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AB13ECF" w:rsidR="006D2592" w:rsidRPr="00737DEB" w:rsidRDefault="00A26880" w:rsidP="006A7895">
      <w:pPr>
        <w:spacing w:after="0" w:line="240" w:lineRule="auto"/>
        <w:jc w:val="right"/>
        <w:rPr>
          <w:rFonts w:ascii="Georgia" w:hAnsi="Georgia" w:cs="Times New Roman"/>
          <w:sz w:val="20"/>
          <w:szCs w:val="20"/>
          <w:rPrChange w:id="0" w:author="David Döbele" w:date="2024-10-08T19:05:00Z" w16du:dateUtc="2024-10-08T17:05:00Z">
            <w:rPr>
              <w:rFonts w:ascii="Georgia" w:hAnsi="Georgia" w:cs="Times New Roman"/>
              <w:sz w:val="21"/>
              <w:szCs w:val="21"/>
            </w:rPr>
          </w:rPrChange>
        </w:rPr>
      </w:pPr>
      <w:r w:rsidRPr="00737DEB">
        <w:rPr>
          <w:rFonts w:ascii="Georgia" w:hAnsi="Georgia" w:cs="Times New Roman"/>
          <w:sz w:val="20"/>
          <w:szCs w:val="20"/>
          <w:rPrChange w:id="1" w:author="David Döbele" w:date="2024-10-08T19:05:00Z" w16du:dateUtc="2024-10-08T17:05:00Z">
            <w:rPr>
              <w:rFonts w:ascii="Georgia" w:hAnsi="Georgia" w:cs="Times New Roman"/>
              <w:sz w:val="21"/>
              <w:szCs w:val="21"/>
            </w:rPr>
          </w:rPrChange>
        </w:rPr>
        <w:t>Benjamin</w:t>
      </w:r>
      <w:r w:rsidR="003D5D1E" w:rsidRPr="00737DEB">
        <w:rPr>
          <w:rFonts w:ascii="Georgia" w:hAnsi="Georgia" w:cs="Times New Roman"/>
          <w:sz w:val="20"/>
          <w:szCs w:val="20"/>
          <w:rPrChange w:id="2" w:author="David Döbele" w:date="2024-10-08T19:05:00Z" w16du:dateUtc="2024-10-08T17:05:00Z">
            <w:rPr>
              <w:rFonts w:ascii="Georgia" w:hAnsi="Georgia" w:cs="Times New Roman"/>
              <w:sz w:val="21"/>
              <w:szCs w:val="21"/>
            </w:rPr>
          </w:rPrChange>
        </w:rPr>
        <w:t xml:space="preserve"> </w:t>
      </w:r>
      <w:r w:rsidRPr="00737DEB">
        <w:rPr>
          <w:rFonts w:ascii="Georgia" w:hAnsi="Georgia" w:cs="Times New Roman"/>
          <w:sz w:val="20"/>
          <w:szCs w:val="20"/>
          <w:rPrChange w:id="3" w:author="David Döbele" w:date="2024-10-08T19:05:00Z" w16du:dateUtc="2024-10-08T17:05:00Z">
            <w:rPr>
              <w:rFonts w:ascii="Georgia" w:hAnsi="Georgia" w:cs="Times New Roman"/>
              <w:sz w:val="21"/>
              <w:szCs w:val="21"/>
            </w:rPr>
          </w:rPrChange>
        </w:rPr>
        <w:t>Dizdarevic</w:t>
      </w:r>
    </w:p>
    <w:p w14:paraId="2458A2A0" w14:textId="0D5C4C67" w:rsidR="00857C6F" w:rsidRPr="00737DEB" w:rsidRDefault="00A26880" w:rsidP="006A7895">
      <w:pPr>
        <w:spacing w:after="0" w:line="240" w:lineRule="auto"/>
        <w:jc w:val="right"/>
        <w:rPr>
          <w:rFonts w:ascii="Georgia" w:hAnsi="Georgia" w:cs="Times New Roman"/>
          <w:sz w:val="20"/>
          <w:szCs w:val="20"/>
          <w:rPrChange w:id="4" w:author="David Döbele" w:date="2024-10-08T19:05:00Z" w16du:dateUtc="2024-10-08T17:05:00Z">
            <w:rPr>
              <w:rFonts w:ascii="Georgia" w:hAnsi="Georgia" w:cs="Times New Roman"/>
              <w:sz w:val="21"/>
              <w:szCs w:val="21"/>
            </w:rPr>
          </w:rPrChange>
        </w:rPr>
      </w:pPr>
      <w:r w:rsidRPr="00737DEB">
        <w:rPr>
          <w:rFonts w:ascii="Georgia" w:hAnsi="Georgia" w:cs="Times New Roman"/>
          <w:sz w:val="20"/>
          <w:szCs w:val="20"/>
          <w:rPrChange w:id="5" w:author="David Döbele" w:date="2024-10-08T19:05:00Z" w16du:dateUtc="2024-10-08T17:05:00Z">
            <w:rPr>
              <w:rFonts w:ascii="Georgia" w:hAnsi="Georgia" w:cs="Times New Roman"/>
              <w:sz w:val="21"/>
              <w:szCs w:val="21"/>
            </w:rPr>
          </w:rPrChange>
        </w:rPr>
        <w:t>Unterer Graben</w:t>
      </w:r>
      <w:r w:rsidR="003D5D1E" w:rsidRPr="00737DEB">
        <w:rPr>
          <w:rFonts w:ascii="Georgia" w:hAnsi="Georgia" w:cs="Times New Roman"/>
          <w:sz w:val="20"/>
          <w:szCs w:val="20"/>
          <w:rPrChange w:id="6" w:author="David Döbele" w:date="2024-10-08T19:05:00Z" w16du:dateUtc="2024-10-08T17:05:00Z">
            <w:rPr>
              <w:rFonts w:ascii="Georgia" w:hAnsi="Georgia" w:cs="Times New Roman"/>
              <w:sz w:val="21"/>
              <w:szCs w:val="21"/>
            </w:rPr>
          </w:rPrChange>
        </w:rPr>
        <w:t xml:space="preserve"> </w:t>
      </w:r>
      <w:r w:rsidRPr="00737DEB">
        <w:rPr>
          <w:rFonts w:ascii="Georgia" w:hAnsi="Georgia" w:cs="Times New Roman"/>
          <w:sz w:val="20"/>
          <w:szCs w:val="20"/>
          <w:rPrChange w:id="7" w:author="David Döbele" w:date="2024-10-08T19:05:00Z" w16du:dateUtc="2024-10-08T17:05:00Z">
            <w:rPr>
              <w:rFonts w:ascii="Georgia" w:hAnsi="Georgia" w:cs="Times New Roman"/>
              <w:sz w:val="21"/>
              <w:szCs w:val="21"/>
            </w:rPr>
          </w:rPrChange>
        </w:rPr>
        <w:t>20</w:t>
      </w:r>
    </w:p>
    <w:p w14:paraId="451AEE20" w14:textId="30FE4C5F" w:rsidR="00857C6F" w:rsidRPr="00737DEB" w:rsidRDefault="00547A0B" w:rsidP="006A7895">
      <w:pPr>
        <w:spacing w:after="0" w:line="240" w:lineRule="auto"/>
        <w:jc w:val="right"/>
        <w:rPr>
          <w:rFonts w:ascii="Georgia" w:hAnsi="Georgia" w:cs="Times New Roman"/>
          <w:sz w:val="20"/>
          <w:szCs w:val="20"/>
          <w:rPrChange w:id="8" w:author="David Döbele" w:date="2024-10-08T19:05:00Z" w16du:dateUtc="2024-10-08T17:05:00Z">
            <w:rPr>
              <w:rFonts w:ascii="Georgia" w:hAnsi="Georgia" w:cs="Times New Roman"/>
              <w:sz w:val="21"/>
              <w:szCs w:val="21"/>
            </w:rPr>
          </w:rPrChange>
        </w:rPr>
      </w:pPr>
      <w:ins w:id="9" w:author="Dizdarevic, Benjamin" w:date="2024-10-14T12:38:00Z" w16du:dateUtc="2024-10-14T10:38:00Z">
        <w:r>
          <w:rPr>
            <w:rFonts w:ascii="Georgia" w:hAnsi="Georgia" w:cs="Times New Roman"/>
            <w:sz w:val="20"/>
            <w:szCs w:val="20"/>
          </w:rPr>
          <w:t xml:space="preserve">9000 </w:t>
        </w:r>
      </w:ins>
      <w:r w:rsidR="00A26880" w:rsidRPr="00737DEB">
        <w:rPr>
          <w:rFonts w:ascii="Georgia" w:hAnsi="Georgia" w:cs="Times New Roman"/>
          <w:sz w:val="20"/>
          <w:szCs w:val="20"/>
          <w:rPrChange w:id="10" w:author="David Döbele" w:date="2024-10-08T19:05:00Z" w16du:dateUtc="2024-10-08T17:05:00Z">
            <w:rPr>
              <w:rFonts w:ascii="Georgia" w:hAnsi="Georgia" w:cs="Times New Roman"/>
              <w:sz w:val="21"/>
              <w:szCs w:val="21"/>
            </w:rPr>
          </w:rPrChange>
        </w:rPr>
        <w:t>St. Gallen</w:t>
      </w:r>
    </w:p>
    <w:p w14:paraId="12BA391A" w14:textId="009943C9" w:rsidR="006A7895" w:rsidRPr="00737DEB" w:rsidRDefault="006A7895" w:rsidP="006A7895">
      <w:pPr>
        <w:spacing w:after="0" w:line="240" w:lineRule="auto"/>
        <w:jc w:val="right"/>
        <w:rPr>
          <w:rFonts w:ascii="Georgia" w:hAnsi="Georgia" w:cs="Times New Roman"/>
          <w:sz w:val="20"/>
          <w:szCs w:val="20"/>
          <w:rPrChange w:id="11" w:author="David Döbele" w:date="2024-10-08T19:05:00Z" w16du:dateUtc="2024-10-08T17:05:00Z">
            <w:rPr>
              <w:rFonts w:ascii="Georgia" w:hAnsi="Georgia" w:cs="Times New Roman"/>
              <w:sz w:val="21"/>
              <w:szCs w:val="21"/>
            </w:rPr>
          </w:rPrChange>
        </w:rPr>
      </w:pPr>
      <w:r w:rsidRPr="00737DEB">
        <w:rPr>
          <w:rFonts w:ascii="Georgia" w:hAnsi="Georgia" w:cs="Times New Roman"/>
          <w:sz w:val="20"/>
          <w:szCs w:val="20"/>
          <w:rPrChange w:id="12" w:author="David Döbele" w:date="2024-10-08T19:05:00Z" w16du:dateUtc="2024-10-08T17:05:00Z">
            <w:rPr>
              <w:rFonts w:ascii="Georgia" w:hAnsi="Georgia" w:cs="Times New Roman"/>
              <w:sz w:val="21"/>
              <w:szCs w:val="21"/>
            </w:rPr>
          </w:rPrChange>
        </w:rPr>
        <w:t xml:space="preserve">E-Mail: </w:t>
      </w:r>
      <w:r w:rsidR="003D5D1E" w:rsidRPr="00737DEB">
        <w:rPr>
          <w:rFonts w:ascii="Georgia" w:hAnsi="Georgia" w:cs="Georgia"/>
          <w:color w:val="000000"/>
          <w:sz w:val="20"/>
          <w:szCs w:val="20"/>
          <w:rPrChange w:id="13" w:author="David Döbele" w:date="2024-10-08T19:05:00Z" w16du:dateUtc="2024-10-08T17:05:00Z">
            <w:rPr>
              <w:rFonts w:ascii="Georgia" w:hAnsi="Georgia" w:cs="Georgia"/>
              <w:color w:val="000000"/>
              <w:sz w:val="21"/>
              <w:szCs w:val="21"/>
            </w:rPr>
          </w:rPrChange>
        </w:rPr>
        <w:t>b</w:t>
      </w:r>
      <w:r w:rsidR="00A26880" w:rsidRPr="00737DEB">
        <w:rPr>
          <w:rFonts w:ascii="Georgia" w:hAnsi="Georgia" w:cs="Georgia"/>
          <w:color w:val="000000"/>
          <w:sz w:val="20"/>
          <w:szCs w:val="20"/>
          <w:rPrChange w:id="14" w:author="David Döbele" w:date="2024-10-08T19:05:00Z" w16du:dateUtc="2024-10-08T17:05:00Z">
            <w:rPr>
              <w:rFonts w:ascii="Georgia" w:hAnsi="Georgia" w:cs="Georgia"/>
              <w:color w:val="000000"/>
              <w:sz w:val="21"/>
              <w:szCs w:val="21"/>
            </w:rPr>
          </w:rPrChange>
        </w:rPr>
        <w:t>enjamin.diz</w:t>
      </w:r>
      <w:r w:rsidR="00857C6F" w:rsidRPr="00737DEB">
        <w:rPr>
          <w:rFonts w:ascii="Georgia" w:hAnsi="Georgia" w:cs="Georgia"/>
          <w:color w:val="000000"/>
          <w:sz w:val="20"/>
          <w:szCs w:val="20"/>
          <w:rPrChange w:id="15" w:author="David Döbele" w:date="2024-10-08T19:05:00Z" w16du:dateUtc="2024-10-08T17:05:00Z">
            <w:rPr>
              <w:rFonts w:ascii="Georgia" w:hAnsi="Georgia" w:cs="Georgia"/>
              <w:color w:val="000000"/>
              <w:sz w:val="21"/>
              <w:szCs w:val="21"/>
            </w:rPr>
          </w:rPrChange>
        </w:rPr>
        <w:t>@</w:t>
      </w:r>
      <w:r w:rsidR="00A26880" w:rsidRPr="00737DEB">
        <w:rPr>
          <w:rFonts w:ascii="Georgia" w:hAnsi="Georgia" w:cs="Georgia"/>
          <w:color w:val="000000"/>
          <w:sz w:val="20"/>
          <w:szCs w:val="20"/>
          <w:rPrChange w:id="16" w:author="David Döbele" w:date="2024-10-08T19:05:00Z" w16du:dateUtc="2024-10-08T17:05:00Z">
            <w:rPr>
              <w:rFonts w:ascii="Georgia" w:hAnsi="Georgia" w:cs="Georgia"/>
              <w:color w:val="000000"/>
              <w:sz w:val="21"/>
              <w:szCs w:val="21"/>
            </w:rPr>
          </w:rPrChange>
        </w:rPr>
        <w:t>outlook</w:t>
      </w:r>
      <w:r w:rsidR="00857C6F" w:rsidRPr="00737DEB">
        <w:rPr>
          <w:rFonts w:ascii="Georgia" w:hAnsi="Georgia" w:cs="Georgia"/>
          <w:color w:val="000000"/>
          <w:sz w:val="20"/>
          <w:szCs w:val="20"/>
          <w:rPrChange w:id="17" w:author="David Döbele" w:date="2024-10-08T19:05:00Z" w16du:dateUtc="2024-10-08T17:05:00Z">
            <w:rPr>
              <w:rFonts w:ascii="Georgia" w:hAnsi="Georgia" w:cs="Georgia"/>
              <w:color w:val="000000"/>
              <w:sz w:val="21"/>
              <w:szCs w:val="21"/>
            </w:rPr>
          </w:rPrChange>
        </w:rPr>
        <w:t>.com</w:t>
      </w:r>
    </w:p>
    <w:p w14:paraId="2E7278C7" w14:textId="6A8FF0DA" w:rsidR="00F74175" w:rsidRPr="00737DEB" w:rsidRDefault="006A7895" w:rsidP="00BC5172">
      <w:pPr>
        <w:spacing w:after="0"/>
        <w:jc w:val="right"/>
        <w:rPr>
          <w:rFonts w:ascii="Georgia" w:hAnsi="Georgia" w:cs="Georgia"/>
          <w:color w:val="000000"/>
          <w:sz w:val="20"/>
          <w:szCs w:val="20"/>
          <w:lang w:val="en-US"/>
          <w:rPrChange w:id="18" w:author="David Döbele" w:date="2024-10-08T19:05:00Z" w16du:dateUtc="2024-10-08T17:05:00Z">
            <w:rPr>
              <w:rFonts w:ascii="Georgia" w:hAnsi="Georgia" w:cs="Georgia"/>
              <w:color w:val="000000"/>
              <w:sz w:val="21"/>
              <w:szCs w:val="21"/>
            </w:rPr>
          </w:rPrChange>
        </w:rPr>
      </w:pPr>
      <w:r w:rsidRPr="00737DEB">
        <w:rPr>
          <w:rFonts w:ascii="Georgia" w:hAnsi="Georgia" w:cs="Times New Roman"/>
          <w:sz w:val="20"/>
          <w:szCs w:val="20"/>
          <w:lang w:val="en-US"/>
          <w:rPrChange w:id="19" w:author="David Döbele" w:date="2024-10-08T19:05:00Z" w16du:dateUtc="2024-10-08T17:05:00Z">
            <w:rPr>
              <w:rFonts w:ascii="Georgia" w:hAnsi="Georgia" w:cs="Times New Roman"/>
              <w:sz w:val="21"/>
              <w:szCs w:val="21"/>
            </w:rPr>
          </w:rPrChange>
        </w:rPr>
        <w:t xml:space="preserve">Mobil: </w:t>
      </w:r>
      <w:r w:rsidR="006D2592" w:rsidRPr="00737DEB">
        <w:rPr>
          <w:rFonts w:ascii="Georgia" w:hAnsi="Georgia" w:cs="Georgia"/>
          <w:color w:val="000000"/>
          <w:sz w:val="20"/>
          <w:szCs w:val="20"/>
          <w:lang w:val="en-US"/>
          <w:rPrChange w:id="20" w:author="David Döbele" w:date="2024-10-08T19:05:00Z" w16du:dateUtc="2024-10-08T17:05:00Z">
            <w:rPr>
              <w:rFonts w:ascii="Georgia" w:hAnsi="Georgia" w:cs="Georgia"/>
              <w:color w:val="000000"/>
              <w:sz w:val="21"/>
              <w:szCs w:val="21"/>
            </w:rPr>
          </w:rPrChange>
        </w:rPr>
        <w:t>+</w:t>
      </w:r>
      <w:r w:rsidR="00857C6F" w:rsidRPr="00737DEB">
        <w:rPr>
          <w:rFonts w:ascii="Georgia" w:hAnsi="Georgia" w:cs="Georgia"/>
          <w:color w:val="000000"/>
          <w:sz w:val="20"/>
          <w:szCs w:val="20"/>
          <w:lang w:val="en-US"/>
          <w:rPrChange w:id="21" w:author="David Döbele" w:date="2024-10-08T19:05:00Z" w16du:dateUtc="2024-10-08T17:05:00Z">
            <w:rPr>
              <w:rFonts w:ascii="Georgia" w:hAnsi="Georgia" w:cs="Georgia"/>
              <w:color w:val="000000"/>
              <w:sz w:val="21"/>
              <w:szCs w:val="21"/>
            </w:rPr>
          </w:rPrChange>
        </w:rPr>
        <w:t>4</w:t>
      </w:r>
      <w:r w:rsidR="00A26880" w:rsidRPr="00737DEB">
        <w:rPr>
          <w:rFonts w:ascii="Georgia" w:hAnsi="Georgia" w:cs="Georgia"/>
          <w:color w:val="000000"/>
          <w:sz w:val="20"/>
          <w:szCs w:val="20"/>
          <w:lang w:val="en-US"/>
          <w:rPrChange w:id="22" w:author="David Döbele" w:date="2024-10-08T19:05:00Z" w16du:dateUtc="2024-10-08T17:05:00Z">
            <w:rPr>
              <w:rFonts w:ascii="Georgia" w:hAnsi="Georgia" w:cs="Georgia"/>
              <w:color w:val="000000"/>
              <w:sz w:val="21"/>
              <w:szCs w:val="21"/>
            </w:rPr>
          </w:rPrChange>
        </w:rPr>
        <w:t>1</w:t>
      </w:r>
      <w:r w:rsidR="00857C6F" w:rsidRPr="00737DEB">
        <w:rPr>
          <w:rFonts w:ascii="Georgia" w:hAnsi="Georgia" w:cs="Georgia"/>
          <w:color w:val="000000"/>
          <w:sz w:val="20"/>
          <w:szCs w:val="20"/>
          <w:lang w:val="en-US"/>
          <w:rPrChange w:id="23" w:author="David Döbele" w:date="2024-10-08T19:05:00Z" w16du:dateUtc="2024-10-08T17:05:00Z">
            <w:rPr>
              <w:rFonts w:ascii="Georgia" w:hAnsi="Georgia" w:cs="Georgia"/>
              <w:color w:val="000000"/>
              <w:sz w:val="21"/>
              <w:szCs w:val="21"/>
            </w:rPr>
          </w:rPrChange>
        </w:rPr>
        <w:t xml:space="preserve"> </w:t>
      </w:r>
      <w:r w:rsidR="00A26880" w:rsidRPr="00737DEB">
        <w:rPr>
          <w:rFonts w:ascii="Georgia" w:hAnsi="Georgia" w:cs="Georgia"/>
          <w:color w:val="000000"/>
          <w:sz w:val="20"/>
          <w:szCs w:val="20"/>
          <w:lang w:val="en-US"/>
          <w:rPrChange w:id="24" w:author="David Döbele" w:date="2024-10-08T19:05:00Z" w16du:dateUtc="2024-10-08T17:05:00Z">
            <w:rPr>
              <w:rFonts w:ascii="Georgia" w:hAnsi="Georgia" w:cs="Georgia"/>
              <w:color w:val="000000"/>
              <w:sz w:val="21"/>
              <w:szCs w:val="21"/>
            </w:rPr>
          </w:rPrChange>
        </w:rPr>
        <w:t>78 230 96 44</w:t>
      </w:r>
    </w:p>
    <w:p w14:paraId="05DD312A" w14:textId="7264E49E" w:rsidR="00C975E3" w:rsidRPr="00FC64C1" w:rsidDel="005F7D9E" w:rsidRDefault="00AB0B4A" w:rsidP="00F74175">
      <w:pPr>
        <w:spacing w:after="0"/>
        <w:rPr>
          <w:del w:id="25" w:author="Dizdarevic, Benjamin" w:date="2024-11-18T19:28:00Z" w16du:dateUtc="2024-11-18T18:28:00Z"/>
          <w:rFonts w:ascii="Georgia" w:hAnsi="Georgia" w:cs="Georgia"/>
          <w:color w:val="000000" w:themeColor="text1"/>
          <w:sz w:val="20"/>
          <w:szCs w:val="20"/>
          <w:lang w:val="en-US"/>
          <w:rPrChange w:id="26" w:author="Benjamin Dizdarevic" w:date="2025-03-04T07:15:00Z" w16du:dateUtc="2025-03-04T06:15:00Z">
            <w:rPr>
              <w:del w:id="27" w:author="Dizdarevic, Benjamin" w:date="2024-11-18T19:28:00Z" w16du:dateUtc="2024-11-18T18:28:00Z"/>
              <w:rFonts w:ascii="Georgia" w:hAnsi="Georgia" w:cs="Georgia"/>
              <w:color w:val="000000"/>
              <w:sz w:val="20"/>
              <w:szCs w:val="20"/>
              <w:lang w:val="en-US"/>
            </w:rPr>
          </w:rPrChange>
        </w:rPr>
      </w:pPr>
      <w:ins w:id="28" w:author="Dizdarevic, Benjamin" w:date="2024-11-30T19:42:00Z" w16du:dateUtc="2024-11-30T18:42:00Z">
        <w:r w:rsidRPr="00FC64C1">
          <w:rPr>
            <w:rFonts w:ascii="Georgia" w:hAnsi="Georgia" w:cs="Georgia"/>
            <w:color w:val="000000" w:themeColor="text1"/>
            <w:sz w:val="20"/>
            <w:szCs w:val="20"/>
            <w:lang w:val="en-US"/>
            <w:rPrChange w:id="29" w:author="Benjamin Dizdarevic" w:date="2025-03-04T07:15:00Z" w16du:dateUtc="2025-03-04T06:15:00Z">
              <w:rPr>
                <w:rFonts w:ascii="Georgia" w:hAnsi="Georgia" w:cs="Georgia"/>
                <w:color w:val="FF0000"/>
                <w:sz w:val="20"/>
                <w:szCs w:val="20"/>
                <w:lang w:val="en-US"/>
              </w:rPr>
            </w:rPrChange>
          </w:rPr>
          <w:t>XYZ AG</w:t>
        </w:r>
      </w:ins>
      <w:del w:id="30" w:author="Dizdarevic, Benjamin" w:date="2024-11-18T19:28:00Z" w16du:dateUtc="2024-11-18T18:28:00Z">
        <w:r w:rsidR="00C975E3" w:rsidRPr="00FC64C1" w:rsidDel="005F7D9E">
          <w:rPr>
            <w:rFonts w:ascii="Georgia" w:hAnsi="Georgia" w:cs="Georgia"/>
            <w:color w:val="000000" w:themeColor="text1"/>
            <w:sz w:val="20"/>
            <w:szCs w:val="20"/>
            <w:lang w:val="en-US"/>
            <w:rPrChange w:id="31" w:author="Benjamin Dizdarevic" w:date="2025-03-04T07:15:00Z" w16du:dateUtc="2025-03-04T06:15:00Z">
              <w:rPr>
                <w:rFonts w:ascii="Georgia" w:hAnsi="Georgia" w:cs="Georgia"/>
                <w:color w:val="000000"/>
                <w:sz w:val="21"/>
                <w:szCs w:val="21"/>
              </w:rPr>
            </w:rPrChange>
          </w:rPr>
          <w:delText>Saxenhammer &amp; Co. Corporate Finance GmbH</w:delText>
        </w:r>
      </w:del>
    </w:p>
    <w:p w14:paraId="59D40D21" w14:textId="77777777" w:rsidR="005F7D9E" w:rsidRPr="00FC64C1" w:rsidRDefault="005F7D9E" w:rsidP="00F74175">
      <w:pPr>
        <w:spacing w:after="0"/>
        <w:rPr>
          <w:ins w:id="32" w:author="Dizdarevic, Benjamin" w:date="2024-11-18T19:28:00Z" w16du:dateUtc="2024-11-18T18:28:00Z"/>
          <w:rFonts w:ascii="Georgia" w:hAnsi="Georgia" w:cs="Georgia"/>
          <w:color w:val="000000" w:themeColor="text1"/>
          <w:sz w:val="20"/>
          <w:szCs w:val="20"/>
          <w:lang w:val="en-US"/>
          <w:rPrChange w:id="33" w:author="Benjamin Dizdarevic" w:date="2025-03-04T07:15:00Z" w16du:dateUtc="2025-03-04T06:15:00Z">
            <w:rPr>
              <w:ins w:id="34" w:author="Dizdarevic, Benjamin" w:date="2024-11-18T19:28:00Z" w16du:dateUtc="2024-11-18T18:28:00Z"/>
              <w:rFonts w:ascii="Georgia" w:hAnsi="Georgia" w:cs="Georgia"/>
              <w:color w:val="000000"/>
              <w:sz w:val="21"/>
              <w:szCs w:val="21"/>
            </w:rPr>
          </w:rPrChange>
        </w:rPr>
      </w:pPr>
    </w:p>
    <w:p w14:paraId="67D7E14B" w14:textId="1AE0120D" w:rsidR="00C975E3" w:rsidRPr="00FC64C1" w:rsidDel="005F7D9E" w:rsidRDefault="005F7D9E" w:rsidP="00F74175">
      <w:pPr>
        <w:spacing w:after="0"/>
        <w:rPr>
          <w:del w:id="35" w:author="Dizdarevic, Benjamin" w:date="2024-11-18T19:28:00Z" w16du:dateUtc="2024-11-18T18:28:00Z"/>
          <w:rFonts w:ascii="Georgia" w:hAnsi="Georgia"/>
          <w:color w:val="000000" w:themeColor="text1"/>
          <w:sz w:val="20"/>
          <w:szCs w:val="20"/>
          <w:rPrChange w:id="36" w:author="Benjamin Dizdarevic" w:date="2025-03-04T07:15:00Z" w16du:dateUtc="2025-03-04T06:15:00Z">
            <w:rPr>
              <w:del w:id="37" w:author="Dizdarevic, Benjamin" w:date="2024-11-18T19:28:00Z" w16du:dateUtc="2024-11-18T18:28:00Z"/>
              <w:rFonts w:ascii="Georgia" w:hAnsi="Georgia"/>
              <w:sz w:val="20"/>
              <w:szCs w:val="20"/>
            </w:rPr>
          </w:rPrChange>
        </w:rPr>
      </w:pPr>
      <w:ins w:id="38" w:author="Dizdarevic, Benjamin" w:date="2024-11-18T19:28:00Z" w16du:dateUtc="2024-11-18T18:28:00Z">
        <w:r w:rsidRPr="00FC64C1">
          <w:rPr>
            <w:rFonts w:ascii="Georgia" w:hAnsi="Georgia"/>
            <w:color w:val="000000" w:themeColor="text1"/>
            <w:sz w:val="20"/>
            <w:szCs w:val="20"/>
            <w:rPrChange w:id="39" w:author="Benjamin Dizdarevic" w:date="2025-03-04T07:15:00Z" w16du:dateUtc="2025-03-04T06:15:00Z">
              <w:rPr>
                <w:rFonts w:ascii="Georgia" w:hAnsi="Georgia"/>
                <w:sz w:val="20"/>
                <w:szCs w:val="20"/>
              </w:rPr>
            </w:rPrChange>
          </w:rPr>
          <w:t xml:space="preserve">ABC-Straße </w:t>
        </w:r>
      </w:ins>
      <w:ins w:id="40" w:author="Dizdarevic, Benjamin" w:date="2024-11-30T19:42:00Z" w16du:dateUtc="2024-11-30T18:42:00Z">
        <w:r w:rsidR="00AB0B4A" w:rsidRPr="00FC64C1">
          <w:rPr>
            <w:rFonts w:ascii="Georgia" w:hAnsi="Georgia"/>
            <w:color w:val="000000" w:themeColor="text1"/>
            <w:sz w:val="20"/>
            <w:szCs w:val="20"/>
            <w:rPrChange w:id="41" w:author="Benjamin Dizdarevic" w:date="2025-03-04T07:15:00Z" w16du:dateUtc="2025-03-04T06:15:00Z">
              <w:rPr>
                <w:rFonts w:ascii="Georgia" w:hAnsi="Georgia"/>
                <w:color w:val="FF0000"/>
                <w:sz w:val="20"/>
                <w:szCs w:val="20"/>
              </w:rPr>
            </w:rPrChange>
          </w:rPr>
          <w:t>XY</w:t>
        </w:r>
      </w:ins>
      <w:ins w:id="42" w:author="Dizdarevic, Benjamin" w:date="2024-11-18T19:28:00Z" w16du:dateUtc="2024-11-18T18:28:00Z">
        <w:r w:rsidRPr="00FC64C1" w:rsidDel="005F7D9E">
          <w:rPr>
            <w:rFonts w:ascii="Georgia" w:hAnsi="Georgia"/>
            <w:color w:val="000000" w:themeColor="text1"/>
            <w:sz w:val="20"/>
            <w:szCs w:val="20"/>
            <w:rPrChange w:id="43" w:author="Benjamin Dizdarevic" w:date="2025-03-04T07:15:00Z" w16du:dateUtc="2025-03-04T06:15:00Z">
              <w:rPr>
                <w:rFonts w:ascii="Georgia" w:hAnsi="Georgia"/>
                <w:sz w:val="20"/>
                <w:szCs w:val="20"/>
              </w:rPr>
            </w:rPrChange>
          </w:rPr>
          <w:t xml:space="preserve"> </w:t>
        </w:r>
      </w:ins>
      <w:del w:id="44" w:author="Dizdarevic, Benjamin" w:date="2024-11-18T19:28:00Z" w16du:dateUtc="2024-11-18T18:28:00Z">
        <w:r w:rsidR="00C975E3" w:rsidRPr="00FC64C1" w:rsidDel="005F7D9E">
          <w:rPr>
            <w:rFonts w:ascii="Georgia" w:hAnsi="Georgia"/>
            <w:color w:val="000000" w:themeColor="text1"/>
            <w:sz w:val="20"/>
            <w:szCs w:val="20"/>
            <w:rPrChange w:id="45" w:author="Benjamin Dizdarevic" w:date="2025-03-04T07:15:00Z" w16du:dateUtc="2025-03-04T06:15:00Z">
              <w:rPr>
                <w:rFonts w:ascii="Georgia" w:hAnsi="Georgia"/>
                <w:sz w:val="21"/>
                <w:szCs w:val="21"/>
              </w:rPr>
            </w:rPrChange>
          </w:rPr>
          <w:delText>Maximilianstraße 54</w:delText>
        </w:r>
      </w:del>
    </w:p>
    <w:p w14:paraId="10BACC34" w14:textId="77777777" w:rsidR="005F7D9E" w:rsidRPr="00FC64C1" w:rsidRDefault="005F7D9E" w:rsidP="00F74175">
      <w:pPr>
        <w:spacing w:after="0"/>
        <w:rPr>
          <w:ins w:id="46" w:author="Dizdarevic, Benjamin" w:date="2024-11-18T19:28:00Z" w16du:dateUtc="2024-11-18T18:28:00Z"/>
          <w:rFonts w:ascii="Georgia" w:hAnsi="Georgia"/>
          <w:color w:val="000000" w:themeColor="text1"/>
          <w:sz w:val="20"/>
          <w:szCs w:val="20"/>
          <w:rPrChange w:id="47" w:author="Benjamin Dizdarevic" w:date="2025-03-04T07:15:00Z" w16du:dateUtc="2025-03-04T06:15:00Z">
            <w:rPr>
              <w:ins w:id="48" w:author="Dizdarevic, Benjamin" w:date="2024-11-18T19:28:00Z" w16du:dateUtc="2024-11-18T18:28:00Z"/>
              <w:rFonts w:ascii="Georgia" w:hAnsi="Georgia"/>
              <w:sz w:val="21"/>
              <w:szCs w:val="21"/>
            </w:rPr>
          </w:rPrChange>
        </w:rPr>
      </w:pPr>
    </w:p>
    <w:p w14:paraId="096C8AF5" w14:textId="770223EB" w:rsidR="00647413" w:rsidRPr="00FC64C1" w:rsidRDefault="00AB0B4A" w:rsidP="00F74175">
      <w:pPr>
        <w:spacing w:after="0"/>
        <w:rPr>
          <w:rFonts w:ascii="Georgia" w:hAnsi="Georgia"/>
          <w:color w:val="000000" w:themeColor="text1"/>
          <w:sz w:val="20"/>
          <w:szCs w:val="20"/>
          <w:rPrChange w:id="49" w:author="Benjamin Dizdarevic" w:date="2025-03-04T07:15:00Z" w16du:dateUtc="2025-03-04T06:15:00Z">
            <w:rPr>
              <w:rFonts w:ascii="Georgia" w:hAnsi="Georgia"/>
              <w:sz w:val="21"/>
              <w:szCs w:val="21"/>
            </w:rPr>
          </w:rPrChange>
        </w:rPr>
      </w:pPr>
      <w:ins w:id="50" w:author="Dizdarevic, Benjamin" w:date="2024-11-30T19:42:00Z" w16du:dateUtc="2024-11-30T18:42:00Z">
        <w:r w:rsidRPr="00FC64C1">
          <w:rPr>
            <w:rFonts w:ascii="Georgia" w:hAnsi="Georgia"/>
            <w:color w:val="000000" w:themeColor="text1"/>
            <w:sz w:val="20"/>
            <w:szCs w:val="20"/>
            <w:rPrChange w:id="51" w:author="Benjamin Dizdarevic" w:date="2025-03-04T07:15:00Z" w16du:dateUtc="2025-03-04T06:15:00Z">
              <w:rPr>
                <w:rFonts w:ascii="Georgia" w:hAnsi="Georgia"/>
                <w:color w:val="FF0000"/>
                <w:sz w:val="20"/>
                <w:szCs w:val="20"/>
              </w:rPr>
            </w:rPrChange>
          </w:rPr>
          <w:t>PLZ</w:t>
        </w:r>
      </w:ins>
      <w:del w:id="52" w:author="Dizdarevic, Benjamin" w:date="2024-11-18T19:28:00Z" w16du:dateUtc="2024-11-18T18:28:00Z">
        <w:r w:rsidR="00C975E3" w:rsidRPr="00FC64C1" w:rsidDel="005F7D9E">
          <w:rPr>
            <w:rFonts w:ascii="Georgia" w:hAnsi="Georgia"/>
            <w:color w:val="000000" w:themeColor="text1"/>
            <w:sz w:val="20"/>
            <w:szCs w:val="20"/>
            <w:rPrChange w:id="53" w:author="Benjamin Dizdarevic" w:date="2025-03-04T07:15:00Z" w16du:dateUtc="2025-03-04T06:15:00Z">
              <w:rPr>
                <w:rFonts w:ascii="Georgia" w:hAnsi="Georgia"/>
                <w:sz w:val="21"/>
                <w:szCs w:val="21"/>
              </w:rPr>
            </w:rPrChange>
          </w:rPr>
          <w:delText>80538</w:delText>
        </w:r>
      </w:del>
      <w:ins w:id="54" w:author="Dizdarevic, Benjamin" w:date="2024-11-18T19:28:00Z" w16du:dateUtc="2024-11-18T18:28:00Z">
        <w:r w:rsidR="005F7D9E" w:rsidRPr="00FC64C1">
          <w:rPr>
            <w:rFonts w:ascii="Georgia" w:hAnsi="Georgia"/>
            <w:color w:val="000000" w:themeColor="text1"/>
            <w:sz w:val="20"/>
            <w:szCs w:val="20"/>
            <w:rPrChange w:id="55" w:author="Benjamin Dizdarevic" w:date="2025-03-04T07:15:00Z" w16du:dateUtc="2025-03-04T06:15:00Z">
              <w:rPr>
                <w:rFonts w:ascii="Georgia" w:hAnsi="Georgia"/>
                <w:sz w:val="20"/>
                <w:szCs w:val="20"/>
              </w:rPr>
            </w:rPrChange>
          </w:rPr>
          <w:t xml:space="preserve"> </w:t>
        </w:r>
      </w:ins>
      <w:ins w:id="56" w:author="Dizdarevic, Benjamin" w:date="2024-11-30T19:42:00Z" w16du:dateUtc="2024-11-30T18:42:00Z">
        <w:r w:rsidRPr="00FC64C1">
          <w:rPr>
            <w:rFonts w:ascii="Georgia" w:hAnsi="Georgia"/>
            <w:color w:val="000000" w:themeColor="text1"/>
            <w:sz w:val="20"/>
            <w:szCs w:val="20"/>
            <w:rPrChange w:id="57" w:author="Benjamin Dizdarevic" w:date="2025-03-04T07:15:00Z" w16du:dateUtc="2025-03-04T06:15:00Z">
              <w:rPr>
                <w:rFonts w:ascii="Georgia" w:hAnsi="Georgia"/>
                <w:color w:val="FF0000"/>
                <w:sz w:val="20"/>
                <w:szCs w:val="20"/>
              </w:rPr>
            </w:rPrChange>
          </w:rPr>
          <w:t>STADT</w:t>
        </w:r>
      </w:ins>
      <w:del w:id="58" w:author="Dizdarevic, Benjamin" w:date="2024-11-18T19:28:00Z" w16du:dateUtc="2024-11-18T18:28:00Z">
        <w:r w:rsidR="00F74175" w:rsidRPr="00FC64C1" w:rsidDel="005F7D9E">
          <w:rPr>
            <w:rFonts w:ascii="Georgia" w:hAnsi="Georgia"/>
            <w:color w:val="000000" w:themeColor="text1"/>
            <w:sz w:val="20"/>
            <w:szCs w:val="20"/>
            <w:rPrChange w:id="59" w:author="Benjamin Dizdarevic" w:date="2025-03-04T07:15:00Z" w16du:dateUtc="2025-03-04T06:15:00Z">
              <w:rPr>
                <w:rFonts w:ascii="Georgia" w:hAnsi="Georgia"/>
                <w:sz w:val="21"/>
                <w:szCs w:val="21"/>
              </w:rPr>
            </w:rPrChange>
          </w:rPr>
          <w:delText xml:space="preserve"> </w:delText>
        </w:r>
        <w:r w:rsidR="00C975E3" w:rsidRPr="00FC64C1" w:rsidDel="005F7D9E">
          <w:rPr>
            <w:rFonts w:ascii="Georgia" w:hAnsi="Georgia"/>
            <w:color w:val="000000" w:themeColor="text1"/>
            <w:sz w:val="20"/>
            <w:szCs w:val="20"/>
            <w:rPrChange w:id="60" w:author="Benjamin Dizdarevic" w:date="2025-03-04T07:15:00Z" w16du:dateUtc="2025-03-04T06:15:00Z">
              <w:rPr>
                <w:rFonts w:ascii="Georgia" w:hAnsi="Georgia"/>
                <w:sz w:val="21"/>
                <w:szCs w:val="21"/>
              </w:rPr>
            </w:rPrChange>
          </w:rPr>
          <w:delText>München</w:delText>
        </w:r>
      </w:del>
    </w:p>
    <w:p w14:paraId="155B6E2E" w14:textId="0D009E6C" w:rsidR="006A7895" w:rsidRPr="00FC64C1" w:rsidRDefault="00A26880" w:rsidP="0085213A">
      <w:pPr>
        <w:spacing w:after="0"/>
        <w:jc w:val="right"/>
        <w:rPr>
          <w:rFonts w:ascii="Georgia" w:hAnsi="Georgia" w:cs="Times New Roman"/>
          <w:color w:val="000000" w:themeColor="text1"/>
          <w:sz w:val="20"/>
          <w:szCs w:val="20"/>
          <w:rPrChange w:id="61" w:author="Benjamin Dizdarevic" w:date="2025-03-04T07:15:00Z" w16du:dateUtc="2025-03-04T06:15:00Z">
            <w:rPr>
              <w:rFonts w:ascii="Georgia" w:hAnsi="Georgia" w:cs="Times New Roman"/>
              <w:sz w:val="21"/>
              <w:szCs w:val="21"/>
            </w:rPr>
          </w:rPrChange>
        </w:rPr>
      </w:pPr>
      <w:r w:rsidRPr="00FC64C1">
        <w:rPr>
          <w:rFonts w:ascii="Georgia" w:hAnsi="Georgia" w:cs="Times New Roman"/>
          <w:color w:val="000000" w:themeColor="text1"/>
          <w:sz w:val="20"/>
          <w:szCs w:val="20"/>
          <w:rPrChange w:id="62" w:author="Benjamin Dizdarevic" w:date="2025-03-04T07:15:00Z" w16du:dateUtc="2025-03-04T06:15:00Z">
            <w:rPr>
              <w:rFonts w:ascii="Georgia" w:hAnsi="Georgia" w:cs="Times New Roman"/>
              <w:sz w:val="21"/>
              <w:szCs w:val="21"/>
            </w:rPr>
          </w:rPrChange>
        </w:rPr>
        <w:t>St. Gallen</w:t>
      </w:r>
      <w:r w:rsidR="002D594E" w:rsidRPr="00FC64C1">
        <w:rPr>
          <w:rFonts w:ascii="Georgia" w:hAnsi="Georgia" w:cs="Times New Roman"/>
          <w:color w:val="000000" w:themeColor="text1"/>
          <w:sz w:val="20"/>
          <w:szCs w:val="20"/>
          <w:rPrChange w:id="63" w:author="Benjamin Dizdarevic" w:date="2025-03-04T07:15:00Z" w16du:dateUtc="2025-03-04T06:15:00Z">
            <w:rPr>
              <w:rFonts w:ascii="Georgia" w:hAnsi="Georgia" w:cs="Times New Roman"/>
              <w:sz w:val="21"/>
              <w:szCs w:val="21"/>
            </w:rPr>
          </w:rPrChange>
        </w:rPr>
        <w:t xml:space="preserve">, </w:t>
      </w:r>
      <w:ins w:id="64" w:author="Dizdarevic, Benjamin" w:date="2024-11-30T19:43:00Z" w16du:dateUtc="2024-11-30T18:43:00Z">
        <w:r w:rsidR="00AB0B4A" w:rsidRPr="00FC64C1">
          <w:rPr>
            <w:rFonts w:ascii="Georgia" w:hAnsi="Georgia" w:cs="Times New Roman"/>
            <w:color w:val="000000" w:themeColor="text1"/>
            <w:sz w:val="20"/>
            <w:szCs w:val="20"/>
            <w:rPrChange w:id="65" w:author="Benjamin Dizdarevic" w:date="2025-03-04T07:15:00Z" w16du:dateUtc="2025-03-04T06:15:00Z">
              <w:rPr>
                <w:rFonts w:ascii="Georgia" w:hAnsi="Georgia" w:cs="Times New Roman"/>
                <w:color w:val="FF0000"/>
                <w:sz w:val="20"/>
                <w:szCs w:val="20"/>
              </w:rPr>
            </w:rPrChange>
          </w:rPr>
          <w:t>TT</w:t>
        </w:r>
      </w:ins>
      <w:del w:id="66" w:author="Dizdarevic, Benjamin" w:date="2024-10-13T19:01:00Z" w16du:dateUtc="2024-10-13T17:01:00Z">
        <w:r w:rsidRPr="00FC64C1" w:rsidDel="0088531B">
          <w:rPr>
            <w:rFonts w:ascii="Georgia" w:hAnsi="Georgia" w:cs="Times New Roman"/>
            <w:color w:val="000000" w:themeColor="text1"/>
            <w:sz w:val="20"/>
            <w:szCs w:val="20"/>
            <w:rPrChange w:id="67" w:author="Benjamin Dizdarevic" w:date="2025-03-04T07:15:00Z" w16du:dateUtc="2025-03-04T06:15:00Z">
              <w:rPr>
                <w:rFonts w:ascii="Georgia" w:hAnsi="Georgia" w:cs="Times New Roman"/>
                <w:sz w:val="21"/>
                <w:szCs w:val="21"/>
              </w:rPr>
            </w:rPrChange>
          </w:rPr>
          <w:delText>0</w:delText>
        </w:r>
      </w:del>
      <w:del w:id="68" w:author="Dizdarevic, Benjamin" w:date="2024-10-09T14:26:00Z" w16du:dateUtc="2024-10-09T12:26:00Z">
        <w:r w:rsidRPr="00FC64C1" w:rsidDel="00D8065C">
          <w:rPr>
            <w:rFonts w:ascii="Georgia" w:hAnsi="Georgia" w:cs="Times New Roman"/>
            <w:color w:val="000000" w:themeColor="text1"/>
            <w:sz w:val="20"/>
            <w:szCs w:val="20"/>
            <w:rPrChange w:id="69" w:author="Benjamin Dizdarevic" w:date="2025-03-04T07:15:00Z" w16du:dateUtc="2025-03-04T06:15:00Z">
              <w:rPr>
                <w:rFonts w:ascii="Georgia" w:hAnsi="Georgia" w:cs="Times New Roman"/>
                <w:sz w:val="21"/>
                <w:szCs w:val="21"/>
              </w:rPr>
            </w:rPrChange>
          </w:rPr>
          <w:delText>6</w:delText>
        </w:r>
      </w:del>
      <w:r w:rsidR="002D594E" w:rsidRPr="00FC64C1">
        <w:rPr>
          <w:rFonts w:ascii="Georgia" w:hAnsi="Georgia" w:cs="Times New Roman"/>
          <w:color w:val="000000" w:themeColor="text1"/>
          <w:sz w:val="20"/>
          <w:szCs w:val="20"/>
          <w:rPrChange w:id="70" w:author="Benjamin Dizdarevic" w:date="2025-03-04T07:15:00Z" w16du:dateUtc="2025-03-04T06:15:00Z">
            <w:rPr>
              <w:rFonts w:ascii="Georgia" w:hAnsi="Georgia" w:cs="Times New Roman"/>
              <w:sz w:val="21"/>
              <w:szCs w:val="21"/>
            </w:rPr>
          </w:rPrChange>
        </w:rPr>
        <w:t>.</w:t>
      </w:r>
      <w:ins w:id="71" w:author="Dizdarevic, Benjamin" w:date="2024-11-30T19:43:00Z" w16du:dateUtc="2024-11-30T18:43:00Z">
        <w:r w:rsidR="00AB0B4A" w:rsidRPr="00FC64C1">
          <w:rPr>
            <w:rFonts w:ascii="Georgia" w:hAnsi="Georgia" w:cs="Times New Roman"/>
            <w:color w:val="000000" w:themeColor="text1"/>
            <w:sz w:val="20"/>
            <w:szCs w:val="20"/>
            <w:rPrChange w:id="72" w:author="Benjamin Dizdarevic" w:date="2025-03-04T07:15:00Z" w16du:dateUtc="2025-03-04T06:15:00Z">
              <w:rPr>
                <w:rFonts w:ascii="Georgia" w:hAnsi="Georgia" w:cs="Times New Roman"/>
                <w:color w:val="FF0000"/>
                <w:sz w:val="20"/>
                <w:szCs w:val="20"/>
              </w:rPr>
            </w:rPrChange>
          </w:rPr>
          <w:t>MM</w:t>
        </w:r>
      </w:ins>
      <w:del w:id="73" w:author="Dizdarevic, Benjamin" w:date="2024-11-30T19:43:00Z" w16du:dateUtc="2024-11-30T18:43:00Z">
        <w:r w:rsidRPr="00FC64C1" w:rsidDel="00AB0B4A">
          <w:rPr>
            <w:rFonts w:ascii="Georgia" w:hAnsi="Georgia" w:cs="Times New Roman"/>
            <w:color w:val="000000" w:themeColor="text1"/>
            <w:sz w:val="20"/>
            <w:szCs w:val="20"/>
            <w:rPrChange w:id="74" w:author="Benjamin Dizdarevic" w:date="2025-03-04T07:15:00Z" w16du:dateUtc="2025-03-04T06:15:00Z">
              <w:rPr>
                <w:rFonts w:ascii="Georgia" w:hAnsi="Georgia" w:cs="Times New Roman"/>
                <w:sz w:val="21"/>
                <w:szCs w:val="21"/>
              </w:rPr>
            </w:rPrChange>
          </w:rPr>
          <w:delText>1</w:delText>
        </w:r>
      </w:del>
      <w:del w:id="75" w:author="Dizdarevic, Benjamin" w:date="2024-11-08T20:09:00Z" w16du:dateUtc="2024-11-08T19:09:00Z">
        <w:r w:rsidRPr="00FC64C1" w:rsidDel="00115822">
          <w:rPr>
            <w:rFonts w:ascii="Georgia" w:hAnsi="Georgia" w:cs="Times New Roman"/>
            <w:color w:val="000000" w:themeColor="text1"/>
            <w:sz w:val="20"/>
            <w:szCs w:val="20"/>
            <w:rPrChange w:id="76" w:author="Benjamin Dizdarevic" w:date="2025-03-04T07:15:00Z" w16du:dateUtc="2025-03-04T06:15:00Z">
              <w:rPr>
                <w:rFonts w:ascii="Georgia" w:hAnsi="Georgia" w:cs="Times New Roman"/>
                <w:sz w:val="21"/>
                <w:szCs w:val="21"/>
              </w:rPr>
            </w:rPrChange>
          </w:rPr>
          <w:delText>0</w:delText>
        </w:r>
      </w:del>
      <w:r w:rsidR="006A7895" w:rsidRPr="00FC64C1">
        <w:rPr>
          <w:rFonts w:ascii="Georgia" w:hAnsi="Georgia" w:cs="Times New Roman"/>
          <w:color w:val="000000" w:themeColor="text1"/>
          <w:sz w:val="20"/>
          <w:szCs w:val="20"/>
          <w:rPrChange w:id="77" w:author="Benjamin Dizdarevic" w:date="2025-03-04T07:15:00Z" w16du:dateUtc="2025-03-04T06:15:00Z">
            <w:rPr>
              <w:rFonts w:ascii="Georgia" w:hAnsi="Georgia" w:cs="Times New Roman"/>
              <w:sz w:val="21"/>
              <w:szCs w:val="21"/>
            </w:rPr>
          </w:rPrChange>
        </w:rPr>
        <w:t>.</w:t>
      </w:r>
      <w:ins w:id="78" w:author="Dizdarevic, Benjamin" w:date="2024-11-30T19:43:00Z" w16du:dateUtc="2024-11-30T18:43:00Z">
        <w:r w:rsidR="00AB0B4A" w:rsidRPr="00FC64C1">
          <w:rPr>
            <w:rFonts w:ascii="Georgia" w:hAnsi="Georgia" w:cs="Times New Roman"/>
            <w:color w:val="000000" w:themeColor="text1"/>
            <w:sz w:val="20"/>
            <w:szCs w:val="20"/>
            <w:rPrChange w:id="79" w:author="Benjamin Dizdarevic" w:date="2025-03-04T07:15:00Z" w16du:dateUtc="2025-03-04T06:15:00Z">
              <w:rPr>
                <w:rFonts w:ascii="Georgia" w:hAnsi="Georgia" w:cs="Times New Roman"/>
                <w:color w:val="FF0000"/>
                <w:sz w:val="20"/>
                <w:szCs w:val="20"/>
              </w:rPr>
            </w:rPrChange>
          </w:rPr>
          <w:t>JJJJ</w:t>
        </w:r>
      </w:ins>
      <w:del w:id="80" w:author="Dizdarevic, Benjamin" w:date="2024-11-30T19:43:00Z" w16du:dateUtc="2024-11-30T18:43:00Z">
        <w:r w:rsidR="003D5D1E" w:rsidRPr="00FC64C1" w:rsidDel="00AB0B4A">
          <w:rPr>
            <w:rFonts w:ascii="Georgia" w:hAnsi="Georgia" w:cs="Times New Roman"/>
            <w:color w:val="000000" w:themeColor="text1"/>
            <w:sz w:val="20"/>
            <w:szCs w:val="20"/>
            <w:rPrChange w:id="81" w:author="Benjamin Dizdarevic" w:date="2025-03-04T07:15:00Z" w16du:dateUtc="2025-03-04T06:15:00Z">
              <w:rPr>
                <w:rFonts w:ascii="Georgia" w:hAnsi="Georgia" w:cs="Times New Roman"/>
                <w:sz w:val="21"/>
                <w:szCs w:val="21"/>
              </w:rPr>
            </w:rPrChange>
          </w:rPr>
          <w:delText>20</w:delText>
        </w:r>
        <w:r w:rsidRPr="00FC64C1" w:rsidDel="00AB0B4A">
          <w:rPr>
            <w:rFonts w:ascii="Georgia" w:hAnsi="Georgia" w:cs="Times New Roman"/>
            <w:color w:val="000000" w:themeColor="text1"/>
            <w:sz w:val="20"/>
            <w:szCs w:val="20"/>
            <w:rPrChange w:id="82" w:author="Benjamin Dizdarevic" w:date="2025-03-04T07:15:00Z" w16du:dateUtc="2025-03-04T06:15:00Z">
              <w:rPr>
                <w:rFonts w:ascii="Georgia" w:hAnsi="Georgia" w:cs="Times New Roman"/>
                <w:sz w:val="21"/>
                <w:szCs w:val="21"/>
              </w:rPr>
            </w:rPrChange>
          </w:rPr>
          <w:delText>24</w:delText>
        </w:r>
      </w:del>
    </w:p>
    <w:p w14:paraId="0731715D" w14:textId="77777777" w:rsidR="001E0088" w:rsidRPr="00FC64C1" w:rsidRDefault="001E0088" w:rsidP="001E0088">
      <w:pPr>
        <w:spacing w:after="0"/>
        <w:jc w:val="right"/>
        <w:rPr>
          <w:rFonts w:ascii="Georgia" w:hAnsi="Georgia" w:cs="Times New Roman"/>
          <w:color w:val="000000" w:themeColor="text1"/>
          <w:sz w:val="20"/>
          <w:szCs w:val="20"/>
          <w:rPrChange w:id="83" w:author="Benjamin Dizdarevic" w:date="2025-03-04T07:15:00Z" w16du:dateUtc="2025-03-04T06:15:00Z">
            <w:rPr>
              <w:rFonts w:ascii="Georgia" w:hAnsi="Georgia" w:cs="Times New Roman"/>
              <w:sz w:val="21"/>
              <w:szCs w:val="21"/>
            </w:rPr>
          </w:rPrChange>
        </w:rPr>
      </w:pPr>
    </w:p>
    <w:p w14:paraId="0098600D" w14:textId="74ED4B59" w:rsidR="000A5AB8" w:rsidRPr="00FC64C1" w:rsidRDefault="000A5AB8" w:rsidP="00590834">
      <w:pPr>
        <w:spacing w:after="0"/>
        <w:rPr>
          <w:rFonts w:ascii="Georgia" w:hAnsi="Georgia" w:cs="Times New Roman"/>
          <w:b/>
          <w:color w:val="000000" w:themeColor="text1"/>
          <w:sz w:val="20"/>
          <w:szCs w:val="20"/>
          <w:rPrChange w:id="84" w:author="Benjamin Dizdarevic" w:date="2025-03-04T07:15:00Z" w16du:dateUtc="2025-03-04T06:15:00Z">
            <w:rPr>
              <w:rFonts w:ascii="Georgia" w:hAnsi="Georgia" w:cs="Times New Roman"/>
              <w:b/>
              <w:sz w:val="21"/>
              <w:szCs w:val="21"/>
            </w:rPr>
          </w:rPrChange>
        </w:rPr>
      </w:pPr>
      <w:r w:rsidRPr="00FC64C1">
        <w:rPr>
          <w:rFonts w:ascii="Georgia" w:hAnsi="Georgia" w:cs="Times New Roman"/>
          <w:b/>
          <w:color w:val="000000" w:themeColor="text1"/>
          <w:sz w:val="20"/>
          <w:szCs w:val="20"/>
          <w:rPrChange w:id="85" w:author="Benjamin Dizdarevic" w:date="2025-03-04T07:15:00Z" w16du:dateUtc="2025-03-04T06:15:00Z">
            <w:rPr>
              <w:rFonts w:ascii="Georgia" w:hAnsi="Georgia" w:cs="Times New Roman"/>
              <w:b/>
              <w:sz w:val="21"/>
              <w:szCs w:val="21"/>
            </w:rPr>
          </w:rPrChange>
        </w:rPr>
        <w:t xml:space="preserve">Bewerbung </w:t>
      </w:r>
      <w:r w:rsidR="003D5D1E" w:rsidRPr="00FC64C1">
        <w:rPr>
          <w:rFonts w:ascii="Georgia" w:hAnsi="Georgia" w:cs="Times New Roman"/>
          <w:b/>
          <w:color w:val="000000" w:themeColor="text1"/>
          <w:sz w:val="20"/>
          <w:szCs w:val="20"/>
          <w:rPrChange w:id="86" w:author="Benjamin Dizdarevic" w:date="2025-03-04T07:15:00Z" w16du:dateUtc="2025-03-04T06:15:00Z">
            <w:rPr>
              <w:rFonts w:ascii="Georgia" w:hAnsi="Georgia" w:cs="Times New Roman"/>
              <w:b/>
              <w:sz w:val="21"/>
              <w:szCs w:val="21"/>
            </w:rPr>
          </w:rPrChange>
        </w:rPr>
        <w:t xml:space="preserve">um ein Praktikum im </w:t>
      </w:r>
      <w:del w:id="87" w:author="Dizdarevic, Benjamin" w:date="2024-11-30T19:43:00Z" w16du:dateUtc="2024-11-30T18:43:00Z">
        <w:r w:rsidR="00C975E3" w:rsidRPr="00FC64C1" w:rsidDel="00AB0B4A">
          <w:rPr>
            <w:rFonts w:ascii="Georgia" w:hAnsi="Georgia" w:cs="Times New Roman"/>
            <w:b/>
            <w:color w:val="000000" w:themeColor="text1"/>
            <w:sz w:val="20"/>
            <w:szCs w:val="20"/>
            <w:rPrChange w:id="88" w:author="Benjamin Dizdarevic" w:date="2025-03-04T07:15:00Z" w16du:dateUtc="2025-03-04T06:15:00Z">
              <w:rPr>
                <w:rFonts w:ascii="Georgia" w:hAnsi="Georgia" w:cs="Times New Roman"/>
                <w:b/>
                <w:sz w:val="21"/>
                <w:szCs w:val="21"/>
              </w:rPr>
            </w:rPrChange>
          </w:rPr>
          <w:delText>M&amp;A</w:delText>
        </w:r>
      </w:del>
      <w:ins w:id="89" w:author="Dizdarevic, Benjamin" w:date="2024-11-30T19:43:00Z" w16du:dateUtc="2024-11-30T18:43:00Z">
        <w:r w:rsidR="00AB0B4A" w:rsidRPr="00FC64C1">
          <w:rPr>
            <w:rFonts w:ascii="Georgia" w:hAnsi="Georgia" w:cs="Times New Roman"/>
            <w:b/>
            <w:color w:val="000000" w:themeColor="text1"/>
            <w:sz w:val="20"/>
            <w:szCs w:val="20"/>
            <w:rPrChange w:id="90" w:author="Benjamin Dizdarevic" w:date="2025-03-04T07:15:00Z" w16du:dateUtc="2025-03-04T06:15:00Z">
              <w:rPr>
                <w:rFonts w:ascii="Georgia" w:hAnsi="Georgia" w:cs="Times New Roman"/>
                <w:b/>
                <w:color w:val="FF0000"/>
                <w:sz w:val="20"/>
                <w:szCs w:val="20"/>
              </w:rPr>
            </w:rPrChange>
          </w:rPr>
          <w:t>XYZ</w:t>
        </w:r>
      </w:ins>
    </w:p>
    <w:p w14:paraId="70A974D0" w14:textId="3277D60F" w:rsidR="000A5AB8" w:rsidRPr="00FC64C1" w:rsidRDefault="000A5AB8" w:rsidP="000A5AB8">
      <w:pPr>
        <w:spacing w:after="0"/>
        <w:rPr>
          <w:rFonts w:ascii="Georgia" w:hAnsi="Georgia" w:cs="Times New Roman"/>
          <w:b/>
          <w:color w:val="000000" w:themeColor="text1"/>
          <w:sz w:val="20"/>
          <w:szCs w:val="20"/>
          <w:rPrChange w:id="91" w:author="Benjamin Dizdarevic" w:date="2025-03-04T07:15:00Z" w16du:dateUtc="2025-03-04T06:15:00Z">
            <w:rPr>
              <w:rFonts w:ascii="Georgia" w:hAnsi="Georgia" w:cs="Times New Roman"/>
              <w:b/>
              <w:sz w:val="21"/>
              <w:szCs w:val="21"/>
            </w:rPr>
          </w:rPrChange>
        </w:rPr>
      </w:pPr>
    </w:p>
    <w:p w14:paraId="2FF34235" w14:textId="5127314F" w:rsidR="000A5AB8" w:rsidRPr="00FC64C1" w:rsidRDefault="000A5AB8" w:rsidP="000A5AB8">
      <w:pPr>
        <w:spacing w:after="0"/>
        <w:rPr>
          <w:rFonts w:ascii="Georgia" w:hAnsi="Georgia" w:cs="Times New Roman"/>
          <w:color w:val="000000" w:themeColor="text1"/>
          <w:sz w:val="20"/>
          <w:szCs w:val="20"/>
          <w:rPrChange w:id="92" w:author="Benjamin Dizdarevic" w:date="2025-03-04T07:15:00Z" w16du:dateUtc="2025-03-04T06:15:00Z">
            <w:rPr>
              <w:rFonts w:ascii="Georgia" w:hAnsi="Georgia" w:cs="Times New Roman"/>
              <w:sz w:val="21"/>
              <w:szCs w:val="21"/>
            </w:rPr>
          </w:rPrChange>
        </w:rPr>
      </w:pPr>
      <w:r w:rsidRPr="00FC64C1">
        <w:rPr>
          <w:rFonts w:ascii="Georgia" w:hAnsi="Georgia" w:cs="Times New Roman"/>
          <w:color w:val="000000" w:themeColor="text1"/>
          <w:sz w:val="20"/>
          <w:szCs w:val="20"/>
          <w:rPrChange w:id="93" w:author="Benjamin Dizdarevic" w:date="2025-03-04T07:15:00Z" w16du:dateUtc="2025-03-04T06:15:00Z">
            <w:rPr>
              <w:rFonts w:ascii="Georgia" w:hAnsi="Georgia" w:cs="Times New Roman"/>
              <w:sz w:val="21"/>
              <w:szCs w:val="21"/>
            </w:rPr>
          </w:rPrChange>
        </w:rPr>
        <w:t xml:space="preserve">Sehr </w:t>
      </w:r>
      <w:r w:rsidR="00AE3A33" w:rsidRPr="00FC64C1">
        <w:rPr>
          <w:rFonts w:ascii="Georgia" w:hAnsi="Georgia" w:cs="Times New Roman"/>
          <w:color w:val="000000" w:themeColor="text1"/>
          <w:sz w:val="20"/>
          <w:szCs w:val="20"/>
          <w:rPrChange w:id="94" w:author="Benjamin Dizdarevic" w:date="2025-03-04T07:15:00Z" w16du:dateUtc="2025-03-04T06:15:00Z">
            <w:rPr>
              <w:rFonts w:ascii="Georgia" w:hAnsi="Georgia" w:cs="Times New Roman"/>
              <w:sz w:val="21"/>
              <w:szCs w:val="21"/>
            </w:rPr>
          </w:rPrChange>
        </w:rPr>
        <w:t>geehrte</w:t>
      </w:r>
      <w:r w:rsidRPr="00FC64C1">
        <w:rPr>
          <w:rFonts w:ascii="Georgia" w:hAnsi="Georgia" w:cs="Times New Roman"/>
          <w:color w:val="000000" w:themeColor="text1"/>
          <w:sz w:val="20"/>
          <w:szCs w:val="20"/>
          <w:rPrChange w:id="95" w:author="Benjamin Dizdarevic" w:date="2025-03-04T07:15:00Z" w16du:dateUtc="2025-03-04T06:15:00Z">
            <w:rPr>
              <w:rFonts w:ascii="Georgia" w:hAnsi="Georgia" w:cs="Times New Roman"/>
              <w:sz w:val="21"/>
              <w:szCs w:val="21"/>
            </w:rPr>
          </w:rPrChange>
        </w:rPr>
        <w:t xml:space="preserve"> Damen und Herren,</w:t>
      </w:r>
    </w:p>
    <w:p w14:paraId="679B7A04" w14:textId="52A4CEE2" w:rsidR="00EB5158" w:rsidRPr="00737DEB" w:rsidRDefault="00EB5158" w:rsidP="000A5AB8">
      <w:pPr>
        <w:spacing w:after="0"/>
        <w:rPr>
          <w:rFonts w:ascii="Georgia" w:hAnsi="Georgia" w:cs="Times New Roman"/>
          <w:sz w:val="20"/>
          <w:szCs w:val="20"/>
          <w:rPrChange w:id="96" w:author="David Döbele" w:date="2024-10-08T19:05:00Z" w16du:dateUtc="2024-10-08T17:05:00Z">
            <w:rPr>
              <w:rFonts w:ascii="Georgia" w:hAnsi="Georgia" w:cs="Times New Roman"/>
              <w:sz w:val="21"/>
              <w:szCs w:val="21"/>
            </w:rPr>
          </w:rPrChange>
        </w:rPr>
      </w:pPr>
    </w:p>
    <w:p w14:paraId="4E79DF04" w14:textId="751D8AB9" w:rsidR="00EB5158" w:rsidDel="00A57498" w:rsidRDefault="00EB5158" w:rsidP="00EB5158">
      <w:pPr>
        <w:spacing w:after="0"/>
        <w:jc w:val="both"/>
        <w:rPr>
          <w:del w:id="97" w:author="Dizdarevic, Benjamin" w:date="2024-11-18T20:27:00Z" w16du:dateUtc="2024-11-18T19:27:00Z"/>
          <w:rFonts w:ascii="Georgia" w:hAnsi="Georgia" w:cs="Times New Roman"/>
          <w:sz w:val="20"/>
          <w:szCs w:val="20"/>
        </w:rPr>
      </w:pPr>
      <w:r w:rsidRPr="006D17CA">
        <w:rPr>
          <w:rFonts w:ascii="Georgia" w:hAnsi="Georgia" w:cs="Times New Roman"/>
          <w:sz w:val="20"/>
          <w:szCs w:val="20"/>
          <w:rPrChange w:id="98" w:author="Dizdarevic, Benjamin" w:date="2024-11-18T20:27:00Z" w16du:dateUtc="2024-11-18T19:27:00Z">
            <w:rPr>
              <w:rFonts w:ascii="Georgia" w:hAnsi="Georgia" w:cs="Times New Roman"/>
              <w:sz w:val="21"/>
              <w:szCs w:val="21"/>
            </w:rPr>
          </w:rPrChange>
        </w:rPr>
        <w:t xml:space="preserve">an einer Tätigkeit im </w:t>
      </w:r>
      <w:del w:id="99" w:author="Dizdarevic, Benjamin" w:date="2024-11-18T19:29:00Z" w16du:dateUtc="2024-11-18T18:29:00Z">
        <w:r w:rsidR="00C975E3" w:rsidRPr="00FC64C1" w:rsidDel="005F7D9E">
          <w:rPr>
            <w:rFonts w:ascii="Georgia" w:hAnsi="Georgia" w:cs="Times New Roman"/>
            <w:color w:val="000000" w:themeColor="text1"/>
            <w:sz w:val="20"/>
            <w:szCs w:val="20"/>
            <w:rPrChange w:id="100" w:author="Benjamin Dizdarevic" w:date="2025-03-04T07:15:00Z" w16du:dateUtc="2025-03-04T06:15:00Z">
              <w:rPr>
                <w:rFonts w:ascii="Georgia" w:hAnsi="Georgia" w:cs="Times New Roman"/>
                <w:sz w:val="21"/>
                <w:szCs w:val="21"/>
              </w:rPr>
            </w:rPrChange>
          </w:rPr>
          <w:delText>Mergers and Acquisitions</w:delText>
        </w:r>
      </w:del>
      <w:ins w:id="101" w:author="Dizdarevic, Benjamin" w:date="2024-11-18T19:29:00Z" w16du:dateUtc="2024-11-18T18:29:00Z">
        <w:r w:rsidR="005F7D9E" w:rsidRPr="00FC64C1">
          <w:rPr>
            <w:rFonts w:ascii="Georgia" w:hAnsi="Georgia" w:cs="Times New Roman"/>
            <w:color w:val="000000" w:themeColor="text1"/>
            <w:sz w:val="20"/>
            <w:szCs w:val="20"/>
            <w:rPrChange w:id="102" w:author="Benjamin Dizdarevic" w:date="2025-03-04T07:15:00Z" w16du:dateUtc="2025-03-04T06:15:00Z">
              <w:rPr>
                <w:rFonts w:ascii="Georgia" w:hAnsi="Georgia" w:cs="Times New Roman"/>
                <w:sz w:val="20"/>
                <w:szCs w:val="20"/>
              </w:rPr>
            </w:rPrChange>
          </w:rPr>
          <w:t>M&amp;A</w:t>
        </w:r>
      </w:ins>
      <w:r w:rsidRPr="00FC64C1">
        <w:rPr>
          <w:rFonts w:ascii="Georgia" w:hAnsi="Georgia" w:cs="Times New Roman"/>
          <w:color w:val="000000" w:themeColor="text1"/>
          <w:sz w:val="20"/>
          <w:szCs w:val="20"/>
          <w:rPrChange w:id="103" w:author="Benjamin Dizdarevic" w:date="2025-03-04T07:15:00Z" w16du:dateUtc="2025-03-04T06:15:00Z">
            <w:rPr>
              <w:rFonts w:ascii="Georgia" w:hAnsi="Georgia" w:cs="Times New Roman"/>
              <w:sz w:val="21"/>
              <w:szCs w:val="21"/>
            </w:rPr>
          </w:rPrChange>
        </w:rPr>
        <w:t xml:space="preserve"> </w:t>
      </w:r>
      <w:r w:rsidRPr="006D17CA">
        <w:rPr>
          <w:rFonts w:ascii="Georgia" w:hAnsi="Georgia" w:cs="Times New Roman"/>
          <w:sz w:val="20"/>
          <w:szCs w:val="20"/>
          <w:rPrChange w:id="104" w:author="Dizdarevic, Benjamin" w:date="2024-11-18T20:27:00Z" w16du:dateUtc="2024-11-18T19:27:00Z">
            <w:rPr>
              <w:rFonts w:ascii="Georgia" w:hAnsi="Georgia" w:cs="Times New Roman"/>
              <w:sz w:val="21"/>
              <w:szCs w:val="21"/>
            </w:rPr>
          </w:rPrChange>
        </w:rPr>
        <w:t xml:space="preserve">fasziniert mich vor allem der Impact, den man durch die </w:t>
      </w:r>
      <w:del w:id="105" w:author="Dizdarevic, Benjamin" w:date="2024-10-13T19:09:00Z" w16du:dateUtc="2024-10-13T17:09:00Z">
        <w:r w:rsidRPr="006D17CA" w:rsidDel="002D5A50">
          <w:rPr>
            <w:rFonts w:ascii="Georgia" w:hAnsi="Georgia" w:cs="Times New Roman"/>
            <w:sz w:val="20"/>
            <w:szCs w:val="20"/>
            <w:rPrChange w:id="106" w:author="Dizdarevic, Benjamin" w:date="2024-11-18T20:27:00Z" w16du:dateUtc="2024-11-18T19:27:00Z">
              <w:rPr>
                <w:rFonts w:ascii="Georgia" w:hAnsi="Georgia" w:cs="Times New Roman"/>
                <w:sz w:val="21"/>
                <w:szCs w:val="21"/>
              </w:rPr>
            </w:rPrChange>
          </w:rPr>
          <w:delText xml:space="preserve">Mitarbeit </w:delText>
        </w:r>
      </w:del>
      <w:ins w:id="107" w:author="Dizdarevic, Benjamin" w:date="2024-10-13T19:09:00Z" w16du:dateUtc="2024-10-13T17:09:00Z">
        <w:r w:rsidR="002D5A50" w:rsidRPr="006D17CA">
          <w:rPr>
            <w:rFonts w:ascii="Georgia" w:hAnsi="Georgia" w:cs="Times New Roman"/>
            <w:sz w:val="20"/>
            <w:szCs w:val="20"/>
          </w:rPr>
          <w:t>Mitwirkung</w:t>
        </w:r>
        <w:r w:rsidR="002D5A50" w:rsidRPr="006D17CA">
          <w:rPr>
            <w:rFonts w:ascii="Georgia" w:hAnsi="Georgia" w:cs="Times New Roman"/>
            <w:sz w:val="20"/>
            <w:szCs w:val="20"/>
            <w:rPrChange w:id="108" w:author="Dizdarevic, Benjamin" w:date="2024-11-18T20:27:00Z" w16du:dateUtc="2024-11-18T19:27:00Z">
              <w:rPr>
                <w:rFonts w:ascii="Georgia" w:hAnsi="Georgia" w:cs="Times New Roman"/>
                <w:sz w:val="21"/>
                <w:szCs w:val="21"/>
              </w:rPr>
            </w:rPrChange>
          </w:rPr>
          <w:t xml:space="preserve"> </w:t>
        </w:r>
      </w:ins>
      <w:r w:rsidRPr="006D17CA">
        <w:rPr>
          <w:rFonts w:ascii="Georgia" w:hAnsi="Georgia" w:cs="Times New Roman"/>
          <w:sz w:val="20"/>
          <w:szCs w:val="20"/>
          <w:rPrChange w:id="109" w:author="Dizdarevic, Benjamin" w:date="2024-11-18T20:27:00Z" w16du:dateUtc="2024-11-18T19:27:00Z">
            <w:rPr>
              <w:rFonts w:ascii="Georgia" w:hAnsi="Georgia" w:cs="Times New Roman"/>
              <w:sz w:val="21"/>
              <w:szCs w:val="21"/>
            </w:rPr>
          </w:rPrChange>
        </w:rPr>
        <w:t>an bedeutsamen Transaktionen auf Unternehmen, Mitarbeiter und das gesamte Wirtschaftssystem haben kann</w:t>
      </w:r>
      <w:del w:id="110" w:author="Dizdarevic, Benjamin" w:date="2024-10-09T14:12:00Z" w16du:dateUtc="2024-10-09T12:12:00Z">
        <w:r w:rsidRPr="006D17CA" w:rsidDel="0076538B">
          <w:rPr>
            <w:rFonts w:ascii="Georgia" w:hAnsi="Georgia" w:cs="Times New Roman"/>
            <w:sz w:val="20"/>
            <w:szCs w:val="20"/>
            <w:rPrChange w:id="111" w:author="Dizdarevic, Benjamin" w:date="2024-11-18T20:27:00Z" w16du:dateUtc="2024-11-18T19:27:00Z">
              <w:rPr>
                <w:rFonts w:ascii="Georgia" w:hAnsi="Georgia" w:cs="Times New Roman"/>
                <w:sz w:val="21"/>
                <w:szCs w:val="21"/>
              </w:rPr>
            </w:rPrChange>
          </w:rPr>
          <w:delText xml:space="preserve">. Nirgendwo sonst ist es möglich, an Deals wie </w:delText>
        </w:r>
        <w:r w:rsidR="008C3AF3" w:rsidRPr="006D17CA" w:rsidDel="0076538B">
          <w:rPr>
            <w:rFonts w:ascii="Georgia" w:hAnsi="Georgia" w:cs="Times New Roman"/>
            <w:sz w:val="20"/>
            <w:szCs w:val="20"/>
            <w:rPrChange w:id="112" w:author="Dizdarevic, Benjamin" w:date="2024-11-18T20:27:00Z" w16du:dateUtc="2024-11-18T19:27:00Z">
              <w:rPr>
                <w:rFonts w:ascii="Georgia" w:hAnsi="Georgia" w:cs="Times New Roman"/>
                <w:sz w:val="21"/>
                <w:szCs w:val="21"/>
              </w:rPr>
            </w:rPrChange>
          </w:rPr>
          <w:delText>dem Verkauf von Shyftplan an Maguar Capital</w:delText>
        </w:r>
        <w:r w:rsidRPr="006D17CA" w:rsidDel="0076538B">
          <w:rPr>
            <w:rFonts w:ascii="Georgia" w:hAnsi="Georgia" w:cs="Times New Roman"/>
            <w:sz w:val="20"/>
            <w:szCs w:val="20"/>
            <w:rPrChange w:id="113" w:author="Dizdarevic, Benjamin" w:date="2024-11-18T20:27:00Z" w16du:dateUtc="2024-11-18T19:27:00Z">
              <w:rPr>
                <w:rFonts w:ascii="Georgia" w:hAnsi="Georgia" w:cs="Times New Roman"/>
                <w:sz w:val="21"/>
                <w:szCs w:val="21"/>
              </w:rPr>
            </w:rPrChange>
          </w:rPr>
          <w:delText xml:space="preserve"> mitzuarbeiten und dabei von einem hoch motivierten Team zu lernen</w:delText>
        </w:r>
      </w:del>
      <w:r w:rsidRPr="006D17CA">
        <w:rPr>
          <w:rFonts w:ascii="Georgia" w:hAnsi="Georgia" w:cs="Times New Roman"/>
          <w:sz w:val="20"/>
          <w:szCs w:val="20"/>
          <w:rPrChange w:id="114" w:author="Dizdarevic, Benjamin" w:date="2024-11-18T20:27:00Z" w16du:dateUtc="2024-11-18T19:27:00Z">
            <w:rPr>
              <w:rFonts w:ascii="Georgia" w:hAnsi="Georgia" w:cs="Times New Roman"/>
              <w:sz w:val="21"/>
              <w:szCs w:val="21"/>
            </w:rPr>
          </w:rPrChange>
        </w:rPr>
        <w:t>.</w:t>
      </w:r>
      <w:ins w:id="115" w:author="Dizdarevic, Benjamin" w:date="2024-10-09T14:24:00Z" w16du:dateUtc="2024-10-09T12:24:00Z">
        <w:r w:rsidR="0041046A" w:rsidRPr="006D17CA">
          <w:rPr>
            <w:rFonts w:ascii="Georgia" w:hAnsi="Georgia" w:cs="Times New Roman"/>
            <w:sz w:val="20"/>
            <w:szCs w:val="20"/>
          </w:rPr>
          <w:t xml:space="preserve"> D</w:t>
        </w:r>
      </w:ins>
      <w:del w:id="116" w:author="Dizdarevic, Benjamin" w:date="2024-10-09T14:24:00Z" w16du:dateUtc="2024-10-09T12:24:00Z">
        <w:r w:rsidRPr="006D17CA" w:rsidDel="0041046A">
          <w:rPr>
            <w:rFonts w:ascii="Georgia" w:hAnsi="Georgia" w:cs="Times New Roman"/>
            <w:sz w:val="20"/>
            <w:szCs w:val="20"/>
            <w:rPrChange w:id="117" w:author="Dizdarevic, Benjamin" w:date="2024-11-18T20:27:00Z" w16du:dateUtc="2024-11-18T19:27:00Z">
              <w:rPr>
                <w:rFonts w:ascii="Georgia" w:hAnsi="Georgia" w:cs="Times New Roman"/>
                <w:sz w:val="21"/>
                <w:szCs w:val="21"/>
              </w:rPr>
            </w:rPrChange>
          </w:rPr>
          <w:delText xml:space="preserve"> Auch d</w:delText>
        </w:r>
      </w:del>
      <w:r w:rsidRPr="006D17CA">
        <w:rPr>
          <w:rFonts w:ascii="Georgia" w:hAnsi="Georgia" w:cs="Times New Roman"/>
          <w:sz w:val="20"/>
          <w:szCs w:val="20"/>
          <w:rPrChange w:id="118" w:author="Dizdarevic, Benjamin" w:date="2024-11-18T20:27:00Z" w16du:dateUtc="2024-11-18T19:27:00Z">
            <w:rPr>
              <w:rFonts w:ascii="Georgia" w:hAnsi="Georgia" w:cs="Times New Roman"/>
              <w:sz w:val="21"/>
              <w:szCs w:val="21"/>
            </w:rPr>
          </w:rPrChange>
        </w:rPr>
        <w:t xml:space="preserve">ie daraus resultierende steile Lernkurve ist etwas, das ich mir in keinem anderen Beruf – insbesondere als Praktikant oder Berufseinsteiger – so vorstellen kann. </w:t>
      </w:r>
      <w:commentRangeStart w:id="119"/>
      <w:ins w:id="120" w:author="Dizdarevic, Benjamin" w:date="2024-11-30T20:14:00Z" w16du:dateUtc="2024-11-30T19:14:00Z">
        <w:r w:rsidR="00984EBA" w:rsidRPr="00290421">
          <w:rPr>
            <w:rFonts w:ascii="Georgia" w:hAnsi="Georgia" w:cs="Times New Roman"/>
            <w:color w:val="FF0000"/>
            <w:sz w:val="20"/>
            <w:szCs w:val="20"/>
            <w:rPrChange w:id="121" w:author="Benjamin Dizdarevic" w:date="2025-03-03T22:40:00Z" w16du:dateUtc="2025-03-03T21:40:00Z">
              <w:rPr>
                <w:rFonts w:ascii="Georgia" w:hAnsi="Georgia" w:cs="Times New Roman"/>
                <w:sz w:val="20"/>
                <w:szCs w:val="20"/>
              </w:rPr>
            </w:rPrChange>
          </w:rPr>
          <w:t>Um</w:t>
        </w:r>
      </w:ins>
      <w:ins w:id="122" w:author="Benjamin Dizdarevic" w:date="2025-03-03T22:39:00Z" w16du:dateUtc="2025-03-03T21:39:00Z">
        <w:r w:rsidR="00290421" w:rsidRPr="00290421">
          <w:rPr>
            <w:rFonts w:ascii="Georgia" w:hAnsi="Georgia" w:cs="Times New Roman"/>
            <w:color w:val="FF0000"/>
            <w:sz w:val="20"/>
            <w:szCs w:val="20"/>
            <w:rPrChange w:id="123" w:author="Benjamin Dizdarevic" w:date="2025-03-03T22:40:00Z" w16du:dateUtc="2025-03-03T21:40:00Z">
              <w:rPr>
                <w:rFonts w:ascii="Georgia" w:hAnsi="Georgia" w:cs="Times New Roman"/>
                <w:sz w:val="20"/>
                <w:szCs w:val="20"/>
              </w:rPr>
            </w:rPrChange>
          </w:rPr>
          <w:t xml:space="preserve"> </w:t>
        </w:r>
      </w:ins>
      <w:ins w:id="124" w:author="Dizdarevic, Benjamin" w:date="2024-11-30T20:14:00Z" w16du:dateUtc="2024-11-30T19:14:00Z">
        <w:del w:id="125" w:author="Benjamin Dizdarevic" w:date="2025-03-03T22:39:00Z" w16du:dateUtc="2025-03-03T21:39:00Z">
          <w:r w:rsidR="00984EBA" w:rsidRPr="00290421" w:rsidDel="00290421">
            <w:rPr>
              <w:rFonts w:ascii="Georgia" w:hAnsi="Georgia" w:cs="Times New Roman"/>
              <w:color w:val="FF0000"/>
              <w:sz w:val="20"/>
              <w:szCs w:val="20"/>
              <w:rPrChange w:id="126" w:author="Benjamin Dizdarevic" w:date="2025-03-03T22:40:00Z" w16du:dateUtc="2025-03-03T21:40:00Z">
                <w:rPr>
                  <w:rFonts w:ascii="Georgia" w:hAnsi="Georgia" w:cs="Times New Roman"/>
                  <w:sz w:val="20"/>
                  <w:szCs w:val="20"/>
                </w:rPr>
              </w:rPrChange>
            </w:rPr>
            <w:delText xml:space="preserve"> erste </w:delText>
          </w:r>
        </w:del>
        <w:r w:rsidR="00984EBA" w:rsidRPr="00290421">
          <w:rPr>
            <w:rFonts w:ascii="Georgia" w:hAnsi="Georgia" w:cs="Times New Roman"/>
            <w:color w:val="FF0000"/>
            <w:sz w:val="20"/>
            <w:szCs w:val="20"/>
            <w:rPrChange w:id="127" w:author="Benjamin Dizdarevic" w:date="2025-03-03T22:40:00Z" w16du:dateUtc="2025-03-03T21:40:00Z">
              <w:rPr>
                <w:rFonts w:ascii="Georgia" w:hAnsi="Georgia" w:cs="Times New Roman"/>
                <w:sz w:val="20"/>
                <w:szCs w:val="20"/>
              </w:rPr>
            </w:rPrChange>
          </w:rPr>
          <w:t xml:space="preserve">fundierte Einblicke zu gewinnen, </w:t>
        </w:r>
        <w:del w:id="128" w:author="Benjamin Dizdarevic" w:date="2025-03-03T22:38:00Z" w16du:dateUtc="2025-03-03T21:38:00Z">
          <w:r w:rsidR="00984EBA" w:rsidRPr="00290421" w:rsidDel="00290421">
            <w:rPr>
              <w:rFonts w:ascii="Georgia" w:hAnsi="Georgia" w:cs="Times New Roman"/>
              <w:color w:val="FF0000"/>
              <w:sz w:val="20"/>
              <w:szCs w:val="20"/>
              <w:rPrChange w:id="129" w:author="Benjamin Dizdarevic" w:date="2025-03-03T22:40:00Z" w16du:dateUtc="2025-03-03T21:40:00Z">
                <w:rPr>
                  <w:rFonts w:ascii="Georgia" w:hAnsi="Georgia" w:cs="Times New Roman"/>
                  <w:sz w:val="20"/>
                  <w:szCs w:val="20"/>
                </w:rPr>
              </w:rPrChange>
            </w:rPr>
            <w:delText>werde</w:delText>
          </w:r>
        </w:del>
      </w:ins>
      <w:ins w:id="130" w:author="Benjamin Dizdarevic" w:date="2025-03-03T22:38:00Z" w16du:dateUtc="2025-03-03T21:38:00Z">
        <w:r w:rsidR="00290421" w:rsidRPr="00290421">
          <w:rPr>
            <w:rFonts w:ascii="Georgia" w:hAnsi="Georgia" w:cs="Times New Roman"/>
            <w:color w:val="FF0000"/>
            <w:sz w:val="20"/>
            <w:szCs w:val="20"/>
            <w:rPrChange w:id="131" w:author="Benjamin Dizdarevic" w:date="2025-03-03T22:40:00Z" w16du:dateUtc="2025-03-03T21:40:00Z">
              <w:rPr>
                <w:rFonts w:ascii="Georgia" w:hAnsi="Georgia" w:cs="Times New Roman"/>
                <w:sz w:val="20"/>
                <w:szCs w:val="20"/>
              </w:rPr>
            </w:rPrChange>
          </w:rPr>
          <w:t>absolviere</w:t>
        </w:r>
      </w:ins>
      <w:ins w:id="132" w:author="Dizdarevic, Benjamin" w:date="2024-11-30T20:14:00Z" w16du:dateUtc="2024-11-30T19:14:00Z">
        <w:r w:rsidR="00984EBA" w:rsidRPr="00290421">
          <w:rPr>
            <w:rFonts w:ascii="Georgia" w:hAnsi="Georgia" w:cs="Times New Roman"/>
            <w:color w:val="FF0000"/>
            <w:sz w:val="20"/>
            <w:szCs w:val="20"/>
            <w:rPrChange w:id="133" w:author="Benjamin Dizdarevic" w:date="2025-03-03T22:40:00Z" w16du:dateUtc="2025-03-03T21:40:00Z">
              <w:rPr>
                <w:rFonts w:ascii="Georgia" w:hAnsi="Georgia" w:cs="Times New Roman"/>
                <w:sz w:val="20"/>
                <w:szCs w:val="20"/>
              </w:rPr>
            </w:rPrChange>
          </w:rPr>
          <w:t xml:space="preserve"> ich</w:t>
        </w:r>
      </w:ins>
      <w:ins w:id="134" w:author="Benjamin Dizdarevic" w:date="2025-03-03T22:38:00Z" w16du:dateUtc="2025-03-03T21:38:00Z">
        <w:r w:rsidR="00290421" w:rsidRPr="00290421">
          <w:rPr>
            <w:rFonts w:ascii="Georgia" w:hAnsi="Georgia" w:cs="Times New Roman"/>
            <w:color w:val="FF0000"/>
            <w:sz w:val="20"/>
            <w:szCs w:val="20"/>
            <w:rPrChange w:id="135" w:author="Benjamin Dizdarevic" w:date="2025-03-03T22:40:00Z" w16du:dateUtc="2025-03-03T21:40:00Z">
              <w:rPr>
                <w:rFonts w:ascii="Georgia" w:hAnsi="Georgia" w:cs="Times New Roman"/>
                <w:sz w:val="20"/>
                <w:szCs w:val="20"/>
              </w:rPr>
            </w:rPrChange>
          </w:rPr>
          <w:t xml:space="preserve"> aktuell</w:t>
        </w:r>
      </w:ins>
      <w:ins w:id="136" w:author="Dizdarevic, Benjamin" w:date="2024-11-30T20:21:00Z" w16du:dateUtc="2024-11-30T19:21:00Z">
        <w:r w:rsidR="00984EBA" w:rsidRPr="00290421">
          <w:rPr>
            <w:rFonts w:ascii="Georgia" w:hAnsi="Georgia" w:cs="Times New Roman"/>
            <w:color w:val="FF0000"/>
            <w:sz w:val="20"/>
            <w:szCs w:val="20"/>
            <w:rPrChange w:id="137" w:author="Benjamin Dizdarevic" w:date="2025-03-03T22:40:00Z" w16du:dateUtc="2025-03-03T21:40:00Z">
              <w:rPr>
                <w:rFonts w:ascii="Georgia" w:hAnsi="Georgia" w:cs="Times New Roman"/>
                <w:sz w:val="20"/>
                <w:szCs w:val="20"/>
              </w:rPr>
            </w:rPrChange>
          </w:rPr>
          <w:t xml:space="preserve"> im Rahmen meine</w:t>
        </w:r>
      </w:ins>
      <w:ins w:id="138" w:author="Dizdarevic, Benjamin" w:date="2024-11-30T20:22:00Z" w16du:dateUtc="2024-11-30T19:22:00Z">
        <w:r w:rsidR="00984EBA" w:rsidRPr="00290421">
          <w:rPr>
            <w:rFonts w:ascii="Georgia" w:hAnsi="Georgia" w:cs="Times New Roman"/>
            <w:color w:val="FF0000"/>
            <w:sz w:val="20"/>
            <w:szCs w:val="20"/>
            <w:rPrChange w:id="139" w:author="Benjamin Dizdarevic" w:date="2025-03-03T22:40:00Z" w16du:dateUtc="2025-03-03T21:40:00Z">
              <w:rPr>
                <w:rFonts w:ascii="Georgia" w:hAnsi="Georgia" w:cs="Times New Roman"/>
                <w:sz w:val="20"/>
                <w:szCs w:val="20"/>
              </w:rPr>
            </w:rPrChange>
          </w:rPr>
          <w:t>s Gap-</w:t>
        </w:r>
        <w:proofErr w:type="spellStart"/>
        <w:r w:rsidR="00984EBA" w:rsidRPr="00290421">
          <w:rPr>
            <w:rFonts w:ascii="Georgia" w:hAnsi="Georgia" w:cs="Times New Roman"/>
            <w:color w:val="FF0000"/>
            <w:sz w:val="20"/>
            <w:szCs w:val="20"/>
            <w:rPrChange w:id="140" w:author="Benjamin Dizdarevic" w:date="2025-03-03T22:40:00Z" w16du:dateUtc="2025-03-03T21:40:00Z">
              <w:rPr>
                <w:rFonts w:ascii="Georgia" w:hAnsi="Georgia" w:cs="Times New Roman"/>
                <w:sz w:val="20"/>
                <w:szCs w:val="20"/>
              </w:rPr>
            </w:rPrChange>
          </w:rPr>
          <w:t>Years</w:t>
        </w:r>
      </w:ins>
      <w:proofErr w:type="spellEnd"/>
      <w:ins w:id="141" w:author="Benjamin Dizdarevic" w:date="2025-03-03T22:38:00Z" w16du:dateUtc="2025-03-03T21:38:00Z">
        <w:r w:rsidR="00290421" w:rsidRPr="00290421">
          <w:rPr>
            <w:rFonts w:ascii="Georgia" w:hAnsi="Georgia" w:cs="Times New Roman"/>
            <w:color w:val="FF0000"/>
            <w:sz w:val="20"/>
            <w:szCs w:val="20"/>
            <w:rPrChange w:id="142" w:author="Benjamin Dizdarevic" w:date="2025-03-03T22:40:00Z" w16du:dateUtc="2025-03-03T21:40:00Z">
              <w:rPr>
                <w:rFonts w:ascii="Georgia" w:hAnsi="Georgia" w:cs="Times New Roman"/>
                <w:sz w:val="20"/>
                <w:szCs w:val="20"/>
              </w:rPr>
            </w:rPrChange>
          </w:rPr>
          <w:t xml:space="preserve"> </w:t>
        </w:r>
      </w:ins>
      <w:ins w:id="143" w:author="Dizdarevic, Benjamin" w:date="2024-11-30T20:14:00Z" w16du:dateUtc="2024-11-30T19:14:00Z">
        <w:del w:id="144" w:author="Benjamin Dizdarevic" w:date="2025-03-03T22:38:00Z" w16du:dateUtc="2025-03-03T21:38:00Z">
          <w:r w:rsidR="00984EBA" w:rsidRPr="00290421" w:rsidDel="00290421">
            <w:rPr>
              <w:rFonts w:ascii="Georgia" w:hAnsi="Georgia" w:cs="Times New Roman"/>
              <w:color w:val="FF0000"/>
              <w:sz w:val="20"/>
              <w:szCs w:val="20"/>
              <w:rPrChange w:id="145" w:author="Benjamin Dizdarevic" w:date="2025-03-03T22:40:00Z" w16du:dateUtc="2025-03-03T21:40:00Z">
                <w:rPr>
                  <w:rFonts w:ascii="Georgia" w:hAnsi="Georgia" w:cs="Times New Roman"/>
                  <w:sz w:val="20"/>
                  <w:szCs w:val="20"/>
                </w:rPr>
              </w:rPrChange>
            </w:rPr>
            <w:delText xml:space="preserve"> ab Februar 2025 </w:delText>
          </w:r>
        </w:del>
        <w:r w:rsidR="00984EBA" w:rsidRPr="00290421">
          <w:rPr>
            <w:rFonts w:ascii="Georgia" w:hAnsi="Georgia" w:cs="Times New Roman"/>
            <w:color w:val="FF0000"/>
            <w:sz w:val="20"/>
            <w:szCs w:val="20"/>
            <w:rPrChange w:id="146" w:author="Benjamin Dizdarevic" w:date="2025-03-03T22:40:00Z" w16du:dateUtc="2025-03-03T21:40:00Z">
              <w:rPr>
                <w:rFonts w:ascii="Georgia" w:hAnsi="Georgia" w:cs="Times New Roman"/>
                <w:sz w:val="20"/>
                <w:szCs w:val="20"/>
              </w:rPr>
            </w:rPrChange>
          </w:rPr>
          <w:t>ein dreimonatiges Praktikum in der M&amp;A &amp; Restructuring-Abteilung der AURICON Group</w:t>
        </w:r>
        <w:del w:id="147" w:author="Benjamin Dizdarevic" w:date="2025-03-03T22:38:00Z" w16du:dateUtc="2025-03-03T21:38:00Z">
          <w:r w:rsidR="00984EBA" w:rsidRPr="00290421" w:rsidDel="00290421">
            <w:rPr>
              <w:rFonts w:ascii="Georgia" w:hAnsi="Georgia" w:cs="Times New Roman"/>
              <w:color w:val="FF0000"/>
              <w:sz w:val="20"/>
              <w:szCs w:val="20"/>
              <w:rPrChange w:id="148" w:author="Benjamin Dizdarevic" w:date="2025-03-03T22:40:00Z" w16du:dateUtc="2025-03-03T21:40:00Z">
                <w:rPr>
                  <w:rFonts w:ascii="Georgia" w:hAnsi="Georgia" w:cs="Times New Roman"/>
                  <w:sz w:val="20"/>
                  <w:szCs w:val="20"/>
                </w:rPr>
              </w:rPrChange>
            </w:rPr>
            <w:delText xml:space="preserve"> absolvieren</w:delText>
          </w:r>
        </w:del>
        <w:r w:rsidR="00984EBA" w:rsidRPr="00290421">
          <w:rPr>
            <w:rFonts w:ascii="Georgia" w:hAnsi="Georgia" w:cs="Times New Roman"/>
            <w:color w:val="FF0000"/>
            <w:sz w:val="20"/>
            <w:szCs w:val="20"/>
            <w:rPrChange w:id="149" w:author="Benjamin Dizdarevic" w:date="2025-03-03T22:40:00Z" w16du:dateUtc="2025-03-03T21:40:00Z">
              <w:rPr>
                <w:rFonts w:ascii="Georgia" w:hAnsi="Georgia" w:cs="Times New Roman"/>
                <w:sz w:val="20"/>
                <w:szCs w:val="20"/>
              </w:rPr>
            </w:rPrChange>
          </w:rPr>
          <w:t>.</w:t>
        </w:r>
      </w:ins>
      <w:ins w:id="150" w:author="Dizdarevic, Benjamin" w:date="2024-11-30T20:20:00Z" w16du:dateUtc="2024-11-30T19:20:00Z">
        <w:r w:rsidR="00984EBA" w:rsidRPr="00290421">
          <w:rPr>
            <w:rFonts w:ascii="Georgia" w:hAnsi="Georgia" w:cs="Times New Roman"/>
            <w:color w:val="FF0000"/>
            <w:sz w:val="20"/>
            <w:szCs w:val="20"/>
            <w:rPrChange w:id="151" w:author="Benjamin Dizdarevic" w:date="2025-03-03T22:40:00Z" w16du:dateUtc="2025-03-03T21:40:00Z">
              <w:rPr>
                <w:rFonts w:ascii="Georgia" w:hAnsi="Georgia" w:cs="Times New Roman"/>
                <w:sz w:val="20"/>
                <w:szCs w:val="20"/>
              </w:rPr>
            </w:rPrChange>
          </w:rPr>
          <w:t xml:space="preserve"> </w:t>
        </w:r>
      </w:ins>
      <w:ins w:id="152" w:author="Benjamin Dizdarevic" w:date="2025-03-03T22:38:00Z" w16du:dateUtc="2025-03-03T21:38:00Z">
        <w:r w:rsidR="00290421" w:rsidRPr="00290421">
          <w:rPr>
            <w:rFonts w:ascii="Georgia" w:hAnsi="Georgia" w:cs="Times New Roman"/>
            <w:color w:val="FF0000"/>
            <w:sz w:val="20"/>
            <w:szCs w:val="20"/>
            <w:rPrChange w:id="153" w:author="Benjamin Dizdarevic" w:date="2025-03-03T22:40:00Z" w16du:dateUtc="2025-03-03T21:40:00Z">
              <w:rPr>
                <w:rFonts w:ascii="Georgia" w:hAnsi="Georgia" w:cs="Times New Roman"/>
                <w:sz w:val="20"/>
                <w:szCs w:val="20"/>
              </w:rPr>
            </w:rPrChange>
          </w:rPr>
          <w:t>Im Anschluss</w:t>
        </w:r>
      </w:ins>
      <w:ins w:id="154" w:author="Benjamin Dizdarevic" w:date="2025-03-03T22:40:00Z" w16du:dateUtc="2025-03-03T21:40:00Z">
        <w:r w:rsidR="00290421" w:rsidRPr="00290421">
          <w:rPr>
            <w:rFonts w:ascii="Georgia" w:hAnsi="Georgia" w:cs="Times New Roman"/>
            <w:color w:val="FF0000"/>
            <w:sz w:val="20"/>
            <w:szCs w:val="20"/>
            <w:rPrChange w:id="155" w:author="Benjamin Dizdarevic" w:date="2025-03-03T22:40:00Z" w16du:dateUtc="2025-03-03T21:40:00Z">
              <w:rPr>
                <w:rFonts w:ascii="Georgia" w:hAnsi="Georgia" w:cs="Times New Roman"/>
                <w:sz w:val="20"/>
                <w:szCs w:val="20"/>
              </w:rPr>
            </w:rPrChange>
          </w:rPr>
          <w:t xml:space="preserve"> dazu</w:t>
        </w:r>
      </w:ins>
      <w:ins w:id="156" w:author="Benjamin Dizdarevic" w:date="2025-03-03T22:38:00Z" w16du:dateUtc="2025-03-03T21:38:00Z">
        <w:r w:rsidR="00290421" w:rsidRPr="00290421">
          <w:rPr>
            <w:rFonts w:ascii="Georgia" w:hAnsi="Georgia" w:cs="Times New Roman"/>
            <w:color w:val="FF0000"/>
            <w:sz w:val="20"/>
            <w:szCs w:val="20"/>
            <w:rPrChange w:id="157" w:author="Benjamin Dizdarevic" w:date="2025-03-03T22:40:00Z" w16du:dateUtc="2025-03-03T21:40:00Z">
              <w:rPr>
                <w:rFonts w:ascii="Georgia" w:hAnsi="Georgia" w:cs="Times New Roman"/>
                <w:sz w:val="20"/>
                <w:szCs w:val="20"/>
              </w:rPr>
            </w:rPrChange>
          </w:rPr>
          <w:t xml:space="preserve"> werde ich</w:t>
        </w:r>
      </w:ins>
      <w:ins w:id="158" w:author="Benjamin Dizdarevic" w:date="2025-03-03T22:40:00Z" w16du:dateUtc="2025-03-03T21:40:00Z">
        <w:r w:rsidR="00290421" w:rsidRPr="00290421">
          <w:rPr>
            <w:rFonts w:ascii="Georgia" w:hAnsi="Georgia" w:cs="Times New Roman"/>
            <w:color w:val="FF0000"/>
            <w:sz w:val="20"/>
            <w:szCs w:val="20"/>
            <w:rPrChange w:id="159" w:author="Benjamin Dizdarevic" w:date="2025-03-03T22:40:00Z" w16du:dateUtc="2025-03-03T21:40:00Z">
              <w:rPr>
                <w:rFonts w:ascii="Georgia" w:hAnsi="Georgia" w:cs="Times New Roman"/>
                <w:sz w:val="20"/>
                <w:szCs w:val="20"/>
              </w:rPr>
            </w:rPrChange>
          </w:rPr>
          <w:t xml:space="preserve"> ein Sommerpraktikum</w:t>
        </w:r>
      </w:ins>
      <w:ins w:id="160" w:author="Benjamin Dizdarevic" w:date="2025-03-03T22:39:00Z" w16du:dateUtc="2025-03-03T21:39:00Z">
        <w:r w:rsidR="00290421" w:rsidRPr="00290421">
          <w:rPr>
            <w:rFonts w:ascii="Georgia" w:hAnsi="Georgia" w:cs="Times New Roman"/>
            <w:color w:val="FF0000"/>
            <w:sz w:val="20"/>
            <w:szCs w:val="20"/>
            <w:rPrChange w:id="161" w:author="Benjamin Dizdarevic" w:date="2025-03-03T22:40:00Z" w16du:dateUtc="2025-03-03T21:40:00Z">
              <w:rPr>
                <w:rFonts w:ascii="Georgia" w:hAnsi="Georgia" w:cs="Times New Roman"/>
                <w:sz w:val="20"/>
                <w:szCs w:val="20"/>
              </w:rPr>
            </w:rPrChange>
          </w:rPr>
          <w:t xml:space="preserve"> für drei Monate</w:t>
        </w:r>
      </w:ins>
      <w:ins w:id="162" w:author="Benjamin Dizdarevic" w:date="2025-03-03T22:38:00Z" w16du:dateUtc="2025-03-03T21:38:00Z">
        <w:r w:rsidR="00290421" w:rsidRPr="00290421">
          <w:rPr>
            <w:rFonts w:ascii="Georgia" w:hAnsi="Georgia" w:cs="Times New Roman"/>
            <w:color w:val="FF0000"/>
            <w:sz w:val="20"/>
            <w:szCs w:val="20"/>
            <w:rPrChange w:id="163" w:author="Benjamin Dizdarevic" w:date="2025-03-03T22:40:00Z" w16du:dateUtc="2025-03-03T21:40:00Z">
              <w:rPr>
                <w:rFonts w:ascii="Georgia" w:hAnsi="Georgia" w:cs="Times New Roman"/>
                <w:sz w:val="20"/>
                <w:szCs w:val="20"/>
              </w:rPr>
            </w:rPrChange>
          </w:rPr>
          <w:t xml:space="preserve"> bei CLAAS in der Konzernstrategie</w:t>
        </w:r>
      </w:ins>
      <w:ins w:id="164" w:author="Benjamin Dizdarevic" w:date="2025-03-03T22:39:00Z" w16du:dateUtc="2025-03-03T21:39:00Z">
        <w:r w:rsidR="00290421" w:rsidRPr="00290421">
          <w:rPr>
            <w:rFonts w:ascii="Georgia" w:hAnsi="Georgia" w:cs="Times New Roman"/>
            <w:color w:val="FF0000"/>
            <w:sz w:val="20"/>
            <w:szCs w:val="20"/>
            <w:rPrChange w:id="165" w:author="Benjamin Dizdarevic" w:date="2025-03-03T22:40:00Z" w16du:dateUtc="2025-03-03T21:40:00Z">
              <w:rPr>
                <w:rFonts w:ascii="Georgia" w:hAnsi="Georgia" w:cs="Times New Roman"/>
                <w:sz w:val="20"/>
                <w:szCs w:val="20"/>
              </w:rPr>
            </w:rPrChange>
          </w:rPr>
          <w:t xml:space="preserve"> im M&amp;A und Venture Capital Team </w:t>
        </w:r>
      </w:ins>
      <w:ins w:id="166" w:author="Benjamin Dizdarevic" w:date="2025-03-03T22:40:00Z" w16du:dateUtc="2025-03-03T21:40:00Z">
        <w:r w:rsidR="00290421" w:rsidRPr="00290421">
          <w:rPr>
            <w:rFonts w:ascii="Georgia" w:hAnsi="Georgia" w:cs="Times New Roman"/>
            <w:color w:val="FF0000"/>
            <w:sz w:val="20"/>
            <w:szCs w:val="20"/>
            <w:rPrChange w:id="167" w:author="Benjamin Dizdarevic" w:date="2025-03-03T22:40:00Z" w16du:dateUtc="2025-03-03T21:40:00Z">
              <w:rPr>
                <w:rFonts w:ascii="Georgia" w:hAnsi="Georgia" w:cs="Times New Roman"/>
                <w:sz w:val="20"/>
                <w:szCs w:val="20"/>
              </w:rPr>
            </w:rPrChange>
          </w:rPr>
          <w:t xml:space="preserve">absolvieren. </w:t>
        </w:r>
      </w:ins>
      <w:commentRangeEnd w:id="119"/>
      <w:ins w:id="168" w:author="Benjamin Dizdarevic" w:date="2025-03-03T22:48:00Z" w16du:dateUtc="2025-03-03T21:48:00Z">
        <w:r w:rsidR="00F35B7B">
          <w:rPr>
            <w:rStyle w:val="Kommentarzeichen"/>
          </w:rPr>
          <w:commentReference w:id="119"/>
        </w:r>
      </w:ins>
      <w:del w:id="169" w:author="Dizdarevic, Benjamin" w:date="2024-11-18T19:42:00Z" w16du:dateUtc="2024-11-18T18:42:00Z">
        <w:r w:rsidRPr="006D17CA" w:rsidDel="00EC5137">
          <w:rPr>
            <w:rFonts w:ascii="Georgia" w:hAnsi="Georgia" w:cs="Times New Roman"/>
            <w:sz w:val="20"/>
            <w:szCs w:val="20"/>
            <w:rPrChange w:id="170" w:author="Dizdarevic, Benjamin" w:date="2024-11-18T20:27:00Z" w16du:dateUtc="2024-11-18T19:27:00Z">
              <w:rPr>
                <w:rFonts w:ascii="Georgia" w:hAnsi="Georgia" w:cs="Times New Roman"/>
                <w:sz w:val="21"/>
                <w:szCs w:val="21"/>
              </w:rPr>
            </w:rPrChange>
          </w:rPr>
          <w:delText>Auch durch meine bisherige Praxiserfahrung i</w:delText>
        </w:r>
        <w:r w:rsidR="008C3AF3" w:rsidRPr="006D17CA" w:rsidDel="00EC5137">
          <w:rPr>
            <w:rFonts w:ascii="Georgia" w:hAnsi="Georgia" w:cs="Times New Roman"/>
            <w:sz w:val="20"/>
            <w:szCs w:val="20"/>
            <w:rPrChange w:id="171" w:author="Dizdarevic, Benjamin" w:date="2024-11-18T20:27:00Z" w16du:dateUtc="2024-11-18T19:27:00Z">
              <w:rPr>
                <w:rFonts w:ascii="Georgia" w:hAnsi="Georgia" w:cs="Times New Roman"/>
                <w:sz w:val="21"/>
                <w:szCs w:val="21"/>
              </w:rPr>
            </w:rPrChange>
          </w:rPr>
          <w:delText>n der Strategieberatung</w:delText>
        </w:r>
        <w:r w:rsidRPr="006D17CA" w:rsidDel="00EC5137">
          <w:rPr>
            <w:rFonts w:ascii="Georgia" w:hAnsi="Georgia" w:cs="Times New Roman"/>
            <w:sz w:val="20"/>
            <w:szCs w:val="20"/>
            <w:rPrChange w:id="172" w:author="Dizdarevic, Benjamin" w:date="2024-11-18T20:27:00Z" w16du:dateUtc="2024-11-18T19:27:00Z">
              <w:rPr>
                <w:rFonts w:ascii="Georgia" w:hAnsi="Georgia" w:cs="Times New Roman"/>
                <w:sz w:val="21"/>
                <w:szCs w:val="21"/>
              </w:rPr>
            </w:rPrChange>
          </w:rPr>
          <w:delText xml:space="preserve"> </w:delText>
        </w:r>
        <w:r w:rsidR="008C3AF3" w:rsidRPr="006D17CA" w:rsidDel="00EC5137">
          <w:rPr>
            <w:rFonts w:ascii="Georgia" w:hAnsi="Georgia" w:cs="Times New Roman"/>
            <w:sz w:val="20"/>
            <w:szCs w:val="20"/>
            <w:rPrChange w:id="173" w:author="Dizdarevic, Benjamin" w:date="2024-11-18T20:27:00Z" w16du:dateUtc="2024-11-18T19:27:00Z">
              <w:rPr>
                <w:rFonts w:ascii="Georgia" w:hAnsi="Georgia" w:cs="Times New Roman"/>
                <w:sz w:val="21"/>
                <w:szCs w:val="21"/>
              </w:rPr>
            </w:rPrChange>
          </w:rPr>
          <w:delText xml:space="preserve">Strategy Engineers </w:delText>
        </w:r>
        <w:r w:rsidRPr="006D17CA" w:rsidDel="00EC5137">
          <w:rPr>
            <w:rFonts w:ascii="Georgia" w:hAnsi="Georgia" w:cs="Times New Roman"/>
            <w:sz w:val="20"/>
            <w:szCs w:val="20"/>
            <w:rPrChange w:id="174" w:author="Dizdarevic, Benjamin" w:date="2024-11-18T20:27:00Z" w16du:dateUtc="2024-11-18T19:27:00Z">
              <w:rPr>
                <w:rFonts w:ascii="Georgia" w:hAnsi="Georgia" w:cs="Times New Roman"/>
                <w:sz w:val="21"/>
                <w:szCs w:val="21"/>
              </w:rPr>
            </w:rPrChange>
          </w:rPr>
          <w:delText xml:space="preserve">konnte ich erfahren, dass ich eine intensive und fordernde Arbeitsumgebung benötige, um mich bestmöglich entfalten zu können. </w:delText>
        </w:r>
      </w:del>
      <w:ins w:id="175" w:author="Dizdarevic, Benjamin" w:date="2024-11-30T20:07:00Z" w16du:dateUtc="2024-11-30T19:07:00Z">
        <w:r w:rsidR="00A57498" w:rsidRPr="00A57498">
          <w:rPr>
            <w:rFonts w:ascii="Georgia" w:hAnsi="Georgia" w:cs="Times New Roman"/>
            <w:sz w:val="20"/>
            <w:szCs w:val="20"/>
          </w:rPr>
          <w:t xml:space="preserve">Ich möchte mein </w:t>
        </w:r>
        <w:del w:id="176" w:author="Benjamin Dizdarevic" w:date="2025-03-03T22:38:00Z" w16du:dateUtc="2025-03-03T21:38:00Z">
          <w:r w:rsidR="00A57498" w:rsidRPr="00A57498" w:rsidDel="00290421">
            <w:rPr>
              <w:rFonts w:ascii="Georgia" w:hAnsi="Georgia" w:cs="Times New Roman"/>
              <w:sz w:val="20"/>
              <w:szCs w:val="20"/>
            </w:rPr>
            <w:delText xml:space="preserve">hier </w:delText>
          </w:r>
        </w:del>
        <w:r w:rsidR="00A57498" w:rsidRPr="00A57498">
          <w:rPr>
            <w:rFonts w:ascii="Georgia" w:hAnsi="Georgia" w:cs="Times New Roman"/>
            <w:sz w:val="20"/>
            <w:szCs w:val="20"/>
          </w:rPr>
          <w:t xml:space="preserve">gewonnenes Wissen nutzen, um </w:t>
        </w:r>
        <w:r w:rsidR="00A57498" w:rsidRPr="00A57498">
          <w:rPr>
            <w:rFonts w:ascii="Georgia" w:hAnsi="Georgia" w:cs="Times New Roman"/>
            <w:color w:val="FF0000"/>
            <w:sz w:val="20"/>
            <w:szCs w:val="20"/>
            <w:rPrChange w:id="177" w:author="Dizdarevic, Benjamin" w:date="2024-11-30T20:09:00Z" w16du:dateUtc="2024-11-30T19:09:00Z">
              <w:rPr>
                <w:rFonts w:ascii="Georgia" w:hAnsi="Georgia" w:cs="Times New Roman"/>
                <w:sz w:val="20"/>
                <w:szCs w:val="20"/>
              </w:rPr>
            </w:rPrChange>
          </w:rPr>
          <w:t>FIRMA</w:t>
        </w:r>
        <w:r w:rsidR="00A57498" w:rsidRPr="00A57498">
          <w:rPr>
            <w:rFonts w:ascii="Georgia" w:hAnsi="Georgia" w:cs="Times New Roman"/>
            <w:sz w:val="20"/>
            <w:szCs w:val="20"/>
          </w:rPr>
          <w:t xml:space="preserve"> in </w:t>
        </w:r>
        <w:r w:rsidR="00A57498" w:rsidRPr="00A57498">
          <w:rPr>
            <w:rFonts w:ascii="Georgia" w:hAnsi="Georgia" w:cs="Times New Roman"/>
            <w:color w:val="FF0000"/>
            <w:sz w:val="20"/>
            <w:szCs w:val="20"/>
            <w:rPrChange w:id="178" w:author="Dizdarevic, Benjamin" w:date="2024-11-30T20:09:00Z" w16du:dateUtc="2024-11-30T19:09:00Z">
              <w:rPr>
                <w:rFonts w:ascii="Georgia" w:hAnsi="Georgia" w:cs="Times New Roman"/>
                <w:sz w:val="20"/>
                <w:szCs w:val="20"/>
              </w:rPr>
            </w:rPrChange>
          </w:rPr>
          <w:t>STADT</w:t>
        </w:r>
      </w:ins>
      <w:ins w:id="179" w:author="Dizdarevic, Benjamin" w:date="2024-11-30T20:22:00Z" w16du:dateUtc="2024-11-30T19:22:00Z">
        <w:r w:rsidR="00695BB7">
          <w:rPr>
            <w:rFonts w:ascii="Georgia" w:hAnsi="Georgia" w:cs="Times New Roman"/>
            <w:color w:val="FF0000"/>
            <w:sz w:val="20"/>
            <w:szCs w:val="20"/>
          </w:rPr>
          <w:t xml:space="preserve"> </w:t>
        </w:r>
        <w:r w:rsidR="00695BB7" w:rsidRPr="00A57498">
          <w:rPr>
            <w:rFonts w:ascii="Georgia" w:hAnsi="Georgia" w:cs="Times New Roman"/>
            <w:sz w:val="20"/>
            <w:szCs w:val="20"/>
          </w:rPr>
          <w:t xml:space="preserve">ab </w:t>
        </w:r>
        <w:r w:rsidR="00695BB7" w:rsidRPr="00267AC6">
          <w:rPr>
            <w:rFonts w:ascii="Georgia" w:hAnsi="Georgia" w:cs="Times New Roman"/>
            <w:color w:val="FF0000"/>
            <w:sz w:val="20"/>
            <w:szCs w:val="20"/>
          </w:rPr>
          <w:t>Juni 2025</w:t>
        </w:r>
        <w:r w:rsidR="00695BB7" w:rsidRPr="00A57498">
          <w:rPr>
            <w:rFonts w:ascii="Georgia" w:hAnsi="Georgia" w:cs="Times New Roman"/>
            <w:sz w:val="20"/>
            <w:szCs w:val="20"/>
          </w:rPr>
          <w:t xml:space="preserve"> </w:t>
        </w:r>
      </w:ins>
      <w:ins w:id="180" w:author="Dizdarevic, Benjamin" w:date="2024-11-30T20:23:00Z" w16du:dateUtc="2024-11-30T19:23:00Z">
        <w:r w:rsidR="00695BB7">
          <w:rPr>
            <w:rFonts w:ascii="Georgia" w:hAnsi="Georgia" w:cs="Times New Roman"/>
            <w:sz w:val="20"/>
            <w:szCs w:val="20"/>
          </w:rPr>
          <w:t>als Praktikant für 3 Monate mehrwertstiftend zu unterstützen.</w:t>
        </w:r>
      </w:ins>
      <w:del w:id="181" w:author="Dizdarevic, Benjamin" w:date="2024-10-09T14:15:00Z" w16du:dateUtc="2024-10-09T12:15:00Z">
        <w:r w:rsidRPr="00737DEB" w:rsidDel="0076538B">
          <w:rPr>
            <w:rFonts w:ascii="Georgia" w:hAnsi="Georgia" w:cs="Times New Roman"/>
            <w:sz w:val="20"/>
            <w:szCs w:val="20"/>
            <w:rPrChange w:id="182" w:author="David Döbele" w:date="2024-10-08T19:05:00Z" w16du:dateUtc="2024-10-08T17:05:00Z">
              <w:rPr>
                <w:rFonts w:ascii="Georgia" w:hAnsi="Georgia" w:cs="Times New Roman"/>
                <w:sz w:val="21"/>
                <w:szCs w:val="21"/>
              </w:rPr>
            </w:rPrChange>
          </w:rPr>
          <w:delText xml:space="preserve">Genau das sehe ich bei </w:delText>
        </w:r>
        <w:r w:rsidR="008C3AF3" w:rsidRPr="00737DEB" w:rsidDel="0076538B">
          <w:rPr>
            <w:rFonts w:ascii="Georgia" w:hAnsi="Georgia" w:cs="Times New Roman"/>
            <w:sz w:val="20"/>
            <w:szCs w:val="20"/>
            <w:rPrChange w:id="183" w:author="David Döbele" w:date="2024-10-08T19:05:00Z" w16du:dateUtc="2024-10-08T17:05:00Z">
              <w:rPr>
                <w:rFonts w:ascii="Georgia" w:hAnsi="Georgia" w:cs="Times New Roman"/>
                <w:sz w:val="21"/>
                <w:szCs w:val="21"/>
              </w:rPr>
            </w:rPrChange>
          </w:rPr>
          <w:delText>Saxenhammer</w:delText>
        </w:r>
        <w:r w:rsidRPr="00737DEB" w:rsidDel="0076538B">
          <w:rPr>
            <w:rFonts w:ascii="Georgia" w:hAnsi="Georgia" w:cs="Times New Roman"/>
            <w:sz w:val="20"/>
            <w:szCs w:val="20"/>
            <w:rPrChange w:id="184" w:author="David Döbele" w:date="2024-10-08T19:05:00Z" w16du:dateUtc="2024-10-08T17:05:00Z">
              <w:rPr>
                <w:rFonts w:ascii="Georgia" w:hAnsi="Georgia" w:cs="Times New Roman"/>
                <w:sz w:val="21"/>
                <w:szCs w:val="21"/>
              </w:rPr>
            </w:rPrChange>
          </w:rPr>
          <w:delText xml:space="preserve"> gegeben, weshalb ich Ihr </w:delText>
        </w:r>
        <w:r w:rsidR="006218B7" w:rsidRPr="00737DEB" w:rsidDel="0076538B">
          <w:rPr>
            <w:rFonts w:ascii="Georgia" w:hAnsi="Georgia" w:cs="Times New Roman"/>
            <w:sz w:val="20"/>
            <w:szCs w:val="20"/>
            <w:rPrChange w:id="185" w:author="David Döbele" w:date="2024-10-08T19:05:00Z" w16du:dateUtc="2024-10-08T17:05:00Z">
              <w:rPr>
                <w:rFonts w:ascii="Georgia" w:hAnsi="Georgia" w:cs="Times New Roman"/>
                <w:sz w:val="21"/>
                <w:szCs w:val="21"/>
              </w:rPr>
            </w:rPrChange>
          </w:rPr>
          <w:delText xml:space="preserve">Münchner </w:delText>
        </w:r>
        <w:r w:rsidRPr="00737DEB" w:rsidDel="0076538B">
          <w:rPr>
            <w:rFonts w:ascii="Georgia" w:hAnsi="Georgia" w:cs="Times New Roman"/>
            <w:sz w:val="20"/>
            <w:szCs w:val="20"/>
            <w:rPrChange w:id="186" w:author="David Döbele" w:date="2024-10-08T19:05:00Z" w16du:dateUtc="2024-10-08T17:05:00Z">
              <w:rPr>
                <w:rFonts w:ascii="Georgia" w:hAnsi="Georgia" w:cs="Times New Roman"/>
                <w:sz w:val="21"/>
                <w:szCs w:val="21"/>
              </w:rPr>
            </w:rPrChange>
          </w:rPr>
          <w:delText xml:space="preserve">Team gerne ab </w:delText>
        </w:r>
        <w:r w:rsidR="008C3AF3" w:rsidRPr="00737DEB" w:rsidDel="0076538B">
          <w:rPr>
            <w:rFonts w:ascii="Georgia" w:hAnsi="Georgia" w:cs="Times New Roman"/>
            <w:sz w:val="20"/>
            <w:szCs w:val="20"/>
            <w:rPrChange w:id="187" w:author="David Döbele" w:date="2024-10-08T19:05:00Z" w16du:dateUtc="2024-10-08T17:05:00Z">
              <w:rPr>
                <w:rFonts w:ascii="Georgia" w:hAnsi="Georgia" w:cs="Times New Roman"/>
                <w:sz w:val="21"/>
                <w:szCs w:val="21"/>
              </w:rPr>
            </w:rPrChange>
          </w:rPr>
          <w:delText>März 2025</w:delText>
        </w:r>
        <w:r w:rsidRPr="00737DEB" w:rsidDel="0076538B">
          <w:rPr>
            <w:rFonts w:ascii="Georgia" w:hAnsi="Georgia" w:cs="Times New Roman"/>
            <w:sz w:val="20"/>
            <w:szCs w:val="20"/>
            <w:rPrChange w:id="188" w:author="David Döbele" w:date="2024-10-08T19:05:00Z" w16du:dateUtc="2024-10-08T17:05:00Z">
              <w:rPr>
                <w:rFonts w:ascii="Georgia" w:hAnsi="Georgia" w:cs="Times New Roman"/>
                <w:sz w:val="21"/>
                <w:szCs w:val="21"/>
              </w:rPr>
            </w:rPrChange>
          </w:rPr>
          <w:delText xml:space="preserve"> als Praktikant unterstützen würde.</w:delText>
        </w:r>
      </w:del>
    </w:p>
    <w:p w14:paraId="71A937F8" w14:textId="77777777" w:rsidR="00A57498" w:rsidRPr="00737DEB" w:rsidRDefault="00A57498" w:rsidP="00A57498">
      <w:pPr>
        <w:spacing w:after="0"/>
        <w:jc w:val="both"/>
        <w:rPr>
          <w:ins w:id="189" w:author="Dizdarevic, Benjamin" w:date="2024-11-30T20:03:00Z" w16du:dateUtc="2024-11-30T19:03:00Z"/>
          <w:rFonts w:ascii="Georgia" w:hAnsi="Georgia" w:cs="Times New Roman"/>
          <w:sz w:val="20"/>
          <w:szCs w:val="20"/>
          <w:rPrChange w:id="190" w:author="David Döbele" w:date="2024-10-08T19:05:00Z" w16du:dateUtc="2024-10-08T17:05:00Z">
            <w:rPr>
              <w:ins w:id="191" w:author="Dizdarevic, Benjamin" w:date="2024-11-30T20:03:00Z" w16du:dateUtc="2024-11-30T19:03:00Z"/>
              <w:rFonts w:ascii="Georgia" w:hAnsi="Georgia" w:cs="Times New Roman"/>
              <w:sz w:val="21"/>
              <w:szCs w:val="21"/>
            </w:rPr>
          </w:rPrChange>
        </w:rPr>
      </w:pPr>
    </w:p>
    <w:p w14:paraId="63E16A31" w14:textId="59B3BFA1" w:rsidR="00EB5158" w:rsidRPr="00737DEB" w:rsidRDefault="00EB5158" w:rsidP="00EB5158">
      <w:pPr>
        <w:spacing w:after="0"/>
        <w:jc w:val="both"/>
        <w:rPr>
          <w:rFonts w:ascii="Georgia" w:hAnsi="Georgia" w:cs="Times New Roman"/>
          <w:sz w:val="20"/>
          <w:szCs w:val="20"/>
          <w:rPrChange w:id="192" w:author="David Döbele" w:date="2024-10-08T19:05:00Z" w16du:dateUtc="2024-10-08T17:05:00Z">
            <w:rPr>
              <w:rFonts w:ascii="Georgia" w:hAnsi="Georgia" w:cs="Times New Roman"/>
              <w:sz w:val="21"/>
              <w:szCs w:val="21"/>
            </w:rPr>
          </w:rPrChange>
        </w:rPr>
      </w:pPr>
    </w:p>
    <w:p w14:paraId="4034E125" w14:textId="02C05331" w:rsidR="005E2E66" w:rsidDel="00F35B7B" w:rsidRDefault="008944F1" w:rsidP="00EB5158">
      <w:pPr>
        <w:spacing w:after="0"/>
        <w:jc w:val="both"/>
        <w:rPr>
          <w:del w:id="193" w:author="Benjamin Dizdarevic" w:date="2025-03-03T22:50:00Z" w16du:dateUtc="2025-03-03T21:50:00Z"/>
          <w:rFonts w:ascii="Georgia" w:hAnsi="Georgia" w:cs="Times New Roman"/>
          <w:sz w:val="20"/>
          <w:szCs w:val="20"/>
        </w:rPr>
      </w:pPr>
      <w:commentRangeStart w:id="194"/>
      <w:r w:rsidRPr="00FC64C1">
        <w:rPr>
          <w:rFonts w:ascii="Georgia" w:hAnsi="Georgia" w:cs="Times New Roman"/>
          <w:color w:val="FF0000"/>
          <w:sz w:val="20"/>
          <w:szCs w:val="20"/>
          <w:rPrChange w:id="195" w:author="Benjamin Dizdarevic" w:date="2025-03-04T07:15:00Z" w16du:dateUtc="2025-03-04T06:15:00Z">
            <w:rPr>
              <w:rFonts w:ascii="Georgia" w:hAnsi="Georgia" w:cs="Times New Roman"/>
              <w:sz w:val="21"/>
              <w:szCs w:val="21"/>
            </w:rPr>
          </w:rPrChange>
        </w:rPr>
        <w:t>Schon während meiner Schulzeit sammelte ich erste praktische Erfahrungen in der Baubranche, die mein Interesse an wirtschaftlichen Zusammenhängen weckten. Diese Neugier und der Wille, Herausforderungen zu meistern, begleiteten mich auch durch mein Studium an der Universität St. Gallen</w:t>
      </w:r>
      <w:del w:id="196" w:author="David Döbele" w:date="2024-10-08T19:04:00Z" w16du:dateUtc="2024-10-08T17:04:00Z">
        <w:r w:rsidRPr="00FC64C1" w:rsidDel="00737DEB">
          <w:rPr>
            <w:rFonts w:ascii="Georgia" w:hAnsi="Georgia" w:cs="Times New Roman"/>
            <w:color w:val="FF0000"/>
            <w:sz w:val="20"/>
            <w:szCs w:val="20"/>
            <w:rPrChange w:id="197" w:author="Benjamin Dizdarevic" w:date="2025-03-04T07:15:00Z" w16du:dateUtc="2025-03-04T06:15:00Z">
              <w:rPr>
                <w:rFonts w:ascii="Georgia" w:hAnsi="Georgia" w:cs="Times New Roman"/>
                <w:sz w:val="21"/>
                <w:szCs w:val="21"/>
              </w:rPr>
            </w:rPrChange>
          </w:rPr>
          <w:delText>, wo ich sechs Semester erfolgreich absolvierte und ein starkes Netzwerk ambitionierter Kommilitonen aufbaute</w:delText>
        </w:r>
      </w:del>
      <w:r w:rsidRPr="00FC64C1">
        <w:rPr>
          <w:rFonts w:ascii="Georgia" w:hAnsi="Georgia" w:cs="Times New Roman"/>
          <w:color w:val="FF0000"/>
          <w:sz w:val="20"/>
          <w:szCs w:val="20"/>
          <w:rPrChange w:id="198" w:author="Benjamin Dizdarevic" w:date="2025-03-04T07:15:00Z" w16du:dateUtc="2025-03-04T06:15:00Z">
            <w:rPr>
              <w:rFonts w:ascii="Georgia" w:hAnsi="Georgia" w:cs="Times New Roman"/>
              <w:sz w:val="21"/>
              <w:szCs w:val="21"/>
            </w:rPr>
          </w:rPrChange>
        </w:rPr>
        <w:t xml:space="preserve">. Während meiner bisherigen Praktika </w:t>
      </w:r>
      <w:del w:id="199" w:author="David Döbele" w:date="2024-10-08T19:05:00Z" w16du:dateUtc="2024-10-08T17:05:00Z">
        <w:r w:rsidRPr="00FC64C1" w:rsidDel="00737DEB">
          <w:rPr>
            <w:rFonts w:ascii="Georgia" w:hAnsi="Georgia" w:cs="Times New Roman"/>
            <w:color w:val="FF0000"/>
            <w:sz w:val="20"/>
            <w:szCs w:val="20"/>
            <w:rPrChange w:id="200" w:author="Benjamin Dizdarevic" w:date="2025-03-04T07:15:00Z" w16du:dateUtc="2025-03-04T06:15:00Z">
              <w:rPr>
                <w:rFonts w:ascii="Georgia" w:hAnsi="Georgia" w:cs="Times New Roman"/>
                <w:sz w:val="21"/>
                <w:szCs w:val="21"/>
              </w:rPr>
            </w:rPrChange>
          </w:rPr>
          <w:delText xml:space="preserve">bei Boavista und Strategy Engineers </w:delText>
        </w:r>
      </w:del>
      <w:r w:rsidRPr="00FC64C1">
        <w:rPr>
          <w:rFonts w:ascii="Georgia" w:hAnsi="Georgia" w:cs="Times New Roman"/>
          <w:color w:val="FF0000"/>
          <w:sz w:val="20"/>
          <w:szCs w:val="20"/>
          <w:rPrChange w:id="201" w:author="Benjamin Dizdarevic" w:date="2025-03-04T07:15:00Z" w16du:dateUtc="2025-03-04T06:15:00Z">
            <w:rPr>
              <w:rFonts w:ascii="Georgia" w:hAnsi="Georgia" w:cs="Times New Roman"/>
              <w:sz w:val="21"/>
              <w:szCs w:val="21"/>
            </w:rPr>
          </w:rPrChange>
        </w:rPr>
        <w:t xml:space="preserve">habe ich erkannt, wie sehr mich die Kombination aus der Analyse komplexer Geschäftsmodelle und deren finanzieller Bewertung anspricht. Besonders bei </w:t>
      </w:r>
      <w:proofErr w:type="spellStart"/>
      <w:r w:rsidRPr="00FC64C1">
        <w:rPr>
          <w:rFonts w:ascii="Georgia" w:hAnsi="Georgia" w:cs="Times New Roman"/>
          <w:color w:val="FF0000"/>
          <w:sz w:val="20"/>
          <w:szCs w:val="20"/>
          <w:rPrChange w:id="202" w:author="Benjamin Dizdarevic" w:date="2025-03-04T07:15:00Z" w16du:dateUtc="2025-03-04T06:15:00Z">
            <w:rPr>
              <w:rFonts w:ascii="Georgia" w:hAnsi="Georgia" w:cs="Times New Roman"/>
              <w:sz w:val="21"/>
              <w:szCs w:val="21"/>
            </w:rPr>
          </w:rPrChange>
        </w:rPr>
        <w:t>Strategy</w:t>
      </w:r>
      <w:proofErr w:type="spellEnd"/>
      <w:r w:rsidRPr="00FC64C1">
        <w:rPr>
          <w:rFonts w:ascii="Georgia" w:hAnsi="Georgia" w:cs="Times New Roman"/>
          <w:color w:val="FF0000"/>
          <w:sz w:val="20"/>
          <w:szCs w:val="20"/>
          <w:rPrChange w:id="203" w:author="Benjamin Dizdarevic" w:date="2025-03-04T07:15:00Z" w16du:dateUtc="2025-03-04T06:15:00Z">
            <w:rPr>
              <w:rFonts w:ascii="Georgia" w:hAnsi="Georgia" w:cs="Times New Roman"/>
              <w:sz w:val="21"/>
              <w:szCs w:val="21"/>
            </w:rPr>
          </w:rPrChange>
        </w:rPr>
        <w:t xml:space="preserve"> Engineers konnte ich bei der Integration von Elektroautobatterien in eine zirkuläre Wirtschaft durch eigenständige Excel-Analysen und die Anwendung von Finanzmodellen erste wichtige Erfahrungen sammeln</w:t>
      </w:r>
      <w:commentRangeEnd w:id="194"/>
      <w:r w:rsidR="005A4FD6" w:rsidRPr="00FC64C1">
        <w:rPr>
          <w:rStyle w:val="Kommentarzeichen"/>
          <w:color w:val="FF0000"/>
          <w:rPrChange w:id="204" w:author="Benjamin Dizdarevic" w:date="2025-03-04T07:15:00Z" w16du:dateUtc="2025-03-04T06:15:00Z">
            <w:rPr>
              <w:rStyle w:val="Kommentarzeichen"/>
            </w:rPr>
          </w:rPrChange>
        </w:rPr>
        <w:commentReference w:id="194"/>
      </w:r>
      <w:r w:rsidRPr="00FC64C1">
        <w:rPr>
          <w:rFonts w:ascii="Georgia" w:hAnsi="Georgia" w:cs="Times New Roman"/>
          <w:color w:val="FF0000"/>
          <w:sz w:val="20"/>
          <w:szCs w:val="20"/>
          <w:rPrChange w:id="205" w:author="Benjamin Dizdarevic" w:date="2025-03-04T07:15:00Z" w16du:dateUtc="2025-03-04T06:15:00Z">
            <w:rPr>
              <w:rFonts w:ascii="Georgia" w:hAnsi="Georgia" w:cs="Times New Roman"/>
              <w:sz w:val="21"/>
              <w:szCs w:val="21"/>
            </w:rPr>
          </w:rPrChange>
        </w:rPr>
        <w:t xml:space="preserve">. </w:t>
      </w:r>
      <w:commentRangeStart w:id="206"/>
      <w:del w:id="207" w:author="David Döbele" w:date="2024-10-08T19:05:00Z" w16du:dateUtc="2024-10-08T17:05:00Z">
        <w:r w:rsidRPr="00737DEB" w:rsidDel="00737DEB">
          <w:rPr>
            <w:rFonts w:ascii="Georgia" w:hAnsi="Georgia" w:cs="Times New Roman"/>
            <w:sz w:val="20"/>
            <w:szCs w:val="20"/>
            <w:rPrChange w:id="208" w:author="David Döbele" w:date="2024-10-08T19:05:00Z" w16du:dateUtc="2024-10-08T17:05:00Z">
              <w:rPr>
                <w:rFonts w:ascii="Georgia" w:hAnsi="Georgia" w:cs="Times New Roman"/>
                <w:sz w:val="21"/>
                <w:szCs w:val="21"/>
              </w:rPr>
            </w:rPrChange>
          </w:rPr>
          <w:delText>Meine Fähigkeiten wurden sowohl vom CEO bei Boavista als auch von meinen Vorgesetzten bei Strategy Engineers geschätzt, die besonders meine Eigenständigkeit und detailorientierte Arbeitsweise hervorhoben.</w:delText>
        </w:r>
        <w:r w:rsidR="003C5075" w:rsidRPr="00737DEB" w:rsidDel="00737DEB">
          <w:rPr>
            <w:rFonts w:ascii="Georgia" w:hAnsi="Georgia" w:cs="Times New Roman"/>
            <w:sz w:val="20"/>
            <w:szCs w:val="20"/>
            <w:rPrChange w:id="209" w:author="David Döbele" w:date="2024-10-08T19:05:00Z" w16du:dateUtc="2024-10-08T17:05:00Z">
              <w:rPr>
                <w:rFonts w:ascii="Georgia" w:hAnsi="Georgia" w:cs="Times New Roman"/>
                <w:sz w:val="21"/>
                <w:szCs w:val="21"/>
              </w:rPr>
            </w:rPrChange>
          </w:rPr>
          <w:delText xml:space="preserve"> </w:delText>
        </w:r>
      </w:del>
      <w:r w:rsidR="00F96542" w:rsidRPr="00737DEB">
        <w:rPr>
          <w:rFonts w:ascii="Georgia" w:hAnsi="Georgia" w:cs="Times New Roman"/>
          <w:sz w:val="20"/>
          <w:szCs w:val="20"/>
          <w:rPrChange w:id="210" w:author="David Döbele" w:date="2024-10-08T19:05:00Z" w16du:dateUtc="2024-10-08T17:05:00Z">
            <w:rPr>
              <w:rFonts w:ascii="Georgia" w:hAnsi="Georgia" w:cs="Times New Roman"/>
              <w:sz w:val="21"/>
              <w:szCs w:val="21"/>
            </w:rPr>
          </w:rPrChange>
        </w:rPr>
        <w:t>Im Rahmen meiner Studienprojekte</w:t>
      </w:r>
      <w:ins w:id="211" w:author="David Döbele" w:date="2024-10-08T19:04:00Z" w16du:dateUtc="2024-10-08T17:04:00Z">
        <w:r w:rsidR="00737DEB" w:rsidRPr="00737DEB">
          <w:rPr>
            <w:rFonts w:ascii="Georgia" w:hAnsi="Georgia" w:cs="Times New Roman"/>
            <w:sz w:val="20"/>
            <w:szCs w:val="20"/>
            <w:rPrChange w:id="212" w:author="David Döbele" w:date="2024-10-08T19:05:00Z" w16du:dateUtc="2024-10-08T17:05:00Z">
              <w:rPr>
                <w:rFonts w:ascii="Georgia" w:hAnsi="Georgia" w:cs="Times New Roman"/>
                <w:sz w:val="21"/>
                <w:szCs w:val="21"/>
              </w:rPr>
            </w:rPrChange>
          </w:rPr>
          <w:t xml:space="preserve"> </w:t>
        </w:r>
      </w:ins>
      <w:del w:id="213" w:author="David Döbele" w:date="2024-10-08T19:04:00Z" w16du:dateUtc="2024-10-08T17:04:00Z">
        <w:r w:rsidR="00F96542" w:rsidRPr="00737DEB" w:rsidDel="00737DEB">
          <w:rPr>
            <w:rFonts w:ascii="Georgia" w:hAnsi="Georgia" w:cs="Times New Roman"/>
            <w:sz w:val="20"/>
            <w:szCs w:val="20"/>
            <w:rPrChange w:id="214" w:author="David Döbele" w:date="2024-10-08T19:05:00Z" w16du:dateUtc="2024-10-08T17:05:00Z">
              <w:rPr>
                <w:rFonts w:ascii="Georgia" w:hAnsi="Georgia" w:cs="Times New Roman"/>
                <w:sz w:val="21"/>
                <w:szCs w:val="21"/>
              </w:rPr>
            </w:rPrChange>
          </w:rPr>
          <w:delText xml:space="preserve">, insbesondere bei der Analyse von Business Plänen und während des Capstone-Projekts, </w:delText>
        </w:r>
      </w:del>
      <w:r w:rsidR="00F96542" w:rsidRPr="00737DEB">
        <w:rPr>
          <w:rFonts w:ascii="Georgia" w:hAnsi="Georgia" w:cs="Times New Roman"/>
          <w:sz w:val="20"/>
          <w:szCs w:val="20"/>
          <w:rPrChange w:id="215" w:author="David Döbele" w:date="2024-10-08T19:05:00Z" w16du:dateUtc="2024-10-08T17:05:00Z">
            <w:rPr>
              <w:rFonts w:ascii="Georgia" w:hAnsi="Georgia" w:cs="Times New Roman"/>
              <w:sz w:val="21"/>
              <w:szCs w:val="21"/>
            </w:rPr>
          </w:rPrChange>
        </w:rPr>
        <w:t xml:space="preserve">hat mir die enge Zusammenarbeit mit meinen Kommilitonen viel Freude </w:t>
      </w:r>
      <w:commentRangeEnd w:id="206"/>
      <w:r w:rsidR="00F35B7B">
        <w:rPr>
          <w:rStyle w:val="Kommentarzeichen"/>
        </w:rPr>
        <w:commentReference w:id="206"/>
      </w:r>
      <w:r w:rsidR="00F96542" w:rsidRPr="00737DEB">
        <w:rPr>
          <w:rFonts w:ascii="Georgia" w:hAnsi="Georgia" w:cs="Times New Roman"/>
          <w:sz w:val="20"/>
          <w:szCs w:val="20"/>
          <w:rPrChange w:id="216" w:author="David Döbele" w:date="2024-10-08T19:05:00Z" w16du:dateUtc="2024-10-08T17:05:00Z">
            <w:rPr>
              <w:rFonts w:ascii="Georgia" w:hAnsi="Georgia" w:cs="Times New Roman"/>
              <w:sz w:val="21"/>
              <w:szCs w:val="21"/>
            </w:rPr>
          </w:rPrChange>
        </w:rPr>
        <w:t xml:space="preserve">bereitet. Gemeinsam konnten wir herausragende Ergebnisse erzielen, was uns eine Nominierung für den </w:t>
      </w:r>
      <w:proofErr w:type="spellStart"/>
      <w:r w:rsidR="00F96542" w:rsidRPr="00737DEB">
        <w:rPr>
          <w:rFonts w:ascii="Georgia" w:hAnsi="Georgia" w:cs="Times New Roman"/>
          <w:sz w:val="20"/>
          <w:szCs w:val="20"/>
          <w:rPrChange w:id="217" w:author="David Döbele" w:date="2024-10-08T19:05:00Z" w16du:dateUtc="2024-10-08T17:05:00Z">
            <w:rPr>
              <w:rFonts w:ascii="Georgia" w:hAnsi="Georgia" w:cs="Times New Roman"/>
              <w:sz w:val="21"/>
              <w:szCs w:val="21"/>
            </w:rPr>
          </w:rPrChange>
        </w:rPr>
        <w:t>Capstone</w:t>
      </w:r>
      <w:proofErr w:type="spellEnd"/>
      <w:r w:rsidR="00F96542" w:rsidRPr="00737DEB">
        <w:rPr>
          <w:rFonts w:ascii="Georgia" w:hAnsi="Georgia" w:cs="Times New Roman"/>
          <w:sz w:val="20"/>
          <w:szCs w:val="20"/>
          <w:rPrChange w:id="218" w:author="David Döbele" w:date="2024-10-08T19:05:00Z" w16du:dateUtc="2024-10-08T17:05:00Z">
            <w:rPr>
              <w:rFonts w:ascii="Georgia" w:hAnsi="Georgia" w:cs="Times New Roman"/>
              <w:sz w:val="21"/>
              <w:szCs w:val="21"/>
            </w:rPr>
          </w:rPrChange>
        </w:rPr>
        <w:t xml:space="preserve"> Award der Universität St. Gallen einbrachte. Diese Erfahrung hat mir gezeigt, wie sehr ich es schätze, </w:t>
      </w:r>
      <w:del w:id="219" w:author="David Döbele" w:date="2024-10-08T19:04:00Z" w16du:dateUtc="2024-10-08T17:04:00Z">
        <w:r w:rsidR="00F96542" w:rsidRPr="00737DEB" w:rsidDel="00737DEB">
          <w:rPr>
            <w:rFonts w:ascii="Georgia" w:hAnsi="Georgia" w:cs="Times New Roman"/>
            <w:sz w:val="20"/>
            <w:szCs w:val="20"/>
            <w:rPrChange w:id="220" w:author="David Döbele" w:date="2024-10-08T19:05:00Z" w16du:dateUtc="2024-10-08T17:05:00Z">
              <w:rPr>
                <w:rFonts w:ascii="Georgia" w:hAnsi="Georgia" w:cs="Times New Roman"/>
                <w:sz w:val="21"/>
                <w:szCs w:val="21"/>
              </w:rPr>
            </w:rPrChange>
          </w:rPr>
          <w:delText xml:space="preserve">im Team zu arbeiten und </w:delText>
        </w:r>
      </w:del>
      <w:r w:rsidR="00F96542" w:rsidRPr="00737DEB">
        <w:rPr>
          <w:rFonts w:ascii="Georgia" w:hAnsi="Georgia" w:cs="Times New Roman"/>
          <w:sz w:val="20"/>
          <w:szCs w:val="20"/>
          <w:rPrChange w:id="221" w:author="David Döbele" w:date="2024-10-08T19:05:00Z" w16du:dateUtc="2024-10-08T17:05:00Z">
            <w:rPr>
              <w:rFonts w:ascii="Georgia" w:hAnsi="Georgia" w:cs="Times New Roman"/>
              <w:sz w:val="21"/>
              <w:szCs w:val="21"/>
            </w:rPr>
          </w:rPrChange>
        </w:rPr>
        <w:t xml:space="preserve">gemeinsam </w:t>
      </w:r>
      <w:ins w:id="222" w:author="David Döbele" w:date="2024-10-08T19:04:00Z" w16du:dateUtc="2024-10-08T17:04:00Z">
        <w:r w:rsidR="00737DEB" w:rsidRPr="00737DEB">
          <w:rPr>
            <w:rFonts w:ascii="Georgia" w:hAnsi="Georgia" w:cs="Times New Roman"/>
            <w:sz w:val="20"/>
            <w:szCs w:val="20"/>
            <w:rPrChange w:id="223" w:author="David Döbele" w:date="2024-10-08T19:05:00Z" w16du:dateUtc="2024-10-08T17:05:00Z">
              <w:rPr>
                <w:rFonts w:ascii="Georgia" w:hAnsi="Georgia" w:cs="Times New Roman"/>
                <w:sz w:val="21"/>
                <w:szCs w:val="21"/>
              </w:rPr>
            </w:rPrChange>
          </w:rPr>
          <w:t xml:space="preserve">im Team </w:t>
        </w:r>
      </w:ins>
      <w:r w:rsidR="00F96542" w:rsidRPr="00737DEB">
        <w:rPr>
          <w:rFonts w:ascii="Georgia" w:hAnsi="Georgia" w:cs="Times New Roman"/>
          <w:sz w:val="20"/>
          <w:szCs w:val="20"/>
          <w:rPrChange w:id="224" w:author="David Döbele" w:date="2024-10-08T19:05:00Z" w16du:dateUtc="2024-10-08T17:05:00Z">
            <w:rPr>
              <w:rFonts w:ascii="Georgia" w:hAnsi="Georgia" w:cs="Times New Roman"/>
              <w:sz w:val="21"/>
              <w:szCs w:val="21"/>
            </w:rPr>
          </w:rPrChange>
        </w:rPr>
        <w:t xml:space="preserve">Erfolge zu erreichen, besonders in herausfordernden Situationen. Sowohl in meinen Praktika als auch im Studium wurde meine Fähigkeit, auch unter Druck konzentriert und präzise zu agieren, von Kollegen und Vorgesetzten stets geschätzt. </w:t>
      </w:r>
      <w:r w:rsidR="00BB1B3E" w:rsidRPr="00737DEB">
        <w:rPr>
          <w:rFonts w:ascii="Georgia" w:hAnsi="Georgia" w:cs="Times New Roman"/>
          <w:sz w:val="20"/>
          <w:szCs w:val="20"/>
          <w:rPrChange w:id="225" w:author="David Döbele" w:date="2024-10-08T19:05:00Z" w16du:dateUtc="2024-10-08T17:05:00Z">
            <w:rPr>
              <w:rFonts w:ascii="Georgia" w:hAnsi="Georgia" w:cs="Times New Roman"/>
              <w:sz w:val="21"/>
              <w:szCs w:val="21"/>
            </w:rPr>
          </w:rPrChange>
        </w:rPr>
        <w:t xml:space="preserve">Ich sehe im </w:t>
      </w:r>
      <w:r w:rsidR="00BB1B3E" w:rsidRPr="00FC64C1">
        <w:rPr>
          <w:rFonts w:ascii="Georgia" w:hAnsi="Georgia" w:cs="Times New Roman"/>
          <w:color w:val="000000" w:themeColor="text1"/>
          <w:sz w:val="20"/>
          <w:szCs w:val="20"/>
          <w:rPrChange w:id="226" w:author="Benjamin Dizdarevic" w:date="2025-03-04T07:15:00Z" w16du:dateUtc="2025-03-04T06:15:00Z">
            <w:rPr>
              <w:rFonts w:ascii="Georgia" w:hAnsi="Georgia" w:cs="Times New Roman"/>
              <w:sz w:val="21"/>
              <w:szCs w:val="21"/>
            </w:rPr>
          </w:rPrChange>
        </w:rPr>
        <w:t xml:space="preserve">M&amp;A-Bereich </w:t>
      </w:r>
      <w:r w:rsidR="00BB1B3E" w:rsidRPr="00737DEB">
        <w:rPr>
          <w:rFonts w:ascii="Georgia" w:hAnsi="Georgia" w:cs="Times New Roman"/>
          <w:sz w:val="20"/>
          <w:szCs w:val="20"/>
          <w:rPrChange w:id="227" w:author="David Döbele" w:date="2024-10-08T19:05:00Z" w16du:dateUtc="2024-10-08T17:05:00Z">
            <w:rPr>
              <w:rFonts w:ascii="Georgia" w:hAnsi="Georgia" w:cs="Times New Roman"/>
              <w:sz w:val="21"/>
              <w:szCs w:val="21"/>
            </w:rPr>
          </w:rPrChange>
        </w:rPr>
        <w:t xml:space="preserve">eine ideale Möglichkeit, meine analytischen Fähigkeiten und mein strategisches Denken optimal einzusetzen. </w:t>
      </w:r>
      <w:ins w:id="228" w:author="Benjamin Dizdarevic" w:date="2025-03-03T22:58:00Z">
        <w:r w:rsidR="00B90D56" w:rsidRPr="00B90D56">
          <w:rPr>
            <w:rFonts w:ascii="Georgia" w:hAnsi="Georgia" w:cs="Times New Roman"/>
            <w:color w:val="FF0000"/>
            <w:sz w:val="20"/>
            <w:szCs w:val="20"/>
          </w:rPr>
          <w:t>Aktuell vertiefe ich mein</w:t>
        </w:r>
      </w:ins>
      <w:ins w:id="229" w:author="Benjamin Dizdarevic" w:date="2025-03-03T22:58:00Z" w16du:dateUtc="2025-03-03T21:58:00Z">
        <w:r w:rsidR="00B90D56">
          <w:rPr>
            <w:rFonts w:ascii="Georgia" w:hAnsi="Georgia" w:cs="Times New Roman"/>
            <w:color w:val="FF0000"/>
            <w:sz w:val="20"/>
            <w:szCs w:val="20"/>
          </w:rPr>
          <w:t xml:space="preserve"> </w:t>
        </w:r>
      </w:ins>
      <w:ins w:id="230" w:author="Benjamin Dizdarevic" w:date="2025-03-03T22:58:00Z">
        <w:r w:rsidR="00B90D56" w:rsidRPr="00B90D56">
          <w:rPr>
            <w:rFonts w:ascii="Georgia" w:hAnsi="Georgia" w:cs="Times New Roman"/>
            <w:color w:val="FF0000"/>
            <w:sz w:val="20"/>
            <w:szCs w:val="20"/>
          </w:rPr>
          <w:t>Wissen bei der AURICON Group. Dort arbeite ich als vollwertiges Teammitglied an einem Restrukturierungsmandat</w:t>
        </w:r>
      </w:ins>
      <w:ins w:id="231" w:author="Benjamin Dizdarevic" w:date="2025-03-03T22:59:00Z" w16du:dateUtc="2025-03-03T21:59:00Z">
        <w:r w:rsidR="00B90D56">
          <w:rPr>
            <w:rFonts w:ascii="Georgia" w:hAnsi="Georgia" w:cs="Times New Roman"/>
            <w:color w:val="FF0000"/>
            <w:sz w:val="20"/>
            <w:szCs w:val="20"/>
          </w:rPr>
          <w:t xml:space="preserve"> und unterstütze parallel das M&amp;A-Team.</w:t>
        </w:r>
      </w:ins>
      <w:ins w:id="232" w:author="Benjamin Dizdarevic" w:date="2025-03-03T22:58:00Z">
        <w:r w:rsidR="00B90D56" w:rsidRPr="00B90D56">
          <w:rPr>
            <w:rFonts w:ascii="Georgia" w:hAnsi="Georgia" w:cs="Times New Roman"/>
            <w:color w:val="FF0000"/>
            <w:sz w:val="20"/>
            <w:szCs w:val="20"/>
          </w:rPr>
          <w:t xml:space="preserve"> </w:t>
        </w:r>
      </w:ins>
      <w:commentRangeStart w:id="233"/>
      <w:ins w:id="234" w:author="Benjamin Dizdarevic" w:date="2025-03-03T22:50:00Z" w16du:dateUtc="2025-03-03T21:50:00Z">
        <w:r w:rsidR="00F35B7B" w:rsidRPr="00B90D56">
          <w:rPr>
            <w:rFonts w:ascii="Georgia" w:hAnsi="Georgia" w:cs="Times New Roman"/>
            <w:color w:val="FF0000"/>
            <w:sz w:val="20"/>
            <w:szCs w:val="20"/>
            <w:rPrChange w:id="235" w:author="Benjamin Dizdarevic" w:date="2025-03-03T22:57:00Z" w16du:dateUtc="2025-03-03T21:57:00Z">
              <w:rPr>
                <w:rFonts w:ascii="Georgia" w:hAnsi="Georgia" w:cs="Times New Roman"/>
                <w:sz w:val="20"/>
                <w:szCs w:val="20"/>
              </w:rPr>
            </w:rPrChange>
          </w:rPr>
          <w:t>Diese fundierten Erfahrungen werde ich im nächsten Schritt bei CLAAS in das M&amp;A- und Venture-Capital-Team einbringen, wo ich strategische</w:t>
        </w:r>
      </w:ins>
      <w:ins w:id="236" w:author="Benjamin Dizdarevic" w:date="2025-03-03T22:55:00Z" w16du:dateUtc="2025-03-03T21:55:00Z">
        <w:r w:rsidR="00F35B7B" w:rsidRPr="00B90D56">
          <w:rPr>
            <w:rFonts w:ascii="Georgia" w:hAnsi="Georgia" w:cs="Times New Roman"/>
            <w:color w:val="FF0000"/>
            <w:sz w:val="20"/>
            <w:szCs w:val="20"/>
            <w:rPrChange w:id="237" w:author="Benjamin Dizdarevic" w:date="2025-03-03T22:57:00Z" w16du:dateUtc="2025-03-03T21:57:00Z">
              <w:rPr>
                <w:rFonts w:ascii="Georgia" w:hAnsi="Georgia" w:cs="Times New Roman"/>
                <w:sz w:val="20"/>
                <w:szCs w:val="20"/>
              </w:rPr>
            </w:rPrChange>
          </w:rPr>
          <w:t xml:space="preserve"> </w:t>
        </w:r>
      </w:ins>
      <w:ins w:id="238" w:author="Benjamin Dizdarevic" w:date="2025-03-03T22:50:00Z" w16du:dateUtc="2025-03-03T21:50:00Z">
        <w:r w:rsidR="00F35B7B" w:rsidRPr="00B90D56">
          <w:rPr>
            <w:rFonts w:ascii="Georgia" w:hAnsi="Georgia" w:cs="Times New Roman"/>
            <w:color w:val="FF0000"/>
            <w:sz w:val="20"/>
            <w:szCs w:val="20"/>
            <w:rPrChange w:id="239" w:author="Benjamin Dizdarevic" w:date="2025-03-03T22:57:00Z" w16du:dateUtc="2025-03-03T21:57:00Z">
              <w:rPr>
                <w:rFonts w:ascii="Georgia" w:hAnsi="Georgia" w:cs="Times New Roman"/>
                <w:sz w:val="20"/>
                <w:szCs w:val="20"/>
              </w:rPr>
            </w:rPrChange>
          </w:rPr>
          <w:t>Buy-Side-Prozesse begleiten und das Target Screening von Start-ups unterstützen darf. Die hier gewonnenen Einblicke werden mir auch bei dem Praktikum in Ihrem Hause sehr von Vorteil sein, welches mir die Möglichkeit gibt, meine Kompetenzen weiter zu vertiefen.</w:t>
        </w:r>
      </w:ins>
      <w:ins w:id="240" w:author="Dizdarevic, Benjamin" w:date="2024-11-18T20:34:00Z" w16du:dateUtc="2024-11-18T19:34:00Z">
        <w:del w:id="241" w:author="Benjamin Dizdarevic" w:date="2025-03-03T22:50:00Z" w16du:dateUtc="2025-03-03T21:50:00Z">
          <w:r w:rsidR="006D17CA" w:rsidRPr="006D17CA" w:rsidDel="00F35B7B">
            <w:rPr>
              <w:rFonts w:ascii="Georgia" w:hAnsi="Georgia" w:cs="Times New Roman"/>
              <w:sz w:val="20"/>
              <w:szCs w:val="20"/>
            </w:rPr>
            <w:delText>Während meines geplanten Praktikums bei der AURICON Group werde ich auf M&amp;A- und Restrukturierungsmandaten mitarbeiten.</w:delText>
          </w:r>
          <w:r w:rsidR="006D17CA" w:rsidDel="00F35B7B">
            <w:rPr>
              <w:rFonts w:ascii="Georgia" w:hAnsi="Georgia" w:cs="Times New Roman"/>
              <w:sz w:val="20"/>
              <w:szCs w:val="20"/>
            </w:rPr>
            <w:delText xml:space="preserve"> Die hier gewonnen Erfahrungen werden mir auch bei dem Praktikum in Ihrem Hause sehr v</w:delText>
          </w:r>
        </w:del>
      </w:ins>
      <w:ins w:id="242" w:author="Dizdarevic, Benjamin" w:date="2024-11-18T20:35:00Z" w16du:dateUtc="2024-11-18T19:35:00Z">
        <w:del w:id="243" w:author="Benjamin Dizdarevic" w:date="2025-03-03T22:50:00Z" w16du:dateUtc="2025-03-03T21:50:00Z">
          <w:r w:rsidR="006D17CA" w:rsidDel="00F35B7B">
            <w:rPr>
              <w:rFonts w:ascii="Georgia" w:hAnsi="Georgia" w:cs="Times New Roman"/>
              <w:sz w:val="20"/>
              <w:szCs w:val="20"/>
            </w:rPr>
            <w:delText>on Vorteil sein</w:delText>
          </w:r>
        </w:del>
      </w:ins>
      <w:del w:id="244" w:author="Benjamin Dizdarevic" w:date="2025-03-03T22:50:00Z" w16du:dateUtc="2025-03-03T21:50:00Z">
        <w:r w:rsidR="00BB1B3E" w:rsidRPr="00737DEB" w:rsidDel="00F35B7B">
          <w:rPr>
            <w:rFonts w:ascii="Georgia" w:hAnsi="Georgia" w:cs="Times New Roman"/>
            <w:sz w:val="20"/>
            <w:szCs w:val="20"/>
            <w:rPrChange w:id="245" w:author="David Döbele" w:date="2024-10-08T19:05:00Z" w16du:dateUtc="2024-10-08T17:05:00Z">
              <w:rPr>
                <w:rFonts w:ascii="Georgia" w:hAnsi="Georgia" w:cs="Times New Roman"/>
                <w:sz w:val="21"/>
                <w:szCs w:val="21"/>
              </w:rPr>
            </w:rPrChange>
          </w:rPr>
          <w:delText>Deshalb bin ich überzeugt, dass meine berufliche Zukunft in diesem Bereich liegt. Ein Praktikum bei Saxenhammer bietet die perfekte Gelegenheit,</w:delText>
        </w:r>
      </w:del>
      <w:ins w:id="246" w:author="Dizdarevic, Benjamin" w:date="2024-11-18T21:15:00Z" w16du:dateUtc="2024-11-18T20:15:00Z">
        <w:del w:id="247" w:author="Benjamin Dizdarevic" w:date="2025-03-03T22:50:00Z" w16du:dateUtc="2025-03-03T21:50:00Z">
          <w:r w:rsidR="00545A83" w:rsidDel="00F35B7B">
            <w:rPr>
              <w:rFonts w:ascii="Georgia" w:hAnsi="Georgia" w:cs="Times New Roman"/>
              <w:sz w:val="20"/>
              <w:szCs w:val="20"/>
            </w:rPr>
            <w:delText xml:space="preserve"> welches mir die Möglichkeit gibt</w:delText>
          </w:r>
        </w:del>
      </w:ins>
      <w:del w:id="248" w:author="Benjamin Dizdarevic" w:date="2025-03-03T22:50:00Z" w16du:dateUtc="2025-03-03T21:50:00Z">
        <w:r w:rsidR="00BB1B3E" w:rsidRPr="00737DEB" w:rsidDel="00F35B7B">
          <w:rPr>
            <w:rFonts w:ascii="Georgia" w:hAnsi="Georgia" w:cs="Times New Roman"/>
            <w:sz w:val="20"/>
            <w:szCs w:val="20"/>
            <w:rPrChange w:id="249" w:author="David Döbele" w:date="2024-10-08T19:05:00Z" w16du:dateUtc="2024-10-08T17:05:00Z">
              <w:rPr>
                <w:rFonts w:ascii="Georgia" w:hAnsi="Georgia" w:cs="Times New Roman"/>
                <w:sz w:val="21"/>
                <w:szCs w:val="21"/>
              </w:rPr>
            </w:rPrChange>
          </w:rPr>
          <w:delText xml:space="preserve"> um meine Kompetenzen in der Bewertung von Geschäftsmodellen weiter zu vertiefen</w:delText>
        </w:r>
      </w:del>
      <w:ins w:id="250" w:author="Dizdarevic, Benjamin" w:date="2024-11-18T21:16:00Z" w16du:dateUtc="2024-11-18T20:16:00Z">
        <w:del w:id="251" w:author="Benjamin Dizdarevic" w:date="2025-03-03T22:50:00Z" w16du:dateUtc="2025-03-03T21:50:00Z">
          <w:r w:rsidR="00545A83" w:rsidDel="00F35B7B">
            <w:rPr>
              <w:rFonts w:ascii="Georgia" w:hAnsi="Georgia" w:cs="Times New Roman"/>
              <w:sz w:val="20"/>
              <w:szCs w:val="20"/>
            </w:rPr>
            <w:delText>.</w:delText>
          </w:r>
        </w:del>
      </w:ins>
      <w:del w:id="252" w:author="Benjamin Dizdarevic" w:date="2025-03-03T22:50:00Z" w16du:dateUtc="2025-03-03T21:50:00Z">
        <w:r w:rsidR="00BB1B3E" w:rsidRPr="00737DEB" w:rsidDel="00F35B7B">
          <w:rPr>
            <w:rFonts w:ascii="Georgia" w:hAnsi="Georgia" w:cs="Times New Roman"/>
            <w:sz w:val="20"/>
            <w:szCs w:val="20"/>
            <w:rPrChange w:id="253" w:author="David Döbele" w:date="2024-10-08T19:05:00Z" w16du:dateUtc="2024-10-08T17:05:00Z">
              <w:rPr>
                <w:rFonts w:ascii="Georgia" w:hAnsi="Georgia" w:cs="Times New Roman"/>
                <w:sz w:val="21"/>
                <w:szCs w:val="21"/>
              </w:rPr>
            </w:rPrChange>
          </w:rPr>
          <w:delText xml:space="preserve"> und meinen Karriereweg im Finance-Bereich gezielt voranzutreiben.</w:delText>
        </w:r>
      </w:del>
      <w:commentRangeEnd w:id="233"/>
      <w:r w:rsidR="00F35B7B">
        <w:rPr>
          <w:rStyle w:val="Kommentarzeichen"/>
        </w:rPr>
        <w:commentReference w:id="233"/>
      </w:r>
    </w:p>
    <w:p w14:paraId="6AB7050F" w14:textId="77777777" w:rsidR="00F35B7B" w:rsidRPr="00737DEB" w:rsidRDefault="00F35B7B" w:rsidP="00F35B7B">
      <w:pPr>
        <w:spacing w:after="0"/>
        <w:jc w:val="both"/>
        <w:rPr>
          <w:ins w:id="254" w:author="Benjamin Dizdarevic" w:date="2025-03-03T22:56:00Z" w16du:dateUtc="2025-03-03T21:56:00Z"/>
          <w:rFonts w:ascii="Georgia" w:hAnsi="Georgia" w:cs="Times New Roman"/>
          <w:sz w:val="20"/>
          <w:szCs w:val="20"/>
          <w:rPrChange w:id="255" w:author="David Döbele" w:date="2024-10-08T19:05:00Z" w16du:dateUtc="2024-10-08T17:05:00Z">
            <w:rPr>
              <w:ins w:id="256" w:author="Benjamin Dizdarevic" w:date="2025-03-03T22:56:00Z" w16du:dateUtc="2025-03-03T21:56:00Z"/>
              <w:rFonts w:ascii="Georgia" w:hAnsi="Georgia" w:cs="Times New Roman"/>
              <w:sz w:val="21"/>
              <w:szCs w:val="21"/>
            </w:rPr>
          </w:rPrChange>
        </w:rPr>
      </w:pPr>
    </w:p>
    <w:p w14:paraId="389167EC" w14:textId="3D4CABB7" w:rsidR="00D70855" w:rsidRPr="00737DEB" w:rsidRDefault="00D70855" w:rsidP="00EB5158">
      <w:pPr>
        <w:spacing w:after="0"/>
        <w:jc w:val="both"/>
        <w:rPr>
          <w:rFonts w:ascii="Georgia" w:hAnsi="Georgia" w:cs="Times New Roman"/>
          <w:sz w:val="20"/>
          <w:szCs w:val="20"/>
          <w:rPrChange w:id="257" w:author="David Döbele" w:date="2024-10-08T19:05:00Z" w16du:dateUtc="2024-10-08T17:05:00Z">
            <w:rPr>
              <w:rFonts w:ascii="Georgia" w:hAnsi="Georgia" w:cs="Times New Roman"/>
              <w:sz w:val="21"/>
              <w:szCs w:val="21"/>
            </w:rPr>
          </w:rPrChange>
        </w:rPr>
      </w:pPr>
    </w:p>
    <w:p w14:paraId="1585A4C5" w14:textId="6E913F52" w:rsidR="006D17CA" w:rsidRPr="00FC64C1" w:rsidRDefault="006D17CA" w:rsidP="00AA635B">
      <w:pPr>
        <w:spacing w:after="0"/>
        <w:jc w:val="both"/>
        <w:rPr>
          <w:ins w:id="258" w:author="Dizdarevic, Benjamin" w:date="2024-11-18T20:54:00Z" w16du:dateUtc="2024-11-18T19:54:00Z"/>
          <w:rFonts w:ascii="Georgia" w:hAnsi="Georgia" w:cs="Times New Roman"/>
          <w:color w:val="000000" w:themeColor="text1"/>
          <w:sz w:val="20"/>
          <w:szCs w:val="20"/>
          <w:rPrChange w:id="259" w:author="Benjamin Dizdarevic" w:date="2025-03-04T07:17:00Z" w16du:dateUtc="2025-03-04T06:17:00Z">
            <w:rPr>
              <w:ins w:id="260" w:author="Dizdarevic, Benjamin" w:date="2024-11-18T20:54:00Z" w16du:dateUtc="2024-11-18T19:54:00Z"/>
              <w:rFonts w:ascii="Georgia" w:hAnsi="Georgia" w:cs="Times New Roman"/>
              <w:sz w:val="20"/>
              <w:szCs w:val="20"/>
            </w:rPr>
          </w:rPrChange>
        </w:rPr>
      </w:pPr>
      <w:commentRangeStart w:id="261"/>
      <w:proofErr w:type="spellStart"/>
      <w:ins w:id="262" w:author="Dizdarevic, Benjamin" w:date="2024-11-18T20:44:00Z" w16du:dateUtc="2024-11-18T19:44:00Z">
        <w:r w:rsidRPr="00FC64C1">
          <w:rPr>
            <w:rFonts w:ascii="Georgia" w:hAnsi="Georgia" w:cs="Times New Roman"/>
            <w:color w:val="000000" w:themeColor="text1"/>
            <w:sz w:val="20"/>
            <w:szCs w:val="20"/>
            <w:rPrChange w:id="263" w:author="Benjamin Dizdarevic" w:date="2025-03-04T07:17:00Z" w16du:dateUtc="2025-03-04T06:17:00Z">
              <w:rPr>
                <w:rFonts w:ascii="Georgia" w:hAnsi="Georgia" w:cs="Times New Roman"/>
                <w:sz w:val="20"/>
                <w:szCs w:val="20"/>
              </w:rPr>
            </w:rPrChange>
          </w:rPr>
          <w:t>Oaklins</w:t>
        </w:r>
        <w:proofErr w:type="spellEnd"/>
        <w:r w:rsidRPr="00FC64C1">
          <w:rPr>
            <w:rFonts w:ascii="Georgia" w:hAnsi="Georgia" w:cs="Times New Roman"/>
            <w:color w:val="000000" w:themeColor="text1"/>
            <w:sz w:val="20"/>
            <w:szCs w:val="20"/>
            <w:rPrChange w:id="264" w:author="Benjamin Dizdarevic" w:date="2025-03-04T07:17:00Z" w16du:dateUtc="2025-03-04T06:17:00Z">
              <w:rPr>
                <w:rFonts w:ascii="Georgia" w:hAnsi="Georgia" w:cs="Times New Roman"/>
                <w:sz w:val="20"/>
                <w:szCs w:val="20"/>
              </w:rPr>
            </w:rPrChange>
          </w:rPr>
          <w:t xml:space="preserve"> scheint mir für dieses Praktikum ideal. Ihre Spezialisierung auf Mid-Market-Transaktionen</w:t>
        </w:r>
      </w:ins>
      <w:ins w:id="265" w:author="Dizdarevic, Benjamin" w:date="2024-11-18T20:48:00Z" w16du:dateUtc="2024-11-18T19:48:00Z">
        <w:r w:rsidR="00AA635B" w:rsidRPr="00FC64C1">
          <w:rPr>
            <w:rFonts w:ascii="Georgia" w:hAnsi="Georgia" w:cs="Times New Roman"/>
            <w:color w:val="000000" w:themeColor="text1"/>
            <w:sz w:val="20"/>
            <w:szCs w:val="20"/>
            <w:rPrChange w:id="266" w:author="Benjamin Dizdarevic" w:date="2025-03-04T07:17:00Z" w16du:dateUtc="2025-03-04T06:17:00Z">
              <w:rPr>
                <w:rFonts w:ascii="Georgia" w:hAnsi="Georgia" w:cs="Times New Roman"/>
                <w:sz w:val="20"/>
                <w:szCs w:val="20"/>
              </w:rPr>
            </w:rPrChange>
          </w:rPr>
          <w:t xml:space="preserve"> und</w:t>
        </w:r>
      </w:ins>
      <w:ins w:id="267" w:author="Dizdarevic, Benjamin" w:date="2024-11-18T20:44:00Z" w16du:dateUtc="2024-11-18T19:44:00Z">
        <w:r w:rsidRPr="00FC64C1">
          <w:rPr>
            <w:rFonts w:ascii="Georgia" w:hAnsi="Georgia" w:cs="Times New Roman"/>
            <w:color w:val="000000" w:themeColor="text1"/>
            <w:sz w:val="20"/>
            <w:szCs w:val="20"/>
            <w:rPrChange w:id="268" w:author="Benjamin Dizdarevic" w:date="2025-03-04T07:17:00Z" w16du:dateUtc="2025-03-04T06:17:00Z">
              <w:rPr>
                <w:rFonts w:ascii="Georgia" w:hAnsi="Georgia" w:cs="Times New Roman"/>
                <w:sz w:val="20"/>
                <w:szCs w:val="20"/>
              </w:rPr>
            </w:rPrChange>
          </w:rPr>
          <w:t xml:space="preserve"> </w:t>
        </w:r>
      </w:ins>
      <w:ins w:id="269" w:author="Dizdarevic, Benjamin" w:date="2024-11-18T20:51:00Z" w16du:dateUtc="2024-11-18T19:51:00Z">
        <w:r w:rsidR="00AA635B" w:rsidRPr="00FC64C1">
          <w:rPr>
            <w:rFonts w:ascii="Georgia" w:hAnsi="Georgia" w:cs="Times New Roman"/>
            <w:color w:val="000000" w:themeColor="text1"/>
            <w:sz w:val="20"/>
            <w:szCs w:val="20"/>
            <w:rPrChange w:id="270" w:author="Benjamin Dizdarevic" w:date="2025-03-04T07:17:00Z" w16du:dateUtc="2025-03-04T06:17:00Z">
              <w:rPr>
                <w:rFonts w:ascii="Georgia" w:hAnsi="Georgia" w:cs="Times New Roman"/>
                <w:sz w:val="20"/>
                <w:szCs w:val="20"/>
              </w:rPr>
            </w:rPrChange>
          </w:rPr>
          <w:t>die</w:t>
        </w:r>
      </w:ins>
      <w:ins w:id="271" w:author="Dizdarevic, Benjamin" w:date="2024-11-18T20:44:00Z" w16du:dateUtc="2024-11-18T19:44:00Z">
        <w:r w:rsidRPr="00FC64C1">
          <w:rPr>
            <w:rFonts w:ascii="Georgia" w:hAnsi="Georgia" w:cs="Times New Roman"/>
            <w:color w:val="000000" w:themeColor="text1"/>
            <w:sz w:val="20"/>
            <w:szCs w:val="20"/>
            <w:rPrChange w:id="272" w:author="Benjamin Dizdarevic" w:date="2025-03-04T07:17:00Z" w16du:dateUtc="2025-03-04T06:17:00Z">
              <w:rPr>
                <w:rFonts w:ascii="Georgia" w:hAnsi="Georgia" w:cs="Times New Roman"/>
                <w:sz w:val="20"/>
                <w:szCs w:val="20"/>
              </w:rPr>
            </w:rPrChange>
          </w:rPr>
          <w:t xml:space="preserve"> internationale Ausrichtung sprechen mich besonders an. Mit über 1.900 erfolgreich abgeschlossenen Transaktionen in den letzten fünf Jahren und einem Netzwerk von </w:t>
        </w:r>
      </w:ins>
      <w:ins w:id="273" w:author="Dizdarevic, Benjamin" w:date="2024-11-18T20:45:00Z" w16du:dateUtc="2024-11-18T19:45:00Z">
        <w:r w:rsidR="00AA635B" w:rsidRPr="00FC64C1">
          <w:rPr>
            <w:rFonts w:ascii="Georgia" w:hAnsi="Georgia" w:cs="Times New Roman"/>
            <w:color w:val="000000" w:themeColor="text1"/>
            <w:sz w:val="20"/>
            <w:szCs w:val="20"/>
            <w:rPrChange w:id="274" w:author="Benjamin Dizdarevic" w:date="2025-03-04T07:17:00Z" w16du:dateUtc="2025-03-04T06:17:00Z">
              <w:rPr>
                <w:rFonts w:ascii="Georgia" w:hAnsi="Georgia" w:cs="Times New Roman"/>
                <w:sz w:val="20"/>
                <w:szCs w:val="20"/>
              </w:rPr>
            </w:rPrChange>
          </w:rPr>
          <w:t xml:space="preserve">über </w:t>
        </w:r>
      </w:ins>
      <w:ins w:id="275" w:author="Dizdarevic, Benjamin" w:date="2024-11-18T20:44:00Z" w16du:dateUtc="2024-11-18T19:44:00Z">
        <w:r w:rsidRPr="00FC64C1">
          <w:rPr>
            <w:rFonts w:ascii="Georgia" w:hAnsi="Georgia" w:cs="Times New Roman"/>
            <w:color w:val="000000" w:themeColor="text1"/>
            <w:sz w:val="20"/>
            <w:szCs w:val="20"/>
            <w:rPrChange w:id="276" w:author="Benjamin Dizdarevic" w:date="2025-03-04T07:17:00Z" w16du:dateUtc="2025-03-04T06:17:00Z">
              <w:rPr>
                <w:rFonts w:ascii="Georgia" w:hAnsi="Georgia" w:cs="Times New Roman"/>
                <w:sz w:val="20"/>
                <w:szCs w:val="20"/>
              </w:rPr>
            </w:rPrChange>
          </w:rPr>
          <w:t xml:space="preserve">55 Standorten weltweit verdeutlichen Sie Ihre herausragende Expertise im M&amp;A-Bereich und bieten mir die Möglichkeit, wertvolle Einblicke zu gewinnen. </w:t>
        </w:r>
      </w:ins>
      <w:ins w:id="277" w:author="Dizdarevic, Benjamin" w:date="2024-11-18T20:54:00Z" w16du:dateUtc="2024-11-18T19:54:00Z">
        <w:r w:rsidR="00AA635B" w:rsidRPr="00FC64C1">
          <w:rPr>
            <w:rFonts w:ascii="Georgia" w:hAnsi="Georgia" w:cs="Times New Roman"/>
            <w:color w:val="000000" w:themeColor="text1"/>
            <w:sz w:val="20"/>
            <w:szCs w:val="20"/>
            <w:rPrChange w:id="278" w:author="Benjamin Dizdarevic" w:date="2025-03-04T07:17:00Z" w16du:dateUtc="2025-03-04T06:17:00Z">
              <w:rPr>
                <w:rFonts w:ascii="Georgia" w:hAnsi="Georgia" w:cs="Times New Roman"/>
                <w:sz w:val="20"/>
                <w:szCs w:val="20"/>
              </w:rPr>
            </w:rPrChange>
          </w:rPr>
          <w:t>Als Mitglied einer Unternehmerfamilie weiß ich, wie entscheidend es ist, Visionen zu verwirklichen und strategische Ziele voranzutreiben. Ihr Engagement, Mandanten bei Nachfolgen, Verkäufen oder Kapitalerhöhungen zu begleiten, beeindruckt mich und motiviert mich zudem, Teil dieses Prozesses zu werden.</w:t>
        </w:r>
      </w:ins>
      <w:commentRangeEnd w:id="261"/>
      <w:r w:rsidR="00FC64C1" w:rsidRPr="00FC64C1">
        <w:rPr>
          <w:rStyle w:val="Kommentarzeichen"/>
          <w:color w:val="000000" w:themeColor="text1"/>
          <w:rPrChange w:id="279" w:author="Benjamin Dizdarevic" w:date="2025-03-04T07:17:00Z" w16du:dateUtc="2025-03-04T06:17:00Z">
            <w:rPr>
              <w:rStyle w:val="Kommentarzeichen"/>
            </w:rPr>
          </w:rPrChange>
        </w:rPr>
        <w:commentReference w:id="261"/>
      </w:r>
    </w:p>
    <w:p w14:paraId="5F77F78B" w14:textId="77777777" w:rsidR="00AA635B" w:rsidRPr="00737DEB" w:rsidRDefault="00AA635B" w:rsidP="00AA635B">
      <w:pPr>
        <w:spacing w:after="0"/>
        <w:jc w:val="both"/>
        <w:rPr>
          <w:rFonts w:ascii="Georgia" w:hAnsi="Georgia" w:cs="Times New Roman"/>
          <w:sz w:val="20"/>
          <w:szCs w:val="20"/>
          <w:rPrChange w:id="280" w:author="David Döbele" w:date="2024-10-08T19:05:00Z" w16du:dateUtc="2024-10-08T17:05:00Z">
            <w:rPr>
              <w:rFonts w:ascii="Georgia" w:hAnsi="Georgia" w:cs="Times New Roman"/>
              <w:sz w:val="21"/>
              <w:szCs w:val="21"/>
            </w:rPr>
          </w:rPrChange>
        </w:rPr>
      </w:pPr>
    </w:p>
    <w:p w14:paraId="12AC62B9" w14:textId="4486D169" w:rsidR="00AE26F5" w:rsidRPr="00737DEB" w:rsidRDefault="00747FE0" w:rsidP="001D079A">
      <w:pPr>
        <w:spacing w:after="0"/>
        <w:jc w:val="both"/>
        <w:rPr>
          <w:rFonts w:ascii="Georgia" w:hAnsi="Georgia" w:cs="Times New Roman"/>
          <w:sz w:val="20"/>
          <w:szCs w:val="20"/>
          <w:rPrChange w:id="281" w:author="David Döbele" w:date="2024-10-08T19:05:00Z" w16du:dateUtc="2024-10-08T17:05:00Z">
            <w:rPr>
              <w:rFonts w:ascii="Georgia" w:hAnsi="Georgia" w:cs="Times New Roman"/>
              <w:sz w:val="21"/>
              <w:szCs w:val="21"/>
            </w:rPr>
          </w:rPrChange>
        </w:rPr>
      </w:pPr>
      <w:ins w:id="282" w:author="Dizdarevic, Benjamin" w:date="2024-10-09T21:35:00Z" w16du:dateUtc="2024-10-09T19:35:00Z">
        <w:r w:rsidRPr="00747FE0">
          <w:rPr>
            <w:rFonts w:ascii="Georgia" w:hAnsi="Georgia" w:cs="Times New Roman"/>
            <w:sz w:val="20"/>
            <w:szCs w:val="20"/>
          </w:rPr>
          <w:t xml:space="preserve">Von dem Praktikum im </w:t>
        </w:r>
        <w:r w:rsidRPr="00FC64C1">
          <w:rPr>
            <w:rFonts w:ascii="Georgia" w:hAnsi="Georgia" w:cs="Times New Roman"/>
            <w:color w:val="000000" w:themeColor="text1"/>
            <w:sz w:val="20"/>
            <w:szCs w:val="20"/>
            <w:rPrChange w:id="283" w:author="Benjamin Dizdarevic" w:date="2025-03-04T07:15:00Z" w16du:dateUtc="2025-03-04T06:15:00Z">
              <w:rPr>
                <w:rFonts w:ascii="Georgia" w:hAnsi="Georgia" w:cs="Times New Roman"/>
                <w:sz w:val="20"/>
                <w:szCs w:val="20"/>
              </w:rPr>
            </w:rPrChange>
          </w:rPr>
          <w:t xml:space="preserve">M&amp;A </w:t>
        </w:r>
        <w:r w:rsidRPr="00747FE0">
          <w:rPr>
            <w:rFonts w:ascii="Georgia" w:hAnsi="Georgia" w:cs="Times New Roman"/>
            <w:sz w:val="20"/>
            <w:szCs w:val="20"/>
          </w:rPr>
          <w:t>erhoffe ich mir nicht nur eine steile Lernkurve, sondern auch die Möglichkeit, meine eigenen Ideen und bisherigen Erfahrungen mehrwertschaffend einzubringen.</w:t>
        </w:r>
        <w:r>
          <w:rPr>
            <w:rFonts w:ascii="Georgia" w:hAnsi="Georgia" w:cs="Times New Roman"/>
            <w:sz w:val="20"/>
            <w:szCs w:val="20"/>
          </w:rPr>
          <w:t xml:space="preserve"> </w:t>
        </w:r>
      </w:ins>
      <w:del w:id="284" w:author="Dizdarevic, Benjamin" w:date="2024-10-09T21:35:00Z" w16du:dateUtc="2024-10-09T19:35:00Z">
        <w:r w:rsidR="00A53760" w:rsidRPr="00737DEB" w:rsidDel="00747FE0">
          <w:rPr>
            <w:rFonts w:ascii="Georgia" w:hAnsi="Georgia" w:cs="Times New Roman"/>
            <w:sz w:val="20"/>
            <w:szCs w:val="20"/>
            <w:rPrChange w:id="285" w:author="David Döbele" w:date="2024-10-08T19:05:00Z" w16du:dateUtc="2024-10-08T17:05:00Z">
              <w:rPr>
                <w:rFonts w:ascii="Georgia" w:hAnsi="Georgia" w:cs="Times New Roman"/>
                <w:sz w:val="21"/>
                <w:szCs w:val="21"/>
              </w:rPr>
            </w:rPrChange>
          </w:rPr>
          <w:delText xml:space="preserve">Von </w:delText>
        </w:r>
        <w:r w:rsidR="001D079A" w:rsidRPr="00737DEB" w:rsidDel="00747FE0">
          <w:rPr>
            <w:rFonts w:ascii="Georgia" w:hAnsi="Georgia" w:cs="Times New Roman"/>
            <w:sz w:val="20"/>
            <w:szCs w:val="20"/>
            <w:rPrChange w:id="286" w:author="David Döbele" w:date="2024-10-08T19:05:00Z" w16du:dateUtc="2024-10-08T17:05:00Z">
              <w:rPr>
                <w:rFonts w:ascii="Georgia" w:hAnsi="Georgia" w:cs="Times New Roman"/>
                <w:sz w:val="21"/>
                <w:szCs w:val="21"/>
              </w:rPr>
            </w:rPrChange>
          </w:rPr>
          <w:delText xml:space="preserve">dem Praktikum im </w:delText>
        </w:r>
        <w:r w:rsidR="00F56653" w:rsidRPr="00737DEB" w:rsidDel="00747FE0">
          <w:rPr>
            <w:rFonts w:ascii="Georgia" w:hAnsi="Georgia" w:cs="Times New Roman"/>
            <w:sz w:val="20"/>
            <w:szCs w:val="20"/>
            <w:rPrChange w:id="287" w:author="David Döbele" w:date="2024-10-08T19:05:00Z" w16du:dateUtc="2024-10-08T17:05:00Z">
              <w:rPr>
                <w:rFonts w:ascii="Georgia" w:hAnsi="Georgia" w:cs="Times New Roman"/>
                <w:sz w:val="21"/>
                <w:szCs w:val="21"/>
              </w:rPr>
            </w:rPrChange>
          </w:rPr>
          <w:delText>M&amp;A</w:delText>
        </w:r>
        <w:r w:rsidR="00A53760" w:rsidRPr="00737DEB" w:rsidDel="00747FE0">
          <w:rPr>
            <w:rFonts w:ascii="Georgia" w:hAnsi="Georgia" w:cs="Times New Roman"/>
            <w:sz w:val="20"/>
            <w:szCs w:val="20"/>
            <w:rPrChange w:id="288" w:author="David Döbele" w:date="2024-10-08T19:05:00Z" w16du:dateUtc="2024-10-08T17:05:00Z">
              <w:rPr>
                <w:rFonts w:ascii="Georgia" w:hAnsi="Georgia" w:cs="Times New Roman"/>
                <w:sz w:val="21"/>
                <w:szCs w:val="21"/>
              </w:rPr>
            </w:rPrChange>
          </w:rPr>
          <w:delText xml:space="preserve"> </w:delText>
        </w:r>
        <w:r w:rsidR="00DA524B" w:rsidRPr="00737DEB" w:rsidDel="00747FE0">
          <w:rPr>
            <w:rFonts w:ascii="Georgia" w:hAnsi="Georgia" w:cs="Times New Roman"/>
            <w:sz w:val="20"/>
            <w:szCs w:val="20"/>
            <w:rPrChange w:id="289" w:author="David Döbele" w:date="2024-10-08T19:05:00Z" w16du:dateUtc="2024-10-08T17:05:00Z">
              <w:rPr>
                <w:rFonts w:ascii="Georgia" w:hAnsi="Georgia" w:cs="Times New Roman"/>
                <w:sz w:val="21"/>
                <w:szCs w:val="21"/>
              </w:rPr>
            </w:rPrChange>
          </w:rPr>
          <w:delText xml:space="preserve">erhoffe ich mir </w:delText>
        </w:r>
        <w:r w:rsidR="00F56653" w:rsidRPr="00737DEB" w:rsidDel="00747FE0">
          <w:rPr>
            <w:rFonts w:ascii="Georgia" w:hAnsi="Georgia" w:cs="Times New Roman"/>
            <w:sz w:val="20"/>
            <w:szCs w:val="20"/>
            <w:rPrChange w:id="290" w:author="David Döbele" w:date="2024-10-08T19:05:00Z" w16du:dateUtc="2024-10-08T17:05:00Z">
              <w:rPr>
                <w:rFonts w:ascii="Georgia" w:hAnsi="Georgia" w:cs="Times New Roman"/>
                <w:sz w:val="21"/>
                <w:szCs w:val="21"/>
              </w:rPr>
            </w:rPrChange>
          </w:rPr>
          <w:delText>neben der</w:delText>
        </w:r>
        <w:r w:rsidR="00DA524B" w:rsidRPr="00737DEB" w:rsidDel="00747FE0">
          <w:rPr>
            <w:rFonts w:ascii="Georgia" w:hAnsi="Georgia" w:cs="Times New Roman"/>
            <w:sz w:val="20"/>
            <w:szCs w:val="20"/>
            <w:rPrChange w:id="291" w:author="David Döbele" w:date="2024-10-08T19:05:00Z" w16du:dateUtc="2024-10-08T17:05:00Z">
              <w:rPr>
                <w:rFonts w:ascii="Georgia" w:hAnsi="Georgia" w:cs="Times New Roman"/>
                <w:sz w:val="21"/>
                <w:szCs w:val="21"/>
              </w:rPr>
            </w:rPrChange>
          </w:rPr>
          <w:delText xml:space="preserve"> steile</w:delText>
        </w:r>
        <w:r w:rsidR="00F56653" w:rsidRPr="00737DEB" w:rsidDel="00747FE0">
          <w:rPr>
            <w:rFonts w:ascii="Georgia" w:hAnsi="Georgia" w:cs="Times New Roman"/>
            <w:sz w:val="20"/>
            <w:szCs w:val="20"/>
            <w:rPrChange w:id="292" w:author="David Döbele" w:date="2024-10-08T19:05:00Z" w16du:dateUtc="2024-10-08T17:05:00Z">
              <w:rPr>
                <w:rFonts w:ascii="Georgia" w:hAnsi="Georgia" w:cs="Times New Roman"/>
                <w:sz w:val="21"/>
                <w:szCs w:val="21"/>
              </w:rPr>
            </w:rPrChange>
          </w:rPr>
          <w:delText>n</w:delText>
        </w:r>
        <w:r w:rsidR="00DA524B" w:rsidRPr="00737DEB" w:rsidDel="00747FE0">
          <w:rPr>
            <w:rFonts w:ascii="Georgia" w:hAnsi="Georgia" w:cs="Times New Roman"/>
            <w:sz w:val="20"/>
            <w:szCs w:val="20"/>
            <w:rPrChange w:id="293" w:author="David Döbele" w:date="2024-10-08T19:05:00Z" w16du:dateUtc="2024-10-08T17:05:00Z">
              <w:rPr>
                <w:rFonts w:ascii="Georgia" w:hAnsi="Georgia" w:cs="Times New Roman"/>
                <w:sz w:val="21"/>
                <w:szCs w:val="21"/>
              </w:rPr>
            </w:rPrChange>
          </w:rPr>
          <w:delText xml:space="preserve"> Lernkurve sowie die Möglichkeit, meine</w:delText>
        </w:r>
        <w:r w:rsidR="00A53760" w:rsidRPr="00737DEB" w:rsidDel="00747FE0">
          <w:rPr>
            <w:rFonts w:ascii="Georgia" w:hAnsi="Georgia" w:cs="Times New Roman"/>
            <w:sz w:val="20"/>
            <w:szCs w:val="20"/>
            <w:rPrChange w:id="294" w:author="David Döbele" w:date="2024-10-08T19:05:00Z" w16du:dateUtc="2024-10-08T17:05:00Z">
              <w:rPr>
                <w:rFonts w:ascii="Georgia" w:hAnsi="Georgia" w:cs="Times New Roman"/>
                <w:sz w:val="21"/>
                <w:szCs w:val="21"/>
              </w:rPr>
            </w:rPrChange>
          </w:rPr>
          <w:delText xml:space="preserve"> </w:delText>
        </w:r>
        <w:r w:rsidR="00F4717F" w:rsidRPr="00737DEB" w:rsidDel="00747FE0">
          <w:rPr>
            <w:rFonts w:ascii="Georgia" w:hAnsi="Georgia" w:cs="Times New Roman"/>
            <w:sz w:val="20"/>
            <w:szCs w:val="20"/>
            <w:rPrChange w:id="295" w:author="David Döbele" w:date="2024-10-08T19:05:00Z" w16du:dateUtc="2024-10-08T17:05:00Z">
              <w:rPr>
                <w:rFonts w:ascii="Georgia" w:hAnsi="Georgia" w:cs="Times New Roman"/>
                <w:sz w:val="21"/>
                <w:szCs w:val="21"/>
              </w:rPr>
            </w:rPrChange>
          </w:rPr>
          <w:delText xml:space="preserve">eigenen </w:delText>
        </w:r>
        <w:r w:rsidR="00A53760" w:rsidRPr="00737DEB" w:rsidDel="00747FE0">
          <w:rPr>
            <w:rFonts w:ascii="Georgia" w:hAnsi="Georgia" w:cs="Times New Roman"/>
            <w:sz w:val="20"/>
            <w:szCs w:val="20"/>
            <w:rPrChange w:id="296" w:author="David Döbele" w:date="2024-10-08T19:05:00Z" w16du:dateUtc="2024-10-08T17:05:00Z">
              <w:rPr>
                <w:rFonts w:ascii="Georgia" w:hAnsi="Georgia" w:cs="Times New Roman"/>
                <w:sz w:val="21"/>
                <w:szCs w:val="21"/>
              </w:rPr>
            </w:rPrChange>
          </w:rPr>
          <w:delText>Ideen und bisherigen Erfahrungen</w:delText>
        </w:r>
        <w:r w:rsidR="00B77DCE" w:rsidRPr="00737DEB" w:rsidDel="00747FE0">
          <w:rPr>
            <w:rFonts w:ascii="Georgia" w:hAnsi="Georgia" w:cs="Times New Roman"/>
            <w:sz w:val="20"/>
            <w:szCs w:val="20"/>
            <w:rPrChange w:id="297" w:author="David Döbele" w:date="2024-10-08T19:05:00Z" w16du:dateUtc="2024-10-08T17:05:00Z">
              <w:rPr>
                <w:rFonts w:ascii="Georgia" w:hAnsi="Georgia" w:cs="Times New Roman"/>
                <w:sz w:val="21"/>
                <w:szCs w:val="21"/>
              </w:rPr>
            </w:rPrChange>
          </w:rPr>
          <w:delText xml:space="preserve"> </w:delText>
        </w:r>
        <w:r w:rsidR="00DA524B" w:rsidRPr="00737DEB" w:rsidDel="00747FE0">
          <w:rPr>
            <w:rFonts w:ascii="Georgia" w:hAnsi="Georgia" w:cs="Times New Roman"/>
            <w:sz w:val="20"/>
            <w:szCs w:val="20"/>
            <w:rPrChange w:id="298" w:author="David Döbele" w:date="2024-10-08T19:05:00Z" w16du:dateUtc="2024-10-08T17:05:00Z">
              <w:rPr>
                <w:rFonts w:ascii="Georgia" w:hAnsi="Georgia" w:cs="Times New Roman"/>
                <w:sz w:val="21"/>
                <w:szCs w:val="21"/>
              </w:rPr>
            </w:rPrChange>
          </w:rPr>
          <w:delText xml:space="preserve">mehrwertschaffend </w:delText>
        </w:r>
        <w:r w:rsidR="00A53760" w:rsidRPr="00737DEB" w:rsidDel="00747FE0">
          <w:rPr>
            <w:rFonts w:ascii="Georgia" w:hAnsi="Georgia" w:cs="Times New Roman"/>
            <w:sz w:val="20"/>
            <w:szCs w:val="20"/>
            <w:rPrChange w:id="299" w:author="David Döbele" w:date="2024-10-08T19:05:00Z" w16du:dateUtc="2024-10-08T17:05:00Z">
              <w:rPr>
                <w:rFonts w:ascii="Georgia" w:hAnsi="Georgia" w:cs="Times New Roman"/>
                <w:sz w:val="21"/>
                <w:szCs w:val="21"/>
              </w:rPr>
            </w:rPrChange>
          </w:rPr>
          <w:delText>einbringen</w:delText>
        </w:r>
        <w:r w:rsidR="00DA524B" w:rsidRPr="00737DEB" w:rsidDel="00747FE0">
          <w:rPr>
            <w:rFonts w:ascii="Georgia" w:hAnsi="Georgia" w:cs="Times New Roman"/>
            <w:sz w:val="20"/>
            <w:szCs w:val="20"/>
            <w:rPrChange w:id="300" w:author="David Döbele" w:date="2024-10-08T19:05:00Z" w16du:dateUtc="2024-10-08T17:05:00Z">
              <w:rPr>
                <w:rFonts w:ascii="Georgia" w:hAnsi="Georgia" w:cs="Times New Roman"/>
                <w:sz w:val="21"/>
                <w:szCs w:val="21"/>
              </w:rPr>
            </w:rPrChange>
          </w:rPr>
          <w:delText xml:space="preserve"> zu können. </w:delText>
        </w:r>
      </w:del>
      <w:r w:rsidR="00DA524B" w:rsidRPr="00737DEB">
        <w:rPr>
          <w:rFonts w:ascii="Georgia" w:hAnsi="Georgia" w:cs="Times New Roman"/>
          <w:sz w:val="20"/>
          <w:szCs w:val="20"/>
          <w:rPrChange w:id="301" w:author="David Döbele" w:date="2024-10-08T19:05:00Z" w16du:dateUtc="2024-10-08T17:05:00Z">
            <w:rPr>
              <w:rFonts w:ascii="Georgia" w:hAnsi="Georgia" w:cs="Times New Roman"/>
              <w:sz w:val="21"/>
              <w:szCs w:val="21"/>
            </w:rPr>
          </w:rPrChange>
        </w:rPr>
        <w:t>Ich bin mir sicher, dass ich durch mein</w:t>
      </w:r>
      <w:ins w:id="302" w:author="Dizdarevic, Benjamin" w:date="2024-10-09T14:11:00Z" w16du:dateUtc="2024-10-09T12:11:00Z">
        <w:r w:rsidR="0076538B">
          <w:rPr>
            <w:rFonts w:ascii="Georgia" w:hAnsi="Georgia" w:cs="Times New Roman"/>
            <w:sz w:val="20"/>
            <w:szCs w:val="20"/>
          </w:rPr>
          <w:t>e</w:t>
        </w:r>
      </w:ins>
      <w:r w:rsidR="00B77DCE" w:rsidRPr="00737DEB">
        <w:rPr>
          <w:rFonts w:ascii="Georgia" w:hAnsi="Georgia" w:cs="Times New Roman"/>
          <w:sz w:val="20"/>
          <w:szCs w:val="20"/>
          <w:rPrChange w:id="303" w:author="David Döbele" w:date="2024-10-08T19:05:00Z" w16du:dateUtc="2024-10-08T17:05:00Z">
            <w:rPr>
              <w:rFonts w:ascii="Georgia" w:hAnsi="Georgia" w:cs="Times New Roman"/>
              <w:sz w:val="21"/>
              <w:szCs w:val="21"/>
            </w:rPr>
          </w:rPrChange>
        </w:rPr>
        <w:t xml:space="preserve"> </w:t>
      </w:r>
      <w:ins w:id="304" w:author="Dizdarevic, Benjamin" w:date="2024-10-09T14:25:00Z" w16du:dateUtc="2024-10-09T12:25:00Z">
        <w:r w:rsidR="0041046A">
          <w:rPr>
            <w:rFonts w:ascii="Georgia" w:hAnsi="Georgia" w:cs="Times New Roman"/>
            <w:sz w:val="20"/>
            <w:szCs w:val="20"/>
          </w:rPr>
          <w:t>intrinsische</w:t>
        </w:r>
      </w:ins>
      <w:ins w:id="305" w:author="Dizdarevic, Benjamin" w:date="2024-10-09T14:11:00Z" w16du:dateUtc="2024-10-09T12:11:00Z">
        <w:r w:rsidR="0076538B">
          <w:rPr>
            <w:rFonts w:ascii="Georgia" w:hAnsi="Georgia" w:cs="Times New Roman"/>
            <w:sz w:val="20"/>
            <w:szCs w:val="20"/>
          </w:rPr>
          <w:t xml:space="preserve"> Motivation</w:t>
        </w:r>
      </w:ins>
      <w:ins w:id="306" w:author="Dizdarevic, Benjamin" w:date="2024-10-09T14:12:00Z" w16du:dateUtc="2024-10-09T12:12:00Z">
        <w:r w:rsidR="0076538B">
          <w:rPr>
            <w:rFonts w:ascii="Georgia" w:hAnsi="Georgia" w:cs="Times New Roman"/>
            <w:sz w:val="20"/>
            <w:szCs w:val="20"/>
          </w:rPr>
          <w:t xml:space="preserve"> im M&amp;A zu arbeiten</w:t>
        </w:r>
      </w:ins>
      <w:del w:id="307" w:author="Dizdarevic, Benjamin" w:date="2024-10-09T14:11:00Z" w16du:dateUtc="2024-10-09T12:11:00Z">
        <w:r w:rsidR="00B77DCE" w:rsidRPr="00737DEB" w:rsidDel="0076538B">
          <w:rPr>
            <w:rFonts w:ascii="Georgia" w:hAnsi="Georgia" w:cs="Times New Roman"/>
            <w:sz w:val="20"/>
            <w:szCs w:val="20"/>
            <w:rPrChange w:id="308" w:author="David Döbele" w:date="2024-10-08T19:05:00Z" w16du:dateUtc="2024-10-08T17:05:00Z">
              <w:rPr>
                <w:rFonts w:ascii="Georgia" w:hAnsi="Georgia" w:cs="Times New Roman"/>
                <w:sz w:val="21"/>
                <w:szCs w:val="21"/>
              </w:rPr>
            </w:rPrChange>
          </w:rPr>
          <w:delText>starkes</w:delText>
        </w:r>
      </w:del>
      <w:del w:id="309" w:author="Dizdarevic, Benjamin" w:date="2024-10-09T14:12:00Z" w16du:dateUtc="2024-10-09T12:12:00Z">
        <w:r w:rsidR="00B77DCE" w:rsidRPr="00737DEB" w:rsidDel="0076538B">
          <w:rPr>
            <w:rFonts w:ascii="Georgia" w:hAnsi="Georgia" w:cs="Times New Roman"/>
            <w:sz w:val="20"/>
            <w:szCs w:val="20"/>
            <w:rPrChange w:id="310" w:author="David Döbele" w:date="2024-10-08T19:05:00Z" w16du:dateUtc="2024-10-08T17:05:00Z">
              <w:rPr>
                <w:rFonts w:ascii="Georgia" w:hAnsi="Georgia" w:cs="Times New Roman"/>
                <w:sz w:val="21"/>
                <w:szCs w:val="21"/>
              </w:rPr>
            </w:rPrChange>
          </w:rPr>
          <w:delText xml:space="preserve"> Interesse</w:delText>
        </w:r>
      </w:del>
      <w:del w:id="311" w:author="Dizdarevic, Benjamin" w:date="2024-10-09T14:11:00Z" w16du:dateUtc="2024-10-09T12:11:00Z">
        <w:r w:rsidR="00B77DCE" w:rsidRPr="00737DEB" w:rsidDel="0076538B">
          <w:rPr>
            <w:rFonts w:ascii="Georgia" w:hAnsi="Georgia" w:cs="Times New Roman"/>
            <w:sz w:val="20"/>
            <w:szCs w:val="20"/>
            <w:rPrChange w:id="312" w:author="David Döbele" w:date="2024-10-08T19:05:00Z" w16du:dateUtc="2024-10-08T17:05:00Z">
              <w:rPr>
                <w:rFonts w:ascii="Georgia" w:hAnsi="Georgia" w:cs="Times New Roman"/>
                <w:sz w:val="21"/>
                <w:szCs w:val="21"/>
              </w:rPr>
            </w:rPrChange>
          </w:rPr>
          <w:delText xml:space="preserve"> </w:delText>
        </w:r>
        <w:r w:rsidR="00F56653" w:rsidRPr="00737DEB" w:rsidDel="0076538B">
          <w:rPr>
            <w:rFonts w:ascii="Georgia" w:hAnsi="Georgia" w:cs="Times New Roman"/>
            <w:sz w:val="20"/>
            <w:szCs w:val="20"/>
            <w:rPrChange w:id="313" w:author="David Döbele" w:date="2024-10-08T19:05:00Z" w16du:dateUtc="2024-10-08T17:05:00Z">
              <w:rPr>
                <w:rFonts w:ascii="Georgia" w:hAnsi="Georgia" w:cs="Times New Roman"/>
                <w:sz w:val="21"/>
                <w:szCs w:val="21"/>
              </w:rPr>
            </w:rPrChange>
          </w:rPr>
          <w:delText>am Investment Banking</w:delText>
        </w:r>
      </w:del>
      <w:r w:rsidR="004B4510" w:rsidRPr="00737DEB">
        <w:rPr>
          <w:rFonts w:ascii="Georgia" w:hAnsi="Georgia" w:cs="Times New Roman"/>
          <w:sz w:val="20"/>
          <w:szCs w:val="20"/>
          <w:rPrChange w:id="314" w:author="David Döbele" w:date="2024-10-08T19:05:00Z" w16du:dateUtc="2024-10-08T17:05:00Z">
            <w:rPr>
              <w:rFonts w:ascii="Georgia" w:hAnsi="Georgia" w:cs="Times New Roman"/>
              <w:sz w:val="21"/>
              <w:szCs w:val="21"/>
            </w:rPr>
          </w:rPrChange>
        </w:rPr>
        <w:t xml:space="preserve">, meine hohe Einsatzbereitschaft sowie </w:t>
      </w:r>
      <w:ins w:id="315" w:author="Dizdarevic, Benjamin" w:date="2024-10-09T14:12:00Z" w16du:dateUtc="2024-10-09T12:12:00Z">
        <w:r w:rsidR="0076538B">
          <w:rPr>
            <w:rFonts w:ascii="Georgia" w:hAnsi="Georgia" w:cs="Times New Roman"/>
            <w:sz w:val="20"/>
            <w:szCs w:val="20"/>
          </w:rPr>
          <w:t>Auffassungsgabe</w:t>
        </w:r>
      </w:ins>
      <w:del w:id="316" w:author="Dizdarevic, Benjamin" w:date="2024-10-09T14:12:00Z" w16du:dateUtc="2024-10-09T12:12:00Z">
        <w:r w:rsidR="00F56653" w:rsidRPr="00737DEB" w:rsidDel="0076538B">
          <w:rPr>
            <w:rFonts w:ascii="Georgia" w:hAnsi="Georgia" w:cs="Times New Roman"/>
            <w:sz w:val="20"/>
            <w:szCs w:val="20"/>
            <w:rPrChange w:id="317" w:author="David Döbele" w:date="2024-10-08T19:05:00Z" w16du:dateUtc="2024-10-08T17:05:00Z">
              <w:rPr>
                <w:rFonts w:ascii="Georgia" w:hAnsi="Georgia" w:cs="Times New Roman"/>
                <w:sz w:val="21"/>
                <w:szCs w:val="21"/>
              </w:rPr>
            </w:rPrChange>
          </w:rPr>
          <w:delText>meine bisherigen Praxiserfahrungen</w:delText>
        </w:r>
      </w:del>
      <w:r w:rsidR="004B4510" w:rsidRPr="00737DEB">
        <w:rPr>
          <w:rFonts w:ascii="Georgia" w:hAnsi="Georgia" w:cs="Times New Roman"/>
          <w:sz w:val="20"/>
          <w:szCs w:val="20"/>
          <w:rPrChange w:id="318" w:author="David Döbele" w:date="2024-10-08T19:05:00Z" w16du:dateUtc="2024-10-08T17:05:00Z">
            <w:rPr>
              <w:rFonts w:ascii="Georgia" w:hAnsi="Georgia" w:cs="Times New Roman"/>
              <w:sz w:val="21"/>
              <w:szCs w:val="21"/>
            </w:rPr>
          </w:rPrChange>
        </w:rPr>
        <w:t xml:space="preserve"> eine Bereicherung für </w:t>
      </w:r>
      <w:ins w:id="319" w:author="Dizdarevic, Benjamin" w:date="2024-11-30T19:55:00Z" w16du:dateUtc="2024-11-30T18:55:00Z">
        <w:r w:rsidR="00CC3AB3">
          <w:rPr>
            <w:rFonts w:ascii="Georgia" w:hAnsi="Georgia" w:cs="Times New Roman"/>
            <w:color w:val="FF0000"/>
            <w:sz w:val="20"/>
            <w:szCs w:val="20"/>
          </w:rPr>
          <w:t>FIRMA</w:t>
        </w:r>
      </w:ins>
      <w:del w:id="320" w:author="Dizdarevic, Benjamin" w:date="2024-10-09T14:10:00Z" w16du:dateUtc="2024-10-09T12:10:00Z">
        <w:r w:rsidR="006F58EC" w:rsidRPr="00737DEB" w:rsidDel="0076538B">
          <w:rPr>
            <w:rFonts w:ascii="Georgia" w:hAnsi="Georgia" w:cs="Times New Roman"/>
            <w:sz w:val="20"/>
            <w:szCs w:val="20"/>
            <w:rPrChange w:id="321" w:author="David Döbele" w:date="2024-10-08T19:05:00Z" w16du:dateUtc="2024-10-08T17:05:00Z">
              <w:rPr>
                <w:rFonts w:ascii="Georgia" w:hAnsi="Georgia" w:cs="Times New Roman"/>
                <w:sz w:val="21"/>
                <w:szCs w:val="21"/>
              </w:rPr>
            </w:rPrChange>
          </w:rPr>
          <w:delText>XY</w:delText>
        </w:r>
      </w:del>
      <w:r w:rsidR="004B4510" w:rsidRPr="00737DEB">
        <w:rPr>
          <w:rFonts w:ascii="Georgia" w:hAnsi="Georgia" w:cs="Times New Roman"/>
          <w:sz w:val="20"/>
          <w:szCs w:val="20"/>
          <w:rPrChange w:id="322" w:author="David Döbele" w:date="2024-10-08T19:05:00Z" w16du:dateUtc="2024-10-08T17:05:00Z">
            <w:rPr>
              <w:rFonts w:ascii="Georgia" w:hAnsi="Georgia" w:cs="Times New Roman"/>
              <w:sz w:val="21"/>
              <w:szCs w:val="21"/>
            </w:rPr>
          </w:rPrChange>
        </w:rPr>
        <w:t xml:space="preserve"> sein werde</w:t>
      </w:r>
      <w:ins w:id="323" w:author="Dizdarevic, Benjamin" w:date="2024-10-13T19:12:00Z" w16du:dateUtc="2024-10-13T17:12:00Z">
        <w:r w:rsidR="00522E63">
          <w:rPr>
            <w:rFonts w:ascii="Georgia" w:hAnsi="Georgia" w:cs="Times New Roman"/>
            <w:sz w:val="20"/>
            <w:szCs w:val="20"/>
          </w:rPr>
          <w:t>. Ich</w:t>
        </w:r>
      </w:ins>
      <w:del w:id="324" w:author="Dizdarevic, Benjamin" w:date="2024-10-13T19:12:00Z" w16du:dateUtc="2024-10-13T17:12:00Z">
        <w:r w:rsidR="004B4510" w:rsidRPr="00737DEB" w:rsidDel="00522E63">
          <w:rPr>
            <w:rFonts w:ascii="Georgia" w:hAnsi="Georgia" w:cs="Times New Roman"/>
            <w:sz w:val="20"/>
            <w:szCs w:val="20"/>
            <w:rPrChange w:id="325" w:author="David Döbele" w:date="2024-10-08T19:05:00Z" w16du:dateUtc="2024-10-08T17:05:00Z">
              <w:rPr>
                <w:rFonts w:ascii="Georgia" w:hAnsi="Georgia" w:cs="Times New Roman"/>
                <w:sz w:val="21"/>
                <w:szCs w:val="21"/>
              </w:rPr>
            </w:rPrChange>
          </w:rPr>
          <w:delText xml:space="preserve"> und</w:delText>
        </w:r>
      </w:del>
      <w:r w:rsidR="004B4510" w:rsidRPr="00737DEB">
        <w:rPr>
          <w:rFonts w:ascii="Georgia" w:hAnsi="Georgia" w:cs="Times New Roman"/>
          <w:sz w:val="20"/>
          <w:szCs w:val="20"/>
          <w:rPrChange w:id="326" w:author="David Döbele" w:date="2024-10-08T19:05:00Z" w16du:dateUtc="2024-10-08T17:05:00Z">
            <w:rPr>
              <w:rFonts w:ascii="Georgia" w:hAnsi="Georgia" w:cs="Times New Roman"/>
              <w:sz w:val="21"/>
              <w:szCs w:val="21"/>
            </w:rPr>
          </w:rPrChange>
        </w:rPr>
        <w:t xml:space="preserve"> würde mich sehr darüber freuen, Sie auch in einem persönlichen Gespräch von mir überzeugen zu dürfen.</w:t>
      </w:r>
    </w:p>
    <w:p w14:paraId="5093AF9B" w14:textId="04C9F325" w:rsidR="004B4510" w:rsidRPr="00737DEB" w:rsidRDefault="004B4510" w:rsidP="000A5AB8">
      <w:pPr>
        <w:spacing w:after="0"/>
        <w:rPr>
          <w:rFonts w:ascii="Georgia" w:hAnsi="Georgia" w:cs="Times New Roman"/>
          <w:sz w:val="20"/>
          <w:szCs w:val="20"/>
          <w:rPrChange w:id="327" w:author="David Döbele" w:date="2024-10-08T19:05:00Z" w16du:dateUtc="2024-10-08T17:05:00Z">
            <w:rPr>
              <w:rFonts w:ascii="Georgia" w:hAnsi="Georgia" w:cs="Times New Roman"/>
              <w:sz w:val="21"/>
              <w:szCs w:val="21"/>
            </w:rPr>
          </w:rPrChange>
        </w:rPr>
      </w:pPr>
    </w:p>
    <w:p w14:paraId="3BDB02BA" w14:textId="34465DFA" w:rsidR="00BB3512" w:rsidDel="00FC64C1" w:rsidRDefault="004B4510" w:rsidP="006A7895">
      <w:pPr>
        <w:spacing w:after="0"/>
        <w:rPr>
          <w:ins w:id="328" w:author="Dizdarevic, Benjamin" w:date="2024-10-09T14:27:00Z" w16du:dateUtc="2024-10-09T12:27:00Z"/>
          <w:del w:id="329" w:author="Benjamin Dizdarevic" w:date="2025-03-04T07:15:00Z" w16du:dateUtc="2025-03-04T06:15:00Z"/>
          <w:rFonts w:ascii="Georgia" w:hAnsi="Georgia" w:cs="Times New Roman"/>
          <w:sz w:val="20"/>
          <w:szCs w:val="20"/>
        </w:rPr>
      </w:pPr>
      <w:r w:rsidRPr="00737DEB">
        <w:rPr>
          <w:rFonts w:ascii="Georgia" w:hAnsi="Georgia" w:cs="Times New Roman"/>
          <w:sz w:val="20"/>
          <w:szCs w:val="20"/>
          <w:rPrChange w:id="330" w:author="David Döbele" w:date="2024-10-08T19:05:00Z" w16du:dateUtc="2024-10-08T17:05:00Z">
            <w:rPr>
              <w:rFonts w:ascii="Georgia" w:hAnsi="Georgia" w:cs="Times New Roman"/>
              <w:sz w:val="21"/>
              <w:szCs w:val="21"/>
            </w:rPr>
          </w:rPrChange>
        </w:rPr>
        <w:t>Mit freundlichen Grüßen</w:t>
      </w:r>
    </w:p>
    <w:p w14:paraId="36769C9A" w14:textId="77777777" w:rsidR="00D8065C" w:rsidDel="00FC64C1" w:rsidRDefault="00D8065C" w:rsidP="006A7895">
      <w:pPr>
        <w:spacing w:after="0"/>
        <w:rPr>
          <w:ins w:id="331" w:author="Dizdarevic, Benjamin" w:date="2024-10-09T14:27:00Z" w16du:dateUtc="2024-10-09T12:27:00Z"/>
          <w:del w:id="332" w:author="Benjamin Dizdarevic" w:date="2025-03-04T07:15:00Z" w16du:dateUtc="2025-03-04T06:15:00Z"/>
          <w:rFonts w:ascii="Georgia" w:hAnsi="Georgia" w:cs="Times New Roman"/>
          <w:sz w:val="20"/>
          <w:szCs w:val="20"/>
        </w:rPr>
      </w:pPr>
    </w:p>
    <w:p w14:paraId="5A74E054" w14:textId="77777777" w:rsidR="00D8065C" w:rsidRPr="00737DEB" w:rsidRDefault="00D8065C" w:rsidP="006A7895">
      <w:pPr>
        <w:spacing w:after="0"/>
        <w:rPr>
          <w:rFonts w:ascii="Georgia" w:hAnsi="Georgia" w:cs="Times New Roman"/>
          <w:sz w:val="20"/>
          <w:szCs w:val="20"/>
          <w:rPrChange w:id="333" w:author="David Döbele" w:date="2024-10-08T19:05:00Z" w16du:dateUtc="2024-10-08T17:05:00Z">
            <w:rPr>
              <w:rFonts w:ascii="Georgia" w:hAnsi="Georgia" w:cs="Times New Roman"/>
              <w:sz w:val="21"/>
              <w:szCs w:val="21"/>
            </w:rPr>
          </w:rPrChange>
        </w:rPr>
      </w:pPr>
    </w:p>
    <w:sectPr w:rsidR="00D8065C" w:rsidRPr="00737DEB" w:rsidSect="00474FC2">
      <w:pgSz w:w="11906" w:h="16838"/>
      <w:pgMar w:top="964" w:right="1247" w:bottom="964"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9" w:author="Benjamin Dizdarevic" w:date="2025-03-03T22:48:00Z" w:initials="BD">
    <w:p w14:paraId="12CE7574" w14:textId="77777777" w:rsidR="00F35B7B" w:rsidRDefault="00F35B7B" w:rsidP="00F35B7B">
      <w:r>
        <w:rPr>
          <w:rStyle w:val="Kommentarzeichen"/>
        </w:rPr>
        <w:annotationRef/>
      </w:r>
      <w:r>
        <w:rPr>
          <w:color w:val="000000"/>
          <w:sz w:val="20"/>
          <w:szCs w:val="20"/>
        </w:rPr>
        <w:t>Wie könnte ich das besser schreiben? Auricon vielleicht weglassen?</w:t>
      </w:r>
    </w:p>
  </w:comment>
  <w:comment w:id="194" w:author="Benjamin Dizdarevic" w:date="2025-03-03T23:02:00Z" w:initials="BD">
    <w:p w14:paraId="7C7D4690" w14:textId="77777777" w:rsidR="005A4FD6" w:rsidRDefault="005A4FD6" w:rsidP="005A4FD6">
      <w:r>
        <w:rPr>
          <w:rStyle w:val="Kommentarzeichen"/>
        </w:rPr>
        <w:annotationRef/>
      </w:r>
      <w:r>
        <w:rPr>
          <w:color w:val="000000"/>
          <w:sz w:val="20"/>
          <w:szCs w:val="20"/>
        </w:rPr>
        <w:t>Eventuell Strategy Engineers Teil kürzen um mehr Platz für AURICON &amp; M&amp;A relevantes zu haben? (Story jedoch wichtig für selbstpräsentation Strategie + Finance)</w:t>
      </w:r>
    </w:p>
  </w:comment>
  <w:comment w:id="206" w:author="Benjamin Dizdarevic" w:date="2025-03-03T22:48:00Z" w:initials="BD">
    <w:p w14:paraId="4D32C58B" w14:textId="7725DF3C" w:rsidR="00F35B7B" w:rsidRDefault="00F35B7B" w:rsidP="00F35B7B">
      <w:r>
        <w:rPr>
          <w:rStyle w:val="Kommentarzeichen"/>
        </w:rPr>
        <w:annotationRef/>
      </w:r>
      <w:r>
        <w:rPr>
          <w:color w:val="000000"/>
          <w:sz w:val="20"/>
          <w:szCs w:val="20"/>
        </w:rPr>
        <w:t>Holpriger Übergang vom letzten Satz zu diesem</w:t>
      </w:r>
    </w:p>
    <w:p w14:paraId="77D95CED" w14:textId="77777777" w:rsidR="00F35B7B" w:rsidRDefault="00F35B7B" w:rsidP="00F35B7B"/>
  </w:comment>
  <w:comment w:id="233" w:author="Benjamin Dizdarevic" w:date="2025-03-03T22:57:00Z" w:initials="BD">
    <w:p w14:paraId="0802D81B" w14:textId="77777777" w:rsidR="00FC64C1" w:rsidRDefault="00F35B7B" w:rsidP="00FC64C1">
      <w:r>
        <w:rPr>
          <w:rStyle w:val="Kommentarzeichen"/>
        </w:rPr>
        <w:annotationRef/>
      </w:r>
      <w:r w:rsidR="00FC64C1">
        <w:rPr>
          <w:sz w:val="20"/>
          <w:szCs w:val="20"/>
        </w:rPr>
        <w:t>Anders schreiben? Vielleicht mehr die Tasks hervorheben bei Auricon (Restrukturierungsmandat, Liquiditätsplanung, M&amp;A Team Unterstützung). Treffender formulieren?</w:t>
      </w:r>
      <w:r w:rsidR="00FC64C1">
        <w:rPr>
          <w:sz w:val="20"/>
          <w:szCs w:val="20"/>
        </w:rPr>
        <w:cr/>
      </w:r>
      <w:r w:rsidR="00FC64C1">
        <w:rPr>
          <w:sz w:val="20"/>
          <w:szCs w:val="20"/>
        </w:rPr>
        <w:cr/>
        <w:t>Eventuell Sätze davor kürzen?</w:t>
      </w:r>
    </w:p>
  </w:comment>
  <w:comment w:id="261" w:author="Benjamin Dizdarevic" w:date="2025-03-04T07:16:00Z" w:initials="BD">
    <w:p w14:paraId="26E3D080" w14:textId="65AECF53" w:rsidR="00FC64C1" w:rsidRDefault="00FC64C1" w:rsidP="00FC64C1">
      <w:r>
        <w:rPr>
          <w:rStyle w:val="Kommentarzeichen"/>
        </w:rPr>
        <w:annotationRef/>
      </w:r>
      <w:r>
        <w:rPr>
          <w:color w:val="000000"/>
          <w:sz w:val="20"/>
          <w:szCs w:val="20"/>
        </w:rPr>
        <w:t>Das hier braucht keinen Check, wird immer angepasst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CE7574" w15:done="0"/>
  <w15:commentEx w15:paraId="7C7D4690" w15:done="0"/>
  <w15:commentEx w15:paraId="77D95CED" w15:done="0"/>
  <w15:commentEx w15:paraId="0802D81B" w15:done="0"/>
  <w15:commentEx w15:paraId="26E3D0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28843F" w16cex:dateUtc="2025-03-03T21:48:00Z"/>
  <w16cex:commentExtensible w16cex:durableId="5495A52F" w16cex:dateUtc="2025-03-03T22:02:00Z"/>
  <w16cex:commentExtensible w16cex:durableId="3D711DA9" w16cex:dateUtc="2025-03-03T21:48:00Z"/>
  <w16cex:commentExtensible w16cex:durableId="40F994AB" w16cex:dateUtc="2025-03-03T21:57:00Z"/>
  <w16cex:commentExtensible w16cex:durableId="4445B148" w16cex:dateUtc="2025-03-04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CE7574" w16cid:durableId="1328843F"/>
  <w16cid:commentId w16cid:paraId="7C7D4690" w16cid:durableId="5495A52F"/>
  <w16cid:commentId w16cid:paraId="77D95CED" w16cid:durableId="3D711DA9"/>
  <w16cid:commentId w16cid:paraId="0802D81B" w16cid:durableId="40F994AB"/>
  <w16cid:commentId w16cid:paraId="26E3D080" w16cid:durableId="4445B1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advisory.onmicrosoft.com::a00222db-f5a0-4b93-9122-d1c61d864339"/>
  </w15:person>
  <w15:person w15:author="Dizdarevic, Benjamin">
    <w15:presenceInfo w15:providerId="AD" w15:userId="S::benjamin.dizdarevic@student.unisg.ch::414e0645-0e08-414b-871d-38a98d38b1bb"/>
  </w15:person>
  <w15:person w15:author="Benjamin Dizdarevic">
    <w15:presenceInfo w15:providerId="AD" w15:userId="S::benjamin.dizdarevic@boavista.immo::35d70268-2793-4ad2-b96c-04dcc7f5d9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F371C"/>
    <w:rsid w:val="00115822"/>
    <w:rsid w:val="00117F83"/>
    <w:rsid w:val="00146C8E"/>
    <w:rsid w:val="00152DF9"/>
    <w:rsid w:val="0015342D"/>
    <w:rsid w:val="00156A98"/>
    <w:rsid w:val="00161F82"/>
    <w:rsid w:val="001669DB"/>
    <w:rsid w:val="00171D11"/>
    <w:rsid w:val="001819B1"/>
    <w:rsid w:val="001902DB"/>
    <w:rsid w:val="001A4522"/>
    <w:rsid w:val="001A7661"/>
    <w:rsid w:val="001C17FC"/>
    <w:rsid w:val="001C4CBF"/>
    <w:rsid w:val="001D079A"/>
    <w:rsid w:val="001E0088"/>
    <w:rsid w:val="001E0903"/>
    <w:rsid w:val="001E1EE7"/>
    <w:rsid w:val="001F008D"/>
    <w:rsid w:val="002042CB"/>
    <w:rsid w:val="002062F6"/>
    <w:rsid w:val="00212042"/>
    <w:rsid w:val="002213EE"/>
    <w:rsid w:val="0023683A"/>
    <w:rsid w:val="002467A0"/>
    <w:rsid w:val="002536DC"/>
    <w:rsid w:val="00255EC1"/>
    <w:rsid w:val="00257D2A"/>
    <w:rsid w:val="00264191"/>
    <w:rsid w:val="0027047C"/>
    <w:rsid w:val="002708C2"/>
    <w:rsid w:val="00274324"/>
    <w:rsid w:val="00290421"/>
    <w:rsid w:val="002A5B9F"/>
    <w:rsid w:val="002D309E"/>
    <w:rsid w:val="002D4BA3"/>
    <w:rsid w:val="002D594E"/>
    <w:rsid w:val="002D5A50"/>
    <w:rsid w:val="002E39B8"/>
    <w:rsid w:val="002F51FA"/>
    <w:rsid w:val="00311A15"/>
    <w:rsid w:val="003250EA"/>
    <w:rsid w:val="003421B1"/>
    <w:rsid w:val="00375D2D"/>
    <w:rsid w:val="003811BC"/>
    <w:rsid w:val="003852F5"/>
    <w:rsid w:val="0038671F"/>
    <w:rsid w:val="003947A8"/>
    <w:rsid w:val="003C5075"/>
    <w:rsid w:val="003D464F"/>
    <w:rsid w:val="003D5D1E"/>
    <w:rsid w:val="003F3290"/>
    <w:rsid w:val="003F688C"/>
    <w:rsid w:val="0041046A"/>
    <w:rsid w:val="00415608"/>
    <w:rsid w:val="00424CAF"/>
    <w:rsid w:val="00434D23"/>
    <w:rsid w:val="004403CB"/>
    <w:rsid w:val="00453C2F"/>
    <w:rsid w:val="00454C0B"/>
    <w:rsid w:val="0046226E"/>
    <w:rsid w:val="00462CB1"/>
    <w:rsid w:val="00474FC2"/>
    <w:rsid w:val="00492923"/>
    <w:rsid w:val="004A1501"/>
    <w:rsid w:val="004A615C"/>
    <w:rsid w:val="004B4510"/>
    <w:rsid w:val="004C156C"/>
    <w:rsid w:val="004C174A"/>
    <w:rsid w:val="00500EFA"/>
    <w:rsid w:val="0050329A"/>
    <w:rsid w:val="00506322"/>
    <w:rsid w:val="00507BBD"/>
    <w:rsid w:val="00522E63"/>
    <w:rsid w:val="005407D6"/>
    <w:rsid w:val="00542F06"/>
    <w:rsid w:val="00545A83"/>
    <w:rsid w:val="00547A0B"/>
    <w:rsid w:val="00553EC8"/>
    <w:rsid w:val="00565E06"/>
    <w:rsid w:val="005705F7"/>
    <w:rsid w:val="00570B1D"/>
    <w:rsid w:val="00574140"/>
    <w:rsid w:val="005762CF"/>
    <w:rsid w:val="005842A0"/>
    <w:rsid w:val="00590834"/>
    <w:rsid w:val="00590E7F"/>
    <w:rsid w:val="00593C9C"/>
    <w:rsid w:val="005A4FD6"/>
    <w:rsid w:val="005B231F"/>
    <w:rsid w:val="005B7E90"/>
    <w:rsid w:val="005C55F7"/>
    <w:rsid w:val="005D7D49"/>
    <w:rsid w:val="005E00BC"/>
    <w:rsid w:val="005E2E66"/>
    <w:rsid w:val="005E63B8"/>
    <w:rsid w:val="005F350B"/>
    <w:rsid w:val="005F7D9E"/>
    <w:rsid w:val="00603752"/>
    <w:rsid w:val="006218B7"/>
    <w:rsid w:val="00632F05"/>
    <w:rsid w:val="0063723B"/>
    <w:rsid w:val="00647413"/>
    <w:rsid w:val="006502BE"/>
    <w:rsid w:val="00695BB7"/>
    <w:rsid w:val="006A7895"/>
    <w:rsid w:val="006B302C"/>
    <w:rsid w:val="006B3334"/>
    <w:rsid w:val="006D17CA"/>
    <w:rsid w:val="006D2592"/>
    <w:rsid w:val="006F58EC"/>
    <w:rsid w:val="00706233"/>
    <w:rsid w:val="007251EA"/>
    <w:rsid w:val="007340D7"/>
    <w:rsid w:val="00737DEB"/>
    <w:rsid w:val="007472BD"/>
    <w:rsid w:val="00747FE0"/>
    <w:rsid w:val="00755A3D"/>
    <w:rsid w:val="0076538B"/>
    <w:rsid w:val="007675B1"/>
    <w:rsid w:val="00797EF1"/>
    <w:rsid w:val="007A3246"/>
    <w:rsid w:val="007A64C5"/>
    <w:rsid w:val="007A719D"/>
    <w:rsid w:val="007B1B2B"/>
    <w:rsid w:val="007C59D2"/>
    <w:rsid w:val="007E4326"/>
    <w:rsid w:val="007F0344"/>
    <w:rsid w:val="007F7EA0"/>
    <w:rsid w:val="008049F7"/>
    <w:rsid w:val="00807293"/>
    <w:rsid w:val="008258F4"/>
    <w:rsid w:val="0083750F"/>
    <w:rsid w:val="008428CF"/>
    <w:rsid w:val="0085213A"/>
    <w:rsid w:val="00854C1E"/>
    <w:rsid w:val="008565FD"/>
    <w:rsid w:val="00857C6F"/>
    <w:rsid w:val="008657E3"/>
    <w:rsid w:val="00867CED"/>
    <w:rsid w:val="00874503"/>
    <w:rsid w:val="00883B55"/>
    <w:rsid w:val="0088531B"/>
    <w:rsid w:val="0089337A"/>
    <w:rsid w:val="008944F1"/>
    <w:rsid w:val="0089689E"/>
    <w:rsid w:val="008A248F"/>
    <w:rsid w:val="008B0506"/>
    <w:rsid w:val="008B402E"/>
    <w:rsid w:val="008C27C1"/>
    <w:rsid w:val="008C3AF3"/>
    <w:rsid w:val="008D6664"/>
    <w:rsid w:val="008D7CDB"/>
    <w:rsid w:val="008E100E"/>
    <w:rsid w:val="008E4BA9"/>
    <w:rsid w:val="008E7A27"/>
    <w:rsid w:val="008E7D17"/>
    <w:rsid w:val="00984EBA"/>
    <w:rsid w:val="00991E04"/>
    <w:rsid w:val="009A256E"/>
    <w:rsid w:val="009D07DC"/>
    <w:rsid w:val="009D3BBF"/>
    <w:rsid w:val="009F46A7"/>
    <w:rsid w:val="00A1282E"/>
    <w:rsid w:val="00A1289E"/>
    <w:rsid w:val="00A14247"/>
    <w:rsid w:val="00A26880"/>
    <w:rsid w:val="00A40D57"/>
    <w:rsid w:val="00A44493"/>
    <w:rsid w:val="00A53760"/>
    <w:rsid w:val="00A57498"/>
    <w:rsid w:val="00A74D38"/>
    <w:rsid w:val="00A93F49"/>
    <w:rsid w:val="00AA2791"/>
    <w:rsid w:val="00AA4C7C"/>
    <w:rsid w:val="00AA635B"/>
    <w:rsid w:val="00AB0B4A"/>
    <w:rsid w:val="00AB4CD0"/>
    <w:rsid w:val="00AC61EE"/>
    <w:rsid w:val="00AC66C4"/>
    <w:rsid w:val="00AC7086"/>
    <w:rsid w:val="00AE26F5"/>
    <w:rsid w:val="00AE3A33"/>
    <w:rsid w:val="00B043EA"/>
    <w:rsid w:val="00B135CE"/>
    <w:rsid w:val="00B339B8"/>
    <w:rsid w:val="00B346A7"/>
    <w:rsid w:val="00B43970"/>
    <w:rsid w:val="00B50A34"/>
    <w:rsid w:val="00B54C38"/>
    <w:rsid w:val="00B5613E"/>
    <w:rsid w:val="00B57CB1"/>
    <w:rsid w:val="00B616D1"/>
    <w:rsid w:val="00B702FC"/>
    <w:rsid w:val="00B77DCE"/>
    <w:rsid w:val="00B81B0E"/>
    <w:rsid w:val="00B87CA9"/>
    <w:rsid w:val="00B90D56"/>
    <w:rsid w:val="00B9666E"/>
    <w:rsid w:val="00BB1B3E"/>
    <w:rsid w:val="00BB3512"/>
    <w:rsid w:val="00BB3C75"/>
    <w:rsid w:val="00BC5172"/>
    <w:rsid w:val="00BE0B91"/>
    <w:rsid w:val="00BF522D"/>
    <w:rsid w:val="00C0214A"/>
    <w:rsid w:val="00C030C1"/>
    <w:rsid w:val="00C1562F"/>
    <w:rsid w:val="00C6717B"/>
    <w:rsid w:val="00C71380"/>
    <w:rsid w:val="00C9003C"/>
    <w:rsid w:val="00C975E3"/>
    <w:rsid w:val="00C97ECA"/>
    <w:rsid w:val="00CA1160"/>
    <w:rsid w:val="00CA702E"/>
    <w:rsid w:val="00CA7350"/>
    <w:rsid w:val="00CB639D"/>
    <w:rsid w:val="00CC3AB3"/>
    <w:rsid w:val="00CD51E6"/>
    <w:rsid w:val="00CE433B"/>
    <w:rsid w:val="00D70855"/>
    <w:rsid w:val="00D71D8E"/>
    <w:rsid w:val="00D76831"/>
    <w:rsid w:val="00D8065C"/>
    <w:rsid w:val="00D9281A"/>
    <w:rsid w:val="00D92E3F"/>
    <w:rsid w:val="00DA3404"/>
    <w:rsid w:val="00DA524B"/>
    <w:rsid w:val="00DB3A7C"/>
    <w:rsid w:val="00DB471D"/>
    <w:rsid w:val="00DD1863"/>
    <w:rsid w:val="00DD3349"/>
    <w:rsid w:val="00DD54E1"/>
    <w:rsid w:val="00DD6747"/>
    <w:rsid w:val="00DD7E6D"/>
    <w:rsid w:val="00DE1FBC"/>
    <w:rsid w:val="00DE5C3D"/>
    <w:rsid w:val="00E02500"/>
    <w:rsid w:val="00E12ED8"/>
    <w:rsid w:val="00E162C9"/>
    <w:rsid w:val="00E3005D"/>
    <w:rsid w:val="00E30491"/>
    <w:rsid w:val="00E345C5"/>
    <w:rsid w:val="00E473ED"/>
    <w:rsid w:val="00E47DAF"/>
    <w:rsid w:val="00E62550"/>
    <w:rsid w:val="00E83116"/>
    <w:rsid w:val="00E914E5"/>
    <w:rsid w:val="00E91B86"/>
    <w:rsid w:val="00E93E77"/>
    <w:rsid w:val="00EA6CEC"/>
    <w:rsid w:val="00EA7AC2"/>
    <w:rsid w:val="00EB5158"/>
    <w:rsid w:val="00EC000C"/>
    <w:rsid w:val="00EC5137"/>
    <w:rsid w:val="00EF2FD5"/>
    <w:rsid w:val="00F11473"/>
    <w:rsid w:val="00F253C5"/>
    <w:rsid w:val="00F30624"/>
    <w:rsid w:val="00F35777"/>
    <w:rsid w:val="00F35B7B"/>
    <w:rsid w:val="00F4717F"/>
    <w:rsid w:val="00F5301B"/>
    <w:rsid w:val="00F55CE3"/>
    <w:rsid w:val="00F56653"/>
    <w:rsid w:val="00F74175"/>
    <w:rsid w:val="00F75B22"/>
    <w:rsid w:val="00F92A04"/>
    <w:rsid w:val="00F96542"/>
    <w:rsid w:val="00FA4972"/>
    <w:rsid w:val="00FA5291"/>
    <w:rsid w:val="00FC64C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737DEB"/>
    <w:pPr>
      <w:spacing w:after="0" w:line="240" w:lineRule="auto"/>
    </w:pPr>
  </w:style>
  <w:style w:type="character" w:styleId="Kommentarzeichen">
    <w:name w:val="annotation reference"/>
    <w:basedOn w:val="Absatz-Standardschriftart"/>
    <w:uiPriority w:val="99"/>
    <w:semiHidden/>
    <w:unhideWhenUsed/>
    <w:rsid w:val="00F35B7B"/>
    <w:rPr>
      <w:sz w:val="16"/>
      <w:szCs w:val="16"/>
    </w:rPr>
  </w:style>
  <w:style w:type="paragraph" w:styleId="Kommentartext">
    <w:name w:val="annotation text"/>
    <w:basedOn w:val="Standard"/>
    <w:link w:val="KommentartextZchn"/>
    <w:uiPriority w:val="99"/>
    <w:semiHidden/>
    <w:unhideWhenUsed/>
    <w:rsid w:val="00F35B7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35B7B"/>
    <w:rPr>
      <w:sz w:val="20"/>
      <w:szCs w:val="20"/>
    </w:rPr>
  </w:style>
  <w:style w:type="paragraph" w:styleId="Kommentarthema">
    <w:name w:val="annotation subject"/>
    <w:basedOn w:val="Kommentartext"/>
    <w:next w:val="Kommentartext"/>
    <w:link w:val="KommentarthemaZchn"/>
    <w:uiPriority w:val="99"/>
    <w:semiHidden/>
    <w:unhideWhenUsed/>
    <w:rsid w:val="00F35B7B"/>
    <w:rPr>
      <w:b/>
      <w:bCs/>
    </w:rPr>
  </w:style>
  <w:style w:type="character" w:customStyle="1" w:styleId="KommentarthemaZchn">
    <w:name w:val="Kommentarthema Zchn"/>
    <w:basedOn w:val="KommentartextZchn"/>
    <w:link w:val="Kommentarthema"/>
    <w:uiPriority w:val="99"/>
    <w:semiHidden/>
    <w:rsid w:val="00F35B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3476940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275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17139163">
      <w:bodyDiv w:val="1"/>
      <w:marLeft w:val="0"/>
      <w:marRight w:val="0"/>
      <w:marTop w:val="0"/>
      <w:marBottom w:val="0"/>
      <w:divBdr>
        <w:top w:val="none" w:sz="0" w:space="0" w:color="auto"/>
        <w:left w:val="none" w:sz="0" w:space="0" w:color="auto"/>
        <w:bottom w:val="none" w:sz="0" w:space="0" w:color="auto"/>
        <w:right w:val="none" w:sz="0" w:space="0" w:color="auto"/>
      </w:divBdr>
    </w:div>
    <w:div w:id="1923441626">
      <w:bodyDiv w:val="1"/>
      <w:marLeft w:val="0"/>
      <w:marRight w:val="0"/>
      <w:marTop w:val="0"/>
      <w:marBottom w:val="0"/>
      <w:divBdr>
        <w:top w:val="none" w:sz="0" w:space="0" w:color="auto"/>
        <w:left w:val="none" w:sz="0" w:space="0" w:color="auto"/>
        <w:bottom w:val="none" w:sz="0" w:space="0" w:color="auto"/>
        <w:right w:val="none" w:sz="0" w:space="0" w:color="auto"/>
      </w:divBdr>
      <w:divsChild>
        <w:div w:id="1191261174">
          <w:marLeft w:val="0"/>
          <w:marRight w:val="0"/>
          <w:marTop w:val="0"/>
          <w:marBottom w:val="0"/>
          <w:divBdr>
            <w:top w:val="none" w:sz="0" w:space="0" w:color="auto"/>
            <w:left w:val="none" w:sz="0" w:space="0" w:color="auto"/>
            <w:bottom w:val="none" w:sz="0" w:space="0" w:color="auto"/>
            <w:right w:val="none" w:sz="0" w:space="0" w:color="auto"/>
          </w:divBdr>
          <w:divsChild>
            <w:div w:id="787970515">
              <w:marLeft w:val="0"/>
              <w:marRight w:val="0"/>
              <w:marTop w:val="0"/>
              <w:marBottom w:val="0"/>
              <w:divBdr>
                <w:top w:val="none" w:sz="0" w:space="0" w:color="auto"/>
                <w:left w:val="none" w:sz="0" w:space="0" w:color="auto"/>
                <w:bottom w:val="none" w:sz="0" w:space="0" w:color="auto"/>
                <w:right w:val="none" w:sz="0" w:space="0" w:color="auto"/>
              </w:divBdr>
              <w:divsChild>
                <w:div w:id="629165383">
                  <w:marLeft w:val="0"/>
                  <w:marRight w:val="0"/>
                  <w:marTop w:val="0"/>
                  <w:marBottom w:val="0"/>
                  <w:divBdr>
                    <w:top w:val="none" w:sz="0" w:space="0" w:color="auto"/>
                    <w:left w:val="none" w:sz="0" w:space="0" w:color="auto"/>
                    <w:bottom w:val="none" w:sz="0" w:space="0" w:color="auto"/>
                    <w:right w:val="none" w:sz="0" w:space="0" w:color="auto"/>
                  </w:divBdr>
                  <w:divsChild>
                    <w:div w:id="1782913801">
                      <w:marLeft w:val="0"/>
                      <w:marRight w:val="0"/>
                      <w:marTop w:val="0"/>
                      <w:marBottom w:val="0"/>
                      <w:divBdr>
                        <w:top w:val="none" w:sz="0" w:space="0" w:color="auto"/>
                        <w:left w:val="none" w:sz="0" w:space="0" w:color="auto"/>
                        <w:bottom w:val="none" w:sz="0" w:space="0" w:color="auto"/>
                        <w:right w:val="none" w:sz="0" w:space="0" w:color="auto"/>
                      </w:divBdr>
                      <w:divsChild>
                        <w:div w:id="1914583931">
                          <w:marLeft w:val="0"/>
                          <w:marRight w:val="0"/>
                          <w:marTop w:val="0"/>
                          <w:marBottom w:val="0"/>
                          <w:divBdr>
                            <w:top w:val="none" w:sz="0" w:space="0" w:color="auto"/>
                            <w:left w:val="none" w:sz="0" w:space="0" w:color="auto"/>
                            <w:bottom w:val="none" w:sz="0" w:space="0" w:color="auto"/>
                            <w:right w:val="none" w:sz="0" w:space="0" w:color="auto"/>
                          </w:divBdr>
                          <w:divsChild>
                            <w:div w:id="12969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991811">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5313</Characters>
  <Application>Microsoft Office Word</Application>
  <DocSecurity>0</DocSecurity>
  <Lines>44</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Benjamin Dizdarevic</cp:lastModifiedBy>
  <cp:revision>31</cp:revision>
  <dcterms:created xsi:type="dcterms:W3CDTF">2020-09-27T16:54:00Z</dcterms:created>
  <dcterms:modified xsi:type="dcterms:W3CDTF">2025-03-04T06:17:00Z</dcterms:modified>
</cp:coreProperties>
</file>