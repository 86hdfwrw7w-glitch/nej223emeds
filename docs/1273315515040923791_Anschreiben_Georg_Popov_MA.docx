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1BB99910" w:rsidR="006D2592" w:rsidRPr="00D30CEA" w:rsidRDefault="00AE65E3" w:rsidP="006A7895">
      <w:pPr>
        <w:spacing w:after="0" w:line="240" w:lineRule="auto"/>
        <w:jc w:val="right"/>
        <w:rPr>
          <w:rFonts w:ascii="Georgia" w:hAnsi="Georgia" w:cs="Times New Roman"/>
          <w:sz w:val="21"/>
          <w:szCs w:val="21"/>
        </w:rPr>
      </w:pPr>
      <w:r>
        <w:rPr>
          <w:rFonts w:ascii="Georgia" w:hAnsi="Georgia" w:cs="Times New Roman"/>
          <w:sz w:val="21"/>
          <w:szCs w:val="21"/>
        </w:rPr>
        <w:t>Georg Popov</w:t>
      </w:r>
    </w:p>
    <w:p w14:paraId="2458A2A0" w14:textId="76F0F186" w:rsidR="00857C6F" w:rsidRPr="00D30CEA" w:rsidRDefault="00AE65E3" w:rsidP="006A7895">
      <w:pPr>
        <w:spacing w:after="0" w:line="240" w:lineRule="auto"/>
        <w:jc w:val="right"/>
        <w:rPr>
          <w:rFonts w:ascii="Georgia" w:hAnsi="Georgia" w:cs="Times New Roman"/>
          <w:sz w:val="21"/>
          <w:szCs w:val="21"/>
        </w:rPr>
      </w:pPr>
      <w:r>
        <w:rPr>
          <w:rFonts w:ascii="Georgia" w:hAnsi="Georgia" w:cs="Times New Roman"/>
          <w:sz w:val="21"/>
          <w:szCs w:val="21"/>
        </w:rPr>
        <w:t>Eisenstraße</w:t>
      </w:r>
      <w:r w:rsidR="003D5D1E" w:rsidRPr="00D30CEA">
        <w:rPr>
          <w:rFonts w:ascii="Georgia" w:hAnsi="Georgia" w:cs="Times New Roman"/>
          <w:sz w:val="21"/>
          <w:szCs w:val="21"/>
        </w:rPr>
        <w:t xml:space="preserve"> </w:t>
      </w:r>
      <w:r>
        <w:rPr>
          <w:rFonts w:ascii="Georgia" w:hAnsi="Georgia" w:cs="Times New Roman"/>
          <w:sz w:val="21"/>
          <w:szCs w:val="21"/>
        </w:rPr>
        <w:t>64</w:t>
      </w:r>
    </w:p>
    <w:p w14:paraId="451AEE20" w14:textId="73E01300" w:rsidR="00857C6F" w:rsidRDefault="00AE65E3" w:rsidP="006A7895">
      <w:pPr>
        <w:spacing w:after="0" w:line="240" w:lineRule="auto"/>
        <w:jc w:val="right"/>
        <w:rPr>
          <w:rFonts w:ascii="Georgia" w:hAnsi="Georgia" w:cs="Times New Roman"/>
          <w:sz w:val="21"/>
          <w:szCs w:val="21"/>
        </w:rPr>
      </w:pPr>
      <w:r>
        <w:rPr>
          <w:rFonts w:ascii="Georgia" w:hAnsi="Georgia" w:cs="Times New Roman"/>
          <w:sz w:val="21"/>
          <w:szCs w:val="21"/>
        </w:rPr>
        <w:t>68305 Mannheim</w:t>
      </w:r>
    </w:p>
    <w:p w14:paraId="12BA391A" w14:textId="610AA149" w:rsidR="006A7895" w:rsidRPr="00D30CEA" w:rsidRDefault="00AE65E3" w:rsidP="006A7895">
      <w:pPr>
        <w:spacing w:after="0" w:line="240" w:lineRule="auto"/>
        <w:jc w:val="right"/>
        <w:rPr>
          <w:rFonts w:ascii="Georgia" w:hAnsi="Georgia" w:cs="Times New Roman"/>
          <w:sz w:val="21"/>
          <w:szCs w:val="21"/>
        </w:rPr>
      </w:pPr>
      <w:r>
        <w:rPr>
          <w:rFonts w:ascii="Georgia" w:hAnsi="Georgia" w:cs="Georgia"/>
          <w:color w:val="000000"/>
          <w:sz w:val="21"/>
          <w:szCs w:val="21"/>
        </w:rPr>
        <w:t>georg3popov@gmail.com</w:t>
      </w:r>
    </w:p>
    <w:p w14:paraId="2E7278C7" w14:textId="465AF88F"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49 1</w:t>
      </w:r>
      <w:r w:rsidR="00AE65E3">
        <w:rPr>
          <w:rFonts w:ascii="Georgia" w:hAnsi="Georgia" w:cs="Georgia"/>
          <w:color w:val="000000"/>
          <w:sz w:val="21"/>
          <w:szCs w:val="21"/>
        </w:rPr>
        <w:t>57</w:t>
      </w:r>
      <w:r w:rsidR="00857C6F" w:rsidRPr="00D30CEA">
        <w:rPr>
          <w:rFonts w:ascii="Georgia" w:hAnsi="Georgia" w:cs="Georgia"/>
          <w:color w:val="000000"/>
          <w:sz w:val="21"/>
          <w:szCs w:val="21"/>
        </w:rPr>
        <w:t xml:space="preserve"> </w:t>
      </w:r>
      <w:r w:rsidR="00AE65E3">
        <w:rPr>
          <w:rFonts w:ascii="Georgia" w:hAnsi="Georgia" w:cs="Georgia"/>
          <w:color w:val="000000"/>
          <w:sz w:val="21"/>
          <w:szCs w:val="21"/>
        </w:rPr>
        <w:t>522 96 42</w:t>
      </w:r>
      <w:r w:rsidR="0023468A">
        <w:rPr>
          <w:rFonts w:ascii="Georgia" w:hAnsi="Georgia" w:cs="Georgia"/>
          <w:color w:val="000000"/>
          <w:sz w:val="21"/>
          <w:szCs w:val="21"/>
        </w:rPr>
        <w:t>3</w:t>
      </w:r>
    </w:p>
    <w:p w14:paraId="170FE07D" w14:textId="77777777" w:rsidR="00F270C0" w:rsidRDefault="00F270C0" w:rsidP="00F74175">
      <w:pPr>
        <w:spacing w:after="0"/>
        <w:rPr>
          <w:rFonts w:ascii="Georgia" w:hAnsi="Georgia" w:cs="Georgia"/>
          <w:color w:val="000000"/>
          <w:sz w:val="21"/>
          <w:szCs w:val="21"/>
        </w:rPr>
      </w:pPr>
    </w:p>
    <w:p w14:paraId="096C8AF5" w14:textId="1FA7ADDD" w:rsidR="00647413" w:rsidRPr="00CB3F05" w:rsidRDefault="00826FB8" w:rsidP="00F74175">
      <w:pPr>
        <w:spacing w:after="0"/>
        <w:rPr>
          <w:rFonts w:ascii="Georgia" w:hAnsi="Georgia" w:cs="Georgia"/>
          <w:color w:val="000000"/>
          <w:sz w:val="21"/>
          <w:szCs w:val="21"/>
        </w:rPr>
      </w:pPr>
      <w:r>
        <w:rPr>
          <w:rFonts w:ascii="Georgia" w:hAnsi="Georgia" w:cs="Arial"/>
          <w:color w:val="2E2E38"/>
          <w:sz w:val="21"/>
          <w:szCs w:val="21"/>
          <w:shd w:val="clear" w:color="auto" w:fill="FFFFFF"/>
        </w:rPr>
        <w:t>XXX</w:t>
      </w:r>
      <w:r w:rsidR="00CB3F05" w:rsidRPr="00CB3F05">
        <w:rPr>
          <w:rFonts w:ascii="Georgia" w:hAnsi="Georgia" w:cs="Arial"/>
          <w:color w:val="2E2E38"/>
          <w:sz w:val="21"/>
          <w:szCs w:val="21"/>
        </w:rPr>
        <w:br/>
      </w:r>
      <w:proofErr w:type="spellStart"/>
      <w:r>
        <w:rPr>
          <w:rFonts w:ascii="Georgia" w:hAnsi="Georgia" w:cs="Arial"/>
          <w:color w:val="2E2E38"/>
          <w:sz w:val="21"/>
          <w:szCs w:val="21"/>
          <w:shd w:val="clear" w:color="auto" w:fill="FFFFFF"/>
        </w:rPr>
        <w:t>XXX</w:t>
      </w:r>
      <w:proofErr w:type="spellEnd"/>
      <w:r w:rsidR="00CB3F05" w:rsidRPr="00CB3F05">
        <w:rPr>
          <w:rFonts w:ascii="Georgia" w:hAnsi="Georgia" w:cs="Arial"/>
          <w:color w:val="2E2E38"/>
          <w:sz w:val="21"/>
          <w:szCs w:val="21"/>
        </w:rPr>
        <w:br/>
      </w:r>
      <w:proofErr w:type="spellStart"/>
      <w:r>
        <w:rPr>
          <w:rFonts w:ascii="Georgia" w:hAnsi="Georgia" w:cs="Arial"/>
          <w:color w:val="2E2E38"/>
          <w:sz w:val="21"/>
          <w:szCs w:val="21"/>
          <w:shd w:val="clear" w:color="auto" w:fill="FFFFFF"/>
        </w:rPr>
        <w:t>XXX</w:t>
      </w:r>
      <w:proofErr w:type="spellEnd"/>
      <w:r w:rsidR="00CB3F05" w:rsidRPr="00CB3F05">
        <w:rPr>
          <w:rFonts w:ascii="Georgia" w:hAnsi="Georgia" w:cs="Arial"/>
          <w:color w:val="2E2E38"/>
          <w:sz w:val="21"/>
          <w:szCs w:val="21"/>
          <w:shd w:val="clear" w:color="auto" w:fill="FFFFFF"/>
        </w:rPr>
        <w:t xml:space="preserve"> </w:t>
      </w:r>
      <w:r w:rsidR="00CB3F05" w:rsidRPr="00CB3F05">
        <w:rPr>
          <w:rFonts w:ascii="Georgia" w:hAnsi="Georgia" w:cs="Arial"/>
          <w:color w:val="2E2E38"/>
          <w:sz w:val="21"/>
          <w:szCs w:val="21"/>
        </w:rPr>
        <w:br/>
      </w:r>
      <w:proofErr w:type="spellStart"/>
      <w:r>
        <w:rPr>
          <w:rFonts w:ascii="Georgia" w:hAnsi="Georgia" w:cs="Arial"/>
          <w:color w:val="2E2E38"/>
          <w:sz w:val="21"/>
          <w:szCs w:val="21"/>
          <w:shd w:val="clear" w:color="auto" w:fill="FFFFFF"/>
        </w:rPr>
        <w:t>XXX</w:t>
      </w:r>
      <w:proofErr w:type="spellEnd"/>
    </w:p>
    <w:p w14:paraId="155B6E2E" w14:textId="13077B35" w:rsidR="006A7895" w:rsidRPr="006B0ABB" w:rsidRDefault="00AE65E3" w:rsidP="0085213A">
      <w:pPr>
        <w:spacing w:after="0"/>
        <w:jc w:val="right"/>
        <w:rPr>
          <w:rFonts w:ascii="Georgia" w:hAnsi="Georgia" w:cs="Times New Roman"/>
          <w:sz w:val="21"/>
          <w:szCs w:val="21"/>
        </w:rPr>
      </w:pPr>
      <w:r w:rsidRPr="006B0ABB">
        <w:rPr>
          <w:rFonts w:ascii="Georgia" w:hAnsi="Georgia" w:cs="Times New Roman"/>
          <w:sz w:val="21"/>
          <w:szCs w:val="21"/>
        </w:rPr>
        <w:t>Mannheim</w:t>
      </w:r>
      <w:r w:rsidR="002D594E" w:rsidRPr="006B0ABB">
        <w:rPr>
          <w:rFonts w:ascii="Georgia" w:hAnsi="Georgia" w:cs="Times New Roman"/>
          <w:sz w:val="21"/>
          <w:szCs w:val="21"/>
        </w:rPr>
        <w:t>,</w:t>
      </w:r>
      <w:r w:rsidR="00826FB8" w:rsidRPr="006B0ABB">
        <w:rPr>
          <w:rFonts w:ascii="Georgia" w:hAnsi="Georgia" w:cs="Times New Roman"/>
          <w:sz w:val="21"/>
          <w:szCs w:val="21"/>
        </w:rPr>
        <w:t xml:space="preserve"> xx.xx</w:t>
      </w:r>
      <w:r w:rsidR="00CB3F05" w:rsidRPr="006B0ABB">
        <w:rPr>
          <w:rFonts w:ascii="Georgia" w:hAnsi="Georgia" w:cs="Times New Roman"/>
          <w:sz w:val="21"/>
          <w:szCs w:val="21"/>
        </w:rPr>
        <w:t>.2024</w:t>
      </w:r>
    </w:p>
    <w:p w14:paraId="0731715D" w14:textId="77777777" w:rsidR="001E0088" w:rsidRPr="006B0ABB" w:rsidRDefault="001E0088" w:rsidP="001E0088">
      <w:pPr>
        <w:spacing w:after="0"/>
        <w:jc w:val="right"/>
        <w:rPr>
          <w:rFonts w:ascii="Georgia" w:hAnsi="Georgia" w:cs="Times New Roman"/>
          <w:sz w:val="21"/>
          <w:szCs w:val="21"/>
        </w:rPr>
      </w:pPr>
    </w:p>
    <w:p w14:paraId="0098600D" w14:textId="0BC180A4" w:rsidR="000A5AB8" w:rsidRPr="0067078D" w:rsidRDefault="0099776A" w:rsidP="00590834">
      <w:pPr>
        <w:spacing w:after="0"/>
        <w:rPr>
          <w:rFonts w:ascii="Georgia" w:hAnsi="Georgia" w:cs="Times New Roman"/>
          <w:b/>
          <w:sz w:val="21"/>
          <w:szCs w:val="21"/>
        </w:rPr>
      </w:pPr>
      <w:r w:rsidRPr="0067078D">
        <w:rPr>
          <w:rFonts w:ascii="Georgia" w:hAnsi="Georgia" w:cs="Times New Roman"/>
          <w:b/>
          <w:sz w:val="21"/>
          <w:szCs w:val="21"/>
        </w:rPr>
        <w:t xml:space="preserve">Bewerbung um ein Praktikum im </w:t>
      </w:r>
      <w:r w:rsidR="00CB3F05" w:rsidRPr="0067078D">
        <w:rPr>
          <w:rFonts w:ascii="Georgia" w:hAnsi="Georgia" w:cs="Times New Roman"/>
          <w:b/>
          <w:sz w:val="21"/>
          <w:szCs w:val="21"/>
        </w:rPr>
        <w:t xml:space="preserve">Bereich </w:t>
      </w:r>
      <w:r w:rsidR="00621AF1">
        <w:rPr>
          <w:rFonts w:ascii="Georgia" w:hAnsi="Georgia" w:cs="Times New Roman"/>
          <w:b/>
          <w:sz w:val="21"/>
          <w:szCs w:val="21"/>
        </w:rPr>
        <w:t>XY</w:t>
      </w:r>
    </w:p>
    <w:p w14:paraId="3A5BDDA8" w14:textId="77777777" w:rsidR="004A615C" w:rsidRPr="0067078D" w:rsidRDefault="004A615C" w:rsidP="000A5AB8">
      <w:pPr>
        <w:spacing w:after="0"/>
        <w:rPr>
          <w:rFonts w:ascii="Georgia" w:hAnsi="Georgia" w:cs="Times New Roman"/>
          <w:b/>
          <w:sz w:val="21"/>
          <w:szCs w:val="21"/>
        </w:rPr>
      </w:pPr>
    </w:p>
    <w:p w14:paraId="61CDE0AD" w14:textId="5D9C3695" w:rsidR="00034B68" w:rsidRPr="0067078D" w:rsidRDefault="0099776A" w:rsidP="00375D2D">
      <w:pPr>
        <w:spacing w:after="0"/>
        <w:jc w:val="both"/>
        <w:rPr>
          <w:rFonts w:ascii="Georgia" w:hAnsi="Georgia" w:cs="Times New Roman"/>
          <w:sz w:val="21"/>
          <w:szCs w:val="21"/>
        </w:rPr>
      </w:pPr>
      <w:r w:rsidRPr="0067078D">
        <w:rPr>
          <w:rFonts w:ascii="Georgia" w:hAnsi="Georgia" w:cs="Times New Roman"/>
          <w:sz w:val="21"/>
          <w:szCs w:val="21"/>
        </w:rPr>
        <w:t>Sehr geehrte Damen und Herren</w:t>
      </w:r>
      <w:r w:rsidR="00E65B09" w:rsidRPr="0067078D">
        <w:rPr>
          <w:rFonts w:ascii="Georgia" w:hAnsi="Georgia" w:cs="Times New Roman"/>
          <w:sz w:val="21"/>
          <w:szCs w:val="21"/>
        </w:rPr>
        <w:t xml:space="preserve">, </w:t>
      </w:r>
    </w:p>
    <w:p w14:paraId="433CF1AE" w14:textId="14106765" w:rsidR="00E65B09" w:rsidRPr="0067078D" w:rsidRDefault="00E65B09" w:rsidP="00375D2D">
      <w:pPr>
        <w:spacing w:after="0"/>
        <w:jc w:val="both"/>
        <w:rPr>
          <w:rFonts w:ascii="Georgia" w:hAnsi="Georgia" w:cs="Times New Roman"/>
          <w:sz w:val="21"/>
          <w:szCs w:val="21"/>
        </w:rPr>
      </w:pPr>
    </w:p>
    <w:p w14:paraId="73A98EFE" w14:textId="5F7AC84B" w:rsidR="00B17FDF" w:rsidRPr="0067078D" w:rsidRDefault="00B17FDF" w:rsidP="00B17FDF">
      <w:pPr>
        <w:spacing w:after="0"/>
        <w:jc w:val="both"/>
        <w:rPr>
          <w:rFonts w:ascii="Georgia" w:hAnsi="Georgia" w:cs="Times New Roman"/>
          <w:sz w:val="21"/>
          <w:szCs w:val="21"/>
        </w:rPr>
      </w:pPr>
      <w:del w:id="0" w:author="David Döbele" w:date="2024-08-14T18:17:00Z" w16du:dateUtc="2024-08-14T16:17:00Z">
        <w:r w:rsidRPr="0067078D" w:rsidDel="006B0ABB">
          <w:rPr>
            <w:rFonts w:ascii="Georgia" w:hAnsi="Georgia" w:cs="Times New Roman"/>
            <w:sz w:val="21"/>
            <w:szCs w:val="21"/>
          </w:rPr>
          <w:delText xml:space="preserve">Mein </w:delText>
        </w:r>
      </w:del>
      <w:ins w:id="1" w:author="David Döbele" w:date="2024-08-14T18:17:00Z" w16du:dateUtc="2024-08-14T16:17:00Z">
        <w:r w:rsidR="006B0ABB">
          <w:rPr>
            <w:rFonts w:ascii="Georgia" w:hAnsi="Georgia" w:cs="Times New Roman"/>
            <w:sz w:val="21"/>
            <w:szCs w:val="21"/>
          </w:rPr>
          <w:t>m</w:t>
        </w:r>
        <w:r w:rsidR="006B0ABB" w:rsidRPr="0067078D">
          <w:rPr>
            <w:rFonts w:ascii="Georgia" w:hAnsi="Georgia" w:cs="Times New Roman"/>
            <w:sz w:val="21"/>
            <w:szCs w:val="21"/>
          </w:rPr>
          <w:t xml:space="preserve">ein </w:t>
        </w:r>
      </w:ins>
      <w:r w:rsidRPr="0067078D">
        <w:rPr>
          <w:rFonts w:ascii="Georgia" w:hAnsi="Georgia" w:cs="Times New Roman"/>
          <w:sz w:val="21"/>
          <w:szCs w:val="21"/>
        </w:rPr>
        <w:t xml:space="preserve">Interesse an </w:t>
      </w:r>
      <w:del w:id="2" w:author="David Döbele" w:date="2024-08-14T18:18:00Z" w16du:dateUtc="2024-08-14T16:18:00Z">
        <w:r w:rsidRPr="0067078D" w:rsidDel="006B0ABB">
          <w:rPr>
            <w:rFonts w:ascii="Georgia" w:hAnsi="Georgia" w:cs="Times New Roman"/>
            <w:sz w:val="21"/>
            <w:szCs w:val="21"/>
          </w:rPr>
          <w:delText>Mergers &amp; Acquisitions (M&amp;A)</w:delText>
        </w:r>
      </w:del>
      <w:ins w:id="3" w:author="David Döbele" w:date="2024-08-14T18:18:00Z" w16du:dateUtc="2024-08-14T16:18:00Z">
        <w:r w:rsidR="006B0ABB">
          <w:rPr>
            <w:rFonts w:ascii="Georgia" w:hAnsi="Georgia" w:cs="Times New Roman"/>
            <w:sz w:val="21"/>
            <w:szCs w:val="21"/>
          </w:rPr>
          <w:t>M&amp;A</w:t>
        </w:r>
      </w:ins>
      <w:r w:rsidRPr="0067078D">
        <w:rPr>
          <w:rFonts w:ascii="Georgia" w:hAnsi="Georgia" w:cs="Times New Roman"/>
          <w:sz w:val="21"/>
          <w:szCs w:val="21"/>
        </w:rPr>
        <w:t xml:space="preserve"> wurde erstmals durch Vorträge von Jim Donovan an der University </w:t>
      </w:r>
      <w:proofErr w:type="spellStart"/>
      <w:r w:rsidRPr="0067078D">
        <w:rPr>
          <w:rFonts w:ascii="Georgia" w:hAnsi="Georgia" w:cs="Times New Roman"/>
          <w:sz w:val="21"/>
          <w:szCs w:val="21"/>
        </w:rPr>
        <w:t>of</w:t>
      </w:r>
      <w:proofErr w:type="spellEnd"/>
      <w:r w:rsidRPr="0067078D">
        <w:rPr>
          <w:rFonts w:ascii="Georgia" w:hAnsi="Georgia" w:cs="Times New Roman"/>
          <w:sz w:val="21"/>
          <w:szCs w:val="21"/>
        </w:rPr>
        <w:t xml:space="preserve"> Virginia geweckt. Diese inspirierenden Einblicke haben mich dazu veranlasst, mich intensiver mit dem Thema Investment Banking zu beschäftigen – sei es durch Dokumentationen, Gespräche mit Bekannten oder das Verfolgen von Wirtschaftsnachrichten.</w:t>
      </w:r>
      <w:r w:rsidR="0079256C" w:rsidRPr="0067078D">
        <w:rPr>
          <w:rFonts w:ascii="Georgia" w:hAnsi="Georgia" w:cs="Times New Roman"/>
          <w:sz w:val="21"/>
          <w:szCs w:val="21"/>
        </w:rPr>
        <w:t xml:space="preserve"> </w:t>
      </w:r>
      <w:r w:rsidRPr="0067078D">
        <w:rPr>
          <w:rFonts w:ascii="Georgia" w:hAnsi="Georgia" w:cs="Times New Roman"/>
          <w:sz w:val="21"/>
          <w:szCs w:val="21"/>
        </w:rPr>
        <w:t xml:space="preserve">Nach reiflicher Überlegung habe ich beschlossen, </w:t>
      </w:r>
      <w:del w:id="4" w:author="David Döbele" w:date="2024-08-14T18:18:00Z" w16du:dateUtc="2024-08-14T16:18:00Z">
        <w:r w:rsidRPr="0067078D" w:rsidDel="006B0ABB">
          <w:rPr>
            <w:rFonts w:ascii="Georgia" w:hAnsi="Georgia" w:cs="Times New Roman"/>
            <w:sz w:val="21"/>
            <w:szCs w:val="21"/>
          </w:rPr>
          <w:delText>meinen Karriereweg</w:delText>
        </w:r>
      </w:del>
      <w:ins w:id="5" w:author="David Döbele" w:date="2024-08-14T18:18:00Z" w16du:dateUtc="2024-08-14T16:18:00Z">
        <w:r w:rsidR="006B0ABB">
          <w:rPr>
            <w:rFonts w:ascii="Georgia" w:hAnsi="Georgia" w:cs="Times New Roman"/>
            <w:sz w:val="21"/>
            <w:szCs w:val="21"/>
          </w:rPr>
          <w:t>meinen Weg ins M&amp;A</w:t>
        </w:r>
      </w:ins>
      <w:r w:rsidRPr="0067078D">
        <w:rPr>
          <w:rFonts w:ascii="Georgia" w:hAnsi="Georgia" w:cs="Times New Roman"/>
          <w:sz w:val="21"/>
          <w:szCs w:val="21"/>
        </w:rPr>
        <w:t xml:space="preserve"> durch ein </w:t>
      </w:r>
      <w:r w:rsidR="00E02381" w:rsidRPr="0067078D">
        <w:rPr>
          <w:rFonts w:ascii="Georgia" w:hAnsi="Georgia" w:cs="Times New Roman"/>
          <w:sz w:val="21"/>
          <w:szCs w:val="21"/>
        </w:rPr>
        <w:t xml:space="preserve">geplantes </w:t>
      </w:r>
      <w:r w:rsidRPr="0067078D">
        <w:rPr>
          <w:rFonts w:ascii="Georgia" w:hAnsi="Georgia" w:cs="Times New Roman"/>
          <w:sz w:val="21"/>
          <w:szCs w:val="21"/>
        </w:rPr>
        <w:t xml:space="preserve">Praktikum in der Wirtschaftsprüfung bei EY </w:t>
      </w:r>
      <w:r w:rsidR="00AC0EB3" w:rsidRPr="0067078D">
        <w:rPr>
          <w:rFonts w:ascii="Georgia" w:hAnsi="Georgia" w:cs="Times New Roman"/>
          <w:sz w:val="21"/>
          <w:szCs w:val="21"/>
        </w:rPr>
        <w:t xml:space="preserve">über </w:t>
      </w:r>
      <w:ins w:id="6" w:author="David Döbele" w:date="2024-08-14T18:18:00Z" w16du:dateUtc="2024-08-14T16:18:00Z">
        <w:r w:rsidR="006B0ABB">
          <w:rPr>
            <w:rFonts w:ascii="Georgia" w:hAnsi="Georgia" w:cs="Times New Roman"/>
            <w:sz w:val="21"/>
            <w:szCs w:val="21"/>
          </w:rPr>
          <w:t>drei</w:t>
        </w:r>
      </w:ins>
      <w:del w:id="7" w:author="David Döbele" w:date="2024-08-14T18:18:00Z" w16du:dateUtc="2024-08-14T16:18:00Z">
        <w:r w:rsidR="00AC0EB3" w:rsidRPr="0067078D" w:rsidDel="006B0ABB">
          <w:rPr>
            <w:rFonts w:ascii="Georgia" w:hAnsi="Georgia" w:cs="Times New Roman"/>
            <w:sz w:val="21"/>
            <w:szCs w:val="21"/>
          </w:rPr>
          <w:delText>3</w:delText>
        </w:r>
      </w:del>
      <w:r w:rsidR="00AC0EB3" w:rsidRPr="0067078D">
        <w:rPr>
          <w:rFonts w:ascii="Georgia" w:hAnsi="Georgia" w:cs="Times New Roman"/>
          <w:sz w:val="21"/>
          <w:szCs w:val="21"/>
        </w:rPr>
        <w:t xml:space="preserve"> Monate </w:t>
      </w:r>
      <w:del w:id="8" w:author="David Döbele" w:date="2024-08-14T18:18:00Z" w16du:dateUtc="2024-08-14T16:18:00Z">
        <w:r w:rsidRPr="0067078D" w:rsidDel="006B0ABB">
          <w:rPr>
            <w:rFonts w:ascii="Georgia" w:hAnsi="Georgia" w:cs="Times New Roman"/>
            <w:sz w:val="21"/>
            <w:szCs w:val="21"/>
          </w:rPr>
          <w:delText>weiterzuentwickeln</w:delText>
        </w:r>
      </w:del>
      <w:ins w:id="9" w:author="David Döbele" w:date="2024-08-14T18:18:00Z" w16du:dateUtc="2024-08-14T16:18:00Z">
        <w:r w:rsidR="006B0ABB">
          <w:rPr>
            <w:rFonts w:ascii="Georgia" w:hAnsi="Georgia" w:cs="Times New Roman"/>
            <w:sz w:val="21"/>
            <w:szCs w:val="21"/>
          </w:rPr>
          <w:t>zu begin</w:t>
        </w:r>
      </w:ins>
      <w:ins w:id="10" w:author="David Döbele" w:date="2024-08-14T18:19:00Z" w16du:dateUtc="2024-08-14T16:19:00Z">
        <w:r w:rsidR="006B0ABB">
          <w:rPr>
            <w:rFonts w:ascii="Georgia" w:hAnsi="Georgia" w:cs="Times New Roman"/>
            <w:sz w:val="21"/>
            <w:szCs w:val="21"/>
          </w:rPr>
          <w:t>nen</w:t>
        </w:r>
      </w:ins>
      <w:r w:rsidRPr="0067078D">
        <w:rPr>
          <w:rFonts w:ascii="Georgia" w:hAnsi="Georgia" w:cs="Times New Roman"/>
          <w:sz w:val="21"/>
          <w:szCs w:val="21"/>
        </w:rPr>
        <w:t xml:space="preserve">. Diese wertvolle Erfahrung möchte ich </w:t>
      </w:r>
      <w:ins w:id="11" w:author="David Döbele" w:date="2024-08-14T18:19:00Z" w16du:dateUtc="2024-08-14T16:19:00Z">
        <w:r w:rsidR="006B0ABB">
          <w:rPr>
            <w:rFonts w:ascii="Georgia" w:hAnsi="Georgia" w:cs="Times New Roman"/>
            <w:sz w:val="21"/>
            <w:szCs w:val="21"/>
          </w:rPr>
          <w:t xml:space="preserve">als Fundament </w:t>
        </w:r>
      </w:ins>
      <w:r w:rsidRPr="0067078D">
        <w:rPr>
          <w:rFonts w:ascii="Georgia" w:hAnsi="Georgia" w:cs="Times New Roman"/>
          <w:sz w:val="21"/>
          <w:szCs w:val="21"/>
        </w:rPr>
        <w:t>nutzen, um mich optimal auf den nächsten Schritt in meiner beruflichen Laufbahn vorzubereiten</w:t>
      </w:r>
      <w:del w:id="12" w:author="David Döbele" w:date="2024-08-14T18:19:00Z" w16du:dateUtc="2024-08-14T16:19:00Z">
        <w:r w:rsidRPr="0067078D" w:rsidDel="006B0ABB">
          <w:rPr>
            <w:rFonts w:ascii="Georgia" w:hAnsi="Georgia" w:cs="Times New Roman"/>
            <w:sz w:val="21"/>
            <w:szCs w:val="21"/>
          </w:rPr>
          <w:delText xml:space="preserve">. </w:delText>
        </w:r>
      </w:del>
      <w:ins w:id="13" w:author="David Döbele" w:date="2024-08-14T18:19:00Z" w16du:dateUtc="2024-08-14T16:19:00Z">
        <w:r w:rsidR="006B0ABB">
          <w:rPr>
            <w:rFonts w:ascii="Georgia" w:hAnsi="Georgia" w:cs="Times New Roman"/>
            <w:sz w:val="21"/>
            <w:szCs w:val="21"/>
          </w:rPr>
          <w:t xml:space="preserve"> und d</w:t>
        </w:r>
      </w:ins>
      <w:del w:id="14" w:author="David Döbele" w:date="2024-08-14T18:19:00Z" w16du:dateUtc="2024-08-14T16:19:00Z">
        <w:r w:rsidRPr="0067078D" w:rsidDel="006B0ABB">
          <w:rPr>
            <w:rFonts w:ascii="Georgia" w:hAnsi="Georgia" w:cs="Times New Roman"/>
            <w:sz w:val="21"/>
            <w:szCs w:val="21"/>
          </w:rPr>
          <w:delText>D</w:delText>
        </w:r>
      </w:del>
      <w:r w:rsidRPr="0067078D">
        <w:rPr>
          <w:rFonts w:ascii="Georgia" w:hAnsi="Georgia" w:cs="Times New Roman"/>
          <w:sz w:val="21"/>
          <w:szCs w:val="21"/>
        </w:rPr>
        <w:t xml:space="preserve">as dabei erworbene Wissen </w:t>
      </w:r>
      <w:del w:id="15" w:author="David Döbele" w:date="2024-08-14T18:19:00Z" w16du:dateUtc="2024-08-14T16:19:00Z">
        <w:r w:rsidRPr="0067078D" w:rsidDel="006B0ABB">
          <w:rPr>
            <w:rFonts w:ascii="Georgia" w:hAnsi="Georgia" w:cs="Times New Roman"/>
            <w:sz w:val="21"/>
            <w:szCs w:val="21"/>
          </w:rPr>
          <w:delText xml:space="preserve">würde ich </w:delText>
        </w:r>
      </w:del>
      <w:r w:rsidRPr="0067078D">
        <w:rPr>
          <w:rFonts w:ascii="Georgia" w:hAnsi="Georgia" w:cs="Times New Roman"/>
          <w:sz w:val="21"/>
          <w:szCs w:val="21"/>
        </w:rPr>
        <w:t>mit großer Begeisterung in einem Praktikum bei Ihnen ab April einbringen und weiter vertiefen.</w:t>
      </w:r>
    </w:p>
    <w:p w14:paraId="4AC0152F" w14:textId="77777777" w:rsidR="00573B53" w:rsidRPr="0067078D" w:rsidRDefault="00573B53" w:rsidP="00573B53">
      <w:pPr>
        <w:spacing w:after="0"/>
        <w:jc w:val="both"/>
        <w:rPr>
          <w:rFonts w:ascii="Georgia" w:hAnsi="Georgia" w:cs="Times New Roman"/>
          <w:sz w:val="21"/>
          <w:szCs w:val="21"/>
        </w:rPr>
      </w:pPr>
    </w:p>
    <w:p w14:paraId="3A30CAF1" w14:textId="1ADEA774" w:rsidR="003930A7" w:rsidRPr="0067078D" w:rsidRDefault="003930A7" w:rsidP="003930A7">
      <w:pPr>
        <w:spacing w:after="0" w:line="240" w:lineRule="auto"/>
        <w:jc w:val="both"/>
        <w:rPr>
          <w:rFonts w:ascii="Georgia" w:hAnsi="Georgia" w:cs="Times New Roman"/>
          <w:sz w:val="21"/>
          <w:szCs w:val="21"/>
        </w:rPr>
      </w:pPr>
      <w:r w:rsidRPr="0067078D">
        <w:rPr>
          <w:rFonts w:ascii="Georgia" w:hAnsi="Georgia" w:cs="Times New Roman"/>
          <w:sz w:val="21"/>
          <w:szCs w:val="21"/>
        </w:rPr>
        <w:t>Bereits zu Abiturzeiten hatte ich ein großes Interesse für finanzwirtschaftliche Themen, was darin resultierte, dass ich Wirtschaft als Schwerpunktfach wählte. In meinem Gap Year nach dem Abitur habe ich die Zeit genutzt und ein Work and Travel</w:t>
      </w:r>
      <w:ins w:id="16" w:author="David Döbele" w:date="2024-08-14T18:20:00Z" w16du:dateUtc="2024-08-14T16:20:00Z">
        <w:r w:rsidR="006B0ABB">
          <w:rPr>
            <w:rFonts w:ascii="Georgia" w:hAnsi="Georgia" w:cs="Times New Roman"/>
            <w:sz w:val="21"/>
            <w:szCs w:val="21"/>
          </w:rPr>
          <w:t xml:space="preserve"> Aufenthalt</w:t>
        </w:r>
      </w:ins>
      <w:r w:rsidRPr="0067078D">
        <w:rPr>
          <w:rFonts w:ascii="Georgia" w:hAnsi="Georgia" w:cs="Times New Roman"/>
          <w:sz w:val="21"/>
          <w:szCs w:val="21"/>
        </w:rPr>
        <w:t xml:space="preserve"> in Australien über sechs Monate absolviert, in denen ich meine Englischkenntnisse, Kommunikationstechniken und Verhandlungsfähigkeiten bei einem Job im Vertrieb optimieren konnte. Die restliche Zeit vor dem Studium verbrachte ich damit, weitere Arbeitserfahrung bei einem Praktikum im Einzelhandel zu sammeln. Dort habe ich viele verschiedene Aspekte wie das Personalmanagement oder die vorbereitende Buchführung eines Unternehmens kennengelernt. Daraufhin war der nächste ideale Schritt für mich das Studium an der TU Darmstadt, welches ich insbesondere aufgrund meines Interesses für Zahlen und analytisches Denken ausgewählt habe. Hier konnte ich mir durch den Besuch von zahlreichen Workshops, Fallstudien, Events der Hochschulgruppe </w:t>
      </w:r>
      <w:proofErr w:type="spellStart"/>
      <w:r w:rsidRPr="0067078D">
        <w:rPr>
          <w:rFonts w:ascii="Georgia" w:hAnsi="Georgia" w:cs="Times New Roman"/>
          <w:sz w:val="21"/>
          <w:szCs w:val="21"/>
        </w:rPr>
        <w:t>WiBiNet</w:t>
      </w:r>
      <w:proofErr w:type="spellEnd"/>
      <w:r w:rsidRPr="0067078D">
        <w:rPr>
          <w:rFonts w:ascii="Georgia" w:hAnsi="Georgia" w:cs="Times New Roman"/>
          <w:sz w:val="21"/>
          <w:szCs w:val="21"/>
        </w:rPr>
        <w:t xml:space="preserve"> e.V. und als Mitglied der studentischen Unternehmensberatung Junior Comtec e.V. für ein Semester ein breites Netzwerk aufbauen. Letzteres brachte mich besonders im Umgang mit Word, PowerPoint und Excel weiter und ich konnte zudem das Konzept des Arbeitens in Projekten kennenlernen und hierbei meine Organisationsfähigkeit und die Fähigkeit, auch unter Zeitdruck konzentriert zu arbeiten, auf die nächste Stufe bringen.</w:t>
      </w:r>
    </w:p>
    <w:p w14:paraId="2F7E5309" w14:textId="77777777" w:rsidR="00573B53" w:rsidRPr="0067078D" w:rsidRDefault="00573B53" w:rsidP="00573B53">
      <w:pPr>
        <w:spacing w:after="0"/>
        <w:jc w:val="both"/>
        <w:rPr>
          <w:rFonts w:ascii="Georgia" w:hAnsi="Georgia" w:cs="Times New Roman"/>
          <w:sz w:val="21"/>
          <w:szCs w:val="21"/>
        </w:rPr>
      </w:pPr>
    </w:p>
    <w:p w14:paraId="55D52082" w14:textId="4A51B046" w:rsidR="0067078D" w:rsidRPr="0067078D" w:rsidRDefault="00621AF1" w:rsidP="0067078D">
      <w:pPr>
        <w:spacing w:after="0" w:line="240" w:lineRule="auto"/>
        <w:jc w:val="both"/>
        <w:rPr>
          <w:rFonts w:ascii="Georgia" w:hAnsi="Georgia" w:cs="Times New Roman"/>
          <w:sz w:val="21"/>
          <w:szCs w:val="21"/>
        </w:rPr>
      </w:pPr>
      <w:r>
        <w:rPr>
          <w:rFonts w:ascii="Georgia" w:hAnsi="Georgia" w:cs="Times New Roman"/>
          <w:sz w:val="21"/>
          <w:szCs w:val="21"/>
        </w:rPr>
        <w:t>Platzhalter.</w:t>
      </w:r>
    </w:p>
    <w:p w14:paraId="6C4D1043" w14:textId="77777777" w:rsidR="0067078D" w:rsidRPr="0067078D" w:rsidRDefault="0067078D" w:rsidP="0067078D">
      <w:pPr>
        <w:spacing w:after="0" w:line="240" w:lineRule="auto"/>
        <w:jc w:val="both"/>
        <w:rPr>
          <w:rFonts w:ascii="Georgia" w:hAnsi="Georgia" w:cs="Times New Roman"/>
          <w:sz w:val="21"/>
          <w:szCs w:val="21"/>
        </w:rPr>
      </w:pPr>
    </w:p>
    <w:p w14:paraId="6375CFE7" w14:textId="77777777" w:rsidR="0067078D" w:rsidRPr="0067078D" w:rsidRDefault="0067078D" w:rsidP="0067078D">
      <w:pPr>
        <w:spacing w:after="0" w:line="240" w:lineRule="auto"/>
        <w:jc w:val="both"/>
        <w:rPr>
          <w:rFonts w:ascii="Georgia" w:hAnsi="Georgia" w:cs="Times New Roman"/>
          <w:sz w:val="21"/>
          <w:szCs w:val="21"/>
        </w:rPr>
      </w:pPr>
      <w:r w:rsidRPr="0067078D">
        <w:rPr>
          <w:rFonts w:ascii="Georgia" w:hAnsi="Georgia" w:cs="Times New Roman"/>
          <w:sz w:val="21"/>
          <w:szCs w:val="21"/>
        </w:rPr>
        <w:t>Von dem Praktikum erhoffe ich mir eine Bereicherung für das Unternehmen zu sein sowie eine steile Lernkurve zu durchlaufen. Ich bin überzeugt, dass meine Persönlichkeit und meine gesammelten Erfahrungen perfekt zu EY passen und würde mich sehr darüber freuen, Sie auch in einem persönlichen Gespräch von mir überzeugen zu dürfen.</w:t>
      </w: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210E4F9C" w:rsidR="00BB3512" w:rsidRPr="00D30CEA" w:rsidRDefault="00BB3512" w:rsidP="00E65B09">
      <w:pPr>
        <w:spacing w:after="0"/>
        <w:jc w:val="both"/>
        <w:rPr>
          <w:rFonts w:ascii="Georgia" w:hAnsi="Georgia" w:cs="Times New Roman"/>
          <w:sz w:val="21"/>
          <w:szCs w:val="21"/>
        </w:rPr>
      </w:pP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299"/>
    <w:rsid w:val="00012D78"/>
    <w:rsid w:val="00020E1E"/>
    <w:rsid w:val="00034B68"/>
    <w:rsid w:val="00036151"/>
    <w:rsid w:val="0004591A"/>
    <w:rsid w:val="00046459"/>
    <w:rsid w:val="000518E1"/>
    <w:rsid w:val="000555E4"/>
    <w:rsid w:val="0005670D"/>
    <w:rsid w:val="000710B0"/>
    <w:rsid w:val="00073C82"/>
    <w:rsid w:val="0007728F"/>
    <w:rsid w:val="00081359"/>
    <w:rsid w:val="00095455"/>
    <w:rsid w:val="00096B7D"/>
    <w:rsid w:val="000A154E"/>
    <w:rsid w:val="000A3287"/>
    <w:rsid w:val="000A5AB8"/>
    <w:rsid w:val="000A6678"/>
    <w:rsid w:val="000A7DEB"/>
    <w:rsid w:val="000C55DE"/>
    <w:rsid w:val="000F371C"/>
    <w:rsid w:val="00101EE7"/>
    <w:rsid w:val="00117F83"/>
    <w:rsid w:val="00117F94"/>
    <w:rsid w:val="00144971"/>
    <w:rsid w:val="00146C8E"/>
    <w:rsid w:val="00152DF9"/>
    <w:rsid w:val="00156A98"/>
    <w:rsid w:val="001669DB"/>
    <w:rsid w:val="00171D11"/>
    <w:rsid w:val="001819B1"/>
    <w:rsid w:val="001A4522"/>
    <w:rsid w:val="001C17FC"/>
    <w:rsid w:val="001C60FA"/>
    <w:rsid w:val="001D03B8"/>
    <w:rsid w:val="001D079A"/>
    <w:rsid w:val="001D30DF"/>
    <w:rsid w:val="001E0088"/>
    <w:rsid w:val="001E0903"/>
    <w:rsid w:val="001E1EE7"/>
    <w:rsid w:val="001F38D7"/>
    <w:rsid w:val="002042CB"/>
    <w:rsid w:val="002062F6"/>
    <w:rsid w:val="00212042"/>
    <w:rsid w:val="00215AC3"/>
    <w:rsid w:val="002213EE"/>
    <w:rsid w:val="0023468A"/>
    <w:rsid w:val="0023683A"/>
    <w:rsid w:val="002467A0"/>
    <w:rsid w:val="002536DC"/>
    <w:rsid w:val="00255EC1"/>
    <w:rsid w:val="002569B9"/>
    <w:rsid w:val="00257D2A"/>
    <w:rsid w:val="002627D2"/>
    <w:rsid w:val="00264191"/>
    <w:rsid w:val="0026773D"/>
    <w:rsid w:val="0027047C"/>
    <w:rsid w:val="002708C2"/>
    <w:rsid w:val="00270D32"/>
    <w:rsid w:val="00274324"/>
    <w:rsid w:val="002A5B9F"/>
    <w:rsid w:val="002C1EF4"/>
    <w:rsid w:val="002D309E"/>
    <w:rsid w:val="002D594E"/>
    <w:rsid w:val="002E39B8"/>
    <w:rsid w:val="002F0A7B"/>
    <w:rsid w:val="002F51FA"/>
    <w:rsid w:val="003033C5"/>
    <w:rsid w:val="0031197D"/>
    <w:rsid w:val="00311A15"/>
    <w:rsid w:val="00313A01"/>
    <w:rsid w:val="003250EA"/>
    <w:rsid w:val="003421B1"/>
    <w:rsid w:val="003450B7"/>
    <w:rsid w:val="00375D2D"/>
    <w:rsid w:val="003811BC"/>
    <w:rsid w:val="0038168B"/>
    <w:rsid w:val="0038671F"/>
    <w:rsid w:val="003930A7"/>
    <w:rsid w:val="003947A8"/>
    <w:rsid w:val="003B2B3E"/>
    <w:rsid w:val="003D464F"/>
    <w:rsid w:val="003D5D1E"/>
    <w:rsid w:val="003F3290"/>
    <w:rsid w:val="003F688C"/>
    <w:rsid w:val="00415608"/>
    <w:rsid w:val="00424CAF"/>
    <w:rsid w:val="0043388F"/>
    <w:rsid w:val="00434D23"/>
    <w:rsid w:val="004403CB"/>
    <w:rsid w:val="00453C2F"/>
    <w:rsid w:val="00454C0B"/>
    <w:rsid w:val="0046226E"/>
    <w:rsid w:val="00474DD8"/>
    <w:rsid w:val="00474FC2"/>
    <w:rsid w:val="00492923"/>
    <w:rsid w:val="004A1501"/>
    <w:rsid w:val="004A615C"/>
    <w:rsid w:val="004B4510"/>
    <w:rsid w:val="004C156C"/>
    <w:rsid w:val="004C174A"/>
    <w:rsid w:val="004D328A"/>
    <w:rsid w:val="004E6A67"/>
    <w:rsid w:val="005005BF"/>
    <w:rsid w:val="00500EFA"/>
    <w:rsid w:val="00506322"/>
    <w:rsid w:val="00507BBD"/>
    <w:rsid w:val="005407D6"/>
    <w:rsid w:val="00542F06"/>
    <w:rsid w:val="00553EC8"/>
    <w:rsid w:val="005705F7"/>
    <w:rsid w:val="00570B1D"/>
    <w:rsid w:val="00573B53"/>
    <w:rsid w:val="00574140"/>
    <w:rsid w:val="005762CF"/>
    <w:rsid w:val="005842A0"/>
    <w:rsid w:val="00590834"/>
    <w:rsid w:val="00590E7F"/>
    <w:rsid w:val="00593C9C"/>
    <w:rsid w:val="005B231F"/>
    <w:rsid w:val="005C55F7"/>
    <w:rsid w:val="005D7D49"/>
    <w:rsid w:val="005E00BC"/>
    <w:rsid w:val="005E63B8"/>
    <w:rsid w:val="005F350B"/>
    <w:rsid w:val="00603752"/>
    <w:rsid w:val="0062071B"/>
    <w:rsid w:val="00621AF1"/>
    <w:rsid w:val="00632F05"/>
    <w:rsid w:val="0063723B"/>
    <w:rsid w:val="00647413"/>
    <w:rsid w:val="006502BE"/>
    <w:rsid w:val="0067078D"/>
    <w:rsid w:val="00690D96"/>
    <w:rsid w:val="006959F8"/>
    <w:rsid w:val="006A68F4"/>
    <w:rsid w:val="006A7895"/>
    <w:rsid w:val="006B0ABB"/>
    <w:rsid w:val="006B302C"/>
    <w:rsid w:val="006C2717"/>
    <w:rsid w:val="006D2592"/>
    <w:rsid w:val="006D7785"/>
    <w:rsid w:val="006F58EC"/>
    <w:rsid w:val="00706233"/>
    <w:rsid w:val="00706C4C"/>
    <w:rsid w:val="007251EA"/>
    <w:rsid w:val="00731DAE"/>
    <w:rsid w:val="007340D7"/>
    <w:rsid w:val="007472BD"/>
    <w:rsid w:val="00755A3D"/>
    <w:rsid w:val="007675B1"/>
    <w:rsid w:val="0079256C"/>
    <w:rsid w:val="00797EF1"/>
    <w:rsid w:val="007A3246"/>
    <w:rsid w:val="007A5B11"/>
    <w:rsid w:val="007A64C5"/>
    <w:rsid w:val="007A719D"/>
    <w:rsid w:val="007B1B2B"/>
    <w:rsid w:val="007B41F4"/>
    <w:rsid w:val="007C59D2"/>
    <w:rsid w:val="007E4326"/>
    <w:rsid w:val="007E4EE8"/>
    <w:rsid w:val="007F0344"/>
    <w:rsid w:val="007F7EA0"/>
    <w:rsid w:val="008049F7"/>
    <w:rsid w:val="00807293"/>
    <w:rsid w:val="00820D3E"/>
    <w:rsid w:val="0082696B"/>
    <w:rsid w:val="00826FB8"/>
    <w:rsid w:val="00836F98"/>
    <w:rsid w:val="0083750F"/>
    <w:rsid w:val="008428CF"/>
    <w:rsid w:val="0085213A"/>
    <w:rsid w:val="008565FD"/>
    <w:rsid w:val="00857C6F"/>
    <w:rsid w:val="008657E3"/>
    <w:rsid w:val="00867CED"/>
    <w:rsid w:val="00874503"/>
    <w:rsid w:val="008823EE"/>
    <w:rsid w:val="00883B55"/>
    <w:rsid w:val="0089337A"/>
    <w:rsid w:val="008A248F"/>
    <w:rsid w:val="008B402E"/>
    <w:rsid w:val="008C27C1"/>
    <w:rsid w:val="008D6664"/>
    <w:rsid w:val="008D7CDB"/>
    <w:rsid w:val="008E100E"/>
    <w:rsid w:val="008E4BA9"/>
    <w:rsid w:val="008E7A27"/>
    <w:rsid w:val="008E7D17"/>
    <w:rsid w:val="00957F41"/>
    <w:rsid w:val="00991E04"/>
    <w:rsid w:val="0099776A"/>
    <w:rsid w:val="009A256E"/>
    <w:rsid w:val="009D07DC"/>
    <w:rsid w:val="009D3BBF"/>
    <w:rsid w:val="009F46A7"/>
    <w:rsid w:val="00A1282E"/>
    <w:rsid w:val="00A14247"/>
    <w:rsid w:val="00A40D57"/>
    <w:rsid w:val="00A44493"/>
    <w:rsid w:val="00A53760"/>
    <w:rsid w:val="00A556BE"/>
    <w:rsid w:val="00AA2791"/>
    <w:rsid w:val="00AA4C7C"/>
    <w:rsid w:val="00AB4CD0"/>
    <w:rsid w:val="00AC0467"/>
    <w:rsid w:val="00AC0EB3"/>
    <w:rsid w:val="00AC61EE"/>
    <w:rsid w:val="00AC66C4"/>
    <w:rsid w:val="00AC7086"/>
    <w:rsid w:val="00AD23A8"/>
    <w:rsid w:val="00AE26F5"/>
    <w:rsid w:val="00AE3A33"/>
    <w:rsid w:val="00AE65E3"/>
    <w:rsid w:val="00B02A4C"/>
    <w:rsid w:val="00B117DB"/>
    <w:rsid w:val="00B135CE"/>
    <w:rsid w:val="00B17FDF"/>
    <w:rsid w:val="00B22CBA"/>
    <w:rsid w:val="00B339B8"/>
    <w:rsid w:val="00B346A7"/>
    <w:rsid w:val="00B43970"/>
    <w:rsid w:val="00B50A34"/>
    <w:rsid w:val="00B54C38"/>
    <w:rsid w:val="00B5613E"/>
    <w:rsid w:val="00B57CB1"/>
    <w:rsid w:val="00B77DCE"/>
    <w:rsid w:val="00B81B0E"/>
    <w:rsid w:val="00B87CA9"/>
    <w:rsid w:val="00B90C77"/>
    <w:rsid w:val="00B9666E"/>
    <w:rsid w:val="00BB3512"/>
    <w:rsid w:val="00BB3C75"/>
    <w:rsid w:val="00BF522D"/>
    <w:rsid w:val="00C0214A"/>
    <w:rsid w:val="00C030C1"/>
    <w:rsid w:val="00C11584"/>
    <w:rsid w:val="00C1562F"/>
    <w:rsid w:val="00C444FA"/>
    <w:rsid w:val="00C6717B"/>
    <w:rsid w:val="00C71380"/>
    <w:rsid w:val="00C9003C"/>
    <w:rsid w:val="00C97ECA"/>
    <w:rsid w:val="00CA1160"/>
    <w:rsid w:val="00CA702E"/>
    <w:rsid w:val="00CA7350"/>
    <w:rsid w:val="00CB3F05"/>
    <w:rsid w:val="00CB639D"/>
    <w:rsid w:val="00CD51E6"/>
    <w:rsid w:val="00CE433B"/>
    <w:rsid w:val="00D0032C"/>
    <w:rsid w:val="00D06982"/>
    <w:rsid w:val="00D1488D"/>
    <w:rsid w:val="00D30CEA"/>
    <w:rsid w:val="00D502E9"/>
    <w:rsid w:val="00D60599"/>
    <w:rsid w:val="00D71D8E"/>
    <w:rsid w:val="00D73B44"/>
    <w:rsid w:val="00D74DCC"/>
    <w:rsid w:val="00D74F0F"/>
    <w:rsid w:val="00D9281A"/>
    <w:rsid w:val="00DA3404"/>
    <w:rsid w:val="00DA524B"/>
    <w:rsid w:val="00DB471D"/>
    <w:rsid w:val="00DD1863"/>
    <w:rsid w:val="00DD3349"/>
    <w:rsid w:val="00DD54E1"/>
    <w:rsid w:val="00DD6747"/>
    <w:rsid w:val="00DE1FBC"/>
    <w:rsid w:val="00DE5C3D"/>
    <w:rsid w:val="00E01242"/>
    <w:rsid w:val="00E02381"/>
    <w:rsid w:val="00E02500"/>
    <w:rsid w:val="00E12ED8"/>
    <w:rsid w:val="00E162C9"/>
    <w:rsid w:val="00E3005D"/>
    <w:rsid w:val="00E30491"/>
    <w:rsid w:val="00E473ED"/>
    <w:rsid w:val="00E47DAF"/>
    <w:rsid w:val="00E62550"/>
    <w:rsid w:val="00E65B09"/>
    <w:rsid w:val="00E82B10"/>
    <w:rsid w:val="00E83116"/>
    <w:rsid w:val="00E914E5"/>
    <w:rsid w:val="00E91B86"/>
    <w:rsid w:val="00EA6CEC"/>
    <w:rsid w:val="00EA7AC2"/>
    <w:rsid w:val="00EC000C"/>
    <w:rsid w:val="00EE0170"/>
    <w:rsid w:val="00EF2FD5"/>
    <w:rsid w:val="00EF3586"/>
    <w:rsid w:val="00EF7D92"/>
    <w:rsid w:val="00F11473"/>
    <w:rsid w:val="00F253C5"/>
    <w:rsid w:val="00F270C0"/>
    <w:rsid w:val="00F30624"/>
    <w:rsid w:val="00F314E8"/>
    <w:rsid w:val="00F4717F"/>
    <w:rsid w:val="00F47BE3"/>
    <w:rsid w:val="00F5301B"/>
    <w:rsid w:val="00F55CE3"/>
    <w:rsid w:val="00F610BC"/>
    <w:rsid w:val="00F74175"/>
    <w:rsid w:val="00F92A04"/>
    <w:rsid w:val="00FA4187"/>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6B0A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00102564">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54779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177649">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773282750">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2452</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68</cp:revision>
  <dcterms:created xsi:type="dcterms:W3CDTF">2024-06-07T15:06:00Z</dcterms:created>
  <dcterms:modified xsi:type="dcterms:W3CDTF">2024-08-14T16:20:00Z</dcterms:modified>
</cp:coreProperties>
</file>