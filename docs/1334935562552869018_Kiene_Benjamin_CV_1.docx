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420"/>
        <w:gridCol w:w="431"/>
        <w:gridCol w:w="567"/>
        <w:gridCol w:w="283"/>
        <w:gridCol w:w="142"/>
        <w:gridCol w:w="1418"/>
        <w:gridCol w:w="1842"/>
      </w:tblGrid>
      <w:tr w:rsidR="00E55D90" w:rsidRPr="002576DA" w14:paraId="487AC9CE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0CBC6997" w14:textId="330D475F" w:rsidR="00E55D90" w:rsidRPr="002576DA" w:rsidRDefault="00CD6D9E" w:rsidP="002576DA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576DA">
              <w:rPr>
                <w:rFonts w:ascii="Times New Roman" w:hAnsi="Times New Roman" w:cs="Times New Roman"/>
                <w:b/>
                <w:sz w:val="48"/>
                <w:szCs w:val="44"/>
              </w:rPr>
              <w:t>Benjamin Kiene</w:t>
            </w:r>
          </w:p>
          <w:p w14:paraId="4F0083E7" w14:textId="7B29500B" w:rsidR="00F44F5F" w:rsidDel="0053108E" w:rsidRDefault="008C213C" w:rsidP="002576DA">
            <w:pPr>
              <w:jc w:val="center"/>
              <w:rPr>
                <w:del w:id="0" w:author="David Döbele" w:date="2025-01-31T18:16:00Z" w16du:dateUtc="2025-01-31T17:16:00Z"/>
                <w:rFonts w:ascii="Times New Roman" w:hAnsi="Times New Roman" w:cs="Times New Roman"/>
                <w:bCs/>
                <w:sz w:val="20"/>
                <w:szCs w:val="20"/>
              </w:rPr>
            </w:pPr>
            <w:del w:id="1" w:author="David Döbele" w:date="2025-01-31T18:16:00Z" w16du:dateUtc="2025-01-31T17:16:00Z">
              <w:r w:rsidRPr="002576DA" w:rsidDel="0053108E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b</w:delText>
              </w:r>
              <w:r w:rsidR="00F5047F" w:rsidRPr="002576DA" w:rsidDel="0053108E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enjaminmagnus.kiene@gmail.com</w:delText>
              </w:r>
              <w:r w:rsidR="00F44F5F" w:rsidRPr="002576DA" w:rsidDel="0053108E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 xml:space="preserve"> | +49(0)</w:delText>
              </w:r>
              <w:r w:rsidR="00F5047F" w:rsidRPr="002576DA" w:rsidDel="0053108E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1751980804</w:delText>
              </w:r>
            </w:del>
          </w:p>
          <w:p w14:paraId="135895E2" w14:textId="1C0773A9" w:rsidR="00352B6D" w:rsidRPr="002576DA" w:rsidRDefault="00352B6D" w:rsidP="002576D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07.02.2006</w:t>
            </w:r>
          </w:p>
        </w:tc>
      </w:tr>
      <w:tr w:rsidR="002508C2" w:rsidRPr="002576DA" w14:paraId="0FCADE56" w14:textId="77777777" w:rsidTr="00317164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0342313E" w:rsidR="002508C2" w:rsidRPr="002576DA" w:rsidRDefault="00F44F5F" w:rsidP="002576D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6DA">
              <w:rPr>
                <w:rFonts w:ascii="Times New Roman" w:hAnsi="Times New Roman" w:cs="Times New Roman"/>
                <w:b/>
                <w:sz w:val="28"/>
                <w:szCs w:val="32"/>
              </w:rPr>
              <w:t>SCHULE</w:t>
            </w:r>
          </w:p>
        </w:tc>
      </w:tr>
      <w:tr w:rsidR="00D1492F" w:rsidRPr="002576DA" w14:paraId="7D1DEBF7" w14:textId="77777777" w:rsidTr="00317164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F1D3E2D" w:rsidR="00D1492F" w:rsidRPr="002576DA" w:rsidRDefault="00F5047F" w:rsidP="002576D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Alexander S. Puschkin Gymnasium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265DB49" w:rsidR="00D1492F" w:rsidRPr="002576DA" w:rsidRDefault="00F5047F" w:rsidP="002576D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Hennigsdorf</w:t>
            </w:r>
          </w:p>
        </w:tc>
      </w:tr>
      <w:tr w:rsidR="00D1492F" w:rsidRPr="002576DA" w14:paraId="61E5D482" w14:textId="77777777" w:rsidTr="00352B6D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548FD14" w:rsidR="00D1492F" w:rsidRPr="002576DA" w:rsidRDefault="00F5047F" w:rsidP="002576D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683" w:type="dxa"/>
            <w:gridSpan w:val="6"/>
            <w:vAlign w:val="bottom"/>
          </w:tcPr>
          <w:p w14:paraId="419A9228" w14:textId="31CDF628" w:rsidR="00D1492F" w:rsidRPr="002576DA" w:rsidRDefault="00F5047F" w:rsidP="002576D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>08/202</w:t>
            </w:r>
            <w:r w:rsidR="0085006B" w:rsidRPr="002576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85006B"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06/2024      </w:t>
            </w:r>
          </w:p>
        </w:tc>
      </w:tr>
      <w:tr w:rsidR="00D5280E" w:rsidRPr="002576DA" w14:paraId="7EABE9F1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078D370C" w14:textId="7FCAE568" w:rsidR="00F25EB2" w:rsidRPr="002576DA" w:rsidRDefault="00F25EB2" w:rsidP="002576D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352B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</w:t>
            </w:r>
            <w:r w:rsidR="00F5047F" w:rsidRPr="00352B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bschlussnote</w:t>
            </w:r>
            <w:r w:rsidRPr="00352B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: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F5047F"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2,0</w:t>
            </w:r>
          </w:p>
          <w:p w14:paraId="7A71E6B0" w14:textId="75864E4B" w:rsidR="00426D7E" w:rsidRPr="002576DA" w:rsidRDefault="00F5047F" w:rsidP="002576D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Leistungskurs</w:t>
            </w:r>
            <w:r w:rsidR="008C213C"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e: Geografie und Englisch</w:t>
            </w:r>
          </w:p>
        </w:tc>
      </w:tr>
      <w:tr w:rsidR="00E55D90" w:rsidRPr="002576DA" w14:paraId="3A2665B3" w14:textId="77777777" w:rsidTr="00317164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576DA" w:rsidRDefault="00F44F5F" w:rsidP="002576D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576DA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2576DA" w14:paraId="127C64E2" w14:textId="77777777" w:rsidTr="00317164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0B65A4DB" w:rsidR="00E55D90" w:rsidRPr="002576DA" w:rsidRDefault="00C75E94" w:rsidP="00257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sz w:val="21"/>
                <w:szCs w:val="21"/>
              </w:rPr>
              <w:t>Kaufland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1336127" w:rsidR="00E55D90" w:rsidRPr="002576DA" w:rsidRDefault="00C75E94" w:rsidP="002576D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Hennigsdorf</w:t>
            </w:r>
          </w:p>
        </w:tc>
      </w:tr>
      <w:tr w:rsidR="00E55D90" w:rsidRPr="002576DA" w14:paraId="335D84E9" w14:textId="77777777" w:rsidTr="00352B6D">
        <w:trPr>
          <w:trHeight w:val="20"/>
        </w:trPr>
        <w:tc>
          <w:tcPr>
            <w:tcW w:w="5954" w:type="dxa"/>
            <w:gridSpan w:val="3"/>
            <w:vAlign w:val="bottom"/>
          </w:tcPr>
          <w:p w14:paraId="20B1570F" w14:textId="6B098C1C" w:rsidR="00E55D90" w:rsidRPr="002576DA" w:rsidRDefault="00C75E94" w:rsidP="002576D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Teilzeit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mit</w:t>
            </w:r>
            <w:r w:rsidR="00317164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arbeit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er</w:t>
            </w:r>
            <w:proofErr w:type="spellEnd"/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2487D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="00F2487D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Kassierer</w:t>
            </w:r>
            <w:proofErr w:type="spellEnd"/>
          </w:p>
        </w:tc>
        <w:tc>
          <w:tcPr>
            <w:tcW w:w="4252" w:type="dxa"/>
            <w:gridSpan w:val="5"/>
            <w:vAlign w:val="bottom"/>
          </w:tcPr>
          <w:p w14:paraId="0475B997" w14:textId="41CAB61D" w:rsidR="00E55D90" w:rsidRPr="002576DA" w:rsidRDefault="00834E20" w:rsidP="002576D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2576DA" w14:paraId="54C3D64C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27184178" w14:textId="6A3898CA" w:rsidR="00E55D90" w:rsidRPr="002576DA" w:rsidRDefault="002576DA" w:rsidP="002576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Tragen von </w:t>
            </w:r>
            <w:r w:rsidR="00834E20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Verantwor</w:t>
            </w:r>
            <w:r w:rsidR="00317164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tung</w:t>
            </w:r>
            <w:r w:rsidR="00834E20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für den ordnungsgemäßen Verkaufsprozess an der Kasse sowie Beantwortung von Fragen und Beschwerden von Kunden</w:t>
            </w:r>
          </w:p>
          <w:p w14:paraId="16306637" w14:textId="184A8023" w:rsidR="00E55D90" w:rsidRPr="002576DA" w:rsidRDefault="00834E20" w:rsidP="002576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Entwicklung einer ausgeprägten </w:t>
            </w:r>
            <w:r w:rsidRPr="00AA60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Teamfähigkeit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sowie eines freundlichen und professionellen Umgangs mit Kunden, auch in stressigen Situationen</w:t>
            </w:r>
          </w:p>
          <w:p w14:paraId="6DD9BA0F" w14:textId="73BFE179" w:rsidR="00834E20" w:rsidRPr="002576DA" w:rsidRDefault="00834E20" w:rsidP="002576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bei 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Waren</w:t>
            </w:r>
            <w:r w:rsidR="003352D9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estellung </w:t>
            </w:r>
            <w:r w:rsidR="003352D9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Verräumung in der Filiale</w:t>
            </w:r>
          </w:p>
        </w:tc>
      </w:tr>
      <w:tr w:rsidR="00AE4ED3" w:rsidRPr="002576DA" w14:paraId="45404236" w14:textId="77777777" w:rsidTr="00317164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E81D46D" w:rsidR="00AE4ED3" w:rsidRPr="002576DA" w:rsidRDefault="00CC3A9D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Accenture Song</w:t>
            </w:r>
          </w:p>
        </w:tc>
        <w:tc>
          <w:tcPr>
            <w:tcW w:w="4683" w:type="dxa"/>
            <w:gridSpan w:val="6"/>
            <w:vAlign w:val="bottom"/>
          </w:tcPr>
          <w:p w14:paraId="49A11F72" w14:textId="4DB8996A" w:rsidR="00AE4ED3" w:rsidRPr="002576DA" w:rsidRDefault="00FB6DCF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AE4ED3" w:rsidRPr="002576DA" w14:paraId="16C6F7AD" w14:textId="77777777" w:rsidTr="00352B6D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1BCC5D19" w:rsidR="00AE4ED3" w:rsidRPr="002576DA" w:rsidRDefault="00AE4ED3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2576DA"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Bereich </w:t>
            </w:r>
            <w:r w:rsidR="00FB6DCF" w:rsidRPr="002576DA">
              <w:rPr>
                <w:rFonts w:ascii="Times New Roman" w:hAnsi="Times New Roman" w:cs="Times New Roman"/>
                <w:sz w:val="20"/>
                <w:szCs w:val="20"/>
              </w:rPr>
              <w:t>Productdesign und Marketingstrategien</w:t>
            </w:r>
          </w:p>
        </w:tc>
        <w:tc>
          <w:tcPr>
            <w:tcW w:w="4683" w:type="dxa"/>
            <w:gridSpan w:val="6"/>
            <w:vAlign w:val="bottom"/>
          </w:tcPr>
          <w:p w14:paraId="2D9DB8CA" w14:textId="37F1C8C3" w:rsidR="00AE4ED3" w:rsidRPr="002576DA" w:rsidRDefault="00AE4ED3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2576DA" w14:paraId="7660C4BA" w14:textId="77777777" w:rsidTr="00352B6D">
        <w:trPr>
          <w:trHeight w:val="57"/>
        </w:trPr>
        <w:tc>
          <w:tcPr>
            <w:tcW w:w="10206" w:type="dxa"/>
            <w:gridSpan w:val="8"/>
            <w:vAlign w:val="bottom"/>
          </w:tcPr>
          <w:p w14:paraId="12CB4EE7" w14:textId="7D2270C3" w:rsidR="00AE4ED3" w:rsidRPr="002576DA" w:rsidRDefault="00BD2D3C" w:rsidP="002576D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52B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Aktive Teilnahme an Kundenmeetings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: Vorbereitung, Protokollierung und Mitarbeit an strategischen Diskussionen, um Kundenanforderungen zu verstehen und Lösungsansätze zu entwickeln</w:t>
            </w:r>
          </w:p>
          <w:p w14:paraId="132465C4" w14:textId="5CCBAA93" w:rsidR="000807EF" w:rsidRPr="002576DA" w:rsidRDefault="000807EF" w:rsidP="002576D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Erstellung von Marketingstrategien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Mitwirkung bei der Entwicklung kreativer Konzepte und Kampagnen zur Förderung 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Markenidentität und Kundenbindung</w:t>
            </w:r>
          </w:p>
        </w:tc>
      </w:tr>
      <w:tr w:rsidR="00FB6DCF" w:rsidRPr="002576DA" w14:paraId="4E10E82E" w14:textId="77777777" w:rsidTr="00352B6D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7846B31" w14:textId="050E3215" w:rsidR="00FB6DCF" w:rsidRPr="002576DA" w:rsidRDefault="00FB6DCF" w:rsidP="002576D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  <w:r w:rsidRPr="002576DA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INTERKULTURELLE ERFAHRUNGEN</w:t>
            </w:r>
          </w:p>
        </w:tc>
      </w:tr>
      <w:tr w:rsidR="00BC6A07" w:rsidRPr="002576DA" w14:paraId="30D19C21" w14:textId="77777777" w:rsidTr="00352B6D">
        <w:trPr>
          <w:trHeight w:val="340"/>
        </w:trPr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5F9DD04" w14:textId="77777777" w:rsidR="00BC6A07" w:rsidRPr="002576DA" w:rsidRDefault="00BC6A07" w:rsidP="002576D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  <w:r w:rsidRPr="002576DA"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 w:rsidRPr="002576DA">
              <w:rPr>
                <w:rFonts w:ascii="Times New Roman" w:hAnsi="Times New Roman" w:cs="Times New Roman"/>
                <w:smallCaps w:val="0"/>
                <w:sz w:val="21"/>
                <w:szCs w:val="21"/>
              </w:rPr>
              <w:t>ildungsreisen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</w:tcBorders>
            <w:vAlign w:val="bottom"/>
          </w:tcPr>
          <w:p w14:paraId="579601D8" w14:textId="0C5BADBC" w:rsidR="00BC6A07" w:rsidRPr="00352B6D" w:rsidRDefault="002576DA" w:rsidP="00352B6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52B6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Weltweit</w:t>
            </w:r>
          </w:p>
        </w:tc>
      </w:tr>
      <w:tr w:rsidR="00317164" w:rsidRPr="002576DA" w14:paraId="77286098" w14:textId="77777777" w:rsidTr="00352B6D">
        <w:trPr>
          <w:trHeight w:val="57"/>
        </w:trPr>
        <w:tc>
          <w:tcPr>
            <w:tcW w:w="8364" w:type="dxa"/>
            <w:gridSpan w:val="7"/>
            <w:vAlign w:val="bottom"/>
          </w:tcPr>
          <w:p w14:paraId="2A01FB15" w14:textId="75ED39AA" w:rsidR="00317164" w:rsidRPr="00352B6D" w:rsidRDefault="00317164" w:rsidP="002576DA">
            <w:p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Bildungsreisen zur Vertiefung von Kenntnissen 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internationaler Wirtschaft, Kultur und Gesellschaft</w:t>
            </w:r>
          </w:p>
        </w:tc>
        <w:tc>
          <w:tcPr>
            <w:tcW w:w="1842" w:type="dxa"/>
            <w:vAlign w:val="bottom"/>
          </w:tcPr>
          <w:p w14:paraId="0996BEF5" w14:textId="4DE604ED" w:rsidR="00317164" w:rsidRPr="00352B6D" w:rsidRDefault="002576DA" w:rsidP="00352B6D">
            <w:pPr>
              <w:jc w:val="right"/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smallCaps/>
                <w:sz w:val="20"/>
                <w:szCs w:val="20"/>
              </w:rPr>
              <w:t>10/2017 – 11/2024</w:t>
            </w:r>
          </w:p>
        </w:tc>
      </w:tr>
      <w:tr w:rsidR="00317164" w:rsidRPr="002576DA" w14:paraId="000BDAC3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1A3F01BF" w14:textId="3424C117" w:rsidR="00317164" w:rsidRPr="002576DA" w:rsidRDefault="00317164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Vietnam/</w:t>
            </w:r>
            <w:proofErr w:type="spellStart"/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Kambodscha</w:t>
            </w:r>
            <w:proofErr w:type="spellEnd"/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(10/2024 – 11/2024), USA (10/2019; 07/2024 – 08/2024), Tansania (07/2023 – 08/2023), Marokko (07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2022), Kuba (10/2017 – 11/2017)</w:t>
            </w:r>
          </w:p>
          <w:p w14:paraId="7E32C30A" w14:textId="6D55B832" w:rsidR="00317164" w:rsidRPr="00352B6D" w:rsidRDefault="00BC6A07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52B6D">
              <w:rPr>
                <w:rFonts w:ascii="Times New Roman" w:hAnsi="Times New Roman" w:cs="Times New Roman"/>
                <w:sz w:val="20"/>
                <w:szCs w:val="20"/>
              </w:rPr>
              <w:t xml:space="preserve">Festigung </w:t>
            </w:r>
            <w:r w:rsidR="00317164" w:rsidRPr="00352B6D">
              <w:rPr>
                <w:rFonts w:ascii="Times New Roman" w:hAnsi="Times New Roman" w:cs="Times New Roman"/>
                <w:sz w:val="20"/>
                <w:szCs w:val="20"/>
              </w:rPr>
              <w:t>kultureller und wirtschaftlicher Einblicke durch lokale Guides</w:t>
            </w:r>
          </w:p>
          <w:p w14:paraId="4014FBC7" w14:textId="7C7161D9" w:rsidR="00317164" w:rsidRPr="002576DA" w:rsidRDefault="00317164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52B6D">
              <w:rPr>
                <w:rFonts w:ascii="Times New Roman" w:hAnsi="Times New Roman" w:cs="Times New Roman"/>
                <w:sz w:val="20"/>
                <w:szCs w:val="20"/>
              </w:rPr>
              <w:t>Vertiefung des Verständnisses für internationale Märkte, wirtschaftliche Zusammenhänge und kulturelle Unterschiede</w:t>
            </w:r>
          </w:p>
        </w:tc>
      </w:tr>
      <w:tr w:rsidR="008C213C" w:rsidRPr="002576DA" w14:paraId="450E1EC1" w14:textId="77777777" w:rsidTr="00352B6D">
        <w:trPr>
          <w:trHeight w:val="340"/>
        </w:trPr>
        <w:tc>
          <w:tcPr>
            <w:tcW w:w="5103" w:type="dxa"/>
            <w:vAlign w:val="bottom"/>
          </w:tcPr>
          <w:p w14:paraId="530824EA" w14:textId="77777777" w:rsidR="008C213C" w:rsidRPr="002576DA" w:rsidRDefault="008C213C" w:rsidP="002576D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b/>
                <w:sz w:val="21"/>
                <w:szCs w:val="21"/>
              </w:rPr>
              <w:t>Nordirland Sprachcamp</w:t>
            </w:r>
          </w:p>
        </w:tc>
        <w:tc>
          <w:tcPr>
            <w:tcW w:w="5103" w:type="dxa"/>
            <w:gridSpan w:val="7"/>
            <w:vAlign w:val="bottom"/>
          </w:tcPr>
          <w:p w14:paraId="506EC87C" w14:textId="5DB4FAE1" w:rsidR="008C213C" w:rsidRPr="00352B6D" w:rsidRDefault="00352B6D" w:rsidP="00352B6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Newcastle</w:t>
            </w:r>
          </w:p>
        </w:tc>
      </w:tr>
      <w:tr w:rsidR="002576DA" w:rsidRPr="002576DA" w14:paraId="0CBAEB54" w14:textId="77777777" w:rsidTr="00352B6D">
        <w:trPr>
          <w:trHeight w:val="20"/>
        </w:trPr>
        <w:tc>
          <w:tcPr>
            <w:tcW w:w="6946" w:type="dxa"/>
            <w:gridSpan w:val="6"/>
            <w:vAlign w:val="bottom"/>
          </w:tcPr>
          <w:p w14:paraId="4CE41C6F" w14:textId="4860366B" w:rsidR="002576DA" w:rsidRPr="002576DA" w:rsidRDefault="002576DA" w:rsidP="00257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Teilnehmer </w:t>
            </w:r>
            <w:r w:rsidR="00AA60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am 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Englischsprachcamp zur Verbesserung der Englischkenntnisse</w:t>
            </w:r>
          </w:p>
        </w:tc>
        <w:tc>
          <w:tcPr>
            <w:tcW w:w="3260" w:type="dxa"/>
            <w:gridSpan w:val="2"/>
            <w:vAlign w:val="bottom"/>
          </w:tcPr>
          <w:p w14:paraId="32088AA0" w14:textId="1801897D" w:rsidR="002576DA" w:rsidRPr="00352B6D" w:rsidRDefault="002576DA" w:rsidP="00352B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>08/2020 – 06/2024</w:t>
            </w:r>
          </w:p>
        </w:tc>
      </w:tr>
      <w:tr w:rsidR="00BC6A07" w:rsidRPr="002576DA" w14:paraId="203D84B5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07714A56" w14:textId="751FD0A3" w:rsidR="00BC6A07" w:rsidRPr="00352B6D" w:rsidRDefault="00BC6A07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Umfangreiche Kommunikation in ausschließlich englischer Sprache</w:t>
            </w:r>
          </w:p>
        </w:tc>
      </w:tr>
      <w:tr w:rsidR="000672EA" w:rsidRPr="002576DA" w14:paraId="55125B41" w14:textId="77777777" w:rsidTr="00352B6D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A067710" w14:textId="65507C07" w:rsidR="00135717" w:rsidRPr="002576DA" w:rsidRDefault="00135717" w:rsidP="002576DA">
            <w:pPr>
              <w:pStyle w:val="BERSCHRIFT"/>
              <w:rPr>
                <w:rFonts w:ascii="Times New Roman" w:hAnsi="Times New Roman" w:cs="Times New Roman"/>
                <w:lang w:val="de-AT"/>
              </w:rPr>
            </w:pPr>
            <w:r w:rsidRPr="002576DA">
              <w:rPr>
                <w:rFonts w:ascii="Times New Roman" w:hAnsi="Times New Roman" w:cs="Times New Roman"/>
                <w:sz w:val="28"/>
                <w:szCs w:val="28"/>
              </w:rPr>
              <w:t>EXTRACURRICULARES</w:t>
            </w:r>
            <w:r w:rsidRPr="002576DA">
              <w:rPr>
                <w:rFonts w:ascii="Times New Roman" w:hAnsi="Times New Roman" w:cs="Times New Roman"/>
              </w:rPr>
              <w:t xml:space="preserve"> </w:t>
            </w:r>
            <w:r w:rsidRPr="002576DA">
              <w:rPr>
                <w:rFonts w:ascii="Times New Roman" w:hAnsi="Times New Roman" w:cs="Times New Roman"/>
                <w:sz w:val="28"/>
                <w:szCs w:val="28"/>
              </w:rPr>
              <w:t>ENGAGEMENT</w:t>
            </w:r>
          </w:p>
        </w:tc>
      </w:tr>
      <w:tr w:rsidR="000672EA" w:rsidRPr="002576DA" w14:paraId="74251178" w14:textId="77777777" w:rsidTr="00352B6D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C7A1424" w:rsidR="000672EA" w:rsidRPr="002576DA" w:rsidRDefault="000672EA" w:rsidP="002576D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Gemeinsch</w:t>
            </w:r>
            <w:r w:rsidR="00BC6A07"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</w:t>
            </w:r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ftszentrum</w:t>
            </w:r>
            <w:proofErr w:type="spellEnd"/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Conradsberg</w:t>
            </w:r>
            <w:proofErr w:type="spellEnd"/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2DC5FAEF" w:rsidR="000672EA" w:rsidRPr="002576DA" w:rsidRDefault="000672EA" w:rsidP="002576D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Hennigsdorf</w:t>
            </w:r>
          </w:p>
        </w:tc>
      </w:tr>
      <w:tr w:rsidR="000672EA" w:rsidRPr="002576DA" w14:paraId="4F59C612" w14:textId="77777777" w:rsidTr="00352B6D">
        <w:trPr>
          <w:trHeight w:val="20"/>
        </w:trPr>
        <w:tc>
          <w:tcPr>
            <w:tcW w:w="6804" w:type="dxa"/>
            <w:gridSpan w:val="5"/>
            <w:vAlign w:val="bottom"/>
          </w:tcPr>
          <w:p w14:paraId="32F07601" w14:textId="030961C8" w:rsidR="000672EA" w:rsidRPr="002576DA" w:rsidRDefault="000672EA" w:rsidP="002576D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Ehrenamtliche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Mita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rbeit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er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bei der Tafel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708008AE" w:rsidR="000672EA" w:rsidRPr="002576DA" w:rsidRDefault="000672EA" w:rsidP="002576D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 heute</w:t>
            </w:r>
          </w:p>
        </w:tc>
      </w:tr>
      <w:tr w:rsidR="000672EA" w:rsidRPr="002576DA" w14:paraId="02437711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7F6097FA" w14:textId="77777777" w:rsidR="000672EA" w:rsidRPr="002576DA" w:rsidRDefault="000672EA" w:rsidP="002576D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Organisation und Verpackung von Weihnachtgeschenken für Tafelgäste und ihre Kinder</w:t>
            </w:r>
          </w:p>
          <w:p w14:paraId="68CFAD97" w14:textId="19F8F98B" w:rsidR="000672EA" w:rsidRPr="002576DA" w:rsidRDefault="000672EA" w:rsidP="002576D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Mitarbeit bei der Essensausgabe der Tafel, inklusive Gewährleistung eines strukturierten Ablaufs und </w:t>
            </w:r>
            <w:r w:rsidR="002576DA"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eines </w:t>
            </w: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freundliche</w:t>
            </w:r>
            <w:r w:rsidR="002576DA"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n</w:t>
            </w: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Umgang</w:t>
            </w:r>
            <w:r w:rsidR="002576DA"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s</w:t>
            </w: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den Empfängern</w:t>
            </w:r>
          </w:p>
        </w:tc>
      </w:tr>
      <w:tr w:rsidR="000672EA" w:rsidRPr="002576DA" w14:paraId="3B26943D" w14:textId="77777777" w:rsidTr="00317164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5D5C4287" w:rsidR="000672EA" w:rsidRPr="002576DA" w:rsidRDefault="000672EA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Puschkinball 2024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07947327" w:rsidR="000672EA" w:rsidRPr="002576DA" w:rsidRDefault="000672EA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Hennigsdorf</w:t>
            </w:r>
          </w:p>
        </w:tc>
      </w:tr>
      <w:tr w:rsidR="000672EA" w:rsidRPr="002576DA" w14:paraId="04BFDD79" w14:textId="77777777" w:rsidTr="00352B6D">
        <w:trPr>
          <w:trHeight w:val="20"/>
        </w:trPr>
        <w:tc>
          <w:tcPr>
            <w:tcW w:w="8364" w:type="dxa"/>
            <w:gridSpan w:val="7"/>
            <w:vAlign w:val="bottom"/>
          </w:tcPr>
          <w:p w14:paraId="5D908AF7" w14:textId="62ED6E0A" w:rsidR="000672EA" w:rsidRPr="002576DA" w:rsidRDefault="002576DA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Mitarbeiter 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im </w:t>
            </w:r>
            <w:r w:rsidR="000672EA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Projekt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="000672EA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Management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der</w:t>
            </w:r>
            <w:r w:rsidR="000672EA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Projektleitung</w:t>
            </w:r>
          </w:p>
        </w:tc>
        <w:tc>
          <w:tcPr>
            <w:tcW w:w="1842" w:type="dxa"/>
            <w:vAlign w:val="bottom"/>
          </w:tcPr>
          <w:p w14:paraId="0D2FFB14" w14:textId="0884DAC4" w:rsidR="000672EA" w:rsidRPr="002576DA" w:rsidRDefault="000672EA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08/2022 – 06/2024</w:t>
            </w:r>
          </w:p>
        </w:tc>
      </w:tr>
      <w:tr w:rsidR="000672EA" w:rsidRPr="002576DA" w14:paraId="66A58453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39A2E561" w14:textId="1D657601" w:rsidR="000672EA" w:rsidRPr="00352B6D" w:rsidRDefault="000672EA" w:rsidP="002576D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Organisation eines Schulballes zur Finanzierung des Abiballs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Planung, Koordination und Durchführung eines Benefizevents zur Mittelbeschaffung, einschließlich Budgetverwaltung und Marketingkonzept</w:t>
            </w:r>
          </w:p>
          <w:p w14:paraId="67B4080B" w14:textId="337E323A" w:rsidR="000672EA" w:rsidRPr="00352B6D" w:rsidRDefault="000672EA" w:rsidP="002576D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Accenture Song im Designprozess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bei der Entwicklung einer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eigene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Werbung und eine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Motto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</w:p>
          <w:p w14:paraId="50B5B9CB" w14:textId="0B59A8D9" w:rsidR="000672EA" w:rsidRPr="002576DA" w:rsidRDefault="000672EA" w:rsidP="00352B6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52B6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Erarbeitung und Leitung eines Funding-Pitches: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Entwicklung eines Finanzierungskonzepts, Präsentation vor potenziellen Sponsoren und erfolgreiche Mittelbeschaffung für den Abiball</w:t>
            </w:r>
          </w:p>
        </w:tc>
      </w:tr>
      <w:tr w:rsidR="000672EA" w:rsidRPr="002576DA" w14:paraId="482569A2" w14:textId="77777777" w:rsidTr="00317164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0672EA" w:rsidRPr="002576DA" w:rsidRDefault="000672EA" w:rsidP="002576D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76DA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672EA" w:rsidRPr="002576DA" w14:paraId="2B257790" w14:textId="77777777" w:rsidTr="00317164">
        <w:trPr>
          <w:trHeight w:val="340"/>
        </w:trPr>
        <w:tc>
          <w:tcPr>
            <w:tcW w:w="1020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09AF5524" w:rsidR="000672EA" w:rsidRPr="002576DA" w:rsidRDefault="000672EA" w:rsidP="002576D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de-AT"/>
              </w:rPr>
            </w:pPr>
            <w:r w:rsidRPr="002576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BC6A07"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</w:t>
            </w:r>
          </w:p>
        </w:tc>
      </w:tr>
      <w:tr w:rsidR="000672EA" w:rsidRPr="002576DA" w14:paraId="45706C3F" w14:textId="77777777" w:rsidTr="00352B6D">
        <w:trPr>
          <w:trHeight w:val="340"/>
        </w:trPr>
        <w:tc>
          <w:tcPr>
            <w:tcW w:w="10206" w:type="dxa"/>
            <w:gridSpan w:val="8"/>
            <w:vAlign w:val="bottom"/>
          </w:tcPr>
          <w:p w14:paraId="60CA2168" w14:textId="77777777" w:rsidR="000672EA" w:rsidRPr="002576DA" w:rsidRDefault="000672EA" w:rsidP="002576D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Technisch: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(fortgeschritten)</w:t>
            </w:r>
          </w:p>
        </w:tc>
      </w:tr>
      <w:tr w:rsidR="000672EA" w:rsidRPr="002576DA" w14:paraId="70CB01B0" w14:textId="77777777" w:rsidTr="00317164">
        <w:trPr>
          <w:trHeight w:val="283"/>
        </w:trPr>
        <w:tc>
          <w:tcPr>
            <w:tcW w:w="10206" w:type="dxa"/>
            <w:gridSpan w:val="8"/>
            <w:vAlign w:val="bottom"/>
          </w:tcPr>
          <w:p w14:paraId="598C2742" w14:textId="575178C6" w:rsidR="00F2487D" w:rsidRPr="002576DA" w:rsidRDefault="000672EA" w:rsidP="002576D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Sport (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Fußball/Basketball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>), Reisen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C6A07" w:rsidRPr="002576DA" w14:paraId="78C5380D" w14:textId="77777777" w:rsidTr="00352B6D">
        <w:trPr>
          <w:trHeight w:val="907"/>
        </w:trPr>
        <w:tc>
          <w:tcPr>
            <w:tcW w:w="10206" w:type="dxa"/>
            <w:gridSpan w:val="8"/>
            <w:vAlign w:val="bottom"/>
          </w:tcPr>
          <w:p w14:paraId="38795B39" w14:textId="77536B87" w:rsidR="0032726B" w:rsidRDefault="0032726B" w:rsidP="002576D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7A2F4EB0" wp14:editId="7A127854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-280035</wp:posOffset>
                  </wp:positionV>
                  <wp:extent cx="1104900" cy="414655"/>
                  <wp:effectExtent l="0" t="0" r="0" b="4445"/>
                  <wp:wrapNone/>
                  <wp:docPr id="1957000604" name="Grafik 1" descr="Ein Bild, das Handschrift, Kalligrafie enthäl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00604" name="Grafik 1" descr="Ein Bild, das Handschrift, Kalligrafie enthäl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9ED103" w14:textId="1D0C2E28" w:rsidR="00BC6A07" w:rsidRPr="002576DA" w:rsidRDefault="00BC6A07" w:rsidP="002576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Hennigsdorf, 30.01.2025</w:t>
            </w:r>
          </w:p>
        </w:tc>
      </w:tr>
    </w:tbl>
    <w:p w14:paraId="0747D2BF" w14:textId="41B3372D" w:rsidR="00723643" w:rsidRPr="007D2AD7" w:rsidRDefault="00723643" w:rsidP="009E2E48">
      <w:pPr>
        <w:spacing w:line="240" w:lineRule="auto"/>
        <w:rPr>
          <w:rFonts w:ascii="Times New Roman" w:hAnsi="Times New Roman" w:cs="Times New Roman"/>
          <w:sz w:val="18"/>
        </w:rPr>
      </w:pPr>
    </w:p>
    <w:sectPr w:rsidR="00723643" w:rsidRPr="007D2AD7" w:rsidSect="00352B6D">
      <w:footerReference w:type="even" r:id="rId9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CA08" w14:textId="77777777" w:rsidR="00CA2CDB" w:rsidRDefault="00CA2CDB" w:rsidP="00BE053D">
      <w:pPr>
        <w:spacing w:after="0" w:line="240" w:lineRule="auto"/>
      </w:pPr>
      <w:r>
        <w:separator/>
      </w:r>
    </w:p>
  </w:endnote>
  <w:endnote w:type="continuationSeparator" w:id="0">
    <w:p w14:paraId="287C4B36" w14:textId="77777777" w:rsidR="00CA2CDB" w:rsidRDefault="00CA2CD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9DDB" w14:textId="77777777" w:rsidR="00CA2CDB" w:rsidRDefault="00CA2CDB" w:rsidP="00BE053D">
      <w:pPr>
        <w:spacing w:after="0" w:line="240" w:lineRule="auto"/>
      </w:pPr>
      <w:r>
        <w:separator/>
      </w:r>
    </w:p>
  </w:footnote>
  <w:footnote w:type="continuationSeparator" w:id="0">
    <w:p w14:paraId="073E6AE7" w14:textId="77777777" w:rsidR="00CA2CDB" w:rsidRDefault="00CA2CD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01342C"/>
    <w:multiLevelType w:val="hybridMultilevel"/>
    <w:tmpl w:val="59100C8E"/>
    <w:lvl w:ilvl="0" w:tplc="FAB4651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4"/>
  </w:num>
  <w:num w:numId="9" w16cid:durableId="1961916187">
    <w:abstractNumId w:val="13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698048715">
    <w:abstractNumId w:val="10"/>
  </w:num>
  <w:num w:numId="29" w16cid:durableId="134166120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509"/>
    <w:rsid w:val="00057B11"/>
    <w:rsid w:val="00061D33"/>
    <w:rsid w:val="00064643"/>
    <w:rsid w:val="000672EA"/>
    <w:rsid w:val="000807EF"/>
    <w:rsid w:val="00087747"/>
    <w:rsid w:val="00090537"/>
    <w:rsid w:val="000906E8"/>
    <w:rsid w:val="000A1FDA"/>
    <w:rsid w:val="000B5CAA"/>
    <w:rsid w:val="000B63E2"/>
    <w:rsid w:val="000B6548"/>
    <w:rsid w:val="000D671A"/>
    <w:rsid w:val="000F2C17"/>
    <w:rsid w:val="00103EC5"/>
    <w:rsid w:val="00116C6E"/>
    <w:rsid w:val="00125CA6"/>
    <w:rsid w:val="00135717"/>
    <w:rsid w:val="00156FC9"/>
    <w:rsid w:val="0016225B"/>
    <w:rsid w:val="00162A5A"/>
    <w:rsid w:val="001647AB"/>
    <w:rsid w:val="00172867"/>
    <w:rsid w:val="00172DE2"/>
    <w:rsid w:val="00175B6D"/>
    <w:rsid w:val="001901ED"/>
    <w:rsid w:val="0019483A"/>
    <w:rsid w:val="001A23A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576DA"/>
    <w:rsid w:val="00267252"/>
    <w:rsid w:val="00282DB0"/>
    <w:rsid w:val="002B2091"/>
    <w:rsid w:val="002C6972"/>
    <w:rsid w:val="002D2B32"/>
    <w:rsid w:val="002D4516"/>
    <w:rsid w:val="002F46AD"/>
    <w:rsid w:val="002F5E9C"/>
    <w:rsid w:val="003101F0"/>
    <w:rsid w:val="00314B7A"/>
    <w:rsid w:val="00317164"/>
    <w:rsid w:val="00324BC5"/>
    <w:rsid w:val="0032726B"/>
    <w:rsid w:val="003352D9"/>
    <w:rsid w:val="00340BAB"/>
    <w:rsid w:val="003418E0"/>
    <w:rsid w:val="00347F8D"/>
    <w:rsid w:val="00352B6D"/>
    <w:rsid w:val="00372F7B"/>
    <w:rsid w:val="003733E5"/>
    <w:rsid w:val="00390EA6"/>
    <w:rsid w:val="003E27C3"/>
    <w:rsid w:val="003E6842"/>
    <w:rsid w:val="003F3E3F"/>
    <w:rsid w:val="004067B8"/>
    <w:rsid w:val="00413403"/>
    <w:rsid w:val="0041496A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180F"/>
    <w:rsid w:val="00484FD7"/>
    <w:rsid w:val="004929FB"/>
    <w:rsid w:val="004A2016"/>
    <w:rsid w:val="004A54BA"/>
    <w:rsid w:val="004B6A5E"/>
    <w:rsid w:val="0050384D"/>
    <w:rsid w:val="00503C6B"/>
    <w:rsid w:val="00507EA7"/>
    <w:rsid w:val="00526089"/>
    <w:rsid w:val="00527A28"/>
    <w:rsid w:val="00527DCA"/>
    <w:rsid w:val="0053108E"/>
    <w:rsid w:val="005716D4"/>
    <w:rsid w:val="00571B60"/>
    <w:rsid w:val="00572876"/>
    <w:rsid w:val="00577774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16B9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2AD7"/>
    <w:rsid w:val="007D4BEE"/>
    <w:rsid w:val="007D5BE9"/>
    <w:rsid w:val="007F2F53"/>
    <w:rsid w:val="008050E4"/>
    <w:rsid w:val="00814F78"/>
    <w:rsid w:val="0082257D"/>
    <w:rsid w:val="00834E20"/>
    <w:rsid w:val="00842CCB"/>
    <w:rsid w:val="0085006B"/>
    <w:rsid w:val="00853438"/>
    <w:rsid w:val="00866846"/>
    <w:rsid w:val="00875DA9"/>
    <w:rsid w:val="00895E38"/>
    <w:rsid w:val="008A782B"/>
    <w:rsid w:val="008B0FC0"/>
    <w:rsid w:val="008C213C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3B3A"/>
    <w:rsid w:val="00996356"/>
    <w:rsid w:val="00997D9A"/>
    <w:rsid w:val="009D7C49"/>
    <w:rsid w:val="009E2E48"/>
    <w:rsid w:val="009E7297"/>
    <w:rsid w:val="009F04AB"/>
    <w:rsid w:val="00A0257D"/>
    <w:rsid w:val="00A12EDC"/>
    <w:rsid w:val="00A26D0D"/>
    <w:rsid w:val="00A33BDE"/>
    <w:rsid w:val="00A34885"/>
    <w:rsid w:val="00A36C56"/>
    <w:rsid w:val="00A43BC1"/>
    <w:rsid w:val="00A74225"/>
    <w:rsid w:val="00A936D5"/>
    <w:rsid w:val="00AA1EB0"/>
    <w:rsid w:val="00AA2DA3"/>
    <w:rsid w:val="00AA5A9C"/>
    <w:rsid w:val="00AA6006"/>
    <w:rsid w:val="00AB016A"/>
    <w:rsid w:val="00AB2A5A"/>
    <w:rsid w:val="00AB3383"/>
    <w:rsid w:val="00AD28F8"/>
    <w:rsid w:val="00AE2C00"/>
    <w:rsid w:val="00AE4ED3"/>
    <w:rsid w:val="00B0230B"/>
    <w:rsid w:val="00B16E20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96F"/>
    <w:rsid w:val="00BA215A"/>
    <w:rsid w:val="00BB5F09"/>
    <w:rsid w:val="00BC0D9F"/>
    <w:rsid w:val="00BC6A07"/>
    <w:rsid w:val="00BD2D3C"/>
    <w:rsid w:val="00BE053D"/>
    <w:rsid w:val="00BF1A7A"/>
    <w:rsid w:val="00BF1FA3"/>
    <w:rsid w:val="00C00974"/>
    <w:rsid w:val="00C018E4"/>
    <w:rsid w:val="00C066FA"/>
    <w:rsid w:val="00C25387"/>
    <w:rsid w:val="00C25CB9"/>
    <w:rsid w:val="00C54BE3"/>
    <w:rsid w:val="00C57F80"/>
    <w:rsid w:val="00C75E94"/>
    <w:rsid w:val="00C768ED"/>
    <w:rsid w:val="00C82A8F"/>
    <w:rsid w:val="00C83F53"/>
    <w:rsid w:val="00C916C2"/>
    <w:rsid w:val="00CA2CDB"/>
    <w:rsid w:val="00CB4669"/>
    <w:rsid w:val="00CC3A9D"/>
    <w:rsid w:val="00CC7F56"/>
    <w:rsid w:val="00CD1B12"/>
    <w:rsid w:val="00CD55DC"/>
    <w:rsid w:val="00CD6D9E"/>
    <w:rsid w:val="00CE1BBC"/>
    <w:rsid w:val="00CE2595"/>
    <w:rsid w:val="00CE28CC"/>
    <w:rsid w:val="00CE72FC"/>
    <w:rsid w:val="00CF31EE"/>
    <w:rsid w:val="00D0211C"/>
    <w:rsid w:val="00D1492F"/>
    <w:rsid w:val="00D17B69"/>
    <w:rsid w:val="00D3003C"/>
    <w:rsid w:val="00D331F4"/>
    <w:rsid w:val="00D470E4"/>
    <w:rsid w:val="00D514B6"/>
    <w:rsid w:val="00D52142"/>
    <w:rsid w:val="00D5280E"/>
    <w:rsid w:val="00D61F14"/>
    <w:rsid w:val="00D80D6B"/>
    <w:rsid w:val="00D85D41"/>
    <w:rsid w:val="00D90950"/>
    <w:rsid w:val="00DA69DF"/>
    <w:rsid w:val="00DB0BEE"/>
    <w:rsid w:val="00DB33F8"/>
    <w:rsid w:val="00DD38E2"/>
    <w:rsid w:val="00DE03CD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058B4"/>
    <w:rsid w:val="00F11BEF"/>
    <w:rsid w:val="00F165E1"/>
    <w:rsid w:val="00F2487D"/>
    <w:rsid w:val="00F258E7"/>
    <w:rsid w:val="00F25EB2"/>
    <w:rsid w:val="00F31B84"/>
    <w:rsid w:val="00F44F5F"/>
    <w:rsid w:val="00F5047F"/>
    <w:rsid w:val="00F57BA5"/>
    <w:rsid w:val="00F631EC"/>
    <w:rsid w:val="00F63E9E"/>
    <w:rsid w:val="00F64C22"/>
    <w:rsid w:val="00F64FA7"/>
    <w:rsid w:val="00F74D19"/>
    <w:rsid w:val="00F80053"/>
    <w:rsid w:val="00FA027B"/>
    <w:rsid w:val="00FA02C7"/>
    <w:rsid w:val="00FA4186"/>
    <w:rsid w:val="00FB6DCF"/>
    <w:rsid w:val="00FC0531"/>
    <w:rsid w:val="00FC13F0"/>
    <w:rsid w:val="00FD018C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1716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171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171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171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71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7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2638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2025-01-31T14:32:00Z</cp:lastPrinted>
  <dcterms:created xsi:type="dcterms:W3CDTF">2025-01-31T13:18:00Z</dcterms:created>
  <dcterms:modified xsi:type="dcterms:W3CDTF">2025-01-31T17:16:00Z</dcterms:modified>
</cp:coreProperties>
</file>