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45E8" w14:textId="5F3B1E6C" w:rsidR="0040467F" w:rsidRDefault="0040467F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Style w:val="Tabellenraster"/>
        <w:tblpPr w:leftFromText="142" w:rightFromText="142" w:vertAnchor="page" w:horzAnchor="margin" w:tblpXSpec="center" w:tblpY="796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9"/>
        <w:gridCol w:w="2126"/>
      </w:tblGrid>
      <w:tr w:rsidR="0040467F" w:rsidRPr="00810CFF" w14:paraId="6834B22B" w14:textId="77777777" w:rsidTr="00F4071E">
        <w:trPr>
          <w:trHeight w:val="20"/>
        </w:trPr>
        <w:tc>
          <w:tcPr>
            <w:tcW w:w="10915" w:type="dxa"/>
            <w:gridSpan w:val="2"/>
            <w:vAlign w:val="bottom"/>
          </w:tcPr>
          <w:p w14:paraId="6B464AA6" w14:textId="77777777" w:rsidR="0040467F" w:rsidRPr="002A0C20" w:rsidRDefault="0040467F" w:rsidP="00F4071E">
            <w:pPr>
              <w:ind w:left="562" w:hanging="428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A0C20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Mia Renée Schramek</w:t>
            </w:r>
          </w:p>
          <w:p w14:paraId="02AAA97C" w14:textId="27832851" w:rsidR="0040467F" w:rsidRPr="002A0C20" w:rsidRDefault="0040467F" w:rsidP="00F40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0C2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Heerstraße 2, 14052 Berlin, Germany | </w:t>
            </w:r>
            <w:hyperlink r:id="rId8" w:history="1">
              <w:r w:rsidR="0041719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mia.schramek@gmail.com</w:t>
              </w:r>
            </w:hyperlink>
            <w:r w:rsidRPr="00EB3971">
              <w:rPr>
                <w:sz w:val="20"/>
                <w:szCs w:val="20"/>
              </w:rPr>
              <w:t xml:space="preserve"> </w:t>
            </w:r>
            <w:r w:rsidRPr="00EB3971">
              <w:rPr>
                <w:rFonts w:ascii="Times New Roman" w:hAnsi="Times New Roman" w:cs="Times New Roman"/>
                <w:bCs/>
                <w:sz w:val="20"/>
                <w:szCs w:val="20"/>
              </w:rPr>
              <w:t>| +</w:t>
            </w:r>
            <w:r w:rsidRPr="002A0C20">
              <w:rPr>
                <w:rFonts w:ascii="Times New Roman" w:hAnsi="Times New Roman" w:cs="Times New Roman"/>
                <w:bCs/>
                <w:sz w:val="20"/>
                <w:szCs w:val="20"/>
              </w:rPr>
              <w:t>49(0)15168538289</w:t>
            </w:r>
          </w:p>
        </w:tc>
      </w:tr>
      <w:tr w:rsidR="0040467F" w:rsidRPr="00B06AB0" w14:paraId="5554754F" w14:textId="77777777" w:rsidTr="00F4071E">
        <w:trPr>
          <w:trHeight w:val="45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48A3F756" w14:textId="77777777" w:rsidR="0040467F" w:rsidRPr="00B06AB0" w:rsidRDefault="0040467F" w:rsidP="00F4071E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40467F" w:rsidRPr="00B06AB0" w14:paraId="79EB6481" w14:textId="77777777" w:rsidTr="00F4071E">
        <w:trPr>
          <w:trHeight w:val="340"/>
        </w:trPr>
        <w:tc>
          <w:tcPr>
            <w:tcW w:w="8789" w:type="dxa"/>
            <w:tcBorders>
              <w:top w:val="single" w:sz="4" w:space="0" w:color="auto"/>
            </w:tcBorders>
            <w:vAlign w:val="bottom"/>
          </w:tcPr>
          <w:p w14:paraId="24253416" w14:textId="77777777" w:rsidR="0040467F" w:rsidRPr="00E21ACB" w:rsidRDefault="0040467F" w:rsidP="00F4071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>Universit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y</w:t>
            </w:r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of </w:t>
            </w:r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>Duisburg-Esse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24C0868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Essen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40467F" w:rsidRPr="00B06AB0" w14:paraId="778D0C94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567BAA30" w14:textId="77777777" w:rsidR="0040467F" w:rsidRPr="000145DF" w:rsidRDefault="0040467F" w:rsidP="00F4071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 in Business Administration</w:t>
            </w:r>
          </w:p>
        </w:tc>
        <w:tc>
          <w:tcPr>
            <w:tcW w:w="2126" w:type="dxa"/>
            <w:vAlign w:val="bottom"/>
          </w:tcPr>
          <w:p w14:paraId="613CE0E8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09/2022 –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03/2026</w:t>
            </w:r>
          </w:p>
        </w:tc>
      </w:tr>
      <w:tr w:rsidR="0040467F" w:rsidRPr="002A0C20" w14:paraId="1D99E6FD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792883F8" w14:textId="77777777" w:rsidR="0040467F" w:rsidRDefault="0040467F" w:rsidP="00F4071E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Focus</w:t>
            </w:r>
            <w:r w:rsidRPr="00B352A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: Finance</w:t>
            </w:r>
          </w:p>
          <w:p w14:paraId="225BCB30" w14:textId="77777777" w:rsidR="0040467F" w:rsidRPr="000145DF" w:rsidRDefault="0040467F" w:rsidP="00F4071E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First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tudent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epresentative on the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ppointment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ommittee for a professorship</w:t>
            </w:r>
          </w:p>
          <w:p w14:paraId="368EC149" w14:textId="77777777" w:rsidR="0040467F" w:rsidRPr="000145DF" w:rsidRDefault="0040467F" w:rsidP="00F4071E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Student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ember o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n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the election committee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(elected repeatedly)</w:t>
            </w:r>
          </w:p>
        </w:tc>
      </w:tr>
      <w:tr w:rsidR="0040467F" w:rsidRPr="00B06AB0" w14:paraId="17450F63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343F26BE" w14:textId="77777777" w:rsidR="0040467F" w:rsidRPr="00E21ACB" w:rsidRDefault="0040467F" w:rsidP="00F407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>Sorbonne Université Paris</w:t>
            </w:r>
          </w:p>
        </w:tc>
        <w:tc>
          <w:tcPr>
            <w:tcW w:w="2126" w:type="dxa"/>
            <w:vAlign w:val="bottom"/>
          </w:tcPr>
          <w:p w14:paraId="75BE0EA7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Paris,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</w:t>
            </w:r>
          </w:p>
        </w:tc>
      </w:tr>
      <w:tr w:rsidR="0040467F" w:rsidRPr="00B06AB0" w14:paraId="2580095A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4F6C0009" w14:textId="77777777" w:rsidR="0040467F" w:rsidRPr="000145DF" w:rsidRDefault="0040467F" w:rsidP="00F4071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Erasmus+-funded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Semester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broad at the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aculty of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usiness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2126" w:type="dxa"/>
          </w:tcPr>
          <w:p w14:paraId="7D4A4683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21AC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09/2024 – 01/2025</w:t>
            </w:r>
          </w:p>
        </w:tc>
      </w:tr>
      <w:tr w:rsidR="0040467F" w:rsidRPr="00E21ACB" w14:paraId="78F89B04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3BF37B9E" w14:textId="77777777" w:rsidR="0040467F" w:rsidRPr="00B06AB0" w:rsidRDefault="0040467F" w:rsidP="00F4071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>Gymnasium Schiller-Schule</w:t>
            </w:r>
          </w:p>
        </w:tc>
        <w:tc>
          <w:tcPr>
            <w:tcW w:w="2126" w:type="dxa"/>
            <w:vAlign w:val="bottom"/>
          </w:tcPr>
          <w:p w14:paraId="06DA1F8A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Bochum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40467F" w:rsidRPr="00B06AB0" w14:paraId="4A0E38C4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745FD6E5" w14:textId="77777777" w:rsidR="0040467F" w:rsidRPr="00B06AB0" w:rsidRDefault="0040467F" w:rsidP="00F4071E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(German A-Level Equivalent)</w:t>
            </w:r>
          </w:p>
        </w:tc>
        <w:tc>
          <w:tcPr>
            <w:tcW w:w="2126" w:type="dxa"/>
            <w:vAlign w:val="bottom"/>
          </w:tcPr>
          <w:p w14:paraId="1BC4055B" w14:textId="77777777" w:rsidR="0040467F" w:rsidRPr="00B06AB0" w:rsidRDefault="0040467F" w:rsidP="00F4071E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03/2019 – 06/2022</w:t>
            </w:r>
          </w:p>
        </w:tc>
      </w:tr>
      <w:tr w:rsidR="0040467F" w:rsidRPr="00B06AB0" w14:paraId="2D9BDF4B" w14:textId="77777777" w:rsidTr="00F4071E">
        <w:trPr>
          <w:trHeight w:val="45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1EA4A6B3" w14:textId="77777777" w:rsidR="0040467F" w:rsidRPr="00B06AB0" w:rsidRDefault="0040467F" w:rsidP="00F4071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Career &amp; Work Experiences</w:t>
            </w:r>
          </w:p>
        </w:tc>
      </w:tr>
      <w:tr w:rsidR="0040467F" w:rsidRPr="00E21ACB" w14:paraId="057D4752" w14:textId="77777777" w:rsidTr="00F4071E">
        <w:trPr>
          <w:trHeight w:val="340"/>
        </w:trPr>
        <w:tc>
          <w:tcPr>
            <w:tcW w:w="8789" w:type="dxa"/>
            <w:tcBorders>
              <w:top w:val="single" w:sz="4" w:space="0" w:color="auto"/>
            </w:tcBorders>
            <w:vAlign w:val="bottom"/>
          </w:tcPr>
          <w:p w14:paraId="4FD217E9" w14:textId="5088AF57" w:rsidR="0040467F" w:rsidRPr="00B06AB0" w:rsidRDefault="00F30892" w:rsidP="00F4071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Livingstone Partners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9EC336A" w14:textId="25CB769E" w:rsidR="0040467F" w:rsidRPr="00E21ACB" w:rsidRDefault="00F30892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Düsseldorf</w:t>
            </w:r>
            <w:r w:rsidR="0040467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40467F" w:rsidRPr="00AA3089" w14:paraId="2B64AF16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3225D827" w14:textId="21E09D60" w:rsidR="0040467F" w:rsidRPr="002A0C20" w:rsidRDefault="0040467F" w:rsidP="00F4071E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AA308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Intern in </w:t>
            </w:r>
            <w:r w:rsidR="00EE127C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Investment Banking / </w:t>
            </w:r>
            <w:r w:rsidRPr="00AA308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M&amp;A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4E75F7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incoming</w:t>
            </w:r>
            <w:r w:rsidR="000600D2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126" w:type="dxa"/>
            <w:vAlign w:val="bottom"/>
          </w:tcPr>
          <w:p w14:paraId="70E20EF5" w14:textId="22242D75" w:rsidR="0040467F" w:rsidRPr="00AA3089" w:rsidRDefault="0040467F" w:rsidP="00F4071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A30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</w:t>
            </w:r>
            <w:r w:rsidR="00F7316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4</w:t>
            </w:r>
            <w:r w:rsidRPr="00AA30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/2026 – 0</w:t>
            </w:r>
            <w:r w:rsidR="00F7316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6</w:t>
            </w:r>
            <w:r w:rsidRPr="00AA30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/2026</w:t>
            </w:r>
          </w:p>
        </w:tc>
      </w:tr>
      <w:tr w:rsidR="002A57DB" w:rsidRPr="002A0C20" w14:paraId="700A47D5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1AEF74DE" w14:textId="755BEB2C" w:rsidR="00EE127C" w:rsidRPr="00EE127C" w:rsidRDefault="00EE127C" w:rsidP="00EE127C">
            <w:pPr>
              <w:pStyle w:val="Listenabsatz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del w:id="0" w:author="David Döbele" w:date="2025-11-17T07:33:00Z" w16du:dateUtc="2025-11-17T06:33:00Z">
              <w:r w:rsidRPr="00EE127C" w:rsidDel="00EA2B97">
                <w:rPr>
                  <w:rFonts w:ascii="Times New Roman" w:hAnsi="Times New Roman" w:cs="Times New Roman"/>
                  <w:iCs/>
                  <w:sz w:val="20"/>
                  <w:szCs w:val="20"/>
                  <w:lang w:val="en-US"/>
                </w:rPr>
                <w:delText xml:space="preserve">Supporting </w:delText>
              </w:r>
            </w:del>
            <w:ins w:id="1" w:author="David Döbele" w:date="2025-11-17T07:33:00Z" w16du:dateUtc="2025-11-17T06:33:00Z">
              <w:r w:rsidR="00EA2B97">
                <w:rPr>
                  <w:rFonts w:ascii="Times New Roman" w:hAnsi="Times New Roman" w:cs="Times New Roman"/>
                  <w:iCs/>
                  <w:sz w:val="20"/>
                  <w:szCs w:val="20"/>
                  <w:lang w:val="en-US"/>
                </w:rPr>
                <w:t>Will support</w:t>
              </w:r>
              <w:r w:rsidR="00EA2B97" w:rsidRPr="00EE127C">
                <w:rPr>
                  <w:rFonts w:ascii="Times New Roman" w:hAnsi="Times New Roman" w:cs="Times New Roman"/>
                  <w:iCs/>
                  <w:sz w:val="20"/>
                  <w:szCs w:val="20"/>
                  <w:lang w:val="en-US"/>
                </w:rPr>
                <w:t xml:space="preserve"> </w:t>
              </w:r>
            </w:ins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the preparation and execution of M&amp;A and corporate finance projects across </w:t>
            </w:r>
            <w:r w:rsidR="007C034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various</w:t>
            </w: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industries</w:t>
            </w:r>
            <w:r w:rsidR="007C034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deal stages</w:t>
            </w:r>
          </w:p>
          <w:p w14:paraId="6F63336D" w14:textId="569C6CF4" w:rsidR="00EE127C" w:rsidRPr="00EE127C" w:rsidRDefault="00EE127C" w:rsidP="00EE127C">
            <w:pPr>
              <w:pStyle w:val="Listenabsatz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del w:id="2" w:author="David Döbele" w:date="2025-11-17T07:33:00Z" w16du:dateUtc="2025-11-17T06:33:00Z">
              <w:r w:rsidRPr="00EE127C" w:rsidDel="00EA2B97">
                <w:rPr>
                  <w:rFonts w:ascii="Times New Roman" w:hAnsi="Times New Roman" w:cs="Times New Roman"/>
                  <w:iCs/>
                  <w:sz w:val="20"/>
                  <w:szCs w:val="20"/>
                  <w:lang w:val="en-US"/>
                </w:rPr>
                <w:delText xml:space="preserve">Conducting </w:delText>
              </w:r>
            </w:del>
            <w:ins w:id="3" w:author="David Döbele" w:date="2025-11-17T07:33:00Z" w16du:dateUtc="2025-11-17T06:33:00Z">
              <w:r w:rsidR="00EA2B97">
                <w:rPr>
                  <w:rFonts w:ascii="Times New Roman" w:hAnsi="Times New Roman" w:cs="Times New Roman"/>
                  <w:iCs/>
                  <w:sz w:val="20"/>
                  <w:szCs w:val="20"/>
                  <w:lang w:val="en-US"/>
                </w:rPr>
                <w:t>Will conduct</w:t>
              </w:r>
              <w:r w:rsidR="00EA2B97" w:rsidRPr="00EE127C">
                <w:rPr>
                  <w:rFonts w:ascii="Times New Roman" w:hAnsi="Times New Roman" w:cs="Times New Roman"/>
                  <w:iCs/>
                  <w:sz w:val="20"/>
                  <w:szCs w:val="20"/>
                  <w:lang w:val="en-US"/>
                </w:rPr>
                <w:t xml:space="preserve"> </w:t>
              </w:r>
            </w:ins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industry and company research and performing </w:t>
            </w:r>
            <w:r w:rsidR="007C034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detailed </w:t>
            </w: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project-related analyses of market information</w:t>
            </w:r>
          </w:p>
          <w:p w14:paraId="4E961E03" w14:textId="4CD825F6" w:rsidR="00EE127C" w:rsidRPr="00EE127C" w:rsidRDefault="00EE127C" w:rsidP="00EE127C">
            <w:pPr>
              <w:pStyle w:val="Listenabsatz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del w:id="4" w:author="David Döbele" w:date="2025-11-17T07:33:00Z" w16du:dateUtc="2025-11-17T06:33:00Z">
              <w:r w:rsidRPr="00EE127C" w:rsidDel="00EA2B97">
                <w:rPr>
                  <w:rFonts w:ascii="Times New Roman" w:hAnsi="Times New Roman" w:cs="Times New Roman"/>
                  <w:iCs/>
                  <w:sz w:val="20"/>
                  <w:szCs w:val="20"/>
                  <w:lang w:val="en-US"/>
                </w:rPr>
                <w:delText xml:space="preserve">Contributing </w:delText>
              </w:r>
            </w:del>
            <w:ins w:id="5" w:author="David Döbele" w:date="2025-11-17T07:33:00Z" w16du:dateUtc="2025-11-17T06:33:00Z">
              <w:r w:rsidR="00EA2B97">
                <w:rPr>
                  <w:rFonts w:ascii="Times New Roman" w:hAnsi="Times New Roman" w:cs="Times New Roman"/>
                  <w:iCs/>
                  <w:sz w:val="20"/>
                  <w:szCs w:val="20"/>
                  <w:lang w:val="en-US"/>
                </w:rPr>
                <w:t>Will contribute</w:t>
              </w:r>
              <w:r w:rsidR="00EA2B97" w:rsidRPr="00EE127C">
                <w:rPr>
                  <w:rFonts w:ascii="Times New Roman" w:hAnsi="Times New Roman" w:cs="Times New Roman"/>
                  <w:iCs/>
                  <w:sz w:val="20"/>
                  <w:szCs w:val="20"/>
                  <w:lang w:val="en-US"/>
                </w:rPr>
                <w:t xml:space="preserve"> </w:t>
              </w:r>
            </w:ins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to company valuations and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drafting</w:t>
            </w: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7C034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transaction</w:t>
            </w: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documents, including pitch books and information memoranda</w:t>
            </w:r>
          </w:p>
        </w:tc>
      </w:tr>
      <w:tr w:rsidR="0040467F" w:rsidRPr="00E21ACB" w14:paraId="388272B1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5572A20D" w14:textId="75485B4C" w:rsidR="0040467F" w:rsidRPr="00B06AB0" w:rsidRDefault="0040467F" w:rsidP="00F4071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>CARL Finance</w:t>
            </w:r>
          </w:p>
        </w:tc>
        <w:tc>
          <w:tcPr>
            <w:tcW w:w="2126" w:type="dxa"/>
            <w:vAlign w:val="bottom"/>
          </w:tcPr>
          <w:p w14:paraId="29BFA750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40467F" w:rsidRPr="00B06AB0" w14:paraId="2E17A3F4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7F76C6D7" w14:textId="75726F0F" w:rsidR="0040467F" w:rsidRPr="000145DF" w:rsidRDefault="0040467F" w:rsidP="00F4071E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Intern in </w:t>
            </w:r>
            <w:r w:rsidR="00EE127C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Investment Banking / </w:t>
            </w: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M&amp;A</w:t>
            </w:r>
          </w:p>
        </w:tc>
        <w:tc>
          <w:tcPr>
            <w:tcW w:w="2126" w:type="dxa"/>
            <w:vAlign w:val="bottom"/>
          </w:tcPr>
          <w:p w14:paraId="0AB71E72" w14:textId="77777777" w:rsidR="0040467F" w:rsidRPr="00B06AB0" w:rsidRDefault="0040467F" w:rsidP="00F4071E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/>
                <w:sz w:val="20"/>
                <w:szCs w:val="20"/>
              </w:rPr>
              <w:t>10/2025 – 01/2026</w:t>
            </w:r>
          </w:p>
        </w:tc>
      </w:tr>
      <w:tr w:rsidR="002A57DB" w:rsidRPr="002A0C20" w14:paraId="2FCCFEF7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0EE76202" w14:textId="0BBA2AB3" w:rsidR="00EE127C" w:rsidRPr="003F72E0" w:rsidRDefault="00EE127C" w:rsidP="00EE127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</w:pPr>
            <w:r w:rsidRPr="009F1CD1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Conducting company valuations (CCA</w:t>
            </w:r>
            <w:r w:rsidRPr="003F72E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, CTA, LBO), using Capital IQ for 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accurate </w:t>
            </w:r>
            <w:r w:rsidRPr="003F72E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peer data and transaction benchmark</w:t>
            </w:r>
            <w:r w:rsidR="007C034F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s</w:t>
            </w:r>
          </w:p>
          <w:p w14:paraId="3187E6E3" w14:textId="143085F5" w:rsidR="003F72E0" w:rsidRDefault="002A57DB" w:rsidP="003F72E0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</w:pPr>
            <w:r w:rsidRPr="002A57D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Preparing pitch </w:t>
            </w:r>
            <w:r w:rsid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books</w:t>
            </w:r>
            <w:r w:rsidRPr="002A57D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</w:t>
            </w:r>
            <w:r w:rsidRPr="000600D2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information memoranda </w:t>
            </w:r>
            <w:r w:rsidR="009F1CD1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while</w:t>
            </w:r>
            <w:r w:rsidR="003F72E0" w:rsidRPr="003F72E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 analyzing market and business plans for deeper strategic insights</w:t>
            </w:r>
          </w:p>
          <w:p w14:paraId="31AC0873" w14:textId="43254886" w:rsidR="002A57DB" w:rsidRPr="009F1CD1" w:rsidRDefault="009F1CD1" w:rsidP="009F1CD1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S</w:t>
            </w:r>
            <w:r w:rsidR="002A57DB" w:rsidRPr="000600D2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upporting due diligence </w:t>
            </w:r>
            <w:r w:rsidR="000600D2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workstreams in international </w:t>
            </w:r>
            <w:r w:rsidR="007C034F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transactions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, e</w:t>
            </w:r>
            <w:r w:rsidRPr="009F1CD1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nsuring smooth coordination and high-quality deliverables</w:t>
            </w:r>
          </w:p>
        </w:tc>
      </w:tr>
      <w:tr w:rsidR="002A57DB" w:rsidRPr="00B06AB0" w14:paraId="17E94357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665E25BE" w14:textId="0A7E05C2" w:rsidR="002A57DB" w:rsidRPr="004C3ECC" w:rsidRDefault="002A57DB" w:rsidP="002A57D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EC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Dr. A. Safaric Consulting</w:t>
            </w:r>
          </w:p>
        </w:tc>
        <w:tc>
          <w:tcPr>
            <w:tcW w:w="2126" w:type="dxa"/>
            <w:vAlign w:val="bottom"/>
          </w:tcPr>
          <w:p w14:paraId="44DAC5F6" w14:textId="77777777" w:rsidR="002A57DB" w:rsidRPr="00B06AB0" w:rsidRDefault="002A57DB" w:rsidP="002A57D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Cologne, DE</w:t>
            </w:r>
          </w:p>
        </w:tc>
      </w:tr>
      <w:tr w:rsidR="002A57DB" w:rsidRPr="00B06AB0" w14:paraId="3773AF75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6AC91354" w14:textId="77777777" w:rsidR="002A57DB" w:rsidRPr="000145DF" w:rsidRDefault="002A57DB" w:rsidP="002A57DB">
            <w:pPr>
              <w:rPr>
                <w:color w:val="000000"/>
                <w:lang w:val="en-US"/>
              </w:rPr>
            </w:pP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Intern in 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trategy 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C</w:t>
            </w: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onsulting</w:t>
            </w:r>
          </w:p>
        </w:tc>
        <w:tc>
          <w:tcPr>
            <w:tcW w:w="2126" w:type="dxa"/>
            <w:vAlign w:val="bottom"/>
          </w:tcPr>
          <w:p w14:paraId="3EF77C98" w14:textId="77777777" w:rsidR="002A57DB" w:rsidRPr="00B06AB0" w:rsidRDefault="002A57DB" w:rsidP="002A57D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03/2025 – 05/2025</w:t>
            </w:r>
          </w:p>
        </w:tc>
      </w:tr>
      <w:tr w:rsidR="002A57DB" w:rsidRPr="002A0C20" w14:paraId="55E36CB2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3EA941C6" w14:textId="77777777" w:rsidR="002A57DB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C772B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Conducted retail and IT market analyses, including long and short list creation to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effectively </w:t>
            </w:r>
            <w:r w:rsidRPr="00C772B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support consulting projects</w:t>
            </w:r>
          </w:p>
          <w:p w14:paraId="7E4D1354" w14:textId="77777777" w:rsidR="002A57DB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C772B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Developed high-quality client presentations and pitch materials, communicating findings, recommendations, and insights</w:t>
            </w:r>
          </w:p>
          <w:p w14:paraId="0B8A5B76" w14:textId="6DEB8BE0" w:rsidR="002A57DB" w:rsidRPr="00C772B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C772B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Designed a qualitative evaluation model and index that improved website efficiency and streamlined project workflows</w:t>
            </w:r>
          </w:p>
        </w:tc>
      </w:tr>
      <w:tr w:rsidR="002A57DB" w:rsidRPr="00B06AB0" w14:paraId="7337C5BF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10CDD6A9" w14:textId="357CF03B" w:rsidR="002A57DB" w:rsidRPr="00B06AB0" w:rsidRDefault="002A57DB" w:rsidP="002A57D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TimoCom</w:t>
            </w:r>
          </w:p>
        </w:tc>
        <w:tc>
          <w:tcPr>
            <w:tcW w:w="2126" w:type="dxa"/>
            <w:vAlign w:val="bottom"/>
          </w:tcPr>
          <w:p w14:paraId="43B0DDBF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Erkrath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DE</w:t>
            </w:r>
          </w:p>
        </w:tc>
      </w:tr>
      <w:tr w:rsidR="002A57DB" w:rsidRPr="00B06AB0" w14:paraId="0ED4F023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3DAA16AA" w14:textId="77777777" w:rsidR="002A57DB" w:rsidRPr="000145DF" w:rsidRDefault="002A57DB" w:rsidP="002A57DB">
            <w:pPr>
              <w:pStyle w:val="Bullets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Working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tudent in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ales and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P</w:t>
            </w: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artner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Ma</w:t>
            </w: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nagement</w:t>
            </w:r>
          </w:p>
        </w:tc>
        <w:tc>
          <w:tcPr>
            <w:tcW w:w="2126" w:type="dxa"/>
            <w:vAlign w:val="bottom"/>
          </w:tcPr>
          <w:p w14:paraId="41344F59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10/2023 – 05/2024</w:t>
            </w:r>
          </w:p>
        </w:tc>
      </w:tr>
      <w:tr w:rsidR="002A57DB" w:rsidRPr="002A0C20" w14:paraId="061BF582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1A0D2A49" w14:textId="77777777" w:rsidR="002A57DB" w:rsidRPr="000145DF" w:rsidRDefault="002A57DB" w:rsidP="002A57DB">
            <w:pPr>
              <w:pStyle w:val="Bullets"/>
              <w:numPr>
                <w:ilvl w:val="0"/>
                <w:numId w:val="33"/>
              </w:numPr>
              <w:ind w:left="426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21168B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Derived financial KPIs and recommendations for the launch of a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SaaS </w:t>
            </w:r>
            <w:r w:rsidRPr="0021168B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product based on business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and </w:t>
            </w:r>
            <w:r w:rsidRPr="0021168B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competition analyses</w:t>
            </w:r>
          </w:p>
        </w:tc>
      </w:tr>
      <w:tr w:rsidR="002A57DB" w:rsidRPr="00B06AB0" w14:paraId="7049CB8D" w14:textId="77777777" w:rsidTr="00F4071E">
        <w:trPr>
          <w:trHeight w:val="283"/>
        </w:trPr>
        <w:tc>
          <w:tcPr>
            <w:tcW w:w="8789" w:type="dxa"/>
            <w:vAlign w:val="bottom"/>
          </w:tcPr>
          <w:p w14:paraId="79A63E89" w14:textId="77777777" w:rsidR="002A57DB" w:rsidRPr="00B06AB0" w:rsidRDefault="002A57DB" w:rsidP="002A57DB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 w:rsidRPr="004368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ntern in Key Account Management</w:t>
            </w:r>
          </w:p>
        </w:tc>
        <w:tc>
          <w:tcPr>
            <w:tcW w:w="2126" w:type="dxa"/>
            <w:vAlign w:val="bottom"/>
          </w:tcPr>
          <w:p w14:paraId="79BA0474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09/2023</w:t>
            </w:r>
          </w:p>
        </w:tc>
      </w:tr>
      <w:tr w:rsidR="002A57DB" w:rsidRPr="002A0C20" w14:paraId="1F1C1FA9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5A12D256" w14:textId="77777777" w:rsidR="002A57DB" w:rsidRPr="0021168B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Analyz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ed</w:t>
            </w: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profile and account data as well as partner agreements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 focusing</w:t>
            </w: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on financial evaluation to support decision-making</w:t>
            </w:r>
          </w:p>
        </w:tc>
      </w:tr>
      <w:tr w:rsidR="002A57DB" w:rsidRPr="00B06AB0" w14:paraId="6FF3497F" w14:textId="77777777" w:rsidTr="00F4071E">
        <w:trPr>
          <w:trHeight w:val="45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14F757E3" w14:textId="77777777" w:rsidR="002A57DB" w:rsidRPr="00B06AB0" w:rsidRDefault="002A57DB" w:rsidP="002A57DB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</w:t>
            </w:r>
            <w:r w:rsidRPr="00BE620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 xml:space="preserve">xtracurricular </w:t>
            </w:r>
            <w:r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A</w:t>
            </w:r>
            <w:r w:rsidRPr="00BE620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ctivities</w:t>
            </w:r>
          </w:p>
        </w:tc>
      </w:tr>
      <w:tr w:rsidR="002A57DB" w:rsidRPr="00B06AB0" w14:paraId="27CDA8C3" w14:textId="77777777" w:rsidTr="00F4071E">
        <w:trPr>
          <w:trHeight w:val="340"/>
        </w:trPr>
        <w:tc>
          <w:tcPr>
            <w:tcW w:w="8789" w:type="dxa"/>
            <w:tcBorders>
              <w:top w:val="single" w:sz="4" w:space="0" w:color="auto"/>
            </w:tcBorders>
            <w:vAlign w:val="bottom"/>
          </w:tcPr>
          <w:p w14:paraId="63578984" w14:textId="5A7FA7EC" w:rsidR="002A57DB" w:rsidRPr="00B06AB0" w:rsidRDefault="002A57DB" w:rsidP="002A57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</w:t>
            </w:r>
            <w:r w:rsidRPr="00B06A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ct student consulting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30437AE0" w14:textId="77777777" w:rsidR="002A57DB" w:rsidRPr="00B06AB0" w:rsidRDefault="002A57DB" w:rsidP="002A57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</w:t>
            </w:r>
            <w:r w:rsidRPr="00B06AB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ssen</w:t>
            </w: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</w:t>
            </w:r>
          </w:p>
        </w:tc>
      </w:tr>
      <w:tr w:rsidR="002A57DB" w:rsidRPr="00B06AB0" w14:paraId="5CF85E51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17CFFBF6" w14:textId="0051E6AA" w:rsidR="002A57DB" w:rsidRPr="000145DF" w:rsidRDefault="002A57DB" w:rsidP="002A57D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Active 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Member of the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oard for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inance and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L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egal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ffairs</w:t>
            </w:r>
          </w:p>
        </w:tc>
        <w:tc>
          <w:tcPr>
            <w:tcW w:w="2126" w:type="dxa"/>
            <w:vAlign w:val="bottom"/>
          </w:tcPr>
          <w:p w14:paraId="2101CBE9" w14:textId="77777777" w:rsidR="002A57DB" w:rsidRPr="00B06AB0" w:rsidRDefault="002A57DB" w:rsidP="002A57DB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09/2024 –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present</w:t>
            </w:r>
          </w:p>
        </w:tc>
      </w:tr>
      <w:tr w:rsidR="002A57DB" w:rsidRPr="002A0C20" w14:paraId="19194874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3F473DDD" w14:textId="77777777" w:rsidR="002A57DB" w:rsidRPr="0021168B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Expanding the membership base </w:t>
            </w: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through an innovative marketing concept and moderating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workshops</w:t>
            </w: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with partner companies</w:t>
            </w:r>
          </w:p>
          <w:p w14:paraId="2B1D2B77" w14:textId="77777777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Developing a scalable pricing and partnership format with firms such as PwC and zeb, strengthening long-term collaboration</w:t>
            </w:r>
          </w:p>
        </w:tc>
      </w:tr>
      <w:tr w:rsidR="002A57DB" w:rsidRPr="00B06AB0" w14:paraId="522452BE" w14:textId="77777777" w:rsidTr="00F4071E">
        <w:trPr>
          <w:trHeight w:val="283"/>
        </w:trPr>
        <w:tc>
          <w:tcPr>
            <w:tcW w:w="8789" w:type="dxa"/>
            <w:vAlign w:val="bottom"/>
          </w:tcPr>
          <w:p w14:paraId="79FD43E8" w14:textId="746FF673" w:rsidR="002A57DB" w:rsidRPr="000145DF" w:rsidRDefault="002A57DB" w:rsidP="002A57DB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Student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onsultant</w:t>
            </w:r>
          </w:p>
        </w:tc>
        <w:tc>
          <w:tcPr>
            <w:tcW w:w="2126" w:type="dxa"/>
            <w:vAlign w:val="bottom"/>
          </w:tcPr>
          <w:p w14:paraId="04231D36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06/2024 </w:t>
            </w:r>
            <w:r w:rsidRPr="003558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r w:rsidRPr="000145DF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</w:p>
        </w:tc>
      </w:tr>
      <w:tr w:rsidR="002A57DB" w:rsidRPr="002A0C20" w14:paraId="1B64D9B0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568730B8" w14:textId="77777777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Develop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ing</w:t>
            </w: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 financial model for a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SaaS </w:t>
            </w: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start-up in the early career solutions sector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</w:t>
            </w: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focusing </w:t>
            </w: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on structured project assignments</w:t>
            </w:r>
          </w:p>
        </w:tc>
      </w:tr>
      <w:tr w:rsidR="002A57DB" w:rsidRPr="00B06AB0" w14:paraId="3FDEBAE8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06FFFC6C" w14:textId="62F7E100" w:rsidR="002A57DB" w:rsidRPr="00B06AB0" w:rsidRDefault="002A57DB" w:rsidP="002A57D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Akademischer Börsenverein Bochum</w:t>
            </w:r>
          </w:p>
        </w:tc>
        <w:tc>
          <w:tcPr>
            <w:tcW w:w="2126" w:type="dxa"/>
            <w:vAlign w:val="bottom"/>
          </w:tcPr>
          <w:p w14:paraId="258379A7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Bochum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DE</w:t>
            </w:r>
          </w:p>
        </w:tc>
      </w:tr>
      <w:tr w:rsidR="002A57DB" w:rsidRPr="00B06AB0" w14:paraId="2BA7BF29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5EB53BCF" w14:textId="77777777" w:rsidR="002A57DB" w:rsidRPr="000145DF" w:rsidRDefault="002A57DB" w:rsidP="002A57DB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Active 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Member of the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oard for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arketing under the leadership of the DACH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ssociation BVH</w:t>
            </w:r>
          </w:p>
        </w:tc>
        <w:tc>
          <w:tcPr>
            <w:tcW w:w="2126" w:type="dxa"/>
            <w:vAlign w:val="bottom"/>
          </w:tcPr>
          <w:p w14:paraId="69C452C2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09/2024 </w:t>
            </w:r>
            <w:r w:rsidRPr="003558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r w:rsidRPr="000145DF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</w:p>
        </w:tc>
      </w:tr>
      <w:tr w:rsidR="002A57DB" w:rsidRPr="002A0C20" w14:paraId="4CD30B1C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2E937540" w14:textId="77777777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Strengthening the marketing concept by leveraging Google Ad Grants with a €10,000+ budget,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expanding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digital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outreach</w:t>
            </w:r>
          </w:p>
          <w:p w14:paraId="5E004E91" w14:textId="6A05DDC8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Participating in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DACH-wide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board meetings,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actively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contributing to strategic development and organizational growth</w:t>
            </w:r>
          </w:p>
        </w:tc>
      </w:tr>
      <w:tr w:rsidR="002A57DB" w:rsidRPr="00B06AB0" w14:paraId="32FB3862" w14:textId="77777777" w:rsidTr="00F4071E">
        <w:trPr>
          <w:trHeight w:val="283"/>
        </w:trPr>
        <w:tc>
          <w:tcPr>
            <w:tcW w:w="8789" w:type="dxa"/>
            <w:vAlign w:val="bottom"/>
          </w:tcPr>
          <w:p w14:paraId="575E035E" w14:textId="77777777" w:rsidR="002A57DB" w:rsidRPr="000145DF" w:rsidRDefault="002A57DB" w:rsidP="002A57D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Active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ember under the leadership of the DACH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ssociation BVH</w:t>
            </w:r>
          </w:p>
        </w:tc>
        <w:tc>
          <w:tcPr>
            <w:tcW w:w="2126" w:type="dxa"/>
            <w:vAlign w:val="bottom"/>
          </w:tcPr>
          <w:p w14:paraId="4CB410F4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06/2024 – </w:t>
            </w:r>
            <w:r w:rsidRPr="000145DF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</w:p>
        </w:tc>
      </w:tr>
      <w:tr w:rsidR="002A57DB" w:rsidRPr="002A0C20" w14:paraId="5053B182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6AAED5F9" w14:textId="44D64E77" w:rsidR="002A57DB" w:rsidRPr="00E57763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Engaging in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DACH-wide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member events, fostering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personal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network development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professional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competence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training</w:t>
            </w:r>
          </w:p>
        </w:tc>
      </w:tr>
      <w:tr w:rsidR="002A57DB" w:rsidRPr="00B06AB0" w14:paraId="1E4E1B7F" w14:textId="77777777" w:rsidTr="00F4071E">
        <w:trPr>
          <w:trHeight w:val="340"/>
        </w:trPr>
        <w:tc>
          <w:tcPr>
            <w:tcW w:w="8789" w:type="dxa"/>
            <w:vAlign w:val="bottom"/>
          </w:tcPr>
          <w:p w14:paraId="35CDB253" w14:textId="77777777" w:rsidR="002A57DB" w:rsidRPr="000145DF" w:rsidRDefault="002A57DB" w:rsidP="002A57DB">
            <w:pPr>
              <w:pStyle w:val="Beschreibung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Promos Scholarship from the University of Duisburg-Essen</w:t>
            </w:r>
          </w:p>
        </w:tc>
        <w:tc>
          <w:tcPr>
            <w:tcW w:w="2126" w:type="dxa"/>
            <w:vAlign w:val="bottom"/>
          </w:tcPr>
          <w:p w14:paraId="2F3EFBC9" w14:textId="77777777" w:rsidR="002A57DB" w:rsidRPr="00B06AB0" w:rsidRDefault="002A57DB" w:rsidP="002A57DB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  <w:t>Paris,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FR</w:t>
            </w:r>
          </w:p>
        </w:tc>
      </w:tr>
      <w:tr w:rsidR="002A57DB" w:rsidRPr="00B06AB0" w14:paraId="06FC3172" w14:textId="77777777" w:rsidTr="00F4071E">
        <w:trPr>
          <w:trHeight w:val="57"/>
        </w:trPr>
        <w:tc>
          <w:tcPr>
            <w:tcW w:w="8789" w:type="dxa"/>
            <w:vAlign w:val="bottom"/>
          </w:tcPr>
          <w:p w14:paraId="3581A9EF" w14:textId="77777777" w:rsidR="002A57DB" w:rsidRPr="000145DF" w:rsidRDefault="002A57DB" w:rsidP="002A57DB">
            <w:pPr>
              <w:pStyle w:val="Beschreibung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Ideological and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F</w:t>
            </w:r>
            <w:r w:rsidRPr="000145D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inancial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upport from the German Academic Exchange Service (DAAD)</w:t>
            </w:r>
          </w:p>
        </w:tc>
        <w:tc>
          <w:tcPr>
            <w:tcW w:w="2126" w:type="dxa"/>
            <w:vAlign w:val="bottom"/>
          </w:tcPr>
          <w:p w14:paraId="4A6104A6" w14:textId="77777777" w:rsidR="002A57DB" w:rsidRPr="00B06AB0" w:rsidRDefault="002A57DB" w:rsidP="002A57DB">
            <w:pPr>
              <w:pStyle w:val="Beschreibung"/>
              <w:jc w:val="right"/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02/2024 – 04/2024</w:t>
            </w:r>
          </w:p>
        </w:tc>
      </w:tr>
      <w:tr w:rsidR="002A57DB" w:rsidRPr="002A0C20" w14:paraId="1A9B4C1E" w14:textId="77777777" w:rsidTr="00F4071E">
        <w:trPr>
          <w:trHeight w:val="57"/>
        </w:trPr>
        <w:tc>
          <w:tcPr>
            <w:tcW w:w="10915" w:type="dxa"/>
            <w:gridSpan w:val="2"/>
            <w:vAlign w:val="bottom"/>
          </w:tcPr>
          <w:p w14:paraId="14018D6D" w14:textId="791C2645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Participating in a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 intensive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language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program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with EF École des langues Paris,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enhancing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French proficiency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cultural skills</w:t>
            </w:r>
          </w:p>
        </w:tc>
      </w:tr>
      <w:tr w:rsidR="002A57DB" w:rsidRPr="00B06AB0" w14:paraId="3D8BE224" w14:textId="77777777" w:rsidTr="00F4071E">
        <w:trPr>
          <w:trHeight w:val="45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52C3D33E" w14:textId="77777777" w:rsidR="002A57DB" w:rsidRPr="00B06AB0" w:rsidRDefault="002A57DB" w:rsidP="002A57D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Skills &amp; Interests</w:t>
            </w:r>
          </w:p>
        </w:tc>
      </w:tr>
      <w:tr w:rsidR="002A57DB" w:rsidRPr="002A0C20" w14:paraId="5CBBA0A7" w14:textId="77777777" w:rsidTr="00F4071E">
        <w:trPr>
          <w:trHeight w:val="340"/>
        </w:trPr>
        <w:tc>
          <w:tcPr>
            <w:tcW w:w="10915" w:type="dxa"/>
            <w:gridSpan w:val="2"/>
            <w:tcBorders>
              <w:top w:val="single" w:sz="4" w:space="0" w:color="auto"/>
            </w:tcBorders>
            <w:vAlign w:val="bottom"/>
          </w:tcPr>
          <w:p w14:paraId="3A6F5925" w14:textId="68DFF19D" w:rsidR="002A57DB" w:rsidRPr="000145DF" w:rsidRDefault="002A57DB" w:rsidP="002A57DB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Languages: 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German 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(native)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English 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(business fluent)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French 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</w:t>
            </w:r>
            <w:r w:rsidRPr="002A57D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rofessional proficiency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</w:tr>
      <w:tr w:rsidR="002A57DB" w:rsidRPr="002A0C20" w14:paraId="4F6780CC" w14:textId="77777777" w:rsidTr="00F4071E">
        <w:trPr>
          <w:trHeight w:val="283"/>
        </w:trPr>
        <w:tc>
          <w:tcPr>
            <w:tcW w:w="10915" w:type="dxa"/>
            <w:gridSpan w:val="2"/>
            <w:vAlign w:val="bottom"/>
          </w:tcPr>
          <w:p w14:paraId="250F1A0F" w14:textId="052135AE" w:rsidR="002A57DB" w:rsidRPr="000145DF" w:rsidRDefault="002A57DB" w:rsidP="002A57DB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Technical: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Microsoft Office </w:t>
            </w:r>
            <w:r w:rsidRPr="00014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Pitch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ook </w:t>
            </w:r>
            <w:r w:rsidRPr="00014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S&amp;P Capital IQ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JavaScript </w:t>
            </w:r>
            <w:r w:rsidRPr="00014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R </w:t>
            </w:r>
            <w:r w:rsidRPr="00014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2A57DB" w:rsidRPr="002A0C20" w14:paraId="2FAAA349" w14:textId="77777777" w:rsidTr="00F4071E">
        <w:trPr>
          <w:trHeight w:val="283"/>
        </w:trPr>
        <w:tc>
          <w:tcPr>
            <w:tcW w:w="10915" w:type="dxa"/>
            <w:gridSpan w:val="2"/>
            <w:vAlign w:val="bottom"/>
          </w:tcPr>
          <w:p w14:paraId="50C4F9A9" w14:textId="77777777" w:rsidR="002A57DB" w:rsidRPr="000145DF" w:rsidRDefault="002A57DB" w:rsidP="002A57DB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Interests: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Running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itness,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Y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oga,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ooking,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ravelling</w:t>
            </w:r>
          </w:p>
        </w:tc>
      </w:tr>
    </w:tbl>
    <w:p w14:paraId="4046E7A9" w14:textId="77777777" w:rsidR="0040467F" w:rsidRPr="000145DF" w:rsidRDefault="0040467F" w:rsidP="0040467F">
      <w:pPr>
        <w:spacing w:after="0" w:line="240" w:lineRule="auto"/>
        <w:rPr>
          <w:rFonts w:ascii="Times New Roman" w:hAnsi="Times New Roman" w:cs="Times New Roman"/>
          <w:sz w:val="2"/>
          <w:szCs w:val="2"/>
          <w:lang w:val="en-US"/>
        </w:rPr>
      </w:pPr>
    </w:p>
    <w:p w14:paraId="29A2AF51" w14:textId="77777777" w:rsidR="00723643" w:rsidRPr="000145DF" w:rsidRDefault="00723643" w:rsidP="005F53D0">
      <w:pPr>
        <w:spacing w:after="0" w:line="240" w:lineRule="auto"/>
        <w:rPr>
          <w:rFonts w:ascii="Times New Roman" w:hAnsi="Times New Roman" w:cs="Times New Roman"/>
          <w:sz w:val="2"/>
          <w:szCs w:val="2"/>
          <w:lang w:val="en-US"/>
        </w:rPr>
      </w:pPr>
    </w:p>
    <w:sectPr w:rsidR="00723643" w:rsidRPr="000145DF" w:rsidSect="00AD3E1C">
      <w:footerReference w:type="even" r:id="rId9"/>
      <w:pgSz w:w="11906" w:h="16838"/>
      <w:pgMar w:top="851" w:right="1247" w:bottom="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A856E" w14:textId="77777777" w:rsidR="0087201A" w:rsidRDefault="0087201A" w:rsidP="00BE053D">
      <w:pPr>
        <w:spacing w:after="0" w:line="240" w:lineRule="auto"/>
      </w:pPr>
      <w:r>
        <w:separator/>
      </w:r>
    </w:p>
  </w:endnote>
  <w:endnote w:type="continuationSeparator" w:id="0">
    <w:p w14:paraId="2BADB1EC" w14:textId="77777777" w:rsidR="0087201A" w:rsidRDefault="0087201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25103" w14:textId="77777777" w:rsidR="0087201A" w:rsidRDefault="0087201A" w:rsidP="00BE053D">
      <w:pPr>
        <w:spacing w:after="0" w:line="240" w:lineRule="auto"/>
      </w:pPr>
      <w:r>
        <w:separator/>
      </w:r>
    </w:p>
  </w:footnote>
  <w:footnote w:type="continuationSeparator" w:id="0">
    <w:p w14:paraId="00B18BD6" w14:textId="77777777" w:rsidR="0087201A" w:rsidRDefault="0087201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88207B"/>
    <w:multiLevelType w:val="multilevel"/>
    <w:tmpl w:val="8F4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E023E"/>
    <w:multiLevelType w:val="hybridMultilevel"/>
    <w:tmpl w:val="43F80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C404A0"/>
    <w:multiLevelType w:val="hybridMultilevel"/>
    <w:tmpl w:val="9F5CFD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E2399"/>
    <w:multiLevelType w:val="hybridMultilevel"/>
    <w:tmpl w:val="B7363388"/>
    <w:lvl w:ilvl="0" w:tplc="06C877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0D5354"/>
    <w:multiLevelType w:val="multilevel"/>
    <w:tmpl w:val="268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C42BAD"/>
    <w:multiLevelType w:val="hybridMultilevel"/>
    <w:tmpl w:val="2B2C8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1D1534"/>
    <w:multiLevelType w:val="multilevel"/>
    <w:tmpl w:val="5B1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B76963"/>
    <w:multiLevelType w:val="multilevel"/>
    <w:tmpl w:val="AFB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052506"/>
    <w:multiLevelType w:val="hybridMultilevel"/>
    <w:tmpl w:val="1C22BA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E2367A"/>
    <w:multiLevelType w:val="multilevel"/>
    <w:tmpl w:val="6BC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91385F"/>
    <w:multiLevelType w:val="hybridMultilevel"/>
    <w:tmpl w:val="6E2A9B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18222A"/>
    <w:multiLevelType w:val="hybridMultilevel"/>
    <w:tmpl w:val="EB76A1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D967CD"/>
    <w:multiLevelType w:val="hybridMultilevel"/>
    <w:tmpl w:val="B7826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140A1C"/>
    <w:multiLevelType w:val="hybridMultilevel"/>
    <w:tmpl w:val="1312F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C154D7"/>
    <w:multiLevelType w:val="hybridMultilevel"/>
    <w:tmpl w:val="F280C23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25670E2"/>
    <w:multiLevelType w:val="hybridMultilevel"/>
    <w:tmpl w:val="C8F60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2B094A"/>
    <w:multiLevelType w:val="multilevel"/>
    <w:tmpl w:val="057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D08B5"/>
    <w:multiLevelType w:val="hybridMultilevel"/>
    <w:tmpl w:val="41B64B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2DB368A"/>
    <w:multiLevelType w:val="multilevel"/>
    <w:tmpl w:val="2884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D02CFE"/>
    <w:multiLevelType w:val="multilevel"/>
    <w:tmpl w:val="A61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041065"/>
    <w:multiLevelType w:val="hybridMultilevel"/>
    <w:tmpl w:val="2E3AE2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5C01E1"/>
    <w:multiLevelType w:val="hybridMultilevel"/>
    <w:tmpl w:val="6DBE81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2318CE"/>
    <w:multiLevelType w:val="hybridMultilevel"/>
    <w:tmpl w:val="C30418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723BCA"/>
    <w:multiLevelType w:val="hybridMultilevel"/>
    <w:tmpl w:val="D37241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23"/>
  </w:num>
  <w:num w:numId="2" w16cid:durableId="1517961058">
    <w:abstractNumId w:val="26"/>
  </w:num>
  <w:num w:numId="3" w16cid:durableId="1252082647">
    <w:abstractNumId w:val="3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22"/>
  </w:num>
  <w:num w:numId="8" w16cid:durableId="1949311987">
    <w:abstractNumId w:val="39"/>
  </w:num>
  <w:num w:numId="9" w16cid:durableId="1961916187">
    <w:abstractNumId w:val="19"/>
  </w:num>
  <w:num w:numId="10" w16cid:durableId="1947156070">
    <w:abstractNumId w:val="43"/>
  </w:num>
  <w:num w:numId="11" w16cid:durableId="1715693601">
    <w:abstractNumId w:val="9"/>
  </w:num>
  <w:num w:numId="12" w16cid:durableId="1688167074">
    <w:abstractNumId w:val="10"/>
  </w:num>
  <w:num w:numId="13" w16cid:durableId="2040233879">
    <w:abstractNumId w:val="13"/>
  </w:num>
  <w:num w:numId="14" w16cid:durableId="1178347352">
    <w:abstractNumId w:val="15"/>
  </w:num>
  <w:num w:numId="15" w16cid:durableId="1771580397">
    <w:abstractNumId w:val="36"/>
  </w:num>
  <w:num w:numId="16" w16cid:durableId="1721974678">
    <w:abstractNumId w:val="8"/>
  </w:num>
  <w:num w:numId="17" w16cid:durableId="2003701761">
    <w:abstractNumId w:val="25"/>
  </w:num>
  <w:num w:numId="18" w16cid:durableId="1247112201">
    <w:abstractNumId w:val="5"/>
  </w:num>
  <w:num w:numId="19" w16cid:durableId="142089335">
    <w:abstractNumId w:val="31"/>
  </w:num>
  <w:num w:numId="20" w16cid:durableId="702943334">
    <w:abstractNumId w:val="16"/>
  </w:num>
  <w:num w:numId="21" w16cid:durableId="1697075762">
    <w:abstractNumId w:val="18"/>
  </w:num>
  <w:num w:numId="22" w16cid:durableId="424351624">
    <w:abstractNumId w:val="24"/>
  </w:num>
  <w:num w:numId="23" w16cid:durableId="1984038324">
    <w:abstractNumId w:val="11"/>
  </w:num>
  <w:num w:numId="24" w16cid:durableId="2056856694">
    <w:abstractNumId w:val="35"/>
  </w:num>
  <w:num w:numId="25" w16cid:durableId="548689742">
    <w:abstractNumId w:val="46"/>
  </w:num>
  <w:num w:numId="26" w16cid:durableId="1499494221">
    <w:abstractNumId w:val="28"/>
  </w:num>
  <w:num w:numId="27" w16cid:durableId="624386309">
    <w:abstractNumId w:val="32"/>
  </w:num>
  <w:num w:numId="28" w16cid:durableId="523977518">
    <w:abstractNumId w:val="42"/>
  </w:num>
  <w:num w:numId="29" w16cid:durableId="1138642104">
    <w:abstractNumId w:val="45"/>
  </w:num>
  <w:num w:numId="30" w16cid:durableId="1957128436">
    <w:abstractNumId w:val="21"/>
  </w:num>
  <w:num w:numId="31" w16cid:durableId="109708572">
    <w:abstractNumId w:val="30"/>
  </w:num>
  <w:num w:numId="32" w16cid:durableId="337008173">
    <w:abstractNumId w:val="6"/>
  </w:num>
  <w:num w:numId="33" w16cid:durableId="1079641695">
    <w:abstractNumId w:val="38"/>
  </w:num>
  <w:num w:numId="34" w16cid:durableId="1159347622">
    <w:abstractNumId w:val="29"/>
  </w:num>
  <w:num w:numId="35" w16cid:durableId="1479179759">
    <w:abstractNumId w:val="14"/>
  </w:num>
  <w:num w:numId="36" w16cid:durableId="1513689754">
    <w:abstractNumId w:val="34"/>
  </w:num>
  <w:num w:numId="37" w16cid:durableId="996493551">
    <w:abstractNumId w:val="44"/>
  </w:num>
  <w:num w:numId="38" w16cid:durableId="2064984288">
    <w:abstractNumId w:val="32"/>
  </w:num>
  <w:num w:numId="39" w16cid:durableId="202065150">
    <w:abstractNumId w:val="4"/>
  </w:num>
  <w:num w:numId="40" w16cid:durableId="1570119379">
    <w:abstractNumId w:val="33"/>
  </w:num>
  <w:num w:numId="41" w16cid:durableId="1145507343">
    <w:abstractNumId w:val="17"/>
  </w:num>
  <w:num w:numId="42" w16cid:durableId="172692180">
    <w:abstractNumId w:val="7"/>
  </w:num>
  <w:num w:numId="43" w16cid:durableId="1839690579">
    <w:abstractNumId w:val="3"/>
  </w:num>
  <w:num w:numId="44" w16cid:durableId="847795198">
    <w:abstractNumId w:val="37"/>
  </w:num>
  <w:num w:numId="45" w16cid:durableId="1156650491">
    <w:abstractNumId w:val="12"/>
  </w:num>
  <w:num w:numId="46" w16cid:durableId="140587695">
    <w:abstractNumId w:val="40"/>
  </w:num>
  <w:num w:numId="47" w16cid:durableId="1325356667">
    <w:abstractNumId w:val="41"/>
  </w:num>
  <w:num w:numId="48" w16cid:durableId="1771469971">
    <w:abstractNumId w:val="20"/>
  </w:num>
  <w:num w:numId="49" w16cid:durableId="1235091493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9D6"/>
    <w:rsid w:val="000145DF"/>
    <w:rsid w:val="000229BE"/>
    <w:rsid w:val="00026A1A"/>
    <w:rsid w:val="00056A34"/>
    <w:rsid w:val="00056E25"/>
    <w:rsid w:val="000600D2"/>
    <w:rsid w:val="00061D33"/>
    <w:rsid w:val="00064643"/>
    <w:rsid w:val="00064821"/>
    <w:rsid w:val="00087747"/>
    <w:rsid w:val="000A1FDA"/>
    <w:rsid w:val="000B63E2"/>
    <w:rsid w:val="000B6548"/>
    <w:rsid w:val="000D43C3"/>
    <w:rsid w:val="000D671A"/>
    <w:rsid w:val="00100318"/>
    <w:rsid w:val="00103EC5"/>
    <w:rsid w:val="001139A0"/>
    <w:rsid w:val="00116C6E"/>
    <w:rsid w:val="00125CA6"/>
    <w:rsid w:val="001353A1"/>
    <w:rsid w:val="0014168C"/>
    <w:rsid w:val="00156F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D6172"/>
    <w:rsid w:val="001F4175"/>
    <w:rsid w:val="0021168B"/>
    <w:rsid w:val="00223A4D"/>
    <w:rsid w:val="0023054D"/>
    <w:rsid w:val="00232050"/>
    <w:rsid w:val="00232CB5"/>
    <w:rsid w:val="00234A7E"/>
    <w:rsid w:val="0024373D"/>
    <w:rsid w:val="002508C2"/>
    <w:rsid w:val="00267252"/>
    <w:rsid w:val="00276EAD"/>
    <w:rsid w:val="00282DB0"/>
    <w:rsid w:val="0029070D"/>
    <w:rsid w:val="00292592"/>
    <w:rsid w:val="002A57DB"/>
    <w:rsid w:val="002B2091"/>
    <w:rsid w:val="002C6972"/>
    <w:rsid w:val="002D2B32"/>
    <w:rsid w:val="002D4516"/>
    <w:rsid w:val="002E296C"/>
    <w:rsid w:val="002F46AD"/>
    <w:rsid w:val="0030096A"/>
    <w:rsid w:val="003101F0"/>
    <w:rsid w:val="00314B7A"/>
    <w:rsid w:val="00324BC5"/>
    <w:rsid w:val="00340BAB"/>
    <w:rsid w:val="003413D2"/>
    <w:rsid w:val="003418E0"/>
    <w:rsid w:val="00347F8D"/>
    <w:rsid w:val="0035582F"/>
    <w:rsid w:val="00372F7B"/>
    <w:rsid w:val="00373191"/>
    <w:rsid w:val="003733E5"/>
    <w:rsid w:val="00390EA6"/>
    <w:rsid w:val="003B1CD2"/>
    <w:rsid w:val="003B6362"/>
    <w:rsid w:val="003E27C3"/>
    <w:rsid w:val="003F3E3F"/>
    <w:rsid w:val="003F72E0"/>
    <w:rsid w:val="0040467F"/>
    <w:rsid w:val="004067B8"/>
    <w:rsid w:val="004125EA"/>
    <w:rsid w:val="004154BE"/>
    <w:rsid w:val="00417198"/>
    <w:rsid w:val="0042013D"/>
    <w:rsid w:val="00422F83"/>
    <w:rsid w:val="00426D7E"/>
    <w:rsid w:val="00430237"/>
    <w:rsid w:val="0043430C"/>
    <w:rsid w:val="00435E6D"/>
    <w:rsid w:val="0043683A"/>
    <w:rsid w:val="0044192C"/>
    <w:rsid w:val="00443668"/>
    <w:rsid w:val="00456B0D"/>
    <w:rsid w:val="00462C6B"/>
    <w:rsid w:val="00476AF8"/>
    <w:rsid w:val="004841E4"/>
    <w:rsid w:val="00484FD7"/>
    <w:rsid w:val="004929FB"/>
    <w:rsid w:val="0049492C"/>
    <w:rsid w:val="004A54BA"/>
    <w:rsid w:val="004B6A5E"/>
    <w:rsid w:val="004B7FCD"/>
    <w:rsid w:val="004C3ECC"/>
    <w:rsid w:val="004E75F7"/>
    <w:rsid w:val="00503C6B"/>
    <w:rsid w:val="00507EA7"/>
    <w:rsid w:val="00513B12"/>
    <w:rsid w:val="0052349F"/>
    <w:rsid w:val="00526089"/>
    <w:rsid w:val="00527A28"/>
    <w:rsid w:val="00527DCA"/>
    <w:rsid w:val="005716D4"/>
    <w:rsid w:val="00571B60"/>
    <w:rsid w:val="00572876"/>
    <w:rsid w:val="00585A4D"/>
    <w:rsid w:val="005A4050"/>
    <w:rsid w:val="005B7F8A"/>
    <w:rsid w:val="005D6329"/>
    <w:rsid w:val="005D734F"/>
    <w:rsid w:val="005E57F6"/>
    <w:rsid w:val="005F53D0"/>
    <w:rsid w:val="006058D8"/>
    <w:rsid w:val="00610200"/>
    <w:rsid w:val="00623699"/>
    <w:rsid w:val="00624553"/>
    <w:rsid w:val="00632D5A"/>
    <w:rsid w:val="00634B1E"/>
    <w:rsid w:val="00635515"/>
    <w:rsid w:val="006435D6"/>
    <w:rsid w:val="006546FD"/>
    <w:rsid w:val="00665BF3"/>
    <w:rsid w:val="006732D6"/>
    <w:rsid w:val="00681D12"/>
    <w:rsid w:val="00693E09"/>
    <w:rsid w:val="006955C3"/>
    <w:rsid w:val="006A2DE9"/>
    <w:rsid w:val="006A7230"/>
    <w:rsid w:val="006B3D71"/>
    <w:rsid w:val="006B4E32"/>
    <w:rsid w:val="006B72C7"/>
    <w:rsid w:val="006B7F78"/>
    <w:rsid w:val="006C2252"/>
    <w:rsid w:val="006D3483"/>
    <w:rsid w:val="006D7F7F"/>
    <w:rsid w:val="006E2C9C"/>
    <w:rsid w:val="006E40EF"/>
    <w:rsid w:val="006F0039"/>
    <w:rsid w:val="00711CEF"/>
    <w:rsid w:val="00720320"/>
    <w:rsid w:val="00721E55"/>
    <w:rsid w:val="00723643"/>
    <w:rsid w:val="00725D3C"/>
    <w:rsid w:val="00733DA1"/>
    <w:rsid w:val="00737822"/>
    <w:rsid w:val="0074111D"/>
    <w:rsid w:val="007506A3"/>
    <w:rsid w:val="00753D4A"/>
    <w:rsid w:val="00756912"/>
    <w:rsid w:val="00761609"/>
    <w:rsid w:val="00763DCE"/>
    <w:rsid w:val="00776C46"/>
    <w:rsid w:val="0078260B"/>
    <w:rsid w:val="00783663"/>
    <w:rsid w:val="007838D1"/>
    <w:rsid w:val="00785254"/>
    <w:rsid w:val="00785853"/>
    <w:rsid w:val="007966F0"/>
    <w:rsid w:val="00797BFC"/>
    <w:rsid w:val="007A720F"/>
    <w:rsid w:val="007C034F"/>
    <w:rsid w:val="007C6A3C"/>
    <w:rsid w:val="007C74D2"/>
    <w:rsid w:val="007D4BEE"/>
    <w:rsid w:val="007D5BE9"/>
    <w:rsid w:val="007F64CF"/>
    <w:rsid w:val="008050E4"/>
    <w:rsid w:val="00810CFF"/>
    <w:rsid w:val="0082257D"/>
    <w:rsid w:val="00843962"/>
    <w:rsid w:val="00847C7D"/>
    <w:rsid w:val="00853438"/>
    <w:rsid w:val="00866846"/>
    <w:rsid w:val="0087201A"/>
    <w:rsid w:val="00875DA9"/>
    <w:rsid w:val="008929EA"/>
    <w:rsid w:val="00895E38"/>
    <w:rsid w:val="008A782B"/>
    <w:rsid w:val="008B0FC0"/>
    <w:rsid w:val="008C429A"/>
    <w:rsid w:val="008E1F3D"/>
    <w:rsid w:val="008E3662"/>
    <w:rsid w:val="008E39FD"/>
    <w:rsid w:val="009053D7"/>
    <w:rsid w:val="0091331D"/>
    <w:rsid w:val="0091427C"/>
    <w:rsid w:val="00925146"/>
    <w:rsid w:val="0093223C"/>
    <w:rsid w:val="00941325"/>
    <w:rsid w:val="00941A87"/>
    <w:rsid w:val="009501C2"/>
    <w:rsid w:val="00962B5D"/>
    <w:rsid w:val="009668B9"/>
    <w:rsid w:val="00976577"/>
    <w:rsid w:val="00996356"/>
    <w:rsid w:val="00997D9A"/>
    <w:rsid w:val="009B0A2C"/>
    <w:rsid w:val="009B7234"/>
    <w:rsid w:val="009D5011"/>
    <w:rsid w:val="009D7C49"/>
    <w:rsid w:val="009E7297"/>
    <w:rsid w:val="009F04AB"/>
    <w:rsid w:val="009F1CD1"/>
    <w:rsid w:val="00A02246"/>
    <w:rsid w:val="00A0257D"/>
    <w:rsid w:val="00A10038"/>
    <w:rsid w:val="00A12EDC"/>
    <w:rsid w:val="00A26D0D"/>
    <w:rsid w:val="00A33BDE"/>
    <w:rsid w:val="00A34885"/>
    <w:rsid w:val="00A36B67"/>
    <w:rsid w:val="00A43BC1"/>
    <w:rsid w:val="00A53F30"/>
    <w:rsid w:val="00A61D2A"/>
    <w:rsid w:val="00A74225"/>
    <w:rsid w:val="00A936D5"/>
    <w:rsid w:val="00A973BB"/>
    <w:rsid w:val="00AA1EB0"/>
    <w:rsid w:val="00AA27B8"/>
    <w:rsid w:val="00AA2DA3"/>
    <w:rsid w:val="00AA3089"/>
    <w:rsid w:val="00AA5A9C"/>
    <w:rsid w:val="00AB016A"/>
    <w:rsid w:val="00AB2A5A"/>
    <w:rsid w:val="00AB3383"/>
    <w:rsid w:val="00AB4AAA"/>
    <w:rsid w:val="00AC7B71"/>
    <w:rsid w:val="00AD28F8"/>
    <w:rsid w:val="00AD3E1C"/>
    <w:rsid w:val="00AD66FE"/>
    <w:rsid w:val="00AE4ED3"/>
    <w:rsid w:val="00B0230B"/>
    <w:rsid w:val="00B06AB0"/>
    <w:rsid w:val="00B17D95"/>
    <w:rsid w:val="00B23509"/>
    <w:rsid w:val="00B352A7"/>
    <w:rsid w:val="00B359DB"/>
    <w:rsid w:val="00B3632B"/>
    <w:rsid w:val="00B409D8"/>
    <w:rsid w:val="00B5178D"/>
    <w:rsid w:val="00B57DFF"/>
    <w:rsid w:val="00B67F1F"/>
    <w:rsid w:val="00B701D7"/>
    <w:rsid w:val="00B90595"/>
    <w:rsid w:val="00BA215A"/>
    <w:rsid w:val="00BB5F09"/>
    <w:rsid w:val="00BC0D9F"/>
    <w:rsid w:val="00BE053D"/>
    <w:rsid w:val="00BE6209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772BC"/>
    <w:rsid w:val="00C82A8F"/>
    <w:rsid w:val="00C916C2"/>
    <w:rsid w:val="00CA57AE"/>
    <w:rsid w:val="00CC7F56"/>
    <w:rsid w:val="00CD1B12"/>
    <w:rsid w:val="00CD55DC"/>
    <w:rsid w:val="00CE1BBC"/>
    <w:rsid w:val="00CE2595"/>
    <w:rsid w:val="00CE28CC"/>
    <w:rsid w:val="00CE72FC"/>
    <w:rsid w:val="00CF31EE"/>
    <w:rsid w:val="00D062DF"/>
    <w:rsid w:val="00D1492F"/>
    <w:rsid w:val="00D16747"/>
    <w:rsid w:val="00D17309"/>
    <w:rsid w:val="00D17B69"/>
    <w:rsid w:val="00D3003C"/>
    <w:rsid w:val="00D3157F"/>
    <w:rsid w:val="00D329DC"/>
    <w:rsid w:val="00D331F4"/>
    <w:rsid w:val="00D470E4"/>
    <w:rsid w:val="00D52142"/>
    <w:rsid w:val="00D527FF"/>
    <w:rsid w:val="00D5280E"/>
    <w:rsid w:val="00D61F14"/>
    <w:rsid w:val="00D80D6B"/>
    <w:rsid w:val="00D85D41"/>
    <w:rsid w:val="00D90950"/>
    <w:rsid w:val="00DA1041"/>
    <w:rsid w:val="00DA69DF"/>
    <w:rsid w:val="00DB194E"/>
    <w:rsid w:val="00DB33F8"/>
    <w:rsid w:val="00DD38E2"/>
    <w:rsid w:val="00DE6F7C"/>
    <w:rsid w:val="00E00140"/>
    <w:rsid w:val="00E13110"/>
    <w:rsid w:val="00E21ACB"/>
    <w:rsid w:val="00E24DF1"/>
    <w:rsid w:val="00E40B9A"/>
    <w:rsid w:val="00E431ED"/>
    <w:rsid w:val="00E55D90"/>
    <w:rsid w:val="00E57763"/>
    <w:rsid w:val="00E64FF5"/>
    <w:rsid w:val="00E74C75"/>
    <w:rsid w:val="00E907EC"/>
    <w:rsid w:val="00EA2B97"/>
    <w:rsid w:val="00EA5421"/>
    <w:rsid w:val="00EB34FC"/>
    <w:rsid w:val="00EB5816"/>
    <w:rsid w:val="00ED0EA9"/>
    <w:rsid w:val="00EE127C"/>
    <w:rsid w:val="00EF77DF"/>
    <w:rsid w:val="00F003E2"/>
    <w:rsid w:val="00F11BEF"/>
    <w:rsid w:val="00F165E1"/>
    <w:rsid w:val="00F258E7"/>
    <w:rsid w:val="00F25EB2"/>
    <w:rsid w:val="00F30892"/>
    <w:rsid w:val="00F31B84"/>
    <w:rsid w:val="00F3350E"/>
    <w:rsid w:val="00F3483E"/>
    <w:rsid w:val="00F44F5F"/>
    <w:rsid w:val="00F57BA5"/>
    <w:rsid w:val="00F631EC"/>
    <w:rsid w:val="00F64C22"/>
    <w:rsid w:val="00F64FA7"/>
    <w:rsid w:val="00F72F8A"/>
    <w:rsid w:val="00F73166"/>
    <w:rsid w:val="00F74D19"/>
    <w:rsid w:val="00F80053"/>
    <w:rsid w:val="00FA02C7"/>
    <w:rsid w:val="00FA0CD0"/>
    <w:rsid w:val="00FA4186"/>
    <w:rsid w:val="00FC0531"/>
    <w:rsid w:val="00FC13F0"/>
    <w:rsid w:val="00FD0FB7"/>
    <w:rsid w:val="00FE0496"/>
    <w:rsid w:val="00FE79A2"/>
    <w:rsid w:val="00FF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78366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06AB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06AB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06AB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06AB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06AB0"/>
    <w:rPr>
      <w:b/>
      <w:bCs/>
      <w:sz w:val="20"/>
      <w:szCs w:val="20"/>
    </w:rPr>
  </w:style>
  <w:style w:type="paragraph" w:customStyle="1" w:styleId="p1">
    <w:name w:val="p1"/>
    <w:basedOn w:val="Standard"/>
    <w:rsid w:val="00C772BC"/>
    <w:pPr>
      <w:spacing w:after="0" w:line="240" w:lineRule="auto"/>
    </w:pPr>
    <w:rPr>
      <w:rFonts w:ascii="Helvetica Neue" w:eastAsia="Times New Roman" w:hAnsi="Helvetica Neue" w:cs="Times New Roman"/>
      <w:color w:val="000000"/>
      <w:sz w:val="21"/>
      <w:szCs w:val="21"/>
      <w:lang w:eastAsia="de-DE"/>
    </w:rPr>
  </w:style>
  <w:style w:type="character" w:customStyle="1" w:styleId="apple-tab-span">
    <w:name w:val="apple-tab-span"/>
    <w:basedOn w:val="Absatz-Standardschriftart"/>
    <w:rsid w:val="00C772BC"/>
  </w:style>
  <w:style w:type="character" w:customStyle="1" w:styleId="s1">
    <w:name w:val="s1"/>
    <w:basedOn w:val="Absatz-Standardschriftart"/>
    <w:rsid w:val="002A5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2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0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a.schramek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568</Words>
  <Characters>3584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cp:lastPrinted>2025-11-16T19:22:00Z</cp:lastPrinted>
  <dcterms:created xsi:type="dcterms:W3CDTF">2025-11-16T19:22:00Z</dcterms:created>
  <dcterms:modified xsi:type="dcterms:W3CDTF">2025-11-17T06:33:00Z</dcterms:modified>
</cp:coreProperties>
</file>