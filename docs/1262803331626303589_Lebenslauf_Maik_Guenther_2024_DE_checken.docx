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90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2268"/>
        <w:gridCol w:w="1979"/>
        <w:gridCol w:w="147"/>
        <w:gridCol w:w="284"/>
        <w:gridCol w:w="567"/>
        <w:gridCol w:w="283"/>
        <w:gridCol w:w="284"/>
        <w:gridCol w:w="1979"/>
        <w:tblGridChange w:id="0">
          <w:tblGrid>
            <w:gridCol w:w="1276"/>
            <w:gridCol w:w="709"/>
            <w:gridCol w:w="1559"/>
            <w:gridCol w:w="1979"/>
            <w:gridCol w:w="147"/>
            <w:gridCol w:w="284"/>
            <w:gridCol w:w="567"/>
            <w:gridCol w:w="283"/>
            <w:gridCol w:w="284"/>
            <w:gridCol w:w="1979"/>
          </w:tblGrid>
        </w:tblGridChange>
      </w:tblGrid>
      <w:tr w:rsidR="00461DEE" w:rsidRPr="00871E65" w14:paraId="18956B9F" w14:textId="77777777" w:rsidTr="004517C3">
        <w:trPr>
          <w:trHeight w:val="20"/>
        </w:trPr>
        <w:tc>
          <w:tcPr>
            <w:tcW w:w="9067" w:type="dxa"/>
            <w:gridSpan w:val="9"/>
            <w:vAlign w:val="bottom"/>
          </w:tcPr>
          <w:p w14:paraId="5F129B36" w14:textId="0E958704" w:rsidR="00461DEE" w:rsidRPr="00871E65" w:rsidRDefault="00D74C15" w:rsidP="00240B63">
            <w:pPr>
              <w:jc w:val="center"/>
              <w:rPr>
                <w:rFonts w:ascii="Georgia" w:eastAsia="Georgia" w:hAnsi="Georgia" w:cs="Georgia"/>
              </w:rPr>
            </w:pPr>
            <w:r w:rsidRPr="00871E65">
              <w:rPr>
                <w:rFonts w:ascii="Georgia" w:eastAsia="Georgia" w:hAnsi="Georgia" w:cs="Georgia"/>
                <w:b/>
                <w:smallCaps/>
                <w:sz w:val="50"/>
                <w:szCs w:val="50"/>
              </w:rPr>
              <w:t>Maik Günther</w:t>
            </w:r>
            <w:r w:rsidRPr="00871E65">
              <w:rPr>
                <w:rFonts w:ascii="Georgia" w:eastAsia="Georgia" w:hAnsi="Georgia" w:cs="Georgia"/>
                <w:sz w:val="44"/>
                <w:szCs w:val="44"/>
              </w:rPr>
              <w:br/>
            </w:r>
            <w:r w:rsidRPr="00871E65">
              <w:rPr>
                <w:rFonts w:ascii="Georgia" w:eastAsia="Georgia" w:hAnsi="Georgia" w:cs="Georgia"/>
              </w:rPr>
              <w:t>Bramscher Straße 168, 49088 Osnabrück</w:t>
            </w:r>
          </w:p>
          <w:p w14:paraId="67D95B6E" w14:textId="00DC0988" w:rsidR="00461DEE" w:rsidRPr="00871E65" w:rsidRDefault="008131AD" w:rsidP="00240B63">
            <w:pPr>
              <w:jc w:val="center"/>
              <w:rPr>
                <w:rFonts w:ascii="Georgia" w:eastAsia="Georgia" w:hAnsi="Georgia" w:cs="Georgia"/>
              </w:rPr>
            </w:pPr>
            <w:r w:rsidRPr="00871E65">
              <w:rPr>
                <w:rFonts w:ascii="Georgia" w:eastAsia="Georgia" w:hAnsi="Georgia" w:cs="Georgia"/>
                <w:color w:val="000000"/>
              </w:rPr>
              <w:t xml:space="preserve">+49 </w:t>
            </w:r>
            <w:r w:rsidR="00D74C15" w:rsidRPr="00871E65">
              <w:rPr>
                <w:rFonts w:ascii="Georgia" w:eastAsia="Georgia" w:hAnsi="Georgia" w:cs="Georgia"/>
                <w:color w:val="000000"/>
              </w:rPr>
              <w:t>152 2175 6211</w:t>
            </w:r>
            <w:r w:rsidRPr="00871E65">
              <w:rPr>
                <w:rFonts w:ascii="Georgia" w:eastAsia="Georgia" w:hAnsi="Georgia" w:cs="Georgia"/>
                <w:color w:val="000000"/>
              </w:rPr>
              <w:t xml:space="preserve"> | m</w:t>
            </w:r>
            <w:r w:rsidR="00D74C15" w:rsidRPr="00871E65">
              <w:rPr>
                <w:rFonts w:ascii="Georgia" w:eastAsia="Georgia" w:hAnsi="Georgia" w:cs="Georgia"/>
                <w:color w:val="000000"/>
              </w:rPr>
              <w:t>aik.dietmar.guenther</w:t>
            </w:r>
            <w:r w:rsidRPr="00871E65">
              <w:rPr>
                <w:rFonts w:ascii="Georgia" w:eastAsia="Georgia" w:hAnsi="Georgia" w:cs="Georgia"/>
                <w:color w:val="000000"/>
              </w:rPr>
              <w:t>@</w:t>
            </w:r>
            <w:r w:rsidR="00D74C15" w:rsidRPr="00871E65">
              <w:rPr>
                <w:rFonts w:ascii="Georgia" w:eastAsia="Georgia" w:hAnsi="Georgia" w:cs="Georgia"/>
                <w:color w:val="000000"/>
              </w:rPr>
              <w:t>gmx</w:t>
            </w:r>
            <w:r w:rsidRPr="00871E65">
              <w:rPr>
                <w:rFonts w:ascii="Georgia" w:eastAsia="Georgia" w:hAnsi="Georgia" w:cs="Georgia"/>
                <w:color w:val="000000"/>
              </w:rPr>
              <w:t xml:space="preserve">.de | </w:t>
            </w:r>
            <w:r w:rsidR="00805D99" w:rsidRPr="00871E65">
              <w:rPr>
                <w:rFonts w:ascii="Georgia" w:eastAsia="Georgia" w:hAnsi="Georgia" w:cs="Georgia"/>
                <w:color w:val="000000"/>
              </w:rPr>
              <w:t xml:space="preserve">geb. am </w:t>
            </w:r>
            <w:r w:rsidR="00D74C15" w:rsidRPr="00871E65">
              <w:rPr>
                <w:rFonts w:ascii="Georgia" w:eastAsia="Georgia" w:hAnsi="Georgia" w:cs="Georgia"/>
                <w:color w:val="000000"/>
              </w:rPr>
              <w:t>22</w:t>
            </w:r>
            <w:r w:rsidRPr="00871E65">
              <w:rPr>
                <w:rFonts w:ascii="Georgia" w:eastAsia="Georgia" w:hAnsi="Georgia" w:cs="Georgia"/>
                <w:color w:val="000000"/>
              </w:rPr>
              <w:t>.0</w:t>
            </w:r>
            <w:r w:rsidR="00D74C15" w:rsidRPr="00871E65">
              <w:rPr>
                <w:rFonts w:ascii="Georgia" w:eastAsia="Georgia" w:hAnsi="Georgia" w:cs="Georgia"/>
                <w:color w:val="000000"/>
              </w:rPr>
              <w:t>6</w:t>
            </w:r>
            <w:r w:rsidRPr="00871E65">
              <w:rPr>
                <w:rFonts w:ascii="Georgia" w:eastAsia="Georgia" w:hAnsi="Georgia" w:cs="Georgia"/>
                <w:color w:val="000000"/>
              </w:rPr>
              <w:t>.</w:t>
            </w:r>
            <w:r w:rsidR="00D74C15" w:rsidRPr="00871E65">
              <w:rPr>
                <w:rFonts w:ascii="Georgia" w:eastAsia="Georgia" w:hAnsi="Georgia" w:cs="Georgia"/>
                <w:color w:val="000000"/>
              </w:rPr>
              <w:t>2000</w:t>
            </w:r>
            <w:r w:rsidRPr="00871E65">
              <w:rPr>
                <w:rFonts w:ascii="Georgia" w:eastAsia="Georgia" w:hAnsi="Georgia" w:cs="Georgia"/>
                <w:color w:val="000000"/>
              </w:rPr>
              <w:t xml:space="preserve"> in </w:t>
            </w:r>
            <w:r w:rsidR="00D74C15" w:rsidRPr="00871E65">
              <w:rPr>
                <w:rFonts w:ascii="Georgia" w:eastAsia="Georgia" w:hAnsi="Georgia" w:cs="Georgia"/>
                <w:color w:val="000000"/>
              </w:rPr>
              <w:t>Osnabrück</w:t>
            </w:r>
          </w:p>
        </w:tc>
      </w:tr>
      <w:tr w:rsidR="00461DEE" w:rsidRPr="00871E65" w14:paraId="5786AEE1" w14:textId="77777777">
        <w:trPr>
          <w:trHeight w:val="510"/>
        </w:trPr>
        <w:tc>
          <w:tcPr>
            <w:tcW w:w="9067" w:type="dxa"/>
            <w:gridSpan w:val="9"/>
            <w:tcBorders>
              <w:bottom w:val="single" w:sz="4" w:space="0" w:color="000000"/>
            </w:tcBorders>
            <w:vAlign w:val="bottom"/>
          </w:tcPr>
          <w:p w14:paraId="374E7260" w14:textId="77777777" w:rsidR="00461DEE" w:rsidRPr="00871E65" w:rsidRDefault="008131AD" w:rsidP="00240B63">
            <w:pPr>
              <w:jc w:val="center"/>
              <w:rPr>
                <w:rFonts w:ascii="Georgia" w:eastAsia="Georgia" w:hAnsi="Georgia" w:cs="Georgia"/>
                <w:sz w:val="30"/>
                <w:szCs w:val="30"/>
              </w:rPr>
            </w:pPr>
            <w:r w:rsidRPr="00871E65">
              <w:rPr>
                <w:rFonts w:ascii="Georgia" w:eastAsia="Georgia" w:hAnsi="Georgia" w:cs="Georgia"/>
                <w:b/>
                <w:smallCaps/>
                <w:sz w:val="30"/>
                <w:szCs w:val="30"/>
              </w:rPr>
              <w:t>Schule &amp; Studium</w:t>
            </w:r>
          </w:p>
        </w:tc>
      </w:tr>
      <w:tr w:rsidR="00461DEE" w:rsidRPr="00871E65" w14:paraId="22609B47" w14:textId="77777777">
        <w:trPr>
          <w:trHeight w:val="340"/>
        </w:trPr>
        <w:tc>
          <w:tcPr>
            <w:tcW w:w="6804" w:type="dxa"/>
            <w:gridSpan w:val="7"/>
            <w:tcBorders>
              <w:top w:val="single" w:sz="4" w:space="0" w:color="000000"/>
            </w:tcBorders>
            <w:vAlign w:val="bottom"/>
          </w:tcPr>
          <w:p w14:paraId="64EFDE0E" w14:textId="17636FF8" w:rsidR="00461DEE" w:rsidRPr="00871E65" w:rsidRDefault="00D74C15" w:rsidP="00240B63">
            <w:pPr>
              <w:rPr>
                <w:rFonts w:ascii="Georgia" w:eastAsia="Georgia" w:hAnsi="Georgia" w:cs="Georgia"/>
                <w:b/>
                <w:smallCaps/>
                <w:sz w:val="25"/>
                <w:szCs w:val="25"/>
              </w:rPr>
            </w:pPr>
            <w:r w:rsidRPr="00871E65">
              <w:rPr>
                <w:rFonts w:ascii="Georgia" w:eastAsia="Georgia" w:hAnsi="Georgia" w:cs="Georgia"/>
                <w:b/>
                <w:smallCaps/>
                <w:sz w:val="25"/>
                <w:szCs w:val="25"/>
              </w:rPr>
              <w:t>Universität Osnabrück</w:t>
            </w:r>
          </w:p>
        </w:tc>
        <w:tc>
          <w:tcPr>
            <w:tcW w:w="2263" w:type="dxa"/>
            <w:gridSpan w:val="2"/>
            <w:tcBorders>
              <w:top w:val="single" w:sz="4" w:space="0" w:color="000000"/>
            </w:tcBorders>
            <w:vAlign w:val="bottom"/>
          </w:tcPr>
          <w:p w14:paraId="6126A3A3" w14:textId="2EEA423F" w:rsidR="00461DEE" w:rsidRPr="00871E65" w:rsidRDefault="00D74C15" w:rsidP="00240B63">
            <w:pPr>
              <w:jc w:val="right"/>
              <w:rPr>
                <w:rFonts w:ascii="Georgia" w:eastAsia="Georgia" w:hAnsi="Georgia" w:cs="Georgia"/>
                <w:i/>
                <w:smallCaps/>
                <w:sz w:val="25"/>
                <w:szCs w:val="25"/>
              </w:rPr>
            </w:pPr>
            <w:r w:rsidRPr="00871E65">
              <w:rPr>
                <w:rFonts w:ascii="Georgia" w:eastAsia="Georgia" w:hAnsi="Georgia" w:cs="Georgia"/>
                <w:i/>
                <w:smallCaps/>
                <w:sz w:val="25"/>
                <w:szCs w:val="25"/>
              </w:rPr>
              <w:t>Osnabrück</w:t>
            </w:r>
          </w:p>
        </w:tc>
      </w:tr>
      <w:tr w:rsidR="00461DEE" w:rsidRPr="00871E65" w14:paraId="7856D106" w14:textId="77777777" w:rsidTr="004517C3">
        <w:trPr>
          <w:trHeight w:val="20"/>
        </w:trPr>
        <w:tc>
          <w:tcPr>
            <w:tcW w:w="5523" w:type="dxa"/>
            <w:gridSpan w:val="3"/>
            <w:vAlign w:val="bottom"/>
          </w:tcPr>
          <w:p w14:paraId="6F31BE51" w14:textId="2053F80D" w:rsidR="00461DEE" w:rsidRPr="00871E65" w:rsidRDefault="008131AD" w:rsidP="00240B63">
            <w:pPr>
              <w:rPr>
                <w:rFonts w:ascii="Georgia" w:eastAsia="Georgia" w:hAnsi="Georgia" w:cs="Georgia"/>
                <w:sz w:val="20"/>
                <w:szCs w:val="20"/>
              </w:rPr>
            </w:pPr>
            <w:r w:rsidRPr="00871E65">
              <w:rPr>
                <w:rFonts w:ascii="Georgia" w:eastAsia="Georgia" w:hAnsi="Georgia" w:cs="Georgia"/>
                <w:sz w:val="20"/>
                <w:szCs w:val="20"/>
              </w:rPr>
              <w:t xml:space="preserve">B.Sc. in Wirtschaftswissenschaften </w:t>
            </w:r>
          </w:p>
        </w:tc>
        <w:tc>
          <w:tcPr>
            <w:tcW w:w="3544" w:type="dxa"/>
            <w:gridSpan w:val="6"/>
            <w:vAlign w:val="bottom"/>
          </w:tcPr>
          <w:p w14:paraId="625F2D39" w14:textId="109BD502" w:rsidR="00461DEE" w:rsidRPr="00871E65" w:rsidRDefault="00D74C15" w:rsidP="00240B63">
            <w:pPr>
              <w:jc w:val="right"/>
              <w:rPr>
                <w:rFonts w:ascii="Georgia" w:eastAsia="Georgia" w:hAnsi="Georgia" w:cs="Georgia"/>
                <w:sz w:val="20"/>
                <w:szCs w:val="20"/>
              </w:rPr>
            </w:pPr>
            <w:r w:rsidRPr="00871E65">
              <w:rPr>
                <w:rFonts w:ascii="Georgia" w:eastAsia="Georgia" w:hAnsi="Georgia" w:cs="Georgia"/>
                <w:sz w:val="20"/>
                <w:szCs w:val="20"/>
              </w:rPr>
              <w:t>10/2020 – heute</w:t>
            </w:r>
          </w:p>
        </w:tc>
      </w:tr>
      <w:tr w:rsidR="00461DEE" w:rsidRPr="00910AFC" w14:paraId="74CFF1B7" w14:textId="77777777" w:rsidTr="004517C3">
        <w:trPr>
          <w:trHeight w:val="20"/>
        </w:trPr>
        <w:tc>
          <w:tcPr>
            <w:tcW w:w="9067" w:type="dxa"/>
            <w:gridSpan w:val="9"/>
            <w:vAlign w:val="bottom"/>
          </w:tcPr>
          <w:p w14:paraId="359DD3E8" w14:textId="6E6442D3" w:rsidR="00461DEE" w:rsidRPr="00871E65" w:rsidRDefault="008131AD" w:rsidP="00240B6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Vertiefung: </w:t>
            </w:r>
            <w:r w:rsidR="00D74C15"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Wirtschaft</w:t>
            </w:r>
            <w:r w:rsidR="00BD3881"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s</w:t>
            </w:r>
            <w:r w:rsidR="00D74C15"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wissenschaften</w:t>
            </w:r>
          </w:p>
          <w:p w14:paraId="3AB32B70" w14:textId="77777777" w:rsidR="00461DEE" w:rsidRPr="00871E65" w:rsidRDefault="008131AD" w:rsidP="00240B6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Relevante Module: </w:t>
            </w:r>
            <w:r w:rsidR="00D74C15"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Finanzwirtschaft</w:t>
            </w:r>
            <w:r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 (Note: 1,</w:t>
            </w:r>
            <w:r w:rsidR="00D74C15"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7</w:t>
            </w:r>
            <w:r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), </w:t>
            </w:r>
            <w:r w:rsidR="00D74C15"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Makroökonomik</w:t>
            </w:r>
            <w:r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 (Note: </w:t>
            </w:r>
            <w:r w:rsidR="00D74C15"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1,7</w:t>
            </w:r>
            <w:r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), </w:t>
            </w:r>
            <w:r w:rsidR="006F39CA"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Mikroökonomik (Note: 1,3)</w:t>
            </w:r>
          </w:p>
          <w:p w14:paraId="17DF83CC" w14:textId="14B7E8E6" w:rsidR="00801704" w:rsidRPr="00871E65" w:rsidRDefault="00801704" w:rsidP="00240B6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</w:pPr>
            <w:r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 xml:space="preserve">Bachelor thesis: </w:t>
            </w:r>
            <w:r w:rsidR="00871E65" w:rsidRPr="00AD1C3D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>„</w:t>
            </w:r>
            <w:r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 xml:space="preserve">Share price dynamics around mergers and acquisitions in the energy </w:t>
            </w:r>
            <w:proofErr w:type="gramStart"/>
            <w:r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>industry</w:t>
            </w:r>
            <w:r w:rsidR="00871E65" w:rsidRPr="00AD1C3D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>“</w:t>
            </w:r>
            <w:r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 xml:space="preserve"> (</w:t>
            </w:r>
            <w:proofErr w:type="gramEnd"/>
            <w:r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en-US"/>
              </w:rPr>
              <w:t>Note: 1,3)</w:t>
            </w:r>
          </w:p>
        </w:tc>
      </w:tr>
      <w:tr w:rsidR="00461DEE" w:rsidRPr="00871E65" w14:paraId="4DDED96D" w14:textId="77777777">
        <w:trPr>
          <w:trHeight w:val="340"/>
        </w:trPr>
        <w:tc>
          <w:tcPr>
            <w:tcW w:w="5670" w:type="dxa"/>
            <w:gridSpan w:val="4"/>
            <w:vAlign w:val="bottom"/>
          </w:tcPr>
          <w:p w14:paraId="5A5029BE" w14:textId="63799474" w:rsidR="00461DEE" w:rsidRPr="00871E65" w:rsidRDefault="00BD3881" w:rsidP="00240B63">
            <w:pPr>
              <w:rPr>
                <w:rFonts w:ascii="Georgia" w:eastAsia="Georgia" w:hAnsi="Georgia" w:cs="Georgia"/>
                <w:sz w:val="25"/>
                <w:szCs w:val="25"/>
              </w:rPr>
            </w:pPr>
            <w:r w:rsidRPr="00871E65">
              <w:rPr>
                <w:rFonts w:ascii="Georgia" w:eastAsia="Georgia" w:hAnsi="Georgia" w:cs="Georgia"/>
                <w:b/>
                <w:smallCaps/>
                <w:sz w:val="25"/>
                <w:szCs w:val="25"/>
              </w:rPr>
              <w:t>Kardinal von Galen Gymnasium</w:t>
            </w:r>
          </w:p>
        </w:tc>
        <w:tc>
          <w:tcPr>
            <w:tcW w:w="3397" w:type="dxa"/>
            <w:gridSpan w:val="5"/>
            <w:vAlign w:val="bottom"/>
          </w:tcPr>
          <w:p w14:paraId="505E548F" w14:textId="659D7C6A" w:rsidR="00461DEE" w:rsidRPr="00871E65" w:rsidRDefault="008131AD" w:rsidP="00240B63">
            <w:pPr>
              <w:jc w:val="right"/>
              <w:rPr>
                <w:rFonts w:ascii="Georgia" w:eastAsia="Georgia" w:hAnsi="Georgia" w:cs="Georgia"/>
                <w:sz w:val="25"/>
                <w:szCs w:val="25"/>
              </w:rPr>
            </w:pPr>
            <w:r w:rsidRPr="00871E65">
              <w:rPr>
                <w:rFonts w:ascii="Georgia" w:eastAsia="Georgia" w:hAnsi="Georgia" w:cs="Georgia"/>
                <w:i/>
                <w:smallCaps/>
                <w:sz w:val="25"/>
                <w:szCs w:val="25"/>
              </w:rPr>
              <w:t>M</w:t>
            </w:r>
            <w:r w:rsidR="00BD3881" w:rsidRPr="00871E65">
              <w:rPr>
                <w:rFonts w:ascii="Georgia" w:eastAsia="Georgia" w:hAnsi="Georgia" w:cs="Georgia"/>
                <w:i/>
                <w:smallCaps/>
                <w:sz w:val="25"/>
                <w:szCs w:val="25"/>
              </w:rPr>
              <w:t>ettingen</w:t>
            </w:r>
          </w:p>
        </w:tc>
      </w:tr>
      <w:tr w:rsidR="00461DEE" w:rsidRPr="00871E65" w14:paraId="327C0B86" w14:textId="77777777" w:rsidTr="004517C3">
        <w:trPr>
          <w:trHeight w:val="20"/>
        </w:trPr>
        <w:tc>
          <w:tcPr>
            <w:tcW w:w="5670" w:type="dxa"/>
            <w:gridSpan w:val="4"/>
            <w:vAlign w:val="bottom"/>
          </w:tcPr>
          <w:p w14:paraId="7947FE84" w14:textId="7C8022E6" w:rsidR="00461DEE" w:rsidRPr="00871E65" w:rsidRDefault="008131AD" w:rsidP="00240B63">
            <w:pPr>
              <w:rPr>
                <w:rFonts w:ascii="Georgia" w:eastAsia="Georgia" w:hAnsi="Georgia" w:cs="Georgia"/>
                <w:sz w:val="20"/>
                <w:szCs w:val="20"/>
              </w:rPr>
            </w:pPr>
            <w:r w:rsidRPr="00871E65">
              <w:rPr>
                <w:rFonts w:ascii="Georgia" w:eastAsia="Georgia" w:hAnsi="Georgia" w:cs="Georgia"/>
                <w:sz w:val="20"/>
                <w:szCs w:val="20"/>
              </w:rPr>
              <w:t>Allgemeine Hochschulreife</w:t>
            </w:r>
          </w:p>
        </w:tc>
        <w:tc>
          <w:tcPr>
            <w:tcW w:w="3397" w:type="dxa"/>
            <w:gridSpan w:val="5"/>
            <w:vAlign w:val="bottom"/>
          </w:tcPr>
          <w:p w14:paraId="59FBF893" w14:textId="79ABE877" w:rsidR="00461DEE" w:rsidRPr="00871E65" w:rsidRDefault="008131AD" w:rsidP="00240B63">
            <w:pPr>
              <w:jc w:val="right"/>
              <w:rPr>
                <w:rFonts w:ascii="Georgia" w:eastAsia="Georgia" w:hAnsi="Georgia" w:cs="Georgia"/>
                <w:sz w:val="20"/>
                <w:szCs w:val="20"/>
              </w:rPr>
            </w:pPr>
            <w:r w:rsidRPr="00871E65">
              <w:rPr>
                <w:rFonts w:ascii="Georgia" w:eastAsia="Georgia" w:hAnsi="Georgia" w:cs="Georgia"/>
                <w:sz w:val="20"/>
                <w:szCs w:val="20"/>
              </w:rPr>
              <w:t>09/20</w:t>
            </w:r>
            <w:r w:rsidR="00BD3881" w:rsidRPr="00871E65">
              <w:rPr>
                <w:rFonts w:ascii="Georgia" w:eastAsia="Georgia" w:hAnsi="Georgia" w:cs="Georgia"/>
                <w:sz w:val="20"/>
                <w:szCs w:val="20"/>
              </w:rPr>
              <w:t>10</w:t>
            </w:r>
            <w:r w:rsidRPr="00871E65">
              <w:rPr>
                <w:rFonts w:ascii="Georgia" w:eastAsia="Georgia" w:hAnsi="Georgia" w:cs="Georgia"/>
                <w:sz w:val="20"/>
                <w:szCs w:val="20"/>
              </w:rPr>
              <w:t xml:space="preserve"> – 0</w:t>
            </w:r>
            <w:r w:rsidR="00BD3881" w:rsidRPr="00871E65">
              <w:rPr>
                <w:rFonts w:ascii="Georgia" w:eastAsia="Georgia" w:hAnsi="Georgia" w:cs="Georgia"/>
                <w:sz w:val="20"/>
                <w:szCs w:val="20"/>
              </w:rPr>
              <w:t>7</w:t>
            </w:r>
            <w:r w:rsidRPr="00871E65">
              <w:rPr>
                <w:rFonts w:ascii="Georgia" w:eastAsia="Georgia" w:hAnsi="Georgia" w:cs="Georgia"/>
                <w:sz w:val="20"/>
                <w:szCs w:val="20"/>
              </w:rPr>
              <w:t>/201</w:t>
            </w:r>
            <w:r w:rsidR="00BD3881" w:rsidRPr="00871E65">
              <w:rPr>
                <w:rFonts w:ascii="Georgia" w:eastAsia="Georgia" w:hAnsi="Georgia" w:cs="Georgia"/>
                <w:sz w:val="20"/>
                <w:szCs w:val="20"/>
              </w:rPr>
              <w:t>9</w:t>
            </w:r>
          </w:p>
        </w:tc>
      </w:tr>
      <w:tr w:rsidR="00461DEE" w:rsidRPr="00871E65" w14:paraId="2827FB4A" w14:textId="77777777" w:rsidTr="00AD1C3D">
        <w:trPr>
          <w:trHeight w:val="20"/>
        </w:trPr>
        <w:tc>
          <w:tcPr>
            <w:tcW w:w="9067" w:type="dxa"/>
            <w:gridSpan w:val="9"/>
            <w:tcBorders>
              <w:bottom w:val="nil"/>
            </w:tcBorders>
            <w:vAlign w:val="bottom"/>
          </w:tcPr>
          <w:p w14:paraId="5BD2F1A3" w14:textId="51B34F8A" w:rsidR="00461DEE" w:rsidRPr="00871E65" w:rsidRDefault="008131AD" w:rsidP="00240B6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Schwerpunktfächer: Mathemati</w:t>
            </w:r>
            <w:r w:rsidR="00BD3881"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k und Geografie</w:t>
            </w:r>
          </w:p>
          <w:p w14:paraId="468CF1E0" w14:textId="37B2C15B" w:rsidR="00461DEE" w:rsidRPr="00871E65" w:rsidRDefault="00BD3881" w:rsidP="00240B6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Teilnahme an der Bigband als Schlagzeug</w:t>
            </w:r>
            <w:r w:rsidR="00A05A12"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e</w:t>
            </w:r>
            <w:r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r unter anderem mit Auftritten auf Norderney</w:t>
            </w:r>
          </w:p>
        </w:tc>
      </w:tr>
      <w:tr w:rsidR="00461DEE" w:rsidRPr="00871E65" w14:paraId="4CC70093" w14:textId="77777777" w:rsidTr="004F701F">
        <w:trPr>
          <w:trHeight w:val="510"/>
        </w:trPr>
        <w:tc>
          <w:tcPr>
            <w:tcW w:w="9067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0E0025A" w14:textId="77777777" w:rsidR="00461DEE" w:rsidRPr="00871E65" w:rsidRDefault="008131AD" w:rsidP="00240B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30"/>
                <w:szCs w:val="30"/>
              </w:rPr>
            </w:pPr>
            <w:r w:rsidRPr="00871E65">
              <w:rPr>
                <w:rFonts w:ascii="Georgia" w:eastAsia="Georgia" w:hAnsi="Georgia" w:cs="Georgia"/>
                <w:b/>
                <w:smallCaps/>
                <w:color w:val="000000"/>
                <w:sz w:val="30"/>
                <w:szCs w:val="30"/>
              </w:rPr>
              <w:t>Praxiserfahrungen</w:t>
            </w:r>
          </w:p>
        </w:tc>
      </w:tr>
      <w:tr w:rsidR="00983D00" w:rsidRPr="00871E65" w14:paraId="5C4EAE6A" w14:textId="77777777" w:rsidTr="004F701F">
        <w:trPr>
          <w:trHeight w:val="340"/>
        </w:trPr>
        <w:tc>
          <w:tcPr>
            <w:tcW w:w="6521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27CA630" w14:textId="7005D7C3" w:rsidR="00983D00" w:rsidRPr="00871E65" w:rsidRDefault="00983D00" w:rsidP="00240B63">
            <w:pPr>
              <w:rPr>
                <w:rFonts w:ascii="Georgia" w:eastAsia="Georgia" w:hAnsi="Georgia" w:cs="Georgia"/>
                <w:b/>
                <w:smallCaps/>
                <w:sz w:val="25"/>
                <w:szCs w:val="25"/>
              </w:rPr>
            </w:pPr>
            <w:r w:rsidRPr="00871E65">
              <w:rPr>
                <w:rFonts w:ascii="Georgia" w:eastAsia="Georgia" w:hAnsi="Georgia" w:cs="Georgia"/>
                <w:b/>
                <w:smallCaps/>
                <w:sz w:val="25"/>
                <w:szCs w:val="25"/>
              </w:rPr>
              <w:t>E</w:t>
            </w:r>
            <w:r w:rsidR="00191BF8" w:rsidRPr="00871E65">
              <w:rPr>
                <w:rFonts w:ascii="Georgia" w:eastAsia="Georgia" w:hAnsi="Georgia" w:cs="Georgia"/>
                <w:b/>
                <w:smallCaps/>
                <w:sz w:val="25"/>
                <w:szCs w:val="25"/>
              </w:rPr>
              <w:t>rnst &amp; Young</w:t>
            </w:r>
            <w:r w:rsidRPr="00871E65">
              <w:rPr>
                <w:rFonts w:ascii="Georgia" w:eastAsia="Georgia" w:hAnsi="Georgia" w:cs="Georgia"/>
                <w:b/>
                <w:smallCaps/>
                <w:sz w:val="25"/>
                <w:szCs w:val="25"/>
              </w:rPr>
              <w:t xml:space="preserve"> GmbH</w:t>
            </w:r>
          </w:p>
        </w:tc>
        <w:tc>
          <w:tcPr>
            <w:tcW w:w="254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3004473" w14:textId="7059E71C" w:rsidR="00983D00" w:rsidRPr="00871E65" w:rsidRDefault="00983D00" w:rsidP="00240B63">
            <w:pPr>
              <w:jc w:val="right"/>
              <w:rPr>
                <w:rFonts w:ascii="Georgia" w:eastAsia="Georgia" w:hAnsi="Georgia" w:cs="Georgia"/>
                <w:i/>
                <w:smallCaps/>
                <w:sz w:val="25"/>
                <w:szCs w:val="25"/>
              </w:rPr>
            </w:pPr>
            <w:r w:rsidRPr="00871E65">
              <w:rPr>
                <w:rFonts w:ascii="Georgia" w:eastAsia="Georgia" w:hAnsi="Georgia" w:cs="Georgia"/>
                <w:i/>
                <w:smallCaps/>
                <w:sz w:val="25"/>
                <w:szCs w:val="25"/>
              </w:rPr>
              <w:t>Eschborn</w:t>
            </w:r>
          </w:p>
        </w:tc>
      </w:tr>
      <w:tr w:rsidR="00983D00" w:rsidRPr="00871E65" w14:paraId="198FAB3C" w14:textId="77777777" w:rsidTr="004517C3">
        <w:trPr>
          <w:trHeight w:val="20"/>
        </w:trPr>
        <w:tc>
          <w:tcPr>
            <w:tcW w:w="6521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1B95A1" w14:textId="2345A117" w:rsidR="00983D00" w:rsidRPr="00871E65" w:rsidRDefault="00983D00" w:rsidP="00240B63">
            <w:pPr>
              <w:rPr>
                <w:rFonts w:ascii="Georgia" w:eastAsia="Georgia" w:hAnsi="Georgia" w:cs="Georgia"/>
                <w:b/>
                <w:smallCaps/>
                <w:sz w:val="25"/>
                <w:szCs w:val="25"/>
              </w:rPr>
            </w:pPr>
            <w:r w:rsidRPr="00871E65">
              <w:rPr>
                <w:rFonts w:ascii="Georgia" w:eastAsia="Georgia" w:hAnsi="Georgia" w:cs="Georgia"/>
                <w:sz w:val="20"/>
                <w:szCs w:val="20"/>
              </w:rPr>
              <w:t>Praktikant im M&amp;A</w:t>
            </w:r>
          </w:p>
        </w:tc>
        <w:tc>
          <w:tcPr>
            <w:tcW w:w="254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480FB6" w14:textId="051DEEFA" w:rsidR="00983D00" w:rsidRPr="00871E65" w:rsidRDefault="00983D00" w:rsidP="00240B63">
            <w:pPr>
              <w:jc w:val="right"/>
              <w:rPr>
                <w:rFonts w:ascii="Georgia" w:eastAsia="Georgia" w:hAnsi="Georgia" w:cs="Georgia"/>
                <w:i/>
                <w:smallCaps/>
                <w:sz w:val="25"/>
                <w:szCs w:val="25"/>
              </w:rPr>
            </w:pPr>
            <w:r w:rsidRPr="00871E65">
              <w:rPr>
                <w:rFonts w:ascii="Georgia" w:eastAsia="Georgia" w:hAnsi="Georgia" w:cs="Georgia"/>
                <w:sz w:val="20"/>
                <w:szCs w:val="20"/>
              </w:rPr>
              <w:t>03/202</w:t>
            </w:r>
            <w:r w:rsidR="00191BF8" w:rsidRPr="00871E65">
              <w:rPr>
                <w:rFonts w:ascii="Georgia" w:eastAsia="Georgia" w:hAnsi="Georgia" w:cs="Georgia"/>
                <w:sz w:val="20"/>
                <w:szCs w:val="20"/>
              </w:rPr>
              <w:t>4</w:t>
            </w:r>
            <w:r w:rsidRPr="00871E65">
              <w:rPr>
                <w:rFonts w:ascii="Georgia" w:eastAsia="Georgia" w:hAnsi="Georgia" w:cs="Georgia"/>
                <w:sz w:val="20"/>
                <w:szCs w:val="20"/>
              </w:rPr>
              <w:t xml:space="preserve"> – </w:t>
            </w:r>
            <w:r w:rsidR="00191BF8" w:rsidRPr="00871E65">
              <w:rPr>
                <w:rFonts w:ascii="Georgia" w:eastAsia="Georgia" w:hAnsi="Georgia" w:cs="Georgia"/>
                <w:sz w:val="20"/>
                <w:szCs w:val="20"/>
              </w:rPr>
              <w:t>05/2024</w:t>
            </w:r>
          </w:p>
        </w:tc>
      </w:tr>
      <w:tr w:rsidR="00884748" w:rsidRPr="00871E65" w14:paraId="4F43492C" w14:textId="77777777" w:rsidTr="00C7614C">
        <w:trPr>
          <w:trHeight w:val="20"/>
        </w:trPr>
        <w:tc>
          <w:tcPr>
            <w:tcW w:w="906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8E5387" w14:textId="77777777" w:rsidR="00884748" w:rsidRPr="00871E65" w:rsidRDefault="00884748" w:rsidP="00240B63">
            <w:pPr>
              <w:numPr>
                <w:ilvl w:val="0"/>
                <w:numId w:val="3"/>
              </w:numPr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Erstellung von Pitches, Teasern, Informationsmemoranden, Managementpräsentationen und anderen Dokumenten</w:t>
            </w:r>
          </w:p>
          <w:p w14:paraId="13A896A9" w14:textId="77777777" w:rsidR="00884748" w:rsidRPr="00871E65" w:rsidRDefault="00884748" w:rsidP="00240B63">
            <w:pPr>
              <w:numPr>
                <w:ilvl w:val="0"/>
                <w:numId w:val="3"/>
              </w:numPr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Suche nach geeigneten strategischen Investoren und Finanzinvestoren für die Verkaufsseite</w:t>
            </w:r>
          </w:p>
          <w:p w14:paraId="6650481D" w14:textId="77777777" w:rsidR="00884748" w:rsidRPr="00871E65" w:rsidRDefault="00884748" w:rsidP="00240B63">
            <w:pPr>
              <w:numPr>
                <w:ilvl w:val="0"/>
                <w:numId w:val="3"/>
              </w:numPr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Unterstützung bei der Erstellung von Businessplänen</w:t>
            </w:r>
          </w:p>
          <w:p w14:paraId="0B471016" w14:textId="77777777" w:rsidR="00884748" w:rsidRPr="00871E65" w:rsidRDefault="00884748" w:rsidP="00240B63">
            <w:pPr>
              <w:numPr>
                <w:ilvl w:val="0"/>
                <w:numId w:val="3"/>
              </w:numPr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Recherche von projektbezogenen Unternehmen, Branchen und Märkten</w:t>
            </w:r>
          </w:p>
          <w:p w14:paraId="16F4FAB9" w14:textId="6D7BC363" w:rsidR="00884748" w:rsidRPr="00871E65" w:rsidRDefault="00884748" w:rsidP="00240B63">
            <w:pPr>
              <w:numPr>
                <w:ilvl w:val="0"/>
                <w:numId w:val="3"/>
              </w:numPr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Unterstützung bei der Einrichtung von Datenräumen für Due-Diligence-Aktivitäten</w:t>
            </w:r>
          </w:p>
        </w:tc>
      </w:tr>
      <w:tr w:rsidR="00461DEE" w:rsidRPr="00871E65" w14:paraId="2967DB17" w14:textId="77777777" w:rsidTr="004F701F">
        <w:trPr>
          <w:trHeight w:val="340"/>
        </w:trPr>
        <w:tc>
          <w:tcPr>
            <w:tcW w:w="6521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6DE4FE" w14:textId="0848ECAA" w:rsidR="00461DEE" w:rsidRPr="00871E65" w:rsidRDefault="00BD3881" w:rsidP="00240B63">
            <w:pPr>
              <w:rPr>
                <w:rFonts w:ascii="Georgia" w:eastAsia="Georgia" w:hAnsi="Georgia" w:cs="Georgia"/>
                <w:sz w:val="25"/>
                <w:szCs w:val="25"/>
              </w:rPr>
            </w:pPr>
            <w:r w:rsidRPr="00871E65">
              <w:rPr>
                <w:rFonts w:ascii="Georgia" w:eastAsia="Georgia" w:hAnsi="Georgia" w:cs="Georgia"/>
                <w:b/>
                <w:smallCaps/>
                <w:sz w:val="25"/>
                <w:szCs w:val="25"/>
              </w:rPr>
              <w:t>Edelweiss Corporate Finance GmbH</w:t>
            </w:r>
          </w:p>
        </w:tc>
        <w:tc>
          <w:tcPr>
            <w:tcW w:w="254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F692BA" w14:textId="77777777" w:rsidR="00461DEE" w:rsidRPr="00871E65" w:rsidRDefault="008131AD" w:rsidP="00240B63">
            <w:pPr>
              <w:jc w:val="right"/>
              <w:rPr>
                <w:rFonts w:ascii="Georgia" w:eastAsia="Georgia" w:hAnsi="Georgia" w:cs="Georgia"/>
                <w:i/>
                <w:smallCaps/>
                <w:sz w:val="25"/>
                <w:szCs w:val="25"/>
              </w:rPr>
            </w:pPr>
            <w:r w:rsidRPr="00871E65">
              <w:rPr>
                <w:rFonts w:ascii="Georgia" w:eastAsia="Georgia" w:hAnsi="Georgia" w:cs="Georgia"/>
                <w:i/>
                <w:smallCaps/>
                <w:sz w:val="25"/>
                <w:szCs w:val="25"/>
              </w:rPr>
              <w:t>Frankfurt am Main</w:t>
            </w:r>
          </w:p>
        </w:tc>
      </w:tr>
      <w:tr w:rsidR="00461DEE" w:rsidRPr="00871E65" w14:paraId="439C14BA" w14:textId="77777777" w:rsidTr="004517C3">
        <w:trPr>
          <w:trHeight w:val="20"/>
        </w:trPr>
        <w:tc>
          <w:tcPr>
            <w:tcW w:w="5954" w:type="dxa"/>
            <w:gridSpan w:val="5"/>
            <w:tcBorders>
              <w:top w:val="nil"/>
            </w:tcBorders>
            <w:vAlign w:val="bottom"/>
          </w:tcPr>
          <w:p w14:paraId="104CBBF4" w14:textId="1EC125C3" w:rsidR="00461DEE" w:rsidRPr="00871E65" w:rsidRDefault="008131AD" w:rsidP="00240B63">
            <w:pPr>
              <w:rPr>
                <w:rFonts w:ascii="Georgia" w:eastAsia="Georgia" w:hAnsi="Georgia" w:cs="Georgia"/>
                <w:sz w:val="20"/>
                <w:szCs w:val="20"/>
              </w:rPr>
            </w:pPr>
            <w:r w:rsidRPr="00871E65">
              <w:rPr>
                <w:rFonts w:ascii="Georgia" w:eastAsia="Georgia" w:hAnsi="Georgia" w:cs="Georgia"/>
                <w:sz w:val="20"/>
                <w:szCs w:val="20"/>
              </w:rPr>
              <w:t>P</w:t>
            </w:r>
            <w:r w:rsidR="00BD3881" w:rsidRPr="00871E65">
              <w:rPr>
                <w:rFonts w:ascii="Georgia" w:eastAsia="Georgia" w:hAnsi="Georgia" w:cs="Georgia"/>
                <w:sz w:val="20"/>
                <w:szCs w:val="20"/>
              </w:rPr>
              <w:t>raktikant i</w:t>
            </w:r>
            <w:r w:rsidR="00871E65" w:rsidRPr="00871E65">
              <w:rPr>
                <w:rFonts w:ascii="Georgia" w:eastAsia="Georgia" w:hAnsi="Georgia" w:cs="Georgia"/>
                <w:sz w:val="20"/>
                <w:szCs w:val="20"/>
              </w:rPr>
              <w:t>m M&amp;A</w:t>
            </w:r>
          </w:p>
        </w:tc>
        <w:tc>
          <w:tcPr>
            <w:tcW w:w="3113" w:type="dxa"/>
            <w:gridSpan w:val="4"/>
            <w:tcBorders>
              <w:top w:val="nil"/>
            </w:tcBorders>
            <w:vAlign w:val="bottom"/>
          </w:tcPr>
          <w:p w14:paraId="6AD334C3" w14:textId="6CFE0F0C" w:rsidR="00461DEE" w:rsidRPr="00871E65" w:rsidRDefault="00BD3881" w:rsidP="00240B63">
            <w:pPr>
              <w:jc w:val="right"/>
              <w:rPr>
                <w:rFonts w:ascii="Georgia" w:eastAsia="Georgia" w:hAnsi="Georgia" w:cs="Georgia"/>
                <w:sz w:val="20"/>
                <w:szCs w:val="20"/>
              </w:rPr>
            </w:pPr>
            <w:r w:rsidRPr="00871E65">
              <w:rPr>
                <w:rFonts w:ascii="Georgia" w:eastAsia="Georgia" w:hAnsi="Georgia" w:cs="Georgia"/>
                <w:sz w:val="20"/>
                <w:szCs w:val="20"/>
              </w:rPr>
              <w:t xml:space="preserve">03/2023 – </w:t>
            </w:r>
            <w:r w:rsidR="00A90DEE" w:rsidRPr="00871E65">
              <w:rPr>
                <w:rFonts w:ascii="Georgia" w:eastAsia="Georgia" w:hAnsi="Georgia" w:cs="Georgia"/>
                <w:sz w:val="20"/>
                <w:szCs w:val="20"/>
              </w:rPr>
              <w:t>05/2023</w:t>
            </w:r>
          </w:p>
        </w:tc>
      </w:tr>
      <w:tr w:rsidR="00461DEE" w:rsidRPr="00871E65" w14:paraId="3E59E993" w14:textId="77777777" w:rsidTr="004517C3">
        <w:trPr>
          <w:trHeight w:val="20"/>
        </w:trPr>
        <w:tc>
          <w:tcPr>
            <w:tcW w:w="9067" w:type="dxa"/>
            <w:gridSpan w:val="9"/>
            <w:vAlign w:val="bottom"/>
          </w:tcPr>
          <w:p w14:paraId="3E858FA6" w14:textId="023BEDE9" w:rsidR="00461DEE" w:rsidRPr="00871E65" w:rsidRDefault="00F60A16" w:rsidP="00240B6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Erstellung von Pitches, Teasern, Informationsmemoranda und weiteren Dokumenten </w:t>
            </w:r>
          </w:p>
          <w:p w14:paraId="24E49E4F" w14:textId="3A8B4810" w:rsidR="00461DEE" w:rsidRPr="00871E65" w:rsidRDefault="00F60A16" w:rsidP="00240B6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Re</w:t>
            </w:r>
            <w:r w:rsidR="008131AD"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cherche</w:t>
            </w:r>
            <w:r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 von passenden strategischen Investoren und Finanzinvestoren für die Sell Side</w:t>
            </w:r>
          </w:p>
          <w:p w14:paraId="76B46F38" w14:textId="77777777" w:rsidR="00461DEE" w:rsidRPr="00871E65" w:rsidRDefault="00F60A16" w:rsidP="00240B6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Projektbezogene Recherche von Unternehmens-, Branchen- und Marktinformationen </w:t>
            </w:r>
          </w:p>
          <w:p w14:paraId="719A0FB8" w14:textId="3DC77713" w:rsidR="00F60A16" w:rsidRPr="00871E65" w:rsidRDefault="00F60A16" w:rsidP="00240B6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Unterstützung der Managing Partner bei laufenden M&amp;A-Transaktionen </w:t>
            </w:r>
          </w:p>
        </w:tc>
      </w:tr>
      <w:tr w:rsidR="00461DEE" w:rsidRPr="00871E65" w14:paraId="5136A1DB" w14:textId="77777777">
        <w:trPr>
          <w:trHeight w:val="510"/>
        </w:trPr>
        <w:tc>
          <w:tcPr>
            <w:tcW w:w="9067" w:type="dxa"/>
            <w:gridSpan w:val="9"/>
            <w:tcBorders>
              <w:bottom w:val="single" w:sz="4" w:space="0" w:color="000000"/>
            </w:tcBorders>
            <w:vAlign w:val="bottom"/>
          </w:tcPr>
          <w:p w14:paraId="2EFD947F" w14:textId="77777777" w:rsidR="00461DEE" w:rsidRPr="00871E65" w:rsidRDefault="008131AD" w:rsidP="00240B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30"/>
                <w:szCs w:val="30"/>
              </w:rPr>
            </w:pPr>
            <w:proofErr w:type="spellStart"/>
            <w:r w:rsidRPr="00871E65">
              <w:rPr>
                <w:rFonts w:ascii="Georgia" w:eastAsia="Georgia" w:hAnsi="Georgia" w:cs="Georgia"/>
                <w:b/>
                <w:smallCaps/>
                <w:color w:val="000000"/>
                <w:sz w:val="30"/>
                <w:szCs w:val="30"/>
              </w:rPr>
              <w:t>Ausseruniversitäres</w:t>
            </w:r>
            <w:proofErr w:type="spellEnd"/>
            <w:r w:rsidRPr="00871E65">
              <w:rPr>
                <w:rFonts w:ascii="Georgia" w:eastAsia="Georgia" w:hAnsi="Georgia" w:cs="Georgia"/>
                <w:b/>
                <w:smallCaps/>
                <w:color w:val="000000"/>
                <w:sz w:val="30"/>
                <w:szCs w:val="30"/>
              </w:rPr>
              <w:t xml:space="preserve"> Engagement</w:t>
            </w:r>
          </w:p>
        </w:tc>
      </w:tr>
      <w:tr w:rsidR="00461DEE" w:rsidRPr="00871E65" w14:paraId="6D928E54" w14:textId="77777777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000000"/>
            </w:tcBorders>
            <w:vAlign w:val="bottom"/>
          </w:tcPr>
          <w:p w14:paraId="37EC209B" w14:textId="7032194F" w:rsidR="00461DEE" w:rsidRPr="00871E65" w:rsidRDefault="00F60A16" w:rsidP="00240B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5"/>
                <w:szCs w:val="25"/>
              </w:rPr>
            </w:pPr>
            <w:r w:rsidRPr="00871E65">
              <w:rPr>
                <w:rFonts w:ascii="Georgia" w:eastAsia="Georgia" w:hAnsi="Georgia" w:cs="Georgia"/>
                <w:b/>
                <w:smallCaps/>
                <w:color w:val="000000"/>
                <w:sz w:val="25"/>
                <w:szCs w:val="25"/>
              </w:rPr>
              <w:t xml:space="preserve">African </w:t>
            </w:r>
            <w:proofErr w:type="spellStart"/>
            <w:r w:rsidRPr="00871E65">
              <w:rPr>
                <w:rFonts w:ascii="Georgia" w:eastAsia="Georgia" w:hAnsi="Georgia" w:cs="Georgia"/>
                <w:b/>
                <w:smallCaps/>
                <w:color w:val="000000"/>
                <w:sz w:val="25"/>
                <w:szCs w:val="25"/>
              </w:rPr>
              <w:t>Elephant</w:t>
            </w:r>
            <w:proofErr w:type="spellEnd"/>
            <w:r w:rsidRPr="00871E65">
              <w:rPr>
                <w:rFonts w:ascii="Georgia" w:eastAsia="Georgia" w:hAnsi="Georgia" w:cs="Georgia"/>
                <w:b/>
                <w:smallCaps/>
                <w:color w:val="000000"/>
                <w:sz w:val="25"/>
                <w:szCs w:val="25"/>
              </w:rPr>
              <w:t xml:space="preserve"> Research Unit </w:t>
            </w:r>
          </w:p>
        </w:tc>
        <w:tc>
          <w:tcPr>
            <w:tcW w:w="3544" w:type="dxa"/>
            <w:gridSpan w:val="6"/>
            <w:tcBorders>
              <w:top w:val="single" w:sz="4" w:space="0" w:color="000000"/>
            </w:tcBorders>
            <w:vAlign w:val="bottom"/>
          </w:tcPr>
          <w:p w14:paraId="78ABB02C" w14:textId="30528D97" w:rsidR="00461DEE" w:rsidRPr="00871E65" w:rsidRDefault="00F60A16" w:rsidP="00240B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5"/>
                <w:szCs w:val="25"/>
              </w:rPr>
            </w:pPr>
            <w:proofErr w:type="spellStart"/>
            <w:r w:rsidRPr="00871E65">
              <w:rPr>
                <w:rFonts w:ascii="Georgia" w:eastAsia="Georgia" w:hAnsi="Georgia" w:cs="Georgia"/>
                <w:i/>
                <w:smallCaps/>
                <w:color w:val="000000"/>
                <w:sz w:val="25"/>
                <w:szCs w:val="25"/>
              </w:rPr>
              <w:t>Knysna</w:t>
            </w:r>
            <w:proofErr w:type="spellEnd"/>
            <w:r w:rsidRPr="00871E65">
              <w:rPr>
                <w:rFonts w:ascii="Georgia" w:eastAsia="Georgia" w:hAnsi="Georgia" w:cs="Georgia"/>
                <w:i/>
                <w:smallCaps/>
                <w:color w:val="000000"/>
                <w:sz w:val="25"/>
                <w:szCs w:val="25"/>
              </w:rPr>
              <w:t>, ZAF</w:t>
            </w:r>
          </w:p>
        </w:tc>
      </w:tr>
      <w:tr w:rsidR="00461DEE" w:rsidRPr="00871E65" w14:paraId="70BA5EEC" w14:textId="77777777" w:rsidTr="004517C3">
        <w:trPr>
          <w:trHeight w:val="20"/>
        </w:trPr>
        <w:tc>
          <w:tcPr>
            <w:tcW w:w="6804" w:type="dxa"/>
            <w:gridSpan w:val="7"/>
            <w:vAlign w:val="bottom"/>
          </w:tcPr>
          <w:p w14:paraId="2A6B2095" w14:textId="3306ABF3" w:rsidR="00461DEE" w:rsidRPr="00871E65" w:rsidRDefault="00A8787B" w:rsidP="00240B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 w:rsidRPr="00871E65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Mitglied der Forschungseinheit </w:t>
            </w:r>
          </w:p>
        </w:tc>
        <w:tc>
          <w:tcPr>
            <w:tcW w:w="2263" w:type="dxa"/>
            <w:gridSpan w:val="2"/>
            <w:vAlign w:val="bottom"/>
          </w:tcPr>
          <w:p w14:paraId="6ACDB58A" w14:textId="76BB9FEE" w:rsidR="00461DEE" w:rsidRPr="00871E65" w:rsidRDefault="008131AD" w:rsidP="00240B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 w:rsidRPr="00871E65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09/2019 – </w:t>
            </w:r>
            <w:r w:rsidR="00A8787B" w:rsidRPr="00871E65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12/2019</w:t>
            </w:r>
          </w:p>
        </w:tc>
      </w:tr>
      <w:tr w:rsidR="00461DEE" w:rsidRPr="00871E65" w14:paraId="2A68DBBF" w14:textId="77777777" w:rsidTr="004517C3">
        <w:trPr>
          <w:trHeight w:val="20"/>
        </w:trPr>
        <w:tc>
          <w:tcPr>
            <w:tcW w:w="9067" w:type="dxa"/>
            <w:gridSpan w:val="9"/>
            <w:vAlign w:val="bottom"/>
          </w:tcPr>
          <w:p w14:paraId="716BAF97" w14:textId="5BEC5A31" w:rsidR="00A8787B" w:rsidRPr="00871E65" w:rsidRDefault="008131AD" w:rsidP="00240B6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African </w:t>
            </w:r>
            <w:proofErr w:type="spellStart"/>
            <w:r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Elephant</w:t>
            </w:r>
            <w:proofErr w:type="spellEnd"/>
            <w:r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 Research Unit ist eine </w:t>
            </w:r>
            <w:r w:rsidR="00A8787B"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Organisation</w:t>
            </w:r>
            <w:r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, die </w:t>
            </w:r>
            <w:r w:rsidR="00A8787B"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sich um die Optimierung des Wohlergehens von in Gefangenschaft gehaltenen und wilden Elefanten </w:t>
            </w:r>
            <w:r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kümmert</w:t>
            </w:r>
          </w:p>
          <w:p w14:paraId="40BE971C" w14:textId="01281209" w:rsidR="00A8787B" w:rsidRPr="00871E65" w:rsidRDefault="00A8787B" w:rsidP="00240B6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Verhaltens</w:t>
            </w:r>
            <w:r w:rsidR="00BB48B9"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er</w:t>
            </w:r>
            <w:r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forschung von Elefanten durch Datenerfassung und Analyse mithilfe von </w:t>
            </w:r>
            <w:r w:rsidR="002F731A"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T</w:t>
            </w:r>
            <w:r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racking </w:t>
            </w:r>
            <w:r w:rsidR="002F731A"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S</w:t>
            </w:r>
            <w:r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heets </w:t>
            </w:r>
          </w:p>
          <w:p w14:paraId="6555DF6A" w14:textId="50FA1A0E" w:rsidR="00A8787B" w:rsidRPr="00871E65" w:rsidRDefault="00A8787B" w:rsidP="00240B6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Beobachtung von Elefanten und ihren sozialen Interaktionen</w:t>
            </w:r>
            <w:r w:rsidRPr="00871E65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</w:t>
            </w:r>
          </w:p>
        </w:tc>
      </w:tr>
      <w:tr w:rsidR="00461DEE" w:rsidRPr="00871E65" w14:paraId="440C3D30" w14:textId="77777777" w:rsidTr="004F701F">
        <w:trPr>
          <w:trHeight w:val="340"/>
        </w:trPr>
        <w:tc>
          <w:tcPr>
            <w:tcW w:w="5954" w:type="dxa"/>
            <w:gridSpan w:val="5"/>
            <w:vAlign w:val="bottom"/>
          </w:tcPr>
          <w:p w14:paraId="13C2F9FE" w14:textId="1D4AFF10" w:rsidR="00461DEE" w:rsidRPr="00871E65" w:rsidRDefault="00A8787B" w:rsidP="00240B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ArialMT" w:hAnsi="Georgia" w:cs="ArialMT"/>
                <w:i/>
                <w:smallCaps/>
                <w:color w:val="000000"/>
                <w:sz w:val="25"/>
                <w:szCs w:val="25"/>
              </w:rPr>
            </w:pPr>
            <w:r w:rsidRPr="00871E65">
              <w:rPr>
                <w:rFonts w:ascii="Georgia" w:eastAsia="Georgia" w:hAnsi="Georgia" w:cs="Georgia"/>
                <w:b/>
                <w:smallCaps/>
                <w:color w:val="000000"/>
                <w:sz w:val="25"/>
                <w:szCs w:val="25"/>
              </w:rPr>
              <w:t>Pfarramt Liebfrauen</w:t>
            </w:r>
          </w:p>
        </w:tc>
        <w:tc>
          <w:tcPr>
            <w:tcW w:w="3113" w:type="dxa"/>
            <w:gridSpan w:val="4"/>
            <w:vAlign w:val="bottom"/>
          </w:tcPr>
          <w:p w14:paraId="39FD4351" w14:textId="31236196" w:rsidR="00461DEE" w:rsidRPr="00871E65" w:rsidRDefault="00A8787B" w:rsidP="00240B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5"/>
                <w:szCs w:val="25"/>
              </w:rPr>
            </w:pPr>
            <w:r w:rsidRPr="00871E65">
              <w:rPr>
                <w:rFonts w:ascii="Georgia" w:eastAsia="Georgia" w:hAnsi="Georgia" w:cs="Georgia"/>
                <w:i/>
                <w:smallCaps/>
                <w:color w:val="000000"/>
                <w:sz w:val="25"/>
                <w:szCs w:val="25"/>
              </w:rPr>
              <w:t>Osnabrück</w:t>
            </w:r>
          </w:p>
        </w:tc>
      </w:tr>
      <w:tr w:rsidR="00461DEE" w:rsidRPr="00871E65" w14:paraId="787B8279" w14:textId="77777777" w:rsidTr="004517C3">
        <w:trPr>
          <w:trHeight w:val="20"/>
        </w:trPr>
        <w:tc>
          <w:tcPr>
            <w:tcW w:w="7088" w:type="dxa"/>
            <w:gridSpan w:val="8"/>
            <w:vAlign w:val="bottom"/>
          </w:tcPr>
          <w:p w14:paraId="24942E36" w14:textId="6B4DCB68" w:rsidR="00461DEE" w:rsidRPr="00871E65" w:rsidRDefault="00A8787B" w:rsidP="00240B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 w:rsidRPr="00871E65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Betreuer und Gruppenleiter </w:t>
            </w:r>
          </w:p>
        </w:tc>
        <w:tc>
          <w:tcPr>
            <w:tcW w:w="1979" w:type="dxa"/>
            <w:vAlign w:val="bottom"/>
          </w:tcPr>
          <w:p w14:paraId="63BD83F0" w14:textId="3F1A36F1" w:rsidR="00461DEE" w:rsidRPr="00871E65" w:rsidRDefault="00207136" w:rsidP="00240B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 w:rsidRPr="00871E65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10/2016</w:t>
            </w:r>
            <w:r w:rsidR="00AA326B" w:rsidRPr="00871E65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–</w:t>
            </w:r>
            <w:r w:rsidR="00521FE7" w:rsidRPr="00871E65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</w:t>
            </w:r>
            <w:r w:rsidRPr="00871E65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10/2019</w:t>
            </w:r>
          </w:p>
        </w:tc>
      </w:tr>
      <w:tr w:rsidR="00461DEE" w:rsidRPr="00871E65" w14:paraId="37DE332F" w14:textId="77777777" w:rsidTr="004517C3">
        <w:trPr>
          <w:trHeight w:val="20"/>
        </w:trPr>
        <w:tc>
          <w:tcPr>
            <w:tcW w:w="9067" w:type="dxa"/>
            <w:gridSpan w:val="9"/>
            <w:vAlign w:val="bottom"/>
          </w:tcPr>
          <w:p w14:paraId="45792C01" w14:textId="51B6BC5D" w:rsidR="00207136" w:rsidRPr="00871E65" w:rsidRDefault="00207136" w:rsidP="00240B6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Eigenständige Organisation von Gruppenlagern mit über 150 Teilnehmern </w:t>
            </w:r>
          </w:p>
          <w:p w14:paraId="606C8264" w14:textId="69E33435" w:rsidR="008E7736" w:rsidRPr="00871E65" w:rsidRDefault="008E7736" w:rsidP="00240B6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Organisation und Betreuung regelmäßiger Freizeitangebote für Teenager</w:t>
            </w:r>
          </w:p>
          <w:p w14:paraId="59D768D9" w14:textId="44667DFD" w:rsidR="00461DEE" w:rsidRPr="00871E65" w:rsidRDefault="008131AD" w:rsidP="00240B6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Tragen von </w:t>
            </w:r>
            <w:r w:rsidR="00207136"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Verantwortung für über 40 Kinder </w:t>
            </w:r>
            <w:r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im Alter von</w:t>
            </w:r>
            <w:r w:rsidR="008E7736"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 </w:t>
            </w:r>
            <w:r w:rsidR="002F731A"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acht</w:t>
            </w:r>
            <w:r w:rsidR="008E7736"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 </w:t>
            </w:r>
            <w:r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bis</w:t>
            </w:r>
            <w:r w:rsidR="008E7736"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 </w:t>
            </w:r>
            <w:r w:rsidR="002F731A"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sechzehn</w:t>
            </w:r>
            <w:r w:rsidR="008E7736" w:rsidRPr="00871E65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 Jahren </w:t>
            </w:r>
          </w:p>
        </w:tc>
      </w:tr>
      <w:tr w:rsidR="00461DEE" w:rsidRPr="00871E65" w14:paraId="5C10F9A9" w14:textId="77777777">
        <w:trPr>
          <w:trHeight w:val="510"/>
        </w:trPr>
        <w:tc>
          <w:tcPr>
            <w:tcW w:w="9067" w:type="dxa"/>
            <w:gridSpan w:val="9"/>
            <w:tcBorders>
              <w:bottom w:val="single" w:sz="4" w:space="0" w:color="000000"/>
            </w:tcBorders>
            <w:vAlign w:val="bottom"/>
          </w:tcPr>
          <w:p w14:paraId="625E708F" w14:textId="77777777" w:rsidR="00461DEE" w:rsidRPr="00871E65" w:rsidRDefault="008131AD" w:rsidP="00240B63">
            <w:pPr>
              <w:jc w:val="center"/>
              <w:rPr>
                <w:rFonts w:ascii="Georgia" w:eastAsia="Georgia" w:hAnsi="Georgia" w:cs="Georgia"/>
                <w:b/>
                <w:smallCaps/>
                <w:sz w:val="30"/>
                <w:szCs w:val="30"/>
              </w:rPr>
            </w:pPr>
            <w:r w:rsidRPr="00871E65">
              <w:rPr>
                <w:rFonts w:ascii="Georgia" w:eastAsia="Georgia" w:hAnsi="Georgia" w:cs="Georgia"/>
                <w:b/>
                <w:smallCaps/>
                <w:sz w:val="30"/>
                <w:szCs w:val="30"/>
              </w:rPr>
              <w:t>Fähigkeiten &amp; Interessen</w:t>
            </w:r>
          </w:p>
        </w:tc>
      </w:tr>
      <w:tr w:rsidR="00461DEE" w:rsidRPr="00871E65" w14:paraId="6A09B79D" w14:textId="77777777" w:rsidTr="00910AFC">
        <w:tblPrEx>
          <w:tblW w:w="9067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00" w:firstRow="0" w:lastRow="0" w:firstColumn="0" w:lastColumn="0" w:noHBand="0" w:noVBand="1"/>
          <w:tblPrExChange w:id="1" w:author="David Döbele" w:date="2024-07-16T18:05:00Z">
            <w:tblPrEx>
              <w:tblW w:w="906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Ex>
          </w:tblPrExChange>
        </w:tblPrEx>
        <w:trPr>
          <w:trHeight w:val="340"/>
          <w:trPrChange w:id="2" w:author="David Döbele" w:date="2024-07-16T18:05:00Z">
            <w:trPr>
              <w:trHeight w:val="340"/>
            </w:trPr>
          </w:trPrChange>
        </w:trPr>
        <w:tc>
          <w:tcPr>
            <w:tcW w:w="1276" w:type="dxa"/>
            <w:tcBorders>
              <w:top w:val="single" w:sz="4" w:space="0" w:color="000000"/>
            </w:tcBorders>
            <w:vAlign w:val="bottom"/>
            <w:tcPrChange w:id="3" w:author="David Döbele" w:date="2024-07-16T18:05:00Z">
              <w:tcPr>
                <w:tcW w:w="1985" w:type="dxa"/>
                <w:gridSpan w:val="2"/>
                <w:tcBorders>
                  <w:top w:val="single" w:sz="4" w:space="0" w:color="000000"/>
                </w:tcBorders>
                <w:vAlign w:val="bottom"/>
              </w:tcPr>
            </w:tcPrChange>
          </w:tcPr>
          <w:p w14:paraId="1246AED3" w14:textId="77777777" w:rsidR="00461DEE" w:rsidRPr="00871E65" w:rsidRDefault="008131AD" w:rsidP="00240B63">
            <w:pPr>
              <w:rPr>
                <w:rFonts w:ascii="Georgia" w:eastAsia="Georgia" w:hAnsi="Georgia" w:cs="Georgia"/>
                <w:sz w:val="20"/>
                <w:szCs w:val="20"/>
              </w:rPr>
            </w:pPr>
            <w:r w:rsidRPr="00871E65">
              <w:rPr>
                <w:rFonts w:ascii="Georgia" w:eastAsia="Georgia" w:hAnsi="Georgia" w:cs="Georgia"/>
                <w:sz w:val="20"/>
                <w:szCs w:val="20"/>
              </w:rPr>
              <w:t>Sprachen:</w:t>
            </w:r>
          </w:p>
        </w:tc>
        <w:tc>
          <w:tcPr>
            <w:tcW w:w="7791" w:type="dxa"/>
            <w:gridSpan w:val="8"/>
            <w:tcBorders>
              <w:top w:val="single" w:sz="4" w:space="0" w:color="000000"/>
            </w:tcBorders>
            <w:vAlign w:val="bottom"/>
            <w:tcPrChange w:id="4" w:author="David Döbele" w:date="2024-07-16T18:05:00Z">
              <w:tcPr>
                <w:tcW w:w="7082" w:type="dxa"/>
                <w:gridSpan w:val="8"/>
                <w:tcBorders>
                  <w:top w:val="single" w:sz="4" w:space="0" w:color="000000"/>
                </w:tcBorders>
                <w:vAlign w:val="bottom"/>
              </w:tcPr>
            </w:tcPrChange>
          </w:tcPr>
          <w:p w14:paraId="3CAD93BE" w14:textId="005404EC" w:rsidR="00461DEE" w:rsidRPr="00871E65" w:rsidRDefault="008131AD" w:rsidP="00240B63">
            <w:pPr>
              <w:rPr>
                <w:rFonts w:ascii="Georgia" w:eastAsia="Georgia" w:hAnsi="Georgia" w:cs="Georgia"/>
                <w:sz w:val="20"/>
                <w:szCs w:val="20"/>
              </w:rPr>
            </w:pPr>
            <w:r w:rsidRPr="00871E65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Deutsch (Muttersprache), Englisch (</w:t>
            </w:r>
            <w:r w:rsidR="00AA326B" w:rsidRPr="00871E65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v</w:t>
            </w:r>
            <w:r w:rsidRPr="00871E65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erhandlungssicher)</w:t>
            </w:r>
          </w:p>
        </w:tc>
      </w:tr>
      <w:tr w:rsidR="00461DEE" w:rsidRPr="00910AFC" w14:paraId="2BC81ED6" w14:textId="77777777" w:rsidTr="00910AFC">
        <w:tblPrEx>
          <w:tblW w:w="9067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00" w:firstRow="0" w:lastRow="0" w:firstColumn="0" w:lastColumn="0" w:noHBand="0" w:noVBand="1"/>
          <w:tblPrExChange w:id="5" w:author="David Döbele" w:date="2024-07-16T18:05:00Z">
            <w:tblPrEx>
              <w:tblW w:w="906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Ex>
          </w:tblPrExChange>
        </w:tblPrEx>
        <w:trPr>
          <w:trHeight w:val="340"/>
          <w:trPrChange w:id="6" w:author="David Döbele" w:date="2024-07-16T18:05:00Z">
            <w:trPr>
              <w:trHeight w:val="340"/>
            </w:trPr>
          </w:trPrChange>
        </w:trPr>
        <w:tc>
          <w:tcPr>
            <w:tcW w:w="1276" w:type="dxa"/>
            <w:vAlign w:val="bottom"/>
            <w:tcPrChange w:id="7" w:author="David Döbele" w:date="2024-07-16T18:05:00Z">
              <w:tcPr>
                <w:tcW w:w="1985" w:type="dxa"/>
                <w:gridSpan w:val="2"/>
                <w:vAlign w:val="bottom"/>
              </w:tcPr>
            </w:tcPrChange>
          </w:tcPr>
          <w:p w14:paraId="11D5E8D7" w14:textId="77777777" w:rsidR="00461DEE" w:rsidRPr="00871E65" w:rsidRDefault="008131AD" w:rsidP="00240B63">
            <w:pPr>
              <w:rPr>
                <w:rFonts w:ascii="Georgia" w:eastAsia="Georgia" w:hAnsi="Georgia" w:cs="Georgia"/>
                <w:sz w:val="20"/>
                <w:szCs w:val="20"/>
              </w:rPr>
            </w:pPr>
            <w:r w:rsidRPr="00871E65">
              <w:rPr>
                <w:rFonts w:ascii="Georgia" w:eastAsia="Georgia" w:hAnsi="Georgia" w:cs="Georgia"/>
                <w:sz w:val="20"/>
                <w:szCs w:val="20"/>
              </w:rPr>
              <w:t>Technisch:</w:t>
            </w:r>
          </w:p>
        </w:tc>
        <w:tc>
          <w:tcPr>
            <w:tcW w:w="7791" w:type="dxa"/>
            <w:gridSpan w:val="8"/>
            <w:vAlign w:val="bottom"/>
            <w:tcPrChange w:id="8" w:author="David Döbele" w:date="2024-07-16T18:05:00Z">
              <w:tcPr>
                <w:tcW w:w="7082" w:type="dxa"/>
                <w:gridSpan w:val="8"/>
                <w:vAlign w:val="bottom"/>
              </w:tcPr>
            </w:tcPrChange>
          </w:tcPr>
          <w:p w14:paraId="56523BAC" w14:textId="6D4701D0" w:rsidR="00461DEE" w:rsidRPr="00240B63" w:rsidRDefault="008131AD" w:rsidP="00240B63">
            <w:pPr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</w:pPr>
            <w:r w:rsidRPr="00240B63"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  <w:t xml:space="preserve">Microsoft </w:t>
            </w:r>
            <w:r w:rsidR="00207136" w:rsidRPr="00240B63"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  <w:t>Office (Word, Excel, PowerPoint</w:t>
            </w:r>
            <w:r w:rsidR="007D70E2" w:rsidRPr="00240B63"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461DEE" w:rsidRPr="00871E65" w14:paraId="2D2C3A32" w14:textId="77777777" w:rsidTr="00910AFC">
        <w:tblPrEx>
          <w:tblW w:w="9067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00" w:firstRow="0" w:lastRow="0" w:firstColumn="0" w:lastColumn="0" w:noHBand="0" w:noVBand="1"/>
          <w:tblPrExChange w:id="9" w:author="David Döbele" w:date="2024-07-16T18:06:00Z">
            <w:tblPrEx>
              <w:tblW w:w="906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Ex>
          </w:tblPrExChange>
        </w:tblPrEx>
        <w:trPr>
          <w:trHeight w:val="340"/>
          <w:trPrChange w:id="10" w:author="David Döbele" w:date="2024-07-16T18:06:00Z">
            <w:trPr>
              <w:trHeight w:val="567"/>
            </w:trPr>
          </w:trPrChange>
        </w:trPr>
        <w:tc>
          <w:tcPr>
            <w:tcW w:w="1276" w:type="dxa"/>
            <w:vAlign w:val="bottom"/>
            <w:tcPrChange w:id="11" w:author="David Döbele" w:date="2024-07-16T18:06:00Z">
              <w:tcPr>
                <w:tcW w:w="1985" w:type="dxa"/>
                <w:gridSpan w:val="2"/>
                <w:vAlign w:val="bottom"/>
              </w:tcPr>
            </w:tcPrChange>
          </w:tcPr>
          <w:p w14:paraId="61A09A8E" w14:textId="77777777" w:rsidR="00461DEE" w:rsidRPr="00871E65" w:rsidDel="00910AFC" w:rsidRDefault="008131AD" w:rsidP="00240B63">
            <w:pPr>
              <w:rPr>
                <w:del w:id="12" w:author="David Döbele" w:date="2024-07-16T18:05:00Z"/>
                <w:rFonts w:ascii="Georgia" w:eastAsia="Georgia" w:hAnsi="Georgia" w:cs="Georgia"/>
                <w:sz w:val="20"/>
                <w:szCs w:val="20"/>
              </w:rPr>
            </w:pPr>
            <w:r w:rsidRPr="00871E65">
              <w:rPr>
                <w:rFonts w:ascii="Georgia" w:eastAsia="Georgia" w:hAnsi="Georgia" w:cs="Georgia"/>
                <w:sz w:val="20"/>
                <w:szCs w:val="20"/>
              </w:rPr>
              <w:t xml:space="preserve">Interessen: </w:t>
            </w:r>
          </w:p>
          <w:p w14:paraId="3753BA0E" w14:textId="2D8CC0A2" w:rsidR="004E1763" w:rsidRPr="00871E65" w:rsidRDefault="004E1763" w:rsidP="00240B63">
            <w:pPr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7791" w:type="dxa"/>
            <w:gridSpan w:val="8"/>
            <w:vAlign w:val="bottom"/>
            <w:tcPrChange w:id="13" w:author="David Döbele" w:date="2024-07-16T18:06:00Z">
              <w:tcPr>
                <w:tcW w:w="7082" w:type="dxa"/>
                <w:gridSpan w:val="8"/>
                <w:vAlign w:val="bottom"/>
              </w:tcPr>
            </w:tcPrChange>
          </w:tcPr>
          <w:p w14:paraId="22157B69" w14:textId="78558A27" w:rsidR="00461DEE" w:rsidRPr="00871E65" w:rsidRDefault="00207136" w:rsidP="00240B63">
            <w:pPr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 w:rsidRPr="00871E65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Squash (dreimal die Woche), Fitness, Musik (</w:t>
            </w:r>
            <w:r w:rsidR="004E1763" w:rsidRPr="00871E65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Schlagzeugspielen </w:t>
            </w:r>
            <w:r w:rsidRPr="00871E65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seit über zwöl</w:t>
            </w:r>
            <w:r w:rsidR="004E1763" w:rsidRPr="00871E65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f Jahren</w:t>
            </w:r>
            <w:r w:rsidRPr="00871E65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)</w:t>
            </w:r>
          </w:p>
        </w:tc>
      </w:tr>
      <w:tr w:rsidR="00461DEE" w:rsidRPr="00871E65" w14:paraId="1EB65753" w14:textId="77777777" w:rsidTr="00851AF6">
        <w:trPr>
          <w:trHeight w:val="964"/>
        </w:trPr>
        <w:tc>
          <w:tcPr>
            <w:tcW w:w="3544" w:type="dxa"/>
            <w:gridSpan w:val="2"/>
            <w:vAlign w:val="bottom"/>
          </w:tcPr>
          <w:p w14:paraId="14C15BD8" w14:textId="568CF367" w:rsidR="00461DEE" w:rsidRPr="00871E65" w:rsidRDefault="00207136" w:rsidP="00240B63">
            <w:pPr>
              <w:rPr>
                <w:rFonts w:ascii="Georgia" w:eastAsia="Georgia" w:hAnsi="Georgia" w:cs="Georgia"/>
                <w:sz w:val="20"/>
                <w:szCs w:val="20"/>
              </w:rPr>
            </w:pPr>
            <w:r w:rsidRPr="00871E65">
              <w:rPr>
                <w:rFonts w:ascii="Georgia" w:eastAsia="Georgia" w:hAnsi="Georgia" w:cs="Georgia"/>
                <w:sz w:val="20"/>
                <w:szCs w:val="20"/>
              </w:rPr>
              <w:t>Osnabrück,</w:t>
            </w:r>
            <w:r w:rsidR="00B61015" w:rsidRPr="00AD1C3D">
              <w:rPr>
                <w:rFonts w:ascii="Georgia" w:hAnsi="Georgia"/>
                <w:sz w:val="18"/>
                <w:szCs w:val="18"/>
              </w:rPr>
              <w:t xml:space="preserve"> </w:t>
            </w:r>
            <w:r w:rsidR="0018146E" w:rsidRPr="00871E65">
              <w:rPr>
                <w:rFonts w:ascii="Georgia" w:eastAsia="Georgia" w:hAnsi="Georgia" w:cs="Georgia"/>
                <w:sz w:val="20"/>
                <w:szCs w:val="20"/>
                <w:highlight w:val="green"/>
              </w:rPr>
              <w:t>13</w:t>
            </w:r>
            <w:r w:rsidRPr="00871E65">
              <w:rPr>
                <w:rFonts w:ascii="Georgia" w:eastAsia="Georgia" w:hAnsi="Georgia" w:cs="Georgia"/>
                <w:sz w:val="20"/>
                <w:szCs w:val="20"/>
                <w:highlight w:val="green"/>
              </w:rPr>
              <w:t>.</w:t>
            </w:r>
            <w:r w:rsidR="0018146E" w:rsidRPr="00871E65">
              <w:rPr>
                <w:rFonts w:ascii="Georgia" w:eastAsia="Georgia" w:hAnsi="Georgia" w:cs="Georgia"/>
                <w:sz w:val="20"/>
                <w:szCs w:val="20"/>
                <w:highlight w:val="green"/>
              </w:rPr>
              <w:t>02</w:t>
            </w:r>
            <w:r w:rsidRPr="00871E65">
              <w:rPr>
                <w:rFonts w:ascii="Georgia" w:eastAsia="Georgia" w:hAnsi="Georgia" w:cs="Georgia"/>
                <w:sz w:val="20"/>
                <w:szCs w:val="20"/>
                <w:highlight w:val="green"/>
              </w:rPr>
              <w:t>.202</w:t>
            </w:r>
            <w:r w:rsidR="0018146E" w:rsidRPr="00871E65">
              <w:rPr>
                <w:rFonts w:ascii="Georgia" w:eastAsia="Georgia" w:hAnsi="Georgia" w:cs="Georgia"/>
                <w:sz w:val="20"/>
                <w:szCs w:val="20"/>
                <w:highlight w:val="green"/>
              </w:rPr>
              <w:t>4</w:t>
            </w:r>
          </w:p>
        </w:tc>
        <w:tc>
          <w:tcPr>
            <w:tcW w:w="5523" w:type="dxa"/>
            <w:gridSpan w:val="7"/>
            <w:vAlign w:val="bottom"/>
          </w:tcPr>
          <w:p w14:paraId="58ED327A" w14:textId="77E9EAAA" w:rsidR="00461DEE" w:rsidRPr="00871E65" w:rsidRDefault="00461DEE" w:rsidP="00240B63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5440DF4C" w14:textId="099673A2" w:rsidR="00461DEE" w:rsidRDefault="00461DEE">
      <w:pPr>
        <w:rPr>
          <w:sz w:val="18"/>
          <w:szCs w:val="18"/>
        </w:rPr>
      </w:pPr>
    </w:p>
    <w:sectPr w:rsidR="00461DEE" w:rsidSect="00AD1C3D">
      <w:footerReference w:type="even" r:id="rId9"/>
      <w:pgSz w:w="11906" w:h="16838"/>
      <w:pgMar w:top="1134" w:right="1418" w:bottom="567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2B2A99" w14:textId="77777777" w:rsidR="00815F75" w:rsidRPr="00871E65" w:rsidRDefault="00815F75">
      <w:pPr>
        <w:spacing w:after="0" w:line="240" w:lineRule="auto"/>
      </w:pPr>
      <w:r w:rsidRPr="00871E65">
        <w:separator/>
      </w:r>
    </w:p>
  </w:endnote>
  <w:endnote w:type="continuationSeparator" w:id="0">
    <w:p w14:paraId="2332A763" w14:textId="77777777" w:rsidR="00815F75" w:rsidRPr="00871E65" w:rsidRDefault="00815F75">
      <w:pPr>
        <w:spacing w:after="0" w:line="240" w:lineRule="auto"/>
      </w:pPr>
      <w:r w:rsidRPr="00871E6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MT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CA0B7" w14:textId="77777777" w:rsidR="00461DEE" w:rsidRPr="00871E65" w:rsidRDefault="008131A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 w:rsidRPr="00871E65">
      <w:rPr>
        <w:color w:val="000000"/>
      </w:rPr>
      <w:fldChar w:fldCharType="begin"/>
    </w:r>
    <w:r w:rsidRPr="00871E65">
      <w:rPr>
        <w:color w:val="000000"/>
      </w:rPr>
      <w:instrText>PAGE</w:instrText>
    </w:r>
    <w:r w:rsidR="00000000">
      <w:rPr>
        <w:color w:val="000000"/>
      </w:rPr>
      <w:fldChar w:fldCharType="separate"/>
    </w:r>
    <w:r w:rsidRPr="00871E65">
      <w:rPr>
        <w:color w:val="000000"/>
      </w:rPr>
      <w:fldChar w:fldCharType="end"/>
    </w:r>
  </w:p>
  <w:p w14:paraId="53FE6711" w14:textId="77777777" w:rsidR="00461DEE" w:rsidRPr="00871E65" w:rsidRDefault="00461DE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BB1748" w14:textId="77777777" w:rsidR="00815F75" w:rsidRPr="00871E65" w:rsidRDefault="00815F75">
      <w:pPr>
        <w:spacing w:after="0" w:line="240" w:lineRule="auto"/>
      </w:pPr>
      <w:r w:rsidRPr="00871E65">
        <w:separator/>
      </w:r>
    </w:p>
  </w:footnote>
  <w:footnote w:type="continuationSeparator" w:id="0">
    <w:p w14:paraId="342E2807" w14:textId="77777777" w:rsidR="00815F75" w:rsidRPr="00871E65" w:rsidRDefault="00815F75">
      <w:pPr>
        <w:spacing w:after="0" w:line="240" w:lineRule="auto"/>
      </w:pPr>
      <w:r w:rsidRPr="00871E65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B5804"/>
    <w:multiLevelType w:val="multilevel"/>
    <w:tmpl w:val="905478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0F70271"/>
    <w:multiLevelType w:val="multilevel"/>
    <w:tmpl w:val="A2F293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BFA42A2"/>
    <w:multiLevelType w:val="multilevel"/>
    <w:tmpl w:val="EBF6C204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12909252">
    <w:abstractNumId w:val="1"/>
  </w:num>
  <w:num w:numId="2" w16cid:durableId="1330446448">
    <w:abstractNumId w:val="0"/>
  </w:num>
  <w:num w:numId="3" w16cid:durableId="3369585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9"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DEE"/>
    <w:rsid w:val="00020D3C"/>
    <w:rsid w:val="00054FCD"/>
    <w:rsid w:val="00092FCD"/>
    <w:rsid w:val="00095681"/>
    <w:rsid w:val="000D6007"/>
    <w:rsid w:val="000E24E6"/>
    <w:rsid w:val="000F3270"/>
    <w:rsid w:val="000F3B6F"/>
    <w:rsid w:val="00110135"/>
    <w:rsid w:val="00120597"/>
    <w:rsid w:val="0012151B"/>
    <w:rsid w:val="001439E9"/>
    <w:rsid w:val="001650E4"/>
    <w:rsid w:val="00171A78"/>
    <w:rsid w:val="0018146E"/>
    <w:rsid w:val="00191BF8"/>
    <w:rsid w:val="001933BF"/>
    <w:rsid w:val="00195F0D"/>
    <w:rsid w:val="001D2976"/>
    <w:rsid w:val="001E52B3"/>
    <w:rsid w:val="001E7659"/>
    <w:rsid w:val="00207136"/>
    <w:rsid w:val="00240B63"/>
    <w:rsid w:val="002B3275"/>
    <w:rsid w:val="002B4908"/>
    <w:rsid w:val="002E737B"/>
    <w:rsid w:val="002F731A"/>
    <w:rsid w:val="002F7FD5"/>
    <w:rsid w:val="00327E0E"/>
    <w:rsid w:val="00344323"/>
    <w:rsid w:val="003567C5"/>
    <w:rsid w:val="00364476"/>
    <w:rsid w:val="003812A4"/>
    <w:rsid w:val="003A5BE0"/>
    <w:rsid w:val="003A603F"/>
    <w:rsid w:val="003A7DBF"/>
    <w:rsid w:val="003B03E0"/>
    <w:rsid w:val="003E6033"/>
    <w:rsid w:val="004517C3"/>
    <w:rsid w:val="0045498D"/>
    <w:rsid w:val="00461DEE"/>
    <w:rsid w:val="004775E0"/>
    <w:rsid w:val="004A3F23"/>
    <w:rsid w:val="004E1763"/>
    <w:rsid w:val="004F701F"/>
    <w:rsid w:val="00521FE7"/>
    <w:rsid w:val="00525AF2"/>
    <w:rsid w:val="00546D97"/>
    <w:rsid w:val="00563E17"/>
    <w:rsid w:val="005B127E"/>
    <w:rsid w:val="005C0201"/>
    <w:rsid w:val="005F609F"/>
    <w:rsid w:val="00604AA2"/>
    <w:rsid w:val="00610959"/>
    <w:rsid w:val="00663285"/>
    <w:rsid w:val="006A7FAD"/>
    <w:rsid w:val="006B31DC"/>
    <w:rsid w:val="006C08AD"/>
    <w:rsid w:val="006D02DB"/>
    <w:rsid w:val="006F39CA"/>
    <w:rsid w:val="006F4526"/>
    <w:rsid w:val="006F6B45"/>
    <w:rsid w:val="00707D79"/>
    <w:rsid w:val="007744E3"/>
    <w:rsid w:val="00776805"/>
    <w:rsid w:val="00796F7A"/>
    <w:rsid w:val="007A6D30"/>
    <w:rsid w:val="007D70E2"/>
    <w:rsid w:val="007E00FB"/>
    <w:rsid w:val="00801704"/>
    <w:rsid w:val="00805D99"/>
    <w:rsid w:val="008131AD"/>
    <w:rsid w:val="00815F75"/>
    <w:rsid w:val="0081756E"/>
    <w:rsid w:val="00851AF6"/>
    <w:rsid w:val="00864377"/>
    <w:rsid w:val="008670D0"/>
    <w:rsid w:val="00871E65"/>
    <w:rsid w:val="00884748"/>
    <w:rsid w:val="008B473B"/>
    <w:rsid w:val="008D60A6"/>
    <w:rsid w:val="008E2497"/>
    <w:rsid w:val="008E3173"/>
    <w:rsid w:val="008E7736"/>
    <w:rsid w:val="008F6132"/>
    <w:rsid w:val="009034D3"/>
    <w:rsid w:val="00910AFC"/>
    <w:rsid w:val="00957C85"/>
    <w:rsid w:val="00962B09"/>
    <w:rsid w:val="00983D00"/>
    <w:rsid w:val="009935BA"/>
    <w:rsid w:val="009B62C4"/>
    <w:rsid w:val="009B6DB1"/>
    <w:rsid w:val="00A05A12"/>
    <w:rsid w:val="00A12FD0"/>
    <w:rsid w:val="00A2159F"/>
    <w:rsid w:val="00A44306"/>
    <w:rsid w:val="00A805D6"/>
    <w:rsid w:val="00A86071"/>
    <w:rsid w:val="00A8787B"/>
    <w:rsid w:val="00A90DEE"/>
    <w:rsid w:val="00AA326B"/>
    <w:rsid w:val="00AD1C3D"/>
    <w:rsid w:val="00AD4FD1"/>
    <w:rsid w:val="00B313A0"/>
    <w:rsid w:val="00B43FF5"/>
    <w:rsid w:val="00B61015"/>
    <w:rsid w:val="00B61DF4"/>
    <w:rsid w:val="00BB48B9"/>
    <w:rsid w:val="00BD3881"/>
    <w:rsid w:val="00C31D1E"/>
    <w:rsid w:val="00C578FF"/>
    <w:rsid w:val="00C6638D"/>
    <w:rsid w:val="00C94759"/>
    <w:rsid w:val="00D11E8D"/>
    <w:rsid w:val="00D67FC6"/>
    <w:rsid w:val="00D74C15"/>
    <w:rsid w:val="00DB0E76"/>
    <w:rsid w:val="00DC35BB"/>
    <w:rsid w:val="00DC60B0"/>
    <w:rsid w:val="00E37792"/>
    <w:rsid w:val="00EA0FBF"/>
    <w:rsid w:val="00EB2E73"/>
    <w:rsid w:val="00EE1474"/>
    <w:rsid w:val="00EE5EED"/>
    <w:rsid w:val="00EF400C"/>
    <w:rsid w:val="00EF5127"/>
    <w:rsid w:val="00F60A16"/>
    <w:rsid w:val="00F8784D"/>
    <w:rsid w:val="00FA50E6"/>
    <w:rsid w:val="00FB6ABF"/>
    <w:rsid w:val="00FE5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93F55"/>
  <w15:docId w15:val="{4FB3011D-EC34-CF44-803D-57FF7FFF6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DE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AA326B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AA326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AA326B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AA326B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A326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A326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1/relationships/people" Target="people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M5drJQ+FSM2GEBOutLPuiQ+ROQ==">AMUW2mUlSn4KFdM/6JJmewW8yeh57Pf063EDpbxMKxpiu5e8kLsAMPFrFBxbyjREPcdCMyAvvdZQ8sbQf0cZgPYCc2rPpC2JO3pi5KDfogNrW6Ryd/MmiLM=</go:docsCustomData>
</go:gDocsCustomXmlDataStorage>
</file>

<file path=customXml/itemProps1.xml><?xml version="1.0" encoding="utf-8"?>
<ds:datastoreItem xmlns:ds="http://schemas.openxmlformats.org/officeDocument/2006/customXml" ds:itemID="{4CDD40CF-0853-E84C-9119-261422F407C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357</Words>
  <Characters>2252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5</cp:revision>
  <cp:lastPrinted>2023-04-19T14:13:00Z</cp:lastPrinted>
  <dcterms:created xsi:type="dcterms:W3CDTF">2024-07-16T09:03:00Z</dcterms:created>
  <dcterms:modified xsi:type="dcterms:W3CDTF">2024-07-16T16:06:00Z</dcterms:modified>
</cp:coreProperties>
</file>