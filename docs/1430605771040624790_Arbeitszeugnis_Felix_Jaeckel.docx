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6155"/>
      </w:tblGrid>
      <w:tr w:rsidR="2B611AA6" w14:paraId="0880CB95" w14:textId="77777777" w:rsidTr="4EFE951A">
        <w:trPr>
          <w:trHeight w:val="825"/>
        </w:trPr>
        <w:tc>
          <w:tcPr>
            <w:tcW w:w="61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99FE7" w14:textId="5E2D7724" w:rsidR="0151ABA5" w:rsidRDefault="0151ABA5" w:rsidP="2B611AA6">
            <w:pPr>
              <w:spacing w:before="60" w:after="0"/>
              <w:ind w:left="108"/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</w:pPr>
            <w:r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 xml:space="preserve">PORTARION GmbH &amp; </w:t>
            </w:r>
            <w:proofErr w:type="spellStart"/>
            <w:r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>Kie</w:t>
            </w:r>
            <w:proofErr w:type="spellEnd"/>
            <w:r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>. KG</w:t>
            </w:r>
            <w:r w:rsidR="2B611AA6"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 xml:space="preserve">, </w:t>
            </w:r>
            <w:r w:rsidR="0C0DEA20"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>Leopoldstraße 2-8</w:t>
            </w:r>
            <w:r w:rsidR="2B611AA6"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 xml:space="preserve">, </w:t>
            </w:r>
            <w:r w:rsidR="08B3991E" w:rsidRPr="2B611AA6">
              <w:rPr>
                <w:rFonts w:ascii="Arial" w:eastAsia="Arial" w:hAnsi="Arial" w:cs="Arial"/>
                <w:color w:val="000000" w:themeColor="text1"/>
                <w:sz w:val="15"/>
                <w:szCs w:val="15"/>
                <w:u w:val="single"/>
              </w:rPr>
              <w:t>32051 Herford</w:t>
            </w:r>
          </w:p>
          <w:p w14:paraId="28BE23D5" w14:textId="071A4E43" w:rsidR="2B611AA6" w:rsidRDefault="2B611AA6" w:rsidP="4EFE951A">
            <w:pPr>
              <w:spacing w:after="0"/>
              <w:ind w:left="108"/>
            </w:pPr>
          </w:p>
          <w:p w14:paraId="3742387E" w14:textId="38EA3D2B" w:rsidR="08B3991E" w:rsidRDefault="08B3991E" w:rsidP="2B611AA6">
            <w:pPr>
              <w:spacing w:after="0"/>
              <w:ind w:left="108"/>
              <w:rPr>
                <w:rFonts w:ascii="Arial" w:eastAsia="Arial" w:hAnsi="Arial" w:cs="Arial"/>
                <w:color w:val="2C2D2F"/>
                <w:sz w:val="22"/>
                <w:szCs w:val="22"/>
              </w:rPr>
            </w:pPr>
            <w:r w:rsidRPr="16842D91">
              <w:rPr>
                <w:rFonts w:ascii="Arial" w:eastAsia="Arial" w:hAnsi="Arial" w:cs="Arial"/>
                <w:color w:val="2C2D2F"/>
                <w:sz w:val="22"/>
                <w:szCs w:val="22"/>
              </w:rPr>
              <w:t xml:space="preserve">PORTARION GmbH &amp; </w:t>
            </w:r>
            <w:proofErr w:type="spellStart"/>
            <w:r w:rsidRPr="16842D91">
              <w:rPr>
                <w:rFonts w:ascii="Arial" w:eastAsia="Arial" w:hAnsi="Arial" w:cs="Arial"/>
                <w:color w:val="2C2D2F"/>
                <w:sz w:val="22"/>
                <w:szCs w:val="22"/>
              </w:rPr>
              <w:t>Kie</w:t>
            </w:r>
            <w:proofErr w:type="spellEnd"/>
            <w:r w:rsidRPr="16842D91">
              <w:rPr>
                <w:rFonts w:ascii="Arial" w:eastAsia="Arial" w:hAnsi="Arial" w:cs="Arial"/>
                <w:color w:val="2C2D2F"/>
                <w:sz w:val="22"/>
                <w:szCs w:val="22"/>
              </w:rPr>
              <w:t>. KG</w:t>
            </w:r>
          </w:p>
          <w:p w14:paraId="2AF6C1E6" w14:textId="2FE9712A" w:rsidR="08B3991E" w:rsidRDefault="08B3991E" w:rsidP="2B611AA6">
            <w:pPr>
              <w:spacing w:after="0"/>
              <w:ind w:left="108"/>
              <w:rPr>
                <w:rFonts w:ascii="Arial" w:eastAsia="Arial" w:hAnsi="Arial" w:cs="Arial"/>
                <w:color w:val="2C2D2F"/>
                <w:sz w:val="22"/>
                <w:szCs w:val="22"/>
              </w:rPr>
            </w:pPr>
            <w:r w:rsidRPr="16842D91">
              <w:rPr>
                <w:rFonts w:ascii="Arial" w:eastAsia="Arial" w:hAnsi="Arial" w:cs="Arial"/>
                <w:color w:val="2C2D2F"/>
                <w:sz w:val="22"/>
                <w:szCs w:val="22"/>
              </w:rPr>
              <w:t>Leopoldstraße 2-8</w:t>
            </w:r>
          </w:p>
          <w:p w14:paraId="20BB0E7A" w14:textId="5321E6E5" w:rsidR="08B3991E" w:rsidRDefault="08B3991E" w:rsidP="2B611AA6">
            <w:pPr>
              <w:spacing w:after="0"/>
              <w:ind w:left="108"/>
              <w:rPr>
                <w:rFonts w:ascii="Arial" w:eastAsia="Arial" w:hAnsi="Arial" w:cs="Arial"/>
                <w:color w:val="2C2D2F"/>
                <w:sz w:val="22"/>
                <w:szCs w:val="22"/>
                <w:highlight w:val="yellow"/>
              </w:rPr>
            </w:pPr>
            <w:r w:rsidRPr="16842D91">
              <w:rPr>
                <w:rFonts w:ascii="Arial" w:eastAsia="Arial" w:hAnsi="Arial" w:cs="Arial"/>
                <w:color w:val="2C2D2F"/>
                <w:sz w:val="22"/>
                <w:szCs w:val="22"/>
              </w:rPr>
              <w:t>32051 Herford</w:t>
            </w:r>
          </w:p>
        </w:tc>
      </w:tr>
    </w:tbl>
    <w:p w14:paraId="4042A7C3" w14:textId="1052B3C8" w:rsidR="00B57AED" w:rsidRDefault="00B57AED"/>
    <w:p w14:paraId="14F934C2" w14:textId="53370A5A" w:rsidR="00B57AED" w:rsidRDefault="1B13FEBB" w:rsidP="4EFE951A">
      <w:pPr>
        <w:spacing w:after="10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4EFE951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Arbeitszeugnis Praktikum</w:t>
      </w:r>
      <w:r w:rsidR="6412DA7A" w:rsidRPr="4EFE951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- </w:t>
      </w:r>
      <w:r w:rsidR="7D04EE48" w:rsidRPr="4EFE951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Felix Jaeckel Business</w:t>
      </w:r>
      <w:r w:rsidR="38314121" w:rsidRPr="4EFE951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7D04EE48" w:rsidRPr="4EFE951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Development</w:t>
      </w:r>
      <w:r w:rsidR="00B57AED">
        <w:tab/>
      </w:r>
      <w:r w:rsidR="00B57AED">
        <w:tab/>
      </w:r>
      <w:r w:rsidR="00B57AED">
        <w:tab/>
      </w:r>
      <w:r w:rsidR="00B57AED">
        <w:tab/>
      </w:r>
    </w:p>
    <w:p w14:paraId="23EF9A08" w14:textId="7CD86CAC" w:rsidR="00DA1891" w:rsidRPr="00DA1891" w:rsidRDefault="1B13FEBB" w:rsidP="4EFE951A">
      <w:pPr>
        <w:spacing w:before="220" w:after="0"/>
        <w:rPr>
          <w:rFonts w:ascii="Arial" w:eastAsia="Arial" w:hAnsi="Arial" w:cs="Arial"/>
          <w:color w:val="000000" w:themeColor="text1"/>
          <w:sz w:val="18"/>
          <w:szCs w:val="18"/>
        </w:rPr>
      </w:pP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Herr</w:t>
      </w:r>
      <w:r w:rsidR="24D6E880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Felix Jaeckel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geboren am </w:t>
      </w:r>
      <w:r w:rsidR="5C98E75A" w:rsidRPr="4EFE951A">
        <w:rPr>
          <w:rFonts w:ascii="Arial" w:eastAsia="Arial" w:hAnsi="Arial" w:cs="Arial"/>
          <w:color w:val="000000" w:themeColor="text1"/>
          <w:sz w:val="18"/>
          <w:szCs w:val="18"/>
        </w:rPr>
        <w:t>27.09.2005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war in der Zeit vom </w:t>
      </w:r>
      <w:r w:rsidR="3B6691CE" w:rsidRPr="4EFE951A">
        <w:rPr>
          <w:rFonts w:ascii="Arial" w:eastAsia="Arial" w:hAnsi="Arial" w:cs="Arial"/>
          <w:color w:val="000000" w:themeColor="text1"/>
          <w:sz w:val="18"/>
          <w:szCs w:val="18"/>
        </w:rPr>
        <w:t>10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.</w:t>
      </w:r>
      <w:r w:rsidR="3B28960A" w:rsidRPr="4EFE951A">
        <w:rPr>
          <w:rFonts w:ascii="Arial" w:eastAsia="Arial" w:hAnsi="Arial" w:cs="Arial"/>
          <w:color w:val="000000" w:themeColor="text1"/>
          <w:sz w:val="18"/>
          <w:szCs w:val="18"/>
        </w:rPr>
        <w:t>06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.</w:t>
      </w:r>
      <w:r w:rsidR="09774280" w:rsidRPr="4EFE951A">
        <w:rPr>
          <w:rFonts w:ascii="Arial" w:eastAsia="Arial" w:hAnsi="Arial" w:cs="Arial"/>
          <w:color w:val="000000" w:themeColor="text1"/>
          <w:sz w:val="18"/>
          <w:szCs w:val="18"/>
        </w:rPr>
        <w:t>2025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bis zum </w:t>
      </w:r>
      <w:r w:rsidR="0862FD24" w:rsidRPr="4EFE951A">
        <w:rPr>
          <w:rFonts w:ascii="Arial" w:eastAsia="Arial" w:hAnsi="Arial" w:cs="Arial"/>
          <w:color w:val="000000" w:themeColor="text1"/>
          <w:sz w:val="18"/>
          <w:szCs w:val="18"/>
        </w:rPr>
        <w:t>10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.</w:t>
      </w:r>
      <w:r w:rsidR="2CED1722" w:rsidRPr="4EFE951A">
        <w:rPr>
          <w:rFonts w:ascii="Arial" w:eastAsia="Arial" w:hAnsi="Arial" w:cs="Arial"/>
          <w:color w:val="000000" w:themeColor="text1"/>
          <w:sz w:val="18"/>
          <w:szCs w:val="18"/>
        </w:rPr>
        <w:t>08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.</w:t>
      </w:r>
      <w:r w:rsidR="3557BD0D" w:rsidRPr="4EFE951A">
        <w:rPr>
          <w:rFonts w:ascii="Arial" w:eastAsia="Arial" w:hAnsi="Arial" w:cs="Arial"/>
          <w:color w:val="000000" w:themeColor="text1"/>
          <w:sz w:val="18"/>
          <w:szCs w:val="18"/>
        </w:rPr>
        <w:t>2025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in unserem Unternehmen tätig. Zu </w:t>
      </w:r>
      <w:r w:rsidR="5394A5F6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Herrn Jaeckels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Hauptaufgaben gehörten dabei u. a.</w:t>
      </w:r>
    </w:p>
    <w:p w14:paraId="489C1B03" w14:textId="03B0717B" w:rsidR="4EFE951A" w:rsidRDefault="4EFE951A" w:rsidP="4EFE951A">
      <w:pPr>
        <w:spacing w:after="0"/>
        <w:rPr>
          <w:rFonts w:ascii="Arial" w:eastAsia="Arial" w:hAnsi="Arial" w:cs="Arial"/>
          <w:color w:val="000000" w:themeColor="text1"/>
          <w:sz w:val="18"/>
          <w:szCs w:val="18"/>
        </w:rPr>
      </w:pPr>
    </w:p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DA1891" w:rsidRPr="00DA1891" w14:paraId="5CA4016B" w14:textId="77777777" w:rsidTr="4EFE951A">
        <w:tc>
          <w:tcPr>
            <w:tcW w:w="10490" w:type="dxa"/>
          </w:tcPr>
          <w:p w14:paraId="39F4F35B" w14:textId="298DDDCE" w:rsidR="00DA1891" w:rsidRPr="00DA1891" w:rsidRDefault="03989523" w:rsidP="4EFE951A">
            <w:pPr>
              <w:pStyle w:val="Bullets"/>
              <w:rPr>
                <w:rFonts w:ascii="Arial" w:hAnsi="Arial" w:cs="Arial"/>
                <w:b/>
                <w:bCs/>
                <w:color w:val="000000" w:themeColor="text1"/>
                <w:lang w:val="de-AT"/>
              </w:rPr>
            </w:pPr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Durchführung von Wettbewerbs- und Marktanalysen im Rahmen eines geplanten Markteintritts (inkl. Identifikation relevanter Trends, Kunden- und Wettbewerbslandschaften) eines </w:t>
            </w:r>
            <w:proofErr w:type="gramStart"/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potentiellen</w:t>
            </w:r>
            <w:proofErr w:type="gramEnd"/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 internen Spin-Offs von </w:t>
            </w:r>
            <w:proofErr w:type="spellStart"/>
            <w:r w:rsidR="30040C8F"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Portarion</w:t>
            </w:r>
            <w:proofErr w:type="spellEnd"/>
          </w:p>
          <w:p w14:paraId="0528CAB8" w14:textId="77777777" w:rsidR="00DA1891" w:rsidRPr="00DA1891" w:rsidRDefault="03989523" w:rsidP="4EFE951A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</w:pPr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Entwicklung und Präsentation von Business Cases zur Bewertung von Markteintritts- und Wachstumspotenzialen</w:t>
            </w:r>
          </w:p>
          <w:p w14:paraId="08F5B476" w14:textId="77777777" w:rsidR="00DA1891" w:rsidRPr="00DA1891" w:rsidRDefault="03989523" w:rsidP="4EFE951A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</w:pPr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Erstellung von Pitch Decks und Investor-Präsentationen für Venture Capital-Geber und potenzielle Kunden</w:t>
            </w:r>
          </w:p>
          <w:p w14:paraId="5518CE82" w14:textId="13ED90A1" w:rsidR="00DA1891" w:rsidRPr="00DA1891" w:rsidRDefault="03989523" w:rsidP="4EFE951A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</w:pPr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Eigenständige Mitarbeit in der Konzeptphase eines Start-ups, inkl. Konzeption des Geschäftsmodells und Definition der Go-</w:t>
            </w:r>
            <w:proofErr w:type="spellStart"/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to</w:t>
            </w:r>
            <w:proofErr w:type="spellEnd"/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-Market-Strategie </w:t>
            </w:r>
          </w:p>
          <w:p w14:paraId="33B7418C" w14:textId="77777777" w:rsidR="00DA1891" w:rsidRPr="00DA1891" w:rsidRDefault="03989523" w:rsidP="4EFE951A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</w:pPr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Unterstützung bei der Identifikation und Ansprache potenzieller Investoren, Partner und Kunden (CRM, Lead-Management, Networking)</w:t>
            </w:r>
          </w:p>
          <w:p w14:paraId="185A560D" w14:textId="124C42F1" w:rsidR="00DA1891" w:rsidRPr="00DA1891" w:rsidRDefault="0C99C1A4" w:rsidP="4EFE951A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</w:pPr>
            <w:r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Direkte</w:t>
            </w:r>
            <w:r w:rsidR="03989523"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 Zusammenarbeit mit </w:t>
            </w:r>
            <w:r w:rsidR="07E562E6"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Geschäftsführung &amp; </w:t>
            </w:r>
            <w:r w:rsidR="03989523" w:rsidRPr="4EFE951A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Controlling zur Kostenanalyse und Unterstützung bei Finanzmodellen</w:t>
            </w:r>
          </w:p>
        </w:tc>
      </w:tr>
    </w:tbl>
    <w:p w14:paraId="21FDC001" w14:textId="48BE5BE8" w:rsidR="00B57AED" w:rsidRDefault="00B57AED" w:rsidP="4EFE951A">
      <w:pPr>
        <w:rPr>
          <w:sz w:val="18"/>
          <w:szCs w:val="18"/>
        </w:rPr>
      </w:pPr>
    </w:p>
    <w:p w14:paraId="3EC6219C" w14:textId="2D1062F2" w:rsidR="00B57AED" w:rsidRDefault="1B13FEBB" w:rsidP="4EFE951A">
      <w:pPr>
        <w:spacing w:after="0"/>
        <w:rPr>
          <w:rFonts w:ascii="Arial" w:eastAsia="Arial" w:hAnsi="Arial" w:cs="Arial"/>
          <w:color w:val="000000" w:themeColor="text1"/>
          <w:sz w:val="18"/>
          <w:szCs w:val="18"/>
        </w:rPr>
      </w:pP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Herr</w:t>
      </w:r>
      <w:r w:rsidR="5A0E6CCF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</w:t>
      </w:r>
      <w:r w:rsidR="26E162B5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verfügt über hervorragende und überaus vielseitige Fachkenntnisse, die er jederzeit </w:t>
      </w:r>
      <w:ins w:id="0" w:author="David Döbele" w:date="2025-10-22T19:15:00Z" w16du:dateUtc="2025-10-22T17:15:00Z">
        <w:r w:rsidR="009E594A">
          <w:rPr>
            <w:rFonts w:ascii="Arial" w:eastAsia="Arial" w:hAnsi="Arial" w:cs="Arial"/>
            <w:color w:val="000000" w:themeColor="text1"/>
            <w:sz w:val="18"/>
            <w:szCs w:val="18"/>
          </w:rPr>
          <w:t xml:space="preserve">sehr </w:t>
        </w:r>
      </w:ins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sicher und immer zielgerichtet in der Praxis einsetzte. Herr</w:t>
      </w:r>
      <w:r w:rsidR="189D8E65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hat eine außergewöhnlich gute Auffassungsgabe, einen sehr breiten Erfahrungsschatz und konnte sich ein exzellentes </w:t>
      </w:r>
      <w:r w:rsidR="06369E95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und breites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Fachwissen im Bereich </w:t>
      </w:r>
      <w:r w:rsidR="374634E3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Business-Development sowie Start-Up-Aufbau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aufbauen. Besonders hervorzuheben ist dabei auch sein</w:t>
      </w:r>
      <w:r w:rsidR="0714943F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in höchstem Maße ausgeprägtes analytisches Denkvermögen, wodurch Herr</w:t>
      </w:r>
      <w:r w:rsidR="25E4FEAB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auch in den schwierigsten Situationen ein immer eigenständig</w:t>
      </w:r>
      <w:r w:rsidR="72183D90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er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und absolut ausgewogener Mitarbeiter war.</w:t>
      </w:r>
    </w:p>
    <w:p w14:paraId="387F6006" w14:textId="6D0CA7B5" w:rsidR="00B57AED" w:rsidRDefault="00B57AED" w:rsidP="4EFE951A">
      <w:pPr>
        <w:rPr>
          <w:sz w:val="18"/>
          <w:szCs w:val="18"/>
        </w:rPr>
      </w:pPr>
    </w:p>
    <w:p w14:paraId="14F38C59" w14:textId="557023B7" w:rsidR="00B57AED" w:rsidRDefault="1B13FEBB" w:rsidP="4EFE951A">
      <w:pPr>
        <w:spacing w:after="0"/>
        <w:rPr>
          <w:rFonts w:ascii="Arial" w:eastAsia="Arial" w:hAnsi="Arial" w:cs="Arial"/>
          <w:color w:val="000000" w:themeColor="text1"/>
          <w:sz w:val="18"/>
          <w:szCs w:val="18"/>
        </w:rPr>
      </w:pP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Herr</w:t>
      </w:r>
      <w:r w:rsidR="148B5C8F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überzeugte durch seinen jederzeit </w:t>
      </w:r>
      <w:ins w:id="1" w:author="David Döbele" w:date="2025-10-22T19:15:00Z" w16du:dateUtc="2025-10-22T17:15:00Z">
        <w:r w:rsidR="009E594A">
          <w:rPr>
            <w:rFonts w:ascii="Arial" w:eastAsia="Arial" w:hAnsi="Arial" w:cs="Arial"/>
            <w:color w:val="000000" w:themeColor="text1"/>
            <w:sz w:val="18"/>
            <w:szCs w:val="18"/>
          </w:rPr>
          <w:t xml:space="preserve">sehr </w:t>
        </w:r>
      </w:ins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hohen Leistungswillen und seine</w:t>
      </w:r>
      <w:r w:rsidR="5619115C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allgegenwärtige Bereitschaft, zusätzliche Verantwortung zu übernehmen. Auch überaus starkem Arbeitsanfall war er jederzeit bestens gewachsen. Herr</w:t>
      </w:r>
      <w:r w:rsidR="45805B7D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arbeitete immer sehr umsichtig, absolut gewissenhaft und stets überaus genau. Er überzeugte jederzeit durch seine absolute und damit sehr gute Zuverlässigkeit.</w:t>
      </w:r>
      <w:r w:rsidRPr="4EFE951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Auch für unvorhergesehene Probleme fand Herr</w:t>
      </w:r>
      <w:r w:rsidR="6B46E283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</w:t>
      </w:r>
      <w:r w:rsidR="3B5BBCA1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immer die richtigen Lösungen, die er, falls erforderlich, stets absolut erfolgreich in die Praxis umsetzte. Insgesamt erfüllte Herr</w:t>
      </w:r>
      <w:r w:rsidR="0B88D831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Jaeckel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die ihm</w:t>
      </w:r>
      <w:r w:rsidR="41F0F113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übertragenen Aufgaben stets und in jeder Hinsicht zu unserer vollsten Zufriedenheit.</w:t>
      </w:r>
    </w:p>
    <w:p w14:paraId="4F21C71F" w14:textId="415D6004" w:rsidR="00B57AED" w:rsidRDefault="00B57AED" w:rsidP="4EFE951A">
      <w:pPr>
        <w:rPr>
          <w:sz w:val="18"/>
          <w:szCs w:val="18"/>
        </w:rPr>
      </w:pPr>
    </w:p>
    <w:p w14:paraId="1814213E" w14:textId="5BD061D4" w:rsidR="00B57AED" w:rsidRDefault="1B13FEBB" w:rsidP="4EFE951A">
      <w:pPr>
        <w:spacing w:after="0"/>
        <w:rPr>
          <w:rFonts w:ascii="Arial" w:eastAsia="Arial" w:hAnsi="Arial" w:cs="Arial"/>
          <w:color w:val="000000" w:themeColor="text1"/>
          <w:sz w:val="18"/>
          <w:szCs w:val="18"/>
        </w:rPr>
      </w:pP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Das persönliche Verhalten von Herr</w:t>
      </w:r>
      <w:r w:rsidR="27AD3AC8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="4B1BE3E1" w:rsidRPr="4EFE951A">
        <w:rPr>
          <w:rFonts w:ascii="Arial" w:eastAsia="Arial" w:hAnsi="Arial" w:cs="Arial"/>
          <w:color w:val="000000" w:themeColor="text1"/>
          <w:sz w:val="18"/>
          <w:szCs w:val="18"/>
        </w:rPr>
        <w:t>Jaeckel war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jederzeit einwandfrei. Aufgrund seiner</w:t>
      </w:r>
      <w:r w:rsidR="52363DB8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absoluten Kollegialität und seiner</w:t>
      </w:r>
      <w:r w:rsidR="0908977F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allgegenwärtigen Hilfsbereitschaft war er bei Vorgesetzten und Kollegen absolut anerkannt und immer beliebt. Unser Unternehmen wurde von ihm</w:t>
      </w:r>
      <w:r w:rsidR="6C396ADC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stets vorbildlich und somit auf das Allerbeste repräsentiert.</w:t>
      </w:r>
      <w:r w:rsidRPr="4EFE951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Für seine berufliche Zukunft wünschen wir ihm</w:t>
      </w:r>
      <w:r w:rsidR="0D2B58CA" w:rsidRPr="4EFE951A">
        <w:rPr>
          <w:rFonts w:ascii="Arial" w:eastAsia="Arial" w:hAnsi="Arial" w:cs="Arial"/>
          <w:color w:val="000000" w:themeColor="text1"/>
          <w:sz w:val="18"/>
          <w:szCs w:val="18"/>
        </w:rPr>
        <w:t xml:space="preserve"> w</w:t>
      </w:r>
      <w:r w:rsidRPr="4EFE951A">
        <w:rPr>
          <w:rFonts w:ascii="Arial" w:eastAsia="Arial" w:hAnsi="Arial" w:cs="Arial"/>
          <w:color w:val="000000" w:themeColor="text1"/>
          <w:sz w:val="18"/>
          <w:szCs w:val="18"/>
        </w:rPr>
        <w:t>eiterhin viel Erfolg und persönlich alles Gute.</w:t>
      </w:r>
    </w:p>
    <w:p w14:paraId="69A06AD2" w14:textId="3EF61CC4" w:rsidR="00B57AED" w:rsidRDefault="00B57AED" w:rsidP="4EFE951A">
      <w:pPr>
        <w:rPr>
          <w:sz w:val="18"/>
          <w:szCs w:val="18"/>
        </w:rPr>
      </w:pPr>
    </w:p>
    <w:p w14:paraId="79C61F23" w14:textId="36678832" w:rsidR="00B57AED" w:rsidRDefault="00B57AED" w:rsidP="4EFE951A">
      <w:pPr>
        <w:rPr>
          <w:sz w:val="18"/>
          <w:szCs w:val="18"/>
        </w:rPr>
      </w:pPr>
    </w:p>
    <w:p w14:paraId="03440E43" w14:textId="57589380" w:rsidR="00B57AED" w:rsidRDefault="00B57AED" w:rsidP="4EFE951A">
      <w:pPr>
        <w:rPr>
          <w:sz w:val="18"/>
          <w:szCs w:val="18"/>
        </w:rPr>
      </w:pPr>
    </w:p>
    <w:p w14:paraId="6A89F520" w14:textId="4BB64519" w:rsidR="00B57AED" w:rsidRDefault="00B57AED" w:rsidP="4EFE951A">
      <w:pPr>
        <w:rPr>
          <w:sz w:val="18"/>
          <w:szCs w:val="18"/>
        </w:rPr>
      </w:pPr>
    </w:p>
    <w:p w14:paraId="36FDE5F7" w14:textId="31740103" w:rsidR="00B57AED" w:rsidRDefault="00B57AED" w:rsidP="4EFE951A">
      <w:pPr>
        <w:rPr>
          <w:sz w:val="18"/>
          <w:szCs w:val="18"/>
        </w:rPr>
      </w:pPr>
    </w:p>
    <w:p w14:paraId="4E47C1E7" w14:textId="32A86CCB" w:rsidR="00B57AED" w:rsidRDefault="1B13FEBB" w:rsidP="4EFE951A">
      <w:pPr>
        <w:spacing w:after="0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  <w:r w:rsidRPr="4EFE951A">
        <w:rPr>
          <w:rFonts w:ascii="Calibri" w:eastAsia="Calibri" w:hAnsi="Calibri" w:cs="Calibri"/>
          <w:b/>
          <w:bCs/>
          <w:color w:val="265C8F"/>
          <w:sz w:val="18"/>
          <w:szCs w:val="18"/>
        </w:rPr>
        <w:t>__________________________________</w:t>
      </w:r>
      <w:r w:rsidR="42F50DF0" w:rsidRPr="4EFE951A">
        <w:rPr>
          <w:rFonts w:ascii="Calibri" w:eastAsia="Calibri" w:hAnsi="Calibri" w:cs="Calibri"/>
          <w:b/>
          <w:bCs/>
          <w:color w:val="265C8F"/>
          <w:sz w:val="18"/>
          <w:szCs w:val="18"/>
        </w:rPr>
        <w:t xml:space="preserve">                                                             </w:t>
      </w:r>
      <w:r w:rsidR="2F83675D" w:rsidRPr="4EFE951A">
        <w:rPr>
          <w:rFonts w:ascii="Calibri" w:eastAsia="Calibri" w:hAnsi="Calibri" w:cs="Calibri"/>
          <w:b/>
          <w:bCs/>
          <w:color w:val="265C8F"/>
          <w:sz w:val="18"/>
          <w:szCs w:val="18"/>
        </w:rPr>
        <w:t xml:space="preserve"> </w:t>
      </w:r>
      <w:r w:rsidR="4E62A8EA" w:rsidRPr="4EFE951A">
        <w:rPr>
          <w:rFonts w:ascii="Calibri" w:eastAsia="Calibri" w:hAnsi="Calibri" w:cs="Calibri"/>
          <w:b/>
          <w:bCs/>
          <w:color w:val="265C8F"/>
          <w:sz w:val="18"/>
          <w:szCs w:val="18"/>
        </w:rPr>
        <w:t>__________________________________</w:t>
      </w:r>
    </w:p>
    <w:sectPr w:rsidR="00B57A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12FF"/>
    <w:multiLevelType w:val="hybridMultilevel"/>
    <w:tmpl w:val="5CDE490C"/>
    <w:lvl w:ilvl="0" w:tplc="B35C4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43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68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A2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40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85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00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C2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81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72802">
    <w:abstractNumId w:val="0"/>
  </w:num>
  <w:num w:numId="2" w16cid:durableId="4603444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6E8B71"/>
    <w:rsid w:val="00005E4E"/>
    <w:rsid w:val="00012A2A"/>
    <w:rsid w:val="0001565E"/>
    <w:rsid w:val="00022BBF"/>
    <w:rsid w:val="00025BC9"/>
    <w:rsid w:val="00051979"/>
    <w:rsid w:val="00057A21"/>
    <w:rsid w:val="000659E3"/>
    <w:rsid w:val="00087FD1"/>
    <w:rsid w:val="000B0BCC"/>
    <w:rsid w:val="000D2DDC"/>
    <w:rsid w:val="00100010"/>
    <w:rsid w:val="00103A7C"/>
    <w:rsid w:val="00130B76"/>
    <w:rsid w:val="00132720"/>
    <w:rsid w:val="00146A0D"/>
    <w:rsid w:val="00165C31"/>
    <w:rsid w:val="001D2E2C"/>
    <w:rsid w:val="001D3D26"/>
    <w:rsid w:val="001E6D0B"/>
    <w:rsid w:val="00206369"/>
    <w:rsid w:val="00210522"/>
    <w:rsid w:val="00246A21"/>
    <w:rsid w:val="00260F0A"/>
    <w:rsid w:val="002747D8"/>
    <w:rsid w:val="002809B4"/>
    <w:rsid w:val="00296CCB"/>
    <w:rsid w:val="002A28C4"/>
    <w:rsid w:val="002A6735"/>
    <w:rsid w:val="002C04EE"/>
    <w:rsid w:val="0030181E"/>
    <w:rsid w:val="003116EE"/>
    <w:rsid w:val="00321EE1"/>
    <w:rsid w:val="0034668C"/>
    <w:rsid w:val="003477E6"/>
    <w:rsid w:val="00360571"/>
    <w:rsid w:val="003941CA"/>
    <w:rsid w:val="0039699D"/>
    <w:rsid w:val="003A7FDF"/>
    <w:rsid w:val="003C22D7"/>
    <w:rsid w:val="003D0A2B"/>
    <w:rsid w:val="003D571E"/>
    <w:rsid w:val="003E0EEB"/>
    <w:rsid w:val="003E4396"/>
    <w:rsid w:val="00400D77"/>
    <w:rsid w:val="00432419"/>
    <w:rsid w:val="00435C36"/>
    <w:rsid w:val="004476EB"/>
    <w:rsid w:val="0047206D"/>
    <w:rsid w:val="004808CB"/>
    <w:rsid w:val="004A3CA0"/>
    <w:rsid w:val="004D4DA6"/>
    <w:rsid w:val="004D5BB5"/>
    <w:rsid w:val="004E42A4"/>
    <w:rsid w:val="00500B77"/>
    <w:rsid w:val="005200FB"/>
    <w:rsid w:val="00532AA9"/>
    <w:rsid w:val="00534009"/>
    <w:rsid w:val="005349FE"/>
    <w:rsid w:val="00546C33"/>
    <w:rsid w:val="00591387"/>
    <w:rsid w:val="0059507B"/>
    <w:rsid w:val="005C7E7C"/>
    <w:rsid w:val="005D0BF9"/>
    <w:rsid w:val="005F6953"/>
    <w:rsid w:val="006062E6"/>
    <w:rsid w:val="0062276E"/>
    <w:rsid w:val="00627C6E"/>
    <w:rsid w:val="006352C7"/>
    <w:rsid w:val="00646B2D"/>
    <w:rsid w:val="00680512"/>
    <w:rsid w:val="00695838"/>
    <w:rsid w:val="006A4568"/>
    <w:rsid w:val="006A5091"/>
    <w:rsid w:val="006B5598"/>
    <w:rsid w:val="00701275"/>
    <w:rsid w:val="00713061"/>
    <w:rsid w:val="00731E17"/>
    <w:rsid w:val="00744AB2"/>
    <w:rsid w:val="00755D02"/>
    <w:rsid w:val="007A52EE"/>
    <w:rsid w:val="007B23F3"/>
    <w:rsid w:val="007C2C37"/>
    <w:rsid w:val="008229A2"/>
    <w:rsid w:val="00842D6D"/>
    <w:rsid w:val="00844CC6"/>
    <w:rsid w:val="00850E98"/>
    <w:rsid w:val="00857899"/>
    <w:rsid w:val="008579A2"/>
    <w:rsid w:val="008C0297"/>
    <w:rsid w:val="009005EC"/>
    <w:rsid w:val="00914DE3"/>
    <w:rsid w:val="00930753"/>
    <w:rsid w:val="0095227A"/>
    <w:rsid w:val="009778C6"/>
    <w:rsid w:val="00987E5B"/>
    <w:rsid w:val="009925F3"/>
    <w:rsid w:val="009B2AF4"/>
    <w:rsid w:val="009B7080"/>
    <w:rsid w:val="009C179A"/>
    <w:rsid w:val="009D0BD0"/>
    <w:rsid w:val="009E594A"/>
    <w:rsid w:val="00A12950"/>
    <w:rsid w:val="00A15D48"/>
    <w:rsid w:val="00A34ED5"/>
    <w:rsid w:val="00A43F7C"/>
    <w:rsid w:val="00A63A49"/>
    <w:rsid w:val="00AB11B5"/>
    <w:rsid w:val="00AE4403"/>
    <w:rsid w:val="00AE45CB"/>
    <w:rsid w:val="00B14F22"/>
    <w:rsid w:val="00B21727"/>
    <w:rsid w:val="00B31790"/>
    <w:rsid w:val="00B33682"/>
    <w:rsid w:val="00B476F3"/>
    <w:rsid w:val="00B57AED"/>
    <w:rsid w:val="00B825A7"/>
    <w:rsid w:val="00BC7AFB"/>
    <w:rsid w:val="00BCEB29"/>
    <w:rsid w:val="00BE309B"/>
    <w:rsid w:val="00BE50FD"/>
    <w:rsid w:val="00C10309"/>
    <w:rsid w:val="00C82A7D"/>
    <w:rsid w:val="00C84B92"/>
    <w:rsid w:val="00CA0BD2"/>
    <w:rsid w:val="00CA62CB"/>
    <w:rsid w:val="00CB184D"/>
    <w:rsid w:val="00CB1CDD"/>
    <w:rsid w:val="00CB77BA"/>
    <w:rsid w:val="00CC2427"/>
    <w:rsid w:val="00CE6BA9"/>
    <w:rsid w:val="00D01AAB"/>
    <w:rsid w:val="00D217AF"/>
    <w:rsid w:val="00D21C8C"/>
    <w:rsid w:val="00D40421"/>
    <w:rsid w:val="00D60ADF"/>
    <w:rsid w:val="00D717C8"/>
    <w:rsid w:val="00D71B65"/>
    <w:rsid w:val="00D74737"/>
    <w:rsid w:val="00D82668"/>
    <w:rsid w:val="00D94936"/>
    <w:rsid w:val="00D975DF"/>
    <w:rsid w:val="00DA1891"/>
    <w:rsid w:val="00DD68FD"/>
    <w:rsid w:val="00DF11B0"/>
    <w:rsid w:val="00E066AD"/>
    <w:rsid w:val="00E23632"/>
    <w:rsid w:val="00E25AB3"/>
    <w:rsid w:val="00E81F22"/>
    <w:rsid w:val="00E84332"/>
    <w:rsid w:val="00E91E62"/>
    <w:rsid w:val="00E9769A"/>
    <w:rsid w:val="00EA00B3"/>
    <w:rsid w:val="00EA0D42"/>
    <w:rsid w:val="00EB3CA2"/>
    <w:rsid w:val="00EC1549"/>
    <w:rsid w:val="00EC4DF4"/>
    <w:rsid w:val="00F02C33"/>
    <w:rsid w:val="00F2022C"/>
    <w:rsid w:val="00F253E7"/>
    <w:rsid w:val="00F2640E"/>
    <w:rsid w:val="00F3369B"/>
    <w:rsid w:val="00F44D8D"/>
    <w:rsid w:val="00F52F23"/>
    <w:rsid w:val="00FB09BF"/>
    <w:rsid w:val="00FD14A7"/>
    <w:rsid w:val="00FD4204"/>
    <w:rsid w:val="0151ABA5"/>
    <w:rsid w:val="02259CF7"/>
    <w:rsid w:val="02641D84"/>
    <w:rsid w:val="03989523"/>
    <w:rsid w:val="03DBE33D"/>
    <w:rsid w:val="04661282"/>
    <w:rsid w:val="06369E95"/>
    <w:rsid w:val="0714943F"/>
    <w:rsid w:val="074404F4"/>
    <w:rsid w:val="07E562E6"/>
    <w:rsid w:val="0862FD24"/>
    <w:rsid w:val="08B3991E"/>
    <w:rsid w:val="0903F93A"/>
    <w:rsid w:val="0908977F"/>
    <w:rsid w:val="09774280"/>
    <w:rsid w:val="0B88D831"/>
    <w:rsid w:val="0C0DEA20"/>
    <w:rsid w:val="0C1CDF93"/>
    <w:rsid w:val="0C7CF58C"/>
    <w:rsid w:val="0C99C1A4"/>
    <w:rsid w:val="0D2B58CA"/>
    <w:rsid w:val="0DE65ECC"/>
    <w:rsid w:val="1062C500"/>
    <w:rsid w:val="11AE7F8A"/>
    <w:rsid w:val="134ABB6E"/>
    <w:rsid w:val="14087143"/>
    <w:rsid w:val="143CD977"/>
    <w:rsid w:val="148B5C8F"/>
    <w:rsid w:val="157D35BD"/>
    <w:rsid w:val="16842D91"/>
    <w:rsid w:val="17AC8DB6"/>
    <w:rsid w:val="189D8E65"/>
    <w:rsid w:val="191E690F"/>
    <w:rsid w:val="19FBDBF0"/>
    <w:rsid w:val="1B13FEBB"/>
    <w:rsid w:val="1C2AE364"/>
    <w:rsid w:val="1FA03049"/>
    <w:rsid w:val="2058685B"/>
    <w:rsid w:val="206A2840"/>
    <w:rsid w:val="21328741"/>
    <w:rsid w:val="226C1378"/>
    <w:rsid w:val="2305267F"/>
    <w:rsid w:val="23CD367B"/>
    <w:rsid w:val="242026FB"/>
    <w:rsid w:val="24D6E880"/>
    <w:rsid w:val="258ABE77"/>
    <w:rsid w:val="25E4FEAB"/>
    <w:rsid w:val="262279E9"/>
    <w:rsid w:val="26E162B5"/>
    <w:rsid w:val="27AD3AC8"/>
    <w:rsid w:val="28AE260A"/>
    <w:rsid w:val="297AEF0D"/>
    <w:rsid w:val="2B445C7B"/>
    <w:rsid w:val="2B611AA6"/>
    <w:rsid w:val="2CA51F3D"/>
    <w:rsid w:val="2CDB2B6F"/>
    <w:rsid w:val="2CED1722"/>
    <w:rsid w:val="2DB3B2E8"/>
    <w:rsid w:val="2DFDEA5B"/>
    <w:rsid w:val="2F019B79"/>
    <w:rsid w:val="2F248DBA"/>
    <w:rsid w:val="2F83675D"/>
    <w:rsid w:val="2F9538CF"/>
    <w:rsid w:val="30040C8F"/>
    <w:rsid w:val="308E634F"/>
    <w:rsid w:val="30CAB677"/>
    <w:rsid w:val="3126FB2A"/>
    <w:rsid w:val="31972A72"/>
    <w:rsid w:val="32A7E5F6"/>
    <w:rsid w:val="352E8899"/>
    <w:rsid w:val="3557BD0D"/>
    <w:rsid w:val="374634E3"/>
    <w:rsid w:val="37D5FFA3"/>
    <w:rsid w:val="380284B3"/>
    <w:rsid w:val="38314121"/>
    <w:rsid w:val="3B28960A"/>
    <w:rsid w:val="3B5BBCA1"/>
    <w:rsid w:val="3B6691CE"/>
    <w:rsid w:val="3C2DFCA7"/>
    <w:rsid w:val="3D567B74"/>
    <w:rsid w:val="40F9747A"/>
    <w:rsid w:val="4139DC4C"/>
    <w:rsid w:val="41F0F113"/>
    <w:rsid w:val="42163B48"/>
    <w:rsid w:val="4297FE29"/>
    <w:rsid w:val="42BFB4C5"/>
    <w:rsid w:val="42F50DF0"/>
    <w:rsid w:val="4528F695"/>
    <w:rsid w:val="45805B7D"/>
    <w:rsid w:val="45FB2AB0"/>
    <w:rsid w:val="483A26DA"/>
    <w:rsid w:val="49920C4B"/>
    <w:rsid w:val="4A456B0C"/>
    <w:rsid w:val="4B1BE3E1"/>
    <w:rsid w:val="4B56C1F7"/>
    <w:rsid w:val="4B788ADE"/>
    <w:rsid w:val="4CC19F59"/>
    <w:rsid w:val="4D777193"/>
    <w:rsid w:val="4E62A8EA"/>
    <w:rsid w:val="4EFE951A"/>
    <w:rsid w:val="50DDB09C"/>
    <w:rsid w:val="52363DB8"/>
    <w:rsid w:val="52BAB32B"/>
    <w:rsid w:val="5394A5F6"/>
    <w:rsid w:val="54F8C325"/>
    <w:rsid w:val="55C7450B"/>
    <w:rsid w:val="5619115C"/>
    <w:rsid w:val="56B5E213"/>
    <w:rsid w:val="578B6ADA"/>
    <w:rsid w:val="594E2B1B"/>
    <w:rsid w:val="5A0E6CCF"/>
    <w:rsid w:val="5B946DC2"/>
    <w:rsid w:val="5BDA2583"/>
    <w:rsid w:val="5C98E75A"/>
    <w:rsid w:val="5D8B0505"/>
    <w:rsid w:val="5DDEBAA5"/>
    <w:rsid w:val="5F769ECA"/>
    <w:rsid w:val="62C2A94F"/>
    <w:rsid w:val="62C71DF8"/>
    <w:rsid w:val="6412DA7A"/>
    <w:rsid w:val="649C6EE7"/>
    <w:rsid w:val="64A87335"/>
    <w:rsid w:val="66B9B27C"/>
    <w:rsid w:val="68BC5625"/>
    <w:rsid w:val="696E8B71"/>
    <w:rsid w:val="6B24B851"/>
    <w:rsid w:val="6B46E283"/>
    <w:rsid w:val="6C396ADC"/>
    <w:rsid w:val="6CC84C1E"/>
    <w:rsid w:val="6D15E504"/>
    <w:rsid w:val="6D3BA64D"/>
    <w:rsid w:val="6E4BA942"/>
    <w:rsid w:val="6EF63FC5"/>
    <w:rsid w:val="7034E224"/>
    <w:rsid w:val="72183D90"/>
    <w:rsid w:val="72BCEBB2"/>
    <w:rsid w:val="73D5659E"/>
    <w:rsid w:val="7436EBB4"/>
    <w:rsid w:val="75315E3C"/>
    <w:rsid w:val="761F8283"/>
    <w:rsid w:val="791A1769"/>
    <w:rsid w:val="7C6A3C47"/>
    <w:rsid w:val="7CFCB519"/>
    <w:rsid w:val="7D04EE48"/>
    <w:rsid w:val="7D4AA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E8B71"/>
  <w15:chartTrackingRefBased/>
  <w15:docId w15:val="{9C44244A-69FF-4CDC-B980-E8625D7C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2B611AA6"/>
    <w:pPr>
      <w:ind w:left="720"/>
      <w:contextualSpacing/>
    </w:pPr>
  </w:style>
  <w:style w:type="table" w:styleId="Tabellenraster">
    <w:name w:val="Table Grid"/>
    <w:basedOn w:val="NormaleTabelle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ullets">
    <w:name w:val="Bullets"/>
    <w:basedOn w:val="Listenabsatz"/>
    <w:qFormat/>
    <w:rsid w:val="00DA1891"/>
    <w:pPr>
      <w:numPr>
        <w:numId w:val="2"/>
      </w:numPr>
      <w:tabs>
        <w:tab w:val="num" w:pos="360"/>
      </w:tabs>
      <w:spacing w:after="0" w:line="240" w:lineRule="auto"/>
      <w:ind w:firstLine="0"/>
    </w:pPr>
    <w:rPr>
      <w:rFonts w:ascii="Georgia" w:hAnsi="Georgia" w:cs="Georgia"/>
      <w:i/>
      <w:iCs/>
      <w:color w:val="000000"/>
      <w:sz w:val="22"/>
      <w:szCs w:val="22"/>
    </w:rPr>
  </w:style>
  <w:style w:type="paragraph" w:styleId="berarbeitung">
    <w:name w:val="Revision"/>
    <w:hidden/>
    <w:uiPriority w:val="99"/>
    <w:semiHidden/>
    <w:rsid w:val="009E59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Jäckel</dc:creator>
  <cp:keywords/>
  <dc:description/>
  <cp:lastModifiedBy>David Döbele</cp:lastModifiedBy>
  <cp:revision>9</cp:revision>
  <dcterms:created xsi:type="dcterms:W3CDTF">2025-10-17T09:21:00Z</dcterms:created>
  <dcterms:modified xsi:type="dcterms:W3CDTF">2025-10-22T17:16:00Z</dcterms:modified>
</cp:coreProperties>
</file>