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136"/>
        <w:gridCol w:w="147"/>
        <w:gridCol w:w="851"/>
        <w:gridCol w:w="283"/>
        <w:gridCol w:w="142"/>
        <w:gridCol w:w="425"/>
        <w:gridCol w:w="284"/>
        <w:gridCol w:w="709"/>
        <w:gridCol w:w="1275"/>
        <w:gridCol w:w="567"/>
        <w:tblGridChange w:id="0">
          <w:tblGrid>
            <w:gridCol w:w="1276"/>
            <w:gridCol w:w="4111"/>
            <w:gridCol w:w="136"/>
            <w:gridCol w:w="147"/>
            <w:gridCol w:w="284"/>
            <w:gridCol w:w="567"/>
            <w:gridCol w:w="283"/>
            <w:gridCol w:w="142"/>
            <w:gridCol w:w="425"/>
            <w:gridCol w:w="284"/>
            <w:gridCol w:w="709"/>
            <w:gridCol w:w="1842"/>
          </w:tblGrid>
        </w:tblGridChange>
      </w:tblGrid>
      <w:tr w:rsidR="00E55D90" w:rsidRPr="00F44F5F" w14:paraId="487AC9CE" w14:textId="77777777" w:rsidTr="005C33AC">
        <w:trPr>
          <w:trHeight w:val="850"/>
        </w:trPr>
        <w:tc>
          <w:tcPr>
            <w:tcW w:w="10206" w:type="dxa"/>
            <w:gridSpan w:val="12"/>
            <w:vAlign w:val="bottom"/>
          </w:tcPr>
          <w:p w14:paraId="0CBC6997" w14:textId="7834858D" w:rsidR="00E55D90" w:rsidRPr="00FD37B3" w:rsidRDefault="0012559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proofErr w:type="spellStart"/>
            <w:r w:rsidRPr="00FD37B3">
              <w:rPr>
                <w:rFonts w:ascii="Times New Roman" w:hAnsi="Times New Roman" w:cs="Times New Roman"/>
                <w:b/>
                <w:sz w:val="48"/>
                <w:szCs w:val="44"/>
              </w:rPr>
              <w:t>Elaha</w:t>
            </w:r>
            <w:proofErr w:type="spellEnd"/>
            <w:r w:rsidRPr="00FD37B3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</w:t>
            </w:r>
            <w:proofErr w:type="spellStart"/>
            <w:r w:rsidRPr="00FD37B3">
              <w:rPr>
                <w:rFonts w:ascii="Times New Roman" w:hAnsi="Times New Roman" w:cs="Times New Roman"/>
                <w:b/>
                <w:sz w:val="48"/>
                <w:szCs w:val="44"/>
              </w:rPr>
              <w:t>Pouya</w:t>
            </w:r>
            <w:proofErr w:type="spellEnd"/>
          </w:p>
          <w:p w14:paraId="2D363F9A" w14:textId="23E29244" w:rsidR="00F44F5F" w:rsidRPr="00FD37B3" w:rsidRDefault="0012559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Poststraße 1</w:t>
            </w:r>
            <w:r w:rsidR="00F44F5F"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64293 Darmstadt</w:t>
            </w:r>
            <w:r w:rsidR="00F44F5F"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Deutschland</w:t>
            </w:r>
          </w:p>
          <w:p w14:paraId="135895E2" w14:textId="2387EAEA" w:rsidR="00F44F5F" w:rsidRPr="005D2F6E" w:rsidRDefault="001B459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04.04.2000 </w:t>
            </w:r>
            <w:r w:rsidR="001037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in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Herat, Afghanistan </w:t>
            </w:r>
            <w:r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| </w:t>
            </w:r>
            <w:r w:rsidR="005C33AC">
              <w:rPr>
                <w:rFonts w:ascii="Times New Roman" w:hAnsi="Times New Roman" w:cs="Times New Roman"/>
                <w:bCs/>
                <w:sz w:val="20"/>
                <w:szCs w:val="20"/>
              </w:rPr>
              <w:t>p</w:t>
            </w:r>
            <w:r w:rsidR="00125593"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ouyaelaha</w:t>
            </w:r>
            <w:r w:rsidR="00F44F5F"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@g</w:t>
            </w:r>
            <w:r w:rsidR="00125593"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mail</w:t>
            </w:r>
            <w:r w:rsidR="00F44F5F"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+49(0)15</w:t>
            </w:r>
            <w:r w:rsidR="00125593"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738093539</w:t>
            </w:r>
          </w:p>
        </w:tc>
      </w:tr>
      <w:tr w:rsidR="002508C2" w:rsidRPr="00F44F5F" w14:paraId="0FCADE56" w14:textId="77777777" w:rsidTr="005C33AC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D37B3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FD37B3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1E2071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35083FF5" w:rsidR="00D1492F" w:rsidRPr="005D2F6E" w:rsidRDefault="00A61AF9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sz w:val="21"/>
                <w:szCs w:val="21"/>
              </w:rPr>
              <w:t>Goethe-Universität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5D2F6E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63E4A99B" w:rsidR="00D1492F" w:rsidRPr="005D2F6E" w:rsidRDefault="00D1492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B.Sc</w:t>
            </w:r>
            <w:proofErr w:type="spellEnd"/>
            <w:r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. in </w:t>
            </w:r>
            <w:r w:rsidR="00B17D95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Wirtschaftswissenschaften (</w:t>
            </w:r>
            <w:r w:rsidR="00426D7E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aktueller </w:t>
            </w:r>
            <w:r w:rsidR="00B17D95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Schnitt: 1,</w:t>
            </w:r>
            <w:r w:rsidR="00A61AF9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  <w:r w:rsidR="00B17D95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)</w:t>
            </w:r>
          </w:p>
        </w:tc>
        <w:tc>
          <w:tcPr>
            <w:tcW w:w="4683" w:type="dxa"/>
            <w:gridSpan w:val="9"/>
          </w:tcPr>
          <w:p w14:paraId="419A9228" w14:textId="6DDCBBA5" w:rsidR="00D1492F" w:rsidRPr="005D2F6E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A61AF9" w:rsidRPr="005D2F6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A61AF9" w:rsidRPr="005D2F6E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5D2F6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5D2F6E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44F5F" w14:paraId="7EABE9F1" w14:textId="77777777" w:rsidTr="00FE0496">
        <w:tc>
          <w:tcPr>
            <w:tcW w:w="10206" w:type="dxa"/>
            <w:gridSpan w:val="12"/>
          </w:tcPr>
          <w:p w14:paraId="7A71E6B0" w14:textId="14427D06" w:rsidR="00426D7E" w:rsidRPr="00022D05" w:rsidRDefault="00A61AF9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1" w:author="David Döbele" w:date="2022-01-11T20:4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2" w:author="David Döbele" w:date="2022-01-11T20:4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  <w:t>Relevante Module</w:t>
            </w:r>
            <w:r w:rsidR="00B17D95" w:rsidRPr="00022D0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3" w:author="David Döbele" w:date="2022-01-11T20:4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  <w:t xml:space="preserve">: </w:t>
            </w:r>
            <w:r w:rsidRPr="00022D0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4" w:author="David Döbele" w:date="2022-01-11T20:4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  <w:t>Statistik, Mathematik, Finanzen, Wirtschaftsinformatik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04D0E462" w:rsidR="00D1492F" w:rsidRPr="005D2F6E" w:rsidRDefault="00A61AF9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sz w:val="21"/>
                <w:szCs w:val="21"/>
              </w:rPr>
              <w:t>Technische Universität Darmstadt</w:t>
            </w:r>
          </w:p>
        </w:tc>
        <w:tc>
          <w:tcPr>
            <w:tcW w:w="3260" w:type="dxa"/>
            <w:gridSpan w:val="5"/>
            <w:vAlign w:val="bottom"/>
          </w:tcPr>
          <w:p w14:paraId="63D86F51" w14:textId="391717E7" w:rsidR="00D1492F" w:rsidRPr="005D2F6E" w:rsidRDefault="00AB1A8E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Darmstadt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4933A9BC" w:rsidR="00D1492F" w:rsidRPr="005D2F6E" w:rsidRDefault="00A61AF9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B.Sc</w:t>
            </w:r>
            <w:proofErr w:type="spellEnd"/>
            <w:r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. in Informatik</w:t>
            </w:r>
            <w:del w:id="5" w:author="David Döbele" w:date="2022-01-11T20:48:00Z">
              <w:r w:rsidRPr="005D2F6E" w:rsidDel="00022D05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 xml:space="preserve"> (</w:delText>
              </w:r>
              <w:r w:rsidR="00DA4C27" w:rsidRPr="005D2F6E" w:rsidDel="00022D05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>Schnitt:</w:delText>
              </w:r>
              <w:r w:rsidR="00022D05" w:rsidDel="00022D05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 xml:space="preserve"> </w:delText>
              </w:r>
              <w:r w:rsidR="00DA4C27" w:rsidRPr="005D2F6E" w:rsidDel="00022D05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>2,4)</w:delText>
              </w:r>
            </w:del>
          </w:p>
        </w:tc>
        <w:tc>
          <w:tcPr>
            <w:tcW w:w="4819" w:type="dxa"/>
            <w:gridSpan w:val="10"/>
          </w:tcPr>
          <w:p w14:paraId="51FC9814" w14:textId="57E6F75B" w:rsidR="00D1492F" w:rsidRPr="005D2F6E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91331D" w:rsidRPr="005D2F6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B1A8E" w:rsidRPr="005D2F6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5D2F6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AB1A8E" w:rsidRPr="005D2F6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AB1A8E" w:rsidRPr="005D2F6E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D5280E" w:rsidRPr="00F44F5F" w14:paraId="4D68BFE7" w14:textId="77777777" w:rsidTr="00FE0496">
        <w:tc>
          <w:tcPr>
            <w:tcW w:w="10206" w:type="dxa"/>
            <w:gridSpan w:val="12"/>
          </w:tcPr>
          <w:p w14:paraId="47DB2F8D" w14:textId="77777777" w:rsidR="0091331D" w:rsidRPr="00022D05" w:rsidRDefault="00DA4C27" w:rsidP="001E2071">
            <w:pPr>
              <w:pStyle w:val="Listenabsatz"/>
              <w:numPr>
                <w:ilvl w:val="0"/>
                <w:numId w:val="2"/>
              </w:numPr>
              <w:rPr>
                <w:ins w:id="6" w:author="David Döbele" w:date="2022-01-11T20:48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7" w:author="David Döbele" w:date="2022-01-11T20:48:00Z">
                  <w:rPr>
                    <w:ins w:id="8" w:author="David Döbele" w:date="2022-01-11T20:48:00Z"/>
                    <w:rFonts w:ascii="Times New Roman" w:hAnsi="Times New Roman" w:cs="Times New Roman"/>
                    <w:i/>
                    <w:iCs/>
                    <w:sz w:val="20"/>
                    <w:szCs w:val="20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9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Relevante Module: Mathematik</w:t>
            </w:r>
            <w:r w:rsidR="00074025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0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 xml:space="preserve"> Ⅰ &amp; Ⅱ, Funktionale &amp; objektorientierte Programmierkonzepte,</w:t>
            </w:r>
            <w:r w:rsidR="002E3E21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1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 xml:space="preserve"> </w:t>
            </w:r>
            <w:r w:rsidR="00074025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2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Digitaltechnik, Elektrotechnik &amp; Informationstechnik,</w:t>
            </w:r>
            <w:r w:rsidR="00074025" w:rsidRPr="00022D05">
              <w:rPr>
                <w:i/>
                <w:iCs/>
                <w:rPrChange w:id="13" w:author="David Döbele" w:date="2022-01-11T20:48:00Z">
                  <w:rPr/>
                </w:rPrChange>
              </w:rPr>
              <w:t xml:space="preserve"> </w:t>
            </w:r>
            <w:r w:rsidR="00074025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4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Algorithmen und Datenstrukturen</w:t>
            </w:r>
            <w:r w:rsidR="0082328E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5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,</w:t>
            </w:r>
            <w:r w:rsidR="002E3E21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6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 xml:space="preserve"> </w:t>
            </w:r>
            <w:r w:rsidR="0082328E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17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  <w:lang w:val="de-AT"/>
                  </w:rPr>
                </w:rPrChange>
              </w:rPr>
              <w:t>Automaten &amp; Formalsprachen</w:t>
            </w:r>
            <w:r w:rsidR="00074025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8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 xml:space="preserve"> </w:t>
            </w:r>
          </w:p>
          <w:p w14:paraId="54BF63E9" w14:textId="18B877F8" w:rsidR="00022D05" w:rsidRPr="00022D05" w:rsidRDefault="00022D05" w:rsidP="001E207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19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  <w:lang w:val="de-AT"/>
                  </w:rPr>
                </w:rPrChange>
              </w:rPr>
            </w:pPr>
            <w:proofErr w:type="spellStart"/>
            <w:ins w:id="20" w:author="David Döbele" w:date="2022-01-11T20:48:00Z">
              <w:r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>Studiengangswechsel</w:t>
              </w:r>
              <w:proofErr w:type="spellEnd"/>
              <w:r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 xml:space="preserve"> nach dem 3. Fachsemester aufgrund von mehr wirtschaftlichen Interessen</w:t>
              </w:r>
            </w:ins>
          </w:p>
        </w:tc>
      </w:tr>
      <w:tr w:rsidR="00AE4ED3" w:rsidRPr="00F44F5F" w14:paraId="6B19CF91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57C3B6ED" w:rsidR="00AE4ED3" w:rsidRPr="005D2F6E" w:rsidRDefault="0012701A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D2F6E">
              <w:rPr>
                <w:rFonts w:ascii="Times New Roman" w:hAnsi="Times New Roman" w:cs="Times New Roman"/>
                <w:b/>
                <w:sz w:val="21"/>
                <w:szCs w:val="21"/>
              </w:rPr>
              <w:t>Martin-Luther-Schule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012879B3" w:rsidR="00AE4ED3" w:rsidRPr="005D2F6E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</w:t>
            </w:r>
            <w:r w:rsidR="00AB1A8E" w:rsidRPr="005D2F6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arburg</w:t>
            </w:r>
          </w:p>
        </w:tc>
      </w:tr>
      <w:tr w:rsidR="00AE4ED3" w:rsidRPr="00F44F5F" w14:paraId="263521E3" w14:textId="77777777" w:rsidTr="00FE0496">
        <w:trPr>
          <w:trHeight w:val="57"/>
        </w:trPr>
        <w:tc>
          <w:tcPr>
            <w:tcW w:w="5670" w:type="dxa"/>
            <w:gridSpan w:val="4"/>
          </w:tcPr>
          <w:p w14:paraId="36282A3A" w14:textId="0F98808D" w:rsidR="00AE4ED3" w:rsidRPr="005D2F6E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Allgemeine Hochschulreife (Note: </w:t>
            </w:r>
            <w:r w:rsidR="0012701A"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2,1</w:t>
            </w:r>
            <w:r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8"/>
          </w:tcPr>
          <w:p w14:paraId="3DE8C75D" w14:textId="339F9D86" w:rsidR="00AE4ED3" w:rsidRPr="005D2F6E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B1A8E" w:rsidRPr="005D2F6E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AB1A8E" w:rsidRPr="005D2F6E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</w:tr>
      <w:tr w:rsidR="00AE4ED3" w:rsidRPr="00F44F5F" w14:paraId="27601A10" w14:textId="77777777" w:rsidTr="00FE0496">
        <w:trPr>
          <w:trHeight w:val="57"/>
        </w:trPr>
        <w:tc>
          <w:tcPr>
            <w:tcW w:w="10206" w:type="dxa"/>
            <w:gridSpan w:val="12"/>
          </w:tcPr>
          <w:p w14:paraId="0210CC01" w14:textId="77777777" w:rsidR="00AE4ED3" w:rsidRPr="00476546" w:rsidRDefault="00AE4ED3" w:rsidP="00275D2B">
            <w:pPr>
              <w:pStyle w:val="Listenabsatz"/>
              <w:numPr>
                <w:ilvl w:val="0"/>
                <w:numId w:val="2"/>
              </w:numPr>
              <w:rPr>
                <w:ins w:id="21" w:author="David Döbele" w:date="2022-01-11T20:53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22" w:author="David Döbele" w:date="2022-01-11T20:53:00Z">
                  <w:rPr>
                    <w:ins w:id="23" w:author="David Döbele" w:date="2022-01-11T20:53:00Z"/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</w:pPr>
            <w:r w:rsidRPr="00476546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24" w:author="David Döbele" w:date="2022-01-11T20:53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 xml:space="preserve">Schwerpunktfächer: Mathematik, </w:t>
            </w:r>
            <w:r w:rsidR="00275D2B" w:rsidRPr="00476546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25" w:author="David Döbele" w:date="2022-01-11T20:53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Physik</w:t>
            </w:r>
          </w:p>
          <w:p w14:paraId="596F008D" w14:textId="7982E8C6" w:rsidR="00476546" w:rsidRPr="00476546" w:rsidRDefault="00476546" w:rsidP="00476546">
            <w:pPr>
              <w:pStyle w:val="Bullets"/>
              <w:numPr>
                <w:ilvl w:val="0"/>
                <w:numId w:val="2"/>
              </w:numPr>
              <w:tabs>
                <w:tab w:val="left" w:pos="720"/>
              </w:tabs>
              <w:rPr>
                <w:ins w:id="26" w:author="David Döbele" w:date="2022-01-11T20:53:00Z"/>
                <w:rFonts w:ascii="Times New Roman" w:hAnsi="Times New Roman" w:cs="Times New Roman"/>
                <w:sz w:val="20"/>
                <w:szCs w:val="20"/>
                <w:lang w:val="de-AT"/>
                <w:rPrChange w:id="27" w:author="David Döbele" w:date="2022-01-11T20:53:00Z">
                  <w:rPr>
                    <w:ins w:id="28" w:author="David Döbele" w:date="2022-01-11T20:53:00Z"/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</w:pPr>
            <w:ins w:id="29" w:author="David Döbele" w:date="2022-01-11T20:53:00Z"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30" w:author="David Döbele" w:date="2022-01-11T20:53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>MINT-EC-Veranstaltung „</w:t>
              </w:r>
              <w:proofErr w:type="spellStart"/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31" w:author="David Döbele" w:date="2022-01-11T20:53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>Math</w:t>
              </w:r>
              <w:proofErr w:type="spellEnd"/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32" w:author="David Döbele" w:date="2022-01-11T20:53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>-Talent School für Schülerinnen“</w:t>
              </w:r>
            </w:ins>
          </w:p>
          <w:p w14:paraId="1275184A" w14:textId="77777777" w:rsidR="00476546" w:rsidRPr="00476546" w:rsidRDefault="00476546" w:rsidP="00476546">
            <w:pPr>
              <w:pStyle w:val="Bullets"/>
              <w:numPr>
                <w:ilvl w:val="0"/>
                <w:numId w:val="2"/>
              </w:numPr>
              <w:tabs>
                <w:tab w:val="left" w:pos="720"/>
              </w:tabs>
              <w:rPr>
                <w:ins w:id="33" w:author="David Döbele" w:date="2022-01-11T20:53:00Z"/>
                <w:rFonts w:ascii="Times New Roman" w:hAnsi="Times New Roman" w:cs="Times New Roman"/>
                <w:sz w:val="20"/>
                <w:szCs w:val="20"/>
                <w:lang w:val="de-AT"/>
                <w:rPrChange w:id="34" w:author="David Döbele" w:date="2022-01-11T20:53:00Z">
                  <w:rPr>
                    <w:ins w:id="35" w:author="David Döbele" w:date="2022-01-11T20:53:00Z"/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</w:pPr>
            <w:ins w:id="36" w:author="David Döbele" w:date="2022-01-11T20:53:00Z"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37" w:author="David Döbele" w:date="2022-01-11T20:53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 xml:space="preserve">Zweiwöchiges Projekt „Atelier de la </w:t>
              </w:r>
              <w:proofErr w:type="spellStart"/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38" w:author="David Döbele" w:date="2022-01-11T20:53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>Padioprotection</w:t>
              </w:r>
              <w:proofErr w:type="spellEnd"/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39" w:author="David Döbele" w:date="2022-01-11T20:53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 xml:space="preserve"> 2018” in Paris, Frankreich </w:t>
              </w:r>
            </w:ins>
          </w:p>
          <w:p w14:paraId="31318B0D" w14:textId="77777777" w:rsidR="00476546" w:rsidRPr="00476546" w:rsidRDefault="00476546" w:rsidP="00476546">
            <w:pPr>
              <w:pStyle w:val="Bullets"/>
              <w:numPr>
                <w:ilvl w:val="0"/>
                <w:numId w:val="2"/>
              </w:numPr>
              <w:tabs>
                <w:tab w:val="left" w:pos="720"/>
              </w:tabs>
              <w:rPr>
                <w:ins w:id="40" w:author="David Döbele" w:date="2022-01-11T20:53:00Z"/>
                <w:rFonts w:ascii="Times New Roman" w:hAnsi="Times New Roman" w:cs="Times New Roman"/>
                <w:sz w:val="20"/>
                <w:szCs w:val="20"/>
                <w:lang w:val="de-AT"/>
                <w:rPrChange w:id="41" w:author="David Döbele" w:date="2022-01-11T20:53:00Z">
                  <w:rPr>
                    <w:ins w:id="42" w:author="David Döbele" w:date="2022-01-11T20:53:00Z"/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</w:pPr>
            <w:ins w:id="43" w:author="David Döbele" w:date="2022-01-11T20:53:00Z"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44" w:author="David Döbele" w:date="2022-01-11T20:53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 xml:space="preserve">Einwöchiges Erasmusprojekt „Schools </w:t>
              </w:r>
              <w:proofErr w:type="spellStart"/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45" w:author="David Döbele" w:date="2022-01-11T20:53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>promoting</w:t>
              </w:r>
              <w:proofErr w:type="spellEnd"/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46" w:author="David Döbele" w:date="2022-01-11T20:53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 xml:space="preserve"> </w:t>
              </w:r>
              <w:proofErr w:type="spellStart"/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47" w:author="David Döbele" w:date="2022-01-11T20:53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>ReNEWable</w:t>
              </w:r>
              <w:proofErr w:type="spellEnd"/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48" w:author="David Döbele" w:date="2022-01-11T20:53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 xml:space="preserve"> </w:t>
              </w:r>
              <w:proofErr w:type="spellStart"/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49" w:author="David Döbele" w:date="2022-01-11T20:53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>Energy</w:t>
              </w:r>
              <w:proofErr w:type="spellEnd"/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50" w:author="David Döbele" w:date="2022-01-11T20:53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>” in Venedig, Italien</w:t>
              </w:r>
            </w:ins>
          </w:p>
          <w:p w14:paraId="6ECF7248" w14:textId="25E107CB" w:rsidR="00476546" w:rsidRPr="005D2F6E" w:rsidRDefault="00476546" w:rsidP="0047654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ins w:id="51" w:author="David Döbele" w:date="2022-01-11T20:53:00Z">
              <w:r w:rsidRPr="00476546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rPrChange w:id="52" w:author="David Döbele" w:date="2022-01-11T20:53:00Z">
                    <w:rPr>
                      <w:rFonts w:ascii="Times New Roman" w:hAnsi="Times New Roman" w:cs="Times New Roman"/>
                      <w:sz w:val="20"/>
                      <w:szCs w:val="20"/>
                    </w:rPr>
                  </w:rPrChange>
                </w:rPr>
                <w:t xml:space="preserve">Stipendiatin bei der START </w:t>
              </w:r>
              <w:r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>S</w:t>
              </w:r>
              <w:r w:rsidRPr="00476546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rPrChange w:id="53" w:author="David Döbele" w:date="2022-01-11T20:53:00Z">
                    <w:rPr>
                      <w:rFonts w:ascii="Times New Roman" w:hAnsi="Times New Roman" w:cs="Times New Roman"/>
                      <w:sz w:val="20"/>
                      <w:szCs w:val="20"/>
                    </w:rPr>
                  </w:rPrChange>
                </w:rPr>
                <w:t>tiftung</w:t>
              </w:r>
            </w:ins>
          </w:p>
        </w:tc>
      </w:tr>
      <w:tr w:rsidR="00D5280E" w:rsidRPr="00F44F5F" w14:paraId="1C51E2FF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19700EF9" w:rsidR="00665BF3" w:rsidRPr="005D2F6E" w:rsidRDefault="0012701A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D2F6E">
              <w:rPr>
                <w:rFonts w:ascii="Times New Roman" w:hAnsi="Times New Roman" w:cs="Times New Roman"/>
                <w:b/>
                <w:sz w:val="21"/>
                <w:szCs w:val="21"/>
              </w:rPr>
              <w:t>Realschule Im Kleefeld</w:t>
            </w:r>
          </w:p>
        </w:tc>
        <w:tc>
          <w:tcPr>
            <w:tcW w:w="4536" w:type="dxa"/>
            <w:gridSpan w:val="8"/>
            <w:vAlign w:val="bottom"/>
          </w:tcPr>
          <w:p w14:paraId="2FCB10D7" w14:textId="3E110C15" w:rsidR="00665BF3" w:rsidRPr="005D2F6E" w:rsidRDefault="00AB1A8E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Bergisch Gladbach</w:t>
            </w:r>
          </w:p>
        </w:tc>
      </w:tr>
      <w:tr w:rsidR="0091331D" w:rsidRPr="00F44F5F" w14:paraId="312B82BC" w14:textId="77777777" w:rsidTr="001E2071">
        <w:trPr>
          <w:trHeight w:val="20"/>
        </w:trPr>
        <w:tc>
          <w:tcPr>
            <w:tcW w:w="5670" w:type="dxa"/>
            <w:gridSpan w:val="4"/>
            <w:vAlign w:val="bottom"/>
          </w:tcPr>
          <w:p w14:paraId="1CEE182B" w14:textId="4BEB86E9" w:rsidR="0091331D" w:rsidRPr="005D2F6E" w:rsidRDefault="0012701A" w:rsidP="00E1069F">
            <w:pPr>
              <w:rPr>
                <w:rFonts w:ascii="Times New Roman" w:hAnsi="Times New Roman" w:cs="Times New Roman"/>
                <w:iCs/>
                <w:sz w:val="16"/>
                <w:szCs w:val="16"/>
                <w:lang w:val="de-AT"/>
              </w:rPr>
            </w:pPr>
            <w:r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Mittlere Reife</w:t>
            </w:r>
            <w:r w:rsidR="0091331D"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(Note: 1,</w:t>
            </w:r>
            <w:r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1</w:t>
            </w:r>
            <w:r w:rsidR="0091331D"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8"/>
            <w:vAlign w:val="bottom"/>
          </w:tcPr>
          <w:p w14:paraId="7521EA6E" w14:textId="497933DF" w:rsidR="0091331D" w:rsidRPr="005D2F6E" w:rsidRDefault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B1A8E" w:rsidRPr="005D2F6E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 xml:space="preserve"> – 06/2016</w:t>
            </w:r>
          </w:p>
        </w:tc>
      </w:tr>
      <w:tr w:rsidR="001D484D" w:rsidRPr="00F44F5F" w14:paraId="1565D595" w14:textId="77777777" w:rsidTr="001E2071">
        <w:trPr>
          <w:trHeight w:val="340"/>
        </w:trPr>
        <w:tc>
          <w:tcPr>
            <w:tcW w:w="5670" w:type="dxa"/>
            <w:gridSpan w:val="4"/>
            <w:vAlign w:val="bottom"/>
          </w:tcPr>
          <w:p w14:paraId="71791503" w14:textId="62125447" w:rsidR="001D484D" w:rsidRPr="005D2F6E" w:rsidRDefault="00DB146D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AT"/>
              </w:rPr>
              <w:t>Resalat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AT"/>
              </w:rPr>
              <w:t xml:space="preserve"> Schule </w:t>
            </w:r>
            <w:r w:rsidR="001E2071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AT"/>
              </w:rPr>
              <w:t>(</w:t>
            </w:r>
            <w:r w:rsidRPr="005D2F6E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AT"/>
              </w:rPr>
              <w:t>Durchlauf des afghanischen Schulsystems</w:t>
            </w:r>
            <w:r w:rsidR="00896D0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AT"/>
              </w:rPr>
              <w:t>)</w:t>
            </w:r>
          </w:p>
        </w:tc>
        <w:tc>
          <w:tcPr>
            <w:tcW w:w="4536" w:type="dxa"/>
            <w:gridSpan w:val="8"/>
            <w:vAlign w:val="bottom"/>
          </w:tcPr>
          <w:p w14:paraId="4D2812CB" w14:textId="1041CD4E" w:rsidR="001D484D" w:rsidRPr="005D2F6E" w:rsidRDefault="001D484D" w:rsidP="00E1069F">
            <w:pPr>
              <w:tabs>
                <w:tab w:val="left" w:pos="3770"/>
              </w:tabs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Herat</w:t>
            </w:r>
            <w:r w:rsidR="00AB1A8E" w:rsidRPr="005D2F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Afghanistan</w:t>
            </w:r>
          </w:p>
        </w:tc>
      </w:tr>
      <w:tr w:rsidR="001D484D" w:rsidRPr="00F44F5F" w14:paraId="2D3E9D47" w14:textId="77777777" w:rsidTr="005C33AC">
        <w:tc>
          <w:tcPr>
            <w:tcW w:w="5670" w:type="dxa"/>
            <w:gridSpan w:val="4"/>
            <w:vAlign w:val="bottom"/>
          </w:tcPr>
          <w:p w14:paraId="73D289D3" w14:textId="5AB39D6B" w:rsidR="001D484D" w:rsidRPr="005D2F6E" w:rsidRDefault="00275DD2" w:rsidP="0010375F">
            <w:p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Schullaufbahn bis zur elften</w:t>
            </w:r>
            <w:ins w:id="54" w:author="David Döbele" w:date="2022-01-11T20:48:00Z">
              <w:r w:rsidR="00022D05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 </w:t>
              </w:r>
            </w:ins>
            <w:del w:id="55" w:author="David Döbele" w:date="2022-01-11T20:48:00Z">
              <w:r w:rsidR="001D484D" w:rsidRPr="005D2F6E" w:rsidDel="00022D05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.</w:delText>
              </w:r>
            </w:del>
            <w:r w:rsidR="001D484D"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Klasse (Note: 1,0)</w:t>
            </w:r>
          </w:p>
        </w:tc>
        <w:tc>
          <w:tcPr>
            <w:tcW w:w="4536" w:type="dxa"/>
            <w:gridSpan w:val="8"/>
            <w:vAlign w:val="bottom"/>
          </w:tcPr>
          <w:p w14:paraId="6EFE4F8C" w14:textId="3056DA5F" w:rsidR="001D484D" w:rsidRPr="005D2F6E" w:rsidRDefault="002E3E21" w:rsidP="001E2071">
            <w:pPr>
              <w:tabs>
                <w:tab w:val="left" w:pos="3785"/>
              </w:tabs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1D484D" w:rsidRPr="005D2F6E">
              <w:rPr>
                <w:rFonts w:ascii="Times New Roman" w:hAnsi="Times New Roman" w:cs="Times New Roman"/>
                <w:sz w:val="20"/>
                <w:szCs w:val="20"/>
              </w:rPr>
              <w:t xml:space="preserve">4/2004 </w:t>
            </w:r>
            <w:r w:rsidR="00AB1A8E" w:rsidRPr="005D2F6E">
              <w:rPr>
                <w:rFonts w:ascii="Times New Roman" w:hAnsi="Times New Roman" w:cs="Times New Roman"/>
                <w:sz w:val="20"/>
                <w:szCs w:val="20"/>
              </w:rPr>
              <w:t>– 07/2014</w:t>
            </w:r>
          </w:p>
        </w:tc>
      </w:tr>
      <w:tr w:rsidR="00D5280E" w:rsidRPr="00F44F5F" w14:paraId="69F47C1D" w14:textId="77777777" w:rsidTr="005C33AC">
        <w:tc>
          <w:tcPr>
            <w:tcW w:w="10206" w:type="dxa"/>
            <w:gridSpan w:val="12"/>
            <w:vAlign w:val="bottom"/>
          </w:tcPr>
          <w:p w14:paraId="23575F6C" w14:textId="0F0436AC" w:rsidR="0012701A" w:rsidRPr="00022D05" w:rsidRDefault="002E3E21" w:rsidP="0010375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56" w:author="David Döbele" w:date="2022-01-11T20:49:00Z">
                  <w:rPr>
                    <w:rFonts w:ascii="Times New Roman" w:hAnsi="Times New Roman" w:cs="Times New Roman"/>
                    <w:sz w:val="20"/>
                    <w:szCs w:val="20"/>
                    <w:lang w:val="de-AT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57" w:author="David Döbele" w:date="2022-01-11T20:49:00Z">
                  <w:rPr>
                    <w:rFonts w:ascii="Times New Roman" w:hAnsi="Times New Roman" w:cs="Times New Roman"/>
                    <w:sz w:val="20"/>
                    <w:szCs w:val="20"/>
                    <w:lang w:val="de-AT"/>
                  </w:rPr>
                </w:rPrChange>
              </w:rPr>
              <w:t xml:space="preserve">Sechste </w:t>
            </w:r>
            <w:r w:rsidR="0082328E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58" w:author="David Döbele" w:date="2022-01-11T20:49:00Z">
                  <w:rPr>
                    <w:rFonts w:ascii="Times New Roman" w:hAnsi="Times New Roman" w:cs="Times New Roman"/>
                    <w:sz w:val="20"/>
                    <w:szCs w:val="20"/>
                    <w:lang w:val="de-AT"/>
                  </w:rPr>
                </w:rPrChange>
              </w:rPr>
              <w:t>Klasse übersprungen</w:t>
            </w:r>
          </w:p>
        </w:tc>
      </w:tr>
      <w:tr w:rsidR="00E55D90" w:rsidRPr="00F44F5F" w14:paraId="3A2665B3" w14:textId="77777777" w:rsidTr="005C33AC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295F1980" w:rsidR="00E55D90" w:rsidRPr="005D2F6E" w:rsidRDefault="00394417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del w:id="59" w:author="David Döbele" w:date="2022-01-11T20:54:00Z">
              <w:r w:rsidDel="00476546">
                <w:rPr>
                  <w:rFonts w:ascii="Times New Roman" w:hAnsi="Times New Roman" w:cs="Times New Roman"/>
                  <w:smallCaps w:val="0"/>
                  <w:sz w:val="28"/>
                </w:rPr>
                <w:delText>WEITERBILDUNG</w:delText>
              </w:r>
            </w:del>
            <w:ins w:id="60" w:author="David Döbele" w:date="2022-01-11T20:54:00Z">
              <w:r w:rsidR="00476546">
                <w:rPr>
                  <w:rFonts w:ascii="Times New Roman" w:hAnsi="Times New Roman" w:cs="Times New Roman"/>
                  <w:smallCaps w:val="0"/>
                  <w:sz w:val="28"/>
                </w:rPr>
                <w:t>PRAXISERFAHRUNGEN</w:t>
              </w:r>
            </w:ins>
          </w:p>
        </w:tc>
      </w:tr>
      <w:tr w:rsidR="00E55D90" w:rsidRPr="00F44F5F" w14:paraId="127C64E2" w14:textId="77777777" w:rsidTr="001E2071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56E7F709" w:rsidR="00E55D90" w:rsidRPr="005D2F6E" w:rsidRDefault="00476546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ins w:id="61" w:author="David Döbele" w:date="2022-01-11T20:59:00Z">
              <w:r w:rsidRPr="00476546">
                <w:rPr>
                  <w:rFonts w:ascii="Times New Roman" w:hAnsi="Times New Roman" w:cs="Times New Roman"/>
                  <w:b/>
                  <w:sz w:val="21"/>
                  <w:szCs w:val="21"/>
                </w:rPr>
                <w:t>Accenture Dienstleistungen GmbH</w:t>
              </w:r>
            </w:ins>
            <w:del w:id="62" w:author="David Döbele" w:date="2022-01-11T20:54:00Z">
              <w:r w:rsidR="001E71E1" w:rsidRPr="005D2F6E" w:rsidDel="00476546">
                <w:rPr>
                  <w:rFonts w:ascii="Times New Roman" w:hAnsi="Times New Roman" w:cs="Times New Roman"/>
                  <w:b/>
                  <w:sz w:val="21"/>
                  <w:szCs w:val="21"/>
                </w:rPr>
                <w:delText>MINT-EC-ZERTIFIKAT</w:delText>
              </w:r>
              <w:r w:rsidR="002B6815" w:rsidRPr="005D2F6E" w:rsidDel="00476546">
                <w:rPr>
                  <w:rFonts w:ascii="Times New Roman" w:hAnsi="Times New Roman" w:cs="Times New Roman"/>
                  <w:b/>
                  <w:sz w:val="21"/>
                  <w:szCs w:val="21"/>
                </w:rPr>
                <w:delText xml:space="preserve"> </w:delText>
              </w:r>
            </w:del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5BFDAF46" w:rsidR="00E55D90" w:rsidRPr="005D2F6E" w:rsidRDefault="00BB0759" w:rsidP="00BB075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del w:id="63" w:author="David Döbele" w:date="2022-01-11T20:54:00Z">
              <w:r w:rsidRPr="005D2F6E" w:rsidDel="00476546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Marburg</w:delText>
              </w:r>
            </w:del>
            <w:ins w:id="64" w:author="David Döbele" w:date="2022-01-11T20:54:00Z">
              <w:r w:rsidR="00476546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t>Kronberg im Taunus</w:t>
              </w:r>
            </w:ins>
          </w:p>
        </w:tc>
      </w:tr>
      <w:tr w:rsidR="00E55D90" w:rsidRPr="00F44F5F" w14:paraId="335D84E9" w14:textId="77777777" w:rsidTr="001E2071">
        <w:tc>
          <w:tcPr>
            <w:tcW w:w="7371" w:type="dxa"/>
            <w:gridSpan w:val="8"/>
            <w:vAlign w:val="bottom"/>
          </w:tcPr>
          <w:p w14:paraId="20B1570F" w14:textId="76BB95BA" w:rsidR="00541B7A" w:rsidRPr="005D2F6E" w:rsidRDefault="00275DD2" w:rsidP="00E106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del w:id="65" w:author="David Döbele" w:date="2022-01-11T20:54:00Z">
              <w:r w:rsidDel="00476546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>Teilnehmer</w:delText>
              </w:r>
              <w:r w:rsidR="00DB5438" w:rsidDel="00476546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>in</w:delText>
              </w:r>
              <w:r w:rsidDel="00476546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 xml:space="preserve"> zum Thema:</w:delText>
              </w:r>
              <w:r w:rsidR="001E71E1" w:rsidRPr="005D2F6E" w:rsidDel="00476546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 xml:space="preserve"> Die Schr</w:delText>
              </w:r>
              <w:r w:rsidR="00BB0759" w:rsidRPr="005D2F6E" w:rsidDel="00476546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>ö</w:delText>
              </w:r>
              <w:r w:rsidR="001E71E1" w:rsidRPr="005D2F6E" w:rsidDel="00476546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>dinger Gleichung für das Wasserstoffatom</w:delText>
              </w:r>
            </w:del>
            <w:ins w:id="66" w:author="David Döbele" w:date="2022-01-11T20:54:00Z">
              <w:r w:rsidR="00476546">
                <w:rPr>
                  <w:rFonts w:ascii="Times New Roman" w:hAnsi="Times New Roman" w:cs="Times New Roman"/>
                  <w:iCs/>
                  <w:sz w:val="20"/>
                  <w:szCs w:val="20"/>
                </w:rPr>
                <w:t>Werkstudentin als IT-Analystin im Bereich HR</w:t>
              </w:r>
            </w:ins>
            <w:ins w:id="67" w:author="David Döbele" w:date="2022-01-11T20:59:00Z">
              <w:r w:rsidR="00476546">
                <w:rPr>
                  <w:rFonts w:ascii="Times New Roman" w:hAnsi="Times New Roman" w:cs="Times New Roman"/>
                  <w:iCs/>
                  <w:sz w:val="20"/>
                  <w:szCs w:val="20"/>
                </w:rPr>
                <w:t xml:space="preserve"> (geplant)</w:t>
              </w:r>
            </w:ins>
          </w:p>
        </w:tc>
        <w:tc>
          <w:tcPr>
            <w:tcW w:w="2835" w:type="dxa"/>
            <w:gridSpan w:val="4"/>
            <w:vAlign w:val="bottom"/>
          </w:tcPr>
          <w:p w14:paraId="0475B997" w14:textId="291C98D2" w:rsidR="00E55D90" w:rsidRPr="005D2F6E" w:rsidRDefault="00C678D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del w:id="68" w:author="David Döbele" w:date="2022-01-11T20:54:00Z">
              <w:r w:rsidRPr="005D2F6E" w:rsidDel="00476546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09</w:delText>
              </w:r>
              <w:r w:rsidR="00E55D90" w:rsidRPr="005D2F6E" w:rsidDel="00476546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/201</w:delText>
              </w:r>
              <w:r w:rsidRPr="005D2F6E" w:rsidDel="00476546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6</w:delText>
              </w:r>
              <w:r w:rsidR="00E55D90" w:rsidRPr="005D2F6E" w:rsidDel="00476546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 – </w:delText>
              </w:r>
              <w:r w:rsidRPr="005D2F6E" w:rsidDel="00476546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06</w:delText>
              </w:r>
              <w:r w:rsidR="00E55D90" w:rsidRPr="005D2F6E" w:rsidDel="00476546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/2019</w:delText>
              </w:r>
            </w:del>
            <w:ins w:id="69" w:author="David Döbele" w:date="2022-01-11T20:54:00Z">
              <w:r w:rsidR="00476546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ab 02/2022</w:t>
              </w:r>
            </w:ins>
          </w:p>
        </w:tc>
      </w:tr>
      <w:tr w:rsidR="00E55D90" w:rsidRPr="00F44F5F" w:rsidDel="00476546" w14:paraId="54C3D64C" w14:textId="60EE2F2C" w:rsidTr="00FE0496">
        <w:trPr>
          <w:del w:id="70" w:author="David Döbele" w:date="2022-01-11T20:54:00Z"/>
        </w:trPr>
        <w:tc>
          <w:tcPr>
            <w:tcW w:w="10206" w:type="dxa"/>
            <w:gridSpan w:val="12"/>
          </w:tcPr>
          <w:p w14:paraId="7AB556FD" w14:textId="0A8A9CC8" w:rsidR="002E3E21" w:rsidRPr="00476546" w:rsidDel="00476546" w:rsidRDefault="00413653" w:rsidP="001E2071">
            <w:pPr>
              <w:pStyle w:val="Bullets"/>
              <w:numPr>
                <w:ilvl w:val="0"/>
                <w:numId w:val="25"/>
              </w:numPr>
              <w:rPr>
                <w:del w:id="71" w:author="David Döbele" w:date="2022-01-11T20:54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del w:id="72" w:author="David Döbele" w:date="2022-01-11T20:54:00Z">
              <w:r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Absolviert mit</w:delText>
              </w:r>
              <w:r w:rsidR="002E3E21"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 xml:space="preserve"> besonderem Erfolg</w:delText>
              </w:r>
            </w:del>
          </w:p>
          <w:p w14:paraId="7BD0BE2B" w14:textId="1585E6F9" w:rsidR="00541B7A" w:rsidRPr="00476546" w:rsidDel="00476546" w:rsidRDefault="00541B7A" w:rsidP="001E2071">
            <w:pPr>
              <w:pStyle w:val="Bullets"/>
              <w:numPr>
                <w:ilvl w:val="0"/>
                <w:numId w:val="25"/>
              </w:numPr>
              <w:rPr>
                <w:del w:id="73" w:author="David Döbele" w:date="2022-01-11T20:54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del w:id="74" w:author="David Döbele" w:date="2022-01-11T20:54:00Z">
              <w:r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 xml:space="preserve">Einwöchiges Projekt </w:delText>
              </w:r>
              <w:r w:rsidR="00075531"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„</w:delText>
              </w:r>
              <w:r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Atelier de la Padioprotection 2018</w:delText>
              </w:r>
              <w:r w:rsidR="00075531"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”</w:delText>
              </w:r>
              <w:r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 xml:space="preserve"> in </w:delText>
              </w:r>
              <w:r w:rsidR="006B50E9"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Dijon</w:delText>
              </w:r>
              <w:r w:rsidR="005D2F6E"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,</w:delText>
              </w:r>
              <w:r w:rsidR="006B50E9"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 xml:space="preserve"> Frankreich </w:delText>
              </w:r>
            </w:del>
          </w:p>
          <w:p w14:paraId="55E4986C" w14:textId="462D136F" w:rsidR="00BB0759" w:rsidRPr="00476546" w:rsidDel="00476546" w:rsidRDefault="00BB0759" w:rsidP="001E2071">
            <w:pPr>
              <w:pStyle w:val="Bullets"/>
              <w:numPr>
                <w:ilvl w:val="0"/>
                <w:numId w:val="25"/>
              </w:numPr>
              <w:rPr>
                <w:del w:id="75" w:author="David Döbele" w:date="2022-01-11T20:54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del w:id="76" w:author="David Döbele" w:date="2022-01-11T20:54:00Z">
              <w:r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MINT-EC-Veranstaltung „Math- Talent School für Schülerinnen“</w:delText>
              </w:r>
            </w:del>
          </w:p>
          <w:p w14:paraId="27184178" w14:textId="5C507B53" w:rsidR="00E55D90" w:rsidRPr="00476546" w:rsidDel="00476546" w:rsidRDefault="00C678D8" w:rsidP="001E2071">
            <w:pPr>
              <w:pStyle w:val="Bullets"/>
              <w:numPr>
                <w:ilvl w:val="0"/>
                <w:numId w:val="25"/>
              </w:numPr>
              <w:rPr>
                <w:del w:id="77" w:author="David Döbele" w:date="2022-01-11T20:54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del w:id="78" w:author="David Döbele" w:date="2022-01-11T20:54:00Z">
              <w:r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Einwöchiges Erasmus</w:delText>
              </w:r>
              <w:r w:rsidR="00541B7A"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projekt</w:delText>
              </w:r>
              <w:r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 xml:space="preserve"> „Schools promoting ReNEWable Energy” in Venedig</w:delText>
              </w:r>
              <w:r w:rsidR="005D2F6E"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,</w:delText>
              </w:r>
              <w:r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 xml:space="preserve"> Italien</w:delText>
              </w:r>
            </w:del>
          </w:p>
          <w:p w14:paraId="14A43F37" w14:textId="5FF2D18A" w:rsidR="000B248E" w:rsidRPr="00476546" w:rsidDel="00476546" w:rsidRDefault="000B248E" w:rsidP="001E2071">
            <w:pPr>
              <w:pStyle w:val="Bullets"/>
              <w:numPr>
                <w:ilvl w:val="0"/>
                <w:numId w:val="25"/>
              </w:numPr>
              <w:rPr>
                <w:del w:id="79" w:author="David Döbele" w:date="2022-01-11T20:54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del w:id="80" w:author="David Döbele" w:date="2022-01-11T20:54:00Z">
              <w:r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Mathematik-Propädeutikum „Mathematik der Wellen und Atome“</w:delText>
              </w:r>
            </w:del>
          </w:p>
          <w:p w14:paraId="6DD9BA0F" w14:textId="7F83089B" w:rsidR="00E55D90" w:rsidRPr="005D2F6E" w:rsidDel="00476546" w:rsidRDefault="006B50E9" w:rsidP="001E2071">
            <w:pPr>
              <w:pStyle w:val="Bullets"/>
              <w:numPr>
                <w:ilvl w:val="0"/>
                <w:numId w:val="25"/>
              </w:numPr>
              <w:rPr>
                <w:del w:id="81" w:author="David Döbele" w:date="2022-01-11T20:54:00Z"/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del w:id="82" w:author="David Döbele" w:date="2022-01-11T20:54:00Z">
              <w:r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Einwöchiges Projekt „Atelier de la Padioprotection 2017” in Paris</w:delText>
              </w:r>
              <w:r w:rsidR="005D2F6E"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,</w:delText>
              </w:r>
              <w:r w:rsidRPr="00476546" w:rsidDel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 xml:space="preserve"> Frankreich</w:delText>
              </w:r>
            </w:del>
          </w:p>
        </w:tc>
      </w:tr>
      <w:tr w:rsidR="00E55D90" w:rsidRPr="00F44F5F" w14:paraId="414B4085" w14:textId="77777777" w:rsidTr="005C33AC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D37B3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 w:rsidRPr="00FD37B3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476546" w:rsidRPr="005D2F6E" w14:paraId="74251178" w14:textId="77777777" w:rsidTr="001E2071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6C843DC8" w:rsidR="00476546" w:rsidRPr="00476546" w:rsidRDefault="00476546" w:rsidP="00476546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  <w:rPrChange w:id="83" w:author="David Döbele" w:date="2022-01-11T20:57:00Z">
                  <w:rPr>
                    <w:rFonts w:ascii="Times New Roman" w:hAnsi="Times New Roman" w:cs="Times New Roman"/>
                    <w:b/>
                    <w:bCs/>
                    <w:i w:val="0"/>
                    <w:iCs/>
                    <w:smallCaps w:val="0"/>
                    <w:sz w:val="20"/>
                    <w:szCs w:val="20"/>
                  </w:rPr>
                </w:rPrChange>
              </w:rPr>
            </w:pPr>
            <w:ins w:id="84" w:author="David Döbele" w:date="2022-01-11T20:57:00Z">
              <w:r w:rsidRPr="00241B55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  <w:lang w:val="en-US"/>
                </w:rPr>
                <w:t>Roya Institute of Studies</w:t>
              </w:r>
            </w:ins>
            <w:del w:id="85" w:author="David Döbele" w:date="2022-01-11T20:57:00Z">
              <w:r w:rsidRPr="005D2F6E" w:rsidDel="006C2698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</w:rPr>
                <w:delText>Die Nachh</w:delText>
              </w:r>
              <w:r w:rsidDel="006C2698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</w:rPr>
                <w:delText>e</w:delText>
              </w:r>
              <w:r w:rsidRPr="005D2F6E" w:rsidDel="006C2698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</w:rPr>
                <w:delText>lfer für kostenfreie Schülerbetreuung e.V.</w:delText>
              </w:r>
            </w:del>
          </w:p>
        </w:tc>
        <w:tc>
          <w:tcPr>
            <w:tcW w:w="468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450310C3" w:rsidR="00476546" w:rsidRPr="005D2F6E" w:rsidRDefault="00476546" w:rsidP="0047654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ins w:id="86" w:author="David Döbele" w:date="2022-01-11T20:57:00Z">
              <w:r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</w:rPr>
                <w:t>Frankfurt am Main</w:t>
              </w:r>
            </w:ins>
            <w:del w:id="87" w:author="David Döbele" w:date="2022-01-11T20:57:00Z">
              <w:r w:rsidRPr="005D2F6E" w:rsidDel="006C2698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</w:rPr>
                <w:delText>Darmstadt</w:delText>
              </w:r>
            </w:del>
          </w:p>
        </w:tc>
      </w:tr>
      <w:tr w:rsidR="00476546" w:rsidRPr="005D2F6E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5444CCDE" w:rsidR="00476546" w:rsidRPr="005D2F6E" w:rsidRDefault="00476546" w:rsidP="00476546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ins w:id="88" w:author="David Döbele" w:date="2022-01-11T20:57:00Z">
              <w:r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>Mentorin</w:t>
              </w:r>
              <w:r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 xml:space="preserve"> in einem Online-Nachhilfe-Institu</w:t>
              </w:r>
            </w:ins>
            <w:ins w:id="89" w:author="David Döbele" w:date="2022-01-11T20:58:00Z">
              <w:r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>t für v.a. afghanische Studierende</w:t>
              </w:r>
            </w:ins>
            <w:del w:id="90" w:author="David Döbele" w:date="2022-01-11T20:57:00Z">
              <w:r w:rsidRPr="005D2F6E" w:rsidDel="006C2698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 xml:space="preserve">Aktives Mitglied </w:delText>
              </w:r>
            </w:del>
          </w:p>
        </w:tc>
        <w:tc>
          <w:tcPr>
            <w:tcW w:w="3402" w:type="dxa"/>
            <w:gridSpan w:val="6"/>
          </w:tcPr>
          <w:p w14:paraId="45DD2178" w14:textId="3676D589" w:rsidR="00476546" w:rsidRPr="005D2F6E" w:rsidRDefault="00476546" w:rsidP="00476546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ins w:id="91" w:author="David Döbele" w:date="2022-01-11T20:57:00Z">
              <w:r w:rsidRPr="005D2F6E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0</w:t>
              </w:r>
              <w:r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9</w:t>
              </w:r>
              <w:r w:rsidRPr="005D2F6E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/2021 – </w:t>
              </w:r>
              <w:proofErr w:type="spellStart"/>
              <w:r w:rsidRPr="005D2F6E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>heute</w:t>
              </w:r>
            </w:ins>
            <w:proofErr w:type="spellEnd"/>
            <w:del w:id="92" w:author="David Döbele" w:date="2022-01-11T20:57:00Z">
              <w:r w:rsidRPr="005D2F6E" w:rsidDel="006C2698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09/2021 – heute</w:delText>
              </w:r>
            </w:del>
          </w:p>
        </w:tc>
      </w:tr>
      <w:tr w:rsidR="00476546" w:rsidRPr="005D2F6E" w14:paraId="02437711" w14:textId="77777777" w:rsidTr="00FE0496">
        <w:trPr>
          <w:trHeight w:val="193"/>
        </w:trPr>
        <w:tc>
          <w:tcPr>
            <w:tcW w:w="10206" w:type="dxa"/>
            <w:gridSpan w:val="12"/>
          </w:tcPr>
          <w:p w14:paraId="1D83E16F" w14:textId="77777777" w:rsidR="00476546" w:rsidRPr="00476546" w:rsidRDefault="00476546" w:rsidP="00476546">
            <w:pPr>
              <w:pStyle w:val="Bullets"/>
              <w:numPr>
                <w:ilvl w:val="0"/>
                <w:numId w:val="25"/>
              </w:numPr>
              <w:rPr>
                <w:ins w:id="93" w:author="David Döbele" w:date="2022-01-11T20:57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ins w:id="94" w:author="David Döbele" w:date="2022-01-11T20:57:00Z"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95" w:author="David Döbele" w:date="2022-01-11T20:58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>Unterstützung und Beratung der Studenten beim Erwerben eines Englisch-Sprachzertifikats</w:t>
              </w:r>
            </w:ins>
          </w:p>
          <w:p w14:paraId="31E16BD4" w14:textId="676C25AE" w:rsidR="00476546" w:rsidRPr="00476546" w:rsidDel="006C2698" w:rsidRDefault="00476546" w:rsidP="00476546">
            <w:pPr>
              <w:pStyle w:val="Bullets"/>
              <w:numPr>
                <w:ilvl w:val="0"/>
                <w:numId w:val="25"/>
              </w:numPr>
              <w:rPr>
                <w:del w:id="96" w:author="David Döbele" w:date="2022-01-11T20:57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ins w:id="97" w:author="David Döbele" w:date="2022-01-11T20:57:00Z"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98" w:author="David Döbele" w:date="2022-01-11T20:58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 xml:space="preserve">Konzipierung der Lerninhalte und Unterrichtung der Kurse </w:t>
              </w:r>
              <w:proofErr w:type="spellStart"/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99" w:author="David Döbele" w:date="2022-01-11T20:58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>Finance</w:t>
              </w:r>
              <w:proofErr w:type="spellEnd"/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100" w:author="David Döbele" w:date="2022-01-11T20:58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t xml:space="preserve"> &amp; Leadership </w:t>
              </w:r>
            </w:ins>
            <w:del w:id="101" w:author="David Döbele" w:date="2022-01-11T20:57:00Z">
              <w:r w:rsidRPr="00476546" w:rsidDel="006C2698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102" w:author="David Döbele" w:date="2022-01-11T20:58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delText>Individuelle Förderung von versetzungsgefährdeten Schüler:innen im Fach Mathematik und Physik</w:delText>
              </w:r>
            </w:del>
          </w:p>
          <w:p w14:paraId="68CFAD97" w14:textId="290770EC" w:rsidR="00476546" w:rsidRPr="005D2F6E" w:rsidRDefault="00476546" w:rsidP="0047654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del w:id="103" w:author="David Döbele" w:date="2022-01-11T20:57:00Z">
              <w:r w:rsidRPr="00022D05" w:rsidDel="006C2698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104" w:author="David Döbele" w:date="2022-01-11T20:49:00Z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rPrChange>
                </w:rPr>
                <w:delText>Nachhaltige Behandlung von punktuellen Schwächen in Abstimmung mit Fachlehrern sowie Entwicklung von individualisierten Lernplänen</w:delText>
              </w:r>
            </w:del>
          </w:p>
        </w:tc>
      </w:tr>
      <w:tr w:rsidR="00476546" w:rsidRPr="005D2F6E" w14:paraId="16B81044" w14:textId="77777777" w:rsidTr="00476546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05" w:author="David Döbele" w:date="2022-01-11T20:56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6"/>
          <w:ins w:id="106" w:author="David Döbele" w:date="2022-01-11T20:56:00Z"/>
          <w:trPrChange w:id="107" w:author="David Döbele" w:date="2022-01-11T20:56:00Z">
            <w:trPr>
              <w:trHeight w:val="346"/>
            </w:trPr>
          </w:trPrChange>
        </w:trPr>
        <w:tc>
          <w:tcPr>
            <w:tcW w:w="6946" w:type="dxa"/>
            <w:gridSpan w:val="7"/>
            <w:vAlign w:val="bottom"/>
            <w:tcPrChange w:id="108" w:author="David Döbele" w:date="2022-01-11T20:56:00Z">
              <w:tcPr>
                <w:tcW w:w="5954" w:type="dxa"/>
                <w:gridSpan w:val="5"/>
                <w:vAlign w:val="bottom"/>
              </w:tcPr>
            </w:tcPrChange>
          </w:tcPr>
          <w:p w14:paraId="44A71D0F" w14:textId="73200D0E" w:rsidR="00476546" w:rsidRPr="00476546" w:rsidRDefault="00476546" w:rsidP="00476546">
            <w:pPr>
              <w:pStyle w:val="Bullets"/>
              <w:numPr>
                <w:ilvl w:val="0"/>
                <w:numId w:val="0"/>
              </w:numPr>
              <w:rPr>
                <w:ins w:id="109" w:author="David Döbele" w:date="2022-01-11T20:56:00Z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rPrChange w:id="110" w:author="David Döbele" w:date="2022-01-11T20:56:00Z">
                  <w:rPr>
                    <w:ins w:id="111" w:author="David Döbele" w:date="2022-01-11T20:56:00Z"/>
                    <w:rFonts w:ascii="Times New Roman" w:hAnsi="Times New Roman" w:cs="Times New Roman"/>
                    <w:b/>
                    <w:i w:val="0"/>
                    <w:iCs w:val="0"/>
                    <w:sz w:val="21"/>
                    <w:szCs w:val="21"/>
                    <w:lang w:val="en-US"/>
                  </w:rPr>
                </w:rPrChange>
              </w:rPr>
            </w:pPr>
            <w:ins w:id="112" w:author="David Döbele" w:date="2022-01-11T20:56:00Z">
              <w:r w:rsidRPr="005D2F6E">
                <w:rPr>
                  <w:rFonts w:ascii="Times New Roman" w:hAnsi="Times New Roman" w:cs="Times New Roman"/>
                  <w:b/>
                  <w:i w:val="0"/>
                  <w:sz w:val="21"/>
                  <w:szCs w:val="21"/>
                </w:rPr>
                <w:t>Die Nachh</w:t>
              </w:r>
              <w:r>
                <w:rPr>
                  <w:rFonts w:ascii="Times New Roman" w:hAnsi="Times New Roman" w:cs="Times New Roman"/>
                  <w:b/>
                  <w:i w:val="0"/>
                  <w:sz w:val="21"/>
                  <w:szCs w:val="21"/>
                </w:rPr>
                <w:t>e</w:t>
              </w:r>
              <w:r w:rsidRPr="005D2F6E">
                <w:rPr>
                  <w:rFonts w:ascii="Times New Roman" w:hAnsi="Times New Roman" w:cs="Times New Roman"/>
                  <w:b/>
                  <w:i w:val="0"/>
                  <w:sz w:val="21"/>
                  <w:szCs w:val="21"/>
                </w:rPr>
                <w:t>lfer für kostenfreie Schülerbetreuung e.V.</w:t>
              </w:r>
            </w:ins>
          </w:p>
        </w:tc>
        <w:tc>
          <w:tcPr>
            <w:tcW w:w="3260" w:type="dxa"/>
            <w:gridSpan w:val="5"/>
            <w:vAlign w:val="bottom"/>
            <w:tcPrChange w:id="113" w:author="David Döbele" w:date="2022-01-11T20:56:00Z">
              <w:tcPr>
                <w:tcW w:w="4252" w:type="dxa"/>
                <w:gridSpan w:val="7"/>
                <w:vAlign w:val="bottom"/>
              </w:tcPr>
            </w:tcPrChange>
          </w:tcPr>
          <w:p w14:paraId="5A129A58" w14:textId="2FA1D7E9" w:rsidR="00476546" w:rsidRPr="005D2F6E" w:rsidRDefault="00476546" w:rsidP="00476546">
            <w:pPr>
              <w:pStyle w:val="Bullets"/>
              <w:numPr>
                <w:ilvl w:val="0"/>
                <w:numId w:val="0"/>
              </w:numPr>
              <w:jc w:val="right"/>
              <w:rPr>
                <w:ins w:id="114" w:author="David Döbele" w:date="2022-01-11T20:56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ins w:id="115" w:author="David Döbele" w:date="2022-01-11T20:56:00Z">
              <w:r w:rsidRPr="005D2F6E">
                <w:rPr>
                  <w:rFonts w:ascii="Times New Roman" w:hAnsi="Times New Roman" w:cs="Times New Roman"/>
                  <w:b/>
                  <w:bCs/>
                  <w:i w:val="0"/>
                  <w:sz w:val="20"/>
                  <w:szCs w:val="20"/>
                </w:rPr>
                <w:t>Darmstadt</w:t>
              </w:r>
            </w:ins>
          </w:p>
        </w:tc>
      </w:tr>
      <w:tr w:rsidR="00476546" w:rsidRPr="005D2F6E" w14:paraId="487D6600" w14:textId="77777777" w:rsidTr="00476546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16" w:author="David Döbele" w:date="2022-01-11T20:57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13"/>
          <w:ins w:id="117" w:author="David Döbele" w:date="2022-01-11T20:56:00Z"/>
          <w:trPrChange w:id="118" w:author="David Döbele" w:date="2022-01-11T20:57:00Z">
            <w:trPr>
              <w:trHeight w:val="346"/>
            </w:trPr>
          </w:trPrChange>
        </w:trPr>
        <w:tc>
          <w:tcPr>
            <w:tcW w:w="6946" w:type="dxa"/>
            <w:gridSpan w:val="7"/>
            <w:tcPrChange w:id="119" w:author="David Döbele" w:date="2022-01-11T20:57:00Z">
              <w:tcPr>
                <w:tcW w:w="5954" w:type="dxa"/>
                <w:gridSpan w:val="5"/>
                <w:vAlign w:val="bottom"/>
              </w:tcPr>
            </w:tcPrChange>
          </w:tcPr>
          <w:p w14:paraId="2E54C291" w14:textId="6EE4C901" w:rsidR="00476546" w:rsidRPr="00476546" w:rsidRDefault="00476546" w:rsidP="00476546">
            <w:pPr>
              <w:pStyle w:val="Bullets"/>
              <w:numPr>
                <w:ilvl w:val="0"/>
                <w:numId w:val="0"/>
              </w:numPr>
              <w:rPr>
                <w:ins w:id="120" w:author="David Döbele" w:date="2022-01-11T20:56:00Z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ins w:id="121" w:author="David Döbele" w:date="2022-01-11T20:56:00Z">
              <w:r w:rsidRPr="0047654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  <w:rPrChange w:id="122" w:author="David Döbele" w:date="2022-01-11T20:57:00Z">
                    <w:rPr>
                      <w:rFonts w:ascii="Times New Roman" w:hAnsi="Times New Roman" w:cs="Times New Roman"/>
                      <w:sz w:val="20"/>
                      <w:szCs w:val="20"/>
                      <w:lang w:val="de-AT"/>
                    </w:rPr>
                  </w:rPrChange>
                </w:rPr>
                <w:t xml:space="preserve">Aktives Mitglied </w:t>
              </w:r>
            </w:ins>
          </w:p>
        </w:tc>
        <w:tc>
          <w:tcPr>
            <w:tcW w:w="3260" w:type="dxa"/>
            <w:gridSpan w:val="5"/>
            <w:tcPrChange w:id="123" w:author="David Döbele" w:date="2022-01-11T20:57:00Z">
              <w:tcPr>
                <w:tcW w:w="4252" w:type="dxa"/>
                <w:gridSpan w:val="7"/>
                <w:vAlign w:val="bottom"/>
              </w:tcPr>
            </w:tcPrChange>
          </w:tcPr>
          <w:p w14:paraId="04B9018E" w14:textId="5A001084" w:rsidR="00476546" w:rsidRPr="00476546" w:rsidRDefault="00476546" w:rsidP="00476546">
            <w:pPr>
              <w:pStyle w:val="Bullets"/>
              <w:numPr>
                <w:ilvl w:val="0"/>
                <w:numId w:val="0"/>
              </w:numPr>
              <w:jc w:val="right"/>
              <w:rPr>
                <w:ins w:id="124" w:author="David Döbele" w:date="2022-01-11T20:56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ins w:id="125" w:author="David Döbele" w:date="2022-01-11T20:56:00Z">
              <w:r w:rsidRPr="0047654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  <w:rPrChange w:id="126" w:author="David Döbele" w:date="2022-01-11T20:57:00Z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rPrChange>
                </w:rPr>
                <w:t xml:space="preserve">09/2021 – </w:t>
              </w:r>
              <w:proofErr w:type="spellStart"/>
              <w:r w:rsidRPr="0047654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  <w:rPrChange w:id="127" w:author="David Döbele" w:date="2022-01-11T20:57:00Z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rPrChange>
                </w:rPr>
                <w:t>heute</w:t>
              </w:r>
              <w:proofErr w:type="spellEnd"/>
            </w:ins>
          </w:p>
        </w:tc>
      </w:tr>
      <w:tr w:rsidR="00476546" w:rsidRPr="005D2F6E" w14:paraId="680EB9A0" w14:textId="77777777" w:rsidTr="00476546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28" w:author="David Döbele" w:date="2022-01-11T20:56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6"/>
          <w:ins w:id="129" w:author="David Döbele" w:date="2022-01-11T20:56:00Z"/>
          <w:trPrChange w:id="130" w:author="David Döbele" w:date="2022-01-11T20:56:00Z">
            <w:trPr>
              <w:trHeight w:val="346"/>
            </w:trPr>
          </w:trPrChange>
        </w:trPr>
        <w:tc>
          <w:tcPr>
            <w:tcW w:w="9639" w:type="dxa"/>
            <w:gridSpan w:val="11"/>
            <w:tcPrChange w:id="131" w:author="David Döbele" w:date="2022-01-11T20:56:00Z">
              <w:tcPr>
                <w:tcW w:w="5954" w:type="dxa"/>
                <w:gridSpan w:val="5"/>
                <w:vAlign w:val="bottom"/>
              </w:tcPr>
            </w:tcPrChange>
          </w:tcPr>
          <w:p w14:paraId="23AC98AF" w14:textId="77777777" w:rsidR="00476546" w:rsidRDefault="00476546" w:rsidP="00476546">
            <w:pPr>
              <w:pStyle w:val="Bullets"/>
              <w:numPr>
                <w:ilvl w:val="0"/>
                <w:numId w:val="25"/>
              </w:numPr>
              <w:rPr>
                <w:ins w:id="132" w:author="David Döbele" w:date="2022-01-11T20:56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ins w:id="133" w:author="David Döbele" w:date="2022-01-11T20:56:00Z">
              <w:r w:rsidRPr="00467F15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 xml:space="preserve">Individuelle Förderung von versetzungsgefährdeten </w:t>
              </w:r>
              <w:proofErr w:type="spellStart"/>
              <w:proofErr w:type="gramStart"/>
              <w:r w:rsidRPr="00467F15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>Schüler:innen</w:t>
              </w:r>
              <w:proofErr w:type="spellEnd"/>
              <w:proofErr w:type="gramEnd"/>
              <w:r w:rsidRPr="00467F15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 xml:space="preserve"> im Fach Mathematik und Physik</w:t>
              </w:r>
            </w:ins>
          </w:p>
          <w:p w14:paraId="0DBED76F" w14:textId="032B0006" w:rsidR="00476546" w:rsidRPr="00476546" w:rsidRDefault="00476546" w:rsidP="00476546">
            <w:pPr>
              <w:pStyle w:val="Bullets"/>
              <w:numPr>
                <w:ilvl w:val="0"/>
                <w:numId w:val="25"/>
              </w:numPr>
              <w:rPr>
                <w:ins w:id="134" w:author="David Döbele" w:date="2022-01-11T20:56:00Z"/>
                <w:rFonts w:ascii="Times New Roman" w:hAnsi="Times New Roman" w:cs="Times New Roman"/>
                <w:sz w:val="20"/>
                <w:szCs w:val="20"/>
                <w:lang w:val="de-AT"/>
                <w:rPrChange w:id="135" w:author="David Döbele" w:date="2022-01-11T20:56:00Z">
                  <w:rPr>
                    <w:ins w:id="136" w:author="David Döbele" w:date="2022-01-11T20:56:00Z"/>
                    <w:rFonts w:ascii="Times New Roman" w:hAnsi="Times New Roman" w:cs="Times New Roman"/>
                    <w:b/>
                    <w:i w:val="0"/>
                    <w:iCs w:val="0"/>
                    <w:sz w:val="21"/>
                    <w:szCs w:val="21"/>
                    <w:lang w:val="en-US"/>
                  </w:rPr>
                </w:rPrChange>
              </w:rPr>
              <w:pPrChange w:id="137" w:author="David Döbele" w:date="2022-01-11T20:56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ins w:id="138" w:author="David Döbele" w:date="2022-01-11T20:56:00Z">
              <w:r w:rsidRPr="00476546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>Nachhaltige Behandlung von punktuellen Schwächen in Abstimmung mit Fachlehrern sowie Entwicklung von individualisierten Lernplänen</w:t>
              </w:r>
            </w:ins>
          </w:p>
        </w:tc>
        <w:tc>
          <w:tcPr>
            <w:tcW w:w="567" w:type="dxa"/>
            <w:tcPrChange w:id="139" w:author="David Döbele" w:date="2022-01-11T20:56:00Z">
              <w:tcPr>
                <w:tcW w:w="4252" w:type="dxa"/>
                <w:gridSpan w:val="7"/>
                <w:vAlign w:val="bottom"/>
              </w:tcPr>
            </w:tcPrChange>
          </w:tcPr>
          <w:p w14:paraId="6D5B7119" w14:textId="77777777" w:rsidR="00476546" w:rsidRPr="005D2F6E" w:rsidRDefault="00476546" w:rsidP="00476546">
            <w:pPr>
              <w:pStyle w:val="Bullets"/>
              <w:numPr>
                <w:ilvl w:val="0"/>
                <w:numId w:val="0"/>
              </w:numPr>
              <w:jc w:val="right"/>
              <w:rPr>
                <w:ins w:id="140" w:author="David Döbele" w:date="2022-01-11T20:56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FE0496" w:rsidRPr="005D2F6E" w14:paraId="3B26943D" w14:textId="77777777" w:rsidTr="00476546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41" w:author="David Döbele" w:date="2022-01-11T20:56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6"/>
          <w:trPrChange w:id="142" w:author="David Döbele" w:date="2022-01-11T20:56:00Z">
            <w:trPr>
              <w:trHeight w:val="346"/>
            </w:trPr>
          </w:trPrChange>
        </w:trPr>
        <w:tc>
          <w:tcPr>
            <w:tcW w:w="6946" w:type="dxa"/>
            <w:gridSpan w:val="7"/>
            <w:vAlign w:val="bottom"/>
            <w:tcPrChange w:id="143" w:author="David Döbele" w:date="2022-01-11T20:56:00Z">
              <w:tcPr>
                <w:tcW w:w="5954" w:type="dxa"/>
                <w:gridSpan w:val="5"/>
                <w:vAlign w:val="bottom"/>
              </w:tcPr>
            </w:tcPrChange>
          </w:tcPr>
          <w:p w14:paraId="11E538C2" w14:textId="278C0667" w:rsidR="00FE0496" w:rsidRPr="005D2F6E" w:rsidRDefault="00466F28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Founder</w:t>
            </w:r>
            <w:r w:rsidR="002E0727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s</w:t>
            </w:r>
            <w:r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Club Frankfurt</w:t>
            </w:r>
            <w:r w:rsidR="002E0727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2E0727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e.V</w:t>
            </w:r>
            <w:proofErr w:type="spellEnd"/>
            <w:r w:rsidR="002E0727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.</w:t>
            </w:r>
          </w:p>
        </w:tc>
        <w:tc>
          <w:tcPr>
            <w:tcW w:w="3260" w:type="dxa"/>
            <w:gridSpan w:val="5"/>
            <w:vAlign w:val="bottom"/>
            <w:tcPrChange w:id="144" w:author="David Döbele" w:date="2022-01-11T20:56:00Z">
              <w:tcPr>
                <w:tcW w:w="4252" w:type="dxa"/>
                <w:gridSpan w:val="7"/>
                <w:vAlign w:val="bottom"/>
              </w:tcPr>
            </w:tcPrChange>
          </w:tcPr>
          <w:p w14:paraId="21BF18C9" w14:textId="25F34A5B" w:rsidR="00FE0496" w:rsidRPr="005D2F6E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Frankfurt am Main</w:t>
            </w:r>
          </w:p>
        </w:tc>
      </w:tr>
      <w:tr w:rsidR="00FE0496" w:rsidRPr="005D2F6E" w14:paraId="04BFDD79" w14:textId="77777777" w:rsidTr="00FE0496">
        <w:trPr>
          <w:trHeight w:val="20"/>
        </w:trPr>
        <w:tc>
          <w:tcPr>
            <w:tcW w:w="8364" w:type="dxa"/>
            <w:gridSpan w:val="10"/>
          </w:tcPr>
          <w:p w14:paraId="5D908AF7" w14:textId="6E255621" w:rsidR="00FE0496" w:rsidRPr="005D2F6E" w:rsidRDefault="00E1069F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bookmarkStart w:id="145" w:name="_Hlk88912306"/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Aktives </w:t>
            </w:r>
            <w:r w:rsidR="002650B5" w:rsidRPr="005D2F6E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Mitglied der studentische Initiative f</w:t>
            </w:r>
            <w:proofErr w:type="spellStart"/>
            <w:r w:rsidR="00636FBB" w:rsidRPr="005D2F6E">
              <w:rPr>
                <w:rFonts w:ascii="Times New Roman" w:hAnsi="Times New Roman" w:cs="Times New Roman"/>
                <w:i w:val="0"/>
                <w:sz w:val="20"/>
                <w:szCs w:val="20"/>
              </w:rPr>
              <w:t>ür</w:t>
            </w:r>
            <w:proofErr w:type="spellEnd"/>
            <w:r w:rsidR="002650B5" w:rsidRPr="005D2F6E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 </w:t>
            </w:r>
            <w:r w:rsidR="00636FBB" w:rsidRPr="005D2F6E">
              <w:rPr>
                <w:rFonts w:ascii="Times New Roman" w:hAnsi="Times New Roman" w:cs="Times New Roman"/>
                <w:i w:val="0"/>
                <w:sz w:val="20"/>
                <w:szCs w:val="20"/>
              </w:rPr>
              <w:t>zukünftige</w:t>
            </w:r>
            <w:r w:rsidR="002650B5" w:rsidRPr="005D2F6E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636FBB" w:rsidRPr="005D2F6E">
              <w:rPr>
                <w:rFonts w:ascii="Times New Roman" w:hAnsi="Times New Roman" w:cs="Times New Roman"/>
                <w:i w:val="0"/>
                <w:sz w:val="20"/>
                <w:szCs w:val="20"/>
              </w:rPr>
              <w:t>Gründer:innen</w:t>
            </w:r>
            <w:proofErr w:type="spellEnd"/>
            <w:proofErr w:type="gramEnd"/>
          </w:p>
        </w:tc>
        <w:tc>
          <w:tcPr>
            <w:tcW w:w="1842" w:type="dxa"/>
            <w:gridSpan w:val="2"/>
          </w:tcPr>
          <w:p w14:paraId="0D2FFB14" w14:textId="0F7ADCB8" w:rsidR="00FE0496" w:rsidRPr="005D2F6E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bookmarkEnd w:id="145"/>
      <w:tr w:rsidR="00FE0496" w:rsidRPr="005D2F6E" w14:paraId="66A58453" w14:textId="77777777" w:rsidTr="00FE0496">
        <w:trPr>
          <w:trHeight w:val="20"/>
        </w:trPr>
        <w:tc>
          <w:tcPr>
            <w:tcW w:w="10206" w:type="dxa"/>
            <w:gridSpan w:val="12"/>
          </w:tcPr>
          <w:p w14:paraId="50B5B9CB" w14:textId="480FE5E6" w:rsidR="00FE0496" w:rsidRPr="00022D05" w:rsidRDefault="00636FBB" w:rsidP="001E207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  <w:rPrChange w:id="146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147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Teilnahme an Workshops, Arbeitsgruppen und </w:t>
            </w:r>
            <w:proofErr w:type="spellStart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148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Founder</w:t>
            </w:r>
            <w:proofErr w:type="spellEnd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149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Talks &amp; Vorträgen</w:t>
            </w:r>
          </w:p>
        </w:tc>
      </w:tr>
      <w:tr w:rsidR="00FE0496" w:rsidRPr="005D2F6E" w14:paraId="4028871F" w14:textId="77777777" w:rsidTr="00476546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50" w:author="David Döbele" w:date="2022-01-11T20:56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6"/>
          <w:trPrChange w:id="151" w:author="David Döbele" w:date="2022-01-11T20:56:00Z">
            <w:trPr>
              <w:trHeight w:val="346"/>
            </w:trPr>
          </w:trPrChange>
        </w:trPr>
        <w:tc>
          <w:tcPr>
            <w:tcW w:w="6946" w:type="dxa"/>
            <w:gridSpan w:val="7"/>
            <w:vAlign w:val="bottom"/>
            <w:tcPrChange w:id="152" w:author="David Döbele" w:date="2022-01-11T20:56:00Z">
              <w:tcPr>
                <w:tcW w:w="5954" w:type="dxa"/>
                <w:gridSpan w:val="5"/>
                <w:vAlign w:val="bottom"/>
              </w:tcPr>
            </w:tcPrChange>
          </w:tcPr>
          <w:p w14:paraId="3B81DA34" w14:textId="2B48E09A" w:rsidR="00FE0496" w:rsidRPr="005D2F6E" w:rsidRDefault="00FE0496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Deutsch</w:t>
            </w:r>
            <w:r w:rsidR="00F74732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</w:t>
            </w:r>
            <w:r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Universität</w:t>
            </w:r>
            <w:r w:rsidR="00F74732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sstiftung</w:t>
            </w:r>
            <w:r w:rsidR="002E0727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(</w:t>
            </w:r>
            <w:r w:rsidR="00E1069F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Programm</w:t>
            </w:r>
            <w:r w:rsidR="00E1069F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: TANDEM</w:t>
            </w:r>
            <w:r w:rsidR="002E0727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)</w:t>
            </w:r>
          </w:p>
        </w:tc>
        <w:tc>
          <w:tcPr>
            <w:tcW w:w="3260" w:type="dxa"/>
            <w:gridSpan w:val="5"/>
            <w:vAlign w:val="bottom"/>
            <w:tcPrChange w:id="153" w:author="David Döbele" w:date="2022-01-11T20:56:00Z">
              <w:tcPr>
                <w:tcW w:w="4252" w:type="dxa"/>
                <w:gridSpan w:val="7"/>
                <w:vAlign w:val="bottom"/>
              </w:tcPr>
            </w:tcPrChange>
          </w:tcPr>
          <w:p w14:paraId="7F9CDF1E" w14:textId="0128BEBD" w:rsidR="00FE0496" w:rsidRPr="005D2F6E" w:rsidRDefault="00264CF2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Bon</w:t>
            </w:r>
            <w:r w:rsidR="00FE0496" w:rsidRPr="005D2F6E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n</w:t>
            </w:r>
          </w:p>
        </w:tc>
      </w:tr>
      <w:tr w:rsidR="00FE0496" w:rsidRPr="005D2F6E" w14:paraId="7B2F81B2" w14:textId="77777777" w:rsidTr="001E2071">
        <w:trPr>
          <w:trHeight w:val="57"/>
        </w:trPr>
        <w:tc>
          <w:tcPr>
            <w:tcW w:w="7655" w:type="dxa"/>
            <w:gridSpan w:val="9"/>
          </w:tcPr>
          <w:p w14:paraId="099DE2C5" w14:textId="0AFAA3F5" w:rsidR="00FE0496" w:rsidRPr="005D2F6E" w:rsidRDefault="00EF062C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F062C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Ideelle und finanzielle Förderung für Wissenschaftler</w:t>
            </w:r>
          </w:p>
        </w:tc>
        <w:tc>
          <w:tcPr>
            <w:tcW w:w="2551" w:type="dxa"/>
            <w:gridSpan w:val="3"/>
            <w:vAlign w:val="bottom"/>
          </w:tcPr>
          <w:p w14:paraId="091163D4" w14:textId="3FCF0E42" w:rsidR="00FE0496" w:rsidRPr="005D2F6E" w:rsidRDefault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5D2F6E" w14:paraId="2618F0FF" w14:textId="77777777" w:rsidTr="00FE0496">
        <w:trPr>
          <w:trHeight w:val="57"/>
        </w:trPr>
        <w:tc>
          <w:tcPr>
            <w:tcW w:w="10206" w:type="dxa"/>
            <w:gridSpan w:val="12"/>
            <w:vAlign w:val="bottom"/>
          </w:tcPr>
          <w:p w14:paraId="1C32A5B5" w14:textId="77777777" w:rsidR="00FE0496" w:rsidRPr="00022D05" w:rsidRDefault="00FE0496" w:rsidP="00137A64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rPrChange w:id="154" w:author="David Döbele" w:date="2022-01-11T20:49:00Z">
                  <w:rPr>
                    <w:rFonts w:ascii="Times New Roman" w:hAnsi="Times New Roman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155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Teilnahme an Workshops zur Erlangung von Schlüsselqualifikationen wie IT- und </w:t>
            </w:r>
            <w:proofErr w:type="spellStart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156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Präsentationsskills</w:t>
            </w:r>
            <w:proofErr w:type="spellEnd"/>
          </w:p>
          <w:p w14:paraId="1570DE9D" w14:textId="6D1EB29C" w:rsidR="00137A64" w:rsidRPr="00022D05" w:rsidRDefault="00DB5438" w:rsidP="001E207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157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Besuch von </w:t>
            </w:r>
            <w:r w:rsidR="00137A64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158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Workshop</w:t>
            </w:r>
            <w:r w:rsidR="00394417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159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s zur </w:t>
            </w:r>
            <w:r w:rsidR="00137A64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160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Businessetikette </w:t>
            </w:r>
            <w:r w:rsidR="00E1069F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161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und</w:t>
            </w:r>
            <w:r w:rsidR="00137A64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162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Kommunikation, Präsentationstraining</w:t>
            </w:r>
            <w:r w:rsidR="00466F28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163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und Zeitmanagement</w:t>
            </w:r>
          </w:p>
        </w:tc>
      </w:tr>
      <w:tr w:rsidR="00E55D90" w:rsidRPr="005D2F6E" w:rsidDel="00476546" w14:paraId="4AF19DD1" w14:textId="229FEFA7" w:rsidTr="00476546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64" w:author="David Döbele" w:date="2022-01-11T20:56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6"/>
          <w:del w:id="165" w:author="David Döbele" w:date="2022-01-11T20:55:00Z"/>
          <w:trPrChange w:id="166" w:author="David Döbele" w:date="2022-01-11T20:56:00Z">
            <w:trPr>
              <w:trHeight w:val="346"/>
            </w:trPr>
          </w:trPrChange>
        </w:trPr>
        <w:tc>
          <w:tcPr>
            <w:tcW w:w="6946" w:type="dxa"/>
            <w:gridSpan w:val="7"/>
            <w:vAlign w:val="bottom"/>
            <w:tcPrChange w:id="167" w:author="David Döbele" w:date="2022-01-11T20:56:00Z">
              <w:tcPr>
                <w:tcW w:w="5954" w:type="dxa"/>
                <w:gridSpan w:val="5"/>
                <w:vAlign w:val="bottom"/>
              </w:tcPr>
            </w:tcPrChange>
          </w:tcPr>
          <w:p w14:paraId="7756FD9A" w14:textId="13AC9F46" w:rsidR="00E55D90" w:rsidRPr="005D2F6E" w:rsidDel="00476546" w:rsidRDefault="00470F56" w:rsidP="00470F56">
            <w:pPr>
              <w:pStyle w:val="Bullets"/>
              <w:numPr>
                <w:ilvl w:val="0"/>
                <w:numId w:val="0"/>
              </w:numPr>
              <w:rPr>
                <w:del w:id="168" w:author="David Döbele" w:date="2022-01-11T20:55:00Z"/>
                <w:rFonts w:ascii="Times New Roman" w:hAnsi="Times New Roman" w:cs="Times New Roman"/>
                <w:i w:val="0"/>
                <w:sz w:val="20"/>
                <w:szCs w:val="20"/>
              </w:rPr>
            </w:pPr>
            <w:del w:id="169" w:author="David Döbele" w:date="2022-01-11T20:55:00Z">
              <w:r w:rsidRPr="005D2F6E" w:rsidDel="00476546">
                <w:rPr>
                  <w:rFonts w:ascii="Times New Roman" w:hAnsi="Times New Roman" w:cs="Times New Roman"/>
                  <w:b/>
                  <w:i w:val="0"/>
                  <w:iCs w:val="0"/>
                  <w:sz w:val="21"/>
                  <w:szCs w:val="21"/>
                </w:rPr>
                <w:delText>START-Stiftung GmbH</w:delText>
              </w:r>
            </w:del>
          </w:p>
        </w:tc>
        <w:tc>
          <w:tcPr>
            <w:tcW w:w="3260" w:type="dxa"/>
            <w:gridSpan w:val="5"/>
            <w:vAlign w:val="bottom"/>
            <w:tcPrChange w:id="170" w:author="David Döbele" w:date="2022-01-11T20:56:00Z">
              <w:tcPr>
                <w:tcW w:w="4252" w:type="dxa"/>
                <w:gridSpan w:val="7"/>
                <w:vAlign w:val="bottom"/>
              </w:tcPr>
            </w:tcPrChange>
          </w:tcPr>
          <w:p w14:paraId="30626CB8" w14:textId="67AAE855" w:rsidR="00E55D90" w:rsidRPr="005D2F6E" w:rsidDel="00476546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del w:id="171" w:author="David Döbele" w:date="2022-01-11T20:55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del w:id="172" w:author="David Döbele" w:date="2022-01-11T20:55:00Z">
              <w:r w:rsidRPr="005D2F6E" w:rsidDel="00476546">
                <w:rPr>
                  <w:rFonts w:ascii="Times New Roman" w:hAnsi="Times New Roman" w:cs="Times New Roman"/>
                  <w:b/>
                  <w:bCs/>
                  <w:i w:val="0"/>
                  <w:iCs w:val="0"/>
                  <w:sz w:val="20"/>
                  <w:szCs w:val="20"/>
                </w:rPr>
                <w:delText>Frankfurt am Main</w:delText>
              </w:r>
            </w:del>
          </w:p>
        </w:tc>
      </w:tr>
      <w:tr w:rsidR="00E55D90" w:rsidRPr="005D2F6E" w:rsidDel="00476546" w14:paraId="56372BDE" w14:textId="7F55BF0B" w:rsidTr="001E2071">
        <w:trPr>
          <w:trHeight w:val="193"/>
          <w:del w:id="173" w:author="David Döbele" w:date="2022-01-11T20:55:00Z"/>
        </w:trPr>
        <w:tc>
          <w:tcPr>
            <w:tcW w:w="7371" w:type="dxa"/>
            <w:gridSpan w:val="8"/>
          </w:tcPr>
          <w:p w14:paraId="3C87D247" w14:textId="04762C2F" w:rsidR="00E55D90" w:rsidRPr="005D2F6E" w:rsidDel="00476546" w:rsidRDefault="00394417" w:rsidP="00F773B1">
            <w:pPr>
              <w:pStyle w:val="Bullets"/>
              <w:numPr>
                <w:ilvl w:val="0"/>
                <w:numId w:val="0"/>
              </w:numPr>
              <w:rPr>
                <w:del w:id="174" w:author="David Döbele" w:date="2022-01-11T20:55:00Z"/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del w:id="175" w:author="David Döbele" w:date="2022-01-11T20:55:00Z">
              <w:r w:rsidDel="00476546">
                <w:rPr>
                  <w:rFonts w:ascii="Times New Roman" w:hAnsi="Times New Roman" w:cs="Times New Roman"/>
                  <w:i w:val="0"/>
                  <w:sz w:val="20"/>
                  <w:szCs w:val="20"/>
                </w:rPr>
                <w:delText>Aktive Teilnehmer</w:delText>
              </w:r>
              <w:r w:rsidR="00413653" w:rsidDel="00476546">
                <w:rPr>
                  <w:rFonts w:ascii="Times New Roman" w:hAnsi="Times New Roman" w:cs="Times New Roman"/>
                  <w:i w:val="0"/>
                  <w:sz w:val="20"/>
                  <w:szCs w:val="20"/>
                </w:rPr>
                <w:delText>in</w:delText>
              </w:r>
            </w:del>
          </w:p>
        </w:tc>
        <w:tc>
          <w:tcPr>
            <w:tcW w:w="2835" w:type="dxa"/>
            <w:gridSpan w:val="4"/>
            <w:vAlign w:val="bottom"/>
          </w:tcPr>
          <w:p w14:paraId="288A2195" w14:textId="0E76D1A7" w:rsidR="00E55D90" w:rsidRPr="005D2F6E" w:rsidDel="00476546" w:rsidRDefault="00E55D90">
            <w:pPr>
              <w:pStyle w:val="Bullets"/>
              <w:numPr>
                <w:ilvl w:val="0"/>
                <w:numId w:val="0"/>
              </w:numPr>
              <w:jc w:val="right"/>
              <w:rPr>
                <w:del w:id="176" w:author="David Döbele" w:date="2022-01-11T20:55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del w:id="177" w:author="David Döbele" w:date="2022-01-11T20:55:00Z">
              <w:r w:rsidRPr="005D2F6E" w:rsidDel="0047654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0</w:delText>
              </w:r>
              <w:r w:rsidR="002E0727" w:rsidRPr="005D2F6E" w:rsidDel="0047654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9</w:delText>
              </w:r>
              <w:r w:rsidRPr="005D2F6E" w:rsidDel="0047654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/201</w:delText>
              </w:r>
              <w:r w:rsidR="002E0727" w:rsidRPr="005D2F6E" w:rsidDel="0047654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6</w:delText>
              </w:r>
              <w:r w:rsidRPr="005D2F6E" w:rsidDel="0047654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 xml:space="preserve"> – 0</w:delText>
              </w:r>
              <w:r w:rsidR="002E0727" w:rsidRPr="005D2F6E" w:rsidDel="0047654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6</w:delText>
              </w:r>
              <w:r w:rsidRPr="005D2F6E" w:rsidDel="0047654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/2019</w:delText>
              </w:r>
            </w:del>
          </w:p>
        </w:tc>
      </w:tr>
      <w:tr w:rsidR="00E55D90" w:rsidRPr="005D2F6E" w:rsidDel="00476546" w14:paraId="7ECB507F" w14:textId="637EA3D0" w:rsidTr="00FE0496">
        <w:trPr>
          <w:trHeight w:val="193"/>
          <w:del w:id="178" w:author="David Döbele" w:date="2022-01-11T20:55:00Z"/>
        </w:trPr>
        <w:tc>
          <w:tcPr>
            <w:tcW w:w="10206" w:type="dxa"/>
            <w:gridSpan w:val="12"/>
          </w:tcPr>
          <w:p w14:paraId="2CC438FF" w14:textId="397F4B75" w:rsidR="00FA7BAF" w:rsidRPr="00022D05" w:rsidDel="00476546" w:rsidRDefault="00E55D90" w:rsidP="00DB359B">
            <w:pPr>
              <w:pStyle w:val="Beschreibung"/>
              <w:numPr>
                <w:ilvl w:val="0"/>
                <w:numId w:val="24"/>
              </w:numPr>
              <w:rPr>
                <w:del w:id="179" w:author="David Döbele" w:date="2022-01-11T20:55:00Z"/>
                <w:rFonts w:ascii="Times New Roman" w:hAnsi="Times New Roman" w:cs="Times New Roman"/>
                <w:i/>
                <w:sz w:val="20"/>
                <w:szCs w:val="20"/>
                <w:rPrChange w:id="180" w:author="David Döbele" w:date="2022-01-11T20:49:00Z">
                  <w:rPr>
                    <w:del w:id="181" w:author="David Döbele" w:date="2022-01-11T20:55:00Z"/>
                    <w:rFonts w:ascii="Times New Roman" w:hAnsi="Times New Roman" w:cs="Times New Roman"/>
                    <w:iCs/>
                    <w:sz w:val="20"/>
                    <w:szCs w:val="20"/>
                  </w:rPr>
                </w:rPrChange>
              </w:rPr>
            </w:pPr>
            <w:del w:id="182" w:author="David Döbele" w:date="2022-01-11T20:55:00Z">
              <w:r w:rsidRPr="00022D05" w:rsidDel="00476546">
                <w:rPr>
                  <w:rFonts w:ascii="Times New Roman" w:hAnsi="Times New Roman" w:cs="Times New Roman"/>
                  <w:i/>
                  <w:sz w:val="20"/>
                  <w:szCs w:val="20"/>
                  <w:lang w:val="de-AT"/>
                  <w:rPrChange w:id="183" w:author="David Döbele" w:date="2022-01-11T20:49:00Z">
                    <w:rPr>
                      <w:rFonts w:ascii="Times New Roman" w:hAnsi="Times New Roman" w:cs="Times New Roman"/>
                      <w:iCs/>
                      <w:sz w:val="20"/>
                      <w:szCs w:val="20"/>
                      <w:lang w:val="de-AT"/>
                    </w:rPr>
                  </w:rPrChange>
                </w:rPr>
                <w:delText xml:space="preserve">Teilnahme an </w:delText>
              </w:r>
              <w:r w:rsidR="00466F28" w:rsidRPr="00022D05" w:rsidDel="00476546">
                <w:rPr>
                  <w:rFonts w:ascii="Times New Roman" w:hAnsi="Times New Roman" w:cs="Times New Roman"/>
                  <w:i/>
                  <w:sz w:val="20"/>
                  <w:szCs w:val="20"/>
                  <w:lang w:val="de-AT"/>
                  <w:rPrChange w:id="184" w:author="David Döbele" w:date="2022-01-11T20:49:00Z">
                    <w:rPr>
                      <w:rFonts w:ascii="Times New Roman" w:hAnsi="Times New Roman" w:cs="Times New Roman"/>
                      <w:iCs/>
                      <w:sz w:val="20"/>
                      <w:szCs w:val="20"/>
                      <w:lang w:val="de-AT"/>
                    </w:rPr>
                  </w:rPrChange>
                </w:rPr>
                <w:delText>Seminare</w:delText>
              </w:r>
              <w:r w:rsidR="00413653" w:rsidRPr="00022D05" w:rsidDel="00476546">
                <w:rPr>
                  <w:rFonts w:ascii="Times New Roman" w:hAnsi="Times New Roman" w:cs="Times New Roman"/>
                  <w:i/>
                  <w:sz w:val="20"/>
                  <w:szCs w:val="20"/>
                  <w:lang w:val="de-AT"/>
                  <w:rPrChange w:id="185" w:author="David Döbele" w:date="2022-01-11T20:49:00Z">
                    <w:rPr>
                      <w:rFonts w:ascii="Times New Roman" w:hAnsi="Times New Roman" w:cs="Times New Roman"/>
                      <w:iCs/>
                      <w:sz w:val="20"/>
                      <w:szCs w:val="20"/>
                      <w:lang w:val="de-AT"/>
                    </w:rPr>
                  </w:rPrChange>
                </w:rPr>
                <w:delText>n</w:delText>
              </w:r>
              <w:r w:rsidR="00466F28" w:rsidRPr="00022D05" w:rsidDel="00476546">
                <w:rPr>
                  <w:rFonts w:ascii="Times New Roman" w:hAnsi="Times New Roman" w:cs="Times New Roman"/>
                  <w:i/>
                  <w:sz w:val="20"/>
                  <w:szCs w:val="20"/>
                  <w:lang w:val="de-AT"/>
                  <w:rPrChange w:id="186" w:author="David Döbele" w:date="2022-01-11T20:49:00Z">
                    <w:rPr>
                      <w:rFonts w:ascii="Times New Roman" w:hAnsi="Times New Roman" w:cs="Times New Roman"/>
                      <w:iCs/>
                      <w:sz w:val="20"/>
                      <w:szCs w:val="20"/>
                      <w:lang w:val="de-AT"/>
                    </w:rPr>
                  </w:rPrChange>
                </w:rPr>
                <w:delText xml:space="preserve"> </w:delText>
              </w:r>
              <w:r w:rsidR="00F773B1" w:rsidRPr="00022D05" w:rsidDel="00476546">
                <w:rPr>
                  <w:rFonts w:ascii="Times New Roman" w:hAnsi="Times New Roman" w:cs="Times New Roman"/>
                  <w:i/>
                  <w:sz w:val="20"/>
                  <w:szCs w:val="20"/>
                  <w:lang w:val="de-AT"/>
                  <w:rPrChange w:id="187" w:author="David Döbele" w:date="2022-01-11T20:49:00Z">
                    <w:rPr>
                      <w:rFonts w:ascii="Times New Roman" w:hAnsi="Times New Roman" w:cs="Times New Roman"/>
                      <w:iCs/>
                      <w:sz w:val="20"/>
                      <w:szCs w:val="20"/>
                      <w:lang w:val="de-AT"/>
                    </w:rPr>
                  </w:rPrChange>
                </w:rPr>
                <w:delText xml:space="preserve">zur Erlangung von </w:delText>
              </w:r>
              <w:r w:rsidR="00413653" w:rsidRPr="00022D05" w:rsidDel="00476546">
                <w:rPr>
                  <w:rFonts w:ascii="Times New Roman" w:hAnsi="Times New Roman" w:cs="Times New Roman"/>
                  <w:i/>
                  <w:sz w:val="20"/>
                  <w:szCs w:val="20"/>
                  <w:rPrChange w:id="188" w:author="David Döbele" w:date="2022-01-11T20:49:00Z"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</w:rPrChange>
                </w:rPr>
                <w:delText>Schlüssel</w:delText>
              </w:r>
              <w:r w:rsidR="00F773B1" w:rsidRPr="00022D05" w:rsidDel="00476546">
                <w:rPr>
                  <w:rFonts w:ascii="Times New Roman" w:hAnsi="Times New Roman" w:cs="Times New Roman"/>
                  <w:i/>
                  <w:sz w:val="20"/>
                  <w:szCs w:val="20"/>
                  <w:rPrChange w:id="189" w:author="David Döbele" w:date="2022-01-11T20:49:00Z"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</w:rPrChange>
                </w:rPr>
                <w:delText>qualifikation</w:delText>
              </w:r>
              <w:r w:rsidR="00413653" w:rsidRPr="00022D05" w:rsidDel="00476546">
                <w:rPr>
                  <w:rFonts w:ascii="Times New Roman" w:hAnsi="Times New Roman" w:cs="Times New Roman"/>
                  <w:i/>
                  <w:sz w:val="20"/>
                  <w:szCs w:val="20"/>
                  <w:rPrChange w:id="190" w:author="David Döbele" w:date="2022-01-11T20:49:00Z"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</w:rPrChange>
                </w:rPr>
                <w:delText xml:space="preserve"> und zur</w:delText>
              </w:r>
              <w:r w:rsidR="00F773B1" w:rsidRPr="00022D05" w:rsidDel="00476546">
                <w:rPr>
                  <w:rFonts w:ascii="Times New Roman" w:hAnsi="Times New Roman" w:cs="Times New Roman"/>
                  <w:i/>
                  <w:sz w:val="20"/>
                  <w:szCs w:val="20"/>
                  <w:rPrChange w:id="191" w:author="David Döbele" w:date="2022-01-11T20:49:00Z"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</w:rPrChange>
                </w:rPr>
                <w:delText xml:space="preserve"> </w:delText>
              </w:r>
              <w:r w:rsidR="00DB359B" w:rsidRPr="00022D05" w:rsidDel="00476546">
                <w:rPr>
                  <w:rFonts w:ascii="Times New Roman" w:hAnsi="Times New Roman" w:cs="Times New Roman"/>
                  <w:i/>
                  <w:sz w:val="20"/>
                  <w:szCs w:val="20"/>
                  <w:rPrChange w:id="192" w:author="David Döbele" w:date="2022-01-11T20:49:00Z"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</w:rPrChange>
                </w:rPr>
                <w:delText xml:space="preserve">Persönlichkeitsentwicklung </w:delText>
              </w:r>
            </w:del>
          </w:p>
        </w:tc>
      </w:tr>
      <w:tr w:rsidR="00E55D90" w:rsidRPr="00F44F5F" w14:paraId="482569A2" w14:textId="77777777" w:rsidTr="005C33AC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FD37B3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37B3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F44F5F" w14:paraId="2B257790" w14:textId="77777777" w:rsidTr="001E2071">
        <w:trPr>
          <w:trHeight w:val="340"/>
        </w:trPr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5D2F6E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930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1F06BACD" w:rsidR="00E55D90" w:rsidRPr="005D2F6E" w:rsidRDefault="000B248E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Persisch </w:t>
            </w:r>
            <w:r w:rsidRPr="0010375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(Muttersprache),</w:t>
            </w:r>
            <w:r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E55D90"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="0010375F" w:rsidRPr="0010375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(V</w:t>
            </w:r>
            <w:r w:rsidR="00E1069F" w:rsidRPr="0010375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erhandlungssicher</w:t>
            </w:r>
            <w:r w:rsidR="00E55D90" w:rsidRPr="0010375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),</w:t>
            </w:r>
            <w:r w:rsidR="00E55D90"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Englisch </w:t>
            </w:r>
            <w:r w:rsidR="00E55D90" w:rsidRPr="0010375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(Verhandlungssicher),</w:t>
            </w:r>
            <w:r w:rsidR="00E55D90"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="00E55D90"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E55D90" w:rsidRPr="0010375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(</w:t>
            </w:r>
            <w:r w:rsidR="0048082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B1</w:t>
            </w:r>
            <w:r w:rsidR="00E55D90" w:rsidRPr="0010375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)</w:t>
            </w:r>
            <w:r w:rsidR="00E55D90"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476546" w14:paraId="45706C3F" w14:textId="77777777" w:rsidTr="001E2071">
        <w:trPr>
          <w:trHeight w:val="340"/>
        </w:trPr>
        <w:tc>
          <w:tcPr>
            <w:tcW w:w="1276" w:type="dxa"/>
            <w:vAlign w:val="bottom"/>
          </w:tcPr>
          <w:p w14:paraId="57688BDA" w14:textId="350496FE" w:rsidR="00E55D90" w:rsidRPr="005D2F6E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930" w:type="dxa"/>
            <w:gridSpan w:val="11"/>
            <w:vAlign w:val="bottom"/>
          </w:tcPr>
          <w:p w14:paraId="60CA2168" w14:textId="342F8FA2" w:rsidR="00E55D90" w:rsidRPr="001E2071" w:rsidRDefault="00E55D90" w:rsidP="00E55D90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1E207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Office, </w:t>
            </w:r>
            <w:proofErr w:type="spellStart"/>
            <w:r w:rsidR="000B248E" w:rsidRPr="001E207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Programmiersprachen</w:t>
            </w:r>
            <w:proofErr w:type="spellEnd"/>
            <w:r w:rsidR="000B248E" w:rsidRPr="001E207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0B248E" w:rsidRPr="0010375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(Java, Python, Racket)</w:t>
            </w:r>
          </w:p>
        </w:tc>
      </w:tr>
      <w:tr w:rsidR="00321C6E" w:rsidRPr="00F44F5F" w14:paraId="70CB01B0" w14:textId="77777777" w:rsidTr="001E2071">
        <w:trPr>
          <w:trHeight w:val="340"/>
        </w:trPr>
        <w:tc>
          <w:tcPr>
            <w:tcW w:w="1276" w:type="dxa"/>
            <w:vAlign w:val="bottom"/>
          </w:tcPr>
          <w:p w14:paraId="04F58216" w14:textId="55125906" w:rsidR="00321C6E" w:rsidRPr="001647AB" w:rsidRDefault="00321C6E" w:rsidP="00321C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Interessen:</w:t>
            </w:r>
          </w:p>
        </w:tc>
        <w:tc>
          <w:tcPr>
            <w:tcW w:w="8930" w:type="dxa"/>
            <w:gridSpan w:val="11"/>
            <w:vAlign w:val="bottom"/>
          </w:tcPr>
          <w:p w14:paraId="598C2742" w14:textId="688EBE18" w:rsidR="00321C6E" w:rsidRPr="001647AB" w:rsidRDefault="00321C6E" w:rsidP="00321C6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Zeichnen, Fitness, Bücher/Hörbücher </w:t>
            </w:r>
            <w:r w:rsidRPr="005C33A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(Biografien, Persönlichkeitsentwicklung &amp; andere Sachbücher)</w:t>
            </w:r>
          </w:p>
        </w:tc>
      </w:tr>
      <w:tr w:rsidR="00321C6E" w:rsidRPr="00F44F5F" w14:paraId="071AB173" w14:textId="77777777" w:rsidTr="005C33AC">
        <w:trPr>
          <w:trHeight w:val="1247"/>
        </w:trPr>
        <w:tc>
          <w:tcPr>
            <w:tcW w:w="10206" w:type="dxa"/>
            <w:gridSpan w:val="12"/>
            <w:vAlign w:val="bottom"/>
          </w:tcPr>
          <w:p w14:paraId="4F0B4B34" w14:textId="2D5FE0A4" w:rsidR="00321C6E" w:rsidRDefault="0010375F" w:rsidP="00321C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458C2B4" wp14:editId="21523B17">
                  <wp:simplePos x="0" y="0"/>
                  <wp:positionH relativeFrom="margin">
                    <wp:posOffset>29210</wp:posOffset>
                  </wp:positionH>
                  <wp:positionV relativeFrom="margin">
                    <wp:posOffset>-181610</wp:posOffset>
                  </wp:positionV>
                  <wp:extent cx="1368425" cy="587375"/>
                  <wp:effectExtent l="0" t="0" r="3175" b="317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425" cy="58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845690" w14:textId="7F02E6DE" w:rsidR="00DB146D" w:rsidRPr="00DB146D" w:rsidRDefault="00DB146D" w:rsidP="00DB14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684127" w14:textId="57F32EE1" w:rsidR="00DB146D" w:rsidRPr="00DB146D" w:rsidRDefault="00DB146D" w:rsidP="00DB14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7D6E5C09" w:rsidR="00DB146D" w:rsidRPr="00DB146D" w:rsidRDefault="00DB146D" w:rsidP="00DB146D">
            <w:pPr>
              <w:rPr>
                <w:rFonts w:ascii="Times New Roman" w:hAnsi="Times New Roman" w:cs="Times New Roman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Darmstadt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48082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22D05">
      <w:footerReference w:type="even" r:id="rId9"/>
      <w:pgSz w:w="11906" w:h="16838"/>
      <w:pgMar w:top="794" w:right="1418" w:bottom="113" w:left="1418" w:header="709" w:footer="709" w:gutter="0"/>
      <w:cols w:space="708"/>
      <w:docGrid w:linePitch="360"/>
      <w:sectPrChange w:id="193" w:author="David Döbele" w:date="2022-01-11T20:50:00Z">
        <w:sectPr w:rsidR="00723643" w:rsidRPr="0074111D" w:rsidSect="00022D05">
          <w:pgMar w:top="794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39E25" w14:textId="77777777" w:rsidR="00283654" w:rsidRDefault="00283654" w:rsidP="00BE053D">
      <w:pPr>
        <w:spacing w:after="0" w:line="240" w:lineRule="auto"/>
      </w:pPr>
      <w:r>
        <w:separator/>
      </w:r>
    </w:p>
  </w:endnote>
  <w:endnote w:type="continuationSeparator" w:id="0">
    <w:p w14:paraId="0085863B" w14:textId="77777777" w:rsidR="00283654" w:rsidRDefault="0028365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9D0D6" w14:textId="77777777" w:rsidR="00283654" w:rsidRDefault="00283654" w:rsidP="00BE053D">
      <w:pPr>
        <w:spacing w:after="0" w:line="240" w:lineRule="auto"/>
      </w:pPr>
      <w:r>
        <w:separator/>
      </w:r>
    </w:p>
  </w:footnote>
  <w:footnote w:type="continuationSeparator" w:id="0">
    <w:p w14:paraId="138C43F0" w14:textId="77777777" w:rsidR="00283654" w:rsidRDefault="0028365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BF6041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9B5E0C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20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3"/>
  </w:num>
  <w:num w:numId="9">
    <w:abstractNumId w:val="12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2"/>
  </w:num>
  <w:num w:numId="16">
    <w:abstractNumId w:val="4"/>
  </w:num>
  <w:num w:numId="17">
    <w:abstractNumId w:val="16"/>
  </w:num>
  <w:num w:numId="18">
    <w:abstractNumId w:val="3"/>
  </w:num>
  <w:num w:numId="19">
    <w:abstractNumId w:val="19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1"/>
  </w:num>
  <w:num w:numId="25">
    <w:abstractNumId w:val="25"/>
  </w:num>
  <w:num w:numId="26">
    <w:abstractNumId w:val="18"/>
  </w:num>
  <w:num w:numId="27">
    <w:abstractNumId w:val="20"/>
  </w:num>
  <w:num w:numId="28">
    <w:abstractNumId w:val="20"/>
  </w:num>
  <w:num w:numId="29">
    <w:abstractNumId w:val="20"/>
  </w:num>
  <w:num w:numId="30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2D05"/>
    <w:rsid w:val="00045FB3"/>
    <w:rsid w:val="00061D33"/>
    <w:rsid w:val="00064643"/>
    <w:rsid w:val="00074025"/>
    <w:rsid w:val="00075531"/>
    <w:rsid w:val="00087747"/>
    <w:rsid w:val="000951B7"/>
    <w:rsid w:val="000A1FDA"/>
    <w:rsid w:val="000B248E"/>
    <w:rsid w:val="000B63E2"/>
    <w:rsid w:val="000B6548"/>
    <w:rsid w:val="000D671A"/>
    <w:rsid w:val="0010375F"/>
    <w:rsid w:val="00103EC5"/>
    <w:rsid w:val="00116C6E"/>
    <w:rsid w:val="00122496"/>
    <w:rsid w:val="00125593"/>
    <w:rsid w:val="00125CA6"/>
    <w:rsid w:val="0012701A"/>
    <w:rsid w:val="00137A64"/>
    <w:rsid w:val="00156232"/>
    <w:rsid w:val="00156FC9"/>
    <w:rsid w:val="00162A5A"/>
    <w:rsid w:val="001647AB"/>
    <w:rsid w:val="00172867"/>
    <w:rsid w:val="00175B6D"/>
    <w:rsid w:val="001901ED"/>
    <w:rsid w:val="0019483A"/>
    <w:rsid w:val="001A0589"/>
    <w:rsid w:val="001A46BF"/>
    <w:rsid w:val="001A481B"/>
    <w:rsid w:val="001B0186"/>
    <w:rsid w:val="001B4593"/>
    <w:rsid w:val="001B62CA"/>
    <w:rsid w:val="001D166D"/>
    <w:rsid w:val="001D484D"/>
    <w:rsid w:val="001D4DCD"/>
    <w:rsid w:val="001E0427"/>
    <w:rsid w:val="001E2071"/>
    <w:rsid w:val="001E71E1"/>
    <w:rsid w:val="001F4175"/>
    <w:rsid w:val="00223A4D"/>
    <w:rsid w:val="00232CB5"/>
    <w:rsid w:val="00234A7E"/>
    <w:rsid w:val="0024373D"/>
    <w:rsid w:val="002508C2"/>
    <w:rsid w:val="00264CF2"/>
    <w:rsid w:val="002650B5"/>
    <w:rsid w:val="00267252"/>
    <w:rsid w:val="00275D2B"/>
    <w:rsid w:val="00275DD2"/>
    <w:rsid w:val="00282DB0"/>
    <w:rsid w:val="00283654"/>
    <w:rsid w:val="00293E2C"/>
    <w:rsid w:val="002B2091"/>
    <w:rsid w:val="002B6815"/>
    <w:rsid w:val="002C6972"/>
    <w:rsid w:val="002D2B32"/>
    <w:rsid w:val="002D4516"/>
    <w:rsid w:val="002E0727"/>
    <w:rsid w:val="002E3E21"/>
    <w:rsid w:val="002F46AD"/>
    <w:rsid w:val="003101F0"/>
    <w:rsid w:val="003111AF"/>
    <w:rsid w:val="00314B7A"/>
    <w:rsid w:val="00321C6E"/>
    <w:rsid w:val="00324BC5"/>
    <w:rsid w:val="00340BAB"/>
    <w:rsid w:val="003418E0"/>
    <w:rsid w:val="00347F8D"/>
    <w:rsid w:val="00372F7B"/>
    <w:rsid w:val="003733E5"/>
    <w:rsid w:val="00390EA6"/>
    <w:rsid w:val="00394417"/>
    <w:rsid w:val="003A36C6"/>
    <w:rsid w:val="003C6367"/>
    <w:rsid w:val="003E27C3"/>
    <w:rsid w:val="003F3E3F"/>
    <w:rsid w:val="004067B8"/>
    <w:rsid w:val="00413653"/>
    <w:rsid w:val="004154BE"/>
    <w:rsid w:val="0042013D"/>
    <w:rsid w:val="00422F83"/>
    <w:rsid w:val="00426D7E"/>
    <w:rsid w:val="0042746A"/>
    <w:rsid w:val="0043430C"/>
    <w:rsid w:val="00435E6D"/>
    <w:rsid w:val="00443668"/>
    <w:rsid w:val="00456B0D"/>
    <w:rsid w:val="00465B0C"/>
    <w:rsid w:val="00466F28"/>
    <w:rsid w:val="00470F56"/>
    <w:rsid w:val="00476546"/>
    <w:rsid w:val="00476AF8"/>
    <w:rsid w:val="0048082F"/>
    <w:rsid w:val="00484FD7"/>
    <w:rsid w:val="004929FB"/>
    <w:rsid w:val="004A54BA"/>
    <w:rsid w:val="004B6A5E"/>
    <w:rsid w:val="00507EA7"/>
    <w:rsid w:val="00526089"/>
    <w:rsid w:val="00527A28"/>
    <w:rsid w:val="00527DCA"/>
    <w:rsid w:val="00541B7A"/>
    <w:rsid w:val="005716D4"/>
    <w:rsid w:val="00571B60"/>
    <w:rsid w:val="00572876"/>
    <w:rsid w:val="00585A4D"/>
    <w:rsid w:val="005A1792"/>
    <w:rsid w:val="005C33AC"/>
    <w:rsid w:val="005D2F6E"/>
    <w:rsid w:val="005D6329"/>
    <w:rsid w:val="005E57F6"/>
    <w:rsid w:val="005F0024"/>
    <w:rsid w:val="006058D8"/>
    <w:rsid w:val="00610200"/>
    <w:rsid w:val="00623699"/>
    <w:rsid w:val="00632D5A"/>
    <w:rsid w:val="00635515"/>
    <w:rsid w:val="00636FBB"/>
    <w:rsid w:val="006501C6"/>
    <w:rsid w:val="006546FD"/>
    <w:rsid w:val="006641BC"/>
    <w:rsid w:val="00665BF3"/>
    <w:rsid w:val="006732D6"/>
    <w:rsid w:val="00693E09"/>
    <w:rsid w:val="006964E6"/>
    <w:rsid w:val="006A2DE9"/>
    <w:rsid w:val="006A7230"/>
    <w:rsid w:val="006B4E32"/>
    <w:rsid w:val="006B50E9"/>
    <w:rsid w:val="006B72C7"/>
    <w:rsid w:val="006B7F78"/>
    <w:rsid w:val="006C2252"/>
    <w:rsid w:val="006C4A22"/>
    <w:rsid w:val="006D7F7F"/>
    <w:rsid w:val="006E2C9C"/>
    <w:rsid w:val="006E40EF"/>
    <w:rsid w:val="006F0039"/>
    <w:rsid w:val="00706808"/>
    <w:rsid w:val="00711CEF"/>
    <w:rsid w:val="00720320"/>
    <w:rsid w:val="00723643"/>
    <w:rsid w:val="00725D3C"/>
    <w:rsid w:val="00732E76"/>
    <w:rsid w:val="00733DA1"/>
    <w:rsid w:val="00737822"/>
    <w:rsid w:val="0074111D"/>
    <w:rsid w:val="00751C9E"/>
    <w:rsid w:val="00753D4A"/>
    <w:rsid w:val="00756912"/>
    <w:rsid w:val="00757111"/>
    <w:rsid w:val="00760B41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102EB"/>
    <w:rsid w:val="0082257D"/>
    <w:rsid w:val="0082328E"/>
    <w:rsid w:val="00853438"/>
    <w:rsid w:val="00866846"/>
    <w:rsid w:val="00875DA9"/>
    <w:rsid w:val="00895E38"/>
    <w:rsid w:val="00896D0A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834EC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61AF9"/>
    <w:rsid w:val="00A74225"/>
    <w:rsid w:val="00A936D5"/>
    <w:rsid w:val="00AA1EB0"/>
    <w:rsid w:val="00AA2DA3"/>
    <w:rsid w:val="00AA5A9C"/>
    <w:rsid w:val="00AB016A"/>
    <w:rsid w:val="00AB1A8E"/>
    <w:rsid w:val="00AB2A5A"/>
    <w:rsid w:val="00AB4815"/>
    <w:rsid w:val="00AD28F8"/>
    <w:rsid w:val="00AD72DB"/>
    <w:rsid w:val="00AE4ED3"/>
    <w:rsid w:val="00B0230B"/>
    <w:rsid w:val="00B17D95"/>
    <w:rsid w:val="00B23509"/>
    <w:rsid w:val="00B359DB"/>
    <w:rsid w:val="00B3632B"/>
    <w:rsid w:val="00B409D8"/>
    <w:rsid w:val="00B5178D"/>
    <w:rsid w:val="00B66926"/>
    <w:rsid w:val="00B67F1F"/>
    <w:rsid w:val="00B701D7"/>
    <w:rsid w:val="00B90595"/>
    <w:rsid w:val="00BA215A"/>
    <w:rsid w:val="00BB0759"/>
    <w:rsid w:val="00BB5F09"/>
    <w:rsid w:val="00BC0D9F"/>
    <w:rsid w:val="00BE053D"/>
    <w:rsid w:val="00BF1A7A"/>
    <w:rsid w:val="00BF1FA3"/>
    <w:rsid w:val="00C00974"/>
    <w:rsid w:val="00C018E4"/>
    <w:rsid w:val="00C02E21"/>
    <w:rsid w:val="00C066FA"/>
    <w:rsid w:val="00C25387"/>
    <w:rsid w:val="00C30701"/>
    <w:rsid w:val="00C54BE3"/>
    <w:rsid w:val="00C57F80"/>
    <w:rsid w:val="00C64EB7"/>
    <w:rsid w:val="00C678D8"/>
    <w:rsid w:val="00C768ED"/>
    <w:rsid w:val="00C80DDB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35A3"/>
    <w:rsid w:val="00D85D41"/>
    <w:rsid w:val="00D90950"/>
    <w:rsid w:val="00D91E3D"/>
    <w:rsid w:val="00D9704A"/>
    <w:rsid w:val="00DA4C27"/>
    <w:rsid w:val="00DA553D"/>
    <w:rsid w:val="00DA69DF"/>
    <w:rsid w:val="00DB146D"/>
    <w:rsid w:val="00DB33F8"/>
    <w:rsid w:val="00DB359B"/>
    <w:rsid w:val="00DB5438"/>
    <w:rsid w:val="00DD38E2"/>
    <w:rsid w:val="00E00140"/>
    <w:rsid w:val="00E1069F"/>
    <w:rsid w:val="00E13110"/>
    <w:rsid w:val="00E24DF1"/>
    <w:rsid w:val="00E40B9A"/>
    <w:rsid w:val="00E431ED"/>
    <w:rsid w:val="00E55D90"/>
    <w:rsid w:val="00E64FF5"/>
    <w:rsid w:val="00E854E3"/>
    <w:rsid w:val="00E907EC"/>
    <w:rsid w:val="00EA5421"/>
    <w:rsid w:val="00EB34FC"/>
    <w:rsid w:val="00EB5816"/>
    <w:rsid w:val="00ED0EA9"/>
    <w:rsid w:val="00EF062C"/>
    <w:rsid w:val="00EF77DF"/>
    <w:rsid w:val="00F00478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732"/>
    <w:rsid w:val="00F74D19"/>
    <w:rsid w:val="00F773B1"/>
    <w:rsid w:val="00F80053"/>
    <w:rsid w:val="00FA02C7"/>
    <w:rsid w:val="00FA4186"/>
    <w:rsid w:val="00FA7BAF"/>
    <w:rsid w:val="00FB242F"/>
    <w:rsid w:val="00FC0531"/>
    <w:rsid w:val="00FC13F0"/>
    <w:rsid w:val="00FC38A2"/>
    <w:rsid w:val="00FD0FB7"/>
    <w:rsid w:val="00FD37B3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73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77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E3E2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E3E2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E3E2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E3E2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E3E21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1E20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5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E952AA2-8C23-4C67-8573-888F4CE8E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3528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dcterms:created xsi:type="dcterms:W3CDTF">2021-12-14T20:11:00Z</dcterms:created>
  <dcterms:modified xsi:type="dcterms:W3CDTF">2022-01-11T19:59:00Z</dcterms:modified>
</cp:coreProperties>
</file>