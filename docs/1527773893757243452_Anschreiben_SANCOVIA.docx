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240AB7E" w:rsidR="006D2592"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Manojen Dominic Xavier</w:t>
      </w:r>
    </w:p>
    <w:p w14:paraId="2458A2A0" w14:textId="18D104EC" w:rsidR="00857C6F"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Max-Horkheimer-Str. 14</w:t>
      </w:r>
    </w:p>
    <w:p w14:paraId="451AEE20" w14:textId="0A4733A8" w:rsidR="00857C6F"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42119</w:t>
      </w:r>
      <w:r w:rsidR="00857C6F" w:rsidRPr="00F84953">
        <w:rPr>
          <w:rFonts w:ascii="Arial" w:hAnsi="Arial" w:cs="Arial"/>
          <w:sz w:val="19"/>
          <w:szCs w:val="19"/>
        </w:rPr>
        <w:t xml:space="preserve"> </w:t>
      </w:r>
      <w:r w:rsidRPr="00F84953">
        <w:rPr>
          <w:rFonts w:ascii="Arial" w:hAnsi="Arial" w:cs="Arial"/>
          <w:sz w:val="19"/>
          <w:szCs w:val="19"/>
        </w:rPr>
        <w:t>Wuppertal</w:t>
      </w:r>
    </w:p>
    <w:p w14:paraId="12BA391A" w14:textId="78FC0996" w:rsidR="006A7895" w:rsidRPr="00F84953" w:rsidRDefault="00E52CC6" w:rsidP="00214CD1">
      <w:pPr>
        <w:spacing w:after="0" w:line="240" w:lineRule="auto"/>
        <w:jc w:val="right"/>
        <w:rPr>
          <w:rFonts w:ascii="Arial" w:hAnsi="Arial" w:cs="Arial"/>
          <w:sz w:val="19"/>
          <w:szCs w:val="19"/>
        </w:rPr>
      </w:pPr>
      <w:r w:rsidRPr="00F84953">
        <w:rPr>
          <w:rFonts w:ascii="Arial" w:hAnsi="Arial" w:cs="Arial"/>
          <w:color w:val="000000"/>
          <w:sz w:val="19"/>
          <w:szCs w:val="19"/>
        </w:rPr>
        <w:t>m.dominicxavier@outlook.com</w:t>
      </w:r>
    </w:p>
    <w:p w14:paraId="170FE07D" w14:textId="19542CF6" w:rsidR="00F270C0" w:rsidRPr="00F84953" w:rsidRDefault="006D2592" w:rsidP="00214CD1">
      <w:pPr>
        <w:spacing w:after="0" w:line="240" w:lineRule="auto"/>
        <w:jc w:val="right"/>
        <w:rPr>
          <w:rFonts w:ascii="Arial" w:hAnsi="Arial" w:cs="Arial"/>
          <w:color w:val="000000"/>
          <w:sz w:val="19"/>
          <w:szCs w:val="19"/>
        </w:rPr>
      </w:pPr>
      <w:r w:rsidRPr="00F84953">
        <w:rPr>
          <w:rFonts w:ascii="Arial" w:hAnsi="Arial" w:cs="Arial"/>
          <w:color w:val="000000"/>
          <w:sz w:val="19"/>
          <w:szCs w:val="19"/>
        </w:rPr>
        <w:t>+</w:t>
      </w:r>
      <w:r w:rsidR="00857C6F" w:rsidRPr="00F84953">
        <w:rPr>
          <w:rFonts w:ascii="Arial" w:hAnsi="Arial" w:cs="Arial"/>
          <w:color w:val="000000"/>
          <w:sz w:val="19"/>
          <w:szCs w:val="19"/>
        </w:rPr>
        <w:t>49 1</w:t>
      </w:r>
      <w:r w:rsidR="00E52CC6" w:rsidRPr="00F84953">
        <w:rPr>
          <w:rFonts w:ascii="Arial" w:hAnsi="Arial" w:cs="Arial"/>
          <w:color w:val="000000"/>
          <w:sz w:val="19"/>
          <w:szCs w:val="19"/>
        </w:rPr>
        <w:t>57</w:t>
      </w:r>
      <w:r w:rsidR="00857C6F" w:rsidRPr="00F84953">
        <w:rPr>
          <w:rFonts w:ascii="Arial" w:hAnsi="Arial" w:cs="Arial"/>
          <w:color w:val="000000"/>
          <w:sz w:val="19"/>
          <w:szCs w:val="19"/>
        </w:rPr>
        <w:t xml:space="preserve"> </w:t>
      </w:r>
      <w:r w:rsidR="00E52CC6" w:rsidRPr="00F84953">
        <w:rPr>
          <w:rFonts w:ascii="Arial" w:hAnsi="Arial" w:cs="Arial"/>
          <w:color w:val="000000"/>
          <w:sz w:val="19"/>
          <w:szCs w:val="19"/>
        </w:rPr>
        <w:t>86543851</w:t>
      </w:r>
      <w:r w:rsidR="003D5D1E" w:rsidRPr="00F84953">
        <w:rPr>
          <w:rFonts w:ascii="Arial" w:hAnsi="Arial" w:cs="Arial"/>
          <w:color w:val="000000"/>
          <w:sz w:val="19"/>
          <w:szCs w:val="19"/>
        </w:rPr>
        <w:t xml:space="preserve"> </w:t>
      </w:r>
    </w:p>
    <w:p w14:paraId="21D9E075" w14:textId="286045A3" w:rsidR="00496384" w:rsidRPr="00F84953" w:rsidRDefault="00F220B0" w:rsidP="00B97F01">
      <w:pPr>
        <w:spacing w:after="0" w:line="240" w:lineRule="auto"/>
        <w:rPr>
          <w:rFonts w:ascii="Arial" w:hAnsi="Arial" w:cs="Arial"/>
          <w:sz w:val="19"/>
          <w:szCs w:val="19"/>
        </w:rPr>
      </w:pPr>
      <w:proofErr w:type="spellStart"/>
      <w:r>
        <w:rPr>
          <w:rFonts w:ascii="Arial" w:hAnsi="Arial" w:cs="Arial"/>
          <w:sz w:val="19"/>
          <w:szCs w:val="19"/>
        </w:rPr>
        <w:t>Sancovia</w:t>
      </w:r>
      <w:proofErr w:type="spellEnd"/>
      <w:r>
        <w:rPr>
          <w:rFonts w:ascii="Arial" w:hAnsi="Arial" w:cs="Arial"/>
          <w:sz w:val="19"/>
          <w:szCs w:val="19"/>
        </w:rPr>
        <w:t xml:space="preserve"> </w:t>
      </w:r>
      <w:r w:rsidR="006233F6">
        <w:rPr>
          <w:rFonts w:ascii="Arial" w:hAnsi="Arial" w:cs="Arial"/>
          <w:sz w:val="19"/>
          <w:szCs w:val="19"/>
        </w:rPr>
        <w:t>Transaction Services</w:t>
      </w:r>
      <w:r>
        <w:rPr>
          <w:rFonts w:ascii="Arial" w:hAnsi="Arial" w:cs="Arial"/>
          <w:sz w:val="19"/>
          <w:szCs w:val="19"/>
        </w:rPr>
        <w:t xml:space="preserve"> </w:t>
      </w:r>
      <w:r w:rsidR="006233F6">
        <w:rPr>
          <w:rFonts w:ascii="Arial" w:hAnsi="Arial" w:cs="Arial"/>
          <w:sz w:val="19"/>
          <w:szCs w:val="19"/>
        </w:rPr>
        <w:t>GmbH</w:t>
      </w:r>
    </w:p>
    <w:p w14:paraId="6948AE7C" w14:textId="25DFA532" w:rsidR="001B4A9B" w:rsidRPr="00F84953" w:rsidRDefault="00F220B0" w:rsidP="00214CD1">
      <w:pPr>
        <w:spacing w:after="0" w:line="240" w:lineRule="auto"/>
        <w:rPr>
          <w:rFonts w:ascii="Arial" w:hAnsi="Arial" w:cs="Arial"/>
          <w:sz w:val="19"/>
          <w:szCs w:val="19"/>
        </w:rPr>
      </w:pPr>
      <w:r>
        <w:rPr>
          <w:rFonts w:ascii="Arial" w:hAnsi="Arial" w:cs="Arial"/>
          <w:sz w:val="19"/>
          <w:szCs w:val="19"/>
        </w:rPr>
        <w:t>Herrn Max Hempen</w:t>
      </w:r>
    </w:p>
    <w:p w14:paraId="096C8AF5" w14:textId="7D7D3BA0" w:rsidR="00647413" w:rsidRPr="00F84953" w:rsidRDefault="006233F6" w:rsidP="00214CD1">
      <w:pPr>
        <w:spacing w:after="0" w:line="240" w:lineRule="auto"/>
        <w:rPr>
          <w:rFonts w:ascii="Arial" w:hAnsi="Arial" w:cs="Arial"/>
          <w:sz w:val="19"/>
          <w:szCs w:val="19"/>
        </w:rPr>
      </w:pPr>
      <w:r>
        <w:rPr>
          <w:rFonts w:ascii="Arial" w:hAnsi="Arial" w:cs="Arial"/>
          <w:sz w:val="19"/>
          <w:szCs w:val="19"/>
        </w:rPr>
        <w:t>Berliner Allee 42</w:t>
      </w:r>
      <w:r w:rsidR="00F74175" w:rsidRPr="00F84953">
        <w:rPr>
          <w:rFonts w:ascii="Arial" w:hAnsi="Arial" w:cs="Arial"/>
          <w:sz w:val="19"/>
          <w:szCs w:val="19"/>
        </w:rPr>
        <w:br/>
      </w:r>
      <w:r w:rsidR="00240EDD">
        <w:rPr>
          <w:rFonts w:ascii="Arial" w:hAnsi="Arial" w:cs="Arial"/>
          <w:sz w:val="19"/>
          <w:szCs w:val="19"/>
        </w:rPr>
        <w:t>40</w:t>
      </w:r>
      <w:r>
        <w:rPr>
          <w:rFonts w:ascii="Arial" w:hAnsi="Arial" w:cs="Arial"/>
          <w:sz w:val="19"/>
          <w:szCs w:val="19"/>
        </w:rPr>
        <w:t>212</w:t>
      </w:r>
      <w:r w:rsidR="00F74175" w:rsidRPr="00F84953">
        <w:rPr>
          <w:rFonts w:ascii="Arial" w:hAnsi="Arial" w:cs="Arial"/>
          <w:sz w:val="19"/>
          <w:szCs w:val="19"/>
        </w:rPr>
        <w:t xml:space="preserve"> </w:t>
      </w:r>
      <w:r w:rsidR="00240EDD">
        <w:rPr>
          <w:rFonts w:ascii="Arial" w:hAnsi="Arial" w:cs="Arial"/>
          <w:sz w:val="19"/>
          <w:szCs w:val="19"/>
        </w:rPr>
        <w:t>Düsseldorf</w:t>
      </w:r>
    </w:p>
    <w:p w14:paraId="670DB82B" w14:textId="6BFC9469" w:rsidR="00D75367"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Wuppertal</w:t>
      </w:r>
      <w:r w:rsidR="002D594E" w:rsidRPr="00F84953">
        <w:rPr>
          <w:rFonts w:ascii="Arial" w:hAnsi="Arial" w:cs="Arial"/>
          <w:sz w:val="19"/>
          <w:szCs w:val="19"/>
        </w:rPr>
        <w:t xml:space="preserve">, </w:t>
      </w:r>
      <w:r w:rsidR="00240EDD">
        <w:rPr>
          <w:rFonts w:ascii="Arial" w:hAnsi="Arial" w:cs="Arial"/>
          <w:sz w:val="19"/>
          <w:szCs w:val="19"/>
        </w:rPr>
        <w:t>17</w:t>
      </w:r>
      <w:r w:rsidR="002D594E" w:rsidRPr="00F84953">
        <w:rPr>
          <w:rFonts w:ascii="Arial" w:hAnsi="Arial" w:cs="Arial"/>
          <w:sz w:val="19"/>
          <w:szCs w:val="19"/>
        </w:rPr>
        <w:t>.</w:t>
      </w:r>
      <w:r w:rsidRPr="00F84953">
        <w:rPr>
          <w:rFonts w:ascii="Arial" w:hAnsi="Arial" w:cs="Arial"/>
          <w:sz w:val="19"/>
          <w:szCs w:val="19"/>
        </w:rPr>
        <w:t>0</w:t>
      </w:r>
      <w:r w:rsidR="003C78A5">
        <w:rPr>
          <w:rFonts w:ascii="Arial" w:hAnsi="Arial" w:cs="Arial"/>
          <w:sz w:val="19"/>
          <w:szCs w:val="19"/>
        </w:rPr>
        <w:t>6</w:t>
      </w:r>
      <w:r w:rsidR="006A7895" w:rsidRPr="00F84953">
        <w:rPr>
          <w:rFonts w:ascii="Arial" w:hAnsi="Arial" w:cs="Arial"/>
          <w:sz w:val="19"/>
          <w:szCs w:val="19"/>
        </w:rPr>
        <w:t>.</w:t>
      </w:r>
      <w:r w:rsidR="003D5D1E" w:rsidRPr="00F84953">
        <w:rPr>
          <w:rFonts w:ascii="Arial" w:hAnsi="Arial" w:cs="Arial"/>
          <w:sz w:val="19"/>
          <w:szCs w:val="19"/>
        </w:rPr>
        <w:t>2</w:t>
      </w:r>
      <w:r w:rsidRPr="00F84953">
        <w:rPr>
          <w:rFonts w:ascii="Arial" w:hAnsi="Arial" w:cs="Arial"/>
          <w:sz w:val="19"/>
          <w:szCs w:val="19"/>
        </w:rPr>
        <w:t>026</w:t>
      </w:r>
    </w:p>
    <w:p w14:paraId="0B7EA8C5" w14:textId="77777777" w:rsidR="00214CD1" w:rsidRPr="00F84953" w:rsidRDefault="00214CD1" w:rsidP="00214CD1">
      <w:pPr>
        <w:spacing w:after="0" w:line="240" w:lineRule="auto"/>
        <w:jc w:val="right"/>
        <w:rPr>
          <w:rFonts w:ascii="Arial" w:hAnsi="Arial" w:cs="Arial"/>
          <w:sz w:val="19"/>
          <w:szCs w:val="19"/>
        </w:rPr>
      </w:pPr>
    </w:p>
    <w:p w14:paraId="0098600D" w14:textId="3C3953F3" w:rsidR="000A5AB8" w:rsidRPr="00F84953" w:rsidRDefault="0099776A" w:rsidP="00214CD1">
      <w:pPr>
        <w:spacing w:after="0" w:line="240" w:lineRule="auto"/>
        <w:rPr>
          <w:rFonts w:ascii="Arial" w:hAnsi="Arial" w:cs="Arial"/>
          <w:b/>
          <w:sz w:val="19"/>
          <w:szCs w:val="19"/>
        </w:rPr>
      </w:pPr>
      <w:r w:rsidRPr="00F84953">
        <w:rPr>
          <w:rFonts w:ascii="Arial" w:hAnsi="Arial" w:cs="Arial"/>
          <w:b/>
          <w:sz w:val="19"/>
          <w:szCs w:val="19"/>
        </w:rPr>
        <w:t>Bewerbung um ein Praktikum im</w:t>
      </w:r>
      <w:r w:rsidR="00F220B0">
        <w:rPr>
          <w:rFonts w:ascii="Arial" w:hAnsi="Arial" w:cs="Arial"/>
          <w:b/>
          <w:sz w:val="19"/>
          <w:szCs w:val="19"/>
        </w:rPr>
        <w:t xml:space="preserve"> Corporate Finance/M&amp;A – Schwerpunkt Buy &amp; </w:t>
      </w:r>
      <w:proofErr w:type="spellStart"/>
      <w:r w:rsidR="00F220B0">
        <w:rPr>
          <w:rFonts w:ascii="Arial" w:hAnsi="Arial" w:cs="Arial"/>
          <w:b/>
          <w:sz w:val="19"/>
          <w:szCs w:val="19"/>
        </w:rPr>
        <w:t>Build</w:t>
      </w:r>
      <w:proofErr w:type="spellEnd"/>
      <w:r w:rsidR="00F220B0">
        <w:rPr>
          <w:rFonts w:ascii="Arial" w:hAnsi="Arial" w:cs="Arial"/>
          <w:b/>
          <w:sz w:val="19"/>
          <w:szCs w:val="19"/>
        </w:rPr>
        <w:t xml:space="preserve"> Services</w:t>
      </w:r>
    </w:p>
    <w:p w14:paraId="3A5BDDA8" w14:textId="77777777" w:rsidR="004A615C" w:rsidRPr="00F84953" w:rsidRDefault="004A615C" w:rsidP="00214CD1">
      <w:pPr>
        <w:spacing w:after="0" w:line="240" w:lineRule="auto"/>
        <w:rPr>
          <w:rFonts w:ascii="Arial" w:hAnsi="Arial" w:cs="Arial"/>
          <w:b/>
          <w:sz w:val="19"/>
          <w:szCs w:val="19"/>
        </w:rPr>
      </w:pPr>
    </w:p>
    <w:p w14:paraId="43666EB9" w14:textId="180DACF3" w:rsidR="005E1BC8" w:rsidRPr="00860959" w:rsidRDefault="0099776A" w:rsidP="005E1BC8">
      <w:pPr>
        <w:spacing w:after="0" w:line="240" w:lineRule="auto"/>
        <w:jc w:val="both"/>
        <w:rPr>
          <w:rFonts w:ascii="Arial" w:hAnsi="Arial" w:cs="Arial"/>
          <w:spacing w:val="1"/>
          <w:sz w:val="19"/>
          <w:szCs w:val="19"/>
        </w:rPr>
      </w:pPr>
      <w:r w:rsidRPr="00860959">
        <w:rPr>
          <w:rFonts w:ascii="Arial" w:hAnsi="Arial" w:cs="Arial"/>
          <w:spacing w:val="1"/>
          <w:sz w:val="19"/>
          <w:szCs w:val="19"/>
        </w:rPr>
        <w:t>Sehr geehrte</w:t>
      </w:r>
      <w:r w:rsidR="00F220B0">
        <w:rPr>
          <w:rFonts w:ascii="Arial" w:hAnsi="Arial" w:cs="Arial"/>
          <w:spacing w:val="1"/>
          <w:sz w:val="19"/>
          <w:szCs w:val="19"/>
        </w:rPr>
        <w:t>r Herr Hempen</w:t>
      </w:r>
      <w:r w:rsidR="00E65B09" w:rsidRPr="00860959">
        <w:rPr>
          <w:rFonts w:ascii="Arial" w:hAnsi="Arial" w:cs="Arial"/>
          <w:spacing w:val="1"/>
          <w:sz w:val="19"/>
          <w:szCs w:val="19"/>
        </w:rPr>
        <w:t>,</w:t>
      </w:r>
    </w:p>
    <w:p w14:paraId="1A1E1019" w14:textId="77777777" w:rsidR="005E1BC8" w:rsidRPr="00F84953" w:rsidRDefault="005E1BC8" w:rsidP="005E1BC8">
      <w:pPr>
        <w:spacing w:after="0" w:line="240" w:lineRule="auto"/>
        <w:jc w:val="both"/>
        <w:rPr>
          <w:rFonts w:ascii="Arial" w:hAnsi="Arial" w:cs="Arial"/>
          <w:spacing w:val="1"/>
          <w:sz w:val="19"/>
          <w:szCs w:val="19"/>
        </w:rPr>
      </w:pPr>
    </w:p>
    <w:p w14:paraId="2007D115" w14:textId="006E3357" w:rsidR="00E75412" w:rsidRPr="00F84953" w:rsidRDefault="006D428E" w:rsidP="00260AA5">
      <w:pPr>
        <w:spacing w:after="0" w:line="240" w:lineRule="auto"/>
        <w:jc w:val="both"/>
        <w:rPr>
          <w:rFonts w:ascii="Arial" w:hAnsi="Arial" w:cs="Arial"/>
          <w:spacing w:val="1"/>
          <w:sz w:val="19"/>
          <w:szCs w:val="19"/>
        </w:rPr>
      </w:pPr>
      <w:r w:rsidRPr="00F84953">
        <w:rPr>
          <w:rFonts w:ascii="Arial" w:hAnsi="Arial" w:cs="Arial"/>
          <w:spacing w:val="1"/>
          <w:sz w:val="19"/>
          <w:szCs w:val="19"/>
        </w:rPr>
        <w:t xml:space="preserve">an einer Tätigkeit im </w:t>
      </w:r>
      <w:r w:rsidR="00F220B0">
        <w:rPr>
          <w:rFonts w:ascii="Arial" w:hAnsi="Arial" w:cs="Arial"/>
          <w:spacing w:val="1"/>
          <w:sz w:val="19"/>
          <w:szCs w:val="19"/>
        </w:rPr>
        <w:t>Corporate Finance</w:t>
      </w:r>
      <w:r w:rsidR="00F220B0" w:rsidRPr="00F84953">
        <w:rPr>
          <w:rFonts w:ascii="Arial" w:hAnsi="Arial" w:cs="Arial"/>
          <w:spacing w:val="1"/>
          <w:sz w:val="19"/>
          <w:szCs w:val="19"/>
        </w:rPr>
        <w:t xml:space="preserve"> </w:t>
      </w:r>
      <w:r w:rsidRPr="00F84953">
        <w:rPr>
          <w:rFonts w:ascii="Arial" w:hAnsi="Arial" w:cs="Arial"/>
          <w:spacing w:val="1"/>
          <w:sz w:val="19"/>
          <w:szCs w:val="19"/>
        </w:rPr>
        <w:t xml:space="preserve">fasziniert mich besonders die Möglichkeit, Unternehmen in entscheidenden strategischen Situationen zu begleiten und an richtungsweisenden Transaktionen mitzuwirken. </w:t>
      </w:r>
      <w:r w:rsidR="00E65826" w:rsidRPr="00F84953">
        <w:rPr>
          <w:rFonts w:ascii="Arial" w:hAnsi="Arial" w:cs="Arial"/>
          <w:spacing w:val="1"/>
          <w:sz w:val="19"/>
          <w:szCs w:val="19"/>
        </w:rPr>
        <w:t xml:space="preserve">Gerade im Mittelstand prägen Unternehmensverkäufe, Nachfolgelösungen oder Wachstumsfinanzierungen häufig die zukünftige Entwicklung eines Unternehmens maßgeblich. Besonders begeistert mich dabei die </w:t>
      </w:r>
      <w:del w:id="0" w:author="David Döbele" w:date="2026-07-17T22:26:00Z" w16du:dateUtc="2026-07-17T20:26:00Z">
        <w:r w:rsidR="00E65826" w:rsidRPr="00F84953" w:rsidDel="00067979">
          <w:rPr>
            <w:rFonts w:ascii="Arial" w:hAnsi="Arial" w:cs="Arial"/>
            <w:spacing w:val="1"/>
            <w:sz w:val="19"/>
            <w:szCs w:val="19"/>
          </w:rPr>
          <w:delText>Verbindung aus analytischer Arbeit, strategischem Denken und enger Zusammenarbeit im Team</w:delText>
        </w:r>
      </w:del>
      <w:ins w:id="1" w:author="David Döbele" w:date="2026-07-17T22:26:00Z" w16du:dateUtc="2026-07-17T20:26:00Z">
        <w:r w:rsidR="00067979">
          <w:rPr>
            <w:rFonts w:ascii="Arial" w:hAnsi="Arial" w:cs="Arial"/>
            <w:spacing w:val="1"/>
            <w:sz w:val="19"/>
            <w:szCs w:val="19"/>
          </w:rPr>
          <w:t xml:space="preserve">Herausforderung im Bereich Buy </w:t>
        </w:r>
      </w:ins>
      <w:ins w:id="2" w:author="David Döbele" w:date="2026-07-17T22:27:00Z" w16du:dateUtc="2026-07-17T20:27:00Z">
        <w:r w:rsidR="00067979">
          <w:rPr>
            <w:rFonts w:ascii="Arial" w:hAnsi="Arial" w:cs="Arial"/>
            <w:spacing w:val="1"/>
            <w:sz w:val="19"/>
            <w:szCs w:val="19"/>
          </w:rPr>
          <w:t xml:space="preserve">&amp; </w:t>
        </w:r>
        <w:proofErr w:type="spellStart"/>
        <w:r w:rsidR="00067979">
          <w:rPr>
            <w:rFonts w:ascii="Arial" w:hAnsi="Arial" w:cs="Arial"/>
            <w:spacing w:val="1"/>
            <w:sz w:val="19"/>
            <w:szCs w:val="19"/>
          </w:rPr>
          <w:t>Build</w:t>
        </w:r>
        <w:proofErr w:type="spellEnd"/>
        <w:r w:rsidR="00067979">
          <w:rPr>
            <w:rFonts w:ascii="Arial" w:hAnsi="Arial" w:cs="Arial"/>
            <w:spacing w:val="1"/>
            <w:sz w:val="19"/>
            <w:szCs w:val="19"/>
          </w:rPr>
          <w:t>, geeignete Portfolio-Unternehmen zu identifizieren, zu kaufen aber dann auch erfolgreich in die Gruppe zu integrieren</w:t>
        </w:r>
      </w:ins>
      <w:r w:rsidR="00E65826" w:rsidRPr="00F84953">
        <w:rPr>
          <w:rFonts w:ascii="Arial" w:hAnsi="Arial" w:cs="Arial"/>
          <w:spacing w:val="1"/>
          <w:sz w:val="19"/>
          <w:szCs w:val="19"/>
        </w:rPr>
        <w:t xml:space="preserve">. </w:t>
      </w:r>
      <w:r w:rsidRPr="00F84953">
        <w:rPr>
          <w:rFonts w:ascii="Arial" w:hAnsi="Arial" w:cs="Arial"/>
          <w:spacing w:val="1"/>
          <w:sz w:val="19"/>
          <w:szCs w:val="19"/>
        </w:rPr>
        <w:t xml:space="preserve">Mein Interesse für diesen Bereich konnte ich bereits während meines Praktikums im Deal Advisory bei BDO weiter vertiefen. Um meine Kenntnisse im Bereich Corporate Finance und M&amp;A künftig noch gezielter auszubauen, werde ich ab September 2026 zudem ein Praktikum im Corporate Finance/M&amp;A bei Helbling Business </w:t>
      </w:r>
      <w:proofErr w:type="spellStart"/>
      <w:r w:rsidRPr="00F84953">
        <w:rPr>
          <w:rFonts w:ascii="Arial" w:hAnsi="Arial" w:cs="Arial"/>
          <w:spacing w:val="1"/>
          <w:sz w:val="19"/>
          <w:szCs w:val="19"/>
        </w:rPr>
        <w:t>Advisors</w:t>
      </w:r>
      <w:proofErr w:type="spellEnd"/>
      <w:r w:rsidRPr="00F84953">
        <w:rPr>
          <w:rFonts w:ascii="Arial" w:hAnsi="Arial" w:cs="Arial"/>
          <w:spacing w:val="1"/>
          <w:sz w:val="19"/>
          <w:szCs w:val="19"/>
        </w:rPr>
        <w:t xml:space="preserve"> absolvieren. Die dort gewonnenen Erfahrungen möchte ich ab März 2027 im Rahmen eines dreimonatigen Praktikums gewinnbringend bei </w:t>
      </w:r>
      <w:r w:rsidR="00F220B0" w:rsidRPr="00F220B0">
        <w:rPr>
          <w:rFonts w:ascii="Arial" w:hAnsi="Arial" w:cs="Arial"/>
          <w:spacing w:val="1"/>
          <w:sz w:val="19"/>
          <w:szCs w:val="19"/>
        </w:rPr>
        <w:t>SANCOVIA</w:t>
      </w:r>
      <w:r w:rsidR="00F220B0" w:rsidRPr="00F84953">
        <w:rPr>
          <w:rFonts w:ascii="Arial" w:hAnsi="Arial" w:cs="Arial"/>
          <w:spacing w:val="1"/>
          <w:sz w:val="19"/>
          <w:szCs w:val="19"/>
        </w:rPr>
        <w:t xml:space="preserve"> </w:t>
      </w:r>
      <w:r w:rsidRPr="00F84953">
        <w:rPr>
          <w:rFonts w:ascii="Arial" w:hAnsi="Arial" w:cs="Arial"/>
          <w:spacing w:val="1"/>
          <w:sz w:val="19"/>
          <w:szCs w:val="19"/>
        </w:rPr>
        <w:t>einbringen.</w:t>
      </w:r>
    </w:p>
    <w:p w14:paraId="12C9F968" w14:textId="77777777" w:rsidR="006D428E" w:rsidRPr="00F84953" w:rsidRDefault="006D428E" w:rsidP="00260AA5">
      <w:pPr>
        <w:spacing w:after="0" w:line="240" w:lineRule="auto"/>
        <w:jc w:val="both"/>
        <w:rPr>
          <w:rFonts w:ascii="Arial" w:hAnsi="Arial" w:cs="Arial"/>
          <w:spacing w:val="1"/>
          <w:sz w:val="19"/>
          <w:szCs w:val="19"/>
        </w:rPr>
      </w:pPr>
    </w:p>
    <w:p w14:paraId="76FDE34D" w14:textId="46FCE13F" w:rsidR="0013049F" w:rsidRDefault="005A6B01" w:rsidP="0013049F">
      <w:pPr>
        <w:spacing w:after="0" w:line="240" w:lineRule="auto"/>
        <w:jc w:val="both"/>
        <w:rPr>
          <w:rFonts w:ascii="Arial" w:hAnsi="Arial" w:cs="Arial"/>
          <w:spacing w:val="1"/>
          <w:sz w:val="19"/>
          <w:szCs w:val="19"/>
        </w:rPr>
      </w:pPr>
      <w:r w:rsidRPr="00F84953">
        <w:rPr>
          <w:rFonts w:ascii="Arial" w:hAnsi="Arial" w:cs="Arial"/>
          <w:spacing w:val="1"/>
          <w:sz w:val="19"/>
          <w:szCs w:val="19"/>
        </w:rPr>
        <w:t xml:space="preserve">Derzeit befinde ich mich im vierten Semester meines Bachelorstudiums in Wirtschaftswissenschaften an der Bergischen Universität Wuppertal, in dem ich insbesondere meine quantitativen und finanzwirtschaftlichen Kenntnisse vertiefe, was sich auch in sehr guten Leistungen in Rechnungswesen, Management Accounting und Statistik widerspiegelt. </w:t>
      </w:r>
      <w:r w:rsidR="00860959" w:rsidRPr="00860959">
        <w:rPr>
          <w:rFonts w:ascii="Arial" w:hAnsi="Arial" w:cs="Arial"/>
          <w:spacing w:val="1"/>
          <w:sz w:val="19"/>
          <w:szCs w:val="19"/>
        </w:rPr>
        <w:t>Praktische Erfahrungen in Corporate Finance und transaktionsbezogenen Fragestellungen sammelte ich insbesondere während meines Praktikums im Deal Advisory bei BDO</w:t>
      </w:r>
      <w:r w:rsidRPr="00F84953">
        <w:rPr>
          <w:rFonts w:ascii="Arial" w:hAnsi="Arial" w:cs="Arial"/>
          <w:spacing w:val="1"/>
          <w:sz w:val="19"/>
          <w:szCs w:val="19"/>
        </w:rPr>
        <w:t xml:space="preserve">. Dort unterstützte ich unter anderem bei Unternehmensbewertungen auf Basis von Peer-Group- und Multiples-Analysen, analysierte Markt-, Wettbewerbs- und Branchenentwicklungen und wirkte an der Herleitung transaktionsrelevanter Bewertungsannahmen mit. Aufgrund meiner strukturierten und zuverlässigen Arbeitsweise wurde mir gegen Ende meines Praktikums bereits ein hohes Maß an Vertrauen entgegengebracht, </w:t>
      </w:r>
      <w:r w:rsidR="00A72692" w:rsidRPr="00F84953">
        <w:rPr>
          <w:rFonts w:ascii="Arial" w:hAnsi="Arial" w:cs="Arial"/>
          <w:spacing w:val="1"/>
          <w:sz w:val="19"/>
          <w:szCs w:val="19"/>
        </w:rPr>
        <w:t xml:space="preserve">sodass ich projektbezogene Aufgaben zunehmend eigenständig verantwortete sowie Analysen und Berichte selbstständig erstellte. </w:t>
      </w:r>
      <w:r w:rsidRPr="00F84953">
        <w:rPr>
          <w:rFonts w:ascii="Arial" w:hAnsi="Arial" w:cs="Arial"/>
          <w:spacing w:val="1"/>
          <w:sz w:val="19"/>
          <w:szCs w:val="19"/>
        </w:rPr>
        <w:t xml:space="preserve">Ergänzend dazu habe ich mir durch meine Ausbildung zum Bankkaufmann sowie meine Tätigkeit in der Vermögensberatung neben einem fundierten finanzwirtschaftlichen Verständnis auch ein hohes Maß an Kommunikationsstärke, Verantwortungsbewusstsein und professionellem Auftreten erarbeitet. Die eigenständige Betreuung anspruchsvoller Kundensituationen hat mich zudem gelehrt, auch unter hoher Erwartungshaltung strukturiert, präzise und lösungsorientiert zu arbeiten. Diese Kombination aus analytischer Arbeitsweise, hoher Einsatzbereitschaft und transaktionsnaher Praxiserfahrung möchte ich nun gezielt im </w:t>
      </w:r>
      <w:r w:rsidR="00F220B0">
        <w:rPr>
          <w:rFonts w:ascii="Arial" w:hAnsi="Arial" w:cs="Arial"/>
          <w:spacing w:val="1"/>
          <w:sz w:val="19"/>
          <w:szCs w:val="19"/>
        </w:rPr>
        <w:t>Corporate Finance</w:t>
      </w:r>
      <w:r w:rsidRPr="00F84953">
        <w:rPr>
          <w:rFonts w:ascii="Arial" w:hAnsi="Arial" w:cs="Arial"/>
          <w:spacing w:val="1"/>
          <w:sz w:val="19"/>
          <w:szCs w:val="19"/>
        </w:rPr>
        <w:t xml:space="preserve">-Umfeld bei </w:t>
      </w:r>
      <w:r w:rsidR="00F220B0" w:rsidRPr="00F220B0">
        <w:rPr>
          <w:rFonts w:ascii="Arial" w:hAnsi="Arial" w:cs="Arial"/>
          <w:spacing w:val="1"/>
          <w:sz w:val="19"/>
          <w:szCs w:val="19"/>
        </w:rPr>
        <w:t>SANCOVIA</w:t>
      </w:r>
      <w:r w:rsidR="00F220B0" w:rsidRPr="00F84953">
        <w:rPr>
          <w:rFonts w:ascii="Arial" w:hAnsi="Arial" w:cs="Arial"/>
          <w:spacing w:val="1"/>
          <w:sz w:val="19"/>
          <w:szCs w:val="19"/>
        </w:rPr>
        <w:t xml:space="preserve"> </w:t>
      </w:r>
      <w:r w:rsidRPr="00F84953">
        <w:rPr>
          <w:rFonts w:ascii="Arial" w:hAnsi="Arial" w:cs="Arial"/>
          <w:spacing w:val="1"/>
          <w:sz w:val="19"/>
          <w:szCs w:val="19"/>
        </w:rPr>
        <w:t>einbringen.</w:t>
      </w:r>
    </w:p>
    <w:p w14:paraId="4FBBCBE0" w14:textId="77777777" w:rsidR="0013049F" w:rsidRDefault="0013049F" w:rsidP="0013049F">
      <w:pPr>
        <w:spacing w:after="0" w:line="240" w:lineRule="auto"/>
        <w:jc w:val="both"/>
        <w:rPr>
          <w:rFonts w:ascii="Arial" w:hAnsi="Arial" w:cs="Arial"/>
          <w:spacing w:val="1"/>
          <w:sz w:val="19"/>
          <w:szCs w:val="19"/>
        </w:rPr>
      </w:pPr>
    </w:p>
    <w:p w14:paraId="3F96C86F" w14:textId="35636953" w:rsidR="00240EDD" w:rsidRPr="00F220B0" w:rsidRDefault="00F220B0" w:rsidP="00214CD1">
      <w:pPr>
        <w:spacing w:after="0" w:line="240" w:lineRule="auto"/>
        <w:jc w:val="both"/>
        <w:rPr>
          <w:rFonts w:ascii="Arial" w:hAnsi="Arial" w:cs="Arial"/>
          <w:spacing w:val="1"/>
          <w:sz w:val="19"/>
          <w:szCs w:val="19"/>
        </w:rPr>
      </w:pPr>
      <w:r w:rsidRPr="00F220B0">
        <w:rPr>
          <w:rFonts w:ascii="Arial" w:hAnsi="Arial" w:cs="Arial"/>
          <w:spacing w:val="1"/>
          <w:sz w:val="19"/>
          <w:szCs w:val="19"/>
        </w:rPr>
        <w:t xml:space="preserve">SANCOVIA überzeugt mich insbesondere durch die Kombination aus klassischer M&amp;A-Beratung, Transaction Services und dem stark ausgeprägten Buy &amp; </w:t>
      </w:r>
      <w:proofErr w:type="spellStart"/>
      <w:r w:rsidRPr="00F220B0">
        <w:rPr>
          <w:rFonts w:ascii="Arial" w:hAnsi="Arial" w:cs="Arial"/>
          <w:spacing w:val="1"/>
          <w:sz w:val="19"/>
          <w:szCs w:val="19"/>
        </w:rPr>
        <w:t>Build</w:t>
      </w:r>
      <w:proofErr w:type="spellEnd"/>
      <w:r>
        <w:rPr>
          <w:rFonts w:ascii="Arial" w:hAnsi="Arial" w:cs="Arial"/>
          <w:spacing w:val="1"/>
          <w:sz w:val="19"/>
          <w:szCs w:val="19"/>
        </w:rPr>
        <w:t>-</w:t>
      </w:r>
      <w:r w:rsidRPr="00F220B0">
        <w:rPr>
          <w:rFonts w:ascii="Arial" w:hAnsi="Arial" w:cs="Arial"/>
          <w:spacing w:val="1"/>
          <w:sz w:val="19"/>
          <w:szCs w:val="19"/>
        </w:rPr>
        <w:t xml:space="preserve">Fokus. Gerade der Hands-On Partneransatz hebt das Unternehmen von vielen Marktteilnehmern ab, da Transaktionen nicht primär durch große Hierarchien, sondern durch die direkte operative Einbindung erfahrener Partner begleitet werden. Besonders reizvoll finde ich dabei die Arbeit an langfristigen Buy &amp; </w:t>
      </w:r>
      <w:proofErr w:type="spellStart"/>
      <w:r w:rsidRPr="00F220B0">
        <w:rPr>
          <w:rFonts w:ascii="Arial" w:hAnsi="Arial" w:cs="Arial"/>
          <w:spacing w:val="1"/>
          <w:sz w:val="19"/>
          <w:szCs w:val="19"/>
        </w:rPr>
        <w:t>Build</w:t>
      </w:r>
      <w:proofErr w:type="spellEnd"/>
      <w:r w:rsidR="006233F6">
        <w:rPr>
          <w:rFonts w:ascii="Arial" w:hAnsi="Arial" w:cs="Arial"/>
          <w:spacing w:val="1"/>
          <w:sz w:val="19"/>
          <w:szCs w:val="19"/>
        </w:rPr>
        <w:t>-</w:t>
      </w:r>
      <w:r w:rsidRPr="00F220B0">
        <w:rPr>
          <w:rFonts w:ascii="Arial" w:hAnsi="Arial" w:cs="Arial"/>
          <w:spacing w:val="1"/>
          <w:sz w:val="19"/>
          <w:szCs w:val="19"/>
        </w:rPr>
        <w:t xml:space="preserve">Strategien, bei denen nicht nur einzelne Transaktionen umgesetzt, sondern über gezielte Akquisitionen ganze Unternehmensgruppen aufgebaut werden. Die Vielzahl erfolgreich begleiteter Plattform- und Add-on-Transaktionen für Investoren wie </w:t>
      </w:r>
      <w:proofErr w:type="spellStart"/>
      <w:r w:rsidRPr="00F220B0">
        <w:rPr>
          <w:rFonts w:ascii="Arial" w:hAnsi="Arial" w:cs="Arial"/>
          <w:spacing w:val="1"/>
          <w:sz w:val="19"/>
          <w:szCs w:val="19"/>
        </w:rPr>
        <w:t>Ufenau</w:t>
      </w:r>
      <w:proofErr w:type="spellEnd"/>
      <w:r w:rsidRPr="00F220B0">
        <w:rPr>
          <w:rFonts w:ascii="Arial" w:hAnsi="Arial" w:cs="Arial"/>
          <w:spacing w:val="1"/>
          <w:sz w:val="19"/>
          <w:szCs w:val="19"/>
        </w:rPr>
        <w:t xml:space="preserve"> Capital Partners sowie die wiederkehrende Zusammenarbeit mit Gruppen wie Kanalservice, HPS oder Corius verdeutlichen die tiefe Expertise von SANCOVIA in diesem Bereich. Gleichzeitig bietet die Kombination aus Akquisitionsprozessen, Financial Due Diligence, Financial </w:t>
      </w:r>
      <w:proofErr w:type="spellStart"/>
      <w:r w:rsidRPr="00F220B0">
        <w:rPr>
          <w:rFonts w:ascii="Arial" w:hAnsi="Arial" w:cs="Arial"/>
          <w:spacing w:val="1"/>
          <w:sz w:val="19"/>
          <w:szCs w:val="19"/>
        </w:rPr>
        <w:t>Factbooks</w:t>
      </w:r>
      <w:proofErr w:type="spellEnd"/>
      <w:r w:rsidRPr="00F220B0">
        <w:rPr>
          <w:rFonts w:ascii="Arial" w:hAnsi="Arial" w:cs="Arial"/>
          <w:spacing w:val="1"/>
          <w:sz w:val="19"/>
          <w:szCs w:val="19"/>
        </w:rPr>
        <w:t xml:space="preserve"> und Unternehmensbewertungen die Möglichkeit, Transaktionen aus unterschiedlichen Perspektiven zu verstehen. Genau diese Verbindung aus strategischer Arbeit, analytischer Tiefe und direktem Unternehmenskontakt entspricht meinem Interesse an M&amp;A und macht SANCOVIA für mich zu einem besonders attraktiven Umfeld, um den gesamten Wertschöpfungsprozess von Buy &amp; </w:t>
      </w:r>
      <w:proofErr w:type="spellStart"/>
      <w:r w:rsidRPr="00F220B0">
        <w:rPr>
          <w:rFonts w:ascii="Arial" w:hAnsi="Arial" w:cs="Arial"/>
          <w:spacing w:val="1"/>
          <w:sz w:val="19"/>
          <w:szCs w:val="19"/>
        </w:rPr>
        <w:t>Build</w:t>
      </w:r>
      <w:proofErr w:type="spellEnd"/>
      <w:r w:rsidR="006233F6">
        <w:rPr>
          <w:rFonts w:ascii="Arial" w:hAnsi="Arial" w:cs="Arial"/>
          <w:spacing w:val="1"/>
          <w:sz w:val="19"/>
          <w:szCs w:val="19"/>
        </w:rPr>
        <w:t>-</w:t>
      </w:r>
      <w:r w:rsidRPr="00F220B0">
        <w:rPr>
          <w:rFonts w:ascii="Arial" w:hAnsi="Arial" w:cs="Arial"/>
          <w:spacing w:val="1"/>
          <w:sz w:val="19"/>
          <w:szCs w:val="19"/>
        </w:rPr>
        <w:t>Transaktionen kennenzulernen und aktiv mitzugestalten.</w:t>
      </w:r>
    </w:p>
    <w:p w14:paraId="103DFFDA" w14:textId="77777777" w:rsidR="00F220B0" w:rsidRPr="00F84953" w:rsidRDefault="00F220B0" w:rsidP="00214CD1">
      <w:pPr>
        <w:spacing w:after="0" w:line="240" w:lineRule="auto"/>
        <w:jc w:val="both"/>
        <w:rPr>
          <w:rFonts w:ascii="Arial" w:hAnsi="Arial" w:cs="Arial"/>
          <w:spacing w:val="1"/>
          <w:sz w:val="19"/>
          <w:szCs w:val="19"/>
        </w:rPr>
      </w:pPr>
    </w:p>
    <w:p w14:paraId="2DA09F53" w14:textId="1498818F" w:rsidR="00E75412" w:rsidRPr="00F84953" w:rsidRDefault="0054589C" w:rsidP="00214CD1">
      <w:pPr>
        <w:spacing w:after="0" w:line="240" w:lineRule="auto"/>
        <w:jc w:val="both"/>
        <w:rPr>
          <w:rFonts w:ascii="Arial" w:hAnsi="Arial" w:cs="Arial"/>
          <w:spacing w:val="1"/>
          <w:sz w:val="19"/>
          <w:szCs w:val="19"/>
        </w:rPr>
      </w:pPr>
      <w:r w:rsidRPr="00F84953">
        <w:rPr>
          <w:rFonts w:ascii="Arial" w:hAnsi="Arial" w:cs="Arial"/>
          <w:spacing w:val="1"/>
          <w:sz w:val="19"/>
          <w:szCs w:val="19"/>
        </w:rPr>
        <w:t xml:space="preserve">Von einem Praktikum im </w:t>
      </w:r>
      <w:r w:rsidR="006233F6" w:rsidRPr="006233F6">
        <w:rPr>
          <w:rFonts w:ascii="Arial" w:hAnsi="Arial" w:cs="Arial"/>
          <w:spacing w:val="1"/>
          <w:sz w:val="19"/>
          <w:szCs w:val="19"/>
        </w:rPr>
        <w:t xml:space="preserve">Buy &amp; </w:t>
      </w:r>
      <w:proofErr w:type="spellStart"/>
      <w:r w:rsidR="006233F6" w:rsidRPr="006233F6">
        <w:rPr>
          <w:rFonts w:ascii="Arial" w:hAnsi="Arial" w:cs="Arial"/>
          <w:spacing w:val="1"/>
          <w:sz w:val="19"/>
          <w:szCs w:val="19"/>
        </w:rPr>
        <w:t>Build</w:t>
      </w:r>
      <w:proofErr w:type="spellEnd"/>
      <w:r w:rsidR="006233F6" w:rsidRPr="006233F6">
        <w:rPr>
          <w:rFonts w:ascii="Arial" w:hAnsi="Arial" w:cs="Arial"/>
          <w:spacing w:val="1"/>
          <w:sz w:val="19"/>
          <w:szCs w:val="19"/>
        </w:rPr>
        <w:t xml:space="preserve"> Services</w:t>
      </w:r>
      <w:r w:rsidR="006233F6" w:rsidRPr="00F84953">
        <w:rPr>
          <w:rFonts w:ascii="Arial" w:hAnsi="Arial" w:cs="Arial"/>
          <w:spacing w:val="1"/>
          <w:sz w:val="19"/>
          <w:szCs w:val="19"/>
        </w:rPr>
        <w:t xml:space="preserve"> </w:t>
      </w:r>
      <w:r w:rsidRPr="00F84953">
        <w:rPr>
          <w:rFonts w:ascii="Arial" w:hAnsi="Arial" w:cs="Arial"/>
          <w:spacing w:val="1"/>
          <w:sz w:val="19"/>
          <w:szCs w:val="19"/>
        </w:rPr>
        <w:t xml:space="preserve">bei </w:t>
      </w:r>
      <w:r w:rsidR="00F220B0" w:rsidRPr="00F220B0">
        <w:rPr>
          <w:rFonts w:ascii="Arial" w:hAnsi="Arial" w:cs="Arial"/>
          <w:spacing w:val="1"/>
          <w:sz w:val="19"/>
          <w:szCs w:val="19"/>
        </w:rPr>
        <w:t>SANCOVIA</w:t>
      </w:r>
      <w:r w:rsidR="00F220B0">
        <w:rPr>
          <w:rFonts w:ascii="Arial" w:hAnsi="Arial" w:cs="Arial"/>
          <w:spacing w:val="1"/>
          <w:sz w:val="19"/>
          <w:szCs w:val="19"/>
        </w:rPr>
        <w:t xml:space="preserve"> </w:t>
      </w:r>
      <w:r w:rsidRPr="00F84953">
        <w:rPr>
          <w:rFonts w:ascii="Arial" w:hAnsi="Arial" w:cs="Arial"/>
          <w:spacing w:val="1"/>
          <w:sz w:val="19"/>
          <w:szCs w:val="19"/>
        </w:rPr>
        <w:t>erhoffe ich mir vor allem die Möglichkeit, früh Verantwortung in anspruchsvollen Transaktionsprojekten zu übernehmen und meine Kenntnisse im Bereich Corporate Finance gezielt weiterzuentwickeln. Gleichzeitig bin ich überzeugt, mich durch meine analytische Arbeitsweise, hohe Einsatzbereitschaft sowie meine bisherigen Erfahrungen im Deal Advisory und transaktionsnahen Projektumfeld schnell in Ihr Team einbringen und dieses in laufenden Projekten gezielt unterstützen zu können. Über die Gelegenheit, Sie in einem persönlichen Gespräch von meiner Motivation und meinem Profil zu überzeugen, würde ich mich sehr freuen.</w:t>
      </w:r>
    </w:p>
    <w:p w14:paraId="0AAFEAC3" w14:textId="77777777" w:rsidR="0054589C" w:rsidRPr="00F84953" w:rsidRDefault="0054589C" w:rsidP="00214CD1">
      <w:pPr>
        <w:spacing w:after="0" w:line="240" w:lineRule="auto"/>
        <w:jc w:val="both"/>
        <w:rPr>
          <w:rFonts w:ascii="Arial" w:hAnsi="Arial" w:cs="Arial"/>
          <w:spacing w:val="1"/>
          <w:sz w:val="19"/>
          <w:szCs w:val="19"/>
        </w:rPr>
      </w:pPr>
    </w:p>
    <w:p w14:paraId="54C2EF0A" w14:textId="494DE032" w:rsidR="008A75EB" w:rsidRPr="00F84953" w:rsidRDefault="0099776A" w:rsidP="00373EB3">
      <w:pPr>
        <w:spacing w:after="0" w:line="240" w:lineRule="auto"/>
        <w:jc w:val="both"/>
        <w:rPr>
          <w:rFonts w:ascii="Arial" w:hAnsi="Arial" w:cs="Arial"/>
          <w:sz w:val="19"/>
          <w:szCs w:val="19"/>
        </w:rPr>
      </w:pPr>
      <w:r w:rsidRPr="00F84953">
        <w:rPr>
          <w:rFonts w:ascii="Arial" w:hAnsi="Arial" w:cs="Arial"/>
          <w:sz w:val="19"/>
          <w:szCs w:val="19"/>
        </w:rPr>
        <w:t>Mit freundlichen Grüßen</w:t>
      </w:r>
    </w:p>
    <w:p w14:paraId="1B3BB3D4" w14:textId="77777777" w:rsidR="00A07457" w:rsidRPr="00C023D5" w:rsidRDefault="00A07457">
      <w:pPr>
        <w:spacing w:after="0" w:line="240" w:lineRule="auto"/>
        <w:jc w:val="both"/>
        <w:rPr>
          <w:rFonts w:ascii="Arial" w:hAnsi="Arial" w:cs="Arial"/>
          <w:sz w:val="19"/>
          <w:szCs w:val="19"/>
        </w:rPr>
      </w:pPr>
    </w:p>
    <w:sectPr w:rsidR="00A07457" w:rsidRPr="00C023D5" w:rsidSect="00373EB3">
      <w:pgSz w:w="11906" w:h="16838"/>
      <w:pgMar w:top="1152" w:right="1080" w:bottom="403"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E77448" w14:textId="77777777" w:rsidR="00016338" w:rsidRDefault="00016338" w:rsidP="00F84953">
      <w:pPr>
        <w:spacing w:after="0" w:line="240" w:lineRule="auto"/>
      </w:pPr>
      <w:r>
        <w:separator/>
      </w:r>
    </w:p>
  </w:endnote>
  <w:endnote w:type="continuationSeparator" w:id="0">
    <w:p w14:paraId="0ED264E6" w14:textId="77777777" w:rsidR="00016338" w:rsidRDefault="00016338" w:rsidP="00F84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6627CA" w14:textId="77777777" w:rsidR="00016338" w:rsidRDefault="00016338" w:rsidP="00F84953">
      <w:pPr>
        <w:spacing w:after="0" w:line="240" w:lineRule="auto"/>
      </w:pPr>
      <w:r>
        <w:separator/>
      </w:r>
    </w:p>
  </w:footnote>
  <w:footnote w:type="continuationSeparator" w:id="0">
    <w:p w14:paraId="1A36BFEF" w14:textId="77777777" w:rsidR="00016338" w:rsidRDefault="00016338" w:rsidP="00F8495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6338"/>
    <w:rsid w:val="00034B68"/>
    <w:rsid w:val="0004591A"/>
    <w:rsid w:val="00046459"/>
    <w:rsid w:val="000555E4"/>
    <w:rsid w:val="0005670D"/>
    <w:rsid w:val="00067979"/>
    <w:rsid w:val="000710B0"/>
    <w:rsid w:val="00073C82"/>
    <w:rsid w:val="00081359"/>
    <w:rsid w:val="000920C5"/>
    <w:rsid w:val="000A14C5"/>
    <w:rsid w:val="000A154E"/>
    <w:rsid w:val="000A5AB8"/>
    <w:rsid w:val="000A6678"/>
    <w:rsid w:val="000A7DEB"/>
    <w:rsid w:val="000C55DE"/>
    <w:rsid w:val="000E04A0"/>
    <w:rsid w:val="000F371C"/>
    <w:rsid w:val="00117F83"/>
    <w:rsid w:val="0013049F"/>
    <w:rsid w:val="001341E9"/>
    <w:rsid w:val="00146C8E"/>
    <w:rsid w:val="00152DF9"/>
    <w:rsid w:val="00154F5B"/>
    <w:rsid w:val="00156A98"/>
    <w:rsid w:val="001669DB"/>
    <w:rsid w:val="00171D11"/>
    <w:rsid w:val="001819B1"/>
    <w:rsid w:val="001A4522"/>
    <w:rsid w:val="001B4A9B"/>
    <w:rsid w:val="001C17FC"/>
    <w:rsid w:val="001D079A"/>
    <w:rsid w:val="001E0088"/>
    <w:rsid w:val="001E0903"/>
    <w:rsid w:val="001E1EE7"/>
    <w:rsid w:val="001E2993"/>
    <w:rsid w:val="002042CB"/>
    <w:rsid w:val="002062F6"/>
    <w:rsid w:val="00212042"/>
    <w:rsid w:val="00214CD1"/>
    <w:rsid w:val="002213EE"/>
    <w:rsid w:val="00224697"/>
    <w:rsid w:val="0023683A"/>
    <w:rsid w:val="00240EDD"/>
    <w:rsid w:val="002422D7"/>
    <w:rsid w:val="002467A0"/>
    <w:rsid w:val="002536DC"/>
    <w:rsid w:val="00255EC1"/>
    <w:rsid w:val="00257D2A"/>
    <w:rsid w:val="00260AA5"/>
    <w:rsid w:val="002627D2"/>
    <w:rsid w:val="00264191"/>
    <w:rsid w:val="0027047C"/>
    <w:rsid w:val="002708C2"/>
    <w:rsid w:val="00274324"/>
    <w:rsid w:val="00284383"/>
    <w:rsid w:val="00296AA4"/>
    <w:rsid w:val="002A5B9F"/>
    <w:rsid w:val="002D309E"/>
    <w:rsid w:val="002D594E"/>
    <w:rsid w:val="002E39B8"/>
    <w:rsid w:val="002F51FA"/>
    <w:rsid w:val="0030090E"/>
    <w:rsid w:val="00311A15"/>
    <w:rsid w:val="003148B4"/>
    <w:rsid w:val="003250EA"/>
    <w:rsid w:val="003421B1"/>
    <w:rsid w:val="00346051"/>
    <w:rsid w:val="003657B6"/>
    <w:rsid w:val="00373EB3"/>
    <w:rsid w:val="00375D2D"/>
    <w:rsid w:val="003811BC"/>
    <w:rsid w:val="0038671F"/>
    <w:rsid w:val="003947A8"/>
    <w:rsid w:val="003C78A5"/>
    <w:rsid w:val="003D464F"/>
    <w:rsid w:val="003D5D1E"/>
    <w:rsid w:val="003E55A8"/>
    <w:rsid w:val="003F3290"/>
    <w:rsid w:val="003F688C"/>
    <w:rsid w:val="00413E68"/>
    <w:rsid w:val="00415608"/>
    <w:rsid w:val="00415BC9"/>
    <w:rsid w:val="00424CAF"/>
    <w:rsid w:val="004267A2"/>
    <w:rsid w:val="00426F7D"/>
    <w:rsid w:val="00434D23"/>
    <w:rsid w:val="004403CB"/>
    <w:rsid w:val="00453C2F"/>
    <w:rsid w:val="00454C0B"/>
    <w:rsid w:val="0046226E"/>
    <w:rsid w:val="00474FC2"/>
    <w:rsid w:val="0047599E"/>
    <w:rsid w:val="00492923"/>
    <w:rsid w:val="00496384"/>
    <w:rsid w:val="004A1501"/>
    <w:rsid w:val="004A615C"/>
    <w:rsid w:val="004B4510"/>
    <w:rsid w:val="004B5E48"/>
    <w:rsid w:val="004B74FD"/>
    <w:rsid w:val="004C156C"/>
    <w:rsid w:val="004C174A"/>
    <w:rsid w:val="00500EFA"/>
    <w:rsid w:val="00506322"/>
    <w:rsid w:val="00507BBD"/>
    <w:rsid w:val="005407D6"/>
    <w:rsid w:val="00542F06"/>
    <w:rsid w:val="00542FCB"/>
    <w:rsid w:val="0054589C"/>
    <w:rsid w:val="00553EC8"/>
    <w:rsid w:val="005705F7"/>
    <w:rsid w:val="00570B1D"/>
    <w:rsid w:val="00574140"/>
    <w:rsid w:val="005762CF"/>
    <w:rsid w:val="005842A0"/>
    <w:rsid w:val="00590834"/>
    <w:rsid w:val="00590E7F"/>
    <w:rsid w:val="00593C9C"/>
    <w:rsid w:val="005A6B01"/>
    <w:rsid w:val="005B231F"/>
    <w:rsid w:val="005C55F7"/>
    <w:rsid w:val="005D7D49"/>
    <w:rsid w:val="005E00BC"/>
    <w:rsid w:val="005E1BC8"/>
    <w:rsid w:val="005E63B8"/>
    <w:rsid w:val="005F350B"/>
    <w:rsid w:val="00603752"/>
    <w:rsid w:val="00607B2A"/>
    <w:rsid w:val="006233F6"/>
    <w:rsid w:val="00632F05"/>
    <w:rsid w:val="0063723B"/>
    <w:rsid w:val="00647413"/>
    <w:rsid w:val="006502BE"/>
    <w:rsid w:val="006A7895"/>
    <w:rsid w:val="006B302C"/>
    <w:rsid w:val="006D2592"/>
    <w:rsid w:val="006D428E"/>
    <w:rsid w:val="006F58EC"/>
    <w:rsid w:val="00706233"/>
    <w:rsid w:val="007251EA"/>
    <w:rsid w:val="00727936"/>
    <w:rsid w:val="007340D7"/>
    <w:rsid w:val="00743DA0"/>
    <w:rsid w:val="007472BD"/>
    <w:rsid w:val="00755A3D"/>
    <w:rsid w:val="007675B1"/>
    <w:rsid w:val="00797EF1"/>
    <w:rsid w:val="007A3246"/>
    <w:rsid w:val="007A64C5"/>
    <w:rsid w:val="007A719D"/>
    <w:rsid w:val="007B1B2B"/>
    <w:rsid w:val="007B7F42"/>
    <w:rsid w:val="007C59D2"/>
    <w:rsid w:val="007E4326"/>
    <w:rsid w:val="007F0344"/>
    <w:rsid w:val="007F7EA0"/>
    <w:rsid w:val="008049F7"/>
    <w:rsid w:val="00807293"/>
    <w:rsid w:val="0083180B"/>
    <w:rsid w:val="0083750F"/>
    <w:rsid w:val="008428CF"/>
    <w:rsid w:val="00846477"/>
    <w:rsid w:val="0085213A"/>
    <w:rsid w:val="008565FD"/>
    <w:rsid w:val="00857C6F"/>
    <w:rsid w:val="00860959"/>
    <w:rsid w:val="008657E3"/>
    <w:rsid w:val="00867CED"/>
    <w:rsid w:val="00874503"/>
    <w:rsid w:val="00883B55"/>
    <w:rsid w:val="0089337A"/>
    <w:rsid w:val="008A248F"/>
    <w:rsid w:val="008A75EB"/>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07457"/>
    <w:rsid w:val="00A1282E"/>
    <w:rsid w:val="00A13238"/>
    <w:rsid w:val="00A14247"/>
    <w:rsid w:val="00A40D57"/>
    <w:rsid w:val="00A44493"/>
    <w:rsid w:val="00A53760"/>
    <w:rsid w:val="00A5544C"/>
    <w:rsid w:val="00A72692"/>
    <w:rsid w:val="00AA2791"/>
    <w:rsid w:val="00AA4C7C"/>
    <w:rsid w:val="00AB4CD0"/>
    <w:rsid w:val="00AC61EE"/>
    <w:rsid w:val="00AC66C4"/>
    <w:rsid w:val="00AC7086"/>
    <w:rsid w:val="00AE26F5"/>
    <w:rsid w:val="00AE3A33"/>
    <w:rsid w:val="00B131EB"/>
    <w:rsid w:val="00B135CE"/>
    <w:rsid w:val="00B339B8"/>
    <w:rsid w:val="00B346A7"/>
    <w:rsid w:val="00B43970"/>
    <w:rsid w:val="00B45015"/>
    <w:rsid w:val="00B45404"/>
    <w:rsid w:val="00B50A34"/>
    <w:rsid w:val="00B54C38"/>
    <w:rsid w:val="00B56071"/>
    <w:rsid w:val="00B5613E"/>
    <w:rsid w:val="00B57CB1"/>
    <w:rsid w:val="00B77DCE"/>
    <w:rsid w:val="00B81B0E"/>
    <w:rsid w:val="00B87CA9"/>
    <w:rsid w:val="00B9666E"/>
    <w:rsid w:val="00B97F01"/>
    <w:rsid w:val="00BB3512"/>
    <w:rsid w:val="00BB3C75"/>
    <w:rsid w:val="00BF522D"/>
    <w:rsid w:val="00C0214A"/>
    <w:rsid w:val="00C023D5"/>
    <w:rsid w:val="00C030C1"/>
    <w:rsid w:val="00C1562F"/>
    <w:rsid w:val="00C27D87"/>
    <w:rsid w:val="00C41AB0"/>
    <w:rsid w:val="00C6717B"/>
    <w:rsid w:val="00C71380"/>
    <w:rsid w:val="00C9003C"/>
    <w:rsid w:val="00C97ECA"/>
    <w:rsid w:val="00CA1160"/>
    <w:rsid w:val="00CA702E"/>
    <w:rsid w:val="00CA7350"/>
    <w:rsid w:val="00CB639D"/>
    <w:rsid w:val="00CD51E6"/>
    <w:rsid w:val="00CE433B"/>
    <w:rsid w:val="00CF07A6"/>
    <w:rsid w:val="00D30CEA"/>
    <w:rsid w:val="00D60C2D"/>
    <w:rsid w:val="00D611FC"/>
    <w:rsid w:val="00D6373A"/>
    <w:rsid w:val="00D71D8E"/>
    <w:rsid w:val="00D75367"/>
    <w:rsid w:val="00D759C6"/>
    <w:rsid w:val="00D9281A"/>
    <w:rsid w:val="00DA3404"/>
    <w:rsid w:val="00DA524B"/>
    <w:rsid w:val="00DA5617"/>
    <w:rsid w:val="00DB471D"/>
    <w:rsid w:val="00DD1863"/>
    <w:rsid w:val="00DD3349"/>
    <w:rsid w:val="00DD54E1"/>
    <w:rsid w:val="00DD6747"/>
    <w:rsid w:val="00DE1FBC"/>
    <w:rsid w:val="00DE5C3D"/>
    <w:rsid w:val="00DF16DA"/>
    <w:rsid w:val="00E02500"/>
    <w:rsid w:val="00E12ED8"/>
    <w:rsid w:val="00E162C9"/>
    <w:rsid w:val="00E245DD"/>
    <w:rsid w:val="00E3005D"/>
    <w:rsid w:val="00E30491"/>
    <w:rsid w:val="00E30D37"/>
    <w:rsid w:val="00E473ED"/>
    <w:rsid w:val="00E47DAF"/>
    <w:rsid w:val="00E52CC6"/>
    <w:rsid w:val="00E62550"/>
    <w:rsid w:val="00E65826"/>
    <w:rsid w:val="00E65B09"/>
    <w:rsid w:val="00E75412"/>
    <w:rsid w:val="00E83116"/>
    <w:rsid w:val="00E914E5"/>
    <w:rsid w:val="00E91B86"/>
    <w:rsid w:val="00EA6CEC"/>
    <w:rsid w:val="00EA7AC2"/>
    <w:rsid w:val="00EB0853"/>
    <w:rsid w:val="00EC000C"/>
    <w:rsid w:val="00EF2FD5"/>
    <w:rsid w:val="00EF4BDD"/>
    <w:rsid w:val="00F11473"/>
    <w:rsid w:val="00F220B0"/>
    <w:rsid w:val="00F253C5"/>
    <w:rsid w:val="00F270C0"/>
    <w:rsid w:val="00F30624"/>
    <w:rsid w:val="00F408C0"/>
    <w:rsid w:val="00F4717F"/>
    <w:rsid w:val="00F5301B"/>
    <w:rsid w:val="00F55CE3"/>
    <w:rsid w:val="00F74175"/>
    <w:rsid w:val="00F76695"/>
    <w:rsid w:val="00F84953"/>
    <w:rsid w:val="00F92A04"/>
    <w:rsid w:val="00FA4972"/>
    <w:rsid w:val="00FA5291"/>
    <w:rsid w:val="00FC093B"/>
    <w:rsid w:val="00FC3AB8"/>
    <w:rsid w:val="00FD7864"/>
    <w:rsid w:val="00FE512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1E2993"/>
    <w:pPr>
      <w:spacing w:after="0" w:line="240" w:lineRule="auto"/>
    </w:pPr>
  </w:style>
  <w:style w:type="character" w:styleId="Kommentarzeichen">
    <w:name w:val="annotation reference"/>
    <w:basedOn w:val="Absatz-Standardschriftart"/>
    <w:uiPriority w:val="99"/>
    <w:semiHidden/>
    <w:unhideWhenUsed/>
    <w:rsid w:val="00214CD1"/>
    <w:rPr>
      <w:sz w:val="16"/>
      <w:szCs w:val="16"/>
    </w:rPr>
  </w:style>
  <w:style w:type="paragraph" w:styleId="Kommentartext">
    <w:name w:val="annotation text"/>
    <w:basedOn w:val="Standard"/>
    <w:link w:val="KommentartextZchn"/>
    <w:uiPriority w:val="99"/>
    <w:semiHidden/>
    <w:unhideWhenUsed/>
    <w:rsid w:val="00214CD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14CD1"/>
    <w:rPr>
      <w:sz w:val="20"/>
      <w:szCs w:val="20"/>
    </w:rPr>
  </w:style>
  <w:style w:type="paragraph" w:styleId="Kommentarthema">
    <w:name w:val="annotation subject"/>
    <w:basedOn w:val="Kommentartext"/>
    <w:next w:val="Kommentartext"/>
    <w:link w:val="KommentarthemaZchn"/>
    <w:uiPriority w:val="99"/>
    <w:semiHidden/>
    <w:unhideWhenUsed/>
    <w:rsid w:val="00214CD1"/>
    <w:rPr>
      <w:b/>
      <w:bCs/>
    </w:rPr>
  </w:style>
  <w:style w:type="character" w:customStyle="1" w:styleId="KommentarthemaZchn">
    <w:name w:val="Kommentarthema Zchn"/>
    <w:basedOn w:val="KommentartextZchn"/>
    <w:link w:val="Kommentarthema"/>
    <w:uiPriority w:val="99"/>
    <w:semiHidden/>
    <w:rsid w:val="00214CD1"/>
    <w:rPr>
      <w:b/>
      <w:bCs/>
      <w:sz w:val="20"/>
      <w:szCs w:val="20"/>
    </w:rPr>
  </w:style>
  <w:style w:type="paragraph" w:customStyle="1" w:styleId="p1">
    <w:name w:val="p1"/>
    <w:basedOn w:val="Standard"/>
    <w:rsid w:val="00A13238"/>
    <w:pPr>
      <w:spacing w:after="0" w:line="240" w:lineRule="auto"/>
    </w:pPr>
    <w:rPr>
      <w:rFonts w:ascii="Arial" w:eastAsia="Times New Roman" w:hAnsi="Arial" w:cs="Arial"/>
      <w:color w:val="000000"/>
      <w:sz w:val="16"/>
      <w:szCs w:val="16"/>
      <w:lang w:eastAsia="en-GB"/>
    </w:rPr>
  </w:style>
  <w:style w:type="character" w:styleId="Fett">
    <w:name w:val="Strong"/>
    <w:basedOn w:val="Absatz-Standardschriftart"/>
    <w:uiPriority w:val="22"/>
    <w:qFormat/>
    <w:rsid w:val="004B5E48"/>
    <w:rPr>
      <w:b/>
      <w:bCs/>
    </w:rPr>
  </w:style>
  <w:style w:type="character" w:customStyle="1" w:styleId="apple-converted-space">
    <w:name w:val="apple-converted-space"/>
    <w:basedOn w:val="Absatz-Standardschriftart"/>
    <w:rsid w:val="004B5E48"/>
  </w:style>
  <w:style w:type="paragraph" w:styleId="Kopfzeile">
    <w:name w:val="header"/>
    <w:basedOn w:val="Standard"/>
    <w:link w:val="KopfzeileZchn"/>
    <w:uiPriority w:val="99"/>
    <w:unhideWhenUsed/>
    <w:rsid w:val="00F84953"/>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F84953"/>
  </w:style>
  <w:style w:type="paragraph" w:styleId="Fuzeile">
    <w:name w:val="footer"/>
    <w:basedOn w:val="Standard"/>
    <w:link w:val="FuzeileZchn"/>
    <w:uiPriority w:val="99"/>
    <w:unhideWhenUsed/>
    <w:rsid w:val="00F8495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F84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4525</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cp:lastPrinted>2026-07-16T20:22:00Z</cp:lastPrinted>
  <dcterms:created xsi:type="dcterms:W3CDTF">2026-07-16T21:14:00Z</dcterms:created>
  <dcterms:modified xsi:type="dcterms:W3CDTF">2026-07-17T20:27:00Z</dcterms:modified>
</cp:coreProperties>
</file>