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6579"/>
        <w:gridCol w:w="2015"/>
      </w:tblGrid>
      <w:tr w:rsidR="00E55D90" w:rsidRPr="0026376D" w14:paraId="487AC9CE" w14:textId="77777777" w:rsidTr="00B23AEA">
        <w:trPr>
          <w:trHeight w:val="20"/>
          <w:jc w:val="center"/>
        </w:trPr>
        <w:tc>
          <w:tcPr>
            <w:tcW w:w="10206" w:type="dxa"/>
            <w:gridSpan w:val="3"/>
            <w:vAlign w:val="bottom"/>
          </w:tcPr>
          <w:p w14:paraId="0CBC6997" w14:textId="17506C30" w:rsidR="00E55D90" w:rsidRPr="0026376D" w:rsidRDefault="008719D0" w:rsidP="001E3AF8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26376D">
              <w:rPr>
                <w:rFonts w:ascii="Times New Roman" w:hAnsi="Times New Roman" w:cs="Times New Roman"/>
                <w:b/>
                <w:sz w:val="48"/>
                <w:szCs w:val="44"/>
              </w:rPr>
              <w:t>Karamvir Singh Mathon</w:t>
            </w:r>
          </w:p>
          <w:p w14:paraId="135895E2" w14:textId="22EBEC4D" w:rsidR="00F44F5F" w:rsidRPr="00570F53" w:rsidRDefault="00B40007" w:rsidP="001E3AF8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>Remscheider Straße 106</w:t>
            </w:r>
            <w:r w:rsidR="005A0D49">
              <w:rPr>
                <w:rFonts w:ascii="Times New Roman" w:hAnsi="Times New Roman" w:cs="Times New Roman"/>
                <w:bCs/>
                <w:sz w:val="18"/>
                <w:szCs w:val="18"/>
              </w:rPr>
              <w:t>,</w:t>
            </w:r>
            <w:r w:rsidR="00570F53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="005A0D49"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>51103</w:t>
            </w:r>
            <w:r w:rsidR="005A0D4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570F53">
              <w:rPr>
                <w:rFonts w:ascii="Times New Roman" w:hAnsi="Times New Roman" w:cs="Times New Roman"/>
                <w:bCs/>
                <w:sz w:val="18"/>
                <w:szCs w:val="18"/>
              </w:rPr>
              <w:t>Cologne</w:t>
            </w:r>
            <w:r w:rsidR="00023D7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, </w:t>
            </w:r>
            <w:r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>Germany</w:t>
            </w:r>
            <w:r w:rsidR="00023D7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23D79" w:rsidRPr="002D7CDC">
              <w:rPr>
                <w:rFonts w:ascii="Times New Roman" w:hAnsi="Times New Roman" w:cs="Times New Roman"/>
                <w:bCs/>
                <w:sz w:val="18"/>
                <w:szCs w:val="18"/>
              </w:rPr>
              <w:t>•</w:t>
            </w:r>
            <w:r w:rsidR="00570F5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23D79" w:rsidRPr="00023D79">
              <w:rPr>
                <w:rFonts w:ascii="Times New Roman" w:hAnsi="Times New Roman" w:cs="Times New Roman"/>
                <w:bCs/>
                <w:sz w:val="20"/>
                <w:szCs w:val="20"/>
              </w:rPr>
              <w:t>karamvir.mathon@outlook</w:t>
            </w:r>
            <w:r w:rsidR="00C16886">
              <w:rPr>
                <w:rFonts w:ascii="Times New Roman" w:hAnsi="Times New Roman" w:cs="Times New Roman"/>
                <w:bCs/>
                <w:sz w:val="20"/>
                <w:szCs w:val="20"/>
              </w:rPr>
              <w:t>.de</w:t>
            </w:r>
            <w:r w:rsidR="00023D7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23D79" w:rsidRPr="002D7CDC">
              <w:rPr>
                <w:rFonts w:ascii="Times New Roman" w:hAnsi="Times New Roman" w:cs="Times New Roman"/>
                <w:bCs/>
                <w:sz w:val="18"/>
                <w:szCs w:val="18"/>
              </w:rPr>
              <w:t>•</w:t>
            </w:r>
            <w:r w:rsidR="00023D79"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>+49 173 2587624</w:t>
            </w:r>
          </w:p>
        </w:tc>
      </w:tr>
      <w:tr w:rsidR="002508C2" w:rsidRPr="0026376D" w14:paraId="0FCADE56" w14:textId="77777777" w:rsidTr="00B23AEA">
        <w:trPr>
          <w:trHeight w:val="510"/>
          <w:jc w:val="center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491AC173" w:rsidR="002508C2" w:rsidRPr="00B27123" w:rsidRDefault="00B27123" w:rsidP="001E3AF8">
            <w:pPr>
              <w:pStyle w:val="BERSCHRIFT"/>
              <w:jc w:val="center"/>
              <w:rPr>
                <w:rFonts w:ascii="Times New Roman" w:hAnsi="Times New Roman" w:cs="Times New Roman"/>
                <w:b w:val="0"/>
                <w:sz w:val="28"/>
              </w:rPr>
            </w:pPr>
            <w:r w:rsidRPr="00B27123">
              <w:rPr>
                <w:rFonts w:ascii="Times New Roman" w:eastAsia="Georgia" w:hAnsi="Times New Roman" w:cs="Times New Roman"/>
                <w:sz w:val="28"/>
                <w:szCs w:val="28"/>
                <w:lang w:val="en-US"/>
              </w:rPr>
              <w:t>Education</w:t>
            </w:r>
          </w:p>
        </w:tc>
      </w:tr>
      <w:tr w:rsidR="00934BDD" w:rsidRPr="00934BDD" w14:paraId="2B98720E" w14:textId="77777777" w:rsidTr="00B23AEA">
        <w:trPr>
          <w:trHeight w:val="340"/>
          <w:jc w:val="center"/>
        </w:trPr>
        <w:tc>
          <w:tcPr>
            <w:tcW w:w="8191" w:type="dxa"/>
            <w:gridSpan w:val="2"/>
            <w:tcBorders>
              <w:top w:val="single" w:sz="4" w:space="0" w:color="auto"/>
            </w:tcBorders>
            <w:vAlign w:val="bottom"/>
          </w:tcPr>
          <w:p w14:paraId="7433D36A" w14:textId="7C11A866" w:rsidR="00934BDD" w:rsidRPr="001A7D89" w:rsidRDefault="00934BDD" w:rsidP="001E3AF8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1A7D8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Cologne University of Applied Sciences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bottom"/>
          </w:tcPr>
          <w:p w14:paraId="03428FEF" w14:textId="1C6153A4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</w:pPr>
            <w:r w:rsidRPr="001A7D89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Cologne, DE</w:t>
            </w:r>
          </w:p>
        </w:tc>
      </w:tr>
      <w:tr w:rsidR="00934BDD" w:rsidRPr="0026376D" w14:paraId="61E5D482" w14:textId="77777777" w:rsidTr="001925CA">
        <w:trPr>
          <w:trHeight w:val="113"/>
          <w:jc w:val="center"/>
        </w:trPr>
        <w:tc>
          <w:tcPr>
            <w:tcW w:w="8191" w:type="dxa"/>
            <w:gridSpan w:val="2"/>
            <w:vAlign w:val="bottom"/>
          </w:tcPr>
          <w:p w14:paraId="11CB9A0F" w14:textId="708C9A6D" w:rsidR="00934BDD" w:rsidRPr="001A7D89" w:rsidRDefault="00934BDD" w:rsidP="001E3A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in Banking &amp; Finance </w:t>
            </w:r>
          </w:p>
        </w:tc>
        <w:tc>
          <w:tcPr>
            <w:tcW w:w="2015" w:type="dxa"/>
            <w:vAlign w:val="bottom"/>
          </w:tcPr>
          <w:p w14:paraId="419A9228" w14:textId="64B44D4A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1A7D89">
              <w:rPr>
                <w:rFonts w:ascii="Times New Roman" w:hAnsi="Times New Roman" w:cs="Times New Roman"/>
                <w:sz w:val="20"/>
                <w:szCs w:val="20"/>
              </w:rPr>
              <w:t>09/2021 – 02/2025</w:t>
            </w:r>
          </w:p>
        </w:tc>
      </w:tr>
      <w:tr w:rsidR="00934BDD" w:rsidRPr="003574D1" w14:paraId="7EABE9F1" w14:textId="77777777" w:rsidTr="00B23AEA">
        <w:trPr>
          <w:trHeight w:val="20"/>
          <w:jc w:val="center"/>
        </w:trPr>
        <w:tc>
          <w:tcPr>
            <w:tcW w:w="10206" w:type="dxa"/>
            <w:gridSpan w:val="3"/>
            <w:vAlign w:val="bottom"/>
          </w:tcPr>
          <w:p w14:paraId="458C3526" w14:textId="77777777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Final GPA: 1.9 (1.0 – 4.0, with 1.0 being best)</w:t>
            </w:r>
          </w:p>
          <w:p w14:paraId="2EDFC8E6" w14:textId="744EACDC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Bachelor Thesis: Catastrophe Bonds – Characteristic</w:t>
            </w:r>
            <w:r w:rsidR="00B83170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s</w:t>
            </w: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 and Valuation (grade: 1.0)</w:t>
            </w:r>
          </w:p>
          <w:p w14:paraId="5A2AEE14" w14:textId="39AEE245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Specialization Modules: Business Analysis and Valuation, Startup and Growth Financing</w:t>
            </w:r>
            <w:r w:rsidR="002D1FE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, </w:t>
            </w:r>
            <w:r w:rsidR="002D1FE5"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Financial Derivatives</w:t>
            </w:r>
          </w:p>
          <w:p w14:paraId="7A71E6B0" w14:textId="72A051A6" w:rsidR="00934BDD" w:rsidRPr="008275C0" w:rsidRDefault="00934BDD" w:rsidP="008275C0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Relevant modules: </w:t>
            </w:r>
            <w:r w:rsidR="000E23D7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Credit Management,</w:t>
            </w:r>
            <w:r w:rsidR="000E23D7" w:rsidRPr="008275C0">
              <w:rPr>
                <w:rFonts w:ascii="Times New Roman" w:eastAsia="Georgia" w:hAnsi="Times New Roman" w:cs="Times New Roman"/>
                <w:iCs/>
                <w:sz w:val="20"/>
                <w:szCs w:val="20"/>
                <w:lang/>
              </w:rPr>
              <w:t xml:space="preserve"> </w:t>
            </w:r>
            <w:r w:rsidR="000E23D7">
              <w:rPr>
                <w:rFonts w:ascii="Times New Roman" w:eastAsia="Georgia" w:hAnsi="Times New Roman" w:cs="Times New Roman"/>
                <w:iCs/>
                <w:sz w:val="20"/>
                <w:szCs w:val="20"/>
                <w:lang/>
              </w:rPr>
              <w:t>Asset Management</w:t>
            </w:r>
            <w:r w:rsidR="008275C0" w:rsidRPr="008275C0">
              <w:rPr>
                <w:rFonts w:ascii="Times New Roman" w:eastAsia="Georgia" w:hAnsi="Times New Roman" w:cs="Times New Roman"/>
                <w:iCs/>
                <w:sz w:val="20"/>
                <w:szCs w:val="20"/>
                <w:lang/>
              </w:rPr>
              <w:t>,</w:t>
            </w:r>
            <w:r w:rsidR="008275C0">
              <w:rPr>
                <w:rFonts w:ascii="Times New Roman" w:eastAsia="Georgia" w:hAnsi="Times New Roman" w:cs="Times New Roman"/>
                <w:b/>
                <w:bCs/>
                <w:iCs/>
                <w:sz w:val="20"/>
                <w:szCs w:val="20"/>
                <w:lang/>
              </w:rPr>
              <w:t xml:space="preserve"> </w:t>
            </w:r>
            <w:r w:rsidR="00C62D87" w:rsidRPr="008275C0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Financial and Investment Management</w:t>
            </w:r>
          </w:p>
        </w:tc>
      </w:tr>
      <w:tr w:rsidR="00934BDD" w:rsidRPr="0026376D" w14:paraId="1C51E2FF" w14:textId="77777777" w:rsidTr="00B23AEA">
        <w:trPr>
          <w:trHeight w:val="340"/>
          <w:jc w:val="center"/>
        </w:trPr>
        <w:tc>
          <w:tcPr>
            <w:tcW w:w="8191" w:type="dxa"/>
            <w:gridSpan w:val="2"/>
            <w:vAlign w:val="bottom"/>
          </w:tcPr>
          <w:p w14:paraId="4BAC65D2" w14:textId="5FF90907" w:rsidR="00934BDD" w:rsidRPr="001A7D89" w:rsidRDefault="00934BDD" w:rsidP="001E3AF8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1A7D8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Vocational College </w:t>
            </w:r>
            <w:proofErr w:type="spellStart"/>
            <w:r w:rsidRPr="001A7D8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Deutzer</w:t>
            </w:r>
            <w:proofErr w:type="spellEnd"/>
            <w:r w:rsidRPr="001A7D8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Freiheit</w:t>
            </w:r>
          </w:p>
        </w:tc>
        <w:tc>
          <w:tcPr>
            <w:tcW w:w="2015" w:type="dxa"/>
            <w:vAlign w:val="bottom"/>
          </w:tcPr>
          <w:p w14:paraId="2FCB10D7" w14:textId="40FE2E77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1A7D89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Cologne, DE</w:t>
            </w:r>
          </w:p>
        </w:tc>
      </w:tr>
      <w:tr w:rsidR="00934BDD" w:rsidRPr="0026376D" w14:paraId="312B82BC" w14:textId="77777777" w:rsidTr="00B23AEA">
        <w:trPr>
          <w:trHeight w:val="20"/>
          <w:jc w:val="center"/>
        </w:trPr>
        <w:tc>
          <w:tcPr>
            <w:tcW w:w="8191" w:type="dxa"/>
            <w:gridSpan w:val="2"/>
            <w:vAlign w:val="bottom"/>
          </w:tcPr>
          <w:p w14:paraId="1CEE182B" w14:textId="532DEC43" w:rsidR="00934BDD" w:rsidRPr="001A7D89" w:rsidRDefault="00934BDD" w:rsidP="001E3A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1A7D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Fachhochschulreife</w:t>
            </w:r>
            <w:proofErr w:type="spellEnd"/>
            <w:r w:rsidRPr="001A7D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(German A-Level Equivalent)</w:t>
            </w:r>
          </w:p>
        </w:tc>
        <w:tc>
          <w:tcPr>
            <w:tcW w:w="2015" w:type="dxa"/>
            <w:vAlign w:val="bottom"/>
          </w:tcPr>
          <w:p w14:paraId="7521EA6E" w14:textId="1D06293B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1A7D8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08/2019 – 06/2021</w:t>
            </w:r>
          </w:p>
        </w:tc>
      </w:tr>
      <w:tr w:rsidR="00934BDD" w:rsidRPr="0026376D" w14:paraId="69F47C1D" w14:textId="77777777" w:rsidTr="00B23AEA">
        <w:trPr>
          <w:trHeight w:val="20"/>
          <w:jc w:val="center"/>
        </w:trPr>
        <w:tc>
          <w:tcPr>
            <w:tcW w:w="10206" w:type="dxa"/>
            <w:gridSpan w:val="3"/>
            <w:vAlign w:val="bottom"/>
          </w:tcPr>
          <w:p w14:paraId="4198F481" w14:textId="026F2EF4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Final GPA: 1.5 (1.0 – </w:t>
            </w:r>
            <w:r w:rsidR="004C6091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6</w:t>
            </w: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.0, with 1.0 being best)</w:t>
            </w:r>
          </w:p>
          <w:p w14:paraId="0488F013" w14:textId="04C98250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Focus: Economics and Administration</w:t>
            </w:r>
          </w:p>
          <w:p w14:paraId="23575F6C" w14:textId="78125D56" w:rsidR="00934BDD" w:rsidRPr="001A7D89" w:rsidRDefault="00934BDD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Specialization: Intercultural Studies (grade: 1.0)</w:t>
            </w:r>
          </w:p>
        </w:tc>
      </w:tr>
      <w:tr w:rsidR="00934BDD" w:rsidRPr="0026376D" w14:paraId="3A2665B3" w14:textId="77777777" w:rsidTr="00B23AEA">
        <w:trPr>
          <w:trHeight w:val="510"/>
          <w:jc w:val="center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55F493CB" w:rsidR="00934BDD" w:rsidRPr="003574D1" w:rsidRDefault="00934BDD" w:rsidP="001E3AF8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</w:rPr>
            </w:pPr>
            <w:r w:rsidRPr="003574D1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Professional Experience</w:t>
            </w:r>
          </w:p>
        </w:tc>
      </w:tr>
      <w:tr w:rsidR="00934BDD" w:rsidRPr="001B3E2B" w14:paraId="127C64E2" w14:textId="77777777" w:rsidTr="00B23AEA">
        <w:trPr>
          <w:trHeight w:val="340"/>
          <w:jc w:val="center"/>
        </w:trPr>
        <w:tc>
          <w:tcPr>
            <w:tcW w:w="8191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661721F3" w:rsidR="00934BDD" w:rsidRPr="0026376D" w:rsidRDefault="00934BDD" w:rsidP="00334F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376D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BDO AG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bottom"/>
          </w:tcPr>
          <w:p w14:paraId="4820196E" w14:textId="4C5DC8CD" w:rsidR="00934BDD" w:rsidRPr="001B3E2B" w:rsidRDefault="00934BDD" w:rsidP="001E3AF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proofErr w:type="spellStart"/>
            <w:r w:rsidRPr="001B3E2B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Dusseldorf</w:t>
            </w:r>
            <w:proofErr w:type="spellEnd"/>
            <w:r w:rsidRPr="001B3E2B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, DE</w:t>
            </w:r>
          </w:p>
        </w:tc>
      </w:tr>
      <w:tr w:rsidR="00934BDD" w:rsidRPr="0026376D" w14:paraId="335D84E9" w14:textId="77777777" w:rsidTr="00B23AEA">
        <w:trPr>
          <w:trHeight w:val="20"/>
          <w:jc w:val="center"/>
        </w:trPr>
        <w:tc>
          <w:tcPr>
            <w:tcW w:w="8191" w:type="dxa"/>
            <w:gridSpan w:val="2"/>
          </w:tcPr>
          <w:p w14:paraId="20B1570F" w14:textId="383B9430" w:rsidR="00934BDD" w:rsidRPr="0026376D" w:rsidRDefault="00934BDD" w:rsidP="00934BD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</w:t>
            </w:r>
            <w:r w:rsidRPr="002637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n</w:t>
            </w:r>
            <w:r w:rsidRPr="002637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C1688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Corporate Finance</w:t>
            </w:r>
            <w:r w:rsidRPr="002637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– </w:t>
            </w:r>
            <w:r w:rsidRPr="002637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Mid Cap</w:t>
            </w:r>
            <w:r w:rsidR="0022081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6F12A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&amp;</w:t>
            </w:r>
            <w:r w:rsidR="00DE2EA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22081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Private Equity </w:t>
            </w:r>
          </w:p>
        </w:tc>
        <w:tc>
          <w:tcPr>
            <w:tcW w:w="2015" w:type="dxa"/>
            <w:vAlign w:val="bottom"/>
          </w:tcPr>
          <w:p w14:paraId="0475B997" w14:textId="6EC8500A" w:rsidR="00934BDD" w:rsidRPr="0026376D" w:rsidRDefault="00934BDD" w:rsidP="001E3AF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6376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03/2025 – </w:t>
            </w:r>
            <w:r w:rsidR="001C1E8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05/2025</w:t>
            </w:r>
          </w:p>
        </w:tc>
      </w:tr>
      <w:tr w:rsidR="00934BDD" w:rsidRPr="003574D1" w14:paraId="54C3D64C" w14:textId="77777777" w:rsidTr="00B23AEA">
        <w:trPr>
          <w:trHeight w:val="20"/>
          <w:jc w:val="center"/>
        </w:trPr>
        <w:tc>
          <w:tcPr>
            <w:tcW w:w="10206" w:type="dxa"/>
            <w:gridSpan w:val="3"/>
          </w:tcPr>
          <w:p w14:paraId="37873992" w14:textId="0B145D6A" w:rsidR="00934BDD" w:rsidRPr="00EA74DF" w:rsidRDefault="00724348" w:rsidP="00934BDD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Conducted a </w:t>
            </w:r>
            <w:r w:rsidR="00E048DA" w:rsidRPr="00E048DA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Selected Financial Review </w:t>
            </w:r>
            <w:r w:rsidR="004D6105" w:rsidRPr="004D610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for a buy-side mandate in the healthcare sector</w:t>
            </w:r>
            <w:r w:rsidR="00E048DA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,</w:t>
            </w:r>
            <w:r w:rsidR="004D610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9D0126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including</w:t>
            </w:r>
            <w:r w:rsidR="004D610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4D6105" w:rsidRPr="004D610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independently</w:t>
            </w:r>
            <w:r w:rsidR="004D6105" w:rsidRPr="004D6105">
              <w:rPr>
                <w:lang w:val="en-US"/>
              </w:rPr>
              <w:t xml:space="preserve"> </w:t>
            </w:r>
            <w:r w:rsidR="00E048DA" w:rsidRPr="00E048DA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preparing a P&amp;L overview, KPIs and a Quality of Earnings analysis</w:t>
            </w:r>
            <w:r w:rsidR="00E048DA" w:rsidRPr="00E048DA">
              <w:rPr>
                <w:lang w:val="en-US"/>
              </w:rPr>
              <w:t xml:space="preserve"> </w:t>
            </w:r>
            <w:r w:rsidR="00E048DA" w:rsidRPr="00E048DA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under the supervision of a Senior Consultant</w:t>
            </w:r>
            <w:r w:rsidR="0006454B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 and </w:t>
            </w:r>
            <w:r w:rsidR="003E5195" w:rsidRPr="003E519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drafted and structured the client report with key financial insights</w:t>
            </w:r>
          </w:p>
          <w:p w14:paraId="4A5B7926" w14:textId="3EBD92DB" w:rsidR="0094082C" w:rsidRPr="0072528D" w:rsidRDefault="0072528D" w:rsidP="00C92BB0">
            <w:pPr>
              <w:numPr>
                <w:ilvl w:val="0"/>
                <w:numId w:val="2"/>
              </w:numPr>
              <w:tabs>
                <w:tab w:val="left" w:pos="429"/>
              </w:tabs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72528D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Assisted in the analysis of the target's solvency within the framework of a restructuring expert report, including conducting a liquidity analysis, preparing a financial status report based on accounts payable, bank data</w:t>
            </w:r>
            <w:r w:rsidR="00B266E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</w:t>
            </w:r>
            <w:r w:rsidRPr="0072528D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and credit lines and assessing the company's historical ability </w:t>
            </w:r>
            <w:r w:rsidR="00DB68DB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to meet its financial obligations</w:t>
            </w:r>
          </w:p>
          <w:p w14:paraId="6DD9BA0F" w14:textId="37A12CF1" w:rsidR="003E5195" w:rsidRPr="0006454B" w:rsidRDefault="003E5195" w:rsidP="0006454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EA74D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Reconcil</w:t>
            </w:r>
            <w: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ed a</w:t>
            </w:r>
            <w:r w:rsidRPr="00EA74D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data room with the information request letters and </w:t>
            </w:r>
            <w:r w:rsidR="001C1E8D" w:rsidRPr="001C1E8D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coordinated</w:t>
            </w:r>
            <w:r w:rsidR="001C1E8D">
              <w:rPr>
                <w:rStyle w:val="Fett"/>
                <w:rFonts w:ascii="Arial" w:hAnsi="Arial" w:cs="Arial"/>
                <w:color w:val="0E101A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r w:rsidRPr="00EA74D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the Q&amp;A process </w:t>
            </w:r>
            <w:r w:rsidRPr="0006454B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with the target to clarify open questions as part of a financial due diligence</w:t>
            </w:r>
            <w:ins w:id="0" w:author="David Döbele" w:date="2025-07-22T18:43:00Z" w16du:dateUtc="2025-07-22T16:43:00Z">
              <w:r w:rsidR="001925CA">
                <w:rPr>
                  <w:rFonts w:ascii="Times New Roman" w:eastAsia="Georgia" w:hAnsi="Times New Roman" w:cs="Times New Roman"/>
                  <w:iCs/>
                  <w:sz w:val="20"/>
                  <w:szCs w:val="20"/>
                  <w:lang w:val="en-GB"/>
                </w:rPr>
                <w:t xml:space="preserve"> </w:t>
              </w:r>
            </w:ins>
          </w:p>
        </w:tc>
      </w:tr>
      <w:tr w:rsidR="00934BDD" w:rsidRPr="001B3E2B" w14:paraId="45404236" w14:textId="77777777" w:rsidTr="00B23AEA">
        <w:trPr>
          <w:trHeight w:val="340"/>
          <w:jc w:val="center"/>
        </w:trPr>
        <w:tc>
          <w:tcPr>
            <w:tcW w:w="8191" w:type="dxa"/>
            <w:gridSpan w:val="2"/>
            <w:vAlign w:val="bottom"/>
          </w:tcPr>
          <w:p w14:paraId="3CF978EE" w14:textId="3AB586D6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6376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AT"/>
              </w:rPr>
              <w:t>Mazars GmbH &amp; Co. KG</w:t>
            </w:r>
          </w:p>
        </w:tc>
        <w:tc>
          <w:tcPr>
            <w:tcW w:w="2015" w:type="dxa"/>
            <w:vAlign w:val="bottom"/>
          </w:tcPr>
          <w:p w14:paraId="49A11F72" w14:textId="2A4EA772" w:rsidR="00934BDD" w:rsidRPr="001B3E2B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 w:rsidRPr="001B3E2B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Cologne, DE</w:t>
            </w:r>
          </w:p>
        </w:tc>
      </w:tr>
      <w:tr w:rsidR="00934BDD" w:rsidRPr="0026376D" w14:paraId="16C6F7AD" w14:textId="77777777" w:rsidTr="00B23AEA">
        <w:trPr>
          <w:trHeight w:val="20"/>
          <w:jc w:val="center"/>
        </w:trPr>
        <w:tc>
          <w:tcPr>
            <w:tcW w:w="8191" w:type="dxa"/>
            <w:gridSpan w:val="2"/>
            <w:vAlign w:val="bottom"/>
          </w:tcPr>
          <w:p w14:paraId="5D8760E9" w14:textId="41E45638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Working Student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in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Audit &amp; Assurance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– 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Financial Services</w:t>
            </w:r>
          </w:p>
        </w:tc>
        <w:tc>
          <w:tcPr>
            <w:tcW w:w="2015" w:type="dxa"/>
            <w:vAlign w:val="bottom"/>
          </w:tcPr>
          <w:p w14:paraId="2D9DB8CA" w14:textId="2E3B3F75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637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12/2023 – 04/2024</w:t>
            </w:r>
          </w:p>
        </w:tc>
      </w:tr>
      <w:tr w:rsidR="00934BDD" w:rsidRPr="003574D1" w14:paraId="7660C4BA" w14:textId="77777777" w:rsidTr="00B23AEA">
        <w:trPr>
          <w:trHeight w:val="20"/>
          <w:jc w:val="center"/>
        </w:trPr>
        <w:tc>
          <w:tcPr>
            <w:tcW w:w="10206" w:type="dxa"/>
            <w:gridSpan w:val="3"/>
            <w:vAlign w:val="bottom"/>
          </w:tcPr>
          <w:p w14:paraId="2B34363C" w14:textId="0BA3FAE8" w:rsidR="001E2EE9" w:rsidRPr="007443A9" w:rsidRDefault="001E2EE9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</w:pP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Supported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audits of annual and consolidated financial statements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523BA1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under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HGB in </w:t>
            </w:r>
            <w:r w:rsidR="000459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the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Financial Services</w:t>
            </w:r>
            <w:r w:rsidR="000459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sector</w:t>
            </w:r>
          </w:p>
          <w:p w14:paraId="0D116DD9" w14:textId="6A36689F" w:rsidR="001E2EE9" w:rsidRPr="007443A9" w:rsidRDefault="001E2EE9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1E2EE9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P</w:t>
            </w:r>
            <w:proofErr w:type="spellStart"/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erformed</w:t>
            </w:r>
            <w:proofErr w:type="spellEnd"/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data analyses and validations to ensure the accuracy and completeness of financial information</w:t>
            </w:r>
          </w:p>
          <w:p w14:paraId="132465C4" w14:textId="17638049" w:rsidR="00934BDD" w:rsidRPr="001E6311" w:rsidRDefault="00880924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880924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Assisting in the preparation of audit reports by independently preparing the income statement, balance sheet and cash flow statement </w:t>
            </w:r>
          </w:p>
        </w:tc>
      </w:tr>
      <w:tr w:rsidR="00934BDD" w:rsidRPr="001B3E2B" w14:paraId="4EC9DEB8" w14:textId="77777777" w:rsidTr="00B23AEA">
        <w:trPr>
          <w:trHeight w:val="340"/>
          <w:jc w:val="center"/>
        </w:trPr>
        <w:tc>
          <w:tcPr>
            <w:tcW w:w="8191" w:type="dxa"/>
            <w:gridSpan w:val="2"/>
            <w:vAlign w:val="bottom"/>
          </w:tcPr>
          <w:p w14:paraId="061D97E7" w14:textId="0E57BC1F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6376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AT"/>
              </w:rPr>
              <w:t>Deloitte GmbH</w:t>
            </w:r>
          </w:p>
        </w:tc>
        <w:tc>
          <w:tcPr>
            <w:tcW w:w="2015" w:type="dxa"/>
            <w:vAlign w:val="bottom"/>
          </w:tcPr>
          <w:p w14:paraId="38592414" w14:textId="1394372E" w:rsidR="00934BDD" w:rsidRPr="001B3E2B" w:rsidRDefault="001B3E2B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Cologne</w:t>
            </w:r>
            <w:r w:rsidR="00934BDD" w:rsidRPr="001B3E2B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, DE</w:t>
            </w:r>
          </w:p>
        </w:tc>
      </w:tr>
      <w:tr w:rsidR="00934BDD" w:rsidRPr="0026376D" w14:paraId="0A0FFCF6" w14:textId="77777777" w:rsidTr="00B23AEA">
        <w:trPr>
          <w:trHeight w:val="20"/>
          <w:jc w:val="center"/>
        </w:trPr>
        <w:tc>
          <w:tcPr>
            <w:tcW w:w="8191" w:type="dxa"/>
            <w:gridSpan w:val="2"/>
            <w:vAlign w:val="bottom"/>
          </w:tcPr>
          <w:p w14:paraId="30382087" w14:textId="39A14C67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Intern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n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Audit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– Capital Markets </w:t>
            </w:r>
          </w:p>
        </w:tc>
        <w:tc>
          <w:tcPr>
            <w:tcW w:w="2015" w:type="dxa"/>
            <w:vAlign w:val="bottom"/>
          </w:tcPr>
          <w:p w14:paraId="7444AF8F" w14:textId="470AA9B7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637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07/2023 – 10/2023</w:t>
            </w:r>
          </w:p>
        </w:tc>
      </w:tr>
      <w:tr w:rsidR="00934BDD" w:rsidRPr="003574D1" w14:paraId="4C00CD42" w14:textId="77777777" w:rsidTr="00B23AEA">
        <w:trPr>
          <w:trHeight w:val="20"/>
          <w:jc w:val="center"/>
        </w:trPr>
        <w:tc>
          <w:tcPr>
            <w:tcW w:w="10206" w:type="dxa"/>
            <w:gridSpan w:val="3"/>
            <w:vAlign w:val="bottom"/>
          </w:tcPr>
          <w:p w14:paraId="1063DC81" w14:textId="1722A922" w:rsidR="00934BDD" w:rsidRPr="0006454B" w:rsidRDefault="00CD60DD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Assisted in</w:t>
            </w:r>
            <w:r w:rsidR="00934BDD" w:rsidRPr="00EA74D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audits of consolidated financial statements according to IFRS </w:t>
            </w:r>
            <w:r w:rsidR="00934BDD" w:rsidRPr="0006454B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and annual financial statements according to HGB</w:t>
            </w:r>
            <w: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for DAX40 clients</w:t>
            </w:r>
          </w:p>
          <w:p w14:paraId="5DDEFF49" w14:textId="77777777" w:rsidR="000623D9" w:rsidRPr="000623D9" w:rsidRDefault="000623D9" w:rsidP="000623D9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0623D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Supported the audit team in planning a group audit by identifying relevant components, coordinating with component auditors, and calculating materiality thresholds.</w:t>
            </w:r>
          </w:p>
          <w:p w14:paraId="746118C9" w14:textId="4470BF6A" w:rsidR="00934BDD" w:rsidRPr="0006454B" w:rsidRDefault="000459A9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 w:rsidRPr="000459A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Independently identified climate-related risks affecting a group’s financial statements by analyzing external disclosures and internal reports; synthesized findings into a presentation and delivered results to the audit team.</w:t>
            </w:r>
          </w:p>
        </w:tc>
      </w:tr>
      <w:tr w:rsidR="00934BDD" w:rsidRPr="0026376D" w14:paraId="414B4085" w14:textId="77777777" w:rsidTr="00B23AEA">
        <w:trPr>
          <w:trHeight w:val="510"/>
          <w:jc w:val="center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34535A25" w:rsidR="00934BDD" w:rsidRPr="00B27123" w:rsidRDefault="001A7D89" w:rsidP="001E3AF8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B27123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Extracurricular Activities</w:t>
            </w:r>
          </w:p>
        </w:tc>
      </w:tr>
      <w:tr w:rsidR="00934BDD" w:rsidRPr="001B3E2B" w14:paraId="74251178" w14:textId="77777777" w:rsidTr="00B23AEA">
        <w:trPr>
          <w:trHeight w:val="340"/>
          <w:jc w:val="center"/>
        </w:trPr>
        <w:tc>
          <w:tcPr>
            <w:tcW w:w="8191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E9B518E" w:rsidR="00934BDD" w:rsidRPr="0026376D" w:rsidRDefault="00934BDD" w:rsidP="001E3AF8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26376D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US"/>
              </w:rPr>
              <w:t xml:space="preserve">Entrepreneurs Club Cologne </w:t>
            </w:r>
            <w:proofErr w:type="spellStart"/>
            <w:r w:rsidRPr="0026376D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US"/>
              </w:rPr>
              <w:t>e.V.</w:t>
            </w:r>
            <w:proofErr w:type="spellEnd"/>
          </w:p>
        </w:tc>
        <w:tc>
          <w:tcPr>
            <w:tcW w:w="2015" w:type="dxa"/>
            <w:tcBorders>
              <w:top w:val="single" w:sz="4" w:space="0" w:color="auto"/>
            </w:tcBorders>
            <w:vAlign w:val="bottom"/>
          </w:tcPr>
          <w:p w14:paraId="58208F44" w14:textId="02E60E5D" w:rsidR="00934BDD" w:rsidRPr="001B3E2B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 w:rsidRPr="001B3E2B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Cologne, DE</w:t>
            </w:r>
          </w:p>
        </w:tc>
      </w:tr>
      <w:tr w:rsidR="00934BDD" w:rsidRPr="0026376D" w14:paraId="4F59C612" w14:textId="77777777" w:rsidTr="00B23AEA">
        <w:trPr>
          <w:trHeight w:val="20"/>
          <w:jc w:val="center"/>
        </w:trPr>
        <w:tc>
          <w:tcPr>
            <w:tcW w:w="8191" w:type="dxa"/>
            <w:gridSpan w:val="2"/>
            <w:vAlign w:val="bottom"/>
          </w:tcPr>
          <w:p w14:paraId="32F07601" w14:textId="72F69B40" w:rsidR="00934BDD" w:rsidRPr="0026376D" w:rsidRDefault="00934BDD" w:rsidP="001E3AF8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3040E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Co-Head of Finance</w:t>
            </w:r>
          </w:p>
        </w:tc>
        <w:tc>
          <w:tcPr>
            <w:tcW w:w="2015" w:type="dxa"/>
            <w:vAlign w:val="bottom"/>
          </w:tcPr>
          <w:p w14:paraId="45DD2178" w14:textId="0CBA80BD" w:rsidR="00934BDD" w:rsidRPr="0026376D" w:rsidRDefault="00934BDD" w:rsidP="001E3AF8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6376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08/2023 – 02/2024</w:t>
            </w:r>
          </w:p>
        </w:tc>
      </w:tr>
      <w:tr w:rsidR="00934BDD" w:rsidRPr="003574D1" w14:paraId="02437711" w14:textId="77777777" w:rsidTr="00B23AEA">
        <w:trPr>
          <w:trHeight w:val="20"/>
          <w:jc w:val="center"/>
        </w:trPr>
        <w:tc>
          <w:tcPr>
            <w:tcW w:w="10206" w:type="dxa"/>
            <w:gridSpan w:val="3"/>
            <w:vAlign w:val="bottom"/>
          </w:tcPr>
          <w:p w14:paraId="6A39AC61" w14:textId="77777777" w:rsidR="00E95752" w:rsidRDefault="00523BA1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 w:rsidRPr="00880924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Planned budgets, prepared invoices using Excel, performed cost reconciliations and clarifications</w:t>
            </w:r>
          </w:p>
          <w:p w14:paraId="68CFAD97" w14:textId="5213215F" w:rsidR="00934BDD" w:rsidRPr="0006454B" w:rsidRDefault="00E95752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D</w:t>
            </w:r>
            <w:r w:rsidR="00523BA1" w:rsidRPr="00880924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eveloped Excel models for financial analysis and half-year report preparation</w:t>
            </w:r>
          </w:p>
        </w:tc>
      </w:tr>
      <w:tr w:rsidR="00934BDD" w:rsidRPr="0026376D" w14:paraId="04BFDD79" w14:textId="77777777" w:rsidTr="00B23AEA">
        <w:trPr>
          <w:trHeight w:val="283"/>
          <w:jc w:val="center"/>
        </w:trPr>
        <w:tc>
          <w:tcPr>
            <w:tcW w:w="8191" w:type="dxa"/>
            <w:gridSpan w:val="2"/>
            <w:vAlign w:val="bottom"/>
          </w:tcPr>
          <w:p w14:paraId="5D908AF7" w14:textId="19144037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8A63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Member in Finance</w:t>
            </w:r>
          </w:p>
        </w:tc>
        <w:tc>
          <w:tcPr>
            <w:tcW w:w="2015" w:type="dxa"/>
            <w:vAlign w:val="bottom"/>
          </w:tcPr>
          <w:p w14:paraId="0D2FFB14" w14:textId="75A0DE1F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26376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08/2022 – 07/2023</w:t>
            </w:r>
          </w:p>
        </w:tc>
      </w:tr>
      <w:tr w:rsidR="00934BDD" w:rsidRPr="003574D1" w14:paraId="66A58453" w14:textId="77777777" w:rsidTr="00B23AEA">
        <w:trPr>
          <w:trHeight w:val="20"/>
          <w:jc w:val="center"/>
        </w:trPr>
        <w:tc>
          <w:tcPr>
            <w:tcW w:w="10206" w:type="dxa"/>
            <w:gridSpan w:val="3"/>
            <w:vAlign w:val="bottom"/>
          </w:tcPr>
          <w:p w14:paraId="029A68C8" w14:textId="6C954D5E" w:rsidR="00934BDD" w:rsidRPr="00934BDD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 w:rsidRPr="00934BDD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 xml:space="preserve">Developed a comprehensive financial planning, budgeting, and reporting process with </w:t>
            </w:r>
            <w:r w:rsidR="0006454B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a</w:t>
            </w:r>
            <w:r w:rsidRPr="00934BDD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 xml:space="preserve"> team</w:t>
            </w:r>
          </w:p>
          <w:p w14:paraId="50B5B9CB" w14:textId="78B274A7" w:rsidR="00934BDD" w:rsidRPr="00934BDD" w:rsidRDefault="00934BDD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 w:rsidRPr="00934BDD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Maintained the cash book and supported the planning of budgets and half-year reports</w:t>
            </w:r>
          </w:p>
        </w:tc>
      </w:tr>
      <w:tr w:rsidR="00934BDD" w:rsidRPr="0026376D" w14:paraId="482569A2" w14:textId="77777777" w:rsidTr="00B23AEA">
        <w:trPr>
          <w:trHeight w:val="510"/>
          <w:jc w:val="center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1ADDFFF5" w:rsidR="00934BDD" w:rsidRPr="0026376D" w:rsidRDefault="001A7D89" w:rsidP="001E3AF8">
            <w:pPr>
              <w:pStyle w:val="BERSCHRIFT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1A7D89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S</w:t>
            </w:r>
            <w:r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kills</w:t>
            </w:r>
            <w:r w:rsidRPr="001A7D89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 xml:space="preserve"> &amp; I</w:t>
            </w:r>
            <w:r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nterests</w:t>
            </w:r>
          </w:p>
        </w:tc>
      </w:tr>
      <w:tr w:rsidR="00934BDD" w:rsidRPr="003574D1" w14:paraId="2B257790" w14:textId="77777777" w:rsidTr="00B23AEA">
        <w:trPr>
          <w:trHeight w:val="340"/>
          <w:jc w:val="center"/>
        </w:trPr>
        <w:tc>
          <w:tcPr>
            <w:tcW w:w="1612" w:type="dxa"/>
            <w:tcBorders>
              <w:top w:val="single" w:sz="4" w:space="0" w:color="auto"/>
            </w:tcBorders>
            <w:vAlign w:val="bottom"/>
          </w:tcPr>
          <w:p w14:paraId="15B2C431" w14:textId="07BC8EE1" w:rsidR="00934BDD" w:rsidRPr="0026376D" w:rsidRDefault="00934BDD" w:rsidP="001E3A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 w:rsidRPr="0026376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594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36C60696" w:rsidR="00934BDD" w:rsidRPr="000C7AC8" w:rsidRDefault="00934BDD" w:rsidP="001E3AF8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German (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native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), Punjabi (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native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), English (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fluent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), Hindi (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fluent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), French (</w:t>
            </w:r>
            <w:r w:rsidR="00FE01D7"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basic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934BDD" w:rsidRPr="003574D1" w14:paraId="45706C3F" w14:textId="77777777" w:rsidTr="00B23AEA">
        <w:trPr>
          <w:trHeight w:val="340"/>
          <w:jc w:val="center"/>
        </w:trPr>
        <w:tc>
          <w:tcPr>
            <w:tcW w:w="1612" w:type="dxa"/>
            <w:vAlign w:val="bottom"/>
          </w:tcPr>
          <w:p w14:paraId="57688BDA" w14:textId="08C6CF10" w:rsidR="00934BDD" w:rsidRPr="0026376D" w:rsidRDefault="00934BDD" w:rsidP="001E3A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Skills</w:t>
            </w:r>
            <w:r w:rsidRPr="0026376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594" w:type="dxa"/>
            <w:gridSpan w:val="2"/>
            <w:vAlign w:val="bottom"/>
          </w:tcPr>
          <w:p w14:paraId="60CA2168" w14:textId="4E59D095" w:rsidR="00934BDD" w:rsidRPr="0026376D" w:rsidRDefault="00934BDD" w:rsidP="001E3AF8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8A637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(Word, Excel, PowerPoint)</w:t>
            </w:r>
            <w:r w:rsidRPr="008A637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, Power BI, KNIME Analytics, Python, SQL</w:t>
            </w:r>
          </w:p>
        </w:tc>
      </w:tr>
      <w:tr w:rsidR="00934BDD" w:rsidRPr="003574D1" w14:paraId="70CB01B0" w14:textId="77777777" w:rsidTr="00B23AEA">
        <w:trPr>
          <w:trHeight w:val="340"/>
          <w:jc w:val="center"/>
        </w:trPr>
        <w:tc>
          <w:tcPr>
            <w:tcW w:w="1612" w:type="dxa"/>
            <w:vAlign w:val="bottom"/>
          </w:tcPr>
          <w:p w14:paraId="04F58216" w14:textId="048C328E" w:rsidR="00934BDD" w:rsidRPr="0026376D" w:rsidRDefault="00934BDD" w:rsidP="001E3A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Interests</w:t>
            </w:r>
            <w:proofErr w:type="spellEnd"/>
            <w:r w:rsidRPr="0026376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8594" w:type="dxa"/>
            <w:gridSpan w:val="2"/>
            <w:vAlign w:val="bottom"/>
          </w:tcPr>
          <w:p w14:paraId="598C2742" w14:textId="4CB7A343" w:rsidR="00934BDD" w:rsidRPr="008A637A" w:rsidRDefault="00934BDD" w:rsidP="001E3AF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A637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Capital Markets</w:t>
            </w:r>
            <w:r w:rsidR="00C16886" w:rsidRPr="00A27ABB">
              <w:rPr>
                <w:lang w:val="en-US"/>
              </w:rPr>
              <w:t xml:space="preserve"> </w:t>
            </w:r>
            <w:r w:rsidR="00C16886" w:rsidRPr="00C16886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and economic trends</w:t>
            </w:r>
            <w:r w:rsidRPr="008A637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, </w:t>
            </w:r>
            <w:r w:rsidR="00C16886" w:rsidRPr="00C16886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Calisthenics, Mixed Martial Arts</w:t>
            </w:r>
            <w:r w:rsidRPr="008A637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, Personal Development</w:t>
            </w:r>
          </w:p>
        </w:tc>
      </w:tr>
    </w:tbl>
    <w:p w14:paraId="0747D2BF" w14:textId="69F47280" w:rsidR="00723643" w:rsidRPr="008A637A" w:rsidRDefault="00723643">
      <w:pPr>
        <w:rPr>
          <w:rFonts w:ascii="Times New Roman" w:hAnsi="Times New Roman" w:cs="Times New Roman"/>
          <w:sz w:val="18"/>
          <w:lang w:val="en-US"/>
        </w:rPr>
      </w:pPr>
    </w:p>
    <w:sectPr w:rsidR="00723643" w:rsidRPr="008A637A" w:rsidSect="00591EA9">
      <w:footerReference w:type="even" r:id="rId8"/>
      <w:pgSz w:w="11906" w:h="16838"/>
      <w:pgMar w:top="1134" w:right="1418" w:bottom="45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9B4B1" w14:textId="77777777" w:rsidR="00C9523C" w:rsidRDefault="00C9523C" w:rsidP="00BE053D">
      <w:pPr>
        <w:spacing w:after="0" w:line="240" w:lineRule="auto"/>
      </w:pPr>
      <w:r>
        <w:separator/>
      </w:r>
    </w:p>
  </w:endnote>
  <w:endnote w:type="continuationSeparator" w:id="0">
    <w:p w14:paraId="2156AAF4" w14:textId="77777777" w:rsidR="00C9523C" w:rsidRDefault="00C9523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7A488" w14:textId="77777777" w:rsidR="00C9523C" w:rsidRDefault="00C9523C" w:rsidP="00BE053D">
      <w:pPr>
        <w:spacing w:after="0" w:line="240" w:lineRule="auto"/>
      </w:pPr>
      <w:r>
        <w:separator/>
      </w:r>
    </w:p>
  </w:footnote>
  <w:footnote w:type="continuationSeparator" w:id="0">
    <w:p w14:paraId="58FDBF04" w14:textId="77777777" w:rsidR="00C9523C" w:rsidRDefault="00C9523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2C6809"/>
    <w:multiLevelType w:val="multilevel"/>
    <w:tmpl w:val="199A7B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F94965"/>
    <w:multiLevelType w:val="multilevel"/>
    <w:tmpl w:val="648CA9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77401"/>
    <w:multiLevelType w:val="multilevel"/>
    <w:tmpl w:val="209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937AFF"/>
    <w:multiLevelType w:val="hybridMultilevel"/>
    <w:tmpl w:val="ACF6F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522090">
    <w:abstractNumId w:val="17"/>
  </w:num>
  <w:num w:numId="2" w16cid:durableId="2092114607">
    <w:abstractNumId w:val="21"/>
  </w:num>
  <w:num w:numId="3" w16cid:durableId="581567977">
    <w:abstractNumId w:val="24"/>
  </w:num>
  <w:num w:numId="4" w16cid:durableId="2018069003">
    <w:abstractNumId w:val="0"/>
  </w:num>
  <w:num w:numId="5" w16cid:durableId="556204087">
    <w:abstractNumId w:val="1"/>
  </w:num>
  <w:num w:numId="6" w16cid:durableId="1455320999">
    <w:abstractNumId w:val="2"/>
  </w:num>
  <w:num w:numId="7" w16cid:durableId="1679499401">
    <w:abstractNumId w:val="16"/>
  </w:num>
  <w:num w:numId="8" w16cid:durableId="1270699157">
    <w:abstractNumId w:val="27"/>
  </w:num>
  <w:num w:numId="9" w16cid:durableId="1377118456">
    <w:abstractNumId w:val="15"/>
  </w:num>
  <w:num w:numId="10" w16cid:durableId="8720927">
    <w:abstractNumId w:val="28"/>
  </w:num>
  <w:num w:numId="11" w16cid:durableId="1821537735">
    <w:abstractNumId w:val="7"/>
  </w:num>
  <w:num w:numId="12" w16cid:durableId="2084637794">
    <w:abstractNumId w:val="8"/>
  </w:num>
  <w:num w:numId="13" w16cid:durableId="969288569">
    <w:abstractNumId w:val="10"/>
  </w:num>
  <w:num w:numId="14" w16cid:durableId="878009146">
    <w:abstractNumId w:val="11"/>
  </w:num>
  <w:num w:numId="15" w16cid:durableId="45417358">
    <w:abstractNumId w:val="26"/>
  </w:num>
  <w:num w:numId="16" w16cid:durableId="1287854693">
    <w:abstractNumId w:val="6"/>
  </w:num>
  <w:num w:numId="17" w16cid:durableId="8339296">
    <w:abstractNumId w:val="19"/>
  </w:num>
  <w:num w:numId="18" w16cid:durableId="1634288336">
    <w:abstractNumId w:val="4"/>
  </w:num>
  <w:num w:numId="19" w16cid:durableId="861435694">
    <w:abstractNumId w:val="23"/>
  </w:num>
  <w:num w:numId="20" w16cid:durableId="934283679">
    <w:abstractNumId w:val="12"/>
  </w:num>
  <w:num w:numId="21" w16cid:durableId="2123373661">
    <w:abstractNumId w:val="13"/>
  </w:num>
  <w:num w:numId="22" w16cid:durableId="168641109">
    <w:abstractNumId w:val="18"/>
  </w:num>
  <w:num w:numId="23" w16cid:durableId="1089695783">
    <w:abstractNumId w:val="9"/>
  </w:num>
  <w:num w:numId="24" w16cid:durableId="1603369400">
    <w:abstractNumId w:val="25"/>
  </w:num>
  <w:num w:numId="25" w16cid:durableId="1730768819">
    <w:abstractNumId w:val="29"/>
  </w:num>
  <w:num w:numId="26" w16cid:durableId="169027515">
    <w:abstractNumId w:val="22"/>
  </w:num>
  <w:num w:numId="27" w16cid:durableId="1567062956">
    <w:abstractNumId w:val="20"/>
  </w:num>
  <w:num w:numId="28" w16cid:durableId="1798796807">
    <w:abstractNumId w:val="24"/>
  </w:num>
  <w:num w:numId="29" w16cid:durableId="100607183">
    <w:abstractNumId w:val="14"/>
  </w:num>
  <w:num w:numId="30" w16cid:durableId="971515990">
    <w:abstractNumId w:val="24"/>
  </w:num>
  <w:num w:numId="31" w16cid:durableId="116030637">
    <w:abstractNumId w:val="24"/>
  </w:num>
  <w:num w:numId="32" w16cid:durableId="370158089">
    <w:abstractNumId w:val="24"/>
  </w:num>
  <w:num w:numId="33" w16cid:durableId="1505316387">
    <w:abstractNumId w:val="24"/>
  </w:num>
  <w:num w:numId="34" w16cid:durableId="1978804290">
    <w:abstractNumId w:val="5"/>
  </w:num>
  <w:num w:numId="35" w16cid:durableId="189071952">
    <w:abstractNumId w:val="3"/>
  </w:num>
  <w:num w:numId="36" w16cid:durableId="1233740254">
    <w:abstractNumId w:val="24"/>
  </w:num>
  <w:num w:numId="37" w16cid:durableId="404187743">
    <w:abstractNumId w:val="24"/>
  </w:num>
  <w:num w:numId="38" w16cid:durableId="59716602">
    <w:abstractNumId w:val="24"/>
  </w:num>
  <w:num w:numId="39" w16cid:durableId="1394693500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705C"/>
    <w:rsid w:val="00023D79"/>
    <w:rsid w:val="00042657"/>
    <w:rsid w:val="000459A9"/>
    <w:rsid w:val="00052404"/>
    <w:rsid w:val="00061D33"/>
    <w:rsid w:val="000623D9"/>
    <w:rsid w:val="0006454B"/>
    <w:rsid w:val="00064643"/>
    <w:rsid w:val="00087747"/>
    <w:rsid w:val="0009046F"/>
    <w:rsid w:val="000A1FDA"/>
    <w:rsid w:val="000A7E12"/>
    <w:rsid w:val="000B2AE1"/>
    <w:rsid w:val="000B63E2"/>
    <w:rsid w:val="000B6548"/>
    <w:rsid w:val="000C7AC8"/>
    <w:rsid w:val="000D0E09"/>
    <w:rsid w:val="000D0E59"/>
    <w:rsid w:val="000D671A"/>
    <w:rsid w:val="000E23D7"/>
    <w:rsid w:val="00103EC5"/>
    <w:rsid w:val="001044B4"/>
    <w:rsid w:val="00116C6E"/>
    <w:rsid w:val="00125CA6"/>
    <w:rsid w:val="0013463F"/>
    <w:rsid w:val="00155F42"/>
    <w:rsid w:val="00156FC9"/>
    <w:rsid w:val="00162A5A"/>
    <w:rsid w:val="001647AB"/>
    <w:rsid w:val="00172867"/>
    <w:rsid w:val="00175B6D"/>
    <w:rsid w:val="001814D1"/>
    <w:rsid w:val="001901ED"/>
    <w:rsid w:val="001925CA"/>
    <w:rsid w:val="00192A8D"/>
    <w:rsid w:val="0019483A"/>
    <w:rsid w:val="00196977"/>
    <w:rsid w:val="001A46BF"/>
    <w:rsid w:val="001A481B"/>
    <w:rsid w:val="001A4A2A"/>
    <w:rsid w:val="001A5106"/>
    <w:rsid w:val="001A7D89"/>
    <w:rsid w:val="001B0186"/>
    <w:rsid w:val="001B3E2B"/>
    <w:rsid w:val="001B506D"/>
    <w:rsid w:val="001B62CA"/>
    <w:rsid w:val="001C1E8D"/>
    <w:rsid w:val="001D4DCD"/>
    <w:rsid w:val="001E1C71"/>
    <w:rsid w:val="001E2EE9"/>
    <w:rsid w:val="001E3AF8"/>
    <w:rsid w:val="001E3EF4"/>
    <w:rsid w:val="001E6311"/>
    <w:rsid w:val="001F12CC"/>
    <w:rsid w:val="001F4175"/>
    <w:rsid w:val="00200BF1"/>
    <w:rsid w:val="00213626"/>
    <w:rsid w:val="0022081D"/>
    <w:rsid w:val="00223A4D"/>
    <w:rsid w:val="00232CB5"/>
    <w:rsid w:val="00234A7E"/>
    <w:rsid w:val="0024373D"/>
    <w:rsid w:val="002508C2"/>
    <w:rsid w:val="0026376D"/>
    <w:rsid w:val="00267252"/>
    <w:rsid w:val="00271A74"/>
    <w:rsid w:val="002741AA"/>
    <w:rsid w:val="00277BCA"/>
    <w:rsid w:val="00282DB0"/>
    <w:rsid w:val="002B2091"/>
    <w:rsid w:val="002B35FC"/>
    <w:rsid w:val="002C6972"/>
    <w:rsid w:val="002D1FE5"/>
    <w:rsid w:val="002D2B32"/>
    <w:rsid w:val="002D4516"/>
    <w:rsid w:val="002D644F"/>
    <w:rsid w:val="002E07CC"/>
    <w:rsid w:val="002F46AD"/>
    <w:rsid w:val="003040ED"/>
    <w:rsid w:val="003101F0"/>
    <w:rsid w:val="00314B7A"/>
    <w:rsid w:val="00324BC5"/>
    <w:rsid w:val="00334F31"/>
    <w:rsid w:val="00340BAB"/>
    <w:rsid w:val="003418E0"/>
    <w:rsid w:val="00347F8D"/>
    <w:rsid w:val="00350172"/>
    <w:rsid w:val="003574D1"/>
    <w:rsid w:val="00370103"/>
    <w:rsid w:val="00372F7B"/>
    <w:rsid w:val="003733E5"/>
    <w:rsid w:val="00390EA6"/>
    <w:rsid w:val="003B3793"/>
    <w:rsid w:val="003D00E5"/>
    <w:rsid w:val="003D4A92"/>
    <w:rsid w:val="003E27C3"/>
    <w:rsid w:val="003E5195"/>
    <w:rsid w:val="003F3E3F"/>
    <w:rsid w:val="004036DD"/>
    <w:rsid w:val="004067B8"/>
    <w:rsid w:val="00413113"/>
    <w:rsid w:val="004154BE"/>
    <w:rsid w:val="0042013D"/>
    <w:rsid w:val="00422F83"/>
    <w:rsid w:val="004268A3"/>
    <w:rsid w:val="00426D7E"/>
    <w:rsid w:val="0043430C"/>
    <w:rsid w:val="00435E6D"/>
    <w:rsid w:val="0043700B"/>
    <w:rsid w:val="00443668"/>
    <w:rsid w:val="00456590"/>
    <w:rsid w:val="00456B0D"/>
    <w:rsid w:val="00456C81"/>
    <w:rsid w:val="00476AF8"/>
    <w:rsid w:val="00484FD7"/>
    <w:rsid w:val="004929FB"/>
    <w:rsid w:val="0049492C"/>
    <w:rsid w:val="004A54BA"/>
    <w:rsid w:val="004B6A5E"/>
    <w:rsid w:val="004C5C05"/>
    <w:rsid w:val="004C6091"/>
    <w:rsid w:val="004D6105"/>
    <w:rsid w:val="00507EA7"/>
    <w:rsid w:val="00523BA1"/>
    <w:rsid w:val="00526089"/>
    <w:rsid w:val="005261A6"/>
    <w:rsid w:val="00527A28"/>
    <w:rsid w:val="00527DCA"/>
    <w:rsid w:val="005366F2"/>
    <w:rsid w:val="00552B11"/>
    <w:rsid w:val="0055413A"/>
    <w:rsid w:val="00555927"/>
    <w:rsid w:val="00561E9A"/>
    <w:rsid w:val="00570F53"/>
    <w:rsid w:val="005716D4"/>
    <w:rsid w:val="00571B60"/>
    <w:rsid w:val="00572876"/>
    <w:rsid w:val="00584019"/>
    <w:rsid w:val="00585A4D"/>
    <w:rsid w:val="00587F96"/>
    <w:rsid w:val="00591EA9"/>
    <w:rsid w:val="005958BA"/>
    <w:rsid w:val="005A0D49"/>
    <w:rsid w:val="005B329F"/>
    <w:rsid w:val="005B7D96"/>
    <w:rsid w:val="005D6329"/>
    <w:rsid w:val="005E5282"/>
    <w:rsid w:val="005E57F6"/>
    <w:rsid w:val="005E5A27"/>
    <w:rsid w:val="005F5007"/>
    <w:rsid w:val="006058D8"/>
    <w:rsid w:val="00610200"/>
    <w:rsid w:val="0061060D"/>
    <w:rsid w:val="00617F4C"/>
    <w:rsid w:val="00623699"/>
    <w:rsid w:val="00632901"/>
    <w:rsid w:val="00632D5A"/>
    <w:rsid w:val="00635515"/>
    <w:rsid w:val="006451C6"/>
    <w:rsid w:val="006546FD"/>
    <w:rsid w:val="0065796D"/>
    <w:rsid w:val="00665BF3"/>
    <w:rsid w:val="006732D6"/>
    <w:rsid w:val="00693E09"/>
    <w:rsid w:val="00696210"/>
    <w:rsid w:val="006A0980"/>
    <w:rsid w:val="006A2DE9"/>
    <w:rsid w:val="006A7230"/>
    <w:rsid w:val="006B4E32"/>
    <w:rsid w:val="006B72C7"/>
    <w:rsid w:val="006B7F78"/>
    <w:rsid w:val="006C2252"/>
    <w:rsid w:val="006C36A3"/>
    <w:rsid w:val="006D7F7F"/>
    <w:rsid w:val="006E2C9C"/>
    <w:rsid w:val="006E40EF"/>
    <w:rsid w:val="006F0039"/>
    <w:rsid w:val="006F12A0"/>
    <w:rsid w:val="006F3107"/>
    <w:rsid w:val="00707E80"/>
    <w:rsid w:val="00711CEF"/>
    <w:rsid w:val="00720320"/>
    <w:rsid w:val="00723643"/>
    <w:rsid w:val="00724348"/>
    <w:rsid w:val="0072528D"/>
    <w:rsid w:val="00725D3C"/>
    <w:rsid w:val="00733DA1"/>
    <w:rsid w:val="00737822"/>
    <w:rsid w:val="0074111D"/>
    <w:rsid w:val="00753D4A"/>
    <w:rsid w:val="00753FDD"/>
    <w:rsid w:val="00756912"/>
    <w:rsid w:val="00761609"/>
    <w:rsid w:val="00763DCE"/>
    <w:rsid w:val="00766D87"/>
    <w:rsid w:val="00771298"/>
    <w:rsid w:val="00776C46"/>
    <w:rsid w:val="00781820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4E17"/>
    <w:rsid w:val="008050E4"/>
    <w:rsid w:val="00806F6E"/>
    <w:rsid w:val="00812859"/>
    <w:rsid w:val="0082257D"/>
    <w:rsid w:val="008275C0"/>
    <w:rsid w:val="00831A1C"/>
    <w:rsid w:val="00847721"/>
    <w:rsid w:val="008527E0"/>
    <w:rsid w:val="00853438"/>
    <w:rsid w:val="00866846"/>
    <w:rsid w:val="008719D0"/>
    <w:rsid w:val="00875DA9"/>
    <w:rsid w:val="00880924"/>
    <w:rsid w:val="00895E38"/>
    <w:rsid w:val="008A2982"/>
    <w:rsid w:val="008A637A"/>
    <w:rsid w:val="008A782B"/>
    <w:rsid w:val="008B0FC0"/>
    <w:rsid w:val="008B1679"/>
    <w:rsid w:val="008C429A"/>
    <w:rsid w:val="008C7861"/>
    <w:rsid w:val="008D413D"/>
    <w:rsid w:val="008E1F3D"/>
    <w:rsid w:val="009053D7"/>
    <w:rsid w:val="0091331D"/>
    <w:rsid w:val="0093223C"/>
    <w:rsid w:val="00934BDD"/>
    <w:rsid w:val="00935CEC"/>
    <w:rsid w:val="0094082C"/>
    <w:rsid w:val="00941A87"/>
    <w:rsid w:val="009426E1"/>
    <w:rsid w:val="009501C2"/>
    <w:rsid w:val="009668B9"/>
    <w:rsid w:val="00967BED"/>
    <w:rsid w:val="00976577"/>
    <w:rsid w:val="00980EAD"/>
    <w:rsid w:val="00996356"/>
    <w:rsid w:val="00996D69"/>
    <w:rsid w:val="0099725F"/>
    <w:rsid w:val="00997D9A"/>
    <w:rsid w:val="009D0126"/>
    <w:rsid w:val="009D7C49"/>
    <w:rsid w:val="009E7297"/>
    <w:rsid w:val="00A0257D"/>
    <w:rsid w:val="00A028A5"/>
    <w:rsid w:val="00A037F6"/>
    <w:rsid w:val="00A03812"/>
    <w:rsid w:val="00A12EDC"/>
    <w:rsid w:val="00A13813"/>
    <w:rsid w:val="00A25501"/>
    <w:rsid w:val="00A26D0D"/>
    <w:rsid w:val="00A27ABB"/>
    <w:rsid w:val="00A33BDE"/>
    <w:rsid w:val="00A34885"/>
    <w:rsid w:val="00A439BB"/>
    <w:rsid w:val="00A43BC1"/>
    <w:rsid w:val="00A74225"/>
    <w:rsid w:val="00A84633"/>
    <w:rsid w:val="00A853F5"/>
    <w:rsid w:val="00A8679E"/>
    <w:rsid w:val="00A90A4F"/>
    <w:rsid w:val="00A936D5"/>
    <w:rsid w:val="00AA1EB0"/>
    <w:rsid w:val="00AA2DA3"/>
    <w:rsid w:val="00AA5A9C"/>
    <w:rsid w:val="00AA7275"/>
    <w:rsid w:val="00AB016A"/>
    <w:rsid w:val="00AB2A5A"/>
    <w:rsid w:val="00AD28F8"/>
    <w:rsid w:val="00AE2203"/>
    <w:rsid w:val="00AE4ED3"/>
    <w:rsid w:val="00AF1663"/>
    <w:rsid w:val="00AF1F50"/>
    <w:rsid w:val="00B0230B"/>
    <w:rsid w:val="00B15B7D"/>
    <w:rsid w:val="00B17D95"/>
    <w:rsid w:val="00B23509"/>
    <w:rsid w:val="00B23AEA"/>
    <w:rsid w:val="00B25247"/>
    <w:rsid w:val="00B266E9"/>
    <w:rsid w:val="00B27123"/>
    <w:rsid w:val="00B33932"/>
    <w:rsid w:val="00B359DB"/>
    <w:rsid w:val="00B3632B"/>
    <w:rsid w:val="00B40007"/>
    <w:rsid w:val="00B409D8"/>
    <w:rsid w:val="00B5178D"/>
    <w:rsid w:val="00B67F1F"/>
    <w:rsid w:val="00B701D7"/>
    <w:rsid w:val="00B83170"/>
    <w:rsid w:val="00B90595"/>
    <w:rsid w:val="00BA215A"/>
    <w:rsid w:val="00BA4ED1"/>
    <w:rsid w:val="00BB5F09"/>
    <w:rsid w:val="00BB7B50"/>
    <w:rsid w:val="00BC0D9F"/>
    <w:rsid w:val="00BE053D"/>
    <w:rsid w:val="00BE2631"/>
    <w:rsid w:val="00BE4A14"/>
    <w:rsid w:val="00BF1A7A"/>
    <w:rsid w:val="00BF1FA3"/>
    <w:rsid w:val="00C00974"/>
    <w:rsid w:val="00C018E4"/>
    <w:rsid w:val="00C04C70"/>
    <w:rsid w:val="00C066FA"/>
    <w:rsid w:val="00C16886"/>
    <w:rsid w:val="00C21C97"/>
    <w:rsid w:val="00C25387"/>
    <w:rsid w:val="00C27372"/>
    <w:rsid w:val="00C31D21"/>
    <w:rsid w:val="00C417F7"/>
    <w:rsid w:val="00C54BE3"/>
    <w:rsid w:val="00C57F80"/>
    <w:rsid w:val="00C62D87"/>
    <w:rsid w:val="00C768ED"/>
    <w:rsid w:val="00C82A8F"/>
    <w:rsid w:val="00C916C2"/>
    <w:rsid w:val="00C92BB0"/>
    <w:rsid w:val="00C9523C"/>
    <w:rsid w:val="00CC43BA"/>
    <w:rsid w:val="00CC7C6A"/>
    <w:rsid w:val="00CC7F56"/>
    <w:rsid w:val="00CD1B12"/>
    <w:rsid w:val="00CD55DC"/>
    <w:rsid w:val="00CD60DD"/>
    <w:rsid w:val="00CD6947"/>
    <w:rsid w:val="00CE1BBC"/>
    <w:rsid w:val="00CE2595"/>
    <w:rsid w:val="00CE28CC"/>
    <w:rsid w:val="00CE72FC"/>
    <w:rsid w:val="00CF31EE"/>
    <w:rsid w:val="00D02BA4"/>
    <w:rsid w:val="00D03058"/>
    <w:rsid w:val="00D1492F"/>
    <w:rsid w:val="00D17B69"/>
    <w:rsid w:val="00D3003C"/>
    <w:rsid w:val="00D331F4"/>
    <w:rsid w:val="00D46050"/>
    <w:rsid w:val="00D470E4"/>
    <w:rsid w:val="00D52142"/>
    <w:rsid w:val="00D5280E"/>
    <w:rsid w:val="00D61F14"/>
    <w:rsid w:val="00D7472A"/>
    <w:rsid w:val="00D779F5"/>
    <w:rsid w:val="00D80D6B"/>
    <w:rsid w:val="00D85D41"/>
    <w:rsid w:val="00D90950"/>
    <w:rsid w:val="00DA69DF"/>
    <w:rsid w:val="00DB33F8"/>
    <w:rsid w:val="00DB4A91"/>
    <w:rsid w:val="00DB68DB"/>
    <w:rsid w:val="00DD38E2"/>
    <w:rsid w:val="00DE1BD2"/>
    <w:rsid w:val="00DE2EAC"/>
    <w:rsid w:val="00E00140"/>
    <w:rsid w:val="00E045AD"/>
    <w:rsid w:val="00E048DA"/>
    <w:rsid w:val="00E123EF"/>
    <w:rsid w:val="00E13110"/>
    <w:rsid w:val="00E24DF1"/>
    <w:rsid w:val="00E40B9A"/>
    <w:rsid w:val="00E431ED"/>
    <w:rsid w:val="00E55D90"/>
    <w:rsid w:val="00E64FF5"/>
    <w:rsid w:val="00E667C0"/>
    <w:rsid w:val="00E8452A"/>
    <w:rsid w:val="00E907EC"/>
    <w:rsid w:val="00E95752"/>
    <w:rsid w:val="00E9748A"/>
    <w:rsid w:val="00EA5421"/>
    <w:rsid w:val="00EA74DF"/>
    <w:rsid w:val="00EB34FC"/>
    <w:rsid w:val="00EB5816"/>
    <w:rsid w:val="00EC4050"/>
    <w:rsid w:val="00ED0EA9"/>
    <w:rsid w:val="00ED3505"/>
    <w:rsid w:val="00EE36F8"/>
    <w:rsid w:val="00EF77DF"/>
    <w:rsid w:val="00F03542"/>
    <w:rsid w:val="00F11BEF"/>
    <w:rsid w:val="00F165E1"/>
    <w:rsid w:val="00F22322"/>
    <w:rsid w:val="00F23C3D"/>
    <w:rsid w:val="00F258E7"/>
    <w:rsid w:val="00F31B84"/>
    <w:rsid w:val="00F4314A"/>
    <w:rsid w:val="00F44F5F"/>
    <w:rsid w:val="00F5535A"/>
    <w:rsid w:val="00F57BA5"/>
    <w:rsid w:val="00F631EC"/>
    <w:rsid w:val="00F64C22"/>
    <w:rsid w:val="00F64FA7"/>
    <w:rsid w:val="00F74D19"/>
    <w:rsid w:val="00F80053"/>
    <w:rsid w:val="00FA02C7"/>
    <w:rsid w:val="00FA4186"/>
    <w:rsid w:val="00FB1DD9"/>
    <w:rsid w:val="00FC0531"/>
    <w:rsid w:val="00FC13F0"/>
    <w:rsid w:val="00FC5120"/>
    <w:rsid w:val="00FD0FB7"/>
    <w:rsid w:val="00FD3346"/>
    <w:rsid w:val="00FE01D7"/>
    <w:rsid w:val="00FE0496"/>
    <w:rsid w:val="00FE79A2"/>
    <w:rsid w:val="00FF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E1C7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E1C7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E1C7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E1C7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E1C7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E1C71"/>
    <w:rPr>
      <w:b/>
      <w:bCs/>
      <w:sz w:val="20"/>
      <w:szCs w:val="20"/>
    </w:rPr>
  </w:style>
  <w:style w:type="character" w:customStyle="1" w:styleId="fadeinm1hgl8">
    <w:name w:val="_fadein_m1hgl_8"/>
    <w:basedOn w:val="Absatz-Standardschriftart"/>
    <w:rsid w:val="00E048DA"/>
  </w:style>
  <w:style w:type="character" w:styleId="Fett">
    <w:name w:val="Strong"/>
    <w:basedOn w:val="Absatz-Standardschriftart"/>
    <w:uiPriority w:val="22"/>
    <w:qFormat/>
    <w:rsid w:val="001C1E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6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3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0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4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2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494</Words>
  <Characters>3113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27</cp:revision>
  <cp:lastPrinted>2025-07-14T13:06:00Z</cp:lastPrinted>
  <dcterms:created xsi:type="dcterms:W3CDTF">2025-05-12T21:28:00Z</dcterms:created>
  <dcterms:modified xsi:type="dcterms:W3CDTF">2025-07-22T16:44:00Z</dcterms:modified>
</cp:coreProperties>
</file>