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EF0E16E" w:rsidR="006D2592"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Andreas</w:t>
      </w:r>
      <w:r w:rsidR="003D5D1E" w:rsidRPr="00730614">
        <w:rPr>
          <w:rFonts w:ascii="Times New Roman" w:hAnsi="Times New Roman" w:cs="Times New Roman"/>
          <w:sz w:val="21"/>
          <w:szCs w:val="21"/>
        </w:rPr>
        <w:t xml:space="preserve"> </w:t>
      </w:r>
      <w:r w:rsidRPr="00730614">
        <w:rPr>
          <w:rFonts w:ascii="Times New Roman" w:hAnsi="Times New Roman" w:cs="Times New Roman"/>
          <w:sz w:val="21"/>
          <w:szCs w:val="21"/>
        </w:rPr>
        <w:t>Cali</w:t>
      </w:r>
    </w:p>
    <w:p w14:paraId="2458A2A0" w14:textId="4B31CECA" w:rsidR="00857C6F"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Hanauer Landstraße 41</w:t>
      </w:r>
    </w:p>
    <w:p w14:paraId="451AEE20" w14:textId="27A60142" w:rsidR="00857C6F" w:rsidRPr="00730614" w:rsidRDefault="00325BB9" w:rsidP="00221E88">
      <w:pPr>
        <w:spacing w:after="0" w:line="240" w:lineRule="auto"/>
        <w:jc w:val="right"/>
        <w:rPr>
          <w:rFonts w:ascii="Times New Roman" w:hAnsi="Times New Roman" w:cs="Times New Roman"/>
          <w:sz w:val="21"/>
          <w:szCs w:val="21"/>
        </w:rPr>
      </w:pPr>
      <w:r w:rsidRPr="00730614">
        <w:rPr>
          <w:rFonts w:ascii="Times New Roman" w:hAnsi="Times New Roman" w:cs="Times New Roman"/>
          <w:sz w:val="21"/>
          <w:szCs w:val="21"/>
        </w:rPr>
        <w:t>60314 Frankfurt</w:t>
      </w:r>
      <w:r w:rsidR="00331910" w:rsidRPr="00730614">
        <w:rPr>
          <w:rFonts w:ascii="Times New Roman" w:hAnsi="Times New Roman" w:cs="Times New Roman"/>
          <w:sz w:val="21"/>
          <w:szCs w:val="21"/>
        </w:rPr>
        <w:t xml:space="preserve"> am Main</w:t>
      </w:r>
    </w:p>
    <w:p w14:paraId="12BA391A" w14:textId="7ED92C3B" w:rsidR="006A7895" w:rsidRPr="00730614" w:rsidRDefault="00325BB9" w:rsidP="00221E88">
      <w:pPr>
        <w:spacing w:after="0" w:line="240" w:lineRule="auto"/>
        <w:jc w:val="right"/>
        <w:rPr>
          <w:rFonts w:ascii="Times New Roman" w:hAnsi="Times New Roman" w:cs="Times New Roman"/>
          <w:sz w:val="21"/>
          <w:szCs w:val="21"/>
          <w:lang w:val="en-GB"/>
        </w:rPr>
      </w:pPr>
      <w:r w:rsidRPr="00730614">
        <w:rPr>
          <w:rFonts w:ascii="Times New Roman" w:hAnsi="Times New Roman" w:cs="Times New Roman"/>
          <w:color w:val="000000"/>
          <w:sz w:val="21"/>
          <w:szCs w:val="21"/>
          <w:lang w:val="en-GB"/>
        </w:rPr>
        <w:t>andreas.cali@icloud.com</w:t>
      </w:r>
    </w:p>
    <w:p w14:paraId="2E7278C7" w14:textId="4E63736D" w:rsidR="00F74175" w:rsidRPr="00221E88" w:rsidDel="00221E88" w:rsidRDefault="006D2592" w:rsidP="00730614">
      <w:pPr>
        <w:spacing w:after="0" w:line="240" w:lineRule="auto"/>
        <w:jc w:val="right"/>
        <w:rPr>
          <w:del w:id="0" w:author="Sarah Bergmann" w:date="2025-10-21T20:00:00Z" w16du:dateUtc="2025-10-21T18:00:00Z"/>
          <w:rFonts w:ascii="Times New Roman" w:hAnsi="Times New Roman" w:cs="Times New Roman"/>
          <w:color w:val="000000"/>
          <w:sz w:val="21"/>
          <w:szCs w:val="21"/>
          <w:lang w:val="en-GB"/>
        </w:rPr>
      </w:pPr>
      <w:r w:rsidRPr="00221E88">
        <w:rPr>
          <w:rFonts w:ascii="Times New Roman" w:hAnsi="Times New Roman" w:cs="Times New Roman"/>
          <w:color w:val="000000"/>
          <w:sz w:val="21"/>
          <w:szCs w:val="21"/>
          <w:lang w:val="en-GB"/>
        </w:rPr>
        <w:t>+</w:t>
      </w:r>
      <w:r w:rsidR="00857C6F" w:rsidRPr="00221E88">
        <w:rPr>
          <w:rFonts w:ascii="Times New Roman" w:hAnsi="Times New Roman" w:cs="Times New Roman"/>
          <w:color w:val="000000"/>
          <w:sz w:val="21"/>
          <w:szCs w:val="21"/>
          <w:lang w:val="en-GB"/>
        </w:rPr>
        <w:t xml:space="preserve">49 </w:t>
      </w:r>
      <w:r w:rsidR="00325BB9" w:rsidRPr="00221E88">
        <w:rPr>
          <w:rFonts w:ascii="Times New Roman" w:hAnsi="Times New Roman" w:cs="Times New Roman"/>
          <w:color w:val="000000"/>
          <w:sz w:val="21"/>
          <w:szCs w:val="21"/>
          <w:lang w:val="en-GB"/>
        </w:rPr>
        <w:t>151 537 46339</w:t>
      </w:r>
    </w:p>
    <w:p w14:paraId="170FE07D" w14:textId="77777777" w:rsidR="00F270C0" w:rsidRPr="00221E88" w:rsidRDefault="00F270C0" w:rsidP="00730614">
      <w:pPr>
        <w:spacing w:after="0" w:line="240" w:lineRule="auto"/>
        <w:jc w:val="right"/>
        <w:rPr>
          <w:rFonts w:ascii="Times New Roman" w:hAnsi="Times New Roman" w:cs="Times New Roman"/>
          <w:color w:val="000000"/>
          <w:sz w:val="21"/>
          <w:szCs w:val="21"/>
          <w:lang w:val="en-GB"/>
        </w:rPr>
      </w:pPr>
    </w:p>
    <w:p w14:paraId="0B40DFCD" w14:textId="52D6650F" w:rsidR="00331416" w:rsidRPr="00221E88" w:rsidRDefault="000D1B50" w:rsidP="00730614">
      <w:pPr>
        <w:spacing w:after="0" w:line="240" w:lineRule="auto"/>
        <w:rPr>
          <w:rFonts w:ascii="Times New Roman" w:hAnsi="Times New Roman" w:cs="Times New Roman"/>
          <w:color w:val="000000"/>
          <w:sz w:val="21"/>
          <w:szCs w:val="21"/>
          <w:lang w:val="en-GB"/>
        </w:rPr>
      </w:pPr>
      <w:proofErr w:type="spellStart"/>
      <w:r w:rsidRPr="00221E88">
        <w:rPr>
          <w:rFonts w:ascii="Times New Roman" w:hAnsi="Times New Roman" w:cs="Times New Roman"/>
          <w:color w:val="000000"/>
          <w:sz w:val="21"/>
          <w:szCs w:val="21"/>
          <w:lang w:val="en-GB"/>
        </w:rPr>
        <w:t>Insignion</w:t>
      </w:r>
      <w:proofErr w:type="spellEnd"/>
      <w:r w:rsidRPr="00221E88">
        <w:rPr>
          <w:rFonts w:ascii="Times New Roman" w:hAnsi="Times New Roman" w:cs="Times New Roman"/>
          <w:color w:val="000000"/>
          <w:sz w:val="21"/>
          <w:szCs w:val="21"/>
          <w:lang w:val="en-GB"/>
        </w:rPr>
        <w:t xml:space="preserve"> Management Consulting GmbH</w:t>
      </w:r>
    </w:p>
    <w:p w14:paraId="5A197719" w14:textId="1CAB704D" w:rsidR="00331416" w:rsidRPr="00730614" w:rsidRDefault="00331416" w:rsidP="00730614">
      <w:pPr>
        <w:spacing w:after="0" w:line="240" w:lineRule="auto"/>
        <w:rPr>
          <w:rFonts w:ascii="Times New Roman" w:hAnsi="Times New Roman" w:cs="Times New Roman"/>
          <w:color w:val="000000"/>
          <w:sz w:val="21"/>
          <w:szCs w:val="21"/>
          <w:lang w:val="en-GB"/>
        </w:rPr>
      </w:pPr>
      <w:r w:rsidRPr="00730614">
        <w:rPr>
          <w:rFonts w:ascii="Times New Roman" w:hAnsi="Times New Roman" w:cs="Times New Roman"/>
          <w:color w:val="000000"/>
          <w:sz w:val="21"/>
          <w:szCs w:val="21"/>
          <w:lang w:val="en-GB"/>
        </w:rPr>
        <w:t xml:space="preserve">Herrn Gunter </w:t>
      </w:r>
      <w:proofErr w:type="spellStart"/>
      <w:r w:rsidRPr="00730614">
        <w:rPr>
          <w:rFonts w:ascii="Times New Roman" w:hAnsi="Times New Roman" w:cs="Times New Roman"/>
          <w:color w:val="000000"/>
          <w:sz w:val="21"/>
          <w:szCs w:val="21"/>
          <w:lang w:val="en-GB"/>
        </w:rPr>
        <w:t>Barghorn</w:t>
      </w:r>
      <w:proofErr w:type="spellEnd"/>
    </w:p>
    <w:p w14:paraId="6A013FD1" w14:textId="04322EE8" w:rsidR="00F74175" w:rsidRPr="00221E88" w:rsidDel="00221E88" w:rsidRDefault="000D1B50" w:rsidP="00730614">
      <w:pPr>
        <w:spacing w:after="0" w:line="240" w:lineRule="auto"/>
        <w:rPr>
          <w:del w:id="1" w:author="Sarah Bergmann" w:date="2025-10-21T20:00:00Z" w16du:dateUtc="2025-10-21T18:00:00Z"/>
          <w:rFonts w:ascii="Times New Roman" w:hAnsi="Times New Roman" w:cs="Times New Roman"/>
          <w:sz w:val="21"/>
          <w:szCs w:val="21"/>
        </w:rPr>
      </w:pPr>
      <w:r w:rsidRPr="00221E88">
        <w:rPr>
          <w:rFonts w:ascii="Times New Roman" w:hAnsi="Times New Roman" w:cs="Times New Roman"/>
          <w:sz w:val="21"/>
          <w:szCs w:val="21"/>
        </w:rPr>
        <w:t>Lyoner Straße 34</w:t>
      </w:r>
      <w:r w:rsidR="00F74175" w:rsidRPr="00221E88">
        <w:rPr>
          <w:rFonts w:ascii="Times New Roman" w:hAnsi="Times New Roman" w:cs="Times New Roman"/>
          <w:sz w:val="21"/>
          <w:szCs w:val="21"/>
        </w:rPr>
        <w:br/>
      </w:r>
      <w:r w:rsidRPr="00221E88">
        <w:rPr>
          <w:rFonts w:ascii="Times New Roman" w:hAnsi="Times New Roman" w:cs="Times New Roman"/>
          <w:sz w:val="21"/>
          <w:szCs w:val="21"/>
        </w:rPr>
        <w:t>60528 Frankfurt am Main</w:t>
      </w:r>
      <w:r w:rsidR="00F74175" w:rsidRPr="00221E88">
        <w:rPr>
          <w:rFonts w:ascii="Times New Roman" w:hAnsi="Times New Roman" w:cs="Times New Roman"/>
          <w:sz w:val="21"/>
          <w:szCs w:val="21"/>
        </w:rPr>
        <w:t xml:space="preserve"> </w:t>
      </w:r>
    </w:p>
    <w:p w14:paraId="096C8AF5" w14:textId="77777777" w:rsidR="00647413" w:rsidRPr="00221E88" w:rsidRDefault="00647413" w:rsidP="00730614">
      <w:pPr>
        <w:spacing w:after="0" w:line="240" w:lineRule="auto"/>
        <w:rPr>
          <w:rFonts w:ascii="Times New Roman" w:hAnsi="Times New Roman" w:cs="Times New Roman"/>
          <w:color w:val="000000"/>
          <w:sz w:val="21"/>
          <w:szCs w:val="21"/>
        </w:rPr>
      </w:pPr>
    </w:p>
    <w:p w14:paraId="155B6E2E" w14:textId="2878D5D7" w:rsidR="006A7895" w:rsidRPr="00221E88" w:rsidRDefault="00325BB9" w:rsidP="00730614">
      <w:pPr>
        <w:spacing w:after="0" w:line="240" w:lineRule="auto"/>
        <w:jc w:val="right"/>
        <w:rPr>
          <w:rFonts w:ascii="Times New Roman" w:hAnsi="Times New Roman" w:cs="Times New Roman"/>
          <w:sz w:val="21"/>
          <w:szCs w:val="21"/>
        </w:rPr>
      </w:pPr>
      <w:r w:rsidRPr="00221E88">
        <w:rPr>
          <w:rFonts w:ascii="Times New Roman" w:hAnsi="Times New Roman" w:cs="Times New Roman"/>
          <w:sz w:val="21"/>
          <w:szCs w:val="21"/>
        </w:rPr>
        <w:t>Frankfurt am Main</w:t>
      </w:r>
      <w:r w:rsidR="002D594E" w:rsidRPr="00221E88">
        <w:rPr>
          <w:rFonts w:ascii="Times New Roman" w:hAnsi="Times New Roman" w:cs="Times New Roman"/>
          <w:sz w:val="21"/>
          <w:szCs w:val="21"/>
        </w:rPr>
        <w:t xml:space="preserve">, </w:t>
      </w:r>
      <w:r w:rsidRPr="00221E88">
        <w:rPr>
          <w:rFonts w:ascii="Times New Roman" w:hAnsi="Times New Roman" w:cs="Times New Roman"/>
          <w:sz w:val="21"/>
          <w:szCs w:val="21"/>
        </w:rPr>
        <w:t>1</w:t>
      </w:r>
      <w:r w:rsidR="00842EF2" w:rsidRPr="00221E88">
        <w:rPr>
          <w:rFonts w:ascii="Times New Roman" w:hAnsi="Times New Roman" w:cs="Times New Roman"/>
          <w:sz w:val="21"/>
          <w:szCs w:val="21"/>
        </w:rPr>
        <w:t>9</w:t>
      </w:r>
      <w:r w:rsidR="002D594E" w:rsidRPr="00221E88">
        <w:rPr>
          <w:rFonts w:ascii="Times New Roman" w:hAnsi="Times New Roman" w:cs="Times New Roman"/>
          <w:sz w:val="21"/>
          <w:szCs w:val="21"/>
        </w:rPr>
        <w:t>.</w:t>
      </w:r>
      <w:r w:rsidR="003D5D1E" w:rsidRPr="00221E88">
        <w:rPr>
          <w:rFonts w:ascii="Times New Roman" w:hAnsi="Times New Roman" w:cs="Times New Roman"/>
          <w:sz w:val="21"/>
          <w:szCs w:val="21"/>
        </w:rPr>
        <w:t>1</w:t>
      </w:r>
      <w:r w:rsidRPr="00221E88">
        <w:rPr>
          <w:rFonts w:ascii="Times New Roman" w:hAnsi="Times New Roman" w:cs="Times New Roman"/>
          <w:sz w:val="21"/>
          <w:szCs w:val="21"/>
        </w:rPr>
        <w:t>0</w:t>
      </w:r>
      <w:r w:rsidR="006A7895" w:rsidRPr="00221E88">
        <w:rPr>
          <w:rFonts w:ascii="Times New Roman" w:hAnsi="Times New Roman" w:cs="Times New Roman"/>
          <w:sz w:val="21"/>
          <w:szCs w:val="21"/>
        </w:rPr>
        <w:t>.</w:t>
      </w:r>
      <w:r w:rsidR="003D5D1E" w:rsidRPr="00221E88">
        <w:rPr>
          <w:rFonts w:ascii="Times New Roman" w:hAnsi="Times New Roman" w:cs="Times New Roman"/>
          <w:sz w:val="21"/>
          <w:szCs w:val="21"/>
        </w:rPr>
        <w:t>20</w:t>
      </w:r>
      <w:r w:rsidRPr="00221E88">
        <w:rPr>
          <w:rFonts w:ascii="Times New Roman" w:hAnsi="Times New Roman" w:cs="Times New Roman"/>
          <w:sz w:val="21"/>
          <w:szCs w:val="21"/>
        </w:rPr>
        <w:t>25</w:t>
      </w:r>
    </w:p>
    <w:p w14:paraId="0731715D" w14:textId="77777777" w:rsidR="001E0088" w:rsidRPr="00221E88" w:rsidRDefault="001E0088" w:rsidP="00730614">
      <w:pPr>
        <w:spacing w:after="0" w:line="240" w:lineRule="auto"/>
        <w:jc w:val="right"/>
        <w:rPr>
          <w:rFonts w:ascii="Times New Roman" w:hAnsi="Times New Roman" w:cs="Times New Roman"/>
          <w:sz w:val="21"/>
          <w:szCs w:val="21"/>
        </w:rPr>
      </w:pPr>
      <w:commentRangeStart w:id="2"/>
    </w:p>
    <w:p w14:paraId="0098600D" w14:textId="5422F189" w:rsidR="000A5AB8" w:rsidRPr="00221E88" w:rsidRDefault="0099776A" w:rsidP="00730614">
      <w:pPr>
        <w:spacing w:after="0" w:line="240" w:lineRule="auto"/>
        <w:rPr>
          <w:rFonts w:ascii="Times New Roman" w:hAnsi="Times New Roman" w:cs="Times New Roman"/>
          <w:b/>
          <w:sz w:val="21"/>
          <w:szCs w:val="21"/>
        </w:rPr>
      </w:pPr>
      <w:r w:rsidRPr="00221E88">
        <w:rPr>
          <w:rFonts w:ascii="Times New Roman" w:hAnsi="Times New Roman" w:cs="Times New Roman"/>
          <w:b/>
          <w:sz w:val="21"/>
          <w:szCs w:val="21"/>
        </w:rPr>
        <w:t xml:space="preserve">Bewerbung um ein Praktikum im </w:t>
      </w:r>
      <w:commentRangeEnd w:id="2"/>
      <w:r w:rsidR="00221E88" w:rsidRPr="00730614">
        <w:rPr>
          <w:rStyle w:val="Kommentarzeichen"/>
          <w:rFonts w:ascii="Times New Roman" w:hAnsi="Times New Roman" w:cs="Times New Roman"/>
          <w:sz w:val="21"/>
          <w:szCs w:val="21"/>
        </w:rPr>
        <w:commentReference w:id="2"/>
      </w:r>
      <w:r w:rsidR="000D1B50" w:rsidRPr="00221E88">
        <w:rPr>
          <w:rFonts w:ascii="Times New Roman" w:hAnsi="Times New Roman" w:cs="Times New Roman"/>
          <w:b/>
          <w:sz w:val="21"/>
          <w:szCs w:val="21"/>
        </w:rPr>
        <w:t>Consulting</w:t>
      </w:r>
    </w:p>
    <w:p w14:paraId="70A974D0" w14:textId="3277D60F" w:rsidR="000A5AB8" w:rsidRPr="00221E88" w:rsidRDefault="000A5AB8" w:rsidP="00730614">
      <w:pPr>
        <w:spacing w:after="0" w:line="240" w:lineRule="auto"/>
        <w:rPr>
          <w:rFonts w:ascii="Times New Roman" w:hAnsi="Times New Roman" w:cs="Times New Roman"/>
          <w:b/>
          <w:sz w:val="21"/>
          <w:szCs w:val="21"/>
        </w:rPr>
      </w:pPr>
    </w:p>
    <w:p w14:paraId="3A5BDDA8" w14:textId="77777777" w:rsidR="004A615C" w:rsidRPr="00221E88" w:rsidDel="00221E88" w:rsidRDefault="004A615C" w:rsidP="00730614">
      <w:pPr>
        <w:spacing w:after="0" w:line="240" w:lineRule="auto"/>
        <w:rPr>
          <w:del w:id="3" w:author="Sarah Bergmann" w:date="2025-10-21T20:01:00Z" w16du:dateUtc="2025-10-21T18:01:00Z"/>
          <w:rFonts w:ascii="Times New Roman" w:hAnsi="Times New Roman" w:cs="Times New Roman"/>
          <w:b/>
          <w:sz w:val="21"/>
          <w:szCs w:val="21"/>
        </w:rPr>
      </w:pPr>
    </w:p>
    <w:p w14:paraId="61CDE0AD" w14:textId="06B9D85E" w:rsidR="00034B68" w:rsidRPr="00221E88" w:rsidRDefault="0099776A"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Sehr geehrte</w:t>
      </w:r>
      <w:r w:rsidR="00706C15" w:rsidRPr="00221E88">
        <w:rPr>
          <w:rFonts w:ascii="Times New Roman" w:hAnsi="Times New Roman" w:cs="Times New Roman"/>
          <w:sz w:val="21"/>
          <w:szCs w:val="21"/>
        </w:rPr>
        <w:t>r</w:t>
      </w:r>
      <w:r w:rsidRPr="00221E88">
        <w:rPr>
          <w:rFonts w:ascii="Times New Roman" w:hAnsi="Times New Roman" w:cs="Times New Roman"/>
          <w:sz w:val="21"/>
          <w:szCs w:val="21"/>
        </w:rPr>
        <w:t xml:space="preserve"> </w:t>
      </w:r>
      <w:r w:rsidR="00706C15" w:rsidRPr="00221E88">
        <w:rPr>
          <w:rFonts w:ascii="Times New Roman" w:hAnsi="Times New Roman" w:cs="Times New Roman"/>
          <w:sz w:val="21"/>
          <w:szCs w:val="21"/>
        </w:rPr>
        <w:t xml:space="preserve">Herr </w:t>
      </w:r>
      <w:proofErr w:type="spellStart"/>
      <w:r w:rsidR="00706C15" w:rsidRPr="00221E88">
        <w:rPr>
          <w:rFonts w:ascii="Times New Roman" w:hAnsi="Times New Roman" w:cs="Times New Roman"/>
          <w:sz w:val="21"/>
          <w:szCs w:val="21"/>
        </w:rPr>
        <w:t>Barghorn</w:t>
      </w:r>
      <w:proofErr w:type="spellEnd"/>
      <w:r w:rsidR="00E65B09" w:rsidRPr="00221E88">
        <w:rPr>
          <w:rFonts w:ascii="Times New Roman" w:hAnsi="Times New Roman" w:cs="Times New Roman"/>
          <w:sz w:val="21"/>
          <w:szCs w:val="21"/>
        </w:rPr>
        <w:t xml:space="preserve">, </w:t>
      </w:r>
    </w:p>
    <w:p w14:paraId="433CF1AE" w14:textId="14106765" w:rsidR="00E65B09" w:rsidRPr="00221E88" w:rsidRDefault="00E65B09" w:rsidP="00730614">
      <w:pPr>
        <w:spacing w:after="0" w:line="240" w:lineRule="auto"/>
        <w:jc w:val="both"/>
        <w:rPr>
          <w:rFonts w:ascii="Times New Roman" w:hAnsi="Times New Roman" w:cs="Times New Roman"/>
          <w:sz w:val="21"/>
          <w:szCs w:val="21"/>
        </w:rPr>
      </w:pPr>
    </w:p>
    <w:p w14:paraId="0D8115AD" w14:textId="435771A2" w:rsidR="00331910" w:rsidRPr="00221E88" w:rsidRDefault="00331910"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seit meiner Zeit als Leistungssportler im Fußball weiß ich, wie entscheidend Teamgeist, Strategie, Disziplin und Durchhaltevermögen für den Erfolg sind. Diese Prinzipien begleiten mich bis heute – ob während meines Studiums der Betriebswirtschaftslehre, meines Auslandssemesters in Japan oder meiner jetzigen Tätigkeit im Business Development bei meinem derzeitigen Arbeitgeber. Besonders fasziniert mich, wie sich im Consulting dieselben Werte wiederfinden: gemeinsame Ziele, analytisches Denken und die Disziplin, Herausforderungen strukturiert zu lösen. Um durch meine Arbeit eines Tages ebenfalls zu solch einem Erfolgsfaktor zu werden, möchte ich bei Ihnen ab März 2026 ein zwölfwöchiges Praktikum im Consulting absolvieren.</w:t>
      </w:r>
    </w:p>
    <w:p w14:paraId="2C294BBD" w14:textId="77777777" w:rsidR="00331910" w:rsidRPr="00221E88" w:rsidRDefault="00331910" w:rsidP="00730614">
      <w:pPr>
        <w:spacing w:after="0" w:line="240" w:lineRule="auto"/>
        <w:jc w:val="both"/>
        <w:rPr>
          <w:rFonts w:ascii="Times New Roman" w:hAnsi="Times New Roman" w:cs="Times New Roman"/>
          <w:sz w:val="21"/>
          <w:szCs w:val="21"/>
        </w:rPr>
      </w:pPr>
    </w:p>
    <w:p w14:paraId="474B6CD9" w14:textId="77777777" w:rsidR="00331910" w:rsidRPr="00221E88" w:rsidRDefault="00331910"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t xml:space="preserve">Nach meiner Zeit als Leistungssportler begann ich ein Studium der Betriebswirtschaftslehre an der Hochschule für Technik Stuttgart. Dieser Schritt war für mich perfekt – bereits im ersten Semester konnte ich mir eine Werkstudententätigkeit bei der Daimler AG sichern und mir dadurch ein Netzwerk ambitionierter Kommilitonen aufbauen. Während meines Auslandssemesters an der </w:t>
      </w:r>
      <w:proofErr w:type="spellStart"/>
      <w:r w:rsidRPr="00221E88">
        <w:rPr>
          <w:rFonts w:ascii="Times New Roman" w:hAnsi="Times New Roman" w:cs="Times New Roman"/>
          <w:sz w:val="21"/>
          <w:szCs w:val="21"/>
        </w:rPr>
        <w:t>Hosei</w:t>
      </w:r>
      <w:proofErr w:type="spellEnd"/>
      <w:r w:rsidRPr="00221E88">
        <w:rPr>
          <w:rFonts w:ascii="Times New Roman" w:hAnsi="Times New Roman" w:cs="Times New Roman"/>
          <w:sz w:val="21"/>
          <w:szCs w:val="21"/>
        </w:rPr>
        <w:t>-Universität in Tokio belegte ich den Kurs Entrepreneurship, in dem wir mit der Plattform der Harvard Business School ein eigenes Unternehmenskonzept entwickelten und mit Studierenden aus Japan, China und den USA zusammenarbeiteten. Besonders stolz bin ich darauf, dass unser Team die Bestleistung erzielte und ich dafür die Bestnote erhielt. Diese internationalen Erfahrungen sowie meine aktuelle Tätigkeit im Business Development bei der Pax8 GmbH haben mein Interesse an strategischen Zusammenhängen und effizienten Geschäftsprozessen weiter gestärkt. Dabei wurde mir von Vorgesetzten regelmäßig zurückgemeldet, dass ich fokussiert, analytisch und diszipliniert arbeite – Eigenschaften, die ich nun gezielt bei Ihnen einsetzen möchte.</w:t>
      </w:r>
    </w:p>
    <w:p w14:paraId="339B9CD8" w14:textId="77777777" w:rsidR="00331910" w:rsidRPr="00221E88" w:rsidRDefault="00331910" w:rsidP="00730614">
      <w:pPr>
        <w:spacing w:after="0" w:line="240" w:lineRule="auto"/>
        <w:jc w:val="both"/>
        <w:rPr>
          <w:rFonts w:ascii="Times New Roman" w:hAnsi="Times New Roman" w:cs="Times New Roman"/>
          <w:sz w:val="21"/>
          <w:szCs w:val="21"/>
        </w:rPr>
      </w:pPr>
    </w:p>
    <w:p w14:paraId="73DCE667" w14:textId="77777777" w:rsidR="00331910" w:rsidRPr="00221E88" w:rsidRDefault="00331910" w:rsidP="00730614">
      <w:pPr>
        <w:spacing w:after="0" w:line="240" w:lineRule="auto"/>
        <w:jc w:val="both"/>
        <w:rPr>
          <w:rFonts w:ascii="Times New Roman" w:hAnsi="Times New Roman" w:cs="Times New Roman"/>
          <w:sz w:val="21"/>
          <w:szCs w:val="21"/>
        </w:rPr>
      </w:pPr>
      <w:bookmarkStart w:id="4" w:name="_Hlk212049754"/>
      <w:proofErr w:type="spellStart"/>
      <w:r w:rsidRPr="00221E88">
        <w:rPr>
          <w:rFonts w:ascii="Times New Roman" w:hAnsi="Times New Roman" w:cs="Times New Roman"/>
          <w:sz w:val="21"/>
          <w:szCs w:val="21"/>
        </w:rPr>
        <w:t>Insignion</w:t>
      </w:r>
      <w:proofErr w:type="spellEnd"/>
      <w:r w:rsidRPr="00221E88">
        <w:rPr>
          <w:rFonts w:ascii="Times New Roman" w:hAnsi="Times New Roman" w:cs="Times New Roman"/>
          <w:sz w:val="21"/>
          <w:szCs w:val="21"/>
        </w:rPr>
        <w:t xml:space="preserve"> Management Consulting scheint mir für dieses Praktikum ideal zu sein, da Sie ein Umfeld bieten, in dem Leistung, Teamgeist und Engagement gefördert werden. Besonders schätze ich Ihre Kombination aus Professionalität, Dynamik und kontinuierlicher Weiterbildung – Werte, die auch meine eigene Arbeitsweise prägen. Die Verbindung aus strategischer Beratung und technologischer Umsetzung als langjähriger SAP-Partner fasziniert mich ebenso wie Ihre wiederholte Auszeichnung durch </w:t>
      </w:r>
      <w:proofErr w:type="spellStart"/>
      <w:r w:rsidRPr="00221E88">
        <w:rPr>
          <w:rFonts w:ascii="Times New Roman" w:hAnsi="Times New Roman" w:cs="Times New Roman"/>
          <w:sz w:val="21"/>
          <w:szCs w:val="21"/>
        </w:rPr>
        <w:t>brand</w:t>
      </w:r>
      <w:proofErr w:type="spellEnd"/>
      <w:r w:rsidRPr="00221E88">
        <w:rPr>
          <w:rFonts w:ascii="Times New Roman" w:hAnsi="Times New Roman" w:cs="Times New Roman"/>
          <w:sz w:val="21"/>
          <w:szCs w:val="21"/>
        </w:rPr>
        <w:t xml:space="preserve"> eins als eine der besten Unternehmensberatungen Deutschlands. Dieses Umfeld motiviert mich, meine Disziplin und Energie aus Sport, Studium und Beruf gezielt einzubringen und aktiv zum Erfolg Ihrer Projekte beizutragen.</w:t>
      </w:r>
    </w:p>
    <w:bookmarkEnd w:id="4"/>
    <w:p w14:paraId="7C7FF8BF" w14:textId="77777777" w:rsidR="00331910" w:rsidRPr="00221E88" w:rsidRDefault="00331910" w:rsidP="00730614">
      <w:pPr>
        <w:spacing w:after="0" w:line="240" w:lineRule="auto"/>
        <w:jc w:val="both"/>
        <w:rPr>
          <w:rFonts w:ascii="Times New Roman" w:hAnsi="Times New Roman" w:cs="Times New Roman"/>
          <w:sz w:val="21"/>
          <w:szCs w:val="21"/>
        </w:rPr>
      </w:pPr>
    </w:p>
    <w:p w14:paraId="1CC3BCAF" w14:textId="67666202" w:rsidR="00EE1331" w:rsidRPr="00221E88" w:rsidDel="00331910" w:rsidRDefault="00331910" w:rsidP="00730614">
      <w:pPr>
        <w:spacing w:after="0" w:line="240" w:lineRule="auto"/>
        <w:jc w:val="both"/>
        <w:rPr>
          <w:del w:id="5" w:author="Catharina Freier" w:date="2025-10-21T05:28:00Z" w16du:dateUtc="2025-10-21T03:28:00Z"/>
          <w:rFonts w:ascii="Times New Roman" w:hAnsi="Times New Roman" w:cs="Times New Roman"/>
          <w:sz w:val="21"/>
          <w:szCs w:val="21"/>
        </w:rPr>
      </w:pPr>
      <w:r w:rsidRPr="00221E88">
        <w:rPr>
          <w:rFonts w:ascii="Times New Roman" w:hAnsi="Times New Roman" w:cs="Times New Roman"/>
          <w:sz w:val="21"/>
          <w:szCs w:val="21"/>
        </w:rPr>
        <w:t xml:space="preserve">Von dem Praktikum im Consulting erhoffe ich mir eine steile Lernkurve sowie die Möglichkeit, meine eigenen Ideen und bisherigen Erfahrungen bei Ihnen mehrwertschaffend einbringen zu können. Ich bin </w:t>
      </w:r>
      <w:r w:rsidR="00221E88" w:rsidRPr="00221E88">
        <w:rPr>
          <w:rFonts w:ascii="Times New Roman" w:hAnsi="Times New Roman" w:cs="Times New Roman"/>
          <w:sz w:val="21"/>
          <w:szCs w:val="21"/>
        </w:rPr>
        <w:t xml:space="preserve">davon </w:t>
      </w:r>
      <w:r w:rsidRPr="00221E88">
        <w:rPr>
          <w:rFonts w:ascii="Times New Roman" w:hAnsi="Times New Roman" w:cs="Times New Roman"/>
          <w:sz w:val="21"/>
          <w:szCs w:val="21"/>
        </w:rPr>
        <w:t xml:space="preserve">überzeugt, dass ich durch meine schnelle Auffassungsgabe, mein analytisches Denken und meine ausgeprägte Teamorientierung eine Bereicherung für </w:t>
      </w:r>
      <w:proofErr w:type="spellStart"/>
      <w:r w:rsidRPr="00221E88">
        <w:rPr>
          <w:rFonts w:ascii="Times New Roman" w:hAnsi="Times New Roman" w:cs="Times New Roman"/>
          <w:sz w:val="21"/>
          <w:szCs w:val="21"/>
        </w:rPr>
        <w:t>Insignion</w:t>
      </w:r>
      <w:proofErr w:type="spellEnd"/>
      <w:r w:rsidRPr="00221E88">
        <w:rPr>
          <w:rFonts w:ascii="Times New Roman" w:hAnsi="Times New Roman" w:cs="Times New Roman"/>
          <w:sz w:val="21"/>
          <w:szCs w:val="21"/>
        </w:rPr>
        <w:t xml:space="preserve"> sein werde. Besonders in einem Umfeld, das Leistung, Eigeninitiative und Weiterentwicklung fördert, möchte ich mein Engagement gezielt einbringen und Sie in einem persönlichen Gespräch von mir überzeugen.</w:t>
      </w:r>
      <w:commentRangeStart w:id="6"/>
      <w:commentRangeStart w:id="7"/>
      <w:del w:id="8" w:author="Catharina Freier" w:date="2025-10-21T05:28:00Z" w16du:dateUtc="2025-10-21T03:28:00Z">
        <w:r w:rsidR="009F47AA" w:rsidRPr="00221E88" w:rsidDel="00331910">
          <w:rPr>
            <w:rFonts w:ascii="Times New Roman" w:hAnsi="Times New Roman" w:cs="Times New Roman"/>
            <w:sz w:val="21"/>
            <w:szCs w:val="21"/>
          </w:rPr>
          <w:delText>s</w:delText>
        </w:r>
        <w:r w:rsidR="00F04A94" w:rsidRPr="00221E88" w:rsidDel="00331910">
          <w:rPr>
            <w:rFonts w:ascii="Times New Roman" w:hAnsi="Times New Roman" w:cs="Times New Roman"/>
            <w:sz w:val="21"/>
            <w:szCs w:val="21"/>
          </w:rPr>
          <w:delText xml:space="preserve">eit meiner Zeit als Leistungssportler im Fußball weiß ich, wie entscheidend Teamgeist, Strategie, Disziplin und Durchhaltevermögen für den Erfolg sind. Diese Prinzipien begleiten mich bis heute – ob </w:delText>
        </w:r>
        <w:r w:rsidR="00BF6188" w:rsidRPr="00221E88" w:rsidDel="00331910">
          <w:rPr>
            <w:rFonts w:ascii="Times New Roman" w:hAnsi="Times New Roman" w:cs="Times New Roman"/>
            <w:sz w:val="21"/>
            <w:szCs w:val="21"/>
          </w:rPr>
          <w:delText>während meines</w:delText>
        </w:r>
        <w:r w:rsidR="00F04A94" w:rsidRPr="00221E88" w:rsidDel="00331910">
          <w:rPr>
            <w:rFonts w:ascii="Times New Roman" w:hAnsi="Times New Roman" w:cs="Times New Roman"/>
            <w:sz w:val="21"/>
            <w:szCs w:val="21"/>
          </w:rPr>
          <w:delText xml:space="preserve"> Studium</w:delText>
        </w:r>
        <w:r w:rsidR="00BF6188" w:rsidRPr="00221E88" w:rsidDel="00331910">
          <w:rPr>
            <w:rFonts w:ascii="Times New Roman" w:hAnsi="Times New Roman" w:cs="Times New Roman"/>
            <w:sz w:val="21"/>
            <w:szCs w:val="21"/>
          </w:rPr>
          <w:delText>s</w:delText>
        </w:r>
        <w:r w:rsidR="00F04A94" w:rsidRPr="00221E88" w:rsidDel="00331910">
          <w:rPr>
            <w:rFonts w:ascii="Times New Roman" w:hAnsi="Times New Roman" w:cs="Times New Roman"/>
            <w:sz w:val="21"/>
            <w:szCs w:val="21"/>
          </w:rPr>
          <w:delText xml:space="preserve"> der Betriebswirtschaftslehre</w:delText>
        </w:r>
        <w:r w:rsidR="00BF6188" w:rsidRPr="00221E88" w:rsidDel="00331910">
          <w:rPr>
            <w:rFonts w:ascii="Times New Roman" w:hAnsi="Times New Roman" w:cs="Times New Roman"/>
            <w:sz w:val="21"/>
            <w:szCs w:val="21"/>
          </w:rPr>
          <w:delText>,</w:delText>
        </w:r>
        <w:r w:rsidR="00F04A94" w:rsidRPr="00221E88" w:rsidDel="00331910">
          <w:rPr>
            <w:rFonts w:ascii="Times New Roman" w:hAnsi="Times New Roman" w:cs="Times New Roman"/>
            <w:sz w:val="21"/>
            <w:szCs w:val="21"/>
          </w:rPr>
          <w:delText xml:space="preserve"> </w:delText>
        </w:r>
        <w:r w:rsidR="00515891" w:rsidRPr="00221E88" w:rsidDel="00331910">
          <w:rPr>
            <w:rFonts w:ascii="Times New Roman" w:hAnsi="Times New Roman" w:cs="Times New Roman"/>
            <w:sz w:val="21"/>
            <w:szCs w:val="21"/>
          </w:rPr>
          <w:delText xml:space="preserve">meines Auslandssemesters in Japan </w:delText>
        </w:r>
        <w:r w:rsidR="00D8548C" w:rsidRPr="00221E88" w:rsidDel="00331910">
          <w:rPr>
            <w:rFonts w:ascii="Times New Roman" w:hAnsi="Times New Roman" w:cs="Times New Roman"/>
            <w:sz w:val="21"/>
            <w:szCs w:val="21"/>
          </w:rPr>
          <w:delText>und meiner jetzigen Tätigkeit</w:delText>
        </w:r>
        <w:r w:rsidR="00515891" w:rsidRPr="00221E88" w:rsidDel="00331910">
          <w:rPr>
            <w:rFonts w:ascii="Times New Roman" w:hAnsi="Times New Roman" w:cs="Times New Roman"/>
            <w:sz w:val="21"/>
            <w:szCs w:val="21"/>
          </w:rPr>
          <w:delText xml:space="preserve"> </w:delText>
        </w:r>
        <w:r w:rsidR="00BA7763" w:rsidRPr="00221E88" w:rsidDel="00331910">
          <w:rPr>
            <w:rFonts w:ascii="Times New Roman" w:hAnsi="Times New Roman" w:cs="Times New Roman"/>
            <w:sz w:val="21"/>
            <w:szCs w:val="21"/>
          </w:rPr>
          <w:delText xml:space="preserve">im </w:delText>
        </w:r>
        <w:r w:rsidR="00515891" w:rsidRPr="00221E88" w:rsidDel="00331910">
          <w:rPr>
            <w:rFonts w:ascii="Times New Roman" w:hAnsi="Times New Roman" w:cs="Times New Roman"/>
            <w:sz w:val="21"/>
            <w:szCs w:val="21"/>
          </w:rPr>
          <w:delText>Business Development bei meinem derzeitigen Arbeitgeber.</w:delText>
        </w:r>
        <w:r w:rsidR="00F04A94" w:rsidRPr="00221E88" w:rsidDel="00331910">
          <w:rPr>
            <w:rFonts w:ascii="Times New Roman" w:hAnsi="Times New Roman" w:cs="Times New Roman"/>
            <w:sz w:val="21"/>
            <w:szCs w:val="21"/>
          </w:rPr>
          <w:delText xml:space="preserve"> Besonders fasziniert mich, wie sich im Consulting dieselben Werte wiederfinden: gemeinsame Ziele, analytisches Denken und </w:delText>
        </w:r>
        <w:r w:rsidR="00515891" w:rsidRPr="00221E88" w:rsidDel="00331910">
          <w:rPr>
            <w:rFonts w:ascii="Times New Roman" w:hAnsi="Times New Roman" w:cs="Times New Roman"/>
            <w:sz w:val="21"/>
            <w:szCs w:val="21"/>
          </w:rPr>
          <w:delText>die Disziplin</w:delText>
        </w:r>
        <w:r w:rsidR="00F04A94" w:rsidRPr="00221E88" w:rsidDel="00331910">
          <w:rPr>
            <w:rFonts w:ascii="Times New Roman" w:hAnsi="Times New Roman" w:cs="Times New Roman"/>
            <w:sz w:val="21"/>
            <w:szCs w:val="21"/>
          </w:rPr>
          <w:delText>, Herausforderungen strukturiert zu lösen.</w:delText>
        </w:r>
        <w:r w:rsidR="00C10FF5" w:rsidRPr="00221E88" w:rsidDel="00331910">
          <w:rPr>
            <w:rFonts w:ascii="Times New Roman" w:hAnsi="Times New Roman" w:cs="Times New Roman"/>
            <w:sz w:val="21"/>
            <w:szCs w:val="21"/>
          </w:rPr>
          <w:delText xml:space="preserve"> </w:delText>
        </w:r>
        <w:r w:rsidR="00EE1331" w:rsidRPr="00221E88" w:rsidDel="00331910">
          <w:rPr>
            <w:rFonts w:ascii="Times New Roman" w:hAnsi="Times New Roman" w:cs="Times New Roman"/>
            <w:sz w:val="21"/>
            <w:szCs w:val="21"/>
          </w:rPr>
          <w:delText>Um durch meine Arbeit eines Tages ebenfalls zu so einem Erfolgsfaktor zu werden, möchte ich bei Ihnen ab März 2026 ein zwölfwöchiges Praktikum im Bereich Consulting absolvieren.</w:delText>
        </w:r>
        <w:commentRangeEnd w:id="6"/>
        <w:r w:rsidR="006B6A58" w:rsidRPr="00221E88" w:rsidDel="00331910">
          <w:rPr>
            <w:rStyle w:val="Kommentarzeichen"/>
            <w:rFonts w:ascii="Times New Roman" w:hAnsi="Times New Roman" w:cs="Times New Roman"/>
            <w:sz w:val="21"/>
            <w:szCs w:val="21"/>
            <w:rPrChange w:id="9" w:author="Sarah Bergmann" w:date="2025-10-21T20:03:00Z" w16du:dateUtc="2025-10-21T18:03:00Z">
              <w:rPr>
                <w:rStyle w:val="Kommentarzeichen"/>
                <w:sz w:val="21"/>
                <w:szCs w:val="21"/>
              </w:rPr>
            </w:rPrChange>
          </w:rPr>
          <w:commentReference w:id="6"/>
        </w:r>
        <w:commentRangeEnd w:id="7"/>
        <w:r w:rsidRPr="00221E88" w:rsidDel="00331910">
          <w:rPr>
            <w:rStyle w:val="Kommentarzeichen"/>
            <w:rFonts w:ascii="Times New Roman" w:hAnsi="Times New Roman" w:cs="Times New Roman"/>
            <w:sz w:val="21"/>
            <w:szCs w:val="21"/>
            <w:rPrChange w:id="10" w:author="Sarah Bergmann" w:date="2025-10-21T20:03:00Z" w16du:dateUtc="2025-10-21T18:03:00Z">
              <w:rPr>
                <w:rStyle w:val="Kommentarzeichen"/>
              </w:rPr>
            </w:rPrChange>
          </w:rPr>
          <w:commentReference w:id="7"/>
        </w:r>
      </w:del>
    </w:p>
    <w:p w14:paraId="71B3F028" w14:textId="77777777" w:rsidR="00331910" w:rsidRPr="00221E88" w:rsidRDefault="00331910" w:rsidP="00730614">
      <w:pPr>
        <w:spacing w:after="0" w:line="240" w:lineRule="auto"/>
        <w:jc w:val="both"/>
        <w:rPr>
          <w:ins w:id="11" w:author="Catharina Freier" w:date="2025-10-21T05:29:00Z" w16du:dateUtc="2025-10-21T03:29:00Z"/>
          <w:rFonts w:ascii="Times New Roman" w:hAnsi="Times New Roman" w:cs="Times New Roman"/>
          <w:sz w:val="21"/>
          <w:szCs w:val="21"/>
        </w:rPr>
      </w:pPr>
    </w:p>
    <w:p w14:paraId="3EA6AE99" w14:textId="192B5011" w:rsidR="00D07865" w:rsidRPr="00221E88" w:rsidDel="00331910" w:rsidRDefault="00D07865" w:rsidP="00730614">
      <w:pPr>
        <w:spacing w:after="0" w:line="240" w:lineRule="auto"/>
        <w:jc w:val="both"/>
        <w:rPr>
          <w:del w:id="12" w:author="Catharina Freier" w:date="2025-10-21T05:28:00Z" w16du:dateUtc="2025-10-21T03:28:00Z"/>
          <w:rFonts w:ascii="Times New Roman" w:hAnsi="Times New Roman" w:cs="Times New Roman"/>
          <w:sz w:val="21"/>
          <w:szCs w:val="21"/>
        </w:rPr>
      </w:pPr>
    </w:p>
    <w:p w14:paraId="586B04DD" w14:textId="2EF3AE66" w:rsidR="00D07865" w:rsidRPr="00221E88" w:rsidDel="00331910" w:rsidRDefault="00D07865" w:rsidP="00730614">
      <w:pPr>
        <w:spacing w:after="0" w:line="240" w:lineRule="auto"/>
        <w:jc w:val="both"/>
        <w:rPr>
          <w:del w:id="13" w:author="Catharina Freier" w:date="2025-10-21T05:28:00Z" w16du:dateUtc="2025-10-21T03:28:00Z"/>
          <w:rFonts w:ascii="Times New Roman" w:hAnsi="Times New Roman" w:cs="Times New Roman"/>
          <w:sz w:val="21"/>
          <w:szCs w:val="21"/>
        </w:rPr>
      </w:pPr>
      <w:commentRangeStart w:id="14"/>
      <w:commentRangeStart w:id="15"/>
      <w:del w:id="16" w:author="Catharina Freier" w:date="2025-10-21T05:28:00Z" w16du:dateUtc="2025-10-21T03:28:00Z">
        <w:r w:rsidRPr="00221E88" w:rsidDel="00331910">
          <w:rPr>
            <w:rFonts w:ascii="Times New Roman" w:hAnsi="Times New Roman" w:cs="Times New Roman"/>
            <w:sz w:val="21"/>
            <w:szCs w:val="21"/>
          </w:rPr>
          <w:delText>Nach meiner Zeit als Leistungssportler begann ich ein Studium der Betriebswirtschaftslehre an der Hochschule für Technik Stuttgart. Dieser Schritt war für mich perfekt – bereits im ersten Semester konnte ich mir eine Werkstudententätigkeit bei der Daimler AG sichern und mir dadurch ein Netzwerk ambitionierter Kommilitonen aufbauen. Während meines Auslandssemesters an der Hosei-Universität in Tokio belegte ich den Kurs Entrepreneurship, in dem wir mit der Plattform der Harvard Business School ein eigenes Unternehmenskonzept entwickelten und mit Studierenden aus Japan, China und den USA zusammenarbeitete.</w:delText>
        </w:r>
        <w:r w:rsidR="00C876B8" w:rsidRPr="00221E88" w:rsidDel="00331910">
          <w:rPr>
            <w:rFonts w:ascii="Times New Roman" w:hAnsi="Times New Roman" w:cs="Times New Roman"/>
            <w:sz w:val="21"/>
            <w:szCs w:val="21"/>
          </w:rPr>
          <w:delText xml:space="preserve"> </w:delText>
        </w:r>
        <w:r w:rsidR="00D8548C" w:rsidRPr="00221E88" w:rsidDel="00331910">
          <w:rPr>
            <w:rFonts w:ascii="Times New Roman" w:hAnsi="Times New Roman" w:cs="Times New Roman"/>
            <w:sz w:val="21"/>
            <w:szCs w:val="21"/>
          </w:rPr>
          <w:delText>Besonders stolz bin ich darauf, dass unser Team die Bestleistung erzielte und ich dafür die Bestnote</w:delText>
        </w:r>
        <w:r w:rsidR="00BA7763" w:rsidRPr="00221E88" w:rsidDel="00331910">
          <w:rPr>
            <w:rFonts w:ascii="Times New Roman" w:hAnsi="Times New Roman" w:cs="Times New Roman"/>
            <w:sz w:val="21"/>
            <w:szCs w:val="21"/>
          </w:rPr>
          <w:delText xml:space="preserve"> </w:delText>
        </w:r>
        <w:r w:rsidR="00D8548C" w:rsidRPr="00221E88" w:rsidDel="00331910">
          <w:rPr>
            <w:rFonts w:ascii="Times New Roman" w:hAnsi="Times New Roman" w:cs="Times New Roman"/>
            <w:sz w:val="21"/>
            <w:szCs w:val="21"/>
          </w:rPr>
          <w:delText>erhielt.</w:delText>
        </w:r>
        <w:r w:rsidR="00BA7763" w:rsidRPr="00221E88" w:rsidDel="00331910">
          <w:rPr>
            <w:rFonts w:ascii="Times New Roman" w:hAnsi="Times New Roman" w:cs="Times New Roman"/>
            <w:sz w:val="21"/>
            <w:szCs w:val="21"/>
          </w:rPr>
          <w:delText xml:space="preserve"> </w:delText>
        </w:r>
        <w:r w:rsidRPr="00221E88" w:rsidDel="00331910">
          <w:rPr>
            <w:rFonts w:ascii="Times New Roman" w:hAnsi="Times New Roman" w:cs="Times New Roman"/>
            <w:sz w:val="21"/>
            <w:szCs w:val="21"/>
          </w:rPr>
          <w:delText xml:space="preserve">Diese internationalen Erfahrungen sowie meine aktuelle Tätigkeit im Business Development bei </w:delText>
        </w:r>
        <w:r w:rsidR="0044619D" w:rsidRPr="00221E88" w:rsidDel="00331910">
          <w:rPr>
            <w:rFonts w:ascii="Times New Roman" w:hAnsi="Times New Roman" w:cs="Times New Roman"/>
            <w:sz w:val="21"/>
            <w:szCs w:val="21"/>
          </w:rPr>
          <w:delText xml:space="preserve">der </w:delText>
        </w:r>
        <w:r w:rsidRPr="00221E88" w:rsidDel="00331910">
          <w:rPr>
            <w:rFonts w:ascii="Times New Roman" w:hAnsi="Times New Roman" w:cs="Times New Roman"/>
            <w:sz w:val="21"/>
            <w:szCs w:val="21"/>
          </w:rPr>
          <w:delText xml:space="preserve">Pax8 </w:delText>
        </w:r>
        <w:r w:rsidR="0044619D" w:rsidRPr="00221E88" w:rsidDel="00331910">
          <w:rPr>
            <w:rFonts w:ascii="Times New Roman" w:hAnsi="Times New Roman" w:cs="Times New Roman"/>
            <w:sz w:val="21"/>
            <w:szCs w:val="21"/>
          </w:rPr>
          <w:delText xml:space="preserve">GmbH </w:delText>
        </w:r>
        <w:r w:rsidRPr="00221E88" w:rsidDel="00331910">
          <w:rPr>
            <w:rFonts w:ascii="Times New Roman" w:hAnsi="Times New Roman" w:cs="Times New Roman"/>
            <w:sz w:val="21"/>
            <w:szCs w:val="21"/>
          </w:rPr>
          <w:delText>haben mein Interesse an strategischen Zusammenhängen und effizienten Geschäftsprozessen weiter gestärkt. Dabei wurde mir von Vorgesetzten</w:delText>
        </w:r>
      </w:del>
      <w:r w:rsidR="00730614">
        <w:rPr>
          <w:rFonts w:ascii="Times New Roman" w:hAnsi="Times New Roman" w:cs="Times New Roman"/>
          <w:sz w:val="21"/>
          <w:szCs w:val="21"/>
        </w:rPr>
        <w:t xml:space="preserve"> und Kollegen</w:t>
      </w:r>
      <w:del w:id="17" w:author="Catharina Freier" w:date="2025-10-21T05:28:00Z" w16du:dateUtc="2025-10-21T03:28:00Z">
        <w:r w:rsidRPr="00221E88" w:rsidDel="00331910">
          <w:rPr>
            <w:rFonts w:ascii="Times New Roman" w:hAnsi="Times New Roman" w:cs="Times New Roman"/>
            <w:sz w:val="21"/>
            <w:szCs w:val="21"/>
          </w:rPr>
          <w:delText xml:space="preserve"> regelmäßig zurückgemeldet, dass ich fokussiert, analytisch und diszipliniert arbeite – Eigenschaften, die ich nun gezielt </w:delText>
        </w:r>
        <w:r w:rsidR="00C876B8" w:rsidRPr="00221E88" w:rsidDel="00331910">
          <w:rPr>
            <w:rFonts w:ascii="Times New Roman" w:hAnsi="Times New Roman" w:cs="Times New Roman"/>
            <w:sz w:val="21"/>
            <w:szCs w:val="21"/>
          </w:rPr>
          <w:delText>bei Ihnen</w:delText>
        </w:r>
        <w:r w:rsidRPr="00221E88" w:rsidDel="00331910">
          <w:rPr>
            <w:rFonts w:ascii="Times New Roman" w:hAnsi="Times New Roman" w:cs="Times New Roman"/>
            <w:sz w:val="21"/>
            <w:szCs w:val="21"/>
          </w:rPr>
          <w:delText xml:space="preserve"> einsetzen möchte.</w:delText>
        </w:r>
        <w:commentRangeEnd w:id="14"/>
        <w:r w:rsidR="006B6A58" w:rsidRPr="00221E88" w:rsidDel="00331910">
          <w:rPr>
            <w:rStyle w:val="Kommentarzeichen"/>
            <w:rFonts w:ascii="Times New Roman" w:hAnsi="Times New Roman" w:cs="Times New Roman"/>
            <w:sz w:val="21"/>
            <w:szCs w:val="21"/>
            <w:rPrChange w:id="18" w:author="Sarah Bergmann" w:date="2025-10-21T20:03:00Z" w16du:dateUtc="2025-10-21T18:03:00Z">
              <w:rPr>
                <w:rStyle w:val="Kommentarzeichen"/>
                <w:sz w:val="21"/>
                <w:szCs w:val="21"/>
              </w:rPr>
            </w:rPrChange>
          </w:rPr>
          <w:commentReference w:id="14"/>
        </w:r>
        <w:commentRangeEnd w:id="15"/>
        <w:r w:rsidR="00331910" w:rsidRPr="00221E88" w:rsidDel="00331910">
          <w:rPr>
            <w:rStyle w:val="Kommentarzeichen"/>
            <w:rFonts w:ascii="Times New Roman" w:hAnsi="Times New Roman" w:cs="Times New Roman"/>
            <w:sz w:val="21"/>
            <w:szCs w:val="21"/>
            <w:rPrChange w:id="19" w:author="Sarah Bergmann" w:date="2025-10-21T20:03:00Z" w16du:dateUtc="2025-10-21T18:03:00Z">
              <w:rPr>
                <w:rStyle w:val="Kommentarzeichen"/>
              </w:rPr>
            </w:rPrChange>
          </w:rPr>
          <w:commentReference w:id="15"/>
        </w:r>
      </w:del>
    </w:p>
    <w:p w14:paraId="2C090CDF" w14:textId="783C6E2C" w:rsidR="00E65B09" w:rsidRPr="00221E88" w:rsidDel="00331910" w:rsidRDefault="00E65B09" w:rsidP="00730614">
      <w:pPr>
        <w:spacing w:after="0" w:line="240" w:lineRule="auto"/>
        <w:jc w:val="both"/>
        <w:rPr>
          <w:del w:id="20" w:author="Catharina Freier" w:date="2025-10-21T05:28:00Z" w16du:dateUtc="2025-10-21T03:28:00Z"/>
          <w:rFonts w:ascii="Times New Roman" w:hAnsi="Times New Roman" w:cs="Times New Roman"/>
          <w:sz w:val="21"/>
          <w:szCs w:val="21"/>
        </w:rPr>
      </w:pPr>
    </w:p>
    <w:p w14:paraId="11B49693" w14:textId="31AAA492" w:rsidR="00E65B09" w:rsidRPr="00221E88" w:rsidRDefault="00E65B09" w:rsidP="00730614">
      <w:pPr>
        <w:spacing w:after="0" w:line="240" w:lineRule="auto"/>
        <w:jc w:val="both"/>
        <w:rPr>
          <w:rFonts w:ascii="Times New Roman" w:hAnsi="Times New Roman" w:cs="Times New Roman"/>
          <w:sz w:val="21"/>
          <w:szCs w:val="21"/>
        </w:rPr>
      </w:pPr>
      <w:bookmarkStart w:id="21" w:name="_Hlk212049788"/>
    </w:p>
    <w:bookmarkEnd w:id="21"/>
    <w:p w14:paraId="4459D038" w14:textId="45040DA6" w:rsidR="00E65B09" w:rsidRPr="00221E88" w:rsidRDefault="00221E88"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noProof/>
          <w:sz w:val="21"/>
          <w:szCs w:val="21"/>
        </w:rPr>
        <w:drawing>
          <wp:anchor distT="0" distB="0" distL="114300" distR="114300" simplePos="0" relativeHeight="251658240" behindDoc="0" locked="0" layoutInCell="1" allowOverlap="1" wp14:anchorId="02AC34F3" wp14:editId="7B3E3FBA">
            <wp:simplePos x="0" y="0"/>
            <wp:positionH relativeFrom="column">
              <wp:posOffset>-29845</wp:posOffset>
            </wp:positionH>
            <wp:positionV relativeFrom="paragraph">
              <wp:posOffset>168275</wp:posOffset>
            </wp:positionV>
            <wp:extent cx="1091565" cy="323850"/>
            <wp:effectExtent l="0" t="0" r="0" b="0"/>
            <wp:wrapNone/>
            <wp:docPr id="20207740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156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776A" w:rsidRPr="00221E88">
        <w:rPr>
          <w:rFonts w:ascii="Times New Roman" w:hAnsi="Times New Roman" w:cs="Times New Roman"/>
          <w:sz w:val="21"/>
          <w:szCs w:val="21"/>
        </w:rPr>
        <w:t>Mit freundlichen Grüßen</w:t>
      </w:r>
    </w:p>
    <w:p w14:paraId="7395C0FE" w14:textId="42A16748" w:rsidR="00602A0A" w:rsidRPr="00221E88" w:rsidRDefault="00602A0A" w:rsidP="00730614">
      <w:pPr>
        <w:spacing w:after="0" w:line="240" w:lineRule="auto"/>
        <w:jc w:val="both"/>
        <w:rPr>
          <w:rFonts w:ascii="Times New Roman" w:hAnsi="Times New Roman" w:cs="Times New Roman"/>
          <w:sz w:val="21"/>
          <w:szCs w:val="21"/>
        </w:rPr>
      </w:pPr>
    </w:p>
    <w:p w14:paraId="3BDB02BA" w14:textId="6B237F61" w:rsidR="00210B73" w:rsidRPr="00221E88" w:rsidRDefault="00210B73" w:rsidP="00730614">
      <w:pPr>
        <w:spacing w:after="0" w:line="240" w:lineRule="auto"/>
        <w:jc w:val="both"/>
        <w:rPr>
          <w:rFonts w:ascii="Times New Roman" w:hAnsi="Times New Roman" w:cs="Times New Roman"/>
          <w:sz w:val="21"/>
          <w:szCs w:val="21"/>
        </w:rPr>
      </w:pPr>
      <w:r w:rsidRPr="00221E88">
        <w:rPr>
          <w:rFonts w:ascii="Times New Roman" w:hAnsi="Times New Roman" w:cs="Times New Roman"/>
          <w:sz w:val="21"/>
          <w:szCs w:val="21"/>
        </w:rPr>
        <w:br w:type="page"/>
      </w:r>
    </w:p>
    <w:p w14:paraId="4A1BF738" w14:textId="77777777" w:rsidR="00BB3512" w:rsidRPr="001F5217" w:rsidRDefault="00BB3512" w:rsidP="00E65B09">
      <w:pPr>
        <w:spacing w:after="0"/>
        <w:jc w:val="both"/>
        <w:rPr>
          <w:rFonts w:ascii="Times New Roman" w:hAnsi="Times New Roman" w:cs="Times New Roman"/>
          <w:sz w:val="21"/>
          <w:szCs w:val="21"/>
        </w:rPr>
      </w:pPr>
    </w:p>
    <w:p w14:paraId="350D8BBE" w14:textId="0F26D4A0" w:rsidR="00210B73" w:rsidRPr="008F4D61" w:rsidRDefault="00210B73"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highlight w:val="lightGray"/>
        </w:rPr>
        <w:t>Weitere 3. Absätze</w:t>
      </w:r>
    </w:p>
    <w:p w14:paraId="69854033" w14:textId="77777777" w:rsidR="00210B73" w:rsidRPr="00221E88" w:rsidDel="00221E88" w:rsidRDefault="00210B73" w:rsidP="008F4D61">
      <w:pPr>
        <w:spacing w:after="0" w:line="240" w:lineRule="auto"/>
        <w:jc w:val="both"/>
        <w:rPr>
          <w:del w:id="22" w:author="Sarah Bergmann" w:date="2025-10-21T20:04:00Z" w16du:dateUtc="2025-10-21T18:04:00Z"/>
          <w:rFonts w:ascii="Times New Roman" w:hAnsi="Times New Roman" w:cs="Times New Roman"/>
          <w:sz w:val="21"/>
          <w:szCs w:val="21"/>
        </w:rPr>
      </w:pPr>
    </w:p>
    <w:p w14:paraId="628E7F6B" w14:textId="55112B66" w:rsidR="00384735" w:rsidRPr="00221E88" w:rsidDel="00331910" w:rsidRDefault="00384735" w:rsidP="008F4D61">
      <w:pPr>
        <w:spacing w:after="0" w:line="240" w:lineRule="auto"/>
        <w:jc w:val="both"/>
        <w:rPr>
          <w:del w:id="23" w:author="Catharina Freier" w:date="2025-10-21T05:29:00Z" w16du:dateUtc="2025-10-21T03:29:00Z"/>
          <w:rFonts w:ascii="Times New Roman" w:hAnsi="Times New Roman" w:cs="Times New Roman"/>
          <w:sz w:val="21"/>
          <w:szCs w:val="21"/>
        </w:rPr>
      </w:pPr>
    </w:p>
    <w:p w14:paraId="53942C69" w14:textId="77777777" w:rsidR="00331910" w:rsidRPr="008F4D61" w:rsidRDefault="00331910" w:rsidP="008F4D61">
      <w:pPr>
        <w:spacing w:after="0" w:line="240" w:lineRule="auto"/>
        <w:jc w:val="both"/>
        <w:rPr>
          <w:rFonts w:ascii="Times New Roman" w:hAnsi="Times New Roman" w:cs="Times New Roman"/>
          <w:sz w:val="21"/>
          <w:szCs w:val="21"/>
        </w:rPr>
      </w:pPr>
    </w:p>
    <w:p w14:paraId="76789A5F"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ANXO Management Consulting GmbH – Management Consulting</w:t>
      </w:r>
    </w:p>
    <w:p w14:paraId="0BC733BD" w14:textId="77777777" w:rsidR="00331910" w:rsidRPr="008F4D61" w:rsidRDefault="00331910" w:rsidP="008F4D61">
      <w:pPr>
        <w:spacing w:after="0" w:line="240" w:lineRule="auto"/>
        <w:jc w:val="both"/>
        <w:rPr>
          <w:rFonts w:ascii="Times New Roman" w:hAnsi="Times New Roman" w:cs="Times New Roman"/>
          <w:sz w:val="21"/>
          <w:szCs w:val="21"/>
        </w:rPr>
      </w:pPr>
    </w:p>
    <w:p w14:paraId="74188BA2"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ANXO Management Consulting erscheint mir für dieses Praktikum ideal, da Sie als breit aufgestellte Beratung über ausgewiesene Expertise in den Feldern Strategie, Marketing und Vertrieb verfügen. Dadurch kann ich mein Wissen aus dem Studium mit Schwerpunkt Marketing und Vertrieb sowie meine Praxiserfahrung gezielt einbringen. Vor allem bei meiner Tätigkeit bei Bosch und aktuell bei der Pax8 GmbH habe ich erlebt, wie Wachstum und Veränderung in der Praxis wirken – zwei Grundsätze, die auch in Ihrem Selbstverständnis eine zentrale Rolle spielen und mit meinen persönlichen Werten übereinstimmen. Im Rahmen meines Studiums habe ich mich intensiv mit dem Wandel im Vertrieb beschäftigt und meine Bachelorarbeit dem Thema „Künstliche Intelligenz im Vertrieb“ gewidmet, in der ich konkrete Handlungsempfehlungen für Unternehmen ableiten konnte. In diesem Zusammenhang finde ich Ihren Case „Zukunftskonzept Vertrieb“ besonders spannend, da er zeigt, wie tiefgreifend sich die Branche durch Digitalisierung und KI verändert und welche strategischen Ansätze notwendig sind, um diesen Wandel aktiv zu gestalten.</w:t>
      </w:r>
    </w:p>
    <w:p w14:paraId="6CB1CBF9" w14:textId="77777777" w:rsidR="00331910" w:rsidRPr="008F4D61" w:rsidRDefault="00331910" w:rsidP="008F4D61">
      <w:pPr>
        <w:spacing w:after="0" w:line="240" w:lineRule="auto"/>
        <w:jc w:val="both"/>
        <w:rPr>
          <w:rFonts w:ascii="Times New Roman" w:hAnsi="Times New Roman" w:cs="Times New Roman"/>
          <w:sz w:val="21"/>
          <w:szCs w:val="21"/>
        </w:rPr>
      </w:pPr>
    </w:p>
    <w:p w14:paraId="7BEAEEB0"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GHK Management Consulting AG – Management Consulting</w:t>
      </w:r>
    </w:p>
    <w:p w14:paraId="7ED3D10B" w14:textId="77777777" w:rsidR="00331910" w:rsidRPr="008F4D61" w:rsidRDefault="00331910" w:rsidP="008F4D61">
      <w:pPr>
        <w:spacing w:after="0" w:line="240" w:lineRule="auto"/>
        <w:jc w:val="both"/>
        <w:rPr>
          <w:rFonts w:ascii="Times New Roman" w:hAnsi="Times New Roman" w:cs="Times New Roman"/>
          <w:sz w:val="21"/>
          <w:szCs w:val="21"/>
        </w:rPr>
      </w:pPr>
    </w:p>
    <w:p w14:paraId="1F077D9F"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GHK Management Consulting erscheint mir für dieses Praktikum ideal, da Sie Werte wie Verantwortung, Respekt und Professionalität nicht nur vermitteln, sondern im Arbeitsalltag auch aktiv vorleben – und damit die persönliche Weiterentwicklung jedes Einzelnen fördern. Als Erstakademiker in meiner Familie habe ich diese Werte immer mitgetragen und gelernt, wie wichtig Respekt, Verantwortung und Professionalität für Zusammenarbeit und Weiterentwicklung sind. Des Weiteren faszinieren mich Ihre Projekte – besonders die Case Study zur Einführung der ERP-Lösung Microsoft Business Central, in der Sie eindrucksvoll zeigen, wie strategische Planung und operative Umsetzung erfolgreich miteinander verbunden werden können. Dabei möchte ich meine praktische Erfahrung einbringen, die ich bei meinem derzeitigen Arbeitgeber Pax8 GmbH im Bereich Business Development und Cloud-Transformation sammeln konnte.</w:t>
      </w:r>
    </w:p>
    <w:p w14:paraId="7D6B0284" w14:textId="77777777" w:rsidR="00331910" w:rsidRPr="008F4D61" w:rsidRDefault="00331910" w:rsidP="008F4D61">
      <w:pPr>
        <w:spacing w:after="0" w:line="240" w:lineRule="auto"/>
        <w:jc w:val="both"/>
        <w:rPr>
          <w:rFonts w:ascii="Times New Roman" w:hAnsi="Times New Roman" w:cs="Times New Roman"/>
          <w:sz w:val="21"/>
          <w:szCs w:val="21"/>
        </w:rPr>
      </w:pPr>
    </w:p>
    <w:p w14:paraId="0D4C8648" w14:textId="77777777" w:rsidR="00331910" w:rsidRPr="008F4D61" w:rsidRDefault="00331910" w:rsidP="008F4D61">
      <w:pPr>
        <w:spacing w:after="0" w:line="240" w:lineRule="auto"/>
        <w:jc w:val="both"/>
        <w:rPr>
          <w:rFonts w:ascii="Times New Roman" w:hAnsi="Times New Roman" w:cs="Times New Roman"/>
          <w:sz w:val="21"/>
          <w:szCs w:val="21"/>
        </w:rPr>
      </w:pPr>
      <w:proofErr w:type="spellStart"/>
      <w:r w:rsidRPr="008F4D61">
        <w:rPr>
          <w:rFonts w:ascii="Times New Roman" w:hAnsi="Times New Roman" w:cs="Times New Roman"/>
          <w:sz w:val="21"/>
          <w:szCs w:val="21"/>
        </w:rPr>
        <w:t>Vindelici</w:t>
      </w:r>
      <w:proofErr w:type="spellEnd"/>
      <w:r w:rsidRPr="008F4D61">
        <w:rPr>
          <w:rFonts w:ascii="Times New Roman" w:hAnsi="Times New Roman" w:cs="Times New Roman"/>
          <w:sz w:val="21"/>
          <w:szCs w:val="21"/>
        </w:rPr>
        <w:t xml:space="preserve"> </w:t>
      </w:r>
      <w:proofErr w:type="spellStart"/>
      <w:r w:rsidRPr="008F4D61">
        <w:rPr>
          <w:rFonts w:ascii="Times New Roman" w:hAnsi="Times New Roman" w:cs="Times New Roman"/>
          <w:sz w:val="21"/>
          <w:szCs w:val="21"/>
        </w:rPr>
        <w:t>Advisors</w:t>
      </w:r>
      <w:proofErr w:type="spellEnd"/>
      <w:r w:rsidRPr="008F4D61">
        <w:rPr>
          <w:rFonts w:ascii="Times New Roman" w:hAnsi="Times New Roman" w:cs="Times New Roman"/>
          <w:sz w:val="21"/>
          <w:szCs w:val="21"/>
        </w:rPr>
        <w:t xml:space="preserve"> AG – AI &amp; Cloud</w:t>
      </w:r>
    </w:p>
    <w:p w14:paraId="4BC8233D" w14:textId="77777777" w:rsidR="00331910" w:rsidRPr="008F4D61" w:rsidRDefault="00331910" w:rsidP="008F4D61">
      <w:pPr>
        <w:spacing w:after="0" w:line="240" w:lineRule="auto"/>
        <w:jc w:val="both"/>
        <w:rPr>
          <w:rFonts w:ascii="Times New Roman" w:hAnsi="Times New Roman" w:cs="Times New Roman"/>
          <w:sz w:val="21"/>
          <w:szCs w:val="21"/>
        </w:rPr>
      </w:pPr>
    </w:p>
    <w:p w14:paraId="57FCC602" w14:textId="77777777" w:rsidR="00331910" w:rsidRPr="008F4D61" w:rsidRDefault="00331910" w:rsidP="008F4D61">
      <w:pPr>
        <w:spacing w:after="0" w:line="240" w:lineRule="auto"/>
        <w:jc w:val="both"/>
        <w:rPr>
          <w:rFonts w:ascii="Times New Roman" w:hAnsi="Times New Roman" w:cs="Times New Roman"/>
          <w:sz w:val="21"/>
          <w:szCs w:val="21"/>
        </w:rPr>
      </w:pPr>
      <w:proofErr w:type="spellStart"/>
      <w:r w:rsidRPr="008F4D61">
        <w:rPr>
          <w:rFonts w:ascii="Times New Roman" w:hAnsi="Times New Roman" w:cs="Times New Roman"/>
          <w:sz w:val="21"/>
          <w:szCs w:val="21"/>
        </w:rPr>
        <w:t>Vindelici</w:t>
      </w:r>
      <w:proofErr w:type="spellEnd"/>
      <w:r w:rsidRPr="008F4D61">
        <w:rPr>
          <w:rFonts w:ascii="Times New Roman" w:hAnsi="Times New Roman" w:cs="Times New Roman"/>
          <w:sz w:val="21"/>
          <w:szCs w:val="21"/>
        </w:rPr>
        <w:t xml:space="preserve"> </w:t>
      </w:r>
      <w:proofErr w:type="spellStart"/>
      <w:r w:rsidRPr="008F4D61">
        <w:rPr>
          <w:rFonts w:ascii="Times New Roman" w:hAnsi="Times New Roman" w:cs="Times New Roman"/>
          <w:sz w:val="21"/>
          <w:szCs w:val="21"/>
        </w:rPr>
        <w:t>Advisors</w:t>
      </w:r>
      <w:proofErr w:type="spellEnd"/>
      <w:r w:rsidRPr="008F4D61">
        <w:rPr>
          <w:rFonts w:ascii="Times New Roman" w:hAnsi="Times New Roman" w:cs="Times New Roman"/>
          <w:sz w:val="21"/>
          <w:szCs w:val="21"/>
        </w:rPr>
        <w:t xml:space="preserve"> erscheint mir für dieses Praktikum ideal. Besonders gefällt mir, dass Sie durch Ihren hohen Fokus auf Diversität und Verantwortung die Entwicklung jedes Einzelnen fördern und damit den langfristigen Erfolg Ihrer Beratung und Projekte sichern. Als Deutscher mit Migrationshintergrund hat mich insbesondere mein Auslandssemester in Tokio geprägt – dort habe ich erlebt, wie bereichernd die Zusammenarbeit mit Menschen aus unterschiedlichen Kulturen ist. Diese Erfahrungen haben meinen persönlichen Horizont erweitert, was ich als enorm wichtig für unsere Gesellschaft empfinde. Ebenso fasziniert mich das Potenzial von Künstlicher Intelligenz: In meiner Bachelorarbeit habe ich Handlungsempfehlungen für Unternehmen abgeleitet und konnte bei meinem derzeitigen Arbeitgeber bereits praktische Erfahrung mit KI-basierten Tools wie Copilot und cloudbasierten Lösungen sammeln. Mein Ziel ist es, meine Fähigkeiten und Kenntnisse bei Ihnen mehrwertschaffend einzubringen und aktiv zum Erfolg sowie zur Weiterentwicklung Ihrer Beratung beizutragen.</w:t>
      </w:r>
    </w:p>
    <w:p w14:paraId="17451551" w14:textId="77777777" w:rsidR="00331910" w:rsidRPr="008F4D61" w:rsidRDefault="00331910" w:rsidP="008F4D61">
      <w:pPr>
        <w:spacing w:after="0" w:line="240" w:lineRule="auto"/>
        <w:jc w:val="both"/>
        <w:rPr>
          <w:rFonts w:ascii="Times New Roman" w:hAnsi="Times New Roman" w:cs="Times New Roman"/>
          <w:sz w:val="21"/>
          <w:szCs w:val="21"/>
        </w:rPr>
      </w:pPr>
    </w:p>
    <w:p w14:paraId="504F8F0E" w14:textId="77777777" w:rsidR="00331910" w:rsidRPr="008F4D61" w:rsidRDefault="00331910" w:rsidP="008F4D61">
      <w:pPr>
        <w:spacing w:after="0" w:line="240" w:lineRule="auto"/>
        <w:jc w:val="both"/>
        <w:rPr>
          <w:rFonts w:ascii="Times New Roman" w:hAnsi="Times New Roman" w:cs="Times New Roman"/>
          <w:sz w:val="21"/>
          <w:szCs w:val="21"/>
        </w:rPr>
      </w:pPr>
      <w:r w:rsidRPr="008F4D61">
        <w:rPr>
          <w:rFonts w:ascii="Times New Roman" w:hAnsi="Times New Roman" w:cs="Times New Roman"/>
          <w:sz w:val="21"/>
          <w:szCs w:val="21"/>
        </w:rPr>
        <w:t xml:space="preserve">ifp </w:t>
      </w:r>
      <w:proofErr w:type="spellStart"/>
      <w:r w:rsidRPr="008F4D61">
        <w:rPr>
          <w:rFonts w:ascii="Times New Roman" w:hAnsi="Times New Roman" w:cs="Times New Roman"/>
          <w:sz w:val="21"/>
          <w:szCs w:val="21"/>
        </w:rPr>
        <w:t>consulting</w:t>
      </w:r>
      <w:proofErr w:type="spellEnd"/>
      <w:r w:rsidRPr="008F4D61">
        <w:rPr>
          <w:rFonts w:ascii="Times New Roman" w:hAnsi="Times New Roman" w:cs="Times New Roman"/>
          <w:sz w:val="21"/>
          <w:szCs w:val="21"/>
        </w:rPr>
        <w:t xml:space="preserve"> – Institut für Produktion und Logistik GmbH &amp; Co. KG</w:t>
      </w:r>
    </w:p>
    <w:p w14:paraId="172FE2A2" w14:textId="77777777" w:rsidR="00331910" w:rsidRPr="008F4D61" w:rsidRDefault="00331910" w:rsidP="008F4D61">
      <w:pPr>
        <w:spacing w:after="0" w:line="240" w:lineRule="auto"/>
        <w:jc w:val="both"/>
        <w:rPr>
          <w:rFonts w:ascii="Times New Roman" w:hAnsi="Times New Roman" w:cs="Times New Roman"/>
          <w:sz w:val="21"/>
          <w:szCs w:val="21"/>
        </w:rPr>
      </w:pPr>
    </w:p>
    <w:p w14:paraId="23160C76" w14:textId="77777777" w:rsidR="00331910" w:rsidRDefault="00331910" w:rsidP="00221E88">
      <w:pPr>
        <w:spacing w:after="0" w:line="240" w:lineRule="auto"/>
        <w:jc w:val="both"/>
        <w:rPr>
          <w:ins w:id="24" w:author="Sarah Bergmann" w:date="2025-10-21T20:04:00Z" w16du:dateUtc="2025-10-21T18:04:00Z"/>
          <w:rFonts w:ascii="Times New Roman" w:hAnsi="Times New Roman" w:cs="Times New Roman"/>
          <w:sz w:val="21"/>
          <w:szCs w:val="21"/>
        </w:rPr>
      </w:pPr>
      <w:r w:rsidRPr="008F4D61">
        <w:rPr>
          <w:rFonts w:ascii="Times New Roman" w:hAnsi="Times New Roman" w:cs="Times New Roman"/>
          <w:sz w:val="21"/>
          <w:szCs w:val="21"/>
        </w:rPr>
        <w:t xml:space="preserve">ifp </w:t>
      </w:r>
      <w:proofErr w:type="spellStart"/>
      <w:r w:rsidRPr="008F4D61">
        <w:rPr>
          <w:rFonts w:ascii="Times New Roman" w:hAnsi="Times New Roman" w:cs="Times New Roman"/>
          <w:sz w:val="21"/>
          <w:szCs w:val="21"/>
        </w:rPr>
        <w:t>consulting</w:t>
      </w:r>
      <w:proofErr w:type="spellEnd"/>
      <w:r w:rsidRPr="008F4D61">
        <w:rPr>
          <w:rFonts w:ascii="Times New Roman" w:hAnsi="Times New Roman" w:cs="Times New Roman"/>
          <w:sz w:val="21"/>
          <w:szCs w:val="21"/>
        </w:rPr>
        <w:t xml:space="preserve"> scheint mir für dieses Praktikum ideal zu sein, da Sie mit führenden Unternehmen wie Bosch, BMW und Roche zusammenarbeiten und dadurch ein besonders hohes fachliches Niveau mit praxisnaher Umsetzung verbinden. Ihr Engagement für den Wirtschaftsstandort Deutschland spricht mich zudem besonders an. Als Deutscher mit Migrationshintergrund sehe ich darin nicht nur wirtschaftliche Verantwortung, sondern auch die Chance, gesellschaftlichen Zusammenhalt aktiv mitzugestalten. Hierbei engagiere ich mich derzeit in der gemeinnützigen Initiative JOBLINGE, die von der Unternehmensberatung Boston Consulting Group und der Eberhard von Kuenheim Stiftung der BMW AG ins Leben gerufen wurde. In meiner Rolle als Mentor unterstütze ich junge Menschen auf ihrem Weg zum ersten Bildungsabschluss und trage aktiv zu ihrer Integration in Gesellschaft und Arbeitswelt bei. Besonders spannend finde ich Ihre Case Study mit Roche, die zeigt, welches Potenzial in der strategischen Neugestaltung von Produktionslogistik steckt – etwa durch digitale Prozessanalyse, automatisierte Materialflüsse und ein durchdachtes Layout. Mich überzeugt besonders, wie Sie dabei Effizienz, Skalierbarkeit und Nachhaltigkeit miteinander verbinden – genau dieser ganzheitliche Ansatz reizt mich im Hinblick auf die Herausforderungen von Digitalisierung, Energiewende und Fachkräftemangel.</w:t>
      </w:r>
    </w:p>
    <w:p w14:paraId="1A439678" w14:textId="77777777" w:rsidR="00221E88" w:rsidRPr="00730614" w:rsidRDefault="00221E88" w:rsidP="008F4D61">
      <w:pPr>
        <w:spacing w:after="0" w:line="240" w:lineRule="auto"/>
        <w:jc w:val="both"/>
        <w:rPr>
          <w:rFonts w:ascii="Times New Roman" w:hAnsi="Times New Roman" w:cs="Times New Roman"/>
          <w:sz w:val="21"/>
          <w:szCs w:val="21"/>
        </w:rPr>
      </w:pPr>
    </w:p>
    <w:p w14:paraId="1FE8D9C5" w14:textId="77777777" w:rsidR="00331910" w:rsidRPr="00730614" w:rsidRDefault="00331910" w:rsidP="008F4D61">
      <w:pPr>
        <w:spacing w:after="0" w:line="240" w:lineRule="auto"/>
        <w:jc w:val="both"/>
        <w:rPr>
          <w:rFonts w:ascii="Times New Roman" w:hAnsi="Times New Roman" w:cs="Times New Roman"/>
          <w:sz w:val="21"/>
          <w:szCs w:val="21"/>
        </w:rPr>
      </w:pPr>
    </w:p>
    <w:p w14:paraId="42F7184F" w14:textId="77777777" w:rsidR="00331910" w:rsidRPr="00730614" w:rsidRDefault="00331910" w:rsidP="008F4D61">
      <w:pPr>
        <w:spacing w:after="0" w:line="240" w:lineRule="auto"/>
        <w:jc w:val="both"/>
        <w:rPr>
          <w:rFonts w:ascii="Times New Roman" w:hAnsi="Times New Roman" w:cs="Times New Roman"/>
          <w:sz w:val="21"/>
          <w:szCs w:val="21"/>
        </w:rPr>
      </w:pPr>
      <w:r w:rsidRPr="00730614">
        <w:rPr>
          <w:rFonts w:ascii="Times New Roman" w:hAnsi="Times New Roman" w:cs="Times New Roman"/>
          <w:sz w:val="21"/>
          <w:szCs w:val="21"/>
        </w:rPr>
        <w:t>S+V GmbH – Restrukturierung</w:t>
      </w:r>
    </w:p>
    <w:p w14:paraId="1C6C5BF4" w14:textId="77777777" w:rsidR="00331910" w:rsidRPr="00730614" w:rsidRDefault="00331910" w:rsidP="008F4D61">
      <w:pPr>
        <w:spacing w:after="0" w:line="240" w:lineRule="auto"/>
        <w:jc w:val="both"/>
        <w:rPr>
          <w:rFonts w:ascii="Times New Roman" w:hAnsi="Times New Roman" w:cs="Times New Roman"/>
          <w:sz w:val="21"/>
          <w:szCs w:val="21"/>
        </w:rPr>
      </w:pPr>
    </w:p>
    <w:p w14:paraId="54F1CD95" w14:textId="24BDC356" w:rsidR="00AE15EF" w:rsidRPr="00221E88" w:rsidRDefault="00331910" w:rsidP="008F4D61">
      <w:pPr>
        <w:spacing w:after="0" w:line="240" w:lineRule="auto"/>
        <w:jc w:val="both"/>
        <w:rPr>
          <w:rFonts w:ascii="Times New Roman" w:hAnsi="Times New Roman" w:cs="Times New Roman"/>
          <w:b/>
          <w:bCs/>
          <w:sz w:val="21"/>
          <w:szCs w:val="21"/>
        </w:rPr>
      </w:pPr>
      <w:r w:rsidRPr="00730614">
        <w:rPr>
          <w:rFonts w:ascii="Times New Roman" w:hAnsi="Times New Roman" w:cs="Times New Roman"/>
          <w:sz w:val="21"/>
          <w:szCs w:val="21"/>
        </w:rPr>
        <w:t>S+V erscheint mir für dieses Praktikum ideal. Besonders gefällt mir, dass Sie bei anspruchsvollen Themen wie der Restrukturierung im Mittelstand nicht nur auf Erfahrung und Umsetzungsstärke, sondern auch auf Empathie setzen. Gerade dieser Wert ist für mich essenziell – im Leistungssport, im internationalen Austausch und auch in meiner jetzigen Tätigkeit habe ich gelernt, mich in unterschiedliche Menschen und Perspektiven hineinzuversetzen und gemeinsam Lösungen zu entwickeln. Während meiner Bachelorarbeit über den Einsatz von Künstlicher Intelligenz im Vertrieb habe ich konkrete Handlungsempfehlungen für Unternehmen entwickelt und möchte diese Erfahrung nun einbringen, um gemeinsam mit Ihnen Mittelstandsunternehmen auf ihrem Weg der digitalen Transformation zu begleiten – und damit zur Stärkung des Wirtschaftsstandorts Deutschland beizutragen.</w:t>
      </w:r>
    </w:p>
    <w:sectPr w:rsidR="00AE15EF" w:rsidRPr="00221E88" w:rsidSect="008F4D61">
      <w:pgSz w:w="11906" w:h="16838"/>
      <w:pgMar w:top="1418" w:right="1418" w:bottom="397"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rah Bergmann" w:date="2025-10-21T20:03:00Z" w:initials="SB">
    <w:p w14:paraId="79FB0D02" w14:textId="6C38090F" w:rsidR="00221E88" w:rsidRDefault="00221E88">
      <w:pPr>
        <w:pStyle w:val="Kommentartext"/>
      </w:pPr>
      <w:r>
        <w:rPr>
          <w:rStyle w:val="Kommentarzeichen"/>
        </w:rPr>
        <w:annotationRef/>
      </w:r>
      <w:r>
        <w:t xml:space="preserve">Sehr stark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6" w:author="Andreas Cali" w:date="2025-10-18T15:23:00Z" w:initials="AC">
    <w:p w14:paraId="3A2B7678" w14:textId="77777777" w:rsidR="002E02A2" w:rsidRDefault="006B6A58" w:rsidP="002E02A2">
      <w:pPr>
        <w:pStyle w:val="Kommentartext"/>
      </w:pPr>
      <w:r>
        <w:rPr>
          <w:rStyle w:val="Kommentarzeichen"/>
        </w:rPr>
        <w:annotationRef/>
      </w:r>
      <w:r w:rsidR="002E02A2">
        <w:t xml:space="preserve">Mehr auf Beraterjob und weniger Beispiele? </w:t>
      </w:r>
      <w:r w:rsidR="002E02A2">
        <w:br/>
      </w:r>
    </w:p>
  </w:comment>
  <w:comment w:id="7" w:author="Catharina Freier" w:date="2025-10-21T05:26:00Z" w:initials="CF">
    <w:p w14:paraId="0418E080" w14:textId="77777777" w:rsidR="00331910" w:rsidRDefault="00331910" w:rsidP="00331910">
      <w:r>
        <w:rPr>
          <w:rStyle w:val="Kommentarzeichen"/>
        </w:rPr>
        <w:annotationRef/>
      </w:r>
      <w:r>
        <w:rPr>
          <w:sz w:val="20"/>
          <w:szCs w:val="20"/>
        </w:rPr>
        <w:t>Ja, das halte ich für sinnvoll.</w:t>
      </w:r>
    </w:p>
  </w:comment>
  <w:comment w:id="14" w:author="Andreas Cali" w:date="2025-10-18T15:23:00Z" w:initials="AC">
    <w:p w14:paraId="3C13D847" w14:textId="68B8DC6D" w:rsidR="00B65915" w:rsidRDefault="006B6A58" w:rsidP="00B65915">
      <w:pPr>
        <w:pStyle w:val="Kommentartext"/>
        <w:ind w:left="300"/>
      </w:pPr>
      <w:r>
        <w:rPr>
          <w:rStyle w:val="Kommentarzeichen"/>
        </w:rPr>
        <w:annotationRef/>
      </w:r>
      <w:r w:rsidR="00B65915">
        <w:t>Detaillierter eingehen auf ein Ergeiniss? (Ausland, Fußball, relevante Praktika, oder</w:t>
      </w:r>
    </w:p>
    <w:p w14:paraId="605CE333" w14:textId="77777777" w:rsidR="00B65915" w:rsidRDefault="00B65915" w:rsidP="00B65915">
      <w:pPr>
        <w:pStyle w:val="Kommentartext"/>
        <w:ind w:left="300"/>
      </w:pPr>
      <w:r>
        <w:t xml:space="preserve">Vollzeit aktuell (am meisten Klick gemacht bei mir, da viel unterwegs, viel wird umgesetzt)). </w:t>
      </w:r>
      <w:r>
        <w:br/>
      </w:r>
    </w:p>
    <w:p w14:paraId="6684F956" w14:textId="77777777" w:rsidR="00B65915" w:rsidRDefault="00B65915" w:rsidP="00B65915">
      <w:pPr>
        <w:pStyle w:val="Kommentartext"/>
        <w:ind w:left="300"/>
      </w:pPr>
      <w:r>
        <w:t>GAP Year bzw. UNI Mannheim erwähnen oder genügt eine Absichtserklärung</w:t>
      </w:r>
    </w:p>
    <w:p w14:paraId="165E41F8" w14:textId="77777777" w:rsidR="00B65915" w:rsidRDefault="00B65915" w:rsidP="00B65915">
      <w:pPr>
        <w:pStyle w:val="Kommentartext"/>
        <w:ind w:left="300"/>
      </w:pPr>
    </w:p>
    <w:p w14:paraId="762F78CD" w14:textId="77777777" w:rsidR="00B65915" w:rsidRDefault="00B65915" w:rsidP="00B65915">
      <w:pPr>
        <w:pStyle w:val="Kommentartext"/>
        <w:ind w:left="300"/>
      </w:pPr>
      <w:r>
        <w:t>Kürzer? Also Absatz 2 kürzer als 3 am besten?</w:t>
      </w:r>
    </w:p>
  </w:comment>
  <w:comment w:id="15" w:author="Catharina Freier" w:date="2025-10-21T05:28:00Z" w:initials="CF">
    <w:p w14:paraId="1E7209D5" w14:textId="77777777" w:rsidR="00331910" w:rsidRDefault="00331910" w:rsidP="00331910">
      <w:r>
        <w:rPr>
          <w:rStyle w:val="Kommentarzeichen"/>
        </w:rPr>
        <w:annotationRef/>
      </w:r>
      <w:r>
        <w:rPr>
          <w:sz w:val="20"/>
          <w:szCs w:val="20"/>
        </w:rPr>
        <w:t>Die Uni Mannheim würde ich schon thematisieren, prinzipiell gehst du schon gut auf alles ein, ich würde aber ruhig noch mehr über Praktika und dein Studium usw. schreiben, der Absatz darf gerne länger werden.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FB0D02" w15:done="0"/>
  <w15:commentEx w15:paraId="3A2B7678" w15:done="0"/>
  <w15:commentEx w15:paraId="0418E080" w15:paraIdParent="3A2B7678" w15:done="0"/>
  <w15:commentEx w15:paraId="762F78CD" w15:done="0"/>
  <w15:commentEx w15:paraId="1E7209D5" w15:paraIdParent="762F7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79BA7" w16cex:dateUtc="2025-10-21T18:03:00Z"/>
  <w16cex:commentExtensible w16cex:durableId="3F92F949" w16cex:dateUtc="2025-10-18T13:23:00Z"/>
  <w16cex:commentExtensible w16cex:durableId="75F63D02" w16cex:dateUtc="2025-10-21T03:26:00Z"/>
  <w16cex:commentExtensible w16cex:durableId="64278DD2" w16cex:dateUtc="2025-10-18T13:23:00Z"/>
  <w16cex:commentExtensible w16cex:durableId="590593DE" w16cex:dateUtc="2025-10-21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FB0D02" w16cid:durableId="53479BA7"/>
  <w16cid:commentId w16cid:paraId="3A2B7678" w16cid:durableId="3F92F949"/>
  <w16cid:commentId w16cid:paraId="0418E080" w16cid:durableId="75F63D02"/>
  <w16cid:commentId w16cid:paraId="762F78CD" w16cid:durableId="64278DD2"/>
  <w16cid:commentId w16cid:paraId="1E7209D5" w16cid:durableId="590593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Bergmann">
    <w15:presenceInfo w15:providerId="AD" w15:userId="S::sarah.bergmann@uni-oldenburg.de::47e7dfd8-e13e-4e5e-8470-81b1e3cfedfe"/>
  </w15:person>
  <w15:person w15:author="Catharina Freier">
    <w15:presenceInfo w15:providerId="AD" w15:userId="S::catharina.freier@pumpkincareeres.onmicrosoft.com::2a0dfad8-64e5-4aa7-8211-17b0a64b4045"/>
  </w15:person>
  <w15:person w15:author="Andreas Cali">
    <w15:presenceInfo w15:providerId="AD" w15:userId="S::acali@pax8.com::fe0e97f9-dcc4-477c-b99b-8b3df56b4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11B"/>
    <w:rsid w:val="00032161"/>
    <w:rsid w:val="00034B68"/>
    <w:rsid w:val="00036FD9"/>
    <w:rsid w:val="0004591A"/>
    <w:rsid w:val="00046459"/>
    <w:rsid w:val="000555E4"/>
    <w:rsid w:val="0005670D"/>
    <w:rsid w:val="000710B0"/>
    <w:rsid w:val="00073C82"/>
    <w:rsid w:val="00081359"/>
    <w:rsid w:val="000878E3"/>
    <w:rsid w:val="00090BE7"/>
    <w:rsid w:val="0009623C"/>
    <w:rsid w:val="000A154E"/>
    <w:rsid w:val="000A3082"/>
    <w:rsid w:val="000A5AB8"/>
    <w:rsid w:val="000A6678"/>
    <w:rsid w:val="000A7DEB"/>
    <w:rsid w:val="000C55DE"/>
    <w:rsid w:val="000D1B50"/>
    <w:rsid w:val="000F371C"/>
    <w:rsid w:val="00117F83"/>
    <w:rsid w:val="00131E36"/>
    <w:rsid w:val="00146C8E"/>
    <w:rsid w:val="00146CF8"/>
    <w:rsid w:val="00152DF9"/>
    <w:rsid w:val="00156A98"/>
    <w:rsid w:val="001669DB"/>
    <w:rsid w:val="00171D11"/>
    <w:rsid w:val="001819B1"/>
    <w:rsid w:val="0018679C"/>
    <w:rsid w:val="00194EDB"/>
    <w:rsid w:val="001A4522"/>
    <w:rsid w:val="001A6142"/>
    <w:rsid w:val="001B1525"/>
    <w:rsid w:val="001C17FC"/>
    <w:rsid w:val="001D079A"/>
    <w:rsid w:val="001D2305"/>
    <w:rsid w:val="001E0088"/>
    <w:rsid w:val="001E0903"/>
    <w:rsid w:val="001E1EE7"/>
    <w:rsid w:val="001F5217"/>
    <w:rsid w:val="00203125"/>
    <w:rsid w:val="002042CB"/>
    <w:rsid w:val="002062F6"/>
    <w:rsid w:val="00210B73"/>
    <w:rsid w:val="00212042"/>
    <w:rsid w:val="002213EE"/>
    <w:rsid w:val="00221DA5"/>
    <w:rsid w:val="00221E88"/>
    <w:rsid w:val="0023054D"/>
    <w:rsid w:val="0023683A"/>
    <w:rsid w:val="00241702"/>
    <w:rsid w:val="002467A0"/>
    <w:rsid w:val="002536DC"/>
    <w:rsid w:val="00255EC1"/>
    <w:rsid w:val="00257D2A"/>
    <w:rsid w:val="002627D2"/>
    <w:rsid w:val="00264191"/>
    <w:rsid w:val="0027047C"/>
    <w:rsid w:val="002708C2"/>
    <w:rsid w:val="00274324"/>
    <w:rsid w:val="00290A9B"/>
    <w:rsid w:val="002A5B9F"/>
    <w:rsid w:val="002C4BF0"/>
    <w:rsid w:val="002D309E"/>
    <w:rsid w:val="002D594E"/>
    <w:rsid w:val="002E02A2"/>
    <w:rsid w:val="002E39B8"/>
    <w:rsid w:val="002F51FA"/>
    <w:rsid w:val="00311A15"/>
    <w:rsid w:val="003250EA"/>
    <w:rsid w:val="00325BB9"/>
    <w:rsid w:val="00331416"/>
    <w:rsid w:val="00331910"/>
    <w:rsid w:val="003421B1"/>
    <w:rsid w:val="00345902"/>
    <w:rsid w:val="003536D1"/>
    <w:rsid w:val="003564E8"/>
    <w:rsid w:val="003664D6"/>
    <w:rsid w:val="00375D2D"/>
    <w:rsid w:val="003811BC"/>
    <w:rsid w:val="00384735"/>
    <w:rsid w:val="003861DA"/>
    <w:rsid w:val="0038671F"/>
    <w:rsid w:val="003947A8"/>
    <w:rsid w:val="003A3AA9"/>
    <w:rsid w:val="003C5312"/>
    <w:rsid w:val="003D04F3"/>
    <w:rsid w:val="003D464F"/>
    <w:rsid w:val="003D5D1E"/>
    <w:rsid w:val="003D6365"/>
    <w:rsid w:val="003D757F"/>
    <w:rsid w:val="003F3290"/>
    <w:rsid w:val="003F688C"/>
    <w:rsid w:val="004010AF"/>
    <w:rsid w:val="00415608"/>
    <w:rsid w:val="00424CAF"/>
    <w:rsid w:val="0042758C"/>
    <w:rsid w:val="00434D23"/>
    <w:rsid w:val="004403CB"/>
    <w:rsid w:val="0044619D"/>
    <w:rsid w:val="00453C2F"/>
    <w:rsid w:val="00454979"/>
    <w:rsid w:val="00454C0B"/>
    <w:rsid w:val="0045771A"/>
    <w:rsid w:val="0046226E"/>
    <w:rsid w:val="00474FC2"/>
    <w:rsid w:val="00492923"/>
    <w:rsid w:val="004A1501"/>
    <w:rsid w:val="004A615C"/>
    <w:rsid w:val="004B2953"/>
    <w:rsid w:val="004B4510"/>
    <w:rsid w:val="004C156C"/>
    <w:rsid w:val="004C174A"/>
    <w:rsid w:val="004C7740"/>
    <w:rsid w:val="004E45A0"/>
    <w:rsid w:val="004E7074"/>
    <w:rsid w:val="0050057E"/>
    <w:rsid w:val="00500EFA"/>
    <w:rsid w:val="00506322"/>
    <w:rsid w:val="00507BBD"/>
    <w:rsid w:val="00515891"/>
    <w:rsid w:val="005170EB"/>
    <w:rsid w:val="005407D6"/>
    <w:rsid w:val="00542F06"/>
    <w:rsid w:val="005457BF"/>
    <w:rsid w:val="00547F3D"/>
    <w:rsid w:val="00553EC8"/>
    <w:rsid w:val="005705F7"/>
    <w:rsid w:val="00570B1D"/>
    <w:rsid w:val="00574140"/>
    <w:rsid w:val="005762CF"/>
    <w:rsid w:val="005842A0"/>
    <w:rsid w:val="00590834"/>
    <w:rsid w:val="00590E7F"/>
    <w:rsid w:val="00593C9C"/>
    <w:rsid w:val="005B231F"/>
    <w:rsid w:val="005C2330"/>
    <w:rsid w:val="005C55F7"/>
    <w:rsid w:val="005D2E9A"/>
    <w:rsid w:val="005D7D49"/>
    <w:rsid w:val="005E00BC"/>
    <w:rsid w:val="005E63B8"/>
    <w:rsid w:val="005F350B"/>
    <w:rsid w:val="005F4D30"/>
    <w:rsid w:val="00602A0A"/>
    <w:rsid w:val="00603752"/>
    <w:rsid w:val="00605770"/>
    <w:rsid w:val="00632F05"/>
    <w:rsid w:val="0063723B"/>
    <w:rsid w:val="00647413"/>
    <w:rsid w:val="006502BE"/>
    <w:rsid w:val="006504D0"/>
    <w:rsid w:val="0068771D"/>
    <w:rsid w:val="0069484D"/>
    <w:rsid w:val="00697CBE"/>
    <w:rsid w:val="006A7895"/>
    <w:rsid w:val="006B302C"/>
    <w:rsid w:val="006B5C52"/>
    <w:rsid w:val="006B6A58"/>
    <w:rsid w:val="006D2592"/>
    <w:rsid w:val="006D2BB2"/>
    <w:rsid w:val="006F58EC"/>
    <w:rsid w:val="00706233"/>
    <w:rsid w:val="00706C15"/>
    <w:rsid w:val="007251EA"/>
    <w:rsid w:val="00730614"/>
    <w:rsid w:val="007340D7"/>
    <w:rsid w:val="007472BD"/>
    <w:rsid w:val="00755A3D"/>
    <w:rsid w:val="00766F55"/>
    <w:rsid w:val="007675B1"/>
    <w:rsid w:val="007718D9"/>
    <w:rsid w:val="00781479"/>
    <w:rsid w:val="00783112"/>
    <w:rsid w:val="0078677E"/>
    <w:rsid w:val="00793E5B"/>
    <w:rsid w:val="00797EF1"/>
    <w:rsid w:val="007A19C2"/>
    <w:rsid w:val="007A3246"/>
    <w:rsid w:val="007A64C5"/>
    <w:rsid w:val="007A719D"/>
    <w:rsid w:val="007B1B2B"/>
    <w:rsid w:val="007B70C0"/>
    <w:rsid w:val="007C2A48"/>
    <w:rsid w:val="007C59D2"/>
    <w:rsid w:val="007E4326"/>
    <w:rsid w:val="007E5437"/>
    <w:rsid w:val="007F0344"/>
    <w:rsid w:val="007F7EA0"/>
    <w:rsid w:val="008049F7"/>
    <w:rsid w:val="00807293"/>
    <w:rsid w:val="00821B3C"/>
    <w:rsid w:val="00831D0E"/>
    <w:rsid w:val="0083750F"/>
    <w:rsid w:val="008428CF"/>
    <w:rsid w:val="00842EF2"/>
    <w:rsid w:val="0085213A"/>
    <w:rsid w:val="00852891"/>
    <w:rsid w:val="008565FD"/>
    <w:rsid w:val="00857C6F"/>
    <w:rsid w:val="008657E3"/>
    <w:rsid w:val="00867CED"/>
    <w:rsid w:val="00874503"/>
    <w:rsid w:val="00883B55"/>
    <w:rsid w:val="0089337A"/>
    <w:rsid w:val="008A248F"/>
    <w:rsid w:val="008A5E1D"/>
    <w:rsid w:val="008B402E"/>
    <w:rsid w:val="008C0603"/>
    <w:rsid w:val="008C27C1"/>
    <w:rsid w:val="008D6664"/>
    <w:rsid w:val="008D7CDB"/>
    <w:rsid w:val="008E00AE"/>
    <w:rsid w:val="008E100E"/>
    <w:rsid w:val="008E4BA9"/>
    <w:rsid w:val="008E7A27"/>
    <w:rsid w:val="008E7D17"/>
    <w:rsid w:val="008F4D61"/>
    <w:rsid w:val="00917FBA"/>
    <w:rsid w:val="00960C43"/>
    <w:rsid w:val="00991E04"/>
    <w:rsid w:val="0099776A"/>
    <w:rsid w:val="009A256E"/>
    <w:rsid w:val="009C1FED"/>
    <w:rsid w:val="009C4FD2"/>
    <w:rsid w:val="009D07DC"/>
    <w:rsid w:val="009D3BBF"/>
    <w:rsid w:val="009E1D6D"/>
    <w:rsid w:val="009E6796"/>
    <w:rsid w:val="009F46A7"/>
    <w:rsid w:val="009F47AA"/>
    <w:rsid w:val="00A01738"/>
    <w:rsid w:val="00A11476"/>
    <w:rsid w:val="00A1282E"/>
    <w:rsid w:val="00A14247"/>
    <w:rsid w:val="00A174F8"/>
    <w:rsid w:val="00A40D57"/>
    <w:rsid w:val="00A44493"/>
    <w:rsid w:val="00A53760"/>
    <w:rsid w:val="00A538F5"/>
    <w:rsid w:val="00A900FC"/>
    <w:rsid w:val="00AA2791"/>
    <w:rsid w:val="00AA4C7C"/>
    <w:rsid w:val="00AB4CD0"/>
    <w:rsid w:val="00AC61EE"/>
    <w:rsid w:val="00AC66C4"/>
    <w:rsid w:val="00AC7086"/>
    <w:rsid w:val="00AD2B27"/>
    <w:rsid w:val="00AE15EF"/>
    <w:rsid w:val="00AE26F5"/>
    <w:rsid w:val="00AE3A33"/>
    <w:rsid w:val="00B135CE"/>
    <w:rsid w:val="00B27C29"/>
    <w:rsid w:val="00B339B8"/>
    <w:rsid w:val="00B346A7"/>
    <w:rsid w:val="00B43970"/>
    <w:rsid w:val="00B50A34"/>
    <w:rsid w:val="00B54C38"/>
    <w:rsid w:val="00B5613E"/>
    <w:rsid w:val="00B57CB1"/>
    <w:rsid w:val="00B65915"/>
    <w:rsid w:val="00B77DCE"/>
    <w:rsid w:val="00B81B0E"/>
    <w:rsid w:val="00B87CA9"/>
    <w:rsid w:val="00B9666E"/>
    <w:rsid w:val="00B96AA1"/>
    <w:rsid w:val="00BA7763"/>
    <w:rsid w:val="00BB3512"/>
    <w:rsid w:val="00BB3C75"/>
    <w:rsid w:val="00BD2E4A"/>
    <w:rsid w:val="00BF522D"/>
    <w:rsid w:val="00BF5F54"/>
    <w:rsid w:val="00BF6188"/>
    <w:rsid w:val="00C0214A"/>
    <w:rsid w:val="00C030C1"/>
    <w:rsid w:val="00C10FF5"/>
    <w:rsid w:val="00C1562F"/>
    <w:rsid w:val="00C23EE8"/>
    <w:rsid w:val="00C250F4"/>
    <w:rsid w:val="00C25582"/>
    <w:rsid w:val="00C40641"/>
    <w:rsid w:val="00C548F6"/>
    <w:rsid w:val="00C6560E"/>
    <w:rsid w:val="00C6717B"/>
    <w:rsid w:val="00C71380"/>
    <w:rsid w:val="00C876B8"/>
    <w:rsid w:val="00C9003C"/>
    <w:rsid w:val="00C97ECA"/>
    <w:rsid w:val="00CA1160"/>
    <w:rsid w:val="00CA702E"/>
    <w:rsid w:val="00CA7350"/>
    <w:rsid w:val="00CB639D"/>
    <w:rsid w:val="00CD09CE"/>
    <w:rsid w:val="00CD51E6"/>
    <w:rsid w:val="00CE433B"/>
    <w:rsid w:val="00D07865"/>
    <w:rsid w:val="00D30B5E"/>
    <w:rsid w:val="00D30CEA"/>
    <w:rsid w:val="00D434BE"/>
    <w:rsid w:val="00D71D8E"/>
    <w:rsid w:val="00D82A84"/>
    <w:rsid w:val="00D8548C"/>
    <w:rsid w:val="00D9281A"/>
    <w:rsid w:val="00D93BF3"/>
    <w:rsid w:val="00DA04C3"/>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1283"/>
    <w:rsid w:val="00E473ED"/>
    <w:rsid w:val="00E47DAF"/>
    <w:rsid w:val="00E62550"/>
    <w:rsid w:val="00E65B09"/>
    <w:rsid w:val="00E83116"/>
    <w:rsid w:val="00E914E5"/>
    <w:rsid w:val="00E91B86"/>
    <w:rsid w:val="00EA566C"/>
    <w:rsid w:val="00EA6CEC"/>
    <w:rsid w:val="00EA7AC2"/>
    <w:rsid w:val="00EB079F"/>
    <w:rsid w:val="00EC000C"/>
    <w:rsid w:val="00EC221C"/>
    <w:rsid w:val="00EE1331"/>
    <w:rsid w:val="00EF2FD5"/>
    <w:rsid w:val="00F04A94"/>
    <w:rsid w:val="00F11473"/>
    <w:rsid w:val="00F253C5"/>
    <w:rsid w:val="00F270C0"/>
    <w:rsid w:val="00F30624"/>
    <w:rsid w:val="00F4717F"/>
    <w:rsid w:val="00F5301B"/>
    <w:rsid w:val="00F55CE3"/>
    <w:rsid w:val="00F605BD"/>
    <w:rsid w:val="00F74175"/>
    <w:rsid w:val="00F92A04"/>
    <w:rsid w:val="00F946FD"/>
    <w:rsid w:val="00FA1508"/>
    <w:rsid w:val="00FA3A76"/>
    <w:rsid w:val="00FA4972"/>
    <w:rsid w:val="00FA5291"/>
    <w:rsid w:val="00FD7864"/>
    <w:rsid w:val="00FE1869"/>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E1331"/>
    <w:pPr>
      <w:spacing w:after="0" w:line="240" w:lineRule="auto"/>
    </w:pPr>
  </w:style>
  <w:style w:type="character" w:styleId="Kommentarzeichen">
    <w:name w:val="annotation reference"/>
    <w:basedOn w:val="Absatz-Standardschriftart"/>
    <w:uiPriority w:val="99"/>
    <w:semiHidden/>
    <w:unhideWhenUsed/>
    <w:rsid w:val="006B6A58"/>
    <w:rPr>
      <w:sz w:val="16"/>
      <w:szCs w:val="16"/>
    </w:rPr>
  </w:style>
  <w:style w:type="paragraph" w:styleId="Kommentartext">
    <w:name w:val="annotation text"/>
    <w:basedOn w:val="Standard"/>
    <w:link w:val="KommentartextZchn"/>
    <w:uiPriority w:val="99"/>
    <w:unhideWhenUsed/>
    <w:rsid w:val="006B6A58"/>
    <w:pPr>
      <w:spacing w:line="240" w:lineRule="auto"/>
    </w:pPr>
    <w:rPr>
      <w:sz w:val="20"/>
      <w:szCs w:val="20"/>
    </w:rPr>
  </w:style>
  <w:style w:type="character" w:customStyle="1" w:styleId="KommentartextZchn">
    <w:name w:val="Kommentartext Zchn"/>
    <w:basedOn w:val="Absatz-Standardschriftart"/>
    <w:link w:val="Kommentartext"/>
    <w:uiPriority w:val="99"/>
    <w:rsid w:val="006B6A58"/>
    <w:rPr>
      <w:sz w:val="20"/>
      <w:szCs w:val="20"/>
    </w:rPr>
  </w:style>
  <w:style w:type="paragraph" w:styleId="Kommentarthema">
    <w:name w:val="annotation subject"/>
    <w:basedOn w:val="Kommentartext"/>
    <w:next w:val="Kommentartext"/>
    <w:link w:val="KommentarthemaZchn"/>
    <w:uiPriority w:val="99"/>
    <w:semiHidden/>
    <w:unhideWhenUsed/>
    <w:rsid w:val="006B6A58"/>
    <w:rPr>
      <w:b/>
      <w:bCs/>
    </w:rPr>
  </w:style>
  <w:style w:type="character" w:customStyle="1" w:styleId="KommentarthemaZchn">
    <w:name w:val="Kommentarthema Zchn"/>
    <w:basedOn w:val="KommentartextZchn"/>
    <w:link w:val="Kommentarthema"/>
    <w:uiPriority w:val="99"/>
    <w:semiHidden/>
    <w:rsid w:val="006B6A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435133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01128782">
      <w:bodyDiv w:val="1"/>
      <w:marLeft w:val="0"/>
      <w:marRight w:val="0"/>
      <w:marTop w:val="0"/>
      <w:marBottom w:val="0"/>
      <w:divBdr>
        <w:top w:val="none" w:sz="0" w:space="0" w:color="auto"/>
        <w:left w:val="none" w:sz="0" w:space="0" w:color="auto"/>
        <w:bottom w:val="none" w:sz="0" w:space="0" w:color="auto"/>
        <w:right w:val="none" w:sz="0" w:space="0" w:color="auto"/>
      </w:divBdr>
    </w:div>
    <w:div w:id="77413606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001252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1426</Words>
  <Characters>9472</Characters>
  <Application>Microsoft Office Word</Application>
  <DocSecurity>0</DocSecurity>
  <Lines>155</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Andreas Cali</cp:lastModifiedBy>
  <cp:revision>7</cp:revision>
  <cp:lastPrinted>2025-10-19T19:14:00Z</cp:lastPrinted>
  <dcterms:created xsi:type="dcterms:W3CDTF">2025-10-21T20:15:00Z</dcterms:created>
  <dcterms:modified xsi:type="dcterms:W3CDTF">2025-10-22T16:29:00Z</dcterms:modified>
</cp:coreProperties>
</file>