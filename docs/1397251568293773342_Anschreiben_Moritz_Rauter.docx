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4F12421" w:rsidR="00E569EC" w:rsidRDefault="009B07CE">
      <w:pPr>
        <w:jc w:val="right"/>
        <w:rPr>
          <w:rFonts w:ascii="Georgia" w:eastAsia="Georgia" w:hAnsi="Georgia" w:cs="Georgia"/>
          <w:sz w:val="21"/>
          <w:szCs w:val="21"/>
        </w:rPr>
      </w:pPr>
      <w:r>
        <w:rPr>
          <w:rFonts w:ascii="Georgia" w:eastAsia="Georgia" w:hAnsi="Georgia" w:cs="Georgia"/>
          <w:sz w:val="21"/>
          <w:szCs w:val="21"/>
        </w:rPr>
        <w:t>Moritz Rauter</w:t>
      </w:r>
    </w:p>
    <w:p w14:paraId="00000002" w14:textId="7EC1648D" w:rsidR="00E569EC" w:rsidRDefault="009B07CE">
      <w:pPr>
        <w:jc w:val="right"/>
        <w:rPr>
          <w:rFonts w:ascii="Georgia" w:eastAsia="Georgia" w:hAnsi="Georgia" w:cs="Georgia"/>
          <w:sz w:val="21"/>
          <w:szCs w:val="21"/>
        </w:rPr>
      </w:pPr>
      <w:proofErr w:type="spellStart"/>
      <w:r>
        <w:rPr>
          <w:rFonts w:ascii="Georgia" w:eastAsia="Georgia" w:hAnsi="Georgia" w:cs="Georgia"/>
          <w:sz w:val="21"/>
          <w:szCs w:val="21"/>
        </w:rPr>
        <w:t>Geisäckerweg</w:t>
      </w:r>
      <w:proofErr w:type="spellEnd"/>
      <w:r>
        <w:rPr>
          <w:rFonts w:ascii="Georgia" w:eastAsia="Georgia" w:hAnsi="Georgia" w:cs="Georgia"/>
          <w:sz w:val="21"/>
          <w:szCs w:val="21"/>
        </w:rPr>
        <w:t xml:space="preserve"> 12</w:t>
      </w:r>
    </w:p>
    <w:p w14:paraId="00000003" w14:textId="458B84D5" w:rsidR="00E569EC" w:rsidRDefault="009B07CE">
      <w:pPr>
        <w:jc w:val="right"/>
        <w:rPr>
          <w:rFonts w:ascii="Georgia" w:eastAsia="Georgia" w:hAnsi="Georgia" w:cs="Georgia"/>
          <w:sz w:val="21"/>
          <w:szCs w:val="21"/>
        </w:rPr>
      </w:pPr>
      <w:r>
        <w:rPr>
          <w:rFonts w:ascii="Georgia" w:eastAsia="Georgia" w:hAnsi="Georgia" w:cs="Georgia"/>
          <w:sz w:val="21"/>
          <w:szCs w:val="21"/>
        </w:rPr>
        <w:t>72160 Horb am Neckar</w:t>
      </w:r>
    </w:p>
    <w:p w14:paraId="00000004" w14:textId="35321331" w:rsidR="00E569EC" w:rsidRDefault="009B07CE">
      <w:pPr>
        <w:jc w:val="right"/>
        <w:rPr>
          <w:rFonts w:ascii="Georgia" w:eastAsia="Georgia" w:hAnsi="Georgia" w:cs="Georgia"/>
          <w:sz w:val="21"/>
          <w:szCs w:val="21"/>
        </w:rPr>
      </w:pPr>
      <w:r>
        <w:rPr>
          <w:rFonts w:ascii="Georgia" w:eastAsia="Georgia" w:hAnsi="Georgia" w:cs="Georgia"/>
          <w:sz w:val="21"/>
          <w:szCs w:val="21"/>
        </w:rPr>
        <w:t>moritz.rauter@web.de</w:t>
      </w:r>
    </w:p>
    <w:p w14:paraId="00000005" w14:textId="018C5EDC" w:rsidR="00E569EC" w:rsidRDefault="009B07CE">
      <w:pPr>
        <w:jc w:val="right"/>
        <w:rPr>
          <w:rFonts w:ascii="Georgia" w:eastAsia="Georgia" w:hAnsi="Georgia" w:cs="Georgia"/>
          <w:sz w:val="21"/>
          <w:szCs w:val="21"/>
        </w:rPr>
      </w:pPr>
      <w:r>
        <w:rPr>
          <w:rFonts w:ascii="Georgia" w:eastAsia="Georgia" w:hAnsi="Georgia" w:cs="Georgia"/>
          <w:sz w:val="21"/>
          <w:szCs w:val="21"/>
        </w:rPr>
        <w:t>+49 176 84401533</w:t>
      </w:r>
    </w:p>
    <w:p w14:paraId="00000006" w14:textId="77777777" w:rsidR="00E569EC" w:rsidRDefault="00E569EC">
      <w:pPr>
        <w:rPr>
          <w:rFonts w:ascii="Georgia" w:eastAsia="Georgia" w:hAnsi="Georgia" w:cs="Georgia"/>
          <w:sz w:val="21"/>
          <w:szCs w:val="21"/>
        </w:rPr>
      </w:pPr>
    </w:p>
    <w:p w14:paraId="00000007" w14:textId="77777777" w:rsidR="00E569EC" w:rsidRPr="009B07CE" w:rsidRDefault="00000000">
      <w:pPr>
        <w:rPr>
          <w:rFonts w:ascii="Georgia" w:eastAsia="Georgia" w:hAnsi="Georgia" w:cs="Georgia"/>
          <w:sz w:val="21"/>
          <w:szCs w:val="21"/>
          <w:highlight w:val="yellow"/>
        </w:rPr>
      </w:pPr>
      <w:r w:rsidRPr="009B07CE">
        <w:rPr>
          <w:rFonts w:ascii="Georgia" w:eastAsia="Georgia" w:hAnsi="Georgia" w:cs="Georgia"/>
          <w:sz w:val="21"/>
          <w:szCs w:val="21"/>
          <w:highlight w:val="yellow"/>
        </w:rPr>
        <w:t>Firmenname</w:t>
      </w:r>
    </w:p>
    <w:p w14:paraId="00000008" w14:textId="77777777" w:rsidR="00E569EC" w:rsidRPr="009B07CE" w:rsidRDefault="00000000">
      <w:pPr>
        <w:rPr>
          <w:rFonts w:ascii="Georgia" w:eastAsia="Georgia" w:hAnsi="Georgia" w:cs="Georgia"/>
          <w:sz w:val="21"/>
          <w:szCs w:val="21"/>
          <w:highlight w:val="yellow"/>
        </w:rPr>
      </w:pPr>
      <w:r w:rsidRPr="009B07CE">
        <w:rPr>
          <w:rFonts w:ascii="Georgia" w:eastAsia="Georgia" w:hAnsi="Georgia" w:cs="Georgia"/>
          <w:sz w:val="21"/>
          <w:szCs w:val="21"/>
          <w:highlight w:val="yellow"/>
        </w:rPr>
        <w:t>Musterstraße 23</w:t>
      </w:r>
    </w:p>
    <w:p w14:paraId="00000009" w14:textId="77777777" w:rsidR="00E569EC" w:rsidRDefault="00000000">
      <w:pPr>
        <w:rPr>
          <w:rFonts w:ascii="Georgia" w:eastAsia="Georgia" w:hAnsi="Georgia" w:cs="Georgia"/>
          <w:sz w:val="21"/>
          <w:szCs w:val="21"/>
        </w:rPr>
      </w:pPr>
      <w:r w:rsidRPr="009B07CE">
        <w:rPr>
          <w:rFonts w:ascii="Georgia" w:eastAsia="Georgia" w:hAnsi="Georgia" w:cs="Georgia"/>
          <w:sz w:val="21"/>
          <w:szCs w:val="21"/>
          <w:highlight w:val="yellow"/>
        </w:rPr>
        <w:t>12345 Musterstraße</w:t>
      </w:r>
    </w:p>
    <w:p w14:paraId="0000000A" w14:textId="77777777" w:rsidR="00E569EC" w:rsidRDefault="00000000">
      <w:pPr>
        <w:ind w:left="708" w:firstLine="708"/>
        <w:jc w:val="right"/>
        <w:rPr>
          <w:rFonts w:ascii="Georgia" w:eastAsia="Georgia" w:hAnsi="Georgia" w:cs="Georgia"/>
          <w:sz w:val="21"/>
          <w:szCs w:val="21"/>
        </w:rPr>
      </w:pPr>
      <w:r w:rsidRPr="009B07CE">
        <w:rPr>
          <w:rFonts w:ascii="Georgia" w:eastAsia="Georgia" w:hAnsi="Georgia" w:cs="Georgia"/>
          <w:sz w:val="21"/>
          <w:szCs w:val="21"/>
          <w:highlight w:val="yellow"/>
        </w:rPr>
        <w:t>Ort, Datum</w:t>
      </w:r>
    </w:p>
    <w:p w14:paraId="0000000B" w14:textId="77777777" w:rsidR="00E569EC" w:rsidRDefault="00E569EC">
      <w:pPr>
        <w:rPr>
          <w:rFonts w:ascii="Georgia" w:eastAsia="Georgia" w:hAnsi="Georgia" w:cs="Georgia"/>
          <w:sz w:val="21"/>
          <w:szCs w:val="21"/>
        </w:rPr>
      </w:pPr>
    </w:p>
    <w:p w14:paraId="0000000C" w14:textId="03501DAF" w:rsidR="00E569EC" w:rsidRDefault="00000000">
      <w:pPr>
        <w:spacing w:line="246" w:lineRule="auto"/>
        <w:rPr>
          <w:rFonts w:ascii="Georgia" w:eastAsia="Georgia" w:hAnsi="Georgia" w:cs="Georgia"/>
          <w:b/>
          <w:sz w:val="21"/>
          <w:szCs w:val="21"/>
        </w:rPr>
      </w:pPr>
      <w:r>
        <w:rPr>
          <w:rFonts w:ascii="Georgia" w:eastAsia="Georgia" w:hAnsi="Georgia" w:cs="Georgia"/>
          <w:b/>
          <w:sz w:val="21"/>
          <w:szCs w:val="21"/>
        </w:rPr>
        <w:t xml:space="preserve">Bewerbung </w:t>
      </w:r>
      <w:r w:rsidR="009B07CE">
        <w:rPr>
          <w:rFonts w:ascii="Georgia" w:eastAsia="Georgia" w:hAnsi="Georgia" w:cs="Georgia"/>
          <w:b/>
          <w:sz w:val="21"/>
          <w:szCs w:val="21"/>
        </w:rPr>
        <w:t>für ein Praktikum im Bereich M&amp;A</w:t>
      </w:r>
    </w:p>
    <w:p w14:paraId="0000000D" w14:textId="77777777" w:rsidR="00E569EC" w:rsidRDefault="00E569EC">
      <w:pPr>
        <w:spacing w:line="246" w:lineRule="auto"/>
        <w:rPr>
          <w:rFonts w:ascii="Georgia" w:eastAsia="Georgia" w:hAnsi="Georgia" w:cs="Georgia"/>
          <w:b/>
          <w:sz w:val="21"/>
          <w:szCs w:val="21"/>
        </w:rPr>
      </w:pPr>
    </w:p>
    <w:p w14:paraId="0000000E" w14:textId="77777777" w:rsidR="00E569EC" w:rsidRDefault="00E569EC">
      <w:pPr>
        <w:spacing w:line="246" w:lineRule="auto"/>
        <w:rPr>
          <w:rFonts w:ascii="Georgia" w:eastAsia="Georgia" w:hAnsi="Georgia" w:cs="Georgia"/>
          <w:b/>
          <w:sz w:val="21"/>
          <w:szCs w:val="21"/>
        </w:rPr>
      </w:pPr>
    </w:p>
    <w:p w14:paraId="0000000F" w14:textId="77777777" w:rsidR="00E569EC" w:rsidRDefault="00000000">
      <w:pPr>
        <w:jc w:val="both"/>
        <w:rPr>
          <w:rFonts w:ascii="Georgia" w:eastAsia="Georgia" w:hAnsi="Georgia" w:cs="Georgia"/>
          <w:sz w:val="21"/>
          <w:szCs w:val="21"/>
        </w:rPr>
      </w:pPr>
      <w:r>
        <w:rPr>
          <w:rFonts w:ascii="Georgia" w:eastAsia="Georgia" w:hAnsi="Georgia" w:cs="Georgia"/>
          <w:sz w:val="21"/>
          <w:szCs w:val="21"/>
        </w:rPr>
        <w:t>Sehr geehrte Damen und Herren,</w:t>
      </w:r>
    </w:p>
    <w:p w14:paraId="2E595548" w14:textId="77777777" w:rsidR="00BA7822" w:rsidRDefault="00BA7822">
      <w:pPr>
        <w:jc w:val="both"/>
        <w:rPr>
          <w:rFonts w:ascii="Georgia" w:eastAsia="Georgia" w:hAnsi="Georgia" w:cs="Georgia"/>
          <w:sz w:val="21"/>
          <w:szCs w:val="21"/>
        </w:rPr>
      </w:pPr>
    </w:p>
    <w:p w14:paraId="00000014" w14:textId="4B6F6492" w:rsidR="00E569EC" w:rsidRDefault="00BA7822">
      <w:pPr>
        <w:jc w:val="both"/>
        <w:rPr>
          <w:rFonts w:ascii="Georgia" w:eastAsia="Georgia" w:hAnsi="Georgia" w:cs="Georgia"/>
          <w:sz w:val="21"/>
          <w:szCs w:val="21"/>
        </w:rPr>
      </w:pPr>
      <w:del w:id="0" w:author="David Döbele" w:date="2025-07-22T18:09:00Z" w16du:dateUtc="2025-07-22T16:09:00Z">
        <w:r w:rsidRPr="00BA7822" w:rsidDel="00607172">
          <w:rPr>
            <w:rFonts w:ascii="Georgia" w:eastAsia="Georgia" w:hAnsi="Georgia" w:cs="Georgia"/>
            <w:sz w:val="21"/>
            <w:szCs w:val="21"/>
          </w:rPr>
          <w:delText xml:space="preserve">Die </w:delText>
        </w:r>
      </w:del>
      <w:ins w:id="1" w:author="David Döbele" w:date="2025-07-22T18:09:00Z" w16du:dateUtc="2025-07-22T16:09:00Z">
        <w:r w:rsidR="00607172">
          <w:rPr>
            <w:rFonts w:ascii="Georgia" w:eastAsia="Georgia" w:hAnsi="Georgia" w:cs="Georgia"/>
            <w:sz w:val="21"/>
            <w:szCs w:val="21"/>
          </w:rPr>
          <w:t>d</w:t>
        </w:r>
        <w:r w:rsidR="00607172" w:rsidRPr="00BA7822">
          <w:rPr>
            <w:rFonts w:ascii="Georgia" w:eastAsia="Georgia" w:hAnsi="Georgia" w:cs="Georgia"/>
            <w:sz w:val="21"/>
            <w:szCs w:val="21"/>
          </w:rPr>
          <w:t xml:space="preserve">ie </w:t>
        </w:r>
      </w:ins>
      <w:r w:rsidRPr="00BA7822">
        <w:rPr>
          <w:rFonts w:ascii="Georgia" w:eastAsia="Georgia" w:hAnsi="Georgia" w:cs="Georgia"/>
          <w:sz w:val="21"/>
          <w:szCs w:val="21"/>
        </w:rPr>
        <w:t xml:space="preserve">Verbindung von analytischer Tiefe, </w:t>
      </w:r>
      <w:del w:id="2" w:author="David Döbele" w:date="2025-07-22T18:09:00Z" w16du:dateUtc="2025-07-22T16:09:00Z">
        <w:r w:rsidRPr="00BA7822" w:rsidDel="00607172">
          <w:rPr>
            <w:rFonts w:ascii="Georgia" w:eastAsia="Georgia" w:hAnsi="Georgia" w:cs="Georgia"/>
            <w:sz w:val="21"/>
            <w:szCs w:val="21"/>
          </w:rPr>
          <w:delText xml:space="preserve">strategischer </w:delText>
        </w:r>
      </w:del>
      <w:ins w:id="3" w:author="David Döbele" w:date="2025-07-22T18:09:00Z" w16du:dateUtc="2025-07-22T16:09:00Z">
        <w:r w:rsidR="00607172" w:rsidRPr="00BA7822">
          <w:rPr>
            <w:rFonts w:ascii="Georgia" w:eastAsia="Georgia" w:hAnsi="Georgia" w:cs="Georgia"/>
            <w:sz w:val="21"/>
            <w:szCs w:val="21"/>
          </w:rPr>
          <w:t>strategisch</w:t>
        </w:r>
        <w:r w:rsidR="00607172">
          <w:rPr>
            <w:rFonts w:ascii="Georgia" w:eastAsia="Georgia" w:hAnsi="Georgia" w:cs="Georgia"/>
            <w:sz w:val="21"/>
            <w:szCs w:val="21"/>
          </w:rPr>
          <w:t>en</w:t>
        </w:r>
        <w:r w:rsidR="00607172" w:rsidRPr="00BA7822">
          <w:rPr>
            <w:rFonts w:ascii="Georgia" w:eastAsia="Georgia" w:hAnsi="Georgia" w:cs="Georgia"/>
            <w:sz w:val="21"/>
            <w:szCs w:val="21"/>
          </w:rPr>
          <w:t xml:space="preserve"> </w:t>
        </w:r>
      </w:ins>
      <w:r w:rsidRPr="00BA7822">
        <w:rPr>
          <w:rFonts w:ascii="Georgia" w:eastAsia="Georgia" w:hAnsi="Georgia" w:cs="Georgia"/>
          <w:sz w:val="21"/>
          <w:szCs w:val="21"/>
        </w:rPr>
        <w:t>Fragestellung</w:t>
      </w:r>
      <w:ins w:id="4" w:author="David Döbele" w:date="2025-07-22T18:09:00Z" w16du:dateUtc="2025-07-22T16:09:00Z">
        <w:r w:rsidR="00607172">
          <w:rPr>
            <w:rFonts w:ascii="Georgia" w:eastAsia="Georgia" w:hAnsi="Georgia" w:cs="Georgia"/>
            <w:sz w:val="21"/>
            <w:szCs w:val="21"/>
          </w:rPr>
          <w:t>en</w:t>
        </w:r>
      </w:ins>
      <w:r w:rsidRPr="00BA7822">
        <w:rPr>
          <w:rFonts w:ascii="Georgia" w:eastAsia="Georgia" w:hAnsi="Georgia" w:cs="Georgia"/>
          <w:sz w:val="21"/>
          <w:szCs w:val="21"/>
        </w:rPr>
        <w:t xml:space="preserve"> und Mandantenkontakt macht den Bereich M&amp;A für mich besonders spannend. Ein Praktikum bei </w:t>
      </w:r>
      <w:proofErr w:type="gramStart"/>
      <w:r w:rsidRPr="00BA7822">
        <w:rPr>
          <w:rFonts w:ascii="Georgia" w:eastAsia="Georgia" w:hAnsi="Georgia" w:cs="Georgia"/>
          <w:sz w:val="21"/>
          <w:szCs w:val="21"/>
        </w:rPr>
        <w:t>XYZ Partners</w:t>
      </w:r>
      <w:proofErr w:type="gramEnd"/>
      <w:r w:rsidRPr="00BA7822">
        <w:rPr>
          <w:rFonts w:ascii="Georgia" w:eastAsia="Georgia" w:hAnsi="Georgia" w:cs="Georgia"/>
          <w:sz w:val="21"/>
          <w:szCs w:val="21"/>
        </w:rPr>
        <w:t xml:space="preserve"> sehe ich als Chance, diese Interessen weiter zu vertiefen und </w:t>
      </w:r>
      <w:del w:id="5" w:author="David Döbele" w:date="2025-07-22T18:09:00Z" w16du:dateUtc="2025-07-22T16:09:00Z">
        <w:r w:rsidDel="00607172">
          <w:rPr>
            <w:rFonts w:ascii="Georgia" w:eastAsia="Georgia" w:hAnsi="Georgia" w:cs="Georgia"/>
            <w:sz w:val="21"/>
            <w:szCs w:val="21"/>
          </w:rPr>
          <w:delText>von wertvollen</w:delText>
        </w:r>
        <w:r w:rsidRPr="00BA7822" w:rsidDel="00607172">
          <w:rPr>
            <w:rFonts w:ascii="Georgia" w:eastAsia="Georgia" w:hAnsi="Georgia" w:cs="Georgia"/>
            <w:sz w:val="21"/>
            <w:szCs w:val="21"/>
          </w:rPr>
          <w:delText xml:space="preserve"> praktische Einblick</w:delText>
        </w:r>
        <w:r w:rsidDel="00607172">
          <w:rPr>
            <w:rFonts w:ascii="Georgia" w:eastAsia="Georgia" w:hAnsi="Georgia" w:cs="Georgia"/>
            <w:sz w:val="21"/>
            <w:szCs w:val="21"/>
          </w:rPr>
          <w:delText>en</w:delText>
        </w:r>
      </w:del>
      <w:ins w:id="6" w:author="David Döbele" w:date="2025-07-22T18:09:00Z" w16du:dateUtc="2025-07-22T16:09:00Z">
        <w:r w:rsidR="00607172">
          <w:rPr>
            <w:rFonts w:ascii="Georgia" w:eastAsia="Georgia" w:hAnsi="Georgia" w:cs="Georgia"/>
            <w:sz w:val="21"/>
            <w:szCs w:val="21"/>
          </w:rPr>
          <w:t>von wertvollen</w:t>
        </w:r>
        <w:r w:rsidR="00607172" w:rsidRPr="00BA7822">
          <w:rPr>
            <w:rFonts w:ascii="Georgia" w:eastAsia="Georgia" w:hAnsi="Georgia" w:cs="Georgia"/>
            <w:sz w:val="21"/>
            <w:szCs w:val="21"/>
          </w:rPr>
          <w:t xml:space="preserve"> praktischen Einblicken</w:t>
        </w:r>
      </w:ins>
      <w:r>
        <w:rPr>
          <w:rFonts w:ascii="Georgia" w:eastAsia="Georgia" w:hAnsi="Georgia" w:cs="Georgia"/>
          <w:sz w:val="21"/>
          <w:szCs w:val="21"/>
        </w:rPr>
        <w:t xml:space="preserve"> zu profitieren. Gerne würde ich daher </w:t>
      </w:r>
      <w:del w:id="7" w:author="David Döbele" w:date="2025-07-22T18:07:00Z" w16du:dateUtc="2025-07-22T16:07:00Z">
        <w:r w:rsidDel="002472CE">
          <w:rPr>
            <w:rFonts w:ascii="Georgia" w:eastAsia="Georgia" w:hAnsi="Georgia" w:cs="Georgia"/>
            <w:sz w:val="21"/>
            <w:szCs w:val="21"/>
          </w:rPr>
          <w:delText xml:space="preserve">ab Oktober 2025 </w:delText>
        </w:r>
      </w:del>
      <w:ins w:id="8" w:author="David Döbele" w:date="2025-07-22T18:06:00Z" w16du:dateUtc="2025-07-22T16:06:00Z">
        <w:r w:rsidR="002472CE">
          <w:rPr>
            <w:rFonts w:ascii="Georgia" w:eastAsia="Georgia" w:hAnsi="Georgia" w:cs="Georgia"/>
            <w:sz w:val="21"/>
            <w:szCs w:val="21"/>
          </w:rPr>
          <w:t>w</w:t>
        </w:r>
      </w:ins>
      <w:ins w:id="9" w:author="David Döbele" w:date="2025-07-22T18:07:00Z" w16du:dateUtc="2025-07-22T16:07:00Z">
        <w:r w:rsidR="002472CE">
          <w:rPr>
            <w:rFonts w:ascii="Georgia" w:eastAsia="Georgia" w:hAnsi="Georgia" w:cs="Georgia"/>
            <w:sz w:val="21"/>
            <w:szCs w:val="21"/>
          </w:rPr>
          <w:t xml:space="preserve">ährend meines Gap </w:t>
        </w:r>
        <w:proofErr w:type="spellStart"/>
        <w:r w:rsidR="002472CE">
          <w:rPr>
            <w:rFonts w:ascii="Georgia" w:eastAsia="Georgia" w:hAnsi="Georgia" w:cs="Georgia"/>
            <w:sz w:val="21"/>
            <w:szCs w:val="21"/>
          </w:rPr>
          <w:t>Years</w:t>
        </w:r>
        <w:proofErr w:type="spellEnd"/>
        <w:r w:rsidR="002472CE">
          <w:rPr>
            <w:rFonts w:ascii="Georgia" w:eastAsia="Georgia" w:hAnsi="Georgia" w:cs="Georgia"/>
            <w:sz w:val="21"/>
            <w:szCs w:val="21"/>
          </w:rPr>
          <w:t xml:space="preserve"> </w:t>
        </w:r>
        <w:r w:rsidR="002472CE">
          <w:rPr>
            <w:rFonts w:ascii="Georgia" w:eastAsia="Georgia" w:hAnsi="Georgia" w:cs="Georgia"/>
            <w:sz w:val="21"/>
            <w:szCs w:val="21"/>
          </w:rPr>
          <w:t xml:space="preserve">ab Oktober 2025 </w:t>
        </w:r>
      </w:ins>
      <w:ins w:id="10" w:author="David Döbele" w:date="2025-07-22T18:06:00Z" w16du:dateUtc="2025-07-22T16:06:00Z">
        <w:r w:rsidR="002472CE">
          <w:rPr>
            <w:rFonts w:ascii="Georgia" w:eastAsia="Georgia" w:hAnsi="Georgia" w:cs="Georgia"/>
            <w:sz w:val="21"/>
            <w:szCs w:val="21"/>
          </w:rPr>
          <w:t xml:space="preserve">zu einem flexiblen Startdatum </w:t>
        </w:r>
      </w:ins>
      <w:r>
        <w:rPr>
          <w:rFonts w:ascii="Georgia" w:eastAsia="Georgia" w:hAnsi="Georgia" w:cs="Georgia"/>
          <w:sz w:val="21"/>
          <w:szCs w:val="21"/>
        </w:rPr>
        <w:t xml:space="preserve">für drei bis 6 Monate </w:t>
      </w:r>
      <w:del w:id="11" w:author="David Döbele" w:date="2025-07-22T18:07:00Z" w16du:dateUtc="2025-07-22T16:07:00Z">
        <w:r w:rsidDel="002472CE">
          <w:rPr>
            <w:rFonts w:ascii="Georgia" w:eastAsia="Georgia" w:hAnsi="Georgia" w:cs="Georgia"/>
            <w:sz w:val="21"/>
            <w:szCs w:val="21"/>
          </w:rPr>
          <w:delText>(</w:delText>
        </w:r>
        <w:r w:rsidRPr="00BA7822" w:rsidDel="002472CE">
          <w:rPr>
            <w:rFonts w:ascii="Georgia" w:eastAsia="Georgia" w:hAnsi="Georgia" w:cs="Georgia"/>
            <w:sz w:val="21"/>
            <w:szCs w:val="21"/>
            <w:highlight w:val="yellow"/>
          </w:rPr>
          <w:delText>während meines Gap Years</w:delText>
        </w:r>
        <w:r w:rsidDel="002472CE">
          <w:rPr>
            <w:rFonts w:ascii="Georgia" w:eastAsia="Georgia" w:hAnsi="Georgia" w:cs="Georgia"/>
            <w:sz w:val="21"/>
            <w:szCs w:val="21"/>
          </w:rPr>
          <w:delText>) teil</w:delText>
        </w:r>
      </w:del>
      <w:ins w:id="12" w:author="David Döbele" w:date="2025-07-22T18:07:00Z" w16du:dateUtc="2025-07-22T16:07:00Z">
        <w:r w:rsidR="002472CE">
          <w:rPr>
            <w:rFonts w:ascii="Georgia" w:eastAsia="Georgia" w:hAnsi="Georgia" w:cs="Georgia"/>
            <w:sz w:val="21"/>
            <w:szCs w:val="21"/>
          </w:rPr>
          <w:t>Teil</w:t>
        </w:r>
      </w:ins>
      <w:r>
        <w:rPr>
          <w:rFonts w:ascii="Georgia" w:eastAsia="Georgia" w:hAnsi="Georgia" w:cs="Georgia"/>
          <w:sz w:val="21"/>
          <w:szCs w:val="21"/>
        </w:rPr>
        <w:t xml:space="preserve"> </w:t>
      </w:r>
      <w:del w:id="13" w:author="David Döbele" w:date="2025-07-22T18:07:00Z" w16du:dateUtc="2025-07-22T16:07:00Z">
        <w:r w:rsidDel="002472CE">
          <w:rPr>
            <w:rFonts w:ascii="Georgia" w:eastAsia="Georgia" w:hAnsi="Georgia" w:cs="Georgia"/>
            <w:sz w:val="21"/>
            <w:szCs w:val="21"/>
          </w:rPr>
          <w:delText xml:space="preserve">ihres </w:delText>
        </w:r>
      </w:del>
      <w:ins w:id="14" w:author="David Döbele" w:date="2025-07-22T18:07:00Z" w16du:dateUtc="2025-07-22T16:07:00Z">
        <w:r w:rsidR="002472CE">
          <w:rPr>
            <w:rFonts w:ascii="Georgia" w:eastAsia="Georgia" w:hAnsi="Georgia" w:cs="Georgia"/>
            <w:sz w:val="21"/>
            <w:szCs w:val="21"/>
          </w:rPr>
          <w:t>I</w:t>
        </w:r>
        <w:r w:rsidR="002472CE">
          <w:rPr>
            <w:rFonts w:ascii="Georgia" w:eastAsia="Georgia" w:hAnsi="Georgia" w:cs="Georgia"/>
            <w:sz w:val="21"/>
            <w:szCs w:val="21"/>
          </w:rPr>
          <w:t xml:space="preserve">hres </w:t>
        </w:r>
      </w:ins>
      <w:r>
        <w:rPr>
          <w:rFonts w:ascii="Georgia" w:eastAsia="Georgia" w:hAnsi="Georgia" w:cs="Georgia"/>
          <w:sz w:val="21"/>
          <w:szCs w:val="21"/>
        </w:rPr>
        <w:t>Teams werden.</w:t>
      </w:r>
    </w:p>
    <w:p w14:paraId="67F679CF" w14:textId="77777777" w:rsidR="00BA7822" w:rsidRDefault="00BA7822">
      <w:pPr>
        <w:jc w:val="both"/>
        <w:rPr>
          <w:rFonts w:ascii="Georgia" w:eastAsia="Georgia" w:hAnsi="Georgia" w:cs="Georgia"/>
          <w:sz w:val="21"/>
          <w:szCs w:val="21"/>
        </w:rPr>
      </w:pPr>
    </w:p>
    <w:p w14:paraId="00000016" w14:textId="104B23D9" w:rsidR="00E569EC" w:rsidRDefault="009B07CE">
      <w:pPr>
        <w:jc w:val="both"/>
        <w:rPr>
          <w:rFonts w:ascii="Georgia" w:eastAsia="Georgia" w:hAnsi="Georgia" w:cs="Georgia"/>
          <w:sz w:val="21"/>
          <w:szCs w:val="21"/>
        </w:rPr>
      </w:pPr>
      <w:r w:rsidRPr="009B07CE">
        <w:rPr>
          <w:rFonts w:ascii="Georgia" w:eastAsia="Georgia" w:hAnsi="Georgia" w:cs="Georgia"/>
          <w:sz w:val="21"/>
          <w:szCs w:val="21"/>
        </w:rPr>
        <w:t xml:space="preserve">Aktuell </w:t>
      </w:r>
      <w:del w:id="15" w:author="David Döbele" w:date="2025-07-22T18:10:00Z" w16du:dateUtc="2025-07-22T16:10:00Z">
        <w:r w:rsidRPr="009B07CE" w:rsidDel="00607172">
          <w:rPr>
            <w:rFonts w:ascii="Georgia" w:eastAsia="Georgia" w:hAnsi="Georgia" w:cs="Georgia"/>
            <w:sz w:val="21"/>
            <w:szCs w:val="21"/>
          </w:rPr>
          <w:delText xml:space="preserve">studiere </w:delText>
        </w:r>
      </w:del>
      <w:ins w:id="16" w:author="David Döbele" w:date="2025-07-22T18:10:00Z" w16du:dateUtc="2025-07-22T16:10:00Z">
        <w:r w:rsidR="00607172">
          <w:rPr>
            <w:rFonts w:ascii="Georgia" w:eastAsia="Georgia" w:hAnsi="Georgia" w:cs="Georgia"/>
            <w:sz w:val="21"/>
            <w:szCs w:val="21"/>
          </w:rPr>
          <w:t>bin ich am Ende meines Bachelor-Studiums</w:t>
        </w:r>
        <w:r w:rsidR="00607172" w:rsidRPr="009B07CE">
          <w:rPr>
            <w:rFonts w:ascii="Georgia" w:eastAsia="Georgia" w:hAnsi="Georgia" w:cs="Georgia"/>
            <w:sz w:val="21"/>
            <w:szCs w:val="21"/>
          </w:rPr>
          <w:t xml:space="preserve"> </w:t>
        </w:r>
      </w:ins>
      <w:del w:id="17" w:author="David Döbele" w:date="2025-07-22T18:10:00Z" w16du:dateUtc="2025-07-22T16:10:00Z">
        <w:r w:rsidRPr="009B07CE" w:rsidDel="00607172">
          <w:rPr>
            <w:rFonts w:ascii="Georgia" w:eastAsia="Georgia" w:hAnsi="Georgia" w:cs="Georgia"/>
            <w:sz w:val="21"/>
            <w:szCs w:val="21"/>
          </w:rPr>
          <w:delText xml:space="preserve">ich </w:delText>
        </w:r>
      </w:del>
      <w:ins w:id="18" w:author="David Döbele" w:date="2025-07-22T18:10:00Z" w16du:dateUtc="2025-07-22T16:10:00Z">
        <w:r w:rsidR="00607172">
          <w:rPr>
            <w:rFonts w:ascii="Georgia" w:eastAsia="Georgia" w:hAnsi="Georgia" w:cs="Georgia"/>
            <w:sz w:val="21"/>
            <w:szCs w:val="21"/>
          </w:rPr>
          <w:t>in</w:t>
        </w:r>
        <w:r w:rsidR="00607172" w:rsidRPr="009B07CE">
          <w:rPr>
            <w:rFonts w:ascii="Georgia" w:eastAsia="Georgia" w:hAnsi="Georgia" w:cs="Georgia"/>
            <w:sz w:val="21"/>
            <w:szCs w:val="21"/>
          </w:rPr>
          <w:t xml:space="preserve"> </w:t>
        </w:r>
      </w:ins>
      <w:r w:rsidRPr="009B07CE">
        <w:rPr>
          <w:rFonts w:ascii="Georgia" w:eastAsia="Georgia" w:hAnsi="Georgia" w:cs="Georgia"/>
          <w:sz w:val="21"/>
          <w:szCs w:val="21"/>
        </w:rPr>
        <w:t>International Business an der ESB Business School in Reutlingen</w:t>
      </w:r>
      <w:del w:id="19" w:author="David Döbele" w:date="2025-07-22T18:10:00Z" w16du:dateUtc="2025-07-22T16:10:00Z">
        <w:r w:rsidRPr="009B07CE" w:rsidDel="00607172">
          <w:rPr>
            <w:rFonts w:ascii="Georgia" w:eastAsia="Georgia" w:hAnsi="Georgia" w:cs="Georgia"/>
            <w:sz w:val="21"/>
            <w:szCs w:val="21"/>
          </w:rPr>
          <w:delText xml:space="preserve"> und plane meinen Abschluss im Februar 2026</w:delText>
        </w:r>
      </w:del>
      <w:r w:rsidRPr="009B07CE">
        <w:rPr>
          <w:rFonts w:ascii="Georgia" w:eastAsia="Georgia" w:hAnsi="Georgia" w:cs="Georgia"/>
          <w:sz w:val="21"/>
          <w:szCs w:val="21"/>
        </w:rPr>
        <w:t>. Die internationale Ausrichtung des Studiengangs sowie der enge Austausch mit Kommilitonen aus aller Welt haben meinen Horizont erweitert und mir den Aufbau eines vielseitigen Netzwerks ermöglicht. Mein Auslandssemester in Budapest</w:t>
      </w:r>
      <w:ins w:id="20" w:author="David Döbele" w:date="2025-07-22T18:10:00Z" w16du:dateUtc="2025-07-22T16:10:00Z">
        <w:r w:rsidR="00607172">
          <w:rPr>
            <w:rFonts w:ascii="Georgia" w:eastAsia="Georgia" w:hAnsi="Georgia" w:cs="Georgia"/>
            <w:sz w:val="21"/>
            <w:szCs w:val="21"/>
          </w:rPr>
          <w:t>, welches ich als Jahrgangsbester abgeschlossen habe,</w:t>
        </w:r>
      </w:ins>
      <w:r w:rsidRPr="009B07CE">
        <w:rPr>
          <w:rFonts w:ascii="Georgia" w:eastAsia="Georgia" w:hAnsi="Georgia" w:cs="Georgia"/>
          <w:sz w:val="21"/>
          <w:szCs w:val="21"/>
        </w:rPr>
        <w:t xml:space="preserve"> hat diese Erfahrungen zusätzlich vertieft und meine Anpassungsfähigkeit in neuen Umfeldern gestärkt.</w:t>
      </w:r>
    </w:p>
    <w:p w14:paraId="22954430" w14:textId="77777777" w:rsidR="009B07CE" w:rsidRDefault="009B07CE">
      <w:pPr>
        <w:jc w:val="both"/>
        <w:rPr>
          <w:rFonts w:ascii="Georgia" w:eastAsia="Georgia" w:hAnsi="Georgia" w:cs="Georgia"/>
          <w:sz w:val="21"/>
          <w:szCs w:val="21"/>
        </w:rPr>
      </w:pPr>
    </w:p>
    <w:p w14:paraId="008D624C" w14:textId="7A144251" w:rsidR="009B07CE" w:rsidRDefault="009B07CE">
      <w:pPr>
        <w:jc w:val="both"/>
        <w:rPr>
          <w:rFonts w:ascii="Georgia" w:eastAsia="Georgia" w:hAnsi="Georgia" w:cs="Georgia"/>
          <w:sz w:val="21"/>
          <w:szCs w:val="21"/>
        </w:rPr>
      </w:pPr>
      <w:r w:rsidRPr="009B07CE">
        <w:rPr>
          <w:rFonts w:ascii="Georgia" w:eastAsia="Georgia" w:hAnsi="Georgia" w:cs="Georgia"/>
          <w:sz w:val="21"/>
          <w:szCs w:val="21"/>
        </w:rPr>
        <w:t>Bereits zu Beginn meines Studiums konnte ich praktische Erfahrung bei Rödl &amp; Partner in der Wirtschaftsprüfung sammeln. Dort war ich eigenverantwortlich für die Koordination des Roll-Forward-Prozesses von über 100 Mandantenakten unter engen Zeitvorgaben zuständig und stand dabei im engen Austausch mit dem Team. Das Praktikum vermittelte mir ein fundiertes Verständnis prüfungsnaher Prozesse und lehrte mich, strukturiert und lösungsorientiert zu arbeiten. Mein Vorgesetzter schätzte insbesondere meine Fähigkeit, auch in komplexen Situationen den Überblick zu behalten und Probleme klar zu analysieren.</w:t>
      </w:r>
    </w:p>
    <w:p w14:paraId="01B85305" w14:textId="77777777" w:rsidR="009B07CE" w:rsidRDefault="009B07CE">
      <w:pPr>
        <w:jc w:val="both"/>
        <w:rPr>
          <w:rFonts w:ascii="Georgia" w:eastAsia="Georgia" w:hAnsi="Georgia" w:cs="Georgia"/>
          <w:sz w:val="21"/>
          <w:szCs w:val="21"/>
        </w:rPr>
      </w:pPr>
    </w:p>
    <w:p w14:paraId="4A495E34" w14:textId="6220DAD2" w:rsidR="009B07CE" w:rsidRDefault="009B07CE">
      <w:pPr>
        <w:jc w:val="both"/>
        <w:rPr>
          <w:rFonts w:ascii="Georgia" w:eastAsia="Georgia" w:hAnsi="Georgia" w:cs="Georgia"/>
          <w:sz w:val="21"/>
          <w:szCs w:val="21"/>
        </w:rPr>
      </w:pPr>
      <w:r w:rsidRPr="009B07CE">
        <w:rPr>
          <w:rFonts w:ascii="Georgia" w:eastAsia="Georgia" w:hAnsi="Georgia" w:cs="Georgia"/>
          <w:sz w:val="21"/>
          <w:szCs w:val="21"/>
        </w:rPr>
        <w:t xml:space="preserve">Weitere praktische Einblicke erhielt ich im Transformation Management Office bei ProSiebenSat.1, wo ich die Restrukturierung der Geschäftseinheiten 7One Media und 7One </w:t>
      </w:r>
      <w:proofErr w:type="spellStart"/>
      <w:r w:rsidRPr="009B07CE">
        <w:rPr>
          <w:rFonts w:ascii="Georgia" w:eastAsia="Georgia" w:hAnsi="Georgia" w:cs="Georgia"/>
          <w:sz w:val="21"/>
          <w:szCs w:val="21"/>
        </w:rPr>
        <w:t>AdFactory</w:t>
      </w:r>
      <w:proofErr w:type="spellEnd"/>
      <w:r w:rsidRPr="009B07CE">
        <w:rPr>
          <w:rFonts w:ascii="Georgia" w:eastAsia="Georgia" w:hAnsi="Georgia" w:cs="Georgia"/>
          <w:sz w:val="21"/>
          <w:szCs w:val="21"/>
        </w:rPr>
        <w:t xml:space="preserve"> unterstützte. Die Tätigkeit erforderte ein strategisches Denkvermögen sowie die Fähigkeit, mich schnell in neue Geschäftsbereiche einzuarbeiten. Die enge Zusammenarbeit in bereichsübergreifenden Projekten weckte mein Interesse an der Schnittstelle von Strategie, Finanzen und operativer Umsetzung — ein Interesse, das ich im M&amp;A-Bereich gezielt vertiefen möchte.</w:t>
      </w:r>
    </w:p>
    <w:p w14:paraId="7F171080" w14:textId="77777777" w:rsidR="009B07CE" w:rsidRDefault="009B07CE">
      <w:pPr>
        <w:jc w:val="both"/>
        <w:rPr>
          <w:rFonts w:ascii="Georgia" w:eastAsia="Georgia" w:hAnsi="Georgia" w:cs="Georgia"/>
          <w:sz w:val="21"/>
          <w:szCs w:val="21"/>
        </w:rPr>
      </w:pPr>
    </w:p>
    <w:p w14:paraId="7C89BD3F" w14:textId="65184072" w:rsidR="009B07CE" w:rsidRDefault="009B07CE">
      <w:pPr>
        <w:jc w:val="both"/>
        <w:rPr>
          <w:rFonts w:ascii="Georgia" w:eastAsia="Georgia" w:hAnsi="Georgia" w:cs="Georgia"/>
          <w:sz w:val="21"/>
          <w:szCs w:val="21"/>
        </w:rPr>
      </w:pPr>
      <w:r w:rsidRPr="009B07CE">
        <w:rPr>
          <w:rFonts w:ascii="Georgia" w:eastAsia="Georgia" w:hAnsi="Georgia" w:cs="Georgia"/>
          <w:sz w:val="21"/>
          <w:szCs w:val="21"/>
        </w:rPr>
        <w:t xml:space="preserve">Ein Praktikum bei </w:t>
      </w:r>
      <w:proofErr w:type="gramStart"/>
      <w:r w:rsidRPr="009B07CE">
        <w:rPr>
          <w:rFonts w:ascii="Georgia" w:eastAsia="Georgia" w:hAnsi="Georgia" w:cs="Georgia"/>
          <w:sz w:val="21"/>
          <w:szCs w:val="21"/>
        </w:rPr>
        <w:t>XYZ Partners</w:t>
      </w:r>
      <w:proofErr w:type="gramEnd"/>
      <w:r w:rsidRPr="009B07CE">
        <w:rPr>
          <w:rFonts w:ascii="Georgia" w:eastAsia="Georgia" w:hAnsi="Georgia" w:cs="Georgia"/>
          <w:sz w:val="21"/>
          <w:szCs w:val="21"/>
        </w:rPr>
        <w:t xml:space="preserve"> bietet mir die Möglichkeit, meine strategischen Erfahrungen mit den analytischen und finanzwirtschaftlichen Kompetenzen aus meinen bisherigen Stationen zu verknüpfen und in einem transaktionsorientierten Umfeld anzuwenden. Besonders reizvoll an </w:t>
      </w:r>
      <w:proofErr w:type="gramStart"/>
      <w:r w:rsidRPr="009B07CE">
        <w:rPr>
          <w:rFonts w:ascii="Georgia" w:eastAsia="Georgia" w:hAnsi="Georgia" w:cs="Georgia"/>
          <w:sz w:val="21"/>
          <w:szCs w:val="21"/>
        </w:rPr>
        <w:t>XYZ Partners</w:t>
      </w:r>
      <w:proofErr w:type="gramEnd"/>
      <w:r w:rsidRPr="009B07CE">
        <w:rPr>
          <w:rFonts w:ascii="Georgia" w:eastAsia="Georgia" w:hAnsi="Georgia" w:cs="Georgia"/>
          <w:sz w:val="21"/>
          <w:szCs w:val="21"/>
        </w:rPr>
        <w:t xml:space="preserve"> </w:t>
      </w:r>
      <w:proofErr w:type="spellStart"/>
      <w:r w:rsidR="00DC7829">
        <w:rPr>
          <w:rFonts w:ascii="Georgia" w:eastAsia="Georgia" w:hAnsi="Georgia" w:cs="Georgia"/>
          <w:sz w:val="21"/>
          <w:szCs w:val="21"/>
        </w:rPr>
        <w:t>xyz</w:t>
      </w:r>
      <w:proofErr w:type="spellEnd"/>
    </w:p>
    <w:p w14:paraId="08AD1675" w14:textId="77777777" w:rsidR="009B07CE" w:rsidRDefault="009B07CE">
      <w:pPr>
        <w:jc w:val="both"/>
        <w:rPr>
          <w:rFonts w:ascii="Georgia" w:eastAsia="Georgia" w:hAnsi="Georgia" w:cs="Georgia"/>
          <w:sz w:val="21"/>
          <w:szCs w:val="21"/>
        </w:rPr>
      </w:pPr>
    </w:p>
    <w:p w14:paraId="24F55CC5" w14:textId="77777777" w:rsidR="009B07CE" w:rsidRDefault="009B07CE">
      <w:pPr>
        <w:jc w:val="both"/>
        <w:rPr>
          <w:rFonts w:ascii="Georgia" w:eastAsia="Georgia" w:hAnsi="Georgia" w:cs="Georgia"/>
          <w:sz w:val="21"/>
          <w:szCs w:val="21"/>
        </w:rPr>
      </w:pPr>
    </w:p>
    <w:p w14:paraId="00000017" w14:textId="44ED0C4C" w:rsidR="00E569EC" w:rsidRDefault="009B07CE">
      <w:pPr>
        <w:jc w:val="both"/>
        <w:rPr>
          <w:rFonts w:ascii="Georgia" w:eastAsia="Georgia" w:hAnsi="Georgia" w:cs="Georgia"/>
          <w:sz w:val="21"/>
          <w:szCs w:val="21"/>
        </w:rPr>
      </w:pPr>
      <w:r>
        <w:rPr>
          <w:rFonts w:ascii="Georgia" w:eastAsia="Georgia" w:hAnsi="Georgia" w:cs="Georgia"/>
          <w:sz w:val="21"/>
          <w:szCs w:val="21"/>
        </w:rPr>
        <w:t xml:space="preserve">Ich würde mich sehr darüber freuen, Sie auch in einem persönlichen Gespräch von mir überzeugen zu dürfen.  </w:t>
      </w:r>
    </w:p>
    <w:p w14:paraId="00000018" w14:textId="77777777" w:rsidR="00E569EC" w:rsidRDefault="00E569EC">
      <w:pPr>
        <w:jc w:val="both"/>
        <w:rPr>
          <w:rFonts w:ascii="Georgia" w:eastAsia="Georgia" w:hAnsi="Georgia" w:cs="Georgia"/>
          <w:sz w:val="21"/>
          <w:szCs w:val="21"/>
        </w:rPr>
      </w:pPr>
    </w:p>
    <w:p w14:paraId="00000019" w14:textId="77777777" w:rsidR="00E569EC" w:rsidRDefault="00000000">
      <w:pPr>
        <w:jc w:val="both"/>
        <w:rPr>
          <w:rFonts w:ascii="Georgia" w:eastAsia="Georgia" w:hAnsi="Georgia" w:cs="Georgia"/>
          <w:sz w:val="21"/>
          <w:szCs w:val="21"/>
        </w:rPr>
      </w:pPr>
      <w:r>
        <w:rPr>
          <w:rFonts w:ascii="Georgia" w:eastAsia="Georgia" w:hAnsi="Georgia" w:cs="Georgia"/>
          <w:sz w:val="21"/>
          <w:szCs w:val="21"/>
        </w:rPr>
        <w:t>Mit freundlichen Grüßen</w:t>
      </w:r>
    </w:p>
    <w:p w14:paraId="0000001A" w14:textId="77777777" w:rsidR="00E569EC" w:rsidRDefault="00E569EC">
      <w:pPr>
        <w:jc w:val="both"/>
        <w:rPr>
          <w:rFonts w:ascii="Georgia" w:eastAsia="Georgia" w:hAnsi="Georgia" w:cs="Georgia"/>
          <w:sz w:val="21"/>
          <w:szCs w:val="21"/>
        </w:rPr>
      </w:pPr>
    </w:p>
    <w:sectPr w:rsidR="00E569EC">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9EC"/>
    <w:rsid w:val="0006752B"/>
    <w:rsid w:val="002472CE"/>
    <w:rsid w:val="0049492C"/>
    <w:rsid w:val="00537EA0"/>
    <w:rsid w:val="00607172"/>
    <w:rsid w:val="008B79D9"/>
    <w:rsid w:val="009B07CE"/>
    <w:rsid w:val="00A65A48"/>
    <w:rsid w:val="00BA7822"/>
    <w:rsid w:val="00DC7829"/>
    <w:rsid w:val="00E569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09FC"/>
  <w15:docId w15:val="{EE2169C2-D5A2-4B61-93FA-8224476B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berarbeitung">
    <w:name w:val="Revision"/>
    <w:hidden/>
    <w:uiPriority w:val="99"/>
    <w:semiHidden/>
    <w:rsid w:val="00247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Moritz Rauter</dc:creator>
  <cp:lastModifiedBy>David Döbele</cp:lastModifiedBy>
  <cp:revision>7</cp:revision>
  <dcterms:created xsi:type="dcterms:W3CDTF">2025-07-21T16:34:00Z</dcterms:created>
  <dcterms:modified xsi:type="dcterms:W3CDTF">2025-07-22T16:12:00Z</dcterms:modified>
</cp:coreProperties>
</file>