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51F0C1A" w:rsidR="006D2592" w:rsidRPr="000C0A7B" w:rsidDel="00C40D33" w:rsidRDefault="003E659D" w:rsidP="00B34AF6">
      <w:pPr>
        <w:spacing w:after="0" w:line="240" w:lineRule="auto"/>
        <w:jc w:val="right"/>
        <w:rPr>
          <w:del w:id="0" w:author="Kwin Schlett" w:date="2025-10-23T18:06:00Z" w16du:dateUtc="2025-10-23T16:06:00Z"/>
          <w:rFonts w:ascii="Times New Roman" w:hAnsi="Times New Roman" w:cs="Times New Roman"/>
          <w:sz w:val="20"/>
          <w:szCs w:val="20"/>
        </w:rPr>
      </w:pPr>
      <w:del w:id="1" w:author="Kwin Schlett" w:date="2025-10-23T18:06:00Z" w16du:dateUtc="2025-10-23T16:06:00Z">
        <w:r w:rsidRPr="000C0A7B" w:rsidDel="00C40D33">
          <w:rPr>
            <w:rFonts w:ascii="Times New Roman" w:hAnsi="Times New Roman" w:cs="Times New Roman"/>
            <w:sz w:val="20"/>
            <w:szCs w:val="20"/>
          </w:rPr>
          <w:delText>Kwin Schlett</w:delText>
        </w:r>
      </w:del>
    </w:p>
    <w:p w14:paraId="2458A2A0" w14:textId="08C508B1" w:rsidR="00857C6F" w:rsidRPr="000C0A7B" w:rsidDel="00C40D33" w:rsidRDefault="003E659D" w:rsidP="00B34AF6">
      <w:pPr>
        <w:spacing w:after="0" w:line="240" w:lineRule="auto"/>
        <w:jc w:val="right"/>
        <w:rPr>
          <w:del w:id="2" w:author="Kwin Schlett" w:date="2025-10-23T18:06:00Z" w16du:dateUtc="2025-10-23T16:06:00Z"/>
          <w:rFonts w:ascii="Times New Roman" w:hAnsi="Times New Roman" w:cs="Times New Roman"/>
          <w:sz w:val="20"/>
          <w:szCs w:val="20"/>
        </w:rPr>
      </w:pPr>
      <w:del w:id="3" w:author="Kwin Schlett" w:date="2025-10-23T18:06:00Z" w16du:dateUtc="2025-10-23T16:06:00Z">
        <w:r w:rsidRPr="000C0A7B" w:rsidDel="00C40D33">
          <w:rPr>
            <w:rFonts w:ascii="Times New Roman" w:hAnsi="Times New Roman" w:cs="Times New Roman"/>
            <w:sz w:val="20"/>
            <w:szCs w:val="20"/>
          </w:rPr>
          <w:delText xml:space="preserve">Bessunger </w:delText>
        </w:r>
        <w:r w:rsidR="003D5D1E" w:rsidRPr="000C0A7B" w:rsidDel="00C40D33">
          <w:rPr>
            <w:rFonts w:ascii="Times New Roman" w:hAnsi="Times New Roman" w:cs="Times New Roman"/>
            <w:sz w:val="20"/>
            <w:szCs w:val="20"/>
          </w:rPr>
          <w:delText>Straße 2</w:delText>
        </w:r>
        <w:r w:rsidRPr="000C0A7B" w:rsidDel="00C40D33">
          <w:rPr>
            <w:rFonts w:ascii="Times New Roman" w:hAnsi="Times New Roman" w:cs="Times New Roman"/>
            <w:sz w:val="20"/>
            <w:szCs w:val="20"/>
          </w:rPr>
          <w:delText>08</w:delText>
        </w:r>
      </w:del>
    </w:p>
    <w:p w14:paraId="451AEE20" w14:textId="691E6DCB" w:rsidR="00857C6F" w:rsidRPr="000C0A7B" w:rsidDel="00C40D33" w:rsidRDefault="003D5D1E" w:rsidP="00B34AF6">
      <w:pPr>
        <w:spacing w:after="0" w:line="240" w:lineRule="auto"/>
        <w:jc w:val="right"/>
        <w:rPr>
          <w:del w:id="4" w:author="Kwin Schlett" w:date="2025-10-23T18:06:00Z" w16du:dateUtc="2025-10-23T16:06:00Z"/>
          <w:rFonts w:ascii="Times New Roman" w:hAnsi="Times New Roman" w:cs="Times New Roman"/>
          <w:sz w:val="20"/>
          <w:szCs w:val="20"/>
        </w:rPr>
      </w:pPr>
      <w:del w:id="5" w:author="Kwin Schlett" w:date="2025-10-23T18:06:00Z" w16du:dateUtc="2025-10-23T16:06:00Z">
        <w:r w:rsidRPr="000C0A7B" w:rsidDel="00C40D33">
          <w:rPr>
            <w:rFonts w:ascii="Times New Roman" w:hAnsi="Times New Roman" w:cs="Times New Roman"/>
            <w:sz w:val="20"/>
            <w:szCs w:val="20"/>
          </w:rPr>
          <w:delText>6</w:delText>
        </w:r>
        <w:r w:rsidR="003E659D" w:rsidRPr="000C0A7B" w:rsidDel="00C40D33">
          <w:rPr>
            <w:rFonts w:ascii="Times New Roman" w:hAnsi="Times New Roman" w:cs="Times New Roman"/>
            <w:sz w:val="20"/>
            <w:szCs w:val="20"/>
          </w:rPr>
          <w:delText>4295</w:delText>
        </w:r>
        <w:r w:rsidR="00857C6F" w:rsidRPr="000C0A7B" w:rsidDel="00C40D33">
          <w:rPr>
            <w:rFonts w:ascii="Times New Roman" w:hAnsi="Times New Roman" w:cs="Times New Roman"/>
            <w:sz w:val="20"/>
            <w:szCs w:val="20"/>
          </w:rPr>
          <w:delText xml:space="preserve"> </w:delText>
        </w:r>
        <w:r w:rsidR="003E659D" w:rsidRPr="000C0A7B" w:rsidDel="00C40D33">
          <w:rPr>
            <w:rFonts w:ascii="Times New Roman" w:hAnsi="Times New Roman" w:cs="Times New Roman"/>
            <w:sz w:val="20"/>
            <w:szCs w:val="20"/>
          </w:rPr>
          <w:delText>Darmstadt</w:delText>
        </w:r>
      </w:del>
    </w:p>
    <w:p w14:paraId="12BA391A" w14:textId="0589FF6E" w:rsidR="006A7895" w:rsidRPr="000C0A7B" w:rsidDel="00C40D33" w:rsidRDefault="003E659D" w:rsidP="00B34AF6">
      <w:pPr>
        <w:spacing w:after="0" w:line="240" w:lineRule="auto"/>
        <w:jc w:val="right"/>
        <w:rPr>
          <w:del w:id="6" w:author="Kwin Schlett" w:date="2025-10-23T18:06:00Z" w16du:dateUtc="2025-10-23T16:06:00Z"/>
          <w:rFonts w:ascii="Times New Roman" w:hAnsi="Times New Roman" w:cs="Times New Roman"/>
          <w:sz w:val="20"/>
          <w:szCs w:val="20"/>
        </w:rPr>
      </w:pPr>
      <w:del w:id="7" w:author="Kwin Schlett" w:date="2025-10-23T18:06:00Z" w16du:dateUtc="2025-10-23T16:06:00Z">
        <w:r w:rsidRPr="000C0A7B" w:rsidDel="00C40D33">
          <w:rPr>
            <w:rFonts w:ascii="Times New Roman" w:hAnsi="Times New Roman" w:cs="Times New Roman"/>
            <w:color w:val="000000"/>
            <w:sz w:val="20"/>
            <w:szCs w:val="20"/>
          </w:rPr>
          <w:delText>kwin.schlett</w:delText>
        </w:r>
        <w:r w:rsidR="00857C6F" w:rsidRPr="000C0A7B" w:rsidDel="00C40D33">
          <w:rPr>
            <w:rFonts w:ascii="Times New Roman" w:hAnsi="Times New Roman" w:cs="Times New Roman"/>
            <w:color w:val="000000"/>
            <w:sz w:val="20"/>
            <w:szCs w:val="20"/>
          </w:rPr>
          <w:delText>@gmail.com</w:delText>
        </w:r>
      </w:del>
    </w:p>
    <w:p w14:paraId="50069C89" w14:textId="3D271318" w:rsidR="009647DB" w:rsidRPr="000C0A7B" w:rsidDel="00C40D33" w:rsidRDefault="006D2592">
      <w:pPr>
        <w:spacing w:after="0" w:line="240" w:lineRule="auto"/>
        <w:rPr>
          <w:del w:id="8" w:author="Kwin Schlett" w:date="2025-10-23T18:06:00Z" w16du:dateUtc="2025-10-23T16:06:00Z"/>
          <w:rFonts w:ascii="Times New Roman" w:hAnsi="Times New Roman" w:cs="Times New Roman"/>
          <w:color w:val="000000"/>
          <w:sz w:val="20"/>
          <w:szCs w:val="20"/>
        </w:rPr>
        <w:pPrChange w:id="9" w:author="Kwin Schlett" w:date="2025-10-19T13:05:00Z" w16du:dateUtc="2025-10-19T11:05:00Z">
          <w:pPr>
            <w:spacing w:after="0"/>
            <w:jc w:val="right"/>
          </w:pPr>
        </w:pPrChange>
      </w:pPr>
      <w:del w:id="10" w:author="Kwin Schlett" w:date="2025-10-23T18:06:00Z" w16du:dateUtc="2025-10-23T16:06:00Z">
        <w:r w:rsidRPr="000C0A7B" w:rsidDel="00C40D33">
          <w:rPr>
            <w:rFonts w:ascii="Times New Roman" w:hAnsi="Times New Roman" w:cs="Times New Roman"/>
            <w:color w:val="000000"/>
            <w:sz w:val="20"/>
            <w:szCs w:val="20"/>
          </w:rPr>
          <w:delText>+</w:delText>
        </w:r>
        <w:r w:rsidR="00857C6F" w:rsidRPr="000C0A7B" w:rsidDel="00C40D33">
          <w:rPr>
            <w:rFonts w:ascii="Times New Roman" w:hAnsi="Times New Roman" w:cs="Times New Roman"/>
            <w:color w:val="000000"/>
            <w:sz w:val="20"/>
            <w:szCs w:val="20"/>
          </w:rPr>
          <w:delText>49 1</w:delText>
        </w:r>
        <w:r w:rsidR="003E659D" w:rsidRPr="000C0A7B" w:rsidDel="00C40D33">
          <w:rPr>
            <w:rFonts w:ascii="Times New Roman" w:hAnsi="Times New Roman" w:cs="Times New Roman"/>
            <w:color w:val="000000"/>
            <w:sz w:val="20"/>
            <w:szCs w:val="20"/>
          </w:rPr>
          <w:delText>51</w:delText>
        </w:r>
        <w:r w:rsidR="003D5D1E" w:rsidRPr="000C0A7B" w:rsidDel="00C40D33">
          <w:rPr>
            <w:rFonts w:ascii="Times New Roman" w:hAnsi="Times New Roman" w:cs="Times New Roman"/>
            <w:color w:val="000000"/>
            <w:sz w:val="20"/>
            <w:szCs w:val="20"/>
          </w:rPr>
          <w:delText xml:space="preserve"> </w:delText>
        </w:r>
        <w:r w:rsidR="003E659D" w:rsidRPr="000C0A7B" w:rsidDel="00C40D33">
          <w:rPr>
            <w:rFonts w:ascii="Times New Roman" w:hAnsi="Times New Roman" w:cs="Times New Roman"/>
            <w:color w:val="000000"/>
            <w:sz w:val="20"/>
            <w:szCs w:val="20"/>
          </w:rPr>
          <w:delText>61420920</w:delText>
        </w:r>
      </w:del>
    </w:p>
    <w:p w14:paraId="4FFA7063" w14:textId="6A1E7BBB" w:rsidR="00F74175" w:rsidRPr="00235D9A" w:rsidDel="00C40D33" w:rsidRDefault="008435DC">
      <w:pPr>
        <w:spacing w:after="0" w:line="240" w:lineRule="auto"/>
        <w:rPr>
          <w:del w:id="11" w:author="Kwin Schlett" w:date="2025-10-23T18:06:00Z" w16du:dateUtc="2025-10-23T16:06:00Z"/>
          <w:rFonts w:ascii="Times New Roman" w:hAnsi="Times New Roman" w:cs="Times New Roman"/>
          <w:color w:val="000000"/>
          <w:sz w:val="20"/>
          <w:szCs w:val="20"/>
        </w:rPr>
        <w:pPrChange w:id="12" w:author="Sarah Bergmann" w:date="2025-10-19T00:52:00Z" w16du:dateUtc="2025-10-18T22:52:00Z">
          <w:pPr>
            <w:spacing w:after="0"/>
          </w:pPr>
        </w:pPrChange>
      </w:pPr>
      <w:del w:id="13" w:author="Kwin Schlett" w:date="2025-10-23T14:48:00Z" w16du:dateUtc="2025-10-23T12:48:00Z">
        <w:r w:rsidRPr="00C678BC" w:rsidDel="00235D9A">
          <w:rPr>
            <w:rFonts w:ascii="Times New Roman" w:hAnsi="Times New Roman" w:cs="Times New Roman"/>
            <w:color w:val="000000"/>
            <w:sz w:val="20"/>
            <w:szCs w:val="20"/>
          </w:rPr>
          <w:delText xml:space="preserve">Deloitte </w:delText>
        </w:r>
      </w:del>
      <w:del w:id="14" w:author="Kwin Schlett" w:date="2025-10-23T14:47:00Z" w16du:dateUtc="2025-10-23T12:47:00Z">
        <w:r w:rsidRPr="00235D9A" w:rsidDel="00235D9A">
          <w:rPr>
            <w:rFonts w:ascii="Times New Roman" w:hAnsi="Times New Roman" w:cs="Times New Roman"/>
            <w:color w:val="000000"/>
            <w:sz w:val="20"/>
            <w:szCs w:val="20"/>
          </w:rPr>
          <w:delText>GmbH Wirtschaftsprüfungsgesellschaft</w:delText>
        </w:r>
      </w:del>
    </w:p>
    <w:p w14:paraId="096C8AF5" w14:textId="3531828A" w:rsidR="00647413" w:rsidRPr="000C0A7B" w:rsidDel="00C40D33" w:rsidRDefault="008435DC">
      <w:pPr>
        <w:spacing w:after="0" w:line="240" w:lineRule="auto"/>
        <w:rPr>
          <w:del w:id="15" w:author="Kwin Schlett" w:date="2025-10-23T18:06:00Z" w16du:dateUtc="2025-10-23T16:06:00Z"/>
          <w:rFonts w:ascii="Times New Roman" w:hAnsi="Times New Roman" w:cs="Times New Roman"/>
          <w:color w:val="000000"/>
          <w:sz w:val="20"/>
          <w:szCs w:val="20"/>
        </w:rPr>
        <w:pPrChange w:id="16" w:author="Sarah Bergmann" w:date="2025-10-19T00:52:00Z" w16du:dateUtc="2025-10-18T22:52:00Z">
          <w:pPr>
            <w:spacing w:after="0"/>
          </w:pPr>
        </w:pPrChange>
      </w:pPr>
      <w:del w:id="17" w:author="Kwin Schlett" w:date="2025-10-23T14:48:00Z" w16du:dateUtc="2025-10-23T12:48:00Z">
        <w:r w:rsidRPr="00C678BC" w:rsidDel="00235D9A">
          <w:rPr>
            <w:rFonts w:ascii="Times New Roman" w:hAnsi="Times New Roman" w:cs="Times New Roman"/>
            <w:sz w:val="20"/>
            <w:szCs w:val="20"/>
          </w:rPr>
          <w:delText>Rosenheimer Platz 4</w:delText>
        </w:r>
      </w:del>
      <w:del w:id="18" w:author="Kwin Schlett" w:date="2025-10-23T18:06:00Z" w16du:dateUtc="2025-10-23T16:06:00Z">
        <w:r w:rsidR="00F74175" w:rsidRPr="000C0A7B" w:rsidDel="00C40D33">
          <w:rPr>
            <w:rFonts w:ascii="Times New Roman" w:hAnsi="Times New Roman" w:cs="Times New Roman"/>
            <w:sz w:val="20"/>
            <w:szCs w:val="20"/>
          </w:rPr>
          <w:br/>
        </w:r>
      </w:del>
      <w:del w:id="19" w:author="Kwin Schlett" w:date="2025-10-23T14:48:00Z" w16du:dateUtc="2025-10-23T12:48:00Z">
        <w:r w:rsidRPr="00C678BC" w:rsidDel="00235D9A">
          <w:rPr>
            <w:rFonts w:ascii="Times New Roman" w:hAnsi="Times New Roman" w:cs="Times New Roman"/>
            <w:sz w:val="20"/>
            <w:szCs w:val="20"/>
          </w:rPr>
          <w:delText>81669 München</w:delText>
        </w:r>
      </w:del>
      <w:del w:id="20" w:author="Kwin Schlett" w:date="2025-10-23T15:23:00Z" w16du:dateUtc="2025-10-23T13:23:00Z">
        <w:r w:rsidRPr="00C678BC" w:rsidDel="00C65B9A">
          <w:rPr>
            <w:rFonts w:ascii="Times New Roman" w:hAnsi="Times New Roman" w:cs="Times New Roman"/>
            <w:sz w:val="20"/>
            <w:szCs w:val="20"/>
          </w:rPr>
          <w:delText xml:space="preserve"> </w:delText>
        </w:r>
      </w:del>
    </w:p>
    <w:p w14:paraId="0731715D" w14:textId="5A6EDA63" w:rsidR="001E0088" w:rsidDel="00C40D33" w:rsidRDefault="00B942BE">
      <w:pPr>
        <w:spacing w:after="0" w:line="240" w:lineRule="auto"/>
        <w:jc w:val="right"/>
        <w:rPr>
          <w:del w:id="21" w:author="Kwin Schlett" w:date="2025-10-23T18:06:00Z" w16du:dateUtc="2025-10-23T16:06:00Z"/>
          <w:rFonts w:ascii="Times New Roman" w:hAnsi="Times New Roman" w:cs="Times New Roman"/>
          <w:sz w:val="20"/>
          <w:szCs w:val="20"/>
        </w:rPr>
        <w:pPrChange w:id="22" w:author="Sarah Bergmann" w:date="2025-10-19T00:52:00Z" w16du:dateUtc="2025-10-18T22:52:00Z">
          <w:pPr>
            <w:spacing w:after="0"/>
            <w:jc w:val="right"/>
          </w:pPr>
        </w:pPrChange>
      </w:pPr>
      <w:del w:id="23" w:author="Kwin Schlett" w:date="2025-10-23T18:06:00Z" w16du:dateUtc="2025-10-23T16:06:00Z">
        <w:r w:rsidRPr="000C0A7B" w:rsidDel="00C40D33">
          <w:rPr>
            <w:rFonts w:ascii="Times New Roman" w:hAnsi="Times New Roman" w:cs="Times New Roman"/>
            <w:sz w:val="20"/>
            <w:szCs w:val="20"/>
          </w:rPr>
          <w:delText>Darmstadt</w:delText>
        </w:r>
        <w:r w:rsidR="002D594E" w:rsidRPr="000C0A7B" w:rsidDel="00C40D33">
          <w:rPr>
            <w:rFonts w:ascii="Times New Roman" w:hAnsi="Times New Roman" w:cs="Times New Roman"/>
            <w:sz w:val="20"/>
            <w:szCs w:val="20"/>
          </w:rPr>
          <w:delText xml:space="preserve">, </w:delText>
        </w:r>
      </w:del>
      <w:del w:id="24" w:author="Kwin Schlett" w:date="2025-10-19T12:08:00Z" w16du:dateUtc="2025-10-19T10:08:00Z">
        <w:r w:rsidRPr="000C0A7B" w:rsidDel="004C22DE">
          <w:rPr>
            <w:rFonts w:ascii="Times New Roman" w:hAnsi="Times New Roman" w:cs="Times New Roman"/>
            <w:sz w:val="20"/>
            <w:szCs w:val="20"/>
          </w:rPr>
          <w:delText>1</w:delText>
        </w:r>
        <w:r w:rsidR="00401E2F" w:rsidRPr="00C678BC" w:rsidDel="004C22DE">
          <w:rPr>
            <w:rFonts w:ascii="Times New Roman" w:hAnsi="Times New Roman" w:cs="Times New Roman"/>
            <w:sz w:val="20"/>
            <w:szCs w:val="20"/>
          </w:rPr>
          <w:delText>7</w:delText>
        </w:r>
      </w:del>
      <w:del w:id="25" w:author="Kwin Schlett" w:date="2025-10-23T18:06:00Z" w16du:dateUtc="2025-10-23T16:06:00Z">
        <w:r w:rsidR="002D594E" w:rsidRPr="000C0A7B" w:rsidDel="00C40D33">
          <w:rPr>
            <w:rFonts w:ascii="Times New Roman" w:hAnsi="Times New Roman" w:cs="Times New Roman"/>
            <w:sz w:val="20"/>
            <w:szCs w:val="20"/>
          </w:rPr>
          <w:delText>.</w:delText>
        </w:r>
        <w:r w:rsidR="003D5D1E" w:rsidRPr="000C0A7B" w:rsidDel="00C40D33">
          <w:rPr>
            <w:rFonts w:ascii="Times New Roman" w:hAnsi="Times New Roman" w:cs="Times New Roman"/>
            <w:sz w:val="20"/>
            <w:szCs w:val="20"/>
          </w:rPr>
          <w:delText>1</w:delText>
        </w:r>
        <w:r w:rsidRPr="000C0A7B" w:rsidDel="00C40D33">
          <w:rPr>
            <w:rFonts w:ascii="Times New Roman" w:hAnsi="Times New Roman" w:cs="Times New Roman"/>
            <w:sz w:val="20"/>
            <w:szCs w:val="20"/>
          </w:rPr>
          <w:delText>0</w:delText>
        </w:r>
        <w:r w:rsidR="006A7895" w:rsidRPr="000C0A7B" w:rsidDel="00C40D33">
          <w:rPr>
            <w:rFonts w:ascii="Times New Roman" w:hAnsi="Times New Roman" w:cs="Times New Roman"/>
            <w:sz w:val="20"/>
            <w:szCs w:val="20"/>
          </w:rPr>
          <w:delText>.</w:delText>
        </w:r>
        <w:r w:rsidR="003D5D1E" w:rsidRPr="000C0A7B" w:rsidDel="00C40D33">
          <w:rPr>
            <w:rFonts w:ascii="Times New Roman" w:hAnsi="Times New Roman" w:cs="Times New Roman"/>
            <w:sz w:val="20"/>
            <w:szCs w:val="20"/>
          </w:rPr>
          <w:delText>20</w:delText>
        </w:r>
        <w:r w:rsidRPr="000C0A7B" w:rsidDel="00C40D33">
          <w:rPr>
            <w:rFonts w:ascii="Times New Roman" w:hAnsi="Times New Roman" w:cs="Times New Roman"/>
            <w:sz w:val="20"/>
            <w:szCs w:val="20"/>
          </w:rPr>
          <w:delText>25</w:delText>
        </w:r>
      </w:del>
    </w:p>
    <w:p w14:paraId="2315E161" w14:textId="77777777" w:rsidR="00B34AF6" w:rsidRPr="000C0A7B" w:rsidRDefault="00B34AF6">
      <w:pPr>
        <w:spacing w:after="0" w:line="240" w:lineRule="auto"/>
        <w:jc w:val="right"/>
        <w:rPr>
          <w:rFonts w:ascii="Times New Roman" w:hAnsi="Times New Roman" w:cs="Times New Roman"/>
          <w:sz w:val="20"/>
          <w:szCs w:val="20"/>
        </w:rPr>
        <w:pPrChange w:id="26" w:author="Sarah Bergmann" w:date="2025-10-19T00:52:00Z" w16du:dateUtc="2025-10-18T22:52:00Z">
          <w:pPr>
            <w:spacing w:after="0"/>
            <w:jc w:val="right"/>
          </w:pPr>
        </w:pPrChange>
      </w:pPr>
      <w:commentRangeStart w:id="27"/>
    </w:p>
    <w:p w14:paraId="70A974D0" w14:textId="783073ED" w:rsidR="000A5AB8" w:rsidRPr="000C0A7B" w:rsidDel="00C65B9A" w:rsidRDefault="0099776A">
      <w:pPr>
        <w:spacing w:after="0" w:line="240" w:lineRule="auto"/>
        <w:rPr>
          <w:del w:id="28" w:author="Kwin Schlett" w:date="2025-10-23T15:24:00Z" w16du:dateUtc="2025-10-23T13:24:00Z"/>
          <w:rFonts w:ascii="Times New Roman" w:hAnsi="Times New Roman" w:cs="Times New Roman"/>
          <w:b/>
          <w:sz w:val="20"/>
          <w:szCs w:val="20"/>
        </w:rPr>
        <w:pPrChange w:id="29" w:author="Sarah Bergmann" w:date="2025-10-19T00:52:00Z" w16du:dateUtc="2025-10-18T22:52:00Z">
          <w:pPr>
            <w:spacing w:after="0"/>
          </w:pPr>
        </w:pPrChange>
      </w:pPr>
      <w:del w:id="30" w:author="Kwin Schlett" w:date="2025-10-23T18:05:00Z" w16du:dateUtc="2025-10-23T16:05:00Z">
        <w:r w:rsidRPr="000C0A7B" w:rsidDel="00C40D33">
          <w:rPr>
            <w:rFonts w:ascii="Times New Roman" w:hAnsi="Times New Roman" w:cs="Times New Roman"/>
            <w:b/>
            <w:sz w:val="20"/>
            <w:szCs w:val="20"/>
          </w:rPr>
          <w:delText>Bewerbung um ein Praktikum im</w:delText>
        </w:r>
      </w:del>
      <w:del w:id="31" w:author="Kwin Schlett" w:date="2025-10-23T15:24:00Z" w16du:dateUtc="2025-10-23T13:24:00Z">
        <w:r w:rsidRPr="000C0A7B" w:rsidDel="00C65B9A">
          <w:rPr>
            <w:rFonts w:ascii="Times New Roman" w:hAnsi="Times New Roman" w:cs="Times New Roman"/>
            <w:b/>
            <w:sz w:val="20"/>
            <w:szCs w:val="20"/>
          </w:rPr>
          <w:delText xml:space="preserve"> Bereich</w:delText>
        </w:r>
        <w:r w:rsidR="00C07BF5" w:rsidRPr="00C678BC" w:rsidDel="00C65B9A">
          <w:rPr>
            <w:rFonts w:ascii="Times New Roman" w:hAnsi="Times New Roman" w:cs="Times New Roman"/>
            <w:b/>
            <w:sz w:val="20"/>
            <w:szCs w:val="20"/>
          </w:rPr>
          <w:delText xml:space="preserve"> </w:delText>
        </w:r>
      </w:del>
      <w:del w:id="32" w:author="Kwin Schlett" w:date="2025-10-23T14:46:00Z" w16du:dateUtc="2025-10-23T12:46:00Z">
        <w:r w:rsidR="00C07BF5" w:rsidRPr="00C678BC" w:rsidDel="00235D9A">
          <w:rPr>
            <w:rFonts w:ascii="Times New Roman" w:hAnsi="Times New Roman" w:cs="Times New Roman"/>
            <w:b/>
            <w:sz w:val="20"/>
            <w:szCs w:val="20"/>
          </w:rPr>
          <w:delText>Consulting – Banking &amp; Capital Markets</w:delText>
        </w:r>
        <w:commentRangeEnd w:id="27"/>
        <w:r w:rsidR="00B34AF6" w:rsidDel="00235D9A">
          <w:rPr>
            <w:rStyle w:val="Kommentarzeichen"/>
          </w:rPr>
          <w:commentReference w:id="27"/>
        </w:r>
      </w:del>
    </w:p>
    <w:p w14:paraId="3A5BDDA8" w14:textId="75DC4B39" w:rsidR="004A615C" w:rsidRPr="000C0A7B" w:rsidDel="00C40D33" w:rsidRDefault="004A615C">
      <w:pPr>
        <w:spacing w:after="0" w:line="240" w:lineRule="auto"/>
        <w:rPr>
          <w:del w:id="33" w:author="Kwin Schlett" w:date="2025-10-23T18:05:00Z" w16du:dateUtc="2025-10-23T16:05:00Z"/>
          <w:rFonts w:ascii="Times New Roman" w:hAnsi="Times New Roman" w:cs="Times New Roman"/>
          <w:b/>
          <w:sz w:val="20"/>
          <w:szCs w:val="20"/>
        </w:rPr>
        <w:pPrChange w:id="34" w:author="Sarah Bergmann" w:date="2025-10-19T00:52:00Z" w16du:dateUtc="2025-10-18T22:52:00Z">
          <w:pPr>
            <w:spacing w:after="0"/>
          </w:pPr>
        </w:pPrChange>
      </w:pPr>
    </w:p>
    <w:p w14:paraId="61CDE0AD" w14:textId="677C6BC5" w:rsidR="00034B68" w:rsidRPr="000C0A7B" w:rsidDel="00C40D33" w:rsidRDefault="0099776A">
      <w:pPr>
        <w:spacing w:after="0" w:line="240" w:lineRule="auto"/>
        <w:jc w:val="both"/>
        <w:rPr>
          <w:del w:id="35" w:author="Kwin Schlett" w:date="2025-10-23T18:05:00Z" w16du:dateUtc="2025-10-23T16:05:00Z"/>
          <w:rFonts w:ascii="Times New Roman" w:hAnsi="Times New Roman" w:cs="Times New Roman"/>
          <w:sz w:val="20"/>
          <w:szCs w:val="20"/>
        </w:rPr>
        <w:pPrChange w:id="36" w:author="Sarah Bergmann" w:date="2025-10-19T00:52:00Z" w16du:dateUtc="2025-10-18T22:52:00Z">
          <w:pPr>
            <w:spacing w:after="0"/>
            <w:jc w:val="both"/>
          </w:pPr>
        </w:pPrChange>
      </w:pPr>
      <w:del w:id="37" w:author="Kwin Schlett" w:date="2025-10-23T18:05:00Z" w16du:dateUtc="2025-10-23T16:05:00Z">
        <w:r w:rsidRPr="000C0A7B" w:rsidDel="00C40D33">
          <w:rPr>
            <w:rFonts w:ascii="Times New Roman" w:hAnsi="Times New Roman" w:cs="Times New Roman"/>
            <w:sz w:val="20"/>
            <w:szCs w:val="20"/>
          </w:rPr>
          <w:delText>Sehr geehrte Damen und Herren</w:delText>
        </w:r>
        <w:r w:rsidR="00E65B09" w:rsidRPr="000C0A7B" w:rsidDel="00C40D33">
          <w:rPr>
            <w:rFonts w:ascii="Times New Roman" w:hAnsi="Times New Roman" w:cs="Times New Roman"/>
            <w:sz w:val="20"/>
            <w:szCs w:val="20"/>
          </w:rPr>
          <w:delText xml:space="preserve">, </w:delText>
        </w:r>
      </w:del>
    </w:p>
    <w:p w14:paraId="433CF1AE" w14:textId="2B3F5616" w:rsidR="00E65B09" w:rsidRPr="000C0A7B" w:rsidDel="00C40D33" w:rsidRDefault="00E65B09">
      <w:pPr>
        <w:spacing w:after="0" w:line="240" w:lineRule="auto"/>
        <w:jc w:val="both"/>
        <w:rPr>
          <w:del w:id="38" w:author="Kwin Schlett" w:date="2025-10-23T18:05:00Z" w16du:dateUtc="2025-10-23T16:05:00Z"/>
          <w:rFonts w:ascii="Times New Roman" w:hAnsi="Times New Roman" w:cs="Times New Roman"/>
          <w:sz w:val="20"/>
          <w:szCs w:val="20"/>
        </w:rPr>
        <w:pPrChange w:id="39" w:author="Sarah Bergmann" w:date="2025-10-19T00:52:00Z" w16du:dateUtc="2025-10-18T22:52:00Z">
          <w:pPr>
            <w:spacing w:after="0"/>
            <w:jc w:val="both"/>
          </w:pPr>
        </w:pPrChange>
      </w:pPr>
    </w:p>
    <w:p w14:paraId="73748D4E" w14:textId="5B7EA6C8" w:rsidR="000D7ADD" w:rsidRPr="00C678BC" w:rsidDel="00C40D33" w:rsidRDefault="000D7ADD">
      <w:pPr>
        <w:spacing w:after="0" w:line="240" w:lineRule="auto"/>
        <w:jc w:val="both"/>
        <w:rPr>
          <w:del w:id="40" w:author="Kwin Schlett" w:date="2025-10-23T18:05:00Z" w16du:dateUtc="2025-10-23T16:05:00Z"/>
          <w:rFonts w:ascii="Times New Roman" w:hAnsi="Times New Roman" w:cs="Times New Roman"/>
          <w:sz w:val="20"/>
          <w:szCs w:val="20"/>
        </w:rPr>
        <w:pPrChange w:id="41" w:author="Sarah Bergmann" w:date="2025-10-19T00:52:00Z" w16du:dateUtc="2025-10-18T22:52:00Z">
          <w:pPr>
            <w:spacing w:after="0"/>
            <w:jc w:val="both"/>
          </w:pPr>
        </w:pPrChange>
      </w:pPr>
      <w:del w:id="42" w:author="Kwin Schlett" w:date="2025-10-23T18:05:00Z" w16du:dateUtc="2025-10-23T16:05:00Z">
        <w:r w:rsidRPr="00C678BC" w:rsidDel="00C40D33">
          <w:rPr>
            <w:rFonts w:ascii="Times New Roman" w:hAnsi="Times New Roman" w:cs="Times New Roman"/>
            <w:sz w:val="20"/>
            <w:szCs w:val="20"/>
          </w:rPr>
          <w:delText xml:space="preserve">durch mein interdisziplinäres Studium des Wirtschaftsingenieurwesens an der Technischen Universität Darmstadt habe ich früh erkannt, dass mir die Unternehmensberatung die idealen Voraussetzungen bietet, analytische Schärfe und technisches Verständnis mit persönlichem Wachstum zu vereinen und </w:delText>
        </w:r>
        <w:r w:rsidR="00C678BC" w:rsidDel="00C40D33">
          <w:rPr>
            <w:rFonts w:ascii="Times New Roman" w:hAnsi="Times New Roman" w:cs="Times New Roman"/>
            <w:sz w:val="20"/>
            <w:szCs w:val="20"/>
          </w:rPr>
          <w:delText xml:space="preserve">dadurch </w:delText>
        </w:r>
        <w:r w:rsidRPr="00C678BC" w:rsidDel="00C40D33">
          <w:rPr>
            <w:rFonts w:ascii="Times New Roman" w:hAnsi="Times New Roman" w:cs="Times New Roman"/>
            <w:sz w:val="20"/>
            <w:szCs w:val="20"/>
          </w:rPr>
          <w:delText xml:space="preserve">einen nachhaltigen Mehrwert zu schaffen. Besonders reizt mich die Möglichkeit, komplexe Herausforderungen entlang der Wertschöpfungskette strukturiert zu analysieren, tragfähige Konzepte zu entwickeln und diese im direkten Austausch mit Kunden umzusetzen. In persönlichen Gesprächen mit Consultants innerhalb meines Netzwerks habe ich zudem einen starken Personal-Fit festgestellt: Das dynamische, anspruchsvolle Arbeitsumfeld, das Anpassungsfähigkeit, unternehmerisches Denken und Verantwortungsbereitschaft erfordert, entspricht genau meinem Naturell. Daher möchte ich anknüpfend an den Abschluss meiner Masterthesis im April 2026 </w:delText>
        </w:r>
        <w:r w:rsidR="000B3439" w:rsidDel="00C40D33">
          <w:rPr>
            <w:rFonts w:ascii="Times New Roman" w:hAnsi="Times New Roman" w:cs="Times New Roman"/>
            <w:sz w:val="20"/>
            <w:szCs w:val="20"/>
          </w:rPr>
          <w:delText xml:space="preserve">bei Ihnen </w:delText>
        </w:r>
        <w:r w:rsidRPr="00C678BC" w:rsidDel="00C40D33">
          <w:rPr>
            <w:rFonts w:ascii="Times New Roman" w:hAnsi="Times New Roman" w:cs="Times New Roman"/>
            <w:sz w:val="20"/>
            <w:szCs w:val="20"/>
          </w:rPr>
          <w:delText>ein zwölfwöchiges Praktikum im Bereich Consulting absolvieren.</w:delText>
        </w:r>
      </w:del>
    </w:p>
    <w:p w14:paraId="545B5699" w14:textId="24D120DF" w:rsidR="00E65B09" w:rsidRPr="000C0A7B" w:rsidDel="00C40D33" w:rsidRDefault="00E65B09">
      <w:pPr>
        <w:spacing w:after="0" w:line="240" w:lineRule="auto"/>
        <w:jc w:val="both"/>
        <w:rPr>
          <w:del w:id="43" w:author="Kwin Schlett" w:date="2025-10-23T18:05:00Z" w16du:dateUtc="2025-10-23T16:05:00Z"/>
          <w:rFonts w:ascii="Times New Roman" w:hAnsi="Times New Roman" w:cs="Times New Roman"/>
          <w:sz w:val="20"/>
          <w:szCs w:val="20"/>
        </w:rPr>
        <w:pPrChange w:id="44" w:author="Sarah Bergmann" w:date="2025-10-19T00:52:00Z" w16du:dateUtc="2025-10-18T22:52:00Z">
          <w:pPr>
            <w:spacing w:after="0"/>
            <w:jc w:val="both"/>
          </w:pPr>
        </w:pPrChange>
      </w:pPr>
    </w:p>
    <w:p w14:paraId="28100A12" w14:textId="46259D1C" w:rsidR="000D7ADD" w:rsidRPr="00C678BC" w:rsidDel="00C40D33" w:rsidRDefault="000D7ADD">
      <w:pPr>
        <w:spacing w:after="0" w:line="240" w:lineRule="auto"/>
        <w:jc w:val="both"/>
        <w:rPr>
          <w:del w:id="45" w:author="Kwin Schlett" w:date="2025-10-23T18:05:00Z" w16du:dateUtc="2025-10-23T16:05:00Z"/>
          <w:rFonts w:ascii="Times New Roman" w:hAnsi="Times New Roman" w:cs="Times New Roman"/>
          <w:sz w:val="20"/>
          <w:szCs w:val="20"/>
        </w:rPr>
        <w:pPrChange w:id="46" w:author="Sarah Bergmann" w:date="2025-10-19T00:52:00Z" w16du:dateUtc="2025-10-18T22:52:00Z">
          <w:pPr>
            <w:spacing w:after="0"/>
            <w:jc w:val="both"/>
          </w:pPr>
        </w:pPrChange>
      </w:pPr>
      <w:del w:id="47" w:author="Kwin Schlett" w:date="2025-10-23T18:05:00Z" w16du:dateUtc="2025-10-23T16:05:00Z">
        <w:r w:rsidRPr="00C678BC" w:rsidDel="00C40D33">
          <w:rPr>
            <w:rFonts w:ascii="Times New Roman" w:hAnsi="Times New Roman" w:cs="Times New Roman"/>
            <w:sz w:val="20"/>
            <w:szCs w:val="20"/>
          </w:rPr>
          <w:delText>Während meines Studiums fokussierte ich mich bewusst auf eigene unternehmerische Projekte. Als Mitglied des Gründungsteams eines Start-ups verantwortete ich Business Development und Strategie, begleitete den Aufbau zentraler Strukturen und prägte die Vertriebs- und Wachstumsstrategie maßgeblich mit. Diese Erfahrung hat meinen unternehmerischen Blick geschärft und mich gelehrt, Risiken präventiv zu begegnen und Prioritäten klar zu setzen. Parallel war ich an der Technischen Universität Darmstadt im HR-Bereich tätig und unterstützte das Recruiting sowie das Personalmanagement, wodurch ich mein Verständnis für zwischenmenschliche Dynamiken und strukturierte Arbeitsprozesse vertiefen konnte. Mein Auslandssemester stärkte zudem meine Fähigkeit, Herausforderungen lösungsorientiert zu begegnen und mich schnell auf neue Umfelder einzustellen. Regelmäßiger Sport dient mir als Ausgleich und Ausdruck von Disziplin und Willensstärke – zuletzt bewiesen durch die erfolgreiche Teilnahme an einem Halbmarathon. Innerhalb meines privaten Umfelds wird mein Rat in herausfordernden Situationen ebenfalls besonders geschätzt, was meine Entscheidung, eine beratungsorientierte Laufbahn einzuschlagen, zusätzlich bestärkt. Besonders relevant für das Praktikum bei Ihnen dürfte zudem das Thema meiner Masterarbeit sein, in der ich mich mit der Implementierung von KI-Systemen in Investmentprozessen im Private-Equity-Sektor befasse. Durch zahlreiche Gespräche mit Branchenexperten hat sich in den vergangenen Monaten mein Entschluss gefestigt, meine berufliche Laufbahn im professionellen Umfeld der Unternehmensberatung fortzusetzen und mich durch das Praktikum gezielt für den Berufseinstieg zu positionieren.</w:delText>
        </w:r>
      </w:del>
    </w:p>
    <w:p w14:paraId="3C171364" w14:textId="77777777" w:rsidR="00B95BBB" w:rsidRPr="000C0A7B" w:rsidRDefault="00B95BBB">
      <w:pPr>
        <w:spacing w:after="0" w:line="240" w:lineRule="auto"/>
        <w:jc w:val="both"/>
        <w:rPr>
          <w:rFonts w:ascii="Times New Roman" w:hAnsi="Times New Roman" w:cs="Times New Roman"/>
          <w:sz w:val="20"/>
          <w:szCs w:val="20"/>
        </w:rPr>
        <w:pPrChange w:id="48" w:author="Sarah Bergmann" w:date="2025-10-19T00:52:00Z" w16du:dateUtc="2025-10-18T22:52:00Z">
          <w:pPr>
            <w:spacing w:after="0"/>
            <w:jc w:val="both"/>
          </w:pPr>
        </w:pPrChange>
      </w:pPr>
    </w:p>
    <w:p w14:paraId="6F1140CD" w14:textId="7938D858" w:rsidR="00C65B9A" w:rsidRPr="00C65B9A" w:rsidRDefault="00C65B9A" w:rsidP="00C65B9A">
      <w:pPr>
        <w:spacing w:after="0" w:line="240" w:lineRule="auto"/>
        <w:jc w:val="both"/>
        <w:rPr>
          <w:ins w:id="49" w:author="Kwin Schlett" w:date="2025-10-23T15:19:00Z"/>
          <w:rFonts w:ascii="Times New Roman" w:hAnsi="Times New Roman" w:cs="Times New Roman"/>
          <w:sz w:val="20"/>
          <w:szCs w:val="20"/>
        </w:rPr>
      </w:pPr>
      <w:ins w:id="50" w:author="Kwin Schlett" w:date="2025-10-23T15:16:00Z">
        <w:r w:rsidRPr="00C65B9A">
          <w:rPr>
            <w:rFonts w:ascii="Times New Roman" w:hAnsi="Times New Roman" w:cs="Times New Roman"/>
            <w:sz w:val="20"/>
            <w:szCs w:val="20"/>
          </w:rPr>
          <w:t>Vindelici Advisors scheint mir für dieses Praktikum ideal zu sein, da selbst bei externer Betrachtung klar wird: Wert wird hier aus dem Kern heraus geschaffen und durch die Überzeugung, mit Präzision und Hands-on-Mentalität den Unterschied zu machen, transformiert. Ich selbst habe als interdisziplinärer Allrounder immer wieder erlebt, dass neben den technischen Fähigkeiten insbesondere die Haltung im Handeln den Erfolg ausmacht. Daher finde ich es bemerkenswert, dass neben der breiten Ausrichtung auf Fokusbranchen Ihr Fokus auf zentrale Werte wie Verantwortung, Verbundenheit und Freiheit so immanent ist – Werte, die auch mein eigenes Handeln prägen. Ich bin überzeugt davon, dass das größte Potenzial dort entsteht, wo Menschen in ihrem Element sein dürfen. So entsteht Entfaltung – eben wie die Transformation von der Raupe zum Schmetterling.</w:t>
        </w:r>
      </w:ins>
      <w:ins w:id="51" w:author="Kwin Schlett" w:date="2025-10-23T15:19:00Z" w16du:dateUtc="2025-10-23T13:19:00Z">
        <w:r>
          <w:rPr>
            <w:rFonts w:ascii="Times New Roman" w:hAnsi="Times New Roman" w:cs="Times New Roman"/>
            <w:sz w:val="20"/>
            <w:szCs w:val="20"/>
          </w:rPr>
          <w:t xml:space="preserve"> </w:t>
        </w:r>
      </w:ins>
      <w:ins w:id="52" w:author="Kwin Schlett" w:date="2025-10-23T15:19:00Z">
        <w:r w:rsidRPr="00C65B9A">
          <w:rPr>
            <w:rFonts w:ascii="Times New Roman" w:hAnsi="Times New Roman" w:cs="Times New Roman"/>
            <w:sz w:val="20"/>
            <w:szCs w:val="20"/>
          </w:rPr>
          <w:t xml:space="preserve">Genau diese Kultur des gemeinsamen Wachsens und präzisen Handelns reizt mich daran, mein Praktikum bei </w:t>
        </w:r>
      </w:ins>
      <w:ins w:id="53" w:author="Kwin Schlett" w:date="2025-10-23T15:19:00Z" w16du:dateUtc="2025-10-23T13:19:00Z">
        <w:r>
          <w:rPr>
            <w:rFonts w:ascii="Times New Roman" w:hAnsi="Times New Roman" w:cs="Times New Roman"/>
            <w:sz w:val="20"/>
            <w:szCs w:val="20"/>
          </w:rPr>
          <w:t xml:space="preserve">Ihnen </w:t>
        </w:r>
      </w:ins>
      <w:ins w:id="54" w:author="Kwin Schlett" w:date="2025-10-23T15:19:00Z">
        <w:r w:rsidRPr="00C65B9A">
          <w:rPr>
            <w:rFonts w:ascii="Times New Roman" w:hAnsi="Times New Roman" w:cs="Times New Roman"/>
            <w:sz w:val="20"/>
            <w:szCs w:val="20"/>
          </w:rPr>
          <w:t>zu absolvieren und im Team aktiv zur Entfaltung von Ideen und Wirkung beizutragen.</w:t>
        </w:r>
      </w:ins>
    </w:p>
    <w:p w14:paraId="0CC3F40E" w14:textId="2C2170FB" w:rsidR="00C755E4" w:rsidDel="00ED4C93" w:rsidRDefault="00C755E4">
      <w:pPr>
        <w:spacing w:after="0" w:line="240" w:lineRule="auto"/>
        <w:jc w:val="both"/>
        <w:rPr>
          <w:del w:id="55" w:author="Kwin Schlett" w:date="2025-10-23T14:37:00Z" w16du:dateUtc="2025-10-23T12:37:00Z"/>
          <w:rFonts w:ascii="Times New Roman" w:hAnsi="Times New Roman" w:cs="Times New Roman"/>
          <w:sz w:val="20"/>
          <w:szCs w:val="20"/>
        </w:rPr>
      </w:pPr>
      <w:del w:id="56" w:author="Kwin Schlett" w:date="2025-10-23T14:12:00Z" w16du:dateUtc="2025-10-23T12:12:00Z">
        <w:r w:rsidRPr="00C755E4" w:rsidDel="0073590F">
          <w:rPr>
            <w:rFonts w:ascii="Times New Roman" w:hAnsi="Times New Roman" w:cs="Times New Roman"/>
            <w:sz w:val="20"/>
            <w:szCs w:val="20"/>
          </w:rPr>
          <w:delText>Deloitte</w:delText>
        </w:r>
      </w:del>
      <w:del w:id="57" w:author="Kwin Schlett" w:date="2025-10-23T14:44:00Z" w16du:dateUtc="2025-10-23T12:44:00Z">
        <w:r w:rsidRPr="00C755E4" w:rsidDel="00ED4C93">
          <w:rPr>
            <w:rFonts w:ascii="Times New Roman" w:hAnsi="Times New Roman" w:cs="Times New Roman"/>
            <w:sz w:val="20"/>
            <w:szCs w:val="20"/>
          </w:rPr>
          <w:delText xml:space="preserve"> scheint mir für dieses Praktikum ideal zu sein</w:delText>
        </w:r>
      </w:del>
      <w:del w:id="58" w:author="Kwin Schlett" w:date="2025-10-23T14:13:00Z" w16du:dateUtc="2025-10-23T12:13:00Z">
        <w:r w:rsidRPr="00C755E4" w:rsidDel="0073590F">
          <w:rPr>
            <w:rFonts w:ascii="Times New Roman" w:hAnsi="Times New Roman" w:cs="Times New Roman"/>
            <w:sz w:val="20"/>
            <w:szCs w:val="20"/>
          </w:rPr>
          <w:delText xml:space="preserve">. Neben seinem Status als eines der weltweit führenden Beratungsunternehmen steht Deloitte für Exzellenz, Innovationskraft und strategische Weitsicht und hebt sich von anderen Beratungen durch die Leitlinie ab, in vertrauensvoller Zusammenarbeit nachhaltig Mehrwert zu schaffen. Diesen Spirit konnte ich bereits bei meinem ersten Kontakt zu Deloitte im Rahmen meines Bachelorseminars – einer Kooperation zwischen der TU Darmstadt und Deloitte – am Standort Frankfurt </w:delText>
        </w:r>
      </w:del>
      <w:ins w:id="59" w:author="Catharina Freier" w:date="2025-10-18T10:44:00Z" w16du:dateUtc="2025-10-18T08:44:00Z">
        <w:del w:id="60" w:author="Kwin Schlett" w:date="2025-10-23T14:13:00Z" w16du:dateUtc="2025-10-23T12:13:00Z">
          <w:r w:rsidR="000C0A7B" w:rsidDel="0073590F">
            <w:rPr>
              <w:rFonts w:ascii="Times New Roman" w:hAnsi="Times New Roman" w:cs="Times New Roman"/>
              <w:sz w:val="20"/>
              <w:szCs w:val="20"/>
            </w:rPr>
            <w:delText xml:space="preserve">am Main </w:delText>
          </w:r>
        </w:del>
      </w:ins>
      <w:del w:id="61" w:author="Kwin Schlett" w:date="2025-10-23T14:13:00Z" w16du:dateUtc="2025-10-23T12:13:00Z">
        <w:r w:rsidRPr="00C755E4" w:rsidDel="0073590F">
          <w:rPr>
            <w:rFonts w:ascii="Times New Roman" w:hAnsi="Times New Roman" w:cs="Times New Roman"/>
            <w:sz w:val="20"/>
            <w:szCs w:val="20"/>
          </w:rPr>
          <w:delText>unmittelbar erleben. Der Eindruck, den ich damals gewonnen habe, hat mich nachhaltig geprägt und seither den Wunsch gefestigt, mit Deloitte zusammenzuarbeiten. Besonders der kürzlich erschienene Webcast „AI in Banking“ verdeutlichte für mich, wie Deloitte die Verbindung von strategischer KI-Implementierung und datengetriebener Entscheidungsfindung in der Finanzbranche praxisnah vorantreibt. Die dort behandelten Ansätze stehen in engem inhaltlichem Bezug zu meiner Masterthesis, weshalb ich mich sehr gerne in diesem Bereich einbringen und aktiv an der Weiterentwicklung von Projekten an der Schnittstelle von Technologie und Strategie mitwirken möchte.</w:delText>
        </w:r>
      </w:del>
    </w:p>
    <w:p w14:paraId="439A698E" w14:textId="77777777" w:rsidR="00B95BBB" w:rsidRPr="000C0A7B" w:rsidRDefault="00B95BBB">
      <w:pPr>
        <w:spacing w:after="0" w:line="240" w:lineRule="auto"/>
        <w:jc w:val="both"/>
        <w:rPr>
          <w:rFonts w:ascii="Times New Roman" w:hAnsi="Times New Roman" w:cs="Times New Roman"/>
          <w:sz w:val="20"/>
          <w:szCs w:val="20"/>
        </w:rPr>
        <w:pPrChange w:id="62" w:author="Sarah Bergmann" w:date="2025-10-19T00:52:00Z" w16du:dateUtc="2025-10-18T22:52:00Z">
          <w:pPr>
            <w:spacing w:after="0"/>
            <w:jc w:val="both"/>
          </w:pPr>
        </w:pPrChange>
      </w:pPr>
    </w:p>
    <w:p w14:paraId="227668AE" w14:textId="603F705F" w:rsidR="00DF6A43" w:rsidDel="00C40D33" w:rsidRDefault="00DF6A43">
      <w:pPr>
        <w:spacing w:after="0" w:line="240" w:lineRule="auto"/>
        <w:jc w:val="both"/>
        <w:rPr>
          <w:del w:id="63" w:author="Kwin Schlett" w:date="2025-10-23T18:06:00Z" w16du:dateUtc="2025-10-23T16:06:00Z"/>
          <w:rFonts w:ascii="Times New Roman" w:hAnsi="Times New Roman" w:cs="Times New Roman"/>
          <w:sz w:val="20"/>
          <w:szCs w:val="20"/>
        </w:rPr>
      </w:pPr>
      <w:del w:id="64" w:author="Kwin Schlett" w:date="2025-10-23T18:06:00Z" w16du:dateUtc="2025-10-23T16:06:00Z">
        <w:r w:rsidRPr="00C678BC" w:rsidDel="00C40D33">
          <w:rPr>
            <w:rFonts w:ascii="Times New Roman" w:hAnsi="Times New Roman" w:cs="Times New Roman"/>
            <w:sz w:val="20"/>
            <w:szCs w:val="20"/>
          </w:rPr>
          <w:delText xml:space="preserve">Von dem Praktikum erhoffe ich mir eine steile Lernkurve sowie die Möglichkeit, früh Verantwortung zu übernehmen und meine analytisch-strategischen Fähigkeiten gewinnbringend einzubringen. Ich bin </w:delText>
        </w:r>
      </w:del>
      <w:ins w:id="65" w:author="Sarah Bergmann" w:date="2025-10-19T00:51:00Z" w16du:dateUtc="2025-10-18T22:51:00Z">
        <w:del w:id="66" w:author="Kwin Schlett" w:date="2025-10-23T18:06:00Z" w16du:dateUtc="2025-10-23T16:06:00Z">
          <w:r w:rsidR="00B34AF6" w:rsidDel="00C40D33">
            <w:rPr>
              <w:rFonts w:ascii="Times New Roman" w:hAnsi="Times New Roman" w:cs="Times New Roman"/>
              <w:sz w:val="20"/>
              <w:szCs w:val="20"/>
            </w:rPr>
            <w:delText xml:space="preserve">davon </w:delText>
          </w:r>
        </w:del>
      </w:ins>
      <w:del w:id="67" w:author="Kwin Schlett" w:date="2025-10-23T18:06:00Z" w16du:dateUtc="2025-10-23T16:06:00Z">
        <w:r w:rsidRPr="00C678BC" w:rsidDel="00C40D33">
          <w:rPr>
            <w:rFonts w:ascii="Times New Roman" w:hAnsi="Times New Roman" w:cs="Times New Roman"/>
            <w:sz w:val="20"/>
            <w:szCs w:val="20"/>
          </w:rPr>
          <w:delText xml:space="preserve">überzeugt, dass ich durch meine technischen und interpersonellen Kompetenzen, meine hohe Lernbereitschaft sowie mein ausgeprägtes Durchhaltevermögen eine wertvolle Bereicherung </w:delText>
        </w:r>
      </w:del>
      <w:del w:id="68" w:author="Kwin Schlett" w:date="2025-10-23T14:45:00Z" w16du:dateUtc="2025-10-23T12:45:00Z">
        <w:r w:rsidRPr="00C678BC" w:rsidDel="00ED4C93">
          <w:rPr>
            <w:rFonts w:ascii="Times New Roman" w:hAnsi="Times New Roman" w:cs="Times New Roman"/>
            <w:sz w:val="20"/>
            <w:szCs w:val="20"/>
          </w:rPr>
          <w:delText xml:space="preserve">für Deloitte </w:delText>
        </w:r>
      </w:del>
      <w:del w:id="69" w:author="Kwin Schlett" w:date="2025-10-23T18:06:00Z" w16du:dateUtc="2025-10-23T16:06:00Z">
        <w:r w:rsidRPr="00C678BC" w:rsidDel="00C40D33">
          <w:rPr>
            <w:rFonts w:ascii="Times New Roman" w:hAnsi="Times New Roman" w:cs="Times New Roman"/>
            <w:sz w:val="20"/>
            <w:szCs w:val="20"/>
          </w:rPr>
          <w:delText>darstellen werde und würde mich sehr darüber freuen, Sie auch in einem persönlichen Gespräch von mir überzeugen zu dürfen.</w:delText>
        </w:r>
      </w:del>
    </w:p>
    <w:p w14:paraId="0F4274F5" w14:textId="77777777" w:rsidR="00C40D33" w:rsidRPr="00235D9A" w:rsidRDefault="00C40D33" w:rsidP="00C40D33">
      <w:pPr>
        <w:spacing w:after="0" w:line="240" w:lineRule="auto"/>
        <w:jc w:val="both"/>
        <w:rPr>
          <w:ins w:id="70" w:author="Kwin Schlett" w:date="2025-10-23T18:08:00Z" w16du:dateUtc="2025-10-23T16:08:00Z"/>
          <w:rFonts w:ascii="Times New Roman" w:hAnsi="Times New Roman" w:cs="Times New Roman"/>
          <w:sz w:val="20"/>
          <w:szCs w:val="20"/>
        </w:rPr>
      </w:pPr>
      <w:ins w:id="71" w:author="Kwin Schlett" w:date="2025-10-23T18:08:00Z" w16du:dateUtc="2025-10-23T16:08:00Z">
        <w:r w:rsidRPr="00235D9A">
          <w:rPr>
            <w:rFonts w:ascii="Times New Roman" w:hAnsi="Times New Roman" w:cs="Times New Roman"/>
            <w:sz w:val="20"/>
            <w:szCs w:val="20"/>
          </w:rPr>
          <w:t xml:space="preserve">TME Associates scheint mir für dieses Praktikum ideal zu sein, da Sie im Rahmen Ihrer internationalen Ausrichtung nicht nur das Streben nach Exzellenz in Ihrer Arbeit vereinen, sondern zudem den Kunden stets in den Mittelpunkt stellen. Während meiner Tätigkeit in der Gründungsphase eines Start-ups konnte ich hautnah miterleben, wie eng der Unternehmenserfolg mit der Wertstiftung für den Kunden verknüpft ist – integres Verhalten zahlt sich immer aus. Besonders bemerkenswert finde ich, dass Sie Diversität in multinationalen Teams mit Vielfalt innerhalb der CREM-Projekte über verschiedenste Industrien hinweg verbinden und dabei höchste interne Ansprüche an Ihre Beratung stellen. Nur so kann nachhaltig Großes entstehen. Darüber hinaus sehe ich die derzeitigen externen Umbrüche auf den Weltmärkten als spannenden Wachstumsfaktor, da gerade in Zeiten des Wandels und der Dynamik im Markt die größten Chancen entstehen – ein von Veränderung geprägtes Umfeld, das mich inspiriert und </w:t>
        </w:r>
        <w:r>
          <w:rPr>
            <w:rFonts w:ascii="Times New Roman" w:hAnsi="Times New Roman" w:cs="Times New Roman"/>
            <w:sz w:val="20"/>
            <w:szCs w:val="20"/>
          </w:rPr>
          <w:t xml:space="preserve">mich in </w:t>
        </w:r>
        <w:r w:rsidRPr="00235D9A">
          <w:rPr>
            <w:rFonts w:ascii="Times New Roman" w:hAnsi="Times New Roman" w:cs="Times New Roman"/>
            <w:sz w:val="20"/>
            <w:szCs w:val="20"/>
          </w:rPr>
          <w:t xml:space="preserve">meinen Wunsch </w:t>
        </w:r>
        <w:r>
          <w:rPr>
            <w:rFonts w:ascii="Times New Roman" w:hAnsi="Times New Roman" w:cs="Times New Roman"/>
            <w:sz w:val="20"/>
            <w:szCs w:val="20"/>
          </w:rPr>
          <w:t xml:space="preserve">besonders </w:t>
        </w:r>
        <w:r w:rsidRPr="00235D9A">
          <w:rPr>
            <w:rFonts w:ascii="Times New Roman" w:hAnsi="Times New Roman" w:cs="Times New Roman"/>
            <w:sz w:val="20"/>
            <w:szCs w:val="20"/>
          </w:rPr>
          <w:t>bestärkt, mein Praktikum bei Ihnen zu absolvieren.</w:t>
        </w:r>
      </w:ins>
    </w:p>
    <w:p w14:paraId="146E9D03" w14:textId="77777777" w:rsidR="00C40D33" w:rsidRDefault="00C40D33">
      <w:pPr>
        <w:spacing w:after="0" w:line="240" w:lineRule="auto"/>
        <w:jc w:val="both"/>
        <w:rPr>
          <w:ins w:id="72" w:author="Kwin Schlett" w:date="2025-10-23T18:08:00Z" w16du:dateUtc="2025-10-23T16:08:00Z"/>
          <w:rFonts w:ascii="Times New Roman" w:hAnsi="Times New Roman" w:cs="Times New Roman"/>
          <w:sz w:val="20"/>
          <w:szCs w:val="20"/>
        </w:rPr>
      </w:pPr>
    </w:p>
    <w:p w14:paraId="2FBC2439" w14:textId="77777777" w:rsidR="00C40D33" w:rsidRPr="00C31376" w:rsidRDefault="00C40D33" w:rsidP="00C40D33">
      <w:pPr>
        <w:spacing w:after="0" w:line="240" w:lineRule="auto"/>
        <w:jc w:val="both"/>
        <w:rPr>
          <w:ins w:id="73" w:author="Kwin Schlett" w:date="2025-10-23T18:08:00Z" w16du:dateUtc="2025-10-23T16:08:00Z"/>
          <w:rFonts w:ascii="Times New Roman" w:hAnsi="Times New Roman" w:cs="Times New Roman"/>
          <w:sz w:val="20"/>
          <w:szCs w:val="20"/>
        </w:rPr>
      </w:pPr>
      <w:ins w:id="74" w:author="Kwin Schlett" w:date="2025-10-23T18:08:00Z" w16du:dateUtc="2025-10-23T16:08:00Z">
        <w:r w:rsidRPr="00C31376">
          <w:rPr>
            <w:rFonts w:ascii="Times New Roman" w:hAnsi="Times New Roman" w:cs="Times New Roman"/>
            <w:sz w:val="20"/>
            <w:szCs w:val="20"/>
          </w:rPr>
          <w:t>CODEX Partners scheint mir für dieses Praktikum ideal zu sein, da Sie mit Ihrer gezielten Ausrichtung auf Unternehmer und Investoren genau an der Spitze und zugleich an der Wurzel der strategischen Wertschöpfung ansetzen. Im Rahmen meiner Masterarbeit konnte ich durch Experteninterviews bereits wertvolle Erfahrungen im Austausch mit Partnern im Private-Equity-Umfeld sammeln und fühlte mich in diesem Umfeld besonders wohl. Umso mehr reizt es mich, die Mission von CODEX Partners, wirtschaftliche Erfolge für eben diese Klienten zu erzielen, über die beeindruckende Historie von mehreren Hundert erfolgreich abgeschlossenen Beratungsprojekten hinaus aktiv mitzugestalten. Besonders hervorzuheben ist für mich, wie sich bei Ihnen Exzellenz im Streben nach Mehr im Dreiklang aus Beratung, Entwicklung und Umsetzung durch ein solides, ganzheitliches Beratungskonzept in Kombination mit einem weitreichenden Netzwerk aus Industrie- und Technologieexperten manifestiert. Dieses Fundament bildet für mich den Kern erfolgreicher, praxisnaher Strategieberatung und treibt mich besonders an, Teil Ihres Teams zu werden.</w:t>
        </w:r>
      </w:ins>
    </w:p>
    <w:p w14:paraId="36726A22" w14:textId="77777777" w:rsidR="00C40D33" w:rsidRDefault="00C40D33">
      <w:pPr>
        <w:spacing w:after="0" w:line="240" w:lineRule="auto"/>
        <w:jc w:val="both"/>
        <w:rPr>
          <w:ins w:id="75" w:author="Kwin Schlett" w:date="2025-10-23T18:09:00Z" w16du:dateUtc="2025-10-23T16:09:00Z"/>
          <w:rFonts w:ascii="Times New Roman" w:hAnsi="Times New Roman" w:cs="Times New Roman"/>
          <w:sz w:val="20"/>
          <w:szCs w:val="20"/>
        </w:rPr>
      </w:pPr>
    </w:p>
    <w:p w14:paraId="4053F7BC" w14:textId="77777777" w:rsidR="00C40D33" w:rsidRPr="004F3E13" w:rsidRDefault="00C40D33" w:rsidP="00C40D33">
      <w:pPr>
        <w:spacing w:after="0" w:line="240" w:lineRule="auto"/>
        <w:jc w:val="both"/>
        <w:rPr>
          <w:ins w:id="76" w:author="Kwin Schlett" w:date="2025-10-23T18:09:00Z" w16du:dateUtc="2025-10-23T16:09:00Z"/>
          <w:rFonts w:ascii="Times New Roman" w:hAnsi="Times New Roman" w:cs="Times New Roman"/>
          <w:sz w:val="20"/>
          <w:szCs w:val="20"/>
        </w:rPr>
      </w:pPr>
      <w:ins w:id="77" w:author="Kwin Schlett" w:date="2025-10-23T18:09:00Z" w16du:dateUtc="2025-10-23T16:09:00Z">
        <w:r w:rsidRPr="004F3E13">
          <w:rPr>
            <w:rFonts w:ascii="Times New Roman" w:hAnsi="Times New Roman" w:cs="Times New Roman"/>
            <w:sz w:val="20"/>
            <w:szCs w:val="20"/>
          </w:rPr>
          <w:t>4C GROUP scheint mir für dieses Praktikum ideal zu sein, da Sie aktive Top-down-Begleitungen mit einer modernen Unternehmenskultur kombinieren – der Arbeit in kleinen, agilen Teams und flachen Hierarchien –, die alle darin vereint, gemeinsam Großes zu erreichen. Während meiner Tätigkeit in der Gründungsphase eines Start-ups konnte ich selbst miterleben, wie eng der Unternehmenserfolg mit der Wertstiftung für den Kunden verknüpft ist – integres Verhalten zahlt sich immer aus. Daher finde ich es bemerkenswert, dass neben Performance-Treibern wie Exzellenz und Zielstrebigkeit Ihr Fokus darauf liegt, als Vorbild voranzugehen und Mut, Haltung sowie Respekt in der Leitlinie „Driving Transformation“ zu vereinen. Außerdem erachte ich es als beachtlich, wie konsequent Sie den Willen zu nachhaltigem und wertebasiertem Handeln in Ihre Corporate Identity integrieren – ein Ansatz, der mich besonders inspiriert und in meinem Wunsch bestärkt, Teil Ihres Teams zu werden.</w:t>
        </w:r>
      </w:ins>
    </w:p>
    <w:p w14:paraId="1E0B5EA6" w14:textId="77777777" w:rsidR="00C40D33" w:rsidRDefault="00C40D33">
      <w:pPr>
        <w:spacing w:after="0" w:line="240" w:lineRule="auto"/>
        <w:jc w:val="both"/>
        <w:rPr>
          <w:ins w:id="78" w:author="Kwin Schlett" w:date="2025-10-23T18:09:00Z" w16du:dateUtc="2025-10-23T16:09:00Z"/>
          <w:rFonts w:ascii="Times New Roman" w:hAnsi="Times New Roman" w:cs="Times New Roman"/>
          <w:sz w:val="20"/>
          <w:szCs w:val="20"/>
        </w:rPr>
      </w:pPr>
    </w:p>
    <w:p w14:paraId="0A0CFF4A" w14:textId="77777777" w:rsidR="00C40D33" w:rsidRPr="00C755E4" w:rsidRDefault="00C40D33" w:rsidP="00C40D33">
      <w:pPr>
        <w:spacing w:after="0" w:line="240" w:lineRule="auto"/>
        <w:jc w:val="both"/>
        <w:rPr>
          <w:ins w:id="79" w:author="Kwin Schlett" w:date="2025-10-23T18:09:00Z" w16du:dateUtc="2025-10-23T16:09:00Z"/>
          <w:rFonts w:ascii="Times New Roman" w:hAnsi="Times New Roman" w:cs="Times New Roman"/>
          <w:sz w:val="20"/>
          <w:szCs w:val="20"/>
        </w:rPr>
      </w:pPr>
      <w:ins w:id="80" w:author="Kwin Schlett" w:date="2025-10-23T18:09:00Z" w16du:dateUtc="2025-10-23T16:09:00Z">
        <w:r w:rsidRPr="00C755E4">
          <w:rPr>
            <w:rFonts w:ascii="Times New Roman" w:hAnsi="Times New Roman" w:cs="Times New Roman"/>
            <w:sz w:val="20"/>
            <w:szCs w:val="20"/>
          </w:rPr>
          <w:t xml:space="preserve">Deloitte scheint mir für dieses Praktikum ideal zu sein. Neben seinem Status als eines der weltweit führenden Beratungsunternehmen steht Deloitte für Exzellenz, Innovationskraft und strategische Weitsicht und hebt sich von anderen Beratungen durch die Leitlinie ab, in vertrauensvoller Zusammenarbeit nachhaltig Mehrwert zu schaffen. Diesen Spirit konnte ich bereits bei meinem ersten Kontakt zu Deloitte im Rahmen meines Bachelorseminars – einer Kooperation zwischen der TU Darmstadt und Deloitte – am Standort Frankfurt </w:t>
        </w:r>
        <w:r>
          <w:rPr>
            <w:rFonts w:ascii="Times New Roman" w:hAnsi="Times New Roman" w:cs="Times New Roman"/>
            <w:sz w:val="20"/>
            <w:szCs w:val="20"/>
          </w:rPr>
          <w:t xml:space="preserve">am Main </w:t>
        </w:r>
        <w:r w:rsidRPr="00C755E4">
          <w:rPr>
            <w:rFonts w:ascii="Times New Roman" w:hAnsi="Times New Roman" w:cs="Times New Roman"/>
            <w:sz w:val="20"/>
            <w:szCs w:val="20"/>
          </w:rPr>
          <w:t>unmittelbar erleben. Der Eindruck, den ich damals gewonnen habe, hat mich nachhaltig geprägt und seither den Wunsch gefestigt, mit Deloitte zusammenzuarbeiten. Besonders der kürzlich erschienene Webcast „AI in Banking“ verdeutlichte für mich, wie Deloitte die Verbindung von strategischer KI-Implementierung und datengetriebener Entscheidungsfindung in der Finanzbranche praxisnah vorantreibt. Die dort behandelten Ansätze stehen in engem inhaltlichem Bezug zu meiner Masterthesis, weshalb ich mich sehr gerne in diesem Bereich einbringen und aktiv an der Weiterentwicklung von Projekten an der Schnittstelle von Technologie und Strategie mitwirken möchte.</w:t>
        </w:r>
      </w:ins>
    </w:p>
    <w:p w14:paraId="72D4FEC6" w14:textId="77777777" w:rsidR="00C40D33" w:rsidRPr="00C678BC" w:rsidRDefault="00C40D33">
      <w:pPr>
        <w:spacing w:after="0" w:line="240" w:lineRule="auto"/>
        <w:jc w:val="both"/>
        <w:rPr>
          <w:ins w:id="81" w:author="Kwin Schlett" w:date="2025-10-23T18:08:00Z" w16du:dateUtc="2025-10-23T16:08:00Z"/>
          <w:rFonts w:ascii="Times New Roman" w:hAnsi="Times New Roman" w:cs="Times New Roman"/>
          <w:sz w:val="20"/>
          <w:szCs w:val="20"/>
        </w:rPr>
        <w:pPrChange w:id="82" w:author="Kwin Schlett" w:date="2025-10-19T13:17:00Z" w16du:dateUtc="2025-10-19T11:17:00Z">
          <w:pPr>
            <w:spacing w:after="0"/>
            <w:jc w:val="both"/>
          </w:pPr>
        </w:pPrChange>
      </w:pPr>
    </w:p>
    <w:p w14:paraId="11B49693" w14:textId="7CC6D2A3" w:rsidR="00E65B09" w:rsidRPr="000C0A7B" w:rsidDel="00C40D33" w:rsidRDefault="00E65B09">
      <w:pPr>
        <w:spacing w:after="0" w:line="240" w:lineRule="auto"/>
        <w:jc w:val="both"/>
        <w:rPr>
          <w:del w:id="83" w:author="Kwin Schlett" w:date="2025-10-23T18:06:00Z" w16du:dateUtc="2025-10-23T16:06:00Z"/>
          <w:rFonts w:ascii="Times New Roman" w:hAnsi="Times New Roman" w:cs="Times New Roman"/>
          <w:sz w:val="20"/>
          <w:szCs w:val="20"/>
        </w:rPr>
        <w:pPrChange w:id="84" w:author="Sarah Bergmann" w:date="2025-10-19T00:52:00Z" w16du:dateUtc="2025-10-18T22:52:00Z">
          <w:pPr>
            <w:spacing w:after="0"/>
            <w:jc w:val="both"/>
          </w:pPr>
        </w:pPrChange>
      </w:pPr>
    </w:p>
    <w:p w14:paraId="4F00F686" w14:textId="5603D4BE" w:rsidR="00074F51" w:rsidRPr="006D253E" w:rsidDel="00C40D33" w:rsidRDefault="0099776A">
      <w:pPr>
        <w:spacing w:after="0" w:line="240" w:lineRule="auto"/>
        <w:jc w:val="both"/>
        <w:rPr>
          <w:del w:id="85" w:author="Kwin Schlett" w:date="2025-10-23T18:06:00Z" w16du:dateUtc="2025-10-23T16:06:00Z"/>
          <w:rFonts w:ascii="Times New Roman" w:hAnsi="Times New Roman" w:cs="Times New Roman"/>
          <w:sz w:val="20"/>
          <w:szCs w:val="20"/>
        </w:rPr>
        <w:pPrChange w:id="86" w:author="Sarah Bergmann" w:date="2025-10-19T00:52:00Z" w16du:dateUtc="2025-10-18T22:52:00Z">
          <w:pPr>
            <w:spacing w:after="0"/>
            <w:jc w:val="both"/>
          </w:pPr>
        </w:pPrChange>
      </w:pPr>
      <w:del w:id="87" w:author="Kwin Schlett" w:date="2025-10-23T18:06:00Z" w16du:dateUtc="2025-10-23T16:06:00Z">
        <w:r w:rsidRPr="000C0A7B" w:rsidDel="00C40D33">
          <w:rPr>
            <w:rFonts w:ascii="Times New Roman" w:hAnsi="Times New Roman" w:cs="Times New Roman"/>
            <w:sz w:val="20"/>
            <w:szCs w:val="20"/>
          </w:rPr>
          <w:delText>Mit freundlichen Grüßen</w:delText>
        </w:r>
      </w:del>
    </w:p>
    <w:p w14:paraId="76341B05" w14:textId="246C27C0" w:rsidR="00E65BF0" w:rsidRPr="000C0A7B" w:rsidDel="00B34AF6" w:rsidRDefault="0099776A">
      <w:pPr>
        <w:spacing w:after="0" w:line="240" w:lineRule="auto"/>
        <w:jc w:val="both"/>
        <w:rPr>
          <w:del w:id="88" w:author="Sarah Bergmann" w:date="2025-10-19T00:52:00Z" w16du:dateUtc="2025-10-18T22:52:00Z"/>
          <w:rFonts w:ascii="Times New Roman" w:hAnsi="Times New Roman" w:cs="Times New Roman"/>
          <w:sz w:val="20"/>
          <w:szCs w:val="20"/>
        </w:rPr>
        <w:pPrChange w:id="89" w:author="Sarah Bergmann" w:date="2025-10-19T00:52:00Z" w16du:dateUtc="2025-10-18T22:52:00Z">
          <w:pPr>
            <w:spacing w:after="0"/>
            <w:jc w:val="both"/>
          </w:pPr>
        </w:pPrChange>
      </w:pPr>
      <w:del w:id="90" w:author="Kwin Schlett" w:date="2025-10-19T12:49:00Z" w16du:dateUtc="2025-10-19T10:49:00Z">
        <w:r w:rsidRPr="000C0A7B" w:rsidDel="0003798A">
          <w:rPr>
            <w:rFonts w:ascii="Times New Roman" w:hAnsi="Times New Roman" w:cs="Times New Roman"/>
            <w:sz w:val="20"/>
            <w:szCs w:val="20"/>
          </w:rPr>
          <w:delText>Unterschrift</w:delText>
        </w:r>
      </w:del>
    </w:p>
    <w:p w14:paraId="660B3D0F" w14:textId="77777777" w:rsidR="00E65BF0" w:rsidRPr="000C0A7B" w:rsidDel="00B34AF6" w:rsidRDefault="00E65BF0">
      <w:pPr>
        <w:spacing w:after="0" w:line="240" w:lineRule="auto"/>
        <w:jc w:val="both"/>
        <w:rPr>
          <w:del w:id="91" w:author="Sarah Bergmann" w:date="2025-10-19T00:52:00Z" w16du:dateUtc="2025-10-18T22:52:00Z"/>
          <w:rFonts w:ascii="Times New Roman" w:hAnsi="Times New Roman" w:cs="Times New Roman"/>
          <w:sz w:val="20"/>
          <w:szCs w:val="20"/>
        </w:rPr>
        <w:pPrChange w:id="92" w:author="Sarah Bergmann" w:date="2025-10-19T00:52:00Z" w16du:dateUtc="2025-10-18T22:52:00Z">
          <w:pPr>
            <w:spacing w:after="0"/>
            <w:jc w:val="both"/>
          </w:pPr>
        </w:pPrChange>
      </w:pPr>
    </w:p>
    <w:p w14:paraId="208C845A" w14:textId="77777777" w:rsidR="00E65BF0" w:rsidRPr="000C0A7B" w:rsidDel="00B34AF6" w:rsidRDefault="00E65BF0">
      <w:pPr>
        <w:spacing w:after="0" w:line="240" w:lineRule="auto"/>
        <w:jc w:val="both"/>
        <w:rPr>
          <w:del w:id="93" w:author="Sarah Bergmann" w:date="2025-10-19T00:52:00Z" w16du:dateUtc="2025-10-18T22:52:00Z"/>
          <w:rFonts w:ascii="Times New Roman" w:hAnsi="Times New Roman" w:cs="Times New Roman"/>
          <w:sz w:val="20"/>
          <w:szCs w:val="20"/>
        </w:rPr>
        <w:pPrChange w:id="94" w:author="Sarah Bergmann" w:date="2025-10-19T00:52:00Z" w16du:dateUtc="2025-10-18T22:52:00Z">
          <w:pPr>
            <w:spacing w:after="0"/>
            <w:jc w:val="both"/>
          </w:pPr>
        </w:pPrChange>
      </w:pPr>
    </w:p>
    <w:p w14:paraId="20530894" w14:textId="77777777" w:rsidR="00E65BF0" w:rsidRPr="000C0A7B" w:rsidDel="00B34AF6" w:rsidRDefault="00E65BF0">
      <w:pPr>
        <w:spacing w:after="0" w:line="240" w:lineRule="auto"/>
        <w:jc w:val="both"/>
        <w:rPr>
          <w:del w:id="95" w:author="Sarah Bergmann" w:date="2025-10-19T00:52:00Z" w16du:dateUtc="2025-10-18T22:52:00Z"/>
          <w:rFonts w:ascii="Times New Roman" w:hAnsi="Times New Roman" w:cs="Times New Roman"/>
          <w:sz w:val="20"/>
          <w:szCs w:val="20"/>
        </w:rPr>
        <w:pPrChange w:id="96" w:author="Sarah Bergmann" w:date="2025-10-19T00:52:00Z" w16du:dateUtc="2025-10-18T22:52:00Z">
          <w:pPr>
            <w:spacing w:after="0"/>
            <w:jc w:val="both"/>
          </w:pPr>
        </w:pPrChange>
      </w:pPr>
    </w:p>
    <w:p w14:paraId="33448E1C" w14:textId="77777777" w:rsidR="00B95BBB" w:rsidRPr="000C0A7B" w:rsidRDefault="00B95BBB">
      <w:pPr>
        <w:spacing w:after="0" w:line="240" w:lineRule="auto"/>
        <w:jc w:val="both"/>
        <w:rPr>
          <w:rFonts w:ascii="Times New Roman" w:hAnsi="Times New Roman" w:cs="Times New Roman"/>
          <w:sz w:val="20"/>
          <w:szCs w:val="20"/>
        </w:rPr>
        <w:pPrChange w:id="97" w:author="Sarah Bergmann" w:date="2025-10-19T00:52:00Z" w16du:dateUtc="2025-10-18T22:52:00Z">
          <w:pPr>
            <w:spacing w:after="0"/>
            <w:jc w:val="both"/>
          </w:pPr>
        </w:pPrChange>
      </w:pPr>
    </w:p>
    <w:sectPr w:rsidR="00B95BBB" w:rsidRPr="000C0A7B" w:rsidSect="009647DB">
      <w:pgSz w:w="11906" w:h="16838"/>
      <w:pgMar w:top="964" w:right="1077" w:bottom="397" w:left="1077" w:header="709" w:footer="709" w:gutter="0"/>
      <w:cols w:space="708"/>
      <w:docGrid w:linePitch="360"/>
      <w:sectPrChange w:id="98" w:author="Kwin Schlett" w:date="2025-10-19T13:01:00Z" w16du:dateUtc="2025-10-19T11:01:00Z">
        <w:sectPr w:rsidR="00B95BBB" w:rsidRPr="000C0A7B" w:rsidSect="009647DB">
          <w:pgMar w:top="851" w:right="964" w:bottom="397" w:left="964"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Sarah Bergmann" w:date="2025-10-19T00:53:00Z" w:initials="SB">
    <w:p w14:paraId="1FE04F73" w14:textId="2E475103" w:rsidR="00B34AF6" w:rsidRDefault="00B34AF6">
      <w:pPr>
        <w:pStyle w:val="Kommentartext"/>
      </w:pPr>
      <w:r>
        <w:rPr>
          <w:rStyle w:val="Kommentarzeichen"/>
        </w:rPr>
        <w:annotationRef/>
      </w:r>
      <w:r>
        <w:t xml:space="preserve">Sehr schön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04F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29B323" w16cex:dateUtc="2025-10-18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04F73" w16cid:durableId="3229B3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4FF"/>
    <w:multiLevelType w:val="hybridMultilevel"/>
    <w:tmpl w:val="4F341758"/>
    <w:lvl w:ilvl="0" w:tplc="625CD70E">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A628AE"/>
    <w:multiLevelType w:val="hybridMultilevel"/>
    <w:tmpl w:val="ED86D204"/>
    <w:lvl w:ilvl="0" w:tplc="D144D70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E2E0D72"/>
    <w:multiLevelType w:val="hybridMultilevel"/>
    <w:tmpl w:val="30F69B78"/>
    <w:lvl w:ilvl="0" w:tplc="3796014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6377512">
    <w:abstractNumId w:val="1"/>
  </w:num>
  <w:num w:numId="2" w16cid:durableId="566108032">
    <w:abstractNumId w:val="0"/>
  </w:num>
  <w:num w:numId="3" w16cid:durableId="1697927410">
    <w:abstractNumId w:val="2"/>
  </w:num>
  <w:num w:numId="4" w16cid:durableId="19306985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win Schlett">
    <w15:presenceInfo w15:providerId="AD" w15:userId="S::kwin.schlett@stud.tu-darmstadt.de::462a5d75-5fb2-4505-a39e-85b38fd95d2c"/>
  </w15:person>
  <w15:person w15:author="Sarah Bergmann">
    <w15:presenceInfo w15:providerId="AD" w15:userId="S::sarah.bergmann@uni-oldenburg.de::47e7dfd8-e13e-4e5e-8470-81b1e3cfedfe"/>
  </w15:person>
  <w15:person w15:author="Catharina Freier">
    <w15:presenceInfo w15:providerId="AD" w15:userId="S::catharina.freier@pumpkincareeres.onmicrosoft.com::2a0dfad8-64e5-4aa7-8211-17b0a64b4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BB6"/>
    <w:rsid w:val="00034B68"/>
    <w:rsid w:val="00034C00"/>
    <w:rsid w:val="0003798A"/>
    <w:rsid w:val="0004591A"/>
    <w:rsid w:val="00046459"/>
    <w:rsid w:val="000555E4"/>
    <w:rsid w:val="0005670D"/>
    <w:rsid w:val="000576B0"/>
    <w:rsid w:val="000623B6"/>
    <w:rsid w:val="000710B0"/>
    <w:rsid w:val="00073C82"/>
    <w:rsid w:val="00074F51"/>
    <w:rsid w:val="00081359"/>
    <w:rsid w:val="00091908"/>
    <w:rsid w:val="00093795"/>
    <w:rsid w:val="0009623C"/>
    <w:rsid w:val="000A154E"/>
    <w:rsid w:val="000A3082"/>
    <w:rsid w:val="000A4132"/>
    <w:rsid w:val="000A5AB8"/>
    <w:rsid w:val="000A6678"/>
    <w:rsid w:val="000A7DEB"/>
    <w:rsid w:val="000B33FF"/>
    <w:rsid w:val="000B3439"/>
    <w:rsid w:val="000C0A7B"/>
    <w:rsid w:val="000C55DE"/>
    <w:rsid w:val="000D7ADD"/>
    <w:rsid w:val="000F371C"/>
    <w:rsid w:val="001138EF"/>
    <w:rsid w:val="0011430B"/>
    <w:rsid w:val="00117F83"/>
    <w:rsid w:val="00146C8E"/>
    <w:rsid w:val="00152DF9"/>
    <w:rsid w:val="00156A98"/>
    <w:rsid w:val="001669DB"/>
    <w:rsid w:val="00171D11"/>
    <w:rsid w:val="00175B98"/>
    <w:rsid w:val="001819B1"/>
    <w:rsid w:val="0018679C"/>
    <w:rsid w:val="00186B10"/>
    <w:rsid w:val="001A4522"/>
    <w:rsid w:val="001B2015"/>
    <w:rsid w:val="001C17FC"/>
    <w:rsid w:val="001C1DDB"/>
    <w:rsid w:val="001D079A"/>
    <w:rsid w:val="001D2305"/>
    <w:rsid w:val="001E0088"/>
    <w:rsid w:val="001E0903"/>
    <w:rsid w:val="001E1EE7"/>
    <w:rsid w:val="001E54E6"/>
    <w:rsid w:val="001F215C"/>
    <w:rsid w:val="00200A1E"/>
    <w:rsid w:val="00203125"/>
    <w:rsid w:val="002042CB"/>
    <w:rsid w:val="002062F6"/>
    <w:rsid w:val="00212042"/>
    <w:rsid w:val="00212FAE"/>
    <w:rsid w:val="002213EE"/>
    <w:rsid w:val="00225DE1"/>
    <w:rsid w:val="0023054D"/>
    <w:rsid w:val="0023487D"/>
    <w:rsid w:val="00235D9A"/>
    <w:rsid w:val="0023683A"/>
    <w:rsid w:val="002467A0"/>
    <w:rsid w:val="002536DC"/>
    <w:rsid w:val="00255EC1"/>
    <w:rsid w:val="00257D2A"/>
    <w:rsid w:val="002627D2"/>
    <w:rsid w:val="00264191"/>
    <w:rsid w:val="00265BA0"/>
    <w:rsid w:val="0027047C"/>
    <w:rsid w:val="002708C2"/>
    <w:rsid w:val="00274324"/>
    <w:rsid w:val="0029109C"/>
    <w:rsid w:val="0029378E"/>
    <w:rsid w:val="00294A26"/>
    <w:rsid w:val="002956EB"/>
    <w:rsid w:val="002A40A4"/>
    <w:rsid w:val="002A5B9F"/>
    <w:rsid w:val="002C4BF0"/>
    <w:rsid w:val="002D309E"/>
    <w:rsid w:val="002D594E"/>
    <w:rsid w:val="002E39B8"/>
    <w:rsid w:val="002F51FA"/>
    <w:rsid w:val="00311A15"/>
    <w:rsid w:val="00312BB8"/>
    <w:rsid w:val="003250EA"/>
    <w:rsid w:val="003333D8"/>
    <w:rsid w:val="003421B1"/>
    <w:rsid w:val="00374557"/>
    <w:rsid w:val="00375D2D"/>
    <w:rsid w:val="003811BC"/>
    <w:rsid w:val="0038671F"/>
    <w:rsid w:val="003947A8"/>
    <w:rsid w:val="00396AEA"/>
    <w:rsid w:val="003B00C2"/>
    <w:rsid w:val="003D464F"/>
    <w:rsid w:val="003D5D1E"/>
    <w:rsid w:val="003D6365"/>
    <w:rsid w:val="003E659D"/>
    <w:rsid w:val="003F3290"/>
    <w:rsid w:val="003F4091"/>
    <w:rsid w:val="003F688C"/>
    <w:rsid w:val="00401E2F"/>
    <w:rsid w:val="00403459"/>
    <w:rsid w:val="00405592"/>
    <w:rsid w:val="00415608"/>
    <w:rsid w:val="00424CAF"/>
    <w:rsid w:val="00434D23"/>
    <w:rsid w:val="004403CB"/>
    <w:rsid w:val="00453C2F"/>
    <w:rsid w:val="00454C0B"/>
    <w:rsid w:val="0046226E"/>
    <w:rsid w:val="00463AA8"/>
    <w:rsid w:val="004640B7"/>
    <w:rsid w:val="00473888"/>
    <w:rsid w:val="00474FC2"/>
    <w:rsid w:val="004852F7"/>
    <w:rsid w:val="0049211C"/>
    <w:rsid w:val="00492923"/>
    <w:rsid w:val="004A1501"/>
    <w:rsid w:val="004A615C"/>
    <w:rsid w:val="004B2953"/>
    <w:rsid w:val="004B4510"/>
    <w:rsid w:val="004C156C"/>
    <w:rsid w:val="004C174A"/>
    <w:rsid w:val="004C22DE"/>
    <w:rsid w:val="004E7074"/>
    <w:rsid w:val="00500EFA"/>
    <w:rsid w:val="00506322"/>
    <w:rsid w:val="00507BBD"/>
    <w:rsid w:val="005170EB"/>
    <w:rsid w:val="005407D6"/>
    <w:rsid w:val="00542F06"/>
    <w:rsid w:val="00553EC8"/>
    <w:rsid w:val="005705F7"/>
    <w:rsid w:val="00570B1D"/>
    <w:rsid w:val="00573D0C"/>
    <w:rsid w:val="00574140"/>
    <w:rsid w:val="005762CF"/>
    <w:rsid w:val="005842A0"/>
    <w:rsid w:val="00590834"/>
    <w:rsid w:val="00590E7F"/>
    <w:rsid w:val="00593C9C"/>
    <w:rsid w:val="005A086D"/>
    <w:rsid w:val="005A27F8"/>
    <w:rsid w:val="005B231F"/>
    <w:rsid w:val="005C3351"/>
    <w:rsid w:val="005C55F7"/>
    <w:rsid w:val="005D7D49"/>
    <w:rsid w:val="005E00BC"/>
    <w:rsid w:val="005E63B8"/>
    <w:rsid w:val="005F2865"/>
    <w:rsid w:val="005F350B"/>
    <w:rsid w:val="005F4D30"/>
    <w:rsid w:val="00603752"/>
    <w:rsid w:val="0060685C"/>
    <w:rsid w:val="00632F05"/>
    <w:rsid w:val="0063723B"/>
    <w:rsid w:val="00647035"/>
    <w:rsid w:val="00647413"/>
    <w:rsid w:val="006502BE"/>
    <w:rsid w:val="00667A61"/>
    <w:rsid w:val="006923B3"/>
    <w:rsid w:val="00694909"/>
    <w:rsid w:val="00694C3A"/>
    <w:rsid w:val="00697CBE"/>
    <w:rsid w:val="006A3405"/>
    <w:rsid w:val="006A3A50"/>
    <w:rsid w:val="006A7895"/>
    <w:rsid w:val="006B302C"/>
    <w:rsid w:val="006D253E"/>
    <w:rsid w:val="006D2592"/>
    <w:rsid w:val="006E6A51"/>
    <w:rsid w:val="006E7E06"/>
    <w:rsid w:val="006F58EC"/>
    <w:rsid w:val="0070187E"/>
    <w:rsid w:val="00706233"/>
    <w:rsid w:val="00712B17"/>
    <w:rsid w:val="007251EA"/>
    <w:rsid w:val="007331A1"/>
    <w:rsid w:val="007340D7"/>
    <w:rsid w:val="0073590F"/>
    <w:rsid w:val="007472BD"/>
    <w:rsid w:val="00750EE1"/>
    <w:rsid w:val="00752860"/>
    <w:rsid w:val="00755A3D"/>
    <w:rsid w:val="0076270A"/>
    <w:rsid w:val="007674D3"/>
    <w:rsid w:val="007675B1"/>
    <w:rsid w:val="007676C7"/>
    <w:rsid w:val="00780668"/>
    <w:rsid w:val="007809C6"/>
    <w:rsid w:val="00781479"/>
    <w:rsid w:val="00782B22"/>
    <w:rsid w:val="00784CAD"/>
    <w:rsid w:val="00797EF1"/>
    <w:rsid w:val="007A1721"/>
    <w:rsid w:val="007A3246"/>
    <w:rsid w:val="007A64C5"/>
    <w:rsid w:val="007A719D"/>
    <w:rsid w:val="007B11BD"/>
    <w:rsid w:val="007B1B2B"/>
    <w:rsid w:val="007C2A48"/>
    <w:rsid w:val="007C40FC"/>
    <w:rsid w:val="007C59D2"/>
    <w:rsid w:val="007E4326"/>
    <w:rsid w:val="007E5437"/>
    <w:rsid w:val="007F0344"/>
    <w:rsid w:val="007F1344"/>
    <w:rsid w:val="007F6501"/>
    <w:rsid w:val="007F7EA0"/>
    <w:rsid w:val="008049F7"/>
    <w:rsid w:val="00807293"/>
    <w:rsid w:val="008154B2"/>
    <w:rsid w:val="00821B3C"/>
    <w:rsid w:val="00833E93"/>
    <w:rsid w:val="0083750F"/>
    <w:rsid w:val="008428CF"/>
    <w:rsid w:val="008435DC"/>
    <w:rsid w:val="0085213A"/>
    <w:rsid w:val="008565FD"/>
    <w:rsid w:val="00857C6F"/>
    <w:rsid w:val="008605F1"/>
    <w:rsid w:val="008657E3"/>
    <w:rsid w:val="00867CED"/>
    <w:rsid w:val="00874503"/>
    <w:rsid w:val="00883B55"/>
    <w:rsid w:val="0089337A"/>
    <w:rsid w:val="008A0814"/>
    <w:rsid w:val="008A248F"/>
    <w:rsid w:val="008B2A9E"/>
    <w:rsid w:val="008B402E"/>
    <w:rsid w:val="008C0603"/>
    <w:rsid w:val="008C27C1"/>
    <w:rsid w:val="008D43BE"/>
    <w:rsid w:val="008D6664"/>
    <w:rsid w:val="008D7CDB"/>
    <w:rsid w:val="008E100E"/>
    <w:rsid w:val="008E4BA9"/>
    <w:rsid w:val="008E7A27"/>
    <w:rsid w:val="008E7D17"/>
    <w:rsid w:val="008F0496"/>
    <w:rsid w:val="008F339A"/>
    <w:rsid w:val="0093066A"/>
    <w:rsid w:val="00942D34"/>
    <w:rsid w:val="00944597"/>
    <w:rsid w:val="009647DB"/>
    <w:rsid w:val="00990BF6"/>
    <w:rsid w:val="00991E04"/>
    <w:rsid w:val="0099776A"/>
    <w:rsid w:val="009A256E"/>
    <w:rsid w:val="009B445D"/>
    <w:rsid w:val="009C4FD2"/>
    <w:rsid w:val="009D07DC"/>
    <w:rsid w:val="009D3BBF"/>
    <w:rsid w:val="009F46A7"/>
    <w:rsid w:val="00A1282E"/>
    <w:rsid w:val="00A14247"/>
    <w:rsid w:val="00A23E7D"/>
    <w:rsid w:val="00A33387"/>
    <w:rsid w:val="00A40D57"/>
    <w:rsid w:val="00A44493"/>
    <w:rsid w:val="00A53760"/>
    <w:rsid w:val="00A55011"/>
    <w:rsid w:val="00A6109E"/>
    <w:rsid w:val="00A90B16"/>
    <w:rsid w:val="00A92CDC"/>
    <w:rsid w:val="00AA2791"/>
    <w:rsid w:val="00AA4C7C"/>
    <w:rsid w:val="00AB4CD0"/>
    <w:rsid w:val="00AC61EE"/>
    <w:rsid w:val="00AC66C4"/>
    <w:rsid w:val="00AC7086"/>
    <w:rsid w:val="00AD2B27"/>
    <w:rsid w:val="00AE073F"/>
    <w:rsid w:val="00AE26F5"/>
    <w:rsid w:val="00AE3A33"/>
    <w:rsid w:val="00B135CE"/>
    <w:rsid w:val="00B156C8"/>
    <w:rsid w:val="00B339B8"/>
    <w:rsid w:val="00B346A7"/>
    <w:rsid w:val="00B34AF6"/>
    <w:rsid w:val="00B43970"/>
    <w:rsid w:val="00B50A34"/>
    <w:rsid w:val="00B52302"/>
    <w:rsid w:val="00B54C38"/>
    <w:rsid w:val="00B5613E"/>
    <w:rsid w:val="00B57CB1"/>
    <w:rsid w:val="00B77DCE"/>
    <w:rsid w:val="00B81B0E"/>
    <w:rsid w:val="00B86766"/>
    <w:rsid w:val="00B87CA9"/>
    <w:rsid w:val="00B942BE"/>
    <w:rsid w:val="00B95BBB"/>
    <w:rsid w:val="00B9666E"/>
    <w:rsid w:val="00BB3512"/>
    <w:rsid w:val="00BB3C75"/>
    <w:rsid w:val="00BB61C9"/>
    <w:rsid w:val="00BB64C8"/>
    <w:rsid w:val="00BD4D12"/>
    <w:rsid w:val="00BF522D"/>
    <w:rsid w:val="00BF5F54"/>
    <w:rsid w:val="00BF7411"/>
    <w:rsid w:val="00C0214A"/>
    <w:rsid w:val="00C030C1"/>
    <w:rsid w:val="00C07BF5"/>
    <w:rsid w:val="00C1562F"/>
    <w:rsid w:val="00C15A76"/>
    <w:rsid w:val="00C20607"/>
    <w:rsid w:val="00C21CFB"/>
    <w:rsid w:val="00C23EE8"/>
    <w:rsid w:val="00C250F4"/>
    <w:rsid w:val="00C36A39"/>
    <w:rsid w:val="00C40D33"/>
    <w:rsid w:val="00C51671"/>
    <w:rsid w:val="00C65B9A"/>
    <w:rsid w:val="00C6717B"/>
    <w:rsid w:val="00C678BC"/>
    <w:rsid w:val="00C71380"/>
    <w:rsid w:val="00C755E4"/>
    <w:rsid w:val="00C9003C"/>
    <w:rsid w:val="00C97ECA"/>
    <w:rsid w:val="00CA1160"/>
    <w:rsid w:val="00CA702E"/>
    <w:rsid w:val="00CA7350"/>
    <w:rsid w:val="00CB38D2"/>
    <w:rsid w:val="00CB639D"/>
    <w:rsid w:val="00CC0A4D"/>
    <w:rsid w:val="00CD4B88"/>
    <w:rsid w:val="00CD51E6"/>
    <w:rsid w:val="00CE433B"/>
    <w:rsid w:val="00D133AE"/>
    <w:rsid w:val="00D30B5E"/>
    <w:rsid w:val="00D30CEA"/>
    <w:rsid w:val="00D34755"/>
    <w:rsid w:val="00D65C90"/>
    <w:rsid w:val="00D71D8E"/>
    <w:rsid w:val="00D9281A"/>
    <w:rsid w:val="00DA3404"/>
    <w:rsid w:val="00DA524B"/>
    <w:rsid w:val="00DB396D"/>
    <w:rsid w:val="00DB471D"/>
    <w:rsid w:val="00DC7830"/>
    <w:rsid w:val="00DD1863"/>
    <w:rsid w:val="00DD3349"/>
    <w:rsid w:val="00DD54E1"/>
    <w:rsid w:val="00DD6747"/>
    <w:rsid w:val="00DE1FBC"/>
    <w:rsid w:val="00DE5C3D"/>
    <w:rsid w:val="00DF23AC"/>
    <w:rsid w:val="00DF6A43"/>
    <w:rsid w:val="00DF774B"/>
    <w:rsid w:val="00E02500"/>
    <w:rsid w:val="00E12ED8"/>
    <w:rsid w:val="00E162C9"/>
    <w:rsid w:val="00E3005D"/>
    <w:rsid w:val="00E30491"/>
    <w:rsid w:val="00E473ED"/>
    <w:rsid w:val="00E47DAF"/>
    <w:rsid w:val="00E62550"/>
    <w:rsid w:val="00E65B09"/>
    <w:rsid w:val="00E65BF0"/>
    <w:rsid w:val="00E67149"/>
    <w:rsid w:val="00E83116"/>
    <w:rsid w:val="00E86CA5"/>
    <w:rsid w:val="00E914E5"/>
    <w:rsid w:val="00E91B86"/>
    <w:rsid w:val="00EA566C"/>
    <w:rsid w:val="00EA6CEC"/>
    <w:rsid w:val="00EA7AC2"/>
    <w:rsid w:val="00EC000C"/>
    <w:rsid w:val="00EC11D8"/>
    <w:rsid w:val="00ED4C93"/>
    <w:rsid w:val="00EF2FD5"/>
    <w:rsid w:val="00F04E3D"/>
    <w:rsid w:val="00F11473"/>
    <w:rsid w:val="00F253C5"/>
    <w:rsid w:val="00F270C0"/>
    <w:rsid w:val="00F30624"/>
    <w:rsid w:val="00F350A0"/>
    <w:rsid w:val="00F4717F"/>
    <w:rsid w:val="00F5301B"/>
    <w:rsid w:val="00F55CE3"/>
    <w:rsid w:val="00F605BD"/>
    <w:rsid w:val="00F70849"/>
    <w:rsid w:val="00F7287C"/>
    <w:rsid w:val="00F74175"/>
    <w:rsid w:val="00F75338"/>
    <w:rsid w:val="00F92A04"/>
    <w:rsid w:val="00F947DD"/>
    <w:rsid w:val="00F95875"/>
    <w:rsid w:val="00FA1508"/>
    <w:rsid w:val="00FA3A76"/>
    <w:rsid w:val="00FA4972"/>
    <w:rsid w:val="00FA5291"/>
    <w:rsid w:val="00FC4206"/>
    <w:rsid w:val="00FD1B12"/>
    <w:rsid w:val="00FD236D"/>
    <w:rsid w:val="00FD57E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F95875"/>
  </w:style>
  <w:style w:type="paragraph" w:styleId="berschrift2">
    <w:name w:val="heading 2"/>
    <w:basedOn w:val="Standard"/>
    <w:next w:val="Standard"/>
    <w:link w:val="berschrift2Zchn"/>
    <w:uiPriority w:val="9"/>
    <w:semiHidden/>
    <w:unhideWhenUsed/>
    <w:qFormat/>
    <w:rsid w:val="00C65B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6A3A50"/>
    <w:pPr>
      <w:ind w:left="720"/>
      <w:contextualSpacing/>
    </w:pPr>
  </w:style>
  <w:style w:type="paragraph" w:customStyle="1" w:styleId="Bullets">
    <w:name w:val="Bullets"/>
    <w:basedOn w:val="Listenabsatz"/>
    <w:qFormat/>
    <w:rsid w:val="007676C7"/>
    <w:pPr>
      <w:numPr>
        <w:numId w:val="3"/>
      </w:numPr>
      <w:spacing w:after="0" w:line="240" w:lineRule="auto"/>
    </w:pPr>
    <w:rPr>
      <w:rFonts w:ascii="Georgia" w:hAnsi="Georgia" w:cs="Georgia"/>
      <w:i/>
      <w:iCs/>
      <w:color w:val="000000"/>
    </w:rPr>
  </w:style>
  <w:style w:type="paragraph" w:styleId="berarbeitung">
    <w:name w:val="Revision"/>
    <w:hidden/>
    <w:uiPriority w:val="99"/>
    <w:semiHidden/>
    <w:rsid w:val="00212FAE"/>
    <w:pPr>
      <w:spacing w:after="0" w:line="240" w:lineRule="auto"/>
    </w:pPr>
  </w:style>
  <w:style w:type="character" w:styleId="Kommentarzeichen">
    <w:name w:val="annotation reference"/>
    <w:basedOn w:val="Absatz-Standardschriftart"/>
    <w:uiPriority w:val="99"/>
    <w:semiHidden/>
    <w:unhideWhenUsed/>
    <w:rsid w:val="000C0A7B"/>
    <w:rPr>
      <w:sz w:val="16"/>
      <w:szCs w:val="16"/>
    </w:rPr>
  </w:style>
  <w:style w:type="paragraph" w:styleId="Kommentartext">
    <w:name w:val="annotation text"/>
    <w:basedOn w:val="Standard"/>
    <w:link w:val="KommentartextZchn"/>
    <w:uiPriority w:val="99"/>
    <w:semiHidden/>
    <w:unhideWhenUsed/>
    <w:rsid w:val="000C0A7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C0A7B"/>
    <w:rPr>
      <w:sz w:val="20"/>
      <w:szCs w:val="20"/>
    </w:rPr>
  </w:style>
  <w:style w:type="paragraph" w:styleId="Kommentarthema">
    <w:name w:val="annotation subject"/>
    <w:basedOn w:val="Kommentartext"/>
    <w:next w:val="Kommentartext"/>
    <w:link w:val="KommentarthemaZchn"/>
    <w:uiPriority w:val="99"/>
    <w:semiHidden/>
    <w:unhideWhenUsed/>
    <w:rsid w:val="000C0A7B"/>
    <w:rPr>
      <w:b/>
      <w:bCs/>
    </w:rPr>
  </w:style>
  <w:style w:type="character" w:customStyle="1" w:styleId="KommentarthemaZchn">
    <w:name w:val="Kommentarthema Zchn"/>
    <w:basedOn w:val="KommentartextZchn"/>
    <w:link w:val="Kommentarthema"/>
    <w:uiPriority w:val="99"/>
    <w:semiHidden/>
    <w:rsid w:val="000C0A7B"/>
    <w:rPr>
      <w:b/>
      <w:bCs/>
      <w:sz w:val="20"/>
      <w:szCs w:val="20"/>
    </w:rPr>
  </w:style>
  <w:style w:type="character" w:customStyle="1" w:styleId="berschrift2Zchn">
    <w:name w:val="Überschrift 2 Zchn"/>
    <w:basedOn w:val="Absatz-Standardschriftart"/>
    <w:link w:val="berschrift2"/>
    <w:uiPriority w:val="9"/>
    <w:semiHidden/>
    <w:rsid w:val="00C65B9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1390</Words>
  <Characters>8762</Characters>
  <Application>Microsoft Office Word</Application>
  <DocSecurity>0</DocSecurity>
  <Lines>73</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Kwin Schlett</cp:lastModifiedBy>
  <cp:revision>3</cp:revision>
  <dcterms:created xsi:type="dcterms:W3CDTF">2025-10-23T16:05:00Z</dcterms:created>
  <dcterms:modified xsi:type="dcterms:W3CDTF">2025-10-23T16:09:00Z</dcterms:modified>
</cp:coreProperties>
</file>