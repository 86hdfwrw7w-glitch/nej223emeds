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A9553FD" w:rsidR="007C32D0" w:rsidRDefault="002E544B">
      <w:pPr>
        <w:jc w:val="center"/>
        <w:rPr>
          <w:b/>
          <w:sz w:val="40"/>
          <w:szCs w:val="40"/>
        </w:rPr>
      </w:pPr>
      <w:r>
        <w:rPr>
          <w:b/>
          <w:sz w:val="40"/>
          <w:szCs w:val="40"/>
        </w:rPr>
        <w:softHyphen/>
      </w:r>
      <w:r>
        <w:rPr>
          <w:b/>
          <w:sz w:val="40"/>
          <w:szCs w:val="40"/>
        </w:rPr>
        <w:softHyphen/>
      </w:r>
      <w:r>
        <w:rPr>
          <w:b/>
          <w:sz w:val="40"/>
          <w:szCs w:val="40"/>
        </w:rPr>
        <w:softHyphen/>
      </w:r>
      <w:r>
        <w:rPr>
          <w:b/>
          <w:sz w:val="40"/>
          <w:szCs w:val="40"/>
        </w:rPr>
        <w:softHyphen/>
        <w:t xml:space="preserve">Selbst-Präsentation Kilian </w:t>
      </w:r>
      <w:proofErr w:type="spellStart"/>
      <w:r>
        <w:rPr>
          <w:b/>
          <w:sz w:val="40"/>
          <w:szCs w:val="40"/>
        </w:rPr>
        <w:t>Brilz</w:t>
      </w:r>
      <w:proofErr w:type="spellEnd"/>
    </w:p>
    <w:p w14:paraId="00000002" w14:textId="77777777" w:rsidR="007C32D0" w:rsidRDefault="007C32D0">
      <w:pPr>
        <w:rPr>
          <w:b/>
          <w:sz w:val="22"/>
          <w:szCs w:val="22"/>
        </w:rPr>
      </w:pPr>
    </w:p>
    <w:p w14:paraId="00000003" w14:textId="77777777" w:rsidR="007C32D0" w:rsidRDefault="00000000">
      <w:pPr>
        <w:rPr>
          <w:sz w:val="22"/>
          <w:szCs w:val="22"/>
        </w:rPr>
      </w:pPr>
      <w:r>
        <w:rPr>
          <w:sz w:val="22"/>
          <w:szCs w:val="22"/>
        </w:rPr>
        <w:t xml:space="preserve">Erst einmal </w:t>
      </w:r>
      <w:r>
        <w:rPr>
          <w:sz w:val="22"/>
          <w:szCs w:val="22"/>
          <w:u w:val="single"/>
        </w:rPr>
        <w:t>vielen Dank</w:t>
      </w:r>
      <w:r>
        <w:rPr>
          <w:sz w:val="22"/>
          <w:szCs w:val="22"/>
        </w:rPr>
        <w:t xml:space="preserve"> für die Einladung. Ich </w:t>
      </w:r>
      <w:r>
        <w:rPr>
          <w:sz w:val="22"/>
          <w:szCs w:val="22"/>
          <w:u w:val="single"/>
        </w:rPr>
        <w:t>freue mich sehr</w:t>
      </w:r>
      <w:r>
        <w:rPr>
          <w:sz w:val="22"/>
          <w:szCs w:val="22"/>
        </w:rPr>
        <w:t>, heute hier sein zu können!</w:t>
      </w:r>
    </w:p>
    <w:p w14:paraId="00000004" w14:textId="77777777" w:rsidR="007C32D0" w:rsidRDefault="00000000">
      <w:pPr>
        <w:rPr>
          <w:sz w:val="22"/>
          <w:szCs w:val="22"/>
        </w:rPr>
      </w:pPr>
      <w:r>
        <w:rPr>
          <w:sz w:val="22"/>
          <w:szCs w:val="22"/>
        </w:rPr>
        <w:t xml:space="preserve">In meinem letzten Jahr in der Mittelstufe wurde uns die Aufgabe gegeben einen Beruf unserer Wahl der Klasse vorzustellen, um unser Wissen über Berufsmöglichkeiten zu erweitern. Dadurch hatte ich die Chance einen </w:t>
      </w:r>
      <w:commentRangeStart w:id="0"/>
      <w:r>
        <w:rPr>
          <w:sz w:val="22"/>
          <w:szCs w:val="22"/>
        </w:rPr>
        <w:t xml:space="preserve">spannenden </w:t>
      </w:r>
      <w:commentRangeEnd w:id="0"/>
      <w:r w:rsidR="00120ACD">
        <w:rPr>
          <w:rStyle w:val="CommentReference"/>
        </w:rPr>
        <w:commentReference w:id="0"/>
      </w:r>
      <w:r>
        <w:rPr>
          <w:sz w:val="22"/>
          <w:szCs w:val="22"/>
        </w:rPr>
        <w:t>Vortrag von einem meiner Mitschüler über den Beruf des Wirtschaftsprüfers zu hören.</w:t>
      </w:r>
    </w:p>
    <w:p w14:paraId="00000005" w14:textId="49D3337A" w:rsidR="007C32D0" w:rsidRDefault="00000000">
      <w:pPr>
        <w:rPr>
          <w:sz w:val="22"/>
          <w:szCs w:val="22"/>
        </w:rPr>
      </w:pPr>
      <w:r>
        <w:rPr>
          <w:sz w:val="22"/>
          <w:szCs w:val="22"/>
        </w:rPr>
        <w:t xml:space="preserve">Während meiner Oberstufe überzeugte mich ein Freund zu einem Ferienjob als Sicherheitstrainer in einem Kletterwald. Da ich mich zu dem Zeitpunkt schon als Badminton-Trainer engagierte und mir die Rolle als </w:t>
      </w:r>
      <w:commentRangeStart w:id="1"/>
      <w:commentRangeStart w:id="2"/>
      <w:r>
        <w:rPr>
          <w:sz w:val="22"/>
          <w:szCs w:val="22"/>
        </w:rPr>
        <w:t>Führungspersönlichkei</w:t>
      </w:r>
      <w:commentRangeEnd w:id="1"/>
      <w:r w:rsidR="006E07D7">
        <w:rPr>
          <w:rStyle w:val="CommentReference"/>
        </w:rPr>
        <w:commentReference w:id="1"/>
      </w:r>
      <w:commentRangeEnd w:id="2"/>
      <w:r w:rsidR="00120ACD">
        <w:rPr>
          <w:rStyle w:val="CommentReference"/>
        </w:rPr>
        <w:commentReference w:id="2"/>
      </w:r>
      <w:r>
        <w:rPr>
          <w:sz w:val="22"/>
          <w:szCs w:val="22"/>
        </w:rPr>
        <w:t>t sehr zusagte, entschied ich mich dafür. Diese Entscheidung war einer der besten, die ich jemals getroffen habe. Der Job machte mir nicht nur sehr viel Freude, sondern zeigte mir auch, wie wichtig Teamarbeit und Kommunikation innerhalb eines Unternehmens ist, um bestmögliche Ergebnisse zu erzielen. Obwohl die Belastung durch erheblichen Personalmangel im Sommer 2022 äußerst intensiv für mich war, konnte ich zahlreiche Fertigkeiten aus dieser Erfahrung gewinnen</w:t>
      </w:r>
      <w:sdt>
        <w:sdtPr>
          <w:tag w:val="goog_rdk_0"/>
          <w:id w:val="42104497"/>
        </w:sdtPr>
        <w:sdtContent/>
      </w:sdt>
      <w:r>
        <w:rPr>
          <w:sz w:val="22"/>
          <w:szCs w:val="22"/>
        </w:rPr>
        <w:t>, die mir nun sowohl im Studium als auch im täglichen Leben weiterhelfen</w:t>
      </w:r>
      <w:r w:rsidR="009C34DF">
        <w:rPr>
          <w:sz w:val="22"/>
          <w:szCs w:val="22"/>
        </w:rPr>
        <w:t>.</w:t>
      </w:r>
      <w:r w:rsidR="00DB4100">
        <w:rPr>
          <w:sz w:val="22"/>
          <w:szCs w:val="22"/>
        </w:rPr>
        <w:t xml:space="preserve"> Zum Beispiel war es dort sehr wichtig, auch in kritischen Situationen gut Organisiert zu bleiben und ruhig zu handeln, um den Kunden oben auf den Parcours bestmöglich zu helfen und runter zu holen.</w:t>
      </w:r>
      <w:r w:rsidR="009C34DF">
        <w:rPr>
          <w:sz w:val="22"/>
          <w:szCs w:val="22"/>
        </w:rPr>
        <w:t xml:space="preserve"> </w:t>
      </w:r>
      <w:del w:id="3" w:author="jonas.stegh@pumpkincareers.com" w:date="2023-05-11T10:58:00Z">
        <w:r w:rsidR="00DB4100" w:rsidDel="00120ACD">
          <w:rPr>
            <w:sz w:val="22"/>
            <w:szCs w:val="22"/>
          </w:rPr>
          <w:delText>Viele meiner</w:delText>
        </w:r>
        <w:r w:rsidR="009C34DF" w:rsidDel="00120ACD">
          <w:rPr>
            <w:sz w:val="22"/>
            <w:szCs w:val="22"/>
          </w:rPr>
          <w:delText xml:space="preserve"> Kommilitonen </w:delText>
        </w:r>
        <w:r w:rsidR="00DB4100" w:rsidDel="00120ACD">
          <w:rPr>
            <w:sz w:val="22"/>
            <w:szCs w:val="22"/>
          </w:rPr>
          <w:delText>haben</w:delText>
        </w:r>
        <w:r w:rsidR="009C34DF" w:rsidDel="00120ACD">
          <w:rPr>
            <w:sz w:val="22"/>
            <w:szCs w:val="22"/>
          </w:rPr>
          <w:delText xml:space="preserve"> Schwierigkeiten sich selbst zu Organisieren und ihren Tag bestmöglich zu nutzen, was bei mir überhaupt nicht </w:delText>
        </w:r>
        <w:r w:rsidR="00DB4100" w:rsidDel="00120ACD">
          <w:rPr>
            <w:sz w:val="22"/>
            <w:szCs w:val="22"/>
          </w:rPr>
          <w:delText>der Fall ist</w:delText>
        </w:r>
        <w:r w:rsidR="009C34DF" w:rsidDel="00120ACD">
          <w:rPr>
            <w:sz w:val="22"/>
            <w:szCs w:val="22"/>
          </w:rPr>
          <w:delText xml:space="preserve">. </w:delText>
        </w:r>
      </w:del>
      <w:r w:rsidR="009C34DF">
        <w:rPr>
          <w:sz w:val="22"/>
          <w:szCs w:val="22"/>
        </w:rPr>
        <w:t xml:space="preserve">Dafür bin ich sehr dankbar. </w:t>
      </w:r>
      <w:r>
        <w:rPr>
          <w:sz w:val="22"/>
          <w:szCs w:val="22"/>
        </w:rPr>
        <w:t>Außerdem durfte ich durch mein schnelles lernen und</w:t>
      </w:r>
      <w:r w:rsidR="00DB4100">
        <w:rPr>
          <w:sz w:val="22"/>
          <w:szCs w:val="22"/>
        </w:rPr>
        <w:t xml:space="preserve"> meine hohe Einsatzbereitschaft als Sicherheitstrainer, bei</w:t>
      </w:r>
      <w:r>
        <w:rPr>
          <w:sz w:val="22"/>
          <w:szCs w:val="22"/>
        </w:rPr>
        <w:t xml:space="preserve"> der Ausbildung der neuen Sicherheitstrainer dieses Jahr im Frühling mitwirken, was mich </w:t>
      </w:r>
      <w:r w:rsidR="00DB4100">
        <w:rPr>
          <w:sz w:val="22"/>
          <w:szCs w:val="22"/>
        </w:rPr>
        <w:t>auch</w:t>
      </w:r>
      <w:r>
        <w:rPr>
          <w:sz w:val="22"/>
          <w:szCs w:val="22"/>
        </w:rPr>
        <w:t xml:space="preserve"> etwas </w:t>
      </w:r>
      <w:r w:rsidR="00DB4100">
        <w:rPr>
          <w:sz w:val="22"/>
          <w:szCs w:val="22"/>
        </w:rPr>
        <w:t>mit Stolz erfüllt.</w:t>
      </w:r>
    </w:p>
    <w:p w14:paraId="00000006" w14:textId="1FA9CAFC" w:rsidR="007C32D0" w:rsidRDefault="00000000">
      <w:pPr>
        <w:rPr>
          <w:sz w:val="22"/>
          <w:szCs w:val="22"/>
        </w:rPr>
      </w:pPr>
      <w:r>
        <w:rPr>
          <w:sz w:val="22"/>
          <w:szCs w:val="22"/>
        </w:rPr>
        <w:t xml:space="preserve">Nachdem ich mein Abitur abgeschlossen habe, entschied ich mich eine Reise durch </w:t>
      </w:r>
      <w:sdt>
        <w:sdtPr>
          <w:tag w:val="goog_rdk_1"/>
          <w:id w:val="-1348556184"/>
        </w:sdtPr>
        <w:sdtContent>
          <w:commentRangeStart w:id="4"/>
          <w:commentRangeStart w:id="5"/>
        </w:sdtContent>
      </w:sdt>
      <w:r>
        <w:rPr>
          <w:sz w:val="22"/>
          <w:szCs w:val="22"/>
        </w:rPr>
        <w:t>Schweden</w:t>
      </w:r>
      <w:commentRangeEnd w:id="4"/>
      <w:r>
        <w:commentReference w:id="4"/>
      </w:r>
      <w:commentRangeEnd w:id="5"/>
      <w:r w:rsidR="00120ACD">
        <w:rPr>
          <w:rStyle w:val="CommentReference"/>
        </w:rPr>
        <w:commentReference w:id="5"/>
      </w:r>
      <w:r>
        <w:rPr>
          <w:sz w:val="22"/>
          <w:szCs w:val="22"/>
        </w:rPr>
        <w:t xml:space="preserve"> zu machen, um herauszufinden, wie genau ich mir meine Zukunft vorstelle und welche beruflichen Tätigkeiten ich später ausüben möchte und warum. Schon vor der Reise durch Schweden, interessierte ich mich für volkswirtschaftliche Themen wie Aktien, Börse, aber auch Unternehmensfinanzierung und Unternehmensführung. In Schweden konnte ich dieses Interesse durch Bücher</w:t>
      </w:r>
      <w:r w:rsidR="00E16A72">
        <w:rPr>
          <w:sz w:val="22"/>
          <w:szCs w:val="22"/>
        </w:rPr>
        <w:t xml:space="preserve">, wie zum Beispiel </w:t>
      </w:r>
      <w:r w:rsidR="00B945DE">
        <w:rPr>
          <w:sz w:val="22"/>
          <w:szCs w:val="22"/>
        </w:rPr>
        <w:t>„</w:t>
      </w:r>
      <w:proofErr w:type="spellStart"/>
      <w:r w:rsidR="00E16A72">
        <w:rPr>
          <w:sz w:val="22"/>
          <w:szCs w:val="22"/>
        </w:rPr>
        <w:t>Creating</w:t>
      </w:r>
      <w:proofErr w:type="spellEnd"/>
      <w:r w:rsidR="00E16A72">
        <w:rPr>
          <w:sz w:val="22"/>
          <w:szCs w:val="22"/>
        </w:rPr>
        <w:t xml:space="preserve"> Magic oder </w:t>
      </w:r>
      <w:r w:rsidR="00B945DE">
        <w:rPr>
          <w:sz w:val="22"/>
          <w:szCs w:val="22"/>
        </w:rPr>
        <w:t xml:space="preserve">Rich Dad Poor Dad“ </w:t>
      </w:r>
      <w:r>
        <w:rPr>
          <w:sz w:val="22"/>
          <w:szCs w:val="22"/>
        </w:rPr>
        <w:t xml:space="preserve">und spannende Gespräche weiter ausbauen und die Welt der Finanzen faszinierte mich immer mehr. Schon in Schweden beschloss ich dann den Studiengang der Wirtschaftswissenschaften an der Johannes-Gutenberg-Universität in Mainz zu studieren und meiner Faszination weiter nachzugehen. </w:t>
      </w:r>
    </w:p>
    <w:p w14:paraId="00000009" w14:textId="5A000FDA" w:rsidR="007C32D0" w:rsidRDefault="00000000">
      <w:pPr>
        <w:rPr>
          <w:sz w:val="22"/>
          <w:szCs w:val="22"/>
        </w:rPr>
      </w:pPr>
      <w:r>
        <w:rPr>
          <w:sz w:val="22"/>
          <w:szCs w:val="22"/>
        </w:rPr>
        <w:t xml:space="preserve">Während einer meiner ersten Vorlesungen im Modul „externes Rechnungswesen“ ging der Professor unter anderem auf das Thema der Wirtschaftsprüfung ein, dass in mir alte Erinnerungen zu dem Vortrag meines Mitschülers weckte. Da ich schnell merkte, dass das Modul und die Themen der Finanzen </w:t>
      </w:r>
      <w:r w:rsidR="000E6133">
        <w:rPr>
          <w:sz w:val="22"/>
          <w:szCs w:val="22"/>
        </w:rPr>
        <w:t xml:space="preserve">mir </w:t>
      </w:r>
      <w:r>
        <w:rPr>
          <w:sz w:val="22"/>
          <w:szCs w:val="22"/>
        </w:rPr>
        <w:t xml:space="preserve">sehr liegen, entschied ich mich dazu ein Praktikum in der Wirtschaftsprüfung nach dem ersten Semester zu absolvieren, um mein theoretisches Wissen in die Praxis </w:t>
      </w:r>
      <w:r w:rsidR="00A6193B">
        <w:rPr>
          <w:sz w:val="22"/>
          <w:szCs w:val="22"/>
        </w:rPr>
        <w:t>anwenden</w:t>
      </w:r>
      <w:r>
        <w:rPr>
          <w:sz w:val="22"/>
          <w:szCs w:val="22"/>
        </w:rPr>
        <w:t xml:space="preserve"> zu können und die Vorstellung von dem Beruf eines Wirtschaftsprüfers hautnah erleben zu dürfen. Für das Praktikum war mir wichtig ein Unternehmen zu finden, mit dem ich mich auch identifizieren kann.</w:t>
      </w:r>
      <w:r>
        <w:rPr>
          <w:sz w:val="22"/>
          <w:szCs w:val="22"/>
        </w:rPr>
        <w:br/>
      </w:r>
      <w:proofErr w:type="spellStart"/>
      <w:r>
        <w:rPr>
          <w:sz w:val="22"/>
          <w:szCs w:val="22"/>
        </w:rPr>
        <w:t>Solidaris</w:t>
      </w:r>
      <w:proofErr w:type="spellEnd"/>
      <w:r>
        <w:rPr>
          <w:sz w:val="22"/>
          <w:szCs w:val="22"/>
        </w:rPr>
        <w:t xml:space="preserve"> erscheint mir da als perfekte Anlaufstelle, da Sie sich vor allem auf Einrichtungen der Gesundheits- und Sozialwirtschaft spezialisiert haben. </w:t>
      </w:r>
      <w:r>
        <w:rPr>
          <w:sz w:val="22"/>
          <w:szCs w:val="22"/>
        </w:rPr>
        <w:br/>
      </w:r>
      <w:commentRangeStart w:id="6"/>
      <w:r>
        <w:rPr>
          <w:sz w:val="22"/>
          <w:szCs w:val="22"/>
        </w:rPr>
        <w:t xml:space="preserve">Die Zeit in meiner Kindheit war sehr prägend für mich und meiner Familie, da damals bei mir mit gerade mal 5 Jahren Epilepsie diagnostiziert wurde. </w:t>
      </w:r>
      <w:commentRangeEnd w:id="6"/>
      <w:r w:rsidR="00120ACD">
        <w:rPr>
          <w:rStyle w:val="CommentReference"/>
        </w:rPr>
        <w:commentReference w:id="6"/>
      </w:r>
      <w:r>
        <w:rPr>
          <w:sz w:val="22"/>
          <w:szCs w:val="22"/>
        </w:rPr>
        <w:t xml:space="preserve">Das Ganze wurde glücklicherweise früh genug erkannt und angegangen. Nach 3 harten Jahren mit unzähligen Arztterminen, Medikamenteneinnahmen und Aufenthalte bei Gesundheitseinrichtungen wurde ich dann endgültig von der Krankheit geheilt und kann heute ein unbeschwertes und gesundes Leben führen. Mein Dank für all das gilt dem guten Gesundheitssystem und der Gesundheitswirtschaft, zu dem Sie als Wirtschaftsprüfung, die sich auf Unternehmen der Gesundheitswirtschaft spezialisiert haben, einen </w:t>
      </w:r>
      <w:r>
        <w:rPr>
          <w:sz w:val="22"/>
          <w:szCs w:val="22"/>
        </w:rPr>
        <w:lastRenderedPageBreak/>
        <w:t>wesentlichen Teil dazu beitragen.</w:t>
      </w:r>
      <w:r>
        <w:rPr>
          <w:sz w:val="22"/>
          <w:szCs w:val="22"/>
        </w:rPr>
        <w:br/>
        <w:t xml:space="preserve">Jetzt würde ich gerne auch meinen Teil in Form von diesem Praktikum dazu beitragen und sitze heute hier, um mich vorzustellen. </w:t>
      </w:r>
    </w:p>
    <w:p w14:paraId="3C13ADD1" w14:textId="77777777" w:rsidR="00521383" w:rsidRDefault="00521383">
      <w:pPr>
        <w:rPr>
          <w:sz w:val="22"/>
          <w:szCs w:val="22"/>
        </w:rPr>
      </w:pPr>
    </w:p>
    <w:p w14:paraId="0000000A" w14:textId="2A5C902C" w:rsidR="007C32D0" w:rsidRDefault="00000000">
      <w:pPr>
        <w:rPr>
          <w:sz w:val="22"/>
          <w:szCs w:val="22"/>
        </w:rPr>
      </w:pPr>
      <w:r>
        <w:rPr>
          <w:sz w:val="22"/>
          <w:szCs w:val="22"/>
        </w:rPr>
        <w:t>Fragen</w:t>
      </w:r>
    </w:p>
    <w:p w14:paraId="0000000B" w14:textId="77777777" w:rsidR="007C32D0" w:rsidRDefault="007C32D0">
      <w:pPr>
        <w:rPr>
          <w:sz w:val="22"/>
          <w:szCs w:val="22"/>
        </w:rPr>
      </w:pPr>
    </w:p>
    <w:p w14:paraId="0000000C" w14:textId="77777777" w:rsidR="007C32D0" w:rsidRDefault="00000000">
      <w:pPr>
        <w:rPr>
          <w:sz w:val="22"/>
          <w:szCs w:val="22"/>
        </w:rPr>
      </w:pPr>
      <w:r>
        <w:rPr>
          <w:sz w:val="22"/>
          <w:szCs w:val="22"/>
        </w:rPr>
        <w:t>1) Führen Sie mich bitte durch ihren Lebenslauf</w:t>
      </w:r>
    </w:p>
    <w:p w14:paraId="0000000D" w14:textId="77777777" w:rsidR="007C32D0" w:rsidRDefault="00000000">
      <w:pPr>
        <w:rPr>
          <w:sz w:val="22"/>
          <w:szCs w:val="22"/>
        </w:rPr>
      </w:pPr>
      <w:r>
        <w:rPr>
          <w:sz w:val="22"/>
          <w:szCs w:val="22"/>
        </w:rPr>
        <w:tab/>
        <w:t>Selbstpräsentation</w:t>
      </w:r>
    </w:p>
    <w:p w14:paraId="0000000E" w14:textId="77777777" w:rsidR="007C32D0" w:rsidRDefault="007C32D0">
      <w:pPr>
        <w:rPr>
          <w:sz w:val="22"/>
          <w:szCs w:val="22"/>
        </w:rPr>
      </w:pPr>
    </w:p>
    <w:p w14:paraId="0000000F" w14:textId="77777777" w:rsidR="007C32D0" w:rsidRDefault="00000000">
      <w:pPr>
        <w:rPr>
          <w:sz w:val="22"/>
          <w:szCs w:val="22"/>
        </w:rPr>
      </w:pPr>
      <w:r>
        <w:rPr>
          <w:sz w:val="22"/>
          <w:szCs w:val="22"/>
        </w:rPr>
        <w:t>2) Der Elevator Pitch</w:t>
      </w:r>
    </w:p>
    <w:p w14:paraId="00000010" w14:textId="77777777" w:rsidR="007C32D0" w:rsidRDefault="00000000">
      <w:pPr>
        <w:rPr>
          <w:sz w:val="22"/>
          <w:szCs w:val="22"/>
        </w:rPr>
      </w:pPr>
      <w:r>
        <w:rPr>
          <w:sz w:val="22"/>
          <w:szCs w:val="22"/>
        </w:rPr>
        <w:t xml:space="preserve">“Was macht mich besonders”  </w:t>
      </w:r>
    </w:p>
    <w:p w14:paraId="00000011" w14:textId="77777777" w:rsidR="007C32D0" w:rsidRDefault="007C32D0">
      <w:pPr>
        <w:rPr>
          <w:sz w:val="22"/>
          <w:szCs w:val="22"/>
        </w:rPr>
      </w:pPr>
    </w:p>
    <w:p w14:paraId="00000012" w14:textId="77777777" w:rsidR="007C32D0" w:rsidRDefault="00000000">
      <w:pPr>
        <w:rPr>
          <w:sz w:val="22"/>
          <w:szCs w:val="22"/>
        </w:rPr>
      </w:pPr>
      <w:r>
        <w:rPr>
          <w:sz w:val="22"/>
          <w:szCs w:val="22"/>
        </w:rPr>
        <w:t>3) Welcher Abschnitt in ihrem Lebenslauf hat ihnen am besten gefallen?</w:t>
      </w:r>
    </w:p>
    <w:p w14:paraId="00000013" w14:textId="77777777" w:rsidR="007C32D0" w:rsidRDefault="00000000">
      <w:pPr>
        <w:rPr>
          <w:sz w:val="22"/>
          <w:szCs w:val="22"/>
        </w:rPr>
      </w:pPr>
      <w:r>
        <w:rPr>
          <w:sz w:val="22"/>
          <w:szCs w:val="22"/>
        </w:rPr>
        <w:t xml:space="preserve">Es fällt mir schwer, mich für einen meiner Lebensabschnitte zu entscheiden, da alle Abschnitte mir wertvolle Erfahrungen mitgegeben haben und mich zu dem machen, der ich heute bin und wo ich hin möchte. Müsste ich dennoch eine Wahl treffen, würde ich mich für die Reise durch Schweden entscheiden, da die mir sehr bei meiner Selbstfindung geholfen hat und ich </w:t>
      </w:r>
      <w:sdt>
        <w:sdtPr>
          <w:tag w:val="goog_rdk_2"/>
          <w:id w:val="-1176565878"/>
        </w:sdtPr>
        <w:sdtContent>
          <w:commentRangeStart w:id="7"/>
        </w:sdtContent>
      </w:sdt>
      <w:r>
        <w:rPr>
          <w:sz w:val="22"/>
          <w:szCs w:val="22"/>
        </w:rPr>
        <w:t>dadurch ein klares Ziel vor Augen habe.</w:t>
      </w:r>
      <w:commentRangeEnd w:id="7"/>
      <w:r>
        <w:commentReference w:id="7"/>
      </w:r>
    </w:p>
    <w:p w14:paraId="00000014" w14:textId="77777777" w:rsidR="007C32D0" w:rsidRDefault="007C32D0">
      <w:pPr>
        <w:rPr>
          <w:sz w:val="22"/>
          <w:szCs w:val="22"/>
        </w:rPr>
      </w:pPr>
    </w:p>
    <w:p w14:paraId="00000015" w14:textId="77777777" w:rsidR="007C32D0" w:rsidRDefault="00000000">
      <w:pPr>
        <w:rPr>
          <w:sz w:val="22"/>
          <w:szCs w:val="22"/>
        </w:rPr>
      </w:pPr>
      <w:r>
        <w:rPr>
          <w:sz w:val="22"/>
          <w:szCs w:val="22"/>
        </w:rPr>
        <w:t>4) Welches Ziel hast du vor Augen / Was treibt dich an</w:t>
      </w:r>
    </w:p>
    <w:p w14:paraId="00000016" w14:textId="77777777" w:rsidR="007C32D0" w:rsidRDefault="00000000">
      <w:pPr>
        <w:rPr>
          <w:sz w:val="22"/>
          <w:szCs w:val="22"/>
        </w:rPr>
      </w:pPr>
      <w:r>
        <w:rPr>
          <w:sz w:val="22"/>
          <w:szCs w:val="22"/>
        </w:rPr>
        <w:t>Ich möchte später in die Strategieberatung/Wirtschaftsprüfung. Einfach aus dem Grund, dass ich ein überaus motivierter Mensch bin, der gerne sich selbst und vor allem sein Team weiter vorantreibt und der gerne einen sichtbaren Erfolg vor Augen hat und die Freude dann mit seinen Kollegen teilt. Außerdem ist es mir wichtig mit meiner Arbeit was zu bewirken und einzelne Unternehmen sowie die Wirtschaft als Ganzes zu fördern</w:t>
      </w:r>
    </w:p>
    <w:p w14:paraId="00000017" w14:textId="77777777" w:rsidR="007C32D0" w:rsidRDefault="007C32D0">
      <w:pPr>
        <w:rPr>
          <w:sz w:val="22"/>
          <w:szCs w:val="22"/>
        </w:rPr>
      </w:pPr>
    </w:p>
    <w:p w14:paraId="00000018" w14:textId="77777777" w:rsidR="007C32D0" w:rsidRDefault="00000000">
      <w:pPr>
        <w:rPr>
          <w:sz w:val="22"/>
          <w:szCs w:val="22"/>
        </w:rPr>
      </w:pPr>
      <w:r>
        <w:rPr>
          <w:sz w:val="22"/>
          <w:szCs w:val="22"/>
        </w:rPr>
        <w:t>5) Warum der Studiengang Wirtschaftswissenschaften</w:t>
      </w:r>
    </w:p>
    <w:p w14:paraId="00000019" w14:textId="77777777" w:rsidR="007C32D0" w:rsidRDefault="00000000">
      <w:pPr>
        <w:rPr>
          <w:sz w:val="22"/>
          <w:szCs w:val="22"/>
        </w:rPr>
      </w:pPr>
      <w:r>
        <w:rPr>
          <w:sz w:val="22"/>
          <w:szCs w:val="22"/>
        </w:rPr>
        <w:t>Weil ich dadurch die Möglichkeiten habe, mich noch tiefer mit den Themen, die mich faszinieren, weiter auseinanderzusetzen. Finanzen, Unternehmen und Wirtschaft zu verstehen und lenken macht mir unglaublich viel Spaß. Außerdem habe ich durch den Studiengang Wirtschaftswissenschaften nicht nur die Möglichkeit, mich mit VWL und BWL auseinanderzusetzen, sondern später auch eine große Auswahl an Vertiefungsschwerpunkte.</w:t>
      </w:r>
    </w:p>
    <w:p w14:paraId="0000001A" w14:textId="77777777" w:rsidR="007C32D0" w:rsidRDefault="007C32D0">
      <w:pPr>
        <w:rPr>
          <w:sz w:val="22"/>
          <w:szCs w:val="22"/>
        </w:rPr>
      </w:pPr>
    </w:p>
    <w:p w14:paraId="0000001B" w14:textId="77777777" w:rsidR="007C32D0" w:rsidRDefault="00000000">
      <w:pPr>
        <w:rPr>
          <w:sz w:val="22"/>
          <w:szCs w:val="22"/>
        </w:rPr>
      </w:pPr>
      <w:r>
        <w:rPr>
          <w:sz w:val="22"/>
          <w:szCs w:val="22"/>
        </w:rPr>
        <w:t>6) Warum diese Universität</w:t>
      </w:r>
    </w:p>
    <w:p w14:paraId="0000001C" w14:textId="77777777" w:rsidR="007C32D0" w:rsidRDefault="00000000">
      <w:pPr>
        <w:rPr>
          <w:sz w:val="22"/>
          <w:szCs w:val="22"/>
        </w:rPr>
      </w:pPr>
      <w:r>
        <w:rPr>
          <w:sz w:val="22"/>
          <w:szCs w:val="22"/>
        </w:rPr>
        <w:t xml:space="preserve">Das war natürlich eine wichtige Entscheidung für mich. Ich habe mich letztendlich für die JGU entschieden aus den folgenden Gründen. </w:t>
      </w:r>
    </w:p>
    <w:p w14:paraId="0000001D" w14:textId="77777777" w:rsidR="007C32D0" w:rsidRDefault="00000000">
      <w:pPr>
        <w:numPr>
          <w:ilvl w:val="0"/>
          <w:numId w:val="1"/>
        </w:numPr>
        <w:spacing w:after="0"/>
        <w:rPr>
          <w:sz w:val="22"/>
          <w:szCs w:val="22"/>
        </w:rPr>
      </w:pPr>
      <w:r>
        <w:rPr>
          <w:sz w:val="22"/>
          <w:szCs w:val="22"/>
        </w:rPr>
        <w:t>Mir hat die Stadt gefallen</w:t>
      </w:r>
    </w:p>
    <w:p w14:paraId="0000001E" w14:textId="77777777" w:rsidR="007C32D0" w:rsidRDefault="00000000">
      <w:pPr>
        <w:numPr>
          <w:ilvl w:val="0"/>
          <w:numId w:val="1"/>
        </w:numPr>
        <w:spacing w:after="0"/>
        <w:rPr>
          <w:sz w:val="22"/>
          <w:szCs w:val="22"/>
        </w:rPr>
      </w:pPr>
      <w:r>
        <w:rPr>
          <w:sz w:val="22"/>
          <w:szCs w:val="22"/>
        </w:rPr>
        <w:t>Mir gefällt das Curriculum</w:t>
      </w:r>
    </w:p>
    <w:p w14:paraId="0000001F" w14:textId="77777777" w:rsidR="007C32D0" w:rsidRDefault="00000000">
      <w:pPr>
        <w:numPr>
          <w:ilvl w:val="0"/>
          <w:numId w:val="1"/>
        </w:numPr>
        <w:rPr>
          <w:sz w:val="22"/>
          <w:szCs w:val="22"/>
        </w:rPr>
      </w:pPr>
      <w:r>
        <w:rPr>
          <w:sz w:val="22"/>
          <w:szCs w:val="22"/>
        </w:rPr>
        <w:t>Es war mir sehr wichtig, direkt im Sommersemester anzufangen</w:t>
      </w:r>
    </w:p>
    <w:p w14:paraId="00000020" w14:textId="77777777" w:rsidR="007C32D0" w:rsidRDefault="007C32D0">
      <w:pPr>
        <w:rPr>
          <w:sz w:val="22"/>
          <w:szCs w:val="22"/>
        </w:rPr>
      </w:pPr>
    </w:p>
    <w:p w14:paraId="340472C2" w14:textId="041E2509" w:rsidR="00B945DE" w:rsidRDefault="00000000">
      <w:pPr>
        <w:rPr>
          <w:sz w:val="22"/>
          <w:szCs w:val="22"/>
        </w:rPr>
      </w:pPr>
      <w:r>
        <w:rPr>
          <w:sz w:val="22"/>
          <w:szCs w:val="22"/>
        </w:rPr>
        <w:t>7)</w:t>
      </w:r>
      <w:r w:rsidR="00B945DE">
        <w:rPr>
          <w:sz w:val="22"/>
          <w:szCs w:val="22"/>
        </w:rPr>
        <w:t>Was machen Sie gerne in ihrer Freizeit?</w:t>
      </w:r>
      <w:r w:rsidR="00B945DE">
        <w:rPr>
          <w:sz w:val="22"/>
          <w:szCs w:val="22"/>
        </w:rPr>
        <w:br/>
        <w:t xml:space="preserve">Ich liebe es nach einem erfolgreichen Arbeitstag oder eine erfolgreiche Woche sportlich auszutoben. Ich bin sehr Sport fasziniert. Aktuell mache ich sehr viel Calisthenics, das ist ein Sport, wo man mit seinem eigenen Körpergewicht viele Übungen macht. Momentan arbeite ich sehr fokussiert auf ein von mir schon lang ersehntes Ziel hin die Planche zu meistern. Das Ganze kann man sich so vorstellen, dass man Liegestütze mit Beinen in der Luft macht. </w:t>
      </w:r>
      <w:r w:rsidR="00B945DE">
        <w:rPr>
          <w:sz w:val="22"/>
          <w:szCs w:val="22"/>
        </w:rPr>
        <w:br/>
        <w:t>Des Weiteren gehe ich gerne ins Café oder telefoniere mit Freunden, was deren Erfolge für die jeweilige Woche sind.</w:t>
      </w:r>
    </w:p>
    <w:p w14:paraId="1A811729" w14:textId="77777777" w:rsidR="00B945DE" w:rsidRDefault="00B945DE">
      <w:pPr>
        <w:rPr>
          <w:sz w:val="22"/>
          <w:szCs w:val="22"/>
        </w:rPr>
      </w:pPr>
    </w:p>
    <w:p w14:paraId="04426AB6" w14:textId="3BDFB8AC" w:rsidR="00B945DE" w:rsidRDefault="00B945DE">
      <w:pPr>
        <w:rPr>
          <w:sz w:val="22"/>
          <w:szCs w:val="22"/>
        </w:rPr>
      </w:pPr>
      <w:r>
        <w:rPr>
          <w:sz w:val="22"/>
          <w:szCs w:val="22"/>
        </w:rPr>
        <w:t xml:space="preserve">8) Warum das Unternehmen </w:t>
      </w:r>
    </w:p>
    <w:p w14:paraId="00000022" w14:textId="160DB8B7" w:rsidR="007C32D0" w:rsidRDefault="00B945DE">
      <w:pPr>
        <w:rPr>
          <w:sz w:val="22"/>
          <w:szCs w:val="22"/>
        </w:rPr>
      </w:pPr>
      <w:r>
        <w:rPr>
          <w:sz w:val="22"/>
          <w:szCs w:val="22"/>
        </w:rPr>
        <w:t>Ich suche ein Unternehmen, bei dem ich gemeinsam mit weiteren ehrgeizigen Menschen aus allen Richtungen in einem Team arbeiten kann, um große Erfolge zu erzielen.</w:t>
      </w:r>
      <w:r w:rsidR="00297930">
        <w:rPr>
          <w:sz w:val="22"/>
          <w:szCs w:val="22"/>
        </w:rPr>
        <w:t xml:space="preserve"> Dabei bin ich dann auf </w:t>
      </w:r>
      <w:proofErr w:type="spellStart"/>
      <w:r w:rsidR="00297930">
        <w:rPr>
          <w:sz w:val="22"/>
          <w:szCs w:val="22"/>
        </w:rPr>
        <w:t>Solidaris</w:t>
      </w:r>
      <w:proofErr w:type="spellEnd"/>
      <w:r w:rsidR="00297930">
        <w:rPr>
          <w:sz w:val="22"/>
          <w:szCs w:val="22"/>
        </w:rPr>
        <w:t xml:space="preserve"> aufmerksam geworden. Besonders gefallen hat mir dann, die Spezialisierung auf die Gesundheitsbranche. Ich selbst bin kenne niemanden persönlich, der bei </w:t>
      </w:r>
      <w:proofErr w:type="spellStart"/>
      <w:r w:rsidR="00297930">
        <w:rPr>
          <w:sz w:val="22"/>
          <w:szCs w:val="22"/>
        </w:rPr>
        <w:t>Solidaris</w:t>
      </w:r>
      <w:proofErr w:type="spellEnd"/>
      <w:r w:rsidR="00297930">
        <w:rPr>
          <w:sz w:val="22"/>
          <w:szCs w:val="22"/>
        </w:rPr>
        <w:t xml:space="preserve"> arbeitet, allerdings wirkt die Atmosphäre, sehr offen für neue Kollegen. </w:t>
      </w:r>
    </w:p>
    <w:p w14:paraId="259AB396" w14:textId="53944BA6" w:rsidR="00297930" w:rsidRDefault="00297930">
      <w:pPr>
        <w:rPr>
          <w:sz w:val="22"/>
          <w:szCs w:val="22"/>
        </w:rPr>
      </w:pPr>
      <w:r>
        <w:rPr>
          <w:sz w:val="22"/>
          <w:szCs w:val="22"/>
        </w:rPr>
        <w:t>9)Was sind ihre Stärken und Schwächen</w:t>
      </w:r>
    </w:p>
    <w:p w14:paraId="091272EF" w14:textId="77777777" w:rsidR="00D37C30" w:rsidRDefault="00297930">
      <w:pPr>
        <w:rPr>
          <w:ins w:id="8" w:author="jonas.stegh@pumpkincareers.com" w:date="2023-05-11T11:12:00Z"/>
          <w:sz w:val="22"/>
          <w:szCs w:val="22"/>
        </w:rPr>
      </w:pPr>
      <w:r>
        <w:rPr>
          <w:sz w:val="22"/>
          <w:szCs w:val="22"/>
        </w:rPr>
        <w:t xml:space="preserve">Ich glaube, dass meine größte Stärke auch gleichzeitig eine meiner größten Schwächen ist. </w:t>
      </w:r>
      <w:proofErr w:type="spellStart"/>
      <w:r>
        <w:rPr>
          <w:sz w:val="22"/>
          <w:szCs w:val="22"/>
        </w:rPr>
        <w:t>Undzwar</w:t>
      </w:r>
      <w:proofErr w:type="spellEnd"/>
      <w:r>
        <w:rPr>
          <w:sz w:val="22"/>
          <w:szCs w:val="22"/>
        </w:rPr>
        <w:t xml:space="preserve"> bin ich ein unheimlich leidenschaftlicher Mensch. Ich stecke gern sehr viel Herzblut in meine Aktivitäten. Wenn ich mich freue, dann freu ich mich meist doppelt so viel wie andere. Wenn ich eine Sache faszinierend finde, dann finde ich sie meist doppelt so faszinierend wie andere. Und diese Eigenschaft sorgt immer wieder zu großem Durchhaltevermögen und eine super Disziplin bei mir.</w:t>
      </w:r>
    </w:p>
    <w:p w14:paraId="134426B7" w14:textId="15BF990A" w:rsidR="000370BB" w:rsidRDefault="00297930">
      <w:pPr>
        <w:rPr>
          <w:sz w:val="22"/>
          <w:szCs w:val="22"/>
        </w:rPr>
      </w:pPr>
      <w:del w:id="9" w:author="jonas.stegh@pumpkincareers.com" w:date="2023-05-11T11:13:00Z">
        <w:r w:rsidDel="00D37C30">
          <w:rPr>
            <w:sz w:val="22"/>
            <w:szCs w:val="22"/>
          </w:rPr>
          <w:delText xml:space="preserve"> </w:delText>
        </w:r>
      </w:del>
      <w:r>
        <w:rPr>
          <w:sz w:val="22"/>
          <w:szCs w:val="22"/>
        </w:rPr>
        <w:t>Gleichzeitig sorgt diese Leidenschaft zu kurzer Frustration, wenn mal etwas so überhaupt nicht klappt</w:t>
      </w:r>
      <w:r w:rsidR="000370BB">
        <w:rPr>
          <w:sz w:val="22"/>
          <w:szCs w:val="22"/>
        </w:rPr>
        <w:t xml:space="preserve">. </w:t>
      </w:r>
      <w:r w:rsidR="000370BB">
        <w:rPr>
          <w:sz w:val="22"/>
          <w:szCs w:val="22"/>
        </w:rPr>
        <w:br/>
      </w:r>
      <w:r w:rsidR="000370BB">
        <w:rPr>
          <w:sz w:val="22"/>
          <w:szCs w:val="22"/>
        </w:rPr>
        <w:br/>
        <w:t>Ansonsten habe ich leider manchmal auch ein Problem mit meiner Geduld. Ich möchte Aufgaben immer so schnell wie möglich erledigt haben und handle dann manchmal voreilig. Das ist mir schon seit meiner Oberstufe bewusst und ich konnte durch wöchentliche Meditation schon große Fortschritte im Bereich Geduld machen.</w:t>
      </w:r>
      <w:r w:rsidR="000370BB">
        <w:rPr>
          <w:sz w:val="22"/>
          <w:szCs w:val="22"/>
        </w:rPr>
        <w:br/>
      </w:r>
      <w:r w:rsidR="000370BB">
        <w:rPr>
          <w:sz w:val="22"/>
          <w:szCs w:val="22"/>
        </w:rPr>
        <w:br/>
        <w:t>Ansonsten bin ich ein sehr offener Mensch, der es schnell schafft sich in Teams und Situationen zurecht zu finden und dort eine lebhafte Atmosphäre schafft.</w:t>
      </w:r>
    </w:p>
    <w:p w14:paraId="0196B969" w14:textId="77777777" w:rsidR="000370BB" w:rsidRDefault="000370BB">
      <w:pPr>
        <w:rPr>
          <w:sz w:val="22"/>
          <w:szCs w:val="22"/>
        </w:rPr>
      </w:pPr>
      <w:r>
        <w:rPr>
          <w:sz w:val="22"/>
          <w:szCs w:val="22"/>
        </w:rPr>
        <w:t>10) 3 Worte die mich am besten beschreiben</w:t>
      </w:r>
    </w:p>
    <w:p w14:paraId="0D1128CF" w14:textId="77777777" w:rsidR="000370BB" w:rsidRDefault="000370BB">
      <w:pPr>
        <w:rPr>
          <w:sz w:val="22"/>
          <w:szCs w:val="22"/>
        </w:rPr>
      </w:pPr>
      <w:r>
        <w:rPr>
          <w:sz w:val="22"/>
          <w:szCs w:val="22"/>
        </w:rPr>
        <w:t xml:space="preserve">Durchhaltevermögend, Diszipliniert, Leidenschaftlich </w:t>
      </w:r>
    </w:p>
    <w:p w14:paraId="00AF78C5" w14:textId="31A04416" w:rsidR="000370BB" w:rsidRDefault="000370BB">
      <w:pPr>
        <w:rPr>
          <w:sz w:val="22"/>
          <w:szCs w:val="22"/>
        </w:rPr>
      </w:pPr>
      <w:r>
        <w:rPr>
          <w:sz w:val="22"/>
          <w:szCs w:val="22"/>
        </w:rPr>
        <w:t xml:space="preserve">11) </w:t>
      </w:r>
      <w:r w:rsidR="00D50896">
        <w:rPr>
          <w:sz w:val="22"/>
          <w:szCs w:val="22"/>
        </w:rPr>
        <w:t>Warum dieser Beruf/Warum du</w:t>
      </w:r>
      <w:r w:rsidR="00D50896">
        <w:rPr>
          <w:sz w:val="22"/>
          <w:szCs w:val="22"/>
        </w:rPr>
        <w:br/>
        <w:t>Meine erste Begeisterung für die Wirtschaftsprüfung hat ihren Ursprung von dem Vortrag meines Mitschülers Karl. Aber je mehr ich mich mit dem Beruf des Wirtschaftsprüfers auseinandergesetzt habe, desto mehr sagt dieser mir zu. Vor allem Aspekte Arbeiten in verschiedenen Teams und Vielfalt liegen mir sehr und die Kombination mit meiner Begeisterung für Finanzen und Wirtschaft macht das zu einem Beruf, den ich später bestimmt gerne auch mal ausüben möchte.</w:t>
      </w:r>
    </w:p>
    <w:p w14:paraId="0A4CF669" w14:textId="77777777" w:rsidR="000370BB" w:rsidRDefault="000370BB">
      <w:pPr>
        <w:rPr>
          <w:sz w:val="22"/>
          <w:szCs w:val="22"/>
        </w:rPr>
      </w:pPr>
    </w:p>
    <w:p w14:paraId="62882AC0" w14:textId="77777777" w:rsidR="00DB4100" w:rsidRDefault="00DB4100">
      <w:pPr>
        <w:rPr>
          <w:sz w:val="22"/>
          <w:szCs w:val="22"/>
        </w:rPr>
      </w:pPr>
    </w:p>
    <w:p w14:paraId="65CC15B7" w14:textId="77777777" w:rsidR="00DB4100" w:rsidRDefault="00DB4100">
      <w:pPr>
        <w:rPr>
          <w:sz w:val="22"/>
          <w:szCs w:val="22"/>
        </w:rPr>
      </w:pPr>
    </w:p>
    <w:p w14:paraId="3C70A630" w14:textId="068A301E" w:rsidR="00DB4100" w:rsidRDefault="00DB4100">
      <w:pPr>
        <w:rPr>
          <w:sz w:val="22"/>
          <w:szCs w:val="22"/>
        </w:rPr>
      </w:pPr>
      <w:r>
        <w:rPr>
          <w:sz w:val="22"/>
          <w:szCs w:val="22"/>
        </w:rPr>
        <w:lastRenderedPageBreak/>
        <w:t>Fragen an Frau (Nicole) Adam:</w:t>
      </w:r>
      <w:r>
        <w:rPr>
          <w:sz w:val="22"/>
          <w:szCs w:val="22"/>
        </w:rPr>
        <w:br/>
      </w:r>
      <w:r>
        <w:rPr>
          <w:sz w:val="22"/>
          <w:szCs w:val="22"/>
        </w:rPr>
        <w:br/>
        <w:t xml:space="preserve">„Wie würden Sie vorgehen, wenn Sie sehen, dass einer ihrer </w:t>
      </w:r>
      <w:proofErr w:type="spellStart"/>
      <w:r>
        <w:rPr>
          <w:sz w:val="22"/>
          <w:szCs w:val="22"/>
        </w:rPr>
        <w:t>Arbeitskollgen</w:t>
      </w:r>
      <w:proofErr w:type="spellEnd"/>
      <w:r>
        <w:rPr>
          <w:sz w:val="22"/>
          <w:szCs w:val="22"/>
        </w:rPr>
        <w:t xml:space="preserve"> von jemand anderem kritisiert wird (von einem anderen Arbeitskollegen oder von einem Mandanten)“</w:t>
      </w:r>
    </w:p>
    <w:p w14:paraId="6F6B708C" w14:textId="00CD5E9B" w:rsidR="00594CC8" w:rsidRDefault="00DB4100">
      <w:pPr>
        <w:rPr>
          <w:sz w:val="22"/>
          <w:szCs w:val="22"/>
        </w:rPr>
      </w:pPr>
      <w:r>
        <w:rPr>
          <w:sz w:val="22"/>
          <w:szCs w:val="22"/>
        </w:rPr>
        <w:t>„</w:t>
      </w:r>
      <w:r w:rsidR="00594CC8">
        <w:rPr>
          <w:sz w:val="22"/>
          <w:szCs w:val="22"/>
        </w:rPr>
        <w:t>Was fasziniert Sie an ihrem Beruf am meisten“</w:t>
      </w:r>
    </w:p>
    <w:p w14:paraId="2E7DD285" w14:textId="5F977268" w:rsidR="00594CC8" w:rsidRDefault="00594CC8">
      <w:pPr>
        <w:rPr>
          <w:sz w:val="22"/>
          <w:szCs w:val="22"/>
        </w:rPr>
      </w:pPr>
      <w:r>
        <w:rPr>
          <w:sz w:val="22"/>
          <w:szCs w:val="22"/>
        </w:rPr>
        <w:t>„Gab es einmal ein Problem, was Sie überfordert hat in ihrem Job?“</w:t>
      </w:r>
    </w:p>
    <w:p w14:paraId="1FA423F6" w14:textId="36CD652E" w:rsidR="00297930" w:rsidRDefault="000370BB">
      <w:pPr>
        <w:rPr>
          <w:sz w:val="22"/>
          <w:szCs w:val="22"/>
        </w:rPr>
      </w:pPr>
      <w:r>
        <w:rPr>
          <w:sz w:val="22"/>
          <w:szCs w:val="22"/>
        </w:rPr>
        <w:br/>
      </w:r>
    </w:p>
    <w:sectPr w:rsidR="00297930">
      <w:pgSz w:w="11906" w:h="16838"/>
      <w:pgMar w:top="1417" w:right="1417" w:bottom="1134" w:left="1417"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3-05-11T10:57:00Z" w:initials="j">
    <w:p w14:paraId="7A35D8D5" w14:textId="77777777" w:rsidR="00120ACD" w:rsidRDefault="00120ACD" w:rsidP="00610CE0">
      <w:pPr>
        <w:pStyle w:val="CommentText"/>
      </w:pPr>
      <w:r>
        <w:rPr>
          <w:rStyle w:val="CommentReference"/>
        </w:rPr>
        <w:annotationRef/>
      </w:r>
      <w:r>
        <w:t>Definieren</w:t>
      </w:r>
    </w:p>
  </w:comment>
  <w:comment w:id="1" w:author="Brilz, Kilian" w:date="2023-05-11T09:42:00Z" w:initials="BK">
    <w:p w14:paraId="700F0E2F" w14:textId="04647091" w:rsidR="006E07D7" w:rsidRDefault="006E07D7" w:rsidP="00C309DB">
      <w:pPr>
        <w:pStyle w:val="CommentText"/>
      </w:pPr>
      <w:r>
        <w:rPr>
          <w:rStyle w:val="CommentReference"/>
        </w:rPr>
        <w:annotationRef/>
      </w:r>
      <w:r>
        <w:t>Oder lieber " Verantwortung zu übernehmen sehr zusagte"</w:t>
      </w:r>
    </w:p>
  </w:comment>
  <w:comment w:id="2" w:author="jonas.stegh@pumpkincareers.com" w:date="2023-05-11T10:57:00Z" w:initials="j">
    <w:p w14:paraId="471D7E58" w14:textId="77777777" w:rsidR="00120ACD" w:rsidRDefault="00120ACD" w:rsidP="00911028">
      <w:pPr>
        <w:pStyle w:val="CommentText"/>
      </w:pPr>
      <w:r>
        <w:rPr>
          <w:rStyle w:val="CommentReference"/>
        </w:rPr>
        <w:annotationRef/>
      </w:r>
      <w:r>
        <w:t>Ja ist besser</w:t>
      </w:r>
    </w:p>
  </w:comment>
  <w:comment w:id="4" w:author="Kilian Brilz" w:date="2023-05-09T19:34:00Z" w:initials="">
    <w:p w14:paraId="00000024" w14:textId="60E7E7C6" w:rsidR="007C32D0"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Hier kommt dann vielleicht die Frage „Warum genau Schweden?“</w:t>
      </w:r>
    </w:p>
  </w:comment>
  <w:comment w:id="5" w:author="jonas.stegh@pumpkincareers.com" w:date="2023-05-11T10:58:00Z" w:initials="j">
    <w:p w14:paraId="70E633F4" w14:textId="77777777" w:rsidR="00120ACD" w:rsidRDefault="00120ACD" w:rsidP="000E37EE">
      <w:pPr>
        <w:pStyle w:val="CommentText"/>
      </w:pPr>
      <w:r>
        <w:rPr>
          <w:rStyle w:val="CommentReference"/>
        </w:rPr>
        <w:annotationRef/>
      </w:r>
      <w:r>
        <w:t>Passt so</w:t>
      </w:r>
    </w:p>
  </w:comment>
  <w:comment w:id="6" w:author="jonas.stegh@pumpkincareers.com" w:date="2023-05-11T11:00:00Z" w:initials="j">
    <w:p w14:paraId="0FAF38A8" w14:textId="77777777" w:rsidR="00120ACD" w:rsidRDefault="00120ACD" w:rsidP="00087652">
      <w:pPr>
        <w:pStyle w:val="CommentText"/>
      </w:pPr>
      <w:r>
        <w:rPr>
          <w:rStyle w:val="CommentReference"/>
        </w:rPr>
        <w:annotationRef/>
      </w:r>
      <w:r>
        <w:t>Satzstruktur</w:t>
      </w:r>
    </w:p>
  </w:comment>
  <w:comment w:id="7" w:author="Kilian Brilz" w:date="2023-05-10T09:31:00Z" w:initials="">
    <w:p w14:paraId="00000023" w14:textId="1C00CD65" w:rsidR="007C32D0"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Hier kommt dann vielleicht die Frage "Welches Ziel denn" --&gt; Was treibt dich 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35D8D5" w15:done="0"/>
  <w15:commentEx w15:paraId="700F0E2F" w15:done="0"/>
  <w15:commentEx w15:paraId="471D7E58" w15:paraIdParent="700F0E2F" w15:done="0"/>
  <w15:commentEx w15:paraId="00000024" w15:done="0"/>
  <w15:commentEx w15:paraId="70E633F4" w15:paraIdParent="00000024" w15:done="0"/>
  <w15:commentEx w15:paraId="0FAF38A8" w15:done="0"/>
  <w15:commentEx w15:paraId="000000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07489B" w16cex:dateUtc="2023-05-11T08:57:00Z"/>
  <w16cex:commentExtensible w16cex:durableId="28073701" w16cex:dateUtc="2023-05-11T07:42:00Z"/>
  <w16cex:commentExtensible w16cex:durableId="280748A8" w16cex:dateUtc="2023-05-11T08:57:00Z"/>
  <w16cex:commentExtensible w16cex:durableId="280748E7" w16cex:dateUtc="2023-05-11T08:58:00Z"/>
  <w16cex:commentExtensible w16cex:durableId="28074936" w16cex:dateUtc="2023-05-11T0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35D8D5" w16cid:durableId="2807489B"/>
  <w16cid:commentId w16cid:paraId="700F0E2F" w16cid:durableId="28073701"/>
  <w16cid:commentId w16cid:paraId="471D7E58" w16cid:durableId="280748A8"/>
  <w16cid:commentId w16cid:paraId="00000024" w16cid:durableId="280654BE"/>
  <w16cid:commentId w16cid:paraId="70E633F4" w16cid:durableId="280748E7"/>
  <w16cid:commentId w16cid:paraId="0FAF38A8" w16cid:durableId="28074936"/>
  <w16cid:commentId w16cid:paraId="00000023" w16cid:durableId="280654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6FE3F" w14:textId="77777777" w:rsidR="00D7360A" w:rsidRDefault="00D7360A" w:rsidP="00D37C30">
      <w:pPr>
        <w:spacing w:after="0" w:line="240" w:lineRule="auto"/>
      </w:pPr>
      <w:r>
        <w:separator/>
      </w:r>
    </w:p>
  </w:endnote>
  <w:endnote w:type="continuationSeparator" w:id="0">
    <w:p w14:paraId="59BFE760" w14:textId="77777777" w:rsidR="00D7360A" w:rsidRDefault="00D7360A" w:rsidP="00D37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5E459" w14:textId="77777777" w:rsidR="00D7360A" w:rsidRDefault="00D7360A" w:rsidP="00D37C30">
      <w:pPr>
        <w:spacing w:after="0" w:line="240" w:lineRule="auto"/>
      </w:pPr>
      <w:r>
        <w:separator/>
      </w:r>
    </w:p>
  </w:footnote>
  <w:footnote w:type="continuationSeparator" w:id="0">
    <w:p w14:paraId="424E54DD" w14:textId="77777777" w:rsidR="00D7360A" w:rsidRDefault="00D7360A" w:rsidP="00D37C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B3729A"/>
    <w:multiLevelType w:val="multilevel"/>
    <w:tmpl w:val="A96AE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590843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rson w15:author="Brilz, Kilian">
    <w15:presenceInfo w15:providerId="AD" w15:userId="S::kbrilz@uni-mainz.de::183f8034-b3a9-4993-a751-11d4726a66b8"/>
  </w15:person>
  <w15:person w15:author="Kilian Brilz">
    <w15:presenceInfo w15:providerId="Windows Live" w15:userId="65ac41a68621be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2D0"/>
    <w:rsid w:val="000370BB"/>
    <w:rsid w:val="000E6133"/>
    <w:rsid w:val="00120ACD"/>
    <w:rsid w:val="00297930"/>
    <w:rsid w:val="002E544B"/>
    <w:rsid w:val="00521383"/>
    <w:rsid w:val="00594CC8"/>
    <w:rsid w:val="006E07D7"/>
    <w:rsid w:val="007C32D0"/>
    <w:rsid w:val="007D53DA"/>
    <w:rsid w:val="009C34DF"/>
    <w:rsid w:val="00A6193B"/>
    <w:rsid w:val="00B945DE"/>
    <w:rsid w:val="00C654BC"/>
    <w:rsid w:val="00D37C30"/>
    <w:rsid w:val="00D50896"/>
    <w:rsid w:val="00D7360A"/>
    <w:rsid w:val="00DB4100"/>
    <w:rsid w:val="00E16A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7C63"/>
  <w15:docId w15:val="{0CE2EFB2-A8A5-4E81-8E87-E69D0F3D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basedOn w:val="DefaultParagraphFont"/>
    <w:uiPriority w:val="99"/>
    <w:semiHidden/>
    <w:unhideWhenUsed/>
    <w:rsid w:val="00222227"/>
    <w:rPr>
      <w:sz w:val="16"/>
      <w:szCs w:val="16"/>
    </w:rPr>
  </w:style>
  <w:style w:type="paragraph" w:styleId="CommentText">
    <w:name w:val="annotation text"/>
    <w:basedOn w:val="Normal"/>
    <w:link w:val="CommentTextChar"/>
    <w:uiPriority w:val="99"/>
    <w:unhideWhenUsed/>
    <w:rsid w:val="00222227"/>
    <w:pPr>
      <w:spacing w:line="240" w:lineRule="auto"/>
    </w:pPr>
    <w:rPr>
      <w:sz w:val="20"/>
      <w:szCs w:val="20"/>
    </w:rPr>
  </w:style>
  <w:style w:type="character" w:customStyle="1" w:styleId="CommentTextChar">
    <w:name w:val="Comment Text Char"/>
    <w:basedOn w:val="DefaultParagraphFont"/>
    <w:link w:val="CommentText"/>
    <w:uiPriority w:val="99"/>
    <w:rsid w:val="00222227"/>
    <w:rPr>
      <w:sz w:val="20"/>
      <w:szCs w:val="20"/>
    </w:rPr>
  </w:style>
  <w:style w:type="paragraph" w:styleId="CommentSubject">
    <w:name w:val="annotation subject"/>
    <w:basedOn w:val="CommentText"/>
    <w:next w:val="CommentText"/>
    <w:link w:val="CommentSubjectChar"/>
    <w:uiPriority w:val="99"/>
    <w:semiHidden/>
    <w:unhideWhenUsed/>
    <w:rsid w:val="00222227"/>
    <w:rPr>
      <w:b/>
      <w:bCs/>
    </w:rPr>
  </w:style>
  <w:style w:type="character" w:customStyle="1" w:styleId="CommentSubjectChar">
    <w:name w:val="Comment Subject Char"/>
    <w:basedOn w:val="CommentTextChar"/>
    <w:link w:val="CommentSubject"/>
    <w:uiPriority w:val="99"/>
    <w:semiHidden/>
    <w:rsid w:val="00222227"/>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120ACD"/>
    <w:pPr>
      <w:spacing w:after="0" w:line="240" w:lineRule="auto"/>
    </w:pPr>
  </w:style>
  <w:style w:type="paragraph" w:styleId="Header">
    <w:name w:val="header"/>
    <w:basedOn w:val="Normal"/>
    <w:link w:val="HeaderChar"/>
    <w:uiPriority w:val="99"/>
    <w:unhideWhenUsed/>
    <w:rsid w:val="00D37C30"/>
    <w:pPr>
      <w:tabs>
        <w:tab w:val="center" w:pos="4536"/>
        <w:tab w:val="right" w:pos="9072"/>
      </w:tabs>
      <w:spacing w:after="0" w:line="240" w:lineRule="auto"/>
    </w:pPr>
  </w:style>
  <w:style w:type="character" w:customStyle="1" w:styleId="HeaderChar">
    <w:name w:val="Header Char"/>
    <w:basedOn w:val="DefaultParagraphFont"/>
    <w:link w:val="Header"/>
    <w:uiPriority w:val="99"/>
    <w:rsid w:val="00D37C30"/>
  </w:style>
  <w:style w:type="paragraph" w:styleId="Footer">
    <w:name w:val="footer"/>
    <w:basedOn w:val="Normal"/>
    <w:link w:val="FooterChar"/>
    <w:uiPriority w:val="99"/>
    <w:unhideWhenUsed/>
    <w:rsid w:val="00D37C30"/>
    <w:pPr>
      <w:tabs>
        <w:tab w:val="center" w:pos="4536"/>
        <w:tab w:val="right" w:pos="9072"/>
      </w:tabs>
      <w:spacing w:after="0" w:line="240" w:lineRule="auto"/>
    </w:pPr>
  </w:style>
  <w:style w:type="character" w:customStyle="1" w:styleId="FooterChar">
    <w:name w:val="Footer Char"/>
    <w:basedOn w:val="DefaultParagraphFont"/>
    <w:link w:val="Footer"/>
    <w:uiPriority w:val="99"/>
    <w:rsid w:val="00D37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VvwSptMQEeqoqIhuW+gs97yrYQ==">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1253</Words>
  <Characters>7900</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Kilian Brilz</dc:creator>
  <cp:lastModifiedBy>jonas.stegh@pumpkincareers.com</cp:lastModifiedBy>
  <cp:revision>12</cp:revision>
  <dcterms:created xsi:type="dcterms:W3CDTF">2023-05-09T17:24:00Z</dcterms:created>
  <dcterms:modified xsi:type="dcterms:W3CDTF">2023-05-11T09:14:00Z</dcterms:modified>
</cp:coreProperties>
</file>