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5519" w14:textId="284902A1" w:rsidR="00F56C6F" w:rsidRDefault="00531585" w:rsidP="00531585">
      <w:pPr>
        <w:rPr>
          <w:rFonts w:ascii="Times New Roman" w:hAnsi="Times New Roman" w:cs="Times New Roman"/>
          <w:sz w:val="22"/>
          <w:szCs w:val="22"/>
          <w:lang w:val="de-DE"/>
        </w:rPr>
      </w:pPr>
      <w:r w:rsidRPr="00531585">
        <w:rPr>
          <w:rFonts w:ascii="Times New Roman" w:hAnsi="Times New Roman" w:cs="Times New Roman"/>
          <w:sz w:val="22"/>
          <w:szCs w:val="22"/>
          <w:lang w:val="de-DE"/>
        </w:rPr>
        <w:t>Mein Interesse an Wirtschaft und Kapitalmärkten entwickelte sich bereits früh, weshalb ich mich bewusst für die Fachhochschulreife mit dem Schwerpunkt Wirtschaft und Verwaltung entschieden habe. Dort konnte ich erste Grundlagen in BWL und VWL erwerben und mein Interesse weiter vertiefen.</w:t>
      </w:r>
      <w:r w:rsidR="00F56C6F">
        <w:rPr>
          <w:rFonts w:ascii="Times New Roman" w:hAnsi="Times New Roman" w:cs="Times New Roman"/>
          <w:sz w:val="22"/>
          <w:szCs w:val="22"/>
          <w:lang w:val="de-DE"/>
        </w:rPr>
        <w:br/>
      </w:r>
      <w:r w:rsidR="00F56C6F">
        <w:rPr>
          <w:rFonts w:ascii="Times New Roman" w:hAnsi="Times New Roman" w:cs="Times New Roman"/>
          <w:sz w:val="22"/>
          <w:szCs w:val="22"/>
          <w:lang w:val="de-DE"/>
        </w:rPr>
        <w:br/>
        <w:t xml:space="preserve">Parallel begann ich, selbst in Aktien zu investieren, insbesondere durch die Analyse von Jahresabschlüssen. Ich habe mich damals primär auf Free Cashflow, EPS und P/E </w:t>
      </w:r>
      <w:proofErr w:type="spellStart"/>
      <w:r w:rsidR="00F56C6F">
        <w:rPr>
          <w:rFonts w:ascii="Times New Roman" w:hAnsi="Times New Roman" w:cs="Times New Roman"/>
          <w:sz w:val="22"/>
          <w:szCs w:val="22"/>
          <w:lang w:val="de-DE"/>
        </w:rPr>
        <w:t>Ratios</w:t>
      </w:r>
      <w:proofErr w:type="spellEnd"/>
      <w:r w:rsidR="00F56C6F">
        <w:rPr>
          <w:rFonts w:ascii="Times New Roman" w:hAnsi="Times New Roman" w:cs="Times New Roman"/>
          <w:sz w:val="22"/>
          <w:szCs w:val="22"/>
          <w:lang w:val="de-DE"/>
        </w:rPr>
        <w:t xml:space="preserve"> fokussiert. Habe dann auch gemerkt, dass mir das Auseinandersetzen mit den </w:t>
      </w:r>
      <w:proofErr w:type="spellStart"/>
      <w:r w:rsidR="00F56C6F">
        <w:rPr>
          <w:rFonts w:ascii="Times New Roman" w:hAnsi="Times New Roman" w:cs="Times New Roman"/>
          <w:sz w:val="22"/>
          <w:szCs w:val="22"/>
          <w:lang w:val="de-DE"/>
        </w:rPr>
        <w:t>Financials</w:t>
      </w:r>
      <w:proofErr w:type="spellEnd"/>
      <w:r w:rsidR="00F56C6F">
        <w:rPr>
          <w:rFonts w:ascii="Times New Roman" w:hAnsi="Times New Roman" w:cs="Times New Roman"/>
          <w:sz w:val="22"/>
          <w:szCs w:val="22"/>
          <w:lang w:val="de-DE"/>
        </w:rPr>
        <w:t xml:space="preserve"> und die Geschäftsmodelle und Strukturen verschiedenster Unternehmen großen Spaß machen. Das hatte mich letztlich dazu motiviert, Banking &amp; Finance an der TH Köln zu studieren, wegen der praxisnahen Ausrichtung und der Kurse, aber auch die Professoren mit starkem Background, z. B. bei Goldman Sachs, der Deutschen Börse oder der HBS.</w:t>
      </w:r>
    </w:p>
    <w:p w14:paraId="5EF09318" w14:textId="77777777" w:rsidR="00F56C6F" w:rsidRDefault="00F56C6F" w:rsidP="00F56C6F">
      <w:pPr>
        <w:rPr>
          <w:rFonts w:ascii="Times New Roman" w:hAnsi="Times New Roman" w:cs="Times New Roman"/>
          <w:sz w:val="22"/>
          <w:szCs w:val="22"/>
          <w:lang w:val="de-DE"/>
        </w:rPr>
      </w:pPr>
    </w:p>
    <w:p w14:paraId="4E47F907" w14:textId="751889BE" w:rsidR="00F56C6F" w:rsidRDefault="00F56C6F" w:rsidP="00F56C6F">
      <w:pPr>
        <w:rPr>
          <w:rFonts w:ascii="Times New Roman" w:hAnsi="Times New Roman" w:cs="Times New Roman"/>
          <w:sz w:val="22"/>
          <w:szCs w:val="22"/>
        </w:rPr>
      </w:pPr>
      <w:r>
        <w:rPr>
          <w:rFonts w:ascii="Times New Roman" w:hAnsi="Times New Roman" w:cs="Times New Roman"/>
          <w:sz w:val="22"/>
          <w:szCs w:val="22"/>
        </w:rPr>
        <w:t>Seit Beginn meines Studiums war ich Mitglied im Entrepreneurs Club Cologne. Ich war vor dort allem im Finance-Bereich tätig: Erst als Mitglied, später als stellvertretende Ressortleitung. Während meiner Zeit dort konnte ich viele Prozesse optimieren und automatisieren, wie die Erstellung von Halbjahresabschlüssen und Finanzanalysen. Damit hatten wir uns dann tagelange Arbeit gespart. Zudem konnten wir auch durch die Einführung von Budgetplanungen die Finanzen optimieren und erstmalig Rücklagen aufbauen.</w:t>
      </w:r>
    </w:p>
    <w:p w14:paraId="3A295E4E" w14:textId="77777777" w:rsidR="00F56C6F" w:rsidRDefault="00F56C6F" w:rsidP="00F56C6F">
      <w:pPr>
        <w:rPr>
          <w:rFonts w:ascii="Times New Roman" w:hAnsi="Times New Roman" w:cs="Times New Roman"/>
          <w:sz w:val="22"/>
          <w:szCs w:val="22"/>
        </w:rPr>
      </w:pPr>
    </w:p>
    <w:p w14:paraId="6013AB3A" w14:textId="484785CE" w:rsidR="00F56C6F" w:rsidDel="00B159EF" w:rsidRDefault="00F56C6F" w:rsidP="00F56C6F">
      <w:pPr>
        <w:rPr>
          <w:del w:id="0" w:author="Jonas Stegh" w:date="2025-08-05T11:52:00Z" w16du:dateUtc="2025-08-05T09:52:00Z"/>
          <w:rFonts w:ascii="Times New Roman" w:hAnsi="Times New Roman" w:cs="Times New Roman"/>
          <w:sz w:val="22"/>
          <w:szCs w:val="22"/>
        </w:rPr>
      </w:pPr>
      <w:del w:id="1" w:author="Jonas Stegh" w:date="2025-08-05T11:52:00Z" w16du:dateUtc="2025-08-05T09:52:00Z">
        <w:r w:rsidDel="00B159EF">
          <w:rPr>
            <w:rFonts w:ascii="Times New Roman" w:hAnsi="Times New Roman" w:cs="Times New Roman"/>
            <w:sz w:val="22"/>
            <w:szCs w:val="22"/>
          </w:rPr>
          <w:delText>Zu meiner praktischen Erfahrung:</w:delText>
        </w:r>
      </w:del>
    </w:p>
    <w:p w14:paraId="6D9CC88D" w14:textId="77777777"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Durch das Lesen von diversen JA bin ich damals auf die Wirtschaftsprüfung aufmerksam geworden und fand diesen Bereich sehr spannend – insbesondere, weil er eine wichtige Rolle für die Kapitalmärkte spielt. Das hat mich motiviert, ein Praktikum bei Deloitte im Audit DAX-40-Bereich zu absolvieren. Anschließend habe ich als Werkstudent im Audit Financial Services bei Mazars gearbeitet. </w:t>
      </w:r>
    </w:p>
    <w:p w14:paraId="32C6CC6C" w14:textId="77777777" w:rsidR="00F56C6F" w:rsidRDefault="00F56C6F" w:rsidP="00F56C6F">
      <w:pPr>
        <w:rPr>
          <w:rFonts w:ascii="Times New Roman" w:hAnsi="Times New Roman" w:cs="Times New Roman"/>
          <w:sz w:val="22"/>
          <w:szCs w:val="22"/>
        </w:rPr>
      </w:pPr>
    </w:p>
    <w:p w14:paraId="0F9D272D" w14:textId="77777777"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Der Bereich Audit hat mir auch Spaß gemacht und es waren auch interessante Aufgaben dabei wie das Erstellen eines Risk Assessments oder von Excel Modellen. Allerdings hatte mir der ganzheitliche Fokus aufs Unternehmen gefehlt. Also das Geschäftsmodell, die strategische Ausrichtung und finanzielle Substanz eines Unternehmens zu analysieren. Genau das bietet für mich der Transaktionsbereich Bereich. </w:t>
      </w:r>
    </w:p>
    <w:p w14:paraId="793A3C70" w14:textId="77777777" w:rsidR="002A0E9C" w:rsidRDefault="002A0E9C" w:rsidP="00F56C6F">
      <w:pPr>
        <w:rPr>
          <w:rFonts w:ascii="Times New Roman" w:hAnsi="Times New Roman" w:cs="Times New Roman"/>
          <w:sz w:val="22"/>
          <w:szCs w:val="22"/>
        </w:rPr>
      </w:pPr>
    </w:p>
    <w:p w14:paraId="7AF6E925" w14:textId="514FF229" w:rsidR="00453B0F" w:rsidRDefault="00453B0F" w:rsidP="00F56C6F">
      <w:pPr>
        <w:rPr>
          <w:rFonts w:ascii="Times New Roman" w:hAnsi="Times New Roman" w:cs="Times New Roman"/>
          <w:sz w:val="22"/>
          <w:szCs w:val="22"/>
        </w:rPr>
      </w:pPr>
      <w:r w:rsidRPr="00453B0F">
        <w:rPr>
          <w:rFonts w:ascii="Times New Roman" w:hAnsi="Times New Roman" w:cs="Times New Roman"/>
          <w:sz w:val="22"/>
          <w:szCs w:val="22"/>
        </w:rPr>
        <w:t xml:space="preserve">Daher habe ich mich entschieden, ein Praktikum im Deal Advisory bei BDO zu </w:t>
      </w:r>
      <w:r w:rsidR="00297B39">
        <w:rPr>
          <w:rFonts w:ascii="Times New Roman" w:hAnsi="Times New Roman" w:cs="Times New Roman"/>
          <w:sz w:val="22"/>
          <w:szCs w:val="22"/>
        </w:rPr>
        <w:t>machen</w:t>
      </w:r>
      <w:r w:rsidRPr="00453B0F">
        <w:rPr>
          <w:rFonts w:ascii="Times New Roman" w:hAnsi="Times New Roman" w:cs="Times New Roman"/>
          <w:sz w:val="22"/>
          <w:szCs w:val="22"/>
        </w:rPr>
        <w:t xml:space="preserve">. Dort </w:t>
      </w:r>
      <w:r w:rsidR="00297B39">
        <w:rPr>
          <w:rFonts w:ascii="Times New Roman" w:hAnsi="Times New Roman" w:cs="Times New Roman"/>
          <w:sz w:val="22"/>
          <w:szCs w:val="22"/>
        </w:rPr>
        <w:t xml:space="preserve">hatte ich an </w:t>
      </w:r>
      <w:r w:rsidR="00297B39" w:rsidRPr="00453B0F">
        <w:rPr>
          <w:rFonts w:ascii="Times New Roman" w:hAnsi="Times New Roman" w:cs="Times New Roman"/>
          <w:sz w:val="22"/>
          <w:szCs w:val="22"/>
        </w:rPr>
        <w:t>FDDs, UBWs und Restrukturierungen gearbeitet</w:t>
      </w:r>
      <w:r w:rsidR="00297B39">
        <w:rPr>
          <w:rFonts w:ascii="Times New Roman" w:hAnsi="Times New Roman" w:cs="Times New Roman"/>
          <w:sz w:val="22"/>
          <w:szCs w:val="22"/>
        </w:rPr>
        <w:t>.</w:t>
      </w:r>
      <w:r w:rsidRPr="00453B0F">
        <w:rPr>
          <w:rFonts w:ascii="Times New Roman" w:hAnsi="Times New Roman" w:cs="Times New Roman"/>
          <w:sz w:val="22"/>
          <w:szCs w:val="22"/>
        </w:rPr>
        <w:t xml:space="preserve"> </w:t>
      </w:r>
      <w:r w:rsidR="00297B39">
        <w:rPr>
          <w:rFonts w:ascii="Times New Roman" w:hAnsi="Times New Roman" w:cs="Times New Roman"/>
          <w:sz w:val="22"/>
          <w:szCs w:val="22"/>
        </w:rPr>
        <w:t xml:space="preserve">Die Mandanten waren </w:t>
      </w:r>
      <w:r w:rsidRPr="00453B0F">
        <w:rPr>
          <w:rFonts w:ascii="Times New Roman" w:hAnsi="Times New Roman" w:cs="Times New Roman"/>
          <w:sz w:val="22"/>
          <w:szCs w:val="22"/>
        </w:rPr>
        <w:t xml:space="preserve">überwiegend Private-Equity-Häuser und Unternehmen mit Buy-and-Build-Strategie. Besonders spannend war, dass ich für den größten Mandanten im Team eigenständig eine Selected Financial Review zur Analyse einer Arztpraxis durchführen durfte. </w:t>
      </w:r>
      <w:r w:rsidR="00297B39" w:rsidRPr="00453B0F">
        <w:rPr>
          <w:rFonts w:ascii="Times New Roman" w:hAnsi="Times New Roman" w:cs="Times New Roman"/>
          <w:sz w:val="22"/>
          <w:szCs w:val="22"/>
        </w:rPr>
        <w:t>Nach meinem Praktikum bei BDO habe ich für mich festgestellt, dass ich mich auch langfristig im Transaktionsbereich sehe und die Prozesse noch tiefer verstehen möchte.</w:t>
      </w:r>
    </w:p>
    <w:p w14:paraId="5E93F99E" w14:textId="77777777" w:rsidR="00453B0F" w:rsidRDefault="00453B0F" w:rsidP="00F56C6F">
      <w:pPr>
        <w:rPr>
          <w:rFonts w:ascii="Times New Roman" w:hAnsi="Times New Roman" w:cs="Times New Roman"/>
          <w:sz w:val="22"/>
          <w:szCs w:val="22"/>
        </w:rPr>
      </w:pPr>
    </w:p>
    <w:p w14:paraId="347644BB" w14:textId="35BB9B1B"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Dafür erscheint mir CFC als ideales Umfeld. Zum einen wegen der Kombination aus M&amp;A und Debt Advisory, was so nicht viele Boutiquen anbieten. Und ich finde was einen guten M&amp;A Berater ausmacht ist auch ein Verständnis für die Finanzierungsaspekte zu haben, weil damit eine M&amp;A Transaktion stehen oder fallen kann. Und allein schon die Tatsache, dass der Anleihemarkt größer ist als der Aktienmarkt (und auch an sich der größte Markt), zeigt, wie wichtig Fremdkapitalfinanzierung in der Unternehmenswelt ist – und damit auch die Rolle von Debt Advisory. Daher bin ich überzeugt, dass ich bei CFC nicht nur eine steile Lernkurve, sondern vor allem einen ganzheitlichen Blick auf Transaktionen erhalte. </w:t>
      </w:r>
    </w:p>
    <w:p w14:paraId="2A2A8CFA" w14:textId="77777777" w:rsidR="00F56C6F" w:rsidRDefault="00F56C6F" w:rsidP="00F56C6F">
      <w:pPr>
        <w:rPr>
          <w:rFonts w:ascii="Times New Roman" w:hAnsi="Times New Roman" w:cs="Times New Roman"/>
          <w:sz w:val="22"/>
          <w:szCs w:val="22"/>
        </w:rPr>
      </w:pPr>
    </w:p>
    <w:p w14:paraId="44494A38" w14:textId="457FC08A" w:rsidR="006B32C8" w:rsidRPr="002A0E9C" w:rsidRDefault="00F56C6F" w:rsidP="00F56C6F">
      <w:pPr>
        <w:rPr>
          <w:rFonts w:ascii="Times New Roman" w:hAnsi="Times New Roman" w:cs="Times New Roman"/>
          <w:sz w:val="22"/>
          <w:szCs w:val="22"/>
        </w:rPr>
      </w:pPr>
      <w:r>
        <w:rPr>
          <w:rFonts w:ascii="Times New Roman" w:hAnsi="Times New Roman" w:cs="Times New Roman"/>
          <w:sz w:val="22"/>
          <w:szCs w:val="22"/>
        </w:rPr>
        <w:t>Besonders reizt mich auch die Möglichkeit, im neu eröffneten Frankfurter Büro das Team aktiv beim Aufbau zu unterstützen. Die Chance, früh Verantwortung zu übernehmen und auch zur Entwicklung des Standorts beizutragen.</w:t>
      </w:r>
    </w:p>
    <w:sectPr w:rsidR="006B32C8" w:rsidRPr="002A0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67D"/>
    <w:rsid w:val="001172A9"/>
    <w:rsid w:val="001B6B6B"/>
    <w:rsid w:val="00297B39"/>
    <w:rsid w:val="002A0E9C"/>
    <w:rsid w:val="00362A90"/>
    <w:rsid w:val="00453B0F"/>
    <w:rsid w:val="00511CFE"/>
    <w:rsid w:val="00531585"/>
    <w:rsid w:val="006040F6"/>
    <w:rsid w:val="0068167D"/>
    <w:rsid w:val="006B32C8"/>
    <w:rsid w:val="006B69D8"/>
    <w:rsid w:val="00A208AF"/>
    <w:rsid w:val="00B159EF"/>
    <w:rsid w:val="00BC028F"/>
    <w:rsid w:val="00F30A0D"/>
    <w:rsid w:val="00F56C6F"/>
    <w:rsid w:val="00F94DD9"/>
    <w:rsid w:val="00FA4E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EFFB"/>
  <w15:chartTrackingRefBased/>
  <w15:docId w15:val="{5B1F73E2-76B5-0545-8FD2-896F43DE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6C6F"/>
    <w:pPr>
      <w:spacing w:after="0" w:line="240" w:lineRule="auto"/>
    </w:pPr>
  </w:style>
  <w:style w:type="paragraph" w:styleId="Heading1">
    <w:name w:val="heading 1"/>
    <w:basedOn w:val="Normal"/>
    <w:next w:val="Normal"/>
    <w:link w:val="Heading1Char"/>
    <w:uiPriority w:val="9"/>
    <w:qFormat/>
    <w:rsid w:val="0068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6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6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6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6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67D"/>
    <w:rPr>
      <w:rFonts w:eastAsiaTheme="majorEastAsia" w:cstheme="majorBidi"/>
      <w:color w:val="272727" w:themeColor="text1" w:themeTint="D8"/>
    </w:rPr>
  </w:style>
  <w:style w:type="paragraph" w:styleId="Title">
    <w:name w:val="Title"/>
    <w:basedOn w:val="Normal"/>
    <w:next w:val="Normal"/>
    <w:link w:val="TitleChar"/>
    <w:uiPriority w:val="10"/>
    <w:qFormat/>
    <w:rsid w:val="006816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6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6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167D"/>
    <w:rPr>
      <w:i/>
      <w:iCs/>
      <w:color w:val="404040" w:themeColor="text1" w:themeTint="BF"/>
    </w:rPr>
  </w:style>
  <w:style w:type="paragraph" w:styleId="ListParagraph">
    <w:name w:val="List Paragraph"/>
    <w:basedOn w:val="Normal"/>
    <w:uiPriority w:val="34"/>
    <w:qFormat/>
    <w:rsid w:val="0068167D"/>
    <w:pPr>
      <w:ind w:left="720"/>
      <w:contextualSpacing/>
    </w:pPr>
  </w:style>
  <w:style w:type="character" w:styleId="IntenseEmphasis">
    <w:name w:val="Intense Emphasis"/>
    <w:basedOn w:val="DefaultParagraphFont"/>
    <w:uiPriority w:val="21"/>
    <w:qFormat/>
    <w:rsid w:val="0068167D"/>
    <w:rPr>
      <w:i/>
      <w:iCs/>
      <w:color w:val="0F4761" w:themeColor="accent1" w:themeShade="BF"/>
    </w:rPr>
  </w:style>
  <w:style w:type="paragraph" w:styleId="IntenseQuote">
    <w:name w:val="Intense Quote"/>
    <w:basedOn w:val="Normal"/>
    <w:next w:val="Normal"/>
    <w:link w:val="IntenseQuoteChar"/>
    <w:uiPriority w:val="30"/>
    <w:qFormat/>
    <w:rsid w:val="0068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67D"/>
    <w:rPr>
      <w:i/>
      <w:iCs/>
      <w:color w:val="0F4761" w:themeColor="accent1" w:themeShade="BF"/>
    </w:rPr>
  </w:style>
  <w:style w:type="character" w:styleId="IntenseReference">
    <w:name w:val="Intense Reference"/>
    <w:basedOn w:val="DefaultParagraphFont"/>
    <w:uiPriority w:val="32"/>
    <w:qFormat/>
    <w:rsid w:val="0068167D"/>
    <w:rPr>
      <w:b/>
      <w:bCs/>
      <w:smallCaps/>
      <w:color w:val="0F4761" w:themeColor="accent1" w:themeShade="BF"/>
      <w:spacing w:val="5"/>
    </w:rPr>
  </w:style>
  <w:style w:type="paragraph" w:styleId="Revision">
    <w:name w:val="Revision"/>
    <w:hidden/>
    <w:uiPriority w:val="99"/>
    <w:semiHidden/>
    <w:rsid w:val="00B159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1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508</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Jonas Stegh</cp:lastModifiedBy>
  <cp:revision>8</cp:revision>
  <dcterms:created xsi:type="dcterms:W3CDTF">2025-08-03T20:39:00Z</dcterms:created>
  <dcterms:modified xsi:type="dcterms:W3CDTF">2025-08-05T09:52:00Z</dcterms:modified>
</cp:coreProperties>
</file>