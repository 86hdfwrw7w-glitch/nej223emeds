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"/>
        <w:gridCol w:w="1001"/>
        <w:gridCol w:w="1257"/>
        <w:gridCol w:w="1856"/>
        <w:gridCol w:w="989"/>
        <w:gridCol w:w="1275"/>
        <w:gridCol w:w="287"/>
        <w:gridCol w:w="567"/>
        <w:gridCol w:w="154"/>
        <w:gridCol w:w="48"/>
        <w:gridCol w:w="258"/>
        <w:gridCol w:w="102"/>
        <w:gridCol w:w="284"/>
        <w:gridCol w:w="139"/>
        <w:gridCol w:w="1989"/>
      </w:tblGrid>
      <w:tr w:rsidR="0058186A" w:rsidRPr="001743C3" w14:paraId="268FBA73" w14:textId="77777777" w:rsidTr="00716516">
        <w:trPr>
          <w:gridBefore w:val="1"/>
          <w:wBefore w:w="142" w:type="dxa"/>
          <w:trHeight w:val="20"/>
        </w:trPr>
        <w:tc>
          <w:tcPr>
            <w:tcW w:w="10206" w:type="dxa"/>
            <w:gridSpan w:val="14"/>
            <w:vAlign w:val="bottom"/>
          </w:tcPr>
          <w:p w14:paraId="129984FE" w14:textId="14DFFC92" w:rsidR="0058186A" w:rsidRPr="00C449CF" w:rsidRDefault="0058186A" w:rsidP="006953F4">
            <w:pPr>
              <w:jc w:val="center"/>
              <w:rPr>
                <w:rFonts w:ascii="Georgia" w:hAnsi="Georgia"/>
                <w:lang w:val="de-DE"/>
              </w:rPr>
            </w:pPr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52"/>
                <w:szCs w:val="52"/>
                <w:lang w:val="de-DE" w:eastAsia="de-DE"/>
                <w14:ligatures w14:val="none"/>
              </w:rPr>
              <w:t xml:space="preserve">Mohamed Aziz </w:t>
            </w:r>
            <w:proofErr w:type="spellStart"/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52"/>
                <w:szCs w:val="52"/>
                <w:lang w:val="de-DE" w:eastAsia="de-DE"/>
                <w14:ligatures w14:val="none"/>
              </w:rPr>
              <w:t>Barbouch</w:t>
            </w:r>
            <w:proofErr w:type="spellEnd"/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48"/>
                <w:szCs w:val="48"/>
                <w:lang w:val="de-DE" w:eastAsia="de-DE"/>
                <w14:ligatures w14:val="none"/>
              </w:rPr>
              <w:br/>
            </w:r>
            <w:r w:rsidR="001D5BC5"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>Hofmannstraße</w:t>
            </w:r>
            <w:r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 xml:space="preserve"> 2</w:t>
            </w:r>
            <w:r w:rsidR="001D5BC5"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>9</w:t>
            </w:r>
            <w:r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>, 9105</w:t>
            </w:r>
            <w:r w:rsidR="001D5BC5"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>2</w:t>
            </w:r>
            <w:r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 xml:space="preserve"> Erlangen</w:t>
            </w:r>
            <w:r w:rsidR="00E5592A"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 xml:space="preserve"> | </w:t>
            </w:r>
            <w:r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 xml:space="preserve">+49 176 </w:t>
            </w:r>
            <w:r w:rsidR="001D5BC5"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>58854016</w:t>
            </w:r>
            <w:r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 xml:space="preserve"> | </w:t>
            </w:r>
            <w:r w:rsidR="00CF14C6" w:rsidRPr="00CF14C6">
              <w:rPr>
                <w:lang w:val="de-DE"/>
              </w:rPr>
              <w:t xml:space="preserve"> </w:t>
            </w:r>
            <w:ins w:id="0" w:author="Barbouch, Mohamed Aziz" w:date="2025-02-04T11:16:00Z" w16du:dateUtc="2025-02-04T10:16:00Z">
              <w:r w:rsidR="00B67AA4">
                <w:rPr>
                  <w:rFonts w:ascii="Times New Roman" w:hAnsi="Times New Roman" w:cs="Times New Roman"/>
                  <w:sz w:val="20"/>
                  <w:szCs w:val="20"/>
                  <w:lang w:val="de-DE"/>
                </w:rPr>
                <w:fldChar w:fldCharType="begin"/>
              </w:r>
              <w:r w:rsidR="00B67AA4">
                <w:rPr>
                  <w:rFonts w:ascii="Times New Roman" w:hAnsi="Times New Roman" w:cs="Times New Roman"/>
                  <w:sz w:val="20"/>
                  <w:szCs w:val="20"/>
                  <w:lang w:val="de-DE"/>
                </w:rPr>
                <w:instrText>HYPERLINK "mailto:mohamedazizbarbouch@gmail.com"</w:instrText>
              </w:r>
              <w:r w:rsidR="00B67AA4">
                <w:rPr>
                  <w:rFonts w:ascii="Times New Roman" w:hAnsi="Times New Roman" w:cs="Times New Roman"/>
                  <w:sz w:val="20"/>
                  <w:szCs w:val="20"/>
                  <w:lang w:val="de-DE"/>
                </w:rPr>
              </w:r>
              <w:r w:rsidR="00B67AA4">
                <w:rPr>
                  <w:rFonts w:ascii="Times New Roman" w:hAnsi="Times New Roman" w:cs="Times New Roman"/>
                  <w:sz w:val="20"/>
                  <w:szCs w:val="20"/>
                  <w:lang w:val="de-DE"/>
                </w:rPr>
                <w:fldChar w:fldCharType="separate"/>
              </w:r>
              <w:r w:rsidR="00CF14C6" w:rsidRPr="00B67AA4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de-DE"/>
                </w:rPr>
                <w:t>mohamedazizbarbouch@gmail.com</w:t>
              </w:r>
              <w:r w:rsidR="00B67AA4">
                <w:rPr>
                  <w:rFonts w:ascii="Times New Roman" w:hAnsi="Times New Roman" w:cs="Times New Roman"/>
                  <w:sz w:val="20"/>
                  <w:szCs w:val="20"/>
                  <w:lang w:val="de-DE"/>
                </w:rPr>
                <w:fldChar w:fldCharType="end"/>
              </w:r>
            </w:ins>
          </w:p>
        </w:tc>
      </w:tr>
      <w:tr w:rsidR="0058186A" w:rsidRPr="008F53C6" w14:paraId="14EDEEFD" w14:textId="77777777" w:rsidTr="00716516">
        <w:trPr>
          <w:gridBefore w:val="1"/>
          <w:wBefore w:w="142" w:type="dxa"/>
          <w:trHeight w:val="454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72F0A4C4" w14:textId="77777777" w:rsidR="0058186A" w:rsidRPr="008F53C6" w:rsidRDefault="0058186A" w:rsidP="00431A48">
            <w:pPr>
              <w:jc w:val="center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  <w:t>Schule &amp; Studium</w:t>
            </w:r>
          </w:p>
        </w:tc>
      </w:tr>
      <w:tr w:rsidR="0058186A" w:rsidRPr="008F53C6" w14:paraId="611DC0AB" w14:textId="77777777" w:rsidTr="00716516">
        <w:trPr>
          <w:gridBefore w:val="1"/>
          <w:wBefore w:w="142" w:type="dxa"/>
          <w:trHeight w:val="340"/>
        </w:trPr>
        <w:tc>
          <w:tcPr>
            <w:tcW w:w="7386" w:type="dxa"/>
            <w:gridSpan w:val="8"/>
            <w:tcBorders>
              <w:top w:val="single" w:sz="4" w:space="0" w:color="auto"/>
            </w:tcBorders>
            <w:vAlign w:val="bottom"/>
          </w:tcPr>
          <w:p w14:paraId="06F61616" w14:textId="77777777" w:rsidR="0058186A" w:rsidRPr="00C449CF" w:rsidRDefault="0058186A" w:rsidP="00431A48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val="de-DE" w:eastAsia="de-DE"/>
                <w14:ligatures w14:val="none"/>
              </w:rPr>
              <w:t>Friedrich-Alexander-Universität Erlangen-Nürnberg</w:t>
            </w:r>
          </w:p>
        </w:tc>
        <w:tc>
          <w:tcPr>
            <w:tcW w:w="2820" w:type="dxa"/>
            <w:gridSpan w:val="6"/>
            <w:tcBorders>
              <w:top w:val="single" w:sz="4" w:space="0" w:color="auto"/>
            </w:tcBorders>
            <w:vAlign w:val="bottom"/>
          </w:tcPr>
          <w:p w14:paraId="29BA09FC" w14:textId="77777777" w:rsidR="0058186A" w:rsidRPr="008F53C6" w:rsidRDefault="0058186A" w:rsidP="00431A48">
            <w:pPr>
              <w:jc w:val="right"/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Erlangen</w:t>
            </w:r>
          </w:p>
        </w:tc>
      </w:tr>
      <w:tr w:rsidR="0058186A" w:rsidRPr="008F53C6" w14:paraId="0414044B" w14:textId="77777777" w:rsidTr="00716516">
        <w:trPr>
          <w:gridBefore w:val="1"/>
          <w:wBefore w:w="142" w:type="dxa"/>
          <w:trHeight w:val="20"/>
        </w:trPr>
        <w:tc>
          <w:tcPr>
            <w:tcW w:w="7386" w:type="dxa"/>
            <w:gridSpan w:val="8"/>
            <w:shd w:val="clear" w:color="auto" w:fill="auto"/>
            <w:vAlign w:val="bottom"/>
          </w:tcPr>
          <w:p w14:paraId="4D753BD5" w14:textId="27593884" w:rsidR="0058186A" w:rsidRPr="00C449CF" w:rsidRDefault="0058186A" w:rsidP="00431A48">
            <w:pPr>
              <w:rPr>
                <w:rFonts w:ascii="Georgia" w:hAnsi="Georgia"/>
                <w:sz w:val="20"/>
                <w:szCs w:val="20"/>
                <w:lang w:val="de-DE"/>
              </w:rPr>
            </w:pPr>
            <w:r w:rsidRPr="00C449CF">
              <w:rPr>
                <w:rFonts w:ascii="Georgia" w:hAnsi="Georgia"/>
                <w:sz w:val="20"/>
                <w:szCs w:val="20"/>
                <w:lang w:val="de-DE"/>
              </w:rPr>
              <w:t xml:space="preserve">B.Sc. in Wirtschaftsmathematik </w:t>
            </w:r>
          </w:p>
        </w:tc>
        <w:tc>
          <w:tcPr>
            <w:tcW w:w="2820" w:type="dxa"/>
            <w:gridSpan w:val="6"/>
            <w:vAlign w:val="bottom"/>
          </w:tcPr>
          <w:p w14:paraId="258540CF" w14:textId="77777777" w:rsidR="0058186A" w:rsidRPr="008F53C6" w:rsidRDefault="0058186A" w:rsidP="00431A48">
            <w:pPr>
              <w:jc w:val="right"/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10/2023 – 08/2026</w:t>
            </w:r>
          </w:p>
        </w:tc>
      </w:tr>
      <w:tr w:rsidR="0058186A" w:rsidRPr="001743C3" w14:paraId="16A3CE69" w14:textId="77777777" w:rsidTr="00716516">
        <w:trPr>
          <w:gridBefore w:val="1"/>
          <w:wBefore w:w="142" w:type="dxa"/>
          <w:trHeight w:val="20"/>
        </w:trPr>
        <w:tc>
          <w:tcPr>
            <w:tcW w:w="10206" w:type="dxa"/>
            <w:gridSpan w:val="14"/>
            <w:shd w:val="clear" w:color="auto" w:fill="auto"/>
            <w:vAlign w:val="bottom"/>
          </w:tcPr>
          <w:p w14:paraId="76CFA2C1" w14:textId="28054D05" w:rsidR="0058186A" w:rsidRPr="00C449CF" w:rsidRDefault="00F85DCA" w:rsidP="00431A48">
            <w:pPr>
              <w:pStyle w:val="Listenabsatz"/>
              <w:numPr>
                <w:ilvl w:val="0"/>
                <w:numId w:val="3"/>
              </w:numP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Aktives Mitglied im Börsen- und Wertpapierverein Nürnberg e.V.</w:t>
            </w:r>
          </w:p>
        </w:tc>
      </w:tr>
      <w:tr w:rsidR="0058186A" w:rsidRPr="008F53C6" w14:paraId="4D8AA2F9" w14:textId="77777777" w:rsidTr="00716516">
        <w:trPr>
          <w:gridBefore w:val="1"/>
          <w:wBefore w:w="142" w:type="dxa"/>
          <w:trHeight w:val="340"/>
        </w:trPr>
        <w:tc>
          <w:tcPr>
            <w:tcW w:w="7386" w:type="dxa"/>
            <w:gridSpan w:val="8"/>
            <w:vAlign w:val="bottom"/>
          </w:tcPr>
          <w:p w14:paraId="25325535" w14:textId="77777777" w:rsidR="0058186A" w:rsidRPr="00C449CF" w:rsidRDefault="0058186A" w:rsidP="00431A48">
            <w:pPr>
              <w:rPr>
                <w:rFonts w:ascii="Georgia" w:hAnsi="Georgia"/>
                <w:lang w:val="de-DE"/>
              </w:rPr>
            </w:pPr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val="de-DE" w:eastAsia="de-DE"/>
                <w14:ligatures w14:val="none"/>
              </w:rPr>
              <w:t xml:space="preserve">Lycée </w:t>
            </w:r>
            <w:proofErr w:type="spellStart"/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val="de-DE" w:eastAsia="de-DE"/>
                <w14:ligatures w14:val="none"/>
              </w:rPr>
              <w:t>Midoun</w:t>
            </w:r>
            <w:proofErr w:type="spellEnd"/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val="de-DE" w:eastAsia="de-DE"/>
                <w14:ligatures w14:val="none"/>
              </w:rPr>
              <w:t xml:space="preserve"> Djerba (Gymnasium </w:t>
            </w:r>
            <w:proofErr w:type="spellStart"/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val="de-DE" w:eastAsia="de-DE"/>
                <w14:ligatures w14:val="none"/>
              </w:rPr>
              <w:t>Midoun</w:t>
            </w:r>
            <w:proofErr w:type="spellEnd"/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val="de-DE" w:eastAsia="de-DE"/>
                <w14:ligatures w14:val="none"/>
              </w:rPr>
              <w:t>)</w:t>
            </w:r>
          </w:p>
        </w:tc>
        <w:tc>
          <w:tcPr>
            <w:tcW w:w="2820" w:type="dxa"/>
            <w:gridSpan w:val="6"/>
            <w:vAlign w:val="bottom"/>
          </w:tcPr>
          <w:p w14:paraId="16FB9B89" w14:textId="77777777" w:rsidR="0058186A" w:rsidRPr="008F53C6" w:rsidRDefault="0058186A" w:rsidP="00431A48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 xml:space="preserve">Djerba, </w:t>
            </w:r>
            <w:proofErr w:type="spellStart"/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Tunesien</w:t>
            </w:r>
            <w:proofErr w:type="spellEnd"/>
          </w:p>
        </w:tc>
      </w:tr>
      <w:tr w:rsidR="0058186A" w:rsidRPr="008F53C6" w14:paraId="3C2F89BE" w14:textId="77777777" w:rsidTr="00716516">
        <w:trPr>
          <w:gridBefore w:val="1"/>
          <w:wBefore w:w="142" w:type="dxa"/>
          <w:trHeight w:val="20"/>
        </w:trPr>
        <w:tc>
          <w:tcPr>
            <w:tcW w:w="7434" w:type="dxa"/>
            <w:gridSpan w:val="9"/>
            <w:vAlign w:val="bottom"/>
          </w:tcPr>
          <w:p w14:paraId="5A9AF9E1" w14:textId="77777777" w:rsidR="0058186A" w:rsidRPr="00C449CF" w:rsidRDefault="0058186A" w:rsidP="00431A48">
            <w:pPr>
              <w:rPr>
                <w:rFonts w:ascii="Georgia" w:hAnsi="Georgia"/>
                <w:lang w:val="de-DE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Allgemeine Hochschulreife in der Fachrichtung Mathematik</w:t>
            </w:r>
          </w:p>
        </w:tc>
        <w:tc>
          <w:tcPr>
            <w:tcW w:w="2772" w:type="dxa"/>
            <w:gridSpan w:val="5"/>
            <w:vAlign w:val="bottom"/>
          </w:tcPr>
          <w:p w14:paraId="06711B43" w14:textId="77777777" w:rsidR="0058186A" w:rsidRPr="008F53C6" w:rsidRDefault="0058186A" w:rsidP="00431A48">
            <w:pPr>
              <w:jc w:val="right"/>
              <w:rPr>
                <w:rFonts w:ascii="Georgia" w:hAnsi="Georgia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 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09/2018 – 06/2022</w:t>
            </w:r>
          </w:p>
        </w:tc>
      </w:tr>
      <w:tr w:rsidR="0058186A" w:rsidRPr="008F53C6" w14:paraId="3869E874" w14:textId="77777777" w:rsidTr="00716516">
        <w:trPr>
          <w:gridBefore w:val="1"/>
          <w:wBefore w:w="142" w:type="dxa"/>
          <w:trHeight w:val="454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2ED83B5B" w14:textId="77777777" w:rsidR="0058186A" w:rsidRPr="008F53C6" w:rsidRDefault="0058186A" w:rsidP="00431A48">
            <w:pPr>
              <w:jc w:val="center"/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</w:pPr>
            <w:proofErr w:type="spellStart"/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  <w:t>Praxiserfahrungen</w:t>
            </w:r>
            <w:proofErr w:type="spellEnd"/>
          </w:p>
        </w:tc>
      </w:tr>
      <w:tr w:rsidR="00F85DCA" w:rsidRPr="008F53C6" w14:paraId="14FF38B3" w14:textId="77777777" w:rsidTr="00716516">
        <w:trPr>
          <w:gridBefore w:val="1"/>
          <w:wBefore w:w="142" w:type="dxa"/>
          <w:trHeight w:val="340"/>
        </w:trPr>
        <w:tc>
          <w:tcPr>
            <w:tcW w:w="6378" w:type="dxa"/>
            <w:gridSpan w:val="5"/>
            <w:tcBorders>
              <w:top w:val="single" w:sz="4" w:space="0" w:color="auto"/>
            </w:tcBorders>
            <w:vAlign w:val="bottom"/>
          </w:tcPr>
          <w:p w14:paraId="79647AD2" w14:textId="442A409B" w:rsidR="00F85DCA" w:rsidRPr="00C449CF" w:rsidRDefault="008A6B18" w:rsidP="00431A48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bookmarkStart w:id="1" w:name="_Hlk183126193"/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QNB Group</w:t>
            </w:r>
          </w:p>
        </w:tc>
        <w:tc>
          <w:tcPr>
            <w:tcW w:w="3828" w:type="dxa"/>
            <w:gridSpan w:val="9"/>
            <w:tcBorders>
              <w:top w:val="single" w:sz="4" w:space="0" w:color="auto"/>
            </w:tcBorders>
            <w:vAlign w:val="bottom"/>
          </w:tcPr>
          <w:p w14:paraId="1EC8B61D" w14:textId="3E09ADB1" w:rsidR="00F85DCA" w:rsidRPr="008F53C6" w:rsidRDefault="00F85DCA" w:rsidP="00431A48">
            <w:pPr>
              <w:jc w:val="right"/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 xml:space="preserve">Djerba, </w:t>
            </w:r>
            <w:proofErr w:type="spellStart"/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Tunesien</w:t>
            </w:r>
            <w:proofErr w:type="spellEnd"/>
          </w:p>
        </w:tc>
      </w:tr>
      <w:tr w:rsidR="00873E3D" w:rsidRPr="008F53C6" w14:paraId="524A82B8" w14:textId="77777777" w:rsidTr="00716516">
        <w:trPr>
          <w:gridBefore w:val="1"/>
          <w:wBefore w:w="142" w:type="dxa"/>
          <w:trHeight w:val="20"/>
          <w:ins w:id="2" w:author="David Döbele" w:date="2025-04-29T18:44:00Z" w16du:dateUtc="2025-04-29T16:44:00Z"/>
        </w:trPr>
        <w:tc>
          <w:tcPr>
            <w:tcW w:w="7794" w:type="dxa"/>
            <w:gridSpan w:val="11"/>
            <w:vAlign w:val="bottom"/>
          </w:tcPr>
          <w:p w14:paraId="69E12517" w14:textId="740831D5" w:rsidR="00873E3D" w:rsidRPr="00C449CF" w:rsidRDefault="00873E3D" w:rsidP="00431A48">
            <w:pPr>
              <w:rPr>
                <w:ins w:id="3" w:author="David Döbele" w:date="2025-04-29T18:44:00Z" w16du:dateUtc="2025-04-29T16:44:00Z"/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ins w:id="4" w:author="David Döbele" w:date="2025-04-29T18:44:00Z" w16du:dateUtc="2025-04-29T16:44:00Z">
              <w:r w:rsidRPr="00C449CF">
                <w:rPr>
                  <w:rFonts w:ascii="Georgia" w:eastAsia="Times New Roman" w:hAnsi="Georgia" w:cs="Times New Roman"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t xml:space="preserve">Praktikant im Corporate Finance </w:t>
              </w:r>
            </w:ins>
          </w:p>
        </w:tc>
        <w:tc>
          <w:tcPr>
            <w:tcW w:w="2412" w:type="dxa"/>
            <w:gridSpan w:val="3"/>
            <w:vAlign w:val="bottom"/>
          </w:tcPr>
          <w:p w14:paraId="7D58CA01" w14:textId="323D2DFB" w:rsidR="00873E3D" w:rsidRPr="008F53C6" w:rsidRDefault="00873E3D" w:rsidP="00431A48">
            <w:pPr>
              <w:jc w:val="right"/>
              <w:rPr>
                <w:ins w:id="5" w:author="David Döbele" w:date="2025-04-29T18:44:00Z" w16du:dateUtc="2025-04-29T16:44:00Z"/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ins w:id="6" w:author="David Döbele" w:date="2025-04-29T18:44:00Z" w16du:dateUtc="2025-04-29T16:44:00Z">
              <w:r w:rsidRPr="008F53C6">
                <w:rPr>
                  <w:rFonts w:ascii="Georgia" w:eastAsia="Times New Roman" w:hAnsi="Georgia" w:cs="Times New Roman"/>
                  <w:color w:val="000000"/>
                  <w:kern w:val="0"/>
                  <w:sz w:val="20"/>
                  <w:szCs w:val="20"/>
                  <w:lang w:eastAsia="de-DE"/>
                  <w14:ligatures w14:val="none"/>
                </w:rPr>
                <w:t>0</w:t>
              </w:r>
              <w:r>
                <w:rPr>
                  <w:rFonts w:ascii="Georgia" w:eastAsia="Times New Roman" w:hAnsi="Georgia" w:cs="Times New Roman"/>
                  <w:color w:val="000000"/>
                  <w:kern w:val="0"/>
                  <w:sz w:val="20"/>
                  <w:szCs w:val="20"/>
                  <w:lang w:eastAsia="de-DE"/>
                  <w14:ligatures w14:val="none"/>
                </w:rPr>
                <w:t>2</w:t>
              </w:r>
              <w:r w:rsidRPr="008F53C6">
                <w:rPr>
                  <w:rFonts w:ascii="Georgia" w:eastAsia="Times New Roman" w:hAnsi="Georgia" w:cs="Times New Roman"/>
                  <w:color w:val="000000"/>
                  <w:kern w:val="0"/>
                  <w:sz w:val="20"/>
                  <w:szCs w:val="20"/>
                  <w:lang w:eastAsia="de-DE"/>
                  <w14:ligatures w14:val="none"/>
                </w:rPr>
                <w:t>/2025 – 0</w:t>
              </w:r>
              <w:r>
                <w:rPr>
                  <w:rFonts w:ascii="Georgia" w:eastAsia="Times New Roman" w:hAnsi="Georgia" w:cs="Times New Roman"/>
                  <w:color w:val="000000"/>
                  <w:kern w:val="0"/>
                  <w:sz w:val="20"/>
                  <w:szCs w:val="20"/>
                  <w:lang w:eastAsia="de-DE"/>
                  <w14:ligatures w14:val="none"/>
                </w:rPr>
                <w:t>3</w:t>
              </w:r>
              <w:r w:rsidRPr="008F53C6">
                <w:rPr>
                  <w:rFonts w:ascii="Georgia" w:eastAsia="Times New Roman" w:hAnsi="Georgia" w:cs="Times New Roman"/>
                  <w:color w:val="000000"/>
                  <w:kern w:val="0"/>
                  <w:sz w:val="20"/>
                  <w:szCs w:val="20"/>
                  <w:lang w:eastAsia="de-DE"/>
                  <w14:ligatures w14:val="none"/>
                </w:rPr>
                <w:t>/2025</w:t>
              </w:r>
            </w:ins>
          </w:p>
        </w:tc>
      </w:tr>
      <w:tr w:rsidR="00873E3D" w:rsidRPr="008F53C6" w14:paraId="62E1CD66" w14:textId="77777777" w:rsidTr="004F4E96">
        <w:trPr>
          <w:gridBefore w:val="1"/>
          <w:wBefore w:w="142" w:type="dxa"/>
          <w:trHeight w:val="20"/>
        </w:trPr>
        <w:tc>
          <w:tcPr>
            <w:tcW w:w="10206" w:type="dxa"/>
            <w:gridSpan w:val="14"/>
            <w:vAlign w:val="bottom"/>
          </w:tcPr>
          <w:p w14:paraId="0302DA51" w14:textId="77777777" w:rsidR="00873E3D" w:rsidDel="00873E3D" w:rsidRDefault="00873E3D" w:rsidP="00431A48">
            <w:pPr>
              <w:rPr>
                <w:del w:id="7" w:author="David Döbele" w:date="2025-04-29T18:44:00Z" w16du:dateUtc="2025-04-29T16:44:00Z"/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del w:id="8" w:author="David Döbele" w:date="2025-04-29T18:44:00Z" w16du:dateUtc="2025-04-29T16:44:00Z">
              <w:r w:rsidRPr="00C449CF" w:rsidDel="00873E3D">
                <w:rPr>
                  <w:rFonts w:ascii="Georgia" w:eastAsia="Times New Roman" w:hAnsi="Georgia" w:cs="Times New Roman"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delText xml:space="preserve">Praktikant im Corporate Finance </w:delText>
              </w:r>
            </w:del>
          </w:p>
          <w:p w14:paraId="1F7E0C80" w14:textId="333E49EF" w:rsidR="00873E3D" w:rsidRPr="001743C3" w:rsidDel="00873E3D" w:rsidRDefault="00873E3D" w:rsidP="001743C3">
            <w:pPr>
              <w:pStyle w:val="Listenabsatz"/>
              <w:numPr>
                <w:ilvl w:val="0"/>
                <w:numId w:val="3"/>
              </w:numPr>
              <w:rPr>
                <w:del w:id="9" w:author="David Döbele" w:date="2025-04-29T18:45:00Z" w16du:dateUtc="2025-04-29T16:45:00Z"/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1743C3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Finanzanalyse von Kundenunternehmen, einschließlich der Bewertung von Jahresabschlüssen und Finanzkennzahle</w:t>
            </w:r>
            <w:ins w:id="10" w:author="David Döbele" w:date="2025-04-29T18:45:00Z" w16du:dateUtc="2025-04-29T16:45:00Z">
              <w:r>
                <w:rPr>
                  <w:rFonts w:ascii="Georgia" w:eastAsia="Times New Roman" w:hAnsi="Georgia" w:cs="Times New Roman"/>
                  <w:i/>
                  <w:iCs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t xml:space="preserve">n sowie </w:t>
              </w:r>
            </w:ins>
            <w:del w:id="11" w:author="David Döbele" w:date="2025-04-29T18:45:00Z" w16du:dateUtc="2025-04-29T16:45:00Z">
              <w:r w:rsidRPr="001743C3" w:rsidDel="00873E3D">
                <w:rPr>
                  <w:rFonts w:ascii="Georgia" w:eastAsia="Times New Roman" w:hAnsi="Georgia" w:cs="Times New Roman"/>
                  <w:i/>
                  <w:iCs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delText xml:space="preserve">n. </w:delText>
              </w:r>
            </w:del>
          </w:p>
          <w:p w14:paraId="41B25162" w14:textId="77777777" w:rsidR="00873E3D" w:rsidRPr="00873E3D" w:rsidRDefault="00873E3D" w:rsidP="00873E3D">
            <w:pPr>
              <w:pStyle w:val="Listenabsatz"/>
              <w:numPr>
                <w:ilvl w:val="0"/>
                <w:numId w:val="3"/>
              </w:num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val="de-DE" w:eastAsia="de-DE"/>
                <w14:ligatures w14:val="none"/>
                <w:rPrChange w:id="12" w:author="David Döbele" w:date="2025-04-29T18:45:00Z" w16du:dateUtc="2025-04-29T16:45:00Z">
                  <w:rPr>
                    <w:b/>
                    <w:bCs/>
                    <w:smallCaps/>
                    <w:lang w:val="de-DE" w:eastAsia="de-DE"/>
                  </w:rPr>
                </w:rPrChange>
              </w:rPr>
            </w:pPr>
            <w:r w:rsidRPr="00873E3D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  <w:rPrChange w:id="13" w:author="David Döbele" w:date="2025-04-29T18:45:00Z" w16du:dateUtc="2025-04-29T16:45:00Z">
                  <w:rPr>
                    <w:lang w:val="de-DE" w:eastAsia="de-DE"/>
                  </w:rPr>
                </w:rPrChange>
              </w:rPr>
              <w:t>Erstellung von Finanzmodellen und Unternehmensbewertungen (DCF, Multiples, vergleichbare Transaktionen)</w:t>
            </w:r>
            <w:del w:id="14" w:author="David Döbele" w:date="2025-04-29T18:45:00Z" w16du:dateUtc="2025-04-29T16:45:00Z">
              <w:r w:rsidRPr="00873E3D" w:rsidDel="00873E3D">
                <w:rPr>
                  <w:rFonts w:ascii="Georgia" w:eastAsia="Times New Roman" w:hAnsi="Georgia" w:cs="Times New Roman"/>
                  <w:i/>
                  <w:iCs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  <w:rPrChange w:id="15" w:author="David Döbele" w:date="2025-04-29T18:45:00Z" w16du:dateUtc="2025-04-29T16:45:00Z">
                    <w:rPr>
                      <w:lang w:val="de-DE" w:eastAsia="de-DE"/>
                    </w:rPr>
                  </w:rPrChange>
                </w:rPr>
                <w:delText xml:space="preserve">. </w:delText>
              </w:r>
            </w:del>
          </w:p>
          <w:p w14:paraId="70E906FF" w14:textId="668B3CA1" w:rsidR="00873E3D" w:rsidRPr="001743C3" w:rsidDel="00873E3D" w:rsidRDefault="00873E3D" w:rsidP="001743C3">
            <w:pPr>
              <w:pStyle w:val="Listenabsatz"/>
              <w:numPr>
                <w:ilvl w:val="0"/>
                <w:numId w:val="3"/>
              </w:numPr>
              <w:rPr>
                <w:del w:id="16" w:author="David Döbele" w:date="2025-04-29T18:45:00Z" w16du:dateUtc="2025-04-29T16:45:00Z"/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val="de-DE" w:eastAsia="de-DE"/>
                <w14:ligatures w14:val="none"/>
                <w:rPrChange w:id="17" w:author="Barbouch, Mohamed Aziz" w:date="2025-04-29T10:55:00Z" w16du:dateUtc="2025-04-29T08:55:00Z">
                  <w:rPr>
                    <w:del w:id="18" w:author="David Döbele" w:date="2025-04-29T18:45:00Z" w16du:dateUtc="2025-04-29T16:45:00Z"/>
                    <w:rFonts w:ascii="Georgia" w:eastAsia="Times New Roman" w:hAnsi="Georgia" w:cs="Times New Roman"/>
                    <w:i/>
                    <w:iCs/>
                    <w:color w:val="000000"/>
                    <w:kern w:val="0"/>
                    <w:sz w:val="20"/>
                    <w:szCs w:val="20"/>
                    <w:lang w:val="de-DE" w:eastAsia="de-DE"/>
                    <w14:ligatures w14:val="none"/>
                  </w:rPr>
                </w:rPrChange>
              </w:rPr>
            </w:pPr>
            <w:r w:rsidRPr="001743C3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Marktrecherche und Branchenanalysen, um Investitionsmöglichkeiten und Branchentrends zu identifizieren</w:t>
            </w:r>
            <w:ins w:id="19" w:author="David Döbele" w:date="2025-04-29T18:45:00Z" w16du:dateUtc="2025-04-29T16:45:00Z">
              <w:r>
                <w:rPr>
                  <w:rFonts w:ascii="Georgia" w:eastAsia="Times New Roman" w:hAnsi="Georgia" w:cs="Times New Roman"/>
                  <w:i/>
                  <w:iCs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t xml:space="preserve"> und </w:t>
              </w:r>
            </w:ins>
            <w:del w:id="20" w:author="David Döbele" w:date="2025-04-29T18:45:00Z" w16du:dateUtc="2025-04-29T16:45:00Z">
              <w:r w:rsidRPr="001743C3" w:rsidDel="00873E3D">
                <w:rPr>
                  <w:rFonts w:ascii="Georgia" w:eastAsia="Times New Roman" w:hAnsi="Georgia" w:cs="Times New Roman"/>
                  <w:i/>
                  <w:iCs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delText xml:space="preserve">. </w:delText>
              </w:r>
            </w:del>
          </w:p>
          <w:p w14:paraId="36BE6224" w14:textId="77777777" w:rsidR="00873E3D" w:rsidRPr="00873E3D" w:rsidRDefault="00873E3D" w:rsidP="00873E3D">
            <w:pPr>
              <w:pStyle w:val="Listenabsatz"/>
              <w:numPr>
                <w:ilvl w:val="0"/>
                <w:numId w:val="3"/>
              </w:num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val="de-DE" w:eastAsia="de-DE"/>
                <w14:ligatures w14:val="none"/>
                <w:rPrChange w:id="21" w:author="David Döbele" w:date="2025-04-29T18:45:00Z" w16du:dateUtc="2025-04-29T16:45:00Z">
                  <w:rPr>
                    <w:rFonts w:ascii="Georgia" w:eastAsia="Times New Roman" w:hAnsi="Georgia" w:cs="Times New Roman"/>
                    <w:i/>
                    <w:iCs/>
                    <w:color w:val="000000"/>
                    <w:kern w:val="0"/>
                    <w:sz w:val="20"/>
                    <w:szCs w:val="20"/>
                    <w:lang w:val="de-DE" w:eastAsia="de-DE"/>
                    <w14:ligatures w14:val="none"/>
                  </w:rPr>
                </w:rPrChange>
              </w:rPr>
            </w:pPr>
            <w:r w:rsidRPr="00873E3D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  <w:rPrChange w:id="22" w:author="David Döbele" w:date="2025-04-29T18:45:00Z" w16du:dateUtc="2025-04-29T16:45:00Z">
                  <w:rPr>
                    <w:lang w:val="de-DE" w:eastAsia="de-DE"/>
                  </w:rPr>
                </w:rPrChange>
              </w:rPr>
              <w:t xml:space="preserve">Analyse und Strukturierung von Unternehmensfinanzierungen (Fremdkapital, Eigenkapital und Mezzanine-Kapital). </w:t>
            </w:r>
          </w:p>
          <w:p w14:paraId="40C7E282" w14:textId="77777777" w:rsidR="00873E3D" w:rsidRPr="001743C3" w:rsidRDefault="00873E3D" w:rsidP="001743C3">
            <w:pPr>
              <w:pStyle w:val="Listenabsatz"/>
              <w:numPr>
                <w:ilvl w:val="0"/>
                <w:numId w:val="3"/>
              </w:num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val="de-DE" w:eastAsia="de-DE"/>
                <w14:ligatures w14:val="none"/>
                <w:rPrChange w:id="23" w:author="Barbouch, Mohamed Aziz" w:date="2025-04-29T10:56:00Z" w16du:dateUtc="2025-04-29T08:56:00Z">
                  <w:rPr>
                    <w:rFonts w:ascii="Georgia" w:eastAsia="Times New Roman" w:hAnsi="Georgia" w:cs="Times New Roman"/>
                    <w:i/>
                    <w:iCs/>
                    <w:color w:val="000000"/>
                    <w:kern w:val="0"/>
                    <w:sz w:val="20"/>
                    <w:szCs w:val="20"/>
                    <w:lang w:val="de-DE" w:eastAsia="de-DE"/>
                    <w14:ligatures w14:val="none"/>
                  </w:rPr>
                </w:rPrChange>
              </w:rPr>
            </w:pPr>
            <w:r w:rsidRPr="001743C3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Erstellung von Pitch Books und Präsentationen für Kunden sowie für interne Entscheidungsgremien. </w:t>
            </w:r>
          </w:p>
          <w:p w14:paraId="4F6D4E64" w14:textId="70740F8A" w:rsidR="00873E3D" w:rsidRPr="00873E3D" w:rsidDel="00873E3D" w:rsidRDefault="00873E3D" w:rsidP="00873E3D">
            <w:pPr>
              <w:pStyle w:val="Listenabsatz"/>
              <w:numPr>
                <w:ilvl w:val="0"/>
                <w:numId w:val="3"/>
              </w:numPr>
              <w:rPr>
                <w:del w:id="24" w:author="David Döbele" w:date="2025-04-29T18:45:00Z" w16du:dateUtc="2025-04-29T16:45:00Z"/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pPrChange w:id="25" w:author="David Döbele" w:date="2025-04-29T18:45:00Z" w16du:dateUtc="2025-04-29T16:45:00Z">
                <w:pPr>
                  <w:pStyle w:val="Listenabsatz"/>
                  <w:numPr>
                    <w:numId w:val="3"/>
                  </w:numPr>
                  <w:ind w:hanging="360"/>
                </w:pPr>
              </w:pPrChange>
            </w:pPr>
            <w:del w:id="26" w:author="David Döbele" w:date="2025-04-29T18:45:00Z" w16du:dateUtc="2025-04-29T16:45:00Z">
              <w:r w:rsidRPr="001743C3" w:rsidDel="00873E3D">
                <w:rPr>
                  <w:rFonts w:ascii="Georgia" w:eastAsia="Times New Roman" w:hAnsi="Georgia" w:cs="Times New Roman"/>
                  <w:i/>
                  <w:iCs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delText xml:space="preserve">Unterstützung bei M&amp;A-Transaktionen, insbesondere bei der </w:delText>
              </w:r>
            </w:del>
            <w:r w:rsidRPr="001743C3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Analyse von Synergien und dem Screening potenzieller Zielunternehmen</w:t>
            </w:r>
            <w:ins w:id="27" w:author="David Döbele" w:date="2025-04-29T18:45:00Z" w16du:dateUtc="2025-04-29T16:45:00Z">
              <w:r>
                <w:rPr>
                  <w:rFonts w:ascii="Georgia" w:eastAsia="Times New Roman" w:hAnsi="Georgia" w:cs="Times New Roman"/>
                  <w:i/>
                  <w:iCs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t xml:space="preserve"> im Rahmen von M&amp;A-Proze</w:t>
              </w:r>
            </w:ins>
            <w:ins w:id="28" w:author="David Döbele" w:date="2025-04-29T18:46:00Z" w16du:dateUtc="2025-04-29T16:46:00Z">
              <w:r>
                <w:rPr>
                  <w:rFonts w:ascii="Georgia" w:eastAsia="Times New Roman" w:hAnsi="Georgia" w:cs="Times New Roman"/>
                  <w:i/>
                  <w:iCs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t>ssen</w:t>
              </w:r>
            </w:ins>
            <w:del w:id="29" w:author="David Döbele" w:date="2025-04-29T18:45:00Z" w16du:dateUtc="2025-04-29T16:45:00Z">
              <w:r w:rsidRPr="001743C3" w:rsidDel="00873E3D">
                <w:rPr>
                  <w:rFonts w:ascii="Georgia" w:eastAsia="Times New Roman" w:hAnsi="Georgia" w:cs="Times New Roman"/>
                  <w:i/>
                  <w:iCs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delText>.</w:delText>
              </w:r>
            </w:del>
          </w:p>
          <w:p w14:paraId="0956D2CE" w14:textId="4F49707D" w:rsidR="00873E3D" w:rsidRPr="00C449CF" w:rsidRDefault="00873E3D" w:rsidP="00873E3D">
            <w:pPr>
              <w:pStyle w:val="Listenabsatz"/>
              <w:numPr>
                <w:ilvl w:val="0"/>
                <w:numId w:val="3"/>
              </w:num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pPrChange w:id="30" w:author="David Döbele" w:date="2025-04-29T18:45:00Z" w16du:dateUtc="2025-04-29T16:45:00Z">
                <w:pPr>
                  <w:jc w:val="right"/>
                </w:pPr>
              </w:pPrChange>
            </w:pPr>
            <w:del w:id="31" w:author="David Döbele" w:date="2025-04-29T18:44:00Z" w16du:dateUtc="2025-04-29T16:44:00Z">
              <w:r w:rsidRPr="008F53C6" w:rsidDel="00873E3D">
                <w:rPr>
                  <w:rFonts w:ascii="Georgia" w:eastAsia="Times New Roman" w:hAnsi="Georgia" w:cs="Times New Roman"/>
                  <w:color w:val="000000"/>
                  <w:kern w:val="0"/>
                  <w:sz w:val="20"/>
                  <w:szCs w:val="20"/>
                  <w:lang w:eastAsia="de-DE"/>
                  <w14:ligatures w14:val="none"/>
                </w:rPr>
                <w:delText>0</w:delText>
              </w:r>
              <w:r w:rsidDel="00873E3D">
                <w:rPr>
                  <w:rFonts w:ascii="Georgia" w:eastAsia="Times New Roman" w:hAnsi="Georgia" w:cs="Times New Roman"/>
                  <w:color w:val="000000"/>
                  <w:kern w:val="0"/>
                  <w:sz w:val="20"/>
                  <w:szCs w:val="20"/>
                  <w:lang w:eastAsia="de-DE"/>
                  <w14:ligatures w14:val="none"/>
                </w:rPr>
                <w:delText>2</w:delText>
              </w:r>
              <w:r w:rsidRPr="008F53C6" w:rsidDel="00873E3D">
                <w:rPr>
                  <w:rFonts w:ascii="Georgia" w:eastAsia="Times New Roman" w:hAnsi="Georgia" w:cs="Times New Roman"/>
                  <w:color w:val="000000"/>
                  <w:kern w:val="0"/>
                  <w:sz w:val="20"/>
                  <w:szCs w:val="20"/>
                  <w:lang w:eastAsia="de-DE"/>
                  <w14:ligatures w14:val="none"/>
                </w:rPr>
                <w:delText>/2025 – 0</w:delText>
              </w:r>
              <w:r w:rsidDel="00873E3D">
                <w:rPr>
                  <w:rFonts w:ascii="Georgia" w:eastAsia="Times New Roman" w:hAnsi="Georgia" w:cs="Times New Roman"/>
                  <w:color w:val="000000"/>
                  <w:kern w:val="0"/>
                  <w:sz w:val="20"/>
                  <w:szCs w:val="20"/>
                  <w:lang w:eastAsia="de-DE"/>
                  <w14:ligatures w14:val="none"/>
                </w:rPr>
                <w:delText>3</w:delText>
              </w:r>
              <w:r w:rsidRPr="008F53C6" w:rsidDel="00873E3D">
                <w:rPr>
                  <w:rFonts w:ascii="Georgia" w:eastAsia="Times New Roman" w:hAnsi="Georgia" w:cs="Times New Roman"/>
                  <w:color w:val="000000"/>
                  <w:kern w:val="0"/>
                  <w:sz w:val="20"/>
                  <w:szCs w:val="20"/>
                  <w:lang w:eastAsia="de-DE"/>
                  <w14:ligatures w14:val="none"/>
                </w:rPr>
                <w:delText>/2025</w:delText>
              </w:r>
            </w:del>
          </w:p>
        </w:tc>
      </w:tr>
      <w:tr w:rsidR="00F85DCA" w:rsidRPr="008F53C6" w14:paraId="146F83CB" w14:textId="77777777" w:rsidTr="00716516">
        <w:trPr>
          <w:gridBefore w:val="1"/>
          <w:wBefore w:w="142" w:type="dxa"/>
          <w:trHeight w:val="340"/>
        </w:trPr>
        <w:tc>
          <w:tcPr>
            <w:tcW w:w="6378" w:type="dxa"/>
            <w:gridSpan w:val="5"/>
            <w:vAlign w:val="bottom"/>
          </w:tcPr>
          <w:p w14:paraId="01219877" w14:textId="6CAB04FD" w:rsidR="00F85DCA" w:rsidRPr="00C449CF" w:rsidRDefault="00F85DCA" w:rsidP="00431A48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KPMG AG</w:t>
            </w:r>
          </w:p>
        </w:tc>
        <w:tc>
          <w:tcPr>
            <w:tcW w:w="3828" w:type="dxa"/>
            <w:gridSpan w:val="9"/>
            <w:vAlign w:val="bottom"/>
          </w:tcPr>
          <w:p w14:paraId="00E2B612" w14:textId="67CB8C28" w:rsidR="00F85DCA" w:rsidRPr="008F53C6" w:rsidRDefault="00F85DCA" w:rsidP="00431A48">
            <w:pPr>
              <w:jc w:val="right"/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N</w:t>
            </w:r>
            <w:r w:rsidR="001D5BC5"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ürnberg</w:t>
            </w:r>
          </w:p>
        </w:tc>
      </w:tr>
      <w:bookmarkEnd w:id="1"/>
      <w:tr w:rsidR="00F85DCA" w:rsidRPr="008F53C6" w14:paraId="7B4F16CB" w14:textId="77777777" w:rsidTr="00716516">
        <w:trPr>
          <w:gridBefore w:val="1"/>
          <w:wBefore w:w="142" w:type="dxa"/>
          <w:trHeight w:val="20"/>
        </w:trPr>
        <w:tc>
          <w:tcPr>
            <w:tcW w:w="7794" w:type="dxa"/>
            <w:gridSpan w:val="11"/>
            <w:vAlign w:val="bottom"/>
          </w:tcPr>
          <w:p w14:paraId="07EB6C2F" w14:textId="59CA9198" w:rsidR="00F85DCA" w:rsidRPr="008F53C6" w:rsidRDefault="00F85DCA" w:rsidP="00431A48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proofErr w:type="spellStart"/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Praktikant</w:t>
            </w:r>
            <w:proofErr w:type="spellEnd"/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im</w:t>
            </w:r>
            <w:proofErr w:type="spellEnd"/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A</w:t>
            </w:r>
            <w:r w:rsidR="00101B0B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udit</w:t>
            </w:r>
            <w:del w:id="32" w:author="Sarah Bergmann" w:date="2024-11-23T12:22:00Z" w16du:dateUtc="2024-11-23T11:22:00Z">
              <w:r w:rsidRPr="008F53C6" w:rsidDel="00E5592A">
                <w:rPr>
                  <w:rFonts w:ascii="Georgia" w:eastAsia="Times New Roman" w:hAnsi="Georgia" w:cs="Times New Roman"/>
                  <w:color w:val="000000"/>
                  <w:kern w:val="0"/>
                  <w:sz w:val="20"/>
                  <w:szCs w:val="20"/>
                  <w:lang w:eastAsia="de-DE"/>
                  <w14:ligatures w14:val="none"/>
                </w:rPr>
                <w:delText xml:space="preserve">                                 </w:delText>
              </w:r>
            </w:del>
          </w:p>
        </w:tc>
        <w:tc>
          <w:tcPr>
            <w:tcW w:w="2412" w:type="dxa"/>
            <w:gridSpan w:val="3"/>
            <w:vAlign w:val="bottom"/>
          </w:tcPr>
          <w:p w14:paraId="6DA202B7" w14:textId="18CD5DFA" w:rsidR="00F85DCA" w:rsidRPr="00C449CF" w:rsidRDefault="00F85DCA" w:rsidP="00431A48">
            <w:pPr>
              <w:jc w:val="right"/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09/2024 – 11/2024</w:t>
            </w:r>
          </w:p>
        </w:tc>
      </w:tr>
      <w:tr w:rsidR="00F85DCA" w:rsidRPr="001743C3" w14:paraId="5E4593CB" w14:textId="77777777" w:rsidTr="00716516">
        <w:trPr>
          <w:gridBefore w:val="1"/>
          <w:wBefore w:w="142" w:type="dxa"/>
          <w:trHeight w:val="20"/>
        </w:trPr>
        <w:tc>
          <w:tcPr>
            <w:tcW w:w="10206" w:type="dxa"/>
            <w:gridSpan w:val="14"/>
            <w:vAlign w:val="bottom"/>
          </w:tcPr>
          <w:p w14:paraId="079696A5" w14:textId="4FCB06A6" w:rsidR="00F85DCA" w:rsidRPr="00C449CF" w:rsidRDefault="00625EC4" w:rsidP="00431A48">
            <w:pPr>
              <w:pStyle w:val="Listenabsatz"/>
              <w:numPr>
                <w:ilvl w:val="0"/>
                <w:numId w:val="5"/>
              </w:numP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Mitwirkung bei der Erstellung eines Final </w:t>
            </w:r>
            <w:proofErr w:type="spellStart"/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Analyticals</w:t>
            </w:r>
            <w:proofErr w:type="spellEnd"/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zum Vergleich der Vermögens- und Ertragslage des Konzernabschlusses zwischen Geschäftsjahr und Vorjahr</w:t>
            </w:r>
            <w:ins w:id="33" w:author="Barbouch, Mohamed Aziz" w:date="2025-04-29T10:55:00Z" w16du:dateUtc="2025-04-29T08:55:00Z">
              <w:r w:rsidR="001743C3" w:rsidRPr="001743C3">
                <w:rPr>
                  <w:lang w:val="de-DE"/>
                  <w:rPrChange w:id="34" w:author="Barbouch, Mohamed Aziz" w:date="2025-04-29T10:55:00Z" w16du:dateUtc="2025-04-29T08:55:00Z">
                    <w:rPr/>
                  </w:rPrChange>
                </w:rPr>
                <w:t xml:space="preserve"> </w:t>
              </w:r>
            </w:ins>
          </w:p>
          <w:p w14:paraId="0BCD4E68" w14:textId="4ABBA567" w:rsidR="00101B0B" w:rsidRPr="00C449CF" w:rsidRDefault="00F11184" w:rsidP="00431A48">
            <w:pPr>
              <w:pStyle w:val="Listenabsatz"/>
              <w:numPr>
                <w:ilvl w:val="0"/>
                <w:numId w:val="5"/>
              </w:numP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Durchführung von analytischen Prüfungshandlungen diverser Bilanz- und GuV-Positionen nach HGB und IFRS sowie </w:t>
            </w:r>
            <w:r w:rsidR="00101B0B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Abstimmung des Eigenkapitalspiegels nach IFRS und HGB</w:t>
            </w:r>
          </w:p>
        </w:tc>
      </w:tr>
      <w:tr w:rsidR="00F85DCA" w:rsidRPr="008F53C6" w14:paraId="4F661DC4" w14:textId="77777777" w:rsidTr="00716516">
        <w:trPr>
          <w:gridBefore w:val="1"/>
          <w:wBefore w:w="142" w:type="dxa"/>
          <w:trHeight w:val="340"/>
        </w:trPr>
        <w:tc>
          <w:tcPr>
            <w:tcW w:w="6378" w:type="dxa"/>
            <w:gridSpan w:val="5"/>
            <w:vAlign w:val="bottom"/>
          </w:tcPr>
          <w:p w14:paraId="52076E2D" w14:textId="77777777" w:rsidR="00F85DCA" w:rsidRPr="00C449CF" w:rsidRDefault="00F85DCA" w:rsidP="00431A48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International of Cold and Air-Conditioned (ICAC)</w:t>
            </w:r>
          </w:p>
        </w:tc>
        <w:tc>
          <w:tcPr>
            <w:tcW w:w="3828" w:type="dxa"/>
            <w:gridSpan w:val="9"/>
            <w:vAlign w:val="bottom"/>
          </w:tcPr>
          <w:p w14:paraId="021A8B7E" w14:textId="77777777" w:rsidR="00F85DCA" w:rsidRPr="00C449CF" w:rsidRDefault="00F85DCA" w:rsidP="00431A48">
            <w:pPr>
              <w:jc w:val="right"/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 xml:space="preserve">Tunis, </w:t>
            </w:r>
            <w:proofErr w:type="spellStart"/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Tunesien</w:t>
            </w:r>
            <w:proofErr w:type="spellEnd"/>
          </w:p>
        </w:tc>
      </w:tr>
      <w:tr w:rsidR="00F85DCA" w:rsidRPr="008F53C6" w14:paraId="7A0BE2E5" w14:textId="77777777" w:rsidTr="00716516">
        <w:trPr>
          <w:gridBefore w:val="1"/>
          <w:wBefore w:w="142" w:type="dxa"/>
          <w:trHeight w:val="20"/>
        </w:trPr>
        <w:tc>
          <w:tcPr>
            <w:tcW w:w="7794" w:type="dxa"/>
            <w:gridSpan w:val="11"/>
            <w:vAlign w:val="bottom"/>
          </w:tcPr>
          <w:p w14:paraId="1B90BC81" w14:textId="77777777" w:rsidR="00F85DCA" w:rsidRPr="008F53C6" w:rsidRDefault="00F85DCA" w:rsidP="00431A48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bookmarkStart w:id="35" w:name="_Hlk183126178"/>
            <w:proofErr w:type="spellStart"/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Praktikant</w:t>
            </w:r>
            <w:proofErr w:type="spellEnd"/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im</w:t>
            </w:r>
            <w:proofErr w:type="spellEnd"/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Accounting</w:t>
            </w:r>
            <w:del w:id="36" w:author="Sarah Bergmann" w:date="2024-11-23T12:23:00Z" w16du:dateUtc="2024-11-23T11:23:00Z">
              <w:r w:rsidRPr="008F53C6" w:rsidDel="00E5592A">
                <w:rPr>
                  <w:rFonts w:ascii="Georgia" w:eastAsia="Times New Roman" w:hAnsi="Georgia" w:cs="Times New Roman"/>
                  <w:color w:val="000000"/>
                  <w:kern w:val="0"/>
                  <w:sz w:val="20"/>
                  <w:szCs w:val="20"/>
                  <w:lang w:eastAsia="de-DE"/>
                  <w14:ligatures w14:val="none"/>
                </w:rPr>
                <w:delText xml:space="preserve">                                     </w:delText>
              </w:r>
            </w:del>
          </w:p>
        </w:tc>
        <w:tc>
          <w:tcPr>
            <w:tcW w:w="2412" w:type="dxa"/>
            <w:gridSpan w:val="3"/>
            <w:vAlign w:val="bottom"/>
          </w:tcPr>
          <w:p w14:paraId="1A9C523E" w14:textId="319C4314" w:rsidR="00F85DCA" w:rsidRPr="00C449CF" w:rsidRDefault="00F85DCA" w:rsidP="00431A48">
            <w:pPr>
              <w:jc w:val="right"/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09/2022 –</w:t>
            </w:r>
            <w:r w:rsidR="00E5592A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12/2022</w:t>
            </w:r>
          </w:p>
        </w:tc>
      </w:tr>
      <w:tr w:rsidR="00F85DCA" w:rsidRPr="001743C3" w14:paraId="64AF7C43" w14:textId="77777777" w:rsidTr="00716516">
        <w:trPr>
          <w:gridBefore w:val="1"/>
          <w:wBefore w:w="142" w:type="dxa"/>
          <w:trHeight w:val="20"/>
        </w:trPr>
        <w:tc>
          <w:tcPr>
            <w:tcW w:w="10206" w:type="dxa"/>
            <w:gridSpan w:val="14"/>
            <w:vAlign w:val="bottom"/>
          </w:tcPr>
          <w:p w14:paraId="350C6B3F" w14:textId="7E76C1F6" w:rsidR="00F85DCA" w:rsidRPr="00C449CF" w:rsidRDefault="00F85DCA" w:rsidP="00431A48">
            <w:pPr>
              <w:pStyle w:val="Listenabsatz"/>
              <w:numPr>
                <w:ilvl w:val="0"/>
                <w:numId w:val="4"/>
              </w:numP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Erfass</w:t>
            </w:r>
            <w:r w:rsidR="00E5592A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ung</w:t>
            </w: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von Geschäftstransaktionen in Buchhaltungssystemen wie das Verbuchen von Eingangsrechnungen, Ausgangsrechnungen, Bankbuchungen usw. </w:t>
            </w:r>
          </w:p>
          <w:p w14:paraId="387B13B3" w14:textId="77777777" w:rsidR="00F85DCA" w:rsidRPr="00C449CF" w:rsidRDefault="00F85DCA" w:rsidP="00431A48">
            <w:pPr>
              <w:pStyle w:val="Listenabsatz"/>
              <w:numPr>
                <w:ilvl w:val="0"/>
                <w:numId w:val="4"/>
              </w:num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Unterstützung bei der Kommunikation mit externen Partnern wie Wirtschaftsprüfern, Steuerberatern oder Behörden</w:t>
            </w:r>
            <w:del w:id="37" w:author="Sarah Bergmann" w:date="2024-11-23T12:24:00Z" w16du:dateUtc="2024-11-23T11:24:00Z">
              <w:r w:rsidRPr="00C449CF" w:rsidDel="00E5592A">
                <w:rPr>
                  <w:rFonts w:ascii="Georgia" w:eastAsia="Times New Roman" w:hAnsi="Georgia" w:cs="Times New Roman"/>
                  <w:i/>
                  <w:iCs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delText>.</w:delText>
              </w:r>
            </w:del>
          </w:p>
        </w:tc>
      </w:tr>
      <w:bookmarkEnd w:id="35"/>
      <w:tr w:rsidR="00F85DCA" w:rsidRPr="008F53C6" w14:paraId="7BD8409E" w14:textId="77777777" w:rsidTr="00716516">
        <w:trPr>
          <w:gridBefore w:val="1"/>
          <w:wBefore w:w="142" w:type="dxa"/>
          <w:trHeight w:val="454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3B3F060F" w14:textId="77777777" w:rsidR="00F85DCA" w:rsidRPr="008F53C6" w:rsidRDefault="00F85DCA" w:rsidP="00431A48">
            <w:pPr>
              <w:jc w:val="center"/>
              <w:rPr>
                <w:rFonts w:ascii="Georgia" w:hAnsi="Georgia"/>
              </w:rPr>
            </w:pPr>
            <w:proofErr w:type="spellStart"/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  <w:t>Außeruniversitäres</w:t>
            </w:r>
            <w:proofErr w:type="spellEnd"/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  <w:t xml:space="preserve"> Engagement</w:t>
            </w:r>
          </w:p>
        </w:tc>
      </w:tr>
      <w:tr w:rsidR="000A2DCA" w:rsidRPr="008F53C6" w14:paraId="6E1B4E76" w14:textId="77777777" w:rsidTr="00716516">
        <w:trPr>
          <w:gridBefore w:val="1"/>
          <w:wBefore w:w="142" w:type="dxa"/>
          <w:trHeight w:val="340"/>
        </w:trPr>
        <w:tc>
          <w:tcPr>
            <w:tcW w:w="4114" w:type="dxa"/>
            <w:gridSpan w:val="3"/>
            <w:tcBorders>
              <w:top w:val="single" w:sz="4" w:space="0" w:color="auto"/>
            </w:tcBorders>
            <w:vAlign w:val="bottom"/>
          </w:tcPr>
          <w:p w14:paraId="38B047C7" w14:textId="4C9EB71F" w:rsidR="000A2DCA" w:rsidRPr="008F53C6" w:rsidRDefault="000A2DCA" w:rsidP="00431A48">
            <w:pPr>
              <w:rPr>
                <w:rFonts w:ascii="Georgia" w:hAnsi="Georgia"/>
              </w:rPr>
            </w:pPr>
            <w:bookmarkStart w:id="38" w:name="_Hlk183127424"/>
            <w:bookmarkStart w:id="39" w:name="_Hlk183128076"/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A</w:t>
            </w:r>
            <w:r w:rsidR="0011069F"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ll About VC</w:t>
            </w:r>
          </w:p>
        </w:tc>
        <w:tc>
          <w:tcPr>
            <w:tcW w:w="6092" w:type="dxa"/>
            <w:gridSpan w:val="11"/>
            <w:tcBorders>
              <w:top w:val="single" w:sz="4" w:space="0" w:color="auto"/>
            </w:tcBorders>
            <w:vAlign w:val="bottom"/>
          </w:tcPr>
          <w:p w14:paraId="5DBE71A9" w14:textId="45E72C61" w:rsidR="000A2DCA" w:rsidRPr="008F53C6" w:rsidRDefault="0011069F" w:rsidP="00431A48">
            <w:pPr>
              <w:jc w:val="right"/>
              <w:rPr>
                <w:rFonts w:ascii="Georgia" w:hAnsi="Georgia"/>
                <w:i/>
                <w:iCs/>
                <w:sz w:val="24"/>
                <w:szCs w:val="24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 xml:space="preserve">Paris, </w:t>
            </w:r>
            <w:proofErr w:type="spellStart"/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Fran</w:t>
            </w:r>
            <w:r w:rsidR="001D5BC5"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kreich</w:t>
            </w:r>
            <w:proofErr w:type="spellEnd"/>
          </w:p>
        </w:tc>
      </w:tr>
      <w:tr w:rsidR="000A2DCA" w:rsidRPr="008F53C6" w14:paraId="0C24D586" w14:textId="77777777" w:rsidTr="00716516">
        <w:trPr>
          <w:gridBefore w:val="1"/>
          <w:wBefore w:w="142" w:type="dxa"/>
          <w:trHeight w:val="20"/>
        </w:trPr>
        <w:tc>
          <w:tcPr>
            <w:tcW w:w="7232" w:type="dxa"/>
            <w:gridSpan w:val="7"/>
            <w:vAlign w:val="bottom"/>
          </w:tcPr>
          <w:p w14:paraId="289DFE8D" w14:textId="684AD38E" w:rsidR="000A2DCA" w:rsidRPr="00C449CF" w:rsidRDefault="0011069F" w:rsidP="00431A48">
            <w:pPr>
              <w:rPr>
                <w:rFonts w:ascii="Georgia" w:hAnsi="Georgia"/>
                <w:sz w:val="20"/>
                <w:szCs w:val="20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Co-</w:t>
            </w:r>
            <w:r w:rsidR="006A7E4B"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Founder</w:t>
            </w: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und Auto</w:t>
            </w:r>
            <w:r w:rsidR="001D5BC5"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r</w:t>
            </w:r>
          </w:p>
        </w:tc>
        <w:tc>
          <w:tcPr>
            <w:tcW w:w="2974" w:type="dxa"/>
            <w:gridSpan w:val="7"/>
            <w:vAlign w:val="bottom"/>
          </w:tcPr>
          <w:p w14:paraId="503B4076" w14:textId="13245484" w:rsidR="000A2DCA" w:rsidRPr="008F53C6" w:rsidRDefault="0011069F" w:rsidP="00431A48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8F53C6">
              <w:rPr>
                <w:rFonts w:ascii="Georgia" w:eastAsia="Times New Roman" w:hAnsi="Georgia" w:cs="Times New Roman"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11</w:t>
            </w:r>
            <w:r w:rsidR="000A2DCA" w:rsidRPr="008F53C6">
              <w:rPr>
                <w:rFonts w:ascii="Georgia" w:eastAsia="Times New Roman" w:hAnsi="Georgia" w:cs="Times New Roman"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/202</w:t>
            </w:r>
            <w:r w:rsidRPr="008F53C6">
              <w:rPr>
                <w:rFonts w:ascii="Georgia" w:eastAsia="Times New Roman" w:hAnsi="Georgia" w:cs="Times New Roman"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4</w:t>
            </w:r>
            <w:r w:rsidR="000A2DCA" w:rsidRPr="008F53C6">
              <w:rPr>
                <w:rFonts w:ascii="Georgia" w:eastAsia="Times New Roman" w:hAnsi="Georgia" w:cs="Times New Roman"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</w:t>
            </w:r>
            <w:r w:rsidR="000A2DCA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– </w:t>
            </w:r>
            <w:proofErr w:type="spellStart"/>
            <w:r w:rsidR="000A2DCA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heute</w:t>
            </w:r>
            <w:proofErr w:type="spellEnd"/>
          </w:p>
        </w:tc>
      </w:tr>
      <w:tr w:rsidR="000A2DCA" w:rsidRPr="001743C3" w14:paraId="6CDB21CE" w14:textId="77777777" w:rsidTr="00716516">
        <w:trPr>
          <w:gridBefore w:val="1"/>
          <w:wBefore w:w="142" w:type="dxa"/>
          <w:trHeight w:val="20"/>
        </w:trPr>
        <w:tc>
          <w:tcPr>
            <w:tcW w:w="10206" w:type="dxa"/>
            <w:gridSpan w:val="14"/>
            <w:vAlign w:val="bottom"/>
          </w:tcPr>
          <w:p w14:paraId="05D025BF" w14:textId="77777777" w:rsidR="000A2DCA" w:rsidRPr="00C449CF" w:rsidRDefault="008A6B18" w:rsidP="00431A48">
            <w:pPr>
              <w:numPr>
                <w:ilvl w:val="0"/>
                <w:numId w:val="1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Aufbau einer Plattform, die fundierte Einblicke in Finanzierungsrunden, Trends im Venture-Capital-Bereich und Strategien für Startups bietet, um Wissen über Innovationen und Investitionen zu fördern</w:t>
            </w:r>
            <w:del w:id="40" w:author="Sarah Bergmann" w:date="2024-11-23T12:25:00Z" w16du:dateUtc="2024-11-23T11:25:00Z">
              <w:r w:rsidRPr="00C449CF" w:rsidDel="00E5592A">
                <w:rPr>
                  <w:rFonts w:ascii="Georgia" w:eastAsia="Times New Roman" w:hAnsi="Georgia" w:cs="Times New Roman"/>
                  <w:i/>
                  <w:iCs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delText>.</w:delText>
              </w:r>
            </w:del>
          </w:p>
          <w:p w14:paraId="77F77F4A" w14:textId="2B4BBCC0" w:rsidR="008A6B18" w:rsidRPr="00C449CF" w:rsidRDefault="008A6B18" w:rsidP="00431A48">
            <w:pPr>
              <w:numPr>
                <w:ilvl w:val="0"/>
                <w:numId w:val="1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Erstellung von wirkungsvollen Inhalten und Aufbau eines Netzwerks, um Investoren, Gründer und Interessierte miteinander zu verbinden und die Zukunft des Innovationsökosystems mitzugestalten</w:t>
            </w:r>
            <w:del w:id="41" w:author="Sarah Bergmann" w:date="2024-11-23T12:25:00Z" w16du:dateUtc="2024-11-23T11:25:00Z">
              <w:r w:rsidRPr="00C449CF" w:rsidDel="00E5592A">
                <w:rPr>
                  <w:rFonts w:ascii="Georgia" w:eastAsia="Times New Roman" w:hAnsi="Georgia" w:cs="Times New Roman"/>
                  <w:i/>
                  <w:iCs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delText>.</w:delText>
              </w:r>
            </w:del>
          </w:p>
        </w:tc>
      </w:tr>
      <w:tr w:rsidR="00F85DCA" w:rsidRPr="008F53C6" w:rsidDel="00873E3D" w14:paraId="4D916DDF" w14:textId="0051E98A" w:rsidTr="00716516">
        <w:trPr>
          <w:gridBefore w:val="1"/>
          <w:wBefore w:w="142" w:type="dxa"/>
          <w:trHeight w:val="340"/>
          <w:del w:id="42" w:author="David Döbele" w:date="2025-04-29T18:46:00Z" w16du:dateUtc="2025-04-29T16:46:00Z"/>
        </w:trPr>
        <w:tc>
          <w:tcPr>
            <w:tcW w:w="4114" w:type="dxa"/>
            <w:gridSpan w:val="3"/>
            <w:vAlign w:val="bottom"/>
          </w:tcPr>
          <w:p w14:paraId="3233DF11" w14:textId="206B11F6" w:rsidR="00F85DCA" w:rsidRPr="008F53C6" w:rsidDel="00873E3D" w:rsidRDefault="00F85DCA" w:rsidP="00431A48">
            <w:pPr>
              <w:rPr>
                <w:del w:id="43" w:author="David Döbele" w:date="2025-04-29T18:46:00Z" w16du:dateUtc="2025-04-29T16:46:00Z"/>
                <w:rFonts w:ascii="Georgia" w:hAnsi="Georgia"/>
              </w:rPr>
            </w:pPr>
            <w:del w:id="44" w:author="David Döbele" w:date="2025-04-29T18:46:00Z" w16du:dateUtc="2025-04-29T16:46:00Z">
              <w:r w:rsidRPr="008F53C6" w:rsidDel="00873E3D">
                <w:rPr>
                  <w:rFonts w:ascii="Georgia" w:eastAsia="Times New Roman" w:hAnsi="Georgia" w:cs="Times New Roman"/>
                  <w:b/>
                  <w:bCs/>
                  <w:smallCaps/>
                  <w:color w:val="000000"/>
                  <w:kern w:val="0"/>
                  <w:sz w:val="24"/>
                  <w:szCs w:val="24"/>
                  <w:lang w:eastAsia="de-DE"/>
                  <w14:ligatures w14:val="none"/>
                </w:rPr>
                <w:delText>pumpkincareers GmbH</w:delText>
              </w:r>
            </w:del>
          </w:p>
        </w:tc>
        <w:tc>
          <w:tcPr>
            <w:tcW w:w="6092" w:type="dxa"/>
            <w:gridSpan w:val="11"/>
            <w:vAlign w:val="bottom"/>
          </w:tcPr>
          <w:p w14:paraId="0B0157C9" w14:textId="080343EF" w:rsidR="00F85DCA" w:rsidRPr="008F53C6" w:rsidDel="00873E3D" w:rsidRDefault="00F85DCA" w:rsidP="00431A48">
            <w:pPr>
              <w:jc w:val="right"/>
              <w:rPr>
                <w:del w:id="45" w:author="David Döbele" w:date="2025-04-29T18:46:00Z" w16du:dateUtc="2025-04-29T16:46:00Z"/>
                <w:rFonts w:ascii="Georgia" w:hAnsi="Georgia"/>
                <w:i/>
                <w:iCs/>
                <w:sz w:val="24"/>
                <w:szCs w:val="24"/>
              </w:rPr>
            </w:pPr>
            <w:del w:id="46" w:author="David Döbele" w:date="2025-04-29T18:46:00Z" w16du:dateUtc="2025-04-29T16:46:00Z">
              <w:r w:rsidRPr="008F53C6" w:rsidDel="00873E3D">
                <w:rPr>
                  <w:rFonts w:ascii="Georgia" w:eastAsia="Times New Roman" w:hAnsi="Georgia" w:cs="Times New Roman"/>
                  <w:i/>
                  <w:iCs/>
                  <w:smallCaps/>
                  <w:color w:val="000000"/>
                  <w:kern w:val="0"/>
                  <w:sz w:val="24"/>
                  <w:szCs w:val="24"/>
                  <w:lang w:eastAsia="de-DE"/>
                  <w14:ligatures w14:val="none"/>
                </w:rPr>
                <w:delText>Frankfurt am Main</w:delText>
              </w:r>
            </w:del>
          </w:p>
        </w:tc>
      </w:tr>
      <w:bookmarkEnd w:id="38"/>
      <w:tr w:rsidR="00F85DCA" w:rsidRPr="008F53C6" w:rsidDel="00873E3D" w14:paraId="3BBA2818" w14:textId="24F8637A" w:rsidTr="00716516">
        <w:trPr>
          <w:gridBefore w:val="1"/>
          <w:wBefore w:w="142" w:type="dxa"/>
          <w:trHeight w:val="20"/>
          <w:del w:id="47" w:author="David Döbele" w:date="2025-04-29T18:46:00Z" w16du:dateUtc="2025-04-29T16:46:00Z"/>
        </w:trPr>
        <w:tc>
          <w:tcPr>
            <w:tcW w:w="7232" w:type="dxa"/>
            <w:gridSpan w:val="7"/>
            <w:vAlign w:val="bottom"/>
          </w:tcPr>
          <w:p w14:paraId="5F30D229" w14:textId="080C12D8" w:rsidR="00F85DCA" w:rsidRPr="00C449CF" w:rsidDel="00873E3D" w:rsidRDefault="00F85DCA" w:rsidP="00431A48">
            <w:pPr>
              <w:rPr>
                <w:del w:id="48" w:author="David Döbele" w:date="2025-04-29T18:46:00Z" w16du:dateUtc="2025-04-29T16:46:00Z"/>
                <w:rFonts w:ascii="Georgia" w:hAnsi="Georgia"/>
                <w:sz w:val="20"/>
                <w:szCs w:val="20"/>
                <w:lang w:val="de-DE"/>
              </w:rPr>
            </w:pPr>
            <w:del w:id="49" w:author="David Döbele" w:date="2025-04-29T18:46:00Z" w16du:dateUtc="2025-04-29T16:46:00Z">
              <w:r w:rsidRPr="00C449CF" w:rsidDel="00873E3D">
                <w:rPr>
                  <w:rFonts w:ascii="Georgia" w:eastAsia="Times New Roman" w:hAnsi="Georgia" w:cs="Times New Roman"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delText xml:space="preserve">Aktives Mitglied im Coaching-Netzwerk einer Karriereberatung für Studierende                                       </w:delText>
              </w:r>
            </w:del>
          </w:p>
        </w:tc>
        <w:tc>
          <w:tcPr>
            <w:tcW w:w="2974" w:type="dxa"/>
            <w:gridSpan w:val="7"/>
            <w:vAlign w:val="bottom"/>
          </w:tcPr>
          <w:p w14:paraId="6EFB5A0A" w14:textId="4D17CBF5" w:rsidR="00F85DCA" w:rsidRPr="008F53C6" w:rsidDel="00873E3D" w:rsidRDefault="00F85DCA" w:rsidP="00431A48">
            <w:pPr>
              <w:jc w:val="right"/>
              <w:rPr>
                <w:del w:id="50" w:author="David Döbele" w:date="2025-04-29T18:46:00Z" w16du:dateUtc="2025-04-29T16:46:00Z"/>
                <w:rFonts w:ascii="Georgia" w:hAnsi="Georgia"/>
                <w:sz w:val="20"/>
                <w:szCs w:val="20"/>
              </w:rPr>
            </w:pPr>
            <w:del w:id="51" w:author="David Döbele" w:date="2025-04-29T18:46:00Z" w16du:dateUtc="2025-04-29T16:46:00Z">
              <w:r w:rsidRPr="008F53C6" w:rsidDel="00873E3D">
                <w:rPr>
                  <w:rFonts w:ascii="Georgia" w:eastAsia="Times New Roman" w:hAnsi="Georgia" w:cs="Times New Roman"/>
                  <w:smallCaps/>
                  <w:color w:val="000000"/>
                  <w:kern w:val="0"/>
                  <w:sz w:val="20"/>
                  <w:szCs w:val="20"/>
                  <w:lang w:eastAsia="de-DE"/>
                  <w14:ligatures w14:val="none"/>
                </w:rPr>
                <w:delText xml:space="preserve">06/2023 </w:delText>
              </w:r>
              <w:r w:rsidRPr="008F53C6" w:rsidDel="00873E3D">
                <w:rPr>
                  <w:rFonts w:ascii="Georgia" w:eastAsia="Times New Roman" w:hAnsi="Georgia" w:cs="Times New Roman"/>
                  <w:color w:val="000000"/>
                  <w:kern w:val="0"/>
                  <w:sz w:val="20"/>
                  <w:szCs w:val="20"/>
                  <w:lang w:eastAsia="de-DE"/>
                  <w14:ligatures w14:val="none"/>
                </w:rPr>
                <w:delText>– heute</w:delText>
              </w:r>
            </w:del>
          </w:p>
        </w:tc>
      </w:tr>
      <w:tr w:rsidR="00F85DCA" w:rsidRPr="001743C3" w:rsidDel="00873E3D" w14:paraId="54A7144F" w14:textId="0ABE6A4D" w:rsidTr="00716516">
        <w:trPr>
          <w:gridBefore w:val="1"/>
          <w:wBefore w:w="142" w:type="dxa"/>
          <w:trHeight w:val="20"/>
          <w:del w:id="52" w:author="David Döbele" w:date="2025-04-29T18:46:00Z" w16du:dateUtc="2025-04-29T16:46:00Z"/>
        </w:trPr>
        <w:tc>
          <w:tcPr>
            <w:tcW w:w="10206" w:type="dxa"/>
            <w:gridSpan w:val="14"/>
            <w:vAlign w:val="bottom"/>
          </w:tcPr>
          <w:p w14:paraId="018AC0F6" w14:textId="5C899FF1" w:rsidR="00101B0B" w:rsidRPr="00C449CF" w:rsidDel="00873E3D" w:rsidRDefault="00101B0B" w:rsidP="00431A48">
            <w:pPr>
              <w:numPr>
                <w:ilvl w:val="0"/>
                <w:numId w:val="1"/>
              </w:numPr>
              <w:textAlignment w:val="baseline"/>
              <w:rPr>
                <w:del w:id="53" w:author="David Döbele" w:date="2025-04-29T18:46:00Z" w16du:dateUtc="2025-04-29T16:46:00Z"/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del w:id="54" w:author="David Döbele" w:date="2025-04-29T18:46:00Z" w16du:dateUtc="2025-04-29T16:46:00Z">
              <w:r w:rsidRPr="00C449CF" w:rsidDel="00873E3D">
                <w:rPr>
                  <w:rFonts w:ascii="Georgia" w:eastAsia="Times New Roman" w:hAnsi="Georgia" w:cs="Times New Roman"/>
                  <w:i/>
                  <w:iCs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delText>Fachliche und persönliche Weiterentwicklung durch Vorbereitungskurse für den Arbeitsalltag im</w:delText>
              </w:r>
            </w:del>
          </w:p>
          <w:p w14:paraId="0EBBC5FC" w14:textId="58FD5BFA" w:rsidR="00F85DCA" w:rsidRPr="00C449CF" w:rsidDel="00873E3D" w:rsidRDefault="00101B0B" w:rsidP="00431A48">
            <w:pPr>
              <w:ind w:left="720"/>
              <w:textAlignment w:val="baseline"/>
              <w:rPr>
                <w:del w:id="55" w:author="David Döbele" w:date="2025-04-29T18:46:00Z" w16du:dateUtc="2025-04-29T16:46:00Z"/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val="de-DE" w:eastAsia="de-DE"/>
                <w14:ligatures w14:val="none"/>
              </w:rPr>
            </w:pPr>
            <w:del w:id="56" w:author="David Döbele" w:date="2025-04-29T18:46:00Z" w16du:dateUtc="2025-04-29T16:46:00Z">
              <w:r w:rsidRPr="00C449CF" w:rsidDel="00873E3D">
                <w:rPr>
                  <w:rFonts w:ascii="Georgia" w:eastAsia="Times New Roman" w:hAnsi="Georgia" w:cs="Times New Roman"/>
                  <w:i/>
                  <w:iCs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delText>Investment Banking und in der Unternehmensberatung (MS Office, Branchen-Verständnis</w:delText>
              </w:r>
              <w:r w:rsidR="00E5592A" w:rsidRPr="00C449CF" w:rsidDel="00873E3D">
                <w:rPr>
                  <w:rFonts w:ascii="Georgia" w:eastAsia="Times New Roman" w:hAnsi="Georgia" w:cs="Times New Roman"/>
                  <w:i/>
                  <w:iCs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delText xml:space="preserve">, </w:delText>
              </w:r>
              <w:r w:rsidRPr="00C449CF" w:rsidDel="00873E3D">
                <w:rPr>
                  <w:rFonts w:ascii="Georgia" w:eastAsia="Times New Roman" w:hAnsi="Georgia" w:cs="Times New Roman"/>
                  <w:i/>
                  <w:iCs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delText>...)</w:delText>
              </w:r>
            </w:del>
          </w:p>
        </w:tc>
      </w:tr>
      <w:bookmarkEnd w:id="39"/>
      <w:tr w:rsidR="00101B0B" w:rsidRPr="008F53C6" w14:paraId="6A33BE4F" w14:textId="77777777" w:rsidTr="00716516">
        <w:trPr>
          <w:gridBefore w:val="1"/>
          <w:wBefore w:w="142" w:type="dxa"/>
          <w:trHeight w:val="340"/>
        </w:trPr>
        <w:tc>
          <w:tcPr>
            <w:tcW w:w="4114" w:type="dxa"/>
            <w:gridSpan w:val="3"/>
            <w:vAlign w:val="bottom"/>
          </w:tcPr>
          <w:p w14:paraId="79C783F1" w14:textId="7E4EA29B" w:rsidR="00101B0B" w:rsidRPr="008F53C6" w:rsidRDefault="000A2DCA" w:rsidP="00431A48">
            <w:pPr>
              <w:rPr>
                <w:rFonts w:ascii="Georgia" w:hAnsi="Georgia"/>
              </w:rPr>
            </w:pPr>
            <w:proofErr w:type="spellStart"/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Tunesischer</w:t>
            </w:r>
            <w:proofErr w:type="spellEnd"/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 xml:space="preserve"> Roter </w:t>
            </w:r>
            <w:proofErr w:type="spellStart"/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Halbmond</w:t>
            </w:r>
            <w:proofErr w:type="spellEnd"/>
          </w:p>
        </w:tc>
        <w:tc>
          <w:tcPr>
            <w:tcW w:w="6092" w:type="dxa"/>
            <w:gridSpan w:val="11"/>
            <w:vAlign w:val="bottom"/>
          </w:tcPr>
          <w:p w14:paraId="761DA444" w14:textId="74B1192C" w:rsidR="00101B0B" w:rsidRPr="008F53C6" w:rsidRDefault="000A2DCA" w:rsidP="00431A48">
            <w:pPr>
              <w:jc w:val="right"/>
              <w:rPr>
                <w:rFonts w:ascii="Georgia" w:hAnsi="Georgia"/>
                <w:i/>
                <w:iCs/>
                <w:sz w:val="24"/>
                <w:szCs w:val="24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 xml:space="preserve">Djerba, </w:t>
            </w:r>
            <w:proofErr w:type="spellStart"/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Tunesien</w:t>
            </w:r>
            <w:proofErr w:type="spellEnd"/>
          </w:p>
        </w:tc>
      </w:tr>
      <w:tr w:rsidR="00431A48" w:rsidRPr="008F53C6" w14:paraId="7313AA08" w14:textId="77777777" w:rsidTr="00716516">
        <w:trPr>
          <w:gridBefore w:val="1"/>
          <w:wBefore w:w="142" w:type="dxa"/>
          <w:trHeight w:val="20"/>
        </w:trPr>
        <w:tc>
          <w:tcPr>
            <w:tcW w:w="6665" w:type="dxa"/>
            <w:gridSpan w:val="6"/>
          </w:tcPr>
          <w:p w14:paraId="43B63E1D" w14:textId="68EB9C1A" w:rsidR="00F85DCA" w:rsidRPr="00C449CF" w:rsidRDefault="00F85DCA" w:rsidP="00431A48">
            <w:pPr>
              <w:rPr>
                <w:rFonts w:ascii="Georgia" w:hAnsi="Georgia"/>
                <w:lang w:val="de-DE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Freiwilliger</w:t>
            </w:r>
            <w:r w:rsidR="00E5592A"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Helfer für Bürger in Not</w:t>
            </w:r>
          </w:p>
        </w:tc>
        <w:tc>
          <w:tcPr>
            <w:tcW w:w="3541" w:type="dxa"/>
            <w:gridSpan w:val="8"/>
            <w:vAlign w:val="bottom"/>
          </w:tcPr>
          <w:p w14:paraId="4179A74A" w14:textId="07C9EB6B" w:rsidR="00F85DCA" w:rsidRPr="008F53C6" w:rsidRDefault="00F85DCA" w:rsidP="00431A48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03/2021 – </w:t>
            </w:r>
            <w:proofErr w:type="spellStart"/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heute</w:t>
            </w:r>
            <w:proofErr w:type="spellEnd"/>
          </w:p>
        </w:tc>
      </w:tr>
      <w:tr w:rsidR="00F85DCA" w:rsidRPr="008F53C6" w14:paraId="057CC230" w14:textId="77777777" w:rsidTr="00716516">
        <w:trPr>
          <w:gridBefore w:val="1"/>
          <w:wBefore w:w="142" w:type="dxa"/>
          <w:trHeight w:val="340"/>
        </w:trPr>
        <w:tc>
          <w:tcPr>
            <w:tcW w:w="2258" w:type="dxa"/>
            <w:gridSpan w:val="2"/>
            <w:vAlign w:val="bottom"/>
          </w:tcPr>
          <w:p w14:paraId="02E4F91B" w14:textId="77777777" w:rsidR="00F85DCA" w:rsidRPr="008F53C6" w:rsidRDefault="00F85DCA" w:rsidP="00431A48">
            <w:pPr>
              <w:rPr>
                <w:rFonts w:ascii="Georgia" w:hAnsi="Georgia"/>
              </w:rPr>
            </w:pPr>
            <w:proofErr w:type="spellStart"/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Tunaruz</w:t>
            </w:r>
            <w:proofErr w:type="spellEnd"/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 </w:t>
            </w:r>
          </w:p>
        </w:tc>
        <w:tc>
          <w:tcPr>
            <w:tcW w:w="7948" w:type="dxa"/>
            <w:gridSpan w:val="12"/>
            <w:vAlign w:val="bottom"/>
          </w:tcPr>
          <w:p w14:paraId="2535369C" w14:textId="237622E2" w:rsidR="00F85DCA" w:rsidRPr="008F53C6" w:rsidRDefault="00F85DCA" w:rsidP="00431A48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 xml:space="preserve">Djerba, </w:t>
            </w:r>
            <w:proofErr w:type="spellStart"/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Tunesien</w:t>
            </w:r>
            <w:proofErr w:type="spellEnd"/>
          </w:p>
        </w:tc>
      </w:tr>
      <w:tr w:rsidR="0006180C" w:rsidRPr="008F53C6" w14:paraId="2806A31B" w14:textId="77777777" w:rsidTr="00716516">
        <w:trPr>
          <w:gridBefore w:val="1"/>
          <w:wBefore w:w="142" w:type="dxa"/>
          <w:trHeight w:val="20"/>
        </w:trPr>
        <w:tc>
          <w:tcPr>
            <w:tcW w:w="8217" w:type="dxa"/>
            <w:gridSpan w:val="13"/>
            <w:vAlign w:val="bottom"/>
          </w:tcPr>
          <w:p w14:paraId="2CF5D10E" w14:textId="2A30C75A" w:rsidR="0006180C" w:rsidRPr="00C449CF" w:rsidRDefault="0006180C" w:rsidP="0006180C">
            <w:p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Aktives Mitglied im Verein, der die Fähigkeiten junger Menschen durch Ausbildung fördert  </w:t>
            </w:r>
          </w:p>
        </w:tc>
        <w:tc>
          <w:tcPr>
            <w:tcW w:w="1989" w:type="dxa"/>
            <w:vAlign w:val="bottom"/>
          </w:tcPr>
          <w:p w14:paraId="7A519D26" w14:textId="001C91F4" w:rsidR="0006180C" w:rsidRPr="00C449CF" w:rsidRDefault="0006180C" w:rsidP="0006180C">
            <w:pPr>
              <w:jc w:val="right"/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01/2020 – </w:t>
            </w:r>
            <w:proofErr w:type="spellStart"/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heute</w:t>
            </w:r>
            <w:proofErr w:type="spellEnd"/>
          </w:p>
        </w:tc>
      </w:tr>
      <w:tr w:rsidR="00F85DCA" w:rsidRPr="001743C3" w14:paraId="11782B4A" w14:textId="77777777" w:rsidTr="00716516">
        <w:trPr>
          <w:gridBefore w:val="1"/>
          <w:wBefore w:w="142" w:type="dxa"/>
          <w:trHeight w:val="20"/>
        </w:trPr>
        <w:tc>
          <w:tcPr>
            <w:tcW w:w="10206" w:type="dxa"/>
            <w:gridSpan w:val="14"/>
            <w:vAlign w:val="bottom"/>
          </w:tcPr>
          <w:p w14:paraId="38D2FE72" w14:textId="04E71E28" w:rsidR="00F85DCA" w:rsidRPr="00C449CF" w:rsidRDefault="00E5592A" w:rsidP="00431A48">
            <w:pPr>
              <w:numPr>
                <w:ilvl w:val="0"/>
                <w:numId w:val="2"/>
              </w:numPr>
              <w:textAlignment w:val="baseline"/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Tragen von </w:t>
            </w:r>
            <w:r w:rsidR="00F85DCA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Verantwortung fü</w:t>
            </w:r>
            <w:r w:rsidR="00431A48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r das</w:t>
            </w:r>
            <w:r w:rsidR="00F85DCA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Projek</w:t>
            </w:r>
            <w:r w:rsidR="00431A48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t</w:t>
            </w:r>
            <w:r w:rsidR="00F85DCA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„</w:t>
            </w:r>
            <w:proofErr w:type="spellStart"/>
            <w:r w:rsidR="00F85DCA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sustainable</w:t>
            </w:r>
            <w:proofErr w:type="spellEnd"/>
            <w:r w:rsidR="00F85DCA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="00F85DCA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development</w:t>
            </w:r>
            <w:proofErr w:type="spellEnd"/>
            <w:r w:rsidR="00F85DCA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="00F85DCA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clubs</w:t>
            </w:r>
            <w:proofErr w:type="spellEnd"/>
            <w:r w:rsidR="00F85DCA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“ in Grundschulen</w:t>
            </w:r>
          </w:p>
        </w:tc>
      </w:tr>
      <w:tr w:rsidR="00F85DCA" w:rsidRPr="008F53C6" w14:paraId="57004933" w14:textId="77777777" w:rsidTr="00716516">
        <w:trPr>
          <w:gridBefore w:val="1"/>
          <w:wBefore w:w="142" w:type="dxa"/>
          <w:trHeight w:val="340"/>
        </w:trPr>
        <w:tc>
          <w:tcPr>
            <w:tcW w:w="7692" w:type="dxa"/>
            <w:gridSpan w:val="10"/>
            <w:vAlign w:val="bottom"/>
          </w:tcPr>
          <w:p w14:paraId="2C0AD3F5" w14:textId="77777777" w:rsidR="00F85DCA" w:rsidRPr="00C449CF" w:rsidRDefault="00F85DCA" w:rsidP="00431A48">
            <w:pPr>
              <w:rPr>
                <w:rFonts w:ascii="Georgia" w:hAnsi="Georgia"/>
                <w:lang w:val="de-DE"/>
              </w:rPr>
            </w:pPr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val="de-DE" w:eastAsia="de-DE"/>
                <w14:ligatures w14:val="none"/>
              </w:rPr>
              <w:t>Tunesischer Verein für Mathematikwissenschaften (ATSM)</w:t>
            </w:r>
          </w:p>
        </w:tc>
        <w:tc>
          <w:tcPr>
            <w:tcW w:w="2514" w:type="dxa"/>
            <w:gridSpan w:val="4"/>
            <w:vAlign w:val="bottom"/>
          </w:tcPr>
          <w:p w14:paraId="367238F8" w14:textId="77777777" w:rsidR="00F85DCA" w:rsidRPr="008F53C6" w:rsidRDefault="00F85DCA" w:rsidP="00431A48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 xml:space="preserve">Djerba, </w:t>
            </w:r>
            <w:proofErr w:type="spellStart"/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Tunesien</w:t>
            </w:r>
            <w:proofErr w:type="spellEnd"/>
          </w:p>
        </w:tc>
      </w:tr>
      <w:tr w:rsidR="00F85DCA" w:rsidRPr="008F53C6" w14:paraId="12786C94" w14:textId="77777777" w:rsidTr="00716516">
        <w:trPr>
          <w:gridBefore w:val="1"/>
          <w:wBefore w:w="142" w:type="dxa"/>
          <w:trHeight w:val="20"/>
        </w:trPr>
        <w:tc>
          <w:tcPr>
            <w:tcW w:w="8078" w:type="dxa"/>
            <w:gridSpan w:val="12"/>
            <w:vAlign w:val="bottom"/>
          </w:tcPr>
          <w:p w14:paraId="410511D4" w14:textId="0EE9984E" w:rsidR="00F85DCA" w:rsidRPr="00C449CF" w:rsidRDefault="00101B0B" w:rsidP="00431A48">
            <w:pPr>
              <w:rPr>
                <w:rFonts w:ascii="Georgia" w:hAnsi="Georgia"/>
                <w:lang w:val="de-DE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Mitglied in einem Verein für Mathematik sowie für Robotik, Astronomie und Informatik</w:t>
            </w:r>
          </w:p>
        </w:tc>
        <w:tc>
          <w:tcPr>
            <w:tcW w:w="2128" w:type="dxa"/>
            <w:gridSpan w:val="2"/>
            <w:vAlign w:val="bottom"/>
          </w:tcPr>
          <w:p w14:paraId="7A89C5DB" w14:textId="425A1339" w:rsidR="00F85DCA" w:rsidRPr="008F53C6" w:rsidRDefault="00F85DCA" w:rsidP="00431A48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02/2015 – </w:t>
            </w:r>
            <w:r w:rsidR="00101B0B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02/20</w:t>
            </w:r>
            <w:r w:rsidR="001D5BC5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2</w:t>
            </w:r>
            <w:r w:rsidR="00101B0B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3</w:t>
            </w:r>
          </w:p>
        </w:tc>
      </w:tr>
      <w:tr w:rsidR="00F85DCA" w:rsidRPr="001743C3" w14:paraId="57025FC0" w14:textId="77777777" w:rsidTr="00716516">
        <w:trPr>
          <w:gridBefore w:val="1"/>
          <w:wBefore w:w="142" w:type="dxa"/>
          <w:trHeight w:val="20"/>
        </w:trPr>
        <w:tc>
          <w:tcPr>
            <w:tcW w:w="10206" w:type="dxa"/>
            <w:gridSpan w:val="14"/>
            <w:vAlign w:val="bottom"/>
          </w:tcPr>
          <w:p w14:paraId="23CEFE66" w14:textId="49459A5A" w:rsidR="00F85DCA" w:rsidRPr="00C449CF" w:rsidRDefault="00F85DCA" w:rsidP="00431A48">
            <w:pPr>
              <w:pStyle w:val="Listenabsatz"/>
              <w:numPr>
                <w:ilvl w:val="0"/>
                <w:numId w:val="6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Teilnahme an mehreren mathematischen Spielen und mathematischen Olympiaden</w:t>
            </w:r>
          </w:p>
        </w:tc>
      </w:tr>
      <w:tr w:rsidR="00F85DCA" w:rsidRPr="008F53C6" w14:paraId="1C768304" w14:textId="77777777" w:rsidTr="00716516">
        <w:trPr>
          <w:gridBefore w:val="1"/>
          <w:wBefore w:w="142" w:type="dxa"/>
          <w:trHeight w:val="454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11203AA5" w14:textId="77777777" w:rsidR="00F85DCA" w:rsidRPr="008F53C6" w:rsidRDefault="00F85DCA" w:rsidP="00431A48">
            <w:pPr>
              <w:jc w:val="center"/>
              <w:rPr>
                <w:rFonts w:ascii="Georgia" w:hAnsi="Georgia"/>
              </w:rPr>
            </w:pPr>
            <w:proofErr w:type="spellStart"/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  <w:t>Fähigkeiten</w:t>
            </w:r>
            <w:proofErr w:type="spellEnd"/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  <w:t xml:space="preserve"> &amp; </w:t>
            </w:r>
            <w:proofErr w:type="spellStart"/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  <w:t>Interessen</w:t>
            </w:r>
            <w:proofErr w:type="spellEnd"/>
          </w:p>
        </w:tc>
      </w:tr>
      <w:tr w:rsidR="00F85DCA" w:rsidRPr="001743C3" w14:paraId="735EC3C3" w14:textId="77777777" w:rsidTr="00716516">
        <w:trPr>
          <w:gridBefore w:val="1"/>
          <w:wBefore w:w="142" w:type="dxa"/>
          <w:trHeight w:val="567"/>
        </w:trPr>
        <w:tc>
          <w:tcPr>
            <w:tcW w:w="1001" w:type="dxa"/>
            <w:tcBorders>
              <w:top w:val="single" w:sz="4" w:space="0" w:color="auto"/>
            </w:tcBorders>
            <w:vAlign w:val="bottom"/>
          </w:tcPr>
          <w:p w14:paraId="098CF757" w14:textId="77777777" w:rsidR="00F85DCA" w:rsidRPr="008F53C6" w:rsidRDefault="00F85DCA" w:rsidP="00431A48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proofErr w:type="spellStart"/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Sprachen</w:t>
            </w:r>
            <w:proofErr w:type="spellEnd"/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: </w:t>
            </w:r>
          </w:p>
          <w:p w14:paraId="7FF971A2" w14:textId="77777777" w:rsidR="00F85DCA" w:rsidRPr="008F53C6" w:rsidRDefault="00F85DCA" w:rsidP="00431A48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9205" w:type="dxa"/>
            <w:gridSpan w:val="13"/>
            <w:tcBorders>
              <w:top w:val="single" w:sz="4" w:space="0" w:color="auto"/>
            </w:tcBorders>
            <w:vAlign w:val="bottom"/>
          </w:tcPr>
          <w:p w14:paraId="1F895A6D" w14:textId="1CBA7E52" w:rsidR="00F85DCA" w:rsidRPr="00823A3B" w:rsidRDefault="00F85DCA" w:rsidP="00431A48">
            <w:pPr>
              <w:rPr>
                <w:rFonts w:ascii="Georgia" w:hAnsi="Georgia"/>
                <w:lang w:val="de-DE"/>
              </w:rPr>
            </w:pPr>
            <w:r w:rsidRPr="00823A3B">
              <w:rPr>
                <w:rFonts w:ascii="Georgia" w:hAnsi="Georgia"/>
                <w:sz w:val="20"/>
                <w:szCs w:val="20"/>
                <w:lang w:val="de-DE"/>
              </w:rPr>
              <w:t xml:space="preserve">Französisch </w:t>
            </w:r>
            <w:r w:rsidRPr="00823A3B">
              <w:rPr>
                <w:rFonts w:ascii="Georgia" w:hAnsi="Georgia"/>
                <w:i/>
                <w:iCs/>
                <w:sz w:val="20"/>
                <w:szCs w:val="20"/>
                <w:lang w:val="de-DE"/>
              </w:rPr>
              <w:t>(Muttersprache)</w:t>
            </w:r>
            <w:r w:rsidRPr="00823A3B">
              <w:rPr>
                <w:rFonts w:ascii="Georgia" w:hAnsi="Georgia"/>
                <w:sz w:val="20"/>
                <w:szCs w:val="20"/>
                <w:lang w:val="de-DE"/>
              </w:rPr>
              <w:t xml:space="preserve">, Arabisch </w:t>
            </w:r>
            <w:r w:rsidRPr="00823A3B">
              <w:rPr>
                <w:rFonts w:ascii="Georgia" w:hAnsi="Georgia"/>
                <w:i/>
                <w:iCs/>
                <w:sz w:val="20"/>
                <w:szCs w:val="20"/>
                <w:lang w:val="de-DE"/>
              </w:rPr>
              <w:t>(zweite Muttersprache)</w:t>
            </w:r>
            <w:r w:rsidRPr="00823A3B">
              <w:rPr>
                <w:rFonts w:ascii="Georgia" w:hAnsi="Georgia"/>
                <w:sz w:val="20"/>
                <w:szCs w:val="20"/>
                <w:lang w:val="de-DE"/>
              </w:rPr>
              <w:t xml:space="preserve">, Deutsch </w:t>
            </w:r>
            <w:r w:rsidRPr="00823A3B">
              <w:rPr>
                <w:rFonts w:ascii="Georgia" w:hAnsi="Georgia"/>
                <w:i/>
                <w:iCs/>
                <w:sz w:val="20"/>
                <w:szCs w:val="20"/>
                <w:lang w:val="de-DE"/>
              </w:rPr>
              <w:t>(verhandlungssicher)</w:t>
            </w:r>
            <w:r w:rsidRPr="00823A3B">
              <w:rPr>
                <w:rFonts w:ascii="Georgia" w:hAnsi="Georgia"/>
                <w:sz w:val="20"/>
                <w:szCs w:val="20"/>
                <w:lang w:val="de-DE"/>
              </w:rPr>
              <w:t xml:space="preserve">, Englisch </w:t>
            </w:r>
            <w:r w:rsidRPr="00823A3B">
              <w:rPr>
                <w:rFonts w:ascii="Georgia" w:hAnsi="Georgia"/>
                <w:i/>
                <w:iCs/>
                <w:sz w:val="20"/>
                <w:szCs w:val="20"/>
                <w:lang w:val="de-DE"/>
              </w:rPr>
              <w:t>(verhandlungssicher)</w:t>
            </w:r>
            <w:r w:rsidRPr="00823A3B">
              <w:rPr>
                <w:rFonts w:ascii="Georgia" w:hAnsi="Georgia"/>
                <w:sz w:val="20"/>
                <w:szCs w:val="20"/>
                <w:lang w:val="de-DE"/>
              </w:rPr>
              <w:t xml:space="preserve">, Türkisch </w:t>
            </w:r>
            <w:r w:rsidRPr="00823A3B">
              <w:rPr>
                <w:rFonts w:ascii="Georgia" w:hAnsi="Georgia"/>
                <w:i/>
                <w:iCs/>
                <w:sz w:val="20"/>
                <w:szCs w:val="20"/>
                <w:lang w:val="de-DE"/>
              </w:rPr>
              <w:t>(</w:t>
            </w:r>
            <w:r w:rsidR="00431A48" w:rsidRPr="00823A3B">
              <w:rPr>
                <w:rFonts w:ascii="Georgia" w:hAnsi="Georgia"/>
                <w:i/>
                <w:iCs/>
                <w:sz w:val="20"/>
                <w:szCs w:val="20"/>
                <w:lang w:val="de-DE"/>
              </w:rPr>
              <w:t>fortgeschritten</w:t>
            </w:r>
            <w:r w:rsidRPr="00823A3B">
              <w:rPr>
                <w:rFonts w:ascii="Georgia" w:hAnsi="Georgia"/>
                <w:i/>
                <w:iCs/>
                <w:sz w:val="20"/>
                <w:szCs w:val="20"/>
                <w:lang w:val="de-DE"/>
              </w:rPr>
              <w:t>)</w:t>
            </w:r>
          </w:p>
        </w:tc>
      </w:tr>
      <w:tr w:rsidR="00F85DCA" w:rsidRPr="008F53C6" w14:paraId="2C70D23C" w14:textId="77777777" w:rsidTr="00716516">
        <w:trPr>
          <w:gridBefore w:val="1"/>
          <w:wBefore w:w="142" w:type="dxa"/>
          <w:trHeight w:val="340"/>
        </w:trPr>
        <w:tc>
          <w:tcPr>
            <w:tcW w:w="1001" w:type="dxa"/>
            <w:vAlign w:val="bottom"/>
          </w:tcPr>
          <w:p w14:paraId="15890A93" w14:textId="77777777" w:rsidR="00F85DCA" w:rsidRPr="008F53C6" w:rsidRDefault="00F85DCA" w:rsidP="00431A48">
            <w:pPr>
              <w:rPr>
                <w:rFonts w:ascii="Georgia" w:hAnsi="Georgia"/>
              </w:rPr>
            </w:pPr>
            <w:proofErr w:type="spellStart"/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Technisch</w:t>
            </w:r>
            <w:proofErr w:type="spellEnd"/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:</w:t>
            </w:r>
          </w:p>
        </w:tc>
        <w:tc>
          <w:tcPr>
            <w:tcW w:w="9205" w:type="dxa"/>
            <w:gridSpan w:val="13"/>
            <w:vAlign w:val="bottom"/>
          </w:tcPr>
          <w:p w14:paraId="45677142" w14:textId="3B50E113" w:rsidR="00F85DCA" w:rsidRPr="00C449CF" w:rsidRDefault="00F85DCA" w:rsidP="00431A48">
            <w:pPr>
              <w:rPr>
                <w:rFonts w:ascii="Georgia" w:hAnsi="Georgia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Python, Excel, PowerPoint, Word, HTML, </w:t>
            </w:r>
            <w:r w:rsidR="001D5BC5"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JAVA, C++, </w:t>
            </w:r>
            <w:r w:rsidR="008A6B18"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TABLEAU</w:t>
            </w:r>
          </w:p>
        </w:tc>
      </w:tr>
      <w:tr w:rsidR="00F85DCA" w:rsidRPr="001743C3" w14:paraId="34D743DC" w14:textId="77777777" w:rsidTr="00716516">
        <w:trPr>
          <w:gridBefore w:val="1"/>
          <w:wBefore w:w="142" w:type="dxa"/>
          <w:trHeight w:val="340"/>
        </w:trPr>
        <w:tc>
          <w:tcPr>
            <w:tcW w:w="1001" w:type="dxa"/>
            <w:vAlign w:val="bottom"/>
          </w:tcPr>
          <w:p w14:paraId="0C4A0B27" w14:textId="75953AA4" w:rsidR="00F85DCA" w:rsidRPr="008F53C6" w:rsidRDefault="00F85DCA" w:rsidP="00431A48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proofErr w:type="spellStart"/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Interessen</w:t>
            </w:r>
            <w:proofErr w:type="spellEnd"/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:</w:t>
            </w:r>
          </w:p>
        </w:tc>
        <w:tc>
          <w:tcPr>
            <w:tcW w:w="9205" w:type="dxa"/>
            <w:gridSpan w:val="13"/>
            <w:vAlign w:val="bottom"/>
          </w:tcPr>
          <w:p w14:paraId="0F9A7DC2" w14:textId="206F72B8" w:rsidR="00F85DCA" w:rsidRPr="00823A3B" w:rsidRDefault="001D5BC5" w:rsidP="00431A48">
            <w:pPr>
              <w:jc w:val="both"/>
              <w:rPr>
                <w:rFonts w:ascii="Georgia" w:hAnsi="Georgia"/>
                <w:lang w:val="de-DE"/>
              </w:rPr>
            </w:pPr>
            <w:r w:rsidRPr="00823A3B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Informatik</w:t>
            </w:r>
            <w:r w:rsidR="00F85DCA" w:rsidRPr="00823A3B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, Karate </w:t>
            </w:r>
            <w:r w:rsidR="00F85DCA" w:rsidRPr="00823A3B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(schwarzer Gürtel)</w:t>
            </w:r>
            <w:r w:rsidR="00F85DCA" w:rsidRPr="00823A3B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, Schwimmen, Fitness, Ernährung und ehrenamtliche Aktivitäten</w:t>
            </w:r>
          </w:p>
        </w:tc>
      </w:tr>
      <w:tr w:rsidR="002159D8" w:rsidRPr="008F53C6" w14:paraId="2B3BF5F3" w14:textId="77777777" w:rsidTr="00716516">
        <w:trPr>
          <w:gridBefore w:val="1"/>
          <w:wBefore w:w="142" w:type="dxa"/>
          <w:trHeight w:val="1020"/>
        </w:trPr>
        <w:tc>
          <w:tcPr>
            <w:tcW w:w="5103" w:type="dxa"/>
            <w:gridSpan w:val="4"/>
            <w:vAlign w:val="center"/>
          </w:tcPr>
          <w:p w14:paraId="26556E16" w14:textId="77777777" w:rsidR="002159D8" w:rsidRPr="00823A3B" w:rsidRDefault="002159D8" w:rsidP="002159D8">
            <w:pPr>
              <w:rPr>
                <w:ins w:id="57" w:author="Barbouch, Mohamed Aziz" w:date="2024-12-04T15:26:00Z" w16du:dateUtc="2024-12-04T14:26:00Z"/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</w:p>
          <w:p w14:paraId="5244249D" w14:textId="77777777" w:rsidR="002159D8" w:rsidRPr="00823A3B" w:rsidRDefault="002159D8" w:rsidP="002159D8">
            <w:pPr>
              <w:rPr>
                <w:ins w:id="58" w:author="Barbouch, Mohamed Aziz" w:date="2024-12-04T15:26:00Z" w16du:dateUtc="2024-12-04T14:26:00Z"/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</w:p>
          <w:p w14:paraId="5DD8AEF6" w14:textId="7457430A" w:rsidR="002159D8" w:rsidRPr="008F53C6" w:rsidRDefault="002159D8" w:rsidP="002159D8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Erlangen, </w:t>
            </w:r>
            <w:r w:rsidR="001743C3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29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.</w:t>
            </w:r>
            <w:r w:rsidR="001743C3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04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.2024</w:t>
            </w:r>
          </w:p>
        </w:tc>
        <w:tc>
          <w:tcPr>
            <w:tcW w:w="5103" w:type="dxa"/>
            <w:gridSpan w:val="10"/>
            <w:vAlign w:val="bottom"/>
          </w:tcPr>
          <w:p w14:paraId="4153143B" w14:textId="4FD88932" w:rsidR="002159D8" w:rsidRPr="008F53C6" w:rsidRDefault="002159D8" w:rsidP="002159D8">
            <w:pPr>
              <w:jc w:val="right"/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449CF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1141A02" wp14:editId="55ED3087">
                  <wp:extent cx="1859280" cy="564023"/>
                  <wp:effectExtent l="0" t="0" r="7620" b="7620"/>
                  <wp:docPr id="738605894" name="Picture 1" descr="A close-up of a signa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close-up of a signatur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1868" cy="607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516" w:rsidRPr="001743C3" w14:paraId="2FC16EEE" w14:textId="77777777" w:rsidTr="00716516">
        <w:trPr>
          <w:trHeight w:val="20"/>
        </w:trPr>
        <w:tc>
          <w:tcPr>
            <w:tcW w:w="10348" w:type="dxa"/>
            <w:gridSpan w:val="15"/>
            <w:vAlign w:val="bottom"/>
          </w:tcPr>
          <w:p w14:paraId="624C9A1E" w14:textId="3D9C90CB" w:rsidR="00716516" w:rsidRPr="00823A3B" w:rsidRDefault="00716516" w:rsidP="00106573">
            <w:pPr>
              <w:jc w:val="center"/>
              <w:rPr>
                <w:rFonts w:ascii="Georgia" w:hAnsi="Georgia"/>
                <w:lang w:val="de-DE"/>
                <w:rPrChange w:id="59" w:author="Barbouch, Mohamed Aziz" w:date="2024-12-08T16:45:00Z" w16du:dateUtc="2024-12-08T15:45:00Z">
                  <w:rPr>
                    <w:rFonts w:ascii="Georgia" w:hAnsi="Georgia"/>
                  </w:rPr>
                </w:rPrChange>
              </w:rPr>
            </w:pPr>
            <w:r w:rsidRPr="00823A3B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52"/>
                <w:szCs w:val="52"/>
                <w:lang w:val="de-DE" w:eastAsia="de-DE"/>
                <w14:ligatures w14:val="none"/>
              </w:rPr>
              <w:lastRenderedPageBreak/>
              <w:t xml:space="preserve">Mohamed Aziz </w:t>
            </w:r>
            <w:proofErr w:type="spellStart"/>
            <w:r w:rsidRPr="00823A3B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52"/>
                <w:szCs w:val="52"/>
                <w:lang w:val="de-DE" w:eastAsia="de-DE"/>
                <w14:ligatures w14:val="none"/>
              </w:rPr>
              <w:t>Barbouch</w:t>
            </w:r>
            <w:proofErr w:type="spellEnd"/>
            <w:r w:rsidRPr="00823A3B">
              <w:rPr>
                <w:rFonts w:ascii="Georgia" w:eastAsia="Times New Roman" w:hAnsi="Georgia" w:cs="Times New Roman"/>
                <w:color w:val="000000"/>
                <w:kern w:val="0"/>
                <w:sz w:val="48"/>
                <w:szCs w:val="48"/>
                <w:lang w:val="de-DE" w:eastAsia="de-DE"/>
                <w14:ligatures w14:val="none"/>
              </w:rPr>
              <w:br/>
            </w:r>
            <w:r w:rsidRPr="00823A3B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>Hofmannstraße 29, 91052 Erlangen</w:t>
            </w:r>
            <w:r w:rsidR="00C449CF" w:rsidRPr="00823A3B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>, Germany</w:t>
            </w:r>
            <w:r w:rsidRPr="00823A3B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 xml:space="preserve"> | +49 176 58854016 | </w:t>
            </w:r>
            <w:ins w:id="60" w:author="Barbouch, Mohamed Aziz" w:date="2024-12-09T11:24:00Z" w16du:dateUtc="2024-12-09T10:24:00Z">
              <w:r w:rsidR="00CF14C6">
                <w:rPr>
                  <w:lang w:val="de-DE"/>
                </w:rPr>
                <w:fldChar w:fldCharType="begin"/>
              </w:r>
              <w:r w:rsidR="00CF14C6">
                <w:rPr>
                  <w:lang w:val="de-DE"/>
                </w:rPr>
                <w:instrText>HYPERLINK "mailto:</w:instrText>
              </w:r>
            </w:ins>
            <w:r w:rsidR="00CF14C6" w:rsidRPr="00823A3B">
              <w:rPr>
                <w:lang w:val="de-DE"/>
                <w:rPrChange w:id="61" w:author="Barbouch, Mohamed Aziz" w:date="2024-12-08T16:45:00Z" w16du:dateUtc="2024-12-08T15:45:00Z">
                  <w:rPr/>
                </w:rPrChange>
              </w:rPr>
              <w:instrText xml:space="preserve"> </w:instrText>
            </w:r>
            <w:r w:rsidR="00CF14C6" w:rsidRPr="00CF14C6">
              <w:rPr>
                <w:lang w:val="de-DE"/>
                <w:rPrChange w:id="62" w:author="Barbouch, Mohamed Aziz" w:date="2024-12-09T11:24:00Z" w16du:dateUtc="2024-12-09T10:24:00Z">
                  <w:rPr>
                    <w:rStyle w:val="Hyperlink"/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instrText>mohamed.aziz.barbouch@fau.de</w:instrText>
            </w:r>
            <w:ins w:id="63" w:author="Barbouch, Mohamed Aziz" w:date="2024-12-09T11:24:00Z" w16du:dateUtc="2024-12-09T10:24:00Z">
              <w:r w:rsidR="00CF14C6">
                <w:rPr>
                  <w:lang w:val="de-DE"/>
                </w:rPr>
                <w:instrText>"</w:instrText>
              </w:r>
              <w:r w:rsidR="00CF14C6">
                <w:rPr>
                  <w:lang w:val="de-DE"/>
                </w:rPr>
              </w:r>
              <w:r w:rsidR="00CF14C6">
                <w:rPr>
                  <w:lang w:val="de-DE"/>
                </w:rPr>
                <w:fldChar w:fldCharType="separate"/>
              </w:r>
            </w:ins>
            <w:r w:rsidR="00CF14C6" w:rsidRPr="00F35626">
              <w:rPr>
                <w:rStyle w:val="Hyperlink"/>
                <w:lang w:val="de-DE"/>
                <w:rPrChange w:id="64" w:author="Barbouch, Mohamed Aziz" w:date="2024-12-08T16:45:00Z" w16du:dateUtc="2024-12-08T15:45:00Z">
                  <w:rPr/>
                </w:rPrChange>
              </w:rPr>
              <w:t xml:space="preserve"> </w:t>
            </w:r>
            <w:r w:rsidR="00CF14C6" w:rsidRPr="00F35626">
              <w:rPr>
                <w:rStyle w:val="Hyperlink"/>
                <w:rFonts w:ascii="Times New Roman" w:hAnsi="Times New Roman" w:cs="Times New Roman"/>
                <w:sz w:val="20"/>
                <w:szCs w:val="20"/>
                <w:lang w:val="de-DE"/>
                <w:rPrChange w:id="65" w:author="Barbouch, Mohamed Aziz" w:date="2024-12-09T11:24:00Z" w16du:dateUtc="2024-12-09T10:24:00Z">
                  <w:rPr>
                    <w:rStyle w:val="Hyperlink"/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mohamed.aziz.barbouch@fau.de</w:t>
            </w:r>
            <w:ins w:id="66" w:author="Barbouch, Mohamed Aziz" w:date="2024-12-09T11:24:00Z" w16du:dateUtc="2024-12-09T10:24:00Z">
              <w:r w:rsidR="00CF14C6">
                <w:rPr>
                  <w:lang w:val="de-DE"/>
                </w:rPr>
                <w:fldChar w:fldCharType="end"/>
              </w:r>
            </w:ins>
          </w:p>
        </w:tc>
      </w:tr>
      <w:tr w:rsidR="00716516" w:rsidRPr="008F53C6" w14:paraId="0BA28D76" w14:textId="77777777" w:rsidTr="00716516">
        <w:trPr>
          <w:trHeight w:val="454"/>
        </w:trPr>
        <w:tc>
          <w:tcPr>
            <w:tcW w:w="10348" w:type="dxa"/>
            <w:gridSpan w:val="15"/>
            <w:tcBorders>
              <w:bottom w:val="single" w:sz="4" w:space="0" w:color="auto"/>
            </w:tcBorders>
            <w:vAlign w:val="bottom"/>
          </w:tcPr>
          <w:p w14:paraId="2AC967DF" w14:textId="32A80697" w:rsidR="00716516" w:rsidRPr="008F53C6" w:rsidRDefault="00716516" w:rsidP="00106573">
            <w:pPr>
              <w:jc w:val="center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  <w:t>School &amp; Studies</w:t>
            </w:r>
          </w:p>
        </w:tc>
      </w:tr>
      <w:tr w:rsidR="00716516" w:rsidRPr="008F53C6" w14:paraId="68972DF0" w14:textId="77777777" w:rsidTr="00716516">
        <w:trPr>
          <w:trHeight w:val="340"/>
        </w:trPr>
        <w:tc>
          <w:tcPr>
            <w:tcW w:w="7528" w:type="dxa"/>
            <w:gridSpan w:val="9"/>
            <w:tcBorders>
              <w:top w:val="single" w:sz="4" w:space="0" w:color="auto"/>
            </w:tcBorders>
            <w:vAlign w:val="bottom"/>
          </w:tcPr>
          <w:p w14:paraId="7619AB3A" w14:textId="77777777" w:rsidR="00716516" w:rsidRPr="00823A3B" w:rsidRDefault="00716516" w:rsidP="00106573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val="de-DE" w:eastAsia="de-DE"/>
                <w14:ligatures w14:val="none"/>
                <w:rPrChange w:id="67" w:author="Barbouch, Mohamed Aziz" w:date="2024-12-08T16:45:00Z" w16du:dateUtc="2024-12-08T15:45:00Z">
                  <w:rPr>
                    <w:rFonts w:ascii="Georgia" w:eastAsia="Times New Roman" w:hAnsi="Georgia" w:cs="Times New Roman"/>
                    <w:b/>
                    <w:bCs/>
                    <w:smallCaps/>
                    <w:color w:val="000000"/>
                    <w:kern w:val="0"/>
                    <w:sz w:val="24"/>
                    <w:szCs w:val="24"/>
                    <w:lang w:eastAsia="de-DE"/>
                    <w14:ligatures w14:val="none"/>
                  </w:rPr>
                </w:rPrChange>
              </w:rPr>
            </w:pPr>
            <w:r w:rsidRPr="00823A3B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val="de-DE" w:eastAsia="de-DE"/>
                <w14:ligatures w14:val="none"/>
                <w:rPrChange w:id="68" w:author="Barbouch, Mohamed Aziz" w:date="2024-12-08T16:45:00Z" w16du:dateUtc="2024-12-08T15:45:00Z">
                  <w:rPr>
                    <w:rFonts w:ascii="Georgia" w:eastAsia="Times New Roman" w:hAnsi="Georgia" w:cs="Times New Roman"/>
                    <w:b/>
                    <w:bCs/>
                    <w:smallCaps/>
                    <w:color w:val="000000"/>
                    <w:kern w:val="0"/>
                    <w:sz w:val="24"/>
                    <w:szCs w:val="24"/>
                    <w:lang w:eastAsia="de-DE"/>
                    <w14:ligatures w14:val="none"/>
                  </w:rPr>
                </w:rPrChange>
              </w:rPr>
              <w:t>Friedrich-Alexander-Universität Erlangen-Nürnberg</w:t>
            </w:r>
          </w:p>
        </w:tc>
        <w:tc>
          <w:tcPr>
            <w:tcW w:w="2820" w:type="dxa"/>
            <w:gridSpan w:val="6"/>
            <w:tcBorders>
              <w:top w:val="single" w:sz="4" w:space="0" w:color="auto"/>
            </w:tcBorders>
            <w:vAlign w:val="bottom"/>
          </w:tcPr>
          <w:p w14:paraId="51CAB539" w14:textId="1147DF7C" w:rsidR="00716516" w:rsidRPr="008F53C6" w:rsidRDefault="00716516" w:rsidP="00106573">
            <w:pPr>
              <w:jc w:val="right"/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Erlangen</w:t>
            </w:r>
            <w:r w:rsidR="00C449CF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, Germany</w:t>
            </w:r>
          </w:p>
        </w:tc>
      </w:tr>
      <w:tr w:rsidR="00716516" w:rsidRPr="008F53C6" w14:paraId="6A3D6E0B" w14:textId="77777777" w:rsidTr="00716516">
        <w:trPr>
          <w:trHeight w:val="20"/>
        </w:trPr>
        <w:tc>
          <w:tcPr>
            <w:tcW w:w="7528" w:type="dxa"/>
            <w:gridSpan w:val="9"/>
            <w:shd w:val="clear" w:color="auto" w:fill="auto"/>
            <w:vAlign w:val="bottom"/>
          </w:tcPr>
          <w:p w14:paraId="0ACA2F0D" w14:textId="5F2CA897" w:rsidR="00716516" w:rsidRPr="00C449CF" w:rsidRDefault="00716516" w:rsidP="00106573">
            <w:pPr>
              <w:rPr>
                <w:rFonts w:ascii="Georgia" w:hAnsi="Georgia"/>
                <w:sz w:val="20"/>
                <w:szCs w:val="20"/>
              </w:rPr>
            </w:pPr>
            <w:r w:rsidRPr="008F53C6">
              <w:rPr>
                <w:rFonts w:ascii="Georgia" w:hAnsi="Georgia"/>
                <w:sz w:val="20"/>
                <w:szCs w:val="20"/>
                <w:rPrChange w:id="69" w:author="Barbouch, Mohamed Aziz" w:date="2024-12-07T14:32:00Z" w16du:dateUtc="2024-12-07T13:32:00Z">
                  <w:rPr>
                    <w:rFonts w:ascii="Georgia" w:hAnsi="Georgia"/>
                    <w:sz w:val="20"/>
                    <w:szCs w:val="20"/>
                    <w:lang w:val="de-DE"/>
                  </w:rPr>
                </w:rPrChange>
              </w:rPr>
              <w:t xml:space="preserve">B.Sc. in </w:t>
            </w:r>
            <w:r w:rsidR="00C449CF">
              <w:rPr>
                <w:rFonts w:ascii="Georgia" w:hAnsi="Georgia"/>
                <w:sz w:val="20"/>
                <w:szCs w:val="20"/>
              </w:rPr>
              <w:t>Mathematics and Economics</w:t>
            </w:r>
            <w:r w:rsidR="00C449CF" w:rsidRPr="00C449CF">
              <w:rPr>
                <w:rFonts w:ascii="Georgia" w:hAnsi="Georgia"/>
                <w:sz w:val="20"/>
                <w:szCs w:val="20"/>
              </w:rPr>
              <w:t xml:space="preserve"> </w:t>
            </w:r>
            <w:r w:rsidRPr="00C449CF">
              <w:rPr>
                <w:rFonts w:ascii="Georgia" w:hAnsi="Georgia"/>
                <w:sz w:val="20"/>
                <w:szCs w:val="20"/>
              </w:rPr>
              <w:t>(current grad: 2.3)</w:t>
            </w:r>
          </w:p>
        </w:tc>
        <w:tc>
          <w:tcPr>
            <w:tcW w:w="2820" w:type="dxa"/>
            <w:gridSpan w:val="6"/>
            <w:vAlign w:val="bottom"/>
          </w:tcPr>
          <w:p w14:paraId="097BB78E" w14:textId="77777777" w:rsidR="00716516" w:rsidRPr="008F53C6" w:rsidRDefault="00716516" w:rsidP="00106573">
            <w:pPr>
              <w:jc w:val="right"/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10/2023 – 08/2026</w:t>
            </w:r>
          </w:p>
        </w:tc>
      </w:tr>
      <w:tr w:rsidR="00716516" w:rsidRPr="001743C3" w14:paraId="6EC1CD22" w14:textId="77777777" w:rsidTr="00716516">
        <w:trPr>
          <w:trHeight w:val="20"/>
        </w:trPr>
        <w:tc>
          <w:tcPr>
            <w:tcW w:w="10348" w:type="dxa"/>
            <w:gridSpan w:val="15"/>
            <w:shd w:val="clear" w:color="auto" w:fill="auto"/>
            <w:vAlign w:val="bottom"/>
          </w:tcPr>
          <w:p w14:paraId="51B38352" w14:textId="3DEEAC0E" w:rsidR="00716516" w:rsidRPr="00C9420E" w:rsidRDefault="00716516" w:rsidP="00106573">
            <w:pPr>
              <w:pStyle w:val="Listenabsatz"/>
              <w:numPr>
                <w:ilvl w:val="0"/>
                <w:numId w:val="3"/>
              </w:numP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proofErr w:type="spellStart"/>
            <w:r w:rsidRPr="00C9420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Activ</w:t>
            </w:r>
            <w:r w:rsidR="008F53C6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e</w:t>
            </w:r>
            <w:proofErr w:type="spellEnd"/>
            <w:r w:rsidRPr="00C9420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C9420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member</w:t>
            </w:r>
            <w:proofErr w:type="spellEnd"/>
            <w:r w:rsidRPr="00C9420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in Börsen- und Wertpapierverein Nürnberg e.V.</w:t>
            </w:r>
          </w:p>
        </w:tc>
      </w:tr>
      <w:tr w:rsidR="00716516" w:rsidRPr="008F53C6" w14:paraId="671AEAB2" w14:textId="77777777" w:rsidTr="00716516">
        <w:trPr>
          <w:trHeight w:val="340"/>
        </w:trPr>
        <w:tc>
          <w:tcPr>
            <w:tcW w:w="7528" w:type="dxa"/>
            <w:gridSpan w:val="9"/>
            <w:vAlign w:val="bottom"/>
          </w:tcPr>
          <w:p w14:paraId="1BE78438" w14:textId="62D39EF6" w:rsidR="00716516" w:rsidRPr="00C449CF" w:rsidRDefault="00716516" w:rsidP="00106573">
            <w:pPr>
              <w:rPr>
                <w:rFonts w:ascii="Georgia" w:hAnsi="Georgia"/>
              </w:rPr>
            </w:pPr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 xml:space="preserve">Lycée </w:t>
            </w:r>
            <w:proofErr w:type="spellStart"/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Midoun</w:t>
            </w:r>
            <w:proofErr w:type="spellEnd"/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 xml:space="preserve"> Djerba (High School </w:t>
            </w:r>
            <w:proofErr w:type="spellStart"/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Midoun</w:t>
            </w:r>
            <w:proofErr w:type="spellEnd"/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)</w:t>
            </w:r>
          </w:p>
        </w:tc>
        <w:tc>
          <w:tcPr>
            <w:tcW w:w="2820" w:type="dxa"/>
            <w:gridSpan w:val="6"/>
            <w:vAlign w:val="bottom"/>
          </w:tcPr>
          <w:p w14:paraId="1BC81D5B" w14:textId="461EFECA" w:rsidR="00716516" w:rsidRPr="008F53C6" w:rsidRDefault="00716516" w:rsidP="00106573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Djerba, Tunisia</w:t>
            </w:r>
          </w:p>
        </w:tc>
      </w:tr>
      <w:tr w:rsidR="00716516" w:rsidRPr="008F53C6" w14:paraId="6DAC4F7C" w14:textId="77777777" w:rsidTr="00716516">
        <w:trPr>
          <w:trHeight w:val="20"/>
        </w:trPr>
        <w:tc>
          <w:tcPr>
            <w:tcW w:w="7576" w:type="dxa"/>
            <w:gridSpan w:val="10"/>
            <w:vAlign w:val="bottom"/>
          </w:tcPr>
          <w:p w14:paraId="0EAAA92D" w14:textId="41D16753" w:rsidR="00716516" w:rsidRPr="008F53C6" w:rsidRDefault="00716516" w:rsidP="00106573">
            <w:pPr>
              <w:rPr>
                <w:rFonts w:ascii="Georgia" w:hAnsi="Georgia"/>
                <w:rPrChange w:id="70" w:author="Barbouch, Mohamed Aziz" w:date="2024-12-07T14:32:00Z" w16du:dateUtc="2024-12-07T13:32:00Z">
                  <w:rPr>
                    <w:rFonts w:ascii="Georgia" w:hAnsi="Georgia"/>
                    <w:lang w:val="en-US"/>
                  </w:rPr>
                </w:rPrChange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  <w:rPrChange w:id="71" w:author="Barbouch, Mohamed Aziz" w:date="2024-12-07T14:32:00Z" w16du:dateUtc="2024-12-07T13:32:00Z">
                  <w:rPr>
                    <w:rFonts w:ascii="Georgia" w:eastAsia="Times New Roman" w:hAnsi="Georgia" w:cs="Times New Roman"/>
                    <w:color w:val="000000"/>
                    <w:kern w:val="0"/>
                    <w:sz w:val="20"/>
                    <w:szCs w:val="20"/>
                    <w:lang w:val="en-US" w:eastAsia="de-DE"/>
                    <w14:ligatures w14:val="none"/>
                  </w:rPr>
                </w:rPrChange>
              </w:rPr>
              <w:t>High School Diploma with a focus on Mathematics</w:t>
            </w:r>
          </w:p>
        </w:tc>
        <w:tc>
          <w:tcPr>
            <w:tcW w:w="2772" w:type="dxa"/>
            <w:gridSpan w:val="5"/>
            <w:vAlign w:val="bottom"/>
          </w:tcPr>
          <w:p w14:paraId="4428D626" w14:textId="77777777" w:rsidR="00716516" w:rsidRPr="008F53C6" w:rsidRDefault="00716516" w:rsidP="00106573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  <w:rPrChange w:id="72" w:author="Barbouch, Mohamed Aziz" w:date="2024-12-07T14:32:00Z" w16du:dateUtc="2024-12-07T13:32:00Z">
                  <w:rPr>
                    <w:rFonts w:ascii="Georgia" w:eastAsia="Times New Roman" w:hAnsi="Georgia" w:cs="Times New Roman"/>
                    <w:color w:val="000000"/>
                    <w:kern w:val="0"/>
                    <w:sz w:val="20"/>
                    <w:szCs w:val="20"/>
                    <w:lang w:val="en-US" w:eastAsia="de-DE"/>
                    <w14:ligatures w14:val="none"/>
                  </w:rPr>
                </w:rPrChange>
              </w:rPr>
              <w:t xml:space="preserve">  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09/2018 – 06/2022</w:t>
            </w:r>
          </w:p>
        </w:tc>
      </w:tr>
      <w:tr w:rsidR="00716516" w:rsidRPr="008F53C6" w14:paraId="690873E5" w14:textId="77777777" w:rsidTr="00716516">
        <w:trPr>
          <w:trHeight w:val="454"/>
        </w:trPr>
        <w:tc>
          <w:tcPr>
            <w:tcW w:w="10348" w:type="dxa"/>
            <w:gridSpan w:val="15"/>
            <w:tcBorders>
              <w:bottom w:val="single" w:sz="4" w:space="0" w:color="auto"/>
            </w:tcBorders>
            <w:vAlign w:val="bottom"/>
          </w:tcPr>
          <w:p w14:paraId="06724688" w14:textId="69090457" w:rsidR="00716516" w:rsidRPr="008F53C6" w:rsidRDefault="00716516" w:rsidP="00106573">
            <w:pPr>
              <w:jc w:val="center"/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  <w:rPrChange w:id="73" w:author="Barbouch, Mohamed Aziz" w:date="2024-12-07T14:32:00Z" w16du:dateUtc="2024-12-07T13:32:00Z">
                  <w:rPr>
                    <w:rFonts w:ascii="Georgia" w:eastAsia="Times New Roman" w:hAnsi="Georgia" w:cs="Times New Roman"/>
                    <w:b/>
                    <w:bCs/>
                    <w:smallCaps/>
                    <w:color w:val="000000"/>
                    <w:kern w:val="0"/>
                    <w:sz w:val="32"/>
                    <w:szCs w:val="32"/>
                    <w:lang w:val="de-DE" w:eastAsia="de-DE"/>
                    <w14:ligatures w14:val="none"/>
                  </w:rPr>
                </w:rPrChange>
              </w:rPr>
              <w:t>Work Experience</w:t>
            </w:r>
          </w:p>
        </w:tc>
      </w:tr>
      <w:tr w:rsidR="00716516" w:rsidRPr="008F53C6" w14:paraId="6E3FB175" w14:textId="77777777" w:rsidTr="00716516">
        <w:trPr>
          <w:trHeight w:val="340"/>
        </w:trPr>
        <w:tc>
          <w:tcPr>
            <w:tcW w:w="6520" w:type="dxa"/>
            <w:gridSpan w:val="6"/>
            <w:tcBorders>
              <w:top w:val="single" w:sz="4" w:space="0" w:color="auto"/>
            </w:tcBorders>
            <w:vAlign w:val="bottom"/>
          </w:tcPr>
          <w:p w14:paraId="045303A4" w14:textId="77777777" w:rsidR="00716516" w:rsidRPr="008F53C6" w:rsidRDefault="00716516" w:rsidP="00106573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  <w:rPrChange w:id="74" w:author="Barbouch, Mohamed Aziz" w:date="2024-12-07T14:32:00Z" w16du:dateUtc="2024-12-07T13:32:00Z">
                  <w:rPr>
                    <w:rFonts w:ascii="Georgia" w:eastAsia="Times New Roman" w:hAnsi="Georgia" w:cs="Times New Roman"/>
                    <w:b/>
                    <w:bCs/>
                    <w:smallCaps/>
                    <w:color w:val="000000"/>
                    <w:kern w:val="0"/>
                    <w:sz w:val="24"/>
                    <w:szCs w:val="24"/>
                    <w:lang w:val="en-US" w:eastAsia="de-DE"/>
                    <w14:ligatures w14:val="none"/>
                  </w:rPr>
                </w:rPrChange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  <w:rPrChange w:id="75" w:author="Barbouch, Mohamed Aziz" w:date="2024-12-07T14:32:00Z" w16du:dateUtc="2024-12-07T13:32:00Z">
                  <w:rPr>
                    <w:rFonts w:ascii="Georgia" w:eastAsia="Times New Roman" w:hAnsi="Georgia" w:cs="Times New Roman"/>
                    <w:b/>
                    <w:bCs/>
                    <w:smallCaps/>
                    <w:color w:val="000000"/>
                    <w:kern w:val="0"/>
                    <w:sz w:val="24"/>
                    <w:szCs w:val="24"/>
                    <w:lang w:val="en-US" w:eastAsia="de-DE"/>
                    <w14:ligatures w14:val="none"/>
                  </w:rPr>
                </w:rPrChange>
              </w:rPr>
              <w:t>QNB Group</w:t>
            </w:r>
          </w:p>
        </w:tc>
        <w:tc>
          <w:tcPr>
            <w:tcW w:w="3828" w:type="dxa"/>
            <w:gridSpan w:val="9"/>
            <w:tcBorders>
              <w:top w:val="single" w:sz="4" w:space="0" w:color="auto"/>
            </w:tcBorders>
            <w:vAlign w:val="bottom"/>
          </w:tcPr>
          <w:p w14:paraId="7FBF702F" w14:textId="047E7EBC" w:rsidR="00716516" w:rsidRPr="008F53C6" w:rsidRDefault="00716516" w:rsidP="00106573">
            <w:pPr>
              <w:jc w:val="right"/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Djerba, Tunisia</w:t>
            </w:r>
          </w:p>
        </w:tc>
      </w:tr>
      <w:tr w:rsidR="00716516" w:rsidRPr="008F53C6" w14:paraId="4736314C" w14:textId="77777777" w:rsidTr="00716516">
        <w:trPr>
          <w:trHeight w:val="20"/>
        </w:trPr>
        <w:tc>
          <w:tcPr>
            <w:tcW w:w="7936" w:type="dxa"/>
            <w:gridSpan w:val="12"/>
            <w:vAlign w:val="bottom"/>
          </w:tcPr>
          <w:p w14:paraId="1C87D569" w14:textId="65159801" w:rsidR="00716516" w:rsidRPr="008F53C6" w:rsidRDefault="00716516" w:rsidP="00106573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  <w:rPrChange w:id="76" w:author="Barbouch, Mohamed Aziz" w:date="2024-12-07T14:32:00Z" w16du:dateUtc="2024-12-07T13:32:00Z">
                  <w:rPr>
                    <w:rFonts w:ascii="Georgia" w:eastAsia="Times New Roman" w:hAnsi="Georgia" w:cs="Times New Roman"/>
                    <w:b/>
                    <w:bCs/>
                    <w:smallCaps/>
                    <w:color w:val="000000"/>
                    <w:kern w:val="0"/>
                    <w:sz w:val="20"/>
                    <w:szCs w:val="20"/>
                    <w:lang w:val="en-US" w:eastAsia="de-DE"/>
                    <w14:ligatures w14:val="none"/>
                  </w:rPr>
                </w:rPrChange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  <w:rPrChange w:id="77" w:author="Barbouch, Mohamed Aziz" w:date="2024-12-07T14:32:00Z" w16du:dateUtc="2024-12-07T13:32:00Z">
                  <w:rPr>
                    <w:rFonts w:ascii="Georgia" w:eastAsia="Times New Roman" w:hAnsi="Georgia" w:cs="Times New Roman"/>
                    <w:color w:val="000000"/>
                    <w:kern w:val="0"/>
                    <w:sz w:val="20"/>
                    <w:szCs w:val="20"/>
                    <w:lang w:val="en-US" w:eastAsia="de-DE"/>
                    <w14:ligatures w14:val="none"/>
                  </w:rPr>
                </w:rPrChange>
              </w:rPr>
              <w:t>Intern in Corporate Finance (planned, offer received)</w:t>
            </w:r>
          </w:p>
        </w:tc>
        <w:tc>
          <w:tcPr>
            <w:tcW w:w="2412" w:type="dxa"/>
            <w:gridSpan w:val="3"/>
            <w:vAlign w:val="bottom"/>
          </w:tcPr>
          <w:p w14:paraId="2212D305" w14:textId="620BC146" w:rsidR="00716516" w:rsidRPr="008F53C6" w:rsidRDefault="00C76B2F" w:rsidP="00106573">
            <w:pPr>
              <w:jc w:val="right"/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2</w:t>
            </w:r>
            <w:r w:rsidR="00716516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/2025 – 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3</w:t>
            </w:r>
            <w:r w:rsidR="00716516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/2025</w:t>
            </w:r>
          </w:p>
        </w:tc>
      </w:tr>
      <w:tr w:rsidR="00716516" w:rsidRPr="008F53C6" w14:paraId="231B8551" w14:textId="77777777" w:rsidTr="00716516">
        <w:trPr>
          <w:trHeight w:val="340"/>
        </w:trPr>
        <w:tc>
          <w:tcPr>
            <w:tcW w:w="6520" w:type="dxa"/>
            <w:gridSpan w:val="6"/>
            <w:vAlign w:val="bottom"/>
          </w:tcPr>
          <w:p w14:paraId="050DF938" w14:textId="77777777" w:rsidR="00716516" w:rsidRPr="008F53C6" w:rsidRDefault="00716516" w:rsidP="00106573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KPMG AG</w:t>
            </w:r>
          </w:p>
        </w:tc>
        <w:tc>
          <w:tcPr>
            <w:tcW w:w="3828" w:type="dxa"/>
            <w:gridSpan w:val="9"/>
            <w:vAlign w:val="bottom"/>
          </w:tcPr>
          <w:p w14:paraId="041E8D33" w14:textId="5F677CE5" w:rsidR="00716516" w:rsidRPr="008F53C6" w:rsidRDefault="00C449CF" w:rsidP="00106573">
            <w:pPr>
              <w:jc w:val="right"/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N</w:t>
            </w:r>
            <w:r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uremberg, Germany</w:t>
            </w:r>
          </w:p>
        </w:tc>
      </w:tr>
      <w:tr w:rsidR="00716516" w:rsidRPr="008F53C6" w14:paraId="1C51F911" w14:textId="77777777" w:rsidTr="00716516">
        <w:trPr>
          <w:trHeight w:val="20"/>
        </w:trPr>
        <w:tc>
          <w:tcPr>
            <w:tcW w:w="7936" w:type="dxa"/>
            <w:gridSpan w:val="12"/>
            <w:vAlign w:val="bottom"/>
          </w:tcPr>
          <w:p w14:paraId="71D63935" w14:textId="50F9E1F8" w:rsidR="00716516" w:rsidRPr="008F53C6" w:rsidRDefault="00716516" w:rsidP="00106573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Intern in Audit</w:t>
            </w:r>
          </w:p>
        </w:tc>
        <w:tc>
          <w:tcPr>
            <w:tcW w:w="2412" w:type="dxa"/>
            <w:gridSpan w:val="3"/>
            <w:vAlign w:val="bottom"/>
          </w:tcPr>
          <w:p w14:paraId="425D9CB7" w14:textId="77777777" w:rsidR="00716516" w:rsidRPr="008F53C6" w:rsidRDefault="00716516" w:rsidP="00106573">
            <w:pPr>
              <w:jc w:val="right"/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09/2024 – 11/2024</w:t>
            </w:r>
          </w:p>
        </w:tc>
      </w:tr>
      <w:tr w:rsidR="00716516" w:rsidRPr="008F53C6" w14:paraId="23813974" w14:textId="77777777" w:rsidTr="00716516">
        <w:trPr>
          <w:trHeight w:val="20"/>
        </w:trPr>
        <w:tc>
          <w:tcPr>
            <w:tcW w:w="10348" w:type="dxa"/>
            <w:gridSpan w:val="15"/>
            <w:vAlign w:val="bottom"/>
          </w:tcPr>
          <w:p w14:paraId="0FCCB9D3" w14:textId="24BA362D" w:rsidR="00716516" w:rsidRPr="008F53C6" w:rsidRDefault="00716516" w:rsidP="00106573">
            <w:pPr>
              <w:pStyle w:val="Listenabsatz"/>
              <w:numPr>
                <w:ilvl w:val="0"/>
                <w:numId w:val="5"/>
              </w:numP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Assistance in the preparation of a final analytical report comparing the financial position and performance of the consolidated financial statements between the current and previous fiscal years.</w:t>
            </w:r>
          </w:p>
          <w:p w14:paraId="3C01936B" w14:textId="114EF84E" w:rsidR="00716516" w:rsidRPr="008F53C6" w:rsidRDefault="00716516" w:rsidP="00106573">
            <w:pPr>
              <w:pStyle w:val="Listenabsatz"/>
              <w:numPr>
                <w:ilvl w:val="0"/>
                <w:numId w:val="5"/>
              </w:numP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Conducting analytical audit procedures on various balance sheet and income statement items according to HGB and IFRS, as well as reconciling the equity statement according to IFRS and HGB.</w:t>
            </w:r>
          </w:p>
        </w:tc>
      </w:tr>
      <w:tr w:rsidR="00716516" w:rsidRPr="008F53C6" w14:paraId="069BE029" w14:textId="77777777" w:rsidTr="00716516">
        <w:trPr>
          <w:trHeight w:val="340"/>
        </w:trPr>
        <w:tc>
          <w:tcPr>
            <w:tcW w:w="6520" w:type="dxa"/>
            <w:gridSpan w:val="6"/>
            <w:vAlign w:val="bottom"/>
          </w:tcPr>
          <w:p w14:paraId="2F85D8DB" w14:textId="77777777" w:rsidR="00716516" w:rsidRPr="008F53C6" w:rsidRDefault="00716516" w:rsidP="00106573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International of Cold and Air-Conditioned (ICAC)</w:t>
            </w:r>
          </w:p>
        </w:tc>
        <w:tc>
          <w:tcPr>
            <w:tcW w:w="3828" w:type="dxa"/>
            <w:gridSpan w:val="9"/>
            <w:vAlign w:val="bottom"/>
          </w:tcPr>
          <w:p w14:paraId="3CDD0880" w14:textId="2B145B72" w:rsidR="00716516" w:rsidRPr="008F53C6" w:rsidRDefault="00716516" w:rsidP="00106573">
            <w:pPr>
              <w:jc w:val="right"/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Tunis, Tun</w:t>
            </w:r>
            <w:r w:rsidR="008F53C6"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isia</w:t>
            </w:r>
          </w:p>
        </w:tc>
      </w:tr>
      <w:tr w:rsidR="00716516" w:rsidRPr="008F53C6" w14:paraId="2E4E3981" w14:textId="77777777" w:rsidTr="00716516">
        <w:trPr>
          <w:trHeight w:val="20"/>
        </w:trPr>
        <w:tc>
          <w:tcPr>
            <w:tcW w:w="7936" w:type="dxa"/>
            <w:gridSpan w:val="12"/>
            <w:vAlign w:val="bottom"/>
          </w:tcPr>
          <w:p w14:paraId="24F32737" w14:textId="24EEB583" w:rsidR="00716516" w:rsidRPr="008F53C6" w:rsidRDefault="008F53C6" w:rsidP="00106573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Intern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</w:t>
            </w:r>
            <w:r w:rsidR="00716516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n</w:t>
            </w:r>
            <w:r w:rsidR="00716516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Accounting</w:t>
            </w:r>
          </w:p>
        </w:tc>
        <w:tc>
          <w:tcPr>
            <w:tcW w:w="2412" w:type="dxa"/>
            <w:gridSpan w:val="3"/>
            <w:vAlign w:val="bottom"/>
          </w:tcPr>
          <w:p w14:paraId="1F3423CD" w14:textId="77777777" w:rsidR="00716516" w:rsidRPr="008F53C6" w:rsidRDefault="00716516" w:rsidP="00106573">
            <w:pPr>
              <w:jc w:val="right"/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09/2022 – 12/2022</w:t>
            </w:r>
          </w:p>
        </w:tc>
      </w:tr>
      <w:tr w:rsidR="00716516" w:rsidRPr="008F53C6" w14:paraId="5C050F61" w14:textId="77777777" w:rsidTr="00716516">
        <w:trPr>
          <w:trHeight w:val="20"/>
        </w:trPr>
        <w:tc>
          <w:tcPr>
            <w:tcW w:w="10348" w:type="dxa"/>
            <w:gridSpan w:val="15"/>
            <w:vAlign w:val="bottom"/>
          </w:tcPr>
          <w:p w14:paraId="0A00CF07" w14:textId="4AE39FD3" w:rsidR="00716516" w:rsidRPr="008F53C6" w:rsidRDefault="008F53C6" w:rsidP="00106573">
            <w:pPr>
              <w:pStyle w:val="Listenabsatz"/>
              <w:numPr>
                <w:ilvl w:val="0"/>
                <w:numId w:val="4"/>
              </w:numP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Recording business transactions in accounting systems, such as posting incoming invoices, outgoing invoices, bank transactions, etc.</w:t>
            </w:r>
            <w:r w:rsidR="00716516" w:rsidRPr="008F53C6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</w:t>
            </w:r>
          </w:p>
          <w:p w14:paraId="5C12E5C1" w14:textId="388D8C46" w:rsidR="00716516" w:rsidRPr="008F53C6" w:rsidRDefault="008F53C6" w:rsidP="00106573">
            <w:pPr>
              <w:pStyle w:val="Listenabsatz"/>
              <w:numPr>
                <w:ilvl w:val="0"/>
                <w:numId w:val="4"/>
              </w:num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  <w:t>Assisting with communication with external partners such as auditors, tax advisors, or authorities.</w:t>
            </w:r>
          </w:p>
        </w:tc>
      </w:tr>
      <w:tr w:rsidR="00716516" w:rsidRPr="008F53C6" w14:paraId="31C36ECF" w14:textId="77777777" w:rsidTr="00716516">
        <w:trPr>
          <w:trHeight w:val="454"/>
        </w:trPr>
        <w:tc>
          <w:tcPr>
            <w:tcW w:w="10348" w:type="dxa"/>
            <w:gridSpan w:val="15"/>
            <w:tcBorders>
              <w:bottom w:val="single" w:sz="4" w:space="0" w:color="auto"/>
            </w:tcBorders>
            <w:vAlign w:val="bottom"/>
          </w:tcPr>
          <w:p w14:paraId="492BD627" w14:textId="7D14668C" w:rsidR="00716516" w:rsidRPr="008F53C6" w:rsidRDefault="008F53C6" w:rsidP="00106573">
            <w:pPr>
              <w:jc w:val="center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  <w:t>Extracurricular Engagement</w:t>
            </w:r>
          </w:p>
        </w:tc>
      </w:tr>
      <w:tr w:rsidR="00716516" w:rsidRPr="008F53C6" w14:paraId="3360F865" w14:textId="77777777" w:rsidTr="00716516">
        <w:trPr>
          <w:trHeight w:val="340"/>
        </w:trPr>
        <w:tc>
          <w:tcPr>
            <w:tcW w:w="4256" w:type="dxa"/>
            <w:gridSpan w:val="4"/>
            <w:tcBorders>
              <w:top w:val="single" w:sz="4" w:space="0" w:color="auto"/>
            </w:tcBorders>
            <w:vAlign w:val="bottom"/>
          </w:tcPr>
          <w:p w14:paraId="317ED078" w14:textId="77777777" w:rsidR="00716516" w:rsidRPr="008F53C6" w:rsidRDefault="00716516" w:rsidP="00106573">
            <w:pPr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All About VC</w:t>
            </w:r>
          </w:p>
        </w:tc>
        <w:tc>
          <w:tcPr>
            <w:tcW w:w="6092" w:type="dxa"/>
            <w:gridSpan w:val="11"/>
            <w:tcBorders>
              <w:top w:val="single" w:sz="4" w:space="0" w:color="auto"/>
            </w:tcBorders>
            <w:vAlign w:val="bottom"/>
          </w:tcPr>
          <w:p w14:paraId="69105A31" w14:textId="322E8AA8" w:rsidR="00716516" w:rsidRPr="008F53C6" w:rsidRDefault="00716516" w:rsidP="00106573">
            <w:pPr>
              <w:jc w:val="right"/>
              <w:rPr>
                <w:rFonts w:ascii="Georgia" w:hAnsi="Georgia"/>
                <w:i/>
                <w:iCs/>
                <w:sz w:val="24"/>
                <w:szCs w:val="24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Paris, Fr</w:t>
            </w:r>
            <w:r w:rsid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ance</w:t>
            </w:r>
          </w:p>
        </w:tc>
      </w:tr>
      <w:tr w:rsidR="00716516" w:rsidRPr="008F53C6" w14:paraId="6AA895F8" w14:textId="77777777" w:rsidTr="00716516">
        <w:trPr>
          <w:trHeight w:val="20"/>
        </w:trPr>
        <w:tc>
          <w:tcPr>
            <w:tcW w:w="7374" w:type="dxa"/>
            <w:gridSpan w:val="8"/>
            <w:vAlign w:val="bottom"/>
          </w:tcPr>
          <w:p w14:paraId="2A26186E" w14:textId="77777777" w:rsidR="00716516" w:rsidRPr="008F53C6" w:rsidRDefault="00716516" w:rsidP="00106573">
            <w:pPr>
              <w:rPr>
                <w:rFonts w:ascii="Georgia" w:hAnsi="Georgia"/>
                <w:sz w:val="20"/>
                <w:szCs w:val="20"/>
                <w:rPrChange w:id="78" w:author="Barbouch, Mohamed Aziz" w:date="2024-12-07T14:32:00Z" w16du:dateUtc="2024-12-07T13:32:00Z">
                  <w:rPr>
                    <w:rFonts w:ascii="Georgia" w:hAnsi="Georgia"/>
                    <w:sz w:val="20"/>
                    <w:szCs w:val="20"/>
                    <w:lang w:val="de-DE"/>
                  </w:rPr>
                </w:rPrChange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  <w:rPrChange w:id="79" w:author="Barbouch, Mohamed Aziz" w:date="2024-12-07T14:32:00Z" w16du:dateUtc="2024-12-07T13:32:00Z">
                  <w:rPr>
                    <w:rFonts w:ascii="Georgia" w:eastAsia="Times New Roman" w:hAnsi="Georgia" w:cs="Times New Roman"/>
                    <w:color w:val="000000"/>
                    <w:kern w:val="0"/>
                    <w:sz w:val="20"/>
                    <w:szCs w:val="20"/>
                    <w:lang w:val="de-DE" w:eastAsia="de-DE"/>
                    <w14:ligatures w14:val="none"/>
                  </w:rPr>
                </w:rPrChange>
              </w:rPr>
              <w:t>Co-Founder und Autor</w:t>
            </w:r>
          </w:p>
        </w:tc>
        <w:tc>
          <w:tcPr>
            <w:tcW w:w="2974" w:type="dxa"/>
            <w:gridSpan w:val="7"/>
            <w:vAlign w:val="bottom"/>
          </w:tcPr>
          <w:p w14:paraId="1283F05B" w14:textId="0476775B" w:rsidR="00716516" w:rsidRPr="008F53C6" w:rsidRDefault="00716516" w:rsidP="00106573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8F53C6">
              <w:rPr>
                <w:rFonts w:ascii="Georgia" w:eastAsia="Times New Roman" w:hAnsi="Georgia" w:cs="Times New Roman"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11/2024 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–</w:t>
            </w:r>
            <w:r w:rsid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today</w:t>
            </w:r>
          </w:p>
        </w:tc>
      </w:tr>
      <w:tr w:rsidR="00716516" w:rsidRPr="008F53C6" w14:paraId="0AE66E0D" w14:textId="77777777" w:rsidTr="00716516">
        <w:trPr>
          <w:trHeight w:val="20"/>
        </w:trPr>
        <w:tc>
          <w:tcPr>
            <w:tcW w:w="10348" w:type="dxa"/>
            <w:gridSpan w:val="15"/>
            <w:vAlign w:val="bottom"/>
          </w:tcPr>
          <w:p w14:paraId="608E2CCC" w14:textId="72DBCF20" w:rsidR="00716516" w:rsidRPr="008F53C6" w:rsidRDefault="008F53C6" w:rsidP="00106573">
            <w:pPr>
              <w:numPr>
                <w:ilvl w:val="0"/>
                <w:numId w:val="1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  <w:t>Building a platform that provides in-depth insights into funding rounds, trends in the venture capital sector, and strategies for startups to promote knowledge about innovations and investments.</w:t>
            </w:r>
          </w:p>
          <w:p w14:paraId="495988EB" w14:textId="58E73074" w:rsidR="00716516" w:rsidRPr="008F53C6" w:rsidRDefault="008F53C6" w:rsidP="00106573">
            <w:pPr>
              <w:numPr>
                <w:ilvl w:val="0"/>
                <w:numId w:val="1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  <w:t>Creating impactful content and building a network to connect investors, founders, and interested parties, helping to shape the future of the innovation ecosystem.</w:t>
            </w:r>
          </w:p>
        </w:tc>
      </w:tr>
      <w:tr w:rsidR="00716516" w:rsidRPr="008F53C6" w14:paraId="1F771B72" w14:textId="77777777" w:rsidTr="00716516">
        <w:trPr>
          <w:trHeight w:val="340"/>
        </w:trPr>
        <w:tc>
          <w:tcPr>
            <w:tcW w:w="4256" w:type="dxa"/>
            <w:gridSpan w:val="4"/>
            <w:vAlign w:val="bottom"/>
          </w:tcPr>
          <w:p w14:paraId="4518918F" w14:textId="77777777" w:rsidR="00716516" w:rsidRPr="008F53C6" w:rsidRDefault="00716516" w:rsidP="00106573">
            <w:pPr>
              <w:rPr>
                <w:rFonts w:ascii="Georgia" w:hAnsi="Georgia"/>
              </w:rPr>
            </w:pPr>
            <w:proofErr w:type="spellStart"/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pumpkincareers</w:t>
            </w:r>
            <w:proofErr w:type="spellEnd"/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 xml:space="preserve"> GmbH</w:t>
            </w:r>
          </w:p>
        </w:tc>
        <w:tc>
          <w:tcPr>
            <w:tcW w:w="6092" w:type="dxa"/>
            <w:gridSpan w:val="11"/>
            <w:vAlign w:val="bottom"/>
          </w:tcPr>
          <w:p w14:paraId="5A94F490" w14:textId="1C37A641" w:rsidR="00716516" w:rsidRPr="008F53C6" w:rsidRDefault="00716516" w:rsidP="00106573">
            <w:pPr>
              <w:jc w:val="right"/>
              <w:rPr>
                <w:rFonts w:ascii="Georgia" w:hAnsi="Georgia"/>
                <w:i/>
                <w:iCs/>
                <w:sz w:val="24"/>
                <w:szCs w:val="24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Frankfurt am Main</w:t>
            </w:r>
            <w:r w:rsidR="00C449CF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, Germany</w:t>
            </w:r>
          </w:p>
        </w:tc>
      </w:tr>
      <w:tr w:rsidR="00716516" w:rsidRPr="008F53C6" w14:paraId="5CCAE781" w14:textId="77777777" w:rsidTr="00716516">
        <w:trPr>
          <w:trHeight w:val="20"/>
        </w:trPr>
        <w:tc>
          <w:tcPr>
            <w:tcW w:w="7374" w:type="dxa"/>
            <w:gridSpan w:val="8"/>
            <w:vAlign w:val="bottom"/>
          </w:tcPr>
          <w:p w14:paraId="3764A3CE" w14:textId="0EF47C63" w:rsidR="00716516" w:rsidRPr="008F53C6" w:rsidRDefault="008F53C6" w:rsidP="00106573">
            <w:pPr>
              <w:rPr>
                <w:rFonts w:ascii="Georgia" w:hAnsi="Georgia"/>
                <w:sz w:val="20"/>
                <w:szCs w:val="20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Active member of the coaching network of a career counselling service for students</w:t>
            </w:r>
          </w:p>
        </w:tc>
        <w:tc>
          <w:tcPr>
            <w:tcW w:w="2974" w:type="dxa"/>
            <w:gridSpan w:val="7"/>
            <w:vAlign w:val="bottom"/>
          </w:tcPr>
          <w:p w14:paraId="2AECE2F0" w14:textId="3C3F5516" w:rsidR="00716516" w:rsidRPr="008F53C6" w:rsidRDefault="00716516" w:rsidP="00106573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8F53C6">
              <w:rPr>
                <w:rFonts w:ascii="Georgia" w:eastAsia="Times New Roman" w:hAnsi="Georgia" w:cs="Times New Roman"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06/2023 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– </w:t>
            </w:r>
            <w:r w:rsid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today</w:t>
            </w:r>
          </w:p>
        </w:tc>
      </w:tr>
      <w:tr w:rsidR="00716516" w:rsidRPr="008F53C6" w14:paraId="1D83915C" w14:textId="77777777" w:rsidTr="00716516">
        <w:trPr>
          <w:trHeight w:val="20"/>
        </w:trPr>
        <w:tc>
          <w:tcPr>
            <w:tcW w:w="10348" w:type="dxa"/>
            <w:gridSpan w:val="15"/>
            <w:vAlign w:val="bottom"/>
          </w:tcPr>
          <w:p w14:paraId="3EF6CF82" w14:textId="57BDF927" w:rsidR="00716516" w:rsidRPr="008F53C6" w:rsidRDefault="008F53C6" w:rsidP="008F53C6">
            <w:pPr>
              <w:numPr>
                <w:ilvl w:val="0"/>
                <w:numId w:val="1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Professional and personal development through preparatory courses for everyday work in investment banking and management consulting (MS Office, industry understanding, ...)</w:t>
            </w:r>
          </w:p>
        </w:tc>
      </w:tr>
      <w:tr w:rsidR="00716516" w:rsidRPr="008F53C6" w14:paraId="37060513" w14:textId="77777777" w:rsidTr="00716516">
        <w:trPr>
          <w:trHeight w:val="340"/>
        </w:trPr>
        <w:tc>
          <w:tcPr>
            <w:tcW w:w="4256" w:type="dxa"/>
            <w:gridSpan w:val="4"/>
            <w:vAlign w:val="bottom"/>
          </w:tcPr>
          <w:p w14:paraId="5B6C35CF" w14:textId="24481CEC" w:rsidR="00716516" w:rsidRPr="008F53C6" w:rsidRDefault="00C9420E" w:rsidP="00106573">
            <w:pPr>
              <w:rPr>
                <w:rFonts w:ascii="Georgia" w:hAnsi="Georgia"/>
              </w:rPr>
            </w:pPr>
            <w:r w:rsidRPr="00C9420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Tunisian Red Crescent</w:t>
            </w:r>
          </w:p>
        </w:tc>
        <w:tc>
          <w:tcPr>
            <w:tcW w:w="6092" w:type="dxa"/>
            <w:gridSpan w:val="11"/>
            <w:vAlign w:val="bottom"/>
          </w:tcPr>
          <w:p w14:paraId="615939A9" w14:textId="7C5EF034" w:rsidR="00716516" w:rsidRPr="008F53C6" w:rsidRDefault="00716516" w:rsidP="00106573">
            <w:pPr>
              <w:jc w:val="right"/>
              <w:rPr>
                <w:rFonts w:ascii="Georgia" w:hAnsi="Georgia"/>
                <w:i/>
                <w:iCs/>
                <w:sz w:val="24"/>
                <w:szCs w:val="24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 xml:space="preserve">Djerba, </w:t>
            </w:r>
            <w:r w:rsidR="00C9420E"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</w:t>
            </w:r>
            <w:r w:rsidR="00C9420E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isia</w:t>
            </w:r>
          </w:p>
        </w:tc>
      </w:tr>
      <w:tr w:rsidR="00716516" w:rsidRPr="008F53C6" w14:paraId="471B3535" w14:textId="77777777" w:rsidTr="00716516">
        <w:trPr>
          <w:trHeight w:val="20"/>
        </w:trPr>
        <w:tc>
          <w:tcPr>
            <w:tcW w:w="6807" w:type="dxa"/>
            <w:gridSpan w:val="7"/>
          </w:tcPr>
          <w:p w14:paraId="7CFD8D54" w14:textId="6432A654" w:rsidR="00716516" w:rsidRPr="00C9420E" w:rsidRDefault="00C9420E" w:rsidP="00106573">
            <w:pPr>
              <w:rPr>
                <w:rFonts w:ascii="Georgia" w:hAnsi="Georgia"/>
              </w:rPr>
            </w:pPr>
            <w:r w:rsidRPr="00C9420E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Volunteer Helper for Citizens in Need</w:t>
            </w:r>
          </w:p>
        </w:tc>
        <w:tc>
          <w:tcPr>
            <w:tcW w:w="3541" w:type="dxa"/>
            <w:gridSpan w:val="8"/>
            <w:vAlign w:val="bottom"/>
          </w:tcPr>
          <w:p w14:paraId="2623D125" w14:textId="6493D97F" w:rsidR="00716516" w:rsidRPr="008F53C6" w:rsidRDefault="00716516" w:rsidP="00106573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03/2021 – </w:t>
            </w:r>
            <w:r w:rsidR="00C9420E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today</w:t>
            </w:r>
          </w:p>
        </w:tc>
      </w:tr>
      <w:tr w:rsidR="00716516" w:rsidRPr="008F53C6" w14:paraId="43AC8868" w14:textId="77777777" w:rsidTr="00716516">
        <w:trPr>
          <w:trHeight w:val="340"/>
        </w:trPr>
        <w:tc>
          <w:tcPr>
            <w:tcW w:w="2400" w:type="dxa"/>
            <w:gridSpan w:val="3"/>
            <w:vAlign w:val="bottom"/>
          </w:tcPr>
          <w:p w14:paraId="79D51801" w14:textId="77777777" w:rsidR="00716516" w:rsidRPr="008F53C6" w:rsidRDefault="00716516" w:rsidP="00106573">
            <w:pPr>
              <w:rPr>
                <w:rFonts w:ascii="Georgia" w:hAnsi="Georgia"/>
              </w:rPr>
            </w:pPr>
            <w:proofErr w:type="spellStart"/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Tunaruz</w:t>
            </w:r>
            <w:proofErr w:type="spellEnd"/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 </w:t>
            </w:r>
          </w:p>
        </w:tc>
        <w:tc>
          <w:tcPr>
            <w:tcW w:w="7948" w:type="dxa"/>
            <w:gridSpan w:val="12"/>
            <w:vAlign w:val="bottom"/>
          </w:tcPr>
          <w:p w14:paraId="7F06D1D3" w14:textId="2BCFE6AA" w:rsidR="00716516" w:rsidRPr="008F53C6" w:rsidRDefault="00716516" w:rsidP="00106573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Djerba, Tun</w:t>
            </w:r>
            <w:r w:rsidR="00C9420E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isia</w:t>
            </w:r>
          </w:p>
        </w:tc>
      </w:tr>
      <w:tr w:rsidR="00716516" w:rsidRPr="00C9420E" w14:paraId="55E00F71" w14:textId="77777777" w:rsidTr="00716516">
        <w:trPr>
          <w:trHeight w:val="20"/>
        </w:trPr>
        <w:tc>
          <w:tcPr>
            <w:tcW w:w="8359" w:type="dxa"/>
            <w:gridSpan w:val="14"/>
            <w:vAlign w:val="bottom"/>
          </w:tcPr>
          <w:p w14:paraId="4CF9E841" w14:textId="3950120C" w:rsidR="00716516" w:rsidRPr="00C9420E" w:rsidRDefault="00C9420E" w:rsidP="00106573">
            <w:p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9420E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Active member of the organization that promotes the skills of young people</w:t>
            </w:r>
          </w:p>
        </w:tc>
        <w:tc>
          <w:tcPr>
            <w:tcW w:w="1989" w:type="dxa"/>
            <w:vAlign w:val="bottom"/>
          </w:tcPr>
          <w:p w14:paraId="2A4FE3BA" w14:textId="5A93BB04" w:rsidR="00716516" w:rsidRPr="00C9420E" w:rsidRDefault="00716516" w:rsidP="00106573">
            <w:pPr>
              <w:jc w:val="right"/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01/2020 – </w:t>
            </w:r>
            <w:r w:rsidR="00C9420E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today</w:t>
            </w:r>
          </w:p>
        </w:tc>
      </w:tr>
      <w:tr w:rsidR="00716516" w:rsidRPr="00C9420E" w14:paraId="68E9146C" w14:textId="77777777" w:rsidTr="00716516">
        <w:trPr>
          <w:trHeight w:val="20"/>
        </w:trPr>
        <w:tc>
          <w:tcPr>
            <w:tcW w:w="10348" w:type="dxa"/>
            <w:gridSpan w:val="15"/>
            <w:vAlign w:val="bottom"/>
          </w:tcPr>
          <w:p w14:paraId="0FBD36B9" w14:textId="6BC2A547" w:rsidR="00716516" w:rsidRPr="00C9420E" w:rsidRDefault="00C9420E" w:rsidP="00106573">
            <w:pPr>
              <w:numPr>
                <w:ilvl w:val="0"/>
                <w:numId w:val="2"/>
              </w:numPr>
              <w:textAlignment w:val="baseline"/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9420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Taking responsibility for the "Sustainable Development Clubs" project in elementary schools.</w:t>
            </w:r>
          </w:p>
        </w:tc>
      </w:tr>
      <w:tr w:rsidR="00716516" w:rsidRPr="008F53C6" w14:paraId="2210E361" w14:textId="77777777" w:rsidTr="00716516">
        <w:trPr>
          <w:trHeight w:val="340"/>
        </w:trPr>
        <w:tc>
          <w:tcPr>
            <w:tcW w:w="7834" w:type="dxa"/>
            <w:gridSpan w:val="11"/>
            <w:vAlign w:val="bottom"/>
          </w:tcPr>
          <w:p w14:paraId="50C15C6F" w14:textId="3DF53EC1" w:rsidR="00716516" w:rsidRPr="00C9420E" w:rsidRDefault="00C9420E" w:rsidP="00106573">
            <w:pPr>
              <w:rPr>
                <w:rFonts w:ascii="Georgia" w:hAnsi="Georgia"/>
              </w:rPr>
            </w:pPr>
            <w:r w:rsidRPr="00C9420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Tunisian Association for Mathematical Sciences (ATSM)</w:t>
            </w:r>
          </w:p>
        </w:tc>
        <w:tc>
          <w:tcPr>
            <w:tcW w:w="2514" w:type="dxa"/>
            <w:gridSpan w:val="4"/>
            <w:vAlign w:val="bottom"/>
          </w:tcPr>
          <w:p w14:paraId="2503E910" w14:textId="2974A2D2" w:rsidR="00716516" w:rsidRPr="008F53C6" w:rsidRDefault="00716516" w:rsidP="00106573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Djerba, Tun</w:t>
            </w:r>
            <w:r w:rsidR="00C9420E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i</w:t>
            </w: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s</w:t>
            </w:r>
            <w:r w:rsidR="00C9420E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ia</w:t>
            </w:r>
          </w:p>
        </w:tc>
      </w:tr>
      <w:tr w:rsidR="00716516" w:rsidRPr="008F53C6" w14:paraId="44B7D76A" w14:textId="77777777" w:rsidTr="00716516">
        <w:trPr>
          <w:trHeight w:val="20"/>
        </w:trPr>
        <w:tc>
          <w:tcPr>
            <w:tcW w:w="8220" w:type="dxa"/>
            <w:gridSpan w:val="13"/>
            <w:vAlign w:val="bottom"/>
          </w:tcPr>
          <w:p w14:paraId="7CEFCE89" w14:textId="3FF9EDFF" w:rsidR="00716516" w:rsidRPr="00C9420E" w:rsidRDefault="00C9420E" w:rsidP="00106573">
            <w:pPr>
              <w:rPr>
                <w:rFonts w:ascii="Georgia" w:hAnsi="Georgia"/>
              </w:rPr>
            </w:pPr>
            <w:r w:rsidRPr="00C9420E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Member of an association for mathematics as well as robotics, astronomy, and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CS</w:t>
            </w:r>
          </w:p>
        </w:tc>
        <w:tc>
          <w:tcPr>
            <w:tcW w:w="2128" w:type="dxa"/>
            <w:gridSpan w:val="2"/>
            <w:vAlign w:val="bottom"/>
          </w:tcPr>
          <w:p w14:paraId="16D356DB" w14:textId="77777777" w:rsidR="00716516" w:rsidRPr="008F53C6" w:rsidRDefault="00716516" w:rsidP="00106573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02/2015 – 02/2023</w:t>
            </w:r>
          </w:p>
        </w:tc>
      </w:tr>
      <w:tr w:rsidR="00716516" w:rsidRPr="00C9420E" w14:paraId="50A1D633" w14:textId="77777777" w:rsidTr="00716516">
        <w:trPr>
          <w:trHeight w:val="20"/>
        </w:trPr>
        <w:tc>
          <w:tcPr>
            <w:tcW w:w="10348" w:type="dxa"/>
            <w:gridSpan w:val="15"/>
            <w:vAlign w:val="bottom"/>
          </w:tcPr>
          <w:p w14:paraId="5BCFDEC3" w14:textId="55ED14D7" w:rsidR="00716516" w:rsidRPr="00C9420E" w:rsidRDefault="00C9420E" w:rsidP="00106573">
            <w:pPr>
              <w:pStyle w:val="Listenabsatz"/>
              <w:numPr>
                <w:ilvl w:val="0"/>
                <w:numId w:val="6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</w:pPr>
            <w:r w:rsidRPr="00C9420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  <w:t>Participation in several mathematical games and math Olympiads.</w:t>
            </w:r>
          </w:p>
        </w:tc>
      </w:tr>
      <w:tr w:rsidR="00716516" w:rsidRPr="008F53C6" w14:paraId="7257FC69" w14:textId="77777777" w:rsidTr="00716516">
        <w:trPr>
          <w:trHeight w:val="454"/>
        </w:trPr>
        <w:tc>
          <w:tcPr>
            <w:tcW w:w="10348" w:type="dxa"/>
            <w:gridSpan w:val="15"/>
            <w:tcBorders>
              <w:bottom w:val="single" w:sz="4" w:space="0" w:color="auto"/>
            </w:tcBorders>
            <w:vAlign w:val="bottom"/>
          </w:tcPr>
          <w:p w14:paraId="6BA349ED" w14:textId="763FBEA7" w:rsidR="00716516" w:rsidRPr="008F53C6" w:rsidRDefault="00C9420E" w:rsidP="00106573">
            <w:pPr>
              <w:jc w:val="center"/>
              <w:rPr>
                <w:rFonts w:ascii="Georgia" w:hAnsi="Georgia"/>
              </w:rPr>
            </w:pPr>
            <w: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  <w:t>Skills &amp; Interests</w:t>
            </w:r>
          </w:p>
        </w:tc>
      </w:tr>
      <w:tr w:rsidR="00C449CF" w:rsidRPr="00C449CF" w14:paraId="6B93E856" w14:textId="77777777" w:rsidTr="00716516">
        <w:trPr>
          <w:trHeight w:val="567"/>
        </w:trPr>
        <w:tc>
          <w:tcPr>
            <w:tcW w:w="1143" w:type="dxa"/>
            <w:gridSpan w:val="2"/>
            <w:tcBorders>
              <w:top w:val="single" w:sz="4" w:space="0" w:color="auto"/>
            </w:tcBorders>
            <w:vAlign w:val="bottom"/>
          </w:tcPr>
          <w:p w14:paraId="347B36F7" w14:textId="113CCDB1" w:rsidR="00716516" w:rsidRPr="008F53C6" w:rsidRDefault="00C9420E" w:rsidP="00106573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Languages</w:t>
            </w:r>
            <w:r w:rsidR="00716516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: </w:t>
            </w:r>
          </w:p>
          <w:p w14:paraId="75F86E14" w14:textId="77777777" w:rsidR="00716516" w:rsidRPr="008F53C6" w:rsidRDefault="00716516" w:rsidP="00106573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9205" w:type="dxa"/>
            <w:gridSpan w:val="13"/>
            <w:tcBorders>
              <w:top w:val="single" w:sz="4" w:space="0" w:color="auto"/>
            </w:tcBorders>
            <w:vAlign w:val="bottom"/>
          </w:tcPr>
          <w:p w14:paraId="56A3F8FD" w14:textId="0B543CDC" w:rsidR="00716516" w:rsidRPr="00C449CF" w:rsidRDefault="00C449CF" w:rsidP="00106573">
            <w:pPr>
              <w:rPr>
                <w:rFonts w:ascii="Georgia" w:hAnsi="Georgia"/>
                <w:lang w:val="en-US"/>
              </w:rPr>
            </w:pPr>
            <w:r w:rsidRPr="00C449CF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>French (native), Arabic (second native language), German (business fluent), English (business fluent), Turkish (advanced)</w:t>
            </w:r>
          </w:p>
        </w:tc>
      </w:tr>
      <w:tr w:rsidR="00716516" w:rsidRPr="00C449CF" w14:paraId="3D18E828" w14:textId="77777777" w:rsidTr="00716516">
        <w:trPr>
          <w:trHeight w:val="340"/>
        </w:trPr>
        <w:tc>
          <w:tcPr>
            <w:tcW w:w="1143" w:type="dxa"/>
            <w:gridSpan w:val="2"/>
            <w:vAlign w:val="bottom"/>
          </w:tcPr>
          <w:p w14:paraId="244510B2" w14:textId="15909172" w:rsidR="00716516" w:rsidRPr="008F53C6" w:rsidRDefault="00716516" w:rsidP="00106573">
            <w:pPr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Techn</w:t>
            </w:r>
            <w:r w:rsidR="00C9420E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ical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:</w:t>
            </w:r>
          </w:p>
        </w:tc>
        <w:tc>
          <w:tcPr>
            <w:tcW w:w="9205" w:type="dxa"/>
            <w:gridSpan w:val="13"/>
            <w:vAlign w:val="bottom"/>
          </w:tcPr>
          <w:p w14:paraId="089E5469" w14:textId="77777777" w:rsidR="00716516" w:rsidRPr="00C449CF" w:rsidRDefault="00716516" w:rsidP="00106573">
            <w:pPr>
              <w:rPr>
                <w:rFonts w:ascii="Georgia" w:hAnsi="Georgia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Python, Excel, PowerPoint, Word, HTML, JAVA, C++, TABLEAU</w:t>
            </w:r>
          </w:p>
        </w:tc>
      </w:tr>
      <w:tr w:rsidR="00C449CF" w:rsidRPr="00C449CF" w14:paraId="4D6F46AF" w14:textId="77777777" w:rsidTr="00716516">
        <w:trPr>
          <w:trHeight w:val="340"/>
        </w:trPr>
        <w:tc>
          <w:tcPr>
            <w:tcW w:w="1143" w:type="dxa"/>
            <w:gridSpan w:val="2"/>
            <w:vAlign w:val="bottom"/>
          </w:tcPr>
          <w:p w14:paraId="7F8F2038" w14:textId="656988BB" w:rsidR="00716516" w:rsidRPr="008F53C6" w:rsidRDefault="00716516" w:rsidP="00106573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Intere</w:t>
            </w:r>
            <w:r w:rsidR="00C9420E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sts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:</w:t>
            </w:r>
          </w:p>
        </w:tc>
        <w:tc>
          <w:tcPr>
            <w:tcW w:w="9205" w:type="dxa"/>
            <w:gridSpan w:val="13"/>
            <w:vAlign w:val="bottom"/>
          </w:tcPr>
          <w:p w14:paraId="30D3EE72" w14:textId="22132523" w:rsidR="00716516" w:rsidRPr="00C449CF" w:rsidRDefault="00C449CF" w:rsidP="00106573">
            <w:pPr>
              <w:jc w:val="both"/>
              <w:rPr>
                <w:rFonts w:ascii="Georgia" w:hAnsi="Georgia"/>
                <w:lang w:val="en-US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  <w:t>Computer Science, Karate (black belt), Swimming, Fitness, Nutrition, and Voluntary Activities</w:t>
            </w:r>
          </w:p>
        </w:tc>
      </w:tr>
      <w:tr w:rsidR="00716516" w:rsidRPr="008F53C6" w14:paraId="4C0BCC5A" w14:textId="77777777" w:rsidTr="00716516">
        <w:trPr>
          <w:trHeight w:val="1020"/>
        </w:trPr>
        <w:tc>
          <w:tcPr>
            <w:tcW w:w="5245" w:type="dxa"/>
            <w:gridSpan w:val="5"/>
            <w:vAlign w:val="center"/>
          </w:tcPr>
          <w:p w14:paraId="40F7750D" w14:textId="77777777" w:rsidR="00716516" w:rsidRPr="00C449CF" w:rsidRDefault="00716516" w:rsidP="00106573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</w:pPr>
          </w:p>
          <w:p w14:paraId="70524684" w14:textId="77777777" w:rsidR="00716516" w:rsidRPr="00C449CF" w:rsidRDefault="00716516" w:rsidP="00106573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</w:pPr>
          </w:p>
          <w:p w14:paraId="1F682B25" w14:textId="21318DA8" w:rsidR="00716516" w:rsidRPr="008F53C6" w:rsidRDefault="00716516" w:rsidP="00106573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Erlangen, </w:t>
            </w:r>
            <w:r w:rsidR="00D51178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28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.</w:t>
            </w:r>
            <w:r w:rsidR="00C76B2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01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.202</w:t>
            </w:r>
            <w:r w:rsidR="00C76B2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5103" w:type="dxa"/>
            <w:gridSpan w:val="10"/>
            <w:vAlign w:val="bottom"/>
          </w:tcPr>
          <w:p w14:paraId="7A4BE136" w14:textId="77777777" w:rsidR="00716516" w:rsidRPr="008F53C6" w:rsidRDefault="00716516" w:rsidP="00106573">
            <w:pPr>
              <w:jc w:val="right"/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449CF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BAB7CB9" wp14:editId="7CDCB1DA">
                  <wp:extent cx="1859280" cy="564023"/>
                  <wp:effectExtent l="0" t="0" r="7620" b="7620"/>
                  <wp:docPr id="66943477" name="Picture 1" descr="A close-up of a signa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close-up of a signatur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1868" cy="607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3C2BA" w14:textId="1C80E303" w:rsidR="00EF10E8" w:rsidRDefault="00EF10E8" w:rsidP="006E56BA"/>
    <w:sectPr w:rsidR="00EF10E8" w:rsidSect="00873E3D">
      <w:pgSz w:w="11906" w:h="16838"/>
      <w:pgMar w:top="794" w:right="720" w:bottom="0" w:left="720" w:header="709" w:footer="709" w:gutter="0"/>
      <w:cols w:space="708"/>
      <w:docGrid w:linePitch="360"/>
      <w:sectPrChange w:id="80" w:author="David Döbele" w:date="2025-04-29T18:46:00Z" w16du:dateUtc="2025-04-29T16:46:00Z">
        <w:sectPr w:rsidR="00EF10E8" w:rsidSect="00873E3D">
          <w:pgMar w:top="1021" w:right="720" w:bottom="720" w:left="720" w:header="709" w:footer="709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240DA"/>
    <w:multiLevelType w:val="multilevel"/>
    <w:tmpl w:val="4EF0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656B5"/>
    <w:multiLevelType w:val="hybridMultilevel"/>
    <w:tmpl w:val="EF7CF6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97D32"/>
    <w:multiLevelType w:val="hybridMultilevel"/>
    <w:tmpl w:val="6D3C2E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85133B"/>
    <w:multiLevelType w:val="hybridMultilevel"/>
    <w:tmpl w:val="C01CA2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FE1EB6"/>
    <w:multiLevelType w:val="multilevel"/>
    <w:tmpl w:val="C0D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1599B"/>
    <w:multiLevelType w:val="hybridMultilevel"/>
    <w:tmpl w:val="9E1031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930400"/>
    <w:multiLevelType w:val="hybridMultilevel"/>
    <w:tmpl w:val="1DB031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857248">
    <w:abstractNumId w:val="4"/>
  </w:num>
  <w:num w:numId="2" w16cid:durableId="1488978096">
    <w:abstractNumId w:val="0"/>
  </w:num>
  <w:num w:numId="3" w16cid:durableId="387651144">
    <w:abstractNumId w:val="3"/>
  </w:num>
  <w:num w:numId="4" w16cid:durableId="391470844">
    <w:abstractNumId w:val="1"/>
  </w:num>
  <w:num w:numId="5" w16cid:durableId="1771849115">
    <w:abstractNumId w:val="6"/>
  </w:num>
  <w:num w:numId="6" w16cid:durableId="1013654811">
    <w:abstractNumId w:val="2"/>
  </w:num>
  <w:num w:numId="7" w16cid:durableId="1295140324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rbouch, Mohamed Aziz">
    <w15:presenceInfo w15:providerId="AD" w15:userId="S::av87owyz@fauad.fau.de::229fa69e-8ef6-427e-86fe-8dbab7c7a1b3"/>
  </w15:person>
  <w15:person w15:author="David Döbele">
    <w15:presenceInfo w15:providerId="Windows Live" w15:userId="444998604cb8fc6c"/>
  </w15:person>
  <w15:person w15:author="Sarah Bergmann">
    <w15:presenceInfo w15:providerId="AD" w15:userId="S::sarah.bergmann@uni-oldenburg.de::47e7dfd8-e13e-4e5e-8470-81b1e3cfed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6A"/>
    <w:rsid w:val="0006180C"/>
    <w:rsid w:val="00085D39"/>
    <w:rsid w:val="00091A18"/>
    <w:rsid w:val="000A2DCA"/>
    <w:rsid w:val="000C206C"/>
    <w:rsid w:val="00101B0B"/>
    <w:rsid w:val="00101F60"/>
    <w:rsid w:val="0011069F"/>
    <w:rsid w:val="001743C3"/>
    <w:rsid w:val="00185570"/>
    <w:rsid w:val="001D5BC5"/>
    <w:rsid w:val="002159D8"/>
    <w:rsid w:val="003F1C26"/>
    <w:rsid w:val="00431A48"/>
    <w:rsid w:val="0058186A"/>
    <w:rsid w:val="005A512E"/>
    <w:rsid w:val="005C129D"/>
    <w:rsid w:val="005E3EB5"/>
    <w:rsid w:val="00625EC4"/>
    <w:rsid w:val="006953F4"/>
    <w:rsid w:val="006A78D5"/>
    <w:rsid w:val="006A7E4B"/>
    <w:rsid w:val="006E56BA"/>
    <w:rsid w:val="006E7295"/>
    <w:rsid w:val="00705059"/>
    <w:rsid w:val="00707525"/>
    <w:rsid w:val="00716516"/>
    <w:rsid w:val="007630DA"/>
    <w:rsid w:val="0077155A"/>
    <w:rsid w:val="007B78EA"/>
    <w:rsid w:val="007E1EAA"/>
    <w:rsid w:val="00823A3B"/>
    <w:rsid w:val="0085520F"/>
    <w:rsid w:val="00873E3D"/>
    <w:rsid w:val="008A6B18"/>
    <w:rsid w:val="008F37A0"/>
    <w:rsid w:val="008F53C6"/>
    <w:rsid w:val="00900F16"/>
    <w:rsid w:val="00924015"/>
    <w:rsid w:val="00930035"/>
    <w:rsid w:val="00932EC8"/>
    <w:rsid w:val="009B2304"/>
    <w:rsid w:val="009C21B7"/>
    <w:rsid w:val="00B405C5"/>
    <w:rsid w:val="00B67AA4"/>
    <w:rsid w:val="00B92565"/>
    <w:rsid w:val="00C449CF"/>
    <w:rsid w:val="00C76B2F"/>
    <w:rsid w:val="00C9420E"/>
    <w:rsid w:val="00CF14C6"/>
    <w:rsid w:val="00D51178"/>
    <w:rsid w:val="00DD4818"/>
    <w:rsid w:val="00E5592A"/>
    <w:rsid w:val="00EF10E8"/>
    <w:rsid w:val="00F11184"/>
    <w:rsid w:val="00F30BC0"/>
    <w:rsid w:val="00F44683"/>
    <w:rsid w:val="00F85DCA"/>
    <w:rsid w:val="00FF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0FAFC"/>
  <w15:chartTrackingRefBased/>
  <w15:docId w15:val="{7693052B-4C98-461C-AEA2-4832C9F0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D5BC5"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81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81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81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81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81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81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81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81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81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81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81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81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8186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8186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8186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8186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8186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818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81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81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81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81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81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8186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8186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8186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81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8186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8186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8186A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E5592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31A4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31A4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31A48"/>
    <w:rPr>
      <w:sz w:val="20"/>
      <w:szCs w:val="20"/>
      <w:lang w:val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31A4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31A48"/>
    <w:rPr>
      <w:b/>
      <w:bCs/>
      <w:sz w:val="20"/>
      <w:szCs w:val="20"/>
      <w:lang w:val="de-DE"/>
    </w:rPr>
  </w:style>
  <w:style w:type="character" w:styleId="Hyperlink">
    <w:name w:val="Hyperlink"/>
    <w:basedOn w:val="Absatz-Standardschriftart"/>
    <w:uiPriority w:val="99"/>
    <w:unhideWhenUsed/>
    <w:rsid w:val="006953F4"/>
    <w:rPr>
      <w:color w:val="467886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6953F4"/>
    <w:rPr>
      <w:color w:val="96607D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F1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6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F6E33-767B-47DE-BCFE-CE12B7D8F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969</Words>
  <Characters>6107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Barbouch, Mohamed Aziz</dc:creator>
  <cp:keywords/>
  <dc:description/>
  <cp:lastModifiedBy>David Döbele</cp:lastModifiedBy>
  <cp:revision>33</cp:revision>
  <dcterms:created xsi:type="dcterms:W3CDTF">2024-11-23T11:34:00Z</dcterms:created>
  <dcterms:modified xsi:type="dcterms:W3CDTF">2025-04-29T16:46:00Z</dcterms:modified>
</cp:coreProperties>
</file>