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3538"/>
        <w:gridCol w:w="147"/>
        <w:gridCol w:w="426"/>
        <w:gridCol w:w="283"/>
        <w:gridCol w:w="425"/>
        <w:gridCol w:w="567"/>
        <w:gridCol w:w="142"/>
        <w:gridCol w:w="2693"/>
        <w:tblGridChange w:id="0">
          <w:tblGrid>
            <w:gridCol w:w="2269"/>
            <w:gridCol w:w="3538"/>
            <w:gridCol w:w="147"/>
            <w:gridCol w:w="426"/>
            <w:gridCol w:w="283"/>
            <w:gridCol w:w="425"/>
            <w:gridCol w:w="567"/>
            <w:gridCol w:w="142"/>
            <w:gridCol w:w="2693"/>
          </w:tblGrid>
        </w:tblGridChange>
      </w:tblGrid>
      <w:tr w:rsidR="00E55D90" w:rsidRPr="00E55D90" w14:paraId="487AC9CE" w14:textId="77777777" w:rsidTr="001F7ABB">
        <w:trPr>
          <w:trHeight w:val="283"/>
        </w:trPr>
        <w:tc>
          <w:tcPr>
            <w:tcW w:w="10490" w:type="dxa"/>
            <w:gridSpan w:val="9"/>
            <w:vAlign w:val="bottom"/>
          </w:tcPr>
          <w:p w14:paraId="135895E2" w14:textId="12601350" w:rsidR="00E55D90" w:rsidRPr="00E55D90" w:rsidRDefault="002B26AA" w:rsidP="00E55D90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494ADB">
              <w:rPr>
                <w:rFonts w:ascii="Optima" w:hAnsi="Optima" w:cs="Times New Roman (Body CS)"/>
                <w:b/>
                <w:sz w:val="40"/>
                <w:szCs w:val="36"/>
              </w:rPr>
              <w:t>Carlo Sinthern</w:t>
            </w:r>
          </w:p>
        </w:tc>
      </w:tr>
      <w:tr w:rsidR="00E55D90" w:rsidRPr="001F7ABB" w14:paraId="034602FF" w14:textId="77777777" w:rsidTr="001F7ABB">
        <w:trPr>
          <w:trHeight w:val="283"/>
        </w:trPr>
        <w:tc>
          <w:tcPr>
            <w:tcW w:w="10490" w:type="dxa"/>
            <w:gridSpan w:val="9"/>
            <w:vAlign w:val="bottom"/>
          </w:tcPr>
          <w:p w14:paraId="45E1D21A" w14:textId="4ADF3067" w:rsidR="00E55D90" w:rsidRPr="00BD7D58" w:rsidRDefault="00BD7D58" w:rsidP="00E55D90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</w:pPr>
            <w:proofErr w:type="spellStart"/>
            <w:r w:rsidRPr="00BD7D58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Rua</w:t>
            </w:r>
            <w:proofErr w:type="spellEnd"/>
            <w:r w:rsidRPr="00BD7D58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 xml:space="preserve"> dos </w:t>
            </w:r>
            <w:proofErr w:type="spellStart"/>
            <w:r w:rsidRPr="00BD7D58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Fanqueiros</w:t>
            </w:r>
            <w:proofErr w:type="spellEnd"/>
            <w:r w:rsidRPr="00BD7D58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 xml:space="preserve"> 250, 1100-232 </w:t>
            </w:r>
            <w:proofErr w:type="spellStart"/>
            <w:r w:rsidRPr="00BD7D58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Lissabon</w:t>
            </w:r>
            <w:proofErr w:type="spellEnd"/>
            <w:r w:rsidRPr="00BD7D58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 xml:space="preserve">, Portugal </w:t>
            </w:r>
            <w:r w:rsidR="00E55D90" w:rsidRPr="00BD7D58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 xml:space="preserve">• </w:t>
            </w:r>
            <w:r w:rsidR="002B26AA" w:rsidRPr="00BD7D58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c.sinthern@web.de</w:t>
            </w:r>
            <w:r w:rsidR="00E55D90" w:rsidRPr="00BD7D58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 xml:space="preserve"> • +4915</w:t>
            </w:r>
            <w:r w:rsidR="002B26AA" w:rsidRPr="00BD7D58">
              <w:rPr>
                <w:rFonts w:ascii="Optima" w:hAnsi="Optima" w:cs="Times New Roman (Body CS)"/>
                <w:bCs/>
                <w:sz w:val="18"/>
                <w:szCs w:val="18"/>
                <w:lang w:val="en-US"/>
              </w:rPr>
              <w:t>202866023</w:t>
            </w:r>
          </w:p>
        </w:tc>
      </w:tr>
      <w:tr w:rsidR="002508C2" w:rsidRPr="00E55D90" w14:paraId="0FCADE56" w14:textId="77777777" w:rsidTr="00ED1BFF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2-09-06T20:50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454"/>
          <w:trPrChange w:id="2" w:author="David Döbele" w:date="2022-09-06T20:50:00Z">
            <w:trPr>
              <w:trHeight w:val="397"/>
            </w:trPr>
          </w:trPrChange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  <w:tcPrChange w:id="3" w:author="David Döbele" w:date="2022-09-06T20:50:00Z">
              <w:tcPr>
                <w:tcW w:w="10490" w:type="dxa"/>
                <w:gridSpan w:val="9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FB2D" w:rsidR="002508C2" w:rsidRPr="00E55D90" w:rsidRDefault="006E2C9C" w:rsidP="00E55D90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E55D90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99357B" w:rsidRPr="00E55D90" w14:paraId="5C17F498" w14:textId="77777777" w:rsidTr="00F4347C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4" w:author="David Döbele" w:date="2022-09-06T20:51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97"/>
          <w:trPrChange w:id="5" w:author="David Döbele" w:date="2022-09-06T20:51:00Z">
            <w:trPr>
              <w:trHeight w:val="227"/>
            </w:trPr>
          </w:trPrChange>
        </w:trPr>
        <w:tc>
          <w:tcPr>
            <w:tcW w:w="7088" w:type="dxa"/>
            <w:gridSpan w:val="6"/>
            <w:tcBorders>
              <w:top w:val="single" w:sz="4" w:space="0" w:color="auto"/>
            </w:tcBorders>
            <w:vAlign w:val="bottom"/>
            <w:tcPrChange w:id="6" w:author="David Döbele" w:date="2022-09-06T20:51:00Z">
              <w:tcPr>
                <w:tcW w:w="7088" w:type="dxa"/>
                <w:gridSpan w:val="6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8534A50" w14:textId="2A05941C" w:rsidR="0099357B" w:rsidRPr="00DB2D50" w:rsidRDefault="00DB2D50" w:rsidP="0099357B">
            <w:pP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</w:pPr>
            <w:r w:rsidRPr="00DB2D50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N</w:t>
            </w:r>
            <w: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ova</w:t>
            </w:r>
            <w:r w:rsidRPr="00DB2D50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S</w:t>
            </w:r>
            <w: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chool</w:t>
            </w:r>
            <w:r w:rsidRPr="00DB2D50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of</w:t>
            </w:r>
            <w:r w:rsidRPr="00DB2D50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B</w:t>
            </w:r>
            <w: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usiness</w:t>
            </w:r>
            <w:r w:rsidRPr="00DB2D50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and</w:t>
            </w:r>
            <w:r w:rsidRPr="00DB2D50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E</w:t>
            </w:r>
            <w: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conomics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  <w:tcPrChange w:id="7" w:author="David Döbele" w:date="2022-09-06T20:51:00Z">
              <w:tcPr>
                <w:tcW w:w="3402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E569ED3" w14:textId="3414A66E" w:rsidR="0099357B" w:rsidRPr="00700785" w:rsidRDefault="0099357B" w:rsidP="0099357B">
            <w:pPr>
              <w:jc w:val="right"/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</w:pPr>
            <w:r w:rsidRPr="00700785"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>Lissabon, P</w:t>
            </w:r>
            <w:r w:rsidR="00DD1951" w:rsidRPr="00700785"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>OR</w:t>
            </w:r>
          </w:p>
        </w:tc>
      </w:tr>
      <w:tr w:rsidR="0099357B" w:rsidRPr="00E55D90" w14:paraId="3BCE43A9" w14:textId="77777777" w:rsidTr="001F7ABB">
        <w:trPr>
          <w:trHeight w:val="57"/>
        </w:trPr>
        <w:tc>
          <w:tcPr>
            <w:tcW w:w="7088" w:type="dxa"/>
            <w:gridSpan w:val="6"/>
            <w:vAlign w:val="bottom"/>
          </w:tcPr>
          <w:p w14:paraId="1E0F5372" w14:textId="3740C69E" w:rsidR="0099357B" w:rsidRDefault="00DB2D50" w:rsidP="0099357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sz w:val="18"/>
              </w:rPr>
              <w:t>Master in Management</w:t>
            </w:r>
            <w:r w:rsidR="001D3743">
              <w:rPr>
                <w:rFonts w:ascii="Optima" w:hAnsi="Optima"/>
                <w:sz w:val="18"/>
              </w:rPr>
              <w:t xml:space="preserve"> mit Fokus auf Strategisches Management</w:t>
            </w:r>
          </w:p>
        </w:tc>
        <w:tc>
          <w:tcPr>
            <w:tcW w:w="3402" w:type="dxa"/>
            <w:gridSpan w:val="3"/>
            <w:vAlign w:val="bottom"/>
          </w:tcPr>
          <w:p w14:paraId="4D01094A" w14:textId="26A9470E" w:rsidR="0099357B" w:rsidRDefault="0099357B" w:rsidP="00E154C9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E154C9">
              <w:rPr>
                <w:rFonts w:ascii="Optima" w:hAnsi="Optima"/>
                <w:i/>
                <w:smallCaps/>
                <w:sz w:val="18"/>
                <w:szCs w:val="18"/>
              </w:rPr>
              <w:t>09/2022 – 01/2024</w:t>
            </w:r>
          </w:p>
        </w:tc>
      </w:tr>
      <w:tr w:rsidR="00F52135" w:rsidRPr="00E55D90" w14:paraId="55FB65F0" w14:textId="77777777" w:rsidTr="00F4347C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8" w:author="David Döbele" w:date="2022-09-06T20:51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97"/>
          <w:trPrChange w:id="9" w:author="David Döbele" w:date="2022-09-06T20:51:00Z">
            <w:trPr>
              <w:trHeight w:val="227"/>
            </w:trPr>
          </w:trPrChange>
        </w:trPr>
        <w:tc>
          <w:tcPr>
            <w:tcW w:w="7088" w:type="dxa"/>
            <w:gridSpan w:val="6"/>
            <w:vAlign w:val="bottom"/>
            <w:tcPrChange w:id="10" w:author="David Döbele" w:date="2022-09-06T20:51:00Z">
              <w:tcPr>
                <w:tcW w:w="7088" w:type="dxa"/>
                <w:gridSpan w:val="6"/>
                <w:vAlign w:val="bottom"/>
              </w:tcPr>
            </w:tcPrChange>
          </w:tcPr>
          <w:p w14:paraId="64FA9ABF" w14:textId="5D7D31DE" w:rsidR="00F52135" w:rsidRPr="00F51CA7" w:rsidRDefault="00B21FF0" w:rsidP="00F52135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T</w:t>
            </w:r>
            <w:r w:rsidR="00F52135">
              <w:rPr>
                <w:rFonts w:ascii="Optima" w:hAnsi="Optima"/>
                <w:b/>
                <w:smallCaps/>
                <w:sz w:val="23"/>
                <w:szCs w:val="23"/>
              </w:rPr>
              <w:t>ampere University</w:t>
            </w:r>
          </w:p>
        </w:tc>
        <w:tc>
          <w:tcPr>
            <w:tcW w:w="3402" w:type="dxa"/>
            <w:gridSpan w:val="3"/>
            <w:vAlign w:val="bottom"/>
            <w:tcPrChange w:id="11" w:author="David Döbele" w:date="2022-09-06T20:51:00Z">
              <w:tcPr>
                <w:tcW w:w="3402" w:type="dxa"/>
                <w:gridSpan w:val="3"/>
                <w:vAlign w:val="bottom"/>
              </w:tcPr>
            </w:tcPrChange>
          </w:tcPr>
          <w:p w14:paraId="7D0F7B55" w14:textId="7009CB9D" w:rsidR="00F52135" w:rsidRDefault="00F52135" w:rsidP="00F52135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Tampere</w:t>
            </w:r>
            <w:r w:rsidR="004A78D9">
              <w:rPr>
                <w:rFonts w:ascii="Optima" w:hAnsi="Optima"/>
                <w:i/>
                <w:smallCaps/>
                <w:sz w:val="23"/>
                <w:szCs w:val="23"/>
              </w:rPr>
              <w:t>, Fin</w:t>
            </w:r>
          </w:p>
        </w:tc>
      </w:tr>
      <w:tr w:rsidR="004D441E" w:rsidRPr="00E55D90" w14:paraId="64C1E2D3" w14:textId="77777777" w:rsidTr="001F7ABB">
        <w:trPr>
          <w:trHeight w:val="57"/>
        </w:trPr>
        <w:tc>
          <w:tcPr>
            <w:tcW w:w="7088" w:type="dxa"/>
            <w:gridSpan w:val="6"/>
            <w:vAlign w:val="bottom"/>
          </w:tcPr>
          <w:p w14:paraId="4CA43F1B" w14:textId="0135CB94" w:rsidR="004D441E" w:rsidRPr="004D441E" w:rsidRDefault="00905938" w:rsidP="00F52135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Auslandssemester</w:t>
            </w:r>
            <w:r w:rsidR="003D17C4">
              <w:rPr>
                <w:rFonts w:ascii="Optima" w:hAnsi="Optima"/>
                <w:sz w:val="18"/>
              </w:rPr>
              <w:t xml:space="preserve"> an der </w:t>
            </w:r>
            <w:r w:rsidR="003D17C4" w:rsidRPr="003D17C4">
              <w:rPr>
                <w:rFonts w:ascii="Optima" w:hAnsi="Optima"/>
                <w:sz w:val="18"/>
              </w:rPr>
              <w:t>Fakultät für Management und Wirtschaft</w:t>
            </w:r>
            <w:r w:rsidR="003D17C4">
              <w:rPr>
                <w:rFonts w:ascii="Optima" w:hAnsi="Optima"/>
                <w:sz w:val="18"/>
              </w:rPr>
              <w:t xml:space="preserve"> (</w:t>
            </w:r>
            <w:r w:rsidR="00DB2D50">
              <w:rPr>
                <w:rFonts w:ascii="Optima" w:hAnsi="Optima"/>
                <w:sz w:val="18"/>
              </w:rPr>
              <w:t>Schnitt: 1,0)</w:t>
            </w:r>
          </w:p>
        </w:tc>
        <w:tc>
          <w:tcPr>
            <w:tcW w:w="3402" w:type="dxa"/>
            <w:gridSpan w:val="3"/>
            <w:vAlign w:val="bottom"/>
          </w:tcPr>
          <w:p w14:paraId="5415D60F" w14:textId="1062E1A8" w:rsidR="004D441E" w:rsidRPr="004D441E" w:rsidRDefault="004D441E" w:rsidP="00F52135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01/2022</w:t>
            </w:r>
            <w:r w:rsidR="00B21FF0">
              <w:rPr>
                <w:rFonts w:ascii="Optima" w:hAnsi="Optima"/>
                <w:sz w:val="18"/>
              </w:rPr>
              <w:t xml:space="preserve"> </w:t>
            </w:r>
            <w:r w:rsidR="00B21FF0" w:rsidRPr="00E55D90">
              <w:rPr>
                <w:rFonts w:ascii="Optima" w:hAnsi="Optima"/>
                <w:sz w:val="18"/>
              </w:rPr>
              <w:t xml:space="preserve">– </w:t>
            </w:r>
            <w:r w:rsidR="00B21FF0">
              <w:rPr>
                <w:rFonts w:ascii="Optima" w:hAnsi="Optima"/>
                <w:sz w:val="18"/>
              </w:rPr>
              <w:t>05/2022</w:t>
            </w:r>
          </w:p>
        </w:tc>
      </w:tr>
      <w:tr w:rsidR="0099357B" w:rsidRPr="005453F1" w14:paraId="516F0434" w14:textId="77777777" w:rsidTr="001F7ABB">
        <w:trPr>
          <w:trHeight w:val="20"/>
        </w:trPr>
        <w:tc>
          <w:tcPr>
            <w:tcW w:w="10490" w:type="dxa"/>
            <w:gridSpan w:val="9"/>
            <w:vAlign w:val="bottom"/>
          </w:tcPr>
          <w:p w14:paraId="0DE7F682" w14:textId="4392EA74" w:rsidR="005453F1" w:rsidRPr="005453F1" w:rsidRDefault="005453F1" w:rsidP="005453F1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5453F1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Erasmus-Semester zum Sammeln interkultureller Erfahrungen und zur Verbesserung der 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E</w:t>
            </w:r>
            <w:r w:rsidRPr="005453F1">
              <w:rPr>
                <w:rFonts w:ascii="Optima" w:hAnsi="Optima" w:cs="Georgia"/>
                <w:i/>
                <w:iCs/>
                <w:color w:val="000000"/>
                <w:sz w:val="18"/>
              </w:rPr>
              <w:t>nglischkenntnisse</w:t>
            </w:r>
          </w:p>
          <w:p w14:paraId="0F552B69" w14:textId="280AB7D9" w:rsidR="0099357B" w:rsidRPr="005453F1" w:rsidRDefault="005453F1" w:rsidP="005453F1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5453F1">
              <w:rPr>
                <w:rFonts w:ascii="Optima" w:hAnsi="Optima" w:cs="Georgia"/>
                <w:i/>
                <w:iCs/>
                <w:color w:val="000000"/>
                <w:sz w:val="18"/>
              </w:rPr>
              <w:t>Freiwillige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r</w:t>
            </w:r>
            <w:r w:rsidRPr="005453F1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Kursassisten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t</w:t>
            </w:r>
            <w:r w:rsidRPr="005453F1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in einem Deutschkurs für mehr als 20 finnische Studenten</w:t>
            </w:r>
          </w:p>
        </w:tc>
      </w:tr>
      <w:tr w:rsidR="00F52135" w:rsidRPr="00E55D90" w14:paraId="7D1DEBF7" w14:textId="77777777" w:rsidTr="00F4347C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2" w:author="David Döbele" w:date="2022-09-06T20:51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97"/>
          <w:trPrChange w:id="13" w:author="David Döbele" w:date="2022-09-06T20:51:00Z">
            <w:trPr>
              <w:trHeight w:val="227"/>
            </w:trPr>
          </w:trPrChange>
        </w:trPr>
        <w:tc>
          <w:tcPr>
            <w:tcW w:w="7088" w:type="dxa"/>
            <w:gridSpan w:val="6"/>
            <w:vAlign w:val="bottom"/>
            <w:tcPrChange w:id="14" w:author="David Döbele" w:date="2022-09-06T20:51:00Z">
              <w:tcPr>
                <w:tcW w:w="7088" w:type="dxa"/>
                <w:gridSpan w:val="6"/>
                <w:vAlign w:val="bottom"/>
              </w:tcPr>
            </w:tcPrChange>
          </w:tcPr>
          <w:p w14:paraId="0C2B846F" w14:textId="5E91261F" w:rsidR="00F52135" w:rsidRPr="00E55D90" w:rsidRDefault="00F52135" w:rsidP="00F52135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F51CA7">
              <w:rPr>
                <w:rFonts w:ascii="Optima" w:hAnsi="Optima"/>
                <w:b/>
                <w:smallCaps/>
                <w:sz w:val="23"/>
                <w:szCs w:val="23"/>
              </w:rPr>
              <w:t>Universität Duisburg-Essen</w:t>
            </w:r>
          </w:p>
        </w:tc>
        <w:tc>
          <w:tcPr>
            <w:tcW w:w="3402" w:type="dxa"/>
            <w:gridSpan w:val="3"/>
            <w:vAlign w:val="bottom"/>
            <w:tcPrChange w:id="15" w:author="David Döbele" w:date="2022-09-06T20:51:00Z">
              <w:tcPr>
                <w:tcW w:w="3402" w:type="dxa"/>
                <w:gridSpan w:val="3"/>
                <w:vAlign w:val="bottom"/>
              </w:tcPr>
            </w:tcPrChange>
          </w:tcPr>
          <w:p w14:paraId="7C845E2D" w14:textId="7860B23F" w:rsidR="00F52135" w:rsidRPr="00E55D90" w:rsidRDefault="00F52135" w:rsidP="00F52135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Essen</w:t>
            </w:r>
            <w:r w:rsidR="00DD1951">
              <w:rPr>
                <w:rFonts w:ascii="Optima" w:hAnsi="Optima"/>
                <w:i/>
                <w:smallCaps/>
                <w:sz w:val="23"/>
                <w:szCs w:val="23"/>
              </w:rPr>
              <w:t xml:space="preserve">, </w:t>
            </w:r>
            <w:r w:rsidR="00E02B93">
              <w:rPr>
                <w:rFonts w:ascii="Optima" w:hAnsi="Optima"/>
                <w:i/>
                <w:smallCaps/>
                <w:sz w:val="23"/>
                <w:szCs w:val="23"/>
              </w:rPr>
              <w:t>D</w:t>
            </w:r>
            <w:r w:rsidR="00DD1951">
              <w:rPr>
                <w:rFonts w:ascii="Optima" w:hAnsi="Optima"/>
                <w:i/>
                <w:smallCaps/>
                <w:sz w:val="23"/>
                <w:szCs w:val="23"/>
              </w:rPr>
              <w:t>E</w:t>
            </w:r>
          </w:p>
        </w:tc>
      </w:tr>
      <w:tr w:rsidR="00F52135" w:rsidRPr="00E55D90" w14:paraId="61E5D482" w14:textId="77777777" w:rsidTr="001F7ABB">
        <w:trPr>
          <w:trHeight w:val="57"/>
        </w:trPr>
        <w:tc>
          <w:tcPr>
            <w:tcW w:w="5807" w:type="dxa"/>
            <w:gridSpan w:val="2"/>
          </w:tcPr>
          <w:p w14:paraId="11CB9A0F" w14:textId="733EFCFB" w:rsidR="00F52135" w:rsidRPr="00E55D90" w:rsidRDefault="00F52135" w:rsidP="00F52135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B.Sc. in </w:t>
            </w:r>
            <w:r>
              <w:rPr>
                <w:rFonts w:ascii="Optima" w:hAnsi="Optima"/>
                <w:sz w:val="18"/>
              </w:rPr>
              <w:t>Betriebswirtschaftslehre</w:t>
            </w:r>
            <w:r w:rsidRPr="00E55D90">
              <w:rPr>
                <w:rFonts w:ascii="Optima" w:hAnsi="Optima"/>
                <w:sz w:val="18"/>
              </w:rPr>
              <w:t xml:space="preserve"> (Schnitt: </w:t>
            </w:r>
            <w:r>
              <w:rPr>
                <w:rFonts w:ascii="Optima" w:hAnsi="Optima"/>
                <w:sz w:val="18"/>
              </w:rPr>
              <w:t>1,</w:t>
            </w:r>
            <w:r w:rsidR="00DB2D50">
              <w:rPr>
                <w:rFonts w:ascii="Optima" w:hAnsi="Optima"/>
                <w:sz w:val="18"/>
              </w:rPr>
              <w:t>8, Top 5%</w:t>
            </w:r>
            <w:r w:rsidRPr="00E55D90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4683" w:type="dxa"/>
            <w:gridSpan w:val="7"/>
          </w:tcPr>
          <w:p w14:paraId="419A9228" w14:textId="0B962540" w:rsidR="00F52135" w:rsidRPr="00E55D90" w:rsidRDefault="00F52135" w:rsidP="00F52135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10</w:t>
            </w:r>
            <w:r w:rsidRPr="00E55D90">
              <w:rPr>
                <w:rFonts w:ascii="Optima" w:hAnsi="Optima"/>
                <w:sz w:val="18"/>
              </w:rPr>
              <w:t xml:space="preserve">/2017 – </w:t>
            </w:r>
            <w:r w:rsidR="00177C4C">
              <w:rPr>
                <w:rFonts w:ascii="Optima" w:hAnsi="Optima"/>
                <w:sz w:val="18"/>
              </w:rPr>
              <w:t>09</w:t>
            </w:r>
            <w:r>
              <w:rPr>
                <w:rFonts w:ascii="Optima" w:hAnsi="Optima"/>
                <w:sz w:val="18"/>
              </w:rPr>
              <w:t>/2021</w:t>
            </w:r>
          </w:p>
        </w:tc>
      </w:tr>
      <w:tr w:rsidR="00F52135" w:rsidRPr="00E55D90" w14:paraId="7EABE9F1" w14:textId="77777777" w:rsidTr="001F7ABB">
        <w:trPr>
          <w:trHeight w:val="20"/>
        </w:trPr>
        <w:tc>
          <w:tcPr>
            <w:tcW w:w="10490" w:type="dxa"/>
            <w:gridSpan w:val="9"/>
          </w:tcPr>
          <w:p w14:paraId="43866CB6" w14:textId="4AAA9E0F" w:rsidR="00F52135" w:rsidRPr="00E55D90" w:rsidDel="001F7ABB" w:rsidRDefault="004D441E" w:rsidP="00F52135">
            <w:pPr>
              <w:pStyle w:val="Listenabsatz"/>
              <w:numPr>
                <w:ilvl w:val="0"/>
                <w:numId w:val="2"/>
              </w:numPr>
              <w:rPr>
                <w:del w:id="16" w:author="David Döbele" w:date="2022-09-06T20:43:00Z"/>
                <w:rFonts w:ascii="Optima" w:hAnsi="Optima" w:cs="Georgia"/>
                <w:i/>
                <w:iCs/>
                <w:color w:val="000000"/>
                <w:sz w:val="18"/>
                <w:lang w:val="de-AT"/>
              </w:rPr>
            </w:pPr>
            <w:del w:id="17" w:author="David Döbele" w:date="2022-09-06T20:43:00Z">
              <w:r w:rsidDel="001F7ABB">
                <w:rPr>
                  <w:rFonts w:ascii="Optima" w:hAnsi="Optima" w:cs="Georgia"/>
                  <w:i/>
                  <w:iCs/>
                  <w:color w:val="000000"/>
                  <w:sz w:val="18"/>
                  <w:lang w:val="de-AT"/>
                </w:rPr>
                <w:delText>Bachelorarbeit:</w:delText>
              </w:r>
              <w:r w:rsidR="00051D17" w:rsidDel="001F7ABB">
                <w:rPr>
                  <w:rFonts w:ascii="Optima" w:hAnsi="Optima" w:cs="Georgia"/>
                  <w:i/>
                  <w:iCs/>
                  <w:color w:val="000000"/>
                  <w:sz w:val="18"/>
                  <w:lang w:val="de-AT"/>
                </w:rPr>
                <w:delText xml:space="preserve"> </w:delText>
              </w:r>
              <w:r w:rsidR="00051D17" w:rsidRPr="00051D17" w:rsidDel="001F7ABB">
                <w:rPr>
                  <w:rFonts w:ascii="Optima" w:hAnsi="Optima" w:cs="Georgia"/>
                  <w:i/>
                  <w:iCs/>
                  <w:color w:val="000000"/>
                  <w:sz w:val="18"/>
                  <w:lang w:val="de-AT"/>
                </w:rPr>
                <w:delText>Die Salienztheorie und ihr Einfluss auf die Preisbildung</w:delText>
              </w:r>
              <w:r w:rsidR="00051D17" w:rsidDel="001F7ABB">
                <w:rPr>
                  <w:rFonts w:ascii="Optima" w:hAnsi="Optima" w:cs="Georgia"/>
                  <w:i/>
                  <w:iCs/>
                  <w:color w:val="000000"/>
                  <w:sz w:val="18"/>
                  <w:lang w:val="de-AT"/>
                </w:rPr>
                <w:delText xml:space="preserve"> </w:delText>
              </w:r>
              <w:r w:rsidR="006156FA" w:rsidDel="001F7ABB">
                <w:rPr>
                  <w:rFonts w:ascii="Optima" w:hAnsi="Optima" w:cs="Georgia"/>
                  <w:i/>
                  <w:iCs/>
                  <w:color w:val="000000"/>
                  <w:sz w:val="18"/>
                  <w:lang w:val="de-AT"/>
                </w:rPr>
                <w:delText>(</w:delText>
              </w:r>
              <w:r w:rsidR="006156FA" w:rsidRPr="006156FA" w:rsidDel="001F7ABB">
                <w:rPr>
                  <w:rFonts w:ascii="Optima" w:hAnsi="Optima" w:cs="Georgia"/>
                  <w:i/>
                  <w:iCs/>
                  <w:color w:val="000000"/>
                  <w:sz w:val="18"/>
                  <w:lang w:val="de-AT"/>
                </w:rPr>
                <w:delText xml:space="preserve">Note: </w:delText>
              </w:r>
              <w:r w:rsidR="006156FA" w:rsidDel="001F7ABB">
                <w:rPr>
                  <w:rFonts w:ascii="Optima" w:hAnsi="Optima" w:cs="Georgia"/>
                  <w:i/>
                  <w:iCs/>
                  <w:color w:val="000000"/>
                  <w:sz w:val="18"/>
                  <w:lang w:val="de-AT"/>
                </w:rPr>
                <w:delText>2</w:delText>
              </w:r>
              <w:r w:rsidR="006156FA" w:rsidRPr="006156FA" w:rsidDel="001F7ABB">
                <w:rPr>
                  <w:rFonts w:ascii="Optima" w:hAnsi="Optima" w:cs="Georgia"/>
                  <w:i/>
                  <w:iCs/>
                  <w:color w:val="000000"/>
                  <w:sz w:val="18"/>
                  <w:lang w:val="de-AT"/>
                </w:rPr>
                <w:delText>,3</w:delText>
              </w:r>
              <w:r w:rsidR="006156FA" w:rsidDel="001F7ABB">
                <w:rPr>
                  <w:rFonts w:ascii="Optima" w:hAnsi="Optima" w:cs="Georgia"/>
                  <w:i/>
                  <w:iCs/>
                  <w:color w:val="000000"/>
                  <w:sz w:val="18"/>
                  <w:lang w:val="de-AT"/>
                </w:rPr>
                <w:delText>)</w:delText>
              </w:r>
            </w:del>
          </w:p>
          <w:p w14:paraId="7A71E6B0" w14:textId="21AE548A" w:rsidR="00F52135" w:rsidRPr="00F51CA7" w:rsidRDefault="00F52135" w:rsidP="00F52135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Relevante Module: 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Projektmanagement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(1,3), 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Unternehmensführung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(1,0)</w:t>
            </w:r>
            <w:r w:rsidR="00E55C27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,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>Wirtschaftsinformatik (1,7)</w:t>
            </w:r>
          </w:p>
        </w:tc>
      </w:tr>
      <w:tr w:rsidR="00F52135" w:rsidRPr="00E55D90" w14:paraId="1C51E2FF" w14:textId="77777777" w:rsidTr="00F4347C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8" w:author="David Döbele" w:date="2022-09-06T20:51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97"/>
          <w:trPrChange w:id="19" w:author="David Döbele" w:date="2022-09-06T20:51:00Z">
            <w:trPr>
              <w:trHeight w:val="227"/>
            </w:trPr>
          </w:trPrChange>
        </w:trPr>
        <w:tc>
          <w:tcPr>
            <w:tcW w:w="5954" w:type="dxa"/>
            <w:gridSpan w:val="3"/>
            <w:vAlign w:val="bottom"/>
            <w:tcPrChange w:id="20" w:author="David Döbele" w:date="2022-09-06T20:51:00Z">
              <w:tcPr>
                <w:tcW w:w="5954" w:type="dxa"/>
                <w:gridSpan w:val="3"/>
                <w:vAlign w:val="bottom"/>
              </w:tcPr>
            </w:tcPrChange>
          </w:tcPr>
          <w:p w14:paraId="4BAC65D2" w14:textId="3F6B40D1" w:rsidR="00F52135" w:rsidRPr="00E55D90" w:rsidRDefault="00F52135" w:rsidP="00F52135">
            <w:pPr>
              <w:rPr>
                <w:rFonts w:ascii="Optima" w:hAnsi="Optima"/>
                <w:sz w:val="18"/>
                <w:lang w:val="en-US"/>
              </w:rPr>
            </w:pPr>
            <w:r w:rsidRPr="00E55D90">
              <w:rPr>
                <w:rFonts w:ascii="Optima" w:hAnsi="Optima"/>
                <w:b/>
                <w:smallCaps/>
                <w:sz w:val="23"/>
                <w:szCs w:val="23"/>
              </w:rPr>
              <w:t xml:space="preserve">Gymnasium </w:t>
            </w:r>
            <w:r>
              <w:rPr>
                <w:rFonts w:ascii="Optima" w:hAnsi="Optima"/>
                <w:b/>
                <w:smallCaps/>
                <w:sz w:val="23"/>
                <w:szCs w:val="23"/>
              </w:rPr>
              <w:t>Borbeck</w:t>
            </w:r>
          </w:p>
        </w:tc>
        <w:tc>
          <w:tcPr>
            <w:tcW w:w="4536" w:type="dxa"/>
            <w:gridSpan w:val="6"/>
            <w:vAlign w:val="bottom"/>
            <w:tcPrChange w:id="21" w:author="David Döbele" w:date="2022-09-06T20:51:00Z">
              <w:tcPr>
                <w:tcW w:w="4536" w:type="dxa"/>
                <w:gridSpan w:val="6"/>
                <w:vAlign w:val="bottom"/>
              </w:tcPr>
            </w:tcPrChange>
          </w:tcPr>
          <w:p w14:paraId="2FCB10D7" w14:textId="2B027C6B" w:rsidR="00F52135" w:rsidRPr="00E55D90" w:rsidRDefault="00F52135" w:rsidP="00F52135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Essen</w:t>
            </w:r>
            <w:r w:rsidR="00DD1951">
              <w:rPr>
                <w:rFonts w:ascii="Optima" w:hAnsi="Optima"/>
                <w:i/>
                <w:smallCaps/>
                <w:sz w:val="23"/>
                <w:szCs w:val="23"/>
              </w:rPr>
              <w:t>, DE</w:t>
            </w:r>
          </w:p>
        </w:tc>
      </w:tr>
      <w:tr w:rsidR="00F52135" w:rsidRPr="00E55D90" w14:paraId="312B82BC" w14:textId="77777777" w:rsidTr="001F7ABB">
        <w:trPr>
          <w:trHeight w:val="57"/>
        </w:trPr>
        <w:tc>
          <w:tcPr>
            <w:tcW w:w="5954" w:type="dxa"/>
            <w:gridSpan w:val="3"/>
          </w:tcPr>
          <w:p w14:paraId="1CEE182B" w14:textId="4B8F8A96" w:rsidR="00F52135" w:rsidRPr="00E55D90" w:rsidRDefault="00F52135" w:rsidP="00F52135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sz w:val="18"/>
                <w:lang w:val="de-AT"/>
              </w:rPr>
              <w:t>Allgemeine Hochschulreife (</w:t>
            </w:r>
            <w:r w:rsidR="00E154C9">
              <w:rPr>
                <w:rFonts w:ascii="Optima" w:hAnsi="Optima"/>
                <w:sz w:val="18"/>
                <w:lang w:val="de-AT"/>
              </w:rPr>
              <w:t>Schnitt</w:t>
            </w:r>
            <w:r w:rsidRPr="00E55D90">
              <w:rPr>
                <w:rFonts w:ascii="Optima" w:hAnsi="Optima"/>
                <w:sz w:val="18"/>
                <w:lang w:val="de-AT"/>
              </w:rPr>
              <w:t xml:space="preserve">: </w:t>
            </w:r>
            <w:r>
              <w:rPr>
                <w:rFonts w:ascii="Optima" w:hAnsi="Optima"/>
                <w:sz w:val="18"/>
                <w:lang w:val="de-AT"/>
              </w:rPr>
              <w:t>2,3</w:t>
            </w:r>
            <w:r w:rsidRPr="00E55D90">
              <w:rPr>
                <w:rFonts w:ascii="Optima" w:hAnsi="Optima"/>
                <w:sz w:val="18"/>
                <w:lang w:val="de-AT"/>
              </w:rPr>
              <w:t>)</w:t>
            </w:r>
          </w:p>
        </w:tc>
        <w:tc>
          <w:tcPr>
            <w:tcW w:w="4536" w:type="dxa"/>
            <w:gridSpan w:val="6"/>
          </w:tcPr>
          <w:p w14:paraId="7521EA6E" w14:textId="31B88C79" w:rsidR="00F52135" w:rsidRPr="00E55D90" w:rsidRDefault="00F52135" w:rsidP="00F52135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</w:t>
            </w:r>
            <w:r>
              <w:rPr>
                <w:rFonts w:ascii="Optima" w:hAnsi="Optima"/>
                <w:sz w:val="18"/>
              </w:rPr>
              <w:t>7</w:t>
            </w:r>
            <w:r w:rsidRPr="00E55D90">
              <w:rPr>
                <w:rFonts w:ascii="Optima" w:hAnsi="Optima"/>
                <w:sz w:val="18"/>
              </w:rPr>
              <w:t>/200</w:t>
            </w:r>
            <w:r>
              <w:rPr>
                <w:rFonts w:ascii="Optima" w:hAnsi="Optima"/>
                <w:sz w:val="18"/>
              </w:rPr>
              <w:t>9</w:t>
            </w:r>
            <w:r w:rsidRPr="00E55D90">
              <w:rPr>
                <w:rFonts w:ascii="Optima" w:hAnsi="Optima"/>
                <w:sz w:val="18"/>
              </w:rPr>
              <w:t xml:space="preserve"> – 0</w:t>
            </w:r>
            <w:r>
              <w:rPr>
                <w:rFonts w:ascii="Optima" w:hAnsi="Optima"/>
                <w:sz w:val="18"/>
              </w:rPr>
              <w:t>7</w:t>
            </w:r>
            <w:r w:rsidRPr="00E55D90">
              <w:rPr>
                <w:rFonts w:ascii="Optima" w:hAnsi="Optima"/>
                <w:sz w:val="18"/>
              </w:rPr>
              <w:t>/201</w:t>
            </w:r>
            <w:r>
              <w:rPr>
                <w:rFonts w:ascii="Optima" w:hAnsi="Optima"/>
                <w:sz w:val="18"/>
              </w:rPr>
              <w:t>7</w:t>
            </w:r>
          </w:p>
        </w:tc>
      </w:tr>
      <w:tr w:rsidR="00F52135" w:rsidRPr="00E55D90" w14:paraId="69F47C1D" w14:textId="77777777" w:rsidTr="001F7ABB">
        <w:trPr>
          <w:trHeight w:val="283"/>
        </w:trPr>
        <w:tc>
          <w:tcPr>
            <w:tcW w:w="10490" w:type="dxa"/>
            <w:gridSpan w:val="9"/>
          </w:tcPr>
          <w:p w14:paraId="23575F6C" w14:textId="6EA60910" w:rsidR="00F52135" w:rsidRPr="002B26AA" w:rsidRDefault="00F52135" w:rsidP="001F7ABB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2B26AA">
              <w:rPr>
                <w:rFonts w:ascii="Optima" w:hAnsi="Optima"/>
                <w:i/>
                <w:iCs/>
                <w:sz w:val="18"/>
              </w:rPr>
              <w:t xml:space="preserve">Bilingualer deutsch-englischer Bildungsgang </w:t>
            </w:r>
          </w:p>
        </w:tc>
      </w:tr>
      <w:tr w:rsidR="00F52135" w:rsidRPr="00E55D90" w14:paraId="3A2665B3" w14:textId="77777777" w:rsidTr="00ED1BFF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2" w:author="David Döbele" w:date="2022-09-06T20:50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454"/>
          <w:trPrChange w:id="23" w:author="David Döbele" w:date="2022-09-06T20:50:00Z">
            <w:trPr>
              <w:trHeight w:val="397"/>
            </w:trPr>
          </w:trPrChange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  <w:tcPrChange w:id="24" w:author="David Döbele" w:date="2022-09-06T20:50:00Z">
              <w:tcPr>
                <w:tcW w:w="10490" w:type="dxa"/>
                <w:gridSpan w:val="9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48471EF0" w:rsidR="00F52135" w:rsidRPr="00E55D90" w:rsidRDefault="00ED1BFF" w:rsidP="00F52135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ins w:id="25" w:author="David Döbele" w:date="2022-09-06T20:50:00Z">
              <w:r>
                <w:rPr>
                  <w:rFonts w:ascii="Optima" w:hAnsi="Optima" w:cs="Times New Roman (Body CS)"/>
                  <w:sz w:val="28"/>
                </w:rPr>
                <w:t xml:space="preserve">Ausgewählte </w:t>
              </w:r>
            </w:ins>
            <w:r w:rsidR="00F52135"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DB2D50" w:rsidRPr="007F0F8C" w14:paraId="57F90972" w14:textId="77777777" w:rsidTr="00F4347C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6" w:author="David Döbele" w:date="2022-09-06T20:51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97"/>
          <w:trPrChange w:id="27" w:author="David Döbele" w:date="2022-09-06T20:51:00Z">
            <w:trPr>
              <w:trHeight w:val="227"/>
            </w:trPr>
          </w:trPrChange>
        </w:trPr>
        <w:tc>
          <w:tcPr>
            <w:tcW w:w="7088" w:type="dxa"/>
            <w:gridSpan w:val="6"/>
            <w:vAlign w:val="bottom"/>
            <w:tcPrChange w:id="28" w:author="David Döbele" w:date="2022-09-06T20:51:00Z">
              <w:tcPr>
                <w:tcW w:w="7088" w:type="dxa"/>
                <w:gridSpan w:val="6"/>
                <w:vAlign w:val="bottom"/>
              </w:tcPr>
            </w:tcPrChange>
          </w:tcPr>
          <w:p w14:paraId="6E3009BF" w14:textId="74F78619" w:rsidR="00DB2D50" w:rsidRPr="00CE37D5" w:rsidRDefault="00E154C9" w:rsidP="00DB2D50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E154C9">
              <w:rPr>
                <w:rFonts w:ascii="Optima" w:hAnsi="Optima"/>
                <w:b/>
                <w:smallCaps/>
                <w:sz w:val="23"/>
                <w:szCs w:val="23"/>
              </w:rPr>
              <w:t>A</w:t>
            </w:r>
            <w:r>
              <w:rPr>
                <w:rFonts w:ascii="Optima" w:hAnsi="Optima"/>
                <w:b/>
                <w:smallCaps/>
                <w:sz w:val="23"/>
                <w:szCs w:val="23"/>
              </w:rPr>
              <w:t>rthur</w:t>
            </w:r>
            <w:r w:rsidRPr="00E154C9">
              <w:rPr>
                <w:rFonts w:ascii="Optima" w:hAnsi="Optima"/>
                <w:b/>
                <w:smallCaps/>
                <w:sz w:val="23"/>
                <w:szCs w:val="23"/>
              </w:rPr>
              <w:t xml:space="preserve"> D. L</w:t>
            </w:r>
            <w:r>
              <w:rPr>
                <w:rFonts w:ascii="Optima" w:hAnsi="Optima"/>
                <w:b/>
                <w:smallCaps/>
                <w:sz w:val="23"/>
                <w:szCs w:val="23"/>
              </w:rPr>
              <w:t>ittle</w:t>
            </w:r>
            <w:r w:rsidRPr="00E154C9">
              <w:rPr>
                <w:rFonts w:ascii="Optima" w:hAnsi="Optima"/>
                <w:b/>
                <w:smallCaps/>
                <w:sz w:val="23"/>
                <w:szCs w:val="23"/>
              </w:rPr>
              <w:t xml:space="preserve"> G</w:t>
            </w:r>
            <w:r>
              <w:rPr>
                <w:rFonts w:ascii="Optima" w:hAnsi="Optima"/>
                <w:b/>
                <w:smallCaps/>
                <w:sz w:val="23"/>
                <w:szCs w:val="23"/>
              </w:rPr>
              <w:t>mb</w:t>
            </w:r>
            <w:r w:rsidRPr="00E154C9">
              <w:rPr>
                <w:rFonts w:ascii="Optima" w:hAnsi="Optima"/>
                <w:b/>
                <w:smallCaps/>
                <w:sz w:val="23"/>
                <w:szCs w:val="23"/>
              </w:rPr>
              <w:t>H</w:t>
            </w:r>
          </w:p>
        </w:tc>
        <w:tc>
          <w:tcPr>
            <w:tcW w:w="3402" w:type="dxa"/>
            <w:gridSpan w:val="3"/>
            <w:vAlign w:val="bottom"/>
            <w:tcPrChange w:id="29" w:author="David Döbele" w:date="2022-09-06T20:51:00Z">
              <w:tcPr>
                <w:tcW w:w="3402" w:type="dxa"/>
                <w:gridSpan w:val="3"/>
                <w:vAlign w:val="bottom"/>
              </w:tcPr>
            </w:tcPrChange>
          </w:tcPr>
          <w:p w14:paraId="43F2E2F1" w14:textId="255C6FFB" w:rsidR="00DB2D50" w:rsidRDefault="00DD1951" w:rsidP="00DB2D50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München, DE</w:t>
            </w:r>
          </w:p>
        </w:tc>
      </w:tr>
      <w:tr w:rsidR="00DB2D50" w:rsidRPr="007F0F8C" w14:paraId="4B737D0F" w14:textId="77777777" w:rsidTr="001F7ABB">
        <w:trPr>
          <w:trHeight w:val="227"/>
        </w:trPr>
        <w:tc>
          <w:tcPr>
            <w:tcW w:w="7088" w:type="dxa"/>
            <w:gridSpan w:val="6"/>
            <w:vAlign w:val="bottom"/>
          </w:tcPr>
          <w:p w14:paraId="07EC48B6" w14:textId="79EE4AD8" w:rsidR="00DB2D50" w:rsidRPr="00CE37D5" w:rsidRDefault="00DB2D50" w:rsidP="00DB2D50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DB2D50">
              <w:rPr>
                <w:rFonts w:ascii="Optima" w:hAnsi="Optima"/>
                <w:sz w:val="18"/>
              </w:rPr>
              <w:t>Praktikant in der Financial Services Practice (Angebot für verkü</w:t>
            </w:r>
            <w:r>
              <w:rPr>
                <w:rFonts w:ascii="Optima" w:hAnsi="Optima"/>
                <w:sz w:val="18"/>
              </w:rPr>
              <w:t>rztes Interview zum FTO)</w:t>
            </w:r>
            <w:r w:rsidRPr="00DB2D50">
              <w:rPr>
                <w:rFonts w:ascii="Optima" w:hAnsi="Optima"/>
                <w:sz w:val="18"/>
              </w:rPr>
              <w:t xml:space="preserve"> </w:t>
            </w:r>
          </w:p>
        </w:tc>
        <w:tc>
          <w:tcPr>
            <w:tcW w:w="3402" w:type="dxa"/>
            <w:gridSpan w:val="3"/>
            <w:vAlign w:val="bottom"/>
          </w:tcPr>
          <w:p w14:paraId="0EAE2FFC" w14:textId="1DBB4502" w:rsidR="00DB2D50" w:rsidRDefault="002F26FD" w:rsidP="00DB2D50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sz w:val="18"/>
                <w:lang w:val="en-US"/>
              </w:rPr>
              <w:t>06</w:t>
            </w:r>
            <w:r w:rsidR="00DB2D50" w:rsidRPr="00CE37D5">
              <w:rPr>
                <w:rFonts w:ascii="Optima" w:hAnsi="Optima"/>
                <w:sz w:val="18"/>
                <w:lang w:val="en-US"/>
              </w:rPr>
              <w:t>/202</w:t>
            </w:r>
            <w:r>
              <w:rPr>
                <w:rFonts w:ascii="Optima" w:hAnsi="Optima"/>
                <w:sz w:val="18"/>
                <w:lang w:val="en-US"/>
              </w:rPr>
              <w:t>2</w:t>
            </w:r>
            <w:r w:rsidR="00DB2D50" w:rsidRPr="00CE37D5">
              <w:rPr>
                <w:rFonts w:ascii="Optima" w:hAnsi="Optima"/>
                <w:sz w:val="18"/>
                <w:lang w:val="en-US"/>
              </w:rPr>
              <w:t xml:space="preserve"> – </w:t>
            </w:r>
            <w:r>
              <w:rPr>
                <w:rFonts w:ascii="Optima" w:hAnsi="Optima"/>
                <w:sz w:val="18"/>
                <w:lang w:val="en-US"/>
              </w:rPr>
              <w:t>08</w:t>
            </w:r>
            <w:r w:rsidR="00DB2D50" w:rsidRPr="00CE37D5">
              <w:rPr>
                <w:rFonts w:ascii="Optima" w:hAnsi="Optima"/>
                <w:sz w:val="18"/>
                <w:lang w:val="en-US"/>
              </w:rPr>
              <w:t>/202</w:t>
            </w:r>
            <w:r>
              <w:rPr>
                <w:rFonts w:ascii="Optima" w:hAnsi="Optima"/>
                <w:sz w:val="18"/>
                <w:lang w:val="en-US"/>
              </w:rPr>
              <w:t>2</w:t>
            </w:r>
          </w:p>
        </w:tc>
      </w:tr>
      <w:tr w:rsidR="005453F1" w:rsidRPr="006B7A24" w14:paraId="63A36AA3" w14:textId="77777777" w:rsidTr="001F7ABB">
        <w:trPr>
          <w:trHeight w:val="340"/>
        </w:trPr>
        <w:tc>
          <w:tcPr>
            <w:tcW w:w="10490" w:type="dxa"/>
            <w:gridSpan w:val="9"/>
            <w:vAlign w:val="bottom"/>
          </w:tcPr>
          <w:p w14:paraId="6C36E492" w14:textId="35041966" w:rsidR="006B7A24" w:rsidRPr="006B7A24" w:rsidRDefault="006B7A24" w:rsidP="006B7A24">
            <w:pPr>
              <w:pStyle w:val="Listenabsatz"/>
              <w:numPr>
                <w:ilvl w:val="0"/>
                <w:numId w:val="30"/>
              </w:numPr>
              <w:rPr>
                <w:rFonts w:ascii="Optima" w:hAnsi="Optima"/>
                <w:i/>
                <w:iCs/>
                <w:sz w:val="18"/>
              </w:rPr>
            </w:pPr>
            <w:r w:rsidRPr="006B7A24">
              <w:rPr>
                <w:rFonts w:ascii="Optima" w:hAnsi="Optima"/>
                <w:i/>
                <w:iCs/>
                <w:sz w:val="18"/>
              </w:rPr>
              <w:t xml:space="preserve">Unterstützung </w:t>
            </w:r>
            <w:del w:id="30" w:author="David Döbele" w:date="2022-09-06T20:44:00Z">
              <w:r w:rsidRPr="006B7A24" w:rsidDel="001F7ABB">
                <w:rPr>
                  <w:rFonts w:ascii="Optima" w:hAnsi="Optima"/>
                  <w:i/>
                  <w:iCs/>
                  <w:sz w:val="18"/>
                </w:rPr>
                <w:delText>beim Storylining</w:delText>
              </w:r>
            </w:del>
            <w:del w:id="31" w:author="David Döbele" w:date="2022-09-06T20:43:00Z">
              <w:r w:rsidR="00E64E0D" w:rsidDel="001F7ABB">
                <w:rPr>
                  <w:rFonts w:ascii="Optima" w:hAnsi="Optima"/>
                  <w:i/>
                  <w:iCs/>
                  <w:sz w:val="18"/>
                </w:rPr>
                <w:delText>,</w:delText>
              </w:r>
              <w:r w:rsidRPr="006B7A24" w:rsidDel="001F7ABB">
                <w:rPr>
                  <w:rFonts w:ascii="Optima" w:hAnsi="Optima"/>
                  <w:i/>
                  <w:iCs/>
                  <w:sz w:val="18"/>
                </w:rPr>
                <w:delText xml:space="preserve"> </w:delText>
              </w:r>
            </w:del>
            <w:r w:rsidRPr="006B7A24">
              <w:rPr>
                <w:rFonts w:ascii="Optima" w:hAnsi="Optima"/>
                <w:i/>
                <w:iCs/>
                <w:sz w:val="18"/>
              </w:rPr>
              <w:t>bei der Erstellung von Arbeits- und Präsentationsunterlagen für eine strategische Positionierung zum Thema Nachhaltigkeit eine</w:t>
            </w:r>
            <w:r w:rsidR="00E64E0D">
              <w:rPr>
                <w:rFonts w:ascii="Optima" w:hAnsi="Optima"/>
                <w:i/>
                <w:iCs/>
                <w:sz w:val="18"/>
              </w:rPr>
              <w:t>s</w:t>
            </w:r>
            <w:r w:rsidRPr="006B7A24">
              <w:rPr>
                <w:rFonts w:ascii="Optima" w:hAnsi="Optima"/>
                <w:i/>
                <w:iCs/>
                <w:sz w:val="18"/>
              </w:rPr>
              <w:t xml:space="preserve"> deutschen Bank</w:t>
            </w:r>
            <w:r w:rsidR="00E64E0D">
              <w:rPr>
                <w:rFonts w:ascii="Optima" w:hAnsi="Optima"/>
                <w:i/>
                <w:iCs/>
                <w:sz w:val="18"/>
              </w:rPr>
              <w:t>dienstleisters</w:t>
            </w:r>
            <w:ins w:id="32" w:author="David Döbele" w:date="2022-09-06T20:44:00Z">
              <w:r w:rsidR="001F7ABB">
                <w:rPr>
                  <w:rFonts w:ascii="Optima" w:hAnsi="Optima"/>
                  <w:i/>
                  <w:iCs/>
                  <w:sz w:val="18"/>
                </w:rPr>
                <w:t xml:space="preserve"> (insbesondere im Bereich </w:t>
              </w:r>
            </w:ins>
            <w:ins w:id="33" w:author="David Döbele" w:date="2022-09-06T20:45:00Z">
              <w:r w:rsidR="00ED1BFF">
                <w:rPr>
                  <w:rFonts w:ascii="Optima" w:hAnsi="Optima"/>
                  <w:i/>
                  <w:iCs/>
                  <w:sz w:val="18"/>
                </w:rPr>
                <w:t>Research,</w:t>
              </w:r>
            </w:ins>
            <w:ins w:id="34" w:author="David Döbele" w:date="2022-09-06T20:46:00Z">
              <w:r w:rsidR="00ED1BFF">
                <w:rPr>
                  <w:rFonts w:ascii="Optima" w:hAnsi="Optima"/>
                  <w:i/>
                  <w:iCs/>
                  <w:sz w:val="18"/>
                </w:rPr>
                <w:t xml:space="preserve"> Konzeptionierung und</w:t>
              </w:r>
            </w:ins>
            <w:ins w:id="35" w:author="David Döbele" w:date="2022-09-06T20:45:00Z">
              <w:r w:rsidR="00ED1BFF">
                <w:rPr>
                  <w:rFonts w:ascii="Optima" w:hAnsi="Optima"/>
                  <w:i/>
                  <w:iCs/>
                  <w:sz w:val="18"/>
                </w:rPr>
                <w:t xml:space="preserve"> </w:t>
              </w:r>
            </w:ins>
            <w:proofErr w:type="spellStart"/>
            <w:ins w:id="36" w:author="David Döbele" w:date="2022-09-06T20:44:00Z">
              <w:r w:rsidR="001F7ABB">
                <w:rPr>
                  <w:rFonts w:ascii="Optima" w:hAnsi="Optima"/>
                  <w:i/>
                  <w:iCs/>
                  <w:sz w:val="18"/>
                </w:rPr>
                <w:t>Storylining</w:t>
              </w:r>
              <w:proofErr w:type="spellEnd"/>
              <w:r w:rsidR="001F7ABB">
                <w:rPr>
                  <w:rFonts w:ascii="Optima" w:hAnsi="Optima"/>
                  <w:i/>
                  <w:iCs/>
                  <w:sz w:val="18"/>
                </w:rPr>
                <w:t>)</w:t>
              </w:r>
            </w:ins>
          </w:p>
          <w:p w14:paraId="3A8CC030" w14:textId="5FD3B480" w:rsidR="006B7A24" w:rsidRPr="006B7A24" w:rsidRDefault="006B7A24" w:rsidP="006B7A24">
            <w:pPr>
              <w:pStyle w:val="Listenabsatz"/>
              <w:numPr>
                <w:ilvl w:val="0"/>
                <w:numId w:val="30"/>
              </w:numPr>
              <w:rPr>
                <w:rFonts w:ascii="Optima" w:hAnsi="Optima"/>
                <w:i/>
                <w:iCs/>
                <w:sz w:val="18"/>
              </w:rPr>
            </w:pPr>
            <w:r w:rsidRPr="006B7A24">
              <w:rPr>
                <w:rFonts w:ascii="Optima" w:hAnsi="Optima"/>
                <w:i/>
                <w:iCs/>
                <w:sz w:val="18"/>
              </w:rPr>
              <w:t xml:space="preserve">Mitwirkung an mehreren </w:t>
            </w:r>
            <w:proofErr w:type="spellStart"/>
            <w:r w:rsidRPr="006B7A24">
              <w:rPr>
                <w:rFonts w:ascii="Optima" w:hAnsi="Optima"/>
                <w:i/>
                <w:iCs/>
                <w:sz w:val="18"/>
              </w:rPr>
              <w:t>Proposals</w:t>
            </w:r>
            <w:proofErr w:type="spellEnd"/>
            <w:r w:rsidRPr="006B7A24">
              <w:rPr>
                <w:rFonts w:ascii="Optima" w:hAnsi="Optima"/>
                <w:i/>
                <w:iCs/>
                <w:sz w:val="18"/>
              </w:rPr>
              <w:t xml:space="preserve">, darunter ein erfolgreiches </w:t>
            </w:r>
            <w:proofErr w:type="spellStart"/>
            <w:r w:rsidRPr="006B7A24">
              <w:rPr>
                <w:rFonts w:ascii="Optima" w:hAnsi="Optima"/>
                <w:i/>
                <w:iCs/>
                <w:sz w:val="18"/>
              </w:rPr>
              <w:t>Proposal</w:t>
            </w:r>
            <w:proofErr w:type="spellEnd"/>
            <w:r w:rsidRPr="006B7A24">
              <w:rPr>
                <w:rFonts w:ascii="Optima" w:hAnsi="Optima"/>
                <w:i/>
                <w:iCs/>
                <w:sz w:val="18"/>
              </w:rPr>
              <w:t xml:space="preserve"> eines der größten europäischen Versicherer </w:t>
            </w:r>
          </w:p>
          <w:p w14:paraId="7356CA7F" w14:textId="6124429A" w:rsidR="005453F1" w:rsidRPr="006B7A24" w:rsidRDefault="006B7A24" w:rsidP="006B7A24">
            <w:pPr>
              <w:pStyle w:val="Listenabsatz"/>
              <w:numPr>
                <w:ilvl w:val="0"/>
                <w:numId w:val="30"/>
              </w:numPr>
              <w:rPr>
                <w:rFonts w:ascii="Optima" w:hAnsi="Optima"/>
                <w:i/>
                <w:iCs/>
                <w:sz w:val="18"/>
              </w:rPr>
            </w:pPr>
            <w:r w:rsidRPr="006B7A24">
              <w:rPr>
                <w:rFonts w:ascii="Optima" w:hAnsi="Optima"/>
                <w:i/>
                <w:iCs/>
                <w:sz w:val="18"/>
              </w:rPr>
              <w:t>Durchführung von Recherchen zu versch</w:t>
            </w:r>
            <w:r w:rsidR="00E64E0D">
              <w:rPr>
                <w:rFonts w:ascii="Optima" w:hAnsi="Optima"/>
                <w:i/>
                <w:iCs/>
                <w:sz w:val="18"/>
              </w:rPr>
              <w:t>.</w:t>
            </w:r>
            <w:r w:rsidRPr="006B7A24">
              <w:rPr>
                <w:rFonts w:ascii="Optima" w:hAnsi="Optima"/>
                <w:i/>
                <w:iCs/>
                <w:sz w:val="18"/>
              </w:rPr>
              <w:t xml:space="preserve"> Themen, darunter ESG, Kreditvergabe </w:t>
            </w:r>
            <w:r w:rsidR="00E64E0D">
              <w:rPr>
                <w:rFonts w:ascii="Optima" w:hAnsi="Optima"/>
                <w:i/>
                <w:iCs/>
                <w:sz w:val="18"/>
              </w:rPr>
              <w:t>&amp;</w:t>
            </w:r>
            <w:r w:rsidRPr="006B7A24">
              <w:rPr>
                <w:rFonts w:ascii="Optima" w:hAnsi="Optima"/>
                <w:i/>
                <w:iCs/>
                <w:sz w:val="18"/>
              </w:rPr>
              <w:t xml:space="preserve"> Preisgestaltung im Bankwesen</w:t>
            </w:r>
          </w:p>
        </w:tc>
      </w:tr>
      <w:tr w:rsidR="00F52135" w:rsidRPr="007F0F8C" w14:paraId="04E441B8" w14:textId="77777777" w:rsidTr="00F4347C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7" w:author="David Döbele" w:date="2022-09-06T20:51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97"/>
          <w:trPrChange w:id="38" w:author="David Döbele" w:date="2022-09-06T20:51:00Z">
            <w:trPr>
              <w:trHeight w:val="227"/>
            </w:trPr>
          </w:trPrChange>
        </w:trPr>
        <w:tc>
          <w:tcPr>
            <w:tcW w:w="7088" w:type="dxa"/>
            <w:gridSpan w:val="6"/>
            <w:vAlign w:val="bottom"/>
            <w:tcPrChange w:id="39" w:author="David Döbele" w:date="2022-09-06T20:51:00Z">
              <w:tcPr>
                <w:tcW w:w="7088" w:type="dxa"/>
                <w:gridSpan w:val="6"/>
                <w:vAlign w:val="bottom"/>
              </w:tcPr>
            </w:tcPrChange>
          </w:tcPr>
          <w:p w14:paraId="0986087D" w14:textId="500A36B7" w:rsidR="00F52135" w:rsidRPr="00CE37D5" w:rsidRDefault="00F52135" w:rsidP="00F52135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CE37D5">
              <w:rPr>
                <w:rFonts w:ascii="Optima" w:hAnsi="Optima"/>
                <w:b/>
                <w:smallCaps/>
                <w:sz w:val="23"/>
                <w:szCs w:val="23"/>
              </w:rPr>
              <w:t>Commerz Business Consulting GmbH</w:t>
            </w:r>
          </w:p>
        </w:tc>
        <w:tc>
          <w:tcPr>
            <w:tcW w:w="3402" w:type="dxa"/>
            <w:gridSpan w:val="3"/>
            <w:vAlign w:val="bottom"/>
            <w:tcPrChange w:id="40" w:author="David Döbele" w:date="2022-09-06T20:51:00Z">
              <w:tcPr>
                <w:tcW w:w="3402" w:type="dxa"/>
                <w:gridSpan w:val="3"/>
                <w:vAlign w:val="bottom"/>
              </w:tcPr>
            </w:tcPrChange>
          </w:tcPr>
          <w:p w14:paraId="76004F04" w14:textId="478F073C" w:rsidR="00F52135" w:rsidRDefault="00F52135" w:rsidP="00F52135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Frankfurt am Main</w:t>
            </w:r>
            <w:r w:rsidR="00DD1951">
              <w:rPr>
                <w:rFonts w:ascii="Optima" w:hAnsi="Optima"/>
                <w:i/>
                <w:smallCaps/>
                <w:sz w:val="23"/>
                <w:szCs w:val="23"/>
              </w:rPr>
              <w:t>, DE</w:t>
            </w:r>
          </w:p>
        </w:tc>
      </w:tr>
      <w:tr w:rsidR="006D2C5E" w:rsidRPr="007F0F8C" w14:paraId="4B73E805" w14:textId="77777777" w:rsidTr="001F7ABB">
        <w:trPr>
          <w:trHeight w:val="20"/>
        </w:trPr>
        <w:tc>
          <w:tcPr>
            <w:tcW w:w="7088" w:type="dxa"/>
            <w:gridSpan w:val="6"/>
            <w:vAlign w:val="bottom"/>
          </w:tcPr>
          <w:p w14:paraId="791A56EA" w14:textId="39BC8DA7" w:rsidR="006D2C5E" w:rsidRPr="00DB2D50" w:rsidRDefault="006D2C5E" w:rsidP="00F52135">
            <w:pPr>
              <w:rPr>
                <w:rFonts w:ascii="Optima" w:hAnsi="Optima"/>
                <w:sz w:val="18"/>
              </w:rPr>
            </w:pPr>
            <w:r w:rsidRPr="00DB2D50">
              <w:rPr>
                <w:rFonts w:ascii="Optima" w:hAnsi="Optima"/>
                <w:sz w:val="18"/>
              </w:rPr>
              <w:t>Praktikant im Inhouse Consulting</w:t>
            </w:r>
            <w:r w:rsidR="00DB2D50" w:rsidRPr="00DB2D50">
              <w:rPr>
                <w:rFonts w:ascii="Optima" w:hAnsi="Optima"/>
                <w:sz w:val="18"/>
              </w:rPr>
              <w:t xml:space="preserve"> (Aufnahme in das CBC Talents Programm</w:t>
            </w:r>
            <w:r w:rsidR="00DB2D50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3402" w:type="dxa"/>
            <w:gridSpan w:val="3"/>
            <w:vAlign w:val="bottom"/>
          </w:tcPr>
          <w:p w14:paraId="028535F7" w14:textId="7C1318B3" w:rsidR="006D2C5E" w:rsidRDefault="006D2C5E" w:rsidP="00F52135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CE37D5">
              <w:rPr>
                <w:rFonts w:ascii="Optima" w:hAnsi="Optima"/>
                <w:sz w:val="18"/>
                <w:lang w:val="en-US"/>
              </w:rPr>
              <w:t>10/2021 – 12/2021</w:t>
            </w:r>
          </w:p>
        </w:tc>
      </w:tr>
      <w:tr w:rsidR="006D2C5E" w:rsidRPr="007F0F8C" w14:paraId="205CF085" w14:textId="77777777" w:rsidTr="001F7ABB">
        <w:trPr>
          <w:trHeight w:val="20"/>
        </w:trPr>
        <w:tc>
          <w:tcPr>
            <w:tcW w:w="10490" w:type="dxa"/>
            <w:gridSpan w:val="9"/>
            <w:vAlign w:val="bottom"/>
          </w:tcPr>
          <w:p w14:paraId="4CA040AC" w14:textId="7C72D219" w:rsidR="00B21FF0" w:rsidRDefault="00B21FF0" w:rsidP="006D2C5E">
            <w:pPr>
              <w:pStyle w:val="Listenabsatz"/>
              <w:numPr>
                <w:ilvl w:val="0"/>
                <w:numId w:val="30"/>
              </w:numPr>
              <w:rPr>
                <w:rFonts w:ascii="Optima" w:hAnsi="Optima"/>
                <w:i/>
                <w:iCs/>
                <w:sz w:val="18"/>
              </w:rPr>
            </w:pPr>
            <w:r w:rsidRPr="006D2C5E">
              <w:rPr>
                <w:rFonts w:ascii="Optima" w:hAnsi="Optima"/>
                <w:i/>
                <w:iCs/>
                <w:sz w:val="18"/>
              </w:rPr>
              <w:t>Konzeptionelle Mitarbeit bei der Anpassung</w:t>
            </w:r>
            <w:r>
              <w:rPr>
                <w:rFonts w:ascii="Optima" w:hAnsi="Optima"/>
                <w:i/>
                <w:iCs/>
                <w:sz w:val="18"/>
              </w:rPr>
              <w:t xml:space="preserve"> und Analyse</w:t>
            </w:r>
            <w:r w:rsidRPr="006D2C5E">
              <w:rPr>
                <w:rFonts w:ascii="Optima" w:hAnsi="Optima"/>
                <w:i/>
                <w:iCs/>
                <w:sz w:val="18"/>
              </w:rPr>
              <w:t xml:space="preserve"> von </w:t>
            </w:r>
            <w:ins w:id="41" w:author="David Döbele" w:date="2022-09-06T20:47:00Z">
              <w:r w:rsidR="00ED1BFF">
                <w:rPr>
                  <w:rFonts w:ascii="Optima" w:hAnsi="Optima"/>
                  <w:i/>
                  <w:iCs/>
                  <w:sz w:val="18"/>
                </w:rPr>
                <w:t xml:space="preserve">organisatorischen </w:t>
              </w:r>
            </w:ins>
            <w:r w:rsidRPr="006D2C5E">
              <w:rPr>
                <w:rFonts w:ascii="Optima" w:hAnsi="Optima"/>
                <w:i/>
                <w:iCs/>
                <w:sz w:val="18"/>
              </w:rPr>
              <w:t xml:space="preserve">Prozessen </w:t>
            </w:r>
            <w:r w:rsidR="003B0173">
              <w:rPr>
                <w:rFonts w:ascii="Optima" w:hAnsi="Optima"/>
                <w:i/>
                <w:iCs/>
                <w:sz w:val="18"/>
              </w:rPr>
              <w:t xml:space="preserve">sowie der strategischen Ausrichtung </w:t>
            </w:r>
            <w:r w:rsidR="009137D2">
              <w:rPr>
                <w:rFonts w:ascii="Optima" w:hAnsi="Optima"/>
                <w:i/>
                <w:iCs/>
                <w:sz w:val="18"/>
              </w:rPr>
              <w:t>der neu entstehenden Mittelstandsbank Direkt</w:t>
            </w:r>
          </w:p>
          <w:p w14:paraId="634B9B60" w14:textId="20DF7299" w:rsidR="00597626" w:rsidRDefault="00597626" w:rsidP="00B21FF0">
            <w:pPr>
              <w:pStyle w:val="Listenabsatz"/>
              <w:numPr>
                <w:ilvl w:val="0"/>
                <w:numId w:val="30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 xml:space="preserve">Erarbeitung der </w:t>
            </w:r>
            <w:r w:rsidR="006D2C5E" w:rsidRPr="006D2C5E">
              <w:rPr>
                <w:rFonts w:ascii="Optima" w:hAnsi="Optima"/>
                <w:i/>
                <w:iCs/>
                <w:sz w:val="18"/>
              </w:rPr>
              <w:t>Projektziele</w:t>
            </w:r>
            <w:r w:rsidR="006D2C5E">
              <w:rPr>
                <w:rFonts w:ascii="Optima" w:hAnsi="Optima"/>
                <w:i/>
                <w:iCs/>
                <w:sz w:val="18"/>
              </w:rPr>
              <w:t xml:space="preserve"> und </w:t>
            </w:r>
            <w:r w:rsidR="006D2C5E" w:rsidRPr="006D2C5E">
              <w:rPr>
                <w:rFonts w:ascii="Optima" w:hAnsi="Optima"/>
                <w:i/>
                <w:iCs/>
                <w:sz w:val="18"/>
              </w:rPr>
              <w:t>Unterstützung des Projektteams in der Projektsteuerung</w:t>
            </w:r>
          </w:p>
          <w:p w14:paraId="5BA692DC" w14:textId="3C7A01B5" w:rsidR="006D2C5E" w:rsidRPr="00E154C9" w:rsidRDefault="006D2C5E" w:rsidP="00E154C9">
            <w:pPr>
              <w:pStyle w:val="Listenabsatz"/>
              <w:numPr>
                <w:ilvl w:val="0"/>
                <w:numId w:val="30"/>
              </w:numPr>
              <w:rPr>
                <w:rFonts w:ascii="Optima" w:hAnsi="Optima"/>
                <w:i/>
                <w:iCs/>
                <w:sz w:val="18"/>
              </w:rPr>
            </w:pPr>
            <w:r w:rsidRPr="006D2C5E">
              <w:rPr>
                <w:rFonts w:ascii="Optima" w:hAnsi="Optima"/>
                <w:i/>
                <w:iCs/>
                <w:sz w:val="18"/>
              </w:rPr>
              <w:t>Vor</w:t>
            </w:r>
            <w:r w:rsidR="001C6B8B">
              <w:rPr>
                <w:rFonts w:ascii="Optima" w:hAnsi="Optima"/>
                <w:i/>
                <w:iCs/>
                <w:sz w:val="18"/>
              </w:rPr>
              <w:t>- und Nach</w:t>
            </w:r>
            <w:r w:rsidRPr="006D2C5E">
              <w:rPr>
                <w:rFonts w:ascii="Optima" w:hAnsi="Optima"/>
                <w:i/>
                <w:iCs/>
                <w:sz w:val="18"/>
              </w:rPr>
              <w:t>bereitung</w:t>
            </w:r>
            <w:r w:rsidR="001C6B8B">
              <w:rPr>
                <w:rFonts w:ascii="Optima" w:hAnsi="Optima"/>
                <w:i/>
                <w:iCs/>
                <w:sz w:val="18"/>
              </w:rPr>
              <w:t xml:space="preserve"> sowie</w:t>
            </w:r>
            <w:r w:rsidRPr="006D2C5E">
              <w:rPr>
                <w:rFonts w:ascii="Optima" w:hAnsi="Optima"/>
                <w:i/>
                <w:iCs/>
                <w:sz w:val="18"/>
              </w:rPr>
              <w:t xml:space="preserve"> Durchführung </w:t>
            </w:r>
            <w:r w:rsidR="001C6B8B">
              <w:rPr>
                <w:rFonts w:ascii="Optima" w:hAnsi="Optima"/>
                <w:i/>
                <w:iCs/>
                <w:sz w:val="18"/>
              </w:rPr>
              <w:t xml:space="preserve">von </w:t>
            </w:r>
            <w:r w:rsidRPr="006D2C5E">
              <w:rPr>
                <w:rFonts w:ascii="Optima" w:hAnsi="Optima"/>
                <w:i/>
                <w:iCs/>
                <w:sz w:val="18"/>
              </w:rPr>
              <w:t xml:space="preserve">Terminen </w:t>
            </w:r>
            <w:r w:rsidR="001C6B8B">
              <w:rPr>
                <w:rFonts w:ascii="Optima" w:hAnsi="Optima"/>
                <w:i/>
                <w:iCs/>
                <w:sz w:val="18"/>
              </w:rPr>
              <w:t>und</w:t>
            </w:r>
            <w:r w:rsidRPr="006D2C5E">
              <w:rPr>
                <w:rFonts w:ascii="Optima" w:hAnsi="Optima"/>
                <w:i/>
                <w:iCs/>
                <w:sz w:val="18"/>
              </w:rPr>
              <w:t xml:space="preserve"> Erstellung von Arbeits-</w:t>
            </w:r>
            <w:ins w:id="42" w:author="David Döbele" w:date="2022-09-06T20:48:00Z">
              <w:r w:rsidR="00ED1BFF">
                <w:rPr>
                  <w:rFonts w:ascii="Optima" w:hAnsi="Optima"/>
                  <w:i/>
                  <w:iCs/>
                  <w:sz w:val="18"/>
                </w:rPr>
                <w:t xml:space="preserve"> </w:t>
              </w:r>
            </w:ins>
            <w:r w:rsidRPr="006D2C5E">
              <w:rPr>
                <w:rFonts w:ascii="Optima" w:hAnsi="Optima"/>
                <w:i/>
                <w:iCs/>
                <w:sz w:val="18"/>
              </w:rPr>
              <w:t>&amp; Präsentationsunterlagen</w:t>
            </w:r>
          </w:p>
        </w:tc>
      </w:tr>
      <w:tr w:rsidR="00F52135" w:rsidRPr="00E55D90" w14:paraId="127C64E2" w14:textId="77777777" w:rsidTr="00F4347C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43" w:author="David Döbele" w:date="2022-09-06T20:51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97"/>
          <w:trPrChange w:id="44" w:author="David Döbele" w:date="2022-09-06T20:51:00Z">
            <w:trPr>
              <w:trHeight w:val="227"/>
            </w:trPr>
          </w:trPrChange>
        </w:trPr>
        <w:tc>
          <w:tcPr>
            <w:tcW w:w="7088" w:type="dxa"/>
            <w:gridSpan w:val="6"/>
            <w:vAlign w:val="bottom"/>
            <w:tcPrChange w:id="45" w:author="David Döbele" w:date="2022-09-06T20:51:00Z">
              <w:tcPr>
                <w:tcW w:w="7088" w:type="dxa"/>
                <w:gridSpan w:val="6"/>
                <w:vAlign w:val="bottom"/>
              </w:tcPr>
            </w:tcPrChange>
          </w:tcPr>
          <w:p w14:paraId="38F27285" w14:textId="5E7D7E6A" w:rsidR="00F52135" w:rsidRPr="00E55D90" w:rsidRDefault="00F52135" w:rsidP="00F52135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 w:rsidRPr="00082D94">
              <w:rPr>
                <w:rFonts w:ascii="Optima" w:hAnsi="Optima"/>
                <w:b/>
                <w:smallCaps/>
                <w:sz w:val="23"/>
                <w:szCs w:val="23"/>
              </w:rPr>
              <w:t>verovis</w:t>
            </w:r>
            <w:proofErr w:type="spellEnd"/>
            <w:r w:rsidRPr="00082D94">
              <w:rPr>
                <w:rFonts w:ascii="Optima" w:hAnsi="Optim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3402" w:type="dxa"/>
            <w:gridSpan w:val="3"/>
            <w:vAlign w:val="bottom"/>
            <w:tcPrChange w:id="46" w:author="David Döbele" w:date="2022-09-06T20:51:00Z">
              <w:tcPr>
                <w:tcW w:w="3402" w:type="dxa"/>
                <w:gridSpan w:val="3"/>
                <w:vAlign w:val="bottom"/>
              </w:tcPr>
            </w:tcPrChange>
          </w:tcPr>
          <w:p w14:paraId="4820196E" w14:textId="5B4677A2" w:rsidR="00F52135" w:rsidRPr="00E55D90" w:rsidRDefault="004A78D9" w:rsidP="00F52135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Düsseldorf</w:t>
            </w:r>
            <w:r w:rsidR="00DD1951">
              <w:rPr>
                <w:rFonts w:ascii="Optima" w:hAnsi="Optima"/>
                <w:i/>
                <w:smallCaps/>
                <w:sz w:val="23"/>
                <w:szCs w:val="23"/>
              </w:rPr>
              <w:t>, DE</w:t>
            </w:r>
          </w:p>
        </w:tc>
      </w:tr>
      <w:tr w:rsidR="004A78D9" w:rsidRPr="00E55D90" w14:paraId="09F1A48A" w14:textId="77777777" w:rsidTr="001F7ABB">
        <w:trPr>
          <w:trHeight w:val="113"/>
        </w:trPr>
        <w:tc>
          <w:tcPr>
            <w:tcW w:w="7088" w:type="dxa"/>
            <w:gridSpan w:val="6"/>
          </w:tcPr>
          <w:p w14:paraId="73639860" w14:textId="7EAB3D9C" w:rsidR="004A78D9" w:rsidRPr="004A78D9" w:rsidRDefault="00DD1951" w:rsidP="00F52135">
            <w:pPr>
              <w:rPr>
                <w:rFonts w:ascii="Optima" w:hAnsi="Optima"/>
                <w:sz w:val="18"/>
              </w:rPr>
            </w:pPr>
            <w:r w:rsidRPr="004A78D9">
              <w:rPr>
                <w:rFonts w:ascii="Optima" w:hAnsi="Optima"/>
                <w:sz w:val="18"/>
              </w:rPr>
              <w:t xml:space="preserve">Praktikant </w:t>
            </w:r>
            <w:r>
              <w:rPr>
                <w:rFonts w:ascii="Optima" w:hAnsi="Optima"/>
                <w:sz w:val="18"/>
              </w:rPr>
              <w:t xml:space="preserve">und </w:t>
            </w:r>
            <w:r w:rsidR="004A78D9" w:rsidRPr="004A78D9">
              <w:rPr>
                <w:rFonts w:ascii="Optima" w:hAnsi="Optima"/>
                <w:sz w:val="18"/>
              </w:rPr>
              <w:t xml:space="preserve">Werkstudent Digital </w:t>
            </w:r>
            <w:proofErr w:type="spellStart"/>
            <w:r w:rsidR="004A78D9" w:rsidRPr="004A78D9">
              <w:rPr>
                <w:rFonts w:ascii="Optima" w:hAnsi="Optima"/>
                <w:sz w:val="18"/>
              </w:rPr>
              <w:t>Platforms</w:t>
            </w:r>
            <w:proofErr w:type="spellEnd"/>
            <w:r w:rsidR="002044A4">
              <w:rPr>
                <w:rFonts w:ascii="Optima" w:hAnsi="Optima"/>
                <w:sz w:val="18"/>
              </w:rPr>
              <w:t xml:space="preserve"> </w:t>
            </w:r>
            <w:r w:rsidR="004A78D9" w:rsidRPr="004A78D9">
              <w:rPr>
                <w:rFonts w:ascii="Optima" w:hAnsi="Optima"/>
                <w:sz w:val="18"/>
              </w:rPr>
              <w:t>&amp;</w:t>
            </w:r>
            <w:r w:rsidR="002044A4">
              <w:rPr>
                <w:rFonts w:ascii="Optima" w:hAnsi="Optima"/>
                <w:sz w:val="18"/>
              </w:rPr>
              <w:t xml:space="preserve"> </w:t>
            </w:r>
            <w:r w:rsidR="004A78D9" w:rsidRPr="004A78D9">
              <w:rPr>
                <w:rFonts w:ascii="Optima" w:hAnsi="Optima"/>
                <w:sz w:val="18"/>
              </w:rPr>
              <w:t>BI</w:t>
            </w:r>
          </w:p>
        </w:tc>
        <w:tc>
          <w:tcPr>
            <w:tcW w:w="3402" w:type="dxa"/>
            <w:gridSpan w:val="3"/>
          </w:tcPr>
          <w:p w14:paraId="4ED985DF" w14:textId="41B0E1A8" w:rsidR="004A78D9" w:rsidRDefault="004A78D9" w:rsidP="00F52135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</w:t>
            </w:r>
            <w:r w:rsidR="00DD1951">
              <w:rPr>
                <w:rFonts w:ascii="Optima" w:hAnsi="Optima"/>
                <w:sz w:val="18"/>
                <w:lang w:val="en-US"/>
              </w:rPr>
              <w:t>3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21</w:t>
            </w:r>
            <w:r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r>
              <w:rPr>
                <w:rFonts w:ascii="Optima" w:hAnsi="Optima"/>
                <w:sz w:val="18"/>
                <w:lang w:val="en-US"/>
              </w:rPr>
              <w:t>09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21</w:t>
            </w:r>
          </w:p>
        </w:tc>
      </w:tr>
      <w:tr w:rsidR="006D2C5E" w:rsidRPr="00E55D90" w14:paraId="5AB97356" w14:textId="77777777" w:rsidTr="001F7ABB">
        <w:trPr>
          <w:trHeight w:val="466"/>
        </w:trPr>
        <w:tc>
          <w:tcPr>
            <w:tcW w:w="10490" w:type="dxa"/>
            <w:gridSpan w:val="9"/>
          </w:tcPr>
          <w:p w14:paraId="4B029570" w14:textId="6D2AA734" w:rsidR="006D2C5E" w:rsidRDefault="006D2C5E" w:rsidP="006D2C5E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7A76AA">
              <w:rPr>
                <w:rFonts w:ascii="Optima" w:hAnsi="Optima"/>
                <w:sz w:val="18"/>
                <w:lang w:val="de-AT"/>
              </w:rPr>
              <w:t>Entwicklung eines Tools zur Bewertung der Organisationskultur von Unternehmen</w:t>
            </w:r>
            <w:ins w:id="47" w:author="David Döbele" w:date="2022-09-06T20:48:00Z">
              <w:r w:rsidR="00ED1BFF">
                <w:rPr>
                  <w:rFonts w:ascii="Optima" w:hAnsi="Optima"/>
                  <w:sz w:val="18"/>
                  <w:lang w:val="de-AT"/>
                </w:rPr>
                <w:t xml:space="preserve"> in </w:t>
              </w:r>
              <w:r w:rsidR="00ED1BFF" w:rsidRPr="002F26FD">
                <w:rPr>
                  <w:rFonts w:ascii="Optima" w:hAnsi="Optima"/>
                  <w:sz w:val="18"/>
                  <w:lang w:val="de-AT"/>
                </w:rPr>
                <w:t>SAP Cloud Analytics</w:t>
              </w:r>
            </w:ins>
          </w:p>
          <w:p w14:paraId="741F98CA" w14:textId="1389F95E" w:rsidR="006D2C5E" w:rsidRPr="002F26FD" w:rsidRDefault="002F26FD" w:rsidP="00965901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2F26FD">
              <w:rPr>
                <w:rFonts w:ascii="Optima" w:hAnsi="Optima"/>
                <w:sz w:val="18"/>
                <w:lang w:val="de-AT"/>
              </w:rPr>
              <w:t xml:space="preserve">Unterstützung bei der Erstellung von </w:t>
            </w:r>
            <w:proofErr w:type="spellStart"/>
            <w:r w:rsidR="00E64E0D">
              <w:rPr>
                <w:rFonts w:ascii="Optima" w:hAnsi="Optima"/>
                <w:sz w:val="18"/>
                <w:lang w:val="de-AT"/>
              </w:rPr>
              <w:t>Proposals</w:t>
            </w:r>
            <w:proofErr w:type="spellEnd"/>
            <w:r w:rsidRPr="002F26FD">
              <w:rPr>
                <w:rFonts w:ascii="Optima" w:hAnsi="Optima"/>
                <w:sz w:val="18"/>
                <w:lang w:val="de-AT"/>
              </w:rPr>
              <w:t xml:space="preserve"> sowie </w:t>
            </w:r>
            <w:r w:rsidR="006D2C5E" w:rsidRPr="002F26FD">
              <w:rPr>
                <w:rFonts w:ascii="Optima" w:hAnsi="Optima"/>
                <w:sz w:val="18"/>
                <w:lang w:val="de-AT"/>
              </w:rPr>
              <w:t>Entwurf eines neuen Konzeptes zur Projektdefinierung mit potenziellen Kunden</w:t>
            </w:r>
          </w:p>
          <w:p w14:paraId="77C1A3E5" w14:textId="542CD1EC" w:rsidR="002F26FD" w:rsidRPr="002F26FD" w:rsidRDefault="002F26FD" w:rsidP="002F26FD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2F26FD">
              <w:rPr>
                <w:rFonts w:ascii="Optima" w:hAnsi="Optima"/>
                <w:sz w:val="18"/>
                <w:lang w:val="de-AT"/>
              </w:rPr>
              <w:t xml:space="preserve">Mitentwicklung eines </w:t>
            </w:r>
            <w:ins w:id="48" w:author="David Döbele" w:date="2022-09-06T20:49:00Z">
              <w:r w:rsidR="00ED1BFF">
                <w:rPr>
                  <w:rFonts w:ascii="Optima" w:hAnsi="Optima"/>
                  <w:sz w:val="18"/>
                  <w:lang w:val="de-AT"/>
                </w:rPr>
                <w:t>Finanz-Planungs-</w:t>
              </w:r>
            </w:ins>
            <w:r w:rsidRPr="002F26FD">
              <w:rPr>
                <w:rFonts w:ascii="Optima" w:hAnsi="Optima"/>
                <w:sz w:val="18"/>
                <w:lang w:val="de-AT"/>
              </w:rPr>
              <w:t>Dashboards in SAP Cloud Analytics für einen international tätigen Konzern</w:t>
            </w:r>
          </w:p>
        </w:tc>
      </w:tr>
      <w:tr w:rsidR="00F52135" w:rsidRPr="00E55D90" w:rsidDel="00ED1BFF" w14:paraId="50AFEA03" w14:textId="4D1090C2" w:rsidTr="001F7ABB">
        <w:trPr>
          <w:trHeight w:val="227"/>
          <w:del w:id="49" w:author="David Döbele" w:date="2022-09-06T20:50:00Z"/>
        </w:trPr>
        <w:tc>
          <w:tcPr>
            <w:tcW w:w="5807" w:type="dxa"/>
            <w:gridSpan w:val="2"/>
            <w:vAlign w:val="bottom"/>
          </w:tcPr>
          <w:p w14:paraId="42FB0D26" w14:textId="73451A03" w:rsidR="00F52135" w:rsidRPr="00E55D90" w:rsidDel="00ED1BFF" w:rsidRDefault="00F52135" w:rsidP="00F52135">
            <w:pPr>
              <w:pStyle w:val="Bullets"/>
              <w:numPr>
                <w:ilvl w:val="0"/>
                <w:numId w:val="0"/>
              </w:numPr>
              <w:rPr>
                <w:del w:id="50" w:author="David Döbele" w:date="2022-09-06T20:50:00Z"/>
                <w:rFonts w:ascii="Optima" w:hAnsi="Optima"/>
                <w:i w:val="0"/>
                <w:iCs w:val="0"/>
                <w:sz w:val="18"/>
              </w:rPr>
            </w:pPr>
            <w:del w:id="51" w:author="David Döbele" w:date="2022-09-06T20:50:00Z">
              <w:r w:rsidRPr="00082D94" w:rsidDel="00ED1BFF">
                <w:rPr>
                  <w:rFonts w:ascii="Optima" w:hAnsi="Optima"/>
                  <w:b/>
                  <w:i w:val="0"/>
                  <w:iCs w:val="0"/>
                  <w:smallCaps/>
                  <w:sz w:val="23"/>
                  <w:szCs w:val="23"/>
                </w:rPr>
                <w:delText>TUSEM Sport und Marketing GmbH</w:delText>
              </w:r>
            </w:del>
          </w:p>
        </w:tc>
        <w:tc>
          <w:tcPr>
            <w:tcW w:w="4683" w:type="dxa"/>
            <w:gridSpan w:val="7"/>
            <w:vAlign w:val="bottom"/>
          </w:tcPr>
          <w:p w14:paraId="11E31BD8" w14:textId="61DBEC99" w:rsidR="00F52135" w:rsidRPr="00E55D90" w:rsidDel="00ED1BFF" w:rsidRDefault="00F52135" w:rsidP="00F52135">
            <w:pPr>
              <w:pStyle w:val="Bullets"/>
              <w:numPr>
                <w:ilvl w:val="0"/>
                <w:numId w:val="0"/>
              </w:numPr>
              <w:jc w:val="right"/>
              <w:rPr>
                <w:del w:id="52" w:author="David Döbele" w:date="2022-09-06T20:50:00Z"/>
                <w:rFonts w:ascii="Optima" w:hAnsi="Optima"/>
                <w:iCs w:val="0"/>
                <w:sz w:val="18"/>
              </w:rPr>
            </w:pPr>
            <w:del w:id="53" w:author="David Döbele" w:date="2022-09-06T20:50:00Z">
              <w:r w:rsidDel="00ED1BFF">
                <w:rPr>
                  <w:rFonts w:ascii="Optima" w:hAnsi="Optima"/>
                  <w:iCs w:val="0"/>
                  <w:smallCaps/>
                  <w:sz w:val="23"/>
                  <w:szCs w:val="23"/>
                </w:rPr>
                <w:delText>Essen</w:delText>
              </w:r>
              <w:r w:rsidR="00DD1951" w:rsidDel="00ED1BFF">
                <w:rPr>
                  <w:rFonts w:ascii="Optima" w:hAnsi="Optima"/>
                  <w:iCs w:val="0"/>
                  <w:smallCaps/>
                  <w:sz w:val="23"/>
                  <w:szCs w:val="23"/>
                </w:rPr>
                <w:delText>, DE</w:delText>
              </w:r>
            </w:del>
          </w:p>
        </w:tc>
      </w:tr>
      <w:tr w:rsidR="00F52135" w:rsidRPr="00E55D90" w:rsidDel="00ED1BFF" w14:paraId="48328CB9" w14:textId="0BEBCB6A" w:rsidTr="001F7ABB">
        <w:trPr>
          <w:del w:id="54" w:author="David Döbele" w:date="2022-09-06T20:50:00Z"/>
        </w:trPr>
        <w:tc>
          <w:tcPr>
            <w:tcW w:w="6663" w:type="dxa"/>
            <w:gridSpan w:val="5"/>
          </w:tcPr>
          <w:p w14:paraId="74B74B41" w14:textId="5F5C1935" w:rsidR="00F52135" w:rsidRPr="00940214" w:rsidDel="00ED1BFF" w:rsidRDefault="00F52135" w:rsidP="00F52135">
            <w:pPr>
              <w:pStyle w:val="Bullets"/>
              <w:numPr>
                <w:ilvl w:val="0"/>
                <w:numId w:val="0"/>
              </w:numPr>
              <w:rPr>
                <w:del w:id="55" w:author="David Döbele" w:date="2022-09-06T20:50:00Z"/>
                <w:rFonts w:ascii="Optima" w:hAnsi="Optima"/>
                <w:i w:val="0"/>
                <w:iCs w:val="0"/>
                <w:sz w:val="18"/>
              </w:rPr>
            </w:pPr>
            <w:del w:id="56" w:author="David Döbele" w:date="2022-09-06T20:50:00Z">
              <w:r w:rsidRPr="00940214" w:rsidDel="00ED1BFF">
                <w:rPr>
                  <w:rFonts w:ascii="Optima" w:hAnsi="Optima"/>
                  <w:i w:val="0"/>
                  <w:iCs w:val="0"/>
                  <w:sz w:val="18"/>
                </w:rPr>
                <w:delText>Aushilfe in der Eventorganisation eines Handballvereins</w:delText>
              </w:r>
            </w:del>
          </w:p>
        </w:tc>
        <w:tc>
          <w:tcPr>
            <w:tcW w:w="3827" w:type="dxa"/>
            <w:gridSpan w:val="4"/>
          </w:tcPr>
          <w:p w14:paraId="2CB21DEB" w14:textId="4AA3E097" w:rsidR="00F52135" w:rsidRPr="00E55D90" w:rsidDel="00ED1BFF" w:rsidRDefault="00F52135" w:rsidP="00F52135">
            <w:pPr>
              <w:pStyle w:val="Bullets"/>
              <w:numPr>
                <w:ilvl w:val="0"/>
                <w:numId w:val="0"/>
              </w:numPr>
              <w:jc w:val="right"/>
              <w:rPr>
                <w:del w:id="57" w:author="David Döbele" w:date="2022-09-06T20:50:00Z"/>
                <w:rFonts w:ascii="Optima" w:hAnsi="Optima"/>
                <w:i w:val="0"/>
                <w:iCs w:val="0"/>
                <w:sz w:val="18"/>
                <w:lang w:val="en-US"/>
              </w:rPr>
            </w:pPr>
            <w:del w:id="58" w:author="David Döbele" w:date="2022-09-06T20:50:00Z">
              <w:r w:rsidRPr="00E55D90" w:rsidDel="00ED1BFF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>0</w:delText>
              </w:r>
              <w:r w:rsidDel="00ED1BFF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>9</w:delText>
              </w:r>
              <w:r w:rsidRPr="00E55D90" w:rsidDel="00ED1BFF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>/201</w:delText>
              </w:r>
              <w:r w:rsidDel="00ED1BFF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>8</w:delText>
              </w:r>
              <w:r w:rsidRPr="00E55D90" w:rsidDel="00ED1BFF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 xml:space="preserve"> – 0</w:delText>
              </w:r>
              <w:r w:rsidDel="00ED1BFF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>4</w:delText>
              </w:r>
              <w:r w:rsidRPr="00E55D90" w:rsidDel="00ED1BFF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>/20</w:delText>
              </w:r>
              <w:r w:rsidDel="00ED1BFF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>20</w:delText>
              </w:r>
            </w:del>
          </w:p>
        </w:tc>
      </w:tr>
      <w:tr w:rsidR="00F52135" w:rsidRPr="00E55D90" w:rsidDel="00ED1BFF" w14:paraId="7C4155D6" w14:textId="2F153CC6" w:rsidTr="001F7ABB">
        <w:trPr>
          <w:trHeight w:val="20"/>
          <w:del w:id="59" w:author="David Döbele" w:date="2022-09-06T20:50:00Z"/>
        </w:trPr>
        <w:tc>
          <w:tcPr>
            <w:tcW w:w="10490" w:type="dxa"/>
            <w:gridSpan w:val="9"/>
          </w:tcPr>
          <w:p w14:paraId="3658805E" w14:textId="57F6B89D" w:rsidR="00F52135" w:rsidRPr="00E55D90" w:rsidDel="00ED1BFF" w:rsidRDefault="00F52135" w:rsidP="00F52135">
            <w:pPr>
              <w:pStyle w:val="Bullets"/>
              <w:numPr>
                <w:ilvl w:val="0"/>
                <w:numId w:val="25"/>
              </w:numPr>
              <w:rPr>
                <w:del w:id="60" w:author="David Döbele" w:date="2022-09-06T20:50:00Z"/>
                <w:rFonts w:ascii="Optima" w:hAnsi="Optima"/>
                <w:sz w:val="18"/>
                <w:lang w:val="de-AT"/>
              </w:rPr>
            </w:pPr>
            <w:del w:id="61" w:author="David Döbele" w:date="2022-09-06T20:50:00Z">
              <w:r w:rsidDel="00ED1BFF">
                <w:rPr>
                  <w:rFonts w:ascii="Optima" w:hAnsi="Optima"/>
                  <w:sz w:val="18"/>
                  <w:lang w:val="de-AT"/>
                </w:rPr>
                <w:delText xml:space="preserve">Organisation und Vorbereitung der </w:delText>
              </w:r>
              <w:r w:rsidRPr="00082D94" w:rsidDel="00ED1BFF">
                <w:rPr>
                  <w:rFonts w:ascii="Optima" w:hAnsi="Optima"/>
                  <w:sz w:val="18"/>
                  <w:lang w:val="de-AT"/>
                </w:rPr>
                <w:delText>Handballspiele des TUSEM Essens</w:delText>
              </w:r>
              <w:r w:rsidDel="00ED1BFF">
                <w:rPr>
                  <w:rFonts w:ascii="Optima" w:hAnsi="Optima"/>
                  <w:sz w:val="18"/>
                  <w:lang w:val="de-AT"/>
                </w:rPr>
                <w:delText xml:space="preserve"> </w:delText>
              </w:r>
            </w:del>
          </w:p>
        </w:tc>
      </w:tr>
      <w:tr w:rsidR="00F52135" w:rsidRPr="00E55D90" w:rsidDel="00ED1BFF" w14:paraId="0D4DF1FA" w14:textId="0FB29E4E" w:rsidTr="001F7ABB">
        <w:trPr>
          <w:trHeight w:val="227"/>
          <w:del w:id="62" w:author="David Döbele" w:date="2022-09-06T20:50:00Z"/>
        </w:trPr>
        <w:tc>
          <w:tcPr>
            <w:tcW w:w="6663" w:type="dxa"/>
            <w:gridSpan w:val="5"/>
            <w:vAlign w:val="bottom"/>
          </w:tcPr>
          <w:p w14:paraId="52DCB940" w14:textId="2DE91711" w:rsidR="00F52135" w:rsidRPr="00E55D90" w:rsidDel="00ED1BFF" w:rsidRDefault="00F52135" w:rsidP="00F52135">
            <w:pPr>
              <w:pStyle w:val="Bullets"/>
              <w:numPr>
                <w:ilvl w:val="0"/>
                <w:numId w:val="0"/>
              </w:numPr>
              <w:rPr>
                <w:del w:id="63" w:author="David Döbele" w:date="2022-09-06T20:50:00Z"/>
                <w:rFonts w:ascii="Optima" w:hAnsi="Optima"/>
                <w:i w:val="0"/>
                <w:iCs w:val="0"/>
                <w:sz w:val="18"/>
              </w:rPr>
            </w:pPr>
            <w:del w:id="64" w:author="David Döbele" w:date="2022-09-06T20:50:00Z">
              <w:r w:rsidRPr="00082D94" w:rsidDel="00ED1BFF">
                <w:rPr>
                  <w:rFonts w:ascii="Optima" w:hAnsi="Optima"/>
                  <w:b/>
                  <w:i w:val="0"/>
                  <w:iCs w:val="0"/>
                  <w:smallCaps/>
                  <w:sz w:val="23"/>
                  <w:szCs w:val="23"/>
                </w:rPr>
                <w:delText>WTE Wassertechnik GmbH</w:delText>
              </w:r>
            </w:del>
          </w:p>
        </w:tc>
        <w:tc>
          <w:tcPr>
            <w:tcW w:w="3827" w:type="dxa"/>
            <w:gridSpan w:val="4"/>
            <w:vAlign w:val="bottom"/>
          </w:tcPr>
          <w:p w14:paraId="00F3353C" w14:textId="46CBB384" w:rsidR="00F52135" w:rsidRPr="00E55D90" w:rsidDel="00ED1BFF" w:rsidRDefault="00F52135" w:rsidP="00F52135">
            <w:pPr>
              <w:pStyle w:val="Bullets"/>
              <w:numPr>
                <w:ilvl w:val="0"/>
                <w:numId w:val="0"/>
              </w:numPr>
              <w:jc w:val="right"/>
              <w:rPr>
                <w:del w:id="65" w:author="David Döbele" w:date="2022-09-06T20:50:00Z"/>
                <w:rFonts w:ascii="Optima" w:hAnsi="Optima"/>
                <w:iCs w:val="0"/>
                <w:sz w:val="18"/>
              </w:rPr>
            </w:pPr>
            <w:del w:id="66" w:author="David Döbele" w:date="2022-09-06T20:50:00Z">
              <w:r w:rsidDel="00ED1BFF">
                <w:rPr>
                  <w:rFonts w:ascii="Optima" w:hAnsi="Optima"/>
                  <w:iCs w:val="0"/>
                  <w:smallCaps/>
                  <w:sz w:val="23"/>
                  <w:szCs w:val="23"/>
                </w:rPr>
                <w:delText>Essen</w:delText>
              </w:r>
              <w:r w:rsidR="00DD1951" w:rsidDel="00ED1BFF">
                <w:rPr>
                  <w:rFonts w:ascii="Optima" w:hAnsi="Optima"/>
                  <w:iCs w:val="0"/>
                  <w:smallCaps/>
                  <w:sz w:val="23"/>
                  <w:szCs w:val="23"/>
                </w:rPr>
                <w:delText>, DE</w:delText>
              </w:r>
            </w:del>
          </w:p>
        </w:tc>
      </w:tr>
      <w:tr w:rsidR="00F52135" w:rsidRPr="00E55D90" w:rsidDel="00ED1BFF" w14:paraId="7A1EBBAB" w14:textId="76A5556B" w:rsidTr="001F7ABB">
        <w:trPr>
          <w:del w:id="67" w:author="David Döbele" w:date="2022-09-06T20:50:00Z"/>
        </w:trPr>
        <w:tc>
          <w:tcPr>
            <w:tcW w:w="6380" w:type="dxa"/>
            <w:gridSpan w:val="4"/>
          </w:tcPr>
          <w:p w14:paraId="06A0ABEE" w14:textId="0E1E432E" w:rsidR="00F52135" w:rsidRPr="00940214" w:rsidDel="00ED1BFF" w:rsidRDefault="00F52135" w:rsidP="00F52135">
            <w:pPr>
              <w:pStyle w:val="Bullets"/>
              <w:numPr>
                <w:ilvl w:val="0"/>
                <w:numId w:val="0"/>
              </w:numPr>
              <w:rPr>
                <w:del w:id="68" w:author="David Döbele" w:date="2022-09-06T20:50:00Z"/>
                <w:rFonts w:ascii="Optima" w:hAnsi="Optima"/>
                <w:i w:val="0"/>
                <w:iCs w:val="0"/>
                <w:sz w:val="18"/>
              </w:rPr>
            </w:pPr>
            <w:del w:id="69" w:author="David Döbele" w:date="2022-09-06T20:50:00Z">
              <w:r w:rsidRPr="00940214" w:rsidDel="00ED1BFF">
                <w:rPr>
                  <w:rFonts w:ascii="Optima" w:hAnsi="Optima"/>
                  <w:i w:val="0"/>
                  <w:iCs w:val="0"/>
                  <w:sz w:val="18"/>
                </w:rPr>
                <w:delText>Praktikant in der Geschäftsstelle eines mittelständischen Unternehmens</w:delText>
              </w:r>
            </w:del>
          </w:p>
        </w:tc>
        <w:tc>
          <w:tcPr>
            <w:tcW w:w="4110" w:type="dxa"/>
            <w:gridSpan w:val="5"/>
          </w:tcPr>
          <w:p w14:paraId="59E67B8D" w14:textId="2A902342" w:rsidR="00F52135" w:rsidRPr="00E55D90" w:rsidDel="00ED1BFF" w:rsidRDefault="00F52135" w:rsidP="00F52135">
            <w:pPr>
              <w:pStyle w:val="Bullets"/>
              <w:numPr>
                <w:ilvl w:val="0"/>
                <w:numId w:val="0"/>
              </w:numPr>
              <w:jc w:val="right"/>
              <w:rPr>
                <w:del w:id="70" w:author="David Döbele" w:date="2022-09-06T20:50:00Z"/>
                <w:rFonts w:ascii="Optima" w:hAnsi="Optima"/>
                <w:i w:val="0"/>
                <w:iCs w:val="0"/>
                <w:sz w:val="18"/>
                <w:lang w:val="en-US"/>
              </w:rPr>
            </w:pPr>
            <w:del w:id="71" w:author="David Döbele" w:date="2022-09-06T20:50:00Z">
              <w:r w:rsidRPr="00E55D90" w:rsidDel="00ED1BFF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>0</w:delText>
              </w:r>
              <w:r w:rsidDel="00ED1BFF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>7</w:delText>
              </w:r>
              <w:r w:rsidRPr="00E55D90" w:rsidDel="00ED1BFF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>/201</w:delText>
              </w:r>
              <w:r w:rsidDel="00ED1BFF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>7</w:delText>
              </w:r>
              <w:r w:rsidRPr="00E55D90" w:rsidDel="00ED1BFF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 xml:space="preserve"> – 0</w:delText>
              </w:r>
              <w:r w:rsidDel="00ED1BFF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>8</w:delText>
              </w:r>
              <w:r w:rsidRPr="00E55D90" w:rsidDel="00ED1BFF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>/201</w:delText>
              </w:r>
              <w:r w:rsidDel="00ED1BFF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>7</w:delText>
              </w:r>
            </w:del>
          </w:p>
        </w:tc>
      </w:tr>
      <w:tr w:rsidR="00F52135" w:rsidRPr="00E55D90" w:rsidDel="00ED1BFF" w14:paraId="76B55717" w14:textId="045B5259" w:rsidTr="001F7ABB">
        <w:trPr>
          <w:del w:id="72" w:author="David Döbele" w:date="2022-09-06T20:50:00Z"/>
        </w:trPr>
        <w:tc>
          <w:tcPr>
            <w:tcW w:w="10490" w:type="dxa"/>
            <w:gridSpan w:val="9"/>
          </w:tcPr>
          <w:p w14:paraId="5E301C2A" w14:textId="1439B181" w:rsidR="00F52135" w:rsidRPr="00E55D90" w:rsidDel="00ED1BFF" w:rsidRDefault="00F52135" w:rsidP="00F52135">
            <w:pPr>
              <w:pStyle w:val="Bullets"/>
              <w:numPr>
                <w:ilvl w:val="0"/>
                <w:numId w:val="25"/>
              </w:numPr>
              <w:rPr>
                <w:del w:id="73" w:author="David Döbele" w:date="2022-09-06T20:50:00Z"/>
                <w:rFonts w:ascii="Optima" w:hAnsi="Optima"/>
                <w:sz w:val="18"/>
                <w:lang w:val="de-AT"/>
              </w:rPr>
            </w:pPr>
            <w:del w:id="74" w:author="David Döbele" w:date="2022-09-06T20:50:00Z">
              <w:r w:rsidDel="00ED1BFF">
                <w:rPr>
                  <w:rFonts w:ascii="Optima" w:hAnsi="Optima"/>
                  <w:sz w:val="18"/>
                  <w:lang w:val="de-AT"/>
                </w:rPr>
                <w:delText xml:space="preserve">Kennenlernen der </w:delText>
              </w:r>
              <w:r w:rsidRPr="00997EE8" w:rsidDel="00ED1BFF">
                <w:rPr>
                  <w:rFonts w:ascii="Optima" w:hAnsi="Optima"/>
                  <w:sz w:val="18"/>
                  <w:lang w:val="de-AT"/>
                </w:rPr>
                <w:delText>Tätigkeiten</w:delText>
              </w:r>
              <w:r w:rsidDel="00ED1BFF">
                <w:rPr>
                  <w:rFonts w:ascii="Optima" w:hAnsi="Optima"/>
                  <w:sz w:val="18"/>
                  <w:lang w:val="de-AT"/>
                </w:rPr>
                <w:delText xml:space="preserve"> und Abläufe</w:delText>
              </w:r>
              <w:r w:rsidRPr="00997EE8" w:rsidDel="00ED1BFF">
                <w:rPr>
                  <w:rFonts w:ascii="Optima" w:hAnsi="Optima"/>
                  <w:sz w:val="18"/>
                  <w:lang w:val="de-AT"/>
                </w:rPr>
                <w:delText xml:space="preserve"> der Abteilungen Personal, kaufmännische Projektleitung,</w:delText>
              </w:r>
              <w:r w:rsidDel="00ED1BFF">
                <w:rPr>
                  <w:rFonts w:ascii="Optima" w:hAnsi="Optima"/>
                  <w:sz w:val="18"/>
                  <w:lang w:val="de-AT"/>
                </w:rPr>
                <w:br/>
              </w:r>
              <w:r w:rsidRPr="00997EE8" w:rsidDel="00ED1BFF">
                <w:rPr>
                  <w:rFonts w:ascii="Optima" w:hAnsi="Optima"/>
                  <w:sz w:val="18"/>
                  <w:lang w:val="de-AT"/>
                </w:rPr>
                <w:delText xml:space="preserve">Buchhaltung, Controlling und Beschaffung/Einkauf </w:delText>
              </w:r>
              <w:r w:rsidDel="00ED1BFF">
                <w:rPr>
                  <w:rFonts w:ascii="Optima" w:hAnsi="Optima"/>
                  <w:sz w:val="18"/>
                  <w:lang w:val="de-AT"/>
                </w:rPr>
                <w:delText>und Sammeln erster Erfahrungen</w:delText>
              </w:r>
              <w:r w:rsidRPr="00997EE8" w:rsidDel="00ED1BFF">
                <w:rPr>
                  <w:rFonts w:ascii="Optima" w:hAnsi="Optima"/>
                  <w:sz w:val="18"/>
                  <w:lang w:val="de-AT"/>
                </w:rPr>
                <w:delText xml:space="preserve"> </w:delText>
              </w:r>
              <w:r w:rsidDel="00ED1BFF">
                <w:rPr>
                  <w:rFonts w:ascii="Optima" w:hAnsi="Optima"/>
                  <w:sz w:val="18"/>
                  <w:lang w:val="de-AT"/>
                </w:rPr>
                <w:delText xml:space="preserve">mit </w:delText>
              </w:r>
              <w:r w:rsidRPr="00997EE8" w:rsidDel="00ED1BFF">
                <w:rPr>
                  <w:rFonts w:ascii="Optima" w:hAnsi="Optima"/>
                  <w:sz w:val="18"/>
                  <w:lang w:val="de-AT"/>
                </w:rPr>
                <w:delText>SAP und Excel</w:delText>
              </w:r>
              <w:r w:rsidDel="00ED1BFF">
                <w:rPr>
                  <w:rFonts w:ascii="Optima" w:hAnsi="Optima"/>
                  <w:sz w:val="18"/>
                  <w:lang w:val="de-AT"/>
                </w:rPr>
                <w:delText xml:space="preserve"> </w:delText>
              </w:r>
            </w:del>
          </w:p>
        </w:tc>
      </w:tr>
      <w:tr w:rsidR="00F52135" w:rsidRPr="00E55D90" w14:paraId="414B4085" w14:textId="77777777" w:rsidTr="00ED1BFF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75" w:author="David Döbele" w:date="2022-09-06T20:50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454"/>
          <w:trPrChange w:id="76" w:author="David Döbele" w:date="2022-09-06T20:50:00Z">
            <w:trPr>
              <w:trHeight w:val="397"/>
            </w:trPr>
          </w:trPrChange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  <w:tcPrChange w:id="77" w:author="David Döbele" w:date="2022-09-06T20:50:00Z">
              <w:tcPr>
                <w:tcW w:w="10490" w:type="dxa"/>
                <w:gridSpan w:val="9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69AA018C" w:rsidR="00F52135" w:rsidRPr="00E55D90" w:rsidRDefault="00F52135" w:rsidP="00F52135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r>
              <w:rPr>
                <w:rFonts w:ascii="Optima" w:hAnsi="Optima"/>
                <w:sz w:val="28"/>
              </w:rPr>
              <w:t>Ehrenamtliches</w:t>
            </w:r>
            <w:r w:rsidRPr="00E55D90">
              <w:rPr>
                <w:rFonts w:ascii="Optima" w:hAnsi="Optima"/>
                <w:sz w:val="28"/>
              </w:rPr>
              <w:t xml:space="preserve"> Engagement</w:t>
            </w:r>
          </w:p>
        </w:tc>
      </w:tr>
      <w:tr w:rsidR="00F52135" w:rsidRPr="00E55D90" w14:paraId="74251178" w14:textId="77777777" w:rsidTr="00F4347C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78" w:author="David Döbele" w:date="2022-09-06T20:51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97"/>
          <w:trPrChange w:id="79" w:author="David Döbele" w:date="2022-09-06T20:51:00Z">
            <w:trPr>
              <w:trHeight w:val="227"/>
            </w:trPr>
          </w:trPrChange>
        </w:trPr>
        <w:tc>
          <w:tcPr>
            <w:tcW w:w="5807" w:type="dxa"/>
            <w:gridSpan w:val="2"/>
            <w:tcBorders>
              <w:top w:val="single" w:sz="4" w:space="0" w:color="auto"/>
            </w:tcBorders>
            <w:vAlign w:val="bottom"/>
            <w:tcPrChange w:id="80" w:author="David Döbele" w:date="2022-09-06T20:51:00Z">
              <w:tcPr>
                <w:tcW w:w="5807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3826F21" w14:textId="69EC86F1" w:rsidR="00F52135" w:rsidRPr="00940214" w:rsidRDefault="00F52135" w:rsidP="00F52135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</w:pPr>
            <w:r w:rsidRPr="00940214">
              <w:rPr>
                <w:rFonts w:ascii="Optima" w:hAnsi="Optima"/>
                <w:b/>
                <w:i w:val="0"/>
                <w:iCs/>
                <w:sz w:val="23"/>
                <w:szCs w:val="23"/>
              </w:rPr>
              <w:t>Wissenschaft in der Praxis e. V.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  <w:tcPrChange w:id="81" w:author="David Döbele" w:date="2022-09-06T20:51:00Z">
              <w:tcPr>
                <w:tcW w:w="4683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8208F44" w14:textId="30EB583D" w:rsidR="00F52135" w:rsidRPr="00E55D90" w:rsidRDefault="00F52135" w:rsidP="00F52135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ascii="Optima" w:hAnsi="Optima"/>
                <w:sz w:val="23"/>
                <w:szCs w:val="23"/>
              </w:rPr>
              <w:t>Duisburg</w:t>
            </w:r>
            <w:r w:rsidR="00DD1951">
              <w:rPr>
                <w:rFonts w:ascii="Optima" w:hAnsi="Optima"/>
                <w:sz w:val="23"/>
                <w:szCs w:val="23"/>
              </w:rPr>
              <w:t>, DE</w:t>
            </w:r>
          </w:p>
        </w:tc>
      </w:tr>
      <w:tr w:rsidR="00F52135" w:rsidRPr="00E55D90" w14:paraId="4F59C612" w14:textId="77777777" w:rsidTr="001F7ABB">
        <w:trPr>
          <w:trHeight w:val="113"/>
        </w:trPr>
        <w:tc>
          <w:tcPr>
            <w:tcW w:w="7797" w:type="dxa"/>
            <w:gridSpan w:val="8"/>
          </w:tcPr>
          <w:p w14:paraId="32F07601" w14:textId="54D46314" w:rsidR="00F52135" w:rsidRPr="00E55D90" w:rsidRDefault="00F52135" w:rsidP="00F52135">
            <w:pPr>
              <w:pStyle w:val="Beschreibung"/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sz w:val="18"/>
                <w:lang w:val="de-AT"/>
              </w:rPr>
              <w:t xml:space="preserve">Aktives Mitglied der studentischen Unternehmensberatung der </w:t>
            </w:r>
            <w:r>
              <w:rPr>
                <w:rFonts w:ascii="Optima" w:hAnsi="Optima"/>
                <w:sz w:val="18"/>
                <w:lang w:val="de-AT"/>
              </w:rPr>
              <w:t>Universität Duisburg-Essen</w:t>
            </w:r>
          </w:p>
        </w:tc>
        <w:tc>
          <w:tcPr>
            <w:tcW w:w="2693" w:type="dxa"/>
          </w:tcPr>
          <w:p w14:paraId="45DD2178" w14:textId="1741D326" w:rsidR="00F52135" w:rsidRPr="00E55D90" w:rsidRDefault="00F52135" w:rsidP="00F52135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E55D90">
              <w:rPr>
                <w:rFonts w:ascii="Optima" w:hAnsi="Optima"/>
                <w:sz w:val="18"/>
                <w:lang w:val="en-US"/>
              </w:rPr>
              <w:t>0</w:t>
            </w:r>
            <w:r>
              <w:rPr>
                <w:rFonts w:ascii="Optima" w:hAnsi="Optima"/>
                <w:sz w:val="18"/>
                <w:lang w:val="en-US"/>
              </w:rPr>
              <w:t>5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20</w:t>
            </w:r>
            <w:r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r w:rsidR="009137D2">
              <w:rPr>
                <w:rFonts w:ascii="Optima" w:hAnsi="Optima"/>
                <w:sz w:val="18"/>
                <w:lang w:val="en-US"/>
              </w:rPr>
              <w:t>10/2021</w:t>
            </w:r>
          </w:p>
        </w:tc>
      </w:tr>
      <w:tr w:rsidR="00F52135" w:rsidRPr="00E55D90" w14:paraId="02437711" w14:textId="77777777" w:rsidTr="001F7ABB">
        <w:trPr>
          <w:trHeight w:val="57"/>
        </w:trPr>
        <w:tc>
          <w:tcPr>
            <w:tcW w:w="10490" w:type="dxa"/>
            <w:gridSpan w:val="9"/>
          </w:tcPr>
          <w:p w14:paraId="4C81FC27" w14:textId="118A5767" w:rsidR="001774B7" w:rsidRDefault="001774B7" w:rsidP="001774B7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 xml:space="preserve">Mitglied eines Projektteams zur Durchführung von </w:t>
            </w:r>
            <w:proofErr w:type="spellStart"/>
            <w:r>
              <w:rPr>
                <w:rFonts w:ascii="Optima" w:hAnsi="Optima"/>
                <w:i/>
                <w:sz w:val="18"/>
                <w:lang w:val="de-AT"/>
              </w:rPr>
              <w:t>Usabilitytests</w:t>
            </w:r>
            <w:proofErr w:type="spellEnd"/>
            <w:r>
              <w:rPr>
                <w:rFonts w:ascii="Optima" w:hAnsi="Optima"/>
                <w:i/>
                <w:sz w:val="18"/>
                <w:lang w:val="de-AT"/>
              </w:rPr>
              <w:t xml:space="preserve"> eines Chatbots mit Unternehme</w:t>
            </w:r>
            <w:r w:rsidR="0021039F">
              <w:rPr>
                <w:rFonts w:ascii="Optima" w:hAnsi="Optima"/>
                <w:i/>
                <w:sz w:val="18"/>
                <w:lang w:val="de-AT"/>
              </w:rPr>
              <w:t>ns</w:t>
            </w:r>
            <w:r>
              <w:rPr>
                <w:rFonts w:ascii="Optima" w:hAnsi="Optima"/>
                <w:i/>
                <w:sz w:val="18"/>
                <w:lang w:val="de-AT"/>
              </w:rPr>
              <w:t>kunden</w:t>
            </w:r>
          </w:p>
          <w:p w14:paraId="36CB437C" w14:textId="2916AD1C" w:rsidR="00F52135" w:rsidRDefault="004D441E" w:rsidP="00F52135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Projektleit</w:t>
            </w:r>
            <w:r w:rsidR="005B20D6">
              <w:rPr>
                <w:rFonts w:ascii="Optima" w:hAnsi="Optima"/>
                <w:i/>
                <w:sz w:val="18"/>
                <w:lang w:val="de-AT"/>
              </w:rPr>
              <w:t>er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 bei der </w:t>
            </w:r>
            <w:r w:rsidR="00F52135">
              <w:rPr>
                <w:rFonts w:ascii="Optima" w:hAnsi="Optima"/>
                <w:i/>
                <w:sz w:val="18"/>
                <w:lang w:val="de-AT"/>
              </w:rPr>
              <w:t xml:space="preserve">Durchführung einer </w:t>
            </w:r>
            <w:r w:rsidR="00F52135" w:rsidRPr="00997EE8">
              <w:rPr>
                <w:rFonts w:ascii="Optima" w:hAnsi="Optima"/>
                <w:i/>
                <w:sz w:val="18"/>
                <w:lang w:val="de-AT"/>
              </w:rPr>
              <w:t>Marktanalyse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 für Smart Home Software im Rahmen </w:t>
            </w:r>
            <w:r w:rsidR="00682673">
              <w:rPr>
                <w:rFonts w:ascii="Optima" w:hAnsi="Optima"/>
                <w:i/>
                <w:sz w:val="18"/>
                <w:lang w:val="de-AT"/>
              </w:rPr>
              <w:t>de</w:t>
            </w:r>
            <w:r>
              <w:rPr>
                <w:rFonts w:ascii="Optima" w:hAnsi="Optima"/>
                <w:i/>
                <w:sz w:val="18"/>
                <w:lang w:val="de-AT"/>
              </w:rPr>
              <w:t>s Traineeprojektes</w:t>
            </w:r>
            <w:r w:rsidR="00F52135" w:rsidRPr="00997EE8"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</w:p>
          <w:p w14:paraId="68CFAD97" w14:textId="7D9C6488" w:rsidR="001774B7" w:rsidRPr="001774B7" w:rsidRDefault="001774B7" w:rsidP="001774B7">
            <w:pPr>
              <w:pStyle w:val="Listenabsatz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 xml:space="preserve">Ressortübergreifende </w:t>
            </w:r>
            <w:r w:rsidRPr="006701E3">
              <w:rPr>
                <w:rFonts w:ascii="Optima" w:hAnsi="Optima"/>
                <w:i/>
                <w:sz w:val="18"/>
                <w:lang w:val="de-AT"/>
              </w:rPr>
              <w:t xml:space="preserve">Optimierung, Modellierung und Automatisierung von </w:t>
            </w:r>
            <w:r>
              <w:rPr>
                <w:rFonts w:ascii="Optima" w:hAnsi="Optima"/>
                <w:i/>
                <w:sz w:val="18"/>
                <w:lang w:val="de-AT"/>
              </w:rPr>
              <w:t>i</w:t>
            </w:r>
            <w:r w:rsidRPr="006701E3">
              <w:rPr>
                <w:rFonts w:ascii="Optima" w:hAnsi="Optima"/>
                <w:i/>
                <w:sz w:val="18"/>
                <w:lang w:val="de-AT"/>
              </w:rPr>
              <w:t>nterne</w:t>
            </w:r>
            <w:r>
              <w:rPr>
                <w:rFonts w:ascii="Optima" w:hAnsi="Optima"/>
                <w:i/>
                <w:sz w:val="18"/>
                <w:lang w:val="de-AT"/>
              </w:rPr>
              <w:t>n</w:t>
            </w:r>
            <w:r w:rsidRPr="006701E3">
              <w:rPr>
                <w:rFonts w:ascii="Optima" w:hAnsi="Optima"/>
                <w:i/>
                <w:sz w:val="18"/>
                <w:lang w:val="de-AT"/>
              </w:rPr>
              <w:t xml:space="preserve"> und externe</w:t>
            </w:r>
            <w:r>
              <w:rPr>
                <w:rFonts w:ascii="Optima" w:hAnsi="Optima"/>
                <w:i/>
                <w:sz w:val="18"/>
                <w:lang w:val="de-AT"/>
              </w:rPr>
              <w:t>n</w:t>
            </w:r>
            <w:r w:rsidRPr="006701E3">
              <w:rPr>
                <w:rFonts w:ascii="Optima" w:hAnsi="Optima"/>
                <w:i/>
                <w:sz w:val="18"/>
                <w:lang w:val="de-AT"/>
              </w:rPr>
              <w:t xml:space="preserve"> Prozesse</w:t>
            </w:r>
            <w:r>
              <w:rPr>
                <w:rFonts w:ascii="Optima" w:hAnsi="Optima"/>
                <w:i/>
                <w:sz w:val="18"/>
                <w:lang w:val="de-AT"/>
              </w:rPr>
              <w:t>n</w:t>
            </w:r>
            <w:r w:rsidR="00F6736D"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  <w:r>
              <w:rPr>
                <w:rFonts w:ascii="Optima" w:hAnsi="Optima"/>
                <w:i/>
                <w:sz w:val="18"/>
                <w:lang w:val="de-AT"/>
              </w:rPr>
              <w:t>sowie Unterstützung bei der strategischen Ausrichtung eines Ressorts als Leiter der sechsköpfigen Stabsstelle Controlling</w:t>
            </w:r>
          </w:p>
        </w:tc>
      </w:tr>
      <w:tr w:rsidR="00F52135" w:rsidRPr="00E55D90" w14:paraId="4AF19DD1" w14:textId="77777777" w:rsidTr="00F4347C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82" w:author="David Döbele" w:date="2022-09-06T20:51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97"/>
          <w:trPrChange w:id="83" w:author="David Döbele" w:date="2022-09-06T20:51:00Z">
            <w:trPr>
              <w:trHeight w:val="227"/>
            </w:trPr>
          </w:trPrChange>
        </w:trPr>
        <w:tc>
          <w:tcPr>
            <w:tcW w:w="7088" w:type="dxa"/>
            <w:gridSpan w:val="6"/>
            <w:vAlign w:val="bottom"/>
            <w:tcPrChange w:id="84" w:author="David Döbele" w:date="2022-09-06T20:51:00Z">
              <w:tcPr>
                <w:tcW w:w="7088" w:type="dxa"/>
                <w:gridSpan w:val="6"/>
                <w:vAlign w:val="bottom"/>
              </w:tcPr>
            </w:tcPrChange>
          </w:tcPr>
          <w:p w14:paraId="7756FD9A" w14:textId="4065F80F" w:rsidR="00F52135" w:rsidRPr="00E55D90" w:rsidRDefault="00F52135" w:rsidP="00F52135">
            <w:pPr>
              <w:pStyle w:val="Ort"/>
              <w:jc w:val="left"/>
              <w:rPr>
                <w:rFonts w:ascii="Optima" w:hAnsi="Optima"/>
                <w:sz w:val="16"/>
              </w:rPr>
            </w:pPr>
            <w:r w:rsidRPr="00494ADB">
              <w:rPr>
                <w:rFonts w:ascii="Optima" w:hAnsi="Optima"/>
                <w:b/>
                <w:i w:val="0"/>
                <w:iCs/>
                <w:sz w:val="23"/>
                <w:szCs w:val="23"/>
              </w:rPr>
              <w:t>Universität Duisburg-Essen</w:t>
            </w:r>
          </w:p>
        </w:tc>
        <w:tc>
          <w:tcPr>
            <w:tcW w:w="3402" w:type="dxa"/>
            <w:gridSpan w:val="3"/>
            <w:vAlign w:val="bottom"/>
            <w:tcPrChange w:id="85" w:author="David Döbele" w:date="2022-09-06T20:51:00Z">
              <w:tcPr>
                <w:tcW w:w="3402" w:type="dxa"/>
                <w:gridSpan w:val="3"/>
                <w:vAlign w:val="bottom"/>
              </w:tcPr>
            </w:tcPrChange>
          </w:tcPr>
          <w:p w14:paraId="30626CB8" w14:textId="27BC644B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>
              <w:rPr>
                <w:rFonts w:ascii="Optima" w:hAnsi="Optima"/>
                <w:smallCaps/>
                <w:sz w:val="23"/>
                <w:szCs w:val="23"/>
              </w:rPr>
              <w:t>Essen</w:t>
            </w:r>
            <w:r w:rsidR="00DD1951">
              <w:rPr>
                <w:rFonts w:ascii="Optima" w:hAnsi="Optima"/>
                <w:smallCaps/>
                <w:sz w:val="23"/>
                <w:szCs w:val="23"/>
              </w:rPr>
              <w:t>, DE</w:t>
            </w:r>
          </w:p>
        </w:tc>
      </w:tr>
      <w:tr w:rsidR="00F52135" w:rsidRPr="00E55D90" w14:paraId="56372BDE" w14:textId="77777777" w:rsidTr="001F7ABB">
        <w:trPr>
          <w:trHeight w:val="57"/>
        </w:trPr>
        <w:tc>
          <w:tcPr>
            <w:tcW w:w="7655" w:type="dxa"/>
            <w:gridSpan w:val="7"/>
          </w:tcPr>
          <w:p w14:paraId="3C87D247" w14:textId="7481E8F7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>Universitäres Engagement im stud</w:t>
            </w:r>
            <w:r w:rsidR="00DD1951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. </w:t>
            </w: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>Börsenclub</w:t>
            </w:r>
            <w:r w:rsidR="00047A8E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, </w:t>
            </w: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>als Tutor</w:t>
            </w:r>
            <w:r w:rsidR="00047A8E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 und in der </w:t>
            </w:r>
            <w:proofErr w:type="spellStart"/>
            <w:r w:rsidR="00047A8E">
              <w:rPr>
                <w:rFonts w:ascii="Optima" w:hAnsi="Optima"/>
                <w:i w:val="0"/>
                <w:iCs w:val="0"/>
                <w:sz w:val="18"/>
                <w:lang w:val="de-AT"/>
              </w:rPr>
              <w:t>WiWi</w:t>
            </w:r>
            <w:proofErr w:type="spellEnd"/>
            <w:r w:rsidR="00047A8E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 Fußballmannschaft</w:t>
            </w:r>
          </w:p>
        </w:tc>
        <w:tc>
          <w:tcPr>
            <w:tcW w:w="2835" w:type="dxa"/>
            <w:gridSpan w:val="2"/>
          </w:tcPr>
          <w:p w14:paraId="288A2195" w14:textId="322E91B5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10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/2018 –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09/2020</w:t>
            </w:r>
          </w:p>
        </w:tc>
      </w:tr>
      <w:tr w:rsidR="00F52135" w:rsidRPr="00E55D90" w14:paraId="7ECB507F" w14:textId="77777777" w:rsidTr="001F7ABB">
        <w:trPr>
          <w:trHeight w:val="227"/>
        </w:trPr>
        <w:tc>
          <w:tcPr>
            <w:tcW w:w="10490" w:type="dxa"/>
            <w:gridSpan w:val="9"/>
          </w:tcPr>
          <w:p w14:paraId="62218F68" w14:textId="70932EDF" w:rsidR="00F52135" w:rsidRDefault="00F52135" w:rsidP="00F52135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Teil des Organisationsteams und Halten von Vorträgen im s</w:t>
            </w:r>
            <w:r w:rsidRPr="00997EE8">
              <w:rPr>
                <w:rFonts w:ascii="Optima" w:hAnsi="Optima"/>
                <w:i/>
                <w:sz w:val="18"/>
                <w:lang w:val="de-AT"/>
              </w:rPr>
              <w:t>tudentischen Börsenclub Essen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</w:p>
          <w:p w14:paraId="72344086" w14:textId="77777777" w:rsidR="00F52135" w:rsidRDefault="00F52135" w:rsidP="00F52135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Mentoring von über</w:t>
            </w:r>
            <w:r w:rsidRPr="00997EE8">
              <w:rPr>
                <w:rFonts w:ascii="Optima" w:hAnsi="Optima"/>
                <w:i/>
                <w:sz w:val="18"/>
                <w:lang w:val="de-AT"/>
              </w:rPr>
              <w:t xml:space="preserve"> 100 Studierende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n und Durchführung </w:t>
            </w:r>
            <w:r w:rsidR="006851AF">
              <w:rPr>
                <w:rFonts w:ascii="Optima" w:hAnsi="Optima"/>
                <w:i/>
                <w:sz w:val="18"/>
                <w:lang w:val="de-AT"/>
              </w:rPr>
              <w:t>von</w:t>
            </w:r>
            <w:r w:rsidRPr="00997EE8">
              <w:rPr>
                <w:rFonts w:ascii="Optima" w:hAnsi="Optima"/>
                <w:i/>
                <w:sz w:val="18"/>
                <w:lang w:val="de-AT"/>
              </w:rPr>
              <w:t xml:space="preserve"> Orientierungswoche</w:t>
            </w:r>
            <w:r w:rsidR="006851AF">
              <w:rPr>
                <w:rFonts w:ascii="Optima" w:hAnsi="Optima"/>
                <w:i/>
                <w:sz w:val="18"/>
                <w:lang w:val="de-AT"/>
              </w:rPr>
              <w:t>n</w:t>
            </w:r>
          </w:p>
          <w:p w14:paraId="2CC438FF" w14:textId="7B796149" w:rsidR="00047A8E" w:rsidRPr="00047A8E" w:rsidRDefault="00047A8E" w:rsidP="00047A8E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 xml:space="preserve">Kapitän der </w:t>
            </w:r>
            <w:proofErr w:type="spellStart"/>
            <w:r>
              <w:rPr>
                <w:rFonts w:ascii="Optima" w:hAnsi="Optima"/>
                <w:i/>
                <w:sz w:val="18"/>
                <w:lang w:val="de-AT"/>
              </w:rPr>
              <w:t>WiWi</w:t>
            </w:r>
            <w:proofErr w:type="spellEnd"/>
            <w:r>
              <w:rPr>
                <w:rFonts w:ascii="Optima" w:hAnsi="Optima"/>
                <w:i/>
                <w:sz w:val="18"/>
                <w:lang w:val="de-AT"/>
              </w:rPr>
              <w:t xml:space="preserve"> Fußballmannschaft, Organisation </w:t>
            </w:r>
            <w:r w:rsidRPr="00047A8E">
              <w:rPr>
                <w:rFonts w:ascii="Optima" w:hAnsi="Optima"/>
                <w:i/>
                <w:sz w:val="18"/>
                <w:lang w:val="de-AT"/>
              </w:rPr>
              <w:t xml:space="preserve">der Trainings 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und </w:t>
            </w:r>
            <w:r w:rsidRPr="00047A8E">
              <w:rPr>
                <w:rFonts w:ascii="Optima" w:hAnsi="Optima"/>
                <w:i/>
                <w:sz w:val="18"/>
                <w:lang w:val="de-AT"/>
              </w:rPr>
              <w:t>von Spielen</w:t>
            </w:r>
          </w:p>
        </w:tc>
      </w:tr>
      <w:tr w:rsidR="00F52135" w:rsidRPr="00E55D90" w14:paraId="482569A2" w14:textId="77777777" w:rsidTr="00ED1BFF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86" w:author="David Döbele" w:date="2022-09-06T20:50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454"/>
          <w:trPrChange w:id="87" w:author="David Döbele" w:date="2022-09-06T20:50:00Z">
            <w:trPr>
              <w:trHeight w:val="227"/>
            </w:trPr>
          </w:trPrChange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  <w:tcPrChange w:id="88" w:author="David Döbele" w:date="2022-09-06T20:50:00Z">
              <w:tcPr>
                <w:tcW w:w="10490" w:type="dxa"/>
                <w:gridSpan w:val="9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78D7F049" w:rsidR="00F52135" w:rsidRPr="00E55D90" w:rsidRDefault="00F52135" w:rsidP="00F52135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E55D90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F52135" w:rsidRPr="00E55D90" w14:paraId="2B257790" w14:textId="77777777" w:rsidTr="001F7ABB">
        <w:trPr>
          <w:trHeight w:val="340"/>
        </w:trPr>
        <w:tc>
          <w:tcPr>
            <w:tcW w:w="2269" w:type="dxa"/>
            <w:tcBorders>
              <w:top w:val="single" w:sz="4" w:space="0" w:color="auto"/>
            </w:tcBorders>
            <w:vAlign w:val="bottom"/>
          </w:tcPr>
          <w:p w14:paraId="15B2C431" w14:textId="56F73C25" w:rsidR="00F52135" w:rsidRPr="00E55D90" w:rsidRDefault="00F52135" w:rsidP="00F52135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8221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22A12283" w:rsidR="00F52135" w:rsidRPr="007F0F8C" w:rsidRDefault="00F52135" w:rsidP="00F52135">
            <w:pPr>
              <w:pStyle w:val="Beschreibung"/>
              <w:rPr>
                <w:rFonts w:ascii="Optima" w:hAnsi="Optima"/>
                <w:iCs/>
                <w:sz w:val="18"/>
                <w:lang w:val="de-AT"/>
              </w:rPr>
            </w:pPr>
            <w:r w:rsidRPr="007F0F8C">
              <w:rPr>
                <w:rFonts w:ascii="Optima" w:hAnsi="Optima"/>
                <w:iCs/>
                <w:sz w:val="18"/>
                <w:lang w:val="de-AT"/>
              </w:rPr>
              <w:t>Deutsch (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Muttersprache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), Englisch (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Verhandlungssicher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</w:t>
            </w:r>
          </w:p>
        </w:tc>
      </w:tr>
      <w:tr w:rsidR="00F52135" w:rsidRPr="00E55D90" w14:paraId="45706C3F" w14:textId="77777777" w:rsidTr="001F7ABB">
        <w:trPr>
          <w:trHeight w:val="510"/>
        </w:trPr>
        <w:tc>
          <w:tcPr>
            <w:tcW w:w="2269" w:type="dxa"/>
            <w:vAlign w:val="bottom"/>
          </w:tcPr>
          <w:p w14:paraId="5032F302" w14:textId="175F7FAD" w:rsidR="00F52135" w:rsidRDefault="00F52135" w:rsidP="00F52135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Technisch:</w:t>
            </w:r>
          </w:p>
          <w:p w14:paraId="57688BDA" w14:textId="4F3490AE" w:rsidR="00F52135" w:rsidRPr="00E55D90" w:rsidRDefault="00F52135" w:rsidP="00F52135">
            <w:pPr>
              <w:rPr>
                <w:rFonts w:ascii="Optima" w:hAnsi="Optima"/>
                <w:sz w:val="18"/>
              </w:rPr>
            </w:pPr>
          </w:p>
        </w:tc>
        <w:tc>
          <w:tcPr>
            <w:tcW w:w="8221" w:type="dxa"/>
            <w:gridSpan w:val="8"/>
            <w:vAlign w:val="bottom"/>
          </w:tcPr>
          <w:p w14:paraId="60CA2168" w14:textId="38B6977B" w:rsidR="00F52135" w:rsidRPr="00940214" w:rsidRDefault="00F52135" w:rsidP="00F52135">
            <w:pPr>
              <w:pStyle w:val="Beschreibung"/>
              <w:rPr>
                <w:rFonts w:ascii="Optima" w:hAnsi="Optima" w:cs="Georgia"/>
                <w:iCs/>
                <w:color w:val="000000"/>
                <w:sz w:val="18"/>
              </w:rPr>
            </w:pPr>
            <w:r w:rsidRPr="007F0F8C">
              <w:rPr>
                <w:rFonts w:ascii="Optima" w:hAnsi="Optima"/>
                <w:iCs/>
                <w:sz w:val="18"/>
                <w:lang w:val="de-AT"/>
              </w:rPr>
              <w:t>Microsoft Office (</w:t>
            </w:r>
            <w:r>
              <w:rPr>
                <w:rFonts w:ascii="Optima" w:hAnsi="Optima"/>
                <w:i/>
                <w:sz w:val="18"/>
                <w:lang w:val="de-AT"/>
              </w:rPr>
              <w:t>F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ortgeschritten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),</w:t>
            </w:r>
            <w:r w:rsidRPr="00273C16">
              <w:rPr>
                <w:rFonts w:ascii="Optima" w:hAnsi="Optima"/>
                <w:iCs/>
                <w:sz w:val="18"/>
                <w:lang w:val="de-AT"/>
              </w:rPr>
              <w:t xml:space="preserve"> BPMN 2.0</w:t>
            </w:r>
            <w:r>
              <w:rPr>
                <w:rFonts w:ascii="Optima" w:hAnsi="Optima"/>
                <w:iCs/>
                <w:sz w:val="18"/>
                <w:lang w:val="de-AT"/>
              </w:rPr>
              <w:t xml:space="preserve"> 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(</w:t>
            </w:r>
            <w:r>
              <w:rPr>
                <w:rFonts w:ascii="Optima" w:hAnsi="Optima"/>
                <w:i/>
                <w:sz w:val="18"/>
                <w:lang w:val="de-AT"/>
              </w:rPr>
              <w:t>F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ortgeschritten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), ERP mit SAP S/4HANA (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Basiskenntnisse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), Python (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Basiskenntnisse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</w:t>
            </w:r>
          </w:p>
        </w:tc>
      </w:tr>
      <w:tr w:rsidR="00F52135" w:rsidRPr="00E55D90" w14:paraId="70CB01B0" w14:textId="77777777" w:rsidTr="001F7ABB">
        <w:trPr>
          <w:trHeight w:val="510"/>
        </w:trPr>
        <w:tc>
          <w:tcPr>
            <w:tcW w:w="2269" w:type="dxa"/>
            <w:vAlign w:val="bottom"/>
          </w:tcPr>
          <w:p w14:paraId="36561774" w14:textId="5D6AA2C3" w:rsidR="00F52135" w:rsidRDefault="00F52135" w:rsidP="00F52135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Interessen: </w:t>
            </w:r>
          </w:p>
          <w:p w14:paraId="04F58216" w14:textId="5FC15215" w:rsidR="00F52135" w:rsidRPr="00E55D90" w:rsidRDefault="00F52135" w:rsidP="00F52135">
            <w:pPr>
              <w:rPr>
                <w:rFonts w:ascii="Optima" w:hAnsi="Optima"/>
                <w:sz w:val="18"/>
              </w:rPr>
            </w:pPr>
          </w:p>
        </w:tc>
        <w:tc>
          <w:tcPr>
            <w:tcW w:w="8221" w:type="dxa"/>
            <w:gridSpan w:val="8"/>
            <w:vAlign w:val="bottom"/>
          </w:tcPr>
          <w:p w14:paraId="598C2742" w14:textId="36A16F49" w:rsidR="00F52135" w:rsidRPr="007F0F8C" w:rsidRDefault="00F52135" w:rsidP="00F52135">
            <w:pPr>
              <w:pStyle w:val="Beschreibung"/>
              <w:rPr>
                <w:rFonts w:ascii="Optima" w:hAnsi="Optima"/>
                <w:iCs/>
                <w:sz w:val="18"/>
                <w:lang w:val="de-AT"/>
              </w:rPr>
            </w:pPr>
            <w:r w:rsidRPr="007F0F8C">
              <w:rPr>
                <w:rFonts w:ascii="Optima" w:hAnsi="Optima"/>
                <w:iCs/>
                <w:sz w:val="18"/>
                <w:lang w:val="de-AT"/>
              </w:rPr>
              <w:t>Wirtschaft (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Ökonomische Entwicklung, Geldanlage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), Kraftsport, Fußball (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 xml:space="preserve">15 Jahre Mitglied bei </w:t>
            </w:r>
            <w:proofErr w:type="spellStart"/>
            <w:r w:rsidRPr="007F0F8C">
              <w:rPr>
                <w:rFonts w:ascii="Optima" w:hAnsi="Optima"/>
                <w:i/>
                <w:sz w:val="18"/>
                <w:lang w:val="de-AT"/>
              </w:rPr>
              <w:t>Sg</w:t>
            </w:r>
            <w:proofErr w:type="spellEnd"/>
            <w:r w:rsidRPr="007F0F8C">
              <w:rPr>
                <w:rFonts w:ascii="Optima" w:hAnsi="Optima"/>
                <w:i/>
                <w:sz w:val="18"/>
                <w:lang w:val="de-AT"/>
              </w:rPr>
              <w:t xml:space="preserve"> Essen-Schönebeck 19/68 e.V.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</w:t>
            </w:r>
          </w:p>
        </w:tc>
      </w:tr>
    </w:tbl>
    <w:p w14:paraId="0747D2BF" w14:textId="7504BB38" w:rsidR="00723643" w:rsidRPr="0074111D" w:rsidRDefault="00723643" w:rsidP="00E64E0D">
      <w:pPr>
        <w:rPr>
          <w:sz w:val="18"/>
        </w:rPr>
      </w:pPr>
    </w:p>
    <w:sectPr w:rsidR="00723643" w:rsidRPr="0074111D" w:rsidSect="00E87804">
      <w:footerReference w:type="even" r:id="rId8"/>
      <w:pgSz w:w="11906" w:h="16838"/>
      <w:pgMar w:top="737" w:right="1418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70BB3" w14:textId="77777777" w:rsidR="00F15421" w:rsidRDefault="00F15421" w:rsidP="00BE053D">
      <w:pPr>
        <w:spacing w:after="0" w:line="240" w:lineRule="auto"/>
      </w:pPr>
      <w:r>
        <w:separator/>
      </w:r>
    </w:p>
  </w:endnote>
  <w:endnote w:type="continuationSeparator" w:id="0">
    <w:p w14:paraId="70355DAB" w14:textId="77777777" w:rsidR="00F15421" w:rsidRDefault="00F1542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E4995" w14:textId="77777777" w:rsidR="00F15421" w:rsidRDefault="00F15421" w:rsidP="00BE053D">
      <w:pPr>
        <w:spacing w:after="0" w:line="240" w:lineRule="auto"/>
      </w:pPr>
      <w:r>
        <w:separator/>
      </w:r>
    </w:p>
  </w:footnote>
  <w:footnote w:type="continuationSeparator" w:id="0">
    <w:p w14:paraId="3651994B" w14:textId="77777777" w:rsidR="00F15421" w:rsidRDefault="00F1542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5611CF4"/>
    <w:multiLevelType w:val="hybridMultilevel"/>
    <w:tmpl w:val="FB2EBE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D6981"/>
    <w:multiLevelType w:val="hybridMultilevel"/>
    <w:tmpl w:val="A5E02B76"/>
    <w:lvl w:ilvl="0" w:tplc="0407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E10E56"/>
    <w:multiLevelType w:val="hybridMultilevel"/>
    <w:tmpl w:val="39BC63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E12055"/>
    <w:multiLevelType w:val="hybridMultilevel"/>
    <w:tmpl w:val="19CC30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100BE7"/>
    <w:multiLevelType w:val="hybridMultilevel"/>
    <w:tmpl w:val="174AB3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991894E4"/>
    <w:lvl w:ilvl="0" w:tplc="7FE4E122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CF33FB"/>
    <w:multiLevelType w:val="hybridMultilevel"/>
    <w:tmpl w:val="D416F530"/>
    <w:lvl w:ilvl="0" w:tplc="0407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9733652">
    <w:abstractNumId w:val="18"/>
  </w:num>
  <w:num w:numId="2" w16cid:durableId="190800969">
    <w:abstractNumId w:val="22"/>
  </w:num>
  <w:num w:numId="3" w16cid:durableId="598101013">
    <w:abstractNumId w:val="24"/>
  </w:num>
  <w:num w:numId="4" w16cid:durableId="1635066599">
    <w:abstractNumId w:val="0"/>
  </w:num>
  <w:num w:numId="5" w16cid:durableId="960720416">
    <w:abstractNumId w:val="1"/>
  </w:num>
  <w:num w:numId="6" w16cid:durableId="1861814389">
    <w:abstractNumId w:val="2"/>
  </w:num>
  <w:num w:numId="7" w16cid:durableId="644509496">
    <w:abstractNumId w:val="17"/>
  </w:num>
  <w:num w:numId="8" w16cid:durableId="190848175">
    <w:abstractNumId w:val="27"/>
  </w:num>
  <w:num w:numId="9" w16cid:durableId="1781415220">
    <w:abstractNumId w:val="15"/>
  </w:num>
  <w:num w:numId="10" w16cid:durableId="1308171065">
    <w:abstractNumId w:val="29"/>
  </w:num>
  <w:num w:numId="11" w16cid:durableId="3287515">
    <w:abstractNumId w:val="8"/>
  </w:num>
  <w:num w:numId="12" w16cid:durableId="1895041362">
    <w:abstractNumId w:val="9"/>
  </w:num>
  <w:num w:numId="13" w16cid:durableId="598950362">
    <w:abstractNumId w:val="11"/>
  </w:num>
  <w:num w:numId="14" w16cid:durableId="1707288588">
    <w:abstractNumId w:val="12"/>
  </w:num>
  <w:num w:numId="15" w16cid:durableId="627199697">
    <w:abstractNumId w:val="26"/>
  </w:num>
  <w:num w:numId="16" w16cid:durableId="587732835">
    <w:abstractNumId w:val="6"/>
  </w:num>
  <w:num w:numId="17" w16cid:durableId="1720668983">
    <w:abstractNumId w:val="21"/>
  </w:num>
  <w:num w:numId="18" w16cid:durableId="402070739">
    <w:abstractNumId w:val="5"/>
  </w:num>
  <w:num w:numId="19" w16cid:durableId="1830486987">
    <w:abstractNumId w:val="23"/>
  </w:num>
  <w:num w:numId="20" w16cid:durableId="1588005022">
    <w:abstractNumId w:val="13"/>
  </w:num>
  <w:num w:numId="21" w16cid:durableId="35392102">
    <w:abstractNumId w:val="14"/>
  </w:num>
  <w:num w:numId="22" w16cid:durableId="2108114539">
    <w:abstractNumId w:val="20"/>
  </w:num>
  <w:num w:numId="23" w16cid:durableId="1991056702">
    <w:abstractNumId w:val="10"/>
  </w:num>
  <w:num w:numId="24" w16cid:durableId="787966259">
    <w:abstractNumId w:val="25"/>
  </w:num>
  <w:num w:numId="25" w16cid:durableId="357314217">
    <w:abstractNumId w:val="19"/>
  </w:num>
  <w:num w:numId="26" w16cid:durableId="617226979">
    <w:abstractNumId w:val="4"/>
  </w:num>
  <w:num w:numId="27" w16cid:durableId="656107149">
    <w:abstractNumId w:val="24"/>
  </w:num>
  <w:num w:numId="28" w16cid:durableId="1001471533">
    <w:abstractNumId w:val="16"/>
  </w:num>
  <w:num w:numId="29" w16cid:durableId="1555316339">
    <w:abstractNumId w:val="24"/>
  </w:num>
  <w:num w:numId="30" w16cid:durableId="1498299859">
    <w:abstractNumId w:val="28"/>
  </w:num>
  <w:num w:numId="31" w16cid:durableId="2121677427">
    <w:abstractNumId w:val="7"/>
  </w:num>
  <w:num w:numId="32" w16cid:durableId="41740384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4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7A8E"/>
    <w:rsid w:val="00051D17"/>
    <w:rsid w:val="00061D33"/>
    <w:rsid w:val="00064643"/>
    <w:rsid w:val="00082D94"/>
    <w:rsid w:val="00087747"/>
    <w:rsid w:val="000A1FDA"/>
    <w:rsid w:val="000B63E2"/>
    <w:rsid w:val="000B6548"/>
    <w:rsid w:val="000D2634"/>
    <w:rsid w:val="000D671A"/>
    <w:rsid w:val="00103EC5"/>
    <w:rsid w:val="00116C6E"/>
    <w:rsid w:val="00125AD5"/>
    <w:rsid w:val="00125CA6"/>
    <w:rsid w:val="001321A2"/>
    <w:rsid w:val="00137115"/>
    <w:rsid w:val="00156FC9"/>
    <w:rsid w:val="00162A5A"/>
    <w:rsid w:val="00172867"/>
    <w:rsid w:val="00175B6D"/>
    <w:rsid w:val="001774B7"/>
    <w:rsid w:val="00177C4C"/>
    <w:rsid w:val="001901ED"/>
    <w:rsid w:val="0019483A"/>
    <w:rsid w:val="00194A3C"/>
    <w:rsid w:val="001A46BF"/>
    <w:rsid w:val="001A481B"/>
    <w:rsid w:val="001B0186"/>
    <w:rsid w:val="001B62CA"/>
    <w:rsid w:val="001C3816"/>
    <w:rsid w:val="001C6B8B"/>
    <w:rsid w:val="001D2D0C"/>
    <w:rsid w:val="001D3406"/>
    <w:rsid w:val="001D3743"/>
    <w:rsid w:val="001D4DCD"/>
    <w:rsid w:val="001E24B1"/>
    <w:rsid w:val="001F4175"/>
    <w:rsid w:val="001F7ABB"/>
    <w:rsid w:val="002044A4"/>
    <w:rsid w:val="0021039F"/>
    <w:rsid w:val="00223A4D"/>
    <w:rsid w:val="00225F6F"/>
    <w:rsid w:val="00232CB5"/>
    <w:rsid w:val="00234A7E"/>
    <w:rsid w:val="002434EF"/>
    <w:rsid w:val="0024373D"/>
    <w:rsid w:val="002508C2"/>
    <w:rsid w:val="00267252"/>
    <w:rsid w:val="00282DB0"/>
    <w:rsid w:val="0029257D"/>
    <w:rsid w:val="002B2091"/>
    <w:rsid w:val="002B26AA"/>
    <w:rsid w:val="002B515F"/>
    <w:rsid w:val="002B5EC0"/>
    <w:rsid w:val="002C0B02"/>
    <w:rsid w:val="002C6972"/>
    <w:rsid w:val="002D2B32"/>
    <w:rsid w:val="002D4516"/>
    <w:rsid w:val="002E20AD"/>
    <w:rsid w:val="002E28DC"/>
    <w:rsid w:val="002F26FD"/>
    <w:rsid w:val="002F46AD"/>
    <w:rsid w:val="003101F0"/>
    <w:rsid w:val="00314B7A"/>
    <w:rsid w:val="00324BC5"/>
    <w:rsid w:val="00340BAB"/>
    <w:rsid w:val="003418E0"/>
    <w:rsid w:val="00343713"/>
    <w:rsid w:val="00347F8D"/>
    <w:rsid w:val="00372F7B"/>
    <w:rsid w:val="003733E5"/>
    <w:rsid w:val="00375E75"/>
    <w:rsid w:val="00390EA6"/>
    <w:rsid w:val="003A107D"/>
    <w:rsid w:val="003B0173"/>
    <w:rsid w:val="003B6EDD"/>
    <w:rsid w:val="003B79F4"/>
    <w:rsid w:val="003B7A3E"/>
    <w:rsid w:val="003C1C83"/>
    <w:rsid w:val="003C4A79"/>
    <w:rsid w:val="003D17C4"/>
    <w:rsid w:val="003E27C3"/>
    <w:rsid w:val="003F3E3F"/>
    <w:rsid w:val="004067B8"/>
    <w:rsid w:val="004154BE"/>
    <w:rsid w:val="00416EE5"/>
    <w:rsid w:val="0042013D"/>
    <w:rsid w:val="00421A63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94ADB"/>
    <w:rsid w:val="004A54BA"/>
    <w:rsid w:val="004A78D9"/>
    <w:rsid w:val="004B6A5E"/>
    <w:rsid w:val="004C0A5D"/>
    <w:rsid w:val="004D441E"/>
    <w:rsid w:val="004F1CA8"/>
    <w:rsid w:val="00507EA7"/>
    <w:rsid w:val="00517367"/>
    <w:rsid w:val="00524369"/>
    <w:rsid w:val="00526089"/>
    <w:rsid w:val="00527A28"/>
    <w:rsid w:val="00527DCA"/>
    <w:rsid w:val="00531873"/>
    <w:rsid w:val="005453F1"/>
    <w:rsid w:val="0055650F"/>
    <w:rsid w:val="00565770"/>
    <w:rsid w:val="005676E5"/>
    <w:rsid w:val="005716D4"/>
    <w:rsid w:val="00571B60"/>
    <w:rsid w:val="00585A4D"/>
    <w:rsid w:val="0059410D"/>
    <w:rsid w:val="00597626"/>
    <w:rsid w:val="005B20D6"/>
    <w:rsid w:val="005D6329"/>
    <w:rsid w:val="005E57F6"/>
    <w:rsid w:val="005F377D"/>
    <w:rsid w:val="006058D8"/>
    <w:rsid w:val="00610200"/>
    <w:rsid w:val="0061408C"/>
    <w:rsid w:val="006156FA"/>
    <w:rsid w:val="00623699"/>
    <w:rsid w:val="006264CD"/>
    <w:rsid w:val="00632D5A"/>
    <w:rsid w:val="00635515"/>
    <w:rsid w:val="00650EDF"/>
    <w:rsid w:val="00651F95"/>
    <w:rsid w:val="006546FD"/>
    <w:rsid w:val="00665BF3"/>
    <w:rsid w:val="006701E3"/>
    <w:rsid w:val="006732D6"/>
    <w:rsid w:val="00682673"/>
    <w:rsid w:val="006851AF"/>
    <w:rsid w:val="00693E09"/>
    <w:rsid w:val="006A2DE9"/>
    <w:rsid w:val="006A7230"/>
    <w:rsid w:val="006B4E32"/>
    <w:rsid w:val="006B72C7"/>
    <w:rsid w:val="006B7A24"/>
    <w:rsid w:val="006B7F78"/>
    <w:rsid w:val="006C2252"/>
    <w:rsid w:val="006D21E7"/>
    <w:rsid w:val="006D2C5E"/>
    <w:rsid w:val="006D7F7F"/>
    <w:rsid w:val="006E2C9C"/>
    <w:rsid w:val="006E40EF"/>
    <w:rsid w:val="006F0039"/>
    <w:rsid w:val="006F40BF"/>
    <w:rsid w:val="00700785"/>
    <w:rsid w:val="00707AA8"/>
    <w:rsid w:val="00711CEF"/>
    <w:rsid w:val="00720320"/>
    <w:rsid w:val="00723643"/>
    <w:rsid w:val="00725D3C"/>
    <w:rsid w:val="00733DA1"/>
    <w:rsid w:val="00737822"/>
    <w:rsid w:val="0074111D"/>
    <w:rsid w:val="00744331"/>
    <w:rsid w:val="007461BC"/>
    <w:rsid w:val="007473FE"/>
    <w:rsid w:val="00753D4A"/>
    <w:rsid w:val="00756912"/>
    <w:rsid w:val="00761609"/>
    <w:rsid w:val="00763DCE"/>
    <w:rsid w:val="00774013"/>
    <w:rsid w:val="00776C46"/>
    <w:rsid w:val="0078260B"/>
    <w:rsid w:val="00783134"/>
    <w:rsid w:val="007838D1"/>
    <w:rsid w:val="00785254"/>
    <w:rsid w:val="00785853"/>
    <w:rsid w:val="007966F0"/>
    <w:rsid w:val="00797BFC"/>
    <w:rsid w:val="007A720F"/>
    <w:rsid w:val="007A76AA"/>
    <w:rsid w:val="007C6A3C"/>
    <w:rsid w:val="007D4BEE"/>
    <w:rsid w:val="007D5BE9"/>
    <w:rsid w:val="007F0F8C"/>
    <w:rsid w:val="008050E4"/>
    <w:rsid w:val="00821E72"/>
    <w:rsid w:val="0082257D"/>
    <w:rsid w:val="00853438"/>
    <w:rsid w:val="00866846"/>
    <w:rsid w:val="00871E6B"/>
    <w:rsid w:val="00873460"/>
    <w:rsid w:val="00875DA9"/>
    <w:rsid w:val="00895E38"/>
    <w:rsid w:val="008A782B"/>
    <w:rsid w:val="008B0FC0"/>
    <w:rsid w:val="008B3B14"/>
    <w:rsid w:val="008C429A"/>
    <w:rsid w:val="008C5B60"/>
    <w:rsid w:val="008C7750"/>
    <w:rsid w:val="008E1F3D"/>
    <w:rsid w:val="009053D7"/>
    <w:rsid w:val="00905938"/>
    <w:rsid w:val="00912A33"/>
    <w:rsid w:val="0091331D"/>
    <w:rsid w:val="009137D2"/>
    <w:rsid w:val="00927315"/>
    <w:rsid w:val="0093223C"/>
    <w:rsid w:val="00940214"/>
    <w:rsid w:val="00940D93"/>
    <w:rsid w:val="00941A87"/>
    <w:rsid w:val="00943D8C"/>
    <w:rsid w:val="009451B3"/>
    <w:rsid w:val="009501C2"/>
    <w:rsid w:val="00954FF8"/>
    <w:rsid w:val="009668B9"/>
    <w:rsid w:val="00967DD2"/>
    <w:rsid w:val="00976577"/>
    <w:rsid w:val="0099357B"/>
    <w:rsid w:val="00996356"/>
    <w:rsid w:val="00997D9A"/>
    <w:rsid w:val="00997EE8"/>
    <w:rsid w:val="009C4E83"/>
    <w:rsid w:val="009D7C49"/>
    <w:rsid w:val="009E7297"/>
    <w:rsid w:val="009F1007"/>
    <w:rsid w:val="009F2DE0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9E1"/>
    <w:rsid w:val="00AA5A9C"/>
    <w:rsid w:val="00AB016A"/>
    <w:rsid w:val="00AB2A5A"/>
    <w:rsid w:val="00AD28F8"/>
    <w:rsid w:val="00B0230B"/>
    <w:rsid w:val="00B17D95"/>
    <w:rsid w:val="00B21FF0"/>
    <w:rsid w:val="00B23509"/>
    <w:rsid w:val="00B359DB"/>
    <w:rsid w:val="00B3632B"/>
    <w:rsid w:val="00B37223"/>
    <w:rsid w:val="00B409D8"/>
    <w:rsid w:val="00B5178D"/>
    <w:rsid w:val="00B633D4"/>
    <w:rsid w:val="00B67F1F"/>
    <w:rsid w:val="00B701D7"/>
    <w:rsid w:val="00B8024C"/>
    <w:rsid w:val="00B878ED"/>
    <w:rsid w:val="00B90595"/>
    <w:rsid w:val="00BA182B"/>
    <w:rsid w:val="00BA215A"/>
    <w:rsid w:val="00BB5F09"/>
    <w:rsid w:val="00BC0D9F"/>
    <w:rsid w:val="00BD7D58"/>
    <w:rsid w:val="00BE053D"/>
    <w:rsid w:val="00BF1A7A"/>
    <w:rsid w:val="00BF1FA3"/>
    <w:rsid w:val="00C00974"/>
    <w:rsid w:val="00C018E4"/>
    <w:rsid w:val="00C04426"/>
    <w:rsid w:val="00C066FA"/>
    <w:rsid w:val="00C25387"/>
    <w:rsid w:val="00C54BE3"/>
    <w:rsid w:val="00C56FE6"/>
    <w:rsid w:val="00C57F80"/>
    <w:rsid w:val="00C768ED"/>
    <w:rsid w:val="00C80426"/>
    <w:rsid w:val="00C82A8F"/>
    <w:rsid w:val="00C916C2"/>
    <w:rsid w:val="00CB436F"/>
    <w:rsid w:val="00CB558E"/>
    <w:rsid w:val="00CC39A6"/>
    <w:rsid w:val="00CC7F56"/>
    <w:rsid w:val="00CD03C2"/>
    <w:rsid w:val="00CD1B12"/>
    <w:rsid w:val="00CD55DC"/>
    <w:rsid w:val="00CD5770"/>
    <w:rsid w:val="00CD602E"/>
    <w:rsid w:val="00CE1BBC"/>
    <w:rsid w:val="00CE2595"/>
    <w:rsid w:val="00CE28CC"/>
    <w:rsid w:val="00CE37D5"/>
    <w:rsid w:val="00CE72FC"/>
    <w:rsid w:val="00CF31EE"/>
    <w:rsid w:val="00D1492F"/>
    <w:rsid w:val="00D161CF"/>
    <w:rsid w:val="00D1794D"/>
    <w:rsid w:val="00D17B69"/>
    <w:rsid w:val="00D3003C"/>
    <w:rsid w:val="00D331F4"/>
    <w:rsid w:val="00D423C5"/>
    <w:rsid w:val="00D424FA"/>
    <w:rsid w:val="00D470E4"/>
    <w:rsid w:val="00D52142"/>
    <w:rsid w:val="00D5280E"/>
    <w:rsid w:val="00D61F14"/>
    <w:rsid w:val="00D76F96"/>
    <w:rsid w:val="00D80D6B"/>
    <w:rsid w:val="00D90950"/>
    <w:rsid w:val="00D93C95"/>
    <w:rsid w:val="00DA69DF"/>
    <w:rsid w:val="00DB2D50"/>
    <w:rsid w:val="00DB33F8"/>
    <w:rsid w:val="00DB47EF"/>
    <w:rsid w:val="00DD1951"/>
    <w:rsid w:val="00DD38E2"/>
    <w:rsid w:val="00DD652A"/>
    <w:rsid w:val="00DF1791"/>
    <w:rsid w:val="00E0207A"/>
    <w:rsid w:val="00E02B93"/>
    <w:rsid w:val="00E13110"/>
    <w:rsid w:val="00E154C9"/>
    <w:rsid w:val="00E24DF1"/>
    <w:rsid w:val="00E30D0C"/>
    <w:rsid w:val="00E40B9A"/>
    <w:rsid w:val="00E431ED"/>
    <w:rsid w:val="00E55C27"/>
    <w:rsid w:val="00E55D90"/>
    <w:rsid w:val="00E64E0D"/>
    <w:rsid w:val="00E64FF5"/>
    <w:rsid w:val="00E87804"/>
    <w:rsid w:val="00E907EC"/>
    <w:rsid w:val="00EA5421"/>
    <w:rsid w:val="00EB34FC"/>
    <w:rsid w:val="00EB5816"/>
    <w:rsid w:val="00ED0EA9"/>
    <w:rsid w:val="00ED1BFF"/>
    <w:rsid w:val="00EF766D"/>
    <w:rsid w:val="00EF77DF"/>
    <w:rsid w:val="00F11BEF"/>
    <w:rsid w:val="00F15421"/>
    <w:rsid w:val="00F258E7"/>
    <w:rsid w:val="00F31B84"/>
    <w:rsid w:val="00F4347C"/>
    <w:rsid w:val="00F51CA7"/>
    <w:rsid w:val="00F52135"/>
    <w:rsid w:val="00F57BA5"/>
    <w:rsid w:val="00F631EC"/>
    <w:rsid w:val="00F64C22"/>
    <w:rsid w:val="00F64FA7"/>
    <w:rsid w:val="00F6736D"/>
    <w:rsid w:val="00F74D19"/>
    <w:rsid w:val="00F80053"/>
    <w:rsid w:val="00F85185"/>
    <w:rsid w:val="00F90668"/>
    <w:rsid w:val="00F923F9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650EDF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34371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4371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4371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4371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4371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616</Words>
  <Characters>3888</Characters>
  <Application>Microsoft Office Word</Application>
  <DocSecurity>0</DocSecurity>
  <Lines>32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</cp:revision>
  <cp:lastPrinted>2021-12-21T15:17:00Z</cp:lastPrinted>
  <dcterms:created xsi:type="dcterms:W3CDTF">2022-09-05T16:06:00Z</dcterms:created>
  <dcterms:modified xsi:type="dcterms:W3CDTF">2022-09-06T18:52:00Z</dcterms:modified>
</cp:coreProperties>
</file>