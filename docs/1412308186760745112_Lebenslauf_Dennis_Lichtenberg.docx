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Sarah Bergmann" w:date="2024-08-08T11:34:00Z">
          <w:tblPr>
            <w:tblStyle w:val="Tabellenraster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985"/>
        <w:gridCol w:w="3538"/>
        <w:gridCol w:w="289"/>
        <w:gridCol w:w="142"/>
        <w:gridCol w:w="567"/>
        <w:gridCol w:w="850"/>
        <w:gridCol w:w="284"/>
        <w:gridCol w:w="1412"/>
        <w:tblGridChange w:id="1">
          <w:tblGrid>
            <w:gridCol w:w="1985"/>
            <w:gridCol w:w="3538"/>
            <w:gridCol w:w="289"/>
            <w:gridCol w:w="142"/>
            <w:gridCol w:w="567"/>
            <w:gridCol w:w="850"/>
            <w:gridCol w:w="284"/>
            <w:gridCol w:w="1412"/>
          </w:tblGrid>
        </w:tblGridChange>
      </w:tblGrid>
      <w:tr w:rsidR="002508C2" w:rsidRPr="00996E03" w14:paraId="5DF08F91" w14:textId="77777777" w:rsidTr="007269D8">
        <w:trPr>
          <w:trHeight w:val="20"/>
          <w:trPrChange w:id="2" w:author="Sarah Bergmann" w:date="2024-08-08T11:34:00Z">
            <w:trPr>
              <w:trHeight w:val="340"/>
            </w:trPr>
          </w:trPrChange>
        </w:trPr>
        <w:tc>
          <w:tcPr>
            <w:tcW w:w="9067" w:type="dxa"/>
            <w:gridSpan w:val="8"/>
            <w:vAlign w:val="bottom"/>
            <w:tcPrChange w:id="3" w:author="Sarah Bergmann" w:date="2024-08-08T11:34:00Z">
              <w:tcPr>
                <w:tcW w:w="9067" w:type="dxa"/>
                <w:gridSpan w:val="8"/>
              </w:tcPr>
            </w:tcPrChange>
          </w:tcPr>
          <w:p w14:paraId="3548ACAF" w14:textId="6B3656E2" w:rsidR="004C375E" w:rsidRPr="00996E03" w:rsidRDefault="00033B5B" w:rsidP="005B41E6">
            <w:pPr>
              <w:jc w:val="center"/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</w:pPr>
            <w:r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 xml:space="preserve"> </w:t>
            </w:r>
            <w:r w:rsidR="004C375E" w:rsidRPr="00996E03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Dennis Lichtenberg</w:t>
            </w:r>
          </w:p>
          <w:p w14:paraId="11DD220E" w14:textId="7B5B84E4" w:rsidR="002508C2" w:rsidRPr="00996E03" w:rsidRDefault="004C375E" w:rsidP="005B41E6">
            <w:pPr>
              <w:jc w:val="center"/>
              <w:rPr>
                <w:rFonts w:ascii="Times New Roman" w:hAnsi="Times New Roman" w:cs="Times New Roman"/>
              </w:rPr>
            </w:pPr>
            <w:r w:rsidRPr="00996E03">
              <w:rPr>
                <w:rFonts w:ascii="Times New Roman" w:hAnsi="Times New Roman" w:cs="Times New Roman"/>
                <w:sz w:val="20"/>
              </w:rPr>
              <w:t xml:space="preserve">In der </w:t>
            </w:r>
            <w:proofErr w:type="spellStart"/>
            <w:r w:rsidRPr="00996E03">
              <w:rPr>
                <w:rFonts w:ascii="Times New Roman" w:hAnsi="Times New Roman" w:cs="Times New Roman"/>
                <w:sz w:val="20"/>
              </w:rPr>
              <w:t>Feienwiese</w:t>
            </w:r>
            <w:proofErr w:type="spellEnd"/>
            <w:r w:rsidRPr="00996E03">
              <w:rPr>
                <w:rFonts w:ascii="Times New Roman" w:hAnsi="Times New Roman" w:cs="Times New Roman"/>
                <w:sz w:val="20"/>
              </w:rPr>
              <w:t xml:space="preserve"> 1</w:t>
            </w:r>
            <w:r w:rsidR="00853438" w:rsidRPr="00996E03">
              <w:rPr>
                <w:rFonts w:ascii="Times New Roman" w:hAnsi="Times New Roman" w:cs="Times New Roman"/>
                <w:sz w:val="20"/>
              </w:rPr>
              <w:t xml:space="preserve">, </w:t>
            </w:r>
            <w:r w:rsidRPr="00996E03">
              <w:rPr>
                <w:rFonts w:ascii="Times New Roman" w:hAnsi="Times New Roman" w:cs="Times New Roman"/>
                <w:sz w:val="20"/>
              </w:rPr>
              <w:t>53783 Eitorf</w:t>
            </w:r>
          </w:p>
          <w:p w14:paraId="722A5AF6" w14:textId="64249E44" w:rsidR="008050E4" w:rsidRPr="00996E03" w:rsidRDefault="002B2091" w:rsidP="005B41E6">
            <w:pPr>
              <w:jc w:val="center"/>
              <w:rPr>
                <w:rFonts w:ascii="Times New Roman" w:hAnsi="Times New Roman" w:cs="Times New Roman"/>
              </w:rPr>
            </w:pPr>
            <w:r w:rsidRPr="00996E03">
              <w:rPr>
                <w:rFonts w:ascii="Times New Roman" w:hAnsi="Times New Roman" w:cs="Times New Roman"/>
                <w:color w:val="000000"/>
                <w:sz w:val="20"/>
              </w:rPr>
              <w:t>+4</w:t>
            </w:r>
            <w:r w:rsidR="0091331D" w:rsidRPr="00996E03">
              <w:rPr>
                <w:rFonts w:ascii="Times New Roman" w:hAnsi="Times New Roman" w:cs="Times New Roman"/>
                <w:color w:val="000000"/>
                <w:sz w:val="20"/>
              </w:rPr>
              <w:t>9</w:t>
            </w:r>
            <w:r w:rsidRPr="00996E03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r w:rsidR="004C375E" w:rsidRPr="00996E03">
              <w:rPr>
                <w:rFonts w:ascii="Times New Roman" w:hAnsi="Times New Roman" w:cs="Times New Roman"/>
                <w:color w:val="000000"/>
                <w:sz w:val="20"/>
              </w:rPr>
              <w:t>175 123 2690</w:t>
            </w:r>
            <w:r w:rsidR="00AB016A" w:rsidRPr="00996E03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r w:rsidR="008050E4" w:rsidRPr="00996E03">
              <w:rPr>
                <w:rFonts w:ascii="Times New Roman" w:hAnsi="Times New Roman" w:cs="Times New Roman"/>
                <w:color w:val="000000"/>
                <w:sz w:val="20"/>
              </w:rPr>
              <w:t xml:space="preserve">| </w:t>
            </w:r>
            <w:r w:rsidR="003079DD">
              <w:rPr>
                <w:rFonts w:ascii="Times New Roman" w:hAnsi="Times New Roman" w:cs="Times New Roman"/>
                <w:color w:val="000000"/>
                <w:sz w:val="20"/>
              </w:rPr>
              <w:t>dennislichtenberg@icloud</w:t>
            </w:r>
            <w:r w:rsidR="00896E6F">
              <w:rPr>
                <w:rFonts w:ascii="Times New Roman" w:hAnsi="Times New Roman" w:cs="Times New Roman"/>
                <w:color w:val="000000"/>
                <w:sz w:val="20"/>
              </w:rPr>
              <w:t>.</w:t>
            </w:r>
            <w:r w:rsidR="00CD2308" w:rsidRPr="00996E03">
              <w:rPr>
                <w:rFonts w:ascii="Times New Roman" w:hAnsi="Times New Roman" w:cs="Times New Roman"/>
                <w:color w:val="000000"/>
                <w:sz w:val="20"/>
              </w:rPr>
              <w:t>com</w:t>
            </w:r>
            <w:r w:rsidRPr="00996E03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r w:rsidR="008050E4" w:rsidRPr="00996E03">
              <w:rPr>
                <w:rFonts w:ascii="Times New Roman" w:hAnsi="Times New Roman" w:cs="Times New Roman"/>
                <w:color w:val="000000"/>
                <w:sz w:val="20"/>
              </w:rPr>
              <w:t xml:space="preserve">| </w:t>
            </w:r>
            <w:r w:rsidR="004C375E" w:rsidRPr="00996E03">
              <w:rPr>
                <w:rFonts w:ascii="Times New Roman" w:hAnsi="Times New Roman" w:cs="Times New Roman"/>
                <w:color w:val="000000"/>
                <w:sz w:val="20"/>
              </w:rPr>
              <w:t>03.08.2004 in Troisdorf</w:t>
            </w:r>
          </w:p>
        </w:tc>
      </w:tr>
      <w:tr w:rsidR="002508C2" w:rsidRPr="00996E03" w14:paraId="0FCADE56" w14:textId="77777777" w:rsidTr="007269D8">
        <w:trPr>
          <w:trHeight w:val="510"/>
          <w:trPrChange w:id="4" w:author="Sarah Bergmann" w:date="2024-08-08T11:35:00Z">
            <w:trPr>
              <w:trHeight w:val="567"/>
            </w:trPr>
          </w:trPrChange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  <w:tcPrChange w:id="5" w:author="Sarah Bergmann" w:date="2024-08-08T11:35:00Z">
              <w:tcPr>
                <w:tcW w:w="9067" w:type="dxa"/>
                <w:gridSpan w:val="8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D8D5699" w:rsidR="002508C2" w:rsidRPr="00996E03" w:rsidRDefault="00B6791F" w:rsidP="005B41E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D047B" w:rsidRPr="00996E03" w14:paraId="4761FE3D" w14:textId="77777777" w:rsidTr="00186192">
        <w:trPr>
          <w:trHeight w:val="340"/>
        </w:trPr>
        <w:tc>
          <w:tcPr>
            <w:tcW w:w="7655" w:type="dxa"/>
            <w:gridSpan w:val="7"/>
            <w:vAlign w:val="bottom"/>
          </w:tcPr>
          <w:p w14:paraId="79B0EEE7" w14:textId="4A945647" w:rsidR="00DD047B" w:rsidRPr="00996E03" w:rsidRDefault="00DD047B" w:rsidP="005B41E6">
            <w:pPr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</w:pPr>
            <w:r w:rsidRPr="00996E03"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 xml:space="preserve">Technische Hochschule Köln </w:t>
            </w:r>
          </w:p>
        </w:tc>
        <w:tc>
          <w:tcPr>
            <w:tcW w:w="1412" w:type="dxa"/>
            <w:vAlign w:val="bottom"/>
          </w:tcPr>
          <w:p w14:paraId="13C9FFAB" w14:textId="51D99D79" w:rsidR="00DD047B" w:rsidRPr="00996E03" w:rsidRDefault="00DD047B" w:rsidP="005B41E6">
            <w:pPr>
              <w:jc w:val="right"/>
              <w:rPr>
                <w:rFonts w:ascii="Times New Roman" w:hAnsi="Times New Roman" w:cs="Times New Roman"/>
                <w:i/>
                <w:smallCaps/>
                <w:sz w:val="23"/>
                <w:szCs w:val="23"/>
              </w:rPr>
            </w:pPr>
            <w:r w:rsidRPr="00996E03">
              <w:rPr>
                <w:rFonts w:ascii="Times New Roman" w:hAnsi="Times New Roman" w:cs="Times New Roman"/>
                <w:i/>
                <w:smallCaps/>
                <w:sz w:val="23"/>
                <w:szCs w:val="23"/>
              </w:rPr>
              <w:t>Köln</w:t>
            </w:r>
          </w:p>
        </w:tc>
      </w:tr>
      <w:tr w:rsidR="005463E4" w:rsidRPr="00996E03" w14:paraId="00418946" w14:textId="77777777" w:rsidTr="005463E4">
        <w:trPr>
          <w:trHeight w:val="73"/>
        </w:trPr>
        <w:tc>
          <w:tcPr>
            <w:tcW w:w="7655" w:type="dxa"/>
            <w:gridSpan w:val="7"/>
            <w:vAlign w:val="bottom"/>
          </w:tcPr>
          <w:p w14:paraId="15635011" w14:textId="3207FBAF" w:rsidR="005463E4" w:rsidRPr="00996E03" w:rsidRDefault="00390698" w:rsidP="005463E4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LL.B. in Wirtschaftsrecht </w:t>
            </w:r>
          </w:p>
        </w:tc>
        <w:tc>
          <w:tcPr>
            <w:tcW w:w="1412" w:type="dxa"/>
            <w:vAlign w:val="bottom"/>
          </w:tcPr>
          <w:p w14:paraId="1E0350DA" w14:textId="38692640" w:rsidR="005463E4" w:rsidRPr="00996E03" w:rsidRDefault="005463E4" w:rsidP="005463E4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96E03">
              <w:rPr>
                <w:rFonts w:ascii="Times New Roman" w:hAnsi="Times New Roman" w:cs="Times New Roman"/>
                <w:iCs/>
                <w:smallCaps/>
                <w:sz w:val="18"/>
                <w:szCs w:val="18"/>
              </w:rPr>
              <w:t>0</w:t>
            </w:r>
            <w:r w:rsidR="00390698">
              <w:rPr>
                <w:rFonts w:ascii="Times New Roman" w:hAnsi="Times New Roman" w:cs="Times New Roman"/>
                <w:iCs/>
                <w:smallCaps/>
                <w:sz w:val="18"/>
                <w:szCs w:val="18"/>
              </w:rPr>
              <w:t>9</w:t>
            </w:r>
            <w:r w:rsidRPr="00996E03">
              <w:rPr>
                <w:rFonts w:ascii="Times New Roman" w:hAnsi="Times New Roman" w:cs="Times New Roman"/>
                <w:iCs/>
                <w:smallCaps/>
                <w:sz w:val="18"/>
                <w:szCs w:val="18"/>
              </w:rPr>
              <w:t>/20</w:t>
            </w:r>
            <w:r w:rsidR="00390698">
              <w:rPr>
                <w:rFonts w:ascii="Times New Roman" w:hAnsi="Times New Roman" w:cs="Times New Roman"/>
                <w:iCs/>
                <w:smallCaps/>
                <w:sz w:val="18"/>
                <w:szCs w:val="18"/>
              </w:rPr>
              <w:t>24</w:t>
            </w:r>
            <w:r w:rsidRPr="00996E03">
              <w:rPr>
                <w:rFonts w:ascii="Times New Roman" w:hAnsi="Times New Roman" w:cs="Times New Roman"/>
                <w:iCs/>
                <w:smallCaps/>
                <w:sz w:val="18"/>
                <w:szCs w:val="18"/>
              </w:rPr>
              <w:t xml:space="preserve"> – 0</w:t>
            </w:r>
            <w:r w:rsidR="00390698">
              <w:rPr>
                <w:rFonts w:ascii="Times New Roman" w:hAnsi="Times New Roman" w:cs="Times New Roman"/>
                <w:iCs/>
                <w:smallCaps/>
                <w:sz w:val="18"/>
                <w:szCs w:val="18"/>
              </w:rPr>
              <w:t>9</w:t>
            </w:r>
            <w:r w:rsidRPr="00996E03">
              <w:rPr>
                <w:rFonts w:ascii="Times New Roman" w:hAnsi="Times New Roman" w:cs="Times New Roman"/>
                <w:iCs/>
                <w:smallCaps/>
                <w:sz w:val="18"/>
                <w:szCs w:val="18"/>
              </w:rPr>
              <w:t>/202</w:t>
            </w:r>
            <w:r w:rsidR="00390698">
              <w:rPr>
                <w:rFonts w:ascii="Times New Roman" w:hAnsi="Times New Roman" w:cs="Times New Roman"/>
                <w:iCs/>
                <w:smallCaps/>
                <w:sz w:val="18"/>
                <w:szCs w:val="18"/>
              </w:rPr>
              <w:t>7</w:t>
            </w:r>
          </w:p>
        </w:tc>
      </w:tr>
      <w:tr w:rsidR="00186192" w:rsidRPr="00996E03" w14:paraId="73BB5BCC" w14:textId="77777777" w:rsidTr="00186192">
        <w:trPr>
          <w:trHeight w:val="20"/>
        </w:trPr>
        <w:tc>
          <w:tcPr>
            <w:tcW w:w="7655" w:type="dxa"/>
            <w:gridSpan w:val="7"/>
            <w:vAlign w:val="bottom"/>
          </w:tcPr>
          <w:p w14:paraId="5685AE38" w14:textId="7020FF4B" w:rsidR="00186192" w:rsidRPr="00996E03" w:rsidRDefault="00186192" w:rsidP="0018619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 xml:space="preserve">Aktueller Notenschnitt: </w:t>
            </w:r>
            <w:r w:rsidR="0081096F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1,9</w:t>
            </w:r>
          </w:p>
          <w:p w14:paraId="179639A4" w14:textId="7E55E3F8" w:rsidR="00186192" w:rsidRPr="00996E03" w:rsidRDefault="00186192" w:rsidP="00186192">
            <w:pPr>
              <w:pStyle w:val="Bullets"/>
              <w:rPr>
                <w:rFonts w:ascii="Times New Roman" w:hAnsi="Times New Roman" w:cs="Times New Roman"/>
              </w:rPr>
            </w:pP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 xml:space="preserve">Relevante Module: </w:t>
            </w:r>
            <w:r w:rsidR="0081096F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Rechtsformwahl und Europarecht (1.0</w:t>
            </w: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)</w:t>
            </w:r>
            <w:r w:rsidR="007B5775" w:rsidRPr="00996E03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 xml:space="preserve">, </w:t>
            </w:r>
            <w:r w:rsidR="0081096F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Grundlagen des Rechnungswesens (1.3),</w:t>
            </w: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 xml:space="preserve"> Grundlagen des Rechts (1</w:t>
            </w:r>
            <w:r w:rsidR="007B5775" w:rsidRPr="00996E03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.</w:t>
            </w: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0)</w:t>
            </w:r>
          </w:p>
        </w:tc>
        <w:tc>
          <w:tcPr>
            <w:tcW w:w="1412" w:type="dxa"/>
            <w:vAlign w:val="bottom"/>
          </w:tcPr>
          <w:p w14:paraId="792DF921" w14:textId="77777777" w:rsidR="00186192" w:rsidRPr="00996E03" w:rsidRDefault="00186192" w:rsidP="005B41E6">
            <w:pPr>
              <w:jc w:val="right"/>
              <w:rPr>
                <w:rFonts w:ascii="Times New Roman" w:hAnsi="Times New Roman" w:cs="Times New Roman"/>
                <w:i/>
                <w:smallCaps/>
                <w:sz w:val="23"/>
                <w:szCs w:val="23"/>
              </w:rPr>
            </w:pPr>
          </w:p>
        </w:tc>
      </w:tr>
      <w:tr w:rsidR="00A55368" w:rsidRPr="00996E03" w14:paraId="219A5B58" w14:textId="77777777" w:rsidTr="00186192">
        <w:trPr>
          <w:trHeight w:val="340"/>
        </w:trPr>
        <w:tc>
          <w:tcPr>
            <w:tcW w:w="7655" w:type="dxa"/>
            <w:gridSpan w:val="7"/>
            <w:vAlign w:val="bottom"/>
          </w:tcPr>
          <w:p w14:paraId="2B22C1D5" w14:textId="17059880" w:rsidR="00A55368" w:rsidRPr="00996E03" w:rsidRDefault="00A55368" w:rsidP="005B41E6">
            <w:pPr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</w:pPr>
            <w:r w:rsidRPr="00996E03"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 xml:space="preserve">Siegtal-Gymnasium-Eitorf </w:t>
            </w:r>
          </w:p>
        </w:tc>
        <w:tc>
          <w:tcPr>
            <w:tcW w:w="1412" w:type="dxa"/>
            <w:vAlign w:val="bottom"/>
          </w:tcPr>
          <w:p w14:paraId="6F72C91D" w14:textId="4D92BFF3" w:rsidR="00A55368" w:rsidRPr="00996E03" w:rsidRDefault="00A55368" w:rsidP="005B41E6">
            <w:pPr>
              <w:jc w:val="right"/>
              <w:rPr>
                <w:rFonts w:ascii="Times New Roman" w:hAnsi="Times New Roman" w:cs="Times New Roman"/>
                <w:i/>
                <w:smallCaps/>
                <w:sz w:val="23"/>
                <w:szCs w:val="23"/>
              </w:rPr>
            </w:pPr>
            <w:r w:rsidRPr="00996E03">
              <w:rPr>
                <w:rFonts w:ascii="Times New Roman" w:hAnsi="Times New Roman" w:cs="Times New Roman"/>
                <w:i/>
                <w:smallCaps/>
                <w:sz w:val="23"/>
                <w:szCs w:val="23"/>
              </w:rPr>
              <w:t xml:space="preserve">Eitorf </w:t>
            </w:r>
          </w:p>
        </w:tc>
      </w:tr>
      <w:tr w:rsidR="00A55368" w:rsidRPr="00996E03" w14:paraId="3AF01BB2" w14:textId="77777777" w:rsidTr="00186192">
        <w:trPr>
          <w:trHeight w:val="20"/>
        </w:trPr>
        <w:tc>
          <w:tcPr>
            <w:tcW w:w="7655" w:type="dxa"/>
            <w:gridSpan w:val="7"/>
            <w:vAlign w:val="bottom"/>
          </w:tcPr>
          <w:p w14:paraId="39AEF18C" w14:textId="0C7519A2" w:rsidR="00A55368" w:rsidRPr="00996E03" w:rsidRDefault="00A55368" w:rsidP="005B41E6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96E03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Allgemeine Hochschulreife </w:t>
            </w:r>
          </w:p>
        </w:tc>
        <w:tc>
          <w:tcPr>
            <w:tcW w:w="1412" w:type="dxa"/>
            <w:vAlign w:val="bottom"/>
          </w:tcPr>
          <w:p w14:paraId="077552A4" w14:textId="5934A23A" w:rsidR="00A55368" w:rsidRPr="00996E03" w:rsidRDefault="00A55368" w:rsidP="005B41E6">
            <w:pPr>
              <w:jc w:val="right"/>
              <w:rPr>
                <w:rFonts w:ascii="Times New Roman" w:hAnsi="Times New Roman" w:cs="Times New Roman"/>
                <w:iCs/>
                <w:smallCaps/>
                <w:sz w:val="18"/>
                <w:szCs w:val="18"/>
              </w:rPr>
            </w:pPr>
            <w:r w:rsidRPr="00996E03">
              <w:rPr>
                <w:rFonts w:ascii="Times New Roman" w:hAnsi="Times New Roman" w:cs="Times New Roman"/>
                <w:iCs/>
                <w:smallCaps/>
                <w:sz w:val="18"/>
                <w:szCs w:val="18"/>
              </w:rPr>
              <w:t>08/2015 – 06/2023</w:t>
            </w:r>
          </w:p>
        </w:tc>
      </w:tr>
      <w:tr w:rsidR="00A55368" w:rsidRPr="00996E03" w14:paraId="150EFDAB" w14:textId="77777777" w:rsidTr="008623A2">
        <w:trPr>
          <w:trHeight w:val="20"/>
        </w:trPr>
        <w:tc>
          <w:tcPr>
            <w:tcW w:w="9067" w:type="dxa"/>
            <w:gridSpan w:val="8"/>
            <w:vAlign w:val="bottom"/>
          </w:tcPr>
          <w:p w14:paraId="69E49F5F" w14:textId="5E4507B1" w:rsidR="00A55368" w:rsidRPr="00996E03" w:rsidRDefault="007269D8" w:rsidP="005B41E6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96E03">
              <w:rPr>
                <w:rFonts w:ascii="Times New Roman" w:hAnsi="Times New Roman" w:cs="Times New Roman"/>
                <w:bCs/>
                <w:sz w:val="18"/>
                <w:szCs w:val="18"/>
              </w:rPr>
              <w:t>Abschlussn</w:t>
            </w:r>
            <w:r w:rsidR="00A55368" w:rsidRPr="00996E03">
              <w:rPr>
                <w:rFonts w:ascii="Times New Roman" w:hAnsi="Times New Roman" w:cs="Times New Roman"/>
                <w:bCs/>
                <w:sz w:val="18"/>
                <w:szCs w:val="18"/>
              </w:rPr>
              <w:t>ote: 1</w:t>
            </w:r>
            <w:r w:rsidR="007B5775" w:rsidRPr="00996E03">
              <w:rPr>
                <w:rFonts w:ascii="Times New Roman" w:hAnsi="Times New Roman" w:cs="Times New Roman"/>
                <w:bCs/>
                <w:sz w:val="18"/>
                <w:szCs w:val="18"/>
              </w:rPr>
              <w:t>.</w:t>
            </w:r>
            <w:r w:rsidR="00A55368" w:rsidRPr="00996E03">
              <w:rPr>
                <w:rFonts w:ascii="Times New Roman" w:hAnsi="Times New Roman" w:cs="Times New Roman"/>
                <w:bCs/>
                <w:sz w:val="18"/>
                <w:szCs w:val="18"/>
              </w:rPr>
              <w:t>9</w:t>
            </w:r>
          </w:p>
          <w:p w14:paraId="036A0358" w14:textId="02C2FC7F" w:rsidR="00A55368" w:rsidRPr="00996E03" w:rsidRDefault="00A55368" w:rsidP="005B41E6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i/>
                <w:smallCaps/>
                <w:sz w:val="23"/>
                <w:szCs w:val="23"/>
              </w:rPr>
            </w:pPr>
            <w:r w:rsidRPr="00996E03">
              <w:rPr>
                <w:rFonts w:ascii="Times New Roman" w:hAnsi="Times New Roman" w:cs="Times New Roman"/>
                <w:bCs/>
                <w:sz w:val="18"/>
                <w:szCs w:val="18"/>
              </w:rPr>
              <w:t>Träger des DPG-Abiturpreises</w:t>
            </w:r>
            <w:r w:rsidRPr="00996E03">
              <w:rPr>
                <w:rFonts w:ascii="Times New Roman" w:hAnsi="Times New Roman" w:cs="Times New Roman"/>
                <w:bCs/>
                <w:smallCaps/>
                <w:sz w:val="18"/>
                <w:szCs w:val="18"/>
              </w:rPr>
              <w:t xml:space="preserve"> </w:t>
            </w:r>
          </w:p>
        </w:tc>
      </w:tr>
      <w:tr w:rsidR="00A55368" w:rsidRPr="00996E03" w14:paraId="3A2665B3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0F3ED65F" w:rsidR="00A55368" w:rsidRPr="00996E03" w:rsidRDefault="00A55368" w:rsidP="005B41E6">
            <w:pPr>
              <w:pStyle w:val="BERSCHRIFT"/>
              <w:jc w:val="center"/>
              <w:rPr>
                <w:rFonts w:ascii="Times New Roman" w:hAnsi="Times New Roman" w:cs="Times New Roman"/>
                <w:sz w:val="28"/>
              </w:rPr>
            </w:pPr>
            <w:r w:rsidRPr="00996E03">
              <w:rPr>
                <w:rFonts w:ascii="Times New Roman" w:hAnsi="Times New Roman" w:cs="Times New Roman"/>
                <w:sz w:val="28"/>
              </w:rPr>
              <w:t>Praxiserfahrungen</w:t>
            </w:r>
          </w:p>
        </w:tc>
      </w:tr>
      <w:tr w:rsidR="00461E7A" w:rsidRPr="00996E03" w14:paraId="127C64E2" w14:textId="77777777" w:rsidTr="00D5280E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2B2DC2AB" w:rsidR="00461E7A" w:rsidRPr="00996E03" w:rsidRDefault="00461E7A" w:rsidP="00461E7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96E03"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 xml:space="preserve">Rödl &amp; Partner  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65C8F408" w:rsidR="00461E7A" w:rsidRPr="00996E03" w:rsidRDefault="00461E7A" w:rsidP="00461E7A">
            <w:pPr>
              <w:jc w:val="right"/>
              <w:rPr>
                <w:rFonts w:ascii="Times New Roman" w:hAnsi="Times New Roman" w:cs="Times New Roman"/>
                <w:i/>
                <w:smallCaps/>
                <w:sz w:val="23"/>
                <w:szCs w:val="23"/>
              </w:rPr>
            </w:pPr>
            <w:r w:rsidRPr="00996E03">
              <w:rPr>
                <w:rFonts w:ascii="Times New Roman" w:hAnsi="Times New Roman" w:cs="Times New Roman"/>
                <w:i/>
                <w:smallCaps/>
                <w:sz w:val="23"/>
                <w:szCs w:val="23"/>
              </w:rPr>
              <w:t>Köln</w:t>
            </w:r>
          </w:p>
        </w:tc>
      </w:tr>
      <w:tr w:rsidR="00461E7A" w:rsidRPr="00996E03" w14:paraId="335D84E9" w14:textId="77777777" w:rsidTr="008623A2">
        <w:trPr>
          <w:trHeight w:val="20"/>
        </w:trPr>
        <w:tc>
          <w:tcPr>
            <w:tcW w:w="5954" w:type="dxa"/>
            <w:gridSpan w:val="4"/>
            <w:vAlign w:val="bottom"/>
          </w:tcPr>
          <w:p w14:paraId="20B1570F" w14:textId="14EA03D5" w:rsidR="00461E7A" w:rsidRPr="00996E03" w:rsidRDefault="00461E7A" w:rsidP="00461E7A">
            <w:pPr>
              <w:rPr>
                <w:rFonts w:ascii="Times New Roman" w:hAnsi="Times New Roman" w:cs="Times New Roman"/>
                <w:sz w:val="18"/>
              </w:rPr>
            </w:pPr>
            <w:r w:rsidRPr="00996E03">
              <w:rPr>
                <w:rFonts w:ascii="Times New Roman" w:hAnsi="Times New Roman" w:cs="Times New Roman"/>
                <w:sz w:val="18"/>
              </w:rPr>
              <w:t xml:space="preserve">Praktikant in </w:t>
            </w:r>
            <w:r w:rsidR="00414B05">
              <w:rPr>
                <w:rFonts w:ascii="Times New Roman" w:hAnsi="Times New Roman" w:cs="Times New Roman"/>
                <w:sz w:val="18"/>
              </w:rPr>
              <w:t xml:space="preserve">Management Consulting </w:t>
            </w:r>
            <w:r w:rsidR="0081096F">
              <w:rPr>
                <w:rFonts w:ascii="Times New Roman" w:hAnsi="Times New Roman" w:cs="Times New Roman"/>
                <w:sz w:val="18"/>
              </w:rPr>
              <w:t xml:space="preserve">| Public </w:t>
            </w:r>
            <w:proofErr w:type="spellStart"/>
            <w:r w:rsidR="0081096F">
              <w:rPr>
                <w:rFonts w:ascii="Times New Roman" w:hAnsi="Times New Roman" w:cs="Times New Roman"/>
                <w:sz w:val="18"/>
              </w:rPr>
              <w:t>Sector</w:t>
            </w:r>
            <w:proofErr w:type="spellEnd"/>
          </w:p>
        </w:tc>
        <w:tc>
          <w:tcPr>
            <w:tcW w:w="3113" w:type="dxa"/>
            <w:gridSpan w:val="4"/>
            <w:vAlign w:val="bottom"/>
          </w:tcPr>
          <w:p w14:paraId="0475B997" w14:textId="17C36612" w:rsidR="00461E7A" w:rsidRPr="00A713D0" w:rsidRDefault="00414B05" w:rsidP="00461E7A">
            <w:p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 w:rsidRPr="00A713D0">
              <w:rPr>
                <w:rFonts w:ascii="Times New Roman" w:hAnsi="Times New Roman" w:cs="Times New Roman"/>
                <w:sz w:val="18"/>
                <w:lang w:val="en-US"/>
              </w:rPr>
              <w:t>07/20</w:t>
            </w:r>
            <w:r w:rsidR="00461E7A" w:rsidRPr="00A713D0">
              <w:rPr>
                <w:rFonts w:ascii="Times New Roman" w:hAnsi="Times New Roman" w:cs="Times New Roman"/>
                <w:sz w:val="18"/>
                <w:lang w:val="en-US"/>
              </w:rPr>
              <w:t>25</w:t>
            </w:r>
            <w:r w:rsidR="00BB2810">
              <w:rPr>
                <w:rFonts w:ascii="Times New Roman" w:hAnsi="Times New Roman" w:cs="Times New Roman"/>
                <w:sz w:val="18"/>
                <w:lang w:val="en-US"/>
              </w:rPr>
              <w:t xml:space="preserve"> – 10/2025</w:t>
            </w:r>
          </w:p>
        </w:tc>
      </w:tr>
      <w:tr w:rsidR="00461E7A" w:rsidRPr="00996E03" w14:paraId="54C3D64C" w14:textId="77777777" w:rsidTr="008623A2">
        <w:trPr>
          <w:trHeight w:val="20"/>
        </w:trPr>
        <w:tc>
          <w:tcPr>
            <w:tcW w:w="9067" w:type="dxa"/>
            <w:gridSpan w:val="8"/>
            <w:vAlign w:val="bottom"/>
          </w:tcPr>
          <w:p w14:paraId="4462BE53" w14:textId="77777777" w:rsidR="00461E7A" w:rsidRDefault="00BB2810" w:rsidP="00BB2810">
            <w:pPr>
              <w:pStyle w:val="Bullets"/>
              <w:numPr>
                <w:ilvl w:val="0"/>
                <w:numId w:val="35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Teil der Praxisgruppe Technology &amp;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Operations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 mit einem starken Fokus auf die digitale Transformation des öffentlichen Sektors</w:t>
            </w:r>
          </w:p>
          <w:p w14:paraId="7E48093C" w14:textId="0480F0CC" w:rsidR="003079DD" w:rsidRPr="003079DD" w:rsidRDefault="003079DD" w:rsidP="003079DD">
            <w:pPr>
              <w:pStyle w:val="Bullets"/>
              <w:numPr>
                <w:ilvl w:val="0"/>
                <w:numId w:val="35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Beratung öffentlicher Unternehmen im Rahmen von Effizienzsteigerungs- und Digitalisierungsprojekten, sowie Ausarbeitung konkreter Handlungsempfehlungen und Umsetzungsstrategien </w:t>
            </w:r>
          </w:p>
          <w:p w14:paraId="01FC063F" w14:textId="47B30FD3" w:rsidR="00BB2810" w:rsidRDefault="00BB2810" w:rsidP="00BB2810">
            <w:pPr>
              <w:pStyle w:val="Bullets"/>
              <w:numPr>
                <w:ilvl w:val="0"/>
                <w:numId w:val="35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Konzeption von</w:t>
            </w:r>
            <w:r w:rsidR="003079DD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 neuen Geschäftsmodellen und Erstellung von </w:t>
            </w:r>
            <w:r w:rsidR="00420BDD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App</w:t>
            </w:r>
            <w:r w:rsidR="003079DD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-A</w:t>
            </w:r>
            <w:r w:rsidR="00420BDD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nwendungen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 </w:t>
            </w:r>
            <w:r w:rsidR="00420BDD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anhand von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No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/Low-Code-Lösungen </w:t>
            </w:r>
          </w:p>
          <w:p w14:paraId="5736AD3F" w14:textId="57C9BD17" w:rsidR="00BB2810" w:rsidRDefault="00BB2810" w:rsidP="00BB2810">
            <w:pPr>
              <w:pStyle w:val="Bullets"/>
              <w:numPr>
                <w:ilvl w:val="0"/>
                <w:numId w:val="35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Mitwirkung an einer statistischen Mietspiegelerhebung und Durchführung von Datenanalysen </w:t>
            </w:r>
          </w:p>
          <w:p w14:paraId="6DD9BA0F" w14:textId="54CD544B" w:rsidR="00FB6543" w:rsidRPr="00FB6543" w:rsidRDefault="00FB6543" w:rsidP="00FB6543">
            <w:pPr>
              <w:pStyle w:val="Bullets"/>
              <w:numPr>
                <w:ilvl w:val="0"/>
                <w:numId w:val="35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Erstellung von Kundenpräsentationen mit PowerPoint</w:t>
            </w:r>
            <w:r w:rsidR="003079DD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, sowie Recherche zu aktuellen Marktentwicklungen</w:t>
            </w:r>
          </w:p>
        </w:tc>
      </w:tr>
      <w:tr w:rsidR="00414B05" w:rsidRPr="00996E03" w14:paraId="0C958616" w14:textId="77777777" w:rsidTr="009F2052">
        <w:trPr>
          <w:trHeight w:val="340"/>
        </w:trPr>
        <w:tc>
          <w:tcPr>
            <w:tcW w:w="6521" w:type="dxa"/>
            <w:gridSpan w:val="5"/>
            <w:vAlign w:val="bottom"/>
          </w:tcPr>
          <w:p w14:paraId="59293A41" w14:textId="03623580" w:rsidR="00414B05" w:rsidRPr="00C34C7B" w:rsidRDefault="00414B05" w:rsidP="00414B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</w:pPr>
            <w:r w:rsidRPr="00C34C7B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  <w:t xml:space="preserve">Rödl &amp; Partner  </w:t>
            </w:r>
          </w:p>
        </w:tc>
        <w:tc>
          <w:tcPr>
            <w:tcW w:w="2546" w:type="dxa"/>
            <w:gridSpan w:val="3"/>
            <w:vAlign w:val="bottom"/>
          </w:tcPr>
          <w:p w14:paraId="4C30F0DF" w14:textId="671E7D64" w:rsidR="00414B05" w:rsidRPr="00996E03" w:rsidRDefault="00414B05" w:rsidP="00414B05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ascii="Times New Roman" w:hAnsi="Times New Roman" w:cs="Times New Roman"/>
                <w:smallCaps/>
                <w:sz w:val="23"/>
                <w:szCs w:val="23"/>
              </w:rPr>
              <w:t xml:space="preserve">                             </w:t>
            </w:r>
            <w:r w:rsidRPr="00996E03">
              <w:rPr>
                <w:rFonts w:ascii="Times New Roman" w:hAnsi="Times New Roman" w:cs="Times New Roman"/>
                <w:smallCaps/>
                <w:sz w:val="23"/>
                <w:szCs w:val="23"/>
              </w:rPr>
              <w:t>Köln</w:t>
            </w:r>
          </w:p>
        </w:tc>
      </w:tr>
      <w:tr w:rsidR="00414B05" w:rsidRPr="00996E03" w14:paraId="125B60E5" w14:textId="77777777" w:rsidTr="00414B05">
        <w:trPr>
          <w:trHeight w:val="20"/>
        </w:trPr>
        <w:tc>
          <w:tcPr>
            <w:tcW w:w="5812" w:type="dxa"/>
            <w:gridSpan w:val="3"/>
            <w:vAlign w:val="bottom"/>
          </w:tcPr>
          <w:p w14:paraId="09595187" w14:textId="277E3974" w:rsidR="00414B05" w:rsidRPr="001307F2" w:rsidRDefault="00414B05" w:rsidP="00414B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</w:pPr>
            <w:r w:rsidRPr="001307F2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Praktikant in der Wirtschaftsprüfung </w:t>
            </w:r>
            <w:r w:rsidR="0081096F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| </w:t>
            </w:r>
            <w:r w:rsidRPr="001307F2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Mittelstand und Start-Up </w:t>
            </w:r>
          </w:p>
        </w:tc>
        <w:tc>
          <w:tcPr>
            <w:tcW w:w="3255" w:type="dxa"/>
            <w:gridSpan w:val="5"/>
            <w:vAlign w:val="bottom"/>
          </w:tcPr>
          <w:p w14:paraId="5F45C31F" w14:textId="0261A17E" w:rsidR="00414B05" w:rsidRPr="00A713D0" w:rsidRDefault="00414B05" w:rsidP="00414B05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 xml:space="preserve">                          </w:t>
            </w:r>
            <w:r w:rsidRPr="00A713D0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02/2025 – 05/2025</w:t>
            </w:r>
          </w:p>
        </w:tc>
      </w:tr>
      <w:tr w:rsidR="00414B05" w:rsidRPr="00996E03" w14:paraId="751DE98A" w14:textId="77777777" w:rsidTr="008623A2">
        <w:trPr>
          <w:trHeight w:val="20"/>
        </w:trPr>
        <w:tc>
          <w:tcPr>
            <w:tcW w:w="9067" w:type="dxa"/>
            <w:gridSpan w:val="8"/>
            <w:vAlign w:val="bottom"/>
          </w:tcPr>
          <w:p w14:paraId="31FAC8DE" w14:textId="77777777" w:rsidR="00414B05" w:rsidRPr="00996E03" w:rsidRDefault="00414B05" w:rsidP="00414B0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</w:pP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  <w:t xml:space="preserve">Rödl &amp; Partner ist eine international in 50 Ländern tätige Wirtschaftsprüfungs- und Beratungsgesellschaft,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  <w:t>die</w:t>
            </w: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  <w:t xml:space="preserve"> sich auf mittelständische Weltmarktführer spezialisiert hat </w:t>
            </w:r>
          </w:p>
          <w:p w14:paraId="7CF8B3AD" w14:textId="77777777" w:rsidR="00414B05" w:rsidRPr="00996E03" w:rsidRDefault="00414B05" w:rsidP="00414B0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Unterstützung bei der Jahresabschlussprüfung für mittelständische Unternehmen und Start-Ups aus der Industrie-, Tech- und Immobilienbranche </w:t>
            </w:r>
          </w:p>
          <w:p w14:paraId="6C11FB8A" w14:textId="77777777" w:rsidR="00414B05" w:rsidRPr="00996E03" w:rsidRDefault="00414B05" w:rsidP="00414B0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Durchführung von Datenanalysen im Rahmen des Journal Entry </w:t>
            </w:r>
            <w:proofErr w:type="spellStart"/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Testing</w:t>
            </w:r>
            <w:proofErr w:type="spellEnd"/>
          </w:p>
          <w:p w14:paraId="56A0E27E" w14:textId="08EBDB8A" w:rsidR="00414B05" w:rsidRPr="00A12FF5" w:rsidRDefault="00414B05" w:rsidP="00A12FF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</w:pPr>
            <w:r w:rsidRPr="00A12FF5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  <w:t>Prüfung und Recherche zu Lageberichten über die zukünftige wirtschaftliche Prognose der Mandanten</w:t>
            </w:r>
          </w:p>
        </w:tc>
      </w:tr>
      <w:tr w:rsidR="00414B05" w:rsidRPr="00996E03" w14:paraId="0002941E" w14:textId="77777777" w:rsidTr="00461E7A">
        <w:trPr>
          <w:trHeight w:val="340"/>
        </w:trPr>
        <w:tc>
          <w:tcPr>
            <w:tcW w:w="5523" w:type="dxa"/>
            <w:gridSpan w:val="2"/>
            <w:vAlign w:val="bottom"/>
          </w:tcPr>
          <w:p w14:paraId="0E578FB6" w14:textId="08A4F395" w:rsidR="00414B05" w:rsidRPr="00996E03" w:rsidRDefault="00414B05" w:rsidP="00414B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</w:pPr>
            <w:r w:rsidRPr="00996E03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  <w:t xml:space="preserve">RSM Ebner Stolz </w:t>
            </w:r>
          </w:p>
        </w:tc>
        <w:tc>
          <w:tcPr>
            <w:tcW w:w="3544" w:type="dxa"/>
            <w:gridSpan w:val="6"/>
            <w:vAlign w:val="bottom"/>
          </w:tcPr>
          <w:p w14:paraId="5030ED0B" w14:textId="215913B5" w:rsidR="00414B05" w:rsidRPr="00996E03" w:rsidRDefault="00414B05" w:rsidP="00414B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Cs w:val="0"/>
                <w:smallCaps/>
                <w:sz w:val="23"/>
                <w:szCs w:val="23"/>
              </w:rPr>
            </w:pPr>
            <w:r w:rsidRPr="00996E03">
              <w:rPr>
                <w:rFonts w:ascii="Times New Roman" w:hAnsi="Times New Roman" w:cs="Times New Roman"/>
                <w:smallCaps/>
                <w:sz w:val="23"/>
                <w:szCs w:val="23"/>
              </w:rPr>
              <w:t>Köln</w:t>
            </w:r>
          </w:p>
        </w:tc>
      </w:tr>
      <w:tr w:rsidR="00414B05" w:rsidRPr="00996E03" w14:paraId="0E3BB8CC" w14:textId="77777777" w:rsidTr="00461E7A">
        <w:trPr>
          <w:trHeight w:val="20"/>
        </w:trPr>
        <w:tc>
          <w:tcPr>
            <w:tcW w:w="5523" w:type="dxa"/>
            <w:gridSpan w:val="2"/>
            <w:vAlign w:val="bottom"/>
          </w:tcPr>
          <w:p w14:paraId="7DF9038F" w14:textId="7D9A4481" w:rsidR="00414B05" w:rsidRPr="00996E03" w:rsidRDefault="00414B05" w:rsidP="00414B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</w:pP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</w:rPr>
              <w:t>Praktikant in der Wirtschaftsprüfung</w:t>
            </w:r>
          </w:p>
        </w:tc>
        <w:tc>
          <w:tcPr>
            <w:tcW w:w="3544" w:type="dxa"/>
            <w:gridSpan w:val="6"/>
            <w:vAlign w:val="bottom"/>
          </w:tcPr>
          <w:p w14:paraId="550A7BC9" w14:textId="20F7FDA7" w:rsidR="00414B05" w:rsidRPr="00996E03" w:rsidRDefault="00414B05" w:rsidP="00414B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mallCaps/>
                <w:sz w:val="23"/>
                <w:szCs w:val="23"/>
              </w:rPr>
            </w:pP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12/2023 – 05/2024</w:t>
            </w:r>
          </w:p>
        </w:tc>
      </w:tr>
      <w:tr w:rsidR="00414B05" w:rsidRPr="00996E03" w14:paraId="4C2E30B9" w14:textId="77777777" w:rsidTr="006A302B">
        <w:trPr>
          <w:trHeight w:val="346"/>
        </w:trPr>
        <w:tc>
          <w:tcPr>
            <w:tcW w:w="9067" w:type="dxa"/>
            <w:gridSpan w:val="8"/>
            <w:vAlign w:val="bottom"/>
          </w:tcPr>
          <w:p w14:paraId="66CBBB03" w14:textId="77777777" w:rsidR="00414B05" w:rsidRPr="00996E03" w:rsidRDefault="00414B05" w:rsidP="00414B0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RSM Ebner Stolz ist eine der zehn größten Wirtschaftsprüfungs- und Beratungsgesellschaften in Deutschland mit</w:t>
            </w:r>
          </w:p>
          <w:p w14:paraId="30D26165" w14:textId="77777777" w:rsidR="00414B05" w:rsidRPr="00996E03" w:rsidRDefault="00414B05" w:rsidP="00414B05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einem besonderen Fokus auf die Betreuung von Unternehmen aus dem Mittelstand und einem Umsatz von über 400 Mio. Euro</w:t>
            </w:r>
          </w:p>
          <w:p w14:paraId="11EF2A79" w14:textId="77777777" w:rsidR="00414B05" w:rsidRPr="00996E03" w:rsidRDefault="00414B05" w:rsidP="00414B0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Prüfung von Bilanzen und GuV von großen mittelständischen Unternehmen (750 Mio.</w:t>
            </w:r>
            <w:del w:id="6" w:author="Sarah Bergmann" w:date="2024-08-08T11:39:00Z">
              <w:r w:rsidRPr="00996E03" w:rsidDel="007269D8">
                <w:rPr>
                  <w:rFonts w:ascii="Times New Roman" w:hAnsi="Times New Roman" w:cs="Times New Roman"/>
                  <w:i w:val="0"/>
                  <w:iCs w:val="0"/>
                  <w:sz w:val="18"/>
                  <w:lang w:val="de-AT"/>
                </w:rPr>
                <w:delText xml:space="preserve"> </w:delText>
              </w:r>
            </w:del>
            <w:del w:id="7" w:author="Sophie Klocke" w:date="2024-08-08T15:36:00Z">
              <w:r w:rsidRPr="00996E03" w:rsidDel="005B41E6">
                <w:rPr>
                  <w:rFonts w:ascii="Times New Roman" w:hAnsi="Times New Roman" w:cs="Times New Roman"/>
                  <w:i w:val="0"/>
                  <w:iCs w:val="0"/>
                  <w:sz w:val="18"/>
                  <w:lang w:val="de-AT"/>
                </w:rPr>
                <w:delText>–</w:delText>
              </w:r>
            </w:del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 bis </w:t>
            </w:r>
            <w:del w:id="8" w:author="Sarah Bergmann" w:date="2024-08-08T11:39:00Z">
              <w:r w:rsidRPr="00996E03" w:rsidDel="007269D8">
                <w:rPr>
                  <w:rFonts w:ascii="Times New Roman" w:hAnsi="Times New Roman" w:cs="Times New Roman"/>
                  <w:i w:val="0"/>
                  <w:iCs w:val="0"/>
                  <w:sz w:val="18"/>
                  <w:lang w:val="de-AT"/>
                </w:rPr>
                <w:delText xml:space="preserve"> </w:delText>
              </w:r>
            </w:del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2 Mrd. Euro Umsatz)</w:t>
            </w:r>
          </w:p>
          <w:p w14:paraId="1F3D2213" w14:textId="713895B1" w:rsidR="00414B05" w:rsidRPr="00996E03" w:rsidRDefault="00414B05" w:rsidP="00414B0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Erstellung von Management-Präsentationen mit PowerPoint </w:t>
            </w:r>
          </w:p>
          <w:p w14:paraId="0750FCA3" w14:textId="77777777" w:rsidR="00414B05" w:rsidRPr="00996E03" w:rsidRDefault="00414B05" w:rsidP="00414B0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Kommunikation mit Teilbereichsprüfern und dem externen Controlling im Rahmen einer Konzernabschlussprüfung und SAP-Umstellung </w:t>
            </w:r>
          </w:p>
          <w:p w14:paraId="70E63FE5" w14:textId="6B4B477B" w:rsidR="00414B05" w:rsidRPr="00996E03" w:rsidRDefault="00414B05" w:rsidP="00414B05">
            <w:pPr>
              <w:pStyle w:val="Bullets"/>
              <w:rPr>
                <w:rFonts w:ascii="Times New Roman" w:hAnsi="Times New Roman" w:cs="Times New Roman"/>
                <w:i w:val="0"/>
                <w:iCs w:val="0"/>
                <w:smallCaps/>
                <w:sz w:val="18"/>
                <w:szCs w:val="18"/>
              </w:rPr>
            </w:pP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  <w:t>Durchführung von Recherchetätigkeiten zu Fragestellungen im Bereich der externen Rechnungslegung nach HGB</w:t>
            </w:r>
          </w:p>
        </w:tc>
      </w:tr>
      <w:tr w:rsidR="00414B05" w:rsidRPr="00996E03" w14:paraId="414B4085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3E2F83E6" w:rsidR="00414B05" w:rsidRPr="00996E03" w:rsidRDefault="00414B05" w:rsidP="00414B05">
            <w:pPr>
              <w:pStyle w:val="BERSCHRIFT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996E03">
              <w:rPr>
                <w:rFonts w:ascii="Times New Roman" w:hAnsi="Times New Roman" w:cs="Times New Roman"/>
                <w:sz w:val="28"/>
              </w:rPr>
              <w:t>Engagement</w:t>
            </w:r>
          </w:p>
        </w:tc>
      </w:tr>
      <w:tr w:rsidR="00414B05" w:rsidRPr="00996E03" w14:paraId="055A4123" w14:textId="77777777" w:rsidTr="00845124">
        <w:trPr>
          <w:trHeight w:val="340"/>
        </w:trPr>
        <w:tc>
          <w:tcPr>
            <w:tcW w:w="5954" w:type="dxa"/>
            <w:gridSpan w:val="4"/>
            <w:vAlign w:val="bottom"/>
          </w:tcPr>
          <w:p w14:paraId="4A20CCB5" w14:textId="09107514" w:rsidR="00414B05" w:rsidRPr="00996E03" w:rsidRDefault="00414B05" w:rsidP="00414B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</w:pPr>
            <w:r w:rsidRPr="00996E03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  <w:t xml:space="preserve">Deutsche Physikalische Gesellschaft </w:t>
            </w:r>
          </w:p>
        </w:tc>
        <w:tc>
          <w:tcPr>
            <w:tcW w:w="3113" w:type="dxa"/>
            <w:gridSpan w:val="4"/>
            <w:vAlign w:val="bottom"/>
          </w:tcPr>
          <w:p w14:paraId="675A1165" w14:textId="5F7EBF59" w:rsidR="00414B05" w:rsidRPr="00996E03" w:rsidRDefault="00414B05" w:rsidP="00414B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mallCaps/>
                <w:sz w:val="23"/>
                <w:szCs w:val="23"/>
              </w:rPr>
            </w:pPr>
            <w:r w:rsidRPr="00996E03">
              <w:rPr>
                <w:rFonts w:ascii="Times New Roman" w:hAnsi="Times New Roman" w:cs="Times New Roman"/>
                <w:smallCaps/>
                <w:sz w:val="23"/>
                <w:szCs w:val="23"/>
              </w:rPr>
              <w:t>Online</w:t>
            </w:r>
          </w:p>
        </w:tc>
      </w:tr>
      <w:tr w:rsidR="00414B05" w:rsidRPr="00996E03" w14:paraId="0B60FB22" w14:textId="77777777" w:rsidTr="00446BFC">
        <w:trPr>
          <w:trHeight w:val="20"/>
        </w:trPr>
        <w:tc>
          <w:tcPr>
            <w:tcW w:w="5954" w:type="dxa"/>
            <w:gridSpan w:val="4"/>
            <w:vAlign w:val="bottom"/>
          </w:tcPr>
          <w:p w14:paraId="72818F56" w14:textId="450CBC54" w:rsidR="00414B05" w:rsidRPr="00996E03" w:rsidRDefault="00414B05" w:rsidP="00414B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i w:val="0"/>
                <w:iCs w:val="0"/>
                <w:sz w:val="18"/>
                <w:szCs w:val="18"/>
              </w:rPr>
            </w:pPr>
            <w:r w:rsidRPr="00996E03">
              <w:rPr>
                <w:rFonts w:ascii="Times New Roman" w:hAnsi="Times New Roman" w:cs="Times New Roman"/>
                <w:bCs/>
                <w:i w:val="0"/>
                <w:iCs w:val="0"/>
                <w:sz w:val="18"/>
                <w:szCs w:val="18"/>
              </w:rPr>
              <w:t xml:space="preserve">Mitglied der Deutschen Physikalischen Gesellschaft (DPG) </w:t>
            </w:r>
          </w:p>
        </w:tc>
        <w:tc>
          <w:tcPr>
            <w:tcW w:w="3113" w:type="dxa"/>
            <w:gridSpan w:val="4"/>
            <w:vAlign w:val="bottom"/>
          </w:tcPr>
          <w:p w14:paraId="6F64DC36" w14:textId="759098BE" w:rsidR="00414B05" w:rsidRPr="00996E03" w:rsidRDefault="00414B05" w:rsidP="00414B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mallCaps/>
                <w:sz w:val="23"/>
                <w:szCs w:val="23"/>
              </w:rPr>
            </w:pP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06/2023 – 06/2024</w:t>
            </w:r>
          </w:p>
        </w:tc>
      </w:tr>
      <w:tr w:rsidR="00414B05" w:rsidRPr="00996E03" w14:paraId="47D67112" w14:textId="77777777" w:rsidTr="007269D8">
        <w:trPr>
          <w:trHeight w:val="20"/>
          <w:trPrChange w:id="9" w:author="Sarah Bergmann" w:date="2024-08-08T11:42:00Z">
            <w:trPr>
              <w:trHeight w:val="346"/>
            </w:trPr>
          </w:trPrChange>
        </w:trPr>
        <w:tc>
          <w:tcPr>
            <w:tcW w:w="9067" w:type="dxa"/>
            <w:gridSpan w:val="8"/>
            <w:vAlign w:val="bottom"/>
            <w:tcPrChange w:id="10" w:author="Sarah Bergmann" w:date="2024-08-08T11:42:00Z">
              <w:tcPr>
                <w:tcW w:w="9067" w:type="dxa"/>
                <w:gridSpan w:val="8"/>
                <w:vAlign w:val="bottom"/>
              </w:tcPr>
            </w:tcPrChange>
          </w:tcPr>
          <w:p w14:paraId="522A3928" w14:textId="3A141511" w:rsidR="00414B05" w:rsidRPr="00996E03" w:rsidRDefault="00414B0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/>
                <w:iCs/>
                <w:sz w:val="18"/>
                <w:lang w:val="de-AT"/>
                <w:rPrChange w:id="11" w:author="Sarah Bergmann" w:date="2024-08-08T11:44:00Z">
                  <w:rPr>
                    <w:rFonts w:ascii="Times New Roman" w:hAnsi="Times New Roman" w:cs="Times New Roman"/>
                    <w:b/>
                    <w:i w:val="0"/>
                    <w:iCs w:val="0"/>
                    <w:smallCaps/>
                    <w:sz w:val="18"/>
                    <w:szCs w:val="18"/>
                  </w:rPr>
                </w:rPrChange>
              </w:rPr>
              <w:pPrChange w:id="12" w:author="Sophie Klocke" w:date="2024-08-08T15:35:00Z">
                <w:pPr>
                  <w:pStyle w:val="Bullets"/>
                  <w:numPr>
                    <w:numId w:val="27"/>
                  </w:numPr>
                </w:pPr>
              </w:pPrChange>
            </w:pPr>
            <w:r w:rsidRPr="00996E03">
              <w:rPr>
                <w:rFonts w:ascii="Times New Roman" w:hAnsi="Times New Roman" w:cs="Times New Roman"/>
                <w:sz w:val="18"/>
                <w:lang w:val="de-AT"/>
                <w:rPrChange w:id="13" w:author="Sarah Bergmann" w:date="2024-08-08T11:44:00Z">
                  <w:rPr>
                    <w:rFonts w:ascii="Times New Roman" w:hAnsi="Times New Roman" w:cs="Times New Roman"/>
                    <w:bCs/>
                    <w:i w:val="0"/>
                    <w:iCs w:val="0"/>
                    <w:sz w:val="18"/>
                    <w:szCs w:val="18"/>
                  </w:rPr>
                </w:rPrChange>
              </w:rPr>
              <w:t xml:space="preserve">Die Deutsche Physikalische Gesellschaft ist mit einer Größe von 55.000 Mitgliedern das weltweit größte internationale Netzwerk aus Physikern, Lehrkräften und Studierenden und verfolgt das Ziel, Talente im Bereich </w:t>
            </w:r>
          </w:p>
          <w:p w14:paraId="609B7B4F" w14:textId="1E17EC54" w:rsidR="00414B05" w:rsidRPr="00996E03" w:rsidRDefault="00414B05" w:rsidP="00414B05">
            <w:pPr>
              <w:pStyle w:val="Beschreibung"/>
              <w:ind w:left="720"/>
              <w:rPr>
                <w:rFonts w:ascii="Times New Roman" w:hAnsi="Times New Roman" w:cs="Times New Roman"/>
                <w:sz w:val="18"/>
                <w:lang w:val="de-AT"/>
              </w:rPr>
            </w:pPr>
            <w:r w:rsidRPr="00996E03">
              <w:rPr>
                <w:rFonts w:ascii="Times New Roman" w:hAnsi="Times New Roman" w:cs="Times New Roman"/>
                <w:sz w:val="18"/>
                <w:lang w:val="de-AT"/>
              </w:rPr>
              <w:t xml:space="preserve">der Physik zu fördern und den Zugang zu physikalischer Bildung sowie den Informationsaustausch zwischen Physikern weiter auszubauen </w:t>
            </w:r>
          </w:p>
        </w:tc>
      </w:tr>
      <w:tr w:rsidR="00414B05" w:rsidRPr="00996E03" w14:paraId="4AF19DD1" w14:textId="77777777" w:rsidTr="003341B7">
        <w:trPr>
          <w:trHeight w:val="340"/>
        </w:trPr>
        <w:tc>
          <w:tcPr>
            <w:tcW w:w="5954" w:type="dxa"/>
            <w:gridSpan w:val="4"/>
            <w:vAlign w:val="bottom"/>
          </w:tcPr>
          <w:p w14:paraId="7756FD9A" w14:textId="2F168939" w:rsidR="00414B05" w:rsidRPr="00996E03" w:rsidRDefault="00414B05" w:rsidP="00414B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mallCaps/>
                <w:sz w:val="16"/>
              </w:rPr>
            </w:pPr>
            <w:r w:rsidRPr="00996E03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  <w:t xml:space="preserve">Siegtal-Gymnasium-Eitorf </w:t>
            </w:r>
          </w:p>
        </w:tc>
        <w:tc>
          <w:tcPr>
            <w:tcW w:w="3113" w:type="dxa"/>
            <w:gridSpan w:val="4"/>
            <w:vAlign w:val="bottom"/>
          </w:tcPr>
          <w:p w14:paraId="30626CB8" w14:textId="1E3D980A" w:rsidR="00414B05" w:rsidRPr="00996E03" w:rsidRDefault="00414B05" w:rsidP="00414B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mallCaps/>
                <w:sz w:val="23"/>
                <w:szCs w:val="23"/>
              </w:rPr>
            </w:pPr>
            <w:r w:rsidRPr="00996E03">
              <w:rPr>
                <w:rFonts w:ascii="Times New Roman" w:hAnsi="Times New Roman" w:cs="Times New Roman"/>
                <w:smallCaps/>
                <w:sz w:val="23"/>
                <w:szCs w:val="23"/>
              </w:rPr>
              <w:t xml:space="preserve">Eitorf </w:t>
            </w:r>
          </w:p>
        </w:tc>
      </w:tr>
      <w:tr w:rsidR="00414B05" w:rsidRPr="00996E03" w14:paraId="56372BDE" w14:textId="77777777" w:rsidTr="008623A2">
        <w:trPr>
          <w:trHeight w:val="20"/>
        </w:trPr>
        <w:tc>
          <w:tcPr>
            <w:tcW w:w="7371" w:type="dxa"/>
            <w:gridSpan w:val="6"/>
            <w:vAlign w:val="bottom"/>
          </w:tcPr>
          <w:p w14:paraId="3C87D247" w14:textId="5D166ACE" w:rsidR="00414B05" w:rsidRPr="00996E03" w:rsidRDefault="00414B05" w:rsidP="00414B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Stellvertretender Stufensprecher </w:t>
            </w:r>
          </w:p>
        </w:tc>
        <w:tc>
          <w:tcPr>
            <w:tcW w:w="1696" w:type="dxa"/>
            <w:gridSpan w:val="2"/>
            <w:vAlign w:val="bottom"/>
          </w:tcPr>
          <w:p w14:paraId="288A2195" w14:textId="4E27364D" w:rsidR="00414B05" w:rsidRPr="00996E03" w:rsidRDefault="00414B05" w:rsidP="00414B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996E03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08/2022 – 06/2023</w:t>
            </w:r>
          </w:p>
        </w:tc>
      </w:tr>
      <w:tr w:rsidR="00414B05" w:rsidRPr="00996E03" w14:paraId="7ECB507F" w14:textId="77777777" w:rsidTr="008623A2">
        <w:trPr>
          <w:trHeight w:val="20"/>
        </w:trPr>
        <w:tc>
          <w:tcPr>
            <w:tcW w:w="9067" w:type="dxa"/>
            <w:gridSpan w:val="8"/>
            <w:vAlign w:val="bottom"/>
          </w:tcPr>
          <w:p w14:paraId="50D7B363" w14:textId="77777777" w:rsidR="00414B05" w:rsidRPr="00996E03" w:rsidRDefault="00414B05" w:rsidP="00414B0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996E03">
              <w:rPr>
                <w:rFonts w:ascii="Times New Roman" w:hAnsi="Times New Roman" w:cs="Times New Roman"/>
                <w:sz w:val="18"/>
                <w:lang w:val="de-AT"/>
              </w:rPr>
              <w:t>Vertretung der Stufensprecher im Krankheitsfall</w:t>
            </w:r>
          </w:p>
          <w:p w14:paraId="2CC438FF" w14:textId="3322B0E6" w:rsidR="00414B05" w:rsidRPr="00996E03" w:rsidRDefault="00414B05" w:rsidP="00414B0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996E03">
              <w:rPr>
                <w:rFonts w:ascii="Times New Roman" w:hAnsi="Times New Roman" w:cs="Times New Roman"/>
                <w:sz w:val="18"/>
                <w:lang w:val="de-AT"/>
              </w:rPr>
              <w:t>Vermittlung zwischen Schülern und Lehrkräften sowie Mitorganisation von schulischen Veranstaltungen</w:t>
            </w:r>
            <w:r w:rsidRPr="00996E0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 </w:t>
            </w:r>
          </w:p>
        </w:tc>
      </w:tr>
      <w:tr w:rsidR="00414B05" w:rsidRPr="00996E03" w14:paraId="482569A2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8D7F049" w:rsidR="00414B05" w:rsidRPr="00996E03" w:rsidRDefault="00414B05" w:rsidP="00414B05">
            <w:pPr>
              <w:jc w:val="center"/>
              <w:rPr>
                <w:rFonts w:ascii="Times New Roman" w:hAnsi="Times New Roman" w:cs="Times New Roman"/>
                <w:b/>
                <w:smallCaps/>
                <w:szCs w:val="32"/>
              </w:rPr>
            </w:pPr>
            <w:r w:rsidRPr="00996E03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414B05" w:rsidRPr="00996E03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414B05" w:rsidRPr="00996E03" w:rsidRDefault="00414B05" w:rsidP="00414B05">
            <w:pPr>
              <w:rPr>
                <w:rFonts w:ascii="Times New Roman" w:hAnsi="Times New Roman" w:cs="Times New Roman"/>
                <w:sz w:val="18"/>
              </w:rPr>
            </w:pPr>
            <w:r w:rsidRPr="00996E03">
              <w:rPr>
                <w:rFonts w:ascii="Times New Roman" w:hAnsi="Times New Roman" w:cs="Times New Roman"/>
                <w:sz w:val="18"/>
              </w:rPr>
              <w:t>Sprachen:</w:t>
            </w:r>
          </w:p>
        </w:tc>
        <w:tc>
          <w:tcPr>
            <w:tcW w:w="7082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6A2A22F0" w:rsidR="00414B05" w:rsidRPr="00996E03" w:rsidRDefault="00414B05" w:rsidP="00414B05">
            <w:pPr>
              <w:rPr>
                <w:rFonts w:ascii="Times New Roman" w:hAnsi="Times New Roman" w:cs="Times New Roman"/>
                <w:sz w:val="18"/>
                <w:lang w:val="de-AT"/>
              </w:rPr>
            </w:pPr>
            <w:r w:rsidRPr="00996E03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 xml:space="preserve">Deutsch </w:t>
            </w:r>
            <w:r w:rsidRPr="00996E03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996E03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 xml:space="preserve">, Englisch </w:t>
            </w:r>
            <w:r w:rsidRPr="00996E03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de-AT"/>
              </w:rPr>
              <w:t>(fließend)</w:t>
            </w:r>
          </w:p>
        </w:tc>
      </w:tr>
      <w:tr w:rsidR="00414B05" w:rsidRPr="00996E03" w14:paraId="45706C3F" w14:textId="77777777" w:rsidTr="00BE78AD">
        <w:trPr>
          <w:trHeight w:val="405"/>
        </w:trPr>
        <w:tc>
          <w:tcPr>
            <w:tcW w:w="1985" w:type="dxa"/>
            <w:vAlign w:val="bottom"/>
          </w:tcPr>
          <w:p w14:paraId="57688BDA" w14:textId="350496FE" w:rsidR="00414B05" w:rsidRPr="00996E03" w:rsidRDefault="00414B05" w:rsidP="00414B05">
            <w:pPr>
              <w:rPr>
                <w:rFonts w:ascii="Times New Roman" w:hAnsi="Times New Roman" w:cs="Times New Roman"/>
                <w:sz w:val="18"/>
              </w:rPr>
            </w:pPr>
            <w:r w:rsidRPr="00996E03">
              <w:rPr>
                <w:rFonts w:ascii="Times New Roman" w:hAnsi="Times New Roman" w:cs="Times New Roman"/>
                <w:sz w:val="18"/>
              </w:rPr>
              <w:t>Technisch:</w:t>
            </w:r>
          </w:p>
        </w:tc>
        <w:tc>
          <w:tcPr>
            <w:tcW w:w="7082" w:type="dxa"/>
            <w:gridSpan w:val="7"/>
            <w:vAlign w:val="bottom"/>
          </w:tcPr>
          <w:p w14:paraId="60CA2168" w14:textId="35786DA2" w:rsidR="00414B05" w:rsidRPr="00996E03" w:rsidRDefault="00414B05" w:rsidP="00FB6543">
            <w:pPr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</w:pPr>
            <w:r w:rsidRPr="00996E03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>Microsoft Office</w:t>
            </w:r>
            <w:r w:rsidR="003079DD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 (</w:t>
            </w:r>
            <w:proofErr w:type="spellStart"/>
            <w:r w:rsidR="003079DD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>fortgeschritten</w:t>
            </w:r>
            <w:proofErr w:type="spellEnd"/>
            <w:r w:rsidR="003079DD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>)</w:t>
            </w:r>
            <w:r w:rsidR="00BE78AD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, </w:t>
            </w:r>
            <w:r w:rsidR="00FB6543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Microsoft Power Platform </w:t>
            </w:r>
            <w:r w:rsidR="003079DD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>(</w:t>
            </w:r>
            <w:proofErr w:type="spellStart"/>
            <w:r w:rsidR="003079DD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>Grundkenntnisse</w:t>
            </w:r>
            <w:proofErr w:type="spellEnd"/>
            <w:r w:rsidR="003079DD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>)</w:t>
            </w:r>
            <w:r w:rsidR="00BE78AD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>, Escriba</w:t>
            </w:r>
          </w:p>
        </w:tc>
      </w:tr>
      <w:tr w:rsidR="00414B05" w:rsidRPr="00996E03" w14:paraId="70CB01B0" w14:textId="77777777" w:rsidTr="00041346">
        <w:trPr>
          <w:trHeight w:val="340"/>
        </w:trPr>
        <w:tc>
          <w:tcPr>
            <w:tcW w:w="1985" w:type="dxa"/>
            <w:vAlign w:val="bottom"/>
          </w:tcPr>
          <w:p w14:paraId="04F58216" w14:textId="17E66D1E" w:rsidR="00414B05" w:rsidRPr="00996E03" w:rsidRDefault="00414B05" w:rsidP="00414B05">
            <w:pPr>
              <w:rPr>
                <w:rFonts w:ascii="Times New Roman" w:hAnsi="Times New Roman" w:cs="Times New Roman"/>
                <w:sz w:val="18"/>
              </w:rPr>
            </w:pPr>
            <w:r w:rsidRPr="00996E03">
              <w:rPr>
                <w:rFonts w:ascii="Times New Roman" w:hAnsi="Times New Roman" w:cs="Times New Roman"/>
                <w:sz w:val="18"/>
              </w:rPr>
              <w:t>Interessen:</w:t>
            </w:r>
          </w:p>
        </w:tc>
        <w:tc>
          <w:tcPr>
            <w:tcW w:w="7082" w:type="dxa"/>
            <w:gridSpan w:val="7"/>
            <w:vAlign w:val="bottom"/>
          </w:tcPr>
          <w:p w14:paraId="598C2742" w14:textId="345B1F86" w:rsidR="00414B05" w:rsidRPr="00996E03" w:rsidRDefault="00414B05" w:rsidP="00414B05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</w:pPr>
            <w:r w:rsidRPr="00996E03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K-1 Kickboxen, Kraftsport, Uhren </w:t>
            </w:r>
          </w:p>
        </w:tc>
      </w:tr>
      <w:tr w:rsidR="00C34C7B" w:rsidRPr="00996E03" w14:paraId="163DE428" w14:textId="77777777" w:rsidTr="00041346">
        <w:trPr>
          <w:trHeight w:val="340"/>
        </w:trPr>
        <w:tc>
          <w:tcPr>
            <w:tcW w:w="1985" w:type="dxa"/>
            <w:vAlign w:val="bottom"/>
          </w:tcPr>
          <w:p w14:paraId="369EED4D" w14:textId="77777777" w:rsidR="00C46FA0" w:rsidRDefault="00C46FA0" w:rsidP="00414B05">
            <w:pPr>
              <w:rPr>
                <w:rFonts w:ascii="Times New Roman" w:hAnsi="Times New Roman" w:cs="Times New Roman"/>
                <w:sz w:val="18"/>
              </w:rPr>
            </w:pPr>
          </w:p>
          <w:p w14:paraId="1A9AFED6" w14:textId="77777777" w:rsidR="00C46FA0" w:rsidRDefault="00C46FA0" w:rsidP="00414B05">
            <w:pPr>
              <w:rPr>
                <w:rFonts w:ascii="Times New Roman" w:hAnsi="Times New Roman" w:cs="Times New Roman"/>
                <w:sz w:val="18"/>
              </w:rPr>
            </w:pPr>
          </w:p>
          <w:p w14:paraId="0B90EC96" w14:textId="77777777" w:rsidR="00C46FA0" w:rsidRDefault="00C46FA0" w:rsidP="00414B05">
            <w:pPr>
              <w:rPr>
                <w:rFonts w:ascii="Times New Roman" w:hAnsi="Times New Roman" w:cs="Times New Roman"/>
                <w:sz w:val="18"/>
              </w:rPr>
            </w:pPr>
          </w:p>
          <w:p w14:paraId="55D7EA56" w14:textId="77777777" w:rsidR="00C46FA0" w:rsidRDefault="00C46FA0" w:rsidP="00414B05">
            <w:pPr>
              <w:rPr>
                <w:rFonts w:ascii="Times New Roman" w:hAnsi="Times New Roman" w:cs="Times New Roman"/>
                <w:sz w:val="18"/>
              </w:rPr>
            </w:pPr>
          </w:p>
          <w:p w14:paraId="496FC852" w14:textId="4D089845" w:rsidR="00C34C7B" w:rsidRPr="00996E03" w:rsidRDefault="00C34C7B" w:rsidP="00414B05">
            <w:pPr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Eitorf, </w:t>
            </w:r>
            <w:r w:rsidR="00ED33F6">
              <w:rPr>
                <w:rFonts w:ascii="Times New Roman" w:hAnsi="Times New Roman" w:cs="Times New Roman"/>
                <w:sz w:val="18"/>
              </w:rPr>
              <w:t>02</w:t>
            </w:r>
            <w:r w:rsidR="004B1250">
              <w:rPr>
                <w:rFonts w:ascii="Times New Roman" w:hAnsi="Times New Roman" w:cs="Times New Roman"/>
                <w:sz w:val="18"/>
              </w:rPr>
              <w:t>.</w:t>
            </w:r>
            <w:r w:rsidR="00ED33F6">
              <w:rPr>
                <w:rFonts w:ascii="Times New Roman" w:hAnsi="Times New Roman" w:cs="Times New Roman"/>
                <w:sz w:val="18"/>
              </w:rPr>
              <w:t>09</w:t>
            </w:r>
            <w:r>
              <w:rPr>
                <w:rFonts w:ascii="Times New Roman" w:hAnsi="Times New Roman" w:cs="Times New Roman"/>
                <w:sz w:val="18"/>
              </w:rPr>
              <w:t>.2025</w:t>
            </w:r>
          </w:p>
        </w:tc>
        <w:tc>
          <w:tcPr>
            <w:tcW w:w="7082" w:type="dxa"/>
            <w:gridSpan w:val="7"/>
            <w:vAlign w:val="bottom"/>
          </w:tcPr>
          <w:p w14:paraId="6064CDF4" w14:textId="77777777" w:rsidR="00C34C7B" w:rsidRPr="00996E03" w:rsidRDefault="00C34C7B" w:rsidP="00414B05">
            <w:pP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0747D2BF" w14:textId="76DB6ADC" w:rsidR="00723643" w:rsidRPr="00996E03" w:rsidRDefault="00723643" w:rsidP="0062331E">
      <w:pPr>
        <w:tabs>
          <w:tab w:val="left" w:pos="493"/>
        </w:tabs>
        <w:rPr>
          <w:rFonts w:ascii="Times New Roman" w:hAnsi="Times New Roman" w:cs="Times New Roman"/>
          <w:sz w:val="18"/>
        </w:rPr>
      </w:pPr>
    </w:p>
    <w:sectPr w:rsidR="00723643" w:rsidRPr="00996E03" w:rsidSect="00C46FA0">
      <w:footerReference w:type="even" r:id="rId8"/>
      <w:pgSz w:w="11906" w:h="16838"/>
      <w:pgMar w:top="284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B6473" w14:textId="77777777" w:rsidR="00C11503" w:rsidRDefault="00C11503" w:rsidP="00BE053D">
      <w:pPr>
        <w:spacing w:after="0" w:line="240" w:lineRule="auto"/>
      </w:pPr>
      <w:r>
        <w:separator/>
      </w:r>
    </w:p>
  </w:endnote>
  <w:endnote w:type="continuationSeparator" w:id="0">
    <w:p w14:paraId="1C927355" w14:textId="77777777" w:rsidR="00C11503" w:rsidRDefault="00C1150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E5737" w14:textId="77777777" w:rsidR="00C11503" w:rsidRDefault="00C11503" w:rsidP="00BE053D">
      <w:pPr>
        <w:spacing w:after="0" w:line="240" w:lineRule="auto"/>
      </w:pPr>
      <w:r>
        <w:separator/>
      </w:r>
    </w:p>
  </w:footnote>
  <w:footnote w:type="continuationSeparator" w:id="0">
    <w:p w14:paraId="6B854D1B" w14:textId="77777777" w:rsidR="00C11503" w:rsidRDefault="00C1150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4E4D7D"/>
    <w:multiLevelType w:val="hybridMultilevel"/>
    <w:tmpl w:val="F18C4AF2"/>
    <w:lvl w:ilvl="0" w:tplc="893ADED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32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8D6981"/>
    <w:multiLevelType w:val="hybridMultilevel"/>
    <w:tmpl w:val="984874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C0B01"/>
    <w:multiLevelType w:val="hybridMultilevel"/>
    <w:tmpl w:val="0A943B7A"/>
    <w:lvl w:ilvl="0" w:tplc="05726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33047124"/>
    <w:lvl w:ilvl="0" w:tplc="D30ACBB4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9E3F71"/>
    <w:multiLevelType w:val="hybridMultilevel"/>
    <w:tmpl w:val="B2F29F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0742A862"/>
    <w:lvl w:ilvl="0" w:tplc="33EA0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8BE1C9C"/>
    <w:multiLevelType w:val="hybridMultilevel"/>
    <w:tmpl w:val="85E87F4C"/>
    <w:lvl w:ilvl="0" w:tplc="33EA0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3D57786"/>
    <w:multiLevelType w:val="hybridMultilevel"/>
    <w:tmpl w:val="89669826"/>
    <w:lvl w:ilvl="0" w:tplc="893ADE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7BB1787"/>
    <w:multiLevelType w:val="hybridMultilevel"/>
    <w:tmpl w:val="36A60DB4"/>
    <w:lvl w:ilvl="0" w:tplc="0BBEF7E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ADE57B1"/>
    <w:multiLevelType w:val="hybridMultilevel"/>
    <w:tmpl w:val="4EBC168E"/>
    <w:lvl w:ilvl="0" w:tplc="1C06915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F3E4046"/>
    <w:multiLevelType w:val="hybridMultilevel"/>
    <w:tmpl w:val="46767D4A"/>
    <w:lvl w:ilvl="0" w:tplc="FAB47C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646C12"/>
    <w:multiLevelType w:val="hybridMultilevel"/>
    <w:tmpl w:val="F8080EC4"/>
    <w:lvl w:ilvl="0" w:tplc="666E18B4">
      <w:start w:val="1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 w:val="0"/>
        <w:sz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428131">
    <w:abstractNumId w:val="17"/>
  </w:num>
  <w:num w:numId="2" w16cid:durableId="314458471">
    <w:abstractNumId w:val="20"/>
  </w:num>
  <w:num w:numId="3" w16cid:durableId="722993692">
    <w:abstractNumId w:val="22"/>
  </w:num>
  <w:num w:numId="4" w16cid:durableId="1946575804">
    <w:abstractNumId w:val="0"/>
  </w:num>
  <w:num w:numId="5" w16cid:durableId="138621734">
    <w:abstractNumId w:val="1"/>
  </w:num>
  <w:num w:numId="6" w16cid:durableId="1978410212">
    <w:abstractNumId w:val="2"/>
  </w:num>
  <w:num w:numId="7" w16cid:durableId="240532632">
    <w:abstractNumId w:val="15"/>
  </w:num>
  <w:num w:numId="8" w16cid:durableId="1466704436">
    <w:abstractNumId w:val="26"/>
  </w:num>
  <w:num w:numId="9" w16cid:durableId="1081100545">
    <w:abstractNumId w:val="14"/>
  </w:num>
  <w:num w:numId="10" w16cid:durableId="1915432210">
    <w:abstractNumId w:val="29"/>
  </w:num>
  <w:num w:numId="11" w16cid:durableId="606083359">
    <w:abstractNumId w:val="6"/>
  </w:num>
  <w:num w:numId="12" w16cid:durableId="2045863368">
    <w:abstractNumId w:val="8"/>
  </w:num>
  <w:num w:numId="13" w16cid:durableId="1020088423">
    <w:abstractNumId w:val="10"/>
  </w:num>
  <w:num w:numId="14" w16cid:durableId="393163034">
    <w:abstractNumId w:val="11"/>
  </w:num>
  <w:num w:numId="15" w16cid:durableId="1323121195">
    <w:abstractNumId w:val="25"/>
  </w:num>
  <w:num w:numId="16" w16cid:durableId="1991396012">
    <w:abstractNumId w:val="5"/>
  </w:num>
  <w:num w:numId="17" w16cid:durableId="1725520946">
    <w:abstractNumId w:val="19"/>
  </w:num>
  <w:num w:numId="18" w16cid:durableId="1124008373">
    <w:abstractNumId w:val="4"/>
  </w:num>
  <w:num w:numId="19" w16cid:durableId="365059944">
    <w:abstractNumId w:val="21"/>
  </w:num>
  <w:num w:numId="20" w16cid:durableId="1238781613">
    <w:abstractNumId w:val="12"/>
  </w:num>
  <w:num w:numId="21" w16cid:durableId="780414190">
    <w:abstractNumId w:val="13"/>
  </w:num>
  <w:num w:numId="22" w16cid:durableId="2096053099">
    <w:abstractNumId w:val="18"/>
  </w:num>
  <w:num w:numId="23" w16cid:durableId="1062948361">
    <w:abstractNumId w:val="9"/>
  </w:num>
  <w:num w:numId="24" w16cid:durableId="1069308081">
    <w:abstractNumId w:val="24"/>
  </w:num>
  <w:num w:numId="25" w16cid:durableId="1742869839">
    <w:abstractNumId w:val="7"/>
  </w:num>
  <w:num w:numId="26" w16cid:durableId="286543400">
    <w:abstractNumId w:val="23"/>
  </w:num>
  <w:num w:numId="27" w16cid:durableId="281305978">
    <w:abstractNumId w:val="32"/>
  </w:num>
  <w:num w:numId="28" w16cid:durableId="1493251730">
    <w:abstractNumId w:val="16"/>
  </w:num>
  <w:num w:numId="29" w16cid:durableId="453719186">
    <w:abstractNumId w:val="22"/>
  </w:num>
  <w:num w:numId="30" w16cid:durableId="968895718">
    <w:abstractNumId w:val="33"/>
  </w:num>
  <w:num w:numId="31" w16cid:durableId="1794638631">
    <w:abstractNumId w:val="31"/>
  </w:num>
  <w:num w:numId="32" w16cid:durableId="1403943867">
    <w:abstractNumId w:val="30"/>
  </w:num>
  <w:num w:numId="33" w16cid:durableId="1975333453">
    <w:abstractNumId w:val="3"/>
  </w:num>
  <w:num w:numId="34" w16cid:durableId="317004763">
    <w:abstractNumId w:val="28"/>
  </w:num>
  <w:num w:numId="35" w16cid:durableId="1217357535">
    <w:abstractNumId w:val="2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rah Bergmann">
    <w15:presenceInfo w15:providerId="Windows Live" w15:userId="f1dd7be93f828254"/>
  </w15:person>
  <w15:person w15:author="Sophie Klocke">
    <w15:presenceInfo w15:providerId="AD" w15:userId="S::sophie.klocke@uni-bielefeld.de::4a69cec3-bb69-4d72-b84c-f3bdc39d94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099"/>
    <w:rsid w:val="00033B5B"/>
    <w:rsid w:val="00041346"/>
    <w:rsid w:val="00061D33"/>
    <w:rsid w:val="00064643"/>
    <w:rsid w:val="00087747"/>
    <w:rsid w:val="00092A2C"/>
    <w:rsid w:val="000A1FDA"/>
    <w:rsid w:val="000A6DAA"/>
    <w:rsid w:val="000B63E2"/>
    <w:rsid w:val="000B6548"/>
    <w:rsid w:val="000C1EAF"/>
    <w:rsid w:val="000D671A"/>
    <w:rsid w:val="000E29A7"/>
    <w:rsid w:val="000E5944"/>
    <w:rsid w:val="000F309A"/>
    <w:rsid w:val="00103EC5"/>
    <w:rsid w:val="00107884"/>
    <w:rsid w:val="00115504"/>
    <w:rsid w:val="00116C6E"/>
    <w:rsid w:val="00124AD8"/>
    <w:rsid w:val="00125CA6"/>
    <w:rsid w:val="001307F2"/>
    <w:rsid w:val="00156FC9"/>
    <w:rsid w:val="00162A5A"/>
    <w:rsid w:val="00163D41"/>
    <w:rsid w:val="00164CA0"/>
    <w:rsid w:val="00171AC4"/>
    <w:rsid w:val="00172867"/>
    <w:rsid w:val="00175B6D"/>
    <w:rsid w:val="00186192"/>
    <w:rsid w:val="001901ED"/>
    <w:rsid w:val="0019483A"/>
    <w:rsid w:val="001A46BF"/>
    <w:rsid w:val="001A481B"/>
    <w:rsid w:val="001B0186"/>
    <w:rsid w:val="001B15C5"/>
    <w:rsid w:val="001B62CA"/>
    <w:rsid w:val="001C0C59"/>
    <w:rsid w:val="001D4DCD"/>
    <w:rsid w:val="001F37EE"/>
    <w:rsid w:val="001F4175"/>
    <w:rsid w:val="00200AEE"/>
    <w:rsid w:val="00223A4D"/>
    <w:rsid w:val="00232CB5"/>
    <w:rsid w:val="00233EDD"/>
    <w:rsid w:val="00234A7E"/>
    <w:rsid w:val="00236934"/>
    <w:rsid w:val="0024373D"/>
    <w:rsid w:val="00243E02"/>
    <w:rsid w:val="00244DB4"/>
    <w:rsid w:val="002508C2"/>
    <w:rsid w:val="00266C20"/>
    <w:rsid w:val="00267252"/>
    <w:rsid w:val="002822D6"/>
    <w:rsid w:val="00282DB0"/>
    <w:rsid w:val="002A0685"/>
    <w:rsid w:val="002B2091"/>
    <w:rsid w:val="002B596B"/>
    <w:rsid w:val="002C3016"/>
    <w:rsid w:val="002C6972"/>
    <w:rsid w:val="002D2B32"/>
    <w:rsid w:val="002D4516"/>
    <w:rsid w:val="002D5EA7"/>
    <w:rsid w:val="002E2729"/>
    <w:rsid w:val="002F46AD"/>
    <w:rsid w:val="003079DD"/>
    <w:rsid w:val="003101F0"/>
    <w:rsid w:val="0031134A"/>
    <w:rsid w:val="00314B7A"/>
    <w:rsid w:val="00316AB1"/>
    <w:rsid w:val="00324BC5"/>
    <w:rsid w:val="00324D1D"/>
    <w:rsid w:val="00327081"/>
    <w:rsid w:val="0033402F"/>
    <w:rsid w:val="003341B7"/>
    <w:rsid w:val="00340BAB"/>
    <w:rsid w:val="003418E0"/>
    <w:rsid w:val="0034351E"/>
    <w:rsid w:val="00347F8D"/>
    <w:rsid w:val="003662E5"/>
    <w:rsid w:val="00372F7B"/>
    <w:rsid w:val="003733E5"/>
    <w:rsid w:val="00390698"/>
    <w:rsid w:val="00390EA6"/>
    <w:rsid w:val="003969E8"/>
    <w:rsid w:val="003C1861"/>
    <w:rsid w:val="003E27C3"/>
    <w:rsid w:val="003E68DC"/>
    <w:rsid w:val="003F3E3F"/>
    <w:rsid w:val="003F4CA2"/>
    <w:rsid w:val="004024DF"/>
    <w:rsid w:val="004067B8"/>
    <w:rsid w:val="00414B05"/>
    <w:rsid w:val="004154BE"/>
    <w:rsid w:val="0042013D"/>
    <w:rsid w:val="00420BDD"/>
    <w:rsid w:val="00422F83"/>
    <w:rsid w:val="00426D7E"/>
    <w:rsid w:val="0043430C"/>
    <w:rsid w:val="00435E6D"/>
    <w:rsid w:val="00443668"/>
    <w:rsid w:val="00446BFC"/>
    <w:rsid w:val="00450E83"/>
    <w:rsid w:val="00456B0D"/>
    <w:rsid w:val="00456EE3"/>
    <w:rsid w:val="00461E7A"/>
    <w:rsid w:val="00466B22"/>
    <w:rsid w:val="00476AF8"/>
    <w:rsid w:val="00484FD7"/>
    <w:rsid w:val="00487008"/>
    <w:rsid w:val="004929FB"/>
    <w:rsid w:val="004972EF"/>
    <w:rsid w:val="004A54BA"/>
    <w:rsid w:val="004B1250"/>
    <w:rsid w:val="004B6A5E"/>
    <w:rsid w:val="004C375E"/>
    <w:rsid w:val="004C773D"/>
    <w:rsid w:val="004D0281"/>
    <w:rsid w:val="005079EB"/>
    <w:rsid w:val="00507EA7"/>
    <w:rsid w:val="00526089"/>
    <w:rsid w:val="00527A28"/>
    <w:rsid w:val="00527DCA"/>
    <w:rsid w:val="005302D0"/>
    <w:rsid w:val="005463E4"/>
    <w:rsid w:val="005639B9"/>
    <w:rsid w:val="005716D4"/>
    <w:rsid w:val="00571B60"/>
    <w:rsid w:val="0057262F"/>
    <w:rsid w:val="00572D0D"/>
    <w:rsid w:val="00573934"/>
    <w:rsid w:val="00585A4D"/>
    <w:rsid w:val="005B41E6"/>
    <w:rsid w:val="005C3979"/>
    <w:rsid w:val="005D5846"/>
    <w:rsid w:val="005D6329"/>
    <w:rsid w:val="005E57F6"/>
    <w:rsid w:val="006058D8"/>
    <w:rsid w:val="00610200"/>
    <w:rsid w:val="00611604"/>
    <w:rsid w:val="006156B6"/>
    <w:rsid w:val="0062331E"/>
    <w:rsid w:val="00623699"/>
    <w:rsid w:val="00632D5A"/>
    <w:rsid w:val="00633D5D"/>
    <w:rsid w:val="00635515"/>
    <w:rsid w:val="00644017"/>
    <w:rsid w:val="006546FD"/>
    <w:rsid w:val="00660289"/>
    <w:rsid w:val="00665BF3"/>
    <w:rsid w:val="0067292D"/>
    <w:rsid w:val="006732D6"/>
    <w:rsid w:val="006754C7"/>
    <w:rsid w:val="0067672D"/>
    <w:rsid w:val="00686836"/>
    <w:rsid w:val="00693E09"/>
    <w:rsid w:val="006A10F9"/>
    <w:rsid w:val="006A2DE9"/>
    <w:rsid w:val="006A7230"/>
    <w:rsid w:val="006B4E32"/>
    <w:rsid w:val="006B72C7"/>
    <w:rsid w:val="006B7F78"/>
    <w:rsid w:val="006C2252"/>
    <w:rsid w:val="006D7463"/>
    <w:rsid w:val="006D7F7F"/>
    <w:rsid w:val="006E1809"/>
    <w:rsid w:val="006E2C9C"/>
    <w:rsid w:val="006E40EF"/>
    <w:rsid w:val="006F0039"/>
    <w:rsid w:val="006F0385"/>
    <w:rsid w:val="00711CEF"/>
    <w:rsid w:val="00720320"/>
    <w:rsid w:val="00723643"/>
    <w:rsid w:val="00725D3C"/>
    <w:rsid w:val="007269D8"/>
    <w:rsid w:val="00733DA1"/>
    <w:rsid w:val="007352E0"/>
    <w:rsid w:val="00737822"/>
    <w:rsid w:val="0074111D"/>
    <w:rsid w:val="00741974"/>
    <w:rsid w:val="00753D4A"/>
    <w:rsid w:val="00756912"/>
    <w:rsid w:val="00761609"/>
    <w:rsid w:val="00763DCE"/>
    <w:rsid w:val="007707E7"/>
    <w:rsid w:val="00776C46"/>
    <w:rsid w:val="0078260B"/>
    <w:rsid w:val="007838D1"/>
    <w:rsid w:val="00785254"/>
    <w:rsid w:val="00785853"/>
    <w:rsid w:val="00794FAA"/>
    <w:rsid w:val="007966F0"/>
    <w:rsid w:val="00797BFC"/>
    <w:rsid w:val="007A6DC1"/>
    <w:rsid w:val="007A720F"/>
    <w:rsid w:val="007B0B22"/>
    <w:rsid w:val="007B5775"/>
    <w:rsid w:val="007C6A3C"/>
    <w:rsid w:val="007D3104"/>
    <w:rsid w:val="007D4BEE"/>
    <w:rsid w:val="007D5BE9"/>
    <w:rsid w:val="007F5F63"/>
    <w:rsid w:val="008050E4"/>
    <w:rsid w:val="0081096F"/>
    <w:rsid w:val="00814F2C"/>
    <w:rsid w:val="00817001"/>
    <w:rsid w:val="0082257D"/>
    <w:rsid w:val="00824C27"/>
    <w:rsid w:val="008321AE"/>
    <w:rsid w:val="00843111"/>
    <w:rsid w:val="00845124"/>
    <w:rsid w:val="00852B6A"/>
    <w:rsid w:val="00853438"/>
    <w:rsid w:val="008623A2"/>
    <w:rsid w:val="00866846"/>
    <w:rsid w:val="008706E9"/>
    <w:rsid w:val="00875DA9"/>
    <w:rsid w:val="0088757A"/>
    <w:rsid w:val="00893D12"/>
    <w:rsid w:val="00895E38"/>
    <w:rsid w:val="00896E6F"/>
    <w:rsid w:val="008A6BB6"/>
    <w:rsid w:val="008A782B"/>
    <w:rsid w:val="008B0FC0"/>
    <w:rsid w:val="008C429A"/>
    <w:rsid w:val="008D0176"/>
    <w:rsid w:val="008D1237"/>
    <w:rsid w:val="008E1F3D"/>
    <w:rsid w:val="008F3B29"/>
    <w:rsid w:val="008F44D4"/>
    <w:rsid w:val="009053D7"/>
    <w:rsid w:val="0091331D"/>
    <w:rsid w:val="00923C8A"/>
    <w:rsid w:val="009311E3"/>
    <w:rsid w:val="0093223C"/>
    <w:rsid w:val="00933846"/>
    <w:rsid w:val="00937FB3"/>
    <w:rsid w:val="00941A87"/>
    <w:rsid w:val="009501C2"/>
    <w:rsid w:val="009665B5"/>
    <w:rsid w:val="009668B9"/>
    <w:rsid w:val="00974105"/>
    <w:rsid w:val="00976577"/>
    <w:rsid w:val="00992201"/>
    <w:rsid w:val="00996356"/>
    <w:rsid w:val="00996E03"/>
    <w:rsid w:val="00997D9A"/>
    <w:rsid w:val="009D7C49"/>
    <w:rsid w:val="009E7297"/>
    <w:rsid w:val="009F2052"/>
    <w:rsid w:val="00A0257D"/>
    <w:rsid w:val="00A12EDC"/>
    <w:rsid w:val="00A12FF5"/>
    <w:rsid w:val="00A20BBA"/>
    <w:rsid w:val="00A26D0D"/>
    <w:rsid w:val="00A30E99"/>
    <w:rsid w:val="00A32AB4"/>
    <w:rsid w:val="00A33BDE"/>
    <w:rsid w:val="00A34885"/>
    <w:rsid w:val="00A43BC1"/>
    <w:rsid w:val="00A54930"/>
    <w:rsid w:val="00A55368"/>
    <w:rsid w:val="00A66025"/>
    <w:rsid w:val="00A713D0"/>
    <w:rsid w:val="00A74225"/>
    <w:rsid w:val="00A761D4"/>
    <w:rsid w:val="00A8418A"/>
    <w:rsid w:val="00A936D5"/>
    <w:rsid w:val="00AA1EB0"/>
    <w:rsid w:val="00AA2DA3"/>
    <w:rsid w:val="00AA5A9C"/>
    <w:rsid w:val="00AB016A"/>
    <w:rsid w:val="00AB2A5A"/>
    <w:rsid w:val="00AC7ACC"/>
    <w:rsid w:val="00AD28F8"/>
    <w:rsid w:val="00AD506F"/>
    <w:rsid w:val="00AD5630"/>
    <w:rsid w:val="00AD6825"/>
    <w:rsid w:val="00AE6164"/>
    <w:rsid w:val="00B0230B"/>
    <w:rsid w:val="00B17D95"/>
    <w:rsid w:val="00B23509"/>
    <w:rsid w:val="00B34AA6"/>
    <w:rsid w:val="00B359DB"/>
    <w:rsid w:val="00B3632B"/>
    <w:rsid w:val="00B409D8"/>
    <w:rsid w:val="00B44669"/>
    <w:rsid w:val="00B5178D"/>
    <w:rsid w:val="00B54249"/>
    <w:rsid w:val="00B6791F"/>
    <w:rsid w:val="00B67F1F"/>
    <w:rsid w:val="00B701D7"/>
    <w:rsid w:val="00B7069D"/>
    <w:rsid w:val="00B72082"/>
    <w:rsid w:val="00B82530"/>
    <w:rsid w:val="00B90595"/>
    <w:rsid w:val="00BA1127"/>
    <w:rsid w:val="00BA215A"/>
    <w:rsid w:val="00BA6B78"/>
    <w:rsid w:val="00BB2810"/>
    <w:rsid w:val="00BB5F09"/>
    <w:rsid w:val="00BC0D9F"/>
    <w:rsid w:val="00BC316F"/>
    <w:rsid w:val="00BE053D"/>
    <w:rsid w:val="00BE33B8"/>
    <w:rsid w:val="00BE4FDD"/>
    <w:rsid w:val="00BE78AD"/>
    <w:rsid w:val="00BF1A7A"/>
    <w:rsid w:val="00BF1FA3"/>
    <w:rsid w:val="00BF2DAA"/>
    <w:rsid w:val="00BF7E2D"/>
    <w:rsid w:val="00C00974"/>
    <w:rsid w:val="00C01855"/>
    <w:rsid w:val="00C018E4"/>
    <w:rsid w:val="00C04A4B"/>
    <w:rsid w:val="00C066FA"/>
    <w:rsid w:val="00C11503"/>
    <w:rsid w:val="00C20D37"/>
    <w:rsid w:val="00C25387"/>
    <w:rsid w:val="00C34C7B"/>
    <w:rsid w:val="00C45F8F"/>
    <w:rsid w:val="00C46059"/>
    <w:rsid w:val="00C46FA0"/>
    <w:rsid w:val="00C54BE3"/>
    <w:rsid w:val="00C57F80"/>
    <w:rsid w:val="00C768ED"/>
    <w:rsid w:val="00C82A8F"/>
    <w:rsid w:val="00C916C2"/>
    <w:rsid w:val="00CB1403"/>
    <w:rsid w:val="00CC18A7"/>
    <w:rsid w:val="00CC22BD"/>
    <w:rsid w:val="00CC645A"/>
    <w:rsid w:val="00CC7F56"/>
    <w:rsid w:val="00CD1B12"/>
    <w:rsid w:val="00CD2308"/>
    <w:rsid w:val="00CD2979"/>
    <w:rsid w:val="00CD55DC"/>
    <w:rsid w:val="00CE1BBC"/>
    <w:rsid w:val="00CE2595"/>
    <w:rsid w:val="00CE276F"/>
    <w:rsid w:val="00CE28CC"/>
    <w:rsid w:val="00CE72FC"/>
    <w:rsid w:val="00CF0EAA"/>
    <w:rsid w:val="00CF31EE"/>
    <w:rsid w:val="00D1492F"/>
    <w:rsid w:val="00D17B69"/>
    <w:rsid w:val="00D3003C"/>
    <w:rsid w:val="00D3039E"/>
    <w:rsid w:val="00D31C95"/>
    <w:rsid w:val="00D3259B"/>
    <w:rsid w:val="00D331F4"/>
    <w:rsid w:val="00D470E4"/>
    <w:rsid w:val="00D52142"/>
    <w:rsid w:val="00D5280E"/>
    <w:rsid w:val="00D56F5E"/>
    <w:rsid w:val="00D61F14"/>
    <w:rsid w:val="00D65159"/>
    <w:rsid w:val="00D80D6B"/>
    <w:rsid w:val="00D90950"/>
    <w:rsid w:val="00D97058"/>
    <w:rsid w:val="00DA6257"/>
    <w:rsid w:val="00DA69DF"/>
    <w:rsid w:val="00DB2AE5"/>
    <w:rsid w:val="00DB33F8"/>
    <w:rsid w:val="00DD047B"/>
    <w:rsid w:val="00DD0F4E"/>
    <w:rsid w:val="00DD38E2"/>
    <w:rsid w:val="00DE32B6"/>
    <w:rsid w:val="00DE4C1E"/>
    <w:rsid w:val="00DF1CE9"/>
    <w:rsid w:val="00DF45AD"/>
    <w:rsid w:val="00E13110"/>
    <w:rsid w:val="00E1775F"/>
    <w:rsid w:val="00E24DF1"/>
    <w:rsid w:val="00E431ED"/>
    <w:rsid w:val="00E5558C"/>
    <w:rsid w:val="00E64FF5"/>
    <w:rsid w:val="00E872C9"/>
    <w:rsid w:val="00E907EC"/>
    <w:rsid w:val="00E95A0D"/>
    <w:rsid w:val="00EA5421"/>
    <w:rsid w:val="00EA69AA"/>
    <w:rsid w:val="00EB0EAD"/>
    <w:rsid w:val="00EB34FC"/>
    <w:rsid w:val="00EB5816"/>
    <w:rsid w:val="00ED0EA9"/>
    <w:rsid w:val="00ED33F6"/>
    <w:rsid w:val="00ED3A4E"/>
    <w:rsid w:val="00EF3194"/>
    <w:rsid w:val="00EF77DF"/>
    <w:rsid w:val="00F012EE"/>
    <w:rsid w:val="00F11BEF"/>
    <w:rsid w:val="00F258E7"/>
    <w:rsid w:val="00F31B84"/>
    <w:rsid w:val="00F631EC"/>
    <w:rsid w:val="00F64C22"/>
    <w:rsid w:val="00F64FA7"/>
    <w:rsid w:val="00F74D19"/>
    <w:rsid w:val="00F80053"/>
    <w:rsid w:val="00F80764"/>
    <w:rsid w:val="00F839C4"/>
    <w:rsid w:val="00FA02C7"/>
    <w:rsid w:val="00FA4186"/>
    <w:rsid w:val="00FB6543"/>
    <w:rsid w:val="00FC0531"/>
    <w:rsid w:val="00FC13F0"/>
    <w:rsid w:val="00FC4328"/>
    <w:rsid w:val="00FD0FB7"/>
    <w:rsid w:val="00FD1907"/>
    <w:rsid w:val="00FE79A2"/>
    <w:rsid w:val="00FF75A7"/>
    <w:rsid w:val="00FF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E95A0D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164CA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64CA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64CA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64CA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64CA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485</Words>
  <Characters>3061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Dennis Lichtenberg</cp:lastModifiedBy>
  <cp:revision>18</cp:revision>
  <dcterms:created xsi:type="dcterms:W3CDTF">2025-05-28T15:30:00Z</dcterms:created>
  <dcterms:modified xsi:type="dcterms:W3CDTF">2025-09-01T20:54:00Z</dcterms:modified>
</cp:coreProperties>
</file>