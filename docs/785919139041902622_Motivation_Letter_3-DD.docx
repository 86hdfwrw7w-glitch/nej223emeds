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8CAD6" w14:textId="77777777" w:rsidR="00E54B80" w:rsidRPr="00087530" w:rsidRDefault="00E54B80" w:rsidP="00E54B80">
      <w:pPr>
        <w:spacing w:after="0" w:line="240" w:lineRule="auto"/>
        <w:jc w:val="center"/>
        <w:rPr>
          <w:rFonts w:ascii="Georgia" w:hAnsi="Georgia" w:cs="Times New Roman"/>
        </w:rPr>
      </w:pPr>
      <w:r w:rsidRPr="00087530">
        <w:rPr>
          <w:rFonts w:ascii="Georgia" w:hAnsi="Georgia" w:cs="Times New Roman"/>
        </w:rPr>
        <w:t>Robin Grawe</w:t>
      </w:r>
    </w:p>
    <w:p w14:paraId="67FA76CA" w14:textId="77777777" w:rsidR="00E54B80" w:rsidRPr="00087530" w:rsidRDefault="00E54B80" w:rsidP="00E54B80">
      <w:pPr>
        <w:spacing w:after="0" w:line="240" w:lineRule="auto"/>
        <w:jc w:val="center"/>
        <w:rPr>
          <w:rFonts w:ascii="Georgia" w:hAnsi="Georgia" w:cs="Times New Roman"/>
        </w:rPr>
      </w:pPr>
      <w:r w:rsidRPr="00087530">
        <w:rPr>
          <w:rFonts w:ascii="Georgia" w:hAnsi="Georgia" w:cs="Times New Roman"/>
        </w:rPr>
        <w:t>Alte Siedlungsstraße 3, 37688 Beverungen, Germany</w:t>
      </w:r>
    </w:p>
    <w:p w14:paraId="0EAC17C0" w14:textId="77777777" w:rsidR="00E54B80" w:rsidRPr="007556D0" w:rsidRDefault="00E54B80" w:rsidP="00E54B80">
      <w:pPr>
        <w:spacing w:after="0" w:line="240" w:lineRule="auto"/>
        <w:jc w:val="center"/>
        <w:rPr>
          <w:rFonts w:ascii="Georgia" w:hAnsi="Georgia" w:cs="Times New Roman"/>
          <w:lang w:val="en-GB"/>
        </w:rPr>
      </w:pPr>
      <w:r w:rsidRPr="007556D0">
        <w:rPr>
          <w:rFonts w:ascii="Georgia" w:hAnsi="Georgia" w:cs="Georgia"/>
          <w:lang w:val="en-GB"/>
        </w:rPr>
        <w:t>Robingrawe.rg@gmail.com</w:t>
      </w:r>
      <w:r w:rsidRPr="007556D0">
        <w:rPr>
          <w:rFonts w:ascii="Georgia" w:hAnsi="Georgia" w:cs="Times New Roman"/>
          <w:lang w:val="en-GB"/>
        </w:rPr>
        <w:t xml:space="preserve"> | </w:t>
      </w:r>
      <w:r w:rsidRPr="007556D0">
        <w:rPr>
          <w:rFonts w:ascii="Georgia" w:hAnsi="Georgia" w:cs="Georgia"/>
          <w:color w:val="000000"/>
          <w:lang w:val="en-GB"/>
        </w:rPr>
        <w:t>+49 175 23 24 197</w:t>
      </w:r>
    </w:p>
    <w:p w14:paraId="7B17D798" w14:textId="77777777" w:rsidR="00E54B80" w:rsidRPr="007556D0" w:rsidRDefault="00E54B80" w:rsidP="00E54B80">
      <w:pPr>
        <w:pBdr>
          <w:bottom w:val="single" w:sz="8" w:space="1" w:color="auto"/>
        </w:pBdr>
        <w:spacing w:after="0"/>
        <w:rPr>
          <w:rFonts w:ascii="Georgia" w:hAnsi="Georgia" w:cs="Times New Roman"/>
          <w:lang w:val="en-GB"/>
        </w:rPr>
      </w:pPr>
    </w:p>
    <w:p w14:paraId="56BE1132" w14:textId="31B1166C" w:rsidR="00E54B80" w:rsidRPr="007556D0" w:rsidRDefault="00E54B80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</w:p>
    <w:p w14:paraId="71B60D4A" w14:textId="77777777" w:rsidR="00E54B80" w:rsidRPr="007556D0" w:rsidRDefault="00E54B80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</w:p>
    <w:p w14:paraId="029808CD" w14:textId="12F78933" w:rsidR="001E5DEE" w:rsidRPr="007556D0" w:rsidRDefault="00E54B80" w:rsidP="00087530">
      <w:pPr>
        <w:spacing w:after="0" w:line="276" w:lineRule="auto"/>
        <w:jc w:val="both"/>
        <w:rPr>
          <w:rFonts w:ascii="Georgia" w:hAnsi="Georgia"/>
          <w:b/>
          <w:bCs/>
          <w:lang w:val="en-GB"/>
        </w:rPr>
      </w:pPr>
      <w:r w:rsidRPr="007556D0">
        <w:rPr>
          <w:rFonts w:ascii="Georgia" w:hAnsi="Georgia"/>
          <w:b/>
          <w:bCs/>
          <w:lang w:val="en-GB"/>
        </w:rPr>
        <w:t>M</w:t>
      </w:r>
      <w:r w:rsidR="001E5DEE" w:rsidRPr="007556D0">
        <w:rPr>
          <w:rFonts w:ascii="Georgia" w:hAnsi="Georgia"/>
          <w:b/>
          <w:bCs/>
          <w:lang w:val="en-GB"/>
        </w:rPr>
        <w:t>otivation Letter for the Master</w:t>
      </w:r>
      <w:r w:rsidR="002129CE" w:rsidRPr="007556D0">
        <w:rPr>
          <w:rFonts w:ascii="Georgia" w:hAnsi="Georgia"/>
          <w:b/>
          <w:bCs/>
          <w:lang w:val="en-GB"/>
        </w:rPr>
        <w:t>'s</w:t>
      </w:r>
      <w:r w:rsidR="001E5DEE" w:rsidRPr="007556D0">
        <w:rPr>
          <w:rFonts w:ascii="Georgia" w:hAnsi="Georgia"/>
          <w:b/>
          <w:bCs/>
          <w:lang w:val="en-GB"/>
        </w:rPr>
        <w:t xml:space="preserve"> in Management</w:t>
      </w:r>
      <w:r w:rsidR="002129CE" w:rsidRPr="007556D0">
        <w:rPr>
          <w:rFonts w:ascii="Georgia" w:hAnsi="Georgia"/>
          <w:b/>
          <w:bCs/>
          <w:lang w:val="en-GB"/>
        </w:rPr>
        <w:t xml:space="preserve"> Programme</w:t>
      </w:r>
    </w:p>
    <w:p w14:paraId="17A82E4F" w14:textId="77777777" w:rsidR="00BC7B04" w:rsidRPr="007556D0" w:rsidRDefault="00BC7B04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03603775" w14:textId="05473425" w:rsidR="00F960CA" w:rsidRPr="007556D0" w:rsidRDefault="001E5DEE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Dear Sir or Madam, </w:t>
      </w:r>
    </w:p>
    <w:p w14:paraId="13EF1C03" w14:textId="77777777" w:rsidR="003A5377" w:rsidRPr="007556D0" w:rsidRDefault="003A5377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7024D502" w14:textId="6BCAB290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241022">
        <w:rPr>
          <w:rFonts w:ascii="Georgia" w:hAnsi="Georgia"/>
          <w:lang w:val="en-GB"/>
        </w:rPr>
        <w:t>many companies are currently going through a difficult time</w:t>
      </w:r>
      <w:r w:rsidR="000B1F89" w:rsidRPr="00241022">
        <w:rPr>
          <w:rFonts w:ascii="Georgia" w:hAnsi="Georgia"/>
          <w:lang w:val="en-GB"/>
        </w:rPr>
        <w:t xml:space="preserve"> and</w:t>
      </w:r>
      <w:r w:rsidRPr="00241022">
        <w:rPr>
          <w:rFonts w:ascii="Georgia" w:hAnsi="Georgia"/>
          <w:lang w:val="en-GB"/>
        </w:rPr>
        <w:t xml:space="preserve"> </w:t>
      </w:r>
      <w:r w:rsidR="000B1F89" w:rsidRPr="00241022">
        <w:rPr>
          <w:rFonts w:ascii="Georgia" w:hAnsi="Georgia"/>
          <w:lang w:val="en-GB"/>
        </w:rPr>
        <w:t>m</w:t>
      </w:r>
      <w:r w:rsidRPr="00241022">
        <w:rPr>
          <w:rFonts w:ascii="Georgia" w:hAnsi="Georgia"/>
          <w:lang w:val="en-GB"/>
        </w:rPr>
        <w:t xml:space="preserve">anagement decisions are often made under great uncertainty. </w:t>
      </w:r>
      <w:r w:rsidR="00DD0706" w:rsidRPr="00241022">
        <w:rPr>
          <w:rFonts w:ascii="Georgia" w:hAnsi="Georgia"/>
          <w:lang w:val="en-GB"/>
        </w:rPr>
        <w:t>However, i</w:t>
      </w:r>
      <w:r w:rsidR="00984031" w:rsidRPr="00241022">
        <w:rPr>
          <w:rFonts w:ascii="Georgia" w:hAnsi="Georgia"/>
          <w:lang w:val="en-GB"/>
        </w:rPr>
        <w:t>n my opinion</w:t>
      </w:r>
      <w:r w:rsidRPr="00241022">
        <w:rPr>
          <w:rFonts w:ascii="Georgia" w:hAnsi="Georgia"/>
          <w:lang w:val="en-GB"/>
        </w:rPr>
        <w:t xml:space="preserve"> successful decisions are an inevitable option </w:t>
      </w:r>
      <w:r w:rsidR="00DD0706" w:rsidRPr="00241022">
        <w:rPr>
          <w:rFonts w:ascii="Georgia" w:hAnsi="Georgia"/>
          <w:lang w:val="en-GB"/>
        </w:rPr>
        <w:t xml:space="preserve">especially </w:t>
      </w:r>
      <w:r w:rsidR="008C7F62" w:rsidRPr="00241022">
        <w:rPr>
          <w:rFonts w:ascii="Georgia" w:hAnsi="Georgia"/>
          <w:lang w:val="en-GB"/>
        </w:rPr>
        <w:t>under challenging</w:t>
      </w:r>
      <w:r w:rsidRPr="00241022">
        <w:rPr>
          <w:rFonts w:ascii="Georgia" w:hAnsi="Georgia"/>
          <w:lang w:val="en-GB"/>
        </w:rPr>
        <w:t xml:space="preserve"> times. In particular, I believe that only on the basis of sound management decisions</w:t>
      </w:r>
      <w:r w:rsidR="00FB1A3B" w:rsidRPr="00241022">
        <w:rPr>
          <w:rFonts w:ascii="Georgia" w:hAnsi="Georgia"/>
          <w:lang w:val="en-GB"/>
        </w:rPr>
        <w:t>,</w:t>
      </w:r>
      <w:r w:rsidRPr="00241022">
        <w:rPr>
          <w:rFonts w:ascii="Georgia" w:hAnsi="Georgia"/>
          <w:lang w:val="en-GB"/>
        </w:rPr>
        <w:t xml:space="preserve"> it </w:t>
      </w:r>
      <w:r w:rsidR="002129CE" w:rsidRPr="00241022">
        <w:rPr>
          <w:rFonts w:ascii="Georgia" w:hAnsi="Georgia"/>
          <w:lang w:val="en-GB"/>
        </w:rPr>
        <w:t xml:space="preserve">is </w:t>
      </w:r>
      <w:r w:rsidRPr="00241022">
        <w:rPr>
          <w:rFonts w:ascii="Georgia" w:hAnsi="Georgia"/>
          <w:lang w:val="en-GB"/>
        </w:rPr>
        <w:t xml:space="preserve">possible </w:t>
      </w:r>
      <w:r w:rsidR="00FB1A3B" w:rsidRPr="00241022">
        <w:rPr>
          <w:rFonts w:ascii="Georgia" w:hAnsi="Georgia"/>
          <w:lang w:val="en-GB"/>
        </w:rPr>
        <w:t xml:space="preserve">to shape </w:t>
      </w:r>
      <w:r w:rsidR="00F80661" w:rsidRPr="00241022">
        <w:rPr>
          <w:rFonts w:ascii="Georgia" w:hAnsi="Georgia"/>
          <w:lang w:val="en-GB"/>
        </w:rPr>
        <w:t>a successful</w:t>
      </w:r>
      <w:r w:rsidR="00FB1A3B" w:rsidRPr="00241022">
        <w:rPr>
          <w:rFonts w:ascii="Georgia" w:hAnsi="Georgia"/>
          <w:lang w:val="en-GB"/>
        </w:rPr>
        <w:t xml:space="preserve"> future</w:t>
      </w:r>
      <w:r w:rsidR="00F80661" w:rsidRPr="00241022">
        <w:rPr>
          <w:rFonts w:ascii="Georgia" w:hAnsi="Georgia"/>
          <w:lang w:val="en-GB"/>
        </w:rPr>
        <w:t xml:space="preserve"> of companies.</w:t>
      </w:r>
      <w:r w:rsidRPr="00241022">
        <w:rPr>
          <w:rFonts w:ascii="Georgia" w:hAnsi="Georgia"/>
          <w:lang w:val="en-GB"/>
        </w:rPr>
        <w:t xml:space="preserve"> In the long term</w:t>
      </w:r>
      <w:r w:rsidR="00FB1A3B" w:rsidRPr="00241022">
        <w:rPr>
          <w:rFonts w:ascii="Georgia" w:hAnsi="Georgia"/>
          <w:lang w:val="en-GB"/>
        </w:rPr>
        <w:t>,</w:t>
      </w:r>
      <w:r w:rsidRPr="00241022">
        <w:rPr>
          <w:rFonts w:ascii="Georgia" w:hAnsi="Georgia"/>
          <w:lang w:val="en-GB"/>
        </w:rPr>
        <w:t xml:space="preserve"> I </w:t>
      </w:r>
      <w:r w:rsidR="002129CE" w:rsidRPr="00241022">
        <w:rPr>
          <w:rFonts w:ascii="Georgia" w:hAnsi="Georgia"/>
          <w:lang w:val="en-GB"/>
        </w:rPr>
        <w:t>am keen</w:t>
      </w:r>
      <w:r w:rsidRPr="00241022">
        <w:rPr>
          <w:rFonts w:ascii="Georgia" w:hAnsi="Georgia"/>
          <w:lang w:val="en-GB"/>
        </w:rPr>
        <w:t xml:space="preserve"> </w:t>
      </w:r>
      <w:r w:rsidR="008C7F62" w:rsidRPr="00241022">
        <w:rPr>
          <w:rFonts w:ascii="Georgia" w:hAnsi="Georgia"/>
          <w:lang w:val="en-GB"/>
        </w:rPr>
        <w:t>to participate</w:t>
      </w:r>
      <w:r w:rsidR="00F80661" w:rsidRPr="00241022">
        <w:rPr>
          <w:rFonts w:ascii="Georgia" w:hAnsi="Georgia"/>
          <w:lang w:val="en-GB"/>
        </w:rPr>
        <w:t xml:space="preserve"> actively</w:t>
      </w:r>
      <w:r w:rsidR="008C7F62" w:rsidRPr="00241022">
        <w:rPr>
          <w:rFonts w:ascii="Georgia" w:hAnsi="Georgia"/>
          <w:lang w:val="en-GB"/>
        </w:rPr>
        <w:t xml:space="preserve"> in the</w:t>
      </w:r>
      <w:r w:rsidR="00F80661" w:rsidRPr="00241022">
        <w:rPr>
          <w:rFonts w:ascii="Georgia" w:hAnsi="Georgia"/>
          <w:lang w:val="en-GB"/>
        </w:rPr>
        <w:t xml:space="preserve"> strategic development </w:t>
      </w:r>
      <w:r w:rsidR="00F80661" w:rsidRPr="00F80661">
        <w:rPr>
          <w:rFonts w:ascii="Georgia" w:hAnsi="Georgia"/>
          <w:lang w:val="en-GB"/>
        </w:rPr>
        <w:t>of such a future and as a result contribute to an overall economic prosperity.</w:t>
      </w:r>
      <w:r w:rsidR="008C7F62" w:rsidRPr="00F80661">
        <w:rPr>
          <w:rFonts w:ascii="Georgia" w:hAnsi="Georgia"/>
          <w:lang w:val="en-GB"/>
        </w:rPr>
        <w:t xml:space="preserve"> </w:t>
      </w:r>
      <w:r w:rsidRPr="00F80661">
        <w:rPr>
          <w:rFonts w:ascii="Georgia" w:hAnsi="Georgia"/>
          <w:lang w:val="en-GB"/>
        </w:rPr>
        <w:t>In order to achieve this goal</w:t>
      </w:r>
      <w:r w:rsidRPr="007556D0">
        <w:rPr>
          <w:rFonts w:ascii="Georgia" w:hAnsi="Georgia"/>
          <w:lang w:val="en-GB"/>
        </w:rPr>
        <w:t xml:space="preserve">, the </w:t>
      </w:r>
      <w:r w:rsidR="00FB1A3B" w:rsidRPr="007556D0">
        <w:rPr>
          <w:rFonts w:ascii="Georgia" w:hAnsi="Georgia"/>
          <w:lang w:val="en-GB"/>
        </w:rPr>
        <w:t>master's</w:t>
      </w:r>
      <w:r w:rsidRPr="007556D0">
        <w:rPr>
          <w:rFonts w:ascii="Georgia" w:hAnsi="Georgia"/>
          <w:lang w:val="en-GB"/>
        </w:rPr>
        <w:t xml:space="preserve"> in management at the London Business School </w:t>
      </w:r>
      <w:r w:rsidR="002129CE" w:rsidRPr="007556D0">
        <w:rPr>
          <w:rFonts w:ascii="Georgia" w:hAnsi="Georgia"/>
          <w:lang w:val="en-GB"/>
        </w:rPr>
        <w:t>is the perfect fit for</w:t>
      </w:r>
      <w:r w:rsidRPr="007556D0">
        <w:rPr>
          <w:rFonts w:ascii="Georgia" w:hAnsi="Georgia"/>
          <w:lang w:val="en-GB"/>
        </w:rPr>
        <w:t xml:space="preserve"> me.</w:t>
      </w:r>
      <w:r w:rsidR="00731D10">
        <w:rPr>
          <w:rFonts w:ascii="Georgia" w:hAnsi="Georgia"/>
          <w:lang w:val="en-GB"/>
        </w:rPr>
        <w:t xml:space="preserve"> In the following</w:t>
      </w:r>
      <w:r w:rsidRPr="007556D0">
        <w:rPr>
          <w:rFonts w:ascii="Georgia" w:hAnsi="Georgia"/>
          <w:lang w:val="en-GB"/>
        </w:rPr>
        <w:t xml:space="preserve">, I would like to </w:t>
      </w:r>
      <w:r w:rsidR="002129CE" w:rsidRPr="007556D0">
        <w:rPr>
          <w:rFonts w:ascii="Georgia" w:hAnsi="Georgia"/>
          <w:lang w:val="en-GB"/>
        </w:rPr>
        <w:t>share</w:t>
      </w:r>
      <w:r w:rsidRPr="007556D0">
        <w:rPr>
          <w:rFonts w:ascii="Georgia" w:hAnsi="Georgia"/>
          <w:lang w:val="en-GB"/>
        </w:rPr>
        <w:t xml:space="preserve"> why I am </w:t>
      </w:r>
      <w:r w:rsidR="002129CE" w:rsidRPr="007556D0">
        <w:rPr>
          <w:rFonts w:ascii="Georgia" w:hAnsi="Georgia"/>
          <w:lang w:val="en-GB"/>
        </w:rPr>
        <w:t xml:space="preserve">the ideal </w:t>
      </w:r>
      <w:r w:rsidRPr="007556D0">
        <w:rPr>
          <w:rFonts w:ascii="Georgia" w:hAnsi="Georgia"/>
          <w:lang w:val="en-GB"/>
        </w:rPr>
        <w:t xml:space="preserve">candidate for </w:t>
      </w:r>
      <w:r w:rsidR="002129CE" w:rsidRPr="007556D0">
        <w:rPr>
          <w:rFonts w:ascii="Georgia" w:hAnsi="Georgia"/>
          <w:lang w:val="en-GB"/>
        </w:rPr>
        <w:t>this</w:t>
      </w:r>
      <w:r w:rsidRPr="007556D0">
        <w:rPr>
          <w:rFonts w:ascii="Georgia" w:hAnsi="Georgia"/>
          <w:lang w:val="en-GB"/>
        </w:rPr>
        <w:t xml:space="preserve"> program</w:t>
      </w:r>
      <w:r w:rsidR="002129CE" w:rsidRPr="007556D0">
        <w:rPr>
          <w:rFonts w:ascii="Georgia" w:hAnsi="Georgia"/>
          <w:lang w:val="en-GB"/>
        </w:rPr>
        <w:t>me</w:t>
      </w:r>
      <w:r w:rsidR="0011648C">
        <w:rPr>
          <w:rFonts w:ascii="Georgia" w:hAnsi="Georgia"/>
          <w:lang w:val="en-GB"/>
        </w:rPr>
        <w:t xml:space="preserve">, </w:t>
      </w:r>
      <w:r w:rsidR="0011648C" w:rsidRPr="007556D0">
        <w:rPr>
          <w:rFonts w:ascii="Georgia" w:hAnsi="Georgia"/>
          <w:lang w:val="en-GB"/>
        </w:rPr>
        <w:t xml:space="preserve">based on my previous experiences and </w:t>
      </w:r>
      <w:r w:rsidR="00DD3A08">
        <w:rPr>
          <w:rFonts w:ascii="Georgia" w:hAnsi="Georgia"/>
          <w:lang w:val="en-GB"/>
        </w:rPr>
        <w:t xml:space="preserve">current </w:t>
      </w:r>
      <w:r w:rsidR="0011648C" w:rsidRPr="007556D0">
        <w:rPr>
          <w:rFonts w:ascii="Georgia" w:hAnsi="Georgia"/>
          <w:lang w:val="en-GB"/>
        </w:rPr>
        <w:t>goals</w:t>
      </w:r>
      <w:r w:rsidRPr="007556D0">
        <w:rPr>
          <w:rFonts w:ascii="Georgia" w:hAnsi="Georgia"/>
          <w:lang w:val="en-GB"/>
        </w:rPr>
        <w:t>.</w:t>
      </w:r>
    </w:p>
    <w:p w14:paraId="595F5214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color w:val="FF0000"/>
          <w:lang w:val="en-GB"/>
        </w:rPr>
      </w:pPr>
    </w:p>
    <w:p w14:paraId="7EA39954" w14:textId="56A5FB28" w:rsidR="00E54B80" w:rsidRPr="00087530" w:rsidRDefault="007025FB" w:rsidP="00087530">
      <w:pPr>
        <w:spacing w:after="0" w:line="276" w:lineRule="auto"/>
        <w:jc w:val="both"/>
        <w:rPr>
          <w:rFonts w:ascii="Georgia" w:hAnsi="Georgia"/>
          <w:color w:val="FF0000"/>
          <w:lang w:val="en-GB"/>
        </w:rPr>
      </w:pPr>
      <w:r w:rsidRPr="007556D0">
        <w:rPr>
          <w:rFonts w:ascii="Georgia" w:hAnsi="Georgia"/>
          <w:lang w:val="en-GB"/>
        </w:rPr>
        <w:t>D</w:t>
      </w:r>
      <w:r w:rsidR="00E54B80" w:rsidRPr="007556D0">
        <w:rPr>
          <w:rFonts w:ascii="Georgia" w:hAnsi="Georgia"/>
          <w:lang w:val="en-GB"/>
        </w:rPr>
        <w:t xml:space="preserve">uring my apprenticeship as a bank clerk, I enjoyed </w:t>
      </w:r>
      <w:r w:rsidR="000A4AEC" w:rsidRPr="007556D0">
        <w:rPr>
          <w:rFonts w:ascii="Georgia" w:hAnsi="Georgia"/>
          <w:lang w:val="en-GB"/>
        </w:rPr>
        <w:t xml:space="preserve">working on </w:t>
      </w:r>
      <w:r w:rsidR="007D41B8">
        <w:rPr>
          <w:rFonts w:ascii="Georgia" w:hAnsi="Georgia"/>
          <w:lang w:val="en-GB"/>
        </w:rPr>
        <w:t xml:space="preserve">the implementation of </w:t>
      </w:r>
      <w:r w:rsidR="000A4AEC" w:rsidRPr="007556D0">
        <w:rPr>
          <w:rFonts w:ascii="Georgia" w:hAnsi="Georgia"/>
          <w:lang w:val="en-GB"/>
        </w:rPr>
        <w:t>new processes</w:t>
      </w:r>
      <w:r w:rsidR="00E54B80" w:rsidRPr="007556D0">
        <w:rPr>
          <w:rFonts w:ascii="Georgia" w:hAnsi="Georgia"/>
          <w:lang w:val="en-GB"/>
        </w:rPr>
        <w:t xml:space="preserve">. </w:t>
      </w:r>
      <w:r w:rsidR="00A32ADF">
        <w:rPr>
          <w:rFonts w:ascii="Georgia" w:hAnsi="Georgia"/>
          <w:lang w:val="en-GB"/>
        </w:rPr>
        <w:t>For example, b</w:t>
      </w:r>
      <w:r w:rsidR="00E54B80" w:rsidRPr="007556D0">
        <w:rPr>
          <w:rFonts w:ascii="Georgia" w:hAnsi="Georgia"/>
          <w:lang w:val="en-GB"/>
        </w:rPr>
        <w:t xml:space="preserve">y </w:t>
      </w:r>
      <w:r w:rsidR="000A4AEC" w:rsidRPr="007556D0">
        <w:rPr>
          <w:rFonts w:ascii="Georgia" w:hAnsi="Georgia"/>
          <w:lang w:val="en-GB"/>
        </w:rPr>
        <w:t>participating</w:t>
      </w:r>
      <w:r w:rsidR="00E54B80" w:rsidRPr="007556D0">
        <w:rPr>
          <w:rFonts w:ascii="Georgia" w:hAnsi="Georgia"/>
          <w:lang w:val="en-GB"/>
        </w:rPr>
        <w:t xml:space="preserve"> </w:t>
      </w:r>
      <w:r w:rsidR="00FB1A3B" w:rsidRPr="007556D0">
        <w:rPr>
          <w:rFonts w:ascii="Georgia" w:hAnsi="Georgia"/>
          <w:lang w:val="en-GB"/>
        </w:rPr>
        <w:t>in</w:t>
      </w:r>
      <w:r w:rsidR="00E54B80" w:rsidRPr="007556D0">
        <w:rPr>
          <w:rFonts w:ascii="Georgia" w:hAnsi="Georgia"/>
          <w:lang w:val="en-GB"/>
        </w:rPr>
        <w:t xml:space="preserve"> a </w:t>
      </w:r>
      <w:r w:rsidRPr="007556D0">
        <w:rPr>
          <w:rFonts w:ascii="Georgia" w:hAnsi="Georgia"/>
          <w:lang w:val="en-GB"/>
        </w:rPr>
        <w:t xml:space="preserve">digitisation </w:t>
      </w:r>
      <w:r w:rsidR="00E54B80" w:rsidRPr="007556D0">
        <w:rPr>
          <w:rFonts w:ascii="Georgia" w:hAnsi="Georgia"/>
          <w:lang w:val="en-GB"/>
        </w:rPr>
        <w:t xml:space="preserve">project, I </w:t>
      </w:r>
      <w:r w:rsidRPr="007556D0">
        <w:rPr>
          <w:rFonts w:ascii="Georgia" w:hAnsi="Georgia"/>
          <w:lang w:val="en-GB"/>
        </w:rPr>
        <w:t xml:space="preserve">realised </w:t>
      </w:r>
      <w:r w:rsidR="00E54B80" w:rsidRPr="007556D0">
        <w:rPr>
          <w:rFonts w:ascii="Georgia" w:hAnsi="Georgia"/>
          <w:lang w:val="en-GB"/>
        </w:rPr>
        <w:t>how</w:t>
      </w:r>
      <w:r w:rsidR="000A4AEC" w:rsidRPr="007556D0">
        <w:rPr>
          <w:rFonts w:ascii="Georgia" w:hAnsi="Georgia"/>
          <w:lang w:val="en-GB"/>
        </w:rPr>
        <w:t xml:space="preserve"> inspiring it was to improve and </w:t>
      </w:r>
      <w:r w:rsidRPr="007556D0">
        <w:rPr>
          <w:rFonts w:ascii="Georgia" w:hAnsi="Georgia"/>
          <w:lang w:val="en-GB"/>
        </w:rPr>
        <w:t xml:space="preserve">optimise </w:t>
      </w:r>
      <w:r w:rsidR="000A4AEC" w:rsidRPr="007556D0">
        <w:rPr>
          <w:rFonts w:ascii="Georgia" w:hAnsi="Georgia"/>
          <w:lang w:val="en-GB"/>
        </w:rPr>
        <w:t>established processes</w:t>
      </w:r>
      <w:r w:rsidR="00E54B80" w:rsidRPr="007556D0">
        <w:rPr>
          <w:rFonts w:ascii="Georgia" w:hAnsi="Georgia"/>
          <w:lang w:val="en-GB"/>
        </w:rPr>
        <w:t xml:space="preserve">. In order to contribute </w:t>
      </w:r>
      <w:r w:rsidRPr="007556D0">
        <w:rPr>
          <w:rFonts w:ascii="Georgia" w:hAnsi="Georgia"/>
          <w:lang w:val="en-GB"/>
        </w:rPr>
        <w:t xml:space="preserve">with </w:t>
      </w:r>
      <w:r w:rsidR="00E54B80" w:rsidRPr="007556D0">
        <w:rPr>
          <w:rFonts w:ascii="Georgia" w:hAnsi="Georgia"/>
          <w:lang w:val="en-GB"/>
        </w:rPr>
        <w:t xml:space="preserve">new </w:t>
      </w:r>
      <w:r w:rsidR="000A4AEC" w:rsidRPr="007556D0">
        <w:rPr>
          <w:rFonts w:ascii="Georgia" w:hAnsi="Georgia"/>
          <w:lang w:val="en-GB"/>
        </w:rPr>
        <w:t>ideas</w:t>
      </w:r>
      <w:r w:rsidR="00E54B80" w:rsidRPr="007556D0">
        <w:rPr>
          <w:rFonts w:ascii="Georgia" w:hAnsi="Georgia"/>
          <w:lang w:val="en-GB"/>
        </w:rPr>
        <w:t xml:space="preserve"> </w:t>
      </w:r>
      <w:r w:rsidRPr="007556D0">
        <w:rPr>
          <w:rFonts w:ascii="Georgia" w:hAnsi="Georgia"/>
          <w:lang w:val="en-GB"/>
        </w:rPr>
        <w:t xml:space="preserve">that </w:t>
      </w:r>
      <w:r w:rsidR="008C7F62" w:rsidRPr="007556D0">
        <w:rPr>
          <w:rFonts w:ascii="Georgia" w:hAnsi="Georgia"/>
          <w:lang w:val="en-GB"/>
        </w:rPr>
        <w:t>will enhance</w:t>
      </w:r>
      <w:r w:rsidRPr="007556D0">
        <w:rPr>
          <w:rFonts w:ascii="Georgia" w:hAnsi="Georgia"/>
          <w:lang w:val="en-GB"/>
        </w:rPr>
        <w:t xml:space="preserve"> business processes </w:t>
      </w:r>
      <w:r w:rsidR="00E54B80" w:rsidRPr="007556D0">
        <w:rPr>
          <w:rFonts w:ascii="Georgia" w:hAnsi="Georgia"/>
          <w:lang w:val="en-GB"/>
        </w:rPr>
        <w:t xml:space="preserve">and </w:t>
      </w:r>
      <w:r w:rsidRPr="007556D0">
        <w:rPr>
          <w:rFonts w:ascii="Georgia" w:hAnsi="Georgia"/>
          <w:lang w:val="en-GB"/>
        </w:rPr>
        <w:t xml:space="preserve">go beyond the execution </w:t>
      </w:r>
      <w:r w:rsidR="00E54B80" w:rsidRPr="007556D0">
        <w:rPr>
          <w:rFonts w:ascii="Georgia" w:hAnsi="Georgia"/>
          <w:lang w:val="en-GB"/>
        </w:rPr>
        <w:t xml:space="preserve">of projects, I </w:t>
      </w:r>
      <w:r w:rsidR="00AE014B" w:rsidRPr="007556D0">
        <w:rPr>
          <w:rFonts w:ascii="Georgia" w:hAnsi="Georgia"/>
          <w:lang w:val="en-GB"/>
        </w:rPr>
        <w:t>studied</w:t>
      </w:r>
      <w:r w:rsidR="00E54B80" w:rsidRPr="007556D0">
        <w:rPr>
          <w:rFonts w:ascii="Georgia" w:hAnsi="Georgia"/>
          <w:lang w:val="en-GB"/>
        </w:rPr>
        <w:t xml:space="preserve"> economics</w:t>
      </w:r>
      <w:r w:rsidR="006D43C4" w:rsidRPr="007556D0">
        <w:rPr>
          <w:rFonts w:ascii="Georgia" w:hAnsi="Georgia"/>
          <w:lang w:val="en-GB"/>
        </w:rPr>
        <w:t xml:space="preserve"> and business administration</w:t>
      </w:r>
      <w:r w:rsidR="00E54B80" w:rsidRPr="007556D0">
        <w:rPr>
          <w:rFonts w:ascii="Georgia" w:hAnsi="Georgia"/>
          <w:lang w:val="en-GB"/>
        </w:rPr>
        <w:t xml:space="preserve"> at the Goethe University in </w:t>
      </w:r>
      <w:r w:rsidR="00E54B80" w:rsidRPr="005C77D9">
        <w:rPr>
          <w:rFonts w:ascii="Georgia" w:hAnsi="Georgia"/>
          <w:lang w:val="en-GB"/>
        </w:rPr>
        <w:t>Frankfurt. As the first person in my family to study,</w:t>
      </w:r>
      <w:r w:rsidR="00F80661" w:rsidRPr="005C77D9">
        <w:rPr>
          <w:rFonts w:ascii="Georgia" w:hAnsi="Georgia"/>
          <w:lang w:val="en-GB"/>
        </w:rPr>
        <w:t xml:space="preserve"> </w:t>
      </w:r>
      <w:r w:rsidR="00E54B80" w:rsidRPr="005C77D9">
        <w:rPr>
          <w:rFonts w:ascii="Georgia" w:hAnsi="Georgia"/>
          <w:lang w:val="en-GB"/>
        </w:rPr>
        <w:t xml:space="preserve">this </w:t>
      </w:r>
      <w:r w:rsidR="00AE014B" w:rsidRPr="005C77D9">
        <w:rPr>
          <w:rFonts w:ascii="Georgia" w:hAnsi="Georgia"/>
          <w:lang w:val="en-GB"/>
        </w:rPr>
        <w:t xml:space="preserve">posed </w:t>
      </w:r>
      <w:r w:rsidR="00E54B80" w:rsidRPr="005C77D9">
        <w:rPr>
          <w:rFonts w:ascii="Georgia" w:hAnsi="Georgia"/>
          <w:lang w:val="en-GB"/>
        </w:rPr>
        <w:t xml:space="preserve">a </w:t>
      </w:r>
      <w:r w:rsidR="008C7F62" w:rsidRPr="005C77D9">
        <w:rPr>
          <w:rFonts w:ascii="Georgia" w:hAnsi="Georgia"/>
          <w:lang w:val="en-GB"/>
        </w:rPr>
        <w:t>particular</w:t>
      </w:r>
      <w:r w:rsidR="00E54B80" w:rsidRPr="005C77D9">
        <w:rPr>
          <w:rFonts w:ascii="Georgia" w:hAnsi="Georgia"/>
          <w:lang w:val="en-GB"/>
        </w:rPr>
        <w:t xml:space="preserve"> challenge</w:t>
      </w:r>
      <w:r w:rsidR="000A4AEC" w:rsidRPr="005C77D9">
        <w:rPr>
          <w:rFonts w:ascii="Georgia" w:hAnsi="Georgia"/>
          <w:lang w:val="en-GB"/>
        </w:rPr>
        <w:t>. Nevertheless, through my ambitions and my good analytical skills</w:t>
      </w:r>
      <w:r w:rsidR="00FB1A3B" w:rsidRPr="005C77D9">
        <w:rPr>
          <w:rFonts w:ascii="Georgia" w:hAnsi="Georgia"/>
          <w:lang w:val="en-GB"/>
        </w:rPr>
        <w:t>,</w:t>
      </w:r>
      <w:r w:rsidR="000A4AEC" w:rsidRPr="005C77D9">
        <w:rPr>
          <w:rFonts w:ascii="Georgia" w:hAnsi="Georgia"/>
          <w:lang w:val="en-GB"/>
        </w:rPr>
        <w:t xml:space="preserve"> I was able to</w:t>
      </w:r>
      <w:r w:rsidR="00815522" w:rsidRPr="005C77D9">
        <w:rPr>
          <w:rFonts w:ascii="Georgia" w:hAnsi="Georgia"/>
          <w:lang w:val="en-GB"/>
        </w:rPr>
        <w:t xml:space="preserve"> finish my studies with excellent results.</w:t>
      </w:r>
      <w:r w:rsidR="000A4AEC" w:rsidRPr="005C77D9">
        <w:rPr>
          <w:rFonts w:ascii="Georgia" w:hAnsi="Georgia"/>
          <w:lang w:val="en-GB"/>
        </w:rPr>
        <w:t xml:space="preserve"> </w:t>
      </w:r>
    </w:p>
    <w:p w14:paraId="653E3023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1DC99C0A" w14:textId="0DA33CA4" w:rsidR="00E54B80" w:rsidRPr="00087530" w:rsidRDefault="00504AED" w:rsidP="00087530">
      <w:pPr>
        <w:spacing w:after="0" w:line="276" w:lineRule="auto"/>
        <w:jc w:val="both"/>
        <w:rPr>
          <w:rFonts w:ascii="Georgia" w:hAnsi="Georgia"/>
          <w:color w:val="FF0000"/>
          <w:lang w:val="en-GB"/>
        </w:rPr>
      </w:pPr>
      <w:r>
        <w:rPr>
          <w:rFonts w:ascii="Georgia" w:hAnsi="Georgia"/>
          <w:lang w:val="en-GB"/>
        </w:rPr>
        <w:t xml:space="preserve">To support companies in their future development, I am aiming for an entry into management consulting. </w:t>
      </w:r>
      <w:r w:rsidR="00421D83" w:rsidRPr="007556D0">
        <w:rPr>
          <w:rFonts w:ascii="Georgia" w:hAnsi="Georgia"/>
          <w:lang w:val="en-GB"/>
        </w:rPr>
        <w:t xml:space="preserve">Also, I think that this is the perfect environment to develop </w:t>
      </w:r>
      <w:r w:rsidR="00FB1A3B" w:rsidRPr="007556D0">
        <w:rPr>
          <w:rFonts w:ascii="Georgia" w:hAnsi="Georgia"/>
          <w:lang w:val="en-GB"/>
        </w:rPr>
        <w:t>continuously</w:t>
      </w:r>
      <w:r w:rsidR="00421D83" w:rsidRPr="007556D0">
        <w:rPr>
          <w:rFonts w:ascii="Georgia" w:hAnsi="Georgia"/>
          <w:lang w:val="en-GB"/>
        </w:rPr>
        <w:t>.</w:t>
      </w:r>
      <w:r w:rsidR="001341A9" w:rsidRPr="001341A9">
        <w:rPr>
          <w:lang w:val="en-US"/>
        </w:rPr>
        <w:t xml:space="preserve"> </w:t>
      </w:r>
      <w:r w:rsidR="001341A9" w:rsidRPr="001341A9">
        <w:rPr>
          <w:rFonts w:ascii="Georgia" w:hAnsi="Georgia"/>
          <w:lang w:val="en-GB"/>
        </w:rPr>
        <w:t>I think that as a consultant, you are always confronted with new challenges and must always think one step ahead, even when it comes to structural issues. For this reason, I believe that consulting is the perfect environment for continuous professional and personal development.</w:t>
      </w:r>
      <w:r w:rsidR="00452E54">
        <w:rPr>
          <w:rFonts w:ascii="Georgia" w:hAnsi="Georgia"/>
          <w:lang w:val="en-GB"/>
        </w:rPr>
        <w:t xml:space="preserve"> </w:t>
      </w:r>
      <w:r w:rsidR="00BA181A" w:rsidRPr="007556D0">
        <w:rPr>
          <w:rFonts w:ascii="Georgia" w:hAnsi="Georgia"/>
          <w:lang w:val="en-GB"/>
        </w:rPr>
        <w:t>For the best possible preparation,</w:t>
      </w:r>
      <w:r w:rsidR="00BA181A">
        <w:rPr>
          <w:rFonts w:ascii="Georgia" w:hAnsi="Georgia"/>
          <w:lang w:val="en-GB"/>
        </w:rPr>
        <w:t xml:space="preserve"> I decided to </w:t>
      </w:r>
      <w:r w:rsidR="00511232">
        <w:rPr>
          <w:rFonts w:ascii="Georgia" w:hAnsi="Georgia"/>
          <w:lang w:val="en-GB"/>
        </w:rPr>
        <w:t>obtain</w:t>
      </w:r>
      <w:r w:rsidR="00BA181A">
        <w:rPr>
          <w:rFonts w:ascii="Georgia" w:hAnsi="Georgia"/>
          <w:lang w:val="en-GB"/>
        </w:rPr>
        <w:t xml:space="preserve"> some practical skills between </w:t>
      </w:r>
      <w:del w:id="0" w:author="David Döbele" w:date="2020-12-08T18:18:00Z">
        <w:r w:rsidR="00BA181A" w:rsidDel="0091570F">
          <w:rPr>
            <w:rFonts w:ascii="Georgia" w:hAnsi="Georgia"/>
            <w:lang w:val="en-GB"/>
          </w:rPr>
          <w:delText xml:space="preserve">me </w:delText>
        </w:r>
      </w:del>
      <w:ins w:id="1" w:author="David Döbele" w:date="2020-12-08T18:18:00Z">
        <w:r w:rsidR="0091570F">
          <w:rPr>
            <w:rFonts w:ascii="Georgia" w:hAnsi="Georgia"/>
            <w:lang w:val="en-GB"/>
          </w:rPr>
          <w:t>my</w:t>
        </w:r>
        <w:r w:rsidR="0091570F">
          <w:rPr>
            <w:rFonts w:ascii="Georgia" w:hAnsi="Georgia"/>
            <w:lang w:val="en-GB"/>
          </w:rPr>
          <w:t xml:space="preserve"> </w:t>
        </w:r>
      </w:ins>
      <w:r w:rsidR="00BA181A">
        <w:rPr>
          <w:rFonts w:ascii="Georgia" w:hAnsi="Georgia"/>
          <w:lang w:val="en-GB"/>
        </w:rPr>
        <w:t xml:space="preserve">bachelor’s </w:t>
      </w:r>
      <w:r w:rsidR="00BA181A" w:rsidRPr="00F80661">
        <w:rPr>
          <w:rFonts w:ascii="Georgia" w:hAnsi="Georgia"/>
          <w:lang w:val="en-GB"/>
        </w:rPr>
        <w:t xml:space="preserve">and my master’s </w:t>
      </w:r>
      <w:r w:rsidR="00BA181A">
        <w:rPr>
          <w:rFonts w:ascii="Georgia" w:hAnsi="Georgia"/>
          <w:lang w:val="en-GB"/>
        </w:rPr>
        <w:t>studies.</w:t>
      </w:r>
      <w:r w:rsidR="00421D83" w:rsidRPr="007556D0">
        <w:rPr>
          <w:rFonts w:ascii="Georgia" w:hAnsi="Georgia"/>
          <w:lang w:val="en-GB"/>
        </w:rPr>
        <w:t xml:space="preserve"> </w:t>
      </w:r>
      <w:r w:rsidR="00E54B80" w:rsidRPr="00F80661">
        <w:rPr>
          <w:rFonts w:ascii="Georgia" w:hAnsi="Georgia"/>
          <w:lang w:val="en-GB"/>
        </w:rPr>
        <w:t xml:space="preserve">I am currently completing an internship at </w:t>
      </w:r>
      <w:proofErr w:type="spellStart"/>
      <w:r w:rsidR="00E54B80" w:rsidRPr="00F80661">
        <w:rPr>
          <w:rFonts w:ascii="Georgia" w:hAnsi="Georgia"/>
          <w:lang w:val="en-GB"/>
        </w:rPr>
        <w:t>Andersch</w:t>
      </w:r>
      <w:proofErr w:type="spellEnd"/>
      <w:r w:rsidR="00E54B80" w:rsidRPr="00F80661">
        <w:rPr>
          <w:rFonts w:ascii="Georgia" w:hAnsi="Georgia"/>
          <w:lang w:val="en-GB"/>
        </w:rPr>
        <w:t xml:space="preserve"> AG in the area of restructuring consulting</w:t>
      </w:r>
      <w:r w:rsidR="00FB1A3B" w:rsidRPr="00F80661">
        <w:rPr>
          <w:rFonts w:ascii="Georgia" w:hAnsi="Georgia"/>
          <w:lang w:val="en-GB"/>
        </w:rPr>
        <w:t>.</w:t>
      </w:r>
      <w:r w:rsidR="00AE014B" w:rsidRPr="00F80661">
        <w:rPr>
          <w:rFonts w:ascii="Georgia" w:hAnsi="Georgia"/>
          <w:lang w:val="en-GB"/>
        </w:rPr>
        <w:t xml:space="preserve"> </w:t>
      </w:r>
      <w:r w:rsidR="003376A9">
        <w:rPr>
          <w:rFonts w:ascii="Georgia" w:hAnsi="Georgia"/>
          <w:lang w:val="en-GB"/>
        </w:rPr>
        <w:t>A</w:t>
      </w:r>
      <w:r w:rsidR="003376A9" w:rsidRPr="003376A9">
        <w:rPr>
          <w:rFonts w:ascii="Georgia" w:hAnsi="Georgia"/>
          <w:lang w:val="en-GB"/>
        </w:rPr>
        <w:t>fterwards</w:t>
      </w:r>
      <w:r w:rsidR="00AE014B" w:rsidRPr="00F80661">
        <w:rPr>
          <w:rFonts w:ascii="Georgia" w:hAnsi="Georgia"/>
          <w:lang w:val="en-GB"/>
        </w:rPr>
        <w:t>,</w:t>
      </w:r>
      <w:r w:rsidR="00FB1A3B" w:rsidRPr="00F80661">
        <w:rPr>
          <w:rFonts w:ascii="Georgia" w:hAnsi="Georgia"/>
          <w:lang w:val="en-GB"/>
        </w:rPr>
        <w:t xml:space="preserve"> I will</w:t>
      </w:r>
      <w:r w:rsidR="00E54B80" w:rsidRPr="00F80661">
        <w:rPr>
          <w:rFonts w:ascii="Georgia" w:hAnsi="Georgia"/>
          <w:lang w:val="en-GB"/>
        </w:rPr>
        <w:t xml:space="preserve"> complete a</w:t>
      </w:r>
      <w:r w:rsidR="00AE014B" w:rsidRPr="00F80661">
        <w:rPr>
          <w:rFonts w:ascii="Georgia" w:hAnsi="Georgia"/>
          <w:lang w:val="en-GB"/>
        </w:rPr>
        <w:t>n</w:t>
      </w:r>
      <w:r w:rsidR="00F80661" w:rsidRPr="00F80661">
        <w:rPr>
          <w:rFonts w:ascii="Georgia" w:hAnsi="Georgia"/>
          <w:lang w:val="en-GB"/>
        </w:rPr>
        <w:t xml:space="preserve"> three month</w:t>
      </w:r>
      <w:r w:rsidR="00E54B80" w:rsidRPr="00F80661">
        <w:rPr>
          <w:rFonts w:ascii="Georgia" w:hAnsi="Georgia"/>
          <w:lang w:val="en-GB"/>
        </w:rPr>
        <w:t xml:space="preserve"> internship at </w:t>
      </w:r>
      <w:proofErr w:type="spellStart"/>
      <w:proofErr w:type="gramStart"/>
      <w:r w:rsidR="00E54B80" w:rsidRPr="00F80661">
        <w:rPr>
          <w:rFonts w:ascii="Georgia" w:hAnsi="Georgia"/>
          <w:lang w:val="en-GB"/>
        </w:rPr>
        <w:t>E.On</w:t>
      </w:r>
      <w:proofErr w:type="spellEnd"/>
      <w:proofErr w:type="gramEnd"/>
      <w:r w:rsidR="00E54B80" w:rsidRPr="00F80661">
        <w:rPr>
          <w:rFonts w:ascii="Georgia" w:hAnsi="Georgia"/>
          <w:lang w:val="en-GB"/>
        </w:rPr>
        <w:t xml:space="preserve"> in Inhouse Consulting</w:t>
      </w:r>
      <w:r w:rsidR="003376A9">
        <w:rPr>
          <w:rFonts w:ascii="Georgia" w:hAnsi="Georgia"/>
          <w:lang w:val="en-GB"/>
        </w:rPr>
        <w:t xml:space="preserve"> and at </w:t>
      </w:r>
      <w:r w:rsidR="003376A9" w:rsidRPr="003376A9">
        <w:rPr>
          <w:rFonts w:ascii="Georgia" w:hAnsi="Georgia"/>
          <w:color w:val="FF0000"/>
          <w:lang w:val="en-GB"/>
        </w:rPr>
        <w:t>???</w:t>
      </w:r>
      <w:r w:rsidR="00E54B80" w:rsidRPr="003376A9">
        <w:rPr>
          <w:rFonts w:ascii="Georgia" w:hAnsi="Georgia"/>
          <w:color w:val="FF0000"/>
          <w:lang w:val="en-GB"/>
        </w:rPr>
        <w:t>.</w:t>
      </w:r>
      <w:r w:rsidR="00087530" w:rsidRPr="003376A9">
        <w:rPr>
          <w:rFonts w:ascii="Georgia" w:hAnsi="Georgia"/>
          <w:color w:val="FF0000"/>
          <w:lang w:val="en-GB"/>
        </w:rPr>
        <w:t xml:space="preserve"> </w:t>
      </w:r>
    </w:p>
    <w:p w14:paraId="5A73DFA2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2A5725F1" w14:textId="20F38F46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During my internship at </w:t>
      </w:r>
      <w:proofErr w:type="spellStart"/>
      <w:r w:rsidRPr="007556D0">
        <w:rPr>
          <w:rFonts w:ascii="Georgia" w:hAnsi="Georgia"/>
          <w:lang w:val="en-GB"/>
        </w:rPr>
        <w:t>Andersch</w:t>
      </w:r>
      <w:proofErr w:type="spellEnd"/>
      <w:r w:rsidRPr="007556D0">
        <w:rPr>
          <w:rFonts w:ascii="Georgia" w:hAnsi="Georgia"/>
          <w:lang w:val="en-GB"/>
        </w:rPr>
        <w:t xml:space="preserve"> AG, I noticed that the theoretical foundations </w:t>
      </w:r>
      <w:r w:rsidR="009F4380">
        <w:rPr>
          <w:rFonts w:ascii="Georgia" w:hAnsi="Georgia"/>
          <w:lang w:val="en-GB"/>
        </w:rPr>
        <w:t>obtained</w:t>
      </w:r>
      <w:r w:rsidRPr="007556D0">
        <w:rPr>
          <w:rFonts w:ascii="Georgia" w:hAnsi="Georgia"/>
          <w:lang w:val="en-GB"/>
        </w:rPr>
        <w:t xml:space="preserve"> at the university often </w:t>
      </w:r>
      <w:r w:rsidR="00965206">
        <w:rPr>
          <w:rFonts w:ascii="Georgia" w:hAnsi="Georgia"/>
          <w:lang w:val="en-GB"/>
        </w:rPr>
        <w:t>can</w:t>
      </w:r>
      <w:r w:rsidR="00FB1A3B" w:rsidRPr="007556D0">
        <w:rPr>
          <w:rFonts w:ascii="Georgia" w:hAnsi="Georgia"/>
          <w:lang w:val="en-GB"/>
        </w:rPr>
        <w:t>not</w:t>
      </w:r>
      <w:r w:rsidRPr="007556D0">
        <w:rPr>
          <w:rFonts w:ascii="Georgia" w:hAnsi="Georgia"/>
          <w:lang w:val="en-GB"/>
        </w:rPr>
        <w:t xml:space="preserve"> be put into practice. Especially the simplification assumptions frequently made during the bachelor studies regularly prevent an application in real life. It is </w:t>
      </w:r>
      <w:r w:rsidR="00AE014B" w:rsidRPr="007556D0">
        <w:rPr>
          <w:rFonts w:ascii="Georgia" w:hAnsi="Georgia"/>
          <w:lang w:val="en-GB"/>
        </w:rPr>
        <w:t xml:space="preserve">a </w:t>
      </w:r>
      <w:r w:rsidRPr="007556D0">
        <w:rPr>
          <w:rFonts w:ascii="Georgia" w:hAnsi="Georgia"/>
          <w:lang w:val="en-GB"/>
        </w:rPr>
        <w:t>deep conviction</w:t>
      </w:r>
      <w:r w:rsidR="00AE014B" w:rsidRPr="007556D0">
        <w:rPr>
          <w:rFonts w:ascii="Georgia" w:hAnsi="Georgia"/>
          <w:lang w:val="en-GB"/>
        </w:rPr>
        <w:t xml:space="preserve"> of mine</w:t>
      </w:r>
      <w:r w:rsidRPr="007556D0">
        <w:rPr>
          <w:rFonts w:ascii="Georgia" w:hAnsi="Georgia"/>
          <w:lang w:val="en-GB"/>
        </w:rPr>
        <w:t xml:space="preserve"> that </w:t>
      </w:r>
      <w:r w:rsidR="00AE014B" w:rsidRPr="007556D0">
        <w:rPr>
          <w:rFonts w:ascii="Georgia" w:hAnsi="Georgia"/>
          <w:lang w:val="en-GB"/>
        </w:rPr>
        <w:t xml:space="preserve">during </w:t>
      </w:r>
      <w:r w:rsidRPr="007556D0">
        <w:rPr>
          <w:rFonts w:ascii="Georgia" w:hAnsi="Georgia"/>
          <w:lang w:val="en-GB"/>
        </w:rPr>
        <w:t xml:space="preserve">the </w:t>
      </w:r>
      <w:r w:rsidR="00AE014B" w:rsidRPr="007556D0">
        <w:rPr>
          <w:rFonts w:ascii="Georgia" w:hAnsi="Georgia"/>
          <w:lang w:val="en-GB"/>
        </w:rPr>
        <w:t>studies</w:t>
      </w:r>
      <w:r w:rsidR="00FB1A3B" w:rsidRPr="007556D0">
        <w:rPr>
          <w:rFonts w:ascii="Georgia" w:hAnsi="Georgia"/>
          <w:lang w:val="en-GB"/>
        </w:rPr>
        <w:t>,</w:t>
      </w:r>
      <w:r w:rsidRPr="007556D0">
        <w:rPr>
          <w:rFonts w:ascii="Georgia" w:hAnsi="Georgia"/>
          <w:lang w:val="en-GB"/>
        </w:rPr>
        <w:t xml:space="preserve"> the basis for later vocational successes is </w:t>
      </w:r>
      <w:r w:rsidR="00AE014B" w:rsidRPr="007556D0">
        <w:rPr>
          <w:rFonts w:ascii="Georgia" w:hAnsi="Georgia"/>
          <w:lang w:val="en-GB"/>
        </w:rPr>
        <w:t>laid out</w:t>
      </w:r>
      <w:r w:rsidRPr="007556D0">
        <w:rPr>
          <w:rFonts w:ascii="Georgia" w:hAnsi="Georgia"/>
          <w:lang w:val="en-GB"/>
        </w:rPr>
        <w:t xml:space="preserve">. In order to build an optimal foundation for such successes, </w:t>
      </w:r>
      <w:r w:rsidR="00AE014B" w:rsidRPr="007556D0">
        <w:rPr>
          <w:rFonts w:ascii="Georgia" w:hAnsi="Georgia"/>
          <w:lang w:val="en-GB"/>
        </w:rPr>
        <w:t>I aspire</w:t>
      </w:r>
      <w:r w:rsidRPr="007556D0">
        <w:rPr>
          <w:rFonts w:ascii="Georgia" w:hAnsi="Georgia"/>
          <w:lang w:val="en-GB"/>
        </w:rPr>
        <w:t xml:space="preserve"> to be part of the </w:t>
      </w:r>
      <w:r w:rsidR="00FB1A3B" w:rsidRPr="007556D0">
        <w:rPr>
          <w:rFonts w:ascii="Georgia" w:hAnsi="Georgia"/>
          <w:lang w:val="en-GB"/>
        </w:rPr>
        <w:t>master's in management</w:t>
      </w:r>
      <w:r w:rsidR="006D43C4" w:rsidRPr="007556D0">
        <w:rPr>
          <w:rFonts w:ascii="Georgia" w:hAnsi="Georgia"/>
          <w:lang w:val="en-GB"/>
        </w:rPr>
        <w:t xml:space="preserve"> at the London School of Economics.</w:t>
      </w:r>
      <w:r w:rsidRPr="007556D0">
        <w:rPr>
          <w:rFonts w:ascii="Georgia" w:hAnsi="Georgia"/>
          <w:lang w:val="en-GB"/>
        </w:rPr>
        <w:t xml:space="preserve"> </w:t>
      </w:r>
    </w:p>
    <w:p w14:paraId="6C574B17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6BE8A890" w14:textId="2677C8D6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I am sure that by participating in this </w:t>
      </w:r>
      <w:r w:rsidR="00FB1A3B" w:rsidRPr="007556D0">
        <w:rPr>
          <w:rFonts w:ascii="Georgia" w:hAnsi="Georgia"/>
          <w:lang w:val="en-GB"/>
        </w:rPr>
        <w:t>master's</w:t>
      </w:r>
      <w:r w:rsidRPr="007556D0">
        <w:rPr>
          <w:rFonts w:ascii="Georgia" w:hAnsi="Georgia"/>
          <w:lang w:val="en-GB"/>
        </w:rPr>
        <w:t xml:space="preserve"> program</w:t>
      </w:r>
      <w:r w:rsidR="00FB1A3B" w:rsidRPr="007556D0">
        <w:rPr>
          <w:rFonts w:ascii="Georgia" w:hAnsi="Georgia"/>
          <w:lang w:val="en-GB"/>
        </w:rPr>
        <w:t>me,</w:t>
      </w:r>
      <w:r w:rsidRPr="007556D0">
        <w:rPr>
          <w:rFonts w:ascii="Georgia" w:hAnsi="Georgia"/>
          <w:lang w:val="en-GB"/>
        </w:rPr>
        <w:t xml:space="preserve"> I will have the opportunity to expand my knowledge</w:t>
      </w:r>
      <w:r w:rsidR="00984031">
        <w:rPr>
          <w:rFonts w:ascii="Georgia" w:hAnsi="Georgia"/>
          <w:lang w:val="en-GB"/>
        </w:rPr>
        <w:t xml:space="preserve"> about management decisions and strategical thinking</w:t>
      </w:r>
      <w:r w:rsidRPr="007556D0">
        <w:rPr>
          <w:rFonts w:ascii="Georgia" w:hAnsi="Georgia"/>
          <w:lang w:val="en-GB"/>
        </w:rPr>
        <w:t xml:space="preserve">. </w:t>
      </w:r>
      <w:r w:rsidR="004673D6" w:rsidRPr="007556D0">
        <w:rPr>
          <w:rFonts w:ascii="Georgia" w:hAnsi="Georgia"/>
          <w:lang w:val="en-GB"/>
        </w:rPr>
        <w:t xml:space="preserve">Especially the diversity of </w:t>
      </w:r>
      <w:r w:rsidR="00AE014B" w:rsidRPr="007556D0">
        <w:rPr>
          <w:rFonts w:ascii="Georgia" w:hAnsi="Georgia"/>
          <w:lang w:val="en-GB"/>
        </w:rPr>
        <w:t xml:space="preserve">students </w:t>
      </w:r>
      <w:r w:rsidR="004673D6" w:rsidRPr="007556D0">
        <w:rPr>
          <w:rFonts w:ascii="Georgia" w:hAnsi="Georgia"/>
          <w:lang w:val="en-GB"/>
        </w:rPr>
        <w:t xml:space="preserve">at the LBS </w:t>
      </w:r>
      <w:r w:rsidR="00AE014B" w:rsidRPr="007556D0">
        <w:rPr>
          <w:rFonts w:ascii="Georgia" w:hAnsi="Georgia"/>
          <w:lang w:val="en-GB"/>
        </w:rPr>
        <w:t xml:space="preserve">is </w:t>
      </w:r>
      <w:r w:rsidR="00FB1A3B" w:rsidRPr="007556D0">
        <w:rPr>
          <w:rFonts w:ascii="Georgia" w:hAnsi="Georgia"/>
          <w:lang w:val="en-GB"/>
        </w:rPr>
        <w:t>exciting</w:t>
      </w:r>
      <w:r w:rsidR="00AE014B" w:rsidRPr="007556D0">
        <w:rPr>
          <w:rFonts w:ascii="Georgia" w:hAnsi="Georgia"/>
          <w:lang w:val="en-GB"/>
        </w:rPr>
        <w:t xml:space="preserve"> me</w:t>
      </w:r>
      <w:r w:rsidR="004673D6" w:rsidRPr="007556D0">
        <w:rPr>
          <w:rFonts w:ascii="Georgia" w:hAnsi="Georgia"/>
          <w:lang w:val="en-GB"/>
        </w:rPr>
        <w:t xml:space="preserve">. </w:t>
      </w:r>
      <w:r w:rsidR="007E78DB" w:rsidRPr="007556D0">
        <w:rPr>
          <w:rFonts w:ascii="Georgia" w:hAnsi="Georgia"/>
          <w:lang w:val="en-GB"/>
        </w:rPr>
        <w:t>Furthermore,</w:t>
      </w:r>
      <w:r w:rsidR="0073381B" w:rsidRPr="007556D0">
        <w:rPr>
          <w:rFonts w:ascii="Georgia" w:hAnsi="Georgia"/>
          <w:lang w:val="en-GB"/>
        </w:rPr>
        <w:t xml:space="preserve"> through excellent reputation and </w:t>
      </w:r>
      <w:r w:rsidR="00FB1A3B" w:rsidRPr="007556D0">
        <w:rPr>
          <w:rFonts w:ascii="Georgia" w:hAnsi="Georgia"/>
          <w:lang w:val="en-GB"/>
        </w:rPr>
        <w:t>first-class</w:t>
      </w:r>
      <w:r w:rsidR="0073381B" w:rsidRPr="007556D0">
        <w:rPr>
          <w:rFonts w:ascii="Georgia" w:hAnsi="Georgia"/>
          <w:lang w:val="en-GB"/>
        </w:rPr>
        <w:t xml:space="preserve"> accreditation</w:t>
      </w:r>
      <w:r w:rsidR="00FB1A3B" w:rsidRPr="007556D0">
        <w:rPr>
          <w:rFonts w:ascii="Georgia" w:hAnsi="Georgia"/>
          <w:lang w:val="en-GB"/>
        </w:rPr>
        <w:t>,</w:t>
      </w:r>
      <w:r w:rsidR="00AE014B" w:rsidRPr="007556D0">
        <w:rPr>
          <w:rFonts w:ascii="Georgia" w:hAnsi="Georgia"/>
          <w:lang w:val="en-GB"/>
        </w:rPr>
        <w:t xml:space="preserve"> I am aware that</w:t>
      </w:r>
      <w:r w:rsidR="0073381B" w:rsidRPr="007556D0">
        <w:rPr>
          <w:rFonts w:ascii="Georgia" w:hAnsi="Georgia"/>
          <w:lang w:val="en-GB"/>
        </w:rPr>
        <w:t xml:space="preserve"> many experienced students take part </w:t>
      </w:r>
      <w:r w:rsidR="00FB1A3B" w:rsidRPr="007556D0">
        <w:rPr>
          <w:rFonts w:ascii="Georgia" w:hAnsi="Georgia"/>
          <w:lang w:val="en-GB"/>
        </w:rPr>
        <w:t>in the</w:t>
      </w:r>
      <w:r w:rsidR="0073381B" w:rsidRPr="007556D0">
        <w:rPr>
          <w:rFonts w:ascii="Georgia" w:hAnsi="Georgia"/>
          <w:lang w:val="en-GB"/>
        </w:rPr>
        <w:t xml:space="preserve"> studies at the LBS. W</w:t>
      </w:r>
      <w:r w:rsidR="004673D6" w:rsidRPr="007556D0">
        <w:rPr>
          <w:rFonts w:ascii="Georgia" w:hAnsi="Georgia"/>
          <w:lang w:val="en-GB"/>
        </w:rPr>
        <w:t>orking</w:t>
      </w:r>
      <w:r w:rsidR="0073381B" w:rsidRPr="007556D0">
        <w:rPr>
          <w:rFonts w:ascii="Georgia" w:hAnsi="Georgia"/>
          <w:lang w:val="en-GB"/>
        </w:rPr>
        <w:t xml:space="preserve"> together</w:t>
      </w:r>
      <w:r w:rsidR="004673D6" w:rsidRPr="007556D0">
        <w:rPr>
          <w:rFonts w:ascii="Georgia" w:hAnsi="Georgia"/>
          <w:lang w:val="en-GB"/>
        </w:rPr>
        <w:t xml:space="preserve"> with</w:t>
      </w:r>
      <w:r w:rsidR="0073381B" w:rsidRPr="007556D0">
        <w:rPr>
          <w:rFonts w:ascii="Georgia" w:hAnsi="Georgia"/>
          <w:lang w:val="en-GB"/>
        </w:rPr>
        <w:t xml:space="preserve"> these </w:t>
      </w:r>
      <w:r w:rsidR="004673D6" w:rsidRPr="007556D0">
        <w:rPr>
          <w:rFonts w:ascii="Georgia" w:hAnsi="Georgia"/>
          <w:lang w:val="en-GB"/>
        </w:rPr>
        <w:t xml:space="preserve">students </w:t>
      </w:r>
      <w:r w:rsidR="00AE014B" w:rsidRPr="007556D0">
        <w:rPr>
          <w:rFonts w:ascii="Georgia" w:hAnsi="Georgia"/>
          <w:lang w:val="en-GB"/>
        </w:rPr>
        <w:t xml:space="preserve">creates </w:t>
      </w:r>
      <w:r w:rsidR="004673D6" w:rsidRPr="007556D0">
        <w:rPr>
          <w:rFonts w:ascii="Georgia" w:hAnsi="Georgia"/>
          <w:lang w:val="en-GB"/>
        </w:rPr>
        <w:t>a unique learning experience</w:t>
      </w:r>
      <w:r w:rsidR="00AE014B" w:rsidRPr="007556D0">
        <w:rPr>
          <w:rFonts w:ascii="Georgia" w:hAnsi="Georgia"/>
          <w:lang w:val="en-GB"/>
        </w:rPr>
        <w:t xml:space="preserve"> that </w:t>
      </w:r>
      <w:r w:rsidR="00AE014B" w:rsidRPr="007556D0">
        <w:rPr>
          <w:rFonts w:ascii="Georgia" w:hAnsi="Georgia"/>
          <w:lang w:val="en-GB"/>
        </w:rPr>
        <w:lastRenderedPageBreak/>
        <w:t>characterises LBS</w:t>
      </w:r>
      <w:r w:rsidR="004673D6" w:rsidRPr="007556D0">
        <w:rPr>
          <w:rFonts w:ascii="Georgia" w:hAnsi="Georgia"/>
          <w:lang w:val="en-GB"/>
        </w:rPr>
        <w:t xml:space="preserve">. </w:t>
      </w:r>
      <w:r w:rsidR="00AE014B" w:rsidRPr="007556D0">
        <w:rPr>
          <w:rFonts w:ascii="Georgia" w:hAnsi="Georgia"/>
          <w:lang w:val="en-GB"/>
        </w:rPr>
        <w:t>I believe,</w:t>
      </w:r>
      <w:r w:rsidR="0073381B" w:rsidRPr="007556D0">
        <w:rPr>
          <w:rFonts w:ascii="Georgia" w:hAnsi="Georgia"/>
          <w:lang w:val="en-GB"/>
        </w:rPr>
        <w:t xml:space="preserve"> </w:t>
      </w:r>
      <w:r w:rsidR="004673D6" w:rsidRPr="007556D0">
        <w:rPr>
          <w:rFonts w:ascii="Georgia" w:hAnsi="Georgia"/>
          <w:lang w:val="en-GB"/>
        </w:rPr>
        <w:t>particular in early career stages</w:t>
      </w:r>
      <w:r w:rsidR="00AE014B" w:rsidRPr="007556D0">
        <w:rPr>
          <w:rFonts w:ascii="Georgia" w:hAnsi="Georgia"/>
          <w:lang w:val="en-GB"/>
        </w:rPr>
        <w:t>, that</w:t>
      </w:r>
      <w:r w:rsidR="004673D6" w:rsidRPr="007556D0">
        <w:rPr>
          <w:rFonts w:ascii="Georgia" w:hAnsi="Georgia"/>
          <w:lang w:val="en-GB"/>
        </w:rPr>
        <w:t xml:space="preserve"> these experiences </w:t>
      </w:r>
      <w:r w:rsidR="0073381B" w:rsidRPr="007556D0">
        <w:rPr>
          <w:rFonts w:ascii="Georgia" w:hAnsi="Georgia"/>
          <w:lang w:val="en-GB"/>
        </w:rPr>
        <w:t xml:space="preserve">are </w:t>
      </w:r>
      <w:r w:rsidR="00FB1A3B" w:rsidRPr="007556D0">
        <w:rPr>
          <w:rFonts w:ascii="Georgia" w:hAnsi="Georgia"/>
          <w:lang w:val="en-GB"/>
        </w:rPr>
        <w:t>a</w:t>
      </w:r>
      <w:r w:rsidR="0073381B" w:rsidRPr="007556D0">
        <w:rPr>
          <w:rFonts w:ascii="Georgia" w:hAnsi="Georgia"/>
          <w:lang w:val="en-GB"/>
        </w:rPr>
        <w:t xml:space="preserve"> </w:t>
      </w:r>
      <w:r w:rsidR="00FB1A3B" w:rsidRPr="007556D0">
        <w:rPr>
          <w:rFonts w:ascii="Georgia" w:hAnsi="Georgia"/>
          <w:lang w:val="en-GB"/>
        </w:rPr>
        <w:t>'</w:t>
      </w:r>
      <w:r w:rsidR="0073381B" w:rsidRPr="007556D0">
        <w:rPr>
          <w:rFonts w:ascii="Georgia" w:hAnsi="Georgia"/>
          <w:lang w:val="en-GB"/>
        </w:rPr>
        <w:t>unique selling point</w:t>
      </w:r>
      <w:r w:rsidR="00FB1A3B" w:rsidRPr="007556D0">
        <w:rPr>
          <w:rFonts w:ascii="Georgia" w:hAnsi="Georgia"/>
          <w:lang w:val="en-GB"/>
        </w:rPr>
        <w:t>'</w:t>
      </w:r>
      <w:r w:rsidR="0073381B" w:rsidRPr="007556D0">
        <w:rPr>
          <w:rFonts w:ascii="Georgia" w:hAnsi="Georgia"/>
          <w:lang w:val="en-GB"/>
        </w:rPr>
        <w:t xml:space="preserve"> for every graduate.</w:t>
      </w:r>
    </w:p>
    <w:p w14:paraId="57979C37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6E50C637" w14:textId="4A5A1334" w:rsidR="00E54B80" w:rsidRDefault="00984031" w:rsidP="00087530">
      <w:pPr>
        <w:spacing w:after="0" w:line="276" w:lineRule="auto"/>
        <w:jc w:val="both"/>
        <w:rPr>
          <w:ins w:id="2" w:author="David Döbele" w:date="2020-12-08T18:20:00Z"/>
          <w:rFonts w:ascii="Georgia" w:hAnsi="Georgia"/>
          <w:lang w:val="en-GB"/>
        </w:rPr>
      </w:pPr>
      <w:r>
        <w:rPr>
          <w:rFonts w:ascii="Georgia" w:hAnsi="Georgia"/>
          <w:lang w:val="en-GB"/>
        </w:rPr>
        <w:t>In addition</w:t>
      </w:r>
      <w:r w:rsidR="00E54B80" w:rsidRPr="007556D0">
        <w:rPr>
          <w:rFonts w:ascii="Georgia" w:hAnsi="Georgia"/>
          <w:lang w:val="en-GB"/>
        </w:rPr>
        <w:t xml:space="preserve">, I think that the small study groups in a business school lead to a better learning </w:t>
      </w:r>
      <w:r w:rsidR="00746080">
        <w:rPr>
          <w:rFonts w:ascii="Georgia" w:hAnsi="Georgia"/>
          <w:lang w:val="en-GB"/>
        </w:rPr>
        <w:t>experience</w:t>
      </w:r>
      <w:r w:rsidR="00E54B80" w:rsidRPr="007556D0">
        <w:rPr>
          <w:rFonts w:ascii="Georgia" w:hAnsi="Georgia"/>
          <w:lang w:val="en-GB"/>
        </w:rPr>
        <w:t xml:space="preserve"> compared to a </w:t>
      </w:r>
      <w:r w:rsidR="00AE014B" w:rsidRPr="007556D0">
        <w:rPr>
          <w:rFonts w:ascii="Georgia" w:hAnsi="Georgia"/>
          <w:lang w:val="en-GB"/>
        </w:rPr>
        <w:t xml:space="preserve">traditional </w:t>
      </w:r>
      <w:r w:rsidR="00E54B80" w:rsidRPr="007556D0">
        <w:rPr>
          <w:rFonts w:ascii="Georgia" w:hAnsi="Georgia"/>
          <w:lang w:val="en-GB"/>
        </w:rPr>
        <w:t>university</w:t>
      </w:r>
      <w:r w:rsidR="00AE014B" w:rsidRPr="007556D0">
        <w:rPr>
          <w:rFonts w:ascii="Georgia" w:hAnsi="Georgia"/>
          <w:lang w:val="en-GB"/>
        </w:rPr>
        <w:t xml:space="preserve"> environment</w:t>
      </w:r>
      <w:r w:rsidR="00E54B80" w:rsidRPr="007556D0">
        <w:rPr>
          <w:rFonts w:ascii="Georgia" w:hAnsi="Georgia"/>
          <w:lang w:val="en-GB"/>
        </w:rPr>
        <w:t>.</w:t>
      </w:r>
      <w:r w:rsidR="004E3468" w:rsidRPr="007556D0">
        <w:rPr>
          <w:rFonts w:ascii="Georgia" w:hAnsi="Georgia"/>
          <w:lang w:val="en-GB"/>
        </w:rPr>
        <w:t xml:space="preserve"> M</w:t>
      </w:r>
      <w:r w:rsidR="007E78DB" w:rsidRPr="007556D0">
        <w:rPr>
          <w:rFonts w:ascii="Georgia" w:hAnsi="Georgia"/>
          <w:lang w:val="en-GB"/>
        </w:rPr>
        <w:t>ore detailed discussions are possible</w:t>
      </w:r>
      <w:r w:rsidR="00AE014B" w:rsidRPr="007556D0">
        <w:rPr>
          <w:rFonts w:ascii="Georgia" w:hAnsi="Georgia"/>
          <w:lang w:val="en-GB"/>
        </w:rPr>
        <w:t xml:space="preserve"> that</w:t>
      </w:r>
      <w:r w:rsidR="007E78DB" w:rsidRPr="007556D0">
        <w:rPr>
          <w:rFonts w:ascii="Georgia" w:hAnsi="Georgia"/>
          <w:lang w:val="en-GB"/>
        </w:rPr>
        <w:t xml:space="preserve"> often lead to even better </w:t>
      </w:r>
      <w:r w:rsidR="007E78DB" w:rsidRPr="00075D03">
        <w:rPr>
          <w:rFonts w:ascii="Georgia" w:hAnsi="Georgia"/>
          <w:lang w:val="en-GB"/>
        </w:rPr>
        <w:t xml:space="preserve">outcomes. </w:t>
      </w:r>
      <w:r w:rsidR="00CC0AF3">
        <w:rPr>
          <w:rFonts w:ascii="Georgia" w:hAnsi="Georgia"/>
          <w:lang w:val="en-GB"/>
        </w:rPr>
        <w:t>Furthermore</w:t>
      </w:r>
      <w:r w:rsidR="00E85ACE" w:rsidRPr="00075D03">
        <w:rPr>
          <w:rFonts w:ascii="Georgia" w:hAnsi="Georgia"/>
          <w:lang w:val="en-GB"/>
        </w:rPr>
        <w:t xml:space="preserve">, the high diversity of courses allows every student to tailor the program completely to the own interests. </w:t>
      </w:r>
      <w:r w:rsidR="00075D03" w:rsidRPr="00075D03">
        <w:rPr>
          <w:rFonts w:ascii="Georgia" w:hAnsi="Georgia"/>
          <w:lang w:val="en-GB"/>
        </w:rPr>
        <w:t xml:space="preserve">I am fascinated by how many courses are offered with a clear strategy focus. </w:t>
      </w:r>
    </w:p>
    <w:p w14:paraId="7C9F917F" w14:textId="109DACA7" w:rsidR="0091570F" w:rsidRDefault="0091570F" w:rsidP="00087530">
      <w:pPr>
        <w:spacing w:after="0" w:line="276" w:lineRule="auto"/>
        <w:jc w:val="both"/>
        <w:rPr>
          <w:ins w:id="3" w:author="David Döbele" w:date="2020-12-08T18:20:00Z"/>
          <w:rFonts w:ascii="Georgia" w:hAnsi="Georgia"/>
          <w:lang w:val="en-GB"/>
        </w:rPr>
      </w:pPr>
    </w:p>
    <w:p w14:paraId="0BF52B5C" w14:textId="7038CA59" w:rsidR="0091570F" w:rsidRPr="0091570F" w:rsidRDefault="0091570F" w:rsidP="00087530">
      <w:pPr>
        <w:spacing w:after="0" w:line="276" w:lineRule="auto"/>
        <w:jc w:val="both"/>
        <w:rPr>
          <w:rFonts w:ascii="Georgia" w:hAnsi="Georgia"/>
          <w:rPrChange w:id="4" w:author="David Döbele" w:date="2020-12-08T18:20:00Z">
            <w:rPr>
              <w:rFonts w:ascii="Georgia" w:hAnsi="Georgia"/>
              <w:lang w:val="en-GB"/>
            </w:rPr>
          </w:rPrChange>
        </w:rPr>
      </w:pPr>
      <w:ins w:id="5" w:author="David Döbele" w:date="2020-12-08T18:20:00Z">
        <w:r w:rsidRPr="0091570F">
          <w:rPr>
            <w:rFonts w:ascii="Georgia" w:hAnsi="Georgia"/>
            <w:rPrChange w:id="6" w:author="David Döbele" w:date="2020-12-08T18:20:00Z">
              <w:rPr>
                <w:rFonts w:ascii="Georgia" w:hAnsi="Georgia"/>
                <w:lang w:val="en-GB"/>
              </w:rPr>
            </w:rPrChange>
          </w:rPr>
          <w:t xml:space="preserve">Hier noch etwas schreiben, dass abgesehen von o.g. </w:t>
        </w:r>
        <w:proofErr w:type="spellStart"/>
        <w:r w:rsidRPr="0091570F">
          <w:rPr>
            <w:rFonts w:ascii="Georgia" w:hAnsi="Georgia"/>
            <w:rPrChange w:id="7" w:author="David Döbele" w:date="2020-12-08T18:20:00Z">
              <w:rPr>
                <w:rFonts w:ascii="Georgia" w:hAnsi="Georgia"/>
                <w:lang w:val="en-GB"/>
              </w:rPr>
            </w:rPrChange>
          </w:rPr>
          <w:t>faktoren</w:t>
        </w:r>
        <w:proofErr w:type="spellEnd"/>
        <w:r w:rsidRPr="0091570F">
          <w:rPr>
            <w:rFonts w:ascii="Georgia" w:hAnsi="Georgia"/>
            <w:rPrChange w:id="8" w:author="David Döbele" w:date="2020-12-08T18:20:00Z">
              <w:rPr>
                <w:rFonts w:ascii="Georgia" w:hAnsi="Georgia"/>
                <w:lang w:val="en-GB"/>
              </w:rPr>
            </w:rPrChange>
          </w:rPr>
          <w:t xml:space="preserve"> es dich auch super fasziniert, in </w:t>
        </w:r>
        <w:proofErr w:type="spellStart"/>
        <w:r w:rsidRPr="0091570F">
          <w:rPr>
            <w:rFonts w:ascii="Georgia" w:hAnsi="Georgia"/>
            <w:rPrChange w:id="9" w:author="David Döbele" w:date="2020-12-08T18:20:00Z">
              <w:rPr>
                <w:rFonts w:ascii="Georgia" w:hAnsi="Georgia"/>
                <w:lang w:val="en-GB"/>
              </w:rPr>
            </w:rPrChange>
          </w:rPr>
          <w:t>lon</w:t>
        </w:r>
        <w:r>
          <w:rPr>
            <w:rFonts w:ascii="Georgia" w:hAnsi="Georgia"/>
          </w:rPr>
          <w:t>don</w:t>
        </w:r>
        <w:proofErr w:type="spellEnd"/>
        <w:r>
          <w:rPr>
            <w:rFonts w:ascii="Georgia" w:hAnsi="Georgia"/>
          </w:rPr>
          <w:t xml:space="preserve"> zu studieren, </w:t>
        </w:r>
      </w:ins>
      <w:ins w:id="10" w:author="David Döbele" w:date="2020-12-08T18:21:00Z">
        <w:r>
          <w:rPr>
            <w:rFonts w:ascii="Georgia" w:hAnsi="Georgia"/>
          </w:rPr>
          <w:t xml:space="preserve">weil </w:t>
        </w:r>
        <w:proofErr w:type="spellStart"/>
        <w:r>
          <w:rPr>
            <w:rFonts w:ascii="Georgia" w:hAnsi="Georgia"/>
          </w:rPr>
          <w:t>financial</w:t>
        </w:r>
        <w:proofErr w:type="spellEnd"/>
        <w:r>
          <w:rPr>
            <w:rFonts w:ascii="Georgia" w:hAnsi="Georgia"/>
          </w:rPr>
          <w:t xml:space="preserve"> hub und </w:t>
        </w:r>
        <w:proofErr w:type="spellStart"/>
        <w:r>
          <w:rPr>
            <w:rFonts w:ascii="Georgia" w:hAnsi="Georgia"/>
          </w:rPr>
          <w:t>networking</w:t>
        </w:r>
        <w:proofErr w:type="spellEnd"/>
        <w:r>
          <w:rPr>
            <w:rFonts w:ascii="Georgia" w:hAnsi="Georgia"/>
          </w:rPr>
          <w:t xml:space="preserve"> </w:t>
        </w:r>
        <w:proofErr w:type="spellStart"/>
        <w:r>
          <w:rPr>
            <w:rFonts w:ascii="Georgia" w:hAnsi="Georgia"/>
          </w:rPr>
          <w:t>opportunities</w:t>
        </w:r>
        <w:proofErr w:type="spellEnd"/>
        <w:r>
          <w:rPr>
            <w:rFonts w:ascii="Georgia" w:hAnsi="Georgia"/>
          </w:rPr>
          <w:t xml:space="preserve"> (macht </w:t>
        </w:r>
        <w:proofErr w:type="spellStart"/>
        <w:r>
          <w:rPr>
            <w:rFonts w:ascii="Georgia" w:hAnsi="Georgia"/>
          </w:rPr>
          <w:t>zb</w:t>
        </w:r>
        <w:proofErr w:type="spellEnd"/>
        <w:r>
          <w:rPr>
            <w:rFonts w:ascii="Georgia" w:hAnsi="Georgia"/>
          </w:rPr>
          <w:t xml:space="preserve"> LBS einzigartig im </w:t>
        </w:r>
        <w:proofErr w:type="spellStart"/>
        <w:r>
          <w:rPr>
            <w:rFonts w:ascii="Georgia" w:hAnsi="Georgia"/>
          </w:rPr>
          <w:t>vergleich</w:t>
        </w:r>
        <w:proofErr w:type="spellEnd"/>
        <w:r>
          <w:rPr>
            <w:rFonts w:ascii="Georgia" w:hAnsi="Georgia"/>
          </w:rPr>
          <w:t xml:space="preserve"> zu </w:t>
        </w:r>
        <w:proofErr w:type="spellStart"/>
        <w:r>
          <w:rPr>
            <w:rFonts w:ascii="Georgia" w:hAnsi="Georgia"/>
          </w:rPr>
          <w:t>stockholm</w:t>
        </w:r>
        <w:proofErr w:type="spellEnd"/>
        <w:r>
          <w:rPr>
            <w:rFonts w:ascii="Georgia" w:hAnsi="Georgia"/>
          </w:rPr>
          <w:t xml:space="preserve">, </w:t>
        </w:r>
        <w:proofErr w:type="spellStart"/>
        <w:r>
          <w:rPr>
            <w:rFonts w:ascii="Georgia" w:hAnsi="Georgia"/>
          </w:rPr>
          <w:t>cbs</w:t>
        </w:r>
        <w:proofErr w:type="spellEnd"/>
        <w:r>
          <w:rPr>
            <w:rFonts w:ascii="Georgia" w:hAnsi="Georgia"/>
          </w:rPr>
          <w:t xml:space="preserve"> etc.)</w:t>
        </w:r>
      </w:ins>
    </w:p>
    <w:p w14:paraId="4C0C73D4" w14:textId="77777777" w:rsidR="00E54B80" w:rsidRPr="0091570F" w:rsidRDefault="00E54B80" w:rsidP="00087530">
      <w:pPr>
        <w:spacing w:after="0" w:line="276" w:lineRule="auto"/>
        <w:jc w:val="both"/>
        <w:rPr>
          <w:rFonts w:ascii="Georgia" w:hAnsi="Georgia"/>
          <w:rPrChange w:id="11" w:author="David Döbele" w:date="2020-12-08T18:20:00Z">
            <w:rPr>
              <w:rFonts w:ascii="Georgia" w:hAnsi="Georgia"/>
              <w:lang w:val="en-US"/>
            </w:rPr>
          </w:rPrChange>
        </w:rPr>
      </w:pPr>
    </w:p>
    <w:p w14:paraId="74926AE8" w14:textId="39D4F3F8" w:rsidR="006D43C4" w:rsidRPr="007556D0" w:rsidRDefault="006D43C4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I am convinced to be a suitable candidate for the </w:t>
      </w:r>
      <w:proofErr w:type="spellStart"/>
      <w:proofErr w:type="gramStart"/>
      <w:r w:rsidRPr="007556D0">
        <w:rPr>
          <w:rFonts w:ascii="Georgia" w:hAnsi="Georgia"/>
          <w:lang w:val="en-GB"/>
        </w:rPr>
        <w:t>Master</w:t>
      </w:r>
      <w:r w:rsidR="00783000">
        <w:rPr>
          <w:rFonts w:ascii="Georgia" w:hAnsi="Georgia"/>
          <w:lang w:val="en-GB"/>
        </w:rPr>
        <w:t>’s</w:t>
      </w:r>
      <w:proofErr w:type="spellEnd"/>
      <w:r w:rsidRPr="007556D0">
        <w:rPr>
          <w:rFonts w:ascii="Georgia" w:hAnsi="Georgia"/>
          <w:lang w:val="en-GB"/>
        </w:rPr>
        <w:t xml:space="preserve"> </w:t>
      </w:r>
      <w:r w:rsidR="00FB1A3B" w:rsidRPr="007556D0">
        <w:rPr>
          <w:rFonts w:ascii="Georgia" w:hAnsi="Georgia"/>
          <w:lang w:val="en-GB"/>
        </w:rPr>
        <w:t xml:space="preserve">of </w:t>
      </w:r>
      <w:r w:rsidRPr="007556D0">
        <w:rPr>
          <w:rFonts w:ascii="Georgia" w:hAnsi="Georgia"/>
          <w:lang w:val="en-GB"/>
        </w:rPr>
        <w:t>Management</w:t>
      </w:r>
      <w:proofErr w:type="gramEnd"/>
      <w:r w:rsidRPr="007556D0">
        <w:rPr>
          <w:rFonts w:ascii="Georgia" w:hAnsi="Georgia"/>
          <w:lang w:val="en-GB"/>
        </w:rPr>
        <w:t>. As the first person in my family to take the academic path, statistically</w:t>
      </w:r>
      <w:r w:rsidR="00FB1A3B" w:rsidRPr="007556D0">
        <w:rPr>
          <w:rFonts w:ascii="Georgia" w:hAnsi="Georgia"/>
          <w:lang w:val="en-GB"/>
        </w:rPr>
        <w:t>,</w:t>
      </w:r>
      <w:r w:rsidRPr="007556D0">
        <w:rPr>
          <w:rFonts w:ascii="Georgia" w:hAnsi="Georgia"/>
          <w:lang w:val="en-GB"/>
        </w:rPr>
        <w:t xml:space="preserve"> there </w:t>
      </w:r>
      <w:r w:rsidR="008C7F62" w:rsidRPr="007556D0">
        <w:rPr>
          <w:rFonts w:ascii="Georgia" w:hAnsi="Georgia"/>
          <w:lang w:val="en-GB"/>
        </w:rPr>
        <w:t xml:space="preserve">is </w:t>
      </w:r>
      <w:r w:rsidRPr="007556D0">
        <w:rPr>
          <w:rFonts w:ascii="Georgia" w:hAnsi="Georgia"/>
          <w:lang w:val="en-GB"/>
        </w:rPr>
        <w:t xml:space="preserve">a lot of opposition </w:t>
      </w:r>
      <w:r w:rsidR="008C7F62" w:rsidRPr="007556D0">
        <w:rPr>
          <w:rFonts w:ascii="Georgia" w:hAnsi="Georgia"/>
          <w:lang w:val="en-GB"/>
        </w:rPr>
        <w:t>that sees me</w:t>
      </w:r>
      <w:r w:rsidRPr="007556D0">
        <w:rPr>
          <w:rFonts w:ascii="Georgia" w:hAnsi="Georgia"/>
          <w:lang w:val="en-GB"/>
        </w:rPr>
        <w:t xml:space="preserve"> graduate from a prestigious university with </w:t>
      </w:r>
      <w:r w:rsidR="008C7F62" w:rsidRPr="007556D0">
        <w:rPr>
          <w:rFonts w:ascii="Georgia" w:hAnsi="Georgia"/>
          <w:lang w:val="en-GB"/>
        </w:rPr>
        <w:t>outstanding</w:t>
      </w:r>
      <w:r w:rsidRPr="007556D0">
        <w:rPr>
          <w:rFonts w:ascii="Georgia" w:hAnsi="Georgia"/>
          <w:lang w:val="en-GB"/>
        </w:rPr>
        <w:t xml:space="preserve"> grades. Through high motivation and perseverance, </w:t>
      </w:r>
      <w:r w:rsidR="00FB1A3B" w:rsidRPr="007556D0">
        <w:rPr>
          <w:rFonts w:ascii="Georgia" w:hAnsi="Georgia"/>
          <w:lang w:val="en-GB"/>
        </w:rPr>
        <w:t>I could achieve</w:t>
      </w:r>
      <w:r w:rsidRPr="007556D0">
        <w:rPr>
          <w:rFonts w:ascii="Georgia" w:hAnsi="Georgia"/>
          <w:lang w:val="en-GB"/>
        </w:rPr>
        <w:t xml:space="preserve"> </w:t>
      </w:r>
      <w:r w:rsidR="008C7F62" w:rsidRPr="007556D0">
        <w:rPr>
          <w:rFonts w:ascii="Georgia" w:hAnsi="Georgia"/>
          <w:lang w:val="en-GB"/>
        </w:rPr>
        <w:t xml:space="preserve">my aim </w:t>
      </w:r>
      <w:r w:rsidRPr="007556D0">
        <w:rPr>
          <w:rFonts w:ascii="Georgia" w:hAnsi="Georgia"/>
          <w:lang w:val="en-GB"/>
        </w:rPr>
        <w:t>against these odds and contribute to equal opportunities.</w:t>
      </w:r>
    </w:p>
    <w:p w14:paraId="301C395F" w14:textId="77777777" w:rsidR="006D43C4" w:rsidRPr="007556D0" w:rsidRDefault="006D43C4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45D1CB5A" w14:textId="0AD64BCD" w:rsidR="006D43C4" w:rsidRPr="007556D0" w:rsidRDefault="006D43C4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>With my strong analytical skills, my practical and academic experience</w:t>
      </w:r>
      <w:r w:rsidR="003B620C" w:rsidRPr="007556D0">
        <w:rPr>
          <w:rFonts w:ascii="Georgia" w:hAnsi="Georgia"/>
          <w:lang w:val="en-GB"/>
        </w:rPr>
        <w:t>,</w:t>
      </w:r>
      <w:r w:rsidRPr="007556D0">
        <w:rPr>
          <w:rFonts w:ascii="Georgia" w:hAnsi="Georgia"/>
          <w:lang w:val="en-GB"/>
        </w:rPr>
        <w:t xml:space="preserve"> I </w:t>
      </w:r>
      <w:r w:rsidR="008C7F62" w:rsidRPr="007556D0">
        <w:rPr>
          <w:rFonts w:ascii="Georgia" w:hAnsi="Georgia"/>
          <w:lang w:val="en-GB"/>
        </w:rPr>
        <w:t>aim</w:t>
      </w:r>
      <w:r w:rsidRPr="007556D0">
        <w:rPr>
          <w:rFonts w:ascii="Georgia" w:hAnsi="Georgia"/>
          <w:lang w:val="en-GB"/>
        </w:rPr>
        <w:t xml:space="preserve"> to take on </w:t>
      </w:r>
      <w:r w:rsidR="00FB1A3B" w:rsidRPr="007556D0">
        <w:rPr>
          <w:rFonts w:ascii="Georgia" w:hAnsi="Georgia"/>
          <w:lang w:val="en-GB"/>
        </w:rPr>
        <w:t>the</w:t>
      </w:r>
      <w:r w:rsidRPr="007556D0">
        <w:rPr>
          <w:rFonts w:ascii="Georgia" w:hAnsi="Georgia"/>
          <w:lang w:val="en-GB"/>
        </w:rPr>
        <w:t xml:space="preserve"> management role of a company one day. The participation in the </w:t>
      </w:r>
      <w:r w:rsidR="00FB1A3B" w:rsidRPr="007556D0">
        <w:rPr>
          <w:rFonts w:ascii="Georgia" w:hAnsi="Georgia"/>
          <w:lang w:val="en-GB"/>
        </w:rPr>
        <w:t>master</w:t>
      </w:r>
      <w:r w:rsidR="00C31578">
        <w:rPr>
          <w:rFonts w:ascii="Georgia" w:hAnsi="Georgia"/>
          <w:lang w:val="en-GB"/>
        </w:rPr>
        <w:t>’s</w:t>
      </w:r>
      <w:r w:rsidR="00FB1A3B" w:rsidRPr="007556D0">
        <w:rPr>
          <w:rFonts w:ascii="Georgia" w:hAnsi="Georgia"/>
          <w:lang w:val="en-GB"/>
        </w:rPr>
        <w:t xml:space="preserve"> in management</w:t>
      </w:r>
      <w:r w:rsidR="003B620C" w:rsidRPr="007556D0">
        <w:rPr>
          <w:rFonts w:ascii="Georgia" w:hAnsi="Georgia"/>
          <w:lang w:val="en-GB"/>
        </w:rPr>
        <w:t xml:space="preserve"> at the London Business School</w:t>
      </w:r>
      <w:r w:rsidRPr="007556D0">
        <w:rPr>
          <w:rFonts w:ascii="Georgia" w:hAnsi="Georgia"/>
          <w:lang w:val="en-GB"/>
        </w:rPr>
        <w:t xml:space="preserve"> will bring me one step closer to my goal.</w:t>
      </w:r>
    </w:p>
    <w:p w14:paraId="2FAC48FF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3F78DDC3" w14:textId="5AC011CD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Thank you for taking the time to consider my application. </w:t>
      </w:r>
    </w:p>
    <w:p w14:paraId="5155D41C" w14:textId="77777777" w:rsidR="00BC7B04" w:rsidRPr="007556D0" w:rsidRDefault="00BC7B04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02469D18" w14:textId="2B1BF62D" w:rsidR="00827A5C" w:rsidRPr="007556D0" w:rsidRDefault="00827A5C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>Yours</w:t>
      </w:r>
      <w:r w:rsidR="00BC7B04" w:rsidRPr="007556D0">
        <w:rPr>
          <w:rFonts w:ascii="Georgia" w:hAnsi="Georgia"/>
          <w:lang w:val="en-GB"/>
        </w:rPr>
        <w:t xml:space="preserve"> faithfully,</w:t>
      </w:r>
      <w:r w:rsidRPr="007556D0">
        <w:rPr>
          <w:rFonts w:ascii="Georgia" w:hAnsi="Georgia"/>
          <w:lang w:val="en-GB"/>
        </w:rPr>
        <w:t xml:space="preserve"> </w:t>
      </w:r>
    </w:p>
    <w:p w14:paraId="011541F7" w14:textId="08FDD970" w:rsidR="00BC7B04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noProof/>
          <w:sz w:val="24"/>
          <w:szCs w:val="24"/>
          <w:lang w:val="en-GB"/>
        </w:rPr>
        <w:drawing>
          <wp:inline distT="0" distB="0" distL="0" distR="0" wp14:anchorId="0D8B5404" wp14:editId="5CC08FB6">
            <wp:extent cx="1238250" cy="476250"/>
            <wp:effectExtent l="0" t="0" r="0" b="0"/>
            <wp:docPr id="2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E5EF" w14:textId="4437C8A0" w:rsidR="009C1A08" w:rsidRPr="007556D0" w:rsidRDefault="00827A5C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>Robin Grawe</w:t>
      </w:r>
    </w:p>
    <w:sectPr w:rsidR="009C1A08" w:rsidRPr="007556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5"/>
  <w:proofState w:spelling="clean" w:grammar="clean"/>
  <w:trackRevisions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60"/>
    <w:rsid w:val="000003E3"/>
    <w:rsid w:val="00016D45"/>
    <w:rsid w:val="00033267"/>
    <w:rsid w:val="0004793B"/>
    <w:rsid w:val="00062333"/>
    <w:rsid w:val="00065965"/>
    <w:rsid w:val="00075D03"/>
    <w:rsid w:val="00087530"/>
    <w:rsid w:val="00091E11"/>
    <w:rsid w:val="000A4AEC"/>
    <w:rsid w:val="000B1F89"/>
    <w:rsid w:val="000E027E"/>
    <w:rsid w:val="000E215B"/>
    <w:rsid w:val="000F075E"/>
    <w:rsid w:val="000F1467"/>
    <w:rsid w:val="00101C51"/>
    <w:rsid w:val="0010357E"/>
    <w:rsid w:val="0011532E"/>
    <w:rsid w:val="0011648C"/>
    <w:rsid w:val="001341A9"/>
    <w:rsid w:val="0016487B"/>
    <w:rsid w:val="0016761D"/>
    <w:rsid w:val="00175EC4"/>
    <w:rsid w:val="001B5D3B"/>
    <w:rsid w:val="001D6EF3"/>
    <w:rsid w:val="001E5DEE"/>
    <w:rsid w:val="002013AC"/>
    <w:rsid w:val="0021159B"/>
    <w:rsid w:val="002129CE"/>
    <w:rsid w:val="00221571"/>
    <w:rsid w:val="00226A6A"/>
    <w:rsid w:val="00233387"/>
    <w:rsid w:val="00241022"/>
    <w:rsid w:val="00241561"/>
    <w:rsid w:val="00252519"/>
    <w:rsid w:val="00254152"/>
    <w:rsid w:val="0025755A"/>
    <w:rsid w:val="00262A57"/>
    <w:rsid w:val="00266D56"/>
    <w:rsid w:val="002701F9"/>
    <w:rsid w:val="002B6A4A"/>
    <w:rsid w:val="002C741C"/>
    <w:rsid w:val="002D3C0B"/>
    <w:rsid w:val="002F246F"/>
    <w:rsid w:val="003059B4"/>
    <w:rsid w:val="003376A9"/>
    <w:rsid w:val="00345CFE"/>
    <w:rsid w:val="003622E9"/>
    <w:rsid w:val="003A5377"/>
    <w:rsid w:val="003B2A60"/>
    <w:rsid w:val="003B2CA2"/>
    <w:rsid w:val="003B620C"/>
    <w:rsid w:val="003C4A37"/>
    <w:rsid w:val="003D464D"/>
    <w:rsid w:val="003E6F34"/>
    <w:rsid w:val="003E7971"/>
    <w:rsid w:val="00401AD4"/>
    <w:rsid w:val="00421D83"/>
    <w:rsid w:val="0042764F"/>
    <w:rsid w:val="00430E04"/>
    <w:rsid w:val="00452E54"/>
    <w:rsid w:val="00461774"/>
    <w:rsid w:val="004673D6"/>
    <w:rsid w:val="004854FB"/>
    <w:rsid w:val="004C5720"/>
    <w:rsid w:val="004D0DC9"/>
    <w:rsid w:val="004E3468"/>
    <w:rsid w:val="00504AED"/>
    <w:rsid w:val="00511232"/>
    <w:rsid w:val="0051506A"/>
    <w:rsid w:val="00533559"/>
    <w:rsid w:val="005335FD"/>
    <w:rsid w:val="00557030"/>
    <w:rsid w:val="005719A7"/>
    <w:rsid w:val="005A7BA0"/>
    <w:rsid w:val="005C77D9"/>
    <w:rsid w:val="005D1886"/>
    <w:rsid w:val="005D43E5"/>
    <w:rsid w:val="005E1F48"/>
    <w:rsid w:val="005E3717"/>
    <w:rsid w:val="006050AC"/>
    <w:rsid w:val="0061267C"/>
    <w:rsid w:val="006172EF"/>
    <w:rsid w:val="0064060C"/>
    <w:rsid w:val="0067292E"/>
    <w:rsid w:val="00675165"/>
    <w:rsid w:val="006B0CA0"/>
    <w:rsid w:val="006C2A92"/>
    <w:rsid w:val="006C2FA5"/>
    <w:rsid w:val="006D43C4"/>
    <w:rsid w:val="006D551D"/>
    <w:rsid w:val="006D58F1"/>
    <w:rsid w:val="00700067"/>
    <w:rsid w:val="00700563"/>
    <w:rsid w:val="007025FB"/>
    <w:rsid w:val="007063A4"/>
    <w:rsid w:val="00731D10"/>
    <w:rsid w:val="0073381B"/>
    <w:rsid w:val="00746080"/>
    <w:rsid w:val="007556D0"/>
    <w:rsid w:val="007719C4"/>
    <w:rsid w:val="00777F99"/>
    <w:rsid w:val="00783000"/>
    <w:rsid w:val="00783760"/>
    <w:rsid w:val="00790F55"/>
    <w:rsid w:val="007930FE"/>
    <w:rsid w:val="007D41B8"/>
    <w:rsid w:val="007D7ADC"/>
    <w:rsid w:val="007E155A"/>
    <w:rsid w:val="007E61ED"/>
    <w:rsid w:val="007E78DB"/>
    <w:rsid w:val="0080628D"/>
    <w:rsid w:val="008108E0"/>
    <w:rsid w:val="00815522"/>
    <w:rsid w:val="00827A5C"/>
    <w:rsid w:val="00857A30"/>
    <w:rsid w:val="00882B72"/>
    <w:rsid w:val="008A6679"/>
    <w:rsid w:val="008A77AF"/>
    <w:rsid w:val="008B08B1"/>
    <w:rsid w:val="008B54DB"/>
    <w:rsid w:val="008B5C03"/>
    <w:rsid w:val="008C25AF"/>
    <w:rsid w:val="008C7F62"/>
    <w:rsid w:val="0091570F"/>
    <w:rsid w:val="00950002"/>
    <w:rsid w:val="00965206"/>
    <w:rsid w:val="0097213B"/>
    <w:rsid w:val="0097391A"/>
    <w:rsid w:val="00984031"/>
    <w:rsid w:val="00985C8A"/>
    <w:rsid w:val="00995194"/>
    <w:rsid w:val="009C1A08"/>
    <w:rsid w:val="009C48EE"/>
    <w:rsid w:val="009F4380"/>
    <w:rsid w:val="00A32ADF"/>
    <w:rsid w:val="00A37013"/>
    <w:rsid w:val="00A40A9C"/>
    <w:rsid w:val="00A40B32"/>
    <w:rsid w:val="00A57A4B"/>
    <w:rsid w:val="00A9054A"/>
    <w:rsid w:val="00A93EA7"/>
    <w:rsid w:val="00AE014B"/>
    <w:rsid w:val="00AF3676"/>
    <w:rsid w:val="00B40DCB"/>
    <w:rsid w:val="00B413D1"/>
    <w:rsid w:val="00B6447C"/>
    <w:rsid w:val="00B74BED"/>
    <w:rsid w:val="00B819E4"/>
    <w:rsid w:val="00BA181A"/>
    <w:rsid w:val="00BC7B04"/>
    <w:rsid w:val="00BF2C9E"/>
    <w:rsid w:val="00C27A29"/>
    <w:rsid w:val="00C31578"/>
    <w:rsid w:val="00C4312D"/>
    <w:rsid w:val="00C75D6A"/>
    <w:rsid w:val="00CB2104"/>
    <w:rsid w:val="00CC01A2"/>
    <w:rsid w:val="00CC0AF3"/>
    <w:rsid w:val="00CE5F8E"/>
    <w:rsid w:val="00CE6B72"/>
    <w:rsid w:val="00D07E95"/>
    <w:rsid w:val="00D13B11"/>
    <w:rsid w:val="00D339FC"/>
    <w:rsid w:val="00D51D0B"/>
    <w:rsid w:val="00DC6C11"/>
    <w:rsid w:val="00DD0706"/>
    <w:rsid w:val="00DD28A8"/>
    <w:rsid w:val="00DD3A08"/>
    <w:rsid w:val="00E27F27"/>
    <w:rsid w:val="00E54B80"/>
    <w:rsid w:val="00E55391"/>
    <w:rsid w:val="00E575F9"/>
    <w:rsid w:val="00E85ACE"/>
    <w:rsid w:val="00E86BD4"/>
    <w:rsid w:val="00E97C3B"/>
    <w:rsid w:val="00EB4994"/>
    <w:rsid w:val="00ED0501"/>
    <w:rsid w:val="00EE283C"/>
    <w:rsid w:val="00EE42EC"/>
    <w:rsid w:val="00F577E2"/>
    <w:rsid w:val="00F80661"/>
    <w:rsid w:val="00F83B74"/>
    <w:rsid w:val="00F960CA"/>
    <w:rsid w:val="00FB1A3B"/>
    <w:rsid w:val="00FB4C9E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0F4316"/>
  <w15:chartTrackingRefBased/>
  <w15:docId w15:val="{8CC2D93A-7159-4EB1-901D-CF04E8AF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7B0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B0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C7B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B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B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B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B0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C7B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9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166D1E-0147-A946-BDD5-85564DD665D0}">
  <we:reference id="wa200001011" version="1.1.0.0" store="en-GB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1240-C3CC-494C-9674-F90C60C6B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732</Words>
  <Characters>4178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Grawe</dc:creator>
  <cp:keywords/>
  <dc:description/>
  <cp:lastModifiedBy>David Döbele</cp:lastModifiedBy>
  <cp:revision>2</cp:revision>
  <dcterms:created xsi:type="dcterms:W3CDTF">2020-12-08T17:21:00Z</dcterms:created>
  <dcterms:modified xsi:type="dcterms:W3CDTF">2020-12-08T17:21:00Z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documentId_5248</vt:lpwstr>
  </property>
  <property fmtid="{D5CDD505-2E9C-101B-9397-08002B2CF9AE}" pid="3" name="grammarly_documentContext">
    <vt:lpwstr>{"goals":[],"domain":"general","emotions":[],"dialect":"british"}</vt:lpwstr>
  </property>
</Properties>
</file>