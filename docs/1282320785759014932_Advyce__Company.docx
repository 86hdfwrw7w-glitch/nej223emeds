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B1029" w14:textId="77777777" w:rsidR="00EC1BE9" w:rsidRPr="003820D5" w:rsidRDefault="00EC1BE9" w:rsidP="00D84E75">
      <w:pPr>
        <w:spacing w:after="0" w:line="259" w:lineRule="auto"/>
        <w:ind w:right="0"/>
        <w:jc w:val="right"/>
        <w:rPr>
          <w:lang w:val="de-DE"/>
        </w:rPr>
      </w:pPr>
      <w:r w:rsidRPr="003820D5">
        <w:rPr>
          <w:lang w:val="de-DE"/>
        </w:rPr>
        <w:t xml:space="preserve">Eshan Shailesh Gawande </w:t>
      </w:r>
    </w:p>
    <w:p w14:paraId="21C7D28F" w14:textId="77777777" w:rsidR="00EC1BE9" w:rsidRPr="003820D5" w:rsidRDefault="00EC1BE9" w:rsidP="00EC1BE9">
      <w:pPr>
        <w:spacing w:after="0" w:line="259" w:lineRule="auto"/>
        <w:ind w:right="-4"/>
        <w:jc w:val="right"/>
        <w:rPr>
          <w:lang w:val="de-DE"/>
        </w:rPr>
      </w:pPr>
      <w:r w:rsidRPr="003820D5">
        <w:rPr>
          <w:lang w:val="de-DE"/>
        </w:rPr>
        <w:t xml:space="preserve">Rhöndorfer Straße 8 </w:t>
      </w:r>
    </w:p>
    <w:p w14:paraId="09E56D60" w14:textId="77777777" w:rsidR="00EC1BE9" w:rsidRDefault="00EC1BE9" w:rsidP="00EC1BE9">
      <w:pPr>
        <w:spacing w:after="0" w:line="259" w:lineRule="auto"/>
        <w:ind w:right="-4"/>
        <w:jc w:val="right"/>
      </w:pPr>
      <w:r>
        <w:t xml:space="preserve">50939 Köln </w:t>
      </w:r>
    </w:p>
    <w:p w14:paraId="41A1C2E8" w14:textId="77777777" w:rsidR="00EC1BE9" w:rsidRDefault="00EC1BE9" w:rsidP="00EC1BE9">
      <w:pPr>
        <w:spacing w:after="0" w:line="259" w:lineRule="auto"/>
        <w:ind w:right="-4"/>
        <w:jc w:val="right"/>
      </w:pPr>
      <w:r>
        <w:t xml:space="preserve">Mail: </w:t>
      </w:r>
      <w:hyperlink r:id="rId7" w:history="1">
        <w:r w:rsidRPr="00C053D3">
          <w:rPr>
            <w:rStyle w:val="Hyperlink"/>
          </w:rPr>
          <w:t>eshangawande@gmail.com</w:t>
        </w:r>
      </w:hyperlink>
    </w:p>
    <w:p w14:paraId="75BF1F9C" w14:textId="77777777" w:rsidR="00EC1BE9" w:rsidRPr="00FD10CE" w:rsidRDefault="00EC1BE9" w:rsidP="00EC1BE9">
      <w:pPr>
        <w:spacing w:after="0" w:line="259" w:lineRule="auto"/>
        <w:ind w:right="-4"/>
        <w:jc w:val="right"/>
        <w:rPr>
          <w:lang w:val="en-US"/>
        </w:rPr>
      </w:pPr>
      <w:r w:rsidRPr="00FD10CE">
        <w:rPr>
          <w:lang w:val="en-US"/>
        </w:rPr>
        <w:t>Mobil: + 176</w:t>
      </w:r>
      <w:r>
        <w:rPr>
          <w:lang w:val="en-US"/>
        </w:rPr>
        <w:t xml:space="preserve"> </w:t>
      </w:r>
      <w:r w:rsidRPr="00FD10CE">
        <w:rPr>
          <w:lang w:val="en-US"/>
        </w:rPr>
        <w:t xml:space="preserve">23905613 </w:t>
      </w:r>
    </w:p>
    <w:p w14:paraId="402CA200" w14:textId="4644AED1" w:rsidR="00EC1BE9" w:rsidRPr="00127E92" w:rsidRDefault="00555115" w:rsidP="00EC1BE9">
      <w:pPr>
        <w:spacing w:after="0" w:line="259" w:lineRule="auto"/>
        <w:ind w:right="-4"/>
        <w:rPr>
          <w:lang w:val="en-US"/>
        </w:rPr>
      </w:pPr>
      <w:proofErr w:type="spellStart"/>
      <w:r w:rsidRPr="00127E92">
        <w:rPr>
          <w:lang w:val="en-US"/>
        </w:rPr>
        <w:t>Advyce</w:t>
      </w:r>
      <w:proofErr w:type="spellEnd"/>
      <w:r w:rsidRPr="00127E92">
        <w:rPr>
          <w:lang w:val="en-US"/>
        </w:rPr>
        <w:t xml:space="preserve"> &amp; Company GmbH</w:t>
      </w:r>
    </w:p>
    <w:p w14:paraId="0B4FBD49" w14:textId="0006A604" w:rsidR="00EC1BE9" w:rsidRPr="00127E92" w:rsidRDefault="00D422BD" w:rsidP="00EC1BE9">
      <w:pPr>
        <w:spacing w:after="0" w:line="259" w:lineRule="auto"/>
        <w:ind w:right="-4"/>
        <w:rPr>
          <w:lang w:val="en-US"/>
        </w:rPr>
      </w:pPr>
      <w:r w:rsidRPr="00127E92">
        <w:rPr>
          <w:lang w:val="en-US"/>
        </w:rPr>
        <w:t>Königsallee 60F</w:t>
      </w:r>
    </w:p>
    <w:p w14:paraId="0D1D407C" w14:textId="26875AA9" w:rsidR="00EC1BE9" w:rsidRPr="00127E92" w:rsidRDefault="00EC1BE9" w:rsidP="00EC1BE9">
      <w:pPr>
        <w:spacing w:after="0" w:line="259" w:lineRule="auto"/>
        <w:ind w:right="-4"/>
        <w:rPr>
          <w:lang w:val="en-US"/>
        </w:rPr>
      </w:pPr>
      <w:r w:rsidRPr="00127E92">
        <w:rPr>
          <w:lang w:val="en-US"/>
        </w:rPr>
        <w:t>402</w:t>
      </w:r>
      <w:r w:rsidR="00D754A7" w:rsidRPr="00127E92">
        <w:rPr>
          <w:lang w:val="en-US"/>
        </w:rPr>
        <w:t>12</w:t>
      </w:r>
      <w:r w:rsidRPr="00127E92">
        <w:rPr>
          <w:lang w:val="en-US"/>
        </w:rPr>
        <w:t xml:space="preserve"> Düsseldorf  </w:t>
      </w:r>
      <w:r w:rsidRPr="00127E92">
        <w:rPr>
          <w:lang w:val="en-US"/>
        </w:rPr>
        <w:tab/>
      </w:r>
      <w:r w:rsidRPr="00127E92">
        <w:rPr>
          <w:lang w:val="en-US"/>
        </w:rPr>
        <w:tab/>
        <w:t xml:space="preserve">         </w:t>
      </w:r>
    </w:p>
    <w:p w14:paraId="41003059" w14:textId="67FD6555" w:rsidR="00EC1BE9" w:rsidRPr="00FD10CE" w:rsidRDefault="00EC1BE9" w:rsidP="00F77258">
      <w:pPr>
        <w:spacing w:after="0" w:line="259" w:lineRule="auto"/>
        <w:ind w:right="-4"/>
        <w:jc w:val="right"/>
        <w:rPr>
          <w:lang w:val="de-DE"/>
        </w:rPr>
      </w:pPr>
      <w:r w:rsidRPr="00FD10CE">
        <w:rPr>
          <w:lang w:val="de-DE"/>
        </w:rPr>
        <w:t xml:space="preserve">Köln, 30.08.2024 </w:t>
      </w:r>
    </w:p>
    <w:p w14:paraId="3F4BA2B8" w14:textId="77777777" w:rsidR="00EC1BE9" w:rsidRPr="002C3DCC" w:rsidRDefault="00EC1BE9" w:rsidP="00EC1BE9">
      <w:pPr>
        <w:spacing w:after="0" w:line="259" w:lineRule="auto"/>
        <w:ind w:left="0" w:right="0" w:firstLine="0"/>
        <w:jc w:val="left"/>
        <w:rPr>
          <w:b/>
          <w:lang w:val="de-DE"/>
        </w:rPr>
      </w:pPr>
      <w:r w:rsidRPr="002C3DCC">
        <w:rPr>
          <w:b/>
          <w:lang w:val="de-DE"/>
        </w:rPr>
        <w:t xml:space="preserve">Bewerbung um ein Praktikum im Bereich </w:t>
      </w:r>
      <w:r w:rsidRPr="002C3DCC">
        <w:rPr>
          <w:b/>
          <w:szCs w:val="20"/>
          <w:lang w:val="de-DE"/>
        </w:rPr>
        <w:t>M&amp;A- und Finanzberatung</w:t>
      </w:r>
    </w:p>
    <w:p w14:paraId="53AE4542" w14:textId="77777777" w:rsidR="00EC1BE9" w:rsidRPr="003820D5" w:rsidRDefault="00EC1BE9" w:rsidP="00EC1BE9">
      <w:pPr>
        <w:spacing w:after="0" w:line="259" w:lineRule="auto"/>
        <w:ind w:left="0" w:right="0" w:firstLine="0"/>
        <w:jc w:val="left"/>
        <w:rPr>
          <w:lang w:val="de-DE"/>
        </w:rPr>
      </w:pPr>
      <w:r w:rsidRPr="003820D5">
        <w:rPr>
          <w:b/>
          <w:lang w:val="de-DE"/>
        </w:rPr>
        <w:t xml:space="preserve"> </w:t>
      </w:r>
    </w:p>
    <w:p w14:paraId="5FA3DBB4" w14:textId="77777777" w:rsidR="00EC1BE9" w:rsidRPr="003820D5" w:rsidRDefault="00EC1BE9" w:rsidP="001D1DDE">
      <w:pPr>
        <w:spacing w:after="9"/>
        <w:ind w:right="0"/>
        <w:rPr>
          <w:lang w:val="de-DE"/>
        </w:rPr>
      </w:pPr>
      <w:r w:rsidRPr="003820D5">
        <w:rPr>
          <w:lang w:val="de-DE"/>
        </w:rPr>
        <w:t xml:space="preserve">Sehr geehrte Damen und Herren, </w:t>
      </w:r>
    </w:p>
    <w:p w14:paraId="2C30635B" w14:textId="77777777" w:rsidR="00EC1BE9" w:rsidRPr="003820D5" w:rsidRDefault="00EC1BE9" w:rsidP="00EC1BE9">
      <w:pPr>
        <w:spacing w:after="0" w:line="259" w:lineRule="auto"/>
        <w:ind w:left="0" w:right="0" w:firstLine="0"/>
        <w:jc w:val="left"/>
        <w:rPr>
          <w:lang w:val="de-DE"/>
        </w:rPr>
      </w:pPr>
      <w:r w:rsidRPr="003820D5">
        <w:rPr>
          <w:lang w:val="de-DE"/>
        </w:rPr>
        <w:t xml:space="preserve"> </w:t>
      </w:r>
    </w:p>
    <w:p w14:paraId="5760612A" w14:textId="6B4770B6" w:rsidR="00EC1BE9" w:rsidRPr="00142497" w:rsidRDefault="005D73C7" w:rsidP="00D84E75">
      <w:pPr>
        <w:spacing w:after="0"/>
        <w:ind w:right="0"/>
        <w:rPr>
          <w:szCs w:val="20"/>
          <w:lang w:val="de-DE"/>
        </w:rPr>
      </w:pPr>
      <w:del w:id="0" w:author="David Döbele" w:date="2024-09-08T14:43:00Z" w16du:dateUtc="2024-09-08T12:43:00Z">
        <w:r w:rsidRPr="005D73C7" w:rsidDel="00B71417">
          <w:rPr>
            <w:szCs w:val="20"/>
            <w:lang w:val="de-DE"/>
          </w:rPr>
          <w:delText xml:space="preserve">Eine </w:delText>
        </w:r>
      </w:del>
      <w:ins w:id="1" w:author="David Döbele" w:date="2024-09-08T14:43:00Z" w16du:dateUtc="2024-09-08T12:43:00Z">
        <w:r w:rsidR="00B71417">
          <w:rPr>
            <w:szCs w:val="20"/>
            <w:lang w:val="de-DE"/>
          </w:rPr>
          <w:t>e</w:t>
        </w:r>
        <w:r w:rsidR="00B71417" w:rsidRPr="005D73C7">
          <w:rPr>
            <w:szCs w:val="20"/>
            <w:lang w:val="de-DE"/>
          </w:rPr>
          <w:t xml:space="preserve">ine </w:t>
        </w:r>
      </w:ins>
      <w:r w:rsidRPr="005D73C7">
        <w:rPr>
          <w:szCs w:val="20"/>
          <w:lang w:val="de-DE"/>
        </w:rPr>
        <w:t xml:space="preserve">Tätigkeit im Bereich M&amp;A- und Finanzberatung bei </w:t>
      </w:r>
      <w:proofErr w:type="spellStart"/>
      <w:r w:rsidRPr="005D73C7">
        <w:rPr>
          <w:szCs w:val="20"/>
          <w:lang w:val="de-DE"/>
        </w:rPr>
        <w:t>Advyce</w:t>
      </w:r>
      <w:proofErr w:type="spellEnd"/>
      <w:r w:rsidRPr="005D73C7">
        <w:rPr>
          <w:szCs w:val="20"/>
          <w:lang w:val="de-DE"/>
        </w:rPr>
        <w:t xml:space="preserve"> &amp; Company sehe ich als besonders spannend, da sie herausfordernde und vielfältige Aufgaben bietet. Die Möglichkeit, mich in verschiedene Branchen und komplexe finanzielle Strukturen einzuarbeiten, fasziniert mich. Besonders reizvoll finde ich es, als Berater zur Optimierung und strategischen Ausrichtung von Unternehmen beizutragen und so deren langfristigen Erfolg zu fördern. Der Bereich M&amp;A-Beratung, einschließlich Due Diligence und Verhandlungen, ist für mich attraktiv, da er die Unternehmenslandschaft aktiv mitgestaltet. Ab dem 01.03.2025 möchte ich </w:t>
      </w:r>
      <w:ins w:id="2" w:author="David Döbele" w:date="2024-09-08T14:43:00Z" w16du:dateUtc="2024-09-08T12:43:00Z">
        <w:r w:rsidR="00B71417">
          <w:rPr>
            <w:szCs w:val="20"/>
            <w:lang w:val="de-DE"/>
          </w:rPr>
          <w:t xml:space="preserve">daher </w:t>
        </w:r>
      </w:ins>
      <w:r w:rsidRPr="005D73C7">
        <w:rPr>
          <w:szCs w:val="20"/>
          <w:lang w:val="de-DE"/>
        </w:rPr>
        <w:t xml:space="preserve">für acht Wochen als Praktikant im Bereich M&amp;A- und Finanzberatung bei </w:t>
      </w:r>
      <w:proofErr w:type="spellStart"/>
      <w:r w:rsidRPr="005D73C7">
        <w:rPr>
          <w:szCs w:val="20"/>
          <w:lang w:val="de-DE"/>
        </w:rPr>
        <w:t>Advyce</w:t>
      </w:r>
      <w:proofErr w:type="spellEnd"/>
      <w:r w:rsidRPr="005D73C7">
        <w:rPr>
          <w:szCs w:val="20"/>
          <w:lang w:val="de-DE"/>
        </w:rPr>
        <w:t xml:space="preserve"> &amp; Company tätig sein.</w:t>
      </w:r>
    </w:p>
    <w:p w14:paraId="4B021B82" w14:textId="4221122C" w:rsidR="00F25003" w:rsidRPr="002A5A41" w:rsidRDefault="002A5A41" w:rsidP="002A5A41">
      <w:pPr>
        <w:pStyle w:val="StandardWeb"/>
        <w:jc w:val="both"/>
        <w:rPr>
          <w:color w:val="000000"/>
          <w:sz w:val="20"/>
          <w:szCs w:val="20"/>
        </w:rPr>
      </w:pPr>
      <w:r w:rsidRPr="0073737A">
        <w:rPr>
          <w:color w:val="000000"/>
          <w:sz w:val="20"/>
          <w:szCs w:val="20"/>
        </w:rPr>
        <w:t>Nachdem ich 2015 mit meinen Eltern von Indien nach Deutschland zog, veränderte sich mein Leben enorm. Mir war bewusst, dass es nicht einfach werden würde, die Sprache zu erlernen, mich hier zu integrieren und all die Herausforderungen zu meistern, die mit einem Umzug in ein neues Land verbunden sind. Doch meine Motivation, all diese Hürden zu überwinden, war groß, da ich wusste, dass sich mein ganzes Leben darauf aufbauen würde, wie die nächsten Jahre in Deutschland verlaufen würden.</w:t>
      </w:r>
    </w:p>
    <w:p w14:paraId="6BF6F1CB" w14:textId="5BB26AA4" w:rsidR="00EC1BE9" w:rsidRPr="003820D5" w:rsidRDefault="001A7B12" w:rsidP="001A7B12">
      <w:pPr>
        <w:ind w:left="-5" w:right="0"/>
        <w:rPr>
          <w:lang w:val="de-DE"/>
        </w:rPr>
      </w:pPr>
      <w:r>
        <w:rPr>
          <w:lang w:val="de-DE"/>
        </w:rPr>
        <w:tab/>
      </w:r>
      <w:r>
        <w:rPr>
          <w:lang w:val="de-DE"/>
        </w:rPr>
        <w:tab/>
      </w:r>
      <w:r w:rsidR="00A17B27" w:rsidRPr="00485785">
        <w:rPr>
          <w:szCs w:val="20"/>
          <w:lang w:val="de-DE"/>
        </w:rPr>
        <w:t>Acht Jahre später stand ich mit meinen Freunden und Schulkameraden auf der Bühne, mein Abitur in der Hand, stolz darauf, alle Hindernisse gemeistert zu haben. In diesen acht Jahren habe ich nicht nur meine Hochschulreife abgeschlossen, sondern auch geschafft</w:t>
      </w:r>
      <w:ins w:id="3" w:author="David Döbele" w:date="2024-09-08T14:44:00Z" w16du:dateUtc="2024-09-08T12:44:00Z">
        <w:r w:rsidR="00B71417">
          <w:rPr>
            <w:szCs w:val="20"/>
            <w:lang w:val="de-DE"/>
          </w:rPr>
          <w:t>,</w:t>
        </w:r>
      </w:ins>
      <w:r w:rsidR="00A17B27" w:rsidRPr="00485785">
        <w:rPr>
          <w:szCs w:val="20"/>
          <w:lang w:val="de-DE"/>
        </w:rPr>
        <w:t xml:space="preserve"> mich perfekt zu integrieren in allen Hinsichten, was mir vor allem bei meiner persönlichen Weiterentwicklung sehr geholfen hat, da insbesondere der Anfang sehr herausfordernd war. Ich war in diesem Zeitraum Kapitän unserer Fußballmannschaft und ein Jahr lang E-Jugend-Trainer unseres Fußballvereins, was meine Teamfähigkeit, Kommunikation und vor allem Führungsqualitäten verbessert haben.</w:t>
      </w:r>
      <w:r w:rsidR="00EC1BE9" w:rsidRPr="003820D5">
        <w:rPr>
          <w:lang w:val="de-DE"/>
        </w:rPr>
        <w:t xml:space="preserve"> </w:t>
      </w:r>
    </w:p>
    <w:p w14:paraId="7BA6DC66" w14:textId="20A94C18" w:rsidR="00EC1BE9" w:rsidRPr="00FB3CA4" w:rsidRDefault="00EE06DC" w:rsidP="0059003A">
      <w:pPr>
        <w:ind w:right="0"/>
        <w:rPr>
          <w:szCs w:val="20"/>
          <w:lang w:val="de-DE"/>
        </w:rPr>
      </w:pPr>
      <w:r w:rsidRPr="00FB3CA4">
        <w:rPr>
          <w:szCs w:val="20"/>
          <w:lang w:val="de-DE"/>
        </w:rPr>
        <w:t xml:space="preserve">Im selben Jahr begann ich mein Wirtschaftsmathematik-Studium an der Universität zu Köln, da Mathematik schon immer meine Stärke war und ich bereits in der Schule Mitschüler unterstützte. Im ersten Semester schloss ich die Module Analysis 1 und Lineare Algebra 1 überdurchschnittlich ab. Dabei lernte ich, meine Zeit effizient und effektiv zu nutzen, weil ich in allen mir wichtigen Bereichen – insbesondere meinem Studium, aber auch Fitness, Lesen, Haushalt und sozialem Leben – erfolgreich sein wollte, ohne etwas stark zu vernachlässigen. Besonders bei Präsentationen konnte ich stets </w:t>
      </w:r>
      <w:r w:rsidR="006667D5">
        <w:rPr>
          <w:szCs w:val="20"/>
          <w:lang w:val="de-DE"/>
        </w:rPr>
        <w:t>überzeugen</w:t>
      </w:r>
      <w:r w:rsidRPr="00FB3CA4">
        <w:rPr>
          <w:szCs w:val="20"/>
          <w:lang w:val="de-DE"/>
        </w:rPr>
        <w:t xml:space="preserve">: In </w:t>
      </w:r>
      <w:r w:rsidR="00BD46AB" w:rsidRPr="00FB3CA4">
        <w:rPr>
          <w:szCs w:val="20"/>
          <w:lang w:val="de-DE"/>
        </w:rPr>
        <w:t>meiner gesamten</w:t>
      </w:r>
      <w:r w:rsidRPr="00FB3CA4">
        <w:rPr>
          <w:szCs w:val="20"/>
          <w:lang w:val="de-DE"/>
        </w:rPr>
        <w:t xml:space="preserve"> Schul</w:t>
      </w:r>
      <w:r w:rsidR="00BD46AB" w:rsidRPr="00FB3CA4">
        <w:rPr>
          <w:szCs w:val="20"/>
          <w:lang w:val="de-DE"/>
        </w:rPr>
        <w:t>laufbahn</w:t>
      </w:r>
      <w:r w:rsidR="00046718">
        <w:rPr>
          <w:szCs w:val="20"/>
          <w:lang w:val="de-DE"/>
        </w:rPr>
        <w:t xml:space="preserve"> erhielt ich nie</w:t>
      </w:r>
      <w:r w:rsidR="00917BB5">
        <w:rPr>
          <w:szCs w:val="20"/>
          <w:lang w:val="de-DE"/>
        </w:rPr>
        <w:t xml:space="preserve"> eine Note</w:t>
      </w:r>
      <w:r w:rsidR="003F4A22">
        <w:rPr>
          <w:szCs w:val="20"/>
          <w:lang w:val="de-DE"/>
        </w:rPr>
        <w:t xml:space="preserve"> schlechter als 14</w:t>
      </w:r>
      <w:ins w:id="4" w:author="David Döbele" w:date="2024-09-08T14:44:00Z" w16du:dateUtc="2024-09-08T12:44:00Z">
        <w:r w:rsidR="00B71417">
          <w:rPr>
            <w:szCs w:val="20"/>
            <w:lang w:val="de-DE"/>
          </w:rPr>
          <w:t xml:space="preserve"> Punkte</w:t>
        </w:r>
      </w:ins>
      <w:r w:rsidR="00BC23DD">
        <w:rPr>
          <w:szCs w:val="20"/>
          <w:lang w:val="de-DE"/>
        </w:rPr>
        <w:t xml:space="preserve">, </w:t>
      </w:r>
      <w:r w:rsidRPr="00FB3CA4">
        <w:rPr>
          <w:szCs w:val="20"/>
          <w:lang w:val="de-DE"/>
        </w:rPr>
        <w:t xml:space="preserve">was </w:t>
      </w:r>
      <w:r w:rsidR="00383D87">
        <w:rPr>
          <w:szCs w:val="20"/>
          <w:lang w:val="de-DE"/>
        </w:rPr>
        <w:t>zeigt, dass</w:t>
      </w:r>
      <w:r w:rsidR="00CB3EFB">
        <w:rPr>
          <w:szCs w:val="20"/>
          <w:lang w:val="de-DE"/>
        </w:rPr>
        <w:t xml:space="preserve"> ich</w:t>
      </w:r>
      <w:r w:rsidRPr="00FB3CA4">
        <w:rPr>
          <w:szCs w:val="20"/>
          <w:lang w:val="de-DE"/>
        </w:rPr>
        <w:t xml:space="preserve"> unter Druck </w:t>
      </w:r>
      <w:r w:rsidR="00383D87">
        <w:rPr>
          <w:szCs w:val="20"/>
          <w:lang w:val="de-DE"/>
        </w:rPr>
        <w:t>nicht nur souverän auftreten</w:t>
      </w:r>
      <w:r w:rsidR="00D17463">
        <w:rPr>
          <w:szCs w:val="20"/>
          <w:lang w:val="de-DE"/>
        </w:rPr>
        <w:t>,</w:t>
      </w:r>
      <w:r w:rsidR="00383D87">
        <w:rPr>
          <w:szCs w:val="20"/>
          <w:lang w:val="de-DE"/>
        </w:rPr>
        <w:t xml:space="preserve"> sondern </w:t>
      </w:r>
      <w:r w:rsidR="0081682C">
        <w:rPr>
          <w:szCs w:val="20"/>
          <w:lang w:val="de-DE"/>
        </w:rPr>
        <w:t xml:space="preserve">auch flexibel und </w:t>
      </w:r>
      <w:r w:rsidR="00EA54C7">
        <w:rPr>
          <w:szCs w:val="20"/>
          <w:lang w:val="de-DE"/>
        </w:rPr>
        <w:t>zielge</w:t>
      </w:r>
      <w:r w:rsidR="0019325E">
        <w:rPr>
          <w:szCs w:val="20"/>
          <w:lang w:val="de-DE"/>
        </w:rPr>
        <w:t xml:space="preserve">richtet auf </w:t>
      </w:r>
      <w:r w:rsidR="0081682C">
        <w:rPr>
          <w:szCs w:val="20"/>
          <w:lang w:val="de-DE"/>
        </w:rPr>
        <w:t>unerwartete Fragen reagieren kann.</w:t>
      </w:r>
      <w:r w:rsidR="00900592">
        <w:rPr>
          <w:szCs w:val="20"/>
          <w:lang w:val="de-DE"/>
        </w:rPr>
        <w:t xml:space="preserve"> Diese </w:t>
      </w:r>
      <w:r w:rsidR="00FB6799">
        <w:rPr>
          <w:szCs w:val="20"/>
          <w:lang w:val="de-DE"/>
        </w:rPr>
        <w:t>Fähigkeit</w:t>
      </w:r>
      <w:r w:rsidRPr="00FB3CA4">
        <w:rPr>
          <w:szCs w:val="20"/>
          <w:lang w:val="de-DE"/>
        </w:rPr>
        <w:t>,</w:t>
      </w:r>
      <w:r w:rsidR="00900592">
        <w:rPr>
          <w:szCs w:val="20"/>
          <w:lang w:val="de-DE"/>
        </w:rPr>
        <w:t xml:space="preserve"> selbst</w:t>
      </w:r>
      <w:r w:rsidRPr="00FB3CA4">
        <w:rPr>
          <w:szCs w:val="20"/>
          <w:lang w:val="de-DE"/>
        </w:rPr>
        <w:t xml:space="preserve"> </w:t>
      </w:r>
      <w:r w:rsidR="00C427E0">
        <w:rPr>
          <w:szCs w:val="20"/>
          <w:lang w:val="de-DE"/>
        </w:rPr>
        <w:t>i</w:t>
      </w:r>
      <w:r w:rsidR="007757BD">
        <w:rPr>
          <w:szCs w:val="20"/>
          <w:lang w:val="de-DE"/>
        </w:rPr>
        <w:t>n schwierigen</w:t>
      </w:r>
      <w:r w:rsidR="00C427E0">
        <w:rPr>
          <w:szCs w:val="20"/>
          <w:lang w:val="de-DE"/>
        </w:rPr>
        <w:t xml:space="preserve"> </w:t>
      </w:r>
      <w:r w:rsidR="007757BD">
        <w:rPr>
          <w:szCs w:val="20"/>
          <w:lang w:val="de-DE"/>
        </w:rPr>
        <w:t>Situationen exzellente Ergebnisse zu liefern</w:t>
      </w:r>
      <w:r w:rsidR="0059003A">
        <w:rPr>
          <w:szCs w:val="20"/>
          <w:lang w:val="de-DE"/>
        </w:rPr>
        <w:t>, möchte ich nutzen, um bei Ihnen</w:t>
      </w:r>
      <w:r w:rsidR="000B73D3">
        <w:rPr>
          <w:szCs w:val="20"/>
          <w:lang w:val="de-DE"/>
        </w:rPr>
        <w:t xml:space="preserve"> kreative</w:t>
      </w:r>
      <w:r w:rsidR="00461830">
        <w:rPr>
          <w:szCs w:val="20"/>
          <w:lang w:val="de-DE"/>
        </w:rPr>
        <w:t xml:space="preserve">, </w:t>
      </w:r>
      <w:r w:rsidR="00646EC2">
        <w:rPr>
          <w:szCs w:val="20"/>
          <w:lang w:val="de-DE"/>
        </w:rPr>
        <w:t>zielorientierte</w:t>
      </w:r>
      <w:r w:rsidR="00461830">
        <w:rPr>
          <w:szCs w:val="20"/>
          <w:lang w:val="de-DE"/>
        </w:rPr>
        <w:t xml:space="preserve"> und</w:t>
      </w:r>
      <w:r w:rsidR="00646EC2">
        <w:rPr>
          <w:szCs w:val="20"/>
          <w:lang w:val="de-DE"/>
        </w:rPr>
        <w:t xml:space="preserve"> </w:t>
      </w:r>
      <w:r w:rsidR="000B73D3">
        <w:rPr>
          <w:szCs w:val="20"/>
          <w:lang w:val="de-DE"/>
        </w:rPr>
        <w:t>hochwertige Lösungen</w:t>
      </w:r>
      <w:r w:rsidR="00290C9B">
        <w:rPr>
          <w:szCs w:val="20"/>
          <w:lang w:val="de-DE"/>
        </w:rPr>
        <w:t xml:space="preserve"> </w:t>
      </w:r>
      <w:r w:rsidR="00646EC2">
        <w:rPr>
          <w:szCs w:val="20"/>
          <w:lang w:val="de-DE"/>
        </w:rPr>
        <w:t xml:space="preserve">zu erarbeiten. </w:t>
      </w:r>
      <w:r w:rsidRPr="00FB3CA4">
        <w:rPr>
          <w:szCs w:val="20"/>
          <w:lang w:val="de-DE"/>
        </w:rPr>
        <w:t>Diese Zielstrebigkeit und Leidenschaft für</w:t>
      </w:r>
      <w:r w:rsidR="00735CD8" w:rsidRPr="00FB3CA4">
        <w:rPr>
          <w:szCs w:val="20"/>
          <w:lang w:val="de-DE"/>
        </w:rPr>
        <w:t xml:space="preserve"> </w:t>
      </w:r>
      <w:r w:rsidRPr="00FB3CA4">
        <w:rPr>
          <w:szCs w:val="20"/>
          <w:lang w:val="de-DE"/>
        </w:rPr>
        <w:t>Herausforderungen möchte ich nun im Rahmen eines Praktikums bei Ihnen einbringe</w:t>
      </w:r>
      <w:r w:rsidR="00FB3CA4">
        <w:rPr>
          <w:szCs w:val="20"/>
          <w:lang w:val="de-DE"/>
        </w:rPr>
        <w:t>n.</w:t>
      </w:r>
    </w:p>
    <w:p w14:paraId="4B622539" w14:textId="608FB04F" w:rsidR="00EC1BE9" w:rsidRPr="00CD323D" w:rsidRDefault="00130599" w:rsidP="00EC1BE9">
      <w:pPr>
        <w:ind w:left="-5" w:right="0"/>
        <w:rPr>
          <w:szCs w:val="20"/>
          <w:lang w:val="de-DE"/>
        </w:rPr>
      </w:pPr>
      <w:r w:rsidRPr="002A5A41">
        <w:rPr>
          <w:szCs w:val="20"/>
          <w:lang w:val="de-DE"/>
        </w:rPr>
        <w:t xml:space="preserve">Ein Praktikum bei </w:t>
      </w:r>
      <w:proofErr w:type="spellStart"/>
      <w:r w:rsidRPr="002A5A41">
        <w:rPr>
          <w:szCs w:val="20"/>
          <w:lang w:val="de-DE"/>
        </w:rPr>
        <w:t>Advyce</w:t>
      </w:r>
      <w:proofErr w:type="spellEnd"/>
      <w:r w:rsidRPr="002A5A41">
        <w:rPr>
          <w:szCs w:val="20"/>
          <w:lang w:val="de-DE"/>
        </w:rPr>
        <w:t xml:space="preserve"> &amp; Company reizt mich besonders, da die Kombination aus interdisziplinärer Expertise und maßgeschneiderter M&amp;A-Beratung eine dynamische und herausfordernde Arbeitsumgebung bietet. Die langjährige Erfahrung und umfassende Branchenkenntnis des Unternehmens beeindrucken mich, ebenso wie die Möglichkeit, an komplexen M&amp;A-Projekten mitzuwirken und moderne Technologien wie Data Analytics und KI einzusetzen. Ich bin überzeugt, dass </w:t>
      </w:r>
      <w:proofErr w:type="spellStart"/>
      <w:r w:rsidRPr="002A5A41">
        <w:rPr>
          <w:szCs w:val="20"/>
          <w:lang w:val="de-DE"/>
        </w:rPr>
        <w:t>Advyce</w:t>
      </w:r>
      <w:proofErr w:type="spellEnd"/>
      <w:r w:rsidRPr="002A5A41">
        <w:rPr>
          <w:szCs w:val="20"/>
          <w:lang w:val="de-DE"/>
        </w:rPr>
        <w:t xml:space="preserve"> &amp; Company der ideale Ort für meine berufliche Weiterentwicklung ist, und freue mich darauf, aktiv zum Erfolg Ihres Unternehmens beizutrage</w:t>
      </w:r>
      <w:r w:rsidR="00FB3CA4">
        <w:rPr>
          <w:szCs w:val="20"/>
          <w:lang w:val="de-DE"/>
        </w:rPr>
        <w:t>n.</w:t>
      </w:r>
    </w:p>
    <w:p w14:paraId="0F3AD267" w14:textId="4C132E66" w:rsidR="00EC1BE9" w:rsidRPr="00BD11C3" w:rsidRDefault="00BD11C3" w:rsidP="00EC1BE9">
      <w:pPr>
        <w:spacing w:after="9"/>
        <w:ind w:left="-5" w:right="0"/>
        <w:rPr>
          <w:szCs w:val="20"/>
          <w:lang w:val="de-DE"/>
        </w:rPr>
      </w:pPr>
      <w:r w:rsidRPr="00BD11C3">
        <w:rPr>
          <w:szCs w:val="20"/>
          <w:lang w:val="de-DE"/>
        </w:rPr>
        <w:t xml:space="preserve">Durch ein Praktikum im Bereich M&amp;A- und Finanzberatung bei </w:t>
      </w:r>
      <w:proofErr w:type="spellStart"/>
      <w:r w:rsidRPr="00BD11C3">
        <w:rPr>
          <w:szCs w:val="20"/>
          <w:lang w:val="de-DE"/>
        </w:rPr>
        <w:t>Advyce</w:t>
      </w:r>
      <w:proofErr w:type="spellEnd"/>
      <w:r w:rsidRPr="00BD11C3">
        <w:rPr>
          <w:szCs w:val="20"/>
          <w:lang w:val="de-DE"/>
        </w:rPr>
        <w:t xml:space="preserve"> &amp; Company erwarte ich eine intensive Lernphase sowie die Chance, eigene gewinnbringende Ideen in Projekte einzubringen. Mein Interesse an M&amp;A-Beratung, meine Motivation und Teamfähigkeit machen mich überzeugt, eine Bereicherung für </w:t>
      </w:r>
      <w:proofErr w:type="spellStart"/>
      <w:r w:rsidRPr="00BD11C3">
        <w:rPr>
          <w:szCs w:val="20"/>
          <w:lang w:val="de-DE"/>
        </w:rPr>
        <w:t>Advyce</w:t>
      </w:r>
      <w:proofErr w:type="spellEnd"/>
      <w:r w:rsidRPr="00BD11C3">
        <w:rPr>
          <w:szCs w:val="20"/>
          <w:lang w:val="de-DE"/>
        </w:rPr>
        <w:t xml:space="preserve"> &amp; Company zu sein. Darüber hinaus habe ich mehrfach gezeigt, dass ich gerade in stressigen Situationen, wie bei wichtigen Präsentationen, souverän performen und überzeugend auftreten kann. Diese Fähigkeit möchte ich nutzen, um auch in anspruchsvollen Projekten bei Ihnen meine Stärken einzubringen. Ich freue mich darauf, Sie in einem persönlichen Gespräch von meinen Qualitäten zu überzeuge</w:t>
      </w:r>
      <w:r w:rsidR="00FB3CA4">
        <w:rPr>
          <w:szCs w:val="20"/>
          <w:lang w:val="de-DE"/>
        </w:rPr>
        <w:t>n.</w:t>
      </w:r>
    </w:p>
    <w:p w14:paraId="5EA672F6" w14:textId="77777777" w:rsidR="00EC1BE9" w:rsidRPr="00D83342" w:rsidRDefault="00EC1BE9" w:rsidP="00EC1BE9">
      <w:pPr>
        <w:spacing w:after="9"/>
        <w:ind w:left="-5" w:right="0"/>
        <w:rPr>
          <w:szCs w:val="20"/>
          <w:lang w:val="de-DE"/>
        </w:rPr>
      </w:pPr>
    </w:p>
    <w:p w14:paraId="32953464" w14:textId="2B294D00" w:rsidR="00EC1BE9" w:rsidRDefault="00EC1BE9" w:rsidP="00EC1BE9">
      <w:pPr>
        <w:spacing w:after="9"/>
        <w:ind w:left="-5" w:right="0"/>
      </w:pPr>
      <w:proofErr w:type="spellStart"/>
      <w:r>
        <w:t>Mit</w:t>
      </w:r>
      <w:proofErr w:type="spellEnd"/>
      <w:r>
        <w:t xml:space="preserve"> </w:t>
      </w:r>
      <w:proofErr w:type="spellStart"/>
      <w:r>
        <w:t>freundlichen</w:t>
      </w:r>
      <w:proofErr w:type="spellEnd"/>
      <w:r>
        <w:t xml:space="preserve"> </w:t>
      </w:r>
      <w:proofErr w:type="spellStart"/>
      <w:r>
        <w:t>Grüßen</w:t>
      </w:r>
      <w:proofErr w:type="spellEnd"/>
      <w:r>
        <w:t xml:space="preserve"> </w:t>
      </w:r>
    </w:p>
    <w:p w14:paraId="3D34AA63" w14:textId="7B5874B9" w:rsidR="00BB4749" w:rsidRPr="007D7263" w:rsidRDefault="00472B44" w:rsidP="00B84AF2">
      <w:pPr>
        <w:spacing w:after="0" w:line="259" w:lineRule="auto"/>
        <w:ind w:left="-181" w:right="0" w:firstLine="0"/>
        <w:jc w:val="left"/>
        <w:rPr>
          <w:lang w:val="de-DE"/>
        </w:rPr>
      </w:pPr>
      <w:r>
        <w:rPr>
          <w:rFonts w:ascii="Calibri" w:eastAsia="Calibri" w:hAnsi="Calibri" w:cs="Calibri"/>
          <w:noProof/>
          <w:sz w:val="22"/>
        </w:rPr>
        <mc:AlternateContent>
          <mc:Choice Requires="wpg">
            <w:drawing>
              <wp:inline distT="0" distB="0" distL="0" distR="0" wp14:anchorId="568D9EFA" wp14:editId="0169F043">
                <wp:extent cx="1311349" cy="283535"/>
                <wp:effectExtent l="0" t="0" r="0" b="0"/>
                <wp:docPr id="1327" name="Group 1327"/>
                <wp:cNvGraphicFramePr/>
                <a:graphic xmlns:a="http://schemas.openxmlformats.org/drawingml/2006/main">
                  <a:graphicData uri="http://schemas.microsoft.com/office/word/2010/wordprocessingGroup">
                    <wpg:wgp>
                      <wpg:cNvGrpSpPr/>
                      <wpg:grpSpPr>
                        <a:xfrm>
                          <a:off x="0" y="0"/>
                          <a:ext cx="1311349" cy="283535"/>
                          <a:chOff x="0" y="0"/>
                          <a:chExt cx="1594498" cy="555092"/>
                        </a:xfrm>
                      </wpg:grpSpPr>
                      <wps:wsp>
                        <wps:cNvPr id="238" name="Shape 238"/>
                        <wps:cNvSpPr/>
                        <wps:spPr>
                          <a:xfrm>
                            <a:off x="0" y="153835"/>
                            <a:ext cx="1594498" cy="401257"/>
                          </a:xfrm>
                          <a:custGeom>
                            <a:avLst/>
                            <a:gdLst/>
                            <a:ahLst/>
                            <a:cxnLst/>
                            <a:rect l="0" t="0" r="0" b="0"/>
                            <a:pathLst>
                              <a:path w="1594498" h="401257">
                                <a:moveTo>
                                  <a:pt x="551307" y="0"/>
                                </a:moveTo>
                                <a:lnTo>
                                  <a:pt x="552602" y="51"/>
                                </a:lnTo>
                                <a:lnTo>
                                  <a:pt x="555854" y="330"/>
                                </a:lnTo>
                                <a:lnTo>
                                  <a:pt x="557174" y="521"/>
                                </a:lnTo>
                                <a:lnTo>
                                  <a:pt x="560438" y="1169"/>
                                </a:lnTo>
                                <a:lnTo>
                                  <a:pt x="560984" y="1296"/>
                                </a:lnTo>
                                <a:lnTo>
                                  <a:pt x="564286" y="2108"/>
                                </a:lnTo>
                                <a:cubicBezTo>
                                  <a:pt x="566865" y="2743"/>
                                  <a:pt x="569176" y="4166"/>
                                  <a:pt x="570903" y="6185"/>
                                </a:cubicBezTo>
                                <a:lnTo>
                                  <a:pt x="572910" y="8534"/>
                                </a:lnTo>
                                <a:lnTo>
                                  <a:pt x="573227" y="8903"/>
                                </a:lnTo>
                                <a:lnTo>
                                  <a:pt x="574523" y="10541"/>
                                </a:lnTo>
                                <a:lnTo>
                                  <a:pt x="576605" y="14275"/>
                                </a:lnTo>
                                <a:lnTo>
                                  <a:pt x="577228" y="15990"/>
                                </a:lnTo>
                                <a:lnTo>
                                  <a:pt x="577964" y="19292"/>
                                </a:lnTo>
                                <a:lnTo>
                                  <a:pt x="578168" y="21437"/>
                                </a:lnTo>
                                <a:lnTo>
                                  <a:pt x="578383" y="23571"/>
                                </a:lnTo>
                                <a:lnTo>
                                  <a:pt x="578422" y="24105"/>
                                </a:lnTo>
                                <a:lnTo>
                                  <a:pt x="578625" y="27699"/>
                                </a:lnTo>
                                <a:lnTo>
                                  <a:pt x="578637" y="29058"/>
                                </a:lnTo>
                                <a:lnTo>
                                  <a:pt x="578485" y="33020"/>
                                </a:lnTo>
                                <a:lnTo>
                                  <a:pt x="578180" y="35446"/>
                                </a:lnTo>
                                <a:lnTo>
                                  <a:pt x="577406" y="39132"/>
                                </a:lnTo>
                                <a:lnTo>
                                  <a:pt x="576936" y="43701"/>
                                </a:lnTo>
                                <a:lnTo>
                                  <a:pt x="576390" y="46444"/>
                                </a:lnTo>
                                <a:lnTo>
                                  <a:pt x="574822" y="51645"/>
                                </a:lnTo>
                                <a:lnTo>
                                  <a:pt x="573291" y="57734"/>
                                </a:lnTo>
                                <a:lnTo>
                                  <a:pt x="573354" y="57493"/>
                                </a:lnTo>
                                <a:lnTo>
                                  <a:pt x="571652" y="64719"/>
                                </a:lnTo>
                                <a:lnTo>
                                  <a:pt x="570814" y="67285"/>
                                </a:lnTo>
                                <a:lnTo>
                                  <a:pt x="567677" y="74524"/>
                                </a:lnTo>
                                <a:lnTo>
                                  <a:pt x="567042" y="75819"/>
                                </a:lnTo>
                                <a:lnTo>
                                  <a:pt x="562744" y="83631"/>
                                </a:lnTo>
                                <a:lnTo>
                                  <a:pt x="558711" y="92291"/>
                                </a:lnTo>
                                <a:lnTo>
                                  <a:pt x="558444" y="92825"/>
                                </a:lnTo>
                                <a:lnTo>
                                  <a:pt x="553796" y="101854"/>
                                </a:lnTo>
                                <a:lnTo>
                                  <a:pt x="553161" y="102972"/>
                                </a:lnTo>
                                <a:lnTo>
                                  <a:pt x="547078" y="112713"/>
                                </a:lnTo>
                                <a:lnTo>
                                  <a:pt x="546938" y="112929"/>
                                </a:lnTo>
                                <a:lnTo>
                                  <a:pt x="540855" y="122314"/>
                                </a:lnTo>
                                <a:lnTo>
                                  <a:pt x="539674" y="123914"/>
                                </a:lnTo>
                                <a:lnTo>
                                  <a:pt x="531432" y="133655"/>
                                </a:lnTo>
                                <a:lnTo>
                                  <a:pt x="530708" y="134455"/>
                                </a:lnTo>
                                <a:lnTo>
                                  <a:pt x="521665" y="143764"/>
                                </a:lnTo>
                                <a:lnTo>
                                  <a:pt x="520776" y="144615"/>
                                </a:lnTo>
                                <a:lnTo>
                                  <a:pt x="511010" y="153200"/>
                                </a:lnTo>
                                <a:lnTo>
                                  <a:pt x="510985" y="153226"/>
                                </a:lnTo>
                                <a:lnTo>
                                  <a:pt x="501574" y="161455"/>
                                </a:lnTo>
                                <a:lnTo>
                                  <a:pt x="501637" y="161405"/>
                                </a:lnTo>
                                <a:lnTo>
                                  <a:pt x="491515" y="170358"/>
                                </a:lnTo>
                                <a:lnTo>
                                  <a:pt x="491274" y="170561"/>
                                </a:lnTo>
                                <a:lnTo>
                                  <a:pt x="480822" y="179434"/>
                                </a:lnTo>
                                <a:lnTo>
                                  <a:pt x="469278" y="189395"/>
                                </a:lnTo>
                                <a:lnTo>
                                  <a:pt x="468770" y="189827"/>
                                </a:lnTo>
                                <a:lnTo>
                                  <a:pt x="456135" y="199790"/>
                                </a:lnTo>
                                <a:lnTo>
                                  <a:pt x="443636" y="210021"/>
                                </a:lnTo>
                                <a:lnTo>
                                  <a:pt x="443687" y="209969"/>
                                </a:lnTo>
                                <a:lnTo>
                                  <a:pt x="431063" y="220396"/>
                                </a:lnTo>
                                <a:lnTo>
                                  <a:pt x="430555" y="220803"/>
                                </a:lnTo>
                                <a:lnTo>
                                  <a:pt x="417208" y="230848"/>
                                </a:lnTo>
                                <a:lnTo>
                                  <a:pt x="417055" y="230963"/>
                                </a:lnTo>
                                <a:lnTo>
                                  <a:pt x="403365" y="241021"/>
                                </a:lnTo>
                                <a:lnTo>
                                  <a:pt x="402857" y="241377"/>
                                </a:lnTo>
                                <a:lnTo>
                                  <a:pt x="388442" y="251067"/>
                                </a:lnTo>
                                <a:lnTo>
                                  <a:pt x="388201" y="251219"/>
                                </a:lnTo>
                                <a:lnTo>
                                  <a:pt x="373774" y="260528"/>
                                </a:lnTo>
                                <a:lnTo>
                                  <a:pt x="372453" y="261290"/>
                                </a:lnTo>
                                <a:lnTo>
                                  <a:pt x="358715" y="268277"/>
                                </a:lnTo>
                                <a:lnTo>
                                  <a:pt x="346100" y="275565"/>
                                </a:lnTo>
                                <a:lnTo>
                                  <a:pt x="345415" y="275934"/>
                                </a:lnTo>
                                <a:lnTo>
                                  <a:pt x="332791" y="282360"/>
                                </a:lnTo>
                                <a:lnTo>
                                  <a:pt x="332778" y="282372"/>
                                </a:lnTo>
                                <a:lnTo>
                                  <a:pt x="320142" y="288785"/>
                                </a:lnTo>
                                <a:lnTo>
                                  <a:pt x="319164" y="289243"/>
                                </a:lnTo>
                                <a:lnTo>
                                  <a:pt x="307264" y="294221"/>
                                </a:lnTo>
                                <a:lnTo>
                                  <a:pt x="306832" y="294386"/>
                                </a:lnTo>
                                <a:lnTo>
                                  <a:pt x="295643" y="298653"/>
                                </a:lnTo>
                                <a:lnTo>
                                  <a:pt x="295796" y="298590"/>
                                </a:lnTo>
                                <a:lnTo>
                                  <a:pt x="284963" y="302844"/>
                                </a:lnTo>
                                <a:lnTo>
                                  <a:pt x="285115" y="302781"/>
                                </a:lnTo>
                                <a:lnTo>
                                  <a:pt x="274650" y="307036"/>
                                </a:lnTo>
                                <a:lnTo>
                                  <a:pt x="274574" y="307074"/>
                                </a:lnTo>
                                <a:lnTo>
                                  <a:pt x="264833" y="310973"/>
                                </a:lnTo>
                                <a:lnTo>
                                  <a:pt x="263030" y="311557"/>
                                </a:lnTo>
                                <a:lnTo>
                                  <a:pt x="253289" y="314008"/>
                                </a:lnTo>
                                <a:lnTo>
                                  <a:pt x="252501" y="314173"/>
                                </a:lnTo>
                                <a:lnTo>
                                  <a:pt x="244115" y="315793"/>
                                </a:lnTo>
                                <a:lnTo>
                                  <a:pt x="236068" y="318097"/>
                                </a:lnTo>
                                <a:lnTo>
                                  <a:pt x="235001" y="318364"/>
                                </a:lnTo>
                                <a:lnTo>
                                  <a:pt x="226829" y="320032"/>
                                </a:lnTo>
                                <a:lnTo>
                                  <a:pt x="219253" y="322059"/>
                                </a:lnTo>
                                <a:lnTo>
                                  <a:pt x="219405" y="322021"/>
                                </a:lnTo>
                                <a:lnTo>
                                  <a:pt x="211836" y="324142"/>
                                </a:lnTo>
                                <a:lnTo>
                                  <a:pt x="210795" y="324396"/>
                                </a:lnTo>
                                <a:lnTo>
                                  <a:pt x="202832" y="325984"/>
                                </a:lnTo>
                                <a:lnTo>
                                  <a:pt x="202451" y="326048"/>
                                </a:lnTo>
                                <a:lnTo>
                                  <a:pt x="195212" y="327279"/>
                                </a:lnTo>
                                <a:lnTo>
                                  <a:pt x="192481" y="327457"/>
                                </a:lnTo>
                                <a:lnTo>
                                  <a:pt x="186373" y="327241"/>
                                </a:lnTo>
                                <a:lnTo>
                                  <a:pt x="186334" y="327241"/>
                                </a:lnTo>
                                <a:lnTo>
                                  <a:pt x="180940" y="327027"/>
                                </a:lnTo>
                                <a:lnTo>
                                  <a:pt x="176136" y="327064"/>
                                </a:lnTo>
                                <a:lnTo>
                                  <a:pt x="171679" y="326314"/>
                                </a:lnTo>
                                <a:lnTo>
                                  <a:pt x="167704" y="324917"/>
                                </a:lnTo>
                                <a:lnTo>
                                  <a:pt x="165900" y="324117"/>
                                </a:lnTo>
                                <a:lnTo>
                                  <a:pt x="161925" y="321983"/>
                                </a:lnTo>
                                <a:lnTo>
                                  <a:pt x="158306" y="319151"/>
                                </a:lnTo>
                                <a:lnTo>
                                  <a:pt x="155766" y="316294"/>
                                </a:lnTo>
                                <a:lnTo>
                                  <a:pt x="153149" y="311862"/>
                                </a:lnTo>
                                <a:lnTo>
                                  <a:pt x="152019" y="308635"/>
                                </a:lnTo>
                                <a:cubicBezTo>
                                  <a:pt x="151028" y="305778"/>
                                  <a:pt x="151028" y="302667"/>
                                  <a:pt x="152044" y="299822"/>
                                </a:cubicBezTo>
                                <a:lnTo>
                                  <a:pt x="153086" y="296926"/>
                                </a:lnTo>
                                <a:lnTo>
                                  <a:pt x="153899" y="295098"/>
                                </a:lnTo>
                                <a:lnTo>
                                  <a:pt x="155651" y="291833"/>
                                </a:lnTo>
                                <a:lnTo>
                                  <a:pt x="158788" y="287960"/>
                                </a:lnTo>
                                <a:lnTo>
                                  <a:pt x="162281" y="285014"/>
                                </a:lnTo>
                                <a:lnTo>
                                  <a:pt x="165760" y="282067"/>
                                </a:lnTo>
                                <a:lnTo>
                                  <a:pt x="167132" y="281064"/>
                                </a:lnTo>
                                <a:lnTo>
                                  <a:pt x="171666" y="278168"/>
                                </a:lnTo>
                                <a:lnTo>
                                  <a:pt x="171806" y="278079"/>
                                </a:lnTo>
                                <a:lnTo>
                                  <a:pt x="177063" y="274841"/>
                                </a:lnTo>
                                <a:lnTo>
                                  <a:pt x="177356" y="274663"/>
                                </a:lnTo>
                                <a:lnTo>
                                  <a:pt x="182414" y="271734"/>
                                </a:lnTo>
                                <a:lnTo>
                                  <a:pt x="187300" y="268021"/>
                                </a:lnTo>
                                <a:lnTo>
                                  <a:pt x="187020" y="268250"/>
                                </a:lnTo>
                                <a:lnTo>
                                  <a:pt x="192176" y="264071"/>
                                </a:lnTo>
                                <a:lnTo>
                                  <a:pt x="194424" y="262662"/>
                                </a:lnTo>
                                <a:lnTo>
                                  <a:pt x="200978" y="259576"/>
                                </a:lnTo>
                                <a:lnTo>
                                  <a:pt x="206808" y="256841"/>
                                </a:lnTo>
                                <a:lnTo>
                                  <a:pt x="212217" y="253124"/>
                                </a:lnTo>
                                <a:lnTo>
                                  <a:pt x="212471" y="252959"/>
                                </a:lnTo>
                                <a:lnTo>
                                  <a:pt x="217425" y="249767"/>
                                </a:lnTo>
                                <a:lnTo>
                                  <a:pt x="222021" y="245949"/>
                                </a:lnTo>
                                <a:lnTo>
                                  <a:pt x="222580" y="245517"/>
                                </a:lnTo>
                                <a:lnTo>
                                  <a:pt x="225854" y="243153"/>
                                </a:lnTo>
                                <a:lnTo>
                                  <a:pt x="225044" y="242189"/>
                                </a:lnTo>
                                <a:lnTo>
                                  <a:pt x="223914" y="240640"/>
                                </a:lnTo>
                                <a:lnTo>
                                  <a:pt x="222898" y="239014"/>
                                </a:lnTo>
                                <a:lnTo>
                                  <a:pt x="221374" y="235547"/>
                                </a:lnTo>
                                <a:lnTo>
                                  <a:pt x="220980" y="234124"/>
                                </a:lnTo>
                                <a:cubicBezTo>
                                  <a:pt x="220472" y="232296"/>
                                  <a:pt x="220345" y="230378"/>
                                  <a:pt x="220624" y="228498"/>
                                </a:cubicBezTo>
                                <a:lnTo>
                                  <a:pt x="220942" y="226340"/>
                                </a:lnTo>
                                <a:lnTo>
                                  <a:pt x="221082" y="225540"/>
                                </a:lnTo>
                                <a:lnTo>
                                  <a:pt x="221755" y="222289"/>
                                </a:lnTo>
                                <a:lnTo>
                                  <a:pt x="222580" y="219697"/>
                                </a:lnTo>
                                <a:lnTo>
                                  <a:pt x="223977" y="216433"/>
                                </a:lnTo>
                                <a:lnTo>
                                  <a:pt x="224777" y="214871"/>
                                </a:lnTo>
                                <a:lnTo>
                                  <a:pt x="225738" y="213242"/>
                                </a:lnTo>
                                <a:lnTo>
                                  <a:pt x="226428" y="210706"/>
                                </a:lnTo>
                                <a:lnTo>
                                  <a:pt x="227927" y="207252"/>
                                </a:lnTo>
                                <a:lnTo>
                                  <a:pt x="230530" y="202997"/>
                                </a:lnTo>
                                <a:lnTo>
                                  <a:pt x="231191" y="202019"/>
                                </a:lnTo>
                                <a:lnTo>
                                  <a:pt x="234874" y="197041"/>
                                </a:lnTo>
                                <a:lnTo>
                                  <a:pt x="235395" y="196368"/>
                                </a:lnTo>
                                <a:lnTo>
                                  <a:pt x="240182" y="190691"/>
                                </a:lnTo>
                                <a:lnTo>
                                  <a:pt x="240792" y="190030"/>
                                </a:lnTo>
                                <a:lnTo>
                                  <a:pt x="245923" y="184722"/>
                                </a:lnTo>
                                <a:lnTo>
                                  <a:pt x="246228" y="184430"/>
                                </a:lnTo>
                                <a:lnTo>
                                  <a:pt x="252082" y="178766"/>
                                </a:lnTo>
                                <a:lnTo>
                                  <a:pt x="253022" y="177940"/>
                                </a:lnTo>
                                <a:lnTo>
                                  <a:pt x="259220" y="173013"/>
                                </a:lnTo>
                                <a:lnTo>
                                  <a:pt x="260312" y="172238"/>
                                </a:lnTo>
                                <a:lnTo>
                                  <a:pt x="267564" y="167628"/>
                                </a:lnTo>
                                <a:lnTo>
                                  <a:pt x="267932" y="167411"/>
                                </a:lnTo>
                                <a:lnTo>
                                  <a:pt x="276974" y="162078"/>
                                </a:lnTo>
                                <a:lnTo>
                                  <a:pt x="276911" y="162116"/>
                                </a:lnTo>
                                <a:lnTo>
                                  <a:pt x="285242" y="157163"/>
                                </a:lnTo>
                                <a:lnTo>
                                  <a:pt x="285483" y="157011"/>
                                </a:lnTo>
                                <a:lnTo>
                                  <a:pt x="294881" y="151689"/>
                                </a:lnTo>
                                <a:lnTo>
                                  <a:pt x="295173" y="151536"/>
                                </a:lnTo>
                                <a:lnTo>
                                  <a:pt x="304559" y="146545"/>
                                </a:lnTo>
                                <a:lnTo>
                                  <a:pt x="305067" y="146292"/>
                                </a:lnTo>
                                <a:lnTo>
                                  <a:pt x="313796" y="142167"/>
                                </a:lnTo>
                                <a:lnTo>
                                  <a:pt x="322440" y="137389"/>
                                </a:lnTo>
                                <a:lnTo>
                                  <a:pt x="322199" y="137516"/>
                                </a:lnTo>
                                <a:lnTo>
                                  <a:pt x="330149" y="132893"/>
                                </a:lnTo>
                                <a:lnTo>
                                  <a:pt x="331216" y="132335"/>
                                </a:lnTo>
                                <a:lnTo>
                                  <a:pt x="339006" y="128784"/>
                                </a:lnTo>
                                <a:lnTo>
                                  <a:pt x="346481" y="125209"/>
                                </a:lnTo>
                                <a:lnTo>
                                  <a:pt x="346532" y="125184"/>
                                </a:lnTo>
                                <a:lnTo>
                                  <a:pt x="352641" y="122289"/>
                                </a:lnTo>
                                <a:lnTo>
                                  <a:pt x="353416" y="121958"/>
                                </a:lnTo>
                                <a:lnTo>
                                  <a:pt x="359893" y="119431"/>
                                </a:lnTo>
                                <a:lnTo>
                                  <a:pt x="360388" y="119241"/>
                                </a:lnTo>
                                <a:lnTo>
                                  <a:pt x="366852" y="117031"/>
                                </a:lnTo>
                                <a:lnTo>
                                  <a:pt x="368122" y="116675"/>
                                </a:lnTo>
                                <a:lnTo>
                                  <a:pt x="372401" y="115714"/>
                                </a:lnTo>
                                <a:lnTo>
                                  <a:pt x="376631" y="114160"/>
                                </a:lnTo>
                                <a:lnTo>
                                  <a:pt x="377990" y="113741"/>
                                </a:lnTo>
                                <a:lnTo>
                                  <a:pt x="382651" y="112611"/>
                                </a:lnTo>
                                <a:lnTo>
                                  <a:pt x="382791" y="112585"/>
                                </a:lnTo>
                                <a:lnTo>
                                  <a:pt x="386372" y="111761"/>
                                </a:lnTo>
                                <a:lnTo>
                                  <a:pt x="387566" y="111544"/>
                                </a:lnTo>
                                <a:lnTo>
                                  <a:pt x="391160" y="111087"/>
                                </a:lnTo>
                                <a:lnTo>
                                  <a:pt x="392367" y="110985"/>
                                </a:lnTo>
                                <a:lnTo>
                                  <a:pt x="395592" y="110884"/>
                                </a:lnTo>
                                <a:lnTo>
                                  <a:pt x="398831" y="110782"/>
                                </a:lnTo>
                                <a:lnTo>
                                  <a:pt x="398729" y="110782"/>
                                </a:lnTo>
                                <a:lnTo>
                                  <a:pt x="401968" y="110655"/>
                                </a:lnTo>
                                <a:lnTo>
                                  <a:pt x="406095" y="111164"/>
                                </a:lnTo>
                                <a:lnTo>
                                  <a:pt x="409372" y="112116"/>
                                </a:lnTo>
                                <a:lnTo>
                                  <a:pt x="409778" y="112243"/>
                                </a:lnTo>
                                <a:lnTo>
                                  <a:pt x="411161" y="112699"/>
                                </a:lnTo>
                                <a:lnTo>
                                  <a:pt x="412788" y="112814"/>
                                </a:lnTo>
                                <a:lnTo>
                                  <a:pt x="413842" y="112929"/>
                                </a:lnTo>
                                <a:lnTo>
                                  <a:pt x="416763" y="113373"/>
                                </a:lnTo>
                                <a:lnTo>
                                  <a:pt x="419354" y="114033"/>
                                </a:lnTo>
                                <a:lnTo>
                                  <a:pt x="421602" y="114859"/>
                                </a:lnTo>
                                <a:cubicBezTo>
                                  <a:pt x="424421" y="115875"/>
                                  <a:pt x="426834" y="117780"/>
                                  <a:pt x="428473" y="120295"/>
                                </a:cubicBezTo>
                                <a:lnTo>
                                  <a:pt x="429781" y="122301"/>
                                </a:lnTo>
                                <a:lnTo>
                                  <a:pt x="431775" y="127115"/>
                                </a:lnTo>
                                <a:lnTo>
                                  <a:pt x="432371" y="129946"/>
                                </a:lnTo>
                                <a:cubicBezTo>
                                  <a:pt x="432829" y="132106"/>
                                  <a:pt x="432791" y="134341"/>
                                  <a:pt x="432232" y="136475"/>
                                </a:cubicBezTo>
                                <a:lnTo>
                                  <a:pt x="431394" y="139777"/>
                                </a:lnTo>
                                <a:lnTo>
                                  <a:pt x="430543" y="143078"/>
                                </a:lnTo>
                                <a:cubicBezTo>
                                  <a:pt x="429895" y="145618"/>
                                  <a:pt x="428574" y="147955"/>
                                  <a:pt x="426733" y="149822"/>
                                </a:cubicBezTo>
                                <a:lnTo>
                                  <a:pt x="423863" y="152718"/>
                                </a:lnTo>
                                <a:lnTo>
                                  <a:pt x="423710" y="152883"/>
                                </a:lnTo>
                                <a:lnTo>
                                  <a:pt x="421170" y="155372"/>
                                </a:lnTo>
                                <a:lnTo>
                                  <a:pt x="419252" y="156959"/>
                                </a:lnTo>
                                <a:lnTo>
                                  <a:pt x="415633" y="159448"/>
                                </a:lnTo>
                                <a:lnTo>
                                  <a:pt x="414299" y="160262"/>
                                </a:lnTo>
                                <a:lnTo>
                                  <a:pt x="410324" y="162408"/>
                                </a:lnTo>
                                <a:lnTo>
                                  <a:pt x="408800" y="163106"/>
                                </a:lnTo>
                                <a:lnTo>
                                  <a:pt x="404893" y="164647"/>
                                </a:lnTo>
                                <a:lnTo>
                                  <a:pt x="401523" y="166967"/>
                                </a:lnTo>
                                <a:lnTo>
                                  <a:pt x="401523" y="166954"/>
                                </a:lnTo>
                                <a:lnTo>
                                  <a:pt x="396824" y="170180"/>
                                </a:lnTo>
                                <a:lnTo>
                                  <a:pt x="394983" y="171247"/>
                                </a:lnTo>
                                <a:lnTo>
                                  <a:pt x="389179" y="174054"/>
                                </a:lnTo>
                                <a:lnTo>
                                  <a:pt x="389496" y="173901"/>
                                </a:lnTo>
                                <a:lnTo>
                                  <a:pt x="383337" y="177064"/>
                                </a:lnTo>
                                <a:lnTo>
                                  <a:pt x="377177" y="180226"/>
                                </a:lnTo>
                                <a:lnTo>
                                  <a:pt x="376885" y="180366"/>
                                </a:lnTo>
                                <a:lnTo>
                                  <a:pt x="370370" y="183541"/>
                                </a:lnTo>
                                <a:lnTo>
                                  <a:pt x="363855" y="186703"/>
                                </a:lnTo>
                                <a:lnTo>
                                  <a:pt x="363830" y="186703"/>
                                </a:lnTo>
                                <a:lnTo>
                                  <a:pt x="358038" y="189509"/>
                                </a:lnTo>
                                <a:lnTo>
                                  <a:pt x="356705" y="190068"/>
                                </a:lnTo>
                                <a:lnTo>
                                  <a:pt x="350941" y="192142"/>
                                </a:lnTo>
                                <a:lnTo>
                                  <a:pt x="345974" y="194045"/>
                                </a:lnTo>
                                <a:lnTo>
                                  <a:pt x="340982" y="196279"/>
                                </a:lnTo>
                                <a:lnTo>
                                  <a:pt x="338963" y="196990"/>
                                </a:lnTo>
                                <a:lnTo>
                                  <a:pt x="333896" y="198336"/>
                                </a:lnTo>
                                <a:lnTo>
                                  <a:pt x="328828" y="199682"/>
                                </a:lnTo>
                                <a:lnTo>
                                  <a:pt x="328143" y="199847"/>
                                </a:lnTo>
                                <a:lnTo>
                                  <a:pt x="323738" y="200764"/>
                                </a:lnTo>
                                <a:lnTo>
                                  <a:pt x="321849" y="201231"/>
                                </a:lnTo>
                                <a:lnTo>
                                  <a:pt x="319634" y="202438"/>
                                </a:lnTo>
                                <a:lnTo>
                                  <a:pt x="316929" y="203518"/>
                                </a:lnTo>
                                <a:lnTo>
                                  <a:pt x="313639" y="204419"/>
                                </a:lnTo>
                                <a:lnTo>
                                  <a:pt x="310576" y="205259"/>
                                </a:lnTo>
                                <a:lnTo>
                                  <a:pt x="307340" y="206248"/>
                                </a:lnTo>
                                <a:lnTo>
                                  <a:pt x="307069" y="206285"/>
                                </a:lnTo>
                                <a:lnTo>
                                  <a:pt x="304521" y="212738"/>
                                </a:lnTo>
                                <a:cubicBezTo>
                                  <a:pt x="300419" y="215532"/>
                                  <a:pt x="295021" y="215532"/>
                                  <a:pt x="290919" y="212738"/>
                                </a:cubicBezTo>
                                <a:cubicBezTo>
                                  <a:pt x="286830" y="209944"/>
                                  <a:pt x="284848" y="204940"/>
                                  <a:pt x="285928" y="200102"/>
                                </a:cubicBezTo>
                                <a:lnTo>
                                  <a:pt x="286398" y="198044"/>
                                </a:lnTo>
                                <a:lnTo>
                                  <a:pt x="286855" y="195986"/>
                                </a:lnTo>
                                <a:lnTo>
                                  <a:pt x="291109" y="190471"/>
                                </a:lnTo>
                                <a:lnTo>
                                  <a:pt x="288277" y="193523"/>
                                </a:lnTo>
                                <a:lnTo>
                                  <a:pt x="288963" y="191922"/>
                                </a:lnTo>
                                <a:lnTo>
                                  <a:pt x="291630" y="188125"/>
                                </a:lnTo>
                                <a:lnTo>
                                  <a:pt x="293141" y="186728"/>
                                </a:lnTo>
                                <a:cubicBezTo>
                                  <a:pt x="294488" y="185496"/>
                                  <a:pt x="296101" y="184595"/>
                                  <a:pt x="297866" y="184100"/>
                                </a:cubicBezTo>
                                <a:lnTo>
                                  <a:pt x="299064" y="183762"/>
                                </a:lnTo>
                                <a:lnTo>
                                  <a:pt x="300723" y="182766"/>
                                </a:lnTo>
                                <a:lnTo>
                                  <a:pt x="302539" y="181877"/>
                                </a:lnTo>
                                <a:lnTo>
                                  <a:pt x="305714" y="180632"/>
                                </a:lnTo>
                                <a:lnTo>
                                  <a:pt x="307616" y="179876"/>
                                </a:lnTo>
                                <a:lnTo>
                                  <a:pt x="310032" y="178283"/>
                                </a:lnTo>
                                <a:lnTo>
                                  <a:pt x="312839" y="176886"/>
                                </a:lnTo>
                                <a:lnTo>
                                  <a:pt x="316382" y="175629"/>
                                </a:lnTo>
                                <a:lnTo>
                                  <a:pt x="317551" y="175273"/>
                                </a:lnTo>
                                <a:lnTo>
                                  <a:pt x="321669" y="174238"/>
                                </a:lnTo>
                                <a:lnTo>
                                  <a:pt x="326581" y="172746"/>
                                </a:lnTo>
                                <a:lnTo>
                                  <a:pt x="330548" y="171531"/>
                                </a:lnTo>
                                <a:lnTo>
                                  <a:pt x="335001" y="169367"/>
                                </a:lnTo>
                                <a:lnTo>
                                  <a:pt x="335712" y="169037"/>
                                </a:lnTo>
                                <a:lnTo>
                                  <a:pt x="341084" y="166802"/>
                                </a:lnTo>
                                <a:lnTo>
                                  <a:pt x="341363" y="166688"/>
                                </a:lnTo>
                                <a:lnTo>
                                  <a:pt x="346502" y="164671"/>
                                </a:lnTo>
                                <a:lnTo>
                                  <a:pt x="351511" y="162078"/>
                                </a:lnTo>
                                <a:lnTo>
                                  <a:pt x="351536" y="162065"/>
                                </a:lnTo>
                                <a:lnTo>
                                  <a:pt x="357975" y="158750"/>
                                </a:lnTo>
                                <a:lnTo>
                                  <a:pt x="364217" y="155543"/>
                                </a:lnTo>
                                <a:lnTo>
                                  <a:pt x="370205" y="152273"/>
                                </a:lnTo>
                                <a:lnTo>
                                  <a:pt x="376288" y="148958"/>
                                </a:lnTo>
                                <a:lnTo>
                                  <a:pt x="376568" y="148819"/>
                                </a:lnTo>
                                <a:lnTo>
                                  <a:pt x="381450" y="146291"/>
                                </a:lnTo>
                                <a:lnTo>
                                  <a:pt x="385331" y="143573"/>
                                </a:lnTo>
                                <a:lnTo>
                                  <a:pt x="389992" y="140310"/>
                                </a:lnTo>
                                <a:lnTo>
                                  <a:pt x="392811" y="138786"/>
                                </a:lnTo>
                                <a:lnTo>
                                  <a:pt x="397378" y="136934"/>
                                </a:lnTo>
                                <a:lnTo>
                                  <a:pt x="398505" y="136310"/>
                                </a:lnTo>
                                <a:lnTo>
                                  <a:pt x="395592" y="136208"/>
                                </a:lnTo>
                                <a:lnTo>
                                  <a:pt x="393024" y="136127"/>
                                </a:lnTo>
                                <a:lnTo>
                                  <a:pt x="390623" y="136305"/>
                                </a:lnTo>
                                <a:lnTo>
                                  <a:pt x="387884" y="136775"/>
                                </a:lnTo>
                                <a:lnTo>
                                  <a:pt x="384205" y="137583"/>
                                </a:lnTo>
                                <a:lnTo>
                                  <a:pt x="379857" y="139091"/>
                                </a:lnTo>
                                <a:lnTo>
                                  <a:pt x="378295" y="139522"/>
                                </a:lnTo>
                                <a:lnTo>
                                  <a:pt x="373889" y="140419"/>
                                </a:lnTo>
                                <a:lnTo>
                                  <a:pt x="368291" y="142249"/>
                                </a:lnTo>
                                <a:lnTo>
                                  <a:pt x="362608" y="144451"/>
                                </a:lnTo>
                                <a:lnTo>
                                  <a:pt x="356857" y="147130"/>
                                </a:lnTo>
                                <a:lnTo>
                                  <a:pt x="356921" y="147104"/>
                                </a:lnTo>
                                <a:lnTo>
                                  <a:pt x="349352" y="150699"/>
                                </a:lnTo>
                                <a:lnTo>
                                  <a:pt x="349161" y="150788"/>
                                </a:lnTo>
                                <a:lnTo>
                                  <a:pt x="341934" y="154053"/>
                                </a:lnTo>
                                <a:lnTo>
                                  <a:pt x="334569" y="158459"/>
                                </a:lnTo>
                                <a:lnTo>
                                  <a:pt x="334328" y="158610"/>
                                </a:lnTo>
                                <a:lnTo>
                                  <a:pt x="325349" y="163691"/>
                                </a:lnTo>
                                <a:lnTo>
                                  <a:pt x="324676" y="164059"/>
                                </a:lnTo>
                                <a:lnTo>
                                  <a:pt x="315875" y="168341"/>
                                </a:lnTo>
                                <a:lnTo>
                                  <a:pt x="307128" y="173113"/>
                                </a:lnTo>
                                <a:lnTo>
                                  <a:pt x="298060" y="178445"/>
                                </a:lnTo>
                                <a:lnTo>
                                  <a:pt x="289928" y="183503"/>
                                </a:lnTo>
                                <a:lnTo>
                                  <a:pt x="289852" y="183541"/>
                                </a:lnTo>
                                <a:lnTo>
                                  <a:pt x="281058" y="188916"/>
                                </a:lnTo>
                                <a:lnTo>
                                  <a:pt x="274812" y="193077"/>
                                </a:lnTo>
                                <a:lnTo>
                                  <a:pt x="269781" y="197366"/>
                                </a:lnTo>
                                <a:lnTo>
                                  <a:pt x="264700" y="202630"/>
                                </a:lnTo>
                                <a:lnTo>
                                  <a:pt x="260305" y="207511"/>
                                </a:lnTo>
                                <a:lnTo>
                                  <a:pt x="256223" y="212727"/>
                                </a:lnTo>
                                <a:lnTo>
                                  <a:pt x="253246" y="217037"/>
                                </a:lnTo>
                                <a:lnTo>
                                  <a:pt x="252090" y="219120"/>
                                </a:lnTo>
                                <a:lnTo>
                                  <a:pt x="251536" y="221577"/>
                                </a:lnTo>
                                <a:lnTo>
                                  <a:pt x="250342" y="224841"/>
                                </a:lnTo>
                                <a:lnTo>
                                  <a:pt x="249178" y="227075"/>
                                </a:lnTo>
                                <a:lnTo>
                                  <a:pt x="251155" y="227585"/>
                                </a:lnTo>
                                <a:lnTo>
                                  <a:pt x="252501" y="228156"/>
                                </a:lnTo>
                                <a:cubicBezTo>
                                  <a:pt x="254279" y="228892"/>
                                  <a:pt x="255829" y="230086"/>
                                  <a:pt x="256972" y="231635"/>
                                </a:cubicBezTo>
                                <a:lnTo>
                                  <a:pt x="257874" y="232842"/>
                                </a:lnTo>
                                <a:lnTo>
                                  <a:pt x="258284" y="234948"/>
                                </a:lnTo>
                                <a:lnTo>
                                  <a:pt x="259939" y="238493"/>
                                </a:lnTo>
                                <a:lnTo>
                                  <a:pt x="259332" y="240327"/>
                                </a:lnTo>
                                <a:lnTo>
                                  <a:pt x="259613" y="241771"/>
                                </a:lnTo>
                                <a:lnTo>
                                  <a:pt x="258370" y="243234"/>
                                </a:lnTo>
                                <a:lnTo>
                                  <a:pt x="257505" y="245847"/>
                                </a:lnTo>
                                <a:lnTo>
                                  <a:pt x="255007" y="247192"/>
                                </a:lnTo>
                                <a:lnTo>
                                  <a:pt x="254376" y="247935"/>
                                </a:lnTo>
                                <a:lnTo>
                                  <a:pt x="255740" y="246990"/>
                                </a:lnTo>
                                <a:lnTo>
                                  <a:pt x="253784" y="248996"/>
                                </a:lnTo>
                                <a:lnTo>
                                  <a:pt x="252705" y="249949"/>
                                </a:lnTo>
                                <a:lnTo>
                                  <a:pt x="249847" y="252146"/>
                                </a:lnTo>
                                <a:lnTo>
                                  <a:pt x="248704" y="252908"/>
                                </a:lnTo>
                                <a:lnTo>
                                  <a:pt x="246214" y="254326"/>
                                </a:lnTo>
                                <a:lnTo>
                                  <a:pt x="243294" y="256705"/>
                                </a:lnTo>
                                <a:lnTo>
                                  <a:pt x="241160" y="258039"/>
                                </a:lnTo>
                                <a:lnTo>
                                  <a:pt x="238271" y="259381"/>
                                </a:lnTo>
                                <a:lnTo>
                                  <a:pt x="235140" y="261830"/>
                                </a:lnTo>
                                <a:lnTo>
                                  <a:pt x="230454" y="265976"/>
                                </a:lnTo>
                                <a:lnTo>
                                  <a:pt x="229464" y="266751"/>
                                </a:lnTo>
                                <a:lnTo>
                                  <a:pt x="224130" y="270434"/>
                                </a:lnTo>
                                <a:lnTo>
                                  <a:pt x="224333" y="270282"/>
                                </a:lnTo>
                                <a:lnTo>
                                  <a:pt x="218275" y="274689"/>
                                </a:lnTo>
                                <a:lnTo>
                                  <a:pt x="217018" y="275476"/>
                                </a:lnTo>
                                <a:lnTo>
                                  <a:pt x="210630" y="278880"/>
                                </a:lnTo>
                                <a:lnTo>
                                  <a:pt x="205434" y="281632"/>
                                </a:lnTo>
                                <a:lnTo>
                                  <a:pt x="201524" y="285179"/>
                                </a:lnTo>
                                <a:lnTo>
                                  <a:pt x="201232" y="285433"/>
                                </a:lnTo>
                                <a:lnTo>
                                  <a:pt x="195948" y="289891"/>
                                </a:lnTo>
                                <a:lnTo>
                                  <a:pt x="195517" y="290246"/>
                                </a:lnTo>
                                <a:lnTo>
                                  <a:pt x="190640" y="293957"/>
                                </a:lnTo>
                                <a:lnTo>
                                  <a:pt x="186139" y="297645"/>
                                </a:lnTo>
                                <a:lnTo>
                                  <a:pt x="182868" y="300506"/>
                                </a:lnTo>
                                <a:lnTo>
                                  <a:pt x="182547" y="300886"/>
                                </a:lnTo>
                                <a:lnTo>
                                  <a:pt x="186334" y="300736"/>
                                </a:lnTo>
                                <a:lnTo>
                                  <a:pt x="186373" y="300736"/>
                                </a:lnTo>
                                <a:lnTo>
                                  <a:pt x="191219" y="300565"/>
                                </a:lnTo>
                                <a:lnTo>
                                  <a:pt x="197019" y="299226"/>
                                </a:lnTo>
                                <a:lnTo>
                                  <a:pt x="204635" y="297269"/>
                                </a:lnTo>
                                <a:lnTo>
                                  <a:pt x="204203" y="297396"/>
                                </a:lnTo>
                                <a:lnTo>
                                  <a:pt x="211747" y="295199"/>
                                </a:lnTo>
                                <a:lnTo>
                                  <a:pt x="211912" y="295148"/>
                                </a:lnTo>
                                <a:lnTo>
                                  <a:pt x="219824" y="292951"/>
                                </a:lnTo>
                                <a:lnTo>
                                  <a:pt x="220650" y="292748"/>
                                </a:lnTo>
                                <a:lnTo>
                                  <a:pt x="228705" y="291043"/>
                                </a:lnTo>
                                <a:lnTo>
                                  <a:pt x="236855" y="288634"/>
                                </a:lnTo>
                                <a:lnTo>
                                  <a:pt x="237985" y="288354"/>
                                </a:lnTo>
                                <a:lnTo>
                                  <a:pt x="246525" y="286579"/>
                                </a:lnTo>
                                <a:lnTo>
                                  <a:pt x="255001" y="284315"/>
                                </a:lnTo>
                                <a:lnTo>
                                  <a:pt x="263817" y="280657"/>
                                </a:lnTo>
                                <a:lnTo>
                                  <a:pt x="263741" y="280683"/>
                                </a:lnTo>
                                <a:lnTo>
                                  <a:pt x="274155" y="276302"/>
                                </a:lnTo>
                                <a:lnTo>
                                  <a:pt x="274320" y="276238"/>
                                </a:lnTo>
                                <a:lnTo>
                                  <a:pt x="285090" y="271844"/>
                                </a:lnTo>
                                <a:lnTo>
                                  <a:pt x="285242" y="271793"/>
                                </a:lnTo>
                                <a:lnTo>
                                  <a:pt x="295968" y="267574"/>
                                </a:lnTo>
                                <a:lnTo>
                                  <a:pt x="307309" y="262687"/>
                                </a:lnTo>
                                <a:lnTo>
                                  <a:pt x="319418" y="256387"/>
                                </a:lnTo>
                                <a:lnTo>
                                  <a:pt x="319430" y="256387"/>
                                </a:lnTo>
                                <a:lnTo>
                                  <a:pt x="331494" y="250124"/>
                                </a:lnTo>
                                <a:lnTo>
                                  <a:pt x="344246" y="242621"/>
                                </a:lnTo>
                                <a:lnTo>
                                  <a:pt x="344957" y="242227"/>
                                </a:lnTo>
                                <a:lnTo>
                                  <a:pt x="358274" y="235333"/>
                                </a:lnTo>
                                <a:lnTo>
                                  <a:pt x="372021" y="226327"/>
                                </a:lnTo>
                                <a:lnTo>
                                  <a:pt x="371831" y="226467"/>
                                </a:lnTo>
                                <a:lnTo>
                                  <a:pt x="385896" y="216933"/>
                                </a:lnTo>
                                <a:lnTo>
                                  <a:pt x="399289" y="207025"/>
                                </a:lnTo>
                                <a:lnTo>
                                  <a:pt x="412151" y="197259"/>
                                </a:lnTo>
                                <a:lnTo>
                                  <a:pt x="424586" y="186919"/>
                                </a:lnTo>
                                <a:lnTo>
                                  <a:pt x="424536" y="186957"/>
                                </a:lnTo>
                                <a:lnTo>
                                  <a:pt x="437071" y="176441"/>
                                </a:lnTo>
                                <a:lnTo>
                                  <a:pt x="437261" y="176276"/>
                                </a:lnTo>
                                <a:lnTo>
                                  <a:pt x="449550" y="166315"/>
                                </a:lnTo>
                                <a:lnTo>
                                  <a:pt x="460731" y="156401"/>
                                </a:lnTo>
                                <a:lnTo>
                                  <a:pt x="460807" y="156325"/>
                                </a:lnTo>
                                <a:lnTo>
                                  <a:pt x="471183" y="147244"/>
                                </a:lnTo>
                                <a:lnTo>
                                  <a:pt x="471018" y="147396"/>
                                </a:lnTo>
                                <a:lnTo>
                                  <a:pt x="481051" y="138354"/>
                                </a:lnTo>
                                <a:lnTo>
                                  <a:pt x="481101" y="138303"/>
                                </a:lnTo>
                                <a:lnTo>
                                  <a:pt x="490410" y="129972"/>
                                </a:lnTo>
                                <a:lnTo>
                                  <a:pt x="490385" y="129997"/>
                                </a:lnTo>
                                <a:lnTo>
                                  <a:pt x="499607" y="121720"/>
                                </a:lnTo>
                                <a:lnTo>
                                  <a:pt x="507904" y="112999"/>
                                </a:lnTo>
                                <a:lnTo>
                                  <a:pt x="515262" y="104428"/>
                                </a:lnTo>
                                <a:lnTo>
                                  <a:pt x="520891" y="95898"/>
                                </a:lnTo>
                                <a:lnTo>
                                  <a:pt x="520738" y="96127"/>
                                </a:lnTo>
                                <a:lnTo>
                                  <a:pt x="526586" y="86915"/>
                                </a:lnTo>
                                <a:lnTo>
                                  <a:pt x="530853" y="78804"/>
                                </a:lnTo>
                                <a:lnTo>
                                  <a:pt x="535229" y="69939"/>
                                </a:lnTo>
                                <a:lnTo>
                                  <a:pt x="535724" y="69038"/>
                                </a:lnTo>
                                <a:lnTo>
                                  <a:pt x="540132" y="61440"/>
                                </a:lnTo>
                                <a:lnTo>
                                  <a:pt x="542638" y="56076"/>
                                </a:lnTo>
                                <a:lnTo>
                                  <a:pt x="544208" y="50203"/>
                                </a:lnTo>
                                <a:lnTo>
                                  <a:pt x="544347" y="49695"/>
                                </a:lnTo>
                                <a:lnTo>
                                  <a:pt x="546303" y="43269"/>
                                </a:lnTo>
                                <a:lnTo>
                                  <a:pt x="546557" y="42494"/>
                                </a:lnTo>
                                <a:lnTo>
                                  <a:pt x="548038" y="38448"/>
                                </a:lnTo>
                                <a:lnTo>
                                  <a:pt x="548691" y="34443"/>
                                </a:lnTo>
                                <a:lnTo>
                                  <a:pt x="549072" y="32754"/>
                                </a:lnTo>
                                <a:lnTo>
                                  <a:pt x="550040" y="29424"/>
                                </a:lnTo>
                                <a:lnTo>
                                  <a:pt x="550380" y="27032"/>
                                </a:lnTo>
                                <a:lnTo>
                                  <a:pt x="550517" y="24601"/>
                                </a:lnTo>
                                <a:lnTo>
                                  <a:pt x="546989" y="24550"/>
                                </a:lnTo>
                                <a:lnTo>
                                  <a:pt x="547040" y="24550"/>
                                </a:lnTo>
                                <a:lnTo>
                                  <a:pt x="541642" y="24473"/>
                                </a:lnTo>
                                <a:lnTo>
                                  <a:pt x="541719" y="24473"/>
                                </a:lnTo>
                                <a:lnTo>
                                  <a:pt x="535597" y="24435"/>
                                </a:lnTo>
                                <a:lnTo>
                                  <a:pt x="529488" y="24397"/>
                                </a:lnTo>
                                <a:lnTo>
                                  <a:pt x="523323" y="24361"/>
                                </a:lnTo>
                                <a:lnTo>
                                  <a:pt x="517400" y="24636"/>
                                </a:lnTo>
                                <a:lnTo>
                                  <a:pt x="511393" y="25560"/>
                                </a:lnTo>
                                <a:lnTo>
                                  <a:pt x="503704" y="27493"/>
                                </a:lnTo>
                                <a:lnTo>
                                  <a:pt x="495097" y="30264"/>
                                </a:lnTo>
                                <a:lnTo>
                                  <a:pt x="494729" y="30379"/>
                                </a:lnTo>
                                <a:lnTo>
                                  <a:pt x="484781" y="33238"/>
                                </a:lnTo>
                                <a:lnTo>
                                  <a:pt x="474574" y="36500"/>
                                </a:lnTo>
                                <a:lnTo>
                                  <a:pt x="474256" y="36589"/>
                                </a:lnTo>
                                <a:lnTo>
                                  <a:pt x="462839" y="39894"/>
                                </a:lnTo>
                                <a:lnTo>
                                  <a:pt x="449288" y="44501"/>
                                </a:lnTo>
                                <a:lnTo>
                                  <a:pt x="449529" y="44412"/>
                                </a:lnTo>
                                <a:lnTo>
                                  <a:pt x="434814" y="49758"/>
                                </a:lnTo>
                                <a:lnTo>
                                  <a:pt x="418744" y="56909"/>
                                </a:lnTo>
                                <a:lnTo>
                                  <a:pt x="419151" y="56706"/>
                                </a:lnTo>
                                <a:lnTo>
                                  <a:pt x="401218" y="65481"/>
                                </a:lnTo>
                                <a:lnTo>
                                  <a:pt x="401142" y="65519"/>
                                </a:lnTo>
                                <a:lnTo>
                                  <a:pt x="382118" y="74651"/>
                                </a:lnTo>
                                <a:lnTo>
                                  <a:pt x="382130" y="74638"/>
                                </a:lnTo>
                                <a:lnTo>
                                  <a:pt x="361682" y="84488"/>
                                </a:lnTo>
                                <a:lnTo>
                                  <a:pt x="340868" y="95289"/>
                                </a:lnTo>
                                <a:lnTo>
                                  <a:pt x="341008" y="95212"/>
                                </a:lnTo>
                                <a:lnTo>
                                  <a:pt x="319138" y="106896"/>
                                </a:lnTo>
                                <a:lnTo>
                                  <a:pt x="318757" y="107086"/>
                                </a:lnTo>
                                <a:lnTo>
                                  <a:pt x="296062" y="118284"/>
                                </a:lnTo>
                                <a:lnTo>
                                  <a:pt x="275323" y="129223"/>
                                </a:lnTo>
                                <a:lnTo>
                                  <a:pt x="275184" y="129286"/>
                                </a:lnTo>
                                <a:lnTo>
                                  <a:pt x="254419" y="139942"/>
                                </a:lnTo>
                                <a:lnTo>
                                  <a:pt x="254495" y="139903"/>
                                </a:lnTo>
                                <a:lnTo>
                                  <a:pt x="233558" y="150819"/>
                                </a:lnTo>
                                <a:lnTo>
                                  <a:pt x="213030" y="162408"/>
                                </a:lnTo>
                                <a:lnTo>
                                  <a:pt x="212687" y="162599"/>
                                </a:lnTo>
                                <a:lnTo>
                                  <a:pt x="191922" y="173610"/>
                                </a:lnTo>
                                <a:lnTo>
                                  <a:pt x="192062" y="173533"/>
                                </a:lnTo>
                                <a:lnTo>
                                  <a:pt x="173207" y="183794"/>
                                </a:lnTo>
                                <a:lnTo>
                                  <a:pt x="156911" y="193259"/>
                                </a:lnTo>
                                <a:lnTo>
                                  <a:pt x="141318" y="203962"/>
                                </a:lnTo>
                                <a:lnTo>
                                  <a:pt x="125834" y="214844"/>
                                </a:lnTo>
                                <a:lnTo>
                                  <a:pt x="110823" y="226068"/>
                                </a:lnTo>
                                <a:lnTo>
                                  <a:pt x="96368" y="237757"/>
                                </a:lnTo>
                                <a:lnTo>
                                  <a:pt x="96418" y="237719"/>
                                </a:lnTo>
                                <a:lnTo>
                                  <a:pt x="83684" y="248104"/>
                                </a:lnTo>
                                <a:lnTo>
                                  <a:pt x="73050" y="258458"/>
                                </a:lnTo>
                                <a:lnTo>
                                  <a:pt x="72784" y="258712"/>
                                </a:lnTo>
                                <a:lnTo>
                                  <a:pt x="62663" y="268120"/>
                                </a:lnTo>
                                <a:lnTo>
                                  <a:pt x="53594" y="277533"/>
                                </a:lnTo>
                                <a:lnTo>
                                  <a:pt x="53607" y="277508"/>
                                </a:lnTo>
                                <a:lnTo>
                                  <a:pt x="45542" y="285892"/>
                                </a:lnTo>
                                <a:lnTo>
                                  <a:pt x="39706" y="293339"/>
                                </a:lnTo>
                                <a:lnTo>
                                  <a:pt x="34897" y="300000"/>
                                </a:lnTo>
                                <a:lnTo>
                                  <a:pt x="32571" y="303568"/>
                                </a:lnTo>
                                <a:lnTo>
                                  <a:pt x="31534" y="306660"/>
                                </a:lnTo>
                                <a:lnTo>
                                  <a:pt x="30704" y="310353"/>
                                </a:lnTo>
                                <a:lnTo>
                                  <a:pt x="30206" y="315128"/>
                                </a:lnTo>
                                <a:lnTo>
                                  <a:pt x="30034" y="319070"/>
                                </a:lnTo>
                                <a:lnTo>
                                  <a:pt x="30625" y="322194"/>
                                </a:lnTo>
                                <a:lnTo>
                                  <a:pt x="32045" y="325858"/>
                                </a:lnTo>
                                <a:lnTo>
                                  <a:pt x="34155" y="329563"/>
                                </a:lnTo>
                                <a:lnTo>
                                  <a:pt x="37130" y="333928"/>
                                </a:lnTo>
                                <a:lnTo>
                                  <a:pt x="42710" y="339293"/>
                                </a:lnTo>
                                <a:lnTo>
                                  <a:pt x="42990" y="339560"/>
                                </a:lnTo>
                                <a:lnTo>
                                  <a:pt x="48429" y="345094"/>
                                </a:lnTo>
                                <a:lnTo>
                                  <a:pt x="54693" y="350365"/>
                                </a:lnTo>
                                <a:lnTo>
                                  <a:pt x="61440" y="355208"/>
                                </a:lnTo>
                                <a:lnTo>
                                  <a:pt x="68655" y="359203"/>
                                </a:lnTo>
                                <a:lnTo>
                                  <a:pt x="78233" y="363733"/>
                                </a:lnTo>
                                <a:lnTo>
                                  <a:pt x="89390" y="368287"/>
                                </a:lnTo>
                                <a:lnTo>
                                  <a:pt x="100560" y="372057"/>
                                </a:lnTo>
                                <a:lnTo>
                                  <a:pt x="113510" y="374523"/>
                                </a:lnTo>
                                <a:lnTo>
                                  <a:pt x="127614" y="376395"/>
                                </a:lnTo>
                                <a:lnTo>
                                  <a:pt x="142815" y="377834"/>
                                </a:lnTo>
                                <a:lnTo>
                                  <a:pt x="158331" y="378232"/>
                                </a:lnTo>
                                <a:lnTo>
                                  <a:pt x="158293" y="378232"/>
                                </a:lnTo>
                                <a:lnTo>
                                  <a:pt x="177013" y="378651"/>
                                </a:lnTo>
                                <a:lnTo>
                                  <a:pt x="176797" y="378651"/>
                                </a:lnTo>
                                <a:lnTo>
                                  <a:pt x="196372" y="378701"/>
                                </a:lnTo>
                                <a:lnTo>
                                  <a:pt x="218300" y="378270"/>
                                </a:lnTo>
                                <a:lnTo>
                                  <a:pt x="218135" y="378282"/>
                                </a:lnTo>
                                <a:lnTo>
                                  <a:pt x="240972" y="377502"/>
                                </a:lnTo>
                                <a:lnTo>
                                  <a:pt x="263999" y="374348"/>
                                </a:lnTo>
                                <a:lnTo>
                                  <a:pt x="290744" y="368646"/>
                                </a:lnTo>
                                <a:lnTo>
                                  <a:pt x="319717" y="361412"/>
                                </a:lnTo>
                                <a:lnTo>
                                  <a:pt x="350725" y="353123"/>
                                </a:lnTo>
                                <a:lnTo>
                                  <a:pt x="384590" y="342813"/>
                                </a:lnTo>
                                <a:lnTo>
                                  <a:pt x="401714" y="336665"/>
                                </a:lnTo>
                                <a:lnTo>
                                  <a:pt x="401853" y="336614"/>
                                </a:lnTo>
                                <a:lnTo>
                                  <a:pt x="419824" y="330416"/>
                                </a:lnTo>
                                <a:lnTo>
                                  <a:pt x="419760" y="330429"/>
                                </a:lnTo>
                                <a:lnTo>
                                  <a:pt x="438455" y="323876"/>
                                </a:lnTo>
                                <a:lnTo>
                                  <a:pt x="438328" y="323927"/>
                                </a:lnTo>
                                <a:lnTo>
                                  <a:pt x="457378" y="316992"/>
                                </a:lnTo>
                                <a:lnTo>
                                  <a:pt x="457454" y="316967"/>
                                </a:lnTo>
                                <a:lnTo>
                                  <a:pt x="477779" y="309735"/>
                                </a:lnTo>
                                <a:lnTo>
                                  <a:pt x="498259" y="302096"/>
                                </a:lnTo>
                                <a:lnTo>
                                  <a:pt x="498450" y="302019"/>
                                </a:lnTo>
                                <a:lnTo>
                                  <a:pt x="520014" y="294374"/>
                                </a:lnTo>
                                <a:lnTo>
                                  <a:pt x="520129" y="294336"/>
                                </a:lnTo>
                                <a:lnTo>
                                  <a:pt x="542417" y="286677"/>
                                </a:lnTo>
                                <a:lnTo>
                                  <a:pt x="542481" y="286665"/>
                                </a:lnTo>
                                <a:lnTo>
                                  <a:pt x="565125" y="279006"/>
                                </a:lnTo>
                                <a:lnTo>
                                  <a:pt x="565302" y="278956"/>
                                </a:lnTo>
                                <a:lnTo>
                                  <a:pt x="587947" y="271666"/>
                                </a:lnTo>
                                <a:lnTo>
                                  <a:pt x="610603" y="264376"/>
                                </a:lnTo>
                                <a:lnTo>
                                  <a:pt x="610692" y="264351"/>
                                </a:lnTo>
                                <a:lnTo>
                                  <a:pt x="632955" y="257353"/>
                                </a:lnTo>
                                <a:lnTo>
                                  <a:pt x="633197" y="257277"/>
                                </a:lnTo>
                                <a:lnTo>
                                  <a:pt x="655828" y="250647"/>
                                </a:lnTo>
                                <a:lnTo>
                                  <a:pt x="655777" y="250660"/>
                                </a:lnTo>
                                <a:lnTo>
                                  <a:pt x="677944" y="244063"/>
                                </a:lnTo>
                                <a:lnTo>
                                  <a:pt x="700557" y="237071"/>
                                </a:lnTo>
                                <a:lnTo>
                                  <a:pt x="723189" y="230074"/>
                                </a:lnTo>
                                <a:lnTo>
                                  <a:pt x="723062" y="230112"/>
                                </a:lnTo>
                                <a:lnTo>
                                  <a:pt x="746011" y="222759"/>
                                </a:lnTo>
                                <a:lnTo>
                                  <a:pt x="746265" y="222682"/>
                                </a:lnTo>
                                <a:lnTo>
                                  <a:pt x="769633" y="215697"/>
                                </a:lnTo>
                                <a:lnTo>
                                  <a:pt x="769379" y="215760"/>
                                </a:lnTo>
                                <a:lnTo>
                                  <a:pt x="792366" y="208407"/>
                                </a:lnTo>
                                <a:lnTo>
                                  <a:pt x="792493" y="208394"/>
                                </a:lnTo>
                                <a:lnTo>
                                  <a:pt x="815861" y="201067"/>
                                </a:lnTo>
                                <a:lnTo>
                                  <a:pt x="815988" y="201003"/>
                                </a:lnTo>
                                <a:lnTo>
                                  <a:pt x="839356" y="194031"/>
                                </a:lnTo>
                                <a:lnTo>
                                  <a:pt x="839229" y="194094"/>
                                </a:lnTo>
                                <a:lnTo>
                                  <a:pt x="862597" y="186766"/>
                                </a:lnTo>
                                <a:lnTo>
                                  <a:pt x="862724" y="186703"/>
                                </a:lnTo>
                                <a:lnTo>
                                  <a:pt x="886092" y="179743"/>
                                </a:lnTo>
                                <a:lnTo>
                                  <a:pt x="909460" y="172771"/>
                                </a:lnTo>
                                <a:lnTo>
                                  <a:pt x="909714" y="172707"/>
                                </a:lnTo>
                                <a:lnTo>
                                  <a:pt x="931939" y="166459"/>
                                </a:lnTo>
                                <a:lnTo>
                                  <a:pt x="931939" y="166472"/>
                                </a:lnTo>
                                <a:lnTo>
                                  <a:pt x="953783" y="160224"/>
                                </a:lnTo>
                                <a:lnTo>
                                  <a:pt x="953910" y="160210"/>
                                </a:lnTo>
                                <a:lnTo>
                                  <a:pt x="976135" y="153963"/>
                                </a:lnTo>
                                <a:lnTo>
                                  <a:pt x="976262" y="153950"/>
                                </a:lnTo>
                                <a:lnTo>
                                  <a:pt x="998487" y="147752"/>
                                </a:lnTo>
                                <a:lnTo>
                                  <a:pt x="998741" y="147714"/>
                                </a:lnTo>
                                <a:lnTo>
                                  <a:pt x="1020585" y="141884"/>
                                </a:lnTo>
                                <a:lnTo>
                                  <a:pt x="1020712" y="141860"/>
                                </a:lnTo>
                                <a:lnTo>
                                  <a:pt x="1042937" y="136030"/>
                                </a:lnTo>
                                <a:lnTo>
                                  <a:pt x="1043445" y="135928"/>
                                </a:lnTo>
                                <a:lnTo>
                                  <a:pt x="1065289" y="130823"/>
                                </a:lnTo>
                                <a:lnTo>
                                  <a:pt x="1086894" y="125790"/>
                                </a:lnTo>
                                <a:lnTo>
                                  <a:pt x="1108088" y="120320"/>
                                </a:lnTo>
                                <a:lnTo>
                                  <a:pt x="1108088" y="120345"/>
                                </a:lnTo>
                                <a:lnTo>
                                  <a:pt x="1128916" y="114872"/>
                                </a:lnTo>
                                <a:lnTo>
                                  <a:pt x="1129043" y="114833"/>
                                </a:lnTo>
                                <a:lnTo>
                                  <a:pt x="1149236" y="109728"/>
                                </a:lnTo>
                                <a:lnTo>
                                  <a:pt x="1149363" y="109678"/>
                                </a:lnTo>
                                <a:lnTo>
                                  <a:pt x="1169175" y="104940"/>
                                </a:lnTo>
                                <a:lnTo>
                                  <a:pt x="1169048" y="104978"/>
                                </a:lnTo>
                                <a:lnTo>
                                  <a:pt x="1188098" y="100241"/>
                                </a:lnTo>
                                <a:lnTo>
                                  <a:pt x="1187844" y="100330"/>
                                </a:lnTo>
                                <a:lnTo>
                                  <a:pt x="1206513" y="95250"/>
                                </a:lnTo>
                                <a:lnTo>
                                  <a:pt x="1206386" y="95263"/>
                                </a:lnTo>
                                <a:lnTo>
                                  <a:pt x="1224755" y="90183"/>
                                </a:lnTo>
                                <a:lnTo>
                                  <a:pt x="1242454" y="84836"/>
                                </a:lnTo>
                                <a:lnTo>
                                  <a:pt x="1242200" y="84887"/>
                                </a:lnTo>
                                <a:lnTo>
                                  <a:pt x="1259472" y="79439"/>
                                </a:lnTo>
                                <a:lnTo>
                                  <a:pt x="1259726" y="79350"/>
                                </a:lnTo>
                                <a:lnTo>
                                  <a:pt x="1276933" y="74277"/>
                                </a:lnTo>
                                <a:lnTo>
                                  <a:pt x="1310018" y="64224"/>
                                </a:lnTo>
                                <a:lnTo>
                                  <a:pt x="1310399" y="64122"/>
                                </a:lnTo>
                                <a:lnTo>
                                  <a:pt x="1341006" y="55499"/>
                                </a:lnTo>
                                <a:lnTo>
                                  <a:pt x="1341260" y="55397"/>
                                </a:lnTo>
                                <a:lnTo>
                                  <a:pt x="1370470" y="47841"/>
                                </a:lnTo>
                                <a:lnTo>
                                  <a:pt x="1371232" y="47676"/>
                                </a:lnTo>
                                <a:lnTo>
                                  <a:pt x="1397140" y="42279"/>
                                </a:lnTo>
                                <a:lnTo>
                                  <a:pt x="1397775" y="42152"/>
                                </a:lnTo>
                                <a:lnTo>
                                  <a:pt x="1422667" y="38100"/>
                                </a:lnTo>
                                <a:lnTo>
                                  <a:pt x="1422413" y="38164"/>
                                </a:lnTo>
                                <a:lnTo>
                                  <a:pt x="1446162" y="33757"/>
                                </a:lnTo>
                                <a:lnTo>
                                  <a:pt x="1447432" y="33579"/>
                                </a:lnTo>
                                <a:lnTo>
                                  <a:pt x="1468672" y="31380"/>
                                </a:lnTo>
                                <a:lnTo>
                                  <a:pt x="1486929" y="28487"/>
                                </a:lnTo>
                                <a:lnTo>
                                  <a:pt x="1488072" y="28360"/>
                                </a:lnTo>
                                <a:lnTo>
                                  <a:pt x="1504709" y="26924"/>
                                </a:lnTo>
                                <a:lnTo>
                                  <a:pt x="1504201" y="26963"/>
                                </a:lnTo>
                                <a:lnTo>
                                  <a:pt x="1519014" y="25195"/>
                                </a:lnTo>
                                <a:lnTo>
                                  <a:pt x="1529982" y="22847"/>
                                </a:lnTo>
                                <a:lnTo>
                                  <a:pt x="1531506" y="22619"/>
                                </a:lnTo>
                                <a:lnTo>
                                  <a:pt x="1545265" y="21230"/>
                                </a:lnTo>
                                <a:lnTo>
                                  <a:pt x="1555763" y="19203"/>
                                </a:lnTo>
                                <a:lnTo>
                                  <a:pt x="1557033" y="19012"/>
                                </a:lnTo>
                                <a:lnTo>
                                  <a:pt x="1567828" y="17932"/>
                                </a:lnTo>
                                <a:lnTo>
                                  <a:pt x="1568844" y="17869"/>
                                </a:lnTo>
                                <a:lnTo>
                                  <a:pt x="1579893" y="17514"/>
                                </a:lnTo>
                                <a:cubicBezTo>
                                  <a:pt x="1587640" y="17273"/>
                                  <a:pt x="1593990" y="23279"/>
                                  <a:pt x="1594244" y="30938"/>
                                </a:cubicBezTo>
                                <a:cubicBezTo>
                                  <a:pt x="1594498" y="38608"/>
                                  <a:pt x="1588529" y="45022"/>
                                  <a:pt x="1580909" y="45263"/>
                                </a:cubicBezTo>
                                <a:lnTo>
                                  <a:pt x="1570287" y="45601"/>
                                </a:lnTo>
                                <a:lnTo>
                                  <a:pt x="1560414" y="46589"/>
                                </a:lnTo>
                                <a:lnTo>
                                  <a:pt x="1549921" y="48616"/>
                                </a:lnTo>
                                <a:lnTo>
                                  <a:pt x="1548651" y="48806"/>
                                </a:lnTo>
                                <a:lnTo>
                                  <a:pt x="1535128" y="50159"/>
                                </a:lnTo>
                                <a:lnTo>
                                  <a:pt x="1523886" y="52527"/>
                                </a:lnTo>
                                <a:lnTo>
                                  <a:pt x="1522616" y="52731"/>
                                </a:lnTo>
                                <a:lnTo>
                                  <a:pt x="1508276" y="54442"/>
                                </a:lnTo>
                                <a:lnTo>
                                  <a:pt x="1492517" y="57887"/>
                                </a:lnTo>
                                <a:lnTo>
                                  <a:pt x="1492136" y="57976"/>
                                </a:lnTo>
                                <a:lnTo>
                                  <a:pt x="1473467" y="61494"/>
                                </a:lnTo>
                                <a:lnTo>
                                  <a:pt x="1472578" y="61633"/>
                                </a:lnTo>
                                <a:lnTo>
                                  <a:pt x="1451448" y="64367"/>
                                </a:lnTo>
                                <a:lnTo>
                                  <a:pt x="1428509" y="69190"/>
                                </a:lnTo>
                                <a:lnTo>
                                  <a:pt x="1428128" y="69253"/>
                                </a:lnTo>
                                <a:lnTo>
                                  <a:pt x="1403363" y="73851"/>
                                </a:lnTo>
                                <a:lnTo>
                                  <a:pt x="1403744" y="73787"/>
                                </a:lnTo>
                                <a:lnTo>
                                  <a:pt x="1378087" y="79107"/>
                                </a:lnTo>
                                <a:lnTo>
                                  <a:pt x="1349388" y="86576"/>
                                </a:lnTo>
                                <a:lnTo>
                                  <a:pt x="1349642" y="86487"/>
                                </a:lnTo>
                                <a:lnTo>
                                  <a:pt x="1319162" y="95123"/>
                                </a:lnTo>
                                <a:lnTo>
                                  <a:pt x="1319416" y="95035"/>
                                </a:lnTo>
                                <a:lnTo>
                                  <a:pt x="1286269" y="105118"/>
                                </a:lnTo>
                                <a:lnTo>
                                  <a:pt x="1286015" y="105194"/>
                                </a:lnTo>
                                <a:lnTo>
                                  <a:pt x="1268743" y="110173"/>
                                </a:lnTo>
                                <a:lnTo>
                                  <a:pt x="1269124" y="110084"/>
                                </a:lnTo>
                                <a:lnTo>
                                  <a:pt x="1251725" y="115443"/>
                                </a:lnTo>
                                <a:lnTo>
                                  <a:pt x="1251598" y="115494"/>
                                </a:lnTo>
                                <a:lnTo>
                                  <a:pt x="1233564" y="120841"/>
                                </a:lnTo>
                                <a:lnTo>
                                  <a:pt x="1233183" y="120942"/>
                                </a:lnTo>
                                <a:lnTo>
                                  <a:pt x="1214895" y="125933"/>
                                </a:lnTo>
                                <a:lnTo>
                                  <a:pt x="1214768" y="125959"/>
                                </a:lnTo>
                                <a:lnTo>
                                  <a:pt x="1196099" y="130950"/>
                                </a:lnTo>
                                <a:lnTo>
                                  <a:pt x="1195718" y="131039"/>
                                </a:lnTo>
                                <a:lnTo>
                                  <a:pt x="1176541" y="135661"/>
                                </a:lnTo>
                                <a:lnTo>
                                  <a:pt x="1176414" y="135687"/>
                                </a:lnTo>
                                <a:lnTo>
                                  <a:pt x="1156602" y="140322"/>
                                </a:lnTo>
                                <a:lnTo>
                                  <a:pt x="1156856" y="140284"/>
                                </a:lnTo>
                                <a:lnTo>
                                  <a:pt x="1136663" y="145250"/>
                                </a:lnTo>
                                <a:lnTo>
                                  <a:pt x="1136790" y="145212"/>
                                </a:lnTo>
                                <a:lnTo>
                                  <a:pt x="1115835" y="150546"/>
                                </a:lnTo>
                                <a:lnTo>
                                  <a:pt x="1115835" y="150559"/>
                                </a:lnTo>
                                <a:lnTo>
                                  <a:pt x="1094626" y="155893"/>
                                </a:lnTo>
                                <a:lnTo>
                                  <a:pt x="1094245" y="155969"/>
                                </a:lnTo>
                                <a:lnTo>
                                  <a:pt x="1072274" y="160934"/>
                                </a:lnTo>
                                <a:lnTo>
                                  <a:pt x="1050303" y="165913"/>
                                </a:lnTo>
                                <a:lnTo>
                                  <a:pt x="1050684" y="165812"/>
                                </a:lnTo>
                                <a:lnTo>
                                  <a:pt x="1028332" y="171501"/>
                                </a:lnTo>
                                <a:lnTo>
                                  <a:pt x="1028332" y="171489"/>
                                </a:lnTo>
                                <a:lnTo>
                                  <a:pt x="1006361" y="177178"/>
                                </a:lnTo>
                                <a:lnTo>
                                  <a:pt x="1006615" y="177127"/>
                                </a:lnTo>
                                <a:lnTo>
                                  <a:pt x="984263" y="183173"/>
                                </a:lnTo>
                                <a:lnTo>
                                  <a:pt x="984263" y="183185"/>
                                </a:lnTo>
                                <a:lnTo>
                                  <a:pt x="961911" y="189179"/>
                                </a:lnTo>
                                <a:lnTo>
                                  <a:pt x="961911" y="189167"/>
                                </a:lnTo>
                                <a:lnTo>
                                  <a:pt x="939940" y="195149"/>
                                </a:lnTo>
                                <a:lnTo>
                                  <a:pt x="939813" y="195174"/>
                                </a:lnTo>
                                <a:lnTo>
                                  <a:pt x="917461" y="201155"/>
                                </a:lnTo>
                                <a:lnTo>
                                  <a:pt x="917715" y="201092"/>
                                </a:lnTo>
                                <a:lnTo>
                                  <a:pt x="894347" y="207811"/>
                                </a:lnTo>
                                <a:lnTo>
                                  <a:pt x="870852" y="214516"/>
                                </a:lnTo>
                                <a:lnTo>
                                  <a:pt x="871106" y="214453"/>
                                </a:lnTo>
                                <a:lnTo>
                                  <a:pt x="847611" y="221526"/>
                                </a:lnTo>
                                <a:lnTo>
                                  <a:pt x="847484" y="221590"/>
                                </a:lnTo>
                                <a:lnTo>
                                  <a:pt x="823989" y="228295"/>
                                </a:lnTo>
                                <a:lnTo>
                                  <a:pt x="824243" y="228245"/>
                                </a:lnTo>
                                <a:lnTo>
                                  <a:pt x="800748" y="235319"/>
                                </a:lnTo>
                                <a:lnTo>
                                  <a:pt x="800748" y="235306"/>
                                </a:lnTo>
                                <a:lnTo>
                                  <a:pt x="777761" y="242342"/>
                                </a:lnTo>
                                <a:lnTo>
                                  <a:pt x="777507" y="242418"/>
                                </a:lnTo>
                                <a:lnTo>
                                  <a:pt x="754012" y="249098"/>
                                </a:lnTo>
                                <a:lnTo>
                                  <a:pt x="754266" y="249034"/>
                                </a:lnTo>
                                <a:lnTo>
                                  <a:pt x="731164" y="256070"/>
                                </a:lnTo>
                                <a:lnTo>
                                  <a:pt x="731037" y="256121"/>
                                </a:lnTo>
                                <a:lnTo>
                                  <a:pt x="708317" y="262801"/>
                                </a:lnTo>
                                <a:lnTo>
                                  <a:pt x="685584" y="269481"/>
                                </a:lnTo>
                                <a:lnTo>
                                  <a:pt x="685457" y="269520"/>
                                </a:lnTo>
                                <a:lnTo>
                                  <a:pt x="663092" y="275844"/>
                                </a:lnTo>
                                <a:lnTo>
                                  <a:pt x="663042" y="275857"/>
                                </a:lnTo>
                                <a:lnTo>
                                  <a:pt x="640309" y="282181"/>
                                </a:lnTo>
                                <a:lnTo>
                                  <a:pt x="640550" y="282118"/>
                                </a:lnTo>
                                <a:lnTo>
                                  <a:pt x="618185" y="288798"/>
                                </a:lnTo>
                                <a:lnTo>
                                  <a:pt x="618338" y="288748"/>
                                </a:lnTo>
                                <a:lnTo>
                                  <a:pt x="595630" y="295859"/>
                                </a:lnTo>
                                <a:lnTo>
                                  <a:pt x="572922" y="302971"/>
                                </a:lnTo>
                                <a:lnTo>
                                  <a:pt x="573100" y="302921"/>
                                </a:lnTo>
                                <a:lnTo>
                                  <a:pt x="550393" y="310388"/>
                                </a:lnTo>
                                <a:lnTo>
                                  <a:pt x="550443" y="310362"/>
                                </a:lnTo>
                                <a:lnTo>
                                  <a:pt x="528091" y="317843"/>
                                </a:lnTo>
                                <a:lnTo>
                                  <a:pt x="528206" y="317805"/>
                                </a:lnTo>
                                <a:lnTo>
                                  <a:pt x="506578" y="325272"/>
                                </a:lnTo>
                                <a:lnTo>
                                  <a:pt x="506768" y="325209"/>
                                </a:lnTo>
                                <a:lnTo>
                                  <a:pt x="486220" y="332677"/>
                                </a:lnTo>
                                <a:lnTo>
                                  <a:pt x="486042" y="332740"/>
                                </a:lnTo>
                                <a:lnTo>
                                  <a:pt x="465480" y="339852"/>
                                </a:lnTo>
                                <a:lnTo>
                                  <a:pt x="465557" y="339827"/>
                                </a:lnTo>
                                <a:lnTo>
                                  <a:pt x="446443" y="346570"/>
                                </a:lnTo>
                                <a:lnTo>
                                  <a:pt x="446329" y="346621"/>
                                </a:lnTo>
                                <a:lnTo>
                                  <a:pt x="427584" y="353022"/>
                                </a:lnTo>
                                <a:lnTo>
                                  <a:pt x="427520" y="353035"/>
                                </a:lnTo>
                                <a:lnTo>
                                  <a:pt x="409486" y="359080"/>
                                </a:lnTo>
                                <a:lnTo>
                                  <a:pt x="409626" y="359029"/>
                                </a:lnTo>
                                <a:lnTo>
                                  <a:pt x="392316" y="365075"/>
                                </a:lnTo>
                                <a:lnTo>
                                  <a:pt x="391820" y="365240"/>
                                </a:lnTo>
                                <a:lnTo>
                                  <a:pt x="357238" y="375590"/>
                                </a:lnTo>
                                <a:lnTo>
                                  <a:pt x="356845" y="375704"/>
                                </a:lnTo>
                                <a:lnTo>
                                  <a:pt x="325501" y="383896"/>
                                </a:lnTo>
                                <a:lnTo>
                                  <a:pt x="325310" y="383946"/>
                                </a:lnTo>
                                <a:lnTo>
                                  <a:pt x="296126" y="391071"/>
                                </a:lnTo>
                                <a:lnTo>
                                  <a:pt x="295745" y="391161"/>
                                </a:lnTo>
                                <a:lnTo>
                                  <a:pt x="268376" y="396850"/>
                                </a:lnTo>
                                <a:lnTo>
                                  <a:pt x="267538" y="396990"/>
                                </a:lnTo>
                                <a:lnTo>
                                  <a:pt x="243408" y="400165"/>
                                </a:lnTo>
                                <a:lnTo>
                                  <a:pt x="242240" y="400253"/>
                                </a:lnTo>
                                <a:lnTo>
                                  <a:pt x="218834" y="400901"/>
                                </a:lnTo>
                                <a:lnTo>
                                  <a:pt x="218669" y="400901"/>
                                </a:lnTo>
                                <a:lnTo>
                                  <a:pt x="196710" y="401193"/>
                                </a:lnTo>
                                <a:lnTo>
                                  <a:pt x="196596" y="401193"/>
                                </a:lnTo>
                                <a:lnTo>
                                  <a:pt x="176797" y="401257"/>
                                </a:lnTo>
                                <a:lnTo>
                                  <a:pt x="176581" y="401244"/>
                                </a:lnTo>
                                <a:lnTo>
                                  <a:pt x="157848" y="400939"/>
                                </a:lnTo>
                                <a:lnTo>
                                  <a:pt x="157823" y="400939"/>
                                </a:lnTo>
                                <a:lnTo>
                                  <a:pt x="141973" y="400634"/>
                                </a:lnTo>
                                <a:lnTo>
                                  <a:pt x="141211" y="400596"/>
                                </a:lnTo>
                                <a:lnTo>
                                  <a:pt x="125362" y="399212"/>
                                </a:lnTo>
                                <a:lnTo>
                                  <a:pt x="125095" y="399187"/>
                                </a:lnTo>
                                <a:lnTo>
                                  <a:pt x="110312" y="397535"/>
                                </a:lnTo>
                                <a:lnTo>
                                  <a:pt x="109677" y="397447"/>
                                </a:lnTo>
                                <a:lnTo>
                                  <a:pt x="95606" y="395084"/>
                                </a:lnTo>
                                <a:lnTo>
                                  <a:pt x="94069" y="394716"/>
                                </a:lnTo>
                                <a:lnTo>
                                  <a:pt x="81788" y="390906"/>
                                </a:lnTo>
                                <a:lnTo>
                                  <a:pt x="81090" y="390665"/>
                                </a:lnTo>
                                <a:lnTo>
                                  <a:pt x="69152" y="386131"/>
                                </a:lnTo>
                                <a:lnTo>
                                  <a:pt x="68720" y="385953"/>
                                </a:lnTo>
                                <a:lnTo>
                                  <a:pt x="58191" y="381483"/>
                                </a:lnTo>
                                <a:lnTo>
                                  <a:pt x="57569" y="381203"/>
                                </a:lnTo>
                                <a:lnTo>
                                  <a:pt x="49187" y="377101"/>
                                </a:lnTo>
                                <a:lnTo>
                                  <a:pt x="47904" y="376365"/>
                                </a:lnTo>
                                <a:lnTo>
                                  <a:pt x="39853" y="371158"/>
                                </a:lnTo>
                                <a:lnTo>
                                  <a:pt x="39065" y="370612"/>
                                </a:lnTo>
                                <a:lnTo>
                                  <a:pt x="31725" y="365037"/>
                                </a:lnTo>
                                <a:lnTo>
                                  <a:pt x="31051" y="364478"/>
                                </a:lnTo>
                                <a:lnTo>
                                  <a:pt x="24714" y="358966"/>
                                </a:lnTo>
                                <a:lnTo>
                                  <a:pt x="24943" y="359156"/>
                                </a:lnTo>
                                <a:lnTo>
                                  <a:pt x="17894" y="353276"/>
                                </a:lnTo>
                                <a:lnTo>
                                  <a:pt x="16091" y="351460"/>
                                </a:lnTo>
                                <a:lnTo>
                                  <a:pt x="11519" y="345910"/>
                                </a:lnTo>
                                <a:lnTo>
                                  <a:pt x="10986" y="345212"/>
                                </a:lnTo>
                                <a:lnTo>
                                  <a:pt x="7480" y="340361"/>
                                </a:lnTo>
                                <a:lnTo>
                                  <a:pt x="6236" y="338290"/>
                                </a:lnTo>
                                <a:lnTo>
                                  <a:pt x="3480" y="332651"/>
                                </a:lnTo>
                                <a:lnTo>
                                  <a:pt x="2527" y="330188"/>
                                </a:lnTo>
                                <a:lnTo>
                                  <a:pt x="826" y="324130"/>
                                </a:lnTo>
                                <a:lnTo>
                                  <a:pt x="292" y="320777"/>
                                </a:lnTo>
                                <a:lnTo>
                                  <a:pt x="13" y="314668"/>
                                </a:lnTo>
                                <a:lnTo>
                                  <a:pt x="0" y="313779"/>
                                </a:lnTo>
                                <a:lnTo>
                                  <a:pt x="89" y="307658"/>
                                </a:lnTo>
                                <a:lnTo>
                                  <a:pt x="318" y="305207"/>
                                </a:lnTo>
                                <a:lnTo>
                                  <a:pt x="1270" y="299784"/>
                                </a:lnTo>
                                <a:lnTo>
                                  <a:pt x="1638" y="298159"/>
                                </a:lnTo>
                                <a:lnTo>
                                  <a:pt x="3315" y="292367"/>
                                </a:lnTo>
                                <a:lnTo>
                                  <a:pt x="4928" y="288672"/>
                                </a:lnTo>
                                <a:lnTo>
                                  <a:pt x="8420" y="282842"/>
                                </a:lnTo>
                                <a:lnTo>
                                  <a:pt x="8890" y="282093"/>
                                </a:lnTo>
                                <a:lnTo>
                                  <a:pt x="13830" y="274816"/>
                                </a:lnTo>
                                <a:lnTo>
                                  <a:pt x="14453" y="273952"/>
                                </a:lnTo>
                                <a:lnTo>
                                  <a:pt x="20930" y="265659"/>
                                </a:lnTo>
                                <a:lnTo>
                                  <a:pt x="21984" y="264452"/>
                                </a:lnTo>
                                <a:lnTo>
                                  <a:pt x="30620" y="255448"/>
                                </a:lnTo>
                                <a:lnTo>
                                  <a:pt x="30632" y="255422"/>
                                </a:lnTo>
                                <a:lnTo>
                                  <a:pt x="39992" y="245694"/>
                                </a:lnTo>
                                <a:lnTo>
                                  <a:pt x="40615" y="245085"/>
                                </a:lnTo>
                                <a:lnTo>
                                  <a:pt x="51041" y="235357"/>
                                </a:lnTo>
                                <a:lnTo>
                                  <a:pt x="50864" y="235534"/>
                                </a:lnTo>
                                <a:lnTo>
                                  <a:pt x="62052" y="224765"/>
                                </a:lnTo>
                                <a:lnTo>
                                  <a:pt x="63094" y="223851"/>
                                </a:lnTo>
                                <a:lnTo>
                                  <a:pt x="76441" y="213081"/>
                                </a:lnTo>
                                <a:lnTo>
                                  <a:pt x="76479" y="213055"/>
                                </a:lnTo>
                                <a:lnTo>
                                  <a:pt x="91275" y="201206"/>
                                </a:lnTo>
                                <a:lnTo>
                                  <a:pt x="91745" y="200838"/>
                                </a:lnTo>
                                <a:lnTo>
                                  <a:pt x="107252" y="189357"/>
                                </a:lnTo>
                                <a:lnTo>
                                  <a:pt x="107937" y="188875"/>
                                </a:lnTo>
                                <a:lnTo>
                                  <a:pt x="123927" y="178295"/>
                                </a:lnTo>
                                <a:lnTo>
                                  <a:pt x="124066" y="178219"/>
                                </a:lnTo>
                                <a:lnTo>
                                  <a:pt x="140411" y="167640"/>
                                </a:lnTo>
                                <a:lnTo>
                                  <a:pt x="141389" y="167056"/>
                                </a:lnTo>
                                <a:lnTo>
                                  <a:pt x="158801" y="157569"/>
                                </a:lnTo>
                                <a:lnTo>
                                  <a:pt x="159131" y="157391"/>
                                </a:lnTo>
                                <a:lnTo>
                                  <a:pt x="178346" y="147549"/>
                                </a:lnTo>
                                <a:lnTo>
                                  <a:pt x="178422" y="147510"/>
                                </a:lnTo>
                                <a:lnTo>
                                  <a:pt x="199386" y="136934"/>
                                </a:lnTo>
                                <a:lnTo>
                                  <a:pt x="220053" y="125794"/>
                                </a:lnTo>
                                <a:lnTo>
                                  <a:pt x="220485" y="125578"/>
                                </a:lnTo>
                                <a:lnTo>
                                  <a:pt x="241833" y="114986"/>
                                </a:lnTo>
                                <a:lnTo>
                                  <a:pt x="241922" y="114948"/>
                                </a:lnTo>
                                <a:lnTo>
                                  <a:pt x="262903" y="104725"/>
                                </a:lnTo>
                                <a:lnTo>
                                  <a:pt x="262712" y="104814"/>
                                </a:lnTo>
                                <a:lnTo>
                                  <a:pt x="283667" y="94183"/>
                                </a:lnTo>
                                <a:lnTo>
                                  <a:pt x="283985" y="94031"/>
                                </a:lnTo>
                                <a:lnTo>
                                  <a:pt x="307099" y="83045"/>
                                </a:lnTo>
                                <a:lnTo>
                                  <a:pt x="306718" y="83224"/>
                                </a:lnTo>
                                <a:lnTo>
                                  <a:pt x="328765" y="71869"/>
                                </a:lnTo>
                                <a:lnTo>
                                  <a:pt x="328917" y="71793"/>
                                </a:lnTo>
                                <a:lnTo>
                                  <a:pt x="350241" y="61164"/>
                                </a:lnTo>
                                <a:lnTo>
                                  <a:pt x="350558" y="61011"/>
                                </a:lnTo>
                                <a:lnTo>
                                  <a:pt x="371132" y="51422"/>
                                </a:lnTo>
                                <a:lnTo>
                                  <a:pt x="371157" y="51410"/>
                                </a:lnTo>
                                <a:lnTo>
                                  <a:pt x="390296" y="42545"/>
                                </a:lnTo>
                                <a:lnTo>
                                  <a:pt x="390233" y="42583"/>
                                </a:lnTo>
                                <a:lnTo>
                                  <a:pt x="408292" y="34075"/>
                                </a:lnTo>
                                <a:lnTo>
                                  <a:pt x="408724" y="33871"/>
                                </a:lnTo>
                                <a:lnTo>
                                  <a:pt x="425348" y="26810"/>
                                </a:lnTo>
                                <a:lnTo>
                                  <a:pt x="426085" y="26518"/>
                                </a:lnTo>
                                <a:lnTo>
                                  <a:pt x="441236" y="21196"/>
                                </a:lnTo>
                                <a:lnTo>
                                  <a:pt x="441490" y="21107"/>
                                </a:lnTo>
                                <a:lnTo>
                                  <a:pt x="455549" y="16511"/>
                                </a:lnTo>
                                <a:lnTo>
                                  <a:pt x="456121" y="16332"/>
                                </a:lnTo>
                                <a:lnTo>
                                  <a:pt x="467665" y="13183"/>
                                </a:lnTo>
                                <a:lnTo>
                                  <a:pt x="467360" y="13259"/>
                                </a:lnTo>
                                <a:lnTo>
                                  <a:pt x="477825" y="10109"/>
                                </a:lnTo>
                                <a:lnTo>
                                  <a:pt x="478015" y="10046"/>
                                </a:lnTo>
                                <a:lnTo>
                                  <a:pt x="488112" y="7189"/>
                                </a:lnTo>
                                <a:lnTo>
                                  <a:pt x="487744" y="7290"/>
                                </a:lnTo>
                                <a:lnTo>
                                  <a:pt x="496748" y="4432"/>
                                </a:lnTo>
                                <a:lnTo>
                                  <a:pt x="497497" y="4217"/>
                                </a:lnTo>
                                <a:lnTo>
                                  <a:pt x="506146" y="2070"/>
                                </a:lnTo>
                                <a:lnTo>
                                  <a:pt x="507289" y="1854"/>
                                </a:lnTo>
                                <a:lnTo>
                                  <a:pt x="514490" y="788"/>
                                </a:lnTo>
                                <a:lnTo>
                                  <a:pt x="515544" y="686"/>
                                </a:lnTo>
                                <a:lnTo>
                                  <a:pt x="522376" y="280"/>
                                </a:lnTo>
                                <a:lnTo>
                                  <a:pt x="523011" y="267"/>
                                </a:lnTo>
                                <a:lnTo>
                                  <a:pt x="529488" y="216"/>
                                </a:lnTo>
                                <a:lnTo>
                                  <a:pt x="535597" y="178"/>
                                </a:lnTo>
                                <a:lnTo>
                                  <a:pt x="541719" y="140"/>
                                </a:lnTo>
                                <a:lnTo>
                                  <a:pt x="541642" y="140"/>
                                </a:lnTo>
                                <a:lnTo>
                                  <a:pt x="547040" y="77"/>
                                </a:lnTo>
                                <a:lnTo>
                                  <a:pt x="546989" y="77"/>
                                </a:lnTo>
                                <a:lnTo>
                                  <a:pt x="5513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540068" y="124054"/>
                            <a:ext cx="480297" cy="273152"/>
                          </a:xfrm>
                          <a:custGeom>
                            <a:avLst/>
                            <a:gdLst/>
                            <a:ahLst/>
                            <a:cxnLst/>
                            <a:rect l="0" t="0" r="0" b="0"/>
                            <a:pathLst>
                              <a:path w="480297" h="273152">
                                <a:moveTo>
                                  <a:pt x="238328" y="0"/>
                                </a:moveTo>
                                <a:lnTo>
                                  <a:pt x="238709" y="50"/>
                                </a:lnTo>
                                <a:cubicBezTo>
                                  <a:pt x="245567" y="851"/>
                                  <a:pt x="251155" y="5562"/>
                                  <a:pt x="253187" y="12065"/>
                                </a:cubicBezTo>
                                <a:lnTo>
                                  <a:pt x="253441" y="13056"/>
                                </a:lnTo>
                                <a:cubicBezTo>
                                  <a:pt x="253949" y="14846"/>
                                  <a:pt x="254203" y="16713"/>
                                  <a:pt x="254203" y="18580"/>
                                </a:cubicBezTo>
                                <a:lnTo>
                                  <a:pt x="254203" y="20383"/>
                                </a:lnTo>
                                <a:cubicBezTo>
                                  <a:pt x="254076" y="23978"/>
                                  <a:pt x="252933" y="27457"/>
                                  <a:pt x="250774" y="30366"/>
                                </a:cubicBezTo>
                                <a:lnTo>
                                  <a:pt x="248488" y="33528"/>
                                </a:lnTo>
                                <a:lnTo>
                                  <a:pt x="246329" y="36055"/>
                                </a:lnTo>
                                <a:lnTo>
                                  <a:pt x="242900" y="39179"/>
                                </a:lnTo>
                                <a:lnTo>
                                  <a:pt x="239979" y="41389"/>
                                </a:lnTo>
                                <a:lnTo>
                                  <a:pt x="235026" y="44424"/>
                                </a:lnTo>
                                <a:lnTo>
                                  <a:pt x="235280" y="44247"/>
                                </a:lnTo>
                                <a:lnTo>
                                  <a:pt x="230711" y="47095"/>
                                </a:lnTo>
                                <a:lnTo>
                                  <a:pt x="225628" y="51282"/>
                                </a:lnTo>
                                <a:lnTo>
                                  <a:pt x="225628" y="51219"/>
                                </a:lnTo>
                                <a:lnTo>
                                  <a:pt x="217246" y="58204"/>
                                </a:lnTo>
                                <a:lnTo>
                                  <a:pt x="217119" y="58306"/>
                                </a:lnTo>
                                <a:lnTo>
                                  <a:pt x="207721" y="65989"/>
                                </a:lnTo>
                                <a:lnTo>
                                  <a:pt x="207848" y="65862"/>
                                </a:lnTo>
                                <a:lnTo>
                                  <a:pt x="197599" y="74443"/>
                                </a:lnTo>
                                <a:lnTo>
                                  <a:pt x="187782" y="84493"/>
                                </a:lnTo>
                                <a:lnTo>
                                  <a:pt x="187452" y="84810"/>
                                </a:lnTo>
                                <a:lnTo>
                                  <a:pt x="177344" y="94501"/>
                                </a:lnTo>
                                <a:lnTo>
                                  <a:pt x="167615" y="105549"/>
                                </a:lnTo>
                                <a:lnTo>
                                  <a:pt x="167018" y="106172"/>
                                </a:lnTo>
                                <a:lnTo>
                                  <a:pt x="155816" y="117284"/>
                                </a:lnTo>
                                <a:lnTo>
                                  <a:pt x="155512" y="117577"/>
                                </a:lnTo>
                                <a:lnTo>
                                  <a:pt x="153407" y="119535"/>
                                </a:lnTo>
                                <a:lnTo>
                                  <a:pt x="149761" y="126154"/>
                                </a:lnTo>
                                <a:lnTo>
                                  <a:pt x="144836" y="135370"/>
                                </a:lnTo>
                                <a:lnTo>
                                  <a:pt x="141453" y="146024"/>
                                </a:lnTo>
                                <a:lnTo>
                                  <a:pt x="141211" y="146710"/>
                                </a:lnTo>
                                <a:lnTo>
                                  <a:pt x="136938" y="158014"/>
                                </a:lnTo>
                                <a:lnTo>
                                  <a:pt x="133801" y="168922"/>
                                </a:lnTo>
                                <a:lnTo>
                                  <a:pt x="131597" y="179819"/>
                                </a:lnTo>
                                <a:lnTo>
                                  <a:pt x="131496" y="180277"/>
                                </a:lnTo>
                                <a:lnTo>
                                  <a:pt x="128967" y="190726"/>
                                </a:lnTo>
                                <a:lnTo>
                                  <a:pt x="127837" y="198794"/>
                                </a:lnTo>
                                <a:lnTo>
                                  <a:pt x="126994" y="207308"/>
                                </a:lnTo>
                                <a:lnTo>
                                  <a:pt x="126551" y="214348"/>
                                </a:lnTo>
                                <a:lnTo>
                                  <a:pt x="127263" y="219977"/>
                                </a:lnTo>
                                <a:lnTo>
                                  <a:pt x="128360" y="225909"/>
                                </a:lnTo>
                                <a:lnTo>
                                  <a:pt x="129540" y="229764"/>
                                </a:lnTo>
                                <a:lnTo>
                                  <a:pt x="130874" y="232086"/>
                                </a:lnTo>
                                <a:lnTo>
                                  <a:pt x="133467" y="235189"/>
                                </a:lnTo>
                                <a:lnTo>
                                  <a:pt x="137008" y="238175"/>
                                </a:lnTo>
                                <a:lnTo>
                                  <a:pt x="137541" y="238658"/>
                                </a:lnTo>
                                <a:lnTo>
                                  <a:pt x="140562" y="241547"/>
                                </a:lnTo>
                                <a:lnTo>
                                  <a:pt x="141437" y="242202"/>
                                </a:lnTo>
                                <a:lnTo>
                                  <a:pt x="143205" y="242557"/>
                                </a:lnTo>
                                <a:lnTo>
                                  <a:pt x="143853" y="242709"/>
                                </a:lnTo>
                                <a:lnTo>
                                  <a:pt x="147657" y="243710"/>
                                </a:lnTo>
                                <a:lnTo>
                                  <a:pt x="150733" y="244028"/>
                                </a:lnTo>
                                <a:lnTo>
                                  <a:pt x="153227" y="244075"/>
                                </a:lnTo>
                                <a:lnTo>
                                  <a:pt x="155321" y="243477"/>
                                </a:lnTo>
                                <a:lnTo>
                                  <a:pt x="157610" y="242285"/>
                                </a:lnTo>
                                <a:lnTo>
                                  <a:pt x="160598" y="240105"/>
                                </a:lnTo>
                                <a:lnTo>
                                  <a:pt x="164376" y="236995"/>
                                </a:lnTo>
                                <a:lnTo>
                                  <a:pt x="164465" y="236918"/>
                                </a:lnTo>
                                <a:lnTo>
                                  <a:pt x="167348" y="234587"/>
                                </a:lnTo>
                                <a:lnTo>
                                  <a:pt x="169137" y="232562"/>
                                </a:lnTo>
                                <a:lnTo>
                                  <a:pt x="170137" y="231084"/>
                                </a:lnTo>
                                <a:lnTo>
                                  <a:pt x="170777" y="229209"/>
                                </a:lnTo>
                                <a:lnTo>
                                  <a:pt x="171171" y="228257"/>
                                </a:lnTo>
                                <a:lnTo>
                                  <a:pt x="172414" y="225511"/>
                                </a:lnTo>
                                <a:lnTo>
                                  <a:pt x="173246" y="223110"/>
                                </a:lnTo>
                                <a:lnTo>
                                  <a:pt x="173782" y="221196"/>
                                </a:lnTo>
                                <a:lnTo>
                                  <a:pt x="174045" y="219218"/>
                                </a:lnTo>
                                <a:lnTo>
                                  <a:pt x="174103" y="217106"/>
                                </a:lnTo>
                                <a:lnTo>
                                  <a:pt x="173996" y="215391"/>
                                </a:lnTo>
                                <a:lnTo>
                                  <a:pt x="173683" y="214302"/>
                                </a:lnTo>
                                <a:lnTo>
                                  <a:pt x="173219" y="213475"/>
                                </a:lnTo>
                                <a:lnTo>
                                  <a:pt x="170904" y="211010"/>
                                </a:lnTo>
                                <a:lnTo>
                                  <a:pt x="168425" y="208371"/>
                                </a:lnTo>
                                <a:lnTo>
                                  <a:pt x="166435" y="206941"/>
                                </a:lnTo>
                                <a:lnTo>
                                  <a:pt x="163792" y="205495"/>
                                </a:lnTo>
                                <a:lnTo>
                                  <a:pt x="161214" y="204229"/>
                                </a:lnTo>
                                <a:lnTo>
                                  <a:pt x="160185" y="203632"/>
                                </a:lnTo>
                                <a:lnTo>
                                  <a:pt x="157364" y="201758"/>
                                </a:lnTo>
                                <a:lnTo>
                                  <a:pt x="154889" y="200444"/>
                                </a:lnTo>
                                <a:lnTo>
                                  <a:pt x="153835" y="199796"/>
                                </a:lnTo>
                                <a:lnTo>
                                  <a:pt x="151714" y="198298"/>
                                </a:lnTo>
                                <a:lnTo>
                                  <a:pt x="151130" y="197841"/>
                                </a:lnTo>
                                <a:lnTo>
                                  <a:pt x="149746" y="196685"/>
                                </a:lnTo>
                                <a:cubicBezTo>
                                  <a:pt x="147510" y="194818"/>
                                  <a:pt x="146279" y="192012"/>
                                  <a:pt x="146406" y="189103"/>
                                </a:cubicBezTo>
                                <a:lnTo>
                                  <a:pt x="146495" y="186944"/>
                                </a:lnTo>
                                <a:lnTo>
                                  <a:pt x="146685" y="185433"/>
                                </a:lnTo>
                                <a:lnTo>
                                  <a:pt x="147142" y="183299"/>
                                </a:lnTo>
                                <a:lnTo>
                                  <a:pt x="147498" y="182042"/>
                                </a:lnTo>
                                <a:lnTo>
                                  <a:pt x="148552" y="179159"/>
                                </a:lnTo>
                                <a:lnTo>
                                  <a:pt x="150635" y="175870"/>
                                </a:lnTo>
                                <a:lnTo>
                                  <a:pt x="152768" y="173685"/>
                                </a:lnTo>
                                <a:lnTo>
                                  <a:pt x="153645" y="172910"/>
                                </a:lnTo>
                                <a:lnTo>
                                  <a:pt x="156870" y="170370"/>
                                </a:lnTo>
                                <a:lnTo>
                                  <a:pt x="159372" y="168961"/>
                                </a:lnTo>
                                <a:lnTo>
                                  <a:pt x="163322" y="167500"/>
                                </a:lnTo>
                                <a:lnTo>
                                  <a:pt x="163563" y="167411"/>
                                </a:lnTo>
                                <a:lnTo>
                                  <a:pt x="167869" y="165951"/>
                                </a:lnTo>
                                <a:lnTo>
                                  <a:pt x="168262" y="165824"/>
                                </a:lnTo>
                                <a:lnTo>
                                  <a:pt x="172911" y="164462"/>
                                </a:lnTo>
                                <a:lnTo>
                                  <a:pt x="177787" y="162484"/>
                                </a:lnTo>
                                <a:lnTo>
                                  <a:pt x="178765" y="162140"/>
                                </a:lnTo>
                                <a:lnTo>
                                  <a:pt x="185242" y="160312"/>
                                </a:lnTo>
                                <a:lnTo>
                                  <a:pt x="185014" y="160388"/>
                                </a:lnTo>
                                <a:lnTo>
                                  <a:pt x="192189" y="158153"/>
                                </a:lnTo>
                                <a:lnTo>
                                  <a:pt x="192189" y="158166"/>
                                </a:lnTo>
                                <a:lnTo>
                                  <a:pt x="199339" y="155931"/>
                                </a:lnTo>
                                <a:lnTo>
                                  <a:pt x="199593" y="155867"/>
                                </a:lnTo>
                                <a:lnTo>
                                  <a:pt x="206722" y="153855"/>
                                </a:lnTo>
                                <a:lnTo>
                                  <a:pt x="213309" y="150850"/>
                                </a:lnTo>
                                <a:lnTo>
                                  <a:pt x="213690" y="150647"/>
                                </a:lnTo>
                                <a:lnTo>
                                  <a:pt x="221310" y="147675"/>
                                </a:lnTo>
                                <a:lnTo>
                                  <a:pt x="222707" y="147231"/>
                                </a:lnTo>
                                <a:lnTo>
                                  <a:pt x="229990" y="145562"/>
                                </a:lnTo>
                                <a:lnTo>
                                  <a:pt x="236042" y="142939"/>
                                </a:lnTo>
                                <a:lnTo>
                                  <a:pt x="237058" y="142519"/>
                                </a:lnTo>
                                <a:lnTo>
                                  <a:pt x="238031" y="142231"/>
                                </a:lnTo>
                                <a:lnTo>
                                  <a:pt x="239979" y="140271"/>
                                </a:lnTo>
                                <a:lnTo>
                                  <a:pt x="240741" y="139662"/>
                                </a:lnTo>
                                <a:lnTo>
                                  <a:pt x="244971" y="135972"/>
                                </a:lnTo>
                                <a:lnTo>
                                  <a:pt x="247472" y="133121"/>
                                </a:lnTo>
                                <a:lnTo>
                                  <a:pt x="249631" y="131293"/>
                                </a:lnTo>
                                <a:lnTo>
                                  <a:pt x="253292" y="128838"/>
                                </a:lnTo>
                                <a:lnTo>
                                  <a:pt x="255896" y="126448"/>
                                </a:lnTo>
                                <a:lnTo>
                                  <a:pt x="258775" y="123419"/>
                                </a:lnTo>
                                <a:lnTo>
                                  <a:pt x="261061" y="121488"/>
                                </a:lnTo>
                                <a:lnTo>
                                  <a:pt x="264236" y="119570"/>
                                </a:lnTo>
                                <a:lnTo>
                                  <a:pt x="265760" y="118834"/>
                                </a:lnTo>
                                <a:lnTo>
                                  <a:pt x="268554" y="117615"/>
                                </a:lnTo>
                                <a:lnTo>
                                  <a:pt x="271348" y="116815"/>
                                </a:lnTo>
                                <a:lnTo>
                                  <a:pt x="274523" y="116319"/>
                                </a:lnTo>
                                <a:lnTo>
                                  <a:pt x="276174" y="116180"/>
                                </a:lnTo>
                                <a:lnTo>
                                  <a:pt x="279476" y="116142"/>
                                </a:lnTo>
                                <a:lnTo>
                                  <a:pt x="281635" y="116319"/>
                                </a:lnTo>
                                <a:lnTo>
                                  <a:pt x="283413" y="116636"/>
                                </a:lnTo>
                                <a:cubicBezTo>
                                  <a:pt x="285699" y="117043"/>
                                  <a:pt x="287858" y="118097"/>
                                  <a:pt x="289509" y="119697"/>
                                </a:cubicBezTo>
                                <a:lnTo>
                                  <a:pt x="290652" y="120752"/>
                                </a:lnTo>
                                <a:lnTo>
                                  <a:pt x="290821" y="121129"/>
                                </a:lnTo>
                                <a:lnTo>
                                  <a:pt x="291160" y="121285"/>
                                </a:lnTo>
                                <a:lnTo>
                                  <a:pt x="292508" y="124899"/>
                                </a:lnTo>
                                <a:lnTo>
                                  <a:pt x="294335" y="128983"/>
                                </a:lnTo>
                                <a:lnTo>
                                  <a:pt x="294183" y="129390"/>
                                </a:lnTo>
                                <a:lnTo>
                                  <a:pt x="294335" y="129798"/>
                                </a:lnTo>
                                <a:lnTo>
                                  <a:pt x="292395" y="134159"/>
                                </a:lnTo>
                                <a:lnTo>
                                  <a:pt x="291239" y="137241"/>
                                </a:lnTo>
                                <a:lnTo>
                                  <a:pt x="291668" y="136665"/>
                                </a:lnTo>
                                <a:lnTo>
                                  <a:pt x="290398" y="138671"/>
                                </a:lnTo>
                                <a:cubicBezTo>
                                  <a:pt x="289382" y="140170"/>
                                  <a:pt x="288112" y="141427"/>
                                  <a:pt x="286588" y="142329"/>
                                </a:cubicBezTo>
                                <a:lnTo>
                                  <a:pt x="284662" y="143457"/>
                                </a:lnTo>
                                <a:lnTo>
                                  <a:pt x="282778" y="145072"/>
                                </a:lnTo>
                                <a:lnTo>
                                  <a:pt x="279857" y="146838"/>
                                </a:lnTo>
                                <a:lnTo>
                                  <a:pt x="276047" y="148348"/>
                                </a:lnTo>
                                <a:lnTo>
                                  <a:pt x="276301" y="148260"/>
                                </a:lnTo>
                                <a:lnTo>
                                  <a:pt x="270840" y="150622"/>
                                </a:lnTo>
                                <a:lnTo>
                                  <a:pt x="270840" y="150596"/>
                                </a:lnTo>
                                <a:lnTo>
                                  <a:pt x="264744" y="153327"/>
                                </a:lnTo>
                                <a:lnTo>
                                  <a:pt x="265125" y="153111"/>
                                </a:lnTo>
                                <a:lnTo>
                                  <a:pt x="258902" y="156197"/>
                                </a:lnTo>
                                <a:lnTo>
                                  <a:pt x="258140" y="156566"/>
                                </a:lnTo>
                                <a:lnTo>
                                  <a:pt x="253184" y="158530"/>
                                </a:lnTo>
                                <a:lnTo>
                                  <a:pt x="251409" y="160300"/>
                                </a:lnTo>
                                <a:lnTo>
                                  <a:pt x="250647" y="160972"/>
                                </a:lnTo>
                                <a:lnTo>
                                  <a:pt x="247173" y="163864"/>
                                </a:lnTo>
                                <a:lnTo>
                                  <a:pt x="243998" y="167633"/>
                                </a:lnTo>
                                <a:lnTo>
                                  <a:pt x="241122" y="171704"/>
                                </a:lnTo>
                                <a:lnTo>
                                  <a:pt x="241503" y="171221"/>
                                </a:lnTo>
                                <a:lnTo>
                                  <a:pt x="238582" y="175882"/>
                                </a:lnTo>
                                <a:lnTo>
                                  <a:pt x="238963" y="175044"/>
                                </a:lnTo>
                                <a:lnTo>
                                  <a:pt x="236804" y="179350"/>
                                </a:lnTo>
                                <a:lnTo>
                                  <a:pt x="236677" y="179603"/>
                                </a:lnTo>
                                <a:lnTo>
                                  <a:pt x="234333" y="183925"/>
                                </a:lnTo>
                                <a:lnTo>
                                  <a:pt x="232486" y="188443"/>
                                </a:lnTo>
                                <a:lnTo>
                                  <a:pt x="232486" y="188481"/>
                                </a:lnTo>
                                <a:lnTo>
                                  <a:pt x="230866" y="192729"/>
                                </a:lnTo>
                                <a:lnTo>
                                  <a:pt x="230327" y="194763"/>
                                </a:lnTo>
                                <a:lnTo>
                                  <a:pt x="230327" y="198958"/>
                                </a:lnTo>
                                <a:lnTo>
                                  <a:pt x="230200" y="203644"/>
                                </a:lnTo>
                                <a:lnTo>
                                  <a:pt x="230200" y="208496"/>
                                </a:lnTo>
                                <a:lnTo>
                                  <a:pt x="230108" y="211644"/>
                                </a:lnTo>
                                <a:lnTo>
                                  <a:pt x="230340" y="212781"/>
                                </a:lnTo>
                                <a:lnTo>
                                  <a:pt x="230880" y="213658"/>
                                </a:lnTo>
                                <a:lnTo>
                                  <a:pt x="232480" y="215367"/>
                                </a:lnTo>
                                <a:lnTo>
                                  <a:pt x="234772" y="217018"/>
                                </a:lnTo>
                                <a:lnTo>
                                  <a:pt x="236664" y="218436"/>
                                </a:lnTo>
                                <a:lnTo>
                                  <a:pt x="238119" y="218940"/>
                                </a:lnTo>
                                <a:lnTo>
                                  <a:pt x="240674" y="219433"/>
                                </a:lnTo>
                                <a:lnTo>
                                  <a:pt x="242932" y="219605"/>
                                </a:lnTo>
                                <a:lnTo>
                                  <a:pt x="246434" y="218880"/>
                                </a:lnTo>
                                <a:lnTo>
                                  <a:pt x="250139" y="217627"/>
                                </a:lnTo>
                                <a:lnTo>
                                  <a:pt x="250012" y="217678"/>
                                </a:lnTo>
                                <a:lnTo>
                                  <a:pt x="253409" y="216451"/>
                                </a:lnTo>
                                <a:lnTo>
                                  <a:pt x="255769" y="215195"/>
                                </a:lnTo>
                                <a:lnTo>
                                  <a:pt x="258267" y="212420"/>
                                </a:lnTo>
                                <a:lnTo>
                                  <a:pt x="258902" y="211810"/>
                                </a:lnTo>
                                <a:lnTo>
                                  <a:pt x="263559" y="207544"/>
                                </a:lnTo>
                                <a:lnTo>
                                  <a:pt x="267030" y="203759"/>
                                </a:lnTo>
                                <a:lnTo>
                                  <a:pt x="267411" y="203467"/>
                                </a:lnTo>
                                <a:lnTo>
                                  <a:pt x="271729" y="199174"/>
                                </a:lnTo>
                                <a:lnTo>
                                  <a:pt x="271475" y="199454"/>
                                </a:lnTo>
                                <a:lnTo>
                                  <a:pt x="274864" y="195796"/>
                                </a:lnTo>
                                <a:lnTo>
                                  <a:pt x="277698" y="190868"/>
                                </a:lnTo>
                                <a:lnTo>
                                  <a:pt x="277825" y="190792"/>
                                </a:lnTo>
                                <a:lnTo>
                                  <a:pt x="280746" y="185775"/>
                                </a:lnTo>
                                <a:lnTo>
                                  <a:pt x="280111" y="186830"/>
                                </a:lnTo>
                                <a:lnTo>
                                  <a:pt x="282016" y="182525"/>
                                </a:lnTo>
                                <a:lnTo>
                                  <a:pt x="282143" y="182181"/>
                                </a:lnTo>
                                <a:lnTo>
                                  <a:pt x="284562" y="177055"/>
                                </a:lnTo>
                                <a:lnTo>
                                  <a:pt x="285826" y="173482"/>
                                </a:lnTo>
                                <a:lnTo>
                                  <a:pt x="285826" y="173266"/>
                                </a:lnTo>
                                <a:lnTo>
                                  <a:pt x="287350" y="169316"/>
                                </a:lnTo>
                                <a:lnTo>
                                  <a:pt x="287223" y="169773"/>
                                </a:lnTo>
                                <a:lnTo>
                                  <a:pt x="288620" y="165100"/>
                                </a:lnTo>
                                <a:lnTo>
                                  <a:pt x="288874" y="164364"/>
                                </a:lnTo>
                                <a:lnTo>
                                  <a:pt x="290056" y="161586"/>
                                </a:lnTo>
                                <a:lnTo>
                                  <a:pt x="290525" y="158394"/>
                                </a:lnTo>
                                <a:lnTo>
                                  <a:pt x="290779" y="157328"/>
                                </a:lnTo>
                                <a:lnTo>
                                  <a:pt x="291824" y="154030"/>
                                </a:lnTo>
                                <a:lnTo>
                                  <a:pt x="292359" y="152018"/>
                                </a:lnTo>
                                <a:lnTo>
                                  <a:pt x="292430" y="151409"/>
                                </a:lnTo>
                                <a:lnTo>
                                  <a:pt x="292430" y="149098"/>
                                </a:lnTo>
                                <a:lnTo>
                                  <a:pt x="292430" y="146965"/>
                                </a:lnTo>
                                <a:lnTo>
                                  <a:pt x="292430" y="146939"/>
                                </a:lnTo>
                                <a:lnTo>
                                  <a:pt x="292430" y="145910"/>
                                </a:lnTo>
                                <a:lnTo>
                                  <a:pt x="292303" y="144297"/>
                                </a:lnTo>
                                <a:lnTo>
                                  <a:pt x="292303" y="143649"/>
                                </a:lnTo>
                                <a:lnTo>
                                  <a:pt x="292430" y="140398"/>
                                </a:lnTo>
                                <a:lnTo>
                                  <a:pt x="292430" y="138049"/>
                                </a:lnTo>
                                <a:lnTo>
                                  <a:pt x="292557" y="136969"/>
                                </a:lnTo>
                                <a:lnTo>
                                  <a:pt x="294053" y="133909"/>
                                </a:lnTo>
                                <a:lnTo>
                                  <a:pt x="295319" y="130994"/>
                                </a:lnTo>
                                <a:lnTo>
                                  <a:pt x="295518" y="130910"/>
                                </a:lnTo>
                                <a:lnTo>
                                  <a:pt x="295605" y="130732"/>
                                </a:lnTo>
                                <a:lnTo>
                                  <a:pt x="298628" y="129594"/>
                                </a:lnTo>
                                <a:lnTo>
                                  <a:pt x="301701" y="128295"/>
                                </a:lnTo>
                                <a:lnTo>
                                  <a:pt x="301892" y="128367"/>
                                </a:lnTo>
                                <a:lnTo>
                                  <a:pt x="302082" y="128295"/>
                                </a:lnTo>
                                <a:lnTo>
                                  <a:pt x="305155" y="129594"/>
                                </a:lnTo>
                                <a:lnTo>
                                  <a:pt x="308178" y="130732"/>
                                </a:lnTo>
                                <a:lnTo>
                                  <a:pt x="308265" y="130910"/>
                                </a:lnTo>
                                <a:lnTo>
                                  <a:pt x="308464" y="130994"/>
                                </a:lnTo>
                                <a:lnTo>
                                  <a:pt x="309730" y="133908"/>
                                </a:lnTo>
                                <a:lnTo>
                                  <a:pt x="311226" y="136969"/>
                                </a:lnTo>
                                <a:lnTo>
                                  <a:pt x="311293" y="137538"/>
                                </a:lnTo>
                                <a:lnTo>
                                  <a:pt x="311353" y="137706"/>
                                </a:lnTo>
                                <a:lnTo>
                                  <a:pt x="311353" y="138049"/>
                                </a:lnTo>
                                <a:lnTo>
                                  <a:pt x="311353" y="138328"/>
                                </a:lnTo>
                                <a:lnTo>
                                  <a:pt x="311480" y="140119"/>
                                </a:lnTo>
                                <a:lnTo>
                                  <a:pt x="311480" y="144297"/>
                                </a:lnTo>
                                <a:lnTo>
                                  <a:pt x="311353" y="147523"/>
                                </a:lnTo>
                                <a:lnTo>
                                  <a:pt x="311353" y="149098"/>
                                </a:lnTo>
                                <a:lnTo>
                                  <a:pt x="311353" y="151270"/>
                                </a:lnTo>
                                <a:lnTo>
                                  <a:pt x="311480" y="153784"/>
                                </a:lnTo>
                                <a:lnTo>
                                  <a:pt x="311480" y="159562"/>
                                </a:lnTo>
                                <a:lnTo>
                                  <a:pt x="311480" y="161887"/>
                                </a:lnTo>
                                <a:lnTo>
                                  <a:pt x="311655" y="164122"/>
                                </a:lnTo>
                                <a:lnTo>
                                  <a:pt x="312369" y="166408"/>
                                </a:lnTo>
                                <a:lnTo>
                                  <a:pt x="312623" y="167360"/>
                                </a:lnTo>
                                <a:lnTo>
                                  <a:pt x="312990" y="168919"/>
                                </a:lnTo>
                                <a:lnTo>
                                  <a:pt x="314020" y="170611"/>
                                </a:lnTo>
                                <a:lnTo>
                                  <a:pt x="314528" y="171780"/>
                                </a:lnTo>
                                <a:lnTo>
                                  <a:pt x="315925" y="175044"/>
                                </a:lnTo>
                                <a:lnTo>
                                  <a:pt x="316306" y="175895"/>
                                </a:lnTo>
                                <a:lnTo>
                                  <a:pt x="317322" y="179159"/>
                                </a:lnTo>
                                <a:lnTo>
                                  <a:pt x="317322" y="179350"/>
                                </a:lnTo>
                                <a:lnTo>
                                  <a:pt x="317952" y="181379"/>
                                </a:lnTo>
                                <a:lnTo>
                                  <a:pt x="319354" y="183667"/>
                                </a:lnTo>
                                <a:lnTo>
                                  <a:pt x="319227" y="183490"/>
                                </a:lnTo>
                                <a:lnTo>
                                  <a:pt x="320506" y="185496"/>
                                </a:lnTo>
                                <a:lnTo>
                                  <a:pt x="321298" y="186372"/>
                                </a:lnTo>
                                <a:lnTo>
                                  <a:pt x="322910" y="187592"/>
                                </a:lnTo>
                                <a:lnTo>
                                  <a:pt x="323204" y="187827"/>
                                </a:lnTo>
                                <a:lnTo>
                                  <a:pt x="323799" y="186715"/>
                                </a:lnTo>
                                <a:lnTo>
                                  <a:pt x="323418" y="187375"/>
                                </a:lnTo>
                                <a:lnTo>
                                  <a:pt x="324942" y="183794"/>
                                </a:lnTo>
                                <a:lnTo>
                                  <a:pt x="325577" y="182652"/>
                                </a:lnTo>
                                <a:lnTo>
                                  <a:pt x="327211" y="179960"/>
                                </a:lnTo>
                                <a:lnTo>
                                  <a:pt x="327990" y="176784"/>
                                </a:lnTo>
                                <a:lnTo>
                                  <a:pt x="327990" y="176771"/>
                                </a:lnTo>
                                <a:lnTo>
                                  <a:pt x="329006" y="172453"/>
                                </a:lnTo>
                                <a:lnTo>
                                  <a:pt x="329260" y="171653"/>
                                </a:lnTo>
                                <a:lnTo>
                                  <a:pt x="330394" y="168437"/>
                                </a:lnTo>
                                <a:lnTo>
                                  <a:pt x="330657" y="165456"/>
                                </a:lnTo>
                                <a:lnTo>
                                  <a:pt x="331038" y="163576"/>
                                </a:lnTo>
                                <a:lnTo>
                                  <a:pt x="331737" y="161348"/>
                                </a:lnTo>
                                <a:lnTo>
                                  <a:pt x="331904" y="159217"/>
                                </a:lnTo>
                                <a:lnTo>
                                  <a:pt x="331800" y="156578"/>
                                </a:lnTo>
                                <a:lnTo>
                                  <a:pt x="331800" y="156349"/>
                                </a:lnTo>
                                <a:lnTo>
                                  <a:pt x="331927" y="154546"/>
                                </a:lnTo>
                                <a:lnTo>
                                  <a:pt x="332562" y="151219"/>
                                </a:lnTo>
                                <a:lnTo>
                                  <a:pt x="333292" y="149396"/>
                                </a:lnTo>
                                <a:lnTo>
                                  <a:pt x="333324" y="149199"/>
                                </a:lnTo>
                                <a:lnTo>
                                  <a:pt x="333391" y="149147"/>
                                </a:lnTo>
                                <a:lnTo>
                                  <a:pt x="333451" y="148996"/>
                                </a:lnTo>
                                <a:lnTo>
                                  <a:pt x="333417" y="149127"/>
                                </a:lnTo>
                                <a:lnTo>
                                  <a:pt x="341325" y="142887"/>
                                </a:lnTo>
                                <a:lnTo>
                                  <a:pt x="343484" y="142748"/>
                                </a:lnTo>
                                <a:cubicBezTo>
                                  <a:pt x="346532" y="142545"/>
                                  <a:pt x="349453" y="143891"/>
                                  <a:pt x="351231" y="146329"/>
                                </a:cubicBezTo>
                                <a:lnTo>
                                  <a:pt x="352755" y="148399"/>
                                </a:lnTo>
                                <a:lnTo>
                                  <a:pt x="353263" y="149161"/>
                                </a:lnTo>
                                <a:lnTo>
                                  <a:pt x="354787" y="151650"/>
                                </a:lnTo>
                                <a:lnTo>
                                  <a:pt x="355295" y="152502"/>
                                </a:lnTo>
                                <a:lnTo>
                                  <a:pt x="356270" y="154743"/>
                                </a:lnTo>
                                <a:lnTo>
                                  <a:pt x="358089" y="157035"/>
                                </a:lnTo>
                                <a:lnTo>
                                  <a:pt x="358978" y="158204"/>
                                </a:lnTo>
                                <a:lnTo>
                                  <a:pt x="360756" y="161404"/>
                                </a:lnTo>
                                <a:lnTo>
                                  <a:pt x="360502" y="160845"/>
                                </a:lnTo>
                                <a:lnTo>
                                  <a:pt x="362661" y="164071"/>
                                </a:lnTo>
                                <a:lnTo>
                                  <a:pt x="364070" y="166176"/>
                                </a:lnTo>
                                <a:lnTo>
                                  <a:pt x="364790" y="166736"/>
                                </a:lnTo>
                                <a:lnTo>
                                  <a:pt x="366567" y="167908"/>
                                </a:lnTo>
                                <a:lnTo>
                                  <a:pt x="368586" y="168844"/>
                                </a:lnTo>
                                <a:lnTo>
                                  <a:pt x="370053" y="169361"/>
                                </a:lnTo>
                                <a:lnTo>
                                  <a:pt x="371678" y="169354"/>
                                </a:lnTo>
                                <a:lnTo>
                                  <a:pt x="372474" y="169351"/>
                                </a:lnTo>
                                <a:lnTo>
                                  <a:pt x="373329" y="168490"/>
                                </a:lnTo>
                                <a:lnTo>
                                  <a:pt x="372948" y="168859"/>
                                </a:lnTo>
                                <a:lnTo>
                                  <a:pt x="375234" y="166370"/>
                                </a:lnTo>
                                <a:lnTo>
                                  <a:pt x="374853" y="166738"/>
                                </a:lnTo>
                                <a:lnTo>
                                  <a:pt x="376491" y="164773"/>
                                </a:lnTo>
                                <a:lnTo>
                                  <a:pt x="377393" y="162001"/>
                                </a:lnTo>
                                <a:lnTo>
                                  <a:pt x="378917" y="157696"/>
                                </a:lnTo>
                                <a:lnTo>
                                  <a:pt x="378790" y="158191"/>
                                </a:lnTo>
                                <a:lnTo>
                                  <a:pt x="379933" y="154254"/>
                                </a:lnTo>
                                <a:lnTo>
                                  <a:pt x="380060" y="153746"/>
                                </a:lnTo>
                                <a:lnTo>
                                  <a:pt x="381203" y="150520"/>
                                </a:lnTo>
                                <a:lnTo>
                                  <a:pt x="381457" y="149720"/>
                                </a:lnTo>
                                <a:lnTo>
                                  <a:pt x="382742" y="147001"/>
                                </a:lnTo>
                                <a:lnTo>
                                  <a:pt x="383362" y="144767"/>
                                </a:lnTo>
                                <a:lnTo>
                                  <a:pt x="383616" y="143904"/>
                                </a:lnTo>
                                <a:lnTo>
                                  <a:pt x="384759" y="140703"/>
                                </a:lnTo>
                                <a:lnTo>
                                  <a:pt x="384759" y="140677"/>
                                </a:lnTo>
                                <a:lnTo>
                                  <a:pt x="385589" y="138595"/>
                                </a:lnTo>
                                <a:lnTo>
                                  <a:pt x="385648" y="137261"/>
                                </a:lnTo>
                                <a:lnTo>
                                  <a:pt x="385648" y="136474"/>
                                </a:lnTo>
                                <a:lnTo>
                                  <a:pt x="385902" y="134658"/>
                                </a:lnTo>
                                <a:lnTo>
                                  <a:pt x="387934" y="130225"/>
                                </a:lnTo>
                                <a:lnTo>
                                  <a:pt x="388950" y="129070"/>
                                </a:lnTo>
                                <a:lnTo>
                                  <a:pt x="388242" y="130140"/>
                                </a:lnTo>
                                <a:lnTo>
                                  <a:pt x="395300" y="125628"/>
                                </a:lnTo>
                                <a:lnTo>
                                  <a:pt x="397459" y="125488"/>
                                </a:lnTo>
                                <a:cubicBezTo>
                                  <a:pt x="400507" y="125285"/>
                                  <a:pt x="403555" y="126720"/>
                                  <a:pt x="405333" y="129274"/>
                                </a:cubicBezTo>
                                <a:lnTo>
                                  <a:pt x="405974" y="130203"/>
                                </a:lnTo>
                                <a:lnTo>
                                  <a:pt x="407619" y="131876"/>
                                </a:lnTo>
                                <a:lnTo>
                                  <a:pt x="408127" y="132423"/>
                                </a:lnTo>
                                <a:lnTo>
                                  <a:pt x="410159" y="134988"/>
                                </a:lnTo>
                                <a:lnTo>
                                  <a:pt x="409778" y="134442"/>
                                </a:lnTo>
                                <a:lnTo>
                                  <a:pt x="412953" y="137744"/>
                                </a:lnTo>
                                <a:lnTo>
                                  <a:pt x="413715" y="138722"/>
                                </a:lnTo>
                                <a:lnTo>
                                  <a:pt x="415874" y="141643"/>
                                </a:lnTo>
                                <a:lnTo>
                                  <a:pt x="416001" y="141833"/>
                                </a:lnTo>
                                <a:lnTo>
                                  <a:pt x="417255" y="143781"/>
                                </a:lnTo>
                                <a:lnTo>
                                  <a:pt x="417900" y="144463"/>
                                </a:lnTo>
                                <a:lnTo>
                                  <a:pt x="417525" y="141643"/>
                                </a:lnTo>
                                <a:lnTo>
                                  <a:pt x="417398" y="140462"/>
                                </a:lnTo>
                                <a:lnTo>
                                  <a:pt x="417398" y="137592"/>
                                </a:lnTo>
                                <a:lnTo>
                                  <a:pt x="417398" y="137579"/>
                                </a:lnTo>
                                <a:lnTo>
                                  <a:pt x="417398" y="134353"/>
                                </a:lnTo>
                                <a:lnTo>
                                  <a:pt x="417525" y="131102"/>
                                </a:lnTo>
                                <a:lnTo>
                                  <a:pt x="417525" y="127915"/>
                                </a:lnTo>
                                <a:lnTo>
                                  <a:pt x="417525" y="124676"/>
                                </a:lnTo>
                                <a:lnTo>
                                  <a:pt x="417525" y="120485"/>
                                </a:lnTo>
                                <a:lnTo>
                                  <a:pt x="417906" y="117602"/>
                                </a:lnTo>
                                <a:lnTo>
                                  <a:pt x="418033" y="116840"/>
                                </a:lnTo>
                                <a:lnTo>
                                  <a:pt x="418795" y="113588"/>
                                </a:lnTo>
                                <a:lnTo>
                                  <a:pt x="419303" y="112026"/>
                                </a:lnTo>
                                <a:lnTo>
                                  <a:pt x="420700" y="108788"/>
                                </a:lnTo>
                                <a:lnTo>
                                  <a:pt x="421081" y="108064"/>
                                </a:lnTo>
                                <a:lnTo>
                                  <a:pt x="422037" y="106330"/>
                                </a:lnTo>
                                <a:lnTo>
                                  <a:pt x="422224" y="104915"/>
                                </a:lnTo>
                                <a:lnTo>
                                  <a:pt x="423367" y="101867"/>
                                </a:lnTo>
                                <a:lnTo>
                                  <a:pt x="424764" y="99352"/>
                                </a:lnTo>
                                <a:lnTo>
                                  <a:pt x="425526" y="98298"/>
                                </a:lnTo>
                                <a:lnTo>
                                  <a:pt x="426923" y="96507"/>
                                </a:lnTo>
                                <a:lnTo>
                                  <a:pt x="429971" y="94208"/>
                                </a:lnTo>
                                <a:lnTo>
                                  <a:pt x="431368" y="93548"/>
                                </a:lnTo>
                                <a:lnTo>
                                  <a:pt x="432638" y="93091"/>
                                </a:lnTo>
                                <a:lnTo>
                                  <a:pt x="435178" y="92418"/>
                                </a:lnTo>
                                <a:lnTo>
                                  <a:pt x="440004" y="92646"/>
                                </a:lnTo>
                                <a:lnTo>
                                  <a:pt x="442163" y="93421"/>
                                </a:lnTo>
                                <a:lnTo>
                                  <a:pt x="445084" y="95250"/>
                                </a:lnTo>
                                <a:lnTo>
                                  <a:pt x="445719" y="95961"/>
                                </a:lnTo>
                                <a:lnTo>
                                  <a:pt x="446989" y="97524"/>
                                </a:lnTo>
                                <a:lnTo>
                                  <a:pt x="448132" y="99326"/>
                                </a:lnTo>
                                <a:lnTo>
                                  <a:pt x="449148" y="102133"/>
                                </a:lnTo>
                                <a:lnTo>
                                  <a:pt x="449529" y="104292"/>
                                </a:lnTo>
                                <a:lnTo>
                                  <a:pt x="449656" y="105867"/>
                                </a:lnTo>
                                <a:lnTo>
                                  <a:pt x="449529" y="109106"/>
                                </a:lnTo>
                                <a:lnTo>
                                  <a:pt x="449402" y="112344"/>
                                </a:lnTo>
                                <a:lnTo>
                                  <a:pt x="449402" y="115291"/>
                                </a:lnTo>
                                <a:lnTo>
                                  <a:pt x="449529" y="118884"/>
                                </a:lnTo>
                                <a:lnTo>
                                  <a:pt x="449402" y="119672"/>
                                </a:lnTo>
                                <a:lnTo>
                                  <a:pt x="449148" y="123279"/>
                                </a:lnTo>
                                <a:lnTo>
                                  <a:pt x="448894" y="124396"/>
                                </a:lnTo>
                                <a:lnTo>
                                  <a:pt x="448104" y="127764"/>
                                </a:lnTo>
                                <a:lnTo>
                                  <a:pt x="447751" y="132093"/>
                                </a:lnTo>
                                <a:lnTo>
                                  <a:pt x="447370" y="134214"/>
                                </a:lnTo>
                                <a:lnTo>
                                  <a:pt x="446657" y="136242"/>
                                </a:lnTo>
                                <a:lnTo>
                                  <a:pt x="448213" y="135079"/>
                                </a:lnTo>
                                <a:lnTo>
                                  <a:pt x="449783" y="133400"/>
                                </a:lnTo>
                                <a:lnTo>
                                  <a:pt x="451307" y="132169"/>
                                </a:lnTo>
                                <a:lnTo>
                                  <a:pt x="452419" y="131477"/>
                                </a:lnTo>
                                <a:lnTo>
                                  <a:pt x="453085" y="130264"/>
                                </a:lnTo>
                                <a:lnTo>
                                  <a:pt x="453466" y="129604"/>
                                </a:lnTo>
                                <a:lnTo>
                                  <a:pt x="455625" y="126365"/>
                                </a:lnTo>
                                <a:lnTo>
                                  <a:pt x="455625" y="126378"/>
                                </a:lnTo>
                                <a:lnTo>
                                  <a:pt x="457159" y="124077"/>
                                </a:lnTo>
                                <a:lnTo>
                                  <a:pt x="457530" y="123025"/>
                                </a:lnTo>
                                <a:lnTo>
                                  <a:pt x="459054" y="120231"/>
                                </a:lnTo>
                                <a:lnTo>
                                  <a:pt x="460832" y="118084"/>
                                </a:lnTo>
                                <a:lnTo>
                                  <a:pt x="460451" y="118631"/>
                                </a:lnTo>
                                <a:lnTo>
                                  <a:pt x="462229" y="116103"/>
                                </a:lnTo>
                                <a:lnTo>
                                  <a:pt x="463342" y="114522"/>
                                </a:lnTo>
                                <a:lnTo>
                                  <a:pt x="464007" y="112637"/>
                                </a:lnTo>
                                <a:lnTo>
                                  <a:pt x="464642" y="111163"/>
                                </a:lnTo>
                                <a:lnTo>
                                  <a:pt x="466043" y="108602"/>
                                </a:lnTo>
                                <a:lnTo>
                                  <a:pt x="467098" y="106155"/>
                                </a:lnTo>
                                <a:lnTo>
                                  <a:pt x="467563" y="103784"/>
                                </a:lnTo>
                                <a:lnTo>
                                  <a:pt x="468325" y="101765"/>
                                </a:lnTo>
                                <a:lnTo>
                                  <a:pt x="469722" y="98882"/>
                                </a:lnTo>
                                <a:lnTo>
                                  <a:pt x="471119" y="95999"/>
                                </a:lnTo>
                                <a:lnTo>
                                  <a:pt x="471373" y="95644"/>
                                </a:lnTo>
                                <a:lnTo>
                                  <a:pt x="472770" y="93104"/>
                                </a:lnTo>
                                <a:lnTo>
                                  <a:pt x="473024" y="92608"/>
                                </a:lnTo>
                                <a:lnTo>
                                  <a:pt x="474421" y="90424"/>
                                </a:lnTo>
                                <a:lnTo>
                                  <a:pt x="477215" y="87706"/>
                                </a:lnTo>
                                <a:lnTo>
                                  <a:pt x="477503" y="87525"/>
                                </a:lnTo>
                                <a:lnTo>
                                  <a:pt x="477850" y="87058"/>
                                </a:lnTo>
                                <a:lnTo>
                                  <a:pt x="479120" y="85585"/>
                                </a:lnTo>
                                <a:lnTo>
                                  <a:pt x="480297" y="84568"/>
                                </a:lnTo>
                                <a:lnTo>
                                  <a:pt x="480297" y="118601"/>
                                </a:lnTo>
                                <a:lnTo>
                                  <a:pt x="480165" y="118839"/>
                                </a:lnTo>
                                <a:lnTo>
                                  <a:pt x="479374" y="121361"/>
                                </a:lnTo>
                                <a:lnTo>
                                  <a:pt x="478104" y="123647"/>
                                </a:lnTo>
                                <a:lnTo>
                                  <a:pt x="477843" y="124016"/>
                                </a:lnTo>
                                <a:lnTo>
                                  <a:pt x="478739" y="123444"/>
                                </a:lnTo>
                                <a:lnTo>
                                  <a:pt x="480297" y="122677"/>
                                </a:lnTo>
                                <a:lnTo>
                                  <a:pt x="480297" y="140812"/>
                                </a:lnTo>
                                <a:lnTo>
                                  <a:pt x="480147" y="140883"/>
                                </a:lnTo>
                                <a:lnTo>
                                  <a:pt x="477904" y="142202"/>
                                </a:lnTo>
                                <a:lnTo>
                                  <a:pt x="475183" y="144411"/>
                                </a:lnTo>
                                <a:lnTo>
                                  <a:pt x="472785" y="146350"/>
                                </a:lnTo>
                                <a:lnTo>
                                  <a:pt x="470992" y="148793"/>
                                </a:lnTo>
                                <a:lnTo>
                                  <a:pt x="470992" y="148768"/>
                                </a:lnTo>
                                <a:lnTo>
                                  <a:pt x="468787" y="151624"/>
                                </a:lnTo>
                                <a:lnTo>
                                  <a:pt x="466801" y="154839"/>
                                </a:lnTo>
                                <a:lnTo>
                                  <a:pt x="466293" y="155511"/>
                                </a:lnTo>
                                <a:lnTo>
                                  <a:pt x="464515" y="157734"/>
                                </a:lnTo>
                                <a:lnTo>
                                  <a:pt x="464007" y="158331"/>
                                </a:lnTo>
                                <a:lnTo>
                                  <a:pt x="462646" y="159820"/>
                                </a:lnTo>
                                <a:lnTo>
                                  <a:pt x="462338" y="160381"/>
                                </a:lnTo>
                                <a:lnTo>
                                  <a:pt x="461359" y="163168"/>
                                </a:lnTo>
                                <a:lnTo>
                                  <a:pt x="461213" y="164617"/>
                                </a:lnTo>
                                <a:lnTo>
                                  <a:pt x="460832" y="166294"/>
                                </a:lnTo>
                                <a:lnTo>
                                  <a:pt x="460078" y="168707"/>
                                </a:lnTo>
                                <a:lnTo>
                                  <a:pt x="460055" y="168883"/>
                                </a:lnTo>
                                <a:lnTo>
                                  <a:pt x="460197" y="168935"/>
                                </a:lnTo>
                                <a:lnTo>
                                  <a:pt x="462472" y="169700"/>
                                </a:lnTo>
                                <a:lnTo>
                                  <a:pt x="462755" y="169729"/>
                                </a:lnTo>
                                <a:lnTo>
                                  <a:pt x="463626" y="169393"/>
                                </a:lnTo>
                                <a:lnTo>
                                  <a:pt x="463118" y="169583"/>
                                </a:lnTo>
                                <a:lnTo>
                                  <a:pt x="465955" y="168339"/>
                                </a:lnTo>
                                <a:lnTo>
                                  <a:pt x="468541" y="166908"/>
                                </a:lnTo>
                                <a:lnTo>
                                  <a:pt x="471394" y="164944"/>
                                </a:lnTo>
                                <a:lnTo>
                                  <a:pt x="474182" y="162811"/>
                                </a:lnTo>
                                <a:lnTo>
                                  <a:pt x="476429" y="160768"/>
                                </a:lnTo>
                                <a:lnTo>
                                  <a:pt x="478485" y="158712"/>
                                </a:lnTo>
                                <a:lnTo>
                                  <a:pt x="478104" y="159220"/>
                                </a:lnTo>
                                <a:lnTo>
                                  <a:pt x="480263" y="156705"/>
                                </a:lnTo>
                                <a:lnTo>
                                  <a:pt x="480297" y="156671"/>
                                </a:lnTo>
                                <a:lnTo>
                                  <a:pt x="480297" y="180359"/>
                                </a:lnTo>
                                <a:lnTo>
                                  <a:pt x="478104" y="181775"/>
                                </a:lnTo>
                                <a:lnTo>
                                  <a:pt x="477469" y="182143"/>
                                </a:lnTo>
                                <a:lnTo>
                                  <a:pt x="474294" y="183934"/>
                                </a:lnTo>
                                <a:lnTo>
                                  <a:pt x="473532" y="184264"/>
                                </a:lnTo>
                                <a:lnTo>
                                  <a:pt x="470357" y="185700"/>
                                </a:lnTo>
                                <a:lnTo>
                                  <a:pt x="469849" y="185903"/>
                                </a:lnTo>
                                <a:lnTo>
                                  <a:pt x="466928" y="186969"/>
                                </a:lnTo>
                                <a:lnTo>
                                  <a:pt x="462864" y="187452"/>
                                </a:lnTo>
                                <a:lnTo>
                                  <a:pt x="459689" y="187084"/>
                                </a:lnTo>
                                <a:lnTo>
                                  <a:pt x="457911" y="186677"/>
                                </a:lnTo>
                                <a:lnTo>
                                  <a:pt x="455007" y="185728"/>
                                </a:lnTo>
                                <a:lnTo>
                                  <a:pt x="452577" y="185179"/>
                                </a:lnTo>
                                <a:lnTo>
                                  <a:pt x="448386" y="182943"/>
                                </a:lnTo>
                                <a:lnTo>
                                  <a:pt x="446227" y="180835"/>
                                </a:lnTo>
                                <a:lnTo>
                                  <a:pt x="444576" y="178600"/>
                                </a:lnTo>
                                <a:lnTo>
                                  <a:pt x="443433" y="176479"/>
                                </a:lnTo>
                                <a:lnTo>
                                  <a:pt x="442417" y="173355"/>
                                </a:lnTo>
                                <a:lnTo>
                                  <a:pt x="442036" y="170828"/>
                                </a:lnTo>
                                <a:lnTo>
                                  <a:pt x="442036" y="168478"/>
                                </a:lnTo>
                                <a:lnTo>
                                  <a:pt x="442544" y="165595"/>
                                </a:lnTo>
                                <a:lnTo>
                                  <a:pt x="442925" y="163919"/>
                                </a:lnTo>
                                <a:lnTo>
                                  <a:pt x="443779" y="161510"/>
                                </a:lnTo>
                                <a:lnTo>
                                  <a:pt x="444068" y="159601"/>
                                </a:lnTo>
                                <a:lnTo>
                                  <a:pt x="444576" y="157937"/>
                                </a:lnTo>
                                <a:lnTo>
                                  <a:pt x="444693" y="157609"/>
                                </a:lnTo>
                                <a:lnTo>
                                  <a:pt x="443306" y="157962"/>
                                </a:lnTo>
                                <a:lnTo>
                                  <a:pt x="442290" y="158166"/>
                                </a:lnTo>
                                <a:lnTo>
                                  <a:pt x="439369" y="158509"/>
                                </a:lnTo>
                                <a:lnTo>
                                  <a:pt x="437464" y="158521"/>
                                </a:lnTo>
                                <a:lnTo>
                                  <a:pt x="436892" y="158458"/>
                                </a:lnTo>
                                <a:lnTo>
                                  <a:pt x="436575" y="158852"/>
                                </a:lnTo>
                                <a:lnTo>
                                  <a:pt x="434416" y="161024"/>
                                </a:lnTo>
                                <a:lnTo>
                                  <a:pt x="431876" y="162763"/>
                                </a:lnTo>
                                <a:lnTo>
                                  <a:pt x="429336" y="163855"/>
                                </a:lnTo>
                                <a:lnTo>
                                  <a:pt x="425018" y="164452"/>
                                </a:lnTo>
                                <a:lnTo>
                                  <a:pt x="422478" y="164109"/>
                                </a:lnTo>
                                <a:lnTo>
                                  <a:pt x="421081" y="163779"/>
                                </a:lnTo>
                                <a:lnTo>
                                  <a:pt x="419392" y="163233"/>
                                </a:lnTo>
                                <a:lnTo>
                                  <a:pt x="418160" y="163004"/>
                                </a:lnTo>
                                <a:lnTo>
                                  <a:pt x="416509" y="162509"/>
                                </a:lnTo>
                                <a:lnTo>
                                  <a:pt x="414901" y="161834"/>
                                </a:lnTo>
                                <a:lnTo>
                                  <a:pt x="413715" y="161645"/>
                                </a:lnTo>
                                <a:lnTo>
                                  <a:pt x="409524" y="159715"/>
                                </a:lnTo>
                                <a:lnTo>
                                  <a:pt x="408381" y="158724"/>
                                </a:lnTo>
                                <a:lnTo>
                                  <a:pt x="408254" y="158623"/>
                                </a:lnTo>
                                <a:lnTo>
                                  <a:pt x="406730" y="157264"/>
                                </a:lnTo>
                                <a:lnTo>
                                  <a:pt x="406730" y="157200"/>
                                </a:lnTo>
                                <a:lnTo>
                                  <a:pt x="404825" y="155486"/>
                                </a:lnTo>
                                <a:lnTo>
                                  <a:pt x="403809" y="154330"/>
                                </a:lnTo>
                                <a:lnTo>
                                  <a:pt x="401904" y="151854"/>
                                </a:lnTo>
                                <a:lnTo>
                                  <a:pt x="402031" y="151994"/>
                                </a:lnTo>
                                <a:lnTo>
                                  <a:pt x="400395" y="149847"/>
                                </a:lnTo>
                                <a:lnTo>
                                  <a:pt x="399999" y="151879"/>
                                </a:lnTo>
                                <a:lnTo>
                                  <a:pt x="399491" y="153822"/>
                                </a:lnTo>
                                <a:lnTo>
                                  <a:pt x="398094" y="157087"/>
                                </a:lnTo>
                                <a:lnTo>
                                  <a:pt x="398348" y="156261"/>
                                </a:lnTo>
                                <a:lnTo>
                                  <a:pt x="397370" y="159391"/>
                                </a:lnTo>
                                <a:lnTo>
                                  <a:pt x="396443" y="163017"/>
                                </a:lnTo>
                                <a:lnTo>
                                  <a:pt x="396316" y="163487"/>
                                </a:lnTo>
                                <a:lnTo>
                                  <a:pt x="394919" y="167830"/>
                                </a:lnTo>
                                <a:lnTo>
                                  <a:pt x="393522" y="172161"/>
                                </a:lnTo>
                                <a:lnTo>
                                  <a:pt x="392125" y="174942"/>
                                </a:lnTo>
                                <a:lnTo>
                                  <a:pt x="389712" y="178219"/>
                                </a:lnTo>
                                <a:lnTo>
                                  <a:pt x="389458" y="178536"/>
                                </a:lnTo>
                                <a:lnTo>
                                  <a:pt x="387299" y="181102"/>
                                </a:lnTo>
                                <a:lnTo>
                                  <a:pt x="386664" y="181801"/>
                                </a:lnTo>
                                <a:lnTo>
                                  <a:pt x="384505" y="183947"/>
                                </a:lnTo>
                                <a:lnTo>
                                  <a:pt x="381965" y="185700"/>
                                </a:lnTo>
                                <a:lnTo>
                                  <a:pt x="379171" y="187122"/>
                                </a:lnTo>
                                <a:lnTo>
                                  <a:pt x="374980" y="188087"/>
                                </a:lnTo>
                                <a:lnTo>
                                  <a:pt x="371678" y="188061"/>
                                </a:lnTo>
                                <a:lnTo>
                                  <a:pt x="368503" y="188049"/>
                                </a:lnTo>
                                <a:lnTo>
                                  <a:pt x="365709" y="187604"/>
                                </a:lnTo>
                                <a:lnTo>
                                  <a:pt x="362407" y="186563"/>
                                </a:lnTo>
                                <a:lnTo>
                                  <a:pt x="361518" y="186245"/>
                                </a:lnTo>
                                <a:lnTo>
                                  <a:pt x="358343" y="184848"/>
                                </a:lnTo>
                                <a:lnTo>
                                  <a:pt x="357073" y="184252"/>
                                </a:lnTo>
                                <a:lnTo>
                                  <a:pt x="354279" y="182487"/>
                                </a:lnTo>
                                <a:lnTo>
                                  <a:pt x="353009" y="181610"/>
                                </a:lnTo>
                                <a:lnTo>
                                  <a:pt x="350850" y="179781"/>
                                </a:lnTo>
                                <a:lnTo>
                                  <a:pt x="349072" y="177774"/>
                                </a:lnTo>
                                <a:lnTo>
                                  <a:pt x="346913" y="174523"/>
                                </a:lnTo>
                                <a:lnTo>
                                  <a:pt x="345858" y="172829"/>
                                </a:lnTo>
                                <a:lnTo>
                                  <a:pt x="345770" y="173189"/>
                                </a:lnTo>
                                <a:lnTo>
                                  <a:pt x="344543" y="176671"/>
                                </a:lnTo>
                                <a:lnTo>
                                  <a:pt x="343484" y="180670"/>
                                </a:lnTo>
                                <a:lnTo>
                                  <a:pt x="343611" y="180391"/>
                                </a:lnTo>
                                <a:lnTo>
                                  <a:pt x="342595" y="185089"/>
                                </a:lnTo>
                                <a:lnTo>
                                  <a:pt x="341706" y="187439"/>
                                </a:lnTo>
                                <a:lnTo>
                                  <a:pt x="340046" y="190233"/>
                                </a:lnTo>
                                <a:lnTo>
                                  <a:pt x="338785" y="193510"/>
                                </a:lnTo>
                                <a:lnTo>
                                  <a:pt x="338531" y="194107"/>
                                </a:lnTo>
                                <a:lnTo>
                                  <a:pt x="337134" y="197015"/>
                                </a:lnTo>
                                <a:lnTo>
                                  <a:pt x="336626" y="198056"/>
                                </a:lnTo>
                                <a:lnTo>
                                  <a:pt x="335102" y="200228"/>
                                </a:lnTo>
                                <a:cubicBezTo>
                                  <a:pt x="334086" y="201879"/>
                                  <a:pt x="332435" y="203098"/>
                                  <a:pt x="330530" y="203644"/>
                                </a:cubicBezTo>
                                <a:lnTo>
                                  <a:pt x="328778" y="204153"/>
                                </a:lnTo>
                                <a:lnTo>
                                  <a:pt x="327990" y="204533"/>
                                </a:lnTo>
                                <a:cubicBezTo>
                                  <a:pt x="325958" y="205625"/>
                                  <a:pt x="323418" y="205753"/>
                                  <a:pt x="321132" y="204877"/>
                                </a:cubicBezTo>
                                <a:lnTo>
                                  <a:pt x="320490" y="204624"/>
                                </a:lnTo>
                                <a:lnTo>
                                  <a:pt x="318846" y="204495"/>
                                </a:lnTo>
                                <a:lnTo>
                                  <a:pt x="314655" y="202946"/>
                                </a:lnTo>
                                <a:lnTo>
                                  <a:pt x="312750" y="201613"/>
                                </a:lnTo>
                                <a:lnTo>
                                  <a:pt x="313258" y="201993"/>
                                </a:lnTo>
                                <a:lnTo>
                                  <a:pt x="311099" y="200660"/>
                                </a:lnTo>
                                <a:lnTo>
                                  <a:pt x="309702" y="199593"/>
                                </a:lnTo>
                                <a:lnTo>
                                  <a:pt x="307416" y="197536"/>
                                </a:lnTo>
                                <a:lnTo>
                                  <a:pt x="306400" y="196444"/>
                                </a:lnTo>
                                <a:lnTo>
                                  <a:pt x="304495" y="194005"/>
                                </a:lnTo>
                                <a:lnTo>
                                  <a:pt x="304241" y="193713"/>
                                </a:lnTo>
                                <a:lnTo>
                                  <a:pt x="301955" y="190550"/>
                                </a:lnTo>
                                <a:lnTo>
                                  <a:pt x="300812" y="188430"/>
                                </a:lnTo>
                                <a:lnTo>
                                  <a:pt x="300546" y="187686"/>
                                </a:lnTo>
                                <a:lnTo>
                                  <a:pt x="299415" y="190220"/>
                                </a:lnTo>
                                <a:lnTo>
                                  <a:pt x="299542" y="189840"/>
                                </a:lnTo>
                                <a:lnTo>
                                  <a:pt x="297764" y="194183"/>
                                </a:lnTo>
                                <a:lnTo>
                                  <a:pt x="297256" y="195263"/>
                                </a:lnTo>
                                <a:lnTo>
                                  <a:pt x="294462" y="200330"/>
                                </a:lnTo>
                                <a:lnTo>
                                  <a:pt x="294462" y="200292"/>
                                </a:lnTo>
                                <a:lnTo>
                                  <a:pt x="291287" y="206070"/>
                                </a:lnTo>
                                <a:lnTo>
                                  <a:pt x="290017" y="207887"/>
                                </a:lnTo>
                                <a:lnTo>
                                  <a:pt x="285699" y="212598"/>
                                </a:lnTo>
                                <a:lnTo>
                                  <a:pt x="285445" y="212877"/>
                                </a:lnTo>
                                <a:lnTo>
                                  <a:pt x="281127" y="217221"/>
                                </a:lnTo>
                                <a:lnTo>
                                  <a:pt x="281381" y="216916"/>
                                </a:lnTo>
                                <a:lnTo>
                                  <a:pt x="277444" y="221259"/>
                                </a:lnTo>
                                <a:lnTo>
                                  <a:pt x="276936" y="221869"/>
                                </a:lnTo>
                                <a:lnTo>
                                  <a:pt x="272644" y="225837"/>
                                </a:lnTo>
                                <a:lnTo>
                                  <a:pt x="269189" y="229565"/>
                                </a:lnTo>
                                <a:lnTo>
                                  <a:pt x="266649" y="231610"/>
                                </a:lnTo>
                                <a:lnTo>
                                  <a:pt x="261950" y="234150"/>
                                </a:lnTo>
                                <a:lnTo>
                                  <a:pt x="260680" y="234734"/>
                                </a:lnTo>
                                <a:lnTo>
                                  <a:pt x="256743" y="236195"/>
                                </a:lnTo>
                                <a:lnTo>
                                  <a:pt x="256362" y="236309"/>
                                </a:lnTo>
                                <a:lnTo>
                                  <a:pt x="252044" y="237731"/>
                                </a:lnTo>
                                <a:lnTo>
                                  <a:pt x="250901" y="238023"/>
                                </a:lnTo>
                                <a:lnTo>
                                  <a:pt x="245440" y="239078"/>
                                </a:lnTo>
                                <a:lnTo>
                                  <a:pt x="242773" y="239217"/>
                                </a:lnTo>
                                <a:lnTo>
                                  <a:pt x="238455" y="238836"/>
                                </a:lnTo>
                                <a:lnTo>
                                  <a:pt x="237312" y="238671"/>
                                </a:lnTo>
                                <a:lnTo>
                                  <a:pt x="233629" y="237922"/>
                                </a:lnTo>
                                <a:lnTo>
                                  <a:pt x="233248" y="237820"/>
                                </a:lnTo>
                                <a:lnTo>
                                  <a:pt x="229565" y="236893"/>
                                </a:lnTo>
                                <a:lnTo>
                                  <a:pt x="226898" y="235750"/>
                                </a:lnTo>
                                <a:lnTo>
                                  <a:pt x="223596" y="233718"/>
                                </a:lnTo>
                                <a:lnTo>
                                  <a:pt x="220294" y="231686"/>
                                </a:lnTo>
                                <a:lnTo>
                                  <a:pt x="218643" y="230467"/>
                                </a:lnTo>
                                <a:lnTo>
                                  <a:pt x="215722" y="227699"/>
                                </a:lnTo>
                                <a:lnTo>
                                  <a:pt x="214198" y="226085"/>
                                </a:lnTo>
                                <a:lnTo>
                                  <a:pt x="212039" y="222910"/>
                                </a:lnTo>
                                <a:lnTo>
                                  <a:pt x="210515" y="219659"/>
                                </a:lnTo>
                                <a:lnTo>
                                  <a:pt x="209245" y="215367"/>
                                </a:lnTo>
                                <a:lnTo>
                                  <a:pt x="208864" y="212814"/>
                                </a:lnTo>
                                <a:lnTo>
                                  <a:pt x="208737" y="208496"/>
                                </a:lnTo>
                                <a:lnTo>
                                  <a:pt x="208737" y="203644"/>
                                </a:lnTo>
                                <a:lnTo>
                                  <a:pt x="208610" y="198958"/>
                                </a:lnTo>
                                <a:lnTo>
                                  <a:pt x="208610" y="193548"/>
                                </a:lnTo>
                                <a:lnTo>
                                  <a:pt x="208864" y="190932"/>
                                </a:lnTo>
                                <a:lnTo>
                                  <a:pt x="210007" y="186601"/>
                                </a:lnTo>
                                <a:lnTo>
                                  <a:pt x="210388" y="185318"/>
                                </a:lnTo>
                                <a:lnTo>
                                  <a:pt x="212166" y="180619"/>
                                </a:lnTo>
                                <a:lnTo>
                                  <a:pt x="212166" y="180594"/>
                                </a:lnTo>
                                <a:lnTo>
                                  <a:pt x="213944" y="175908"/>
                                </a:lnTo>
                                <a:lnTo>
                                  <a:pt x="214452" y="174663"/>
                                </a:lnTo>
                                <a:lnTo>
                                  <a:pt x="216739" y="170428"/>
                                </a:lnTo>
                                <a:lnTo>
                                  <a:pt x="213944" y="171653"/>
                                </a:lnTo>
                                <a:lnTo>
                                  <a:pt x="212547" y="172148"/>
                                </a:lnTo>
                                <a:lnTo>
                                  <a:pt x="204673" y="174231"/>
                                </a:lnTo>
                                <a:lnTo>
                                  <a:pt x="204800" y="174180"/>
                                </a:lnTo>
                                <a:lnTo>
                                  <a:pt x="197561" y="176276"/>
                                </a:lnTo>
                                <a:lnTo>
                                  <a:pt x="190398" y="178371"/>
                                </a:lnTo>
                                <a:lnTo>
                                  <a:pt x="190259" y="178409"/>
                                </a:lnTo>
                                <a:lnTo>
                                  <a:pt x="184283" y="180036"/>
                                </a:lnTo>
                                <a:lnTo>
                                  <a:pt x="179324" y="181991"/>
                                </a:lnTo>
                                <a:lnTo>
                                  <a:pt x="178422" y="182296"/>
                                </a:lnTo>
                                <a:lnTo>
                                  <a:pt x="173584" y="183645"/>
                                </a:lnTo>
                                <a:lnTo>
                                  <a:pt x="169418" y="185001"/>
                                </a:lnTo>
                                <a:lnTo>
                                  <a:pt x="169659" y="184924"/>
                                </a:lnTo>
                                <a:lnTo>
                                  <a:pt x="167741" y="185607"/>
                                </a:lnTo>
                                <a:lnTo>
                                  <a:pt x="170253" y="187302"/>
                                </a:lnTo>
                                <a:lnTo>
                                  <a:pt x="172669" y="188531"/>
                                </a:lnTo>
                                <a:lnTo>
                                  <a:pt x="173025" y="188722"/>
                                </a:lnTo>
                                <a:lnTo>
                                  <a:pt x="176263" y="190538"/>
                                </a:lnTo>
                                <a:lnTo>
                                  <a:pt x="176593" y="190729"/>
                                </a:lnTo>
                                <a:lnTo>
                                  <a:pt x="179908" y="192774"/>
                                </a:lnTo>
                                <a:lnTo>
                                  <a:pt x="181470" y="193967"/>
                                </a:lnTo>
                                <a:lnTo>
                                  <a:pt x="184810" y="197104"/>
                                </a:lnTo>
                                <a:lnTo>
                                  <a:pt x="188138" y="200240"/>
                                </a:lnTo>
                                <a:lnTo>
                                  <a:pt x="189522" y="201841"/>
                                </a:lnTo>
                                <a:lnTo>
                                  <a:pt x="191452" y="204635"/>
                                </a:lnTo>
                                <a:lnTo>
                                  <a:pt x="192570" y="206756"/>
                                </a:lnTo>
                                <a:lnTo>
                                  <a:pt x="193789" y="209944"/>
                                </a:lnTo>
                                <a:lnTo>
                                  <a:pt x="194348" y="212013"/>
                                </a:lnTo>
                                <a:lnTo>
                                  <a:pt x="194856" y="215227"/>
                                </a:lnTo>
                                <a:lnTo>
                                  <a:pt x="194983" y="216611"/>
                                </a:lnTo>
                                <a:lnTo>
                                  <a:pt x="195059" y="219849"/>
                                </a:lnTo>
                                <a:lnTo>
                                  <a:pt x="195034" y="221005"/>
                                </a:lnTo>
                                <a:lnTo>
                                  <a:pt x="194754" y="224256"/>
                                </a:lnTo>
                                <a:lnTo>
                                  <a:pt x="194539" y="225640"/>
                                </a:lnTo>
                                <a:lnTo>
                                  <a:pt x="193904" y="228536"/>
                                </a:lnTo>
                                <a:lnTo>
                                  <a:pt x="193637" y="229515"/>
                                </a:lnTo>
                                <a:lnTo>
                                  <a:pt x="192583" y="232766"/>
                                </a:lnTo>
                                <a:lnTo>
                                  <a:pt x="192227" y="233731"/>
                                </a:lnTo>
                                <a:lnTo>
                                  <a:pt x="191026" y="236477"/>
                                </a:lnTo>
                                <a:lnTo>
                                  <a:pt x="190132" y="239268"/>
                                </a:lnTo>
                                <a:lnTo>
                                  <a:pt x="188887" y="241859"/>
                                </a:lnTo>
                                <a:lnTo>
                                  <a:pt x="186754" y="245110"/>
                                </a:lnTo>
                                <a:lnTo>
                                  <a:pt x="185763" y="246405"/>
                                </a:lnTo>
                                <a:lnTo>
                                  <a:pt x="182867" y="249631"/>
                                </a:lnTo>
                                <a:lnTo>
                                  <a:pt x="181534" y="250889"/>
                                </a:lnTo>
                                <a:lnTo>
                                  <a:pt x="177927" y="253759"/>
                                </a:lnTo>
                                <a:lnTo>
                                  <a:pt x="178029" y="253682"/>
                                </a:lnTo>
                                <a:lnTo>
                                  <a:pt x="174054" y="256908"/>
                                </a:lnTo>
                                <a:lnTo>
                                  <a:pt x="173558" y="257277"/>
                                </a:lnTo>
                                <a:lnTo>
                                  <a:pt x="169596" y="260147"/>
                                </a:lnTo>
                                <a:lnTo>
                                  <a:pt x="168643" y="260756"/>
                                </a:lnTo>
                                <a:lnTo>
                                  <a:pt x="164732" y="262992"/>
                                </a:lnTo>
                                <a:lnTo>
                                  <a:pt x="162725" y="263881"/>
                                </a:lnTo>
                                <a:lnTo>
                                  <a:pt x="158077" y="265405"/>
                                </a:lnTo>
                                <a:lnTo>
                                  <a:pt x="154877" y="265950"/>
                                </a:lnTo>
                                <a:lnTo>
                                  <a:pt x="150203" y="266040"/>
                                </a:lnTo>
                                <a:lnTo>
                                  <a:pt x="149301" y="266027"/>
                                </a:lnTo>
                                <a:lnTo>
                                  <a:pt x="144983" y="265760"/>
                                </a:lnTo>
                                <a:lnTo>
                                  <a:pt x="143497" y="265570"/>
                                </a:lnTo>
                                <a:lnTo>
                                  <a:pt x="139071" y="264687"/>
                                </a:lnTo>
                                <a:lnTo>
                                  <a:pt x="135166" y="264172"/>
                                </a:lnTo>
                                <a:lnTo>
                                  <a:pt x="130442" y="262420"/>
                                </a:lnTo>
                                <a:lnTo>
                                  <a:pt x="126759" y="260020"/>
                                </a:lnTo>
                                <a:lnTo>
                                  <a:pt x="125603" y="259156"/>
                                </a:lnTo>
                                <a:lnTo>
                                  <a:pt x="121907" y="256032"/>
                                </a:lnTo>
                                <a:lnTo>
                                  <a:pt x="122034" y="256133"/>
                                </a:lnTo>
                                <a:lnTo>
                                  <a:pt x="117691" y="252552"/>
                                </a:lnTo>
                                <a:lnTo>
                                  <a:pt x="116243" y="251130"/>
                                </a:lnTo>
                                <a:lnTo>
                                  <a:pt x="112255" y="246469"/>
                                </a:lnTo>
                                <a:lnTo>
                                  <a:pt x="111074" y="244818"/>
                                </a:lnTo>
                                <a:lnTo>
                                  <a:pt x="108521" y="240512"/>
                                </a:lnTo>
                                <a:lnTo>
                                  <a:pt x="107442" y="238087"/>
                                </a:lnTo>
                                <a:lnTo>
                                  <a:pt x="105601" y="232334"/>
                                </a:lnTo>
                                <a:lnTo>
                                  <a:pt x="105359" y="231457"/>
                                </a:lnTo>
                                <a:lnTo>
                                  <a:pt x="103759" y="224650"/>
                                </a:lnTo>
                                <a:lnTo>
                                  <a:pt x="103619" y="223951"/>
                                </a:lnTo>
                                <a:lnTo>
                                  <a:pt x="102375" y="216789"/>
                                </a:lnTo>
                                <a:lnTo>
                                  <a:pt x="102197" y="214426"/>
                                </a:lnTo>
                                <a:lnTo>
                                  <a:pt x="102400" y="206146"/>
                                </a:lnTo>
                                <a:lnTo>
                                  <a:pt x="102413" y="205677"/>
                                </a:lnTo>
                                <a:lnTo>
                                  <a:pt x="102972" y="196659"/>
                                </a:lnTo>
                                <a:lnTo>
                                  <a:pt x="103010" y="196177"/>
                                </a:lnTo>
                                <a:lnTo>
                                  <a:pt x="103924" y="187160"/>
                                </a:lnTo>
                                <a:lnTo>
                                  <a:pt x="104127" y="185827"/>
                                </a:lnTo>
                                <a:lnTo>
                                  <a:pt x="106421" y="174906"/>
                                </a:lnTo>
                                <a:lnTo>
                                  <a:pt x="108382" y="163538"/>
                                </a:lnTo>
                                <a:lnTo>
                                  <a:pt x="108610" y="162509"/>
                                </a:lnTo>
                                <a:lnTo>
                                  <a:pt x="108960" y="161155"/>
                                </a:lnTo>
                                <a:lnTo>
                                  <a:pt x="106934" y="163030"/>
                                </a:lnTo>
                                <a:lnTo>
                                  <a:pt x="106820" y="163131"/>
                                </a:lnTo>
                                <a:lnTo>
                                  <a:pt x="96037" y="172885"/>
                                </a:lnTo>
                                <a:lnTo>
                                  <a:pt x="85343" y="182547"/>
                                </a:lnTo>
                                <a:lnTo>
                                  <a:pt x="75349" y="191859"/>
                                </a:lnTo>
                                <a:lnTo>
                                  <a:pt x="75336" y="191871"/>
                                </a:lnTo>
                                <a:lnTo>
                                  <a:pt x="65646" y="200901"/>
                                </a:lnTo>
                                <a:lnTo>
                                  <a:pt x="65367" y="201143"/>
                                </a:lnTo>
                                <a:lnTo>
                                  <a:pt x="56461" y="208994"/>
                                </a:lnTo>
                                <a:lnTo>
                                  <a:pt x="49593" y="216815"/>
                                </a:lnTo>
                                <a:lnTo>
                                  <a:pt x="48768" y="217678"/>
                                </a:lnTo>
                                <a:lnTo>
                                  <a:pt x="41223" y="224816"/>
                                </a:lnTo>
                                <a:lnTo>
                                  <a:pt x="35128" y="231204"/>
                                </a:lnTo>
                                <a:lnTo>
                                  <a:pt x="34341" y="231966"/>
                                </a:lnTo>
                                <a:lnTo>
                                  <a:pt x="29068" y="236583"/>
                                </a:lnTo>
                                <a:lnTo>
                                  <a:pt x="24755" y="241222"/>
                                </a:lnTo>
                                <a:lnTo>
                                  <a:pt x="21880" y="244746"/>
                                </a:lnTo>
                                <a:lnTo>
                                  <a:pt x="20016" y="247424"/>
                                </a:lnTo>
                                <a:lnTo>
                                  <a:pt x="19701" y="248055"/>
                                </a:lnTo>
                                <a:lnTo>
                                  <a:pt x="20168" y="248221"/>
                                </a:lnTo>
                                <a:lnTo>
                                  <a:pt x="22758" y="249504"/>
                                </a:lnTo>
                                <a:lnTo>
                                  <a:pt x="22746" y="249504"/>
                                </a:lnTo>
                                <a:lnTo>
                                  <a:pt x="24625" y="250431"/>
                                </a:lnTo>
                                <a:cubicBezTo>
                                  <a:pt x="29591" y="252895"/>
                                  <a:pt x="32220" y="258445"/>
                                  <a:pt x="30963" y="263842"/>
                                </a:cubicBezTo>
                                <a:cubicBezTo>
                                  <a:pt x="29718" y="269253"/>
                                  <a:pt x="24917" y="273088"/>
                                  <a:pt x="19380" y="273114"/>
                                </a:cubicBezTo>
                                <a:cubicBezTo>
                                  <a:pt x="13830" y="273152"/>
                                  <a:pt x="8992" y="269367"/>
                                  <a:pt x="7684" y="263982"/>
                                </a:cubicBezTo>
                                <a:lnTo>
                                  <a:pt x="7628" y="263755"/>
                                </a:lnTo>
                                <a:lnTo>
                                  <a:pt x="5436" y="261620"/>
                                </a:lnTo>
                                <a:lnTo>
                                  <a:pt x="3696" y="259169"/>
                                </a:lnTo>
                                <a:lnTo>
                                  <a:pt x="3810" y="259334"/>
                                </a:lnTo>
                                <a:lnTo>
                                  <a:pt x="2781" y="257949"/>
                                </a:lnTo>
                                <a:lnTo>
                                  <a:pt x="1308" y="254774"/>
                                </a:lnTo>
                                <a:lnTo>
                                  <a:pt x="838" y="252730"/>
                                </a:lnTo>
                                <a:lnTo>
                                  <a:pt x="775" y="252438"/>
                                </a:lnTo>
                                <a:lnTo>
                                  <a:pt x="292" y="250012"/>
                                </a:lnTo>
                                <a:lnTo>
                                  <a:pt x="127" y="248603"/>
                                </a:lnTo>
                                <a:lnTo>
                                  <a:pt x="0" y="245745"/>
                                </a:lnTo>
                                <a:lnTo>
                                  <a:pt x="152" y="243535"/>
                                </a:lnTo>
                                <a:lnTo>
                                  <a:pt x="762" y="240208"/>
                                </a:lnTo>
                                <a:lnTo>
                                  <a:pt x="1372" y="238113"/>
                                </a:lnTo>
                                <a:lnTo>
                                  <a:pt x="3073" y="233959"/>
                                </a:lnTo>
                                <a:lnTo>
                                  <a:pt x="3556" y="232943"/>
                                </a:lnTo>
                                <a:lnTo>
                                  <a:pt x="5994" y="228384"/>
                                </a:lnTo>
                                <a:lnTo>
                                  <a:pt x="6744" y="227190"/>
                                </a:lnTo>
                                <a:lnTo>
                                  <a:pt x="11011" y="221145"/>
                                </a:lnTo>
                                <a:lnTo>
                                  <a:pt x="11786" y="220167"/>
                                </a:lnTo>
                                <a:lnTo>
                                  <a:pt x="16815" y="214440"/>
                                </a:lnTo>
                                <a:lnTo>
                                  <a:pt x="16637" y="214655"/>
                                </a:lnTo>
                                <a:lnTo>
                                  <a:pt x="22530" y="207620"/>
                                </a:lnTo>
                                <a:lnTo>
                                  <a:pt x="23038" y="207048"/>
                                </a:lnTo>
                                <a:lnTo>
                                  <a:pt x="29973" y="199730"/>
                                </a:lnTo>
                                <a:lnTo>
                                  <a:pt x="36601" y="191351"/>
                                </a:lnTo>
                                <a:lnTo>
                                  <a:pt x="37782" y="190030"/>
                                </a:lnTo>
                                <a:lnTo>
                                  <a:pt x="46939" y="181178"/>
                                </a:lnTo>
                                <a:lnTo>
                                  <a:pt x="47180" y="180963"/>
                                </a:lnTo>
                                <a:lnTo>
                                  <a:pt x="56921" y="171983"/>
                                </a:lnTo>
                                <a:lnTo>
                                  <a:pt x="56909" y="171996"/>
                                </a:lnTo>
                                <a:lnTo>
                                  <a:pt x="67005" y="162661"/>
                                </a:lnTo>
                                <a:lnTo>
                                  <a:pt x="67158" y="162522"/>
                                </a:lnTo>
                                <a:lnTo>
                                  <a:pt x="77978" y="152819"/>
                                </a:lnTo>
                                <a:lnTo>
                                  <a:pt x="88798" y="143129"/>
                                </a:lnTo>
                                <a:lnTo>
                                  <a:pt x="88824" y="143104"/>
                                </a:lnTo>
                                <a:lnTo>
                                  <a:pt x="100800" y="132410"/>
                                </a:lnTo>
                                <a:lnTo>
                                  <a:pt x="100902" y="132321"/>
                                </a:lnTo>
                                <a:lnTo>
                                  <a:pt x="113722" y="121122"/>
                                </a:lnTo>
                                <a:lnTo>
                                  <a:pt x="125171" y="110236"/>
                                </a:lnTo>
                                <a:lnTo>
                                  <a:pt x="125438" y="109982"/>
                                </a:lnTo>
                                <a:lnTo>
                                  <a:pt x="129064" y="106726"/>
                                </a:lnTo>
                                <a:lnTo>
                                  <a:pt x="131229" y="102527"/>
                                </a:lnTo>
                                <a:lnTo>
                                  <a:pt x="131242" y="102527"/>
                                </a:lnTo>
                                <a:lnTo>
                                  <a:pt x="136855" y="91656"/>
                                </a:lnTo>
                                <a:lnTo>
                                  <a:pt x="137820" y="90068"/>
                                </a:lnTo>
                                <a:lnTo>
                                  <a:pt x="144170" y="80975"/>
                                </a:lnTo>
                                <a:lnTo>
                                  <a:pt x="144031" y="81191"/>
                                </a:lnTo>
                                <a:lnTo>
                                  <a:pt x="150381" y="71742"/>
                                </a:lnTo>
                                <a:lnTo>
                                  <a:pt x="150533" y="71526"/>
                                </a:lnTo>
                                <a:lnTo>
                                  <a:pt x="156883" y="62446"/>
                                </a:lnTo>
                                <a:lnTo>
                                  <a:pt x="158128" y="60896"/>
                                </a:lnTo>
                                <a:lnTo>
                                  <a:pt x="165261" y="53215"/>
                                </a:lnTo>
                                <a:lnTo>
                                  <a:pt x="171615" y="45288"/>
                                </a:lnTo>
                                <a:lnTo>
                                  <a:pt x="172796" y="43980"/>
                                </a:lnTo>
                                <a:lnTo>
                                  <a:pt x="179568" y="37343"/>
                                </a:lnTo>
                                <a:lnTo>
                                  <a:pt x="186080" y="30276"/>
                                </a:lnTo>
                                <a:lnTo>
                                  <a:pt x="186296" y="30035"/>
                                </a:lnTo>
                                <a:lnTo>
                                  <a:pt x="192303" y="23800"/>
                                </a:lnTo>
                                <a:lnTo>
                                  <a:pt x="192938" y="23178"/>
                                </a:lnTo>
                                <a:lnTo>
                                  <a:pt x="199339" y="17284"/>
                                </a:lnTo>
                                <a:lnTo>
                                  <a:pt x="200609" y="16218"/>
                                </a:lnTo>
                                <a:lnTo>
                                  <a:pt x="206578" y="11773"/>
                                </a:lnTo>
                                <a:lnTo>
                                  <a:pt x="206451" y="11861"/>
                                </a:lnTo>
                                <a:lnTo>
                                  <a:pt x="211404" y="8128"/>
                                </a:lnTo>
                                <a:lnTo>
                                  <a:pt x="212420" y="7417"/>
                                </a:lnTo>
                                <a:lnTo>
                                  <a:pt x="216611" y="4737"/>
                                </a:lnTo>
                                <a:lnTo>
                                  <a:pt x="218516" y="3696"/>
                                </a:lnTo>
                                <a:lnTo>
                                  <a:pt x="222072" y="2070"/>
                                </a:lnTo>
                                <a:cubicBezTo>
                                  <a:pt x="223850" y="1257"/>
                                  <a:pt x="225755" y="774"/>
                                  <a:pt x="227660" y="635"/>
                                </a:cubicBezTo>
                                <a:lnTo>
                                  <a:pt x="230581" y="432"/>
                                </a:lnTo>
                                <a:lnTo>
                                  <a:pt x="230454" y="444"/>
                                </a:lnTo>
                                <a:lnTo>
                                  <a:pt x="232354" y="302"/>
                                </a:lnTo>
                                <a:lnTo>
                                  <a:pt x="233883" y="64"/>
                                </a:lnTo>
                                <a:lnTo>
                                  <a:pt x="2383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1043064" y="231025"/>
                            <a:ext cx="0" cy="51"/>
                          </a:xfrm>
                          <a:custGeom>
                            <a:avLst/>
                            <a:gdLst/>
                            <a:ahLst/>
                            <a:cxnLst/>
                            <a:rect l="0" t="0" r="0" b="0"/>
                            <a:pathLst>
                              <a:path h="51">
                                <a:moveTo>
                                  <a:pt x="0" y="5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1020364" y="179071"/>
                            <a:ext cx="191690" cy="125341"/>
                          </a:xfrm>
                          <a:custGeom>
                            <a:avLst/>
                            <a:gdLst/>
                            <a:ahLst/>
                            <a:cxnLst/>
                            <a:rect l="0" t="0" r="0" b="0"/>
                            <a:pathLst>
                              <a:path w="191690" h="125341">
                                <a:moveTo>
                                  <a:pt x="191690" y="0"/>
                                </a:moveTo>
                                <a:lnTo>
                                  <a:pt x="191690" y="22676"/>
                                </a:lnTo>
                                <a:lnTo>
                                  <a:pt x="191178" y="23366"/>
                                </a:lnTo>
                                <a:lnTo>
                                  <a:pt x="189951" y="25855"/>
                                </a:lnTo>
                                <a:lnTo>
                                  <a:pt x="188816" y="29374"/>
                                </a:lnTo>
                                <a:lnTo>
                                  <a:pt x="188561" y="30085"/>
                                </a:lnTo>
                                <a:lnTo>
                                  <a:pt x="187505" y="32534"/>
                                </a:lnTo>
                                <a:lnTo>
                                  <a:pt x="187038" y="35724"/>
                                </a:lnTo>
                                <a:lnTo>
                                  <a:pt x="186911" y="35838"/>
                                </a:lnTo>
                                <a:lnTo>
                                  <a:pt x="186276" y="39445"/>
                                </a:lnTo>
                                <a:lnTo>
                                  <a:pt x="186276" y="39598"/>
                                </a:lnTo>
                                <a:lnTo>
                                  <a:pt x="185743" y="42322"/>
                                </a:lnTo>
                                <a:lnTo>
                                  <a:pt x="185672" y="43227"/>
                                </a:lnTo>
                                <a:lnTo>
                                  <a:pt x="186530" y="42214"/>
                                </a:lnTo>
                                <a:lnTo>
                                  <a:pt x="186657" y="42023"/>
                                </a:lnTo>
                                <a:lnTo>
                                  <a:pt x="188879" y="39481"/>
                                </a:lnTo>
                                <a:lnTo>
                                  <a:pt x="189197" y="38239"/>
                                </a:lnTo>
                                <a:lnTo>
                                  <a:pt x="189324" y="37806"/>
                                </a:lnTo>
                                <a:lnTo>
                                  <a:pt x="190721" y="33476"/>
                                </a:lnTo>
                                <a:lnTo>
                                  <a:pt x="190974" y="32651"/>
                                </a:lnTo>
                                <a:lnTo>
                                  <a:pt x="191690" y="31093"/>
                                </a:lnTo>
                                <a:lnTo>
                                  <a:pt x="191690" y="67501"/>
                                </a:lnTo>
                                <a:lnTo>
                                  <a:pt x="191355" y="68058"/>
                                </a:lnTo>
                                <a:lnTo>
                                  <a:pt x="189070" y="70890"/>
                                </a:lnTo>
                                <a:lnTo>
                                  <a:pt x="188689" y="71334"/>
                                </a:lnTo>
                                <a:lnTo>
                                  <a:pt x="186269" y="73975"/>
                                </a:lnTo>
                                <a:lnTo>
                                  <a:pt x="184879" y="76478"/>
                                </a:lnTo>
                                <a:lnTo>
                                  <a:pt x="182593" y="78828"/>
                                </a:lnTo>
                                <a:lnTo>
                                  <a:pt x="180052" y="80529"/>
                                </a:lnTo>
                                <a:lnTo>
                                  <a:pt x="180052" y="80542"/>
                                </a:lnTo>
                                <a:lnTo>
                                  <a:pt x="178529" y="81533"/>
                                </a:lnTo>
                                <a:lnTo>
                                  <a:pt x="175735" y="82586"/>
                                </a:lnTo>
                                <a:lnTo>
                                  <a:pt x="173830" y="82841"/>
                                </a:lnTo>
                                <a:lnTo>
                                  <a:pt x="171798" y="82790"/>
                                </a:lnTo>
                                <a:lnTo>
                                  <a:pt x="169639" y="82397"/>
                                </a:lnTo>
                                <a:lnTo>
                                  <a:pt x="168623" y="82142"/>
                                </a:lnTo>
                                <a:lnTo>
                                  <a:pt x="165448" y="81025"/>
                                </a:lnTo>
                                <a:lnTo>
                                  <a:pt x="164940" y="80873"/>
                                </a:lnTo>
                                <a:lnTo>
                                  <a:pt x="163161" y="80123"/>
                                </a:lnTo>
                                <a:lnTo>
                                  <a:pt x="159986" y="77354"/>
                                </a:lnTo>
                                <a:lnTo>
                                  <a:pt x="159168" y="75863"/>
                                </a:lnTo>
                                <a:lnTo>
                                  <a:pt x="158082" y="74751"/>
                                </a:lnTo>
                                <a:lnTo>
                                  <a:pt x="157066" y="73113"/>
                                </a:lnTo>
                                <a:lnTo>
                                  <a:pt x="155796" y="70662"/>
                                </a:lnTo>
                                <a:lnTo>
                                  <a:pt x="155542" y="70192"/>
                                </a:lnTo>
                                <a:lnTo>
                                  <a:pt x="154975" y="68623"/>
                                </a:lnTo>
                                <a:lnTo>
                                  <a:pt x="154272" y="67537"/>
                                </a:lnTo>
                                <a:lnTo>
                                  <a:pt x="153510" y="66026"/>
                                </a:lnTo>
                                <a:lnTo>
                                  <a:pt x="152367" y="62813"/>
                                </a:lnTo>
                                <a:lnTo>
                                  <a:pt x="151308" y="59825"/>
                                </a:lnTo>
                                <a:lnTo>
                                  <a:pt x="149954" y="56959"/>
                                </a:lnTo>
                                <a:lnTo>
                                  <a:pt x="149446" y="55561"/>
                                </a:lnTo>
                                <a:lnTo>
                                  <a:pt x="148953" y="53467"/>
                                </a:lnTo>
                                <a:lnTo>
                                  <a:pt x="147922" y="51802"/>
                                </a:lnTo>
                                <a:lnTo>
                                  <a:pt x="147414" y="50875"/>
                                </a:lnTo>
                                <a:lnTo>
                                  <a:pt x="146206" y="48317"/>
                                </a:lnTo>
                                <a:lnTo>
                                  <a:pt x="144366" y="45579"/>
                                </a:lnTo>
                                <a:lnTo>
                                  <a:pt x="143858" y="44792"/>
                                </a:lnTo>
                                <a:lnTo>
                                  <a:pt x="142735" y="42687"/>
                                </a:lnTo>
                                <a:lnTo>
                                  <a:pt x="141572" y="41299"/>
                                </a:lnTo>
                                <a:lnTo>
                                  <a:pt x="140302" y="39356"/>
                                </a:lnTo>
                                <a:lnTo>
                                  <a:pt x="139927" y="38535"/>
                                </a:lnTo>
                                <a:lnTo>
                                  <a:pt x="139794" y="38429"/>
                                </a:lnTo>
                                <a:lnTo>
                                  <a:pt x="139032" y="37870"/>
                                </a:lnTo>
                                <a:lnTo>
                                  <a:pt x="138223" y="37054"/>
                                </a:lnTo>
                                <a:lnTo>
                                  <a:pt x="137254" y="36511"/>
                                </a:lnTo>
                                <a:lnTo>
                                  <a:pt x="135730" y="35330"/>
                                </a:lnTo>
                                <a:lnTo>
                                  <a:pt x="134449" y="34057"/>
                                </a:lnTo>
                                <a:lnTo>
                                  <a:pt x="132808" y="33222"/>
                                </a:lnTo>
                                <a:lnTo>
                                  <a:pt x="131285" y="32244"/>
                                </a:lnTo>
                                <a:lnTo>
                                  <a:pt x="130434" y="31578"/>
                                </a:lnTo>
                                <a:lnTo>
                                  <a:pt x="129252" y="31266"/>
                                </a:lnTo>
                                <a:lnTo>
                                  <a:pt x="127094" y="30339"/>
                                </a:lnTo>
                                <a:lnTo>
                                  <a:pt x="126627" y="30049"/>
                                </a:lnTo>
                                <a:lnTo>
                                  <a:pt x="126439" y="30016"/>
                                </a:lnTo>
                                <a:lnTo>
                                  <a:pt x="125443" y="30009"/>
                                </a:lnTo>
                                <a:lnTo>
                                  <a:pt x="123283" y="30009"/>
                                </a:lnTo>
                                <a:lnTo>
                                  <a:pt x="119982" y="29996"/>
                                </a:lnTo>
                                <a:lnTo>
                                  <a:pt x="116807" y="29983"/>
                                </a:lnTo>
                                <a:lnTo>
                                  <a:pt x="116680" y="29983"/>
                                </a:lnTo>
                                <a:lnTo>
                                  <a:pt x="114239" y="29930"/>
                                </a:lnTo>
                                <a:lnTo>
                                  <a:pt x="113536" y="30011"/>
                                </a:lnTo>
                                <a:lnTo>
                                  <a:pt x="112489" y="30504"/>
                                </a:lnTo>
                                <a:lnTo>
                                  <a:pt x="112235" y="30606"/>
                                </a:lnTo>
                                <a:lnTo>
                                  <a:pt x="111472" y="30924"/>
                                </a:lnTo>
                                <a:lnTo>
                                  <a:pt x="109441" y="32295"/>
                                </a:lnTo>
                                <a:lnTo>
                                  <a:pt x="109186" y="32447"/>
                                </a:lnTo>
                                <a:lnTo>
                                  <a:pt x="108581" y="32828"/>
                                </a:lnTo>
                                <a:lnTo>
                                  <a:pt x="108424" y="33120"/>
                                </a:lnTo>
                                <a:lnTo>
                                  <a:pt x="105630" y="36054"/>
                                </a:lnTo>
                                <a:lnTo>
                                  <a:pt x="105627" y="36057"/>
                                </a:lnTo>
                                <a:lnTo>
                                  <a:pt x="105758" y="37171"/>
                                </a:lnTo>
                                <a:lnTo>
                                  <a:pt x="105758" y="40487"/>
                                </a:lnTo>
                                <a:lnTo>
                                  <a:pt x="105954" y="43008"/>
                                </a:lnTo>
                                <a:lnTo>
                                  <a:pt x="106774" y="45338"/>
                                </a:lnTo>
                                <a:lnTo>
                                  <a:pt x="107027" y="46887"/>
                                </a:lnTo>
                                <a:lnTo>
                                  <a:pt x="107354" y="49359"/>
                                </a:lnTo>
                                <a:lnTo>
                                  <a:pt x="108044" y="51574"/>
                                </a:lnTo>
                                <a:lnTo>
                                  <a:pt x="108424" y="53187"/>
                                </a:lnTo>
                                <a:lnTo>
                                  <a:pt x="108679" y="56438"/>
                                </a:lnTo>
                                <a:lnTo>
                                  <a:pt x="108679" y="57289"/>
                                </a:lnTo>
                                <a:lnTo>
                                  <a:pt x="108552" y="60527"/>
                                </a:lnTo>
                                <a:lnTo>
                                  <a:pt x="108552" y="60616"/>
                                </a:lnTo>
                                <a:lnTo>
                                  <a:pt x="108424" y="63854"/>
                                </a:lnTo>
                                <a:lnTo>
                                  <a:pt x="108424" y="63880"/>
                                </a:lnTo>
                                <a:lnTo>
                                  <a:pt x="108298" y="66763"/>
                                </a:lnTo>
                                <a:lnTo>
                                  <a:pt x="108298" y="67766"/>
                                </a:lnTo>
                                <a:lnTo>
                                  <a:pt x="107663" y="70624"/>
                                </a:lnTo>
                                <a:lnTo>
                                  <a:pt x="106901" y="72985"/>
                                </a:lnTo>
                                <a:lnTo>
                                  <a:pt x="106025" y="74413"/>
                                </a:lnTo>
                                <a:lnTo>
                                  <a:pt x="105630" y="75983"/>
                                </a:lnTo>
                                <a:cubicBezTo>
                                  <a:pt x="104996" y="77875"/>
                                  <a:pt x="103726" y="79463"/>
                                  <a:pt x="101948" y="80339"/>
                                </a:cubicBezTo>
                                <a:lnTo>
                                  <a:pt x="99789" y="81406"/>
                                </a:lnTo>
                                <a:lnTo>
                                  <a:pt x="100583" y="80833"/>
                                </a:lnTo>
                                <a:lnTo>
                                  <a:pt x="95915" y="80797"/>
                                </a:lnTo>
                                <a:lnTo>
                                  <a:pt x="91026" y="80835"/>
                                </a:lnTo>
                                <a:lnTo>
                                  <a:pt x="91025" y="80759"/>
                                </a:lnTo>
                                <a:lnTo>
                                  <a:pt x="90899" y="80758"/>
                                </a:lnTo>
                                <a:lnTo>
                                  <a:pt x="89883" y="79679"/>
                                </a:lnTo>
                                <a:lnTo>
                                  <a:pt x="87851" y="75868"/>
                                </a:lnTo>
                                <a:lnTo>
                                  <a:pt x="87596" y="73697"/>
                                </a:lnTo>
                                <a:lnTo>
                                  <a:pt x="87470" y="72554"/>
                                </a:lnTo>
                                <a:lnTo>
                                  <a:pt x="87470" y="69671"/>
                                </a:lnTo>
                                <a:lnTo>
                                  <a:pt x="87470" y="66508"/>
                                </a:lnTo>
                                <a:lnTo>
                                  <a:pt x="87470" y="66432"/>
                                </a:lnTo>
                                <a:lnTo>
                                  <a:pt x="87470" y="60387"/>
                                </a:lnTo>
                                <a:lnTo>
                                  <a:pt x="87470" y="57148"/>
                                </a:lnTo>
                                <a:lnTo>
                                  <a:pt x="87343" y="53910"/>
                                </a:lnTo>
                                <a:lnTo>
                                  <a:pt x="87343" y="50621"/>
                                </a:lnTo>
                                <a:lnTo>
                                  <a:pt x="87343" y="47738"/>
                                </a:lnTo>
                                <a:lnTo>
                                  <a:pt x="87343" y="44500"/>
                                </a:lnTo>
                                <a:lnTo>
                                  <a:pt x="87470" y="43623"/>
                                </a:lnTo>
                                <a:lnTo>
                                  <a:pt x="87724" y="40740"/>
                                </a:lnTo>
                                <a:lnTo>
                                  <a:pt x="87977" y="39686"/>
                                </a:lnTo>
                                <a:lnTo>
                                  <a:pt x="88740" y="37159"/>
                                </a:lnTo>
                                <a:lnTo>
                                  <a:pt x="89121" y="35927"/>
                                </a:lnTo>
                                <a:lnTo>
                                  <a:pt x="89281" y="35624"/>
                                </a:lnTo>
                                <a:lnTo>
                                  <a:pt x="88816" y="33647"/>
                                </a:lnTo>
                                <a:lnTo>
                                  <a:pt x="87977" y="31533"/>
                                </a:lnTo>
                                <a:lnTo>
                                  <a:pt x="87724" y="30453"/>
                                </a:lnTo>
                                <a:lnTo>
                                  <a:pt x="87218" y="28304"/>
                                </a:lnTo>
                                <a:lnTo>
                                  <a:pt x="86199" y="26212"/>
                                </a:lnTo>
                                <a:lnTo>
                                  <a:pt x="86327" y="26618"/>
                                </a:lnTo>
                                <a:lnTo>
                                  <a:pt x="85208" y="24605"/>
                                </a:lnTo>
                                <a:lnTo>
                                  <a:pt x="84828" y="24449"/>
                                </a:lnTo>
                                <a:lnTo>
                                  <a:pt x="84549" y="24561"/>
                                </a:lnTo>
                                <a:lnTo>
                                  <a:pt x="81627" y="25564"/>
                                </a:lnTo>
                                <a:lnTo>
                                  <a:pt x="82008" y="25436"/>
                                </a:lnTo>
                                <a:lnTo>
                                  <a:pt x="80204" y="26158"/>
                                </a:lnTo>
                                <a:lnTo>
                                  <a:pt x="78580" y="27151"/>
                                </a:lnTo>
                                <a:lnTo>
                                  <a:pt x="77691" y="27672"/>
                                </a:lnTo>
                                <a:lnTo>
                                  <a:pt x="77101" y="27932"/>
                                </a:lnTo>
                                <a:lnTo>
                                  <a:pt x="75864" y="28965"/>
                                </a:lnTo>
                                <a:lnTo>
                                  <a:pt x="74008" y="30986"/>
                                </a:lnTo>
                                <a:lnTo>
                                  <a:pt x="74008" y="31038"/>
                                </a:lnTo>
                                <a:lnTo>
                                  <a:pt x="71890" y="33399"/>
                                </a:lnTo>
                                <a:lnTo>
                                  <a:pt x="70325" y="35737"/>
                                </a:lnTo>
                                <a:lnTo>
                                  <a:pt x="70198" y="35914"/>
                                </a:lnTo>
                                <a:lnTo>
                                  <a:pt x="68039" y="39115"/>
                                </a:lnTo>
                                <a:lnTo>
                                  <a:pt x="66072" y="41868"/>
                                </a:lnTo>
                                <a:lnTo>
                                  <a:pt x="64356" y="44983"/>
                                </a:lnTo>
                                <a:lnTo>
                                  <a:pt x="64229" y="45186"/>
                                </a:lnTo>
                                <a:lnTo>
                                  <a:pt x="62545" y="47978"/>
                                </a:lnTo>
                                <a:lnTo>
                                  <a:pt x="61689" y="50672"/>
                                </a:lnTo>
                                <a:lnTo>
                                  <a:pt x="61816" y="50316"/>
                                </a:lnTo>
                                <a:lnTo>
                                  <a:pt x="60673" y="54634"/>
                                </a:lnTo>
                                <a:lnTo>
                                  <a:pt x="60419" y="55320"/>
                                </a:lnTo>
                                <a:lnTo>
                                  <a:pt x="59295" y="58498"/>
                                </a:lnTo>
                                <a:lnTo>
                                  <a:pt x="59022" y="61073"/>
                                </a:lnTo>
                                <a:lnTo>
                                  <a:pt x="58387" y="63359"/>
                                </a:lnTo>
                                <a:lnTo>
                                  <a:pt x="56990" y="66597"/>
                                </a:lnTo>
                                <a:lnTo>
                                  <a:pt x="57117" y="66191"/>
                                </a:lnTo>
                                <a:lnTo>
                                  <a:pt x="56101" y="69062"/>
                                </a:lnTo>
                                <a:lnTo>
                                  <a:pt x="56228" y="68795"/>
                                </a:lnTo>
                                <a:lnTo>
                                  <a:pt x="55085" y="72033"/>
                                </a:lnTo>
                                <a:lnTo>
                                  <a:pt x="54450" y="74057"/>
                                </a:lnTo>
                                <a:lnTo>
                                  <a:pt x="54450" y="76160"/>
                                </a:lnTo>
                                <a:lnTo>
                                  <a:pt x="54450" y="79349"/>
                                </a:lnTo>
                                <a:lnTo>
                                  <a:pt x="54450" y="79399"/>
                                </a:lnTo>
                                <a:lnTo>
                                  <a:pt x="54450" y="82586"/>
                                </a:lnTo>
                                <a:lnTo>
                                  <a:pt x="54450" y="86296"/>
                                </a:lnTo>
                                <a:lnTo>
                                  <a:pt x="54069" y="89546"/>
                                </a:lnTo>
                                <a:lnTo>
                                  <a:pt x="53942" y="90346"/>
                                </a:lnTo>
                                <a:lnTo>
                                  <a:pt x="53307" y="93597"/>
                                </a:lnTo>
                                <a:lnTo>
                                  <a:pt x="53053" y="94423"/>
                                </a:lnTo>
                                <a:lnTo>
                                  <a:pt x="52037" y="97661"/>
                                </a:lnTo>
                                <a:lnTo>
                                  <a:pt x="50132" y="100621"/>
                                </a:lnTo>
                                <a:lnTo>
                                  <a:pt x="48735" y="102056"/>
                                </a:lnTo>
                                <a:cubicBezTo>
                                  <a:pt x="47211" y="103466"/>
                                  <a:pt x="45306" y="104253"/>
                                  <a:pt x="43274" y="104240"/>
                                </a:cubicBezTo>
                                <a:lnTo>
                                  <a:pt x="42258" y="104240"/>
                                </a:lnTo>
                                <a:cubicBezTo>
                                  <a:pt x="38829" y="104215"/>
                                  <a:pt x="35781" y="101840"/>
                                  <a:pt x="35019" y="98487"/>
                                </a:cubicBezTo>
                                <a:lnTo>
                                  <a:pt x="34892" y="98005"/>
                                </a:lnTo>
                                <a:lnTo>
                                  <a:pt x="33622" y="95338"/>
                                </a:lnTo>
                                <a:lnTo>
                                  <a:pt x="32860" y="92290"/>
                                </a:lnTo>
                                <a:lnTo>
                                  <a:pt x="32783" y="90335"/>
                                </a:lnTo>
                                <a:lnTo>
                                  <a:pt x="30701" y="93483"/>
                                </a:lnTo>
                                <a:lnTo>
                                  <a:pt x="28821" y="96490"/>
                                </a:lnTo>
                                <a:lnTo>
                                  <a:pt x="27907" y="98627"/>
                                </a:lnTo>
                                <a:lnTo>
                                  <a:pt x="26510" y="100913"/>
                                </a:lnTo>
                                <a:lnTo>
                                  <a:pt x="23716" y="104202"/>
                                </a:lnTo>
                                <a:lnTo>
                                  <a:pt x="23843" y="104049"/>
                                </a:lnTo>
                                <a:lnTo>
                                  <a:pt x="21684" y="106615"/>
                                </a:lnTo>
                                <a:lnTo>
                                  <a:pt x="20795" y="107542"/>
                                </a:lnTo>
                                <a:lnTo>
                                  <a:pt x="18001" y="110108"/>
                                </a:lnTo>
                                <a:lnTo>
                                  <a:pt x="16985" y="110895"/>
                                </a:lnTo>
                                <a:lnTo>
                                  <a:pt x="14241" y="112772"/>
                                </a:lnTo>
                                <a:lnTo>
                                  <a:pt x="12854" y="113929"/>
                                </a:lnTo>
                                <a:lnTo>
                                  <a:pt x="11270" y="115784"/>
                                </a:lnTo>
                                <a:lnTo>
                                  <a:pt x="10762" y="116280"/>
                                </a:lnTo>
                                <a:lnTo>
                                  <a:pt x="8603" y="118452"/>
                                </a:lnTo>
                                <a:lnTo>
                                  <a:pt x="8222" y="118909"/>
                                </a:lnTo>
                                <a:lnTo>
                                  <a:pt x="5301" y="121410"/>
                                </a:lnTo>
                                <a:lnTo>
                                  <a:pt x="4920" y="121741"/>
                                </a:lnTo>
                                <a:lnTo>
                                  <a:pt x="1618" y="124243"/>
                                </a:lnTo>
                                <a:lnTo>
                                  <a:pt x="1110" y="124624"/>
                                </a:lnTo>
                                <a:lnTo>
                                  <a:pt x="0" y="125341"/>
                                </a:lnTo>
                                <a:lnTo>
                                  <a:pt x="0" y="101653"/>
                                </a:lnTo>
                                <a:lnTo>
                                  <a:pt x="983" y="100647"/>
                                </a:lnTo>
                                <a:lnTo>
                                  <a:pt x="3142" y="98855"/>
                                </a:lnTo>
                                <a:lnTo>
                                  <a:pt x="3904" y="98297"/>
                                </a:lnTo>
                                <a:lnTo>
                                  <a:pt x="6528" y="96580"/>
                                </a:lnTo>
                                <a:lnTo>
                                  <a:pt x="8715" y="94726"/>
                                </a:lnTo>
                                <a:lnTo>
                                  <a:pt x="10508" y="92670"/>
                                </a:lnTo>
                                <a:lnTo>
                                  <a:pt x="10635" y="92594"/>
                                </a:lnTo>
                                <a:lnTo>
                                  <a:pt x="12701" y="90329"/>
                                </a:lnTo>
                                <a:lnTo>
                                  <a:pt x="13556" y="88365"/>
                                </a:lnTo>
                                <a:lnTo>
                                  <a:pt x="14318" y="87185"/>
                                </a:lnTo>
                                <a:lnTo>
                                  <a:pt x="16477" y="83958"/>
                                </a:lnTo>
                                <a:lnTo>
                                  <a:pt x="18633" y="80736"/>
                                </a:lnTo>
                                <a:lnTo>
                                  <a:pt x="20242" y="78150"/>
                                </a:lnTo>
                                <a:lnTo>
                                  <a:pt x="18128" y="79005"/>
                                </a:lnTo>
                                <a:lnTo>
                                  <a:pt x="17874" y="79107"/>
                                </a:lnTo>
                                <a:lnTo>
                                  <a:pt x="14572" y="80237"/>
                                </a:lnTo>
                                <a:lnTo>
                                  <a:pt x="13048" y="80618"/>
                                </a:lnTo>
                                <a:lnTo>
                                  <a:pt x="10293" y="80957"/>
                                </a:lnTo>
                                <a:lnTo>
                                  <a:pt x="7913" y="81547"/>
                                </a:lnTo>
                                <a:lnTo>
                                  <a:pt x="6423" y="82156"/>
                                </a:lnTo>
                                <a:lnTo>
                                  <a:pt x="4031" y="83831"/>
                                </a:lnTo>
                                <a:lnTo>
                                  <a:pt x="2761" y="84492"/>
                                </a:lnTo>
                                <a:lnTo>
                                  <a:pt x="0" y="85795"/>
                                </a:lnTo>
                                <a:lnTo>
                                  <a:pt x="0" y="67659"/>
                                </a:lnTo>
                                <a:lnTo>
                                  <a:pt x="94" y="67614"/>
                                </a:lnTo>
                                <a:lnTo>
                                  <a:pt x="3015" y="66597"/>
                                </a:lnTo>
                                <a:lnTo>
                                  <a:pt x="4031" y="66305"/>
                                </a:lnTo>
                                <a:lnTo>
                                  <a:pt x="7206" y="65645"/>
                                </a:lnTo>
                                <a:lnTo>
                                  <a:pt x="8095" y="65531"/>
                                </a:lnTo>
                                <a:lnTo>
                                  <a:pt x="10495" y="65301"/>
                                </a:lnTo>
                                <a:lnTo>
                                  <a:pt x="12910" y="64518"/>
                                </a:lnTo>
                                <a:lnTo>
                                  <a:pt x="15588" y="63575"/>
                                </a:lnTo>
                                <a:lnTo>
                                  <a:pt x="16223" y="63385"/>
                                </a:lnTo>
                                <a:lnTo>
                                  <a:pt x="18763" y="62712"/>
                                </a:lnTo>
                                <a:lnTo>
                                  <a:pt x="19271" y="62609"/>
                                </a:lnTo>
                                <a:lnTo>
                                  <a:pt x="21049" y="62254"/>
                                </a:lnTo>
                                <a:lnTo>
                                  <a:pt x="22446" y="62102"/>
                                </a:lnTo>
                                <a:lnTo>
                                  <a:pt x="23162" y="62106"/>
                                </a:lnTo>
                                <a:lnTo>
                                  <a:pt x="23081" y="60730"/>
                                </a:lnTo>
                                <a:lnTo>
                                  <a:pt x="23081" y="60692"/>
                                </a:lnTo>
                                <a:lnTo>
                                  <a:pt x="22954" y="57466"/>
                                </a:lnTo>
                                <a:lnTo>
                                  <a:pt x="22954" y="57504"/>
                                </a:lnTo>
                                <a:lnTo>
                                  <a:pt x="22827" y="54634"/>
                                </a:lnTo>
                                <a:lnTo>
                                  <a:pt x="22827" y="54482"/>
                                </a:lnTo>
                                <a:lnTo>
                                  <a:pt x="22700" y="51954"/>
                                </a:lnTo>
                                <a:lnTo>
                                  <a:pt x="22700" y="49871"/>
                                </a:lnTo>
                                <a:lnTo>
                                  <a:pt x="22646" y="49115"/>
                                </a:lnTo>
                                <a:lnTo>
                                  <a:pt x="22514" y="48368"/>
                                </a:lnTo>
                                <a:lnTo>
                                  <a:pt x="22065" y="47535"/>
                                </a:lnTo>
                                <a:lnTo>
                                  <a:pt x="21303" y="45465"/>
                                </a:lnTo>
                                <a:lnTo>
                                  <a:pt x="21026" y="44496"/>
                                </a:lnTo>
                                <a:lnTo>
                                  <a:pt x="20160" y="42797"/>
                                </a:lnTo>
                                <a:lnTo>
                                  <a:pt x="19720" y="41453"/>
                                </a:lnTo>
                                <a:lnTo>
                                  <a:pt x="19215" y="40880"/>
                                </a:lnTo>
                                <a:lnTo>
                                  <a:pt x="18158" y="40906"/>
                                </a:lnTo>
                                <a:lnTo>
                                  <a:pt x="17102" y="41060"/>
                                </a:lnTo>
                                <a:lnTo>
                                  <a:pt x="14356" y="41632"/>
                                </a:lnTo>
                                <a:lnTo>
                                  <a:pt x="13530" y="41902"/>
                                </a:lnTo>
                                <a:lnTo>
                                  <a:pt x="12794" y="42569"/>
                                </a:lnTo>
                                <a:lnTo>
                                  <a:pt x="12032" y="43280"/>
                                </a:lnTo>
                                <a:lnTo>
                                  <a:pt x="10695" y="44225"/>
                                </a:lnTo>
                                <a:lnTo>
                                  <a:pt x="10000" y="45007"/>
                                </a:lnTo>
                                <a:lnTo>
                                  <a:pt x="7841" y="46811"/>
                                </a:lnTo>
                                <a:lnTo>
                                  <a:pt x="7791" y="46838"/>
                                </a:lnTo>
                                <a:lnTo>
                                  <a:pt x="7460" y="47344"/>
                                </a:lnTo>
                                <a:lnTo>
                                  <a:pt x="7676" y="46901"/>
                                </a:lnTo>
                                <a:lnTo>
                                  <a:pt x="7667" y="46906"/>
                                </a:lnTo>
                                <a:lnTo>
                                  <a:pt x="6317" y="49312"/>
                                </a:lnTo>
                                <a:lnTo>
                                  <a:pt x="6571" y="48805"/>
                                </a:lnTo>
                                <a:lnTo>
                                  <a:pt x="5047" y="51675"/>
                                </a:lnTo>
                                <a:lnTo>
                                  <a:pt x="4211" y="53393"/>
                                </a:lnTo>
                                <a:lnTo>
                                  <a:pt x="3650" y="55777"/>
                                </a:lnTo>
                                <a:lnTo>
                                  <a:pt x="3015" y="57415"/>
                                </a:lnTo>
                                <a:lnTo>
                                  <a:pt x="1618" y="60654"/>
                                </a:lnTo>
                                <a:lnTo>
                                  <a:pt x="1237" y="61340"/>
                                </a:lnTo>
                                <a:lnTo>
                                  <a:pt x="0" y="63583"/>
                                </a:lnTo>
                                <a:lnTo>
                                  <a:pt x="0" y="29551"/>
                                </a:lnTo>
                                <a:lnTo>
                                  <a:pt x="279" y="29310"/>
                                </a:lnTo>
                                <a:lnTo>
                                  <a:pt x="1999" y="27418"/>
                                </a:lnTo>
                                <a:lnTo>
                                  <a:pt x="5809" y="24942"/>
                                </a:lnTo>
                                <a:lnTo>
                                  <a:pt x="8984" y="23824"/>
                                </a:lnTo>
                                <a:lnTo>
                                  <a:pt x="9873" y="23557"/>
                                </a:lnTo>
                                <a:lnTo>
                                  <a:pt x="13175" y="22796"/>
                                </a:lnTo>
                                <a:lnTo>
                                  <a:pt x="13556" y="22706"/>
                                </a:lnTo>
                                <a:lnTo>
                                  <a:pt x="15715" y="22313"/>
                                </a:lnTo>
                                <a:lnTo>
                                  <a:pt x="17620" y="22147"/>
                                </a:lnTo>
                                <a:lnTo>
                                  <a:pt x="19779" y="22199"/>
                                </a:lnTo>
                                <a:lnTo>
                                  <a:pt x="21938" y="22249"/>
                                </a:lnTo>
                                <a:lnTo>
                                  <a:pt x="26764" y="23685"/>
                                </a:lnTo>
                                <a:lnTo>
                                  <a:pt x="28542" y="24802"/>
                                </a:lnTo>
                                <a:lnTo>
                                  <a:pt x="29685" y="25665"/>
                                </a:lnTo>
                                <a:lnTo>
                                  <a:pt x="31336" y="27190"/>
                                </a:lnTo>
                                <a:lnTo>
                                  <a:pt x="32733" y="28675"/>
                                </a:lnTo>
                                <a:lnTo>
                                  <a:pt x="33943" y="30282"/>
                                </a:lnTo>
                                <a:lnTo>
                                  <a:pt x="34638" y="31063"/>
                                </a:lnTo>
                                <a:lnTo>
                                  <a:pt x="36797" y="35775"/>
                                </a:lnTo>
                                <a:lnTo>
                                  <a:pt x="36965" y="37211"/>
                                </a:lnTo>
                                <a:lnTo>
                                  <a:pt x="37432" y="38378"/>
                                </a:lnTo>
                                <a:lnTo>
                                  <a:pt x="37940" y="40245"/>
                                </a:lnTo>
                                <a:lnTo>
                                  <a:pt x="37973" y="40402"/>
                                </a:lnTo>
                                <a:lnTo>
                                  <a:pt x="39972" y="39432"/>
                                </a:lnTo>
                                <a:lnTo>
                                  <a:pt x="40484" y="39609"/>
                                </a:lnTo>
                                <a:lnTo>
                                  <a:pt x="40988" y="39432"/>
                                </a:lnTo>
                                <a:lnTo>
                                  <a:pt x="43565" y="40669"/>
                                </a:lnTo>
                                <a:lnTo>
                                  <a:pt x="46083" y="41535"/>
                                </a:lnTo>
                                <a:lnTo>
                                  <a:pt x="46299" y="41981"/>
                                </a:lnTo>
                                <a:lnTo>
                                  <a:pt x="46734" y="42190"/>
                                </a:lnTo>
                                <a:lnTo>
                                  <a:pt x="47641" y="44750"/>
                                </a:lnTo>
                                <a:lnTo>
                                  <a:pt x="47737" y="44948"/>
                                </a:lnTo>
                                <a:lnTo>
                                  <a:pt x="48354" y="42759"/>
                                </a:lnTo>
                                <a:lnTo>
                                  <a:pt x="49116" y="41045"/>
                                </a:lnTo>
                                <a:lnTo>
                                  <a:pt x="51246" y="37473"/>
                                </a:lnTo>
                                <a:lnTo>
                                  <a:pt x="52926" y="34390"/>
                                </a:lnTo>
                                <a:lnTo>
                                  <a:pt x="53180" y="33920"/>
                                </a:lnTo>
                                <a:lnTo>
                                  <a:pt x="55339" y="30644"/>
                                </a:lnTo>
                                <a:lnTo>
                                  <a:pt x="57371" y="27367"/>
                                </a:lnTo>
                                <a:lnTo>
                                  <a:pt x="57244" y="27570"/>
                                </a:lnTo>
                                <a:lnTo>
                                  <a:pt x="59022" y="24662"/>
                                </a:lnTo>
                                <a:lnTo>
                                  <a:pt x="59784" y="23633"/>
                                </a:lnTo>
                                <a:lnTo>
                                  <a:pt x="62197" y="20713"/>
                                </a:lnTo>
                                <a:lnTo>
                                  <a:pt x="62197" y="20776"/>
                                </a:lnTo>
                                <a:lnTo>
                                  <a:pt x="64229" y="18223"/>
                                </a:lnTo>
                                <a:lnTo>
                                  <a:pt x="65118" y="17347"/>
                                </a:lnTo>
                                <a:lnTo>
                                  <a:pt x="67658" y="15150"/>
                                </a:lnTo>
                                <a:lnTo>
                                  <a:pt x="69055" y="14108"/>
                                </a:lnTo>
                                <a:lnTo>
                                  <a:pt x="70047" y="13557"/>
                                </a:lnTo>
                                <a:lnTo>
                                  <a:pt x="71849" y="12318"/>
                                </a:lnTo>
                                <a:lnTo>
                                  <a:pt x="73119" y="11606"/>
                                </a:lnTo>
                                <a:lnTo>
                                  <a:pt x="75532" y="10451"/>
                                </a:lnTo>
                                <a:lnTo>
                                  <a:pt x="75913" y="10285"/>
                                </a:lnTo>
                                <a:lnTo>
                                  <a:pt x="78255" y="9359"/>
                                </a:lnTo>
                                <a:lnTo>
                                  <a:pt x="80104" y="8381"/>
                                </a:lnTo>
                                <a:cubicBezTo>
                                  <a:pt x="81755" y="7466"/>
                                  <a:pt x="83660" y="7162"/>
                                  <a:pt x="85565" y="7517"/>
                                </a:cubicBezTo>
                                <a:lnTo>
                                  <a:pt x="87724" y="7924"/>
                                </a:lnTo>
                                <a:lnTo>
                                  <a:pt x="89629" y="8508"/>
                                </a:lnTo>
                                <a:lnTo>
                                  <a:pt x="92042" y="9638"/>
                                </a:lnTo>
                                <a:lnTo>
                                  <a:pt x="91915" y="9575"/>
                                </a:lnTo>
                                <a:lnTo>
                                  <a:pt x="93693" y="10337"/>
                                </a:lnTo>
                                <a:lnTo>
                                  <a:pt x="97376" y="13372"/>
                                </a:lnTo>
                                <a:lnTo>
                                  <a:pt x="98773" y="15543"/>
                                </a:lnTo>
                                <a:lnTo>
                                  <a:pt x="99027" y="16014"/>
                                </a:lnTo>
                                <a:lnTo>
                                  <a:pt x="100551" y="18541"/>
                                </a:lnTo>
                                <a:lnTo>
                                  <a:pt x="100677" y="18935"/>
                                </a:lnTo>
                                <a:lnTo>
                                  <a:pt x="101166" y="19948"/>
                                </a:lnTo>
                                <a:lnTo>
                                  <a:pt x="103218" y="18350"/>
                                </a:lnTo>
                                <a:lnTo>
                                  <a:pt x="104107" y="17817"/>
                                </a:lnTo>
                                <a:lnTo>
                                  <a:pt x="105504" y="17017"/>
                                </a:lnTo>
                                <a:lnTo>
                                  <a:pt x="105630" y="16902"/>
                                </a:lnTo>
                                <a:lnTo>
                                  <a:pt x="107790" y="15772"/>
                                </a:lnTo>
                                <a:lnTo>
                                  <a:pt x="110076" y="14972"/>
                                </a:lnTo>
                                <a:lnTo>
                                  <a:pt x="112616" y="14540"/>
                                </a:lnTo>
                                <a:lnTo>
                                  <a:pt x="113758" y="14426"/>
                                </a:lnTo>
                                <a:lnTo>
                                  <a:pt x="116680" y="14363"/>
                                </a:lnTo>
                                <a:lnTo>
                                  <a:pt x="116807" y="14363"/>
                                </a:lnTo>
                                <a:lnTo>
                                  <a:pt x="119982" y="14350"/>
                                </a:lnTo>
                                <a:lnTo>
                                  <a:pt x="123283" y="14337"/>
                                </a:lnTo>
                                <a:lnTo>
                                  <a:pt x="125443" y="14337"/>
                                </a:lnTo>
                                <a:lnTo>
                                  <a:pt x="127221" y="14324"/>
                                </a:lnTo>
                                <a:lnTo>
                                  <a:pt x="128491" y="14413"/>
                                </a:lnTo>
                                <a:lnTo>
                                  <a:pt x="130649" y="14743"/>
                                </a:lnTo>
                                <a:lnTo>
                                  <a:pt x="133444" y="15734"/>
                                </a:lnTo>
                                <a:lnTo>
                                  <a:pt x="134240" y="16206"/>
                                </a:lnTo>
                                <a:lnTo>
                                  <a:pt x="135983" y="16623"/>
                                </a:lnTo>
                                <a:lnTo>
                                  <a:pt x="139158" y="18274"/>
                                </a:lnTo>
                                <a:lnTo>
                                  <a:pt x="140573" y="19463"/>
                                </a:lnTo>
                                <a:lnTo>
                                  <a:pt x="142715" y="20534"/>
                                </a:lnTo>
                                <a:lnTo>
                                  <a:pt x="144747" y="22020"/>
                                </a:lnTo>
                                <a:lnTo>
                                  <a:pt x="146280" y="23563"/>
                                </a:lnTo>
                                <a:lnTo>
                                  <a:pt x="147160" y="24103"/>
                                </a:lnTo>
                                <a:lnTo>
                                  <a:pt x="148683" y="25348"/>
                                </a:lnTo>
                                <a:lnTo>
                                  <a:pt x="150208" y="26808"/>
                                </a:lnTo>
                                <a:lnTo>
                                  <a:pt x="149446" y="26212"/>
                                </a:lnTo>
                                <a:lnTo>
                                  <a:pt x="151224" y="27684"/>
                                </a:lnTo>
                                <a:lnTo>
                                  <a:pt x="153510" y="30707"/>
                                </a:lnTo>
                                <a:lnTo>
                                  <a:pt x="154071" y="32110"/>
                                </a:lnTo>
                                <a:lnTo>
                                  <a:pt x="155161" y="33552"/>
                                </a:lnTo>
                                <a:lnTo>
                                  <a:pt x="156177" y="35038"/>
                                </a:lnTo>
                                <a:lnTo>
                                  <a:pt x="157432" y="37651"/>
                                </a:lnTo>
                                <a:lnTo>
                                  <a:pt x="159224" y="40372"/>
                                </a:lnTo>
                                <a:lnTo>
                                  <a:pt x="159733" y="41477"/>
                                </a:lnTo>
                                <a:lnTo>
                                  <a:pt x="161130" y="44741"/>
                                </a:lnTo>
                                <a:lnTo>
                                  <a:pt x="160749" y="43801"/>
                                </a:lnTo>
                                <a:lnTo>
                                  <a:pt x="162527" y="46696"/>
                                </a:lnTo>
                                <a:lnTo>
                                  <a:pt x="163416" y="49071"/>
                                </a:lnTo>
                                <a:lnTo>
                                  <a:pt x="163857" y="51325"/>
                                </a:lnTo>
                                <a:lnTo>
                                  <a:pt x="165067" y="54139"/>
                                </a:lnTo>
                                <a:lnTo>
                                  <a:pt x="165321" y="54888"/>
                                </a:lnTo>
                                <a:lnTo>
                                  <a:pt x="166336" y="58152"/>
                                </a:lnTo>
                                <a:lnTo>
                                  <a:pt x="167189" y="60880"/>
                                </a:lnTo>
                                <a:lnTo>
                                  <a:pt x="167733" y="61861"/>
                                </a:lnTo>
                                <a:lnTo>
                                  <a:pt x="168496" y="63524"/>
                                </a:lnTo>
                                <a:lnTo>
                                  <a:pt x="169004" y="65722"/>
                                </a:lnTo>
                                <a:lnTo>
                                  <a:pt x="168877" y="65086"/>
                                </a:lnTo>
                                <a:lnTo>
                                  <a:pt x="169466" y="66786"/>
                                </a:lnTo>
                                <a:lnTo>
                                  <a:pt x="170274" y="67982"/>
                                </a:lnTo>
                                <a:lnTo>
                                  <a:pt x="170653" y="68724"/>
                                </a:lnTo>
                                <a:lnTo>
                                  <a:pt x="171998" y="69172"/>
                                </a:lnTo>
                                <a:lnTo>
                                  <a:pt x="173136" y="68324"/>
                                </a:lnTo>
                                <a:lnTo>
                                  <a:pt x="174211" y="66343"/>
                                </a:lnTo>
                                <a:lnTo>
                                  <a:pt x="175099" y="65036"/>
                                </a:lnTo>
                                <a:lnTo>
                                  <a:pt x="177709" y="61975"/>
                                </a:lnTo>
                                <a:lnTo>
                                  <a:pt x="178169" y="61354"/>
                                </a:lnTo>
                                <a:lnTo>
                                  <a:pt x="176116" y="60603"/>
                                </a:lnTo>
                                <a:lnTo>
                                  <a:pt x="174338" y="59486"/>
                                </a:lnTo>
                                <a:lnTo>
                                  <a:pt x="171163" y="56006"/>
                                </a:lnTo>
                                <a:lnTo>
                                  <a:pt x="170147" y="53834"/>
                                </a:lnTo>
                                <a:lnTo>
                                  <a:pt x="169385" y="51243"/>
                                </a:lnTo>
                                <a:lnTo>
                                  <a:pt x="169130" y="48729"/>
                                </a:lnTo>
                                <a:lnTo>
                                  <a:pt x="169004" y="47599"/>
                                </a:lnTo>
                                <a:lnTo>
                                  <a:pt x="169130" y="44347"/>
                                </a:lnTo>
                                <a:lnTo>
                                  <a:pt x="169130" y="43445"/>
                                </a:lnTo>
                                <a:lnTo>
                                  <a:pt x="169511" y="40220"/>
                                </a:lnTo>
                                <a:lnTo>
                                  <a:pt x="169766" y="39318"/>
                                </a:lnTo>
                                <a:lnTo>
                                  <a:pt x="170527" y="36092"/>
                                </a:lnTo>
                                <a:lnTo>
                                  <a:pt x="170527" y="36282"/>
                                </a:lnTo>
                                <a:lnTo>
                                  <a:pt x="171290" y="32701"/>
                                </a:lnTo>
                                <a:lnTo>
                                  <a:pt x="171163" y="33082"/>
                                </a:lnTo>
                                <a:lnTo>
                                  <a:pt x="171924" y="28764"/>
                                </a:lnTo>
                                <a:lnTo>
                                  <a:pt x="172560" y="26834"/>
                                </a:lnTo>
                                <a:lnTo>
                                  <a:pt x="173877" y="23779"/>
                                </a:lnTo>
                                <a:lnTo>
                                  <a:pt x="175099" y="20001"/>
                                </a:lnTo>
                                <a:lnTo>
                                  <a:pt x="175608" y="18947"/>
                                </a:lnTo>
                                <a:lnTo>
                                  <a:pt x="177386" y="15353"/>
                                </a:lnTo>
                                <a:lnTo>
                                  <a:pt x="178274" y="14007"/>
                                </a:lnTo>
                                <a:lnTo>
                                  <a:pt x="180688" y="10781"/>
                                </a:lnTo>
                                <a:lnTo>
                                  <a:pt x="180307" y="11441"/>
                                </a:lnTo>
                                <a:lnTo>
                                  <a:pt x="182085" y="8571"/>
                                </a:lnTo>
                                <a:lnTo>
                                  <a:pt x="182466" y="8013"/>
                                </a:lnTo>
                                <a:lnTo>
                                  <a:pt x="184624" y="5142"/>
                                </a:lnTo>
                                <a:lnTo>
                                  <a:pt x="185895" y="3885"/>
                                </a:lnTo>
                                <a:lnTo>
                                  <a:pt x="188435" y="1739"/>
                                </a:lnTo>
                                <a:lnTo>
                                  <a:pt x="190721" y="354"/>
                                </a:lnTo>
                                <a:lnTo>
                                  <a:pt x="1916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1262774" y="188608"/>
                            <a:ext cx="0" cy="12"/>
                          </a:xfrm>
                          <a:custGeom>
                            <a:avLst/>
                            <a:gdLst/>
                            <a:ahLst/>
                            <a:cxnLst/>
                            <a:rect l="0" t="0" r="0" b="0"/>
                            <a:pathLst>
                              <a:path h="12">
                                <a:moveTo>
                                  <a:pt x="0" y="1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1279538" y="143470"/>
                            <a:ext cx="35628" cy="43855"/>
                          </a:xfrm>
                          <a:custGeom>
                            <a:avLst/>
                            <a:gdLst/>
                            <a:ahLst/>
                            <a:cxnLst/>
                            <a:rect l="0" t="0" r="0" b="0"/>
                            <a:pathLst>
                              <a:path w="35628" h="43855">
                                <a:moveTo>
                                  <a:pt x="35628" y="0"/>
                                </a:moveTo>
                                <a:lnTo>
                                  <a:pt x="35628" y="14332"/>
                                </a:lnTo>
                                <a:lnTo>
                                  <a:pt x="34290" y="14443"/>
                                </a:lnTo>
                                <a:lnTo>
                                  <a:pt x="34671" y="14379"/>
                                </a:lnTo>
                                <a:lnTo>
                                  <a:pt x="31288" y="14886"/>
                                </a:lnTo>
                                <a:lnTo>
                                  <a:pt x="28815" y="15893"/>
                                </a:lnTo>
                                <a:lnTo>
                                  <a:pt x="26670" y="17287"/>
                                </a:lnTo>
                                <a:lnTo>
                                  <a:pt x="26289" y="17477"/>
                                </a:lnTo>
                                <a:lnTo>
                                  <a:pt x="23810" y="18895"/>
                                </a:lnTo>
                                <a:lnTo>
                                  <a:pt x="21082" y="21288"/>
                                </a:lnTo>
                                <a:lnTo>
                                  <a:pt x="21209" y="21249"/>
                                </a:lnTo>
                                <a:lnTo>
                                  <a:pt x="18578" y="23571"/>
                                </a:lnTo>
                                <a:lnTo>
                                  <a:pt x="16637" y="25682"/>
                                </a:lnTo>
                                <a:lnTo>
                                  <a:pt x="17018" y="25174"/>
                                </a:lnTo>
                                <a:lnTo>
                                  <a:pt x="16447" y="25884"/>
                                </a:lnTo>
                                <a:lnTo>
                                  <a:pt x="16147" y="27420"/>
                                </a:lnTo>
                                <a:lnTo>
                                  <a:pt x="19812" y="27332"/>
                                </a:lnTo>
                                <a:lnTo>
                                  <a:pt x="19812" y="27346"/>
                                </a:lnTo>
                                <a:lnTo>
                                  <a:pt x="25527" y="27193"/>
                                </a:lnTo>
                                <a:lnTo>
                                  <a:pt x="31373" y="27067"/>
                                </a:lnTo>
                                <a:lnTo>
                                  <a:pt x="35628" y="26311"/>
                                </a:lnTo>
                                <a:lnTo>
                                  <a:pt x="35628" y="43474"/>
                                </a:lnTo>
                                <a:lnTo>
                                  <a:pt x="33401" y="43780"/>
                                </a:lnTo>
                                <a:lnTo>
                                  <a:pt x="32004" y="43855"/>
                                </a:lnTo>
                                <a:lnTo>
                                  <a:pt x="25527" y="43716"/>
                                </a:lnTo>
                                <a:lnTo>
                                  <a:pt x="19812" y="43563"/>
                                </a:lnTo>
                                <a:lnTo>
                                  <a:pt x="19812" y="43576"/>
                                </a:lnTo>
                                <a:lnTo>
                                  <a:pt x="14478" y="43449"/>
                                </a:lnTo>
                                <a:lnTo>
                                  <a:pt x="12065" y="43042"/>
                                </a:lnTo>
                                <a:lnTo>
                                  <a:pt x="8509" y="41849"/>
                                </a:lnTo>
                                <a:lnTo>
                                  <a:pt x="6604" y="40897"/>
                                </a:lnTo>
                                <a:lnTo>
                                  <a:pt x="4826" y="39715"/>
                                </a:lnTo>
                                <a:lnTo>
                                  <a:pt x="4191" y="39182"/>
                                </a:lnTo>
                                <a:lnTo>
                                  <a:pt x="2794" y="38013"/>
                                </a:lnTo>
                                <a:lnTo>
                                  <a:pt x="254" y="33644"/>
                                </a:lnTo>
                                <a:lnTo>
                                  <a:pt x="0" y="32184"/>
                                </a:lnTo>
                                <a:lnTo>
                                  <a:pt x="127" y="28527"/>
                                </a:lnTo>
                                <a:lnTo>
                                  <a:pt x="635" y="27104"/>
                                </a:lnTo>
                                <a:lnTo>
                                  <a:pt x="762" y="26799"/>
                                </a:lnTo>
                                <a:lnTo>
                                  <a:pt x="1658" y="24281"/>
                                </a:lnTo>
                                <a:lnTo>
                                  <a:pt x="2413" y="21084"/>
                                </a:lnTo>
                                <a:lnTo>
                                  <a:pt x="4064" y="18036"/>
                                </a:lnTo>
                                <a:lnTo>
                                  <a:pt x="5969" y="15915"/>
                                </a:lnTo>
                                <a:lnTo>
                                  <a:pt x="6350" y="15458"/>
                                </a:lnTo>
                                <a:lnTo>
                                  <a:pt x="8636" y="13350"/>
                                </a:lnTo>
                                <a:lnTo>
                                  <a:pt x="8890" y="13058"/>
                                </a:lnTo>
                                <a:lnTo>
                                  <a:pt x="11811" y="10594"/>
                                </a:lnTo>
                                <a:lnTo>
                                  <a:pt x="11684" y="10709"/>
                                </a:lnTo>
                                <a:lnTo>
                                  <a:pt x="14986" y="7838"/>
                                </a:lnTo>
                                <a:lnTo>
                                  <a:pt x="16256" y="6949"/>
                                </a:lnTo>
                                <a:lnTo>
                                  <a:pt x="19431" y="5159"/>
                                </a:lnTo>
                                <a:lnTo>
                                  <a:pt x="19177" y="5336"/>
                                </a:lnTo>
                                <a:lnTo>
                                  <a:pt x="22098" y="3558"/>
                                </a:lnTo>
                                <a:lnTo>
                                  <a:pt x="23241" y="3000"/>
                                </a:lnTo>
                                <a:lnTo>
                                  <a:pt x="26797" y="1577"/>
                                </a:lnTo>
                                <a:lnTo>
                                  <a:pt x="28067" y="1209"/>
                                </a:lnTo>
                                <a:lnTo>
                                  <a:pt x="32385" y="409"/>
                                </a:lnTo>
                                <a:lnTo>
                                  <a:pt x="32766" y="345"/>
                                </a:lnTo>
                                <a:lnTo>
                                  <a:pt x="356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1212054" y="0"/>
                            <a:ext cx="103112" cy="246572"/>
                          </a:xfrm>
                          <a:custGeom>
                            <a:avLst/>
                            <a:gdLst/>
                            <a:ahLst/>
                            <a:cxnLst/>
                            <a:rect l="0" t="0" r="0" b="0"/>
                            <a:pathLst>
                              <a:path w="103112" h="246572">
                                <a:moveTo>
                                  <a:pt x="50720" y="0"/>
                                </a:moveTo>
                                <a:lnTo>
                                  <a:pt x="54149" y="597"/>
                                </a:lnTo>
                                <a:lnTo>
                                  <a:pt x="56435" y="1524"/>
                                </a:lnTo>
                                <a:lnTo>
                                  <a:pt x="60118" y="4649"/>
                                </a:lnTo>
                                <a:lnTo>
                                  <a:pt x="61007" y="5994"/>
                                </a:lnTo>
                                <a:lnTo>
                                  <a:pt x="61261" y="6464"/>
                                </a:lnTo>
                                <a:lnTo>
                                  <a:pt x="62531" y="8852"/>
                                </a:lnTo>
                                <a:lnTo>
                                  <a:pt x="63293" y="10554"/>
                                </a:lnTo>
                                <a:lnTo>
                                  <a:pt x="63928" y="12636"/>
                                </a:lnTo>
                                <a:lnTo>
                                  <a:pt x="64182" y="14681"/>
                                </a:lnTo>
                                <a:lnTo>
                                  <a:pt x="64309" y="16472"/>
                                </a:lnTo>
                                <a:lnTo>
                                  <a:pt x="64309" y="16701"/>
                                </a:lnTo>
                                <a:lnTo>
                                  <a:pt x="64436" y="20295"/>
                                </a:lnTo>
                                <a:lnTo>
                                  <a:pt x="64436" y="20333"/>
                                </a:lnTo>
                                <a:lnTo>
                                  <a:pt x="64563" y="24650"/>
                                </a:lnTo>
                                <a:lnTo>
                                  <a:pt x="64563" y="30200"/>
                                </a:lnTo>
                                <a:lnTo>
                                  <a:pt x="64563" y="36322"/>
                                </a:lnTo>
                                <a:lnTo>
                                  <a:pt x="64563" y="43523"/>
                                </a:lnTo>
                                <a:lnTo>
                                  <a:pt x="64690" y="51092"/>
                                </a:lnTo>
                                <a:lnTo>
                                  <a:pt x="64690" y="59372"/>
                                </a:lnTo>
                                <a:lnTo>
                                  <a:pt x="64563" y="60782"/>
                                </a:lnTo>
                                <a:lnTo>
                                  <a:pt x="63166" y="70142"/>
                                </a:lnTo>
                                <a:lnTo>
                                  <a:pt x="63166" y="70218"/>
                                </a:lnTo>
                                <a:lnTo>
                                  <a:pt x="61388" y="81382"/>
                                </a:lnTo>
                                <a:lnTo>
                                  <a:pt x="61261" y="81661"/>
                                </a:lnTo>
                                <a:lnTo>
                                  <a:pt x="59229" y="92825"/>
                                </a:lnTo>
                                <a:lnTo>
                                  <a:pt x="59229" y="92761"/>
                                </a:lnTo>
                                <a:lnTo>
                                  <a:pt x="56943" y="104991"/>
                                </a:lnTo>
                                <a:lnTo>
                                  <a:pt x="56943" y="105143"/>
                                </a:lnTo>
                                <a:lnTo>
                                  <a:pt x="54657" y="116281"/>
                                </a:lnTo>
                                <a:lnTo>
                                  <a:pt x="54530" y="117018"/>
                                </a:lnTo>
                                <a:lnTo>
                                  <a:pt x="51387" y="127959"/>
                                </a:lnTo>
                                <a:lnTo>
                                  <a:pt x="50720" y="135051"/>
                                </a:lnTo>
                                <a:lnTo>
                                  <a:pt x="50720" y="134518"/>
                                </a:lnTo>
                                <a:lnTo>
                                  <a:pt x="50466" y="144246"/>
                                </a:lnTo>
                                <a:lnTo>
                                  <a:pt x="50466" y="153670"/>
                                </a:lnTo>
                                <a:lnTo>
                                  <a:pt x="50593" y="163754"/>
                                </a:lnTo>
                                <a:lnTo>
                                  <a:pt x="50593" y="181419"/>
                                </a:lnTo>
                                <a:lnTo>
                                  <a:pt x="50720" y="188620"/>
                                </a:lnTo>
                                <a:lnTo>
                                  <a:pt x="50720" y="194729"/>
                                </a:lnTo>
                                <a:lnTo>
                                  <a:pt x="50720" y="200851"/>
                                </a:lnTo>
                                <a:lnTo>
                                  <a:pt x="50943" y="206232"/>
                                </a:lnTo>
                                <a:lnTo>
                                  <a:pt x="51863" y="210807"/>
                                </a:lnTo>
                                <a:lnTo>
                                  <a:pt x="51863" y="210960"/>
                                </a:lnTo>
                                <a:lnTo>
                                  <a:pt x="52077" y="212179"/>
                                </a:lnTo>
                                <a:lnTo>
                                  <a:pt x="52498" y="212636"/>
                                </a:lnTo>
                                <a:lnTo>
                                  <a:pt x="52498" y="212611"/>
                                </a:lnTo>
                                <a:lnTo>
                                  <a:pt x="54829" y="214965"/>
                                </a:lnTo>
                                <a:lnTo>
                                  <a:pt x="56971" y="216922"/>
                                </a:lnTo>
                                <a:lnTo>
                                  <a:pt x="59102" y="218405"/>
                                </a:lnTo>
                                <a:lnTo>
                                  <a:pt x="60224" y="218860"/>
                                </a:lnTo>
                                <a:lnTo>
                                  <a:pt x="62103" y="219108"/>
                                </a:lnTo>
                                <a:lnTo>
                                  <a:pt x="64550" y="219145"/>
                                </a:lnTo>
                                <a:lnTo>
                                  <a:pt x="66974" y="218937"/>
                                </a:lnTo>
                                <a:lnTo>
                                  <a:pt x="69620" y="218203"/>
                                </a:lnTo>
                                <a:lnTo>
                                  <a:pt x="72691" y="216509"/>
                                </a:lnTo>
                                <a:lnTo>
                                  <a:pt x="72691" y="216471"/>
                                </a:lnTo>
                                <a:lnTo>
                                  <a:pt x="77574" y="213894"/>
                                </a:lnTo>
                                <a:lnTo>
                                  <a:pt x="81454" y="210972"/>
                                </a:lnTo>
                                <a:lnTo>
                                  <a:pt x="81073" y="211239"/>
                                </a:lnTo>
                                <a:lnTo>
                                  <a:pt x="85141" y="207817"/>
                                </a:lnTo>
                                <a:lnTo>
                                  <a:pt x="89201" y="203733"/>
                                </a:lnTo>
                                <a:lnTo>
                                  <a:pt x="89455" y="203454"/>
                                </a:lnTo>
                                <a:lnTo>
                                  <a:pt x="93011" y="200190"/>
                                </a:lnTo>
                                <a:lnTo>
                                  <a:pt x="93011" y="200241"/>
                                </a:lnTo>
                                <a:lnTo>
                                  <a:pt x="97583" y="195897"/>
                                </a:lnTo>
                                <a:lnTo>
                                  <a:pt x="97964" y="195605"/>
                                </a:lnTo>
                                <a:lnTo>
                                  <a:pt x="102282" y="191998"/>
                                </a:lnTo>
                                <a:lnTo>
                                  <a:pt x="102282" y="191960"/>
                                </a:lnTo>
                                <a:lnTo>
                                  <a:pt x="103112" y="191272"/>
                                </a:lnTo>
                                <a:lnTo>
                                  <a:pt x="103112" y="212029"/>
                                </a:lnTo>
                                <a:lnTo>
                                  <a:pt x="99869" y="214960"/>
                                </a:lnTo>
                                <a:lnTo>
                                  <a:pt x="100123" y="214668"/>
                                </a:lnTo>
                                <a:lnTo>
                                  <a:pt x="95805" y="218961"/>
                                </a:lnTo>
                                <a:lnTo>
                                  <a:pt x="95297" y="219431"/>
                                </a:lnTo>
                                <a:lnTo>
                                  <a:pt x="90852" y="223000"/>
                                </a:lnTo>
                                <a:lnTo>
                                  <a:pt x="90598" y="223215"/>
                                </a:lnTo>
                                <a:lnTo>
                                  <a:pt x="86280" y="226454"/>
                                </a:lnTo>
                                <a:lnTo>
                                  <a:pt x="85264" y="227076"/>
                                </a:lnTo>
                                <a:lnTo>
                                  <a:pt x="79930" y="229946"/>
                                </a:lnTo>
                                <a:lnTo>
                                  <a:pt x="79930" y="229908"/>
                                </a:lnTo>
                                <a:lnTo>
                                  <a:pt x="75993" y="232067"/>
                                </a:lnTo>
                                <a:lnTo>
                                  <a:pt x="74342" y="232714"/>
                                </a:lnTo>
                                <a:lnTo>
                                  <a:pt x="70405" y="233794"/>
                                </a:lnTo>
                                <a:lnTo>
                                  <a:pt x="69262" y="233997"/>
                                </a:lnTo>
                                <a:lnTo>
                                  <a:pt x="65706" y="234417"/>
                                </a:lnTo>
                                <a:lnTo>
                                  <a:pt x="64944" y="234455"/>
                                </a:lnTo>
                                <a:lnTo>
                                  <a:pt x="61642" y="234506"/>
                                </a:lnTo>
                                <a:lnTo>
                                  <a:pt x="60880" y="234467"/>
                                </a:lnTo>
                                <a:lnTo>
                                  <a:pt x="57578" y="234162"/>
                                </a:lnTo>
                                <a:lnTo>
                                  <a:pt x="55673" y="233743"/>
                                </a:lnTo>
                                <a:lnTo>
                                  <a:pt x="52879" y="232714"/>
                                </a:lnTo>
                                <a:lnTo>
                                  <a:pt x="51228" y="231915"/>
                                </a:lnTo>
                                <a:lnTo>
                                  <a:pt x="47926" y="229806"/>
                                </a:lnTo>
                                <a:lnTo>
                                  <a:pt x="47164" y="229197"/>
                                </a:lnTo>
                                <a:lnTo>
                                  <a:pt x="44243" y="226720"/>
                                </a:lnTo>
                                <a:lnTo>
                                  <a:pt x="43862" y="226378"/>
                                </a:lnTo>
                                <a:lnTo>
                                  <a:pt x="41195" y="223888"/>
                                </a:lnTo>
                                <a:lnTo>
                                  <a:pt x="41322" y="223913"/>
                                </a:lnTo>
                                <a:lnTo>
                                  <a:pt x="39036" y="221793"/>
                                </a:lnTo>
                                <a:lnTo>
                                  <a:pt x="36750" y="217716"/>
                                </a:lnTo>
                                <a:lnTo>
                                  <a:pt x="35988" y="214135"/>
                                </a:lnTo>
                                <a:lnTo>
                                  <a:pt x="35988" y="214199"/>
                                </a:lnTo>
                                <a:lnTo>
                                  <a:pt x="34845" y="209169"/>
                                </a:lnTo>
                                <a:lnTo>
                                  <a:pt x="34718" y="207925"/>
                                </a:lnTo>
                                <a:lnTo>
                                  <a:pt x="34210" y="201816"/>
                                </a:lnTo>
                                <a:lnTo>
                                  <a:pt x="34210" y="201206"/>
                                </a:lnTo>
                                <a:lnTo>
                                  <a:pt x="34337" y="194729"/>
                                </a:lnTo>
                                <a:lnTo>
                                  <a:pt x="34337" y="188620"/>
                                </a:lnTo>
                                <a:lnTo>
                                  <a:pt x="34337" y="188608"/>
                                </a:lnTo>
                                <a:lnTo>
                                  <a:pt x="34337" y="181809"/>
                                </a:lnTo>
                                <a:lnTo>
                                  <a:pt x="31416" y="188493"/>
                                </a:lnTo>
                                <a:lnTo>
                                  <a:pt x="31670" y="188075"/>
                                </a:lnTo>
                                <a:lnTo>
                                  <a:pt x="29130" y="194920"/>
                                </a:lnTo>
                                <a:lnTo>
                                  <a:pt x="29003" y="195225"/>
                                </a:lnTo>
                                <a:lnTo>
                                  <a:pt x="26463" y="201346"/>
                                </a:lnTo>
                                <a:lnTo>
                                  <a:pt x="26590" y="200927"/>
                                </a:lnTo>
                                <a:lnTo>
                                  <a:pt x="24431" y="207035"/>
                                </a:lnTo>
                                <a:lnTo>
                                  <a:pt x="24050" y="208052"/>
                                </a:lnTo>
                                <a:lnTo>
                                  <a:pt x="21510" y="213093"/>
                                </a:lnTo>
                                <a:lnTo>
                                  <a:pt x="21510" y="213081"/>
                                </a:lnTo>
                                <a:lnTo>
                                  <a:pt x="18589" y="218834"/>
                                </a:lnTo>
                                <a:lnTo>
                                  <a:pt x="17700" y="220167"/>
                                </a:lnTo>
                                <a:lnTo>
                                  <a:pt x="14525" y="224485"/>
                                </a:lnTo>
                                <a:lnTo>
                                  <a:pt x="14525" y="224384"/>
                                </a:lnTo>
                                <a:lnTo>
                                  <a:pt x="11731" y="228333"/>
                                </a:lnTo>
                                <a:lnTo>
                                  <a:pt x="11096" y="229083"/>
                                </a:lnTo>
                                <a:lnTo>
                                  <a:pt x="7794" y="232651"/>
                                </a:lnTo>
                                <a:lnTo>
                                  <a:pt x="7921" y="232525"/>
                                </a:lnTo>
                                <a:lnTo>
                                  <a:pt x="7552" y="232949"/>
                                </a:lnTo>
                                <a:lnTo>
                                  <a:pt x="6689" y="234278"/>
                                </a:lnTo>
                                <a:lnTo>
                                  <a:pt x="5000" y="238074"/>
                                </a:lnTo>
                                <a:lnTo>
                                  <a:pt x="4619" y="238772"/>
                                </a:lnTo>
                                <a:lnTo>
                                  <a:pt x="2460" y="242697"/>
                                </a:lnTo>
                                <a:lnTo>
                                  <a:pt x="2333" y="242938"/>
                                </a:lnTo>
                                <a:lnTo>
                                  <a:pt x="47" y="246494"/>
                                </a:lnTo>
                                <a:lnTo>
                                  <a:pt x="0" y="246572"/>
                                </a:lnTo>
                                <a:lnTo>
                                  <a:pt x="0" y="210165"/>
                                </a:lnTo>
                                <a:lnTo>
                                  <a:pt x="1444" y="207022"/>
                                </a:lnTo>
                                <a:lnTo>
                                  <a:pt x="1317" y="207429"/>
                                </a:lnTo>
                                <a:lnTo>
                                  <a:pt x="2640" y="204002"/>
                                </a:lnTo>
                                <a:lnTo>
                                  <a:pt x="3984" y="199834"/>
                                </a:lnTo>
                                <a:lnTo>
                                  <a:pt x="3984" y="199631"/>
                                </a:lnTo>
                                <a:lnTo>
                                  <a:pt x="5508" y="195669"/>
                                </a:lnTo>
                                <a:lnTo>
                                  <a:pt x="5254" y="196100"/>
                                </a:lnTo>
                                <a:lnTo>
                                  <a:pt x="6017" y="193700"/>
                                </a:lnTo>
                                <a:lnTo>
                                  <a:pt x="6000" y="193707"/>
                                </a:lnTo>
                                <a:lnTo>
                                  <a:pt x="5032" y="194534"/>
                                </a:lnTo>
                                <a:lnTo>
                                  <a:pt x="3686" y="196339"/>
                                </a:lnTo>
                                <a:lnTo>
                                  <a:pt x="2079" y="198945"/>
                                </a:lnTo>
                                <a:lnTo>
                                  <a:pt x="1571" y="199631"/>
                                </a:lnTo>
                                <a:lnTo>
                                  <a:pt x="0" y="201747"/>
                                </a:lnTo>
                                <a:lnTo>
                                  <a:pt x="0" y="179071"/>
                                </a:lnTo>
                                <a:lnTo>
                                  <a:pt x="1952" y="178359"/>
                                </a:lnTo>
                                <a:lnTo>
                                  <a:pt x="3730" y="177914"/>
                                </a:lnTo>
                                <a:lnTo>
                                  <a:pt x="6651" y="177571"/>
                                </a:lnTo>
                                <a:lnTo>
                                  <a:pt x="8556" y="177571"/>
                                </a:lnTo>
                                <a:lnTo>
                                  <a:pt x="11477" y="177940"/>
                                </a:lnTo>
                                <a:lnTo>
                                  <a:pt x="14017" y="178727"/>
                                </a:lnTo>
                                <a:lnTo>
                                  <a:pt x="16088" y="179763"/>
                                </a:lnTo>
                                <a:lnTo>
                                  <a:pt x="18467" y="174319"/>
                                </a:lnTo>
                                <a:lnTo>
                                  <a:pt x="21637" y="166039"/>
                                </a:lnTo>
                                <a:lnTo>
                                  <a:pt x="21510" y="166357"/>
                                </a:lnTo>
                                <a:lnTo>
                                  <a:pt x="24685" y="156985"/>
                                </a:lnTo>
                                <a:lnTo>
                                  <a:pt x="24685" y="157340"/>
                                </a:lnTo>
                                <a:lnTo>
                                  <a:pt x="27860" y="146520"/>
                                </a:lnTo>
                                <a:lnTo>
                                  <a:pt x="27860" y="146596"/>
                                </a:lnTo>
                                <a:lnTo>
                                  <a:pt x="31035" y="135420"/>
                                </a:lnTo>
                                <a:lnTo>
                                  <a:pt x="30908" y="135839"/>
                                </a:lnTo>
                                <a:lnTo>
                                  <a:pt x="33702" y="123939"/>
                                </a:lnTo>
                                <a:lnTo>
                                  <a:pt x="33702" y="123622"/>
                                </a:lnTo>
                                <a:lnTo>
                                  <a:pt x="36496" y="113463"/>
                                </a:lnTo>
                                <a:lnTo>
                                  <a:pt x="36496" y="113462"/>
                                </a:lnTo>
                                <a:lnTo>
                                  <a:pt x="36496" y="112675"/>
                                </a:lnTo>
                                <a:lnTo>
                                  <a:pt x="38020" y="102247"/>
                                </a:lnTo>
                                <a:lnTo>
                                  <a:pt x="38020" y="102477"/>
                                </a:lnTo>
                                <a:lnTo>
                                  <a:pt x="39036" y="92405"/>
                                </a:lnTo>
                                <a:lnTo>
                                  <a:pt x="39036" y="92342"/>
                                </a:lnTo>
                                <a:lnTo>
                                  <a:pt x="40179" y="82982"/>
                                </a:lnTo>
                                <a:lnTo>
                                  <a:pt x="41322" y="73622"/>
                                </a:lnTo>
                                <a:lnTo>
                                  <a:pt x="41195" y="74511"/>
                                </a:lnTo>
                                <a:lnTo>
                                  <a:pt x="41195" y="65875"/>
                                </a:lnTo>
                                <a:lnTo>
                                  <a:pt x="41195" y="57594"/>
                                </a:lnTo>
                                <a:lnTo>
                                  <a:pt x="41195" y="50038"/>
                                </a:lnTo>
                                <a:lnTo>
                                  <a:pt x="41195" y="42481"/>
                                </a:lnTo>
                                <a:lnTo>
                                  <a:pt x="41195" y="35992"/>
                                </a:lnTo>
                                <a:lnTo>
                                  <a:pt x="41195" y="30276"/>
                                </a:lnTo>
                                <a:lnTo>
                                  <a:pt x="41195" y="30238"/>
                                </a:lnTo>
                                <a:lnTo>
                                  <a:pt x="41195" y="24879"/>
                                </a:lnTo>
                                <a:lnTo>
                                  <a:pt x="41195" y="24867"/>
                                </a:lnTo>
                                <a:lnTo>
                                  <a:pt x="41195" y="20206"/>
                                </a:lnTo>
                                <a:lnTo>
                                  <a:pt x="41195" y="20193"/>
                                </a:lnTo>
                                <a:lnTo>
                                  <a:pt x="41195" y="16980"/>
                                </a:lnTo>
                                <a:lnTo>
                                  <a:pt x="41195" y="16967"/>
                                </a:lnTo>
                                <a:lnTo>
                                  <a:pt x="41195" y="14135"/>
                                </a:lnTo>
                                <a:lnTo>
                                  <a:pt x="41195" y="14097"/>
                                </a:lnTo>
                                <a:lnTo>
                                  <a:pt x="41195" y="10896"/>
                                </a:lnTo>
                                <a:lnTo>
                                  <a:pt x="41322" y="9436"/>
                                </a:lnTo>
                                <a:lnTo>
                                  <a:pt x="41576" y="7633"/>
                                </a:lnTo>
                                <a:lnTo>
                                  <a:pt x="43608" y="3594"/>
                                </a:lnTo>
                                <a:lnTo>
                                  <a:pt x="44624" y="2489"/>
                                </a:lnTo>
                                <a:cubicBezTo>
                                  <a:pt x="46021" y="1029"/>
                                  <a:pt x="47926" y="153"/>
                                  <a:pt x="49958" y="38"/>
                                </a:cubicBezTo>
                                <a:lnTo>
                                  <a:pt x="50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1315166" y="141910"/>
                            <a:ext cx="119438" cy="70119"/>
                          </a:xfrm>
                          <a:custGeom>
                            <a:avLst/>
                            <a:gdLst/>
                            <a:ahLst/>
                            <a:cxnLst/>
                            <a:rect l="0" t="0" r="0" b="0"/>
                            <a:pathLst>
                              <a:path w="119438" h="70119">
                                <a:moveTo>
                                  <a:pt x="108009" y="1092"/>
                                </a:moveTo>
                                <a:cubicBezTo>
                                  <a:pt x="110675" y="0"/>
                                  <a:pt x="113723" y="406"/>
                                  <a:pt x="116009" y="2171"/>
                                </a:cubicBezTo>
                                <a:cubicBezTo>
                                  <a:pt x="118295" y="3937"/>
                                  <a:pt x="119438" y="6794"/>
                                  <a:pt x="119057" y="9652"/>
                                </a:cubicBezTo>
                                <a:cubicBezTo>
                                  <a:pt x="118676" y="12522"/>
                                  <a:pt x="116772" y="14960"/>
                                  <a:pt x="114104" y="16053"/>
                                </a:cubicBezTo>
                                <a:lnTo>
                                  <a:pt x="94038" y="24333"/>
                                </a:lnTo>
                                <a:lnTo>
                                  <a:pt x="93531" y="24498"/>
                                </a:lnTo>
                                <a:lnTo>
                                  <a:pt x="75497" y="30620"/>
                                </a:lnTo>
                                <a:lnTo>
                                  <a:pt x="74988" y="30785"/>
                                </a:lnTo>
                                <a:lnTo>
                                  <a:pt x="65209" y="33300"/>
                                </a:lnTo>
                                <a:lnTo>
                                  <a:pt x="64447" y="33465"/>
                                </a:lnTo>
                                <a:lnTo>
                                  <a:pt x="55555" y="34810"/>
                                </a:lnTo>
                                <a:lnTo>
                                  <a:pt x="46794" y="37135"/>
                                </a:lnTo>
                                <a:lnTo>
                                  <a:pt x="45906" y="37325"/>
                                </a:lnTo>
                                <a:lnTo>
                                  <a:pt x="38049" y="38606"/>
                                </a:lnTo>
                                <a:lnTo>
                                  <a:pt x="28760" y="40653"/>
                                </a:lnTo>
                                <a:lnTo>
                                  <a:pt x="27998" y="40792"/>
                                </a:lnTo>
                                <a:lnTo>
                                  <a:pt x="27837" y="40811"/>
                                </a:lnTo>
                                <a:lnTo>
                                  <a:pt x="27130" y="41710"/>
                                </a:lnTo>
                                <a:lnTo>
                                  <a:pt x="25331" y="44704"/>
                                </a:lnTo>
                                <a:lnTo>
                                  <a:pt x="24950" y="45276"/>
                                </a:lnTo>
                                <a:lnTo>
                                  <a:pt x="22029" y="49225"/>
                                </a:lnTo>
                                <a:lnTo>
                                  <a:pt x="22029" y="49326"/>
                                </a:lnTo>
                                <a:lnTo>
                                  <a:pt x="18728" y="53632"/>
                                </a:lnTo>
                                <a:lnTo>
                                  <a:pt x="17712" y="54711"/>
                                </a:lnTo>
                                <a:lnTo>
                                  <a:pt x="13394" y="58662"/>
                                </a:lnTo>
                                <a:lnTo>
                                  <a:pt x="13140" y="58941"/>
                                </a:lnTo>
                                <a:lnTo>
                                  <a:pt x="9075" y="62179"/>
                                </a:lnTo>
                                <a:lnTo>
                                  <a:pt x="9203" y="62128"/>
                                </a:lnTo>
                                <a:lnTo>
                                  <a:pt x="4884" y="65710"/>
                                </a:lnTo>
                                <a:lnTo>
                                  <a:pt x="5138" y="65468"/>
                                </a:lnTo>
                                <a:lnTo>
                                  <a:pt x="440" y="69761"/>
                                </a:lnTo>
                                <a:lnTo>
                                  <a:pt x="313" y="69837"/>
                                </a:lnTo>
                                <a:lnTo>
                                  <a:pt x="0" y="70119"/>
                                </a:lnTo>
                                <a:lnTo>
                                  <a:pt x="0" y="49362"/>
                                </a:lnTo>
                                <a:lnTo>
                                  <a:pt x="3106" y="46786"/>
                                </a:lnTo>
                                <a:lnTo>
                                  <a:pt x="2853" y="47079"/>
                                </a:lnTo>
                                <a:lnTo>
                                  <a:pt x="6020" y="44163"/>
                                </a:lnTo>
                                <a:lnTo>
                                  <a:pt x="5012" y="44348"/>
                                </a:lnTo>
                                <a:lnTo>
                                  <a:pt x="4631" y="44399"/>
                                </a:lnTo>
                                <a:lnTo>
                                  <a:pt x="0" y="45034"/>
                                </a:lnTo>
                                <a:lnTo>
                                  <a:pt x="0" y="27870"/>
                                </a:lnTo>
                                <a:lnTo>
                                  <a:pt x="1963" y="27521"/>
                                </a:lnTo>
                                <a:lnTo>
                                  <a:pt x="1582" y="27584"/>
                                </a:lnTo>
                                <a:lnTo>
                                  <a:pt x="8822" y="26009"/>
                                </a:lnTo>
                                <a:lnTo>
                                  <a:pt x="9075" y="25959"/>
                                </a:lnTo>
                                <a:lnTo>
                                  <a:pt x="17331" y="24422"/>
                                </a:lnTo>
                                <a:lnTo>
                                  <a:pt x="17584" y="24371"/>
                                </a:lnTo>
                                <a:lnTo>
                                  <a:pt x="17873" y="24329"/>
                                </a:lnTo>
                                <a:lnTo>
                                  <a:pt x="18740" y="22319"/>
                                </a:lnTo>
                                <a:lnTo>
                                  <a:pt x="18981" y="20269"/>
                                </a:lnTo>
                                <a:lnTo>
                                  <a:pt x="19109" y="19317"/>
                                </a:lnTo>
                                <a:lnTo>
                                  <a:pt x="19482" y="17962"/>
                                </a:lnTo>
                                <a:lnTo>
                                  <a:pt x="18219" y="16878"/>
                                </a:lnTo>
                                <a:lnTo>
                                  <a:pt x="18728" y="17335"/>
                                </a:lnTo>
                                <a:lnTo>
                                  <a:pt x="17604" y="16500"/>
                                </a:lnTo>
                                <a:lnTo>
                                  <a:pt x="17027" y="16305"/>
                                </a:lnTo>
                                <a:lnTo>
                                  <a:pt x="14044" y="15969"/>
                                </a:lnTo>
                                <a:lnTo>
                                  <a:pt x="10091" y="15887"/>
                                </a:lnTo>
                                <a:lnTo>
                                  <a:pt x="6154" y="15811"/>
                                </a:lnTo>
                                <a:lnTo>
                                  <a:pt x="1852" y="15740"/>
                                </a:lnTo>
                                <a:lnTo>
                                  <a:pt x="0" y="15892"/>
                                </a:lnTo>
                                <a:lnTo>
                                  <a:pt x="0" y="1560"/>
                                </a:lnTo>
                                <a:lnTo>
                                  <a:pt x="820" y="1460"/>
                                </a:lnTo>
                                <a:lnTo>
                                  <a:pt x="1582" y="1409"/>
                                </a:lnTo>
                                <a:lnTo>
                                  <a:pt x="6154" y="1333"/>
                                </a:lnTo>
                                <a:lnTo>
                                  <a:pt x="10091" y="1257"/>
                                </a:lnTo>
                                <a:lnTo>
                                  <a:pt x="14409" y="1168"/>
                                </a:lnTo>
                                <a:lnTo>
                                  <a:pt x="15172" y="1181"/>
                                </a:lnTo>
                                <a:lnTo>
                                  <a:pt x="19109" y="1460"/>
                                </a:lnTo>
                                <a:lnTo>
                                  <a:pt x="20378" y="1663"/>
                                </a:lnTo>
                                <a:lnTo>
                                  <a:pt x="22919" y="2298"/>
                                </a:lnTo>
                                <a:lnTo>
                                  <a:pt x="25078" y="3200"/>
                                </a:lnTo>
                                <a:lnTo>
                                  <a:pt x="27237" y="4572"/>
                                </a:lnTo>
                                <a:lnTo>
                                  <a:pt x="27998" y="5093"/>
                                </a:lnTo>
                                <a:lnTo>
                                  <a:pt x="30284" y="6858"/>
                                </a:lnTo>
                                <a:lnTo>
                                  <a:pt x="31300" y="7912"/>
                                </a:lnTo>
                                <a:lnTo>
                                  <a:pt x="32825" y="9677"/>
                                </a:lnTo>
                                <a:lnTo>
                                  <a:pt x="34475" y="12865"/>
                                </a:lnTo>
                                <a:lnTo>
                                  <a:pt x="35238" y="16090"/>
                                </a:lnTo>
                                <a:lnTo>
                                  <a:pt x="35238" y="19494"/>
                                </a:lnTo>
                                <a:lnTo>
                                  <a:pt x="34958" y="20927"/>
                                </a:lnTo>
                                <a:lnTo>
                                  <a:pt x="42857" y="19456"/>
                                </a:lnTo>
                                <a:lnTo>
                                  <a:pt x="44128" y="19304"/>
                                </a:lnTo>
                                <a:lnTo>
                                  <a:pt x="53089" y="18904"/>
                                </a:lnTo>
                                <a:lnTo>
                                  <a:pt x="61415" y="17621"/>
                                </a:lnTo>
                                <a:lnTo>
                                  <a:pt x="70463" y="15283"/>
                                </a:lnTo>
                                <a:lnTo>
                                  <a:pt x="87894" y="9354"/>
                                </a:lnTo>
                                <a:lnTo>
                                  <a:pt x="108009" y="109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F0D433" id="Group 1327" o:spid="_x0000_s1026" style="width:103.25pt;height:22.35pt;mso-position-horizontal-relative:char;mso-position-vertical-relative:line" coordsize="15944,5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">
                <v:shape id="Shape 238" o:spid="_x0000_s1027" style="position:absolute;top:1538;width:15944;height:4012;visibility:visible;mso-wrap-style:square;v-text-anchor:top" coordsize="1594498,401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" path="m551307,r1295,51l555854,330r1320,191l560438,1169r546,127l564286,2108v2579,635,4890,2058,6617,4077l572910,8534r317,369l574523,10541r2082,3734l577228,15990r736,3302l578168,21437r215,2134l578422,24105r203,3594l578637,29058r-152,3962l578180,35446r-774,3686l576936,43701r-546,2743l574822,51645r-1531,6089l573354,57493r-1702,7226l570814,67285r-3137,7239l567042,75819r-4298,7812l558711,92291r-267,534l553796,101854r-635,1118l547078,112713r-140,216l540855,122314r-1181,1600l531432,133655r-724,800l521665,143764r-889,851l511010,153200r-25,26l501574,161455r63,-50l491515,170358r-241,203l480822,179434r-11544,9961l468770,189827r-12635,9963l443636,210021r51,-52l431063,220396r-508,407l417208,230848r-153,115l403365,241021r-508,356l388442,251067r-241,152l373774,260528r-1321,762l358715,268277r-12615,7288l345415,275934r-12624,6426l332778,282372r-12636,6413l319164,289243r-11900,4978l306832,294386r-11189,4267l295796,298590r-10833,4254l285115,302781r-10465,4255l274574,307074r-9741,3899l263030,311557r-9741,2451l252501,314173r-8386,1620l236068,318097r-1067,267l226829,320032r-7576,2027l219405,322021r-7569,2121l210795,324396r-7963,1588l202451,326048r-7239,1231l192481,327457r-6108,-216l186334,327241r-5394,-214l176136,327064r-4457,-750l167704,324917r-1804,-800l161925,321983r-3619,-2832l155766,316294r-2617,-4432l152019,308635v-991,-2857,-991,-5968,25,-8813l153086,296926r813,-1828l155651,291833r3137,-3873l162281,285014r3479,-2947l167132,281064r4534,-2896l171806,278079r5257,-3238l177356,274663r5058,-2929l187300,268021r-280,229l192176,264071r2248,-1409l200978,259576r5830,-2735l212217,253124r254,-165l217425,249767r4596,-3818l222580,245517r3274,-2364l225044,242189r-1130,-1549l222898,239014r-1524,-3467l220980,234124v-508,-1828,-635,-3746,-356,-5626l220942,226340r140,-800l221755,222289r825,-2592l223977,216433r800,-1562l225738,213242r690,-2536l227927,207252r2603,-4255l231191,202019r3683,-4978l235395,196368r4787,-5677l240792,190030r5131,-5308l246228,184430r5854,-5664l253022,177940r6198,-4927l260312,172238r7252,-4610l267932,167411r9042,-5333l276911,162116r8331,-4953l285483,157011r9398,-5322l295173,151536r9386,-4991l305067,146292r8729,-4125l322440,137389r-241,127l330149,132893r1067,-558l339006,128784r7475,-3575l346532,125184r6109,-2895l353416,121958r6477,-2527l360388,119241r6464,-2210l368122,116675r4279,-961l376631,114160r1359,-419l382651,112611r140,-26l386372,111761r1194,-217l391160,111087r1207,-102l395592,110884r3239,-102l398729,110782r3239,-127l406095,111164r3277,952l409778,112243r1383,456l412788,112814r1054,115l416763,113373r2591,660l421602,114859v2819,1016,5232,2921,6871,5436l429781,122301r1994,4814l432371,129946v458,2160,420,4395,-139,6529l431394,139777r-851,3301c429895,145618,428574,147955,426733,149822r-2870,2896l423710,152883r-2540,2489l419252,156959r-3619,2489l414299,160262r-3975,2146l408800,163106r-3907,1541l401523,166967r,-13l396824,170180r-1841,1067l389179,174054r317,-153l383337,177064r-6160,3162l376885,180366r-6515,3175l363855,186703r-25,l358038,189509r-1333,559l350941,192142r-4967,1903l340982,196279r-2019,711l333896,198336r-5068,1346l328143,199847r-4405,917l321849,201231r-2215,1207l316929,203518r-3290,901l310576,205259r-3236,989l307069,206285r-2548,6453c300419,215532,295021,215532,290919,212738v-4089,-2794,-6071,-7798,-4991,-12636l286398,198044r457,-2058l291109,190471r-2832,3052l288963,191922r2667,-3797l293141,186728v1347,-1232,2960,-2133,4725,-2628l299064,183762r1659,-996l302539,181877r3175,-1245l307616,179876r2416,-1593l312839,176886r3543,-1257l317551,175273r4118,-1035l326581,172746r3967,-1215l335001,169367r711,-330l341084,166802r279,-114l346502,164671r5009,-2593l351536,162065r6439,-3315l364217,155543r5988,-3270l376288,148958r280,-139l381450,146291r3881,-2718l389992,140310r2819,-1524l397378,136934r1127,-624l395592,136208r-2568,-81l390623,136305r-2739,470l384205,137583r-4348,1508l378295,139522r-4406,897l368291,142249r-5683,2202l356857,147130r64,-26l349352,150699r-191,89l341934,154053r-7365,4406l334328,158610r-8979,5081l324676,164059r-8801,4282l307128,173113r-9068,5332l289928,183503r-76,38l281058,188916r-6246,4161l269781,197366r-5081,5264l260305,207511r-4082,5216l253246,217037r-1156,2083l251536,221577r-1194,3264l249178,227075r1977,510l252501,228156v1778,736,3328,1930,4471,3479l257874,232842r410,2106l259939,238493r-607,1834l259613,241771r-1243,1463l257505,245847r-2498,1345l254376,247935r1364,-945l253784,248996r-1079,953l249847,252146r-1143,762l246214,254326r-2920,2379l241160,258039r-2889,1342l235140,261830r-4686,4146l229464,266751r-5334,3683l224333,270282r-6058,4407l217018,275476r-6388,3404l205434,281632r-3910,3547l201232,285433r-5284,4458l195517,290246r-4877,3711l186139,297645r-3271,2861l182547,300886r3787,-150l186373,300736r4846,-171l197019,299226r7616,-1957l204203,297396r7544,-2197l211912,295148r7912,-2197l220650,292748r8055,-1705l236855,288634r1130,-280l246525,286579r8476,-2264l263817,280657r-76,26l274155,276302r165,-64l285090,271844r152,-51l295968,267574r11341,-4887l319418,256387r12,l331494,250124r12752,-7503l344957,242227r13317,-6894l372021,226327r-190,140l385896,216933r13393,-9908l412151,197259r12435,-10340l424536,186957r12535,-10516l437261,176276r12289,-9961l460731,156401r76,-76l471183,147244r-165,152l481051,138354r50,-51l490410,129972r-25,25l499607,121720r8297,-8721l515262,104428r5629,-8530l520738,96127r5848,-9212l530853,78804r4376,-8865l535724,69038r4408,-7598l542638,56076r1570,-5873l544347,49695r1956,-6426l546557,42494r1481,-4046l548691,34443r381,-1689l550040,29424r340,-2392l550517,24601r-3528,-51l547040,24550r-5398,-77l541719,24473r-6122,-38l529488,24397r-6165,-36l517400,24636r-6007,924l503704,27493r-8607,2771l494729,30379r-9948,2859l474574,36500r-318,89l462839,39894r-13551,4607l449529,44412r-14715,5346l418744,56909r407,-203l401218,65481r-76,38l382118,74651r12,-13l361682,84488,340868,95289r140,-77l319138,106896r-381,190l296062,118284r-20739,10939l275184,129286r-20765,10656l254495,139903r-20937,10916l213030,162408r-343,191l191922,173610r140,-77l173207,183794r-16296,9465l141318,203962r-15484,10882l110823,226068,96368,237757r50,-38l83684,248104,73050,258458r-266,254l62663,268120r-9069,9413l53607,277508r-8065,8384l39706,293339r-4809,6661l32571,303568r-1037,3092l30704,310353r-498,4775l30034,319070r591,3124l32045,325858r2110,3705l37130,333928r5580,5365l42990,339560r5439,5534l54693,350365r6747,4843l68655,359203r9578,4530l89390,368287r11170,3770l113510,374523r14104,1872l142815,377834r15516,398l158293,378232r18720,419l176797,378651r19575,50l218300,378270r-165,12l240972,377502r23027,-3154l290744,368646r28973,-7234l350725,353123r33865,-10310l401714,336665r139,-51l419824,330416r-64,13l438455,323876r-127,51l457378,316992r76,-25l477779,309735r20480,-7639l498450,302019r21564,-7645l520129,294336r22288,-7659l542481,286665r22644,-7659l565302,278956r22645,-7290l610603,264376r89,-25l632955,257353r242,-76l655828,250647r-51,13l677944,244063r22613,-6992l723189,230074r-127,38l746011,222759r254,-77l769633,215697r-254,63l792366,208407r127,-13l815861,201067r127,-64l839356,194031r-127,63l862597,186766r127,-63l886092,179743r23368,-6972l909714,172707r22225,-6248l931939,166472r21844,-6248l953910,160210r22225,-6247l976262,153950r22225,-6198l998741,147714r21844,-5830l1020712,141860r22225,-5830l1043445,135928r21844,-5105l1086894,125790r21194,-5470l1108088,120345r20828,-5473l1129043,114833r20193,-5105l1149363,109678r19812,-4738l1169048,104978r19050,-4737l1187844,100330r18669,-5080l1206386,95263r18369,-5080l1242454,84836r-254,51l1259472,79439r254,-89l1276933,74277r33085,-10053l1310399,64122r30607,-8623l1341260,55397r29210,-7556l1371232,47676r25908,-5397l1397775,42152r24892,-4052l1422413,38164r23749,-4407l1447432,33579r21240,-2199l1486929,28487r1143,-127l1504709,26924r-508,39l1519014,25195r10968,-2348l1531506,22619r13759,-1389l1555763,19203r1270,-191l1567828,17932r1016,-63l1579893,17514v7747,-241,14097,5765,14351,13424c1594498,38608,1588529,45022,1580909,45263r-10622,338l1560414,46589r-10493,2027l1548651,48806r-13523,1353l1523886,52527r-1270,204l1508276,54442r-15759,3445l1492136,57976r-18669,3518l1472578,61633r-21130,2734l1428509,69190r-381,63l1403363,73851r381,-64l1378087,79107r-28699,7469l1349642,86487r-30480,8636l1319416,95035r-33147,10083l1286015,105194r-17272,4979l1269124,110084r-17399,5359l1251598,115494r-18034,5347l1233183,120942r-18288,4991l1214768,125959r-18669,4991l1195718,131039r-19177,4622l1176414,135687r-19812,4635l1156856,140284r-20193,4966l1136790,145212r-20955,5334l1115835,150559r-21209,5334l1094245,155969r-21971,4965l1050303,165913r381,-101l1028332,171501r,-12l1006361,177178r254,-51l984263,183173r,12l961911,189179r,-12l939940,195149r-127,25l917461,201155r254,-63l894347,207811r-23495,6705l871106,214453r-23495,7073l847484,221590r-23495,6705l824243,228245r-23495,7074l800748,235306r-22987,7036l777507,242418r-23495,6680l754266,249034r-23102,7036l731037,256121r-22720,6680l685584,269481r-127,39l663092,275844r-50,13l640309,282181r241,-63l618185,288798r153,-50l595630,295859r-22708,7112l573100,302921r-22707,7467l550443,310362r-22352,7481l528206,317805r-21628,7467l506768,325209r-20548,7468l486042,332740r-20562,7112l465557,339827r-19114,6743l446329,346621r-18745,6401l427520,353035r-18034,6045l409626,359029r-17310,6046l391820,365240r-34582,10350l356845,375704r-31344,8192l325310,383946r-29184,7125l295745,391161r-27369,5689l267538,396990r-24130,3175l242240,400253r-23406,648l218669,400901r-21959,292l196596,401193r-19799,64l176581,401244r-18733,-305l157823,400939r-15850,-305l141211,400596r-15849,-1384l125095,399187r-14783,-1652l109677,397447,95606,395084r-1537,-368l81788,390906r-698,-241l69152,386131r-432,-178l58191,381483r-622,-280l49187,377101r-1283,-736l39853,371158r-788,-546l31725,365037r-674,-559l24714,358966r229,190l17894,353276r-1803,-1816l11519,345910r-533,-698l7480,340361,6236,338290,3480,332651r-953,-2463l826,324130,292,320777,13,314668,,313779r89,-6121l318,305207r952,-5423l1638,298159r1677,-5792l4928,288672r3492,-5830l8890,282093r4940,-7277l14453,273952r6477,-8293l21984,264452r8636,-9004l30632,255422r9360,-9728l40615,245085r10426,-9728l50864,235534,62052,224765r1042,-914l76441,213081r38,-26l91275,201206r470,-368l107252,189357r685,-482l123927,178295r139,-76l140411,167640r978,-584l158801,157569r330,-178l178346,147549r76,-39l199386,136934r20667,-11140l220485,125578r21348,-10592l241922,114948r20981,-10223l262712,104814,283667,94183r318,-152l307099,83045r-381,179l328765,71869r152,-76l350241,61164r317,-153l371132,51422r25,-12l390296,42545r-63,38l408292,34075r432,-204l425348,26810r737,-292l441236,21196r254,-89l455549,16511r572,-179l467665,13183r-305,76l477825,10109r190,-63l488112,7189r-368,101l496748,4432r749,-215l506146,2070r1143,-216l514490,788r1054,-102l522376,280r635,-13l529488,216r6109,-38l541719,140r-77,l547040,77r-51,l551307,xe" fillcolor="black" stroked="f" strokeweight="0">
                  <v:stroke miterlimit="83231f" joinstyle="miter"/>
                  <v:path arrowok="t" textboxrect="0,0,1594498,401257"/>
                </v:shape>
                <v:shape id="Shape 239" o:spid="_x0000_s1028" style="position:absolute;left:5400;top:1240;width:4803;height:2732;visibility:visible;mso-wrap-style:square;v-text-anchor:top" coordsize="480297,273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" path="m238328,r381,50c245567,851,251155,5562,253187,12065r254,991c253949,14846,254203,16713,254203,18580r,1803c254076,23978,252933,27457,250774,30366r-2286,3162l246329,36055r-3429,3124l239979,41389r-4953,3035l235280,44247r-4569,2848l225628,51282r,-63l217246,58204r-127,102l207721,65989r127,-127l197599,74443r-9817,10050l187452,84810r-10108,9691l167615,105549r-597,623l155816,117284r-304,293l153407,119535r-3646,6619l144836,135370r-3383,10654l141211,146710r-4273,11304l133801,168922r-2204,10897l131496,180277r-2529,10449l127837,198794r-843,8514l126551,214348r712,5629l128360,225909r1180,3855l130874,232086r2593,3103l137008,238175r533,483l140562,241547r875,655l143205,242557r648,152l147657,243710r3076,318l153227,244075r2094,-598l157610,242285r2988,-2180l164376,236995r89,-77l167348,234587r1789,-2025l170137,231084r640,-1875l171171,228257r1243,-2746l173246,223110r536,-1914l174045,219218r58,-2112l173996,215391r-313,-1089l173219,213475r-2315,-2465l168425,208371r-1990,-1430l163792,205495r-2578,-1266l160185,203632r-2821,-1874l154889,200444r-1054,-648l151714,198298r-584,-457l149746,196685v-2236,-1867,-3467,-4673,-3340,-7582l146495,186944r190,-1511l147142,183299r356,-1257l148552,179159r2083,-3289l152768,173685r877,-775l156870,170370r2502,-1409l163322,167500r241,-89l167869,165951r393,-127l172911,164462r4876,-1978l178765,162140r6477,-1828l185014,160388r7175,-2235l192189,158166r7150,-2235l199593,155867r7129,-2012l213309,150850r381,-203l221310,147675r1397,-444l229990,145562r6052,-2623l237058,142519r973,-288l239979,140271r762,-609l244971,135972r2501,-2851l249631,131293r3661,-2455l255896,126448r2879,-3029l261061,121488r3175,-1918l265760,118834r2794,-1219l271348,116815r3175,-496l276174,116180r3302,-38l281635,116319r1778,317c285699,117043,287858,118097,289509,119697r1143,1055l290821,121129r339,156l292508,124899r1827,4084l294183,129390r152,408l292395,134159r-1156,3082l291668,136665r-1270,2006c289382,140170,288112,141427,286588,142329r-1926,1128l282778,145072r-2921,1766l276047,148348r254,-88l270840,150622r,-26l264744,153327r381,-216l258902,156197r-762,369l253184,158530r-1775,1770l250647,160972r-3474,2892l243998,167633r-2876,4071l241503,171221r-2921,4661l238963,175044r-2159,4306l236677,179603r-2344,4322l232486,188443r,38l230866,192729r-539,2034l230327,198958r-127,4686l230200,208496r-92,3148l230340,212781r540,877l232480,215367r2292,1651l236664,218436r1455,504l240674,219433r2258,172l246434,218880r3705,-1253l250012,217678r3397,-1227l255769,215195r2498,-2775l258902,211810r4657,-4266l267030,203759r381,-292l271729,199174r-254,280l274864,195796r2834,-4928l277825,190792r2921,-5017l280111,186830r1905,-4305l282143,182181r2419,-5126l285826,173482r,-216l287350,169316r-127,457l288620,165100r254,-736l290056,161586r469,-3192l290779,157328r1045,-3298l292359,152018r71,-609l292430,149098r,-2133l292430,146939r,-1029l292303,144297r,-648l292430,140398r,-2349l292557,136969r1496,-3060l295319,130994r199,-84l295605,130732r3023,-1138l301701,128295r191,72l302082,128295r3073,1299l308178,130732r87,178l308464,130994r1266,2914l311226,136969r67,569l311353,137706r,343l311353,138328r127,1791l311480,144297r-127,3226l311353,149098r,2172l311480,153784r,5778l311480,161887r175,2235l312369,166408r254,952l312990,168919r1030,1692l314528,171780r1397,3264l316306,175895r1016,3264l317322,179350r630,2029l319354,183667r-127,-177l320506,185496r792,876l322910,187592r294,235l323799,186715r-381,660l324942,183794r635,-1142l327211,179960r779,-3176l327990,176771r1016,-4318l329260,171653r1134,-3216l330657,165456r381,-1880l331737,161348r167,-2131l331800,156578r,-229l331927,154546r635,-3327l333292,149396r32,-197l333391,149147r60,-151l333417,149127r7908,-6240l343484,142748v3048,-203,5969,1143,7747,3581l352755,148399r508,762l354787,151650r508,852l356270,154743r1819,2292l358978,158204r1778,3200l360502,160845r2159,3226l364070,166176r720,560l366567,167908r2019,936l370053,169361r1625,-7l372474,169351r855,-861l372948,168859r2286,-2489l374853,166738r1638,-1965l377393,162001r1524,-4305l378790,158191r1143,-3937l380060,153746r1143,-3226l381457,149720r1285,-2719l383362,144767r254,-863l384759,140703r,-26l385589,138595r59,-1334l385648,136474r254,-1816l387934,130225r1016,-1155l388242,130140r7058,-4512l397459,125488v3048,-203,6096,1232,7874,3786l405974,130203r1645,1673l408127,132423r2032,2565l409778,134442r3175,3302l413715,138722r2159,2921l416001,141833r1254,1948l417900,144463r-375,-2820l417398,140462r,-2870l417398,137579r,-3226l417525,131102r,-3187l417525,124676r,-4191l417906,117602r127,-762l418795,113588r508,-1562l420700,108788r381,-724l422037,106330r187,-1415l423367,101867r1397,-2515l425526,98298r1397,-1791l429971,94208r1397,-660l432638,93091r2540,-673l440004,92646r2159,775l445084,95250r635,711l446989,97524r1143,1802l449148,102133r381,2159l449656,105867r-127,3239l449402,112344r,2947l449529,118884r-127,788l449148,123279r-254,1117l448104,127764r-353,4329l447370,134214r-713,2028l448213,135079r1570,-1679l451307,132169r1112,-692l453085,130264r381,-660l455625,126365r,13l457159,124077r371,-1052l459054,120231r1778,-2147l460451,118631r1778,-2528l463342,114522r665,-1885l464642,111163r1401,-2561l467098,106155r465,-2371l468325,101765r1397,-2883l471119,95999r254,-355l472770,93104r254,-496l474421,90424r2794,-2718l477503,87525r347,-467l479120,85585r1177,-1017l480297,118601r-132,238l479374,121361r-1270,2286l477843,124016r896,-572l480297,122677r,18135l480147,140883r-2243,1319l475183,144411r-2398,1939l470992,148793r,-25l468787,151624r-1986,3215l466293,155511r-1778,2223l464007,158331r-1361,1489l462338,160381r-979,2787l461213,164617r-381,1677l460078,168707r-23,176l460197,168935r2275,765l462755,169729r871,-336l463118,169583r2837,-1244l468541,166908r2853,-1964l474182,162811r2247,-2043l478485,158712r-381,508l480263,156705r34,-34l480297,180359r-2193,1416l477469,182143r-3175,1791l473532,184264r-3175,1436l469849,185903r-2921,1066l462864,187452r-3175,-368l457911,186677r-2904,-949l452577,185179r-4191,-2236l446227,180835r-1651,-2235l443433,176479r-1016,-3124l442036,170828r,-2350l442544,165595r381,-1676l443779,161510r289,-1909l444576,157937r117,-328l443306,157962r-1016,204l439369,158509r-1905,12l436892,158458r-317,394l434416,161024r-2540,1739l429336,163855r-4318,597l422478,164109r-1397,-330l419392,163233r-1232,-229l416509,162509r-1608,-675l413715,161645r-4191,-1930l408381,158724r-127,-101l406730,157264r,-64l404825,155486r-1016,-1156l401904,151854r127,140l400395,149847r-396,2032l399491,153822r-1397,3265l398348,156261r-978,3130l396443,163017r-127,470l394919,167830r-1397,4331l392125,174942r-2413,3277l389458,178536r-2159,2566l386664,181801r-2159,2146l381965,185700r-2794,1422l374980,188087r-3302,-26l368503,188049r-2794,-445l362407,186563r-889,-318l358343,184848r-1270,-596l354279,182487r-1270,-877l350850,179781r-1778,-2007l346913,174523r-1055,-1694l345770,173189r-1227,3482l343484,180670r127,-279l342595,185089r-889,2350l340046,190233r-1261,3277l338531,194107r-1397,2908l336626,198056r-1524,2172c334086,201879,332435,203098,330530,203644r-1752,509l327990,204533v-2032,1092,-4572,1220,-6858,344l320490,204624r-1644,-129l314655,202946r-1905,-1333l313258,201993r-2159,-1333l309702,199593r-2286,-2057l306400,196444r-1905,-2439l304241,193713r-2286,-3163l300812,188430r-266,-744l299415,190220r127,-380l297764,194183r-508,1080l294462,200330r,-38l291287,206070r-1270,1817l285699,212598r-254,279l281127,217221r254,-305l277444,221259r-508,610l272644,225837r-3455,3728l266649,231610r-4699,2540l260680,234734r-3937,1461l256362,236309r-4318,1422l250901,238023r-5461,1055l242773,239217r-4318,-381l237312,238671r-3683,-749l233248,237820r-3683,-927l226898,235750r-3302,-2032l220294,231686r-1651,-1219l215722,227699r-1524,-1614l212039,222910r-1524,-3251l209245,215367r-381,-2553l208737,208496r,-4852l208610,198958r,-5410l208864,190932r1143,-4331l210388,185318r1778,-4699l212166,180594r1778,-4686l214452,174663r2287,-4235l213944,171653r-1397,495l204673,174231r127,-51l197561,176276r-7163,2095l190259,178409r-5976,1627l179324,181991r-902,305l173584,183645r-4166,1356l169659,184924r-1918,683l170253,187302r2416,1229l173025,188722r3238,1816l176593,190729r3315,2045l181470,193967r3340,3137l188138,200240r1384,1601l191452,204635r1118,2121l193789,209944r559,2069l194856,215227r127,1384l195059,219849r-25,1156l194754,224256r-215,1384l193904,228536r-267,979l192583,232766r-356,965l191026,236477r-894,2791l188887,241859r-2133,3251l185763,246405r-2896,3226l181534,250889r-3607,2870l178029,253682r-3975,3226l173558,257277r-3962,2870l168643,260756r-3911,2236l162725,263881r-4648,1524l154877,265950r-4674,90l149301,266027r-4318,-267l143497,265570r-4426,-883l135166,264172r-4724,-1752l126759,260020r-1156,-864l121907,256032r127,101l117691,252552r-1448,-1422l112255,246469r-1181,-1651l108521,240512r-1079,-2425l105601,232334r-242,-877l103759,224650r-140,-699l102375,216789r-178,-2363l102400,206146r13,-469l102972,196659r38,-482l103924,187160r203,-1333l106421,174906r1961,-11368l108610,162509r350,-1354l106934,163030r-114,101l96037,172885r-10694,9662l75349,191859r-13,12l65646,200901r-279,242l56461,208994r-6868,7821l48768,217678r-7545,7138l35128,231204r-787,762l29068,236583r-4313,4639l21880,244746r-1864,2678l19701,248055r467,166l22758,249504r-12,l24625,250431v4966,2464,7595,8014,6338,13411c29718,269253,24917,273088,19380,273114v-5550,38,-10388,-3747,-11696,-9132l7628,263755,5436,261620,3696,259169r114,165l2781,257949,1308,254774,838,252730r-63,-292l292,250012,127,248603,,245745r152,-2210l762,240208r610,-2095l3073,233959r483,-1016l5994,228384r750,-1194l11011,221145r775,-978l16815,214440r-178,215l22530,207620r508,-572l29973,199730r6628,-8379l37782,190030r9157,-8852l47180,180963r9741,-8980l56909,171996r10096,-9335l67158,162522r10820,-9703l88798,143129r26,-25l100800,132410r102,-89l113722,121122r11449,-10886l125438,109982r3626,-3256l131229,102527r13,l136855,91656r965,-1588l144170,80975r-139,216l150381,71742r152,-216l156883,62446r1245,-1550l165261,53215r6354,-7927l172796,43980r6772,-6637l186080,30276r216,-241l192303,23800r635,-622l199339,17284r1270,-1066l206578,11773r-127,88l211404,8128r1016,-711l216611,4737r1905,-1041l222072,2070v1778,-813,3683,-1296,5588,-1435l230581,432r-127,12l232354,302,233883,64,238328,xe" fillcolor="black" stroked="f" strokeweight="0">
                  <v:stroke miterlimit="83231f" joinstyle="miter"/>
                  <v:path arrowok="t" textboxrect="0,0,480297,273152"/>
                </v:shape>
                <v:shape id="Shape 240" o:spid="_x0000_s1029" style="position:absolute;left:10430;top:2310;width:0;height:0;visibility:visible;mso-wrap-style:square;v-text-anchor:top" coordsize="0,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" path="m,51l,,,51xe" fillcolor="black" stroked="f" strokeweight="0">
                  <v:stroke miterlimit="83231f" joinstyle="miter"/>
                  <v:path arrowok="t" textboxrect="0,0,0,51"/>
                </v:shape>
                <v:shape id="Shape 241" o:spid="_x0000_s1030" style="position:absolute;left:10203;top:1790;width:1917;height:1254;visibility:visible;mso-wrap-style:square;v-text-anchor:top" coordsize="191690,12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" path="m191690,r,22676l191178,23366r-1227,2489l188816,29374r-255,711l187505,32534r-467,3190l186911,35838r-635,3607l186276,39598r-533,2724l185672,43227r858,-1013l186657,42023r2222,-2542l189197,38239r127,-433l190721,33476r253,-825l191690,31093r,36408l191355,68058r-2285,2832l188689,71334r-2420,2641l184879,76478r-2286,2350l180052,80529r,13l178529,81533r-2794,1053l173830,82841r-2032,-51l169639,82397r-1016,-255l165448,81025r-508,-152l163161,80123r-3175,-2769l159168,75863r-1086,-1112l157066,73113r-1270,-2451l155542,70192r-567,-1569l154272,67537r-762,-1511l152367,62813r-1059,-2988l149954,56959r-508,-1398l148953,53467r-1031,-1665l147414,50875r-1208,-2558l144366,45579r-508,-787l142735,42687r-1163,-1388l140302,39356r-375,-821l139794,38429r-762,-559l138223,37054r-969,-543l135730,35330r-1281,-1273l132808,33222r-1523,-978l130434,31578r-1182,-312l127094,30339r-467,-290l126439,30016r-996,-7l123283,30009r-3301,-13l116807,29983r-127,l114239,29930r-703,81l112489,30504r-254,102l111472,30924r-2031,1371l109186,32447r-605,381l108424,33120r-2794,2934l105627,36057r131,1114l105758,40487r196,2521l106774,45338r253,1549l107354,49359r690,2215l108424,53187r255,3251l108679,57289r-127,3238l108552,60616r-128,3238l108424,63880r-126,2883l108298,67766r-635,2858l106901,72985r-876,1428l105630,75983v-634,1892,-1904,3480,-3682,4356l99789,81406r794,-573l95915,80797r-4889,38l91025,80759r-126,-1l89883,79679,87851,75868r-255,-2171l87470,72554r,-2883l87470,66508r,-76l87470,60387r,-3239l87343,53910r,-3289l87343,47738r,-3238l87470,43623r254,-2883l87977,39686r763,-2527l89121,35927r160,-303l88816,33647r-839,-2114l87724,30453r-506,-2149l86199,26212r128,406l85208,24605r-380,-156l84549,24561r-2922,1003l82008,25436r-1804,722l78580,27151r-889,521l77101,27932r-1237,1033l74008,30986r,52l71890,33399r-1565,2338l70198,35914r-2159,3201l66072,41868r-1716,3115l64229,45186r-1684,2792l61689,50672r127,-356l60673,54634r-254,686l59295,58498r-273,2575l58387,63359r-1397,3238l57117,66191r-1016,2871l56228,68795r-1143,3238l54450,74057r,2103l54450,79349r,50l54450,82586r,3710l54069,89546r-127,800l53307,93597r-254,826l52037,97661r-1905,2960l48735,102056v-1524,1410,-3429,2197,-5461,2184l42258,104240v-3429,-25,-6477,-2400,-7239,-5753l34892,98005,33622,95338r-762,-3048l32783,90335r-2082,3148l28821,96490r-914,2137l26510,100913r-2794,3289l23843,104049r-2159,2566l20795,107542r-2794,2566l16985,110895r-2744,1877l12854,113929r-1584,1855l10762,116280r-2159,2172l8222,118909r-2921,2501l4920,121741r-3302,2502l1110,124624,,125341,,101653r983,-1006l3142,98855r762,-558l6528,96580,8715,94726r1793,-2056l10635,92594r2066,-2265l13556,88365r762,-1180l16477,83958r2156,-3222l20242,78150r-2114,855l17874,79107r-3302,1130l13048,80618r-2755,339l7913,81547r-1490,609l4031,83831r-1270,661l,85795,,67659r94,-45l3015,66597r1016,-292l7206,65645r889,-114l10495,65301r2415,-783l15588,63575r635,-190l18763,62712r508,-103l21049,62254r1397,-152l23162,62106r-81,-1376l23081,60692r-127,-3226l22954,57504r-127,-2870l22827,54482r-127,-2528l22700,49871r-54,-756l22514,48368r-449,-833l21303,45465r-277,-969l20160,42797r-440,-1344l19215,40880r-1057,26l17102,41060r-2746,572l13530,41902r-736,667l12032,43280r-1337,945l10000,45007,7841,46811r-50,27l7460,47344r216,-443l7667,46906,6317,49312r254,-507l5047,51675r-836,1718l3650,55777r-635,1638l1618,60654r-381,686l,63583,,29551r279,-241l1999,27418,5809,24942,8984,23824r889,-267l13175,22796r381,-90l15715,22313r1905,-166l19779,22199r2159,50l26764,23685r1778,1117l29685,25665r1651,1525l32733,28675r1210,1607l34638,31063r2159,4712l36965,37211r467,1167l37940,40245r33,157l39972,39432r512,177l40988,39432r2577,1237l46083,41535r216,446l46734,42190r907,2560l47737,44948r617,-2189l49116,41045r2130,-3572l52926,34390r254,-470l55339,30644r2032,-3277l57244,27570r1778,-2908l59784,23633r2413,-2920l62197,20776r2032,-2553l65118,17347r2540,-2197l69055,14108r992,-551l71849,12318r1270,-712l75532,10451r381,-166l78255,9359r1849,-978c81755,7466,83660,7162,85565,7517r2159,407l89629,8508r2413,1130l91915,9575r1778,762l97376,13372r1397,2171l99027,16014r1524,2527l100677,18935r489,1013l103218,18350r889,-533l105504,17017r126,-115l107790,15772r2286,-800l112616,14540r1142,-114l116680,14363r127,l119982,14350r3301,-13l125443,14337r1778,-13l128491,14413r2158,330l133444,15734r796,472l135983,16623r3175,1651l140573,19463r2142,1071l144747,22020r1533,1543l147160,24103r1523,1245l150208,26808r-762,-596l151224,27684r2286,3023l154071,32110r1090,1442l156177,35038r1255,2613l159224,40372r509,1105l161130,44741r-381,-940l162527,46696r889,2375l163857,51325r1210,2814l165321,54888r1015,3264l167189,60880r544,981l168496,63524r508,2198l168877,65086r589,1700l170274,67982r379,742l171998,69172r1138,-848l174211,66343r888,-1307l177709,61975r460,-621l176116,60603r-1778,-1117l171163,56006r-1016,-2172l169385,51243r-255,-2514l169004,47599r126,-3252l169130,43445r381,-3225l169766,39318r761,-3226l170527,36282r763,-3581l171163,33082r761,-4318l172560,26834r1317,-3055l175099,20001r509,-1054l177386,15353r888,-1346l180688,10781r-381,660l182085,8571r381,-558l184624,5142r1271,-1257l188435,1739,190721,354,191690,xe" fillcolor="black" stroked="f" strokeweight="0">
                  <v:stroke miterlimit="83231f" joinstyle="miter"/>
                  <v:path arrowok="t" textboxrect="0,0,191690,125341"/>
                </v:shape>
                <v:shape id="Shape 242" o:spid="_x0000_s1031" style="position:absolute;left:12627;top:1886;width:0;height:0;visibility:visible;mso-wrap-style:square;v-text-anchor:top" coordsize="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" path="m,12l,,,12xe" fillcolor="black" stroked="f" strokeweight="0">
                  <v:stroke miterlimit="83231f" joinstyle="miter"/>
                  <v:path arrowok="t" textboxrect="0,0,0,12"/>
                </v:shape>
                <v:shape id="Shape 243" o:spid="_x0000_s1032" style="position:absolute;left:12795;top:1434;width:356;height:439;visibility:visible;mso-wrap-style:square;v-text-anchor:top" coordsize="35628,43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" path="m35628,r,14332l34290,14443r381,-64l31288,14886r-2473,1007l26670,17287r-381,190l23810,18895r-2728,2393l21209,21249r-2631,2322l16637,25682r381,-508l16447,25884r-300,1536l19812,27332r,14l25527,27193r5846,-126l35628,26311r,17163l33401,43780r-1397,75l25527,43716r-5715,-153l19812,43576r-5334,-127l12065,43042,8509,41849,6604,40897,4826,39715r-635,-533l2794,38013,254,33644,,32184,127,28527,635,27104r127,-305l1658,24281r755,-3197l4064,18036,5969,15915r381,-457l8636,13350r254,-292l11811,10594r-127,115l14986,7838r1270,-889l19431,5159r-254,177l22098,3558r1143,-558l26797,1577r1270,-368l32385,409r381,-64l35628,xe" fillcolor="black" stroked="f" strokeweight="0">
                  <v:stroke miterlimit="83231f" joinstyle="miter"/>
                  <v:path arrowok="t" textboxrect="0,0,35628,43855"/>
                </v:shape>
                <v:shape id="Shape 244" o:spid="_x0000_s1033" style="position:absolute;left:12120;width:1031;height:2465;visibility:visible;mso-wrap-style:square;v-text-anchor:top" coordsize="103112,24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" path="m50720,r3429,597l56435,1524r3683,3125l61007,5994r254,470l62531,8852r762,1702l63928,12636r254,2045l64309,16472r,229l64436,20295r,38l64563,24650r,5550l64563,36322r,7201l64690,51092r,8280l64563,60782r-1397,9360l63166,70218,61388,81382r-127,279l59229,92825r,-64l56943,104991r,152l54657,116281r-127,737l51387,127959r-667,7092l50720,134518r-254,9728l50466,153670r127,10084l50593,181419r127,7201l50720,194729r,6122l50943,206232r920,4575l51863,210960r214,1219l52498,212636r,-25l54829,214965r2142,1957l59102,218405r1122,455l62103,219108r2447,37l66974,218937r2646,-734l72691,216509r,-38l77574,213894r3880,-2922l81073,211239r4068,-3422l89201,203733r254,-279l93011,200190r,51l97583,195897r381,-292l102282,191998r,-38l103112,191272r,20757l99869,214960r254,-292l95805,218961r-508,470l90852,223000r-254,215l86280,226454r-1016,622l79930,229946r,-38l75993,232067r-1651,647l70405,233794r-1143,203l65706,234417r-762,38l61642,234506r-762,-39l57578,234162r-1905,-419l52879,232714r-1651,-799l47926,229806r-762,-609l44243,226720r-381,-342l41195,223888r127,25l39036,221793r-2286,-4077l35988,214135r,64l34845,209169r-127,-1244l34210,201816r,-610l34337,194729r,-6109l34337,188608r,-6799l31416,188493r254,-418l29130,194920r-127,305l26463,201346r127,-419l24431,207035r-381,1017l21510,213093r,-12l18589,218834r-889,1333l14525,224485r,-101l11731,228333r-635,750l7794,232651r127,-126l7552,232949r-863,1329l5000,238074r-381,698l2460,242697r-127,241l47,246494r-47,78l,210165r1444,-3143l1317,207429r1323,-3427l3984,199834r,-203l5508,195669r-254,431l6017,193700r-17,7l5032,194534r-1346,1805l2079,198945r-508,686l,201747,,179071r1952,-712l3730,177914r2921,-343l8556,177571r2921,369l14017,178727r2071,1036l18467,174319r3170,-8280l21510,166357r3175,-9372l24685,157340r3175,-10820l27860,146596r3175,-11176l30908,135839r2794,-11900l33702,123622r2794,-10159l36496,113462r,-787l38020,102247r,230l39036,92405r,-63l40179,82982r1143,-9360l41195,74511r,-8636l41195,57594r,-7556l41195,42481r,-6489l41195,30276r,-38l41195,24879r,-12l41195,20206r,-13l41195,16980r,-13l41195,14135r,-38l41195,10896r127,-1460l41576,7633,43608,3594,44624,2489c46021,1029,47926,153,49958,38l50720,xe" fillcolor="black" stroked="f" strokeweight="0">
                  <v:stroke miterlimit="83231f" joinstyle="miter"/>
                  <v:path arrowok="t" textboxrect="0,0,103112,246572"/>
                </v:shape>
                <v:shape id="Shape 245" o:spid="_x0000_s1034" style="position:absolute;left:13151;top:1419;width:1195;height:701;visibility:visible;mso-wrap-style:square;v-text-anchor:top" coordsize="119438,701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" path="m108009,1092c110675,,113723,406,116009,2171v2286,1766,3429,4623,3048,7481c118676,12522,116772,14960,114104,16053l94038,24333r-507,165l75497,30620r-509,165l65209,33300r-762,165l55555,34810r-8761,2325l45906,37325r-7857,1281l28760,40653r-762,139l27837,40811r-707,899l25331,44704r-381,572l22029,49225r,101l18728,53632r-1016,1079l13394,58662r-254,279l9075,62179r128,-51l4884,65710r254,-242l440,69761r-127,76l,70119,,49362,3106,46786r-253,293l6020,44163r-1008,185l4631,44399,,45034,,27870r1963,-349l1582,27584,8822,26009r253,-50l17331,24422r253,-51l17873,24329r867,-2010l18981,20269r128,-952l19482,17962,18219,16878r509,457l17604,16500r-577,-195l14044,15969r-3953,-82l6154,15811r-4302,-71l,15892,,1560,820,1460r762,-51l6154,1333r3937,-76l14409,1168r763,13l19109,1460r1269,203l22919,2298r2159,902l27237,4572r761,521l30284,6858r1016,1054l32825,9677r1650,3188l35238,16090r,3404l34958,20927r7899,-1471l44128,19304r8961,-400l61415,17621r9048,-2338l87894,9354,108009,1092xe" fillcolor="black" stroked="f" strokeweight="0">
                  <v:stroke miterlimit="83231f" joinstyle="miter"/>
                  <v:path arrowok="t" textboxrect="0,0,119438,70119"/>
                </v:shape>
                <w10:anchorlock/>
              </v:group>
            </w:pict>
          </mc:Fallback>
        </mc:AlternateContent>
      </w:r>
    </w:p>
    <w:sectPr w:rsidR="00BB4749" w:rsidRPr="007D7263" w:rsidSect="00F966C1">
      <w:pgSz w:w="11906" w:h="16838"/>
      <w:pgMar w:top="964" w:right="1021" w:bottom="816"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F7AD7" w14:textId="77777777" w:rsidR="001155D4" w:rsidRDefault="001155D4" w:rsidP="00154F49">
      <w:pPr>
        <w:spacing w:after="0" w:line="240" w:lineRule="auto"/>
      </w:pPr>
      <w:r>
        <w:separator/>
      </w:r>
    </w:p>
  </w:endnote>
  <w:endnote w:type="continuationSeparator" w:id="0">
    <w:p w14:paraId="23E4754F" w14:textId="77777777" w:rsidR="001155D4" w:rsidRDefault="001155D4" w:rsidP="00154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FF329C" w14:textId="77777777" w:rsidR="001155D4" w:rsidRDefault="001155D4" w:rsidP="00154F49">
      <w:pPr>
        <w:spacing w:after="0" w:line="240" w:lineRule="auto"/>
      </w:pPr>
      <w:r>
        <w:separator/>
      </w:r>
    </w:p>
  </w:footnote>
  <w:footnote w:type="continuationSeparator" w:id="0">
    <w:p w14:paraId="39C2BE02" w14:textId="77777777" w:rsidR="001155D4" w:rsidRDefault="001155D4" w:rsidP="00154F4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93"/>
    <w:rsid w:val="000434AA"/>
    <w:rsid w:val="00046718"/>
    <w:rsid w:val="000B73D3"/>
    <w:rsid w:val="000D03DE"/>
    <w:rsid w:val="001155D4"/>
    <w:rsid w:val="00117717"/>
    <w:rsid w:val="00127E92"/>
    <w:rsid w:val="00130599"/>
    <w:rsid w:val="00131F9B"/>
    <w:rsid w:val="00142497"/>
    <w:rsid w:val="00154F49"/>
    <w:rsid w:val="0019325E"/>
    <w:rsid w:val="001A7B12"/>
    <w:rsid w:val="001D1DDE"/>
    <w:rsid w:val="00274B10"/>
    <w:rsid w:val="0028014F"/>
    <w:rsid w:val="00290C9B"/>
    <w:rsid w:val="002A5425"/>
    <w:rsid w:val="002A5A41"/>
    <w:rsid w:val="002D4993"/>
    <w:rsid w:val="00355DDA"/>
    <w:rsid w:val="00383D87"/>
    <w:rsid w:val="003A5668"/>
    <w:rsid w:val="003B1E2D"/>
    <w:rsid w:val="003F4A22"/>
    <w:rsid w:val="00447AB5"/>
    <w:rsid w:val="00461830"/>
    <w:rsid w:val="00472B44"/>
    <w:rsid w:val="00485785"/>
    <w:rsid w:val="0050095F"/>
    <w:rsid w:val="00555115"/>
    <w:rsid w:val="005743D6"/>
    <w:rsid w:val="0059003A"/>
    <w:rsid w:val="005D73C7"/>
    <w:rsid w:val="005E6460"/>
    <w:rsid w:val="00646EC2"/>
    <w:rsid w:val="006667D5"/>
    <w:rsid w:val="00681205"/>
    <w:rsid w:val="006D77F1"/>
    <w:rsid w:val="00735CD8"/>
    <w:rsid w:val="007757BD"/>
    <w:rsid w:val="00781726"/>
    <w:rsid w:val="007D7263"/>
    <w:rsid w:val="00811F83"/>
    <w:rsid w:val="0081682C"/>
    <w:rsid w:val="00846A9F"/>
    <w:rsid w:val="00872D4C"/>
    <w:rsid w:val="00900592"/>
    <w:rsid w:val="00917BB5"/>
    <w:rsid w:val="00927A15"/>
    <w:rsid w:val="00962E69"/>
    <w:rsid w:val="00971E8E"/>
    <w:rsid w:val="0099609C"/>
    <w:rsid w:val="009E0829"/>
    <w:rsid w:val="009E1E81"/>
    <w:rsid w:val="00A01C3E"/>
    <w:rsid w:val="00A04566"/>
    <w:rsid w:val="00A17B27"/>
    <w:rsid w:val="00A22B0C"/>
    <w:rsid w:val="00A6549D"/>
    <w:rsid w:val="00A73075"/>
    <w:rsid w:val="00A75569"/>
    <w:rsid w:val="00A81FC6"/>
    <w:rsid w:val="00B00779"/>
    <w:rsid w:val="00B22801"/>
    <w:rsid w:val="00B71417"/>
    <w:rsid w:val="00B714FB"/>
    <w:rsid w:val="00B84AF2"/>
    <w:rsid w:val="00BB4749"/>
    <w:rsid w:val="00BC23DD"/>
    <w:rsid w:val="00BD11C3"/>
    <w:rsid w:val="00BD46AB"/>
    <w:rsid w:val="00BE34E6"/>
    <w:rsid w:val="00C15CAD"/>
    <w:rsid w:val="00C427E0"/>
    <w:rsid w:val="00C609A6"/>
    <w:rsid w:val="00CB3EFB"/>
    <w:rsid w:val="00CD20A5"/>
    <w:rsid w:val="00CD323D"/>
    <w:rsid w:val="00D17463"/>
    <w:rsid w:val="00D313DE"/>
    <w:rsid w:val="00D422BD"/>
    <w:rsid w:val="00D754A7"/>
    <w:rsid w:val="00D84E75"/>
    <w:rsid w:val="00E57DAE"/>
    <w:rsid w:val="00E742F5"/>
    <w:rsid w:val="00E747CA"/>
    <w:rsid w:val="00EA54C7"/>
    <w:rsid w:val="00EC1BE9"/>
    <w:rsid w:val="00ED3C42"/>
    <w:rsid w:val="00EE06DC"/>
    <w:rsid w:val="00F25003"/>
    <w:rsid w:val="00F77258"/>
    <w:rsid w:val="00F966C1"/>
    <w:rsid w:val="00FA6792"/>
    <w:rsid w:val="00FB3CA4"/>
    <w:rsid w:val="00FB6799"/>
    <w:rsid w:val="00FE70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C257"/>
  <w15:chartTrackingRefBased/>
  <w15:docId w15:val="{72D67F2B-86E3-5E46-A9FD-8C4AA393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C1BE9"/>
    <w:pPr>
      <w:spacing w:after="272" w:line="249" w:lineRule="auto"/>
      <w:ind w:left="10" w:right="3" w:hanging="10"/>
      <w:jc w:val="both"/>
    </w:pPr>
    <w:rPr>
      <w:rFonts w:ascii="Times New Roman" w:eastAsia="Times New Roman" w:hAnsi="Times New Roman" w:cs="Times New Roman"/>
      <w:color w:val="000000"/>
      <w:sz w:val="20"/>
      <w:lang w:val="en" w:eastAsia="en"/>
    </w:rPr>
  </w:style>
  <w:style w:type="paragraph" w:styleId="berschrift1">
    <w:name w:val="heading 1"/>
    <w:basedOn w:val="Standard"/>
    <w:next w:val="Standard"/>
    <w:link w:val="berschrift1Zchn"/>
    <w:uiPriority w:val="9"/>
    <w:qFormat/>
    <w:rsid w:val="002D4993"/>
    <w:pPr>
      <w:keepNext/>
      <w:keepLines/>
      <w:spacing w:before="360" w:after="80" w:line="240" w:lineRule="auto"/>
      <w:ind w:left="0" w:right="0" w:firstLine="0"/>
      <w:jc w:val="left"/>
      <w:outlineLvl w:val="0"/>
    </w:pPr>
    <w:rPr>
      <w:rFonts w:asciiTheme="majorHAnsi" w:eastAsiaTheme="majorEastAsia" w:hAnsiTheme="majorHAnsi" w:cstheme="majorBidi"/>
      <w:color w:val="0F4761" w:themeColor="accent1" w:themeShade="BF"/>
      <w:sz w:val="40"/>
      <w:szCs w:val="40"/>
      <w:lang w:eastAsia="en-US"/>
    </w:rPr>
  </w:style>
  <w:style w:type="paragraph" w:styleId="berschrift2">
    <w:name w:val="heading 2"/>
    <w:basedOn w:val="Standard"/>
    <w:next w:val="Standard"/>
    <w:link w:val="berschrift2Zchn"/>
    <w:uiPriority w:val="9"/>
    <w:semiHidden/>
    <w:unhideWhenUsed/>
    <w:qFormat/>
    <w:rsid w:val="002D4993"/>
    <w:pPr>
      <w:keepNext/>
      <w:keepLines/>
      <w:spacing w:before="160" w:after="80" w:line="240" w:lineRule="auto"/>
      <w:ind w:left="0" w:right="0" w:firstLine="0"/>
      <w:jc w:val="left"/>
      <w:outlineLvl w:val="1"/>
    </w:pPr>
    <w:rPr>
      <w:rFonts w:asciiTheme="majorHAnsi" w:eastAsiaTheme="majorEastAsia" w:hAnsiTheme="majorHAnsi" w:cstheme="majorBidi"/>
      <w:color w:val="0F4761" w:themeColor="accent1" w:themeShade="BF"/>
      <w:sz w:val="32"/>
      <w:szCs w:val="32"/>
      <w:lang w:eastAsia="en-US"/>
    </w:rPr>
  </w:style>
  <w:style w:type="paragraph" w:styleId="berschrift3">
    <w:name w:val="heading 3"/>
    <w:basedOn w:val="Standard"/>
    <w:next w:val="Standard"/>
    <w:link w:val="berschrift3Zchn"/>
    <w:uiPriority w:val="9"/>
    <w:semiHidden/>
    <w:unhideWhenUsed/>
    <w:qFormat/>
    <w:rsid w:val="002D4993"/>
    <w:pPr>
      <w:keepNext/>
      <w:keepLines/>
      <w:spacing w:before="160" w:after="80" w:line="240" w:lineRule="auto"/>
      <w:ind w:left="0" w:right="0" w:firstLine="0"/>
      <w:jc w:val="left"/>
      <w:outlineLvl w:val="2"/>
    </w:pPr>
    <w:rPr>
      <w:rFonts w:asciiTheme="minorHAnsi" w:eastAsiaTheme="majorEastAsia" w:hAnsiTheme="minorHAnsi" w:cstheme="majorBidi"/>
      <w:color w:val="0F4761" w:themeColor="accent1" w:themeShade="BF"/>
      <w:sz w:val="28"/>
      <w:szCs w:val="28"/>
      <w:lang w:eastAsia="en-US"/>
    </w:rPr>
  </w:style>
  <w:style w:type="paragraph" w:styleId="berschrift4">
    <w:name w:val="heading 4"/>
    <w:basedOn w:val="Standard"/>
    <w:next w:val="Standard"/>
    <w:link w:val="berschrift4Zchn"/>
    <w:uiPriority w:val="9"/>
    <w:semiHidden/>
    <w:unhideWhenUsed/>
    <w:qFormat/>
    <w:rsid w:val="002D4993"/>
    <w:pPr>
      <w:keepNext/>
      <w:keepLines/>
      <w:spacing w:before="80" w:after="40" w:line="240" w:lineRule="auto"/>
      <w:ind w:left="0" w:right="0" w:firstLine="0"/>
      <w:jc w:val="left"/>
      <w:outlineLvl w:val="3"/>
    </w:pPr>
    <w:rPr>
      <w:rFonts w:asciiTheme="minorHAnsi" w:eastAsiaTheme="majorEastAsia" w:hAnsiTheme="minorHAnsi" w:cstheme="majorBidi"/>
      <w:i/>
      <w:iCs/>
      <w:color w:val="0F4761" w:themeColor="accent1" w:themeShade="BF"/>
      <w:sz w:val="24"/>
      <w:lang w:eastAsia="en-US"/>
    </w:rPr>
  </w:style>
  <w:style w:type="paragraph" w:styleId="berschrift5">
    <w:name w:val="heading 5"/>
    <w:basedOn w:val="Standard"/>
    <w:next w:val="Standard"/>
    <w:link w:val="berschrift5Zchn"/>
    <w:uiPriority w:val="9"/>
    <w:semiHidden/>
    <w:unhideWhenUsed/>
    <w:qFormat/>
    <w:rsid w:val="002D4993"/>
    <w:pPr>
      <w:keepNext/>
      <w:keepLines/>
      <w:spacing w:before="80" w:after="40" w:line="240" w:lineRule="auto"/>
      <w:ind w:left="0" w:right="0" w:firstLine="0"/>
      <w:jc w:val="left"/>
      <w:outlineLvl w:val="4"/>
    </w:pPr>
    <w:rPr>
      <w:rFonts w:asciiTheme="minorHAnsi" w:eastAsiaTheme="majorEastAsia" w:hAnsiTheme="minorHAnsi" w:cstheme="majorBidi"/>
      <w:color w:val="0F4761" w:themeColor="accent1" w:themeShade="BF"/>
      <w:sz w:val="24"/>
      <w:lang w:eastAsia="en-US"/>
    </w:rPr>
  </w:style>
  <w:style w:type="paragraph" w:styleId="berschrift6">
    <w:name w:val="heading 6"/>
    <w:basedOn w:val="Standard"/>
    <w:next w:val="Standard"/>
    <w:link w:val="berschrift6Zchn"/>
    <w:uiPriority w:val="9"/>
    <w:semiHidden/>
    <w:unhideWhenUsed/>
    <w:qFormat/>
    <w:rsid w:val="002D4993"/>
    <w:pPr>
      <w:keepNext/>
      <w:keepLines/>
      <w:spacing w:before="40" w:after="0" w:line="240" w:lineRule="auto"/>
      <w:ind w:left="0" w:right="0" w:firstLine="0"/>
      <w:jc w:val="left"/>
      <w:outlineLvl w:val="5"/>
    </w:pPr>
    <w:rPr>
      <w:rFonts w:asciiTheme="minorHAnsi" w:eastAsiaTheme="majorEastAsia" w:hAnsiTheme="minorHAnsi" w:cstheme="majorBidi"/>
      <w:i/>
      <w:iCs/>
      <w:color w:val="595959" w:themeColor="text1" w:themeTint="A6"/>
      <w:sz w:val="24"/>
      <w:lang w:eastAsia="en-US"/>
    </w:rPr>
  </w:style>
  <w:style w:type="paragraph" w:styleId="berschrift7">
    <w:name w:val="heading 7"/>
    <w:basedOn w:val="Standard"/>
    <w:next w:val="Standard"/>
    <w:link w:val="berschrift7Zchn"/>
    <w:uiPriority w:val="9"/>
    <w:semiHidden/>
    <w:unhideWhenUsed/>
    <w:qFormat/>
    <w:rsid w:val="002D4993"/>
    <w:pPr>
      <w:keepNext/>
      <w:keepLines/>
      <w:spacing w:before="40" w:after="0" w:line="240" w:lineRule="auto"/>
      <w:ind w:left="0" w:right="0" w:firstLine="0"/>
      <w:jc w:val="left"/>
      <w:outlineLvl w:val="6"/>
    </w:pPr>
    <w:rPr>
      <w:rFonts w:asciiTheme="minorHAnsi" w:eastAsiaTheme="majorEastAsia" w:hAnsiTheme="minorHAnsi" w:cstheme="majorBidi"/>
      <w:color w:val="595959" w:themeColor="text1" w:themeTint="A6"/>
      <w:sz w:val="24"/>
      <w:lang w:eastAsia="en-US"/>
    </w:rPr>
  </w:style>
  <w:style w:type="paragraph" w:styleId="berschrift8">
    <w:name w:val="heading 8"/>
    <w:basedOn w:val="Standard"/>
    <w:next w:val="Standard"/>
    <w:link w:val="berschrift8Zchn"/>
    <w:uiPriority w:val="9"/>
    <w:semiHidden/>
    <w:unhideWhenUsed/>
    <w:qFormat/>
    <w:rsid w:val="002D4993"/>
    <w:pPr>
      <w:keepNext/>
      <w:keepLines/>
      <w:spacing w:after="0" w:line="240" w:lineRule="auto"/>
      <w:ind w:left="0" w:right="0" w:firstLine="0"/>
      <w:jc w:val="left"/>
      <w:outlineLvl w:val="7"/>
    </w:pPr>
    <w:rPr>
      <w:rFonts w:asciiTheme="minorHAnsi" w:eastAsiaTheme="majorEastAsia" w:hAnsiTheme="minorHAnsi" w:cstheme="majorBidi"/>
      <w:i/>
      <w:iCs/>
      <w:color w:val="272727" w:themeColor="text1" w:themeTint="D8"/>
      <w:sz w:val="24"/>
      <w:lang w:eastAsia="en-US"/>
    </w:rPr>
  </w:style>
  <w:style w:type="paragraph" w:styleId="berschrift9">
    <w:name w:val="heading 9"/>
    <w:basedOn w:val="Standard"/>
    <w:next w:val="Standard"/>
    <w:link w:val="berschrift9Zchn"/>
    <w:uiPriority w:val="9"/>
    <w:semiHidden/>
    <w:unhideWhenUsed/>
    <w:qFormat/>
    <w:rsid w:val="002D4993"/>
    <w:pPr>
      <w:keepNext/>
      <w:keepLines/>
      <w:spacing w:after="0" w:line="240" w:lineRule="auto"/>
      <w:ind w:left="0" w:right="0" w:firstLine="0"/>
      <w:jc w:val="left"/>
      <w:outlineLvl w:val="8"/>
    </w:pPr>
    <w:rPr>
      <w:rFonts w:asciiTheme="minorHAnsi" w:eastAsiaTheme="majorEastAsia" w:hAnsiTheme="minorHAnsi" w:cstheme="majorBidi"/>
      <w:color w:val="272727" w:themeColor="text1" w:themeTint="D8"/>
      <w:sz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499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D499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499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499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499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49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49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49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4993"/>
    <w:rPr>
      <w:rFonts w:eastAsiaTheme="majorEastAsia" w:cstheme="majorBidi"/>
      <w:color w:val="272727" w:themeColor="text1" w:themeTint="D8"/>
    </w:rPr>
  </w:style>
  <w:style w:type="paragraph" w:styleId="Titel">
    <w:name w:val="Title"/>
    <w:basedOn w:val="Standard"/>
    <w:next w:val="Standard"/>
    <w:link w:val="TitelZchn"/>
    <w:uiPriority w:val="10"/>
    <w:qFormat/>
    <w:rsid w:val="002D4993"/>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elZchn">
    <w:name w:val="Titel Zchn"/>
    <w:basedOn w:val="Absatz-Standardschriftart"/>
    <w:link w:val="Titel"/>
    <w:uiPriority w:val="10"/>
    <w:rsid w:val="002D49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4993"/>
    <w:pPr>
      <w:numPr>
        <w:ilvl w:val="1"/>
      </w:numPr>
      <w:spacing w:after="160" w:line="240" w:lineRule="auto"/>
      <w:ind w:left="10" w:right="0" w:hanging="10"/>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UntertitelZchn">
    <w:name w:val="Untertitel Zchn"/>
    <w:basedOn w:val="Absatz-Standardschriftart"/>
    <w:link w:val="Untertitel"/>
    <w:uiPriority w:val="11"/>
    <w:rsid w:val="002D49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4993"/>
    <w:pPr>
      <w:spacing w:before="160" w:after="160" w:line="240" w:lineRule="auto"/>
      <w:ind w:left="0" w:right="0" w:firstLine="0"/>
      <w:jc w:val="center"/>
    </w:pPr>
    <w:rPr>
      <w:rFonts w:asciiTheme="minorHAnsi" w:eastAsiaTheme="minorHAnsi" w:hAnsiTheme="minorHAnsi" w:cstheme="minorBidi"/>
      <w:i/>
      <w:iCs/>
      <w:color w:val="404040" w:themeColor="text1" w:themeTint="BF"/>
      <w:sz w:val="24"/>
      <w:lang w:eastAsia="en-US"/>
    </w:rPr>
  </w:style>
  <w:style w:type="character" w:customStyle="1" w:styleId="ZitatZchn">
    <w:name w:val="Zitat Zchn"/>
    <w:basedOn w:val="Absatz-Standardschriftart"/>
    <w:link w:val="Zitat"/>
    <w:uiPriority w:val="29"/>
    <w:rsid w:val="002D4993"/>
    <w:rPr>
      <w:i/>
      <w:iCs/>
      <w:color w:val="404040" w:themeColor="text1" w:themeTint="BF"/>
    </w:rPr>
  </w:style>
  <w:style w:type="paragraph" w:styleId="Listenabsatz">
    <w:name w:val="List Paragraph"/>
    <w:basedOn w:val="Standard"/>
    <w:uiPriority w:val="34"/>
    <w:qFormat/>
    <w:rsid w:val="002D4993"/>
    <w:pPr>
      <w:spacing w:after="0" w:line="240" w:lineRule="auto"/>
      <w:ind w:left="720" w:right="0" w:firstLine="0"/>
      <w:contextualSpacing/>
      <w:jc w:val="left"/>
    </w:pPr>
    <w:rPr>
      <w:rFonts w:asciiTheme="minorHAnsi" w:eastAsiaTheme="minorHAnsi" w:hAnsiTheme="minorHAnsi" w:cstheme="minorBidi"/>
      <w:color w:val="auto"/>
      <w:sz w:val="24"/>
      <w:lang w:eastAsia="en-US"/>
    </w:rPr>
  </w:style>
  <w:style w:type="character" w:styleId="IntensiveHervorhebung">
    <w:name w:val="Intense Emphasis"/>
    <w:basedOn w:val="Absatz-Standardschriftart"/>
    <w:uiPriority w:val="21"/>
    <w:qFormat/>
    <w:rsid w:val="002D4993"/>
    <w:rPr>
      <w:i/>
      <w:iCs/>
      <w:color w:val="0F4761" w:themeColor="accent1" w:themeShade="BF"/>
    </w:rPr>
  </w:style>
  <w:style w:type="paragraph" w:styleId="IntensivesZitat">
    <w:name w:val="Intense Quote"/>
    <w:basedOn w:val="Standard"/>
    <w:next w:val="Standard"/>
    <w:link w:val="IntensivesZitatZchn"/>
    <w:uiPriority w:val="30"/>
    <w:qFormat/>
    <w:rsid w:val="002D4993"/>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
    <w:rPr>
      <w:rFonts w:asciiTheme="minorHAnsi" w:eastAsiaTheme="minorHAnsi" w:hAnsiTheme="minorHAnsi" w:cstheme="minorBidi"/>
      <w:i/>
      <w:iCs/>
      <w:color w:val="0F4761" w:themeColor="accent1" w:themeShade="BF"/>
      <w:sz w:val="24"/>
      <w:lang w:eastAsia="en-US"/>
    </w:rPr>
  </w:style>
  <w:style w:type="character" w:customStyle="1" w:styleId="IntensivesZitatZchn">
    <w:name w:val="Intensives Zitat Zchn"/>
    <w:basedOn w:val="Absatz-Standardschriftart"/>
    <w:link w:val="IntensivesZitat"/>
    <w:uiPriority w:val="30"/>
    <w:rsid w:val="002D4993"/>
    <w:rPr>
      <w:i/>
      <w:iCs/>
      <w:color w:val="0F4761" w:themeColor="accent1" w:themeShade="BF"/>
    </w:rPr>
  </w:style>
  <w:style w:type="character" w:styleId="IntensiverVerweis">
    <w:name w:val="Intense Reference"/>
    <w:basedOn w:val="Absatz-Standardschriftart"/>
    <w:uiPriority w:val="32"/>
    <w:qFormat/>
    <w:rsid w:val="002D4993"/>
    <w:rPr>
      <w:b/>
      <w:bCs/>
      <w:smallCaps/>
      <w:color w:val="0F4761" w:themeColor="accent1" w:themeShade="BF"/>
      <w:spacing w:val="5"/>
    </w:rPr>
  </w:style>
  <w:style w:type="character" w:styleId="Hyperlink">
    <w:name w:val="Hyperlink"/>
    <w:basedOn w:val="Absatz-Standardschriftart"/>
    <w:uiPriority w:val="99"/>
    <w:unhideWhenUsed/>
    <w:rsid w:val="00EC1BE9"/>
    <w:rPr>
      <w:color w:val="467886" w:themeColor="hyperlink"/>
      <w:u w:val="single"/>
    </w:rPr>
  </w:style>
  <w:style w:type="paragraph" w:styleId="StandardWeb">
    <w:name w:val="Normal (Web)"/>
    <w:basedOn w:val="Standard"/>
    <w:uiPriority w:val="99"/>
    <w:unhideWhenUsed/>
    <w:rsid w:val="002A5A41"/>
    <w:pPr>
      <w:spacing w:before="100" w:beforeAutospacing="1" w:after="100" w:afterAutospacing="1" w:line="240" w:lineRule="auto"/>
      <w:ind w:left="0" w:right="0" w:firstLine="0"/>
      <w:jc w:val="left"/>
    </w:pPr>
    <w:rPr>
      <w:color w:val="auto"/>
      <w:kern w:val="0"/>
      <w:sz w:val="24"/>
      <w:lang w:val="de-DE" w:eastAsia="en-GB"/>
      <w14:ligatures w14:val="none"/>
    </w:rPr>
  </w:style>
  <w:style w:type="paragraph" w:styleId="Kopfzeile">
    <w:name w:val="header"/>
    <w:basedOn w:val="Standard"/>
    <w:link w:val="KopfzeileZchn"/>
    <w:uiPriority w:val="99"/>
    <w:unhideWhenUsed/>
    <w:rsid w:val="00154F49"/>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154F49"/>
    <w:rPr>
      <w:rFonts w:ascii="Times New Roman" w:eastAsia="Times New Roman" w:hAnsi="Times New Roman" w:cs="Times New Roman"/>
      <w:color w:val="000000"/>
      <w:sz w:val="20"/>
      <w:lang w:val="en" w:eastAsia="en"/>
    </w:rPr>
  </w:style>
  <w:style w:type="paragraph" w:styleId="Fuzeile">
    <w:name w:val="footer"/>
    <w:basedOn w:val="Standard"/>
    <w:link w:val="FuzeileZchn"/>
    <w:uiPriority w:val="99"/>
    <w:unhideWhenUsed/>
    <w:rsid w:val="00154F49"/>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154F49"/>
    <w:rPr>
      <w:rFonts w:ascii="Times New Roman" w:eastAsia="Times New Roman" w:hAnsi="Times New Roman" w:cs="Times New Roman"/>
      <w:color w:val="000000"/>
      <w:sz w:val="20"/>
      <w:lang w:val="en" w:eastAsia="en"/>
    </w:rPr>
  </w:style>
  <w:style w:type="paragraph" w:styleId="berarbeitung">
    <w:name w:val="Revision"/>
    <w:hidden/>
    <w:uiPriority w:val="99"/>
    <w:semiHidden/>
    <w:rsid w:val="00B71417"/>
    <w:rPr>
      <w:rFonts w:ascii="Times New Roman" w:eastAsia="Times New Roman" w:hAnsi="Times New Roman" w:cs="Times New Roman"/>
      <w:color w:val="000000"/>
      <w:sz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shangawande@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05D6B-3BB3-E448-8E2D-60E8685B7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639</Words>
  <Characters>4032</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 Gawande</dc:creator>
  <cp:keywords/>
  <dc:description/>
  <cp:lastModifiedBy>David Döbele</cp:lastModifiedBy>
  <cp:revision>3</cp:revision>
  <cp:lastPrinted>2024-09-07T19:55:00Z</cp:lastPrinted>
  <dcterms:created xsi:type="dcterms:W3CDTF">2024-09-07T19:59:00Z</dcterms:created>
  <dcterms:modified xsi:type="dcterms:W3CDTF">2024-09-08T12:44:00Z</dcterms:modified>
</cp:coreProperties>
</file>