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3CBDBA55" w:rsidR="00EE44B0" w:rsidRPr="007A1062" w:rsidRDefault="00BB3279" w:rsidP="00A156B9">
      <w:pPr>
        <w:jc w:val="right"/>
        <w:rPr>
          <w:rFonts w:ascii="Georgia" w:hAnsi="Georgia"/>
          <w:sz w:val="20"/>
          <w:szCs w:val="20"/>
          <w:rPrChange w:id="0" w:author="David Döbele" w:date="2023-01-24T19:12:00Z">
            <w:rPr>
              <w:rFonts w:ascii="Georgia" w:hAnsi="Georgia"/>
              <w:sz w:val="21"/>
              <w:szCs w:val="21"/>
            </w:rPr>
          </w:rPrChange>
        </w:rPr>
      </w:pPr>
      <w:r w:rsidRPr="007A1062">
        <w:rPr>
          <w:rFonts w:ascii="Georgia" w:hAnsi="Georgia"/>
          <w:sz w:val="20"/>
          <w:szCs w:val="20"/>
          <w:rPrChange w:id="1" w:author="David Döbele" w:date="2023-01-24T19:12:00Z">
            <w:rPr>
              <w:rFonts w:ascii="Georgia" w:hAnsi="Georgia"/>
              <w:sz w:val="21"/>
              <w:szCs w:val="21"/>
            </w:rPr>
          </w:rPrChange>
        </w:rPr>
        <w:t xml:space="preserve">Tim </w:t>
      </w:r>
      <w:proofErr w:type="spellStart"/>
      <w:r w:rsidRPr="007A1062">
        <w:rPr>
          <w:rFonts w:ascii="Georgia" w:hAnsi="Georgia"/>
          <w:sz w:val="20"/>
          <w:szCs w:val="20"/>
          <w:rPrChange w:id="2" w:author="David Döbele" w:date="2023-01-24T19:12:00Z">
            <w:rPr>
              <w:rFonts w:ascii="Georgia" w:hAnsi="Georgia"/>
              <w:sz w:val="21"/>
              <w:szCs w:val="21"/>
            </w:rPr>
          </w:rPrChange>
        </w:rPr>
        <w:t>Dreesmann</w:t>
      </w:r>
      <w:proofErr w:type="spellEnd"/>
    </w:p>
    <w:p w14:paraId="0815CC5A" w14:textId="44BE9C73" w:rsidR="004A6740" w:rsidRPr="007A1062" w:rsidRDefault="00BB3279" w:rsidP="00A156B9">
      <w:pPr>
        <w:jc w:val="right"/>
        <w:rPr>
          <w:rFonts w:ascii="Georgia" w:hAnsi="Georgia"/>
          <w:sz w:val="20"/>
          <w:szCs w:val="20"/>
          <w:rPrChange w:id="3" w:author="David Döbele" w:date="2023-01-24T19:12:00Z">
            <w:rPr>
              <w:rFonts w:ascii="Georgia" w:hAnsi="Georgia"/>
              <w:sz w:val="21"/>
              <w:szCs w:val="21"/>
            </w:rPr>
          </w:rPrChange>
        </w:rPr>
      </w:pPr>
      <w:r w:rsidRPr="007A1062">
        <w:rPr>
          <w:rFonts w:ascii="Georgia" w:hAnsi="Georgia"/>
          <w:sz w:val="20"/>
          <w:szCs w:val="20"/>
          <w:rPrChange w:id="4" w:author="David Döbele" w:date="2023-01-24T19:12:00Z">
            <w:rPr>
              <w:rFonts w:ascii="Georgia" w:hAnsi="Georgia"/>
              <w:sz w:val="21"/>
              <w:szCs w:val="21"/>
            </w:rPr>
          </w:rPrChange>
        </w:rPr>
        <w:t>Alte Poststraße 54</w:t>
      </w:r>
    </w:p>
    <w:p w14:paraId="474D3B3D" w14:textId="58C37AA3" w:rsidR="001E6FC7" w:rsidRPr="007A1062" w:rsidRDefault="00BB3279" w:rsidP="00A156B9">
      <w:pPr>
        <w:jc w:val="right"/>
        <w:rPr>
          <w:rFonts w:ascii="Georgia" w:hAnsi="Georgia"/>
          <w:sz w:val="20"/>
          <w:szCs w:val="20"/>
          <w:rPrChange w:id="5" w:author="David Döbele" w:date="2023-01-24T19:12:00Z">
            <w:rPr>
              <w:rFonts w:ascii="Georgia" w:hAnsi="Georgia"/>
              <w:sz w:val="21"/>
              <w:szCs w:val="21"/>
            </w:rPr>
          </w:rPrChange>
        </w:rPr>
      </w:pPr>
      <w:r w:rsidRPr="007A1062">
        <w:rPr>
          <w:rFonts w:ascii="Georgia" w:hAnsi="Georgia"/>
          <w:sz w:val="20"/>
          <w:szCs w:val="20"/>
          <w:rPrChange w:id="6" w:author="David Döbele" w:date="2023-01-24T19:12:00Z">
            <w:rPr>
              <w:rFonts w:ascii="Georgia" w:hAnsi="Georgia"/>
              <w:sz w:val="21"/>
              <w:szCs w:val="21"/>
            </w:rPr>
          </w:rPrChange>
        </w:rPr>
        <w:t xml:space="preserve">26835 </w:t>
      </w:r>
      <w:proofErr w:type="spellStart"/>
      <w:r w:rsidRPr="007A1062">
        <w:rPr>
          <w:rFonts w:ascii="Georgia" w:hAnsi="Georgia"/>
          <w:sz w:val="20"/>
          <w:szCs w:val="20"/>
          <w:rPrChange w:id="7" w:author="David Döbele" w:date="2023-01-24T19:12:00Z">
            <w:rPr>
              <w:rFonts w:ascii="Georgia" w:hAnsi="Georgia"/>
              <w:sz w:val="21"/>
              <w:szCs w:val="21"/>
            </w:rPr>
          </w:rPrChange>
        </w:rPr>
        <w:t>Holtand</w:t>
      </w:r>
      <w:proofErr w:type="spellEnd"/>
    </w:p>
    <w:p w14:paraId="78E662E1" w14:textId="54178CDA" w:rsidR="001E6FC7" w:rsidRPr="007A1062" w:rsidRDefault="001E6FC7" w:rsidP="00A156B9">
      <w:pPr>
        <w:jc w:val="right"/>
        <w:rPr>
          <w:rFonts w:ascii="Georgia" w:hAnsi="Georgia"/>
          <w:sz w:val="20"/>
          <w:szCs w:val="20"/>
          <w:rPrChange w:id="8" w:author="David Döbele" w:date="2023-01-24T19:12:00Z">
            <w:rPr>
              <w:rFonts w:ascii="Georgia" w:hAnsi="Georgia"/>
              <w:sz w:val="21"/>
              <w:szCs w:val="21"/>
            </w:rPr>
          </w:rPrChange>
        </w:rPr>
      </w:pPr>
      <w:r w:rsidRPr="007A1062">
        <w:rPr>
          <w:rFonts w:ascii="Georgia" w:hAnsi="Georgia"/>
          <w:sz w:val="20"/>
          <w:szCs w:val="20"/>
          <w:rPrChange w:id="9" w:author="David Döbele" w:date="2023-01-24T19:12:00Z">
            <w:rPr>
              <w:rFonts w:ascii="Georgia" w:hAnsi="Georgia"/>
              <w:sz w:val="21"/>
              <w:szCs w:val="21"/>
            </w:rPr>
          </w:rPrChange>
        </w:rPr>
        <w:t>Mail</w:t>
      </w:r>
      <w:r w:rsidR="00C4564A" w:rsidRPr="007A1062">
        <w:rPr>
          <w:rFonts w:ascii="Georgia" w:hAnsi="Georgia"/>
          <w:sz w:val="20"/>
          <w:szCs w:val="20"/>
          <w:rPrChange w:id="10" w:author="David Döbele" w:date="2023-01-24T19:12:00Z">
            <w:rPr>
              <w:rFonts w:ascii="Georgia" w:hAnsi="Georgia"/>
              <w:sz w:val="21"/>
              <w:szCs w:val="21"/>
            </w:rPr>
          </w:rPrChange>
        </w:rPr>
        <w:t>:</w:t>
      </w:r>
      <w:r w:rsidR="00BB3279" w:rsidRPr="007A1062">
        <w:rPr>
          <w:rFonts w:ascii="Georgia" w:hAnsi="Georgia"/>
          <w:sz w:val="20"/>
          <w:szCs w:val="20"/>
          <w:rPrChange w:id="11" w:author="David Döbele" w:date="2023-01-24T19:12:00Z">
            <w:rPr>
              <w:rFonts w:ascii="Georgia" w:hAnsi="Georgia"/>
              <w:sz w:val="21"/>
              <w:szCs w:val="21"/>
            </w:rPr>
          </w:rPrChange>
        </w:rPr>
        <w:t xml:space="preserve"> timdreesmann@aol.com</w:t>
      </w:r>
    </w:p>
    <w:p w14:paraId="396C5C22" w14:textId="66E59473" w:rsidR="001E6FC7" w:rsidRPr="007A1062" w:rsidRDefault="001E6FC7" w:rsidP="00A156B9">
      <w:pPr>
        <w:jc w:val="right"/>
        <w:rPr>
          <w:rFonts w:ascii="Georgia" w:hAnsi="Georgia"/>
          <w:sz w:val="20"/>
          <w:szCs w:val="20"/>
          <w:rPrChange w:id="12" w:author="David Döbele" w:date="2023-01-24T19:12:00Z">
            <w:rPr>
              <w:rFonts w:ascii="Georgia" w:hAnsi="Georgia"/>
              <w:sz w:val="21"/>
              <w:szCs w:val="21"/>
            </w:rPr>
          </w:rPrChange>
        </w:rPr>
      </w:pPr>
      <w:r w:rsidRPr="007A1062">
        <w:rPr>
          <w:rFonts w:ascii="Georgia" w:hAnsi="Georgia"/>
          <w:sz w:val="20"/>
          <w:szCs w:val="20"/>
          <w:rPrChange w:id="13" w:author="David Döbele" w:date="2023-01-24T19:12:00Z">
            <w:rPr>
              <w:rFonts w:ascii="Georgia" w:hAnsi="Georgia"/>
              <w:sz w:val="21"/>
              <w:szCs w:val="21"/>
            </w:rPr>
          </w:rPrChange>
        </w:rPr>
        <w:t>Mobil:</w:t>
      </w:r>
      <w:r w:rsidR="00BB3279" w:rsidRPr="007A1062">
        <w:rPr>
          <w:rFonts w:ascii="Georgia" w:hAnsi="Georgia"/>
          <w:sz w:val="20"/>
          <w:szCs w:val="20"/>
          <w:rPrChange w:id="14" w:author="David Döbele" w:date="2023-01-24T19:12:00Z">
            <w:rPr>
              <w:rFonts w:ascii="Georgia" w:hAnsi="Georgia"/>
              <w:sz w:val="21"/>
              <w:szCs w:val="21"/>
            </w:rPr>
          </w:rPrChange>
        </w:rPr>
        <w:t xml:space="preserve"> </w:t>
      </w:r>
      <w:r w:rsidR="00BB3279" w:rsidRPr="007A1062">
        <w:rPr>
          <w:rFonts w:ascii="Georgia" w:hAnsi="Georgia" w:cs="Georgia"/>
          <w:color w:val="000000"/>
          <w:sz w:val="20"/>
          <w:szCs w:val="20"/>
          <w:rPrChange w:id="15" w:author="David Döbele" w:date="2023-01-24T19:12:00Z">
            <w:rPr>
              <w:rFonts w:ascii="Georgia" w:hAnsi="Georgia" w:cs="Georgia"/>
              <w:color w:val="000000"/>
              <w:sz w:val="21"/>
              <w:szCs w:val="21"/>
            </w:rPr>
          </w:rPrChange>
        </w:rPr>
        <w:t>+49 174 7362874</w:t>
      </w:r>
    </w:p>
    <w:p w14:paraId="0D174AB6" w14:textId="77777777" w:rsidR="001E6FC7" w:rsidRPr="007A1062" w:rsidRDefault="001E6FC7">
      <w:pPr>
        <w:rPr>
          <w:rFonts w:ascii="Georgia" w:hAnsi="Georgia"/>
          <w:sz w:val="20"/>
          <w:szCs w:val="20"/>
          <w:rPrChange w:id="16" w:author="David Döbele" w:date="2023-01-24T19:12:00Z">
            <w:rPr>
              <w:rFonts w:ascii="Georgia" w:hAnsi="Georgia"/>
              <w:sz w:val="21"/>
              <w:szCs w:val="21"/>
            </w:rPr>
          </w:rPrChange>
        </w:rPr>
      </w:pPr>
    </w:p>
    <w:p w14:paraId="5199F119" w14:textId="2FEC5E35" w:rsidR="001E6FC7" w:rsidRPr="007A1062" w:rsidRDefault="004253D6">
      <w:pPr>
        <w:rPr>
          <w:rFonts w:ascii="Georgia" w:hAnsi="Georgia"/>
          <w:sz w:val="20"/>
          <w:szCs w:val="20"/>
          <w:rPrChange w:id="17" w:author="David Döbele" w:date="2023-01-24T19:12:00Z">
            <w:rPr>
              <w:rFonts w:ascii="Georgia" w:hAnsi="Georgia"/>
              <w:sz w:val="21"/>
              <w:szCs w:val="21"/>
            </w:rPr>
          </w:rPrChange>
        </w:rPr>
      </w:pPr>
      <w:proofErr w:type="spellStart"/>
      <w:r w:rsidRPr="007A1062">
        <w:rPr>
          <w:rFonts w:ascii="Georgia" w:hAnsi="Georgia"/>
          <w:sz w:val="20"/>
          <w:szCs w:val="20"/>
          <w:rPrChange w:id="18" w:author="David Döbele" w:date="2023-01-24T19:12:00Z">
            <w:rPr>
              <w:rFonts w:ascii="Georgia" w:hAnsi="Georgia"/>
              <w:sz w:val="21"/>
              <w:szCs w:val="21"/>
            </w:rPr>
          </w:rPrChange>
        </w:rPr>
        <w:t>Parklane</w:t>
      </w:r>
      <w:proofErr w:type="spellEnd"/>
      <w:r w:rsidRPr="007A1062">
        <w:rPr>
          <w:rFonts w:ascii="Georgia" w:hAnsi="Georgia"/>
          <w:sz w:val="20"/>
          <w:szCs w:val="20"/>
          <w:rPrChange w:id="19" w:author="David Döbele" w:date="2023-01-24T19:12:00Z">
            <w:rPr>
              <w:rFonts w:ascii="Georgia" w:hAnsi="Georgia"/>
              <w:sz w:val="21"/>
              <w:szCs w:val="21"/>
            </w:rPr>
          </w:rPrChange>
        </w:rPr>
        <w:t xml:space="preserve"> Capital Beteiligungsberatung GmbH</w:t>
      </w:r>
    </w:p>
    <w:p w14:paraId="19C322C7" w14:textId="247D2F26" w:rsidR="001E6FC7" w:rsidRPr="007A1062" w:rsidRDefault="004253D6">
      <w:pPr>
        <w:rPr>
          <w:rFonts w:ascii="Georgia" w:hAnsi="Georgia"/>
          <w:sz w:val="20"/>
          <w:szCs w:val="20"/>
          <w:rPrChange w:id="20" w:author="David Döbele" w:date="2023-01-24T19:12:00Z">
            <w:rPr>
              <w:rFonts w:ascii="Georgia" w:hAnsi="Georgia"/>
              <w:sz w:val="21"/>
              <w:szCs w:val="21"/>
            </w:rPr>
          </w:rPrChange>
        </w:rPr>
      </w:pPr>
      <w:r w:rsidRPr="007A1062">
        <w:rPr>
          <w:rFonts w:ascii="Georgia" w:hAnsi="Georgia"/>
          <w:sz w:val="20"/>
          <w:szCs w:val="20"/>
          <w:rPrChange w:id="21" w:author="David Döbele" w:date="2023-01-24T19:12:00Z">
            <w:rPr>
              <w:rFonts w:ascii="Georgia" w:hAnsi="Georgia"/>
              <w:sz w:val="21"/>
              <w:szCs w:val="21"/>
            </w:rPr>
          </w:rPrChange>
        </w:rPr>
        <w:t>Große Bleichen 8</w:t>
      </w:r>
    </w:p>
    <w:p w14:paraId="6E19E5D6" w14:textId="77180D58" w:rsidR="001E6FC7" w:rsidRPr="007A1062" w:rsidRDefault="004253D6">
      <w:pPr>
        <w:rPr>
          <w:rFonts w:ascii="Georgia" w:hAnsi="Georgia"/>
          <w:sz w:val="20"/>
          <w:szCs w:val="20"/>
          <w:rPrChange w:id="22" w:author="David Döbele" w:date="2023-01-24T19:12:00Z">
            <w:rPr>
              <w:rFonts w:ascii="Georgia" w:hAnsi="Georgia"/>
              <w:sz w:val="21"/>
              <w:szCs w:val="21"/>
            </w:rPr>
          </w:rPrChange>
        </w:rPr>
      </w:pPr>
      <w:r w:rsidRPr="007A1062">
        <w:rPr>
          <w:rFonts w:ascii="Georgia" w:hAnsi="Georgia"/>
          <w:sz w:val="20"/>
          <w:szCs w:val="20"/>
          <w:rPrChange w:id="23" w:author="David Döbele" w:date="2023-01-24T19:12:00Z">
            <w:rPr>
              <w:rFonts w:ascii="Georgia" w:hAnsi="Georgia"/>
              <w:sz w:val="21"/>
              <w:szCs w:val="21"/>
            </w:rPr>
          </w:rPrChange>
        </w:rPr>
        <w:t>20354</w:t>
      </w:r>
      <w:r w:rsidR="00BB3279" w:rsidRPr="007A1062">
        <w:rPr>
          <w:rFonts w:ascii="Georgia" w:hAnsi="Georgia"/>
          <w:sz w:val="20"/>
          <w:szCs w:val="20"/>
          <w:rPrChange w:id="24" w:author="David Döbele" w:date="2023-01-24T19:12:00Z">
            <w:rPr>
              <w:rFonts w:ascii="Georgia" w:hAnsi="Georgia"/>
              <w:sz w:val="21"/>
              <w:szCs w:val="21"/>
            </w:rPr>
          </w:rPrChange>
        </w:rPr>
        <w:t xml:space="preserve"> </w:t>
      </w:r>
      <w:r w:rsidRPr="007A1062">
        <w:rPr>
          <w:rFonts w:ascii="Georgia" w:hAnsi="Georgia"/>
          <w:sz w:val="20"/>
          <w:szCs w:val="20"/>
          <w:rPrChange w:id="25" w:author="David Döbele" w:date="2023-01-24T19:12:00Z">
            <w:rPr>
              <w:rFonts w:ascii="Georgia" w:hAnsi="Georgia"/>
              <w:sz w:val="21"/>
              <w:szCs w:val="21"/>
            </w:rPr>
          </w:rPrChange>
        </w:rPr>
        <w:t>Hamburg</w:t>
      </w:r>
    </w:p>
    <w:p w14:paraId="72932FC3" w14:textId="77777777" w:rsidR="001E6FC7" w:rsidRPr="007A1062" w:rsidRDefault="00C4564A" w:rsidP="008F7948">
      <w:pPr>
        <w:ind w:left="708" w:firstLine="708"/>
        <w:jc w:val="right"/>
        <w:rPr>
          <w:rFonts w:ascii="Georgia" w:hAnsi="Georgia"/>
          <w:sz w:val="20"/>
          <w:szCs w:val="20"/>
          <w:rPrChange w:id="26" w:author="David Döbele" w:date="2023-01-24T19:12:00Z">
            <w:rPr>
              <w:rFonts w:ascii="Georgia" w:hAnsi="Georgia"/>
              <w:sz w:val="21"/>
              <w:szCs w:val="21"/>
            </w:rPr>
          </w:rPrChange>
        </w:rPr>
      </w:pPr>
      <w:r w:rsidRPr="007A1062">
        <w:rPr>
          <w:rFonts w:ascii="Georgia" w:hAnsi="Georgia"/>
          <w:sz w:val="20"/>
          <w:szCs w:val="20"/>
          <w:rPrChange w:id="27" w:author="David Döbele" w:date="2023-01-24T19:12:00Z">
            <w:rPr>
              <w:rFonts w:ascii="Georgia" w:hAnsi="Georgia"/>
              <w:sz w:val="21"/>
              <w:szCs w:val="21"/>
            </w:rPr>
          </w:rPrChange>
        </w:rPr>
        <w:t>Ort, Datum</w:t>
      </w:r>
    </w:p>
    <w:p w14:paraId="139C30C5" w14:textId="77777777" w:rsidR="001E6FC7" w:rsidRPr="007A1062" w:rsidRDefault="001E6FC7">
      <w:pPr>
        <w:rPr>
          <w:rFonts w:ascii="Georgia" w:hAnsi="Georgia"/>
          <w:sz w:val="20"/>
          <w:szCs w:val="20"/>
          <w:rPrChange w:id="28" w:author="David Döbele" w:date="2023-01-24T19:12:00Z">
            <w:rPr>
              <w:rFonts w:ascii="Georgia" w:hAnsi="Georgia"/>
              <w:sz w:val="21"/>
              <w:szCs w:val="21"/>
            </w:rPr>
          </w:rPrChange>
        </w:rPr>
      </w:pPr>
    </w:p>
    <w:p w14:paraId="6A07C2D1" w14:textId="3119EE44" w:rsidR="00955BE9" w:rsidRPr="007A1062" w:rsidRDefault="00955BE9" w:rsidP="00955BE9">
      <w:pPr>
        <w:spacing w:line="247" w:lineRule="auto"/>
        <w:rPr>
          <w:rFonts w:ascii="Georgia" w:hAnsi="Georgia" w:cs="Times New Roman"/>
          <w:b/>
          <w:sz w:val="20"/>
          <w:szCs w:val="20"/>
          <w:rPrChange w:id="29" w:author="David Döbele" w:date="2023-01-24T19:12:00Z">
            <w:rPr>
              <w:rFonts w:ascii="Georgia" w:hAnsi="Georgia" w:cs="Times New Roman"/>
              <w:b/>
              <w:sz w:val="21"/>
              <w:szCs w:val="21"/>
            </w:rPr>
          </w:rPrChange>
        </w:rPr>
      </w:pPr>
      <w:r w:rsidRPr="007A1062">
        <w:rPr>
          <w:rFonts w:ascii="Georgia" w:hAnsi="Georgia" w:cs="Times New Roman"/>
          <w:b/>
          <w:sz w:val="20"/>
          <w:szCs w:val="20"/>
          <w:rPrChange w:id="30" w:author="David Döbele" w:date="2023-01-24T19:12:00Z">
            <w:rPr>
              <w:rFonts w:ascii="Georgia" w:hAnsi="Georgia" w:cs="Times New Roman"/>
              <w:b/>
              <w:sz w:val="21"/>
              <w:szCs w:val="21"/>
            </w:rPr>
          </w:rPrChange>
        </w:rPr>
        <w:t xml:space="preserve">Bewerbung </w:t>
      </w:r>
      <w:r w:rsidR="004253D6" w:rsidRPr="007A1062">
        <w:rPr>
          <w:rFonts w:ascii="Georgia" w:hAnsi="Georgia" w:cs="Times New Roman"/>
          <w:b/>
          <w:sz w:val="20"/>
          <w:szCs w:val="20"/>
          <w:rPrChange w:id="31" w:author="David Döbele" w:date="2023-01-24T19:12:00Z">
            <w:rPr>
              <w:rFonts w:ascii="Georgia" w:hAnsi="Georgia" w:cs="Times New Roman"/>
              <w:b/>
              <w:sz w:val="21"/>
              <w:szCs w:val="21"/>
            </w:rPr>
          </w:rPrChange>
        </w:rPr>
        <w:t>als Praktikant im M&amp;A-Bereich</w:t>
      </w:r>
    </w:p>
    <w:p w14:paraId="46C9B02E" w14:textId="77777777" w:rsidR="00955BE9" w:rsidRPr="007A1062" w:rsidRDefault="00955BE9" w:rsidP="00955BE9">
      <w:pPr>
        <w:spacing w:line="247" w:lineRule="auto"/>
        <w:rPr>
          <w:rFonts w:ascii="Georgia" w:hAnsi="Georgia" w:cs="Times New Roman"/>
          <w:b/>
          <w:sz w:val="20"/>
          <w:szCs w:val="20"/>
          <w:rPrChange w:id="32" w:author="David Döbele" w:date="2023-01-24T19:12:00Z">
            <w:rPr>
              <w:rFonts w:ascii="Georgia" w:hAnsi="Georgia" w:cs="Times New Roman"/>
              <w:b/>
              <w:sz w:val="21"/>
              <w:szCs w:val="21"/>
            </w:rPr>
          </w:rPrChange>
        </w:rPr>
      </w:pPr>
    </w:p>
    <w:p w14:paraId="4278AFE6" w14:textId="77777777" w:rsidR="00955BE9" w:rsidRPr="007A1062" w:rsidRDefault="00955BE9" w:rsidP="00955BE9">
      <w:pPr>
        <w:spacing w:line="247" w:lineRule="auto"/>
        <w:rPr>
          <w:rFonts w:ascii="Georgia" w:hAnsi="Georgia" w:cs="Times New Roman"/>
          <w:b/>
          <w:sz w:val="20"/>
          <w:szCs w:val="20"/>
          <w:rPrChange w:id="33" w:author="David Döbele" w:date="2023-01-24T19:12:00Z">
            <w:rPr>
              <w:rFonts w:ascii="Georgia" w:hAnsi="Georgia" w:cs="Times New Roman"/>
              <w:b/>
              <w:sz w:val="21"/>
              <w:szCs w:val="21"/>
            </w:rPr>
          </w:rPrChange>
        </w:rPr>
      </w:pPr>
    </w:p>
    <w:p w14:paraId="39214D50" w14:textId="77777777" w:rsidR="00CC634F" w:rsidRPr="007A1062" w:rsidRDefault="00CC634F" w:rsidP="00CC634F">
      <w:pPr>
        <w:jc w:val="both"/>
        <w:rPr>
          <w:rFonts w:ascii="Georgia" w:hAnsi="Georgia" w:cs="Times New Roman"/>
          <w:sz w:val="20"/>
          <w:szCs w:val="20"/>
          <w:rPrChange w:id="34" w:author="David Döbele" w:date="2023-01-24T19:12:00Z">
            <w:rPr>
              <w:rFonts w:ascii="Georgia" w:hAnsi="Georgia" w:cs="Times New Roman"/>
              <w:sz w:val="21"/>
              <w:szCs w:val="21"/>
            </w:rPr>
          </w:rPrChange>
        </w:rPr>
      </w:pPr>
      <w:r w:rsidRPr="007A1062">
        <w:rPr>
          <w:rFonts w:ascii="Georgia" w:hAnsi="Georgia" w:cs="Times New Roman"/>
          <w:sz w:val="20"/>
          <w:szCs w:val="20"/>
          <w:rPrChange w:id="35" w:author="David Döbele" w:date="2023-01-24T19:12:00Z">
            <w:rPr>
              <w:rFonts w:ascii="Georgia" w:hAnsi="Georgia" w:cs="Times New Roman"/>
              <w:sz w:val="21"/>
              <w:szCs w:val="21"/>
            </w:rPr>
          </w:rPrChange>
        </w:rPr>
        <w:t>Sehr geehrte Damen und Herren,</w:t>
      </w:r>
    </w:p>
    <w:p w14:paraId="4D9FCEC7" w14:textId="77777777" w:rsidR="00CC634F" w:rsidRPr="007A1062" w:rsidRDefault="00CC634F" w:rsidP="00CC634F">
      <w:pPr>
        <w:jc w:val="both"/>
        <w:rPr>
          <w:rFonts w:ascii="Georgia" w:hAnsi="Georgia" w:cs="Times New Roman"/>
          <w:sz w:val="20"/>
          <w:szCs w:val="20"/>
          <w:rPrChange w:id="36" w:author="David Döbele" w:date="2023-01-24T19:12:00Z">
            <w:rPr>
              <w:rFonts w:ascii="Georgia" w:hAnsi="Georgia" w:cs="Times New Roman"/>
              <w:sz w:val="21"/>
              <w:szCs w:val="21"/>
            </w:rPr>
          </w:rPrChange>
        </w:rPr>
      </w:pPr>
    </w:p>
    <w:p w14:paraId="06CC8489" w14:textId="77777777" w:rsidR="00CC634F" w:rsidRPr="007A1062" w:rsidRDefault="00CC634F" w:rsidP="00CC634F">
      <w:pPr>
        <w:jc w:val="both"/>
        <w:rPr>
          <w:rFonts w:ascii="Georgia" w:hAnsi="Georgia" w:cs="Times New Roman"/>
          <w:sz w:val="20"/>
          <w:szCs w:val="20"/>
          <w:rPrChange w:id="37" w:author="David Döbele" w:date="2023-01-24T19:12:00Z">
            <w:rPr>
              <w:rFonts w:ascii="Georgia" w:hAnsi="Georgia" w:cs="Times New Roman"/>
              <w:sz w:val="21"/>
              <w:szCs w:val="21"/>
            </w:rPr>
          </w:rPrChange>
        </w:rPr>
      </w:pPr>
      <w:r w:rsidRPr="007A1062">
        <w:rPr>
          <w:rFonts w:ascii="Georgia" w:hAnsi="Georgia" w:cs="Times New Roman"/>
          <w:sz w:val="20"/>
          <w:szCs w:val="20"/>
          <w:rPrChange w:id="38" w:author="David Döbele" w:date="2023-01-24T19:12:00Z">
            <w:rPr>
              <w:rFonts w:ascii="Georgia" w:hAnsi="Georgia" w:cs="Times New Roman"/>
              <w:sz w:val="21"/>
              <w:szCs w:val="21"/>
            </w:rPr>
          </w:rPrChange>
        </w:rPr>
        <w:t>bereits seit meinem 14. Lebensjahr besteht mein Ziel darin, das Wirtschaftsgeschehen entscheidend mit</w:t>
      </w:r>
      <w:ins w:id="39" w:author="Sophie Klocke" w:date="2023-01-05T18:33:00Z">
        <w:r w:rsidRPr="007A1062">
          <w:rPr>
            <w:rFonts w:ascii="Georgia" w:hAnsi="Georgia" w:cs="Times New Roman"/>
            <w:sz w:val="20"/>
            <w:szCs w:val="20"/>
            <w:rPrChange w:id="40" w:author="David Döbele" w:date="2023-01-24T19:12:00Z">
              <w:rPr>
                <w:rFonts w:ascii="Georgia" w:hAnsi="Georgia" w:cs="Times New Roman"/>
                <w:sz w:val="21"/>
                <w:szCs w:val="21"/>
              </w:rPr>
            </w:rPrChange>
          </w:rPr>
          <w:t>zu</w:t>
        </w:r>
      </w:ins>
      <w:r w:rsidRPr="007A1062">
        <w:rPr>
          <w:rFonts w:ascii="Georgia" w:hAnsi="Georgia" w:cs="Times New Roman"/>
          <w:sz w:val="20"/>
          <w:szCs w:val="20"/>
          <w:rPrChange w:id="41" w:author="David Döbele" w:date="2023-01-24T19:12:00Z">
            <w:rPr>
              <w:rFonts w:ascii="Georgia" w:hAnsi="Georgia" w:cs="Times New Roman"/>
              <w:sz w:val="21"/>
              <w:szCs w:val="21"/>
            </w:rPr>
          </w:rPrChange>
        </w:rPr>
        <w:t xml:space="preserve">gestalten </w:t>
      </w:r>
      <w:del w:id="42" w:author="Sophie Klocke" w:date="2023-01-05T18:33:00Z">
        <w:r w:rsidRPr="007A1062" w:rsidDel="00924CB2">
          <w:rPr>
            <w:rFonts w:ascii="Georgia" w:hAnsi="Georgia" w:cs="Times New Roman"/>
            <w:sz w:val="20"/>
            <w:szCs w:val="20"/>
            <w:rPrChange w:id="43" w:author="David Döbele" w:date="2023-01-24T19:12:00Z">
              <w:rPr>
                <w:rFonts w:ascii="Georgia" w:hAnsi="Georgia" w:cs="Times New Roman"/>
                <w:sz w:val="21"/>
                <w:szCs w:val="21"/>
              </w:rPr>
            </w:rPrChange>
          </w:rPr>
          <w:delText xml:space="preserve">zu wollen </w:delText>
        </w:r>
      </w:del>
      <w:r w:rsidRPr="007A1062">
        <w:rPr>
          <w:rFonts w:ascii="Georgia" w:hAnsi="Georgia" w:cs="Times New Roman"/>
          <w:sz w:val="20"/>
          <w:szCs w:val="20"/>
          <w:rPrChange w:id="44" w:author="David Döbele" w:date="2023-01-24T19:12:00Z">
            <w:rPr>
              <w:rFonts w:ascii="Georgia" w:hAnsi="Georgia" w:cs="Times New Roman"/>
              <w:sz w:val="21"/>
              <w:szCs w:val="21"/>
            </w:rPr>
          </w:rPrChange>
        </w:rPr>
        <w:t xml:space="preserve">und somit die </w:t>
      </w:r>
      <w:ins w:id="45" w:author="Tim Dreesmann" w:date="2023-01-09T22:02:00Z">
        <w:r w:rsidRPr="007A1062">
          <w:rPr>
            <w:rFonts w:ascii="Georgia" w:hAnsi="Georgia" w:cs="Times New Roman"/>
            <w:sz w:val="20"/>
            <w:szCs w:val="20"/>
            <w:rPrChange w:id="46" w:author="David Döbele" w:date="2023-01-24T19:12:00Z">
              <w:rPr>
                <w:rFonts w:ascii="Georgia" w:hAnsi="Georgia" w:cs="Times New Roman"/>
                <w:sz w:val="21"/>
                <w:szCs w:val="21"/>
              </w:rPr>
            </w:rPrChange>
          </w:rPr>
          <w:t xml:space="preserve">Wettbewerbsfähigkeit der </w:t>
        </w:r>
      </w:ins>
      <w:r w:rsidRPr="007A1062">
        <w:rPr>
          <w:rFonts w:ascii="Georgia" w:hAnsi="Georgia" w:cs="Times New Roman"/>
          <w:sz w:val="20"/>
          <w:szCs w:val="20"/>
          <w:rPrChange w:id="47" w:author="David Döbele" w:date="2023-01-24T19:12:00Z">
            <w:rPr>
              <w:rFonts w:ascii="Georgia" w:hAnsi="Georgia" w:cs="Times New Roman"/>
              <w:sz w:val="21"/>
              <w:szCs w:val="21"/>
            </w:rPr>
          </w:rPrChange>
        </w:rPr>
        <w:t>deutsche</w:t>
      </w:r>
      <w:ins w:id="48" w:author="Tim Dreesmann" w:date="2023-01-09T22:02:00Z">
        <w:r w:rsidRPr="007A1062">
          <w:rPr>
            <w:rFonts w:ascii="Georgia" w:hAnsi="Georgia" w:cs="Times New Roman"/>
            <w:sz w:val="20"/>
            <w:szCs w:val="20"/>
            <w:rPrChange w:id="49" w:author="David Döbele" w:date="2023-01-24T19:12:00Z">
              <w:rPr>
                <w:rFonts w:ascii="Georgia" w:hAnsi="Georgia" w:cs="Times New Roman"/>
                <w:sz w:val="21"/>
                <w:szCs w:val="21"/>
              </w:rPr>
            </w:rPrChange>
          </w:rPr>
          <w:t>n</w:t>
        </w:r>
      </w:ins>
      <w:r w:rsidRPr="007A1062">
        <w:rPr>
          <w:rFonts w:ascii="Georgia" w:hAnsi="Georgia" w:cs="Times New Roman"/>
          <w:sz w:val="20"/>
          <w:szCs w:val="20"/>
          <w:rPrChange w:id="50" w:author="David Döbele" w:date="2023-01-24T19:12:00Z">
            <w:rPr>
              <w:rFonts w:ascii="Georgia" w:hAnsi="Georgia" w:cs="Times New Roman"/>
              <w:sz w:val="21"/>
              <w:szCs w:val="21"/>
            </w:rPr>
          </w:rPrChange>
        </w:rPr>
        <w:t xml:space="preserve"> Volkswirtschaft </w:t>
      </w:r>
      <w:ins w:id="51" w:author="Tim Dreesmann" w:date="2023-01-09T22:02:00Z">
        <w:r w:rsidRPr="007A1062">
          <w:rPr>
            <w:rFonts w:ascii="Georgia" w:hAnsi="Georgia" w:cs="Times New Roman"/>
            <w:sz w:val="20"/>
            <w:szCs w:val="20"/>
            <w:rPrChange w:id="52" w:author="David Döbele" w:date="2023-01-24T19:12:00Z">
              <w:rPr>
                <w:rFonts w:ascii="Georgia" w:hAnsi="Georgia" w:cs="Times New Roman"/>
                <w:sz w:val="21"/>
                <w:szCs w:val="21"/>
              </w:rPr>
            </w:rPrChange>
          </w:rPr>
          <w:t xml:space="preserve">langfristig </w:t>
        </w:r>
      </w:ins>
      <w:ins w:id="53" w:author="Tim Dreesmann" w:date="2023-01-09T22:00:00Z">
        <w:r w:rsidRPr="007A1062">
          <w:rPr>
            <w:rFonts w:ascii="Georgia" w:hAnsi="Georgia" w:cs="Times New Roman"/>
            <w:sz w:val="20"/>
            <w:szCs w:val="20"/>
            <w:rPrChange w:id="54" w:author="David Döbele" w:date="2023-01-24T19:12:00Z">
              <w:rPr>
                <w:rFonts w:ascii="Georgia" w:hAnsi="Georgia" w:cs="Times New Roman"/>
                <w:sz w:val="21"/>
                <w:szCs w:val="21"/>
              </w:rPr>
            </w:rPrChange>
          </w:rPr>
          <w:t>zu sichern</w:t>
        </w:r>
      </w:ins>
      <w:del w:id="55" w:author="Tim Dreesmann" w:date="2023-01-09T22:00:00Z">
        <w:r w:rsidRPr="007A1062" w:rsidDel="00BF478C">
          <w:rPr>
            <w:rFonts w:ascii="Georgia" w:hAnsi="Georgia" w:cs="Times New Roman"/>
            <w:sz w:val="20"/>
            <w:szCs w:val="20"/>
            <w:rPrChange w:id="56" w:author="David Döbele" w:date="2023-01-24T19:12:00Z">
              <w:rPr>
                <w:rFonts w:ascii="Georgia" w:hAnsi="Georgia" w:cs="Times New Roman"/>
                <w:sz w:val="21"/>
                <w:szCs w:val="21"/>
              </w:rPr>
            </w:rPrChange>
          </w:rPr>
          <w:delText>zukunftsfähig zu machen</w:delText>
        </w:r>
      </w:del>
      <w:r w:rsidRPr="007A1062">
        <w:rPr>
          <w:rFonts w:ascii="Georgia" w:hAnsi="Georgia" w:cs="Times New Roman"/>
          <w:sz w:val="20"/>
          <w:szCs w:val="20"/>
          <w:rPrChange w:id="57" w:author="David Döbele" w:date="2023-01-24T19:12:00Z">
            <w:rPr>
              <w:rFonts w:ascii="Georgia" w:hAnsi="Georgia" w:cs="Times New Roman"/>
              <w:sz w:val="21"/>
              <w:szCs w:val="21"/>
            </w:rPr>
          </w:rPrChange>
        </w:rPr>
        <w:t>. Der große Einfluss der M&amp;A-Tätigkeiten auf die Wirtschaft sowie die Tatsache, dass ein M&amp;A-Berater am Kern der Wirtschaft arbeitet, ermöglichen mir</w:t>
      </w:r>
      <w:ins w:id="58" w:author="Sophie Klocke" w:date="2023-01-05T18:33:00Z">
        <w:r w:rsidRPr="007A1062">
          <w:rPr>
            <w:rFonts w:ascii="Georgia" w:hAnsi="Georgia" w:cs="Times New Roman"/>
            <w:sz w:val="20"/>
            <w:szCs w:val="20"/>
            <w:rPrChange w:id="59" w:author="David Döbele" w:date="2023-01-24T19:12:00Z">
              <w:rPr>
                <w:rFonts w:ascii="Georgia" w:hAnsi="Georgia" w:cs="Times New Roman"/>
                <w:sz w:val="21"/>
                <w:szCs w:val="21"/>
              </w:rPr>
            </w:rPrChange>
          </w:rPr>
          <w:t>,</w:t>
        </w:r>
      </w:ins>
      <w:r w:rsidRPr="007A1062">
        <w:rPr>
          <w:rFonts w:ascii="Georgia" w:hAnsi="Georgia" w:cs="Times New Roman"/>
          <w:sz w:val="20"/>
          <w:szCs w:val="20"/>
          <w:rPrChange w:id="60" w:author="David Döbele" w:date="2023-01-24T19:12:00Z">
            <w:rPr>
              <w:rFonts w:ascii="Georgia" w:hAnsi="Georgia" w:cs="Times New Roman"/>
              <w:sz w:val="21"/>
              <w:szCs w:val="21"/>
            </w:rPr>
          </w:rPrChange>
        </w:rPr>
        <w:t xml:space="preserve"> dieses Ziel zu erreichen. Durch diverse Fachbücher, das Interesse an makroökonomischen Themen sowie Gespräche</w:t>
      </w:r>
      <w:del w:id="61" w:author="Sophie Klocke" w:date="2023-01-05T18:33:00Z">
        <w:r w:rsidRPr="007A1062" w:rsidDel="00924CB2">
          <w:rPr>
            <w:rFonts w:ascii="Georgia" w:hAnsi="Georgia" w:cs="Times New Roman"/>
            <w:sz w:val="20"/>
            <w:szCs w:val="20"/>
            <w:rPrChange w:id="62" w:author="David Döbele" w:date="2023-01-24T19:12:00Z">
              <w:rPr>
                <w:rFonts w:ascii="Georgia" w:hAnsi="Georgia" w:cs="Times New Roman"/>
                <w:sz w:val="21"/>
                <w:szCs w:val="21"/>
              </w:rPr>
            </w:rPrChange>
          </w:rPr>
          <w:delText>n</w:delText>
        </w:r>
      </w:del>
      <w:r w:rsidRPr="007A1062">
        <w:rPr>
          <w:rFonts w:ascii="Georgia" w:hAnsi="Georgia" w:cs="Times New Roman"/>
          <w:sz w:val="20"/>
          <w:szCs w:val="20"/>
          <w:rPrChange w:id="63" w:author="David Döbele" w:date="2023-01-24T19:12:00Z">
            <w:rPr>
              <w:rFonts w:ascii="Georgia" w:hAnsi="Georgia" w:cs="Times New Roman"/>
              <w:sz w:val="21"/>
              <w:szCs w:val="21"/>
            </w:rPr>
          </w:rPrChange>
        </w:rPr>
        <w:t xml:space="preserve"> mit Personen aus de</w:t>
      </w:r>
      <w:del w:id="64" w:author="Jessica Proß" w:date="2023-01-04T13:40:00Z">
        <w:r w:rsidRPr="007A1062" w:rsidDel="00337AC9">
          <w:rPr>
            <w:rFonts w:ascii="Georgia" w:hAnsi="Georgia" w:cs="Times New Roman"/>
            <w:sz w:val="20"/>
            <w:szCs w:val="20"/>
            <w:rPrChange w:id="65" w:author="David Döbele" w:date="2023-01-24T19:12:00Z">
              <w:rPr>
                <w:rFonts w:ascii="Georgia" w:hAnsi="Georgia" w:cs="Times New Roman"/>
                <w:sz w:val="21"/>
                <w:szCs w:val="21"/>
              </w:rPr>
            </w:rPrChange>
          </w:rPr>
          <w:delText xml:space="preserve">n Bereichen </w:delText>
        </w:r>
      </w:del>
      <w:ins w:id="66" w:author="Jessica Proß" w:date="2023-01-04T13:40:00Z">
        <w:r w:rsidRPr="007A1062">
          <w:rPr>
            <w:rFonts w:ascii="Georgia" w:hAnsi="Georgia" w:cs="Times New Roman"/>
            <w:sz w:val="20"/>
            <w:szCs w:val="20"/>
            <w:rPrChange w:id="67" w:author="David Döbele" w:date="2023-01-24T19:12:00Z">
              <w:rPr>
                <w:rFonts w:ascii="Georgia" w:hAnsi="Georgia" w:cs="Times New Roman"/>
                <w:sz w:val="21"/>
                <w:szCs w:val="21"/>
              </w:rPr>
            </w:rPrChange>
          </w:rPr>
          <w:t xml:space="preserve">m </w:t>
        </w:r>
      </w:ins>
      <w:r w:rsidRPr="007A1062">
        <w:rPr>
          <w:rFonts w:ascii="Georgia" w:hAnsi="Georgia" w:cs="Times New Roman"/>
          <w:sz w:val="20"/>
          <w:szCs w:val="20"/>
          <w:rPrChange w:id="68" w:author="David Döbele" w:date="2023-01-24T19:12:00Z">
            <w:rPr>
              <w:rFonts w:ascii="Georgia" w:hAnsi="Georgia" w:cs="Times New Roman"/>
              <w:sz w:val="21"/>
              <w:szCs w:val="21"/>
            </w:rPr>
          </w:rPrChange>
        </w:rPr>
        <w:t>PE und M&amp;A ist mir klar geworden, dass mich eine Karriere im Investment Banking enorm reizt. Mich faszinier</w:t>
      </w:r>
      <w:ins w:id="69" w:author="Sophie Klocke" w:date="2023-01-05T18:33:00Z">
        <w:r w:rsidRPr="007A1062">
          <w:rPr>
            <w:rFonts w:ascii="Georgia" w:hAnsi="Georgia" w:cs="Times New Roman"/>
            <w:sz w:val="20"/>
            <w:szCs w:val="20"/>
            <w:rPrChange w:id="70" w:author="David Döbele" w:date="2023-01-24T19:12:00Z">
              <w:rPr>
                <w:rFonts w:ascii="Georgia" w:hAnsi="Georgia" w:cs="Times New Roman"/>
                <w:sz w:val="21"/>
                <w:szCs w:val="21"/>
              </w:rPr>
            </w:rPrChange>
          </w:rPr>
          <w:t>en</w:t>
        </w:r>
      </w:ins>
      <w:del w:id="71" w:author="Sophie Klocke" w:date="2023-01-05T18:33:00Z">
        <w:r w:rsidRPr="007A1062" w:rsidDel="00924CB2">
          <w:rPr>
            <w:rFonts w:ascii="Georgia" w:hAnsi="Georgia" w:cs="Times New Roman"/>
            <w:sz w:val="20"/>
            <w:szCs w:val="20"/>
            <w:rPrChange w:id="72" w:author="David Döbele" w:date="2023-01-24T19:12:00Z">
              <w:rPr>
                <w:rFonts w:ascii="Georgia" w:hAnsi="Georgia" w:cs="Times New Roman"/>
                <w:sz w:val="21"/>
                <w:szCs w:val="21"/>
              </w:rPr>
            </w:rPrChange>
          </w:rPr>
          <w:delText>t</w:delText>
        </w:r>
      </w:del>
      <w:r w:rsidRPr="007A1062">
        <w:rPr>
          <w:rFonts w:ascii="Georgia" w:hAnsi="Georgia" w:cs="Times New Roman"/>
          <w:sz w:val="20"/>
          <w:szCs w:val="20"/>
          <w:rPrChange w:id="73" w:author="David Döbele" w:date="2023-01-24T19:12:00Z">
            <w:rPr>
              <w:rFonts w:ascii="Georgia" w:hAnsi="Georgia" w:cs="Times New Roman"/>
              <w:sz w:val="21"/>
              <w:szCs w:val="21"/>
            </w:rPr>
          </w:rPrChange>
        </w:rPr>
        <w:t xml:space="preserve"> der Impact, den man durch die Mitarbeit an bedeutsamen Transaktionen</w:t>
      </w:r>
      <w:del w:id="74" w:author="Jessica Proß" w:date="2023-01-04T13:36:00Z">
        <w:r w:rsidRPr="007A1062" w:rsidDel="00337AC9">
          <w:rPr>
            <w:rFonts w:ascii="Georgia" w:hAnsi="Georgia" w:cs="Times New Roman"/>
            <w:sz w:val="20"/>
            <w:szCs w:val="20"/>
            <w:rPrChange w:id="75" w:author="David Döbele" w:date="2023-01-24T19:12:00Z">
              <w:rPr>
                <w:rFonts w:ascii="Georgia" w:hAnsi="Georgia" w:cs="Times New Roman"/>
                <w:sz w:val="21"/>
                <w:szCs w:val="21"/>
              </w:rPr>
            </w:rPrChange>
          </w:rPr>
          <w:delText>,</w:delText>
        </w:r>
      </w:del>
      <w:r w:rsidRPr="007A1062">
        <w:rPr>
          <w:rFonts w:ascii="Georgia" w:hAnsi="Georgia" w:cs="Times New Roman"/>
          <w:sz w:val="20"/>
          <w:szCs w:val="20"/>
          <w:rPrChange w:id="76" w:author="David Döbele" w:date="2023-01-24T19:12:00Z">
            <w:rPr>
              <w:rFonts w:ascii="Georgia" w:hAnsi="Georgia" w:cs="Times New Roman"/>
              <w:sz w:val="21"/>
              <w:szCs w:val="21"/>
            </w:rPr>
          </w:rPrChange>
        </w:rPr>
        <w:t xml:space="preserve"> durch Due Diligence erzielt sowie die hohe Lernkurve, die durch die stimulierende und spannende Arbeitsumgebung automatisch geschaffen wird. Zudem hat die Tätigkeit als M&amp;A-Berater einen hohen Stellenwert in der Wirtschaft, da hierdurch Wirtschaftswachstum generiert und </w:t>
      </w:r>
      <w:del w:id="77" w:author="Sophie Klocke" w:date="2023-01-05T18:34:00Z">
        <w:r w:rsidRPr="007A1062" w:rsidDel="00924CB2">
          <w:rPr>
            <w:rFonts w:ascii="Georgia" w:hAnsi="Georgia" w:cs="Times New Roman"/>
            <w:sz w:val="20"/>
            <w:szCs w:val="20"/>
            <w:rPrChange w:id="78" w:author="David Döbele" w:date="2023-01-24T19:12:00Z">
              <w:rPr>
                <w:rFonts w:ascii="Georgia" w:hAnsi="Georgia" w:cs="Times New Roman"/>
                <w:sz w:val="21"/>
                <w:szCs w:val="21"/>
              </w:rPr>
            </w:rPrChange>
          </w:rPr>
          <w:delText xml:space="preserve">somit </w:delText>
        </w:r>
      </w:del>
      <w:r w:rsidRPr="007A1062">
        <w:rPr>
          <w:rFonts w:ascii="Georgia" w:hAnsi="Georgia" w:cs="Times New Roman"/>
          <w:sz w:val="20"/>
          <w:szCs w:val="20"/>
          <w:rPrChange w:id="79" w:author="David Döbele" w:date="2023-01-24T19:12:00Z">
            <w:rPr>
              <w:rFonts w:ascii="Georgia" w:hAnsi="Georgia" w:cs="Times New Roman"/>
              <w:sz w:val="21"/>
              <w:szCs w:val="21"/>
            </w:rPr>
          </w:rPrChange>
        </w:rPr>
        <w:t xml:space="preserve">Wohlstand geschaffen </w:t>
      </w:r>
      <w:ins w:id="80" w:author="Sophie Klocke" w:date="2023-01-05T18:34:00Z">
        <w:r w:rsidRPr="007A1062">
          <w:rPr>
            <w:rFonts w:ascii="Georgia" w:hAnsi="Georgia" w:cs="Times New Roman"/>
            <w:sz w:val="20"/>
            <w:szCs w:val="20"/>
            <w:rPrChange w:id="81" w:author="David Döbele" w:date="2023-01-24T19:12:00Z">
              <w:rPr>
                <w:rFonts w:ascii="Georgia" w:hAnsi="Georgia" w:cs="Times New Roman"/>
                <w:sz w:val="21"/>
                <w:szCs w:val="21"/>
              </w:rPr>
            </w:rPrChange>
          </w:rPr>
          <w:t xml:space="preserve">sowie erhalten </w:t>
        </w:r>
      </w:ins>
      <w:r w:rsidRPr="007A1062">
        <w:rPr>
          <w:rFonts w:ascii="Georgia" w:hAnsi="Georgia" w:cs="Times New Roman"/>
          <w:sz w:val="20"/>
          <w:szCs w:val="20"/>
          <w:rPrChange w:id="82" w:author="David Döbele" w:date="2023-01-24T19:12:00Z">
            <w:rPr>
              <w:rFonts w:ascii="Georgia" w:hAnsi="Georgia" w:cs="Times New Roman"/>
              <w:sz w:val="21"/>
              <w:szCs w:val="21"/>
            </w:rPr>
          </w:rPrChange>
        </w:rPr>
        <w:t>wird</w:t>
      </w:r>
      <w:del w:id="83" w:author="Sophie Klocke" w:date="2023-01-05T18:34:00Z">
        <w:r w:rsidRPr="007A1062" w:rsidDel="00924CB2">
          <w:rPr>
            <w:rFonts w:ascii="Georgia" w:hAnsi="Georgia" w:cs="Times New Roman"/>
            <w:sz w:val="20"/>
            <w:szCs w:val="20"/>
            <w:rPrChange w:id="84" w:author="David Döbele" w:date="2023-01-24T19:12:00Z">
              <w:rPr>
                <w:rFonts w:ascii="Georgia" w:hAnsi="Georgia" w:cs="Times New Roman"/>
                <w:sz w:val="21"/>
                <w:szCs w:val="21"/>
              </w:rPr>
            </w:rPrChange>
          </w:rPr>
          <w:delText xml:space="preserve"> und erhalten bleibt</w:delText>
        </w:r>
      </w:del>
      <w:del w:id="85" w:author="Jessica Proß" w:date="2023-01-04T13:41:00Z">
        <w:r w:rsidRPr="007A1062" w:rsidDel="00337AC9">
          <w:rPr>
            <w:rFonts w:ascii="Georgia" w:hAnsi="Georgia" w:cs="Times New Roman"/>
            <w:sz w:val="20"/>
            <w:szCs w:val="20"/>
            <w:rPrChange w:id="86" w:author="David Döbele" w:date="2023-01-24T19:12:00Z">
              <w:rPr>
                <w:rFonts w:ascii="Georgia" w:hAnsi="Georgia" w:cs="Times New Roman"/>
                <w:sz w:val="21"/>
                <w:szCs w:val="21"/>
              </w:rPr>
            </w:rPrChange>
          </w:rPr>
          <w:delText>, was mich ebenfalls fasziniert</w:delText>
        </w:r>
      </w:del>
      <w:r w:rsidRPr="007A1062">
        <w:rPr>
          <w:rFonts w:ascii="Georgia" w:hAnsi="Georgia" w:cs="Times New Roman"/>
          <w:sz w:val="20"/>
          <w:szCs w:val="20"/>
          <w:rPrChange w:id="87" w:author="David Döbele" w:date="2023-01-24T19:12:00Z">
            <w:rPr>
              <w:rFonts w:ascii="Georgia" w:hAnsi="Georgia" w:cs="Times New Roman"/>
              <w:sz w:val="21"/>
              <w:szCs w:val="21"/>
            </w:rPr>
          </w:rPrChange>
        </w:rPr>
        <w:t>. Um mein bisher angesammeltes Wissen über Corporate Finance und M&amp;A nun weiter in der Praxis zu vertiefen, möchte ich Sie ab Juli 2023 als Praktikant in Ihrem Hamburger Office für eine Dauer von acht bis zwölf Wochen unterstützen.</w:t>
      </w:r>
    </w:p>
    <w:p w14:paraId="6F051FE2" w14:textId="77777777" w:rsidR="00CC634F" w:rsidRPr="007A1062" w:rsidRDefault="00CC634F" w:rsidP="00CC634F">
      <w:pPr>
        <w:jc w:val="both"/>
        <w:rPr>
          <w:rFonts w:ascii="Georgia" w:hAnsi="Georgia" w:cs="Times New Roman"/>
          <w:sz w:val="20"/>
          <w:szCs w:val="20"/>
          <w:rPrChange w:id="88" w:author="David Döbele" w:date="2023-01-24T19:12:00Z">
            <w:rPr>
              <w:rFonts w:ascii="Georgia" w:hAnsi="Georgia" w:cs="Times New Roman"/>
              <w:sz w:val="21"/>
              <w:szCs w:val="21"/>
            </w:rPr>
          </w:rPrChange>
        </w:rPr>
      </w:pPr>
    </w:p>
    <w:p w14:paraId="32A51012" w14:textId="327144F0" w:rsidR="00CC634F" w:rsidRPr="007A1062" w:rsidRDefault="00CC634F" w:rsidP="00CC634F">
      <w:pPr>
        <w:jc w:val="both"/>
        <w:rPr>
          <w:rFonts w:ascii="Georgia" w:hAnsi="Georgia" w:cs="Times New Roman"/>
          <w:sz w:val="20"/>
          <w:szCs w:val="20"/>
          <w:rPrChange w:id="89" w:author="David Döbele" w:date="2023-01-24T19:12:00Z">
            <w:rPr>
              <w:rFonts w:ascii="Georgia" w:hAnsi="Georgia" w:cs="Times New Roman"/>
              <w:sz w:val="21"/>
              <w:szCs w:val="21"/>
            </w:rPr>
          </w:rPrChange>
        </w:rPr>
      </w:pPr>
      <w:r w:rsidRPr="007A1062">
        <w:rPr>
          <w:rFonts w:ascii="Georgia" w:hAnsi="Georgia" w:cs="Times New Roman"/>
          <w:sz w:val="20"/>
          <w:szCs w:val="20"/>
          <w:rPrChange w:id="90" w:author="David Döbele" w:date="2023-01-24T19:12:00Z">
            <w:rPr>
              <w:rFonts w:ascii="Georgia" w:hAnsi="Georgia" w:cs="Times New Roman"/>
              <w:sz w:val="21"/>
              <w:szCs w:val="21"/>
            </w:rPr>
          </w:rPrChange>
        </w:rPr>
        <w:t>Nach meinem Sekundarabschluss II begann ich direkt mit meinem Abitur</w:t>
      </w:r>
      <w:del w:id="91" w:author="David Döbele" w:date="2023-01-24T19:13:00Z">
        <w:r w:rsidRPr="007A1062" w:rsidDel="007A1062">
          <w:rPr>
            <w:rFonts w:ascii="Georgia" w:hAnsi="Georgia" w:cs="Times New Roman"/>
            <w:sz w:val="20"/>
            <w:szCs w:val="20"/>
            <w:rPrChange w:id="92" w:author="David Döbele" w:date="2023-01-24T19:12:00Z">
              <w:rPr>
                <w:rFonts w:ascii="Georgia" w:hAnsi="Georgia" w:cs="Times New Roman"/>
                <w:sz w:val="21"/>
                <w:szCs w:val="21"/>
              </w:rPr>
            </w:rPrChange>
          </w:rPr>
          <w:delText xml:space="preserve"> an der BBS I Leer</w:delText>
        </w:r>
      </w:del>
      <w:r w:rsidRPr="007A1062">
        <w:rPr>
          <w:rFonts w:ascii="Georgia" w:hAnsi="Georgia" w:cs="Times New Roman"/>
          <w:sz w:val="20"/>
          <w:szCs w:val="20"/>
          <w:rPrChange w:id="93" w:author="David Döbele" w:date="2023-01-24T19:12:00Z">
            <w:rPr>
              <w:rFonts w:ascii="Georgia" w:hAnsi="Georgia" w:cs="Times New Roman"/>
              <w:sz w:val="21"/>
              <w:szCs w:val="21"/>
            </w:rPr>
          </w:rPrChange>
        </w:rPr>
        <w:t xml:space="preserve">. Dieser Schritt war für mich essenziell, um meine Passion </w:t>
      </w:r>
      <w:ins w:id="94" w:author="Sophie Klocke" w:date="2023-01-12T16:28:00Z">
        <w:r w:rsidRPr="007A1062">
          <w:rPr>
            <w:rFonts w:ascii="Georgia" w:hAnsi="Georgia" w:cs="Times New Roman"/>
            <w:sz w:val="20"/>
            <w:szCs w:val="20"/>
            <w:rPrChange w:id="95" w:author="David Döbele" w:date="2023-01-24T19:12:00Z">
              <w:rPr>
                <w:rFonts w:ascii="Georgia" w:hAnsi="Georgia" w:cs="Times New Roman"/>
                <w:sz w:val="21"/>
                <w:szCs w:val="21"/>
              </w:rPr>
            </w:rPrChange>
          </w:rPr>
          <w:t>für den</w:t>
        </w:r>
      </w:ins>
      <w:del w:id="96" w:author="Sophie Klocke" w:date="2023-01-12T16:28:00Z">
        <w:r w:rsidRPr="007A1062" w:rsidDel="000B21CB">
          <w:rPr>
            <w:rFonts w:ascii="Georgia" w:hAnsi="Georgia" w:cs="Times New Roman"/>
            <w:sz w:val="20"/>
            <w:szCs w:val="20"/>
            <w:rPrChange w:id="97" w:author="David Döbele" w:date="2023-01-24T19:12:00Z">
              <w:rPr>
                <w:rFonts w:ascii="Georgia" w:hAnsi="Georgia" w:cs="Times New Roman"/>
                <w:sz w:val="21"/>
                <w:szCs w:val="21"/>
              </w:rPr>
            </w:rPrChange>
          </w:rPr>
          <w:delText>im</w:delText>
        </w:r>
      </w:del>
      <w:r w:rsidRPr="007A1062">
        <w:rPr>
          <w:rFonts w:ascii="Georgia" w:hAnsi="Georgia" w:cs="Times New Roman"/>
          <w:sz w:val="20"/>
          <w:szCs w:val="20"/>
          <w:rPrChange w:id="98" w:author="David Döbele" w:date="2023-01-24T19:12:00Z">
            <w:rPr>
              <w:rFonts w:ascii="Georgia" w:hAnsi="Georgia" w:cs="Times New Roman"/>
              <w:sz w:val="21"/>
              <w:szCs w:val="21"/>
            </w:rPr>
          </w:rPrChange>
        </w:rPr>
        <w:t xml:space="preserve"> Schwerpunkt Wirtschaft weiter</w:t>
      </w:r>
      <w:del w:id="99" w:author="Sophie Klocke" w:date="2023-01-05T18:38:00Z">
        <w:r w:rsidRPr="007A1062" w:rsidDel="00924CB2">
          <w:rPr>
            <w:rFonts w:ascii="Georgia" w:hAnsi="Georgia" w:cs="Times New Roman"/>
            <w:sz w:val="20"/>
            <w:szCs w:val="20"/>
            <w:rPrChange w:id="100" w:author="David Döbele" w:date="2023-01-24T19:12:00Z">
              <w:rPr>
                <w:rFonts w:ascii="Georgia" w:hAnsi="Georgia" w:cs="Times New Roman"/>
                <w:sz w:val="21"/>
                <w:szCs w:val="21"/>
              </w:rPr>
            </w:rPrChange>
          </w:rPr>
          <w:delText xml:space="preserve"> </w:delText>
        </w:r>
      </w:del>
      <w:r w:rsidRPr="007A1062">
        <w:rPr>
          <w:rFonts w:ascii="Georgia" w:hAnsi="Georgia" w:cs="Times New Roman"/>
          <w:sz w:val="20"/>
          <w:szCs w:val="20"/>
          <w:rPrChange w:id="101" w:author="David Döbele" w:date="2023-01-24T19:12:00Z">
            <w:rPr>
              <w:rFonts w:ascii="Georgia" w:hAnsi="Georgia" w:cs="Times New Roman"/>
              <w:sz w:val="21"/>
              <w:szCs w:val="21"/>
            </w:rPr>
          </w:rPrChange>
        </w:rPr>
        <w:t>zu</w:t>
      </w:r>
      <w:del w:id="102" w:author="Sophie Klocke" w:date="2023-01-05T18:38:00Z">
        <w:r w:rsidRPr="007A1062" w:rsidDel="00924CB2">
          <w:rPr>
            <w:rFonts w:ascii="Georgia" w:hAnsi="Georgia" w:cs="Times New Roman"/>
            <w:sz w:val="20"/>
            <w:szCs w:val="20"/>
            <w:rPrChange w:id="103" w:author="David Döbele" w:date="2023-01-24T19:12:00Z">
              <w:rPr>
                <w:rFonts w:ascii="Georgia" w:hAnsi="Georgia" w:cs="Times New Roman"/>
                <w:sz w:val="21"/>
                <w:szCs w:val="21"/>
              </w:rPr>
            </w:rPrChange>
          </w:rPr>
          <w:delText xml:space="preserve"> </w:delText>
        </w:r>
      </w:del>
      <w:r w:rsidRPr="007A1062">
        <w:rPr>
          <w:rFonts w:ascii="Georgia" w:hAnsi="Georgia" w:cs="Times New Roman"/>
          <w:sz w:val="20"/>
          <w:szCs w:val="20"/>
          <w:rPrChange w:id="104" w:author="David Döbele" w:date="2023-01-24T19:12:00Z">
            <w:rPr>
              <w:rFonts w:ascii="Georgia" w:hAnsi="Georgia" w:cs="Times New Roman"/>
              <w:sz w:val="21"/>
              <w:szCs w:val="21"/>
            </w:rPr>
          </w:rPrChange>
        </w:rPr>
        <w:t xml:space="preserve">verfolgen und </w:t>
      </w:r>
      <w:del w:id="105" w:author="Jessica Proß" w:date="2023-01-04T13:43:00Z">
        <w:r w:rsidRPr="007A1062" w:rsidDel="00337AC9">
          <w:rPr>
            <w:rFonts w:ascii="Georgia" w:hAnsi="Georgia" w:cs="Times New Roman"/>
            <w:sz w:val="20"/>
            <w:szCs w:val="20"/>
            <w:rPrChange w:id="106" w:author="David Döbele" w:date="2023-01-24T19:12:00Z">
              <w:rPr>
                <w:rFonts w:ascii="Georgia" w:hAnsi="Georgia" w:cs="Times New Roman"/>
                <w:sz w:val="21"/>
                <w:szCs w:val="21"/>
              </w:rPr>
            </w:rPrChange>
          </w:rPr>
          <w:delText xml:space="preserve">mir </w:delText>
        </w:r>
      </w:del>
      <w:r w:rsidRPr="007A1062">
        <w:rPr>
          <w:rFonts w:ascii="Georgia" w:hAnsi="Georgia" w:cs="Times New Roman"/>
          <w:sz w:val="20"/>
          <w:szCs w:val="20"/>
          <w:rPrChange w:id="107" w:author="David Döbele" w:date="2023-01-24T19:12:00Z">
            <w:rPr>
              <w:rFonts w:ascii="Georgia" w:hAnsi="Georgia" w:cs="Times New Roman"/>
              <w:sz w:val="21"/>
              <w:szCs w:val="21"/>
            </w:rPr>
          </w:rPrChange>
        </w:rPr>
        <w:t xml:space="preserve">die Möglichkeit zu schaffen, mittels eines guten bis sehr guten Abiturs nun an der Frankfurt School </w:t>
      </w:r>
      <w:proofErr w:type="spellStart"/>
      <w:r w:rsidRPr="007A1062">
        <w:rPr>
          <w:rFonts w:ascii="Georgia" w:hAnsi="Georgia" w:cs="Times New Roman"/>
          <w:sz w:val="20"/>
          <w:szCs w:val="20"/>
          <w:rPrChange w:id="108" w:author="David Döbele" w:date="2023-01-24T19:12:00Z">
            <w:rPr>
              <w:rFonts w:ascii="Georgia" w:hAnsi="Georgia" w:cs="Times New Roman"/>
              <w:sz w:val="21"/>
              <w:szCs w:val="21"/>
            </w:rPr>
          </w:rPrChange>
        </w:rPr>
        <w:t>of</w:t>
      </w:r>
      <w:proofErr w:type="spellEnd"/>
      <w:r w:rsidRPr="007A1062">
        <w:rPr>
          <w:rFonts w:ascii="Georgia" w:hAnsi="Georgia" w:cs="Times New Roman"/>
          <w:sz w:val="20"/>
          <w:szCs w:val="20"/>
          <w:rPrChange w:id="109" w:author="David Döbele" w:date="2023-01-24T19:12:00Z">
            <w:rPr>
              <w:rFonts w:ascii="Georgia" w:hAnsi="Georgia" w:cs="Times New Roman"/>
              <w:sz w:val="21"/>
              <w:szCs w:val="21"/>
            </w:rPr>
          </w:rPrChange>
        </w:rPr>
        <w:t xml:space="preserve"> Finance and Management oder an der Goethe</w:t>
      </w:r>
      <w:ins w:id="110" w:author="Sophie Klocke" w:date="2023-01-05T18:35:00Z">
        <w:r w:rsidRPr="007A1062">
          <w:rPr>
            <w:rFonts w:ascii="Georgia" w:hAnsi="Georgia" w:cs="Times New Roman"/>
            <w:sz w:val="20"/>
            <w:szCs w:val="20"/>
            <w:rPrChange w:id="111" w:author="David Döbele" w:date="2023-01-24T19:12:00Z">
              <w:rPr>
                <w:rFonts w:ascii="Georgia" w:hAnsi="Georgia" w:cs="Times New Roman"/>
                <w:sz w:val="21"/>
                <w:szCs w:val="21"/>
              </w:rPr>
            </w:rPrChange>
          </w:rPr>
          <w:t>-</w:t>
        </w:r>
      </w:ins>
      <w:del w:id="112" w:author="Sophie Klocke" w:date="2023-01-05T18:35:00Z">
        <w:r w:rsidRPr="007A1062" w:rsidDel="00924CB2">
          <w:rPr>
            <w:rFonts w:ascii="Georgia" w:hAnsi="Georgia" w:cs="Times New Roman"/>
            <w:sz w:val="20"/>
            <w:szCs w:val="20"/>
            <w:rPrChange w:id="113" w:author="David Döbele" w:date="2023-01-24T19:12:00Z">
              <w:rPr>
                <w:rFonts w:ascii="Georgia" w:hAnsi="Georgia" w:cs="Times New Roman"/>
                <w:sz w:val="21"/>
                <w:szCs w:val="21"/>
              </w:rPr>
            </w:rPrChange>
          </w:rPr>
          <w:delText xml:space="preserve"> </w:delText>
        </w:r>
      </w:del>
      <w:r w:rsidRPr="007A1062">
        <w:rPr>
          <w:rFonts w:ascii="Georgia" w:hAnsi="Georgia" w:cs="Times New Roman"/>
          <w:sz w:val="20"/>
          <w:szCs w:val="20"/>
          <w:rPrChange w:id="114" w:author="David Döbele" w:date="2023-01-24T19:12:00Z">
            <w:rPr>
              <w:rFonts w:ascii="Georgia" w:hAnsi="Georgia" w:cs="Times New Roman"/>
              <w:sz w:val="21"/>
              <w:szCs w:val="21"/>
            </w:rPr>
          </w:rPrChange>
        </w:rPr>
        <w:t xml:space="preserve">Universität in Frankfurt </w:t>
      </w:r>
      <w:ins w:id="115" w:author="Sophie Klocke" w:date="2023-01-05T18:35:00Z">
        <w:r w:rsidRPr="007A1062">
          <w:rPr>
            <w:rFonts w:ascii="Georgia" w:hAnsi="Georgia" w:cs="Times New Roman"/>
            <w:sz w:val="20"/>
            <w:szCs w:val="20"/>
            <w:rPrChange w:id="116" w:author="David Döbele" w:date="2023-01-24T19:12:00Z">
              <w:rPr>
                <w:rFonts w:ascii="Georgia" w:hAnsi="Georgia" w:cs="Times New Roman"/>
                <w:sz w:val="21"/>
                <w:szCs w:val="21"/>
              </w:rPr>
            </w:rPrChange>
          </w:rPr>
          <w:t xml:space="preserve">am Main </w:t>
        </w:r>
      </w:ins>
      <w:r w:rsidRPr="007A1062">
        <w:rPr>
          <w:rFonts w:ascii="Georgia" w:hAnsi="Georgia" w:cs="Times New Roman"/>
          <w:sz w:val="20"/>
          <w:szCs w:val="20"/>
          <w:rPrChange w:id="117" w:author="David Döbele" w:date="2023-01-24T19:12:00Z">
            <w:rPr>
              <w:rFonts w:ascii="Georgia" w:hAnsi="Georgia" w:cs="Times New Roman"/>
              <w:sz w:val="21"/>
              <w:szCs w:val="21"/>
            </w:rPr>
          </w:rPrChange>
        </w:rPr>
        <w:t xml:space="preserve">studieren zu können. </w:t>
      </w:r>
      <w:ins w:id="118" w:author="Tim Dreesmann" w:date="2023-01-09T21:44:00Z">
        <w:r w:rsidRPr="007A1062">
          <w:rPr>
            <w:rFonts w:ascii="Georgia" w:hAnsi="Georgia" w:cs="Times New Roman"/>
            <w:sz w:val="20"/>
            <w:szCs w:val="20"/>
            <w:rPrChange w:id="119" w:author="David Döbele" w:date="2023-01-24T19:12:00Z">
              <w:rPr>
                <w:rFonts w:ascii="Georgia" w:hAnsi="Georgia" w:cs="Times New Roman"/>
                <w:sz w:val="21"/>
                <w:szCs w:val="21"/>
              </w:rPr>
            </w:rPrChange>
          </w:rPr>
          <w:t xml:space="preserve">Aktuell nehme ich </w:t>
        </w:r>
      </w:ins>
      <w:commentRangeStart w:id="120"/>
      <w:del w:id="121" w:author="Tim Dreesmann" w:date="2023-01-09T21:44:00Z">
        <w:r w:rsidRPr="007A1062" w:rsidDel="009A6304">
          <w:rPr>
            <w:rFonts w:ascii="Georgia" w:hAnsi="Georgia" w:cs="Times New Roman"/>
            <w:sz w:val="20"/>
            <w:szCs w:val="20"/>
            <w:rPrChange w:id="122" w:author="David Döbele" w:date="2023-01-24T19:12:00Z">
              <w:rPr>
                <w:rFonts w:ascii="Georgia" w:hAnsi="Georgia" w:cs="Times New Roman"/>
                <w:sz w:val="21"/>
                <w:szCs w:val="21"/>
              </w:rPr>
            </w:rPrChange>
          </w:rPr>
          <w:delText xml:space="preserve">Während meines Abiturs nehme ich aktuell </w:delText>
        </w:r>
        <w:commentRangeEnd w:id="120"/>
        <w:r w:rsidRPr="007A1062" w:rsidDel="009A6304">
          <w:rPr>
            <w:rStyle w:val="Kommentarzeichen"/>
            <w:sz w:val="20"/>
            <w:szCs w:val="20"/>
            <w:rPrChange w:id="123" w:author="David Döbele" w:date="2023-01-24T19:12:00Z">
              <w:rPr>
                <w:rStyle w:val="Kommentarzeichen"/>
              </w:rPr>
            </w:rPrChange>
          </w:rPr>
          <w:commentReference w:id="120"/>
        </w:r>
      </w:del>
      <w:r w:rsidRPr="007A1062">
        <w:rPr>
          <w:rFonts w:ascii="Georgia" w:hAnsi="Georgia" w:cs="Times New Roman"/>
          <w:sz w:val="20"/>
          <w:szCs w:val="20"/>
          <w:rPrChange w:id="124" w:author="David Döbele" w:date="2023-01-24T19:12:00Z">
            <w:rPr>
              <w:rFonts w:ascii="Georgia" w:hAnsi="Georgia" w:cs="Times New Roman"/>
              <w:sz w:val="21"/>
              <w:szCs w:val="21"/>
            </w:rPr>
          </w:rPrChange>
        </w:rPr>
        <w:t>an einem</w:t>
      </w:r>
      <w:ins w:id="125" w:author="Tim Dreesmann" w:date="2023-01-09T21:44:00Z">
        <w:r w:rsidRPr="007A1062">
          <w:rPr>
            <w:rFonts w:ascii="Georgia" w:hAnsi="Georgia" w:cs="Times New Roman"/>
            <w:sz w:val="20"/>
            <w:szCs w:val="20"/>
            <w:rPrChange w:id="126" w:author="David Döbele" w:date="2023-01-24T19:12:00Z">
              <w:rPr>
                <w:rFonts w:ascii="Georgia" w:hAnsi="Georgia" w:cs="Times New Roman"/>
                <w:sz w:val="21"/>
                <w:szCs w:val="21"/>
              </w:rPr>
            </w:rPrChange>
          </w:rPr>
          <w:t xml:space="preserve"> schulischen</w:t>
        </w:r>
      </w:ins>
      <w:r w:rsidRPr="007A1062">
        <w:rPr>
          <w:rFonts w:ascii="Georgia" w:hAnsi="Georgia" w:cs="Times New Roman"/>
          <w:sz w:val="20"/>
          <w:szCs w:val="20"/>
          <w:rPrChange w:id="127" w:author="David Döbele" w:date="2023-01-24T19:12:00Z">
            <w:rPr>
              <w:rFonts w:ascii="Georgia" w:hAnsi="Georgia" w:cs="Times New Roman"/>
              <w:sz w:val="21"/>
              <w:szCs w:val="21"/>
            </w:rPr>
          </w:rPrChange>
        </w:rPr>
        <w:t xml:space="preserve"> Begabtenförderungsprogramm, dem Arbeitskreis AGORA teil, in dem verschiedenste Sachverhalte in einer makroökonomischen Perspektive betrachtet, erarbeitet und diskutiert werden. Zudem bin ich aktuell als Schatzmeister im Vorstand der Schüler-Union</w:t>
      </w:r>
      <w:del w:id="128" w:author="Jessica Proß" w:date="2023-01-04T13:37:00Z">
        <w:r w:rsidRPr="007A1062" w:rsidDel="00337AC9">
          <w:rPr>
            <w:rFonts w:ascii="Georgia" w:hAnsi="Georgia" w:cs="Times New Roman"/>
            <w:sz w:val="20"/>
            <w:szCs w:val="20"/>
            <w:rPrChange w:id="129" w:author="David Döbele" w:date="2023-01-24T19:12:00Z">
              <w:rPr>
                <w:rFonts w:ascii="Georgia" w:hAnsi="Georgia" w:cs="Times New Roman"/>
                <w:sz w:val="21"/>
                <w:szCs w:val="21"/>
              </w:rPr>
            </w:rPrChange>
          </w:rPr>
          <w:delText>,</w:delText>
        </w:r>
      </w:del>
      <w:r w:rsidRPr="007A1062">
        <w:rPr>
          <w:rFonts w:ascii="Georgia" w:hAnsi="Georgia" w:cs="Times New Roman"/>
          <w:sz w:val="20"/>
          <w:szCs w:val="20"/>
          <w:rPrChange w:id="130" w:author="David Döbele" w:date="2023-01-24T19:12:00Z">
            <w:rPr>
              <w:rFonts w:ascii="Georgia" w:hAnsi="Georgia" w:cs="Times New Roman"/>
              <w:sz w:val="21"/>
              <w:szCs w:val="21"/>
            </w:rPr>
          </w:rPrChange>
        </w:rPr>
        <w:t xml:space="preserve"> des Kreisverbandes Leer tätig</w:t>
      </w:r>
      <w:ins w:id="131" w:author="Tim Dreesmann" w:date="2023-01-09T21:48:00Z">
        <w:r w:rsidRPr="007A1062">
          <w:rPr>
            <w:rFonts w:ascii="Georgia" w:hAnsi="Georgia" w:cs="Times New Roman"/>
            <w:sz w:val="20"/>
            <w:szCs w:val="20"/>
            <w:rPrChange w:id="132" w:author="David Döbele" w:date="2023-01-24T19:12:00Z">
              <w:rPr>
                <w:rFonts w:ascii="Georgia" w:hAnsi="Georgia" w:cs="Times New Roman"/>
                <w:sz w:val="21"/>
                <w:szCs w:val="21"/>
              </w:rPr>
            </w:rPrChange>
          </w:rPr>
          <w:t xml:space="preserve">. </w:t>
        </w:r>
      </w:ins>
      <w:del w:id="133" w:author="Tim Dreesmann" w:date="2023-01-09T21:48:00Z">
        <w:r w:rsidRPr="007A1062" w:rsidDel="00C036DF">
          <w:rPr>
            <w:rFonts w:ascii="Georgia" w:hAnsi="Georgia" w:cs="Times New Roman"/>
            <w:sz w:val="20"/>
            <w:szCs w:val="20"/>
            <w:rPrChange w:id="134" w:author="David Döbele" w:date="2023-01-24T19:12:00Z">
              <w:rPr>
                <w:rFonts w:ascii="Georgia" w:hAnsi="Georgia" w:cs="Times New Roman"/>
                <w:sz w:val="21"/>
                <w:szCs w:val="21"/>
              </w:rPr>
            </w:rPrChange>
          </w:rPr>
          <w:delText xml:space="preserve">, </w:delText>
        </w:r>
      </w:del>
      <w:ins w:id="135" w:author="Tim Dreesmann" w:date="2023-01-09T21:48:00Z">
        <w:r w:rsidRPr="007A1062">
          <w:rPr>
            <w:rFonts w:ascii="Georgia" w:hAnsi="Georgia" w:cs="Times New Roman"/>
            <w:sz w:val="20"/>
            <w:szCs w:val="20"/>
            <w:rPrChange w:id="136" w:author="David Döbele" w:date="2023-01-24T19:12:00Z">
              <w:rPr>
                <w:rFonts w:ascii="Georgia" w:hAnsi="Georgia" w:cs="Times New Roman"/>
                <w:sz w:val="21"/>
                <w:szCs w:val="21"/>
              </w:rPr>
            </w:rPrChange>
          </w:rPr>
          <w:t>H</w:t>
        </w:r>
      </w:ins>
      <w:del w:id="137" w:author="Tim Dreesmann" w:date="2023-01-09T21:48:00Z">
        <w:r w:rsidRPr="007A1062" w:rsidDel="00C036DF">
          <w:rPr>
            <w:rFonts w:ascii="Georgia" w:hAnsi="Georgia" w:cs="Times New Roman"/>
            <w:sz w:val="20"/>
            <w:szCs w:val="20"/>
            <w:rPrChange w:id="138" w:author="David Döbele" w:date="2023-01-24T19:12:00Z">
              <w:rPr>
                <w:rFonts w:ascii="Georgia" w:hAnsi="Georgia" w:cs="Times New Roman"/>
                <w:sz w:val="21"/>
                <w:szCs w:val="21"/>
              </w:rPr>
            </w:rPrChange>
          </w:rPr>
          <w:delText>h</w:delText>
        </w:r>
      </w:del>
      <w:r w:rsidRPr="007A1062">
        <w:rPr>
          <w:rFonts w:ascii="Georgia" w:hAnsi="Georgia" w:cs="Times New Roman"/>
          <w:sz w:val="20"/>
          <w:szCs w:val="20"/>
          <w:rPrChange w:id="139" w:author="David Döbele" w:date="2023-01-24T19:12:00Z">
            <w:rPr>
              <w:rFonts w:ascii="Georgia" w:hAnsi="Georgia" w:cs="Times New Roman"/>
              <w:sz w:val="21"/>
              <w:szCs w:val="21"/>
            </w:rPr>
          </w:rPrChange>
        </w:rPr>
        <w:t>ierdurch und durch die Teilnahme am Arbeitskreis AGORA</w:t>
      </w:r>
      <w:del w:id="140" w:author="Jessica Proß" w:date="2023-01-04T13:38:00Z">
        <w:r w:rsidRPr="007A1062" w:rsidDel="00337AC9">
          <w:rPr>
            <w:rFonts w:ascii="Georgia" w:hAnsi="Georgia" w:cs="Times New Roman"/>
            <w:sz w:val="20"/>
            <w:szCs w:val="20"/>
            <w:rPrChange w:id="141" w:author="David Döbele" w:date="2023-01-24T19:12:00Z">
              <w:rPr>
                <w:rFonts w:ascii="Georgia" w:hAnsi="Georgia" w:cs="Times New Roman"/>
                <w:sz w:val="21"/>
                <w:szCs w:val="21"/>
              </w:rPr>
            </w:rPrChange>
          </w:rPr>
          <w:delText>,</w:delText>
        </w:r>
      </w:del>
      <w:r w:rsidRPr="007A1062">
        <w:rPr>
          <w:rFonts w:ascii="Georgia" w:hAnsi="Georgia" w:cs="Times New Roman"/>
          <w:sz w:val="20"/>
          <w:szCs w:val="20"/>
          <w:rPrChange w:id="142" w:author="David Döbele" w:date="2023-01-24T19:12:00Z">
            <w:rPr>
              <w:rFonts w:ascii="Georgia" w:hAnsi="Georgia" w:cs="Times New Roman"/>
              <w:sz w:val="21"/>
              <w:szCs w:val="21"/>
            </w:rPr>
          </w:rPrChange>
        </w:rPr>
        <w:t xml:space="preserve"> habe ich eine ausgeprägte Team- sowie Kommunikationsfähigkeit entwickelt. Durch meine Tätigkeiten als Schatzmeister der Schüler-Union sowie durch </w:t>
      </w:r>
      <w:del w:id="143" w:author="David Döbele" w:date="2023-01-24T19:14:00Z">
        <w:r w:rsidRPr="007A1062" w:rsidDel="007A1062">
          <w:rPr>
            <w:rFonts w:ascii="Georgia" w:hAnsi="Georgia" w:cs="Times New Roman"/>
            <w:sz w:val="20"/>
            <w:szCs w:val="20"/>
            <w:rPrChange w:id="144" w:author="David Döbele" w:date="2023-01-24T19:12:00Z">
              <w:rPr>
                <w:rFonts w:ascii="Georgia" w:hAnsi="Georgia" w:cs="Times New Roman"/>
                <w:sz w:val="21"/>
                <w:szCs w:val="21"/>
              </w:rPr>
            </w:rPrChange>
          </w:rPr>
          <w:delText xml:space="preserve">den </w:delText>
        </w:r>
      </w:del>
      <w:ins w:id="145" w:author="David Döbele" w:date="2023-01-24T19:14:00Z">
        <w:r w:rsidR="007A1062">
          <w:rPr>
            <w:rFonts w:ascii="Georgia" w:hAnsi="Georgia" w:cs="Times New Roman"/>
            <w:sz w:val="20"/>
            <w:szCs w:val="20"/>
          </w:rPr>
          <w:t>meinen Schul-</w:t>
        </w:r>
      </w:ins>
      <w:r w:rsidRPr="007A1062">
        <w:rPr>
          <w:rFonts w:ascii="Georgia" w:hAnsi="Georgia" w:cs="Times New Roman"/>
          <w:sz w:val="20"/>
          <w:szCs w:val="20"/>
          <w:rPrChange w:id="146" w:author="David Döbele" w:date="2023-01-24T19:12:00Z">
            <w:rPr>
              <w:rFonts w:ascii="Georgia" w:hAnsi="Georgia" w:cs="Times New Roman"/>
              <w:sz w:val="21"/>
              <w:szCs w:val="21"/>
            </w:rPr>
          </w:rPrChange>
        </w:rPr>
        <w:t xml:space="preserve">Schwerpunkt Wirtschaft </w:t>
      </w:r>
      <w:del w:id="147" w:author="David Döbele" w:date="2023-01-24T19:14:00Z">
        <w:r w:rsidRPr="007A1062" w:rsidDel="007A1062">
          <w:rPr>
            <w:rFonts w:ascii="Georgia" w:hAnsi="Georgia" w:cs="Times New Roman"/>
            <w:sz w:val="20"/>
            <w:szCs w:val="20"/>
            <w:rPrChange w:id="148" w:author="David Döbele" w:date="2023-01-24T19:12:00Z">
              <w:rPr>
                <w:rFonts w:ascii="Georgia" w:hAnsi="Georgia" w:cs="Times New Roman"/>
                <w:sz w:val="21"/>
                <w:szCs w:val="21"/>
              </w:rPr>
            </w:rPrChange>
          </w:rPr>
          <w:delText xml:space="preserve">an </w:delText>
        </w:r>
      </w:del>
      <w:del w:id="149" w:author="David Döbele" w:date="2023-01-24T19:13:00Z">
        <w:r w:rsidRPr="007A1062" w:rsidDel="007A1062">
          <w:rPr>
            <w:rFonts w:ascii="Georgia" w:hAnsi="Georgia" w:cs="Times New Roman"/>
            <w:sz w:val="20"/>
            <w:szCs w:val="20"/>
            <w:rPrChange w:id="150" w:author="David Döbele" w:date="2023-01-24T19:12:00Z">
              <w:rPr>
                <w:rFonts w:ascii="Georgia" w:hAnsi="Georgia" w:cs="Times New Roman"/>
                <w:sz w:val="21"/>
                <w:szCs w:val="21"/>
              </w:rPr>
            </w:rPrChange>
          </w:rPr>
          <w:delText xml:space="preserve">der BBS 1 </w:delText>
        </w:r>
      </w:del>
      <w:ins w:id="151" w:author="Jessica Proß" w:date="2023-01-12T13:44:00Z">
        <w:del w:id="152" w:author="David Döbele" w:date="2023-01-24T19:13:00Z">
          <w:r w:rsidRPr="007A1062" w:rsidDel="007A1062">
            <w:rPr>
              <w:rFonts w:ascii="Georgia" w:hAnsi="Georgia" w:cs="Times New Roman"/>
              <w:sz w:val="20"/>
              <w:szCs w:val="20"/>
              <w:rPrChange w:id="153" w:author="David Döbele" w:date="2023-01-24T19:12:00Z">
                <w:rPr>
                  <w:rFonts w:ascii="Georgia" w:hAnsi="Georgia" w:cs="Times New Roman"/>
                  <w:sz w:val="21"/>
                  <w:szCs w:val="21"/>
                </w:rPr>
              </w:rPrChange>
            </w:rPr>
            <w:delText>I</w:delText>
          </w:r>
        </w:del>
        <w:del w:id="154" w:author="David Döbele" w:date="2023-01-24T19:14:00Z">
          <w:r w:rsidRPr="007A1062" w:rsidDel="007A1062">
            <w:rPr>
              <w:rFonts w:ascii="Georgia" w:hAnsi="Georgia" w:cs="Times New Roman"/>
              <w:sz w:val="20"/>
              <w:szCs w:val="20"/>
              <w:rPrChange w:id="155" w:author="David Döbele" w:date="2023-01-24T19:12:00Z">
                <w:rPr>
                  <w:rFonts w:ascii="Georgia" w:hAnsi="Georgia" w:cs="Times New Roman"/>
                  <w:sz w:val="21"/>
                  <w:szCs w:val="21"/>
                </w:rPr>
              </w:rPrChange>
            </w:rPr>
            <w:delText xml:space="preserve"> </w:delText>
          </w:r>
        </w:del>
      </w:ins>
      <w:r w:rsidRPr="007A1062">
        <w:rPr>
          <w:rFonts w:ascii="Georgia" w:hAnsi="Georgia" w:cs="Times New Roman"/>
          <w:sz w:val="20"/>
          <w:szCs w:val="20"/>
          <w:rPrChange w:id="156" w:author="David Döbele" w:date="2023-01-24T19:12:00Z">
            <w:rPr>
              <w:rFonts w:ascii="Georgia" w:hAnsi="Georgia" w:cs="Times New Roman"/>
              <w:sz w:val="21"/>
              <w:szCs w:val="21"/>
            </w:rPr>
          </w:rPrChange>
        </w:rPr>
        <w:t>habe ich mich bereits intensiv mit diversen volkswirtschaftlichen</w:t>
      </w:r>
      <w:del w:id="157" w:author="Sophie Klocke" w:date="2023-01-05T18:36:00Z">
        <w:r w:rsidRPr="007A1062" w:rsidDel="00924CB2">
          <w:rPr>
            <w:rFonts w:ascii="Georgia" w:hAnsi="Georgia" w:cs="Times New Roman"/>
            <w:sz w:val="20"/>
            <w:szCs w:val="20"/>
            <w:rPrChange w:id="158" w:author="David Döbele" w:date="2023-01-24T19:12:00Z">
              <w:rPr>
                <w:rFonts w:ascii="Georgia" w:hAnsi="Georgia" w:cs="Times New Roman"/>
                <w:sz w:val="21"/>
                <w:szCs w:val="21"/>
              </w:rPr>
            </w:rPrChange>
          </w:rPr>
          <w:delText>-</w:delText>
        </w:r>
      </w:del>
      <w:r w:rsidRPr="007A1062">
        <w:rPr>
          <w:rFonts w:ascii="Georgia" w:hAnsi="Georgia" w:cs="Times New Roman"/>
          <w:sz w:val="20"/>
          <w:szCs w:val="20"/>
          <w:rPrChange w:id="159" w:author="David Döbele" w:date="2023-01-24T19:12:00Z">
            <w:rPr>
              <w:rFonts w:ascii="Georgia" w:hAnsi="Georgia" w:cs="Times New Roman"/>
              <w:sz w:val="21"/>
              <w:szCs w:val="21"/>
            </w:rPr>
          </w:rPrChange>
        </w:rPr>
        <w:t xml:space="preserve"> und betriebswirtschaftlichen Themen auseinandergesetzt. Der Fallbezug in den</w:t>
      </w:r>
      <w:ins w:id="160" w:author="Jessica Proß" w:date="2023-01-04T13:49:00Z">
        <w:r w:rsidRPr="007A1062">
          <w:rPr>
            <w:rFonts w:ascii="Georgia" w:hAnsi="Georgia" w:cs="Times New Roman"/>
            <w:sz w:val="20"/>
            <w:szCs w:val="20"/>
            <w:rPrChange w:id="161" w:author="David Döbele" w:date="2023-01-24T19:12:00Z">
              <w:rPr>
                <w:rFonts w:ascii="Georgia" w:hAnsi="Georgia" w:cs="Times New Roman"/>
                <w:sz w:val="21"/>
                <w:szCs w:val="21"/>
              </w:rPr>
            </w:rPrChange>
          </w:rPr>
          <w:t xml:space="preserve"> B</w:t>
        </w:r>
      </w:ins>
      <w:del w:id="162" w:author="Jessica Proß" w:date="2023-01-04T13:49:00Z">
        <w:r w:rsidRPr="007A1062" w:rsidDel="00661B42">
          <w:rPr>
            <w:rFonts w:ascii="Georgia" w:hAnsi="Georgia" w:cs="Times New Roman"/>
            <w:sz w:val="20"/>
            <w:szCs w:val="20"/>
            <w:rPrChange w:id="163" w:author="David Döbele" w:date="2023-01-24T19:12:00Z">
              <w:rPr>
                <w:rFonts w:ascii="Georgia" w:hAnsi="Georgia" w:cs="Times New Roman"/>
                <w:sz w:val="21"/>
                <w:szCs w:val="21"/>
              </w:rPr>
            </w:rPrChange>
          </w:rPr>
          <w:delText xml:space="preserve"> </w:delText>
        </w:r>
        <w:commentRangeStart w:id="164"/>
        <w:r w:rsidRPr="007A1062" w:rsidDel="00661B42">
          <w:rPr>
            <w:rFonts w:ascii="Georgia" w:hAnsi="Georgia" w:cs="Times New Roman"/>
            <w:sz w:val="20"/>
            <w:szCs w:val="20"/>
            <w:rPrChange w:id="165" w:author="David Döbele" w:date="2023-01-24T19:12:00Z">
              <w:rPr>
                <w:rFonts w:ascii="Georgia" w:hAnsi="Georgia" w:cs="Times New Roman"/>
                <w:sz w:val="21"/>
                <w:szCs w:val="21"/>
              </w:rPr>
            </w:rPrChange>
          </w:rPr>
          <w:delText>BRC (</w:delText>
        </w:r>
        <w:commentRangeEnd w:id="164"/>
        <w:r w:rsidRPr="007A1062" w:rsidDel="00661B42">
          <w:rPr>
            <w:rStyle w:val="Kommentarzeichen"/>
            <w:rFonts w:ascii="Georgia" w:hAnsi="Georgia"/>
            <w:sz w:val="20"/>
            <w:szCs w:val="20"/>
            <w:rPrChange w:id="166" w:author="David Döbele" w:date="2023-01-24T19:12:00Z">
              <w:rPr>
                <w:rStyle w:val="Kommentarzeichen"/>
              </w:rPr>
            </w:rPrChange>
          </w:rPr>
          <w:commentReference w:id="164"/>
        </w:r>
        <w:r w:rsidRPr="007A1062" w:rsidDel="00661B42">
          <w:rPr>
            <w:rFonts w:ascii="Georgia" w:hAnsi="Georgia" w:cs="Times New Roman"/>
            <w:sz w:val="20"/>
            <w:szCs w:val="20"/>
            <w:rPrChange w:id="167" w:author="David Döbele" w:date="2023-01-24T19:12:00Z">
              <w:rPr>
                <w:rFonts w:ascii="Georgia" w:hAnsi="Georgia" w:cs="Times New Roman"/>
                <w:sz w:val="21"/>
                <w:szCs w:val="21"/>
              </w:rPr>
            </w:rPrChange>
          </w:rPr>
          <w:delText>B</w:delText>
        </w:r>
      </w:del>
      <w:r w:rsidRPr="007A1062">
        <w:rPr>
          <w:rFonts w:ascii="Georgia" w:hAnsi="Georgia" w:cs="Times New Roman"/>
          <w:sz w:val="20"/>
          <w:szCs w:val="20"/>
          <w:rPrChange w:id="168" w:author="David Döbele" w:date="2023-01-24T19:12:00Z">
            <w:rPr>
              <w:rFonts w:ascii="Georgia" w:hAnsi="Georgia" w:cs="Times New Roman"/>
              <w:sz w:val="21"/>
              <w:szCs w:val="21"/>
            </w:rPr>
          </w:rPrChange>
        </w:rPr>
        <w:t>etriebswirtschaft</w:t>
      </w:r>
      <w:ins w:id="169" w:author="Sophie Klocke" w:date="2023-01-05T18:37:00Z">
        <w:r w:rsidRPr="007A1062">
          <w:rPr>
            <w:rFonts w:ascii="Georgia" w:hAnsi="Georgia" w:cs="Times New Roman"/>
            <w:sz w:val="20"/>
            <w:szCs w:val="20"/>
            <w:rPrChange w:id="170" w:author="David Döbele" w:date="2023-01-24T19:12:00Z">
              <w:rPr>
                <w:rFonts w:ascii="Georgia" w:hAnsi="Georgia" w:cs="Times New Roman"/>
                <w:sz w:val="21"/>
                <w:szCs w:val="21"/>
              </w:rPr>
            </w:rPrChange>
          </w:rPr>
          <w:t>s</w:t>
        </w:r>
      </w:ins>
      <w:ins w:id="171" w:author="Sophie Klocke" w:date="2023-01-05T18:36:00Z">
        <w:r w:rsidRPr="007A1062">
          <w:rPr>
            <w:rFonts w:ascii="Georgia" w:hAnsi="Georgia" w:cs="Times New Roman"/>
            <w:sz w:val="20"/>
            <w:szCs w:val="20"/>
            <w:rPrChange w:id="172" w:author="David Döbele" w:date="2023-01-24T19:12:00Z">
              <w:rPr>
                <w:rFonts w:ascii="Georgia" w:hAnsi="Georgia" w:cs="Times New Roman"/>
                <w:sz w:val="21"/>
                <w:szCs w:val="21"/>
              </w:rPr>
            </w:rPrChange>
          </w:rPr>
          <w:t>-</w:t>
        </w:r>
      </w:ins>
      <w:ins w:id="173" w:author="Sophie Klocke" w:date="2023-01-05T18:37:00Z">
        <w:r w:rsidRPr="007A1062">
          <w:rPr>
            <w:rFonts w:ascii="Georgia" w:hAnsi="Georgia" w:cs="Times New Roman"/>
            <w:sz w:val="20"/>
            <w:szCs w:val="20"/>
            <w:rPrChange w:id="174" w:author="David Döbele" w:date="2023-01-24T19:12:00Z">
              <w:rPr>
                <w:rFonts w:ascii="Georgia" w:hAnsi="Georgia" w:cs="Times New Roman"/>
                <w:sz w:val="21"/>
                <w:szCs w:val="21"/>
              </w:rPr>
            </w:rPrChange>
          </w:rPr>
          <w:t>,</w:t>
        </w:r>
      </w:ins>
      <w:del w:id="175" w:author="Sophie Klocke" w:date="2023-01-05T18:37:00Z">
        <w:r w:rsidRPr="007A1062" w:rsidDel="00924CB2">
          <w:rPr>
            <w:rFonts w:ascii="Georgia" w:hAnsi="Georgia" w:cs="Times New Roman"/>
            <w:sz w:val="20"/>
            <w:szCs w:val="20"/>
            <w:rPrChange w:id="176" w:author="David Döbele" w:date="2023-01-24T19:12:00Z">
              <w:rPr>
                <w:rFonts w:ascii="Georgia" w:hAnsi="Georgia" w:cs="Times New Roman"/>
                <w:sz w:val="21"/>
                <w:szCs w:val="21"/>
              </w:rPr>
            </w:rPrChange>
          </w:rPr>
          <w:delText xml:space="preserve"> mit</w:delText>
        </w:r>
      </w:del>
      <w:r w:rsidRPr="007A1062">
        <w:rPr>
          <w:rFonts w:ascii="Georgia" w:hAnsi="Georgia" w:cs="Times New Roman"/>
          <w:sz w:val="20"/>
          <w:szCs w:val="20"/>
          <w:rPrChange w:id="177" w:author="David Döbele" w:date="2023-01-24T19:12:00Z">
            <w:rPr>
              <w:rFonts w:ascii="Georgia" w:hAnsi="Georgia" w:cs="Times New Roman"/>
              <w:sz w:val="21"/>
              <w:szCs w:val="21"/>
            </w:rPr>
          </w:rPrChange>
        </w:rPr>
        <w:t xml:space="preserve"> Rechnungswesen</w:t>
      </w:r>
      <w:ins w:id="178" w:author="Sophie Klocke" w:date="2023-01-05T18:37:00Z">
        <w:r w:rsidRPr="007A1062">
          <w:rPr>
            <w:rFonts w:ascii="Georgia" w:hAnsi="Georgia" w:cs="Times New Roman"/>
            <w:sz w:val="20"/>
            <w:szCs w:val="20"/>
            <w:rPrChange w:id="179" w:author="David Döbele" w:date="2023-01-24T19:12:00Z">
              <w:rPr>
                <w:rFonts w:ascii="Georgia" w:hAnsi="Georgia" w:cs="Times New Roman"/>
                <w:sz w:val="21"/>
                <w:szCs w:val="21"/>
              </w:rPr>
            </w:rPrChange>
          </w:rPr>
          <w:t>-</w:t>
        </w:r>
      </w:ins>
      <w:r w:rsidRPr="007A1062">
        <w:rPr>
          <w:rFonts w:ascii="Georgia" w:hAnsi="Georgia" w:cs="Times New Roman"/>
          <w:sz w:val="20"/>
          <w:szCs w:val="20"/>
          <w:rPrChange w:id="180" w:author="David Döbele" w:date="2023-01-24T19:12:00Z">
            <w:rPr>
              <w:rFonts w:ascii="Georgia" w:hAnsi="Georgia" w:cs="Times New Roman"/>
              <w:sz w:val="21"/>
              <w:szCs w:val="21"/>
            </w:rPr>
          </w:rPrChange>
        </w:rPr>
        <w:t xml:space="preserve"> und Controlling</w:t>
      </w:r>
      <w:del w:id="181" w:author="Jessica Proß" w:date="2023-01-04T13:50:00Z">
        <w:r w:rsidRPr="007A1062" w:rsidDel="00661B42">
          <w:rPr>
            <w:rFonts w:ascii="Georgia" w:hAnsi="Georgia" w:cs="Times New Roman"/>
            <w:sz w:val="20"/>
            <w:szCs w:val="20"/>
            <w:rPrChange w:id="182" w:author="David Döbele" w:date="2023-01-24T19:12:00Z">
              <w:rPr>
                <w:rFonts w:ascii="Georgia" w:hAnsi="Georgia" w:cs="Times New Roman"/>
                <w:sz w:val="21"/>
                <w:szCs w:val="21"/>
              </w:rPr>
            </w:rPrChange>
          </w:rPr>
          <w:delText>)</w:delText>
        </w:r>
      </w:del>
      <w:del w:id="183" w:author="Sophie Klocke" w:date="2023-01-05T18:37:00Z">
        <w:r w:rsidRPr="007A1062" w:rsidDel="00924CB2">
          <w:rPr>
            <w:rFonts w:ascii="Georgia" w:hAnsi="Georgia" w:cs="Times New Roman"/>
            <w:sz w:val="20"/>
            <w:szCs w:val="20"/>
            <w:rPrChange w:id="184" w:author="David Döbele" w:date="2023-01-24T19:12:00Z">
              <w:rPr>
                <w:rFonts w:ascii="Georgia" w:hAnsi="Georgia" w:cs="Times New Roman"/>
                <w:sz w:val="21"/>
                <w:szCs w:val="21"/>
              </w:rPr>
            </w:rPrChange>
          </w:rPr>
          <w:delText xml:space="preserve"> </w:delText>
        </w:r>
      </w:del>
      <w:r w:rsidRPr="007A1062">
        <w:rPr>
          <w:rFonts w:ascii="Georgia" w:hAnsi="Georgia" w:cs="Times New Roman"/>
          <w:sz w:val="20"/>
          <w:szCs w:val="20"/>
          <w:rPrChange w:id="185" w:author="David Döbele" w:date="2023-01-24T19:12:00Z">
            <w:rPr>
              <w:rFonts w:ascii="Georgia" w:hAnsi="Georgia" w:cs="Times New Roman"/>
              <w:sz w:val="21"/>
              <w:szCs w:val="21"/>
            </w:rPr>
          </w:rPrChange>
        </w:rPr>
        <w:t xml:space="preserve">-Klausuren sorgt zudem für eine Entwicklung von praktischem und analytischem Denken, da sich alle Aufgaben der Klausur auf diesen spezifischen Fall beziehen und individuelle Lösungen gefordert werden. Die aktive Teilnahme an Punktspielen </w:t>
      </w:r>
      <w:del w:id="186" w:author="Tim Dreesmann" w:date="2023-01-09T21:40:00Z">
        <w:r w:rsidRPr="007A1062" w:rsidDel="009A6304">
          <w:rPr>
            <w:rFonts w:ascii="Georgia" w:hAnsi="Georgia" w:cs="Times New Roman"/>
            <w:sz w:val="20"/>
            <w:szCs w:val="20"/>
            <w:rPrChange w:id="187" w:author="David Döbele" w:date="2023-01-24T19:12:00Z">
              <w:rPr>
                <w:rFonts w:ascii="Georgia" w:hAnsi="Georgia" w:cs="Times New Roman"/>
                <w:sz w:val="21"/>
                <w:szCs w:val="21"/>
              </w:rPr>
            </w:rPrChange>
          </w:rPr>
          <w:delText xml:space="preserve">im Tennis </w:delText>
        </w:r>
      </w:del>
      <w:del w:id="188" w:author="Tim Dreesmann" w:date="2023-01-09T21:46:00Z">
        <w:r w:rsidRPr="007A1062" w:rsidDel="00D715BB">
          <w:rPr>
            <w:rFonts w:ascii="Georgia" w:hAnsi="Georgia" w:cs="Times New Roman"/>
            <w:sz w:val="20"/>
            <w:szCs w:val="20"/>
            <w:rPrChange w:id="189" w:author="David Döbele" w:date="2023-01-24T19:12:00Z">
              <w:rPr>
                <w:rFonts w:ascii="Georgia" w:hAnsi="Georgia" w:cs="Times New Roman"/>
                <w:sz w:val="21"/>
                <w:szCs w:val="21"/>
              </w:rPr>
            </w:rPrChange>
          </w:rPr>
          <w:delText xml:space="preserve">der ersten Herrenmannschaft </w:delText>
        </w:r>
      </w:del>
      <w:r w:rsidRPr="007A1062">
        <w:rPr>
          <w:rFonts w:ascii="Georgia" w:hAnsi="Georgia" w:cs="Times New Roman"/>
          <w:sz w:val="20"/>
          <w:szCs w:val="20"/>
          <w:rPrChange w:id="190" w:author="David Döbele" w:date="2023-01-24T19:12:00Z">
            <w:rPr>
              <w:rFonts w:ascii="Georgia" w:hAnsi="Georgia" w:cs="Times New Roman"/>
              <w:sz w:val="21"/>
              <w:szCs w:val="21"/>
            </w:rPr>
          </w:rPrChange>
        </w:rPr>
        <w:t>des T</w:t>
      </w:r>
      <w:ins w:id="191" w:author="Tim Dreesmann" w:date="2023-01-09T21:46:00Z">
        <w:r w:rsidRPr="007A1062">
          <w:rPr>
            <w:rFonts w:ascii="Georgia" w:hAnsi="Georgia" w:cs="Times New Roman"/>
            <w:sz w:val="20"/>
            <w:szCs w:val="20"/>
            <w:rPrChange w:id="192" w:author="David Döbele" w:date="2023-01-24T19:12:00Z">
              <w:rPr>
                <w:rFonts w:ascii="Georgia" w:hAnsi="Georgia" w:cs="Times New Roman"/>
                <w:sz w:val="21"/>
                <w:szCs w:val="21"/>
              </w:rPr>
            </w:rPrChange>
          </w:rPr>
          <w:t>enn</w:t>
        </w:r>
      </w:ins>
      <w:ins w:id="193" w:author="Tim Dreesmann" w:date="2023-01-09T21:47:00Z">
        <w:r w:rsidRPr="007A1062">
          <w:rPr>
            <w:rFonts w:ascii="Georgia" w:hAnsi="Georgia" w:cs="Times New Roman"/>
            <w:sz w:val="20"/>
            <w:szCs w:val="20"/>
            <w:rPrChange w:id="194" w:author="David Döbele" w:date="2023-01-24T19:12:00Z">
              <w:rPr>
                <w:rFonts w:ascii="Georgia" w:hAnsi="Georgia" w:cs="Times New Roman"/>
                <w:sz w:val="21"/>
                <w:szCs w:val="21"/>
              </w:rPr>
            </w:rPrChange>
          </w:rPr>
          <w:t>isclubs</w:t>
        </w:r>
      </w:ins>
      <w:del w:id="195" w:author="Tim Dreesmann" w:date="2023-01-09T21:47:00Z">
        <w:r w:rsidRPr="007A1062" w:rsidDel="00D715BB">
          <w:rPr>
            <w:rFonts w:ascii="Georgia" w:hAnsi="Georgia" w:cs="Times New Roman"/>
            <w:sz w:val="20"/>
            <w:szCs w:val="20"/>
            <w:rPrChange w:id="196" w:author="David Döbele" w:date="2023-01-24T19:12:00Z">
              <w:rPr>
                <w:rFonts w:ascii="Georgia" w:hAnsi="Georgia" w:cs="Times New Roman"/>
                <w:sz w:val="21"/>
                <w:szCs w:val="21"/>
              </w:rPr>
            </w:rPrChange>
          </w:rPr>
          <w:delText>C</w:delText>
        </w:r>
      </w:del>
      <w:r w:rsidRPr="007A1062">
        <w:rPr>
          <w:rFonts w:ascii="Georgia" w:hAnsi="Georgia" w:cs="Times New Roman"/>
          <w:sz w:val="20"/>
          <w:szCs w:val="20"/>
          <w:rPrChange w:id="197" w:author="David Döbele" w:date="2023-01-24T19:12:00Z">
            <w:rPr>
              <w:rFonts w:ascii="Georgia" w:hAnsi="Georgia" w:cs="Times New Roman"/>
              <w:sz w:val="21"/>
              <w:szCs w:val="21"/>
            </w:rPr>
          </w:rPrChange>
        </w:rPr>
        <w:t xml:space="preserve"> Grün-</w:t>
      </w:r>
      <w:proofErr w:type="spellStart"/>
      <w:r w:rsidRPr="007A1062">
        <w:rPr>
          <w:rFonts w:ascii="Georgia" w:hAnsi="Georgia" w:cs="Times New Roman"/>
          <w:sz w:val="20"/>
          <w:szCs w:val="20"/>
          <w:rPrChange w:id="198" w:author="David Döbele" w:date="2023-01-24T19:12:00Z">
            <w:rPr>
              <w:rFonts w:ascii="Georgia" w:hAnsi="Georgia" w:cs="Times New Roman"/>
              <w:sz w:val="21"/>
              <w:szCs w:val="21"/>
            </w:rPr>
          </w:rPrChange>
        </w:rPr>
        <w:t>Weiss</w:t>
      </w:r>
      <w:proofErr w:type="spellEnd"/>
      <w:r w:rsidRPr="007A1062">
        <w:rPr>
          <w:rFonts w:ascii="Georgia" w:hAnsi="Georgia" w:cs="Times New Roman"/>
          <w:sz w:val="20"/>
          <w:szCs w:val="20"/>
          <w:rPrChange w:id="199" w:author="David Döbele" w:date="2023-01-24T19:12:00Z">
            <w:rPr>
              <w:rFonts w:ascii="Georgia" w:hAnsi="Georgia" w:cs="Times New Roman"/>
              <w:sz w:val="21"/>
              <w:szCs w:val="21"/>
            </w:rPr>
          </w:rPrChange>
        </w:rPr>
        <w:t xml:space="preserve"> Leer und der mehrfache Aufstieg im L</w:t>
      </w:r>
      <w:ins w:id="200" w:author="Tim Dreesmann" w:date="2023-01-09T21:42:00Z">
        <w:r w:rsidRPr="007A1062">
          <w:rPr>
            <w:rFonts w:ascii="Georgia" w:hAnsi="Georgia" w:cs="Times New Roman"/>
            <w:sz w:val="20"/>
            <w:szCs w:val="20"/>
            <w:rPrChange w:id="201" w:author="David Döbele" w:date="2023-01-24T19:12:00Z">
              <w:rPr>
                <w:rFonts w:ascii="Georgia" w:hAnsi="Georgia" w:cs="Times New Roman"/>
                <w:sz w:val="21"/>
                <w:szCs w:val="21"/>
              </w:rPr>
            </w:rPrChange>
          </w:rPr>
          <w:t>eistungsklassen</w:t>
        </w:r>
      </w:ins>
      <w:del w:id="202" w:author="Tim Dreesmann" w:date="2023-01-09T21:42:00Z">
        <w:r w:rsidRPr="007A1062" w:rsidDel="009A6304">
          <w:rPr>
            <w:rFonts w:ascii="Georgia" w:hAnsi="Georgia" w:cs="Times New Roman"/>
            <w:sz w:val="20"/>
            <w:szCs w:val="20"/>
            <w:rPrChange w:id="203" w:author="David Döbele" w:date="2023-01-24T19:12:00Z">
              <w:rPr>
                <w:rFonts w:ascii="Georgia" w:hAnsi="Georgia" w:cs="Times New Roman"/>
                <w:sz w:val="21"/>
                <w:szCs w:val="21"/>
              </w:rPr>
            </w:rPrChange>
          </w:rPr>
          <w:delText>K</w:delText>
        </w:r>
      </w:del>
      <w:r w:rsidRPr="007A1062">
        <w:rPr>
          <w:rFonts w:ascii="Georgia" w:hAnsi="Georgia" w:cs="Times New Roman"/>
          <w:sz w:val="20"/>
          <w:szCs w:val="20"/>
          <w:rPrChange w:id="204" w:author="David Döbele" w:date="2023-01-24T19:12:00Z">
            <w:rPr>
              <w:rFonts w:ascii="Georgia" w:hAnsi="Georgia" w:cs="Times New Roman"/>
              <w:sz w:val="21"/>
              <w:szCs w:val="21"/>
            </w:rPr>
          </w:rPrChange>
        </w:rPr>
        <w:t>-Ranking zeigen den Ehrgeiz</w:t>
      </w:r>
      <w:ins w:id="205" w:author="Jessica Proß" w:date="2023-01-04T13:38:00Z">
        <w:r w:rsidRPr="007A1062">
          <w:rPr>
            <w:rFonts w:ascii="Georgia" w:hAnsi="Georgia" w:cs="Times New Roman"/>
            <w:sz w:val="20"/>
            <w:szCs w:val="20"/>
            <w:rPrChange w:id="206" w:author="David Döbele" w:date="2023-01-24T19:12:00Z">
              <w:rPr>
                <w:rFonts w:ascii="Georgia" w:hAnsi="Georgia" w:cs="Times New Roman"/>
                <w:sz w:val="21"/>
                <w:szCs w:val="21"/>
              </w:rPr>
            </w:rPrChange>
          </w:rPr>
          <w:t>,</w:t>
        </w:r>
      </w:ins>
      <w:r w:rsidRPr="007A1062">
        <w:rPr>
          <w:rFonts w:ascii="Georgia" w:hAnsi="Georgia" w:cs="Times New Roman"/>
          <w:sz w:val="20"/>
          <w:szCs w:val="20"/>
          <w:rPrChange w:id="207" w:author="David Döbele" w:date="2023-01-24T19:12:00Z">
            <w:rPr>
              <w:rFonts w:ascii="Georgia" w:hAnsi="Georgia" w:cs="Times New Roman"/>
              <w:sz w:val="21"/>
              <w:szCs w:val="21"/>
            </w:rPr>
          </w:rPrChange>
        </w:rPr>
        <w:t xml:space="preserve"> welchen ich im sportlichen</w:t>
      </w:r>
      <w:del w:id="208" w:author="Sophie Klocke" w:date="2023-01-05T18:38:00Z">
        <w:r w:rsidRPr="007A1062" w:rsidDel="00924CB2">
          <w:rPr>
            <w:rFonts w:ascii="Georgia" w:hAnsi="Georgia" w:cs="Times New Roman"/>
            <w:sz w:val="20"/>
            <w:szCs w:val="20"/>
            <w:rPrChange w:id="209" w:author="David Döbele" w:date="2023-01-24T19:12:00Z">
              <w:rPr>
                <w:rFonts w:ascii="Georgia" w:hAnsi="Georgia" w:cs="Times New Roman"/>
                <w:sz w:val="21"/>
                <w:szCs w:val="21"/>
              </w:rPr>
            </w:rPrChange>
          </w:rPr>
          <w:delText>-</w:delText>
        </w:r>
      </w:del>
      <w:r w:rsidRPr="007A1062">
        <w:rPr>
          <w:rFonts w:ascii="Georgia" w:hAnsi="Georgia" w:cs="Times New Roman"/>
          <w:sz w:val="20"/>
          <w:szCs w:val="20"/>
          <w:rPrChange w:id="210" w:author="David Döbele" w:date="2023-01-24T19:12:00Z">
            <w:rPr>
              <w:rFonts w:ascii="Georgia" w:hAnsi="Georgia" w:cs="Times New Roman"/>
              <w:sz w:val="21"/>
              <w:szCs w:val="21"/>
            </w:rPr>
          </w:rPrChange>
        </w:rPr>
        <w:t xml:space="preserve"> </w:t>
      </w:r>
      <w:ins w:id="211" w:author="Sophie Klocke" w:date="2023-01-05T18:38:00Z">
        <w:r w:rsidRPr="007A1062">
          <w:rPr>
            <w:rFonts w:ascii="Georgia" w:hAnsi="Georgia" w:cs="Times New Roman"/>
            <w:sz w:val="20"/>
            <w:szCs w:val="20"/>
            <w:rPrChange w:id="212" w:author="David Döbele" w:date="2023-01-24T19:12:00Z">
              <w:rPr>
                <w:rFonts w:ascii="Georgia" w:hAnsi="Georgia" w:cs="Times New Roman"/>
                <w:sz w:val="21"/>
                <w:szCs w:val="21"/>
              </w:rPr>
            </w:rPrChange>
          </w:rPr>
          <w:t xml:space="preserve">sowie </w:t>
        </w:r>
      </w:ins>
      <w:del w:id="213" w:author="Sophie Klocke" w:date="2023-01-05T18:38:00Z">
        <w:r w:rsidRPr="007A1062" w:rsidDel="00924CB2">
          <w:rPr>
            <w:rFonts w:ascii="Georgia" w:hAnsi="Georgia" w:cs="Times New Roman"/>
            <w:sz w:val="20"/>
            <w:szCs w:val="20"/>
            <w:rPrChange w:id="214" w:author="David Döbele" w:date="2023-01-24T19:12:00Z">
              <w:rPr>
                <w:rFonts w:ascii="Georgia" w:hAnsi="Georgia" w:cs="Times New Roman"/>
                <w:sz w:val="21"/>
                <w:szCs w:val="21"/>
              </w:rPr>
            </w:rPrChange>
          </w:rPr>
          <w:delText xml:space="preserve">als auch </w:delText>
        </w:r>
      </w:del>
      <w:r w:rsidRPr="007A1062">
        <w:rPr>
          <w:rFonts w:ascii="Georgia" w:hAnsi="Georgia" w:cs="Times New Roman"/>
          <w:sz w:val="20"/>
          <w:szCs w:val="20"/>
          <w:rPrChange w:id="215" w:author="David Döbele" w:date="2023-01-24T19:12:00Z">
            <w:rPr>
              <w:rFonts w:ascii="Georgia" w:hAnsi="Georgia" w:cs="Times New Roman"/>
              <w:sz w:val="21"/>
              <w:szCs w:val="21"/>
            </w:rPr>
          </w:rPrChange>
        </w:rPr>
        <w:t xml:space="preserve">im schulischen Alltag an den Tag lege. Mit diesen Fähigkeiten würde ich nun ausgesprochen gerne </w:t>
      </w:r>
      <w:ins w:id="216" w:author="Jessica Proß" w:date="2023-01-04T13:50:00Z">
        <w:r w:rsidRPr="007A1062">
          <w:rPr>
            <w:rFonts w:ascii="Georgia" w:hAnsi="Georgia" w:cs="Times New Roman"/>
            <w:sz w:val="20"/>
            <w:szCs w:val="20"/>
            <w:rPrChange w:id="217" w:author="David Döbele" w:date="2023-01-24T19:12:00Z">
              <w:rPr>
                <w:rFonts w:ascii="Georgia" w:hAnsi="Georgia" w:cs="Times New Roman"/>
                <w:sz w:val="21"/>
                <w:szCs w:val="21"/>
              </w:rPr>
            </w:rPrChange>
          </w:rPr>
          <w:t>I</w:t>
        </w:r>
      </w:ins>
      <w:del w:id="218" w:author="Jessica Proß" w:date="2023-01-04T13:50:00Z">
        <w:r w:rsidRPr="007A1062" w:rsidDel="00661B42">
          <w:rPr>
            <w:rFonts w:ascii="Georgia" w:hAnsi="Georgia" w:cs="Times New Roman"/>
            <w:sz w:val="20"/>
            <w:szCs w:val="20"/>
            <w:rPrChange w:id="219" w:author="David Döbele" w:date="2023-01-24T19:12:00Z">
              <w:rPr>
                <w:rFonts w:ascii="Georgia" w:hAnsi="Georgia" w:cs="Times New Roman"/>
                <w:sz w:val="21"/>
                <w:szCs w:val="21"/>
              </w:rPr>
            </w:rPrChange>
          </w:rPr>
          <w:delText>i</w:delText>
        </w:r>
      </w:del>
      <w:r w:rsidRPr="007A1062">
        <w:rPr>
          <w:rFonts w:ascii="Georgia" w:hAnsi="Georgia" w:cs="Times New Roman"/>
          <w:sz w:val="20"/>
          <w:szCs w:val="20"/>
          <w:rPrChange w:id="220" w:author="David Döbele" w:date="2023-01-24T19:12:00Z">
            <w:rPr>
              <w:rFonts w:ascii="Georgia" w:hAnsi="Georgia" w:cs="Times New Roman"/>
              <w:sz w:val="21"/>
              <w:szCs w:val="21"/>
            </w:rPr>
          </w:rPrChange>
        </w:rPr>
        <w:t>hr Team verstärken.</w:t>
      </w:r>
    </w:p>
    <w:p w14:paraId="28CCE719" w14:textId="77777777" w:rsidR="002A6B60" w:rsidRPr="007A1062" w:rsidRDefault="002A6B60" w:rsidP="00955BE9">
      <w:pPr>
        <w:jc w:val="both"/>
        <w:rPr>
          <w:rFonts w:ascii="Georgia" w:hAnsi="Georgia" w:cs="Times New Roman"/>
          <w:sz w:val="20"/>
          <w:szCs w:val="20"/>
          <w:rPrChange w:id="221" w:author="David Döbele" w:date="2023-01-24T19:12:00Z">
            <w:rPr>
              <w:rFonts w:ascii="Georgia" w:hAnsi="Georgia" w:cs="Times New Roman"/>
              <w:sz w:val="21"/>
              <w:szCs w:val="21"/>
            </w:rPr>
          </w:rPrChange>
        </w:rPr>
      </w:pPr>
    </w:p>
    <w:p w14:paraId="27CB8551" w14:textId="46A91C0B" w:rsidR="00B17641" w:rsidRPr="007A1062" w:rsidDel="007A1062" w:rsidRDefault="00C67FC6" w:rsidP="002A6B60">
      <w:pPr>
        <w:jc w:val="both"/>
        <w:rPr>
          <w:del w:id="222" w:author="David Döbele" w:date="2023-01-24T19:14:00Z"/>
          <w:rFonts w:ascii="Georgia" w:hAnsi="Georgia" w:cs="Times New Roman"/>
          <w:sz w:val="20"/>
          <w:szCs w:val="20"/>
          <w:rPrChange w:id="223" w:author="David Döbele" w:date="2023-01-24T19:12:00Z">
            <w:rPr>
              <w:del w:id="224" w:author="David Döbele" w:date="2023-01-24T19:14:00Z"/>
              <w:rFonts w:ascii="Georgia" w:hAnsi="Georgia" w:cs="Times New Roman"/>
              <w:sz w:val="21"/>
              <w:szCs w:val="21"/>
            </w:rPr>
          </w:rPrChange>
        </w:rPr>
      </w:pPr>
      <w:r w:rsidRPr="007A1062">
        <w:rPr>
          <w:rFonts w:ascii="Georgia" w:hAnsi="Georgia" w:cs="Times New Roman"/>
          <w:sz w:val="20"/>
          <w:szCs w:val="20"/>
          <w:rPrChange w:id="225" w:author="David Döbele" w:date="2023-01-24T19:12:00Z">
            <w:rPr>
              <w:rFonts w:ascii="Georgia" w:hAnsi="Georgia" w:cs="Times New Roman"/>
              <w:sz w:val="21"/>
              <w:szCs w:val="21"/>
            </w:rPr>
          </w:rPrChange>
        </w:rPr>
        <w:t>PARKLANE CAPITAL</w:t>
      </w:r>
      <w:r w:rsidR="00B17641" w:rsidRPr="007A1062">
        <w:rPr>
          <w:rFonts w:ascii="Georgia" w:hAnsi="Georgia" w:cs="Times New Roman"/>
          <w:sz w:val="20"/>
          <w:szCs w:val="20"/>
          <w:rPrChange w:id="226" w:author="David Döbele" w:date="2023-01-24T19:12:00Z">
            <w:rPr>
              <w:rFonts w:ascii="Georgia" w:hAnsi="Georgia" w:cs="Times New Roman"/>
              <w:sz w:val="21"/>
              <w:szCs w:val="21"/>
            </w:rPr>
          </w:rPrChange>
        </w:rPr>
        <w:t xml:space="preserve"> scheint mir für dieses Praktikum ideal, da Sie </w:t>
      </w:r>
      <w:r w:rsidR="00981896" w:rsidRPr="007A1062">
        <w:rPr>
          <w:rFonts w:ascii="Georgia" w:hAnsi="Georgia" w:cs="Times New Roman"/>
          <w:sz w:val="20"/>
          <w:szCs w:val="20"/>
          <w:rPrChange w:id="227" w:author="David Döbele" w:date="2023-01-24T19:12:00Z">
            <w:rPr>
              <w:rFonts w:ascii="Georgia" w:hAnsi="Georgia" w:cs="Times New Roman"/>
              <w:sz w:val="21"/>
              <w:szCs w:val="21"/>
            </w:rPr>
          </w:rPrChange>
        </w:rPr>
        <w:t>nicht nur mit Effizienz und Präzision beraten, sondern sich ebenfalls dem wirtschaftlichen Trend</w:t>
      </w:r>
      <w:r w:rsidR="00877D8E" w:rsidRPr="007A1062">
        <w:rPr>
          <w:rFonts w:ascii="Georgia" w:hAnsi="Georgia" w:cs="Times New Roman"/>
          <w:sz w:val="20"/>
          <w:szCs w:val="20"/>
          <w:rPrChange w:id="228" w:author="David Döbele" w:date="2023-01-24T19:12:00Z">
            <w:rPr>
              <w:rFonts w:ascii="Georgia" w:hAnsi="Georgia" w:cs="Times New Roman"/>
              <w:sz w:val="21"/>
              <w:szCs w:val="21"/>
            </w:rPr>
          </w:rPrChange>
        </w:rPr>
        <w:t xml:space="preserve">, </w:t>
      </w:r>
      <w:r w:rsidR="00981896" w:rsidRPr="007A1062">
        <w:rPr>
          <w:rFonts w:ascii="Georgia" w:hAnsi="Georgia" w:cs="Times New Roman"/>
          <w:sz w:val="20"/>
          <w:szCs w:val="20"/>
          <w:rPrChange w:id="229" w:author="David Döbele" w:date="2023-01-24T19:12:00Z">
            <w:rPr>
              <w:rFonts w:ascii="Georgia" w:hAnsi="Georgia" w:cs="Times New Roman"/>
              <w:sz w:val="21"/>
              <w:szCs w:val="21"/>
            </w:rPr>
          </w:rPrChange>
        </w:rPr>
        <w:t>der technologischen Entwicklung anpassen und somit</w:t>
      </w:r>
      <w:r w:rsidR="001308C3" w:rsidRPr="007A1062">
        <w:rPr>
          <w:rFonts w:ascii="Georgia" w:hAnsi="Georgia" w:cs="Times New Roman"/>
          <w:sz w:val="20"/>
          <w:szCs w:val="20"/>
          <w:rPrChange w:id="230" w:author="David Döbele" w:date="2023-01-24T19:12:00Z">
            <w:rPr>
              <w:rFonts w:ascii="Georgia" w:hAnsi="Georgia" w:cs="Times New Roman"/>
              <w:sz w:val="21"/>
              <w:szCs w:val="21"/>
            </w:rPr>
          </w:rPrChange>
        </w:rPr>
        <w:t xml:space="preserve"> </w:t>
      </w:r>
      <w:r w:rsidR="00981896" w:rsidRPr="007A1062">
        <w:rPr>
          <w:rFonts w:ascii="Georgia" w:hAnsi="Georgia" w:cs="Times New Roman"/>
          <w:sz w:val="20"/>
          <w:szCs w:val="20"/>
          <w:rPrChange w:id="231" w:author="David Döbele" w:date="2023-01-24T19:12:00Z">
            <w:rPr>
              <w:rFonts w:ascii="Georgia" w:hAnsi="Georgia" w:cs="Times New Roman"/>
              <w:sz w:val="21"/>
              <w:szCs w:val="21"/>
            </w:rPr>
          </w:rPrChange>
        </w:rPr>
        <w:t xml:space="preserve">nachhaltig und langfristig </w:t>
      </w:r>
      <w:r w:rsidRPr="007A1062">
        <w:rPr>
          <w:rFonts w:ascii="Georgia" w:hAnsi="Georgia" w:cs="Times New Roman"/>
          <w:sz w:val="20"/>
          <w:szCs w:val="20"/>
          <w:rPrChange w:id="232" w:author="David Döbele" w:date="2023-01-24T19:12:00Z">
            <w:rPr>
              <w:rFonts w:ascii="Georgia" w:hAnsi="Georgia" w:cs="Times New Roman"/>
              <w:sz w:val="21"/>
              <w:szCs w:val="21"/>
            </w:rPr>
          </w:rPrChange>
        </w:rPr>
        <w:t>den Unternehmenserfolg sichern</w:t>
      </w:r>
      <w:r w:rsidR="00981896" w:rsidRPr="007A1062">
        <w:rPr>
          <w:rFonts w:ascii="Georgia" w:hAnsi="Georgia" w:cs="Times New Roman"/>
          <w:sz w:val="20"/>
          <w:szCs w:val="20"/>
          <w:rPrChange w:id="233" w:author="David Döbele" w:date="2023-01-24T19:12:00Z">
            <w:rPr>
              <w:rFonts w:ascii="Georgia" w:hAnsi="Georgia" w:cs="Times New Roman"/>
              <w:sz w:val="21"/>
              <w:szCs w:val="21"/>
            </w:rPr>
          </w:rPrChange>
        </w:rPr>
        <w:t>.</w:t>
      </w:r>
      <w:r w:rsidR="001315DD" w:rsidRPr="007A1062">
        <w:rPr>
          <w:rFonts w:ascii="Georgia" w:hAnsi="Georgia" w:cs="Times New Roman"/>
          <w:sz w:val="20"/>
          <w:szCs w:val="20"/>
          <w:rPrChange w:id="234" w:author="David Döbele" w:date="2023-01-24T19:12:00Z">
            <w:rPr>
              <w:rFonts w:ascii="Georgia" w:hAnsi="Georgia" w:cs="Times New Roman"/>
              <w:sz w:val="21"/>
              <w:szCs w:val="21"/>
            </w:rPr>
          </w:rPrChange>
        </w:rPr>
        <w:t xml:space="preserve"> Zudem verleiht Ihnen </w:t>
      </w:r>
      <w:ins w:id="235" w:author="David Döbele" w:date="2023-01-24T19:14:00Z">
        <w:r w:rsidR="004B132E">
          <w:rPr>
            <w:rFonts w:ascii="Georgia" w:hAnsi="Georgia" w:cs="Times New Roman"/>
            <w:sz w:val="20"/>
            <w:szCs w:val="20"/>
          </w:rPr>
          <w:t>I</w:t>
        </w:r>
      </w:ins>
      <w:del w:id="236" w:author="David Döbele" w:date="2023-01-24T19:14:00Z">
        <w:r w:rsidR="001315DD" w:rsidRPr="007A1062" w:rsidDel="004B132E">
          <w:rPr>
            <w:rFonts w:ascii="Georgia" w:hAnsi="Georgia" w:cs="Times New Roman"/>
            <w:sz w:val="20"/>
            <w:szCs w:val="20"/>
            <w:rPrChange w:id="237" w:author="David Döbele" w:date="2023-01-24T19:12:00Z">
              <w:rPr>
                <w:rFonts w:ascii="Georgia" w:hAnsi="Georgia" w:cs="Times New Roman"/>
                <w:sz w:val="21"/>
                <w:szCs w:val="21"/>
              </w:rPr>
            </w:rPrChange>
          </w:rPr>
          <w:delText>i</w:delText>
        </w:r>
      </w:del>
      <w:r w:rsidR="001315DD" w:rsidRPr="007A1062">
        <w:rPr>
          <w:rFonts w:ascii="Georgia" w:hAnsi="Georgia" w:cs="Times New Roman"/>
          <w:sz w:val="20"/>
          <w:szCs w:val="20"/>
          <w:rPrChange w:id="238" w:author="David Döbele" w:date="2023-01-24T19:12:00Z">
            <w:rPr>
              <w:rFonts w:ascii="Georgia" w:hAnsi="Georgia" w:cs="Times New Roman"/>
              <w:sz w:val="21"/>
              <w:szCs w:val="21"/>
            </w:rPr>
          </w:rPrChange>
        </w:rPr>
        <w:t xml:space="preserve">hr globales Netzwerk den Vorteil einer Diversifizierung </w:t>
      </w:r>
      <w:r w:rsidR="00785BAE" w:rsidRPr="007A1062">
        <w:rPr>
          <w:rFonts w:ascii="Georgia" w:hAnsi="Georgia" w:cs="Times New Roman"/>
          <w:sz w:val="20"/>
          <w:szCs w:val="20"/>
          <w:rPrChange w:id="239" w:author="David Döbele" w:date="2023-01-24T19:12:00Z">
            <w:rPr>
              <w:rFonts w:ascii="Georgia" w:hAnsi="Georgia" w:cs="Times New Roman"/>
              <w:sz w:val="21"/>
              <w:szCs w:val="21"/>
            </w:rPr>
          </w:rPrChange>
        </w:rPr>
        <w:t>bei</w:t>
      </w:r>
      <w:r w:rsidR="001315DD" w:rsidRPr="007A1062">
        <w:rPr>
          <w:rFonts w:ascii="Georgia" w:hAnsi="Georgia" w:cs="Times New Roman"/>
          <w:sz w:val="20"/>
          <w:szCs w:val="20"/>
          <w:rPrChange w:id="240" w:author="David Döbele" w:date="2023-01-24T19:12:00Z">
            <w:rPr>
              <w:rFonts w:ascii="Georgia" w:hAnsi="Georgia" w:cs="Times New Roman"/>
              <w:sz w:val="21"/>
              <w:szCs w:val="21"/>
            </w:rPr>
          </w:rPrChange>
        </w:rPr>
        <w:t xml:space="preserve"> Branchen</w:t>
      </w:r>
      <w:r w:rsidR="00785BAE" w:rsidRPr="007A1062">
        <w:rPr>
          <w:rFonts w:ascii="Georgia" w:hAnsi="Georgia" w:cs="Times New Roman"/>
          <w:sz w:val="20"/>
          <w:szCs w:val="20"/>
          <w:rPrChange w:id="241" w:author="David Döbele" w:date="2023-01-24T19:12:00Z">
            <w:rPr>
              <w:rFonts w:ascii="Georgia" w:hAnsi="Georgia" w:cs="Times New Roman"/>
              <w:sz w:val="21"/>
              <w:szCs w:val="21"/>
            </w:rPr>
          </w:rPrChange>
        </w:rPr>
        <w:t xml:space="preserve"> für M&amp;A-Deals</w:t>
      </w:r>
      <w:r w:rsidR="001315DD" w:rsidRPr="007A1062">
        <w:rPr>
          <w:rFonts w:ascii="Georgia" w:hAnsi="Georgia" w:cs="Times New Roman"/>
          <w:sz w:val="20"/>
          <w:szCs w:val="20"/>
          <w:rPrChange w:id="242" w:author="David Döbele" w:date="2023-01-24T19:12:00Z">
            <w:rPr>
              <w:rFonts w:ascii="Georgia" w:hAnsi="Georgia" w:cs="Times New Roman"/>
              <w:sz w:val="21"/>
              <w:szCs w:val="21"/>
            </w:rPr>
          </w:rPrChange>
        </w:rPr>
        <w:t>, welche</w:t>
      </w:r>
      <w:r w:rsidR="00961CE5" w:rsidRPr="007A1062">
        <w:rPr>
          <w:rFonts w:ascii="Georgia" w:hAnsi="Georgia" w:cs="Times New Roman"/>
          <w:sz w:val="20"/>
          <w:szCs w:val="20"/>
          <w:rPrChange w:id="243" w:author="David Döbele" w:date="2023-01-24T19:12:00Z">
            <w:rPr>
              <w:rFonts w:ascii="Georgia" w:hAnsi="Georgia" w:cs="Times New Roman"/>
              <w:sz w:val="21"/>
              <w:szCs w:val="21"/>
            </w:rPr>
          </w:rPrChange>
        </w:rPr>
        <w:t xml:space="preserve"> präventiv gegen Verlustrisiken fungiert</w:t>
      </w:r>
      <w:r w:rsidR="001315DD" w:rsidRPr="007A1062">
        <w:rPr>
          <w:rFonts w:ascii="Georgia" w:hAnsi="Georgia" w:cs="Times New Roman"/>
          <w:sz w:val="20"/>
          <w:szCs w:val="20"/>
          <w:rPrChange w:id="244" w:author="David Döbele" w:date="2023-01-24T19:12:00Z">
            <w:rPr>
              <w:rFonts w:ascii="Georgia" w:hAnsi="Georgia" w:cs="Times New Roman"/>
              <w:sz w:val="21"/>
              <w:szCs w:val="21"/>
            </w:rPr>
          </w:rPrChange>
        </w:rPr>
        <w:t>.</w:t>
      </w:r>
      <w:r w:rsidR="0043490E" w:rsidRPr="007A1062">
        <w:rPr>
          <w:rFonts w:ascii="Georgia" w:hAnsi="Georgia" w:cs="Times New Roman"/>
          <w:sz w:val="20"/>
          <w:szCs w:val="20"/>
          <w:rPrChange w:id="245" w:author="David Döbele" w:date="2023-01-24T19:12:00Z">
            <w:rPr>
              <w:rFonts w:ascii="Georgia" w:hAnsi="Georgia" w:cs="Times New Roman"/>
              <w:sz w:val="21"/>
              <w:szCs w:val="21"/>
            </w:rPr>
          </w:rPrChange>
        </w:rPr>
        <w:t xml:space="preserve"> </w:t>
      </w:r>
      <w:r w:rsidR="009A4155" w:rsidRPr="007A1062">
        <w:rPr>
          <w:rFonts w:ascii="Georgia" w:hAnsi="Georgia" w:cs="Times New Roman"/>
          <w:sz w:val="20"/>
          <w:szCs w:val="20"/>
          <w:rPrChange w:id="246" w:author="David Döbele" w:date="2023-01-24T19:12:00Z">
            <w:rPr>
              <w:rFonts w:ascii="Georgia" w:hAnsi="Georgia" w:cs="Times New Roman"/>
              <w:sz w:val="21"/>
              <w:szCs w:val="21"/>
            </w:rPr>
          </w:rPrChange>
        </w:rPr>
        <w:t>Ich bin überzeugt, dass</w:t>
      </w:r>
      <w:r w:rsidR="00757826" w:rsidRPr="007A1062">
        <w:rPr>
          <w:rFonts w:ascii="Georgia" w:hAnsi="Georgia" w:cs="Times New Roman"/>
          <w:sz w:val="20"/>
          <w:szCs w:val="20"/>
          <w:rPrChange w:id="247" w:author="David Döbele" w:date="2023-01-24T19:12:00Z">
            <w:rPr>
              <w:rFonts w:ascii="Georgia" w:hAnsi="Georgia" w:cs="Times New Roman"/>
              <w:sz w:val="21"/>
              <w:szCs w:val="21"/>
            </w:rPr>
          </w:rPrChange>
        </w:rPr>
        <w:t xml:space="preserve"> mich</w:t>
      </w:r>
      <w:r w:rsidR="009A4155" w:rsidRPr="007A1062">
        <w:rPr>
          <w:rFonts w:ascii="Georgia" w:hAnsi="Georgia" w:cs="Times New Roman"/>
          <w:sz w:val="20"/>
          <w:szCs w:val="20"/>
          <w:rPrChange w:id="248" w:author="David Döbele" w:date="2023-01-24T19:12:00Z">
            <w:rPr>
              <w:rFonts w:ascii="Georgia" w:hAnsi="Georgia" w:cs="Times New Roman"/>
              <w:sz w:val="21"/>
              <w:szCs w:val="21"/>
            </w:rPr>
          </w:rPrChange>
        </w:rPr>
        <w:t xml:space="preserve"> ein Praktikum in Ihrem Unternehmen</w:t>
      </w:r>
      <w:r w:rsidR="00757826" w:rsidRPr="007A1062">
        <w:rPr>
          <w:rFonts w:ascii="Georgia" w:hAnsi="Georgia" w:cs="Times New Roman"/>
          <w:sz w:val="20"/>
          <w:szCs w:val="20"/>
          <w:rPrChange w:id="249" w:author="David Döbele" w:date="2023-01-24T19:12:00Z">
            <w:rPr>
              <w:rFonts w:ascii="Georgia" w:hAnsi="Georgia" w:cs="Times New Roman"/>
              <w:sz w:val="21"/>
              <w:szCs w:val="21"/>
            </w:rPr>
          </w:rPrChange>
        </w:rPr>
        <w:t xml:space="preserve"> ideal auf meine spätere Karriere im M&amp;A vorbereitet, da Sie die richtigen wirtschaftlichen und ethischen Werte vermitteln, um langfristig und nachhaltig zu wirtschaften</w:t>
      </w:r>
      <w:r w:rsidR="00986886" w:rsidRPr="007A1062">
        <w:rPr>
          <w:rFonts w:ascii="Georgia" w:hAnsi="Georgia" w:cs="Times New Roman"/>
          <w:sz w:val="20"/>
          <w:szCs w:val="20"/>
          <w:rPrChange w:id="250" w:author="David Döbele" w:date="2023-01-24T19:12:00Z">
            <w:rPr>
              <w:rFonts w:ascii="Georgia" w:hAnsi="Georgia" w:cs="Times New Roman"/>
              <w:sz w:val="21"/>
              <w:szCs w:val="21"/>
            </w:rPr>
          </w:rPrChange>
        </w:rPr>
        <w:t xml:space="preserve"> </w:t>
      </w:r>
      <w:r w:rsidR="00785BAE" w:rsidRPr="007A1062">
        <w:rPr>
          <w:rFonts w:ascii="Georgia" w:hAnsi="Georgia" w:cs="Times New Roman"/>
          <w:sz w:val="20"/>
          <w:szCs w:val="20"/>
          <w:rPrChange w:id="251" w:author="David Döbele" w:date="2023-01-24T19:12:00Z">
            <w:rPr>
              <w:rFonts w:ascii="Georgia" w:hAnsi="Georgia" w:cs="Times New Roman"/>
              <w:sz w:val="21"/>
              <w:szCs w:val="21"/>
            </w:rPr>
          </w:rPrChange>
        </w:rPr>
        <w:t xml:space="preserve">sowie </w:t>
      </w:r>
      <w:r w:rsidR="00757826" w:rsidRPr="007A1062">
        <w:rPr>
          <w:rFonts w:ascii="Georgia" w:hAnsi="Georgia" w:cs="Times New Roman"/>
          <w:sz w:val="20"/>
          <w:szCs w:val="20"/>
          <w:rPrChange w:id="252" w:author="David Döbele" w:date="2023-01-24T19:12:00Z">
            <w:rPr>
              <w:rFonts w:ascii="Georgia" w:hAnsi="Georgia" w:cs="Times New Roman"/>
              <w:sz w:val="21"/>
              <w:szCs w:val="21"/>
            </w:rPr>
          </w:rPrChange>
        </w:rPr>
        <w:t xml:space="preserve">Erfahrungen aus </w:t>
      </w:r>
      <w:r w:rsidR="00331A06" w:rsidRPr="007A1062">
        <w:rPr>
          <w:rFonts w:ascii="Georgia" w:hAnsi="Georgia" w:cs="Times New Roman"/>
          <w:sz w:val="20"/>
          <w:szCs w:val="20"/>
          <w:rPrChange w:id="253" w:author="David Döbele" w:date="2023-01-24T19:12:00Z">
            <w:rPr>
              <w:rFonts w:ascii="Georgia" w:hAnsi="Georgia" w:cs="Times New Roman"/>
              <w:sz w:val="21"/>
              <w:szCs w:val="21"/>
            </w:rPr>
          </w:rPrChange>
        </w:rPr>
        <w:t xml:space="preserve">mehr als </w:t>
      </w:r>
      <w:r w:rsidR="002361CD" w:rsidRPr="007A1062">
        <w:rPr>
          <w:rFonts w:ascii="Georgia" w:hAnsi="Georgia" w:cs="Times New Roman"/>
          <w:sz w:val="20"/>
          <w:szCs w:val="20"/>
          <w:rPrChange w:id="254" w:author="David Döbele" w:date="2023-01-24T19:12:00Z">
            <w:rPr>
              <w:rFonts w:ascii="Georgia" w:hAnsi="Georgia" w:cs="Times New Roman"/>
              <w:sz w:val="21"/>
              <w:szCs w:val="21"/>
            </w:rPr>
          </w:rPrChange>
        </w:rPr>
        <w:t>fünfzehn</w:t>
      </w:r>
      <w:r w:rsidR="00757826" w:rsidRPr="007A1062">
        <w:rPr>
          <w:rFonts w:ascii="Georgia" w:hAnsi="Georgia" w:cs="Times New Roman"/>
          <w:sz w:val="20"/>
          <w:szCs w:val="20"/>
          <w:rPrChange w:id="255" w:author="David Döbele" w:date="2023-01-24T19:12:00Z">
            <w:rPr>
              <w:rFonts w:ascii="Georgia" w:hAnsi="Georgia" w:cs="Times New Roman"/>
              <w:sz w:val="21"/>
              <w:szCs w:val="21"/>
            </w:rPr>
          </w:rPrChange>
        </w:rPr>
        <w:t xml:space="preserve"> Jahren</w:t>
      </w:r>
      <w:r w:rsidR="00877D8E" w:rsidRPr="007A1062">
        <w:rPr>
          <w:rFonts w:ascii="Georgia" w:hAnsi="Georgia" w:cs="Times New Roman"/>
          <w:sz w:val="20"/>
          <w:szCs w:val="20"/>
          <w:rPrChange w:id="256" w:author="David Döbele" w:date="2023-01-24T19:12:00Z">
            <w:rPr>
              <w:rFonts w:ascii="Georgia" w:hAnsi="Georgia" w:cs="Times New Roman"/>
              <w:sz w:val="21"/>
              <w:szCs w:val="21"/>
            </w:rPr>
          </w:rPrChange>
        </w:rPr>
        <w:t xml:space="preserve">, welche Sie sich </w:t>
      </w:r>
      <w:r w:rsidR="00785BAE" w:rsidRPr="007A1062">
        <w:rPr>
          <w:rFonts w:ascii="Georgia" w:hAnsi="Georgia" w:cs="Times New Roman"/>
          <w:sz w:val="20"/>
          <w:szCs w:val="20"/>
          <w:rPrChange w:id="257" w:author="David Döbele" w:date="2023-01-24T19:12:00Z">
            <w:rPr>
              <w:rFonts w:ascii="Georgia" w:hAnsi="Georgia" w:cs="Times New Roman"/>
              <w:sz w:val="21"/>
              <w:szCs w:val="21"/>
            </w:rPr>
          </w:rPrChange>
        </w:rPr>
        <w:t>durch Deals mit Tennis Point,</w:t>
      </w:r>
      <w:r w:rsidR="00877D8E" w:rsidRPr="007A1062">
        <w:rPr>
          <w:rFonts w:ascii="Georgia" w:hAnsi="Georgia" w:cs="Times New Roman"/>
          <w:sz w:val="20"/>
          <w:szCs w:val="20"/>
          <w:rPrChange w:id="258" w:author="David Döbele" w:date="2023-01-24T19:12:00Z">
            <w:rPr>
              <w:rFonts w:ascii="Georgia" w:hAnsi="Georgia" w:cs="Times New Roman"/>
              <w:sz w:val="21"/>
              <w:szCs w:val="21"/>
            </w:rPr>
          </w:rPrChange>
        </w:rPr>
        <w:t xml:space="preserve"> ProSieben Sat.1 Digital und vielen weiteren Unternehmen erarbeitet haben</w:t>
      </w:r>
      <w:r w:rsidR="00267F1E" w:rsidRPr="007A1062">
        <w:rPr>
          <w:rFonts w:ascii="Georgia" w:hAnsi="Georgia" w:cs="Times New Roman"/>
          <w:sz w:val="20"/>
          <w:szCs w:val="20"/>
          <w:rPrChange w:id="259" w:author="David Döbele" w:date="2023-01-24T19:12:00Z">
            <w:rPr>
              <w:rFonts w:ascii="Georgia" w:hAnsi="Georgia" w:cs="Times New Roman"/>
              <w:sz w:val="21"/>
              <w:szCs w:val="21"/>
            </w:rPr>
          </w:rPrChange>
        </w:rPr>
        <w:t>, aufweisen</w:t>
      </w:r>
      <w:r w:rsidR="00877D8E" w:rsidRPr="007A1062">
        <w:rPr>
          <w:rFonts w:ascii="Georgia" w:hAnsi="Georgia" w:cs="Times New Roman"/>
          <w:sz w:val="20"/>
          <w:szCs w:val="20"/>
          <w:rPrChange w:id="260" w:author="David Döbele" w:date="2023-01-24T19:12:00Z">
            <w:rPr>
              <w:rFonts w:ascii="Georgia" w:hAnsi="Georgia" w:cs="Times New Roman"/>
              <w:sz w:val="21"/>
              <w:szCs w:val="21"/>
            </w:rPr>
          </w:rPrChange>
        </w:rPr>
        <w:t>.</w:t>
      </w:r>
    </w:p>
    <w:p w14:paraId="526D8B0C" w14:textId="77777777" w:rsidR="00CC634F" w:rsidRPr="007A1062" w:rsidRDefault="00CC634F" w:rsidP="002A6B60">
      <w:pPr>
        <w:jc w:val="both"/>
        <w:rPr>
          <w:rFonts w:ascii="Georgia" w:hAnsi="Georgia" w:cs="Times New Roman"/>
          <w:sz w:val="20"/>
          <w:szCs w:val="20"/>
          <w:rPrChange w:id="261" w:author="David Döbele" w:date="2023-01-24T19:12:00Z">
            <w:rPr>
              <w:rFonts w:ascii="Georgia" w:hAnsi="Georgia" w:cs="Times New Roman"/>
              <w:sz w:val="21"/>
              <w:szCs w:val="21"/>
            </w:rPr>
          </w:rPrChange>
        </w:rPr>
      </w:pPr>
    </w:p>
    <w:p w14:paraId="41E9BDB5" w14:textId="77777777" w:rsidR="00ED73A5" w:rsidRPr="007A1062" w:rsidRDefault="00ED73A5" w:rsidP="002A6B60">
      <w:pPr>
        <w:jc w:val="both"/>
        <w:rPr>
          <w:rFonts w:ascii="Georgia" w:hAnsi="Georgia" w:cs="Times New Roman"/>
          <w:sz w:val="20"/>
          <w:szCs w:val="20"/>
          <w:rPrChange w:id="262" w:author="David Döbele" w:date="2023-01-24T19:12:00Z">
            <w:rPr>
              <w:rFonts w:ascii="Georgia" w:hAnsi="Georgia" w:cs="Times New Roman"/>
              <w:sz w:val="21"/>
              <w:szCs w:val="21"/>
            </w:rPr>
          </w:rPrChange>
        </w:rPr>
      </w:pPr>
    </w:p>
    <w:p w14:paraId="272EB9A2" w14:textId="002C7A07" w:rsidR="002A6B60" w:rsidRPr="007A1062" w:rsidRDefault="002A6B60" w:rsidP="002A6B60">
      <w:pPr>
        <w:jc w:val="both"/>
        <w:rPr>
          <w:rFonts w:ascii="Georgia" w:hAnsi="Georgia" w:cs="Times New Roman"/>
          <w:sz w:val="20"/>
          <w:szCs w:val="20"/>
          <w:rPrChange w:id="263" w:author="David Döbele" w:date="2023-01-24T19:12:00Z">
            <w:rPr>
              <w:rFonts w:ascii="Georgia" w:hAnsi="Georgia" w:cs="Times New Roman"/>
              <w:sz w:val="21"/>
              <w:szCs w:val="21"/>
            </w:rPr>
          </w:rPrChange>
        </w:rPr>
      </w:pPr>
      <w:r w:rsidRPr="007A1062">
        <w:rPr>
          <w:rFonts w:ascii="Georgia" w:hAnsi="Georgia" w:cs="Times New Roman"/>
          <w:sz w:val="20"/>
          <w:szCs w:val="20"/>
          <w:rPrChange w:id="264" w:author="David Döbele" w:date="2023-01-24T19:12:00Z">
            <w:rPr>
              <w:rFonts w:ascii="Georgia" w:hAnsi="Georgia" w:cs="Times New Roman"/>
              <w:sz w:val="21"/>
              <w:szCs w:val="21"/>
            </w:rPr>
          </w:rPrChange>
        </w:rPr>
        <w:t xml:space="preserve">Von dem Praktikum erhoffe ich mir eine steile Lernkurve sowie die Möglichkeit, meine eigenen Ideen </w:t>
      </w:r>
      <w:r w:rsidR="00F053DC" w:rsidRPr="007A1062">
        <w:rPr>
          <w:rFonts w:ascii="Georgia" w:hAnsi="Georgia" w:cs="Times New Roman"/>
          <w:sz w:val="20"/>
          <w:szCs w:val="20"/>
          <w:rPrChange w:id="265" w:author="David Döbele" w:date="2023-01-24T19:12:00Z">
            <w:rPr>
              <w:rFonts w:ascii="Georgia" w:hAnsi="Georgia" w:cs="Times New Roman"/>
              <w:sz w:val="21"/>
              <w:szCs w:val="21"/>
            </w:rPr>
          </w:rPrChange>
        </w:rPr>
        <w:t xml:space="preserve">in den Buy- sowie Sell-Side-Prozessen </w:t>
      </w:r>
      <w:r w:rsidRPr="007A1062">
        <w:rPr>
          <w:rFonts w:ascii="Georgia" w:hAnsi="Georgia" w:cs="Times New Roman"/>
          <w:sz w:val="20"/>
          <w:szCs w:val="20"/>
          <w:rPrChange w:id="266" w:author="David Döbele" w:date="2023-01-24T19:12:00Z">
            <w:rPr>
              <w:rFonts w:ascii="Georgia" w:hAnsi="Georgia" w:cs="Times New Roman"/>
              <w:sz w:val="21"/>
              <w:szCs w:val="21"/>
            </w:rPr>
          </w:rPrChange>
        </w:rPr>
        <w:t>mit einbringen zu dürfen und Verantwortung übernehmen zu können. Ich bin mir sicher, dass ich durch mein starkes Interesse a</w:t>
      </w:r>
      <w:r w:rsidR="00F053DC" w:rsidRPr="007A1062">
        <w:rPr>
          <w:rFonts w:ascii="Georgia" w:hAnsi="Georgia" w:cs="Times New Roman"/>
          <w:sz w:val="20"/>
          <w:szCs w:val="20"/>
          <w:rPrChange w:id="267" w:author="David Döbele" w:date="2023-01-24T19:12:00Z">
            <w:rPr>
              <w:rFonts w:ascii="Georgia" w:hAnsi="Georgia" w:cs="Times New Roman"/>
              <w:sz w:val="21"/>
              <w:szCs w:val="21"/>
            </w:rPr>
          </w:rPrChange>
        </w:rPr>
        <w:t>m</w:t>
      </w:r>
      <w:r w:rsidRPr="007A1062">
        <w:rPr>
          <w:rFonts w:ascii="Georgia" w:hAnsi="Georgia" w:cs="Times New Roman"/>
          <w:sz w:val="20"/>
          <w:szCs w:val="20"/>
          <w:rPrChange w:id="268" w:author="David Döbele" w:date="2023-01-24T19:12:00Z">
            <w:rPr>
              <w:rFonts w:ascii="Georgia" w:hAnsi="Georgia" w:cs="Times New Roman"/>
              <w:sz w:val="21"/>
              <w:szCs w:val="21"/>
            </w:rPr>
          </w:rPrChange>
        </w:rPr>
        <w:t xml:space="preserve"> Investment Banking,</w:t>
      </w:r>
      <w:r w:rsidR="00F053DC" w:rsidRPr="007A1062">
        <w:rPr>
          <w:rFonts w:ascii="Georgia" w:hAnsi="Georgia" w:cs="Times New Roman"/>
          <w:sz w:val="20"/>
          <w:szCs w:val="20"/>
          <w:rPrChange w:id="269" w:author="David Döbele" w:date="2023-01-24T19:12:00Z">
            <w:rPr>
              <w:rFonts w:ascii="Georgia" w:hAnsi="Georgia" w:cs="Times New Roman"/>
              <w:sz w:val="21"/>
              <w:szCs w:val="21"/>
            </w:rPr>
          </w:rPrChange>
        </w:rPr>
        <w:t xml:space="preserve"> insbesondere für die M&amp;A-Division, </w:t>
      </w:r>
      <w:r w:rsidRPr="007A1062">
        <w:rPr>
          <w:rFonts w:ascii="Georgia" w:hAnsi="Georgia" w:cs="Times New Roman"/>
          <w:sz w:val="20"/>
          <w:szCs w:val="20"/>
          <w:rPrChange w:id="270" w:author="David Döbele" w:date="2023-01-24T19:12:00Z">
            <w:rPr>
              <w:rFonts w:ascii="Georgia" w:hAnsi="Georgia" w:cs="Times New Roman"/>
              <w:sz w:val="21"/>
              <w:szCs w:val="21"/>
            </w:rPr>
          </w:rPrChange>
        </w:rPr>
        <w:t>mein hohe</w:t>
      </w:r>
      <w:r w:rsidR="00F053DC" w:rsidRPr="007A1062">
        <w:rPr>
          <w:rFonts w:ascii="Georgia" w:hAnsi="Georgia" w:cs="Times New Roman"/>
          <w:sz w:val="20"/>
          <w:szCs w:val="20"/>
          <w:rPrChange w:id="271" w:author="David Döbele" w:date="2023-01-24T19:12:00Z">
            <w:rPr>
              <w:rFonts w:ascii="Georgia" w:hAnsi="Georgia" w:cs="Times New Roman"/>
              <w:sz w:val="21"/>
              <w:szCs w:val="21"/>
            </w:rPr>
          </w:rPrChange>
        </w:rPr>
        <w:t>s</w:t>
      </w:r>
      <w:r w:rsidRPr="007A1062">
        <w:rPr>
          <w:rFonts w:ascii="Georgia" w:hAnsi="Georgia" w:cs="Times New Roman"/>
          <w:sz w:val="20"/>
          <w:szCs w:val="20"/>
          <w:rPrChange w:id="272" w:author="David Döbele" w:date="2023-01-24T19:12:00Z">
            <w:rPr>
              <w:rFonts w:ascii="Georgia" w:hAnsi="Georgia" w:cs="Times New Roman"/>
              <w:sz w:val="21"/>
              <w:szCs w:val="21"/>
            </w:rPr>
          </w:rPrChange>
        </w:rPr>
        <w:t xml:space="preserve"> </w:t>
      </w:r>
      <w:r w:rsidR="00F053DC" w:rsidRPr="007A1062">
        <w:rPr>
          <w:rFonts w:ascii="Georgia" w:hAnsi="Georgia" w:cs="Times New Roman"/>
          <w:sz w:val="20"/>
          <w:szCs w:val="20"/>
          <w:rPrChange w:id="273" w:author="David Döbele" w:date="2023-01-24T19:12:00Z">
            <w:rPr>
              <w:rFonts w:ascii="Georgia" w:hAnsi="Georgia" w:cs="Times New Roman"/>
              <w:sz w:val="21"/>
              <w:szCs w:val="21"/>
            </w:rPr>
          </w:rPrChange>
        </w:rPr>
        <w:t>Engagement</w:t>
      </w:r>
      <w:r w:rsidRPr="007A1062">
        <w:rPr>
          <w:rFonts w:ascii="Georgia" w:hAnsi="Georgia" w:cs="Times New Roman"/>
          <w:sz w:val="20"/>
          <w:szCs w:val="20"/>
          <w:rPrChange w:id="274" w:author="David Döbele" w:date="2023-01-24T19:12:00Z">
            <w:rPr>
              <w:rFonts w:ascii="Georgia" w:hAnsi="Georgia" w:cs="Times New Roman"/>
              <w:sz w:val="21"/>
              <w:szCs w:val="21"/>
            </w:rPr>
          </w:rPrChange>
        </w:rPr>
        <w:t xml:space="preserve"> sowie meine</w:t>
      </w:r>
      <w:r w:rsidR="00F053DC" w:rsidRPr="007A1062">
        <w:rPr>
          <w:rFonts w:ascii="Georgia" w:hAnsi="Georgia" w:cs="Times New Roman"/>
          <w:sz w:val="20"/>
          <w:szCs w:val="20"/>
          <w:rPrChange w:id="275" w:author="David Döbele" w:date="2023-01-24T19:12:00Z">
            <w:rPr>
              <w:rFonts w:ascii="Georgia" w:hAnsi="Georgia" w:cs="Times New Roman"/>
              <w:sz w:val="21"/>
              <w:szCs w:val="21"/>
            </w:rPr>
          </w:rPrChange>
        </w:rPr>
        <w:t xml:space="preserve"> </w:t>
      </w:r>
      <w:r w:rsidRPr="007A1062">
        <w:rPr>
          <w:rFonts w:ascii="Georgia" w:hAnsi="Georgia" w:cs="Times New Roman"/>
          <w:sz w:val="20"/>
          <w:szCs w:val="20"/>
          <w:rPrChange w:id="276" w:author="David Döbele" w:date="2023-01-24T19:12:00Z">
            <w:rPr>
              <w:rFonts w:ascii="Georgia" w:hAnsi="Georgia" w:cs="Times New Roman"/>
              <w:sz w:val="21"/>
              <w:szCs w:val="21"/>
            </w:rPr>
          </w:rPrChange>
        </w:rPr>
        <w:t xml:space="preserve">hervorragenden analytischen Fähigkeiten eine Bereicherung für </w:t>
      </w:r>
      <w:r w:rsidR="00F053DC" w:rsidRPr="007A1062">
        <w:rPr>
          <w:rFonts w:ascii="Georgia" w:hAnsi="Georgia" w:cs="Times New Roman"/>
          <w:sz w:val="20"/>
          <w:szCs w:val="20"/>
          <w:rPrChange w:id="277" w:author="David Döbele" w:date="2023-01-24T19:12:00Z">
            <w:rPr>
              <w:rFonts w:ascii="Georgia" w:hAnsi="Georgia" w:cs="Times New Roman"/>
              <w:sz w:val="21"/>
              <w:szCs w:val="21"/>
            </w:rPr>
          </w:rPrChange>
        </w:rPr>
        <w:t>Parklane Capital</w:t>
      </w:r>
      <w:r w:rsidRPr="007A1062">
        <w:rPr>
          <w:rFonts w:ascii="Georgia" w:hAnsi="Georgia" w:cs="Times New Roman"/>
          <w:sz w:val="20"/>
          <w:szCs w:val="20"/>
          <w:rPrChange w:id="278" w:author="David Döbele" w:date="2023-01-24T19:12:00Z">
            <w:rPr>
              <w:rFonts w:ascii="Georgia" w:hAnsi="Georgia" w:cs="Times New Roman"/>
              <w:sz w:val="21"/>
              <w:szCs w:val="21"/>
            </w:rPr>
          </w:rPrChange>
        </w:rPr>
        <w:t xml:space="preserve"> sein werde und</w:t>
      </w:r>
      <w:r w:rsidR="00F053DC" w:rsidRPr="007A1062">
        <w:rPr>
          <w:rFonts w:ascii="Georgia" w:hAnsi="Georgia" w:cs="Times New Roman"/>
          <w:sz w:val="20"/>
          <w:szCs w:val="20"/>
          <w:rPrChange w:id="279" w:author="David Döbele" w:date="2023-01-24T19:12:00Z">
            <w:rPr>
              <w:rFonts w:ascii="Georgia" w:hAnsi="Georgia" w:cs="Times New Roman"/>
              <w:sz w:val="21"/>
              <w:szCs w:val="21"/>
            </w:rPr>
          </w:rPrChange>
        </w:rPr>
        <w:t xml:space="preserve"> ich</w:t>
      </w:r>
      <w:r w:rsidRPr="007A1062">
        <w:rPr>
          <w:rFonts w:ascii="Georgia" w:hAnsi="Georgia" w:cs="Times New Roman"/>
          <w:sz w:val="20"/>
          <w:szCs w:val="20"/>
          <w:rPrChange w:id="280" w:author="David Döbele" w:date="2023-01-24T19:12:00Z">
            <w:rPr>
              <w:rFonts w:ascii="Georgia" w:hAnsi="Georgia" w:cs="Times New Roman"/>
              <w:sz w:val="21"/>
              <w:szCs w:val="21"/>
            </w:rPr>
          </w:rPrChange>
        </w:rPr>
        <w:t xml:space="preserve"> würde mich sehr darüber freuen, Sie auch in einem persönlichen Gespräch von mir überzeugen zu dürfen.  </w:t>
      </w:r>
    </w:p>
    <w:p w14:paraId="40D3D990" w14:textId="77777777" w:rsidR="002A6B60" w:rsidRPr="007A1062" w:rsidRDefault="002A6B60" w:rsidP="002A6B60">
      <w:pPr>
        <w:jc w:val="both"/>
        <w:rPr>
          <w:rFonts w:ascii="Georgia" w:hAnsi="Georgia" w:cs="Times New Roman"/>
          <w:sz w:val="20"/>
          <w:szCs w:val="20"/>
          <w:rPrChange w:id="281" w:author="David Döbele" w:date="2023-01-24T19:12:00Z">
            <w:rPr>
              <w:rFonts w:ascii="Georgia" w:hAnsi="Georgia" w:cs="Times New Roman"/>
              <w:sz w:val="21"/>
              <w:szCs w:val="21"/>
            </w:rPr>
          </w:rPrChange>
        </w:rPr>
      </w:pPr>
    </w:p>
    <w:p w14:paraId="5E26FBC7" w14:textId="469442CF" w:rsidR="00C16765" w:rsidRPr="007A1062" w:rsidRDefault="002A6B60" w:rsidP="002A6B60">
      <w:pPr>
        <w:jc w:val="both"/>
        <w:rPr>
          <w:rFonts w:ascii="Georgia" w:hAnsi="Georgia" w:cs="Times New Roman"/>
          <w:sz w:val="20"/>
          <w:szCs w:val="20"/>
          <w:rPrChange w:id="282" w:author="David Döbele" w:date="2023-01-24T19:12:00Z">
            <w:rPr>
              <w:rFonts w:ascii="Georgia" w:hAnsi="Georgia" w:cs="Times New Roman"/>
              <w:sz w:val="21"/>
              <w:szCs w:val="21"/>
            </w:rPr>
          </w:rPrChange>
        </w:rPr>
      </w:pPr>
      <w:r w:rsidRPr="007A1062">
        <w:rPr>
          <w:rFonts w:ascii="Georgia" w:hAnsi="Georgia" w:cs="Times New Roman"/>
          <w:sz w:val="20"/>
          <w:szCs w:val="20"/>
          <w:rPrChange w:id="283" w:author="David Döbele" w:date="2023-01-24T19:12:00Z">
            <w:rPr>
              <w:rFonts w:ascii="Georgia" w:hAnsi="Georgia" w:cs="Times New Roman"/>
              <w:sz w:val="21"/>
              <w:szCs w:val="21"/>
            </w:rPr>
          </w:rPrChange>
        </w:rPr>
        <w:t>Mit freundlichen Grüßen</w:t>
      </w:r>
    </w:p>
    <w:p w14:paraId="1895EC71" w14:textId="77777777" w:rsidR="003328F3" w:rsidRPr="007A1062" w:rsidRDefault="003328F3" w:rsidP="000C3413">
      <w:pPr>
        <w:jc w:val="both"/>
        <w:rPr>
          <w:rFonts w:ascii="Georgia" w:hAnsi="Georgia"/>
          <w:sz w:val="20"/>
          <w:szCs w:val="20"/>
          <w:lang w:val="en-US"/>
          <w:rPrChange w:id="284" w:author="David Döbele" w:date="2023-01-24T19:12:00Z">
            <w:rPr>
              <w:rFonts w:ascii="Georgia" w:hAnsi="Georgia"/>
              <w:sz w:val="21"/>
              <w:szCs w:val="21"/>
              <w:lang w:val="en-US"/>
            </w:rPr>
          </w:rPrChange>
        </w:rPr>
      </w:pPr>
    </w:p>
    <w:sectPr w:rsidR="003328F3" w:rsidRPr="007A1062" w:rsidSect="007A1062">
      <w:pgSz w:w="11900" w:h="16840"/>
      <w:pgMar w:top="907" w:right="1191" w:bottom="624" w:left="1191" w:header="709" w:footer="709" w:gutter="0"/>
      <w:cols w:space="708"/>
      <w:docGrid w:linePitch="360"/>
      <w:sectPrChange w:id="285" w:author="David Döbele" w:date="2023-01-24T19:14:00Z">
        <w:sectPr w:rsidR="003328F3" w:rsidRPr="007A1062" w:rsidSect="007A1062">
          <w:pgMar w:top="907" w:right="1418" w:bottom="624"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0" w:author="Sophie Klocke" w:date="2023-01-05T18:36:00Z" w:initials="SK">
    <w:p w14:paraId="01665CD5" w14:textId="77777777" w:rsidR="00CC634F" w:rsidRDefault="00CC634F" w:rsidP="00CC634F">
      <w:r>
        <w:rPr>
          <w:rStyle w:val="Kommentarzeichen"/>
        </w:rPr>
        <w:annotationRef/>
      </w:r>
      <w:r>
        <w:rPr>
          <w:color w:val="000000"/>
          <w:sz w:val="20"/>
          <w:szCs w:val="20"/>
        </w:rPr>
        <w:t>Bitte umformulieren.</w:t>
      </w:r>
    </w:p>
  </w:comment>
  <w:comment w:id="164" w:author="Jessica Proß" w:date="2023-01-04T13:48:00Z" w:initials="JP">
    <w:p w14:paraId="4F040622" w14:textId="77777777" w:rsidR="00CC634F" w:rsidRDefault="00CC634F" w:rsidP="00CC634F">
      <w:pPr>
        <w:pStyle w:val="Kommentartext"/>
      </w:pPr>
      <w:r>
        <w:rPr>
          <w:rStyle w:val="Kommentarzeichen"/>
        </w:rPr>
        <w:annotationRef/>
      </w:r>
      <w:r>
        <w:t>Bittte keine Klammern verwenden, dann lass die Abkürzung vorne gerne weg.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665CD5" w15:done="0"/>
  <w15:commentEx w15:paraId="4F040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1971B" w16cex:dateUtc="2023-01-05T17:36:00Z"/>
  <w16cex:commentExtensible w16cex:durableId="27600240" w16cex:dateUtc="2023-01-04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665CD5" w16cid:durableId="2761971B"/>
  <w16cid:commentId w16cid:paraId="4F040622" w16cid:durableId="276002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0FA41" w14:textId="77777777" w:rsidR="006033FE" w:rsidRDefault="006033FE" w:rsidP="00A156B9">
      <w:r>
        <w:separator/>
      </w:r>
    </w:p>
  </w:endnote>
  <w:endnote w:type="continuationSeparator" w:id="0">
    <w:p w14:paraId="519C811B" w14:textId="77777777" w:rsidR="006033FE" w:rsidRDefault="006033F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157DF" w14:textId="77777777" w:rsidR="006033FE" w:rsidRDefault="006033FE" w:rsidP="00A156B9">
      <w:r>
        <w:separator/>
      </w:r>
    </w:p>
  </w:footnote>
  <w:footnote w:type="continuationSeparator" w:id="0">
    <w:p w14:paraId="3C63E041" w14:textId="77777777" w:rsidR="006033FE" w:rsidRDefault="006033F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351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rson w15:author="Sophie Klocke">
    <w15:presenceInfo w15:providerId="AD" w15:userId="S::sophie.klocke@uni-bielefeld.de::4a69cec3-bb69-4d72-b84c-f3bdc39d94c3"/>
  </w15:person>
  <w15:person w15:author="Tim Dreesmann">
    <w15:presenceInfo w15:providerId="Windows Live" w15:userId="c51008f88fd6a675"/>
  </w15:person>
  <w15:person w15:author="Jessica Proß">
    <w15:presenceInfo w15:providerId="AD" w15:userId="S::jessica.pross@pumpkincareeres.onmicrosoft.com::7c273684-0ff2-44e4-9d9a-a14e2728df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6C8"/>
    <w:rsid w:val="00027649"/>
    <w:rsid w:val="00030D8E"/>
    <w:rsid w:val="00043AAF"/>
    <w:rsid w:val="000609CC"/>
    <w:rsid w:val="00062857"/>
    <w:rsid w:val="00071C76"/>
    <w:rsid w:val="00082017"/>
    <w:rsid w:val="000A0AF7"/>
    <w:rsid w:val="000A237F"/>
    <w:rsid w:val="000B487A"/>
    <w:rsid w:val="000C3413"/>
    <w:rsid w:val="000E5917"/>
    <w:rsid w:val="000E74BA"/>
    <w:rsid w:val="000F2F6E"/>
    <w:rsid w:val="001057F0"/>
    <w:rsid w:val="0011245F"/>
    <w:rsid w:val="001308C3"/>
    <w:rsid w:val="001315DD"/>
    <w:rsid w:val="001476D4"/>
    <w:rsid w:val="0017795A"/>
    <w:rsid w:val="00181640"/>
    <w:rsid w:val="00185DAD"/>
    <w:rsid w:val="001C3673"/>
    <w:rsid w:val="001E04A1"/>
    <w:rsid w:val="001E6FC7"/>
    <w:rsid w:val="00235669"/>
    <w:rsid w:val="002361CD"/>
    <w:rsid w:val="00237F32"/>
    <w:rsid w:val="00267F1E"/>
    <w:rsid w:val="00274ADF"/>
    <w:rsid w:val="00284FE4"/>
    <w:rsid w:val="002A5429"/>
    <w:rsid w:val="002A6B60"/>
    <w:rsid w:val="003030B9"/>
    <w:rsid w:val="00304512"/>
    <w:rsid w:val="003112EA"/>
    <w:rsid w:val="0032583B"/>
    <w:rsid w:val="00331A06"/>
    <w:rsid w:val="003328F3"/>
    <w:rsid w:val="00336F7F"/>
    <w:rsid w:val="00376E4C"/>
    <w:rsid w:val="003B2432"/>
    <w:rsid w:val="003C0453"/>
    <w:rsid w:val="003C7E46"/>
    <w:rsid w:val="003F7403"/>
    <w:rsid w:val="00407537"/>
    <w:rsid w:val="004253D6"/>
    <w:rsid w:val="0043490E"/>
    <w:rsid w:val="00444DE6"/>
    <w:rsid w:val="0045438D"/>
    <w:rsid w:val="004A6740"/>
    <w:rsid w:val="004B132E"/>
    <w:rsid w:val="004B5ABD"/>
    <w:rsid w:val="004B68ED"/>
    <w:rsid w:val="0050051E"/>
    <w:rsid w:val="005045F6"/>
    <w:rsid w:val="0051596C"/>
    <w:rsid w:val="0051624B"/>
    <w:rsid w:val="005A08F1"/>
    <w:rsid w:val="005A7876"/>
    <w:rsid w:val="005C18A8"/>
    <w:rsid w:val="005C45BA"/>
    <w:rsid w:val="006010C0"/>
    <w:rsid w:val="006033FE"/>
    <w:rsid w:val="00623A94"/>
    <w:rsid w:val="00623FD8"/>
    <w:rsid w:val="0064311F"/>
    <w:rsid w:val="006A3056"/>
    <w:rsid w:val="006C3E20"/>
    <w:rsid w:val="006E6FF6"/>
    <w:rsid w:val="00703B72"/>
    <w:rsid w:val="0070635E"/>
    <w:rsid w:val="007271B0"/>
    <w:rsid w:val="007307F4"/>
    <w:rsid w:val="00755109"/>
    <w:rsid w:val="00757826"/>
    <w:rsid w:val="00763824"/>
    <w:rsid w:val="0076389E"/>
    <w:rsid w:val="00785BAE"/>
    <w:rsid w:val="0078695D"/>
    <w:rsid w:val="007950E2"/>
    <w:rsid w:val="007A1062"/>
    <w:rsid w:val="007C24A1"/>
    <w:rsid w:val="007C5C1B"/>
    <w:rsid w:val="007E3211"/>
    <w:rsid w:val="007F6A6A"/>
    <w:rsid w:val="00805C8A"/>
    <w:rsid w:val="00836AC0"/>
    <w:rsid w:val="0085233C"/>
    <w:rsid w:val="00877D8E"/>
    <w:rsid w:val="00883E0B"/>
    <w:rsid w:val="0088596A"/>
    <w:rsid w:val="00894D21"/>
    <w:rsid w:val="008C77FC"/>
    <w:rsid w:val="008D5621"/>
    <w:rsid w:val="008E7D92"/>
    <w:rsid w:val="008F7948"/>
    <w:rsid w:val="0092673C"/>
    <w:rsid w:val="00955BE9"/>
    <w:rsid w:val="00961CE5"/>
    <w:rsid w:val="0097626A"/>
    <w:rsid w:val="00981896"/>
    <w:rsid w:val="00986886"/>
    <w:rsid w:val="00994948"/>
    <w:rsid w:val="009A057C"/>
    <w:rsid w:val="009A4155"/>
    <w:rsid w:val="009E4082"/>
    <w:rsid w:val="009F2E7C"/>
    <w:rsid w:val="009F47B4"/>
    <w:rsid w:val="009F50E5"/>
    <w:rsid w:val="00A0238A"/>
    <w:rsid w:val="00A1552E"/>
    <w:rsid w:val="00A156B9"/>
    <w:rsid w:val="00A3280A"/>
    <w:rsid w:val="00A540A2"/>
    <w:rsid w:val="00A81BED"/>
    <w:rsid w:val="00AA7FE9"/>
    <w:rsid w:val="00AC4E2A"/>
    <w:rsid w:val="00B07661"/>
    <w:rsid w:val="00B17641"/>
    <w:rsid w:val="00B27710"/>
    <w:rsid w:val="00B7517D"/>
    <w:rsid w:val="00B804AF"/>
    <w:rsid w:val="00B843C4"/>
    <w:rsid w:val="00B87BB7"/>
    <w:rsid w:val="00BA6EF8"/>
    <w:rsid w:val="00BB3279"/>
    <w:rsid w:val="00BC6398"/>
    <w:rsid w:val="00BE738B"/>
    <w:rsid w:val="00BF708A"/>
    <w:rsid w:val="00C10844"/>
    <w:rsid w:val="00C10DC3"/>
    <w:rsid w:val="00C10FCC"/>
    <w:rsid w:val="00C16765"/>
    <w:rsid w:val="00C236ED"/>
    <w:rsid w:val="00C247DD"/>
    <w:rsid w:val="00C341BC"/>
    <w:rsid w:val="00C4564A"/>
    <w:rsid w:val="00C67FC6"/>
    <w:rsid w:val="00CA6FE3"/>
    <w:rsid w:val="00CC634F"/>
    <w:rsid w:val="00CD64E0"/>
    <w:rsid w:val="00D00CA6"/>
    <w:rsid w:val="00D0466C"/>
    <w:rsid w:val="00D15FA0"/>
    <w:rsid w:val="00D472F1"/>
    <w:rsid w:val="00D54045"/>
    <w:rsid w:val="00D648FF"/>
    <w:rsid w:val="00D64CB6"/>
    <w:rsid w:val="00D91FD1"/>
    <w:rsid w:val="00DC3D60"/>
    <w:rsid w:val="00DF2508"/>
    <w:rsid w:val="00E01186"/>
    <w:rsid w:val="00E04996"/>
    <w:rsid w:val="00E3243A"/>
    <w:rsid w:val="00E4378B"/>
    <w:rsid w:val="00E825FF"/>
    <w:rsid w:val="00E8463D"/>
    <w:rsid w:val="00EA6931"/>
    <w:rsid w:val="00EB6E52"/>
    <w:rsid w:val="00EB7B50"/>
    <w:rsid w:val="00ED73A5"/>
    <w:rsid w:val="00EE44B0"/>
    <w:rsid w:val="00F053DC"/>
    <w:rsid w:val="00F06D19"/>
    <w:rsid w:val="00F0754A"/>
    <w:rsid w:val="00F17E63"/>
    <w:rsid w:val="00F32BA5"/>
    <w:rsid w:val="00F40192"/>
    <w:rsid w:val="00F57ADE"/>
    <w:rsid w:val="00F633C3"/>
    <w:rsid w:val="00F66AB7"/>
    <w:rsid w:val="00F7199D"/>
    <w:rsid w:val="00FA204E"/>
    <w:rsid w:val="00FB2B88"/>
    <w:rsid w:val="00FD4055"/>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unhideWhenUsed/>
    <w:rsid w:val="00955BE9"/>
    <w:rPr>
      <w:sz w:val="20"/>
      <w:szCs w:val="20"/>
    </w:rPr>
  </w:style>
  <w:style w:type="character" w:customStyle="1" w:styleId="KommentartextZchn">
    <w:name w:val="Kommentartext Zchn"/>
    <w:basedOn w:val="Absatz-Standardschriftart"/>
    <w:link w:val="Kommentartext"/>
    <w:uiPriority w:val="99"/>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7A1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4121</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63</cp:revision>
  <dcterms:created xsi:type="dcterms:W3CDTF">2022-11-27T13:13:00Z</dcterms:created>
  <dcterms:modified xsi:type="dcterms:W3CDTF">2023-01-24T18:15:00Z</dcterms:modified>
</cp:coreProperties>
</file>