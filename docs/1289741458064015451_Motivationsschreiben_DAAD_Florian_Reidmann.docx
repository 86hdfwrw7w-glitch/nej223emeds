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75D5D" w14:textId="3FF1427D" w:rsidR="009246F5" w:rsidRPr="00E668D2" w:rsidRDefault="009246F5" w:rsidP="009246F5">
      <w:pPr>
        <w:jc w:val="center"/>
        <w:rPr>
          <w:rFonts w:eastAsia="Calibri" w:cstheme="minorHAnsi"/>
          <w:b/>
          <w:sz w:val="28"/>
          <w:szCs w:val="28"/>
          <w:lang w:val="en-US"/>
          <w:rPrChange w:id="0" w:author="David Döbele" w:date="2024-09-29T02:11:00Z" w16du:dateUtc="2024-09-29T00:11:00Z">
            <w:rPr>
              <w:rFonts w:eastAsia="Calibri" w:cstheme="minorHAnsi"/>
              <w:b/>
              <w:sz w:val="28"/>
              <w:szCs w:val="28"/>
            </w:rPr>
          </w:rPrChange>
        </w:rPr>
      </w:pPr>
      <w:r w:rsidRPr="00E668D2">
        <w:rPr>
          <w:rFonts w:eastAsia="Calibri" w:cstheme="minorHAnsi"/>
          <w:b/>
          <w:sz w:val="34"/>
          <w:szCs w:val="34"/>
          <w:lang w:val="en-US"/>
          <w:rPrChange w:id="1" w:author="David Döbele" w:date="2024-09-29T02:11:00Z" w16du:dateUtc="2024-09-29T00:11:00Z">
            <w:rPr>
              <w:rFonts w:eastAsia="Calibri" w:cstheme="minorHAnsi"/>
              <w:b/>
              <w:sz w:val="34"/>
              <w:szCs w:val="34"/>
            </w:rPr>
          </w:rPrChange>
        </w:rPr>
        <w:t>FLORIAN REIDMANN</w:t>
      </w:r>
    </w:p>
    <w:p w14:paraId="3D4CEC8F" w14:textId="4D5C1B10" w:rsidR="009246F5" w:rsidRPr="00503016" w:rsidRDefault="009246F5" w:rsidP="004020A3">
      <w:pPr>
        <w:autoSpaceDE w:val="0"/>
        <w:autoSpaceDN w:val="0"/>
        <w:adjustRightInd w:val="0"/>
        <w:spacing w:after="120"/>
        <w:jc w:val="center"/>
        <w:rPr>
          <w:rFonts w:cstheme="minorHAnsi"/>
          <w:b/>
          <w:sz w:val="20"/>
          <w:szCs w:val="20"/>
        </w:rPr>
      </w:pPr>
      <w:r w:rsidRPr="00E668D2">
        <w:rPr>
          <w:rFonts w:eastAsia="Calibri" w:cstheme="minorHAnsi"/>
          <w:sz w:val="20"/>
          <w:szCs w:val="20"/>
          <w:lang w:val="en-US"/>
          <w:rPrChange w:id="2" w:author="David Döbele" w:date="2024-09-29T02:11:00Z" w16du:dateUtc="2024-09-29T00:11:00Z">
            <w:rPr>
              <w:rFonts w:eastAsia="Calibri" w:cstheme="minorHAnsi"/>
              <w:sz w:val="20"/>
              <w:szCs w:val="20"/>
            </w:rPr>
          </w:rPrChange>
        </w:rPr>
        <w:t>Joseph-</w:t>
      </w:r>
      <w:proofErr w:type="spellStart"/>
      <w:r w:rsidRPr="00E668D2">
        <w:rPr>
          <w:rFonts w:eastAsia="Calibri" w:cstheme="minorHAnsi"/>
          <w:sz w:val="20"/>
          <w:szCs w:val="20"/>
          <w:lang w:val="en-US"/>
          <w:rPrChange w:id="3" w:author="David Döbele" w:date="2024-09-29T02:11:00Z" w16du:dateUtc="2024-09-29T00:11:00Z">
            <w:rPr>
              <w:rFonts w:eastAsia="Calibri" w:cstheme="minorHAnsi"/>
              <w:sz w:val="20"/>
              <w:szCs w:val="20"/>
            </w:rPr>
          </w:rPrChange>
        </w:rPr>
        <w:t>Lenne</w:t>
      </w:r>
      <w:proofErr w:type="spellEnd"/>
      <w:r w:rsidRPr="00E668D2">
        <w:rPr>
          <w:rFonts w:eastAsia="Calibri" w:cstheme="minorHAnsi"/>
          <w:sz w:val="20"/>
          <w:szCs w:val="20"/>
          <w:lang w:val="en-US"/>
          <w:rPrChange w:id="4" w:author="David Döbele" w:date="2024-09-29T02:11:00Z" w16du:dateUtc="2024-09-29T00:11:00Z">
            <w:rPr>
              <w:rFonts w:eastAsia="Calibri" w:cstheme="minorHAnsi"/>
              <w:sz w:val="20"/>
              <w:szCs w:val="20"/>
            </w:rPr>
          </w:rPrChange>
        </w:rPr>
        <w:t xml:space="preserve">-Str. </w:t>
      </w:r>
      <w:r w:rsidRPr="00503016">
        <w:rPr>
          <w:rFonts w:eastAsia="Calibri" w:cstheme="minorHAnsi"/>
          <w:sz w:val="20"/>
          <w:szCs w:val="20"/>
        </w:rPr>
        <w:t>28, 45131 Essen, Deutschland | +49 173 2148919 | florian.reidmann@gmail.com</w:t>
      </w:r>
    </w:p>
    <w:p w14:paraId="4B1BFFBE" w14:textId="46E99888" w:rsidR="009246F5" w:rsidRPr="00503016" w:rsidRDefault="00440BE3" w:rsidP="009246F5">
      <w:pPr>
        <w:jc w:val="both"/>
        <w:rPr>
          <w:rFonts w:cstheme="minorHAnsi"/>
          <w:b/>
          <w:sz w:val="20"/>
          <w:szCs w:val="20"/>
        </w:rPr>
      </w:pPr>
      <w:r w:rsidRPr="00503016">
        <w:rPr>
          <w:rFonts w:cstheme="minorHAnsi"/>
          <w:b/>
          <w:sz w:val="20"/>
          <w:szCs w:val="20"/>
        </w:rPr>
        <w:t xml:space="preserve">Motivationsschreiben für das Stipendium </w:t>
      </w:r>
      <w:r w:rsidR="007C664C" w:rsidRPr="00503016">
        <w:rPr>
          <w:rFonts w:cstheme="minorHAnsi"/>
          <w:b/>
          <w:sz w:val="20"/>
          <w:szCs w:val="20"/>
        </w:rPr>
        <w:t xml:space="preserve">Masterstudium im Ausland an der </w:t>
      </w:r>
      <w:r w:rsidR="009246F5" w:rsidRPr="00503016">
        <w:rPr>
          <w:rFonts w:cstheme="minorHAnsi"/>
          <w:b/>
          <w:sz w:val="20"/>
          <w:szCs w:val="20"/>
        </w:rPr>
        <w:t>Università Bocconi</w:t>
      </w:r>
    </w:p>
    <w:p w14:paraId="3D91A52A" w14:textId="76660D93" w:rsidR="00DA417A" w:rsidRPr="00503016" w:rsidRDefault="00DA417A" w:rsidP="006A071C">
      <w:pPr>
        <w:rPr>
          <w:rFonts w:cstheme="minorHAnsi"/>
        </w:rPr>
      </w:pPr>
      <w:r w:rsidRPr="00503016">
        <w:rPr>
          <w:rFonts w:cstheme="minorHAnsi"/>
        </w:rPr>
        <w:t xml:space="preserve">Mit diesem </w:t>
      </w:r>
      <w:r w:rsidR="00CB3062" w:rsidRPr="00503016">
        <w:rPr>
          <w:rFonts w:cstheme="minorHAnsi"/>
        </w:rPr>
        <w:t xml:space="preserve">Schreiben </w:t>
      </w:r>
      <w:r w:rsidR="005A71D0" w:rsidRPr="00503016">
        <w:rPr>
          <w:rFonts w:cstheme="minorHAnsi"/>
        </w:rPr>
        <w:t xml:space="preserve">möchte ich mein starkes Interesse an dem </w:t>
      </w:r>
      <w:r w:rsidR="0014600A" w:rsidRPr="00503016">
        <w:rPr>
          <w:rFonts w:cstheme="minorHAnsi"/>
        </w:rPr>
        <w:t>Stipendium für ein Masterstudium im Ausland</w:t>
      </w:r>
      <w:r w:rsidR="003C7E8A" w:rsidRPr="00503016">
        <w:rPr>
          <w:rFonts w:cstheme="minorHAnsi"/>
        </w:rPr>
        <w:t xml:space="preserve"> organisiert </w:t>
      </w:r>
      <w:r w:rsidR="004C54E0" w:rsidRPr="00503016">
        <w:rPr>
          <w:rFonts w:cstheme="minorHAnsi"/>
        </w:rPr>
        <w:t>durch den Deutscher Akademischer Austauschdienst (DAAD) bekunden</w:t>
      </w:r>
      <w:r w:rsidR="00D760FB" w:rsidRPr="00503016">
        <w:rPr>
          <w:rFonts w:cstheme="minorHAnsi"/>
        </w:rPr>
        <w:t xml:space="preserve">. Ich absolviere derzeit ein duales Studium, ein besonderes </w:t>
      </w:r>
      <w:r w:rsidR="00FA5121" w:rsidRPr="00503016">
        <w:rPr>
          <w:rFonts w:cstheme="minorHAnsi"/>
        </w:rPr>
        <w:t>Studienkonzept, dass einen akademischen Abschluss mit Berufserfahrung verbindet</w:t>
      </w:r>
      <w:r w:rsidR="00F863D2" w:rsidRPr="00503016">
        <w:rPr>
          <w:rFonts w:cstheme="minorHAnsi"/>
        </w:rPr>
        <w:t>. Das bedeutet, dass ich in den letzten 3,5 Jahren „Business Administration“ studiert</w:t>
      </w:r>
      <w:r w:rsidR="00DF14C6" w:rsidRPr="00503016">
        <w:rPr>
          <w:rFonts w:cstheme="minorHAnsi"/>
        </w:rPr>
        <w:t xml:space="preserve"> habe</w:t>
      </w:r>
      <w:r w:rsidR="004F1DE2" w:rsidRPr="00503016">
        <w:rPr>
          <w:rFonts w:cstheme="minorHAnsi"/>
        </w:rPr>
        <w:t xml:space="preserve">, während ich </w:t>
      </w:r>
      <w:r w:rsidR="00204082" w:rsidRPr="00503016">
        <w:rPr>
          <w:rFonts w:cstheme="minorHAnsi"/>
        </w:rPr>
        <w:t>1</w:t>
      </w:r>
      <w:r w:rsidR="00BF21EB">
        <w:rPr>
          <w:rFonts w:cstheme="minorHAnsi"/>
        </w:rPr>
        <w:t>8</w:t>
      </w:r>
      <w:r w:rsidR="00204082" w:rsidRPr="00503016">
        <w:rPr>
          <w:rFonts w:cstheme="minorHAnsi"/>
        </w:rPr>
        <w:t xml:space="preserve"> </w:t>
      </w:r>
      <w:r w:rsidR="00BF21EB">
        <w:rPr>
          <w:rFonts w:cstheme="minorHAnsi"/>
        </w:rPr>
        <w:t>Monate</w:t>
      </w:r>
      <w:r w:rsidR="00204082" w:rsidRPr="00503016">
        <w:rPr>
          <w:rFonts w:cstheme="minorHAnsi"/>
        </w:rPr>
        <w:t xml:space="preserve"> in der Inhouse Beratung, </w:t>
      </w:r>
      <w:r w:rsidR="00270C4A" w:rsidRPr="00503016">
        <w:rPr>
          <w:rFonts w:cstheme="minorHAnsi"/>
        </w:rPr>
        <w:t>6 Monate im Corporate Finance,4 Monate</w:t>
      </w:r>
      <w:r w:rsidR="009A7087" w:rsidRPr="00503016">
        <w:rPr>
          <w:rFonts w:cstheme="minorHAnsi"/>
        </w:rPr>
        <w:t xml:space="preserve"> im Ausland</w:t>
      </w:r>
      <w:r w:rsidR="00270C4A" w:rsidRPr="00503016">
        <w:rPr>
          <w:rFonts w:cstheme="minorHAnsi"/>
        </w:rPr>
        <w:t xml:space="preserve"> als Assistent des Chief Financial Officer und 3 Monate im Projektgeschäft gearbeitet habe.</w:t>
      </w:r>
      <w:r w:rsidR="009A7087" w:rsidRPr="00503016">
        <w:rPr>
          <w:rFonts w:cstheme="minorHAnsi"/>
        </w:rPr>
        <w:t xml:space="preserve"> Da ich meine </w:t>
      </w:r>
      <w:r w:rsidR="00F758AE" w:rsidRPr="00503016">
        <w:rPr>
          <w:rFonts w:cstheme="minorHAnsi"/>
        </w:rPr>
        <w:t>akademische Laufbahn</w:t>
      </w:r>
      <w:r w:rsidR="00864460" w:rsidRPr="00503016">
        <w:rPr>
          <w:rFonts w:cstheme="minorHAnsi"/>
        </w:rPr>
        <w:t xml:space="preserve"> in den Bereichen Wirtschaft und Finanzen an einer renommierten Universität wie </w:t>
      </w:r>
      <w:r w:rsidR="00EF5554" w:rsidRPr="00503016">
        <w:rPr>
          <w:rFonts w:cstheme="minorHAnsi"/>
        </w:rPr>
        <w:t>der Università Bocconi fortsetzen möchte, bewerbe ich mich auf das DAAD-Stipendium für ein Masterstudium im Ausland, das im Herbst 2025 beginnt.</w:t>
      </w:r>
    </w:p>
    <w:p w14:paraId="3E2DB71B" w14:textId="14B9850F" w:rsidR="00DA417A" w:rsidRPr="00503016" w:rsidRDefault="00D24F8A" w:rsidP="006A071C">
      <w:pPr>
        <w:rPr>
          <w:rFonts w:cstheme="minorHAnsi"/>
        </w:rPr>
      </w:pPr>
      <w:r w:rsidRPr="00503016">
        <w:rPr>
          <w:rFonts w:cstheme="minorHAnsi"/>
        </w:rPr>
        <w:t xml:space="preserve">Der </w:t>
      </w:r>
      <w:r w:rsidR="00D14A09" w:rsidRPr="00503016">
        <w:rPr>
          <w:rFonts w:cstheme="minorHAnsi"/>
        </w:rPr>
        <w:t>akademische Teil des dualen Studiums hat mir die Möglichkeit gegeben, fast alle Facetten der</w:t>
      </w:r>
      <w:r w:rsidR="006A273F" w:rsidRPr="00503016">
        <w:rPr>
          <w:rFonts w:cstheme="minorHAnsi"/>
        </w:rPr>
        <w:t xml:space="preserve"> </w:t>
      </w:r>
      <w:r w:rsidR="006E5F9D" w:rsidRPr="00503016">
        <w:rPr>
          <w:rFonts w:cstheme="minorHAnsi"/>
        </w:rPr>
        <w:t xml:space="preserve">Wirtschaft kennenzulernen. Besonders </w:t>
      </w:r>
      <w:r w:rsidR="00A02C2E" w:rsidRPr="00503016">
        <w:rPr>
          <w:rFonts w:cstheme="minorHAnsi"/>
        </w:rPr>
        <w:t xml:space="preserve">gefallen </w:t>
      </w:r>
      <w:r w:rsidR="006E5F9D" w:rsidRPr="00503016">
        <w:rPr>
          <w:rFonts w:cstheme="minorHAnsi"/>
        </w:rPr>
        <w:t xml:space="preserve">haben mir die </w:t>
      </w:r>
      <w:r w:rsidR="0026616D" w:rsidRPr="00503016">
        <w:rPr>
          <w:rFonts w:cstheme="minorHAnsi"/>
        </w:rPr>
        <w:t xml:space="preserve">praxisnahmen Module wie </w:t>
      </w:r>
      <w:r w:rsidR="00A02C2E" w:rsidRPr="00503016">
        <w:rPr>
          <w:rFonts w:cstheme="minorHAnsi"/>
        </w:rPr>
        <w:t>„</w:t>
      </w:r>
      <w:r w:rsidR="0026616D" w:rsidRPr="00503016">
        <w:rPr>
          <w:rFonts w:cstheme="minorHAnsi"/>
        </w:rPr>
        <w:t>Finanzierung und Investition</w:t>
      </w:r>
      <w:r w:rsidR="00A02C2E" w:rsidRPr="00503016">
        <w:rPr>
          <w:rFonts w:cstheme="minorHAnsi"/>
        </w:rPr>
        <w:t>“</w:t>
      </w:r>
      <w:r w:rsidR="0026616D" w:rsidRPr="00503016">
        <w:rPr>
          <w:rFonts w:cstheme="minorHAnsi"/>
        </w:rPr>
        <w:t xml:space="preserve"> und </w:t>
      </w:r>
      <w:r w:rsidR="00A02C2E" w:rsidRPr="00503016">
        <w:rPr>
          <w:rFonts w:cstheme="minorHAnsi"/>
        </w:rPr>
        <w:t>„</w:t>
      </w:r>
      <w:proofErr w:type="spellStart"/>
      <w:r w:rsidR="00A02C2E" w:rsidRPr="00503016">
        <w:rPr>
          <w:rFonts w:cstheme="minorHAnsi"/>
        </w:rPr>
        <w:t>Turnaroundmanagement</w:t>
      </w:r>
      <w:proofErr w:type="spellEnd"/>
      <w:r w:rsidR="00A02C2E" w:rsidRPr="00503016">
        <w:rPr>
          <w:rFonts w:cstheme="minorHAnsi"/>
        </w:rPr>
        <w:t>“</w:t>
      </w:r>
      <w:r w:rsidR="007920D4" w:rsidRPr="00503016">
        <w:rPr>
          <w:rFonts w:cstheme="minorHAnsi"/>
        </w:rPr>
        <w:t xml:space="preserve"> (Restrukturierungsmanagement)</w:t>
      </w:r>
      <w:r w:rsidR="00A02C2E" w:rsidRPr="00503016">
        <w:rPr>
          <w:rFonts w:cstheme="minorHAnsi"/>
        </w:rPr>
        <w:t xml:space="preserve">. </w:t>
      </w:r>
      <w:r w:rsidR="00DD7ADA" w:rsidRPr="00503016">
        <w:rPr>
          <w:rFonts w:cstheme="minorHAnsi"/>
        </w:rPr>
        <w:t xml:space="preserve">Das zeitintensive duale Studienprogramm </w:t>
      </w:r>
      <w:r w:rsidR="008419DD" w:rsidRPr="00503016">
        <w:rPr>
          <w:rFonts w:cstheme="minorHAnsi"/>
        </w:rPr>
        <w:t xml:space="preserve">erfordert eine disziplinierte und zielorientierte Arbeitsweise, um </w:t>
      </w:r>
      <w:r w:rsidR="007920D4" w:rsidRPr="00503016">
        <w:rPr>
          <w:rFonts w:cstheme="minorHAnsi"/>
        </w:rPr>
        <w:t xml:space="preserve">erfolgreich zu sein. Meine </w:t>
      </w:r>
      <w:r w:rsidR="00BC3668" w:rsidRPr="00503016">
        <w:rPr>
          <w:rFonts w:cstheme="minorHAnsi"/>
        </w:rPr>
        <w:t xml:space="preserve">hohe Arbeitsmoral und meine fachlichen Fähigkeiten werden durch den erfolgreichen </w:t>
      </w:r>
      <w:r w:rsidR="007A479C" w:rsidRPr="00503016">
        <w:rPr>
          <w:rFonts w:cstheme="minorHAnsi"/>
        </w:rPr>
        <w:t>Ausbildungsa</w:t>
      </w:r>
      <w:r w:rsidR="00BC3668" w:rsidRPr="00503016">
        <w:rPr>
          <w:rFonts w:cstheme="minorHAnsi"/>
        </w:rPr>
        <w:t>bschluss der Industriekaufm</w:t>
      </w:r>
      <w:r w:rsidR="00EE0DB1" w:rsidRPr="00503016">
        <w:rPr>
          <w:rFonts w:cstheme="minorHAnsi"/>
        </w:rPr>
        <w:t xml:space="preserve">ann und Baukaufmann unterstricken, die ich im Januar 2024 bestanden habe. Darüber </w:t>
      </w:r>
      <w:r w:rsidR="00203C4B" w:rsidRPr="00503016">
        <w:rPr>
          <w:rFonts w:cstheme="minorHAnsi"/>
        </w:rPr>
        <w:t xml:space="preserve">hinaus </w:t>
      </w:r>
      <w:r w:rsidR="00AA642C" w:rsidRPr="00503016">
        <w:rPr>
          <w:rFonts w:cstheme="minorHAnsi"/>
        </w:rPr>
        <w:t>habe ich meine Eignung für das</w:t>
      </w:r>
      <w:r w:rsidR="008E40F8" w:rsidRPr="00503016">
        <w:rPr>
          <w:rFonts w:cstheme="minorHAnsi"/>
        </w:rPr>
        <w:t xml:space="preserve"> Stipendium durch den sehr guten Schulabschluss an dem Robert Schuman Berufskolleg </w:t>
      </w:r>
      <w:r w:rsidR="00330A9B" w:rsidRPr="00503016">
        <w:rPr>
          <w:rFonts w:cstheme="minorHAnsi"/>
        </w:rPr>
        <w:t>bewiesen.</w:t>
      </w:r>
    </w:p>
    <w:p w14:paraId="21831C32" w14:textId="5F17BB56" w:rsidR="006A071C" w:rsidRPr="00503016" w:rsidRDefault="00B16AE7" w:rsidP="006A071C">
      <w:pPr>
        <w:rPr>
          <w:rFonts w:cstheme="minorHAnsi"/>
        </w:rPr>
      </w:pPr>
      <w:r w:rsidRPr="00503016">
        <w:rPr>
          <w:rFonts w:cstheme="minorHAnsi"/>
        </w:rPr>
        <w:t xml:space="preserve">Die Arbeitserfahrung bei HOCHTIEF </w:t>
      </w:r>
      <w:r w:rsidR="0017756F" w:rsidRPr="00503016">
        <w:rPr>
          <w:rFonts w:cstheme="minorHAnsi"/>
        </w:rPr>
        <w:t>hat mein tiefes Interesse an die Geschäftswelt und insbesondere im Finanzbereich geprägt und war ausschlaggebend für meine Entscheidung, mich für</w:t>
      </w:r>
      <w:r w:rsidR="00703788" w:rsidRPr="00503016">
        <w:rPr>
          <w:rFonts w:cstheme="minorHAnsi"/>
        </w:rPr>
        <w:t xml:space="preserve"> ein Folgestudium zu bewerben</w:t>
      </w:r>
      <w:r w:rsidR="00F160E6" w:rsidRPr="00503016">
        <w:rPr>
          <w:rFonts w:cstheme="minorHAnsi"/>
        </w:rPr>
        <w:t>. Von</w:t>
      </w:r>
      <w:r w:rsidR="00703788" w:rsidRPr="00503016">
        <w:rPr>
          <w:rFonts w:cstheme="minorHAnsi"/>
        </w:rPr>
        <w:t xml:space="preserve"> Anfang an war ich begierig darauf, Herausforderungen anzunehmen, neue Fähigkeiten zu erlernen und neues Wissen zu erwerben. </w:t>
      </w:r>
      <w:r w:rsidR="00055763" w:rsidRPr="00503016">
        <w:rPr>
          <w:rFonts w:cstheme="minorHAnsi"/>
        </w:rPr>
        <w:t xml:space="preserve">Im Anschluss </w:t>
      </w:r>
      <w:r w:rsidR="00D5292C" w:rsidRPr="00503016">
        <w:rPr>
          <w:rFonts w:cstheme="minorHAnsi"/>
        </w:rPr>
        <w:t>zu meinen ersten praktischen Erfahrungen</w:t>
      </w:r>
      <w:r w:rsidR="00055763" w:rsidRPr="00503016">
        <w:rPr>
          <w:rFonts w:cstheme="minorHAnsi"/>
        </w:rPr>
        <w:t xml:space="preserve">, möchte ich mein theoretisches Verständnis der </w:t>
      </w:r>
      <w:r w:rsidR="00D5292C" w:rsidRPr="00503016">
        <w:rPr>
          <w:rFonts w:cstheme="minorHAnsi"/>
        </w:rPr>
        <w:t xml:space="preserve">oben genannten Themen durch den Master an der Università Bocconi vertiefen. Ich bin mir sicher, dass Kurse wie </w:t>
      </w:r>
      <w:r w:rsidR="00DC0848" w:rsidRPr="00503016">
        <w:rPr>
          <w:rFonts w:cstheme="minorHAnsi"/>
        </w:rPr>
        <w:t>„Financial Modelling“ und „</w:t>
      </w:r>
      <w:r w:rsidR="00AB3ED7" w:rsidRPr="00503016">
        <w:rPr>
          <w:rFonts w:cstheme="minorHAnsi"/>
        </w:rPr>
        <w:t xml:space="preserve">Investment Banking and Capital </w:t>
      </w:r>
      <w:proofErr w:type="spellStart"/>
      <w:r w:rsidR="00AB3ED7" w:rsidRPr="00503016">
        <w:rPr>
          <w:rFonts w:cstheme="minorHAnsi"/>
        </w:rPr>
        <w:t>Structure</w:t>
      </w:r>
      <w:proofErr w:type="spellEnd"/>
      <w:r w:rsidR="00AB3ED7" w:rsidRPr="00503016">
        <w:rPr>
          <w:rFonts w:cstheme="minorHAnsi"/>
        </w:rPr>
        <w:t xml:space="preserve"> </w:t>
      </w:r>
      <w:proofErr w:type="spellStart"/>
      <w:r w:rsidR="00AB3ED7" w:rsidRPr="00503016">
        <w:rPr>
          <w:rFonts w:cstheme="minorHAnsi"/>
        </w:rPr>
        <w:t>Operations</w:t>
      </w:r>
      <w:proofErr w:type="spellEnd"/>
      <w:r w:rsidR="00AB3ED7" w:rsidRPr="00503016">
        <w:rPr>
          <w:rFonts w:cstheme="minorHAnsi"/>
        </w:rPr>
        <w:t>“ im ersten Studienjahr sowie „</w:t>
      </w:r>
      <w:r w:rsidR="009E167B" w:rsidRPr="00503016">
        <w:rPr>
          <w:rFonts w:cstheme="minorHAnsi"/>
        </w:rPr>
        <w:t xml:space="preserve">Private </w:t>
      </w:r>
      <w:proofErr w:type="spellStart"/>
      <w:r w:rsidR="009E167B" w:rsidRPr="00503016">
        <w:rPr>
          <w:rFonts w:cstheme="minorHAnsi"/>
        </w:rPr>
        <w:t>equity</w:t>
      </w:r>
      <w:proofErr w:type="spellEnd"/>
      <w:r w:rsidR="009E167B" w:rsidRPr="00503016">
        <w:rPr>
          <w:rFonts w:cstheme="minorHAnsi"/>
        </w:rPr>
        <w:t xml:space="preserve"> and </w:t>
      </w:r>
      <w:proofErr w:type="spellStart"/>
      <w:r w:rsidR="009E167B" w:rsidRPr="00503016">
        <w:rPr>
          <w:rFonts w:cstheme="minorHAnsi"/>
        </w:rPr>
        <w:t>venture</w:t>
      </w:r>
      <w:proofErr w:type="spellEnd"/>
      <w:r w:rsidR="009E167B" w:rsidRPr="00503016">
        <w:rPr>
          <w:rFonts w:cstheme="minorHAnsi"/>
        </w:rPr>
        <w:t xml:space="preserve"> </w:t>
      </w:r>
      <w:proofErr w:type="spellStart"/>
      <w:r w:rsidR="009E167B" w:rsidRPr="00503016">
        <w:rPr>
          <w:rFonts w:cstheme="minorHAnsi"/>
        </w:rPr>
        <w:t>capital</w:t>
      </w:r>
      <w:proofErr w:type="spellEnd"/>
      <w:r w:rsidR="00AB3ED7" w:rsidRPr="00503016">
        <w:rPr>
          <w:rFonts w:cstheme="minorHAnsi"/>
        </w:rPr>
        <w:t>“</w:t>
      </w:r>
      <w:r w:rsidR="009E167B" w:rsidRPr="00503016">
        <w:rPr>
          <w:rFonts w:cstheme="minorHAnsi"/>
        </w:rPr>
        <w:t xml:space="preserve"> im zweiten Studienjahr neue Erkenntnisse liefern und somit von unschätzbarem Wert für meine berufliche Entwicklung sein werden.</w:t>
      </w:r>
    </w:p>
    <w:p w14:paraId="70D60504" w14:textId="0E175AB2" w:rsidR="00330A9B" w:rsidRPr="00503016" w:rsidRDefault="001558EB" w:rsidP="006A071C">
      <w:pPr>
        <w:rPr>
          <w:rFonts w:cstheme="minorHAnsi"/>
        </w:rPr>
      </w:pPr>
      <w:r w:rsidRPr="00503016">
        <w:rPr>
          <w:rFonts w:cstheme="minorHAnsi"/>
        </w:rPr>
        <w:t xml:space="preserve">Ein weiter Grund, warum ich gerne an der Università Bocconi studieren würde, ist, dass der Master in Finance zu den besten </w:t>
      </w:r>
      <w:proofErr w:type="spellStart"/>
      <w:r w:rsidR="009441DE" w:rsidRPr="00503016">
        <w:rPr>
          <w:rFonts w:cstheme="minorHAnsi"/>
        </w:rPr>
        <w:t>Graduierendenprogrammen</w:t>
      </w:r>
      <w:proofErr w:type="spellEnd"/>
      <w:r w:rsidRPr="00503016">
        <w:rPr>
          <w:rFonts w:cstheme="minorHAnsi"/>
        </w:rPr>
        <w:t xml:space="preserve"> im Finanzbereich we</w:t>
      </w:r>
      <w:r w:rsidR="009441DE" w:rsidRPr="00503016">
        <w:rPr>
          <w:rFonts w:cstheme="minorHAnsi"/>
        </w:rPr>
        <w:t xml:space="preserve">ltweit gehört und sicherlich die Nummer eins in Italien ist. </w:t>
      </w:r>
      <w:r w:rsidR="00DC7EE2" w:rsidRPr="00503016">
        <w:rPr>
          <w:rFonts w:cstheme="minorHAnsi"/>
        </w:rPr>
        <w:t>Dementsprechend werden nur die besten Studenten mit ehrgeizigen Zielen und dem Wunsch, einen positiven Einfluss auf die Umwelt zu haben, angenommen.</w:t>
      </w:r>
      <w:r w:rsidR="00BA74E4" w:rsidRPr="00503016">
        <w:rPr>
          <w:rFonts w:cstheme="minorHAnsi"/>
        </w:rPr>
        <w:t xml:space="preserve"> </w:t>
      </w:r>
      <w:r w:rsidR="00DC60D4" w:rsidRPr="00503016">
        <w:rPr>
          <w:rFonts w:cstheme="minorHAnsi"/>
        </w:rPr>
        <w:t xml:space="preserve">Ein </w:t>
      </w:r>
      <w:r w:rsidR="00BA2C5E" w:rsidRPr="00503016">
        <w:rPr>
          <w:rFonts w:cstheme="minorHAnsi"/>
        </w:rPr>
        <w:t>ausschlagender</w:t>
      </w:r>
      <w:r w:rsidR="00DC60D4" w:rsidRPr="00503016">
        <w:rPr>
          <w:rFonts w:cstheme="minorHAnsi"/>
        </w:rPr>
        <w:t xml:space="preserve"> Punkt an d</w:t>
      </w:r>
      <w:r w:rsidR="00FE316C" w:rsidRPr="00503016">
        <w:rPr>
          <w:rFonts w:cstheme="minorHAnsi"/>
        </w:rPr>
        <w:t xml:space="preserve">iesem Studiengang ist die Klassengrößen. Es werden nur 200 internationale Studenten und 100 weitere italienische Studenten pro Studienjahr angenommen. </w:t>
      </w:r>
      <w:r w:rsidR="00BA2C5E" w:rsidRPr="00503016">
        <w:rPr>
          <w:rFonts w:cstheme="minorHAnsi"/>
        </w:rPr>
        <w:t>Diese überzeugenden Faktoren</w:t>
      </w:r>
      <w:r w:rsidR="00E30E0C" w:rsidRPr="00503016">
        <w:rPr>
          <w:rFonts w:cstheme="minorHAnsi"/>
        </w:rPr>
        <w:t xml:space="preserve"> schaffen ein Umfeld, zu </w:t>
      </w:r>
      <w:r w:rsidR="00AB041F" w:rsidRPr="00503016">
        <w:rPr>
          <w:rFonts w:cstheme="minorHAnsi"/>
        </w:rPr>
        <w:t>dem</w:t>
      </w:r>
      <w:r w:rsidR="00E30E0C" w:rsidRPr="00503016">
        <w:rPr>
          <w:rFonts w:cstheme="minorHAnsi"/>
        </w:rPr>
        <w:t xml:space="preserve"> ich gerne </w:t>
      </w:r>
      <w:r w:rsidR="00AB041F" w:rsidRPr="00503016">
        <w:rPr>
          <w:rFonts w:cstheme="minorHAnsi"/>
        </w:rPr>
        <w:t>Beitragen</w:t>
      </w:r>
      <w:r w:rsidR="00E30E0C" w:rsidRPr="00503016">
        <w:rPr>
          <w:rFonts w:cstheme="minorHAnsi"/>
        </w:rPr>
        <w:t xml:space="preserve"> wurde und in dem ich mich </w:t>
      </w:r>
      <w:r w:rsidR="00AB041F" w:rsidRPr="00503016">
        <w:rPr>
          <w:rFonts w:cstheme="minorHAnsi"/>
        </w:rPr>
        <w:t>zweifellos persönlich weiterentwickeln könnte.</w:t>
      </w:r>
    </w:p>
    <w:p w14:paraId="5D13778E" w14:textId="42119C73" w:rsidR="00F40E9D" w:rsidRDefault="00F814E9" w:rsidP="006F5067">
      <w:pPr>
        <w:rPr>
          <w:rFonts w:cstheme="minorHAnsi"/>
        </w:rPr>
      </w:pPr>
      <w:r w:rsidRPr="00503016">
        <w:rPr>
          <w:rFonts w:cstheme="minorHAnsi"/>
        </w:rPr>
        <w:t xml:space="preserve">Besonders wichtig ist es für </w:t>
      </w:r>
      <w:r w:rsidR="007C572F">
        <w:rPr>
          <w:rFonts w:cstheme="minorHAnsi"/>
        </w:rPr>
        <w:t xml:space="preserve">mich </w:t>
      </w:r>
      <w:r w:rsidR="00F40E9D" w:rsidRPr="00503016">
        <w:rPr>
          <w:rFonts w:cstheme="minorHAnsi"/>
        </w:rPr>
        <w:t>einen internationalen Austausch innerhalb der Studierenden zu haben. Die</w:t>
      </w:r>
      <w:r w:rsidR="00825D62" w:rsidRPr="00503016">
        <w:rPr>
          <w:rFonts w:cstheme="minorHAnsi"/>
        </w:rPr>
        <w:t xml:space="preserve"> Relevanz dieses Punktes </w:t>
      </w:r>
      <w:r w:rsidR="00C1318F" w:rsidRPr="00503016">
        <w:rPr>
          <w:rFonts w:cstheme="minorHAnsi"/>
        </w:rPr>
        <w:t xml:space="preserve">entstand </w:t>
      </w:r>
      <w:r w:rsidR="00025466" w:rsidRPr="00503016">
        <w:rPr>
          <w:rFonts w:cstheme="minorHAnsi"/>
        </w:rPr>
        <w:t xml:space="preserve">durch mein akademisches Vorbild, meiner Mutter. </w:t>
      </w:r>
      <w:r w:rsidR="00503016" w:rsidRPr="00503016">
        <w:rPr>
          <w:rFonts w:cstheme="minorHAnsi"/>
        </w:rPr>
        <w:t xml:space="preserve">Sie kam 1999 </w:t>
      </w:r>
      <w:r w:rsidR="00503016">
        <w:rPr>
          <w:rFonts w:cstheme="minorHAnsi"/>
        </w:rPr>
        <w:t xml:space="preserve">dafür von Kirgisistan nach Deutschland, um Ihr Diplomstudium </w:t>
      </w:r>
      <w:r w:rsidR="001A4B1E">
        <w:rPr>
          <w:rFonts w:cstheme="minorHAnsi"/>
        </w:rPr>
        <w:t xml:space="preserve">hier </w:t>
      </w:r>
      <w:r w:rsidR="00503016">
        <w:rPr>
          <w:rFonts w:cstheme="minorHAnsi"/>
        </w:rPr>
        <w:t xml:space="preserve">fortzusetzen. </w:t>
      </w:r>
      <w:r w:rsidR="004B63F4">
        <w:rPr>
          <w:rFonts w:cstheme="minorHAnsi"/>
        </w:rPr>
        <w:t xml:space="preserve">Dabei </w:t>
      </w:r>
      <w:r w:rsidR="004B63F4">
        <w:rPr>
          <w:rFonts w:cstheme="minorHAnsi"/>
        </w:rPr>
        <w:lastRenderedPageBreak/>
        <w:t>erkannte Sie, dass</w:t>
      </w:r>
      <w:r w:rsidR="007C572F">
        <w:rPr>
          <w:rFonts w:cstheme="minorHAnsi"/>
        </w:rPr>
        <w:t xml:space="preserve"> die Inklusion internationaler Studierende nur kaum stattfand. </w:t>
      </w:r>
      <w:r w:rsidR="009206CE">
        <w:rPr>
          <w:rFonts w:cstheme="minorHAnsi"/>
        </w:rPr>
        <w:t xml:space="preserve">Gerne möchte ich in diesem Bereich ein Beitrag leisten und die Möglichkeit nutzen, die kulturelle Vielfalt im </w:t>
      </w:r>
      <w:r w:rsidR="00553284">
        <w:rPr>
          <w:rFonts w:cstheme="minorHAnsi"/>
        </w:rPr>
        <w:t>Masters</w:t>
      </w:r>
      <w:r w:rsidR="009206CE">
        <w:rPr>
          <w:rFonts w:cstheme="minorHAnsi"/>
        </w:rPr>
        <w:t xml:space="preserve">tudienland Italien </w:t>
      </w:r>
      <w:r w:rsidR="00553284">
        <w:rPr>
          <w:rFonts w:cstheme="minorHAnsi"/>
        </w:rPr>
        <w:t xml:space="preserve">kennenzulernen </w:t>
      </w:r>
      <w:r w:rsidR="009206CE">
        <w:rPr>
          <w:rFonts w:cstheme="minorHAnsi"/>
        </w:rPr>
        <w:t>als auch die Kultur</w:t>
      </w:r>
      <w:r w:rsidR="00553284">
        <w:rPr>
          <w:rFonts w:cstheme="minorHAnsi"/>
        </w:rPr>
        <w:t xml:space="preserve"> der internationalen Studierenden. </w:t>
      </w:r>
      <w:r w:rsidR="00272962">
        <w:rPr>
          <w:rFonts w:cstheme="minorHAnsi"/>
        </w:rPr>
        <w:t xml:space="preserve">Besonders an der </w:t>
      </w:r>
      <w:r w:rsidR="00272962" w:rsidRPr="00503016">
        <w:rPr>
          <w:rFonts w:cstheme="minorHAnsi"/>
        </w:rPr>
        <w:t>Università Bocconi</w:t>
      </w:r>
      <w:r w:rsidR="00272962">
        <w:rPr>
          <w:rFonts w:cstheme="minorHAnsi"/>
        </w:rPr>
        <w:t xml:space="preserve">, wo mehr als zwei drittel der Studierende aus dem Ausland stammen, </w:t>
      </w:r>
      <w:r w:rsidR="007437A7">
        <w:rPr>
          <w:rFonts w:cstheme="minorHAnsi"/>
        </w:rPr>
        <w:t>herrscht</w:t>
      </w:r>
      <w:r w:rsidR="00272962">
        <w:rPr>
          <w:rFonts w:cstheme="minorHAnsi"/>
        </w:rPr>
        <w:t xml:space="preserve"> eine große </w:t>
      </w:r>
      <w:r w:rsidR="007437A7">
        <w:rPr>
          <w:rFonts w:cstheme="minorHAnsi"/>
        </w:rPr>
        <w:t>internationale Vielfalt der Kulturen.</w:t>
      </w:r>
      <w:r w:rsidR="00574C7A">
        <w:rPr>
          <w:rFonts w:cstheme="minorHAnsi"/>
        </w:rPr>
        <w:t xml:space="preserve"> Letztes Jahr habe ich zwei Interrailtickets gewonnen, einmal durch das Land Nordrein-Westfalen und einmal den Deutsch-Französischen-Freundschaftspass. Auf meiner Reise durch Europa</w:t>
      </w:r>
      <w:r w:rsidR="00E106DD">
        <w:rPr>
          <w:rFonts w:cstheme="minorHAnsi"/>
        </w:rPr>
        <w:t xml:space="preserve"> habe ich zahlreiche internationale Freundschaften schließen können und durfte </w:t>
      </w:r>
      <w:r w:rsidR="005B459F">
        <w:rPr>
          <w:rFonts w:cstheme="minorHAnsi"/>
        </w:rPr>
        <w:t>Italien, insbesondere Mailand in mein Herz schließen.</w:t>
      </w:r>
    </w:p>
    <w:p w14:paraId="0F7C4C6E" w14:textId="2067E95D" w:rsidR="007437A7" w:rsidRPr="00503016" w:rsidRDefault="000D6D02" w:rsidP="006F5067">
      <w:pPr>
        <w:rPr>
          <w:rFonts w:cstheme="minorHAnsi"/>
        </w:rPr>
      </w:pPr>
      <w:r>
        <w:rPr>
          <w:rFonts w:cstheme="minorHAnsi"/>
        </w:rPr>
        <w:t>Die meiste Zeit innerhalb meines dualen Studiums habe ich in der HOCH</w:t>
      </w:r>
      <w:r w:rsidR="00E8253A">
        <w:rPr>
          <w:rFonts w:cstheme="minorHAnsi"/>
        </w:rPr>
        <w:t xml:space="preserve">TIEF Insurance </w:t>
      </w:r>
      <w:proofErr w:type="spellStart"/>
      <w:r w:rsidR="00E8253A">
        <w:rPr>
          <w:rFonts w:cstheme="minorHAnsi"/>
        </w:rPr>
        <w:t>Broking</w:t>
      </w:r>
      <w:proofErr w:type="spellEnd"/>
      <w:r w:rsidR="00E8253A">
        <w:rPr>
          <w:rFonts w:cstheme="minorHAnsi"/>
        </w:rPr>
        <w:t xml:space="preserve"> and Risk Management Solutions GmbH verbracht. Diese Geschäftseinheit hat die Aufgabe</w:t>
      </w:r>
      <w:r w:rsidR="00143F03">
        <w:rPr>
          <w:rFonts w:cstheme="minorHAnsi"/>
        </w:rPr>
        <w:t>,</w:t>
      </w:r>
      <w:r w:rsidR="00E8253A">
        <w:rPr>
          <w:rFonts w:cstheme="minorHAnsi"/>
        </w:rPr>
        <w:t xml:space="preserve"> die Versicherungskonzepte der eigenen Bauprojekte optimal zu gestallten. Außerdem</w:t>
      </w:r>
      <w:r w:rsidR="00464F47">
        <w:rPr>
          <w:rFonts w:cstheme="minorHAnsi"/>
        </w:rPr>
        <w:t xml:space="preserve"> hat diese Einheit eine Captive in Luxemburg mit einem 1,5 Mrd. Euro Private Equity F</w:t>
      </w:r>
      <w:r w:rsidR="003A3E48">
        <w:rPr>
          <w:rFonts w:cstheme="minorHAnsi"/>
        </w:rPr>
        <w:t>o</w:t>
      </w:r>
      <w:r w:rsidR="00464F47">
        <w:rPr>
          <w:rFonts w:cstheme="minorHAnsi"/>
        </w:rPr>
        <w:t>nd. Für diesen</w:t>
      </w:r>
      <w:r w:rsidR="003A3E48">
        <w:rPr>
          <w:rFonts w:cstheme="minorHAnsi"/>
        </w:rPr>
        <w:t xml:space="preserve"> Investmentfonds durfte ich diverse Investmentan</w:t>
      </w:r>
      <w:ins w:id="5" w:author="David Döbele" w:date="2024-09-29T02:11:00Z" w16du:dateUtc="2024-09-29T00:11:00Z">
        <w:r w:rsidR="00E668D2">
          <w:rPr>
            <w:rFonts w:cstheme="minorHAnsi"/>
          </w:rPr>
          <w:t>a</w:t>
        </w:r>
      </w:ins>
      <w:del w:id="6" w:author="David Döbele" w:date="2024-09-29T02:11:00Z" w16du:dateUtc="2024-09-29T00:11:00Z">
        <w:r w:rsidR="003A3E48" w:rsidDel="00E668D2">
          <w:rPr>
            <w:rFonts w:cstheme="minorHAnsi"/>
          </w:rPr>
          <w:delText>s</w:delText>
        </w:r>
      </w:del>
      <w:r w:rsidR="003A3E48">
        <w:rPr>
          <w:rFonts w:cstheme="minorHAnsi"/>
        </w:rPr>
        <w:t>lyse und Performanceanalysen nach LUX GAAP, IFRS, HGB und US GAAP erstellen</w:t>
      </w:r>
      <w:r w:rsidR="00143F03">
        <w:rPr>
          <w:rFonts w:cstheme="minorHAnsi"/>
        </w:rPr>
        <w:t xml:space="preserve">. </w:t>
      </w:r>
      <w:r w:rsidR="00D56EF5">
        <w:rPr>
          <w:rFonts w:cstheme="minorHAnsi"/>
        </w:rPr>
        <w:t>Meine Aufgaben im Finanzbereich</w:t>
      </w:r>
      <w:r w:rsidR="007A54FB">
        <w:rPr>
          <w:rFonts w:cstheme="minorHAnsi"/>
        </w:rPr>
        <w:t xml:space="preserve"> bei HOCHTIEF</w:t>
      </w:r>
      <w:r w:rsidR="00D56EF5">
        <w:rPr>
          <w:rFonts w:cstheme="minorHAnsi"/>
        </w:rPr>
        <w:t xml:space="preserve"> haben mich überzeugt</w:t>
      </w:r>
      <w:r w:rsidR="00B4028E">
        <w:rPr>
          <w:rFonts w:cstheme="minorHAnsi"/>
        </w:rPr>
        <w:t>, dass ich</w:t>
      </w:r>
      <w:r w:rsidR="00D56EF5">
        <w:rPr>
          <w:rFonts w:cstheme="minorHAnsi"/>
        </w:rPr>
        <w:t xml:space="preserve"> während meines Gap-</w:t>
      </w:r>
      <w:proofErr w:type="spellStart"/>
      <w:r w:rsidR="00D56EF5">
        <w:rPr>
          <w:rFonts w:cstheme="minorHAnsi"/>
        </w:rPr>
        <w:t>Years</w:t>
      </w:r>
      <w:proofErr w:type="spellEnd"/>
      <w:r w:rsidR="007A54FB">
        <w:rPr>
          <w:rFonts w:cstheme="minorHAnsi"/>
        </w:rPr>
        <w:t>,</w:t>
      </w:r>
      <w:r w:rsidR="00D56EF5">
        <w:rPr>
          <w:rFonts w:cstheme="minorHAnsi"/>
        </w:rPr>
        <w:t xml:space="preserve"> bevor der Master in Finance an der </w:t>
      </w:r>
      <w:r w:rsidR="00D56EF5" w:rsidRPr="00503016">
        <w:rPr>
          <w:rFonts w:cstheme="minorHAnsi"/>
        </w:rPr>
        <w:t>Università Bocconi</w:t>
      </w:r>
      <w:r w:rsidR="00D56EF5">
        <w:rPr>
          <w:rFonts w:cstheme="minorHAnsi"/>
        </w:rPr>
        <w:t xml:space="preserve"> </w:t>
      </w:r>
      <w:r w:rsidR="00B4028E">
        <w:rPr>
          <w:rFonts w:cstheme="minorHAnsi"/>
        </w:rPr>
        <w:t>beginnt</w:t>
      </w:r>
      <w:r w:rsidR="007A54FB">
        <w:rPr>
          <w:rFonts w:cstheme="minorHAnsi"/>
        </w:rPr>
        <w:t>,</w:t>
      </w:r>
      <w:r w:rsidR="00D56EF5">
        <w:rPr>
          <w:rFonts w:cstheme="minorHAnsi"/>
        </w:rPr>
        <w:t xml:space="preserve"> drei Investment Banking </w:t>
      </w:r>
      <w:proofErr w:type="spellStart"/>
      <w:r w:rsidR="00D56EF5">
        <w:rPr>
          <w:rFonts w:cstheme="minorHAnsi"/>
        </w:rPr>
        <w:t>Praktikas</w:t>
      </w:r>
      <w:proofErr w:type="spellEnd"/>
      <w:r w:rsidR="00D56EF5">
        <w:rPr>
          <w:rFonts w:cstheme="minorHAnsi"/>
        </w:rPr>
        <w:t xml:space="preserve"> </w:t>
      </w:r>
      <w:r w:rsidR="00B4028E">
        <w:rPr>
          <w:rFonts w:cstheme="minorHAnsi"/>
        </w:rPr>
        <w:t>mache</w:t>
      </w:r>
      <w:r w:rsidR="00D56EF5">
        <w:rPr>
          <w:rFonts w:cstheme="minorHAnsi"/>
        </w:rPr>
        <w:t xml:space="preserve">. </w:t>
      </w:r>
      <w:r w:rsidR="002244F3">
        <w:rPr>
          <w:rFonts w:cstheme="minorHAnsi"/>
        </w:rPr>
        <w:t xml:space="preserve">Bei </w:t>
      </w:r>
      <w:proofErr w:type="spellStart"/>
      <w:r w:rsidR="002244F3">
        <w:rPr>
          <w:rFonts w:cstheme="minorHAnsi"/>
        </w:rPr>
        <w:t>DealCirlce</w:t>
      </w:r>
      <w:proofErr w:type="spellEnd"/>
      <w:r w:rsidR="002244F3">
        <w:rPr>
          <w:rFonts w:cstheme="minorHAnsi"/>
        </w:rPr>
        <w:t xml:space="preserve">, AURICON und IEG Investment Banking lerne ich die praktischen Grundlagen, um die theoretischen </w:t>
      </w:r>
      <w:r w:rsidR="003D7E5B">
        <w:rPr>
          <w:rFonts w:cstheme="minorHAnsi"/>
        </w:rPr>
        <w:t>Kenntnisse</w:t>
      </w:r>
      <w:r w:rsidR="002244F3">
        <w:rPr>
          <w:rFonts w:cstheme="minorHAnsi"/>
        </w:rPr>
        <w:t xml:space="preserve"> </w:t>
      </w:r>
      <w:r w:rsidR="003D7E5B">
        <w:rPr>
          <w:rFonts w:cstheme="minorHAnsi"/>
        </w:rPr>
        <w:t xml:space="preserve">an der </w:t>
      </w:r>
      <w:r w:rsidR="003D7E5B" w:rsidRPr="00503016">
        <w:rPr>
          <w:rFonts w:cstheme="minorHAnsi"/>
        </w:rPr>
        <w:t>Università Bocconi</w:t>
      </w:r>
      <w:r w:rsidR="003D7E5B">
        <w:rPr>
          <w:rFonts w:cstheme="minorHAnsi"/>
        </w:rPr>
        <w:t xml:space="preserve"> besser verstehe.</w:t>
      </w:r>
    </w:p>
    <w:p w14:paraId="48FE77C4" w14:textId="3F0D3515" w:rsidR="00094531" w:rsidRDefault="00155EFE" w:rsidP="006F5067">
      <w:pPr>
        <w:rPr>
          <w:rFonts w:cstheme="minorHAnsi"/>
        </w:rPr>
      </w:pPr>
      <w:r>
        <w:rPr>
          <w:rFonts w:cstheme="minorHAnsi"/>
        </w:rPr>
        <w:t xml:space="preserve">Wesentlich für die Bewerbung an die </w:t>
      </w:r>
      <w:r w:rsidRPr="00503016">
        <w:rPr>
          <w:rFonts w:cstheme="minorHAnsi"/>
        </w:rPr>
        <w:t>Università Bocconi</w:t>
      </w:r>
      <w:r>
        <w:rPr>
          <w:rFonts w:cstheme="minorHAnsi"/>
        </w:rPr>
        <w:t xml:space="preserve"> war die Möglichkeit</w:t>
      </w:r>
      <w:r w:rsidR="00ED7B9E">
        <w:rPr>
          <w:rFonts w:cstheme="minorHAnsi"/>
        </w:rPr>
        <w:t>,</w:t>
      </w:r>
      <w:r>
        <w:rPr>
          <w:rFonts w:cstheme="minorHAnsi"/>
        </w:rPr>
        <w:t xml:space="preserve"> sich </w:t>
      </w:r>
      <w:r w:rsidR="00376C28">
        <w:rPr>
          <w:rFonts w:cstheme="minorHAnsi"/>
        </w:rPr>
        <w:t>bei mehreren</w:t>
      </w:r>
      <w:r>
        <w:rPr>
          <w:rFonts w:cstheme="minorHAnsi"/>
        </w:rPr>
        <w:t xml:space="preserve"> studentischen </w:t>
      </w:r>
      <w:r w:rsidR="00B65055">
        <w:rPr>
          <w:rFonts w:cstheme="minorHAnsi"/>
        </w:rPr>
        <w:t>Initiativen</w:t>
      </w:r>
      <w:r>
        <w:rPr>
          <w:rFonts w:cstheme="minorHAnsi"/>
        </w:rPr>
        <w:t xml:space="preserve"> </w:t>
      </w:r>
      <w:r w:rsidR="00376C28">
        <w:rPr>
          <w:rFonts w:cstheme="minorHAnsi"/>
        </w:rPr>
        <w:t>engagieren</w:t>
      </w:r>
      <w:r w:rsidR="00B65055">
        <w:rPr>
          <w:rFonts w:cstheme="minorHAnsi"/>
        </w:rPr>
        <w:t xml:space="preserve"> zu können. Die </w:t>
      </w:r>
      <w:proofErr w:type="gramStart"/>
      <w:r w:rsidR="00B65055">
        <w:rPr>
          <w:rFonts w:cstheme="minorHAnsi"/>
        </w:rPr>
        <w:t>FOM Hochschule</w:t>
      </w:r>
      <w:proofErr w:type="gramEnd"/>
      <w:r w:rsidR="00B65055">
        <w:rPr>
          <w:rFonts w:cstheme="minorHAnsi"/>
        </w:rPr>
        <w:t xml:space="preserve"> vereint die Möglichkeit</w:t>
      </w:r>
      <w:r w:rsidR="00CF2410">
        <w:rPr>
          <w:rFonts w:cstheme="minorHAnsi"/>
        </w:rPr>
        <w:t>,</w:t>
      </w:r>
      <w:r w:rsidR="00B65055">
        <w:rPr>
          <w:rFonts w:cstheme="minorHAnsi"/>
        </w:rPr>
        <w:t xml:space="preserve"> </w:t>
      </w:r>
      <w:r w:rsidR="00376C28">
        <w:rPr>
          <w:rFonts w:cstheme="minorHAnsi"/>
        </w:rPr>
        <w:t>das theoretische Wissen</w:t>
      </w:r>
      <w:r w:rsidR="00B65055">
        <w:rPr>
          <w:rFonts w:cstheme="minorHAnsi"/>
        </w:rPr>
        <w:t xml:space="preserve"> </w:t>
      </w:r>
      <w:r w:rsidR="00ED7B9E">
        <w:rPr>
          <w:rFonts w:cstheme="minorHAnsi"/>
        </w:rPr>
        <w:t xml:space="preserve">in der Praxis </w:t>
      </w:r>
      <w:r w:rsidR="00B65055">
        <w:rPr>
          <w:rFonts w:cstheme="minorHAnsi"/>
        </w:rPr>
        <w:t xml:space="preserve">anwenden zu können, nichtsdestotrotz existieren keine studentische Initiativen, wohingegen die </w:t>
      </w:r>
      <w:r w:rsidR="00B65055" w:rsidRPr="00503016">
        <w:rPr>
          <w:rFonts w:cstheme="minorHAnsi"/>
        </w:rPr>
        <w:t>Università Bocconi</w:t>
      </w:r>
      <w:r w:rsidR="00B65055">
        <w:rPr>
          <w:rFonts w:cstheme="minorHAnsi"/>
        </w:rPr>
        <w:t xml:space="preserve"> </w:t>
      </w:r>
      <w:r w:rsidR="00CC6C61">
        <w:rPr>
          <w:rFonts w:cstheme="minorHAnsi"/>
        </w:rPr>
        <w:t xml:space="preserve">aktuell </w:t>
      </w:r>
      <w:r w:rsidR="00B65055">
        <w:rPr>
          <w:rFonts w:cstheme="minorHAnsi"/>
        </w:rPr>
        <w:t xml:space="preserve">über 110 </w:t>
      </w:r>
      <w:r w:rsidR="00CC6C61">
        <w:rPr>
          <w:rFonts w:cstheme="minorHAnsi"/>
        </w:rPr>
        <w:t xml:space="preserve">Stück verfügt. </w:t>
      </w:r>
      <w:r w:rsidR="00754C9F">
        <w:rPr>
          <w:rFonts w:cstheme="minorHAnsi"/>
        </w:rPr>
        <w:t xml:space="preserve">Dabei reicht das Spektrum </w:t>
      </w:r>
      <w:r w:rsidR="000B49B8">
        <w:rPr>
          <w:rFonts w:cstheme="minorHAnsi"/>
        </w:rPr>
        <w:t>von nationalen Communities, Literatur, Börsenclubs</w:t>
      </w:r>
      <w:r w:rsidR="00376C28">
        <w:rPr>
          <w:rFonts w:cstheme="minorHAnsi"/>
        </w:rPr>
        <w:t xml:space="preserve"> und sozialen Aktivitäten.</w:t>
      </w:r>
      <w:r w:rsidR="00CF2410">
        <w:rPr>
          <w:rFonts w:cstheme="minorHAnsi"/>
        </w:rPr>
        <w:t xml:space="preserve"> Gerne würde ich mich hier </w:t>
      </w:r>
      <w:r w:rsidR="00D17E56">
        <w:rPr>
          <w:rFonts w:cstheme="minorHAnsi"/>
        </w:rPr>
        <w:t xml:space="preserve">weiter </w:t>
      </w:r>
      <w:r w:rsidR="00CF2410">
        <w:rPr>
          <w:rFonts w:cstheme="minorHAnsi"/>
        </w:rPr>
        <w:t xml:space="preserve">ehrenamtlich </w:t>
      </w:r>
      <w:r w:rsidR="009E0CBB">
        <w:rPr>
          <w:rFonts w:cstheme="minorHAnsi"/>
        </w:rPr>
        <w:t>bei einer NGO-Kampagne,</w:t>
      </w:r>
      <w:r w:rsidR="00D17E56">
        <w:rPr>
          <w:rFonts w:cstheme="minorHAnsi"/>
        </w:rPr>
        <w:t xml:space="preserve"> einem </w:t>
      </w:r>
      <w:r w:rsidR="009E0CBB">
        <w:rPr>
          <w:rFonts w:cstheme="minorHAnsi"/>
        </w:rPr>
        <w:t xml:space="preserve">politischen Club und auch </w:t>
      </w:r>
      <w:r w:rsidR="00D17E56">
        <w:rPr>
          <w:rFonts w:cstheme="minorHAnsi"/>
        </w:rPr>
        <w:t xml:space="preserve">bei </w:t>
      </w:r>
      <w:r w:rsidR="009E0CBB">
        <w:rPr>
          <w:rFonts w:cstheme="minorHAnsi"/>
        </w:rPr>
        <w:t xml:space="preserve">einem Sport-Club </w:t>
      </w:r>
      <w:r w:rsidR="00CF2410">
        <w:rPr>
          <w:rFonts w:cstheme="minorHAnsi"/>
        </w:rPr>
        <w:t>engagieren</w:t>
      </w:r>
      <w:r w:rsidR="009E0CBB">
        <w:rPr>
          <w:rFonts w:cstheme="minorHAnsi"/>
        </w:rPr>
        <w:t xml:space="preserve">. </w:t>
      </w:r>
      <w:r w:rsidR="00153441">
        <w:rPr>
          <w:rFonts w:cstheme="minorHAnsi"/>
        </w:rPr>
        <w:t>Aktuell unterstütze ich den studentischen Börsenverein „</w:t>
      </w:r>
      <w:proofErr w:type="spellStart"/>
      <w:r w:rsidR="00153441">
        <w:rPr>
          <w:rFonts w:cstheme="minorHAnsi"/>
        </w:rPr>
        <w:t>FinanceHub</w:t>
      </w:r>
      <w:proofErr w:type="spellEnd"/>
      <w:r w:rsidR="00153441">
        <w:rPr>
          <w:rFonts w:cstheme="minorHAnsi"/>
        </w:rPr>
        <w:t>“ bei Themen rund um Workshops</w:t>
      </w:r>
      <w:r w:rsidR="00DA32AE">
        <w:rPr>
          <w:rFonts w:cstheme="minorHAnsi"/>
        </w:rPr>
        <w:t>. Zudem bin ich Ausbildungspate von einem dualen Studenten und einem Auszubildenden</w:t>
      </w:r>
      <w:r w:rsidR="00697FF1">
        <w:rPr>
          <w:rFonts w:cstheme="minorHAnsi"/>
        </w:rPr>
        <w:t>, da ich mich leidenschaftlich in der Weiterbildung von jungen Menschen engagiere</w:t>
      </w:r>
      <w:r w:rsidR="00DA32AE">
        <w:rPr>
          <w:rFonts w:cstheme="minorHAnsi"/>
        </w:rPr>
        <w:t xml:space="preserve">. Gleichzeitig engagiere ich mich </w:t>
      </w:r>
      <w:r w:rsidR="002D62AB">
        <w:rPr>
          <w:rFonts w:cstheme="minorHAnsi"/>
        </w:rPr>
        <w:t xml:space="preserve">bei HOCHTIEF, indem ich </w:t>
      </w:r>
      <w:r w:rsidR="00DA32AE">
        <w:rPr>
          <w:rFonts w:cstheme="minorHAnsi"/>
        </w:rPr>
        <w:t>regelmäßig bei Firmenläufen</w:t>
      </w:r>
      <w:r w:rsidR="00D03E22">
        <w:rPr>
          <w:rFonts w:cstheme="minorHAnsi"/>
        </w:rPr>
        <w:t xml:space="preserve"> oder Drachenbootrennen teil</w:t>
      </w:r>
      <w:r w:rsidR="002D62AB">
        <w:rPr>
          <w:rFonts w:cstheme="minorHAnsi"/>
        </w:rPr>
        <w:t xml:space="preserve">nehme. Das </w:t>
      </w:r>
      <w:r w:rsidR="00C62F50">
        <w:rPr>
          <w:rFonts w:cstheme="minorHAnsi"/>
        </w:rPr>
        <w:t xml:space="preserve">Gemeinsamkeitsgefühl, dass bei solchen Aktivitäten herrscht, finde ich besonders wichtig, was </w:t>
      </w:r>
      <w:r w:rsidR="006A58C3">
        <w:rPr>
          <w:rFonts w:cstheme="minorHAnsi"/>
        </w:rPr>
        <w:t xml:space="preserve">es </w:t>
      </w:r>
      <w:r w:rsidR="00C62F50">
        <w:rPr>
          <w:rFonts w:cstheme="minorHAnsi"/>
        </w:rPr>
        <w:t xml:space="preserve">auch an der </w:t>
      </w:r>
      <w:r w:rsidR="00C62F50" w:rsidRPr="00503016">
        <w:rPr>
          <w:rFonts w:cstheme="minorHAnsi"/>
        </w:rPr>
        <w:t>Università Bocconi</w:t>
      </w:r>
      <w:r w:rsidR="00C62F50">
        <w:rPr>
          <w:rFonts w:cstheme="minorHAnsi"/>
        </w:rPr>
        <w:t xml:space="preserve"> </w:t>
      </w:r>
      <w:r w:rsidR="006A58C3">
        <w:rPr>
          <w:rFonts w:cstheme="minorHAnsi"/>
        </w:rPr>
        <w:t xml:space="preserve">gibt </w:t>
      </w:r>
      <w:r w:rsidR="00C62F50">
        <w:rPr>
          <w:rFonts w:cstheme="minorHAnsi"/>
        </w:rPr>
        <w:t>durch die kleine Klassengröße</w:t>
      </w:r>
      <w:r w:rsidR="00D03E22">
        <w:rPr>
          <w:rFonts w:cstheme="minorHAnsi"/>
        </w:rPr>
        <w:t>. Auch i</w:t>
      </w:r>
      <w:r w:rsidR="00147BBF">
        <w:rPr>
          <w:rFonts w:cstheme="minorHAnsi"/>
        </w:rPr>
        <w:t xml:space="preserve">n meinem Auslandspraktikum </w:t>
      </w:r>
      <w:r w:rsidR="00D03E22">
        <w:rPr>
          <w:rFonts w:cstheme="minorHAnsi"/>
        </w:rPr>
        <w:t xml:space="preserve">habe ich beim </w:t>
      </w:r>
      <w:r w:rsidR="00147BBF">
        <w:rPr>
          <w:rFonts w:cstheme="minorHAnsi"/>
        </w:rPr>
        <w:t>„</w:t>
      </w:r>
      <w:r w:rsidR="00D03E22">
        <w:rPr>
          <w:rFonts w:cstheme="minorHAnsi"/>
        </w:rPr>
        <w:t>Tag der sozialen Arbeit</w:t>
      </w:r>
      <w:r w:rsidR="00147BBF">
        <w:rPr>
          <w:rFonts w:cstheme="minorHAnsi"/>
        </w:rPr>
        <w:t>“</w:t>
      </w:r>
      <w:r w:rsidR="00D03E22">
        <w:rPr>
          <w:rFonts w:cstheme="minorHAnsi"/>
        </w:rPr>
        <w:t xml:space="preserve"> in einem </w:t>
      </w:r>
      <w:r w:rsidR="00AB55B2">
        <w:rPr>
          <w:rFonts w:cstheme="minorHAnsi"/>
        </w:rPr>
        <w:t xml:space="preserve">autistischen Weisenheim ausgeholfen. Als Brandschutz- und Ersthelfer </w:t>
      </w:r>
      <w:r w:rsidR="00187AF0">
        <w:rPr>
          <w:rFonts w:cstheme="minorHAnsi"/>
        </w:rPr>
        <w:t xml:space="preserve">kann ich aufgrund meiner Erfahrung als Rettungsschwimmer aushelfen, was mir persönlich </w:t>
      </w:r>
      <w:r w:rsidR="00E41C1D">
        <w:rPr>
          <w:rFonts w:cstheme="minorHAnsi"/>
        </w:rPr>
        <w:t>wichtig ist, da ich hier einen positiven Einfluss auf meine Mitmenschen habe.</w:t>
      </w:r>
    </w:p>
    <w:p w14:paraId="47B7034A" w14:textId="18514413" w:rsidR="00F40E9D" w:rsidRPr="00503016" w:rsidRDefault="003D7E5B" w:rsidP="006F5067">
      <w:pPr>
        <w:rPr>
          <w:rFonts w:cstheme="minorHAnsi"/>
        </w:rPr>
      </w:pPr>
      <w:r>
        <w:rPr>
          <w:rFonts w:cstheme="minorHAnsi"/>
        </w:rPr>
        <w:t>Abschließend bin ich der Meinung</w:t>
      </w:r>
      <w:r w:rsidR="00F04949">
        <w:rPr>
          <w:rFonts w:cstheme="minorHAnsi"/>
        </w:rPr>
        <w:t xml:space="preserve">, dass der Masterstudiengang an der </w:t>
      </w:r>
      <w:r w:rsidR="00F04949" w:rsidRPr="00503016">
        <w:rPr>
          <w:rFonts w:cstheme="minorHAnsi"/>
        </w:rPr>
        <w:t>Università Bocconi</w:t>
      </w:r>
      <w:r w:rsidR="00F04949">
        <w:rPr>
          <w:rFonts w:cstheme="minorHAnsi"/>
        </w:rPr>
        <w:t xml:space="preserve"> der richtige nächste Schritt für mich ist. Die Universität bietet mir die einmalige Gelegenheit, an einer </w:t>
      </w:r>
      <w:r w:rsidR="003E44C6">
        <w:rPr>
          <w:rFonts w:cstheme="minorHAnsi"/>
        </w:rPr>
        <w:t xml:space="preserve">der führenden Wirtschaftshochschule zu studieren und gleichzeitig in einem dynamischen internationalen Umfeld in Mailand zu leben, in dem ich mich unvergleichlich entfalten kann. Daher bin ich sehr daran interessiert, meine </w:t>
      </w:r>
      <w:r w:rsidR="002C72F6">
        <w:rPr>
          <w:rFonts w:cstheme="minorHAnsi"/>
        </w:rPr>
        <w:t>Fähigkeiten als Student mithilfe des Deutsch Akademischen Austauschdienst</w:t>
      </w:r>
      <w:r w:rsidR="00550A96">
        <w:rPr>
          <w:rFonts w:cstheme="minorHAnsi"/>
        </w:rPr>
        <w:t xml:space="preserve"> weiter auszubauen und einen Meilenstein in meiner Karriere setzen zu können.</w:t>
      </w:r>
    </w:p>
    <w:p w14:paraId="1B2E36B0" w14:textId="0AD9C878" w:rsidR="00E41C1D" w:rsidRPr="00503016" w:rsidRDefault="006F5067" w:rsidP="006F5067">
      <w:pPr>
        <w:rPr>
          <w:rFonts w:cstheme="minorHAnsi"/>
        </w:rPr>
      </w:pPr>
      <w:r w:rsidRPr="00503016">
        <w:rPr>
          <w:rFonts w:cstheme="minorHAnsi"/>
        </w:rPr>
        <w:t xml:space="preserve">Ich würde mich sehr freuen, wenn ich Sie in einem persönlichen Gespräch von meiner </w:t>
      </w:r>
      <w:r w:rsidR="00550A96">
        <w:rPr>
          <w:rFonts w:cstheme="minorHAnsi"/>
        </w:rPr>
        <w:t>Motivation</w:t>
      </w:r>
      <w:r w:rsidRPr="00503016">
        <w:rPr>
          <w:rFonts w:cstheme="minorHAnsi"/>
        </w:rPr>
        <w:t xml:space="preserve"> überzeugen könnte. Ich danke Ihnen für Ihre Zeit und Ihre Aufmerksamkeit.</w:t>
      </w:r>
    </w:p>
    <w:sectPr w:rsidR="00E41C1D" w:rsidRPr="00503016" w:rsidSect="003279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03B0D"/>
    <w:multiLevelType w:val="multilevel"/>
    <w:tmpl w:val="400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9458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3F"/>
    <w:rsid w:val="00025466"/>
    <w:rsid w:val="00040A9C"/>
    <w:rsid w:val="00055763"/>
    <w:rsid w:val="00094531"/>
    <w:rsid w:val="000B49B8"/>
    <w:rsid w:val="000B7588"/>
    <w:rsid w:val="000D6D02"/>
    <w:rsid w:val="000E66C0"/>
    <w:rsid w:val="00137218"/>
    <w:rsid w:val="00143F03"/>
    <w:rsid w:val="0014600A"/>
    <w:rsid w:val="00147BBF"/>
    <w:rsid w:val="00153441"/>
    <w:rsid w:val="00153CCC"/>
    <w:rsid w:val="001558EB"/>
    <w:rsid w:val="00155EFE"/>
    <w:rsid w:val="0017756F"/>
    <w:rsid w:val="00187AF0"/>
    <w:rsid w:val="001A4B1E"/>
    <w:rsid w:val="00203C4B"/>
    <w:rsid w:val="00204082"/>
    <w:rsid w:val="002244F3"/>
    <w:rsid w:val="0026616D"/>
    <w:rsid w:val="00270C4A"/>
    <w:rsid w:val="00272962"/>
    <w:rsid w:val="002C72F6"/>
    <w:rsid w:val="002D62AB"/>
    <w:rsid w:val="003279A0"/>
    <w:rsid w:val="00330A9B"/>
    <w:rsid w:val="00335E3F"/>
    <w:rsid w:val="00376C28"/>
    <w:rsid w:val="003A3E48"/>
    <w:rsid w:val="003C7E8A"/>
    <w:rsid w:val="003D7E5B"/>
    <w:rsid w:val="003E44C6"/>
    <w:rsid w:val="004020A3"/>
    <w:rsid w:val="00440BE3"/>
    <w:rsid w:val="00464F47"/>
    <w:rsid w:val="004B63F4"/>
    <w:rsid w:val="004C54E0"/>
    <w:rsid w:val="004F1DE2"/>
    <w:rsid w:val="00503016"/>
    <w:rsid w:val="00543D03"/>
    <w:rsid w:val="00550A96"/>
    <w:rsid w:val="00553284"/>
    <w:rsid w:val="00574C7A"/>
    <w:rsid w:val="005A71D0"/>
    <w:rsid w:val="005B047A"/>
    <w:rsid w:val="005B459F"/>
    <w:rsid w:val="00697FF1"/>
    <w:rsid w:val="006A071C"/>
    <w:rsid w:val="006A273F"/>
    <w:rsid w:val="006A58C3"/>
    <w:rsid w:val="006E5F9D"/>
    <w:rsid w:val="006F5067"/>
    <w:rsid w:val="00703788"/>
    <w:rsid w:val="007437A7"/>
    <w:rsid w:val="00754C9F"/>
    <w:rsid w:val="007920D4"/>
    <w:rsid w:val="007A479C"/>
    <w:rsid w:val="007A54FB"/>
    <w:rsid w:val="007B6FF9"/>
    <w:rsid w:val="007C572F"/>
    <w:rsid w:val="007C664C"/>
    <w:rsid w:val="00825D62"/>
    <w:rsid w:val="008419DD"/>
    <w:rsid w:val="00864460"/>
    <w:rsid w:val="00881592"/>
    <w:rsid w:val="008E40F8"/>
    <w:rsid w:val="00903156"/>
    <w:rsid w:val="009206CE"/>
    <w:rsid w:val="009246F5"/>
    <w:rsid w:val="009441DE"/>
    <w:rsid w:val="009A7087"/>
    <w:rsid w:val="009D1E96"/>
    <w:rsid w:val="009D527A"/>
    <w:rsid w:val="009E0CBB"/>
    <w:rsid w:val="009E167B"/>
    <w:rsid w:val="00A02C2E"/>
    <w:rsid w:val="00AA642C"/>
    <w:rsid w:val="00AB041F"/>
    <w:rsid w:val="00AB061C"/>
    <w:rsid w:val="00AB3ED7"/>
    <w:rsid w:val="00AB55B2"/>
    <w:rsid w:val="00B16AE7"/>
    <w:rsid w:val="00B4028E"/>
    <w:rsid w:val="00B65055"/>
    <w:rsid w:val="00BA2C5E"/>
    <w:rsid w:val="00BA74E4"/>
    <w:rsid w:val="00BC3668"/>
    <w:rsid w:val="00BF21EB"/>
    <w:rsid w:val="00C1318F"/>
    <w:rsid w:val="00C62F50"/>
    <w:rsid w:val="00CB3062"/>
    <w:rsid w:val="00CC6C61"/>
    <w:rsid w:val="00CF2410"/>
    <w:rsid w:val="00D03E22"/>
    <w:rsid w:val="00D14A09"/>
    <w:rsid w:val="00D17E56"/>
    <w:rsid w:val="00D24F8A"/>
    <w:rsid w:val="00D5292C"/>
    <w:rsid w:val="00D55136"/>
    <w:rsid w:val="00D56EF5"/>
    <w:rsid w:val="00D760FB"/>
    <w:rsid w:val="00D82371"/>
    <w:rsid w:val="00DA32AE"/>
    <w:rsid w:val="00DA417A"/>
    <w:rsid w:val="00DB5C51"/>
    <w:rsid w:val="00DC0848"/>
    <w:rsid w:val="00DC60D4"/>
    <w:rsid w:val="00DC6AB7"/>
    <w:rsid w:val="00DC7EE2"/>
    <w:rsid w:val="00DD7ADA"/>
    <w:rsid w:val="00DF14C6"/>
    <w:rsid w:val="00E106DD"/>
    <w:rsid w:val="00E11650"/>
    <w:rsid w:val="00E30E0C"/>
    <w:rsid w:val="00E41C1D"/>
    <w:rsid w:val="00E668D2"/>
    <w:rsid w:val="00E8253A"/>
    <w:rsid w:val="00ED7B9E"/>
    <w:rsid w:val="00EE0DB1"/>
    <w:rsid w:val="00EF5554"/>
    <w:rsid w:val="00F04949"/>
    <w:rsid w:val="00F160E6"/>
    <w:rsid w:val="00F40E9D"/>
    <w:rsid w:val="00F758AE"/>
    <w:rsid w:val="00F814E9"/>
    <w:rsid w:val="00F863D2"/>
    <w:rsid w:val="00FA5121"/>
    <w:rsid w:val="00F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803E7"/>
  <w15:chartTrackingRefBased/>
  <w15:docId w15:val="{8D1056DE-0806-4BDF-8EDE-EE46B839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79A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rarbeitung">
    <w:name w:val="Revision"/>
    <w:hidden/>
    <w:uiPriority w:val="99"/>
    <w:semiHidden/>
    <w:rsid w:val="00E668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6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B0BB6-A111-463E-A649-7217D534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1018</Words>
  <Characters>6420</Characters>
  <Application>Microsoft Office Word</Application>
  <DocSecurity>0</DocSecurity>
  <Lines>53</Lines>
  <Paragraphs>14</Paragraphs>
  <ScaleCrop>false</ScaleCrop>
  <Company>HOCHTIEF</Company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Reidmann, Florian HOCHTIEF</dc:creator>
  <cp:keywords/>
  <dc:description/>
  <cp:lastModifiedBy>David Döbele</cp:lastModifiedBy>
  <cp:revision>123</cp:revision>
  <dcterms:created xsi:type="dcterms:W3CDTF">2024-09-28T11:20:00Z</dcterms:created>
  <dcterms:modified xsi:type="dcterms:W3CDTF">2024-09-29T00:11:00Z</dcterms:modified>
</cp:coreProperties>
</file>