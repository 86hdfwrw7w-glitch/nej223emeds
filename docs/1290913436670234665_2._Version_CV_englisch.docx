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40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1277"/>
        <w:gridCol w:w="4880"/>
        <w:gridCol w:w="81"/>
        <w:gridCol w:w="759"/>
        <w:gridCol w:w="375"/>
        <w:gridCol w:w="425"/>
        <w:gridCol w:w="142"/>
        <w:gridCol w:w="1701"/>
        <w:tblGridChange w:id="0">
          <w:tblGrid>
            <w:gridCol w:w="1277"/>
            <w:gridCol w:w="920"/>
            <w:gridCol w:w="3960"/>
            <w:gridCol w:w="81"/>
            <w:gridCol w:w="759"/>
            <w:gridCol w:w="375"/>
            <w:gridCol w:w="425"/>
            <w:gridCol w:w="142"/>
            <w:gridCol w:w="1701"/>
          </w:tblGrid>
        </w:tblGridChange>
      </w:tblGrid>
      <w:tr w:rsidR="006D5D68" w:rsidRPr="007B26A2" w14:paraId="0A9FD6D9" w14:textId="77777777" w:rsidTr="008F40A8">
        <w:trPr>
          <w:trHeight w:val="20"/>
        </w:trPr>
        <w:tc>
          <w:tcPr>
            <w:tcW w:w="9640" w:type="dxa"/>
            <w:gridSpan w:val="8"/>
            <w:vAlign w:val="bottom"/>
          </w:tcPr>
          <w:p w14:paraId="78FC85A4" w14:textId="343A8570" w:rsidR="006D5D68" w:rsidRPr="007B26A2" w:rsidRDefault="006D5D68" w:rsidP="00550D28">
            <w:pPr>
              <w:spacing w:after="0" w:line="240" w:lineRule="auto"/>
              <w:jc w:val="center"/>
              <w:rPr>
                <w:rFonts w:ascii="Georgia" w:eastAsia="Georgia" w:hAnsi="Georgia" w:cs="Times New Roman"/>
              </w:rPr>
            </w:pPr>
            <w:r w:rsidRPr="00B274E2">
              <w:rPr>
                <w:rFonts w:ascii="Georgia" w:eastAsia="Georgia" w:hAnsi="Georgia" w:cs="Times New Roman"/>
                <w:b/>
                <w:smallCaps/>
                <w:sz w:val="40"/>
                <w:szCs w:val="40"/>
              </w:rPr>
              <w:t>Lukas Hausberger</w:t>
            </w:r>
            <w:r w:rsidRPr="007B26A2">
              <w:rPr>
                <w:rFonts w:ascii="Georgia" w:eastAsia="Georgia" w:hAnsi="Georgia" w:cs="Times New Roman"/>
                <w:sz w:val="44"/>
                <w:szCs w:val="44"/>
              </w:rPr>
              <w:br/>
            </w:r>
            <w:r w:rsidRPr="007B26A2">
              <w:rPr>
                <w:rFonts w:ascii="Georgia" w:eastAsia="Georgia" w:hAnsi="Georgia" w:cs="Times New Roman"/>
                <w:sz w:val="20"/>
                <w:szCs w:val="20"/>
              </w:rPr>
              <w:t>Braugasse 5a, 56179 Vallendar</w:t>
            </w:r>
            <w:r w:rsidR="00B856E2" w:rsidRPr="007B26A2">
              <w:rPr>
                <w:rFonts w:ascii="Georgia" w:eastAsia="Georgia" w:hAnsi="Georgia" w:cs="Times New Roman"/>
                <w:sz w:val="20"/>
                <w:szCs w:val="20"/>
              </w:rPr>
              <w:t>, Germany</w:t>
            </w:r>
            <w:r w:rsidRPr="007B26A2">
              <w:rPr>
                <w:rFonts w:ascii="Georgia" w:eastAsia="Georgia" w:hAnsi="Georgia" w:cs="Times New Roman"/>
              </w:rPr>
              <w:br/>
            </w:r>
            <w:r w:rsidRPr="007B26A2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+49 1</w:t>
            </w:r>
            <w:r w:rsidR="001D28A0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76 41873529</w:t>
            </w:r>
            <w:r w:rsidRPr="007B26A2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 xml:space="preserve"> | Lukas.Hausberger@yahoo.com </w:t>
            </w:r>
          </w:p>
        </w:tc>
      </w:tr>
      <w:tr w:rsidR="006D5D68" w:rsidRPr="007B26A2" w14:paraId="3358C61D" w14:textId="77777777" w:rsidTr="006673C0">
        <w:trPr>
          <w:trHeight w:val="510"/>
        </w:trPr>
        <w:tc>
          <w:tcPr>
            <w:tcW w:w="9640" w:type="dxa"/>
            <w:gridSpan w:val="8"/>
            <w:tcBorders>
              <w:bottom w:val="single" w:sz="4" w:space="0" w:color="000000"/>
            </w:tcBorders>
            <w:vAlign w:val="bottom"/>
          </w:tcPr>
          <w:p w14:paraId="3101F675" w14:textId="7F341E44" w:rsidR="006D5D68" w:rsidRPr="007B26A2" w:rsidRDefault="006D5D68" w:rsidP="00550D28">
            <w:pPr>
              <w:spacing w:after="0" w:line="240" w:lineRule="auto"/>
              <w:jc w:val="center"/>
              <w:rPr>
                <w:rFonts w:ascii="Georgia" w:eastAsia="Georgia" w:hAnsi="Georgia" w:cs="Times New Roman"/>
                <w:sz w:val="28"/>
                <w:szCs w:val="28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S</w:t>
            </w:r>
            <w:r w:rsidR="00A97A9A"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chool</w:t>
            </w:r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 xml:space="preserve"> &amp; </w:t>
            </w:r>
            <w:r w:rsidR="00A97A9A"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University</w:t>
            </w:r>
          </w:p>
        </w:tc>
      </w:tr>
      <w:tr w:rsidR="006D5D68" w:rsidRPr="007B26A2" w14:paraId="53A9DCEE" w14:textId="77777777" w:rsidTr="006673C0">
        <w:trPr>
          <w:trHeight w:val="340"/>
        </w:trPr>
        <w:tc>
          <w:tcPr>
            <w:tcW w:w="73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B517AE" w14:textId="4E3A6316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</w:pPr>
            <w:r w:rsidRPr="007B26A2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WHU</w:t>
            </w:r>
            <w:r w:rsidR="00B856E2" w:rsidRPr="007B26A2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 – </w:t>
            </w:r>
            <w:r w:rsidRPr="007B26A2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Otto </w:t>
            </w:r>
            <w:proofErr w:type="spellStart"/>
            <w:r w:rsidRPr="007B26A2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Beisheim</w:t>
            </w:r>
            <w:proofErr w:type="spellEnd"/>
            <w:r w:rsidRPr="007B26A2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 School of Management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nil"/>
            </w:tcBorders>
            <w:vAlign w:val="bottom"/>
          </w:tcPr>
          <w:p w14:paraId="115A638D" w14:textId="5D4251C6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Vallendar</w:t>
            </w:r>
            <w:r w:rsidR="00036280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, Germany</w:t>
            </w:r>
          </w:p>
        </w:tc>
      </w:tr>
      <w:tr w:rsidR="006D5D68" w:rsidRPr="007B26A2" w14:paraId="5EBB1CBB" w14:textId="77777777" w:rsidTr="00D74B40">
        <w:trPr>
          <w:trHeight w:val="20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D85F5" w14:textId="0CA0ED4D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B.Sc. in Internation</w:t>
            </w:r>
            <w:r w:rsidR="006673C0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al Business Administration</w:t>
            </w: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 xml:space="preserve">/Management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8C644" w14:textId="629FD9DA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09/2024 </w:t>
            </w:r>
            <w:r w:rsidR="001C3C78" w:rsidRPr="007B26A2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– </w:t>
            </w:r>
            <w:proofErr w:type="spellStart"/>
            <w:r w:rsidR="001C3C78" w:rsidRPr="007B26A2">
              <w:rPr>
                <w:rFonts w:ascii="Georgia" w:eastAsia="Georgia" w:hAnsi="Georgia" w:cs="Times New Roman"/>
                <w:iCs/>
                <w:sz w:val="18"/>
                <w:szCs w:val="18"/>
              </w:rPr>
              <w:t>today</w:t>
            </w:r>
            <w:proofErr w:type="spellEnd"/>
            <w:r w:rsidR="001C3C78" w:rsidRPr="007B26A2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 </w:t>
            </w:r>
          </w:p>
        </w:tc>
      </w:tr>
      <w:tr w:rsidR="006D5D68" w:rsidRPr="007B26A2" w14:paraId="598D0040" w14:textId="77777777" w:rsidTr="006673C0">
        <w:trPr>
          <w:trHeight w:val="340"/>
        </w:trPr>
        <w:tc>
          <w:tcPr>
            <w:tcW w:w="69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A1FB4" w14:textId="77777777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  <w:t>Wilhelm-Diess-Gymnasium</w:t>
            </w:r>
          </w:p>
        </w:tc>
        <w:tc>
          <w:tcPr>
            <w:tcW w:w="26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F1A33" w14:textId="7F048143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Pocking</w:t>
            </w:r>
            <w:r w:rsidR="001C3C78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, Germany</w:t>
            </w:r>
          </w:p>
        </w:tc>
      </w:tr>
      <w:tr w:rsidR="006D5D68" w:rsidRPr="007B26A2" w14:paraId="60AA3250" w14:textId="77777777" w:rsidTr="006673C0">
        <w:trPr>
          <w:trHeight w:val="20"/>
        </w:trPr>
        <w:tc>
          <w:tcPr>
            <w:tcW w:w="7939" w:type="dxa"/>
            <w:gridSpan w:val="7"/>
            <w:vAlign w:val="bottom"/>
          </w:tcPr>
          <w:p w14:paraId="114F7C7B" w14:textId="7197443E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 xml:space="preserve">Allgemeine </w:t>
            </w:r>
            <w:proofErr w:type="spellStart"/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Hochschulreife</w:t>
            </w:r>
            <w:proofErr w:type="spellEnd"/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 xml:space="preserve"> (German A-</w:t>
            </w:r>
            <w:r w:rsidR="003F3193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L</w:t>
            </w: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 xml:space="preserve">evel </w:t>
            </w:r>
            <w:r w:rsidR="00B856E2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E</w:t>
            </w: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quivalent)</w:t>
            </w:r>
            <w:r w:rsidR="00B856E2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;</w:t>
            </w: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 xml:space="preserve"> Final GPA: 1.5 (1.0 – 4.0</w:t>
            </w:r>
            <w:r w:rsidR="00B856E2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 xml:space="preserve">, </w:t>
            </w: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1.0 being best</w:t>
            </w:r>
            <w:r w:rsidR="001C3C78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701" w:type="dxa"/>
            <w:vAlign w:val="bottom"/>
          </w:tcPr>
          <w:p w14:paraId="31673D5F" w14:textId="77777777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</w:rPr>
              <w:t>05/2022 – 06/2024</w:t>
            </w:r>
          </w:p>
        </w:tc>
      </w:tr>
      <w:tr w:rsidR="006D5D68" w:rsidRPr="00BF09DC" w14:paraId="11BFBAEB" w14:textId="77777777" w:rsidTr="008F40A8">
        <w:trPr>
          <w:trHeight w:val="20"/>
        </w:trPr>
        <w:tc>
          <w:tcPr>
            <w:tcW w:w="9640" w:type="dxa"/>
            <w:gridSpan w:val="8"/>
            <w:vAlign w:val="bottom"/>
          </w:tcPr>
          <w:p w14:paraId="7C5907DE" w14:textId="1717C42F" w:rsidR="006D5D68" w:rsidRPr="007B26A2" w:rsidRDefault="00B274E2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Core </w:t>
            </w:r>
            <w:r w:rsidR="006D5D6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courses: Math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ematics</w:t>
            </w:r>
            <w:r w:rsidR="006D5D6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(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grade: </w:t>
            </w:r>
            <w:r w:rsidR="006D5D6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1.0), History (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grade: </w:t>
            </w:r>
            <w:r w:rsidR="006D5D6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1.0), Biology (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grade: </w:t>
            </w:r>
            <w:r w:rsidR="006D5D6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1.0)</w:t>
            </w:r>
          </w:p>
          <w:p w14:paraId="6C4E4526" w14:textId="232F7430" w:rsidR="006D5D68" w:rsidRPr="007B26A2" w:rsidRDefault="006D5D68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Seminar paper: 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“</w:t>
            </w:r>
            <w:r w:rsidR="006673C0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Cryptocurrencies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: Chances and Risks of digital currencies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”</w:t>
            </w:r>
            <w:r w:rsidR="0051089B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(grade: 1.0)</w:t>
            </w:r>
          </w:p>
        </w:tc>
      </w:tr>
      <w:tr w:rsidR="006D5D68" w:rsidRPr="007B26A2" w14:paraId="5B29571F" w14:textId="77777777" w:rsidTr="006673C0">
        <w:trPr>
          <w:trHeight w:val="510"/>
        </w:trPr>
        <w:tc>
          <w:tcPr>
            <w:tcW w:w="9640" w:type="dxa"/>
            <w:gridSpan w:val="8"/>
            <w:tcBorders>
              <w:bottom w:val="single" w:sz="4" w:space="0" w:color="auto"/>
            </w:tcBorders>
            <w:vAlign w:val="bottom"/>
          </w:tcPr>
          <w:p w14:paraId="03728372" w14:textId="59704042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</w:pPr>
            <w:proofErr w:type="spellStart"/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Practical</w:t>
            </w:r>
            <w:proofErr w:type="spellEnd"/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Experiences</w:t>
            </w:r>
            <w:proofErr w:type="spellEnd"/>
          </w:p>
        </w:tc>
      </w:tr>
      <w:tr w:rsidR="006D5D68" w:rsidRPr="007B26A2" w14:paraId="27F19355" w14:textId="77777777" w:rsidTr="006673C0">
        <w:trPr>
          <w:trHeight w:val="340"/>
        </w:trPr>
        <w:tc>
          <w:tcPr>
            <w:tcW w:w="6238" w:type="dxa"/>
            <w:gridSpan w:val="3"/>
            <w:tcBorders>
              <w:top w:val="nil"/>
            </w:tcBorders>
            <w:vAlign w:val="bottom"/>
          </w:tcPr>
          <w:p w14:paraId="5C002EA1" w14:textId="70B39F6F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proofErr w:type="spellStart"/>
            <w:r w:rsidRPr="007B26A2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GoTiger</w:t>
            </w:r>
            <w:proofErr w:type="spellEnd"/>
            <w:r w:rsidR="001C3C78" w:rsidRPr="007B26A2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402" w:type="dxa"/>
            <w:gridSpan w:val="5"/>
            <w:tcBorders>
              <w:top w:val="nil"/>
            </w:tcBorders>
            <w:vAlign w:val="bottom"/>
          </w:tcPr>
          <w:p w14:paraId="0E09C5AF" w14:textId="6ADFF16E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Berli</w:t>
            </w:r>
            <w:r w:rsidR="001C3C78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n, Germany</w:t>
            </w:r>
          </w:p>
        </w:tc>
      </w:tr>
      <w:tr w:rsidR="006D5D68" w:rsidRPr="007B26A2" w14:paraId="71BED383" w14:textId="77777777" w:rsidTr="008F40A8">
        <w:trPr>
          <w:trHeight w:val="20"/>
        </w:trPr>
        <w:tc>
          <w:tcPr>
            <w:tcW w:w="6238" w:type="dxa"/>
            <w:gridSpan w:val="3"/>
            <w:tcBorders>
              <w:top w:val="nil"/>
            </w:tcBorders>
            <w:vAlign w:val="bottom"/>
          </w:tcPr>
          <w:p w14:paraId="79ADE5AA" w14:textId="4A09CF72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bCs/>
                <w:smallCaps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Founders Associate </w:t>
            </w:r>
            <w:r w:rsidR="00F635BA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at </w:t>
            </w:r>
            <w:r w:rsidR="005D3769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an</w:t>
            </w:r>
            <w:r w:rsidR="00F635BA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Asian </w:t>
            </w:r>
            <w:r w:rsidR="007B26A2" w:rsidRPr="0065597F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F</w:t>
            </w:r>
            <w:r w:rsidR="00F635BA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ood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S</w:t>
            </w:r>
            <w:r w:rsidR="00F635BA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tart-up</w:t>
            </w:r>
            <w:r w:rsidR="00B274E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402" w:type="dxa"/>
            <w:gridSpan w:val="5"/>
            <w:tcBorders>
              <w:top w:val="nil"/>
            </w:tcBorders>
            <w:vAlign w:val="bottom"/>
          </w:tcPr>
          <w:p w14:paraId="1F509708" w14:textId="35F84648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07</w:t>
            </w:r>
            <w:r w:rsidRPr="007B26A2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>/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2024</w:t>
            </w:r>
            <w:r w:rsidR="00B856E2" w:rsidRPr="007B26A2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 xml:space="preserve"> – 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08</w:t>
            </w:r>
            <w:r w:rsidRPr="007B26A2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>/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2024</w:t>
            </w:r>
          </w:p>
        </w:tc>
      </w:tr>
      <w:tr w:rsidR="006D5D68" w:rsidRPr="00BF09DC" w14:paraId="0E2A3502" w14:textId="77777777" w:rsidTr="008F40A8">
        <w:trPr>
          <w:trHeight w:val="20"/>
        </w:trPr>
        <w:tc>
          <w:tcPr>
            <w:tcW w:w="9640" w:type="dxa"/>
            <w:gridSpan w:val="8"/>
            <w:tcBorders>
              <w:top w:val="nil"/>
            </w:tcBorders>
            <w:vAlign w:val="bottom"/>
          </w:tcPr>
          <w:p w14:paraId="64B2C3ED" w14:textId="72ADA1AF" w:rsidR="00BF2DA4" w:rsidRPr="007B26A2" w:rsidRDefault="001C3C78" w:rsidP="00550D28">
            <w:pPr>
              <w:pStyle w:val="Bullets"/>
              <w:ind w:left="360"/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Independent</w:t>
            </w:r>
            <w:r w:rsidR="0074249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ly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promp</w:t>
            </w:r>
            <w:r w:rsidR="0074249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ted</w:t>
            </w:r>
            <w:r w:rsidR="00257994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,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cod</w:t>
            </w:r>
            <w:r w:rsidR="0074249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ed</w:t>
            </w:r>
            <w:r w:rsidR="007B26A2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="00257994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and brute-forced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74249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the </w:t>
            </w:r>
            <w:proofErr w:type="spellStart"/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Synthflow</w:t>
            </w:r>
            <w:proofErr w:type="spellEnd"/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AI </w:t>
            </w:r>
            <w:r w:rsidR="00A636A0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with</w:t>
            </w:r>
            <w:r w:rsidR="004A5376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several</w:t>
            </w:r>
            <w:r w:rsidR="00A636A0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integrations like Zapier</w:t>
            </w:r>
            <w:r w:rsidR="004A5376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to streamline customer service </w:t>
            </w:r>
            <w:r w:rsidR="00182E87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with </w:t>
            </w:r>
            <w:r w:rsidR="00E117B5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a team of more than 30 assistants</w:t>
            </w:r>
            <w:ins w:id="1" w:author="David Döbele" w:date="2024-10-02T07:46:00Z" w16du:dateUtc="2024-10-02T05:46:00Z">
              <w:r w:rsidR="00E51A67">
                <w:rPr>
                  <w:rFonts w:eastAsia="Times New Roman" w:cs="Times New Roman"/>
                  <w:color w:val="000000" w:themeColor="text1"/>
                  <w:sz w:val="18"/>
                  <w:szCs w:val="18"/>
                  <w:lang w:val="en-US"/>
                </w:rPr>
                <w:t xml:space="preserve">, </w:t>
              </w:r>
            </w:ins>
            <w:ins w:id="2" w:author="David Döbele" w:date="2024-10-02T07:47:00Z" w16du:dateUtc="2024-10-02T05:47:00Z">
              <w:r w:rsidR="00E51A67">
                <w:rPr>
                  <w:rFonts w:eastAsia="Times New Roman" w:cs="Times New Roman"/>
                  <w:color w:val="000000" w:themeColor="text1"/>
                  <w:sz w:val="18"/>
                  <w:szCs w:val="18"/>
                  <w:lang w:val="en-US"/>
                </w:rPr>
                <w:t>reducing</w:t>
              </w:r>
            </w:ins>
            <w:del w:id="3" w:author="David Döbele" w:date="2024-10-02T07:46:00Z" w16du:dateUtc="2024-10-02T05:46:00Z">
              <w:r w:rsidR="00AC6613" w:rsidRPr="007B26A2" w:rsidDel="00E51A67">
                <w:rPr>
                  <w:rFonts w:eastAsia="Times New Roman" w:cs="Times New Roman"/>
                  <w:color w:val="000000" w:themeColor="text1"/>
                  <w:sz w:val="18"/>
                  <w:szCs w:val="18"/>
                  <w:lang w:val="en-US"/>
                </w:rPr>
                <w:delText xml:space="preserve"> </w:delText>
              </w:r>
              <w:r w:rsidR="001D28A0" w:rsidDel="00E51A67">
                <w:rPr>
                  <w:rFonts w:eastAsia="Times New Roman" w:cs="Times New Roman"/>
                  <w:color w:val="000000" w:themeColor="text1"/>
                  <w:sz w:val="18"/>
                  <w:szCs w:val="18"/>
                  <w:lang w:val="en-US"/>
                </w:rPr>
                <w:delText xml:space="preserve">with reducing </w:delText>
              </w:r>
            </w:del>
            <w:ins w:id="4" w:author="David Döbele" w:date="2024-10-02T07:46:00Z" w16du:dateUtc="2024-10-02T05:46:00Z">
              <w:r w:rsidR="00E51A67">
                <w:rPr>
                  <w:rFonts w:eastAsia="Times New Roman" w:cs="Times New Roman"/>
                  <w:color w:val="000000" w:themeColor="text1"/>
                  <w:sz w:val="18"/>
                  <w:szCs w:val="18"/>
                  <w:lang w:val="en-US"/>
                </w:rPr>
                <w:t xml:space="preserve"> </w:t>
              </w:r>
            </w:ins>
            <w:r w:rsidR="001D28A0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calls from 50 to less than five</w:t>
            </w:r>
          </w:p>
          <w:p w14:paraId="351908BE" w14:textId="3694F9A0" w:rsidR="006D5D68" w:rsidRPr="007B26A2" w:rsidRDefault="000A3811" w:rsidP="00550D28">
            <w:pPr>
              <w:pStyle w:val="Bullets"/>
              <w:ind w:left="360"/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Co</w:t>
            </w:r>
            <w:r w:rsidR="0074249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nfigured</w:t>
            </w:r>
            <w:r w:rsidR="00002C9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all the</w:t>
            </w:r>
            <w:r w:rsidR="001C3C78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restaurant data via Sides such as restaurant connection, </w:t>
            </w:r>
            <w:r w:rsidR="00B856E2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customization</w:t>
            </w:r>
            <w:r w:rsidR="001C3C78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of the delivery area</w:t>
            </w:r>
            <w:r w:rsidR="00B856E2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,</w:t>
            </w:r>
            <w:r w:rsidR="001C3C78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and accounting</w:t>
            </w:r>
            <w:r w:rsidR="0022419E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with weekly analysis of marketing campaigns with subsequent </w:t>
            </w:r>
            <w:r w:rsidR="00A614B9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optimization</w:t>
            </w:r>
          </w:p>
          <w:p w14:paraId="2FE56396" w14:textId="060BF5B4" w:rsidR="00537D78" w:rsidRPr="007B26A2" w:rsidRDefault="00B763C3" w:rsidP="00550D28">
            <w:pPr>
              <w:pStyle w:val="Bullets"/>
              <w:ind w:left="360"/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Prepar</w:t>
            </w:r>
            <w:r w:rsidR="00615114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ed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AF4D30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all financial data</w:t>
            </w:r>
            <w:r w:rsidR="00F71C61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,</w:t>
            </w:r>
            <w:r w:rsidR="00AF4D30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including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the annual financial report</w:t>
            </w:r>
            <w:r w:rsidR="00F71C61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of all our 100 stores</w:t>
            </w:r>
            <w:r w:rsidR="007B26A2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,</w:t>
            </w:r>
            <w:r w:rsidR="00A14839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F71C61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and </w:t>
            </w:r>
            <w:r w:rsidR="00AD0F76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a cost-</w:t>
            </w:r>
            <w:r w:rsidR="004849A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benefit </w:t>
            </w:r>
            <w:r w:rsidR="00AD0F76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of possible stores </w:t>
            </w:r>
            <w:r w:rsidR="00A14839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via Exce</w:t>
            </w:r>
            <w:r w:rsidR="00AA7259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l with subsequent price and retail changes</w:t>
            </w:r>
            <w:r w:rsidR="00295236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</w:tc>
      </w:tr>
      <w:tr w:rsidR="006D5D68" w:rsidRPr="007B26A2" w14:paraId="6414BFD6" w14:textId="77777777" w:rsidTr="006673C0">
        <w:trPr>
          <w:trHeight w:val="340"/>
        </w:trPr>
        <w:tc>
          <w:tcPr>
            <w:tcW w:w="6238" w:type="dxa"/>
            <w:gridSpan w:val="3"/>
            <w:tcBorders>
              <w:top w:val="nil"/>
            </w:tcBorders>
            <w:vAlign w:val="bottom"/>
          </w:tcPr>
          <w:p w14:paraId="04403418" w14:textId="5CA4311F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sz w:val="23"/>
                <w:szCs w:val="23"/>
                <w:lang w:val="de-DE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My Stars Immobilien</w:t>
            </w:r>
          </w:p>
        </w:tc>
        <w:tc>
          <w:tcPr>
            <w:tcW w:w="3402" w:type="dxa"/>
            <w:gridSpan w:val="5"/>
            <w:tcBorders>
              <w:top w:val="nil"/>
            </w:tcBorders>
            <w:vAlign w:val="bottom"/>
          </w:tcPr>
          <w:p w14:paraId="2E1B3032" w14:textId="1BA4F0EA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 xml:space="preserve">Ried im Innkreis, </w:t>
            </w:r>
            <w:r w:rsidR="00BF2DA4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Austria</w:t>
            </w:r>
          </w:p>
        </w:tc>
      </w:tr>
      <w:tr w:rsidR="006D5D68" w:rsidRPr="007B26A2" w14:paraId="042AC586" w14:textId="77777777" w:rsidTr="008F40A8">
        <w:trPr>
          <w:trHeight w:val="20"/>
        </w:trPr>
        <w:tc>
          <w:tcPr>
            <w:tcW w:w="6157" w:type="dxa"/>
            <w:gridSpan w:val="2"/>
            <w:vAlign w:val="bottom"/>
          </w:tcPr>
          <w:p w14:paraId="0B104E23" w14:textId="410F48F4" w:rsidR="006D5D68" w:rsidRPr="000A3811" w:rsidRDefault="000A3811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Local </w:t>
            </w:r>
            <w:r w:rsidRPr="000A3811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Real Estate Finance </w:t>
            </w:r>
            <w: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&amp;</w:t>
            </w:r>
            <w:r w:rsidRPr="000A3811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Operations </w:t>
            </w:r>
            <w: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Analyst</w:t>
            </w:r>
          </w:p>
        </w:tc>
        <w:tc>
          <w:tcPr>
            <w:tcW w:w="3483" w:type="dxa"/>
            <w:gridSpan w:val="6"/>
            <w:vAlign w:val="bottom"/>
          </w:tcPr>
          <w:p w14:paraId="0B923C95" w14:textId="1EDB5A5C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0</w:t>
            </w:r>
            <w:r w:rsidR="008B52D8">
              <w:rPr>
                <w:rFonts w:ascii="Georgia" w:eastAsia="Georgia" w:hAnsi="Georgia" w:cs="Times New Roman"/>
                <w:sz w:val="18"/>
                <w:szCs w:val="18"/>
              </w:rPr>
              <w:t>8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/2023 – 0</w:t>
            </w:r>
            <w:r w:rsidR="008B52D8">
              <w:rPr>
                <w:rFonts w:ascii="Georgia" w:eastAsia="Georgia" w:hAnsi="Georgia" w:cs="Times New Roman"/>
                <w:sz w:val="18"/>
                <w:szCs w:val="18"/>
              </w:rPr>
              <w:t>9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/2023</w:t>
            </w:r>
          </w:p>
        </w:tc>
      </w:tr>
      <w:tr w:rsidR="006D5D68" w:rsidRPr="00BF09DC" w14:paraId="2D3323BE" w14:textId="77777777" w:rsidTr="008F40A8">
        <w:trPr>
          <w:trHeight w:val="20"/>
        </w:trPr>
        <w:tc>
          <w:tcPr>
            <w:tcW w:w="9640" w:type="dxa"/>
            <w:gridSpan w:val="8"/>
            <w:vAlign w:val="bottom"/>
          </w:tcPr>
          <w:p w14:paraId="4A720FF1" w14:textId="7FAD71F2" w:rsidR="001803A5" w:rsidRPr="007B26A2" w:rsidRDefault="001803A5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Carried out potential analyses, managed the </w:t>
            </w:r>
            <w:r w:rsidR="00C84D17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new</w:t>
            </w:r>
            <w:r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rental process for commercial properties holistically</w:t>
            </w:r>
            <w:r w:rsidR="007B26A2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,</w:t>
            </w:r>
            <w:r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and conducted initial negotiations for new rentals of properties</w:t>
            </w:r>
          </w:p>
          <w:p w14:paraId="39760413" w14:textId="76115D17" w:rsidR="00E34E64" w:rsidRPr="007B26A2" w:rsidRDefault="00947122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Prepared </w:t>
            </w:r>
            <w:r w:rsidR="00BF2DA4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cash flow analyses of </w:t>
            </w:r>
            <w:r w:rsidR="005F5087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more than 50 </w:t>
            </w:r>
            <w:r w:rsidR="00BF2DA4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properties</w:t>
            </w:r>
            <w:r w:rsidR="0022256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and calculated, checked</w:t>
            </w:r>
            <w:r w:rsidR="007B26A2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,</w:t>
            </w:r>
            <w:r w:rsidR="0022256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and documented all costs</w:t>
            </w:r>
            <w:r w:rsidR="003A1B53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22256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to </w:t>
            </w:r>
            <w:r w:rsidR="004A34CF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optimize</w:t>
            </w:r>
            <w:r w:rsidR="0022256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cost efficiency</w:t>
            </w:r>
            <w:r w:rsidR="007B26A2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,</w:t>
            </w:r>
            <w:r w:rsidR="0022256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which led </w:t>
            </w:r>
            <w:r w:rsidR="004A34CF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to </w:t>
            </w:r>
            <w:r w:rsidR="005341F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2</w:t>
            </w:r>
            <w:r w:rsidR="003D222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.</w:t>
            </w:r>
            <w:r w:rsidR="004A34CF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6 % </w:t>
            </w:r>
            <w:r w:rsidR="00245798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savings</w:t>
            </w:r>
            <w:r w:rsidR="00BF2DA4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4A34CF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of the </w:t>
            </w:r>
            <w:r w:rsidR="005D3769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gross</w:t>
            </w:r>
            <w:r w:rsidR="004A34CF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5341F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profit</w:t>
            </w:r>
          </w:p>
          <w:p w14:paraId="210A8F96" w14:textId="421771A8" w:rsidR="006D5D68" w:rsidRPr="007B26A2" w:rsidRDefault="00947122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Implemented</w:t>
            </w:r>
            <w:r w:rsidR="00BF2DA4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KYC processes</w:t>
            </w:r>
            <w:r w:rsidR="00865F73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and</w:t>
            </w:r>
            <w:r w:rsidR="0064185F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865F73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m</w:t>
            </w:r>
            <w:r w:rsidR="00D26756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anaged, supervised</w:t>
            </w:r>
            <w:r w:rsidR="007B26A2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,</w:t>
            </w:r>
            <w:r w:rsidR="00D26756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A95976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as well as </w:t>
            </w:r>
            <w:r w:rsidR="00D26756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coordinated </w:t>
            </w:r>
            <w:r w:rsidR="000E645C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external service providers, architects</w:t>
            </w:r>
            <w:r w:rsidR="007B26A2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,</w:t>
            </w:r>
            <w:r w:rsidR="000E645C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and specialist planners</w:t>
            </w:r>
          </w:p>
        </w:tc>
      </w:tr>
      <w:tr w:rsidR="006D5D68" w:rsidRPr="007B26A2" w14:paraId="0C961E7D" w14:textId="77777777" w:rsidTr="009E2370">
        <w:trPr>
          <w:trHeight w:val="510"/>
        </w:trPr>
        <w:tc>
          <w:tcPr>
            <w:tcW w:w="9640" w:type="dxa"/>
            <w:gridSpan w:val="8"/>
            <w:tcBorders>
              <w:bottom w:val="single" w:sz="4" w:space="0" w:color="auto"/>
            </w:tcBorders>
            <w:vAlign w:val="bottom"/>
          </w:tcPr>
          <w:p w14:paraId="552521FF" w14:textId="52811CCA" w:rsidR="006D5D68" w:rsidRPr="007B26A2" w:rsidRDefault="001C3C7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eorgia" w:eastAsia="Georgia" w:hAnsi="Georgia" w:cs="Times New Roman"/>
                <w:b/>
                <w:i/>
                <w:smallCaps/>
                <w:sz w:val="28"/>
                <w:szCs w:val="28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Extracurricular</w:t>
            </w:r>
            <w:r w:rsidRPr="007B26A2">
              <w:rPr>
                <w:rFonts w:ascii="Georgia" w:hAnsi="Georgia"/>
                <w:sz w:val="28"/>
              </w:rPr>
              <w:t xml:space="preserve"> </w:t>
            </w:r>
            <w:proofErr w:type="spellStart"/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Activities</w:t>
            </w:r>
            <w:proofErr w:type="spellEnd"/>
          </w:p>
        </w:tc>
      </w:tr>
      <w:tr w:rsidR="006D5D68" w:rsidRPr="007B26A2" w14:paraId="0FDBED04" w14:textId="77777777" w:rsidTr="006673C0">
        <w:trPr>
          <w:trHeight w:val="340"/>
        </w:trPr>
        <w:tc>
          <w:tcPr>
            <w:tcW w:w="7797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61C55A2" w14:textId="21FD4A4E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</w:rPr>
              <w:t>Junge Union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80E18D8" w14:textId="4EB585CB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Passau</w:t>
            </w:r>
            <w:r w:rsidR="005233F5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, Germany</w:t>
            </w:r>
          </w:p>
        </w:tc>
      </w:tr>
      <w:tr w:rsidR="006D5D68" w:rsidRPr="007B26A2" w14:paraId="2D35DC3A" w14:textId="77777777" w:rsidTr="00D74B40">
        <w:trPr>
          <w:trHeight w:val="20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05E11" w14:textId="43511218" w:rsidR="006D5D68" w:rsidRPr="007B26A2" w:rsidRDefault="00207B2F" w:rsidP="00550D28">
            <w:pPr>
              <w:spacing w:after="0" w:line="240" w:lineRule="auto"/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  <w:lang w:val="en-US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Board Member</w:t>
            </w:r>
            <w:r w:rsidR="00BF2DA4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of 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the</w:t>
            </w:r>
            <w:r w:rsidR="00AF4FFC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="00BF2DA4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Youth </w:t>
            </w:r>
            <w:r w:rsidR="00D74B40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Organization</w:t>
            </w:r>
            <w:r w:rsidR="00BF2DA4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of the CDU </w:t>
            </w:r>
            <w:r w:rsidR="00295236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in Passau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55AB7" w14:textId="041251EF" w:rsidR="005233F5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 xml:space="preserve">02/2024 – </w:t>
            </w:r>
            <w:proofErr w:type="spellStart"/>
            <w:r w:rsidR="005233F5" w:rsidRPr="007B26A2">
              <w:rPr>
                <w:rFonts w:ascii="Georgia" w:eastAsia="Georgia" w:hAnsi="Georgia" w:cs="Times New Roman"/>
                <w:sz w:val="18"/>
                <w:szCs w:val="18"/>
              </w:rPr>
              <w:t>today</w:t>
            </w:r>
            <w:proofErr w:type="spellEnd"/>
          </w:p>
        </w:tc>
      </w:tr>
      <w:tr w:rsidR="00B856E2" w:rsidRPr="00BF09DC" w14:paraId="1FD4FDBB" w14:textId="77777777" w:rsidTr="00CF06EC">
        <w:trPr>
          <w:trHeight w:val="20"/>
        </w:trPr>
        <w:tc>
          <w:tcPr>
            <w:tcW w:w="964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BAE54A" w14:textId="1D867165" w:rsidR="00C461AA" w:rsidRPr="007B26A2" w:rsidRDefault="00C461AA" w:rsidP="00550D28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Initiat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ing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and coordinat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ing 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local projects that increased the political participation of young people by over 200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%</w:t>
            </w:r>
            <w:r w:rsidR="00C3119F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3B21DD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in 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Passau 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and serv</w:t>
            </w:r>
            <w:r w:rsidR="007B26A2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ing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as a model for other municipalities</w:t>
            </w:r>
            <w:r w:rsidR="00E45349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, e.g. in </w:t>
            </w:r>
            <w:r w:rsidR="00E36EDF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Munich </w:t>
            </w:r>
          </w:p>
          <w:p w14:paraId="524C4FE9" w14:textId="18700BEE" w:rsidR="00B856E2" w:rsidRPr="007B26A2" w:rsidRDefault="00BE252F" w:rsidP="00550D28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Organiz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ing</w:t>
            </w:r>
            <w:r w:rsidR="00C3119F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and moderat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ing</w:t>
            </w:r>
            <w:r w:rsidR="00C3119F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regular discussion rounds and panel debates that enable young people to address their political concerns directly to local decision-makers</w:t>
            </w:r>
            <w:r w:rsidR="008020BF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</w:p>
          <w:p w14:paraId="41B03458" w14:textId="29413253" w:rsidR="00F635BA" w:rsidRPr="007B26A2" w:rsidRDefault="00F635BA" w:rsidP="00550D28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Design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ing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and le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ading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creative PR and social media campaigns</w:t>
            </w:r>
            <w:r w:rsidR="006F5A05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on Instagram and Facebook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that </w:t>
            </w:r>
            <w:r w:rsidR="005A0A61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resulted in 30 new members in our local team 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and sustainably strengthen</w:t>
            </w:r>
            <w:r w:rsidR="007B26A2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ing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the political interest of 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the 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local youth</w:t>
            </w:r>
          </w:p>
        </w:tc>
      </w:tr>
      <w:tr w:rsidR="006D5D68" w:rsidRPr="007B26A2" w14:paraId="38B860AD" w14:textId="77777777" w:rsidTr="006673C0">
        <w:trPr>
          <w:trHeight w:val="340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6C46D" w14:textId="0D185639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</w:rPr>
              <w:t>AIESEC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A6D1B" w14:textId="784F7F6F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Passau</w:t>
            </w:r>
            <w:r w:rsidR="005233F5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, Germany</w:t>
            </w:r>
          </w:p>
        </w:tc>
      </w:tr>
      <w:tr w:rsidR="006D5D68" w:rsidRPr="007B26A2" w14:paraId="184E13BD" w14:textId="77777777" w:rsidTr="00D74B40">
        <w:trPr>
          <w:trHeight w:val="20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1ABB6" w14:textId="4A473D04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Team Leader </w:t>
            </w:r>
            <w:r w:rsidR="0010574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of the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Sales</w:t>
            </w:r>
            <w:r w:rsidR="003A1AD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Team</w:t>
            </w:r>
            <w:r w:rsidR="0010574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at the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B</w:t>
            </w:r>
            <w:r w:rsidR="0010574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iggest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S</w:t>
            </w:r>
            <w:r w:rsidR="00D74B40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tudent</w:t>
            </w:r>
            <w:r w:rsidR="0010574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O</w:t>
            </w:r>
            <w:r w:rsidR="0010574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rganization in the world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516F3" w14:textId="30E8F807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 xml:space="preserve">01/2024 – </w:t>
            </w:r>
            <w:proofErr w:type="spellStart"/>
            <w:r w:rsidR="005233F5" w:rsidRPr="007B26A2">
              <w:rPr>
                <w:rFonts w:ascii="Georgia" w:eastAsia="Georgia" w:hAnsi="Georgia" w:cs="Times New Roman"/>
                <w:sz w:val="18"/>
                <w:szCs w:val="18"/>
              </w:rPr>
              <w:t>today</w:t>
            </w:r>
            <w:proofErr w:type="spellEnd"/>
          </w:p>
        </w:tc>
      </w:tr>
      <w:tr w:rsidR="006D5D68" w:rsidRPr="00BF09DC" w14:paraId="4F1A9637" w14:textId="77777777" w:rsidTr="008F40A8">
        <w:trPr>
          <w:trHeight w:val="20"/>
        </w:trPr>
        <w:tc>
          <w:tcPr>
            <w:tcW w:w="964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57FAA1" w14:textId="4348972D" w:rsidR="006D5D68" w:rsidRPr="007B26A2" w:rsidRDefault="001C3C78" w:rsidP="00550D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Coaching and leading </w:t>
            </w:r>
            <w:r w:rsidR="002217D0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more than </w:t>
            </w:r>
            <w:r w:rsidR="006603D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20</w:t>
            </w:r>
            <w:r w:rsidR="002217D0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team members </w:t>
            </w:r>
            <w:r w:rsidR="003A1AD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tracking their tasks and team goals with the creation, execution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,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and tracking of </w:t>
            </w:r>
            <w:r w:rsidR="006603D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a self-made weekly 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team plan</w:t>
            </w:r>
          </w:p>
          <w:p w14:paraId="7836A91C" w14:textId="49B8F18E" w:rsidR="006D5D68" w:rsidRPr="007B26A2" w:rsidRDefault="001A0C94" w:rsidP="00550D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Daily 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m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ediati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ng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between</w:t>
            </w:r>
            <w:r w:rsidR="00B8604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BE252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international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students and </w:t>
            </w:r>
            <w:r w:rsidR="00B8604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international 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companies</w:t>
            </w:r>
            <w:r w:rsidR="00B8604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for the successful completion of an internship </w:t>
            </w:r>
            <w:r w:rsidR="00B8604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or volunteering project 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abroad</w:t>
            </w:r>
            <w:r w:rsidR="00B8604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with 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support through the whole application process</w:t>
            </w:r>
          </w:p>
          <w:p w14:paraId="794204F5" w14:textId="32118DCC" w:rsidR="006D5D68" w:rsidRPr="007B26A2" w:rsidRDefault="0057621D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Organiz</w:t>
            </w:r>
            <w:r w:rsidR="007B26A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ing</w:t>
            </w:r>
            <w:r w:rsidR="0005577D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and </w:t>
            </w:r>
            <w:r w:rsidR="00014DB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prepar</w:t>
            </w:r>
            <w:r w:rsidR="007B26A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ing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014DB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workshops</w:t>
            </w:r>
            <w:r w:rsidR="00A36D7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and 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info booths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E4736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throug</w:t>
            </w:r>
            <w:r w:rsidR="00BE252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hout</w:t>
            </w:r>
            <w:r w:rsidR="00E4736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Germany </w:t>
            </w:r>
            <w:r w:rsidR="00A36D7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regarding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the </w:t>
            </w:r>
            <w:r w:rsidR="00A36D7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design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of a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n</w:t>
            </w:r>
            <w:r w:rsidR="00A36D7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OGX attraction </w:t>
            </w:r>
            <w:r w:rsidR="00E4736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sales and marketing campaign</w:t>
            </w:r>
            <w:r w:rsidR="00672E4A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with more than </w:t>
            </w:r>
            <w:r w:rsidR="008C3FA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1</w:t>
            </w:r>
            <w:r w:rsidR="00E744A6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,</w:t>
            </w:r>
            <w:r w:rsidR="008C3FA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000 signups for 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the</w:t>
            </w:r>
            <w:r w:rsidR="008C3FA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projects </w:t>
            </w:r>
          </w:p>
          <w:p w14:paraId="640280F8" w14:textId="21D55486" w:rsidR="00E47369" w:rsidRPr="007B26A2" w:rsidRDefault="00E47369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Independent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ly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expanding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nternational 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r</w:t>
            </w:r>
            <w:r w:rsidR="0057621D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elationships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BE252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with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foreign countries</w:t>
            </w:r>
            <w:r w:rsidR="00BE252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,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including Sri Lanka and </w:t>
            </w:r>
            <w:r w:rsidR="00871976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T</w:t>
            </w:r>
            <w:r w:rsidR="00497FA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urkey </w:t>
            </w:r>
          </w:p>
        </w:tc>
      </w:tr>
      <w:tr w:rsidR="006D5D68" w:rsidRPr="007B26A2" w14:paraId="2F7DF8BF" w14:textId="77777777" w:rsidTr="006673C0">
        <w:trPr>
          <w:trHeight w:val="340"/>
        </w:trPr>
        <w:tc>
          <w:tcPr>
            <w:tcW w:w="7797" w:type="dxa"/>
            <w:gridSpan w:val="6"/>
            <w:tcBorders>
              <w:top w:val="nil"/>
            </w:tcBorders>
            <w:vAlign w:val="bottom"/>
          </w:tcPr>
          <w:p w14:paraId="4A0199F1" w14:textId="79B091E9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Deutscher Kinderschutzbund</w:t>
            </w:r>
          </w:p>
        </w:tc>
        <w:tc>
          <w:tcPr>
            <w:tcW w:w="1843" w:type="dxa"/>
            <w:gridSpan w:val="2"/>
            <w:tcBorders>
              <w:top w:val="nil"/>
            </w:tcBorders>
            <w:vAlign w:val="bottom"/>
          </w:tcPr>
          <w:p w14:paraId="3A7B83D9" w14:textId="558B158C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Passau</w:t>
            </w:r>
            <w:r w:rsidR="005233F5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, Germany</w:t>
            </w:r>
          </w:p>
        </w:tc>
      </w:tr>
      <w:tr w:rsidR="006D5D68" w:rsidRPr="007B26A2" w14:paraId="3F8E4046" w14:textId="77777777" w:rsidTr="006673C0">
        <w:trPr>
          <w:trHeight w:val="20"/>
        </w:trPr>
        <w:tc>
          <w:tcPr>
            <w:tcW w:w="6997" w:type="dxa"/>
            <w:gridSpan w:val="4"/>
            <w:vAlign w:val="bottom"/>
          </w:tcPr>
          <w:p w14:paraId="0EBC73DB" w14:textId="35BB28C4" w:rsidR="006D5D68" w:rsidRPr="007B26A2" w:rsidRDefault="001C3C7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Tutor </w:t>
            </w:r>
            <w:r w:rsidR="0047652A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and Teacher 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for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S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ocially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D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isadvantaged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C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hildren</w:t>
            </w:r>
          </w:p>
        </w:tc>
        <w:tc>
          <w:tcPr>
            <w:tcW w:w="2643" w:type="dxa"/>
            <w:gridSpan w:val="4"/>
            <w:vAlign w:val="bottom"/>
          </w:tcPr>
          <w:p w14:paraId="6EB5626F" w14:textId="73D48293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 xml:space="preserve">02/2023 – </w:t>
            </w:r>
            <w:r w:rsidR="002A5111">
              <w:rPr>
                <w:rFonts w:ascii="Georgia" w:eastAsia="Georgia" w:hAnsi="Georgia" w:cs="Times New Roman"/>
                <w:sz w:val="18"/>
                <w:szCs w:val="18"/>
              </w:rPr>
              <w:t>07/2024</w:t>
            </w:r>
          </w:p>
        </w:tc>
      </w:tr>
      <w:tr w:rsidR="006D5D68" w:rsidRPr="00BF09DC" w14:paraId="08E46A92" w14:textId="77777777" w:rsidTr="008F40A8">
        <w:trPr>
          <w:trHeight w:val="20"/>
        </w:trPr>
        <w:tc>
          <w:tcPr>
            <w:tcW w:w="9640" w:type="dxa"/>
            <w:gridSpan w:val="8"/>
            <w:vAlign w:val="bottom"/>
          </w:tcPr>
          <w:p w14:paraId="4F449253" w14:textId="102F18AB" w:rsidR="006D5D68" w:rsidRPr="007B26A2" w:rsidRDefault="00B856E2" w:rsidP="00550D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commentRangeStart w:id="5"/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S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upervis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ing</w:t>
            </w:r>
            <w:r w:rsidR="00C610B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and 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t</w:t>
            </w:r>
            <w:r w:rsidR="00C610B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eaching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over </w:t>
            </w:r>
            <w:r w:rsidR="0047652A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50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children</w:t>
            </w:r>
            <w:r w:rsidR="002217D0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from two different classes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from families with a poverty background</w:t>
            </w:r>
            <w:r w:rsidR="0057621D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and </w:t>
            </w:r>
            <w:r w:rsidR="00BB77C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with a migratory background </w:t>
            </w:r>
            <w:r w:rsidR="00AD22AD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five times a week</w:t>
            </w:r>
            <w:r w:rsidR="00080A0C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</w:p>
          <w:p w14:paraId="4A8DBF0D" w14:textId="77777777" w:rsidR="00C07B1F" w:rsidRPr="007B26A2" w:rsidRDefault="00C610BE" w:rsidP="00550D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Supporting the kids with their homework</w:t>
            </w:r>
            <w:r w:rsidR="008269D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7F3F26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by being a mentor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– </w:t>
            </w:r>
            <w:r w:rsidR="0059628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organiz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ing</w:t>
            </w:r>
            <w:r w:rsidR="0059628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and execut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ing </w:t>
            </w:r>
            <w:r w:rsidR="008269D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special “education </w:t>
            </w:r>
            <w:r w:rsidR="00FE5AC4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fostering” </w:t>
            </w:r>
            <w:r w:rsidR="0059628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lessons </w:t>
            </w:r>
            <w:r w:rsidR="00DE0DF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three times a week </w:t>
            </w:r>
            <w:r w:rsidR="00FE5AC4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for over 100 children who cannot speak German</w:t>
            </w:r>
          </w:p>
          <w:p w14:paraId="7DB0F643" w14:textId="6817C83C" w:rsidR="00A42669" w:rsidRPr="007B26A2" w:rsidRDefault="007B26A2" w:rsidP="00550D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Helping </w:t>
            </w:r>
            <w:r w:rsidR="0059303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poor </w:t>
            </w:r>
            <w:commentRangeEnd w:id="5"/>
            <w:r w:rsidR="00BF09DC">
              <w:rPr>
                <w:rStyle w:val="Kommentarzeichen"/>
              </w:rPr>
              <w:commentReference w:id="5"/>
            </w:r>
            <w:r w:rsidR="0059303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families 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to integrate </w:t>
            </w:r>
            <w:r w:rsidR="0059303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into society by </w:t>
            </w:r>
            <w:r w:rsidR="005A0A61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organizing</w:t>
            </w:r>
            <w:r w:rsidR="0059303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internal school eveni</w:t>
            </w:r>
            <w:r w:rsidR="00423BBA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ngs as well as public </w:t>
            </w:r>
            <w:r w:rsidR="005A0A61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meetups</w:t>
            </w:r>
          </w:p>
        </w:tc>
      </w:tr>
      <w:tr w:rsidR="006D5D68" w:rsidRPr="007B26A2" w14:paraId="586D5A31" w14:textId="77777777" w:rsidTr="009E2370">
        <w:trPr>
          <w:trHeight w:val="510"/>
        </w:trPr>
        <w:tc>
          <w:tcPr>
            <w:tcW w:w="9640" w:type="dxa"/>
            <w:gridSpan w:val="8"/>
            <w:tcBorders>
              <w:bottom w:val="single" w:sz="4" w:space="0" w:color="000000"/>
            </w:tcBorders>
            <w:vAlign w:val="bottom"/>
          </w:tcPr>
          <w:p w14:paraId="53BEC3E0" w14:textId="556810F2" w:rsidR="006D5D68" w:rsidRPr="007B26A2" w:rsidRDefault="008F40A8" w:rsidP="00550D28">
            <w:pPr>
              <w:spacing w:after="0" w:line="240" w:lineRule="auto"/>
              <w:jc w:val="center"/>
              <w:rPr>
                <w:rFonts w:ascii="Georgia" w:eastAsia="Georgia" w:hAnsi="Georgia" w:cs="Times New Roman"/>
                <w:b/>
                <w:smallCaps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 xml:space="preserve">Skills &amp; </w:t>
            </w:r>
            <w:proofErr w:type="spellStart"/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Interests</w:t>
            </w:r>
            <w:proofErr w:type="spellEnd"/>
          </w:p>
        </w:tc>
      </w:tr>
      <w:tr w:rsidR="006D5D68" w:rsidRPr="00BF09DC" w14:paraId="32C3BFA3" w14:textId="77777777" w:rsidTr="00930FF7">
        <w:tblPrEx>
          <w:tblW w:w="9640" w:type="dxa"/>
          <w:tblInd w:w="-284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left w:w="0" w:type="dxa"/>
            <w:right w:w="0" w:type="dxa"/>
          </w:tblCellMar>
          <w:tblLook w:val="0400" w:firstRow="0" w:lastRow="0" w:firstColumn="0" w:lastColumn="0" w:noHBand="0" w:noVBand="1"/>
          <w:tblPrExChange w:id="6" w:author="David Döbele" w:date="2024-10-02T07:48:00Z" w16du:dateUtc="2024-10-02T05:48:00Z">
            <w:tblPrEx>
              <w:tblW w:w="9640" w:type="dxa"/>
              <w:tblInd w:w="-28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Ex>
          </w:tblPrExChange>
        </w:tblPrEx>
        <w:trPr>
          <w:trHeight w:val="340"/>
          <w:trPrChange w:id="7" w:author="David Döbele" w:date="2024-10-02T07:48:00Z" w16du:dateUtc="2024-10-02T05:48:00Z">
            <w:trPr>
              <w:trHeight w:val="340"/>
            </w:trPr>
          </w:trPrChange>
        </w:trPr>
        <w:tc>
          <w:tcPr>
            <w:tcW w:w="1277" w:type="dxa"/>
            <w:tcBorders>
              <w:top w:val="single" w:sz="4" w:space="0" w:color="000000"/>
            </w:tcBorders>
            <w:vAlign w:val="bottom"/>
            <w:tcPrChange w:id="8" w:author="David Döbele" w:date="2024-10-02T07:48:00Z" w16du:dateUtc="2024-10-02T05:48:00Z">
              <w:tcPr>
                <w:tcW w:w="2197" w:type="dxa"/>
                <w:gridSpan w:val="2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7629E044" w14:textId="3131696B" w:rsidR="006D5D68" w:rsidRPr="007B26A2" w:rsidRDefault="003A1AD2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</w:rPr>
            </w:pPr>
            <w:proofErr w:type="spellStart"/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Languages</w:t>
            </w:r>
            <w:proofErr w:type="spellEnd"/>
            <w:r w:rsidR="006D5D68" w:rsidRPr="007B26A2">
              <w:rPr>
                <w:rFonts w:ascii="Georgia" w:eastAsia="Georgia" w:hAnsi="Georgia" w:cs="Times New Roman"/>
                <w:sz w:val="18"/>
                <w:szCs w:val="18"/>
              </w:rPr>
              <w:t>:</w:t>
            </w:r>
          </w:p>
        </w:tc>
        <w:tc>
          <w:tcPr>
            <w:tcW w:w="8363" w:type="dxa"/>
            <w:gridSpan w:val="7"/>
            <w:tcBorders>
              <w:top w:val="single" w:sz="4" w:space="0" w:color="000000"/>
            </w:tcBorders>
            <w:vAlign w:val="bottom"/>
            <w:tcPrChange w:id="9" w:author="David Döbele" w:date="2024-10-02T07:48:00Z" w16du:dateUtc="2024-10-02T05:48:00Z">
              <w:tcPr>
                <w:tcW w:w="7443" w:type="dxa"/>
                <w:gridSpan w:val="7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3F8D8212" w14:textId="20C846D6" w:rsidR="006D5D68" w:rsidRPr="007B26A2" w:rsidRDefault="001C3C78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German</w:t>
            </w:r>
            <w:r w:rsidR="006D5D68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="006D5D68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(</w:t>
            </w:r>
            <w:r w:rsidR="00A935A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native</w:t>
            </w:r>
            <w:r w:rsidR="006D5D68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),</w:t>
            </w:r>
            <w:r w:rsidR="006D5D68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="003A1AD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E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nglish</w:t>
            </w:r>
            <w:r w:rsidR="006D5D68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(</w:t>
            </w:r>
            <w:r w:rsidR="008F40A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business fluent</w:t>
            </w:r>
            <w:r w:rsidR="006D5D68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), </w:t>
            </w:r>
            <w:r w:rsidR="006D5D68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Fr</w:t>
            </w:r>
            <w:r w:rsidR="003A1AD2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ench</w:t>
            </w:r>
            <w:r w:rsidR="006D5D6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6D5D68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(</w:t>
            </w:r>
            <w:r w:rsidR="008F40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fluent</w:t>
            </w:r>
            <w:r w:rsidR="006D5D68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)</w:t>
            </w:r>
            <w:r w:rsidR="006A2D10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, Italian (</w:t>
            </w:r>
            <w:r w:rsidR="006A2D10" w:rsidRPr="00B378B5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basic</w:t>
            </w:r>
            <w:r w:rsidR="006A2D10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)</w:t>
            </w:r>
          </w:p>
        </w:tc>
      </w:tr>
      <w:tr w:rsidR="006D5D68" w:rsidRPr="00BF09DC" w14:paraId="170E93AF" w14:textId="77777777" w:rsidTr="00930FF7">
        <w:tblPrEx>
          <w:tblW w:w="9640" w:type="dxa"/>
          <w:tblInd w:w="-284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left w:w="0" w:type="dxa"/>
            <w:right w:w="0" w:type="dxa"/>
          </w:tblCellMar>
          <w:tblLook w:val="0400" w:firstRow="0" w:lastRow="0" w:firstColumn="0" w:lastColumn="0" w:noHBand="0" w:noVBand="1"/>
          <w:tblPrExChange w:id="10" w:author="David Döbele" w:date="2024-10-02T07:48:00Z" w16du:dateUtc="2024-10-02T05:48:00Z">
            <w:tblPrEx>
              <w:tblW w:w="9640" w:type="dxa"/>
              <w:tblInd w:w="-28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Ex>
          </w:tblPrExChange>
        </w:tblPrEx>
        <w:trPr>
          <w:trHeight w:val="340"/>
          <w:trPrChange w:id="11" w:author="David Döbele" w:date="2024-10-02T07:48:00Z" w16du:dateUtc="2024-10-02T05:48:00Z">
            <w:trPr>
              <w:trHeight w:val="340"/>
            </w:trPr>
          </w:trPrChange>
        </w:trPr>
        <w:tc>
          <w:tcPr>
            <w:tcW w:w="1277" w:type="dxa"/>
            <w:vAlign w:val="bottom"/>
            <w:tcPrChange w:id="12" w:author="David Döbele" w:date="2024-10-02T07:48:00Z" w16du:dateUtc="2024-10-02T05:48:00Z">
              <w:tcPr>
                <w:tcW w:w="2197" w:type="dxa"/>
                <w:gridSpan w:val="2"/>
                <w:vAlign w:val="bottom"/>
              </w:tcPr>
            </w:tcPrChange>
          </w:tcPr>
          <w:p w14:paraId="5D9EB1DF" w14:textId="2263EC01" w:rsidR="006D5D68" w:rsidRPr="007B26A2" w:rsidRDefault="003A1AD2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IT</w:t>
            </w:r>
            <w:r w:rsidR="006D5D68" w:rsidRPr="007B26A2">
              <w:rPr>
                <w:rFonts w:ascii="Georgia" w:eastAsia="Georgia" w:hAnsi="Georgia" w:cs="Times New Roman"/>
                <w:sz w:val="18"/>
                <w:szCs w:val="18"/>
              </w:rPr>
              <w:t>:</w:t>
            </w:r>
          </w:p>
        </w:tc>
        <w:tc>
          <w:tcPr>
            <w:tcW w:w="8363" w:type="dxa"/>
            <w:gridSpan w:val="7"/>
            <w:vAlign w:val="bottom"/>
            <w:tcPrChange w:id="13" w:author="David Döbele" w:date="2024-10-02T07:48:00Z" w16du:dateUtc="2024-10-02T05:48:00Z">
              <w:tcPr>
                <w:tcW w:w="7443" w:type="dxa"/>
                <w:gridSpan w:val="7"/>
                <w:vAlign w:val="bottom"/>
              </w:tcPr>
            </w:tcPrChange>
          </w:tcPr>
          <w:p w14:paraId="2C1AB13F" w14:textId="1A4392D0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Microsoft Office</w:t>
            </w:r>
            <w:r w:rsidR="00295236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: </w:t>
            </w:r>
            <w:r w:rsidR="00295236" w:rsidRPr="00930FF7">
              <w:rPr>
                <w:rFonts w:ascii="Georgia" w:eastAsia="Georgia" w:hAnsi="Georgia" w:cs="Times New Roman"/>
                <w:sz w:val="18"/>
                <w:szCs w:val="18"/>
                <w:lang w:val="en-US"/>
                <w:rPrChange w:id="14" w:author="David Döbele" w:date="2024-10-02T07:47:00Z" w16du:dateUtc="2024-10-02T05:47:00Z">
                  <w:rPr>
                    <w:rFonts w:ascii="Georgia" w:eastAsia="Georgia" w:hAnsi="Georgia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Proficiency in Excel &amp; PowerPoint</w:t>
            </w:r>
            <w:r w:rsidR="00295236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(</w:t>
            </w:r>
            <w:r w:rsidR="00295236" w:rsidRPr="00295236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5 Coursera</w:t>
            </w:r>
            <w:r w:rsidR="00295236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295236" w:rsidRPr="00295236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Certifications)</w:t>
            </w:r>
          </w:p>
        </w:tc>
      </w:tr>
      <w:tr w:rsidR="006D5D68" w:rsidRPr="00BF09DC" w14:paraId="0224E742" w14:textId="77777777" w:rsidTr="00930FF7">
        <w:tblPrEx>
          <w:tblW w:w="9640" w:type="dxa"/>
          <w:tblInd w:w="-284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left w:w="0" w:type="dxa"/>
            <w:right w:w="0" w:type="dxa"/>
          </w:tblCellMar>
          <w:tblLook w:val="0400" w:firstRow="0" w:lastRow="0" w:firstColumn="0" w:lastColumn="0" w:noHBand="0" w:noVBand="1"/>
          <w:tblPrExChange w:id="15" w:author="David Döbele" w:date="2024-10-02T07:48:00Z" w16du:dateUtc="2024-10-02T05:48:00Z">
            <w:tblPrEx>
              <w:tblW w:w="9640" w:type="dxa"/>
              <w:tblInd w:w="-28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Ex>
          </w:tblPrExChange>
        </w:tblPrEx>
        <w:trPr>
          <w:trHeight w:val="340"/>
          <w:trPrChange w:id="16" w:author="David Döbele" w:date="2024-10-02T07:48:00Z" w16du:dateUtc="2024-10-02T05:48:00Z">
            <w:trPr>
              <w:trHeight w:val="567"/>
            </w:trPr>
          </w:trPrChange>
        </w:trPr>
        <w:tc>
          <w:tcPr>
            <w:tcW w:w="1277" w:type="dxa"/>
            <w:vAlign w:val="bottom"/>
            <w:tcPrChange w:id="17" w:author="David Döbele" w:date="2024-10-02T07:48:00Z" w16du:dateUtc="2024-10-02T05:48:00Z">
              <w:tcPr>
                <w:tcW w:w="2197" w:type="dxa"/>
                <w:gridSpan w:val="2"/>
                <w:vAlign w:val="bottom"/>
              </w:tcPr>
            </w:tcPrChange>
          </w:tcPr>
          <w:p w14:paraId="283BCFD5" w14:textId="77777777" w:rsidR="006D5D68" w:rsidRPr="007B26A2" w:rsidDel="00930FF7" w:rsidRDefault="006D5D68" w:rsidP="00550D28">
            <w:pPr>
              <w:spacing w:after="0" w:line="240" w:lineRule="auto"/>
              <w:rPr>
                <w:del w:id="18" w:author="David Döbele" w:date="2024-10-02T07:48:00Z" w16du:dateUtc="2024-10-02T05:48:00Z"/>
                <w:rFonts w:ascii="Georgia" w:eastAsia="Georgia" w:hAnsi="Georgia" w:cs="Times New Roman"/>
                <w:sz w:val="18"/>
                <w:szCs w:val="18"/>
              </w:rPr>
            </w:pPr>
            <w:proofErr w:type="spellStart"/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Inte</w:t>
            </w:r>
            <w:r w:rsidR="003A1AD2" w:rsidRPr="007B26A2">
              <w:rPr>
                <w:rFonts w:ascii="Georgia" w:eastAsia="Georgia" w:hAnsi="Georgia" w:cs="Times New Roman"/>
                <w:sz w:val="18"/>
                <w:szCs w:val="18"/>
              </w:rPr>
              <w:t>rests</w:t>
            </w:r>
            <w:proofErr w:type="spellEnd"/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:</w:t>
            </w:r>
          </w:p>
          <w:p w14:paraId="44349749" w14:textId="7E9EE5DD" w:rsidR="007B26A2" w:rsidRPr="007B26A2" w:rsidRDefault="007B26A2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</w:rPr>
            </w:pPr>
          </w:p>
        </w:tc>
        <w:tc>
          <w:tcPr>
            <w:tcW w:w="8363" w:type="dxa"/>
            <w:gridSpan w:val="7"/>
            <w:vAlign w:val="bottom"/>
            <w:tcPrChange w:id="19" w:author="David Döbele" w:date="2024-10-02T07:48:00Z" w16du:dateUtc="2024-10-02T05:48:00Z">
              <w:tcPr>
                <w:tcW w:w="7443" w:type="dxa"/>
                <w:gridSpan w:val="7"/>
                <w:vAlign w:val="bottom"/>
              </w:tcPr>
            </w:tcPrChange>
          </w:tcPr>
          <w:p w14:paraId="309C95A0" w14:textId="29246256" w:rsidR="006D5D68" w:rsidRPr="007B26A2" w:rsidRDefault="003A1AD2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W</w:t>
            </w:r>
            <w:r w:rsidR="008F40A8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eight </w:t>
            </w:r>
            <w:r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Tr</w:t>
            </w:r>
            <w:r w:rsidR="008F40A8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ainin</w:t>
            </w:r>
            <w:r w:rsidR="00086C82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g</w:t>
            </w:r>
            <w:r w:rsidR="00F72980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 (</w:t>
            </w:r>
            <w:r w:rsidR="00F72980" w:rsidRPr="007B26A2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five times a week</w:t>
            </w:r>
            <w:r w:rsidR="00F72980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)</w:t>
            </w:r>
            <w:r w:rsidR="008F40A8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r w:rsidR="00295236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Tennis </w:t>
            </w:r>
            <w:r w:rsidR="00295236" w:rsidRPr="00930FF7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  <w:rPrChange w:id="20" w:author="David Döbele" w:date="2024-10-02T07:47:00Z" w16du:dateUtc="2024-10-02T05:47:00Z">
                  <w:rPr>
                    <w:rFonts w:ascii="Georgia" w:eastAsia="Georgia" w:hAnsi="Georgia" w:cs="Times New Roman"/>
                    <w:color w:val="000000"/>
                    <w:sz w:val="18"/>
                    <w:szCs w:val="18"/>
                    <w:lang w:val="en-US"/>
                  </w:rPr>
                </w:rPrChange>
              </w:rPr>
              <w:t>(played 10 years in a club),</w:t>
            </w:r>
            <w:r w:rsidR="00295236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M</w:t>
            </w:r>
            <w:r w:rsidR="008F40A8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editation</w:t>
            </w:r>
            <w:r w:rsidR="00F72980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 (</w:t>
            </w:r>
            <w:r w:rsidR="00F72980" w:rsidRPr="007B26A2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 xml:space="preserve">15 minutes </w:t>
            </w:r>
            <w:r w:rsidR="00B274E2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per</w:t>
            </w:r>
            <w:r w:rsidR="00F72980" w:rsidRPr="007B26A2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 xml:space="preserve"> day</w:t>
            </w:r>
            <w:r w:rsidR="00F72980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</w:tr>
    </w:tbl>
    <w:p w14:paraId="3EC68D67" w14:textId="77777777" w:rsidR="006D5D68" w:rsidRPr="008F40A8" w:rsidRDefault="006D5D68" w:rsidP="006673C0">
      <w:pPr>
        <w:spacing w:after="0" w:line="240" w:lineRule="auto"/>
        <w:rPr>
          <w:rFonts w:ascii="Georgia" w:hAnsi="Georgia"/>
          <w:lang w:val="en-US"/>
        </w:rPr>
      </w:pPr>
    </w:p>
    <w:sectPr w:rsidR="006D5D68" w:rsidRPr="008F40A8" w:rsidSect="00AF0A9A">
      <w:footerReference w:type="even" r:id="rId12"/>
      <w:pgSz w:w="11906" w:h="16838"/>
      <w:pgMar w:top="851" w:right="1418" w:bottom="340" w:left="1418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5" w:author="David Döbele" w:date="2024-10-02T07:45:00Z" w:initials="MOU">
    <w:p w14:paraId="5DEFE844" w14:textId="77777777" w:rsidR="00BF09DC" w:rsidRDefault="00BF09DC" w:rsidP="00BF09DC">
      <w:r>
        <w:rPr>
          <w:rStyle w:val="Kommentarzeichen"/>
        </w:rPr>
        <w:annotationRef/>
      </w:r>
      <w:r>
        <w:rPr>
          <w:sz w:val="20"/>
          <w:szCs w:val="20"/>
        </w:rPr>
        <w:t>In simple Past formulieren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DEFE84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A3BF080" w16cex:dateUtc="2024-10-02T05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DEFE844" w16cid:durableId="7A3BF08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2DB413" w14:textId="77777777" w:rsidR="003B3FE1" w:rsidRDefault="003B3FE1">
      <w:pPr>
        <w:spacing w:after="0" w:line="240" w:lineRule="auto"/>
      </w:pPr>
      <w:r>
        <w:separator/>
      </w:r>
    </w:p>
  </w:endnote>
  <w:endnote w:type="continuationSeparator" w:id="0">
    <w:p w14:paraId="0BFC2EAA" w14:textId="77777777" w:rsidR="003B3FE1" w:rsidRDefault="003B3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B14A3B" w14:textId="77777777" w:rsidR="00040CBB" w:rsidRDefault="00040CB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9797659" w14:textId="77777777" w:rsidR="00040CBB" w:rsidRDefault="00040CB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1B78EB" w14:textId="77777777" w:rsidR="003B3FE1" w:rsidRDefault="003B3FE1">
      <w:pPr>
        <w:spacing w:after="0" w:line="240" w:lineRule="auto"/>
      </w:pPr>
      <w:r>
        <w:separator/>
      </w:r>
    </w:p>
  </w:footnote>
  <w:footnote w:type="continuationSeparator" w:id="0">
    <w:p w14:paraId="2E593ED4" w14:textId="77777777" w:rsidR="003B3FE1" w:rsidRDefault="003B3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4D3CD5"/>
    <w:multiLevelType w:val="multilevel"/>
    <w:tmpl w:val="A51826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DC07467"/>
    <w:multiLevelType w:val="multilevel"/>
    <w:tmpl w:val="0E16CBE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80516298">
    <w:abstractNumId w:val="0"/>
  </w:num>
  <w:num w:numId="2" w16cid:durableId="68533283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8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D68"/>
    <w:rsid w:val="00002C9B"/>
    <w:rsid w:val="00004F21"/>
    <w:rsid w:val="00012D29"/>
    <w:rsid w:val="00014DBF"/>
    <w:rsid w:val="000170DB"/>
    <w:rsid w:val="00036280"/>
    <w:rsid w:val="00040CBB"/>
    <w:rsid w:val="00043B42"/>
    <w:rsid w:val="0005577D"/>
    <w:rsid w:val="00062E91"/>
    <w:rsid w:val="00063C73"/>
    <w:rsid w:val="00080A0C"/>
    <w:rsid w:val="00086C82"/>
    <w:rsid w:val="000A3811"/>
    <w:rsid w:val="000D36ED"/>
    <w:rsid w:val="000E645C"/>
    <w:rsid w:val="00105742"/>
    <w:rsid w:val="00152848"/>
    <w:rsid w:val="001803A5"/>
    <w:rsid w:val="00182E87"/>
    <w:rsid w:val="001A0C94"/>
    <w:rsid w:val="001B379E"/>
    <w:rsid w:val="001C3C78"/>
    <w:rsid w:val="001C60B7"/>
    <w:rsid w:val="001D28A0"/>
    <w:rsid w:val="00207B2F"/>
    <w:rsid w:val="00212686"/>
    <w:rsid w:val="002217D0"/>
    <w:rsid w:val="00222565"/>
    <w:rsid w:val="0022419E"/>
    <w:rsid w:val="002357E9"/>
    <w:rsid w:val="00245798"/>
    <w:rsid w:val="00253715"/>
    <w:rsid w:val="00257994"/>
    <w:rsid w:val="00295236"/>
    <w:rsid w:val="002A5111"/>
    <w:rsid w:val="002B6E4A"/>
    <w:rsid w:val="002F671E"/>
    <w:rsid w:val="00322BAE"/>
    <w:rsid w:val="00355738"/>
    <w:rsid w:val="003617FF"/>
    <w:rsid w:val="00383CAA"/>
    <w:rsid w:val="003929C3"/>
    <w:rsid w:val="003A1AD2"/>
    <w:rsid w:val="003A1B53"/>
    <w:rsid w:val="003A6B29"/>
    <w:rsid w:val="003B21DD"/>
    <w:rsid w:val="003B3FE1"/>
    <w:rsid w:val="003C7C14"/>
    <w:rsid w:val="003D2222"/>
    <w:rsid w:val="003F3193"/>
    <w:rsid w:val="00423BBA"/>
    <w:rsid w:val="00462CAB"/>
    <w:rsid w:val="0047652A"/>
    <w:rsid w:val="004849AB"/>
    <w:rsid w:val="00497FA2"/>
    <w:rsid w:val="004A34CF"/>
    <w:rsid w:val="004A5376"/>
    <w:rsid w:val="004D2086"/>
    <w:rsid w:val="004D5333"/>
    <w:rsid w:val="004D61E1"/>
    <w:rsid w:val="004E3E04"/>
    <w:rsid w:val="0051089B"/>
    <w:rsid w:val="005233F5"/>
    <w:rsid w:val="005341F5"/>
    <w:rsid w:val="00536DDF"/>
    <w:rsid w:val="00537D78"/>
    <w:rsid w:val="00550D28"/>
    <w:rsid w:val="0055126B"/>
    <w:rsid w:val="0057621D"/>
    <w:rsid w:val="00582948"/>
    <w:rsid w:val="00593033"/>
    <w:rsid w:val="00596283"/>
    <w:rsid w:val="005A0A61"/>
    <w:rsid w:val="005B047A"/>
    <w:rsid w:val="005D3769"/>
    <w:rsid w:val="005F5087"/>
    <w:rsid w:val="00615114"/>
    <w:rsid w:val="00626BD1"/>
    <w:rsid w:val="0064185F"/>
    <w:rsid w:val="0065279F"/>
    <w:rsid w:val="006577AD"/>
    <w:rsid w:val="006603D8"/>
    <w:rsid w:val="00660DB3"/>
    <w:rsid w:val="006673C0"/>
    <w:rsid w:val="00672E4A"/>
    <w:rsid w:val="00683700"/>
    <w:rsid w:val="006A2D10"/>
    <w:rsid w:val="006C6039"/>
    <w:rsid w:val="006D5D68"/>
    <w:rsid w:val="006E1F90"/>
    <w:rsid w:val="006F5A05"/>
    <w:rsid w:val="00707C4A"/>
    <w:rsid w:val="00707FE4"/>
    <w:rsid w:val="00716575"/>
    <w:rsid w:val="00731148"/>
    <w:rsid w:val="0074249B"/>
    <w:rsid w:val="007663C0"/>
    <w:rsid w:val="0079755C"/>
    <w:rsid w:val="007B26A2"/>
    <w:rsid w:val="007C5F8E"/>
    <w:rsid w:val="007C65B2"/>
    <w:rsid w:val="007D2EA6"/>
    <w:rsid w:val="007F3F26"/>
    <w:rsid w:val="007F511F"/>
    <w:rsid w:val="008020BF"/>
    <w:rsid w:val="0080378F"/>
    <w:rsid w:val="008269D2"/>
    <w:rsid w:val="00865F73"/>
    <w:rsid w:val="00871976"/>
    <w:rsid w:val="00887341"/>
    <w:rsid w:val="00893508"/>
    <w:rsid w:val="008A3462"/>
    <w:rsid w:val="008B52D8"/>
    <w:rsid w:val="008C3FA9"/>
    <w:rsid w:val="008D506C"/>
    <w:rsid w:val="008E30D6"/>
    <w:rsid w:val="008F40A8"/>
    <w:rsid w:val="00901B3E"/>
    <w:rsid w:val="00912776"/>
    <w:rsid w:val="0092349C"/>
    <w:rsid w:val="00930FF7"/>
    <w:rsid w:val="00947122"/>
    <w:rsid w:val="009D4F19"/>
    <w:rsid w:val="009E2370"/>
    <w:rsid w:val="00A11223"/>
    <w:rsid w:val="00A1215B"/>
    <w:rsid w:val="00A14839"/>
    <w:rsid w:val="00A246A2"/>
    <w:rsid w:val="00A365DC"/>
    <w:rsid w:val="00A36D7F"/>
    <w:rsid w:val="00A42669"/>
    <w:rsid w:val="00A5357E"/>
    <w:rsid w:val="00A61163"/>
    <w:rsid w:val="00A614B9"/>
    <w:rsid w:val="00A636A0"/>
    <w:rsid w:val="00A935A9"/>
    <w:rsid w:val="00A95976"/>
    <w:rsid w:val="00A97A9A"/>
    <w:rsid w:val="00AA19D3"/>
    <w:rsid w:val="00AA7259"/>
    <w:rsid w:val="00AC6613"/>
    <w:rsid w:val="00AD0F76"/>
    <w:rsid w:val="00AD22AD"/>
    <w:rsid w:val="00AF0A9A"/>
    <w:rsid w:val="00AF4D30"/>
    <w:rsid w:val="00AF4FFC"/>
    <w:rsid w:val="00B274E2"/>
    <w:rsid w:val="00B3699F"/>
    <w:rsid w:val="00B378B5"/>
    <w:rsid w:val="00B64F79"/>
    <w:rsid w:val="00B763C3"/>
    <w:rsid w:val="00B856E2"/>
    <w:rsid w:val="00B8604E"/>
    <w:rsid w:val="00BA00F7"/>
    <w:rsid w:val="00BA58B0"/>
    <w:rsid w:val="00BB77C9"/>
    <w:rsid w:val="00BC79BD"/>
    <w:rsid w:val="00BE218F"/>
    <w:rsid w:val="00BE252F"/>
    <w:rsid w:val="00BE4520"/>
    <w:rsid w:val="00BF09DC"/>
    <w:rsid w:val="00BF2DA4"/>
    <w:rsid w:val="00C0579D"/>
    <w:rsid w:val="00C07B1F"/>
    <w:rsid w:val="00C22EB8"/>
    <w:rsid w:val="00C2641A"/>
    <w:rsid w:val="00C3119F"/>
    <w:rsid w:val="00C461AA"/>
    <w:rsid w:val="00C610BE"/>
    <w:rsid w:val="00C84D17"/>
    <w:rsid w:val="00D1313E"/>
    <w:rsid w:val="00D26756"/>
    <w:rsid w:val="00D650AE"/>
    <w:rsid w:val="00D74B40"/>
    <w:rsid w:val="00D86484"/>
    <w:rsid w:val="00D87F7F"/>
    <w:rsid w:val="00D91DF3"/>
    <w:rsid w:val="00DB1465"/>
    <w:rsid w:val="00DD60DA"/>
    <w:rsid w:val="00DE0DFE"/>
    <w:rsid w:val="00DE7936"/>
    <w:rsid w:val="00E117B5"/>
    <w:rsid w:val="00E34E64"/>
    <w:rsid w:val="00E36EDF"/>
    <w:rsid w:val="00E45349"/>
    <w:rsid w:val="00E47369"/>
    <w:rsid w:val="00E51A67"/>
    <w:rsid w:val="00E6421D"/>
    <w:rsid w:val="00E744A6"/>
    <w:rsid w:val="00EC2FF4"/>
    <w:rsid w:val="00EC33D1"/>
    <w:rsid w:val="00EF58B5"/>
    <w:rsid w:val="00F328A8"/>
    <w:rsid w:val="00F635BA"/>
    <w:rsid w:val="00F71C61"/>
    <w:rsid w:val="00F72980"/>
    <w:rsid w:val="00F806DA"/>
    <w:rsid w:val="00FA41DE"/>
    <w:rsid w:val="00FC290A"/>
    <w:rsid w:val="00FE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B15FB"/>
  <w15:chartTrackingRefBased/>
  <w15:docId w15:val="{0D4F767C-EA60-5A49-B03E-A7F183F5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D5D68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de-AT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D5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5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D5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D5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D5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5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5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5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5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5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5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D5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D5D6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D5D6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5D6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5D6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5D6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5D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D5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5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5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5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D5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5D6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D5D6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5D6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5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5D6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D5D68"/>
    <w:rPr>
      <w:b/>
      <w:bCs/>
      <w:smallCaps/>
      <w:color w:val="0F4761" w:themeColor="accent1" w:themeShade="BF"/>
      <w:spacing w:val="5"/>
    </w:rPr>
  </w:style>
  <w:style w:type="paragraph" w:customStyle="1" w:styleId="Bullets">
    <w:name w:val="Bullets"/>
    <w:basedOn w:val="Listenabsatz"/>
    <w:qFormat/>
    <w:rsid w:val="006D5D68"/>
    <w:pPr>
      <w:numPr>
        <w:numId w:val="2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berarbeitung">
    <w:name w:val="Revision"/>
    <w:hidden/>
    <w:uiPriority w:val="99"/>
    <w:semiHidden/>
    <w:rsid w:val="00B856E2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de-AT" w:eastAsia="de-DE"/>
      <w14:ligatures w14:val="non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856E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856E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856E2"/>
    <w:rPr>
      <w:rFonts w:ascii="Calibri" w:eastAsia="Calibri" w:hAnsi="Calibri" w:cs="Calibri"/>
      <w:kern w:val="0"/>
      <w:sz w:val="20"/>
      <w:szCs w:val="20"/>
      <w:lang w:val="de-AT" w:eastAsia="de-DE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856E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856E2"/>
    <w:rPr>
      <w:rFonts w:ascii="Calibri" w:eastAsia="Calibri" w:hAnsi="Calibri" w:cs="Calibri"/>
      <w:b/>
      <w:bCs/>
      <w:kern w:val="0"/>
      <w:sz w:val="20"/>
      <w:szCs w:val="20"/>
      <w:lang w:val="de-AT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3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FD38C7-DFC5-1A4F-B6A0-55AE3A052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Hausberger</dc:creator>
  <cp:keywords/>
  <dc:description/>
  <cp:lastModifiedBy>David Döbele</cp:lastModifiedBy>
  <cp:revision>5</cp:revision>
  <dcterms:created xsi:type="dcterms:W3CDTF">2024-10-01T18:55:00Z</dcterms:created>
  <dcterms:modified xsi:type="dcterms:W3CDTF">2024-10-02T05:48:00Z</dcterms:modified>
</cp:coreProperties>
</file>