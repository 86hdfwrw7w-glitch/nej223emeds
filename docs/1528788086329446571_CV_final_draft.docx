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929ED" w14:textId="0E244062" w:rsidR="00D40815" w:rsidRPr="00035B62" w:rsidRDefault="00937B89" w:rsidP="00AB7951">
      <w:pPr>
        <w:spacing w:after="20"/>
        <w:jc w:val="center"/>
        <w:rPr>
          <w:sz w:val="36"/>
          <w:szCs w:val="36"/>
          <w:lang w:val="en-US"/>
        </w:rPr>
      </w:pPr>
      <w:r w:rsidRPr="00035B62">
        <w:rPr>
          <w:b/>
          <w:bCs/>
          <w:sz w:val="36"/>
          <w:szCs w:val="36"/>
          <w:lang w:val="en-US"/>
        </w:rPr>
        <w:t>Benedikt Anton Maria Still</w:t>
      </w:r>
    </w:p>
    <w:p w14:paraId="4F0A6C85" w14:textId="77777777" w:rsidR="00D40815" w:rsidRPr="00937B89" w:rsidRDefault="00937B89">
      <w:pPr>
        <w:spacing w:after="20"/>
        <w:jc w:val="center"/>
        <w:rPr>
          <w:lang w:val="en-US"/>
        </w:rPr>
      </w:pPr>
      <w:r w:rsidRPr="00937B89">
        <w:rPr>
          <w:sz w:val="19"/>
          <w:szCs w:val="19"/>
          <w:lang w:val="en-US"/>
        </w:rPr>
        <w:t>benediktantonmariastill@gmail.com | +49 1511 7443029</w:t>
      </w:r>
    </w:p>
    <w:p w14:paraId="5DF21B3B" w14:textId="77777777" w:rsidR="00D40815" w:rsidRPr="00035B62" w:rsidRDefault="00937B89">
      <w:pPr>
        <w:pBdr>
          <w:bottom w:val="single" w:sz="6" w:space="1" w:color="000000"/>
        </w:pBdr>
        <w:spacing w:before="110" w:after="35"/>
        <w:rPr>
          <w:sz w:val="21"/>
          <w:szCs w:val="21"/>
          <w:lang w:val="en-US"/>
        </w:rPr>
      </w:pPr>
      <w:r w:rsidRPr="00035B62">
        <w:rPr>
          <w:b/>
          <w:bCs/>
          <w:sz w:val="21"/>
          <w:szCs w:val="21"/>
          <w:lang w:val="en-US"/>
        </w:rPr>
        <w:t>EDUCATION</w:t>
      </w:r>
    </w:p>
    <w:p w14:paraId="2C0B9C5F" w14:textId="77777777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Frankfurt School of Finance &amp; Management</w:t>
      </w:r>
      <w:r w:rsidRPr="00937B89">
        <w:rPr>
          <w:b/>
          <w:bCs/>
          <w:sz w:val="19"/>
          <w:szCs w:val="19"/>
          <w:lang w:val="en-US"/>
        </w:rPr>
        <w:tab/>
        <w:t>Frankfurt am Main, DE</w:t>
      </w:r>
    </w:p>
    <w:p w14:paraId="547ABE9A" w14:textId="77777777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>B.Sc. in Business Administration</w:t>
      </w:r>
      <w:r w:rsidRPr="00937B89">
        <w:rPr>
          <w:sz w:val="19"/>
          <w:szCs w:val="19"/>
          <w:lang w:val="en-US"/>
        </w:rPr>
        <w:tab/>
        <w:t>09/2026 – 02/2030</w:t>
      </w:r>
    </w:p>
    <w:p w14:paraId="03EF0ED6" w14:textId="77777777" w:rsidR="00D40815" w:rsidRDefault="00937B89" w:rsidP="00A557D6">
      <w:pPr>
        <w:tabs>
          <w:tab w:val="right" w:pos="10106"/>
        </w:tabs>
        <w:spacing w:before="60" w:line="276" w:lineRule="auto"/>
      </w:pPr>
      <w:r>
        <w:rPr>
          <w:b/>
          <w:bCs/>
          <w:sz w:val="19"/>
          <w:szCs w:val="19"/>
        </w:rPr>
        <w:t>Toyota Deutschland GmbH</w:t>
      </w:r>
      <w:r>
        <w:rPr>
          <w:b/>
          <w:bCs/>
          <w:sz w:val="19"/>
          <w:szCs w:val="19"/>
        </w:rPr>
        <w:tab/>
        <w:t>Cologne, DE</w:t>
      </w:r>
    </w:p>
    <w:p w14:paraId="0518E902" w14:textId="77777777" w:rsidR="00D40815" w:rsidRDefault="00937B89" w:rsidP="00A557D6">
      <w:pPr>
        <w:tabs>
          <w:tab w:val="right" w:pos="10106"/>
        </w:tabs>
        <w:spacing w:line="276" w:lineRule="auto"/>
      </w:pPr>
      <w:r>
        <w:rPr>
          <w:i/>
          <w:iCs/>
          <w:sz w:val="19"/>
          <w:szCs w:val="19"/>
        </w:rPr>
        <w:t>Certified Automotive Sales Professional (Geprüfter Automobilverkäufer, VDA/VDIK/ZDK)</w:t>
      </w:r>
      <w:r>
        <w:rPr>
          <w:sz w:val="19"/>
          <w:szCs w:val="19"/>
        </w:rPr>
        <w:tab/>
        <w:t>04/2025 – 01/2026</w:t>
      </w:r>
    </w:p>
    <w:p w14:paraId="27AFAD39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Manufacturer certification normally awarded after two years in a sales role; completed during apprenticeship</w:t>
      </w:r>
    </w:p>
    <w:p w14:paraId="19951FBA" w14:textId="428E9EFC" w:rsidR="00D40815" w:rsidRDefault="002C59A9" w:rsidP="00A557D6">
      <w:pPr>
        <w:tabs>
          <w:tab w:val="right" w:pos="10106"/>
        </w:tabs>
        <w:spacing w:before="60" w:line="276" w:lineRule="auto"/>
      </w:pPr>
      <w:r>
        <w:rPr>
          <w:b/>
          <w:bCs/>
          <w:sz w:val="19"/>
          <w:szCs w:val="19"/>
        </w:rPr>
        <w:t>IHK</w:t>
      </w:r>
      <w:r w:rsidR="00937B89">
        <w:rPr>
          <w:b/>
          <w:bCs/>
          <w:sz w:val="19"/>
          <w:szCs w:val="19"/>
        </w:rPr>
        <w:t xml:space="preserve"> /</w:t>
      </w:r>
      <w:r>
        <w:rPr>
          <w:b/>
          <w:bCs/>
          <w:sz w:val="19"/>
          <w:szCs w:val="19"/>
        </w:rPr>
        <w:t xml:space="preserve"> Städtische Berufsschule für Finanz-, Immobilien- und Automobilwirtschaft </w:t>
      </w:r>
      <w:r w:rsidR="00937B89">
        <w:rPr>
          <w:b/>
          <w:bCs/>
          <w:sz w:val="19"/>
          <w:szCs w:val="19"/>
        </w:rPr>
        <w:tab/>
        <w:t>Munich, DE</w:t>
      </w:r>
    </w:p>
    <w:p w14:paraId="08EEE902" w14:textId="77777777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 xml:space="preserve">Vocational qualification: </w:t>
      </w:r>
      <w:proofErr w:type="spellStart"/>
      <w:r w:rsidRPr="00937B89">
        <w:rPr>
          <w:i/>
          <w:iCs/>
          <w:sz w:val="19"/>
          <w:szCs w:val="19"/>
          <w:lang w:val="en-US"/>
        </w:rPr>
        <w:t>Automobilkaufmann</w:t>
      </w:r>
      <w:proofErr w:type="spellEnd"/>
      <w:r w:rsidRPr="00937B89">
        <w:rPr>
          <w:i/>
          <w:iCs/>
          <w:sz w:val="19"/>
          <w:szCs w:val="19"/>
          <w:lang w:val="en-US"/>
        </w:rPr>
        <w:t xml:space="preserve"> (Certified Automotive Business Administrator)</w:t>
      </w:r>
      <w:r w:rsidRPr="00937B89">
        <w:rPr>
          <w:sz w:val="19"/>
          <w:szCs w:val="19"/>
          <w:lang w:val="en-US"/>
        </w:rPr>
        <w:tab/>
        <w:t>09/2023 – 07/2025</w:t>
      </w:r>
    </w:p>
    <w:p w14:paraId="506D9B50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Final grade 1.5 (1.0 – 6.0, 1.0 being best); top 5% of cohort; completed ahead of schedule</w:t>
      </w:r>
    </w:p>
    <w:p w14:paraId="17EC1EA3" w14:textId="73B03253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 xml:space="preserve">Awarded an IHK scholarship for further professional qualification </w:t>
      </w:r>
      <w:del w:id="0" w:author="David Döbele" w:date="2026-07-20T17:30:00Z" w16du:dateUtc="2026-07-20T15:30:00Z">
        <w:r w:rsidRPr="00937B89" w:rsidDel="00AB548C">
          <w:rPr>
            <w:sz w:val="19"/>
            <w:szCs w:val="19"/>
            <w:lang w:val="en-US"/>
          </w:rPr>
          <w:delText>on the basis of</w:delText>
        </w:r>
      </w:del>
      <w:ins w:id="1" w:author="David Döbele" w:date="2026-07-20T17:30:00Z" w16du:dateUtc="2026-07-20T15:30:00Z">
        <w:r w:rsidR="00AB548C" w:rsidRPr="00937B89">
          <w:rPr>
            <w:sz w:val="19"/>
            <w:szCs w:val="19"/>
            <w:lang w:val="en-US"/>
          </w:rPr>
          <w:t>based on</w:t>
        </w:r>
      </w:ins>
      <w:r w:rsidRPr="00937B89">
        <w:rPr>
          <w:sz w:val="19"/>
          <w:szCs w:val="19"/>
          <w:lang w:val="en-US"/>
        </w:rPr>
        <w:t xml:space="preserve"> performance</w:t>
      </w:r>
    </w:p>
    <w:p w14:paraId="58600D22" w14:textId="29EC63D8" w:rsidR="00D40815" w:rsidRPr="00CA3DB9" w:rsidRDefault="00CA3DB9" w:rsidP="00A557D6">
      <w:pPr>
        <w:tabs>
          <w:tab w:val="right" w:pos="10106"/>
        </w:tabs>
        <w:spacing w:before="60" w:line="276" w:lineRule="auto"/>
      </w:pPr>
      <w:r w:rsidRPr="00CA3DB9">
        <w:rPr>
          <w:b/>
          <w:bCs/>
          <w:sz w:val="19"/>
          <w:szCs w:val="19"/>
        </w:rPr>
        <w:t>Staatliche FOSBOS Augsburg</w:t>
      </w:r>
      <w:r>
        <w:rPr>
          <w:b/>
          <w:bCs/>
          <w:sz w:val="19"/>
          <w:szCs w:val="19"/>
        </w:rPr>
        <w:t xml:space="preserve"> &amp; </w:t>
      </w:r>
      <w:r w:rsidR="00937B89" w:rsidRPr="00CA3DB9">
        <w:rPr>
          <w:b/>
          <w:bCs/>
          <w:sz w:val="19"/>
          <w:szCs w:val="19"/>
        </w:rPr>
        <w:t>International School Augsburg</w:t>
      </w:r>
      <w:r w:rsidR="00937B89" w:rsidRPr="00CA3DB9">
        <w:rPr>
          <w:b/>
          <w:bCs/>
          <w:sz w:val="19"/>
          <w:szCs w:val="19"/>
        </w:rPr>
        <w:tab/>
      </w:r>
      <w:proofErr w:type="spellStart"/>
      <w:r w:rsidR="00937B89" w:rsidRPr="00CA3DB9">
        <w:rPr>
          <w:b/>
          <w:bCs/>
          <w:sz w:val="19"/>
          <w:szCs w:val="19"/>
        </w:rPr>
        <w:t>Augsburg</w:t>
      </w:r>
      <w:proofErr w:type="spellEnd"/>
      <w:r w:rsidR="00937B89" w:rsidRPr="00CA3DB9">
        <w:rPr>
          <w:b/>
          <w:bCs/>
          <w:sz w:val="19"/>
          <w:szCs w:val="19"/>
        </w:rPr>
        <w:t>, DE</w:t>
      </w:r>
    </w:p>
    <w:p w14:paraId="77E4BAD9" w14:textId="66346962" w:rsidR="00D40815" w:rsidRPr="00937B89" w:rsidRDefault="00CA3DB9" w:rsidP="00A557D6">
      <w:pPr>
        <w:tabs>
          <w:tab w:val="right" w:pos="10106"/>
        </w:tabs>
        <w:spacing w:line="276" w:lineRule="auto"/>
        <w:rPr>
          <w:lang w:val="en-US"/>
        </w:rPr>
      </w:pPr>
      <w:r>
        <w:rPr>
          <w:i/>
          <w:iCs/>
          <w:sz w:val="19"/>
          <w:szCs w:val="19"/>
          <w:lang w:val="en-US"/>
        </w:rPr>
        <w:t xml:space="preserve">Equivalent to A-Levels &amp; </w:t>
      </w:r>
      <w:r w:rsidR="00937B89" w:rsidRPr="00937B89">
        <w:rPr>
          <w:i/>
          <w:iCs/>
          <w:sz w:val="19"/>
          <w:szCs w:val="19"/>
          <w:lang w:val="en-US"/>
        </w:rPr>
        <w:t>International General Certificate of Secondary Education (IGCSE)</w:t>
      </w:r>
      <w:r w:rsidR="00937B89" w:rsidRPr="00937B89">
        <w:rPr>
          <w:sz w:val="19"/>
          <w:szCs w:val="19"/>
          <w:lang w:val="en-US"/>
        </w:rPr>
        <w:tab/>
        <w:t>09/2019 – 07/202</w:t>
      </w:r>
      <w:r>
        <w:rPr>
          <w:sz w:val="19"/>
          <w:szCs w:val="19"/>
          <w:lang w:val="en-US"/>
        </w:rPr>
        <w:t>3</w:t>
      </w:r>
    </w:p>
    <w:p w14:paraId="1CE10D72" w14:textId="0FF12408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 xml:space="preserve">Final average </w:t>
      </w:r>
      <w:r w:rsidR="00CA3DB9">
        <w:rPr>
          <w:sz w:val="19"/>
          <w:szCs w:val="19"/>
          <w:lang w:val="en-US"/>
        </w:rPr>
        <w:t xml:space="preserve">in IGCSE </w:t>
      </w:r>
      <w:r w:rsidRPr="00937B89">
        <w:rPr>
          <w:sz w:val="19"/>
          <w:szCs w:val="19"/>
          <w:lang w:val="en-US"/>
        </w:rPr>
        <w:t xml:space="preserve">1.3 (German scale); </w:t>
      </w:r>
      <w:proofErr w:type="spellStart"/>
      <w:r w:rsidRPr="00937B89">
        <w:rPr>
          <w:sz w:val="19"/>
          <w:szCs w:val="19"/>
          <w:lang w:val="en-US"/>
        </w:rPr>
        <w:t>specialisation</w:t>
      </w:r>
      <w:proofErr w:type="spellEnd"/>
      <w:r w:rsidRPr="00937B89">
        <w:rPr>
          <w:sz w:val="19"/>
          <w:szCs w:val="19"/>
          <w:lang w:val="en-US"/>
        </w:rPr>
        <w:t xml:space="preserve"> in Business Studies</w:t>
      </w:r>
    </w:p>
    <w:p w14:paraId="00CD9693" w14:textId="77777777" w:rsidR="00D40815" w:rsidRPr="00937B89" w:rsidRDefault="00937B89" w:rsidP="00A557D6">
      <w:pPr>
        <w:tabs>
          <w:tab w:val="right" w:pos="10106"/>
        </w:tabs>
        <w:spacing w:before="6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Box Hill School</w:t>
      </w:r>
      <w:r w:rsidRPr="00937B89">
        <w:rPr>
          <w:b/>
          <w:bCs/>
          <w:sz w:val="19"/>
          <w:szCs w:val="19"/>
          <w:lang w:val="en-US"/>
        </w:rPr>
        <w:tab/>
        <w:t>Surrey, UK</w:t>
      </w:r>
    </w:p>
    <w:p w14:paraId="6A1635CE" w14:textId="77777777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>Academic year abroad</w:t>
      </w:r>
      <w:r w:rsidRPr="00937B89">
        <w:rPr>
          <w:sz w:val="19"/>
          <w:szCs w:val="19"/>
          <w:lang w:val="en-US"/>
        </w:rPr>
        <w:tab/>
        <w:t>09/2018 – 09/2019</w:t>
      </w:r>
    </w:p>
    <w:p w14:paraId="711B06B6" w14:textId="77777777" w:rsidR="00D40815" w:rsidRPr="00035B62" w:rsidRDefault="00937B89">
      <w:pPr>
        <w:pBdr>
          <w:bottom w:val="single" w:sz="6" w:space="1" w:color="000000"/>
        </w:pBdr>
        <w:spacing w:before="110" w:after="35"/>
        <w:rPr>
          <w:sz w:val="21"/>
          <w:szCs w:val="21"/>
          <w:lang w:val="en-US"/>
        </w:rPr>
      </w:pPr>
      <w:r w:rsidRPr="00035B62">
        <w:rPr>
          <w:b/>
          <w:bCs/>
          <w:sz w:val="21"/>
          <w:szCs w:val="21"/>
          <w:lang w:val="en-US"/>
        </w:rPr>
        <w:t>WORK EXPERIENCE</w:t>
      </w:r>
    </w:p>
    <w:p w14:paraId="34DD687B" w14:textId="02F4FAF7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 xml:space="preserve">KPMG </w:t>
      </w:r>
      <w:r w:rsidR="00CD629C">
        <w:rPr>
          <w:b/>
          <w:bCs/>
          <w:sz w:val="19"/>
          <w:szCs w:val="19"/>
          <w:lang w:val="en-US"/>
        </w:rPr>
        <w:t xml:space="preserve">Austria </w:t>
      </w:r>
      <w:r w:rsidRPr="00937B89">
        <w:rPr>
          <w:b/>
          <w:bCs/>
          <w:sz w:val="19"/>
          <w:szCs w:val="19"/>
          <w:lang w:val="en-US"/>
        </w:rPr>
        <w:t>GmbH</w:t>
      </w:r>
      <w:r w:rsidRPr="00937B89">
        <w:rPr>
          <w:b/>
          <w:bCs/>
          <w:sz w:val="19"/>
          <w:szCs w:val="19"/>
          <w:lang w:val="en-US"/>
        </w:rPr>
        <w:tab/>
        <w:t>Linz, AT</w:t>
      </w:r>
    </w:p>
    <w:p w14:paraId="2CFE13F9" w14:textId="174E3C1B" w:rsidR="00D40815" w:rsidRPr="00AB7951" w:rsidRDefault="00AB7951" w:rsidP="00A557D6">
      <w:pPr>
        <w:tabs>
          <w:tab w:val="right" w:pos="10106"/>
        </w:tabs>
        <w:spacing w:line="276" w:lineRule="auto"/>
        <w:rPr>
          <w:lang w:val="en-GB"/>
        </w:rPr>
      </w:pPr>
      <w:r w:rsidRPr="00AB7951">
        <w:rPr>
          <w:i/>
          <w:iCs/>
          <w:sz w:val="19"/>
          <w:szCs w:val="19"/>
          <w:lang w:val="en-GB"/>
        </w:rPr>
        <w:t xml:space="preserve">Intern | </w:t>
      </w:r>
      <w:r w:rsidR="00937B89" w:rsidRPr="00AB7951">
        <w:rPr>
          <w:i/>
          <w:iCs/>
          <w:sz w:val="19"/>
          <w:szCs w:val="19"/>
          <w:lang w:val="en-GB"/>
        </w:rPr>
        <w:t>Mergers &amp; Acquisitions</w:t>
      </w:r>
      <w:r w:rsidR="00937B89" w:rsidRPr="00AB7951">
        <w:rPr>
          <w:sz w:val="19"/>
          <w:szCs w:val="19"/>
          <w:lang w:val="en-GB"/>
        </w:rPr>
        <w:tab/>
        <w:t>05/2026 – 06/2026</w:t>
      </w:r>
    </w:p>
    <w:p w14:paraId="2A50F067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Buy-side origination mandate for a Frankfurt-based private equity fund in automotive retail</w:t>
      </w:r>
    </w:p>
    <w:p w14:paraId="7E237B0D" w14:textId="77777777" w:rsidR="00D40815" w:rsidRPr="00937B89" w:rsidRDefault="00937B89" w:rsidP="00A557D6">
      <w:pPr>
        <w:pStyle w:val="Listenabsatz"/>
        <w:numPr>
          <w:ilvl w:val="1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Screened mid-sized targets and derived comprehensive long lists against strategic and financial criteria</w:t>
      </w:r>
    </w:p>
    <w:p w14:paraId="3234A78C" w14:textId="77777777" w:rsidR="00D40815" w:rsidRPr="00937B89" w:rsidRDefault="00937B89" w:rsidP="00A557D6">
      <w:pPr>
        <w:pStyle w:val="Listenabsatz"/>
        <w:numPr>
          <w:ilvl w:val="1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 xml:space="preserve">Prepared buy-side company profiles </w:t>
      </w:r>
      <w:proofErr w:type="spellStart"/>
      <w:r w:rsidRPr="00937B89">
        <w:rPr>
          <w:sz w:val="19"/>
          <w:szCs w:val="19"/>
          <w:lang w:val="en-US"/>
        </w:rPr>
        <w:t>analysing</w:t>
      </w:r>
      <w:proofErr w:type="spellEnd"/>
      <w:r w:rsidRPr="00937B89">
        <w:rPr>
          <w:sz w:val="19"/>
          <w:szCs w:val="19"/>
          <w:lang w:val="en-US"/>
        </w:rPr>
        <w:t xml:space="preserve"> financial structures, operational KPIs, business models and key risks</w:t>
      </w:r>
    </w:p>
    <w:p w14:paraId="290C6939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Market study of the Austrian automotive retail sector</w:t>
      </w:r>
    </w:p>
    <w:p w14:paraId="5C2D6E7F" w14:textId="25224726" w:rsidR="00D40815" w:rsidRPr="00937B89" w:rsidRDefault="00937B89" w:rsidP="00A557D6">
      <w:pPr>
        <w:pStyle w:val="Listenabsatz"/>
        <w:numPr>
          <w:ilvl w:val="1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Designed and executed a multi-stage approach: long-listing, market modelling and validation with industry experts</w:t>
      </w:r>
    </w:p>
    <w:p w14:paraId="55F4E038" w14:textId="30063CB7" w:rsidR="00D40815" w:rsidRPr="00937B89" w:rsidRDefault="00A557D6" w:rsidP="00A557D6">
      <w:pPr>
        <w:pStyle w:val="Listenabsatz"/>
        <w:numPr>
          <w:ilvl w:val="1"/>
          <w:numId w:val="2"/>
        </w:numPr>
        <w:spacing w:after="10" w:line="276" w:lineRule="auto"/>
        <w:rPr>
          <w:lang w:val="en-US"/>
        </w:rPr>
      </w:pPr>
      <w:r>
        <w:rPr>
          <w:sz w:val="19"/>
          <w:szCs w:val="19"/>
          <w:lang w:val="en-US"/>
        </w:rPr>
        <w:t xml:space="preserve">Analyzed </w:t>
      </w:r>
      <w:r w:rsidR="00937B89" w:rsidRPr="00937B89">
        <w:rPr>
          <w:sz w:val="19"/>
          <w:szCs w:val="19"/>
          <w:lang w:val="en-US"/>
        </w:rPr>
        <w:t xml:space="preserve">market structure, consolidation trends, manufacturer concentration, ownership landscape and profitability drivers </w:t>
      </w:r>
    </w:p>
    <w:p w14:paraId="2E4A9545" w14:textId="34EF5F92" w:rsidR="00D40815" w:rsidRPr="00937B89" w:rsidRDefault="00937B89" w:rsidP="00A557D6">
      <w:pPr>
        <w:tabs>
          <w:tab w:val="right" w:pos="10106"/>
        </w:tabs>
        <w:spacing w:before="6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DIT München GmbH</w:t>
      </w:r>
      <w:r w:rsidRPr="00937B89">
        <w:rPr>
          <w:b/>
          <w:bCs/>
          <w:sz w:val="19"/>
          <w:szCs w:val="19"/>
          <w:lang w:val="en-US"/>
        </w:rPr>
        <w:tab/>
        <w:t>Munich, DE</w:t>
      </w:r>
    </w:p>
    <w:p w14:paraId="7E4D3222" w14:textId="4C179448" w:rsidR="00D40815" w:rsidRPr="00937B89" w:rsidRDefault="00AB7951" w:rsidP="00A557D6">
      <w:pPr>
        <w:tabs>
          <w:tab w:val="right" w:pos="10106"/>
        </w:tabs>
        <w:spacing w:line="276" w:lineRule="auto"/>
        <w:rPr>
          <w:lang w:val="en-US"/>
        </w:rPr>
      </w:pPr>
      <w:r>
        <w:rPr>
          <w:i/>
          <w:iCs/>
          <w:sz w:val="19"/>
          <w:szCs w:val="19"/>
          <w:lang w:val="en-US"/>
        </w:rPr>
        <w:t xml:space="preserve">Full-Time | </w:t>
      </w:r>
      <w:r w:rsidR="00937B89" w:rsidRPr="00937B89">
        <w:rPr>
          <w:i/>
          <w:iCs/>
          <w:sz w:val="19"/>
          <w:szCs w:val="19"/>
          <w:lang w:val="en-US"/>
        </w:rPr>
        <w:t>Sales &amp; Client Advisory, Toyota / Lexus</w:t>
      </w:r>
      <w:r w:rsidR="00937B89" w:rsidRPr="00937B89">
        <w:rPr>
          <w:sz w:val="19"/>
          <w:szCs w:val="19"/>
          <w:lang w:val="en-US"/>
        </w:rPr>
        <w:tab/>
        <w:t xml:space="preserve">07/2025 – </w:t>
      </w:r>
      <w:r>
        <w:rPr>
          <w:sz w:val="19"/>
          <w:szCs w:val="19"/>
          <w:lang w:val="en-US"/>
        </w:rPr>
        <w:t>04/2026</w:t>
      </w:r>
    </w:p>
    <w:p w14:paraId="728939C9" w14:textId="77777777" w:rsidR="00D40815" w:rsidRPr="00937B89" w:rsidRDefault="00937B89">
      <w:pPr>
        <w:pStyle w:val="Listenabsatz"/>
        <w:numPr>
          <w:ilvl w:val="0"/>
          <w:numId w:val="2"/>
        </w:numPr>
        <w:spacing w:after="10"/>
        <w:rPr>
          <w:lang w:val="en-US"/>
        </w:rPr>
      </w:pPr>
      <w:r w:rsidRPr="00937B89">
        <w:rPr>
          <w:sz w:val="19"/>
          <w:szCs w:val="19"/>
          <w:lang w:val="en-US"/>
        </w:rPr>
        <w:t>Sold more than 200 new vehicles in the final apprenticeship year, against 120–220 for full-time sales colleagues in the same business, while attending vocational school and working 15–20 additional hours per week</w:t>
      </w:r>
    </w:p>
    <w:p w14:paraId="157AC28B" w14:textId="6EB9CCBC" w:rsidR="00D40815" w:rsidRPr="00937B89" w:rsidRDefault="00937B89">
      <w:pPr>
        <w:pStyle w:val="Listenabsatz"/>
        <w:numPr>
          <w:ilvl w:val="0"/>
          <w:numId w:val="2"/>
        </w:numPr>
        <w:spacing w:after="10"/>
        <w:rPr>
          <w:lang w:val="en-US"/>
        </w:rPr>
      </w:pPr>
      <w:r w:rsidRPr="00937B89">
        <w:rPr>
          <w:sz w:val="19"/>
          <w:szCs w:val="19"/>
          <w:lang w:val="en-US"/>
        </w:rPr>
        <w:t xml:space="preserve">Managed the full sales cycle from first contact to closing, </w:t>
      </w:r>
      <w:r w:rsidR="00035B62">
        <w:rPr>
          <w:sz w:val="19"/>
          <w:szCs w:val="19"/>
          <w:lang w:val="en-US"/>
        </w:rPr>
        <w:t>inc.</w:t>
      </w:r>
      <w:r w:rsidRPr="00937B89">
        <w:rPr>
          <w:sz w:val="19"/>
          <w:szCs w:val="19"/>
          <w:lang w:val="en-US"/>
        </w:rPr>
        <w:t xml:space="preserve"> needs analysis, quotation calculation and part-exchange valuation</w:t>
      </w:r>
    </w:p>
    <w:p w14:paraId="2185FEFA" w14:textId="77777777" w:rsidR="00D40815" w:rsidRPr="00937B89" w:rsidRDefault="00937B89">
      <w:pPr>
        <w:pStyle w:val="Listenabsatz"/>
        <w:numPr>
          <w:ilvl w:val="0"/>
          <w:numId w:val="2"/>
        </w:numPr>
        <w:spacing w:after="10"/>
        <w:rPr>
          <w:lang w:val="en-US"/>
        </w:rPr>
      </w:pPr>
      <w:r w:rsidRPr="00937B89">
        <w:rPr>
          <w:sz w:val="19"/>
          <w:szCs w:val="19"/>
          <w:lang w:val="en-US"/>
        </w:rPr>
        <w:t>Structured financing and leasing solutions with third-party credit providers; cross-sold service and warranty products</w:t>
      </w:r>
    </w:p>
    <w:p w14:paraId="2C93844E" w14:textId="5E3231BD" w:rsidR="00D40815" w:rsidRPr="00937B89" w:rsidRDefault="00937B89" w:rsidP="00A557D6">
      <w:pPr>
        <w:tabs>
          <w:tab w:val="right" w:pos="10106"/>
        </w:tabs>
        <w:spacing w:before="6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DIT München GmbH</w:t>
      </w:r>
      <w:r w:rsidRPr="00937B89">
        <w:rPr>
          <w:b/>
          <w:bCs/>
          <w:sz w:val="19"/>
          <w:szCs w:val="19"/>
          <w:lang w:val="en-US"/>
        </w:rPr>
        <w:tab/>
        <w:t>Munich, DE</w:t>
      </w:r>
    </w:p>
    <w:p w14:paraId="324762C1" w14:textId="20E033AB" w:rsidR="00D40815" w:rsidRPr="00937B89" w:rsidRDefault="00937B89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>Apprenticeship</w:t>
      </w:r>
      <w:r w:rsidR="00AB7951">
        <w:rPr>
          <w:i/>
          <w:iCs/>
          <w:sz w:val="19"/>
          <w:szCs w:val="19"/>
          <w:lang w:val="en-US"/>
        </w:rPr>
        <w:t xml:space="preserve"> </w:t>
      </w:r>
      <w:r w:rsidR="00AB7951" w:rsidRPr="00937B89">
        <w:rPr>
          <w:i/>
          <w:iCs/>
          <w:sz w:val="19"/>
          <w:szCs w:val="19"/>
          <w:lang w:val="en-US"/>
        </w:rPr>
        <w:t>|</w:t>
      </w:r>
      <w:r w:rsidRPr="00937B89">
        <w:rPr>
          <w:i/>
          <w:iCs/>
          <w:sz w:val="19"/>
          <w:szCs w:val="19"/>
          <w:lang w:val="en-US"/>
        </w:rPr>
        <w:t xml:space="preserve"> </w:t>
      </w:r>
      <w:r w:rsidR="00AB7951" w:rsidRPr="00AB7951">
        <w:rPr>
          <w:i/>
          <w:iCs/>
          <w:sz w:val="19"/>
          <w:szCs w:val="19"/>
          <w:lang w:val="en-US"/>
        </w:rPr>
        <w:t xml:space="preserve">Automotive Sales Representative </w:t>
      </w:r>
      <w:r w:rsidR="00AB7951">
        <w:rPr>
          <w:i/>
          <w:iCs/>
          <w:sz w:val="19"/>
          <w:szCs w:val="19"/>
          <w:lang w:val="en-US"/>
        </w:rPr>
        <w:t>(</w:t>
      </w:r>
      <w:r w:rsidRPr="00937B89">
        <w:rPr>
          <w:i/>
          <w:iCs/>
          <w:sz w:val="19"/>
          <w:szCs w:val="19"/>
          <w:lang w:val="en-US"/>
        </w:rPr>
        <w:t>Rotational</w:t>
      </w:r>
      <w:r w:rsidR="00AB7951">
        <w:rPr>
          <w:i/>
          <w:iCs/>
          <w:sz w:val="19"/>
          <w:szCs w:val="19"/>
          <w:lang w:val="en-US"/>
        </w:rPr>
        <w:t>)</w:t>
      </w:r>
      <w:r w:rsidRPr="00937B89">
        <w:rPr>
          <w:sz w:val="19"/>
          <w:szCs w:val="19"/>
          <w:lang w:val="en-US"/>
        </w:rPr>
        <w:tab/>
        <w:t>09/2023 – 07/2025</w:t>
      </w:r>
    </w:p>
    <w:p w14:paraId="77A4455A" w14:textId="15B8917C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 xml:space="preserve">Accounting: pre-coding, receipt posting, supplier transfers, </w:t>
      </w:r>
      <w:r w:rsidR="00035B62">
        <w:rPr>
          <w:sz w:val="19"/>
          <w:szCs w:val="19"/>
          <w:lang w:val="en-US"/>
        </w:rPr>
        <w:t>rec.</w:t>
      </w:r>
      <w:r w:rsidRPr="00937B89">
        <w:rPr>
          <w:sz w:val="19"/>
          <w:szCs w:val="19"/>
          <w:lang w:val="en-US"/>
        </w:rPr>
        <w:t xml:space="preserve"> review and dunning runs, reconciliation of payment traffic</w:t>
      </w:r>
    </w:p>
    <w:p w14:paraId="74057338" w14:textId="189858FA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Vehicle disposition: inventory monitoring, vehicle ordering, booking of manufacturer invoices, registration and invoicing</w:t>
      </w:r>
    </w:p>
    <w:p w14:paraId="10223058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Parts and warehouse: goods receipt, incoming inspection, stock control (three months, from 06:00)</w:t>
      </w:r>
    </w:p>
    <w:p w14:paraId="0AA56355" w14:textId="0EBC4253" w:rsidR="00D40815" w:rsidRDefault="00937B89" w:rsidP="00A557D6">
      <w:pPr>
        <w:tabs>
          <w:tab w:val="right" w:pos="10106"/>
        </w:tabs>
        <w:spacing w:before="60" w:line="276" w:lineRule="auto"/>
      </w:pPr>
      <w:r>
        <w:rPr>
          <w:b/>
          <w:bCs/>
          <w:sz w:val="19"/>
          <w:szCs w:val="19"/>
        </w:rPr>
        <w:t>Automobilforum Sigg &amp; Still GmbH</w:t>
      </w:r>
      <w:r>
        <w:rPr>
          <w:b/>
          <w:bCs/>
          <w:sz w:val="19"/>
          <w:szCs w:val="19"/>
        </w:rPr>
        <w:tab/>
        <w:t>Augsburg, DE</w:t>
      </w:r>
    </w:p>
    <w:p w14:paraId="05E072AC" w14:textId="645DCC3C" w:rsidR="00D40815" w:rsidRDefault="00AB7951" w:rsidP="00A557D6">
      <w:pPr>
        <w:tabs>
          <w:tab w:val="right" w:pos="10106"/>
        </w:tabs>
        <w:spacing w:line="276" w:lineRule="auto"/>
      </w:pPr>
      <w:r>
        <w:rPr>
          <w:i/>
          <w:iCs/>
          <w:sz w:val="19"/>
          <w:szCs w:val="19"/>
        </w:rPr>
        <w:t xml:space="preserve">Intern | </w:t>
      </w:r>
      <w:r w:rsidR="00937B89">
        <w:rPr>
          <w:i/>
          <w:iCs/>
          <w:sz w:val="19"/>
          <w:szCs w:val="19"/>
        </w:rPr>
        <w:t>Sales</w:t>
      </w:r>
      <w:r w:rsidR="00937B89">
        <w:rPr>
          <w:sz w:val="19"/>
          <w:szCs w:val="19"/>
        </w:rPr>
        <w:tab/>
        <w:t>10/2021 – 06/2022</w:t>
      </w:r>
    </w:p>
    <w:p w14:paraId="0E9BEC35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Prepared quotation calculations and sales documentation for new and used vehicles; supported pricing and showroom activity</w:t>
      </w:r>
    </w:p>
    <w:p w14:paraId="0EC157D1" w14:textId="67491BAE" w:rsidR="00D40815" w:rsidRPr="00937B89" w:rsidRDefault="00937B89" w:rsidP="00A557D6">
      <w:pPr>
        <w:tabs>
          <w:tab w:val="right" w:pos="10106"/>
        </w:tabs>
        <w:spacing w:before="6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AVAG Holding SE</w:t>
      </w:r>
      <w:r w:rsidRPr="00937B89">
        <w:rPr>
          <w:b/>
          <w:bCs/>
          <w:sz w:val="19"/>
          <w:szCs w:val="19"/>
          <w:lang w:val="en-US"/>
        </w:rPr>
        <w:tab/>
        <w:t>Augsburg, DE</w:t>
      </w:r>
    </w:p>
    <w:p w14:paraId="2A52A6FF" w14:textId="014648BA" w:rsidR="00D40815" w:rsidRPr="00937B89" w:rsidRDefault="00AB7951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>Part-</w:t>
      </w:r>
      <w:r w:rsidR="00A557D6">
        <w:rPr>
          <w:i/>
          <w:iCs/>
          <w:sz w:val="19"/>
          <w:szCs w:val="19"/>
          <w:lang w:val="en-US"/>
        </w:rPr>
        <w:t>T</w:t>
      </w:r>
      <w:r w:rsidRPr="00937B89">
        <w:rPr>
          <w:i/>
          <w:iCs/>
          <w:sz w:val="19"/>
          <w:szCs w:val="19"/>
          <w:lang w:val="en-US"/>
        </w:rPr>
        <w:t xml:space="preserve">ime </w:t>
      </w:r>
      <w:r>
        <w:rPr>
          <w:i/>
          <w:iCs/>
          <w:sz w:val="19"/>
          <w:szCs w:val="19"/>
          <w:lang w:val="en-US"/>
        </w:rPr>
        <w:t xml:space="preserve">| </w:t>
      </w:r>
      <w:r w:rsidR="00937B89" w:rsidRPr="00937B89">
        <w:rPr>
          <w:i/>
          <w:iCs/>
          <w:sz w:val="19"/>
          <w:szCs w:val="19"/>
          <w:lang w:val="en-US"/>
        </w:rPr>
        <w:t xml:space="preserve">Customer Communication Centre </w:t>
      </w:r>
      <w:r w:rsidR="00937B89" w:rsidRPr="00937B89">
        <w:rPr>
          <w:sz w:val="19"/>
          <w:szCs w:val="19"/>
          <w:lang w:val="en-US"/>
        </w:rPr>
        <w:tab/>
        <w:t>07/2021 – 06/2022</w:t>
      </w:r>
    </w:p>
    <w:p w14:paraId="3FDD55B6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Handled inbound service enquiries across a multi-site dealer network; CRM documentation and process improvement proposals adopted by the team</w:t>
      </w:r>
    </w:p>
    <w:p w14:paraId="292DEF20" w14:textId="77777777" w:rsidR="00D40815" w:rsidRPr="00AB7951" w:rsidRDefault="00937B89" w:rsidP="00A557D6">
      <w:pPr>
        <w:tabs>
          <w:tab w:val="right" w:pos="10106"/>
        </w:tabs>
        <w:spacing w:before="60" w:line="276" w:lineRule="auto"/>
        <w:rPr>
          <w:lang w:val="en-GB"/>
        </w:rPr>
      </w:pPr>
      <w:r w:rsidRPr="00AB7951">
        <w:rPr>
          <w:b/>
          <w:bCs/>
          <w:sz w:val="19"/>
          <w:szCs w:val="19"/>
          <w:lang w:val="en-GB"/>
        </w:rPr>
        <w:t>Georg Haas GmbH &amp; Co. KG</w:t>
      </w:r>
      <w:r w:rsidRPr="00AB7951">
        <w:rPr>
          <w:b/>
          <w:bCs/>
          <w:sz w:val="19"/>
          <w:szCs w:val="19"/>
          <w:lang w:val="en-GB"/>
        </w:rPr>
        <w:tab/>
        <w:t>Augsburg, DE</w:t>
      </w:r>
    </w:p>
    <w:p w14:paraId="623B6774" w14:textId="19EBED6C" w:rsidR="00D40815" w:rsidRPr="00937B89" w:rsidRDefault="00A557D6" w:rsidP="00A557D6">
      <w:pPr>
        <w:tabs>
          <w:tab w:val="right" w:pos="10106"/>
        </w:tabs>
        <w:spacing w:line="276" w:lineRule="auto"/>
        <w:rPr>
          <w:lang w:val="en-US"/>
        </w:rPr>
      </w:pPr>
      <w:r w:rsidRPr="00937B89">
        <w:rPr>
          <w:i/>
          <w:iCs/>
          <w:sz w:val="19"/>
          <w:szCs w:val="19"/>
          <w:lang w:val="en-US"/>
        </w:rPr>
        <w:t>Part-</w:t>
      </w:r>
      <w:r>
        <w:rPr>
          <w:i/>
          <w:iCs/>
          <w:sz w:val="19"/>
          <w:szCs w:val="19"/>
          <w:lang w:val="en-US"/>
        </w:rPr>
        <w:t>T</w:t>
      </w:r>
      <w:r w:rsidRPr="00937B89">
        <w:rPr>
          <w:i/>
          <w:iCs/>
          <w:sz w:val="19"/>
          <w:szCs w:val="19"/>
          <w:lang w:val="en-US"/>
        </w:rPr>
        <w:t xml:space="preserve">ime </w:t>
      </w:r>
      <w:r>
        <w:rPr>
          <w:i/>
          <w:iCs/>
          <w:sz w:val="19"/>
          <w:szCs w:val="19"/>
          <w:lang w:val="en-US"/>
        </w:rPr>
        <w:t xml:space="preserve">| </w:t>
      </w:r>
      <w:r w:rsidR="00937B89" w:rsidRPr="00937B89">
        <w:rPr>
          <w:i/>
          <w:iCs/>
          <w:sz w:val="19"/>
          <w:szCs w:val="19"/>
          <w:lang w:val="en-US"/>
        </w:rPr>
        <w:t>Workshop Assistant (from age 15)</w:t>
      </w:r>
      <w:r w:rsidR="00937B89" w:rsidRPr="00937B89">
        <w:rPr>
          <w:sz w:val="19"/>
          <w:szCs w:val="19"/>
          <w:lang w:val="en-US"/>
        </w:rPr>
        <w:tab/>
        <w:t>12/2019 – 01/2021</w:t>
      </w:r>
    </w:p>
    <w:p w14:paraId="1BFCBC43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proofErr w:type="spellStart"/>
      <w:r w:rsidRPr="00937B89">
        <w:rPr>
          <w:sz w:val="19"/>
          <w:szCs w:val="19"/>
          <w:lang w:val="en-US"/>
        </w:rPr>
        <w:t>Tyre</w:t>
      </w:r>
      <w:proofErr w:type="spellEnd"/>
      <w:r w:rsidRPr="00937B89">
        <w:rPr>
          <w:sz w:val="19"/>
          <w:szCs w:val="19"/>
          <w:lang w:val="en-US"/>
        </w:rPr>
        <w:t xml:space="preserve"> changes, brake pad replacements and oil services in a multi-brand workshop to defined safety and quality standards</w:t>
      </w:r>
    </w:p>
    <w:p w14:paraId="49CF1820" w14:textId="77777777" w:rsidR="00D40815" w:rsidRPr="00035B62" w:rsidRDefault="00937B89">
      <w:pPr>
        <w:pBdr>
          <w:bottom w:val="single" w:sz="6" w:space="1" w:color="000000"/>
        </w:pBdr>
        <w:spacing w:before="110" w:after="35"/>
        <w:rPr>
          <w:sz w:val="21"/>
          <w:szCs w:val="21"/>
        </w:rPr>
      </w:pPr>
      <w:r w:rsidRPr="00035B62">
        <w:rPr>
          <w:b/>
          <w:bCs/>
          <w:sz w:val="21"/>
          <w:szCs w:val="21"/>
        </w:rPr>
        <w:t>ACHIEVEMENTS &amp; EXTRACURRICULAR</w:t>
      </w:r>
    </w:p>
    <w:p w14:paraId="28DD6FE6" w14:textId="662E0823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del w:id="2" w:author="David Döbele" w:date="2026-07-20T17:29:00Z" w16du:dateUtc="2026-07-20T15:29:00Z">
        <w:r w:rsidRPr="00937B89" w:rsidDel="00AB548C">
          <w:rPr>
            <w:sz w:val="19"/>
            <w:szCs w:val="19"/>
            <w:lang w:val="en-US"/>
          </w:rPr>
          <w:delText>boxing</w:delText>
        </w:r>
      </w:del>
      <w:ins w:id="3" w:author="David Döbele" w:date="2026-07-20T17:29:00Z" w16du:dateUtc="2026-07-20T15:29:00Z">
        <w:r w:rsidR="00AB548C">
          <w:rPr>
            <w:sz w:val="19"/>
            <w:szCs w:val="19"/>
            <w:lang w:val="en-US"/>
          </w:rPr>
          <w:t>B</w:t>
        </w:r>
        <w:r w:rsidR="00AB548C" w:rsidRPr="00937B89">
          <w:rPr>
            <w:sz w:val="19"/>
            <w:szCs w:val="19"/>
            <w:lang w:val="en-US"/>
          </w:rPr>
          <w:t>oxing</w:t>
        </w:r>
      </w:ins>
      <w:r w:rsidRPr="00937B89">
        <w:rPr>
          <w:sz w:val="19"/>
          <w:szCs w:val="19"/>
          <w:lang w:val="en-US"/>
        </w:rPr>
        <w:t xml:space="preserve">: won first refereed bout on 09/05/2026 before 200+ spectators at a charity event; training since the age of 15 </w:t>
      </w:r>
    </w:p>
    <w:p w14:paraId="521A9016" w14:textId="77777777" w:rsidR="00D40815" w:rsidRPr="00937B89" w:rsidRDefault="00937B89" w:rsidP="00A557D6">
      <w:pPr>
        <w:pStyle w:val="Listenabsatz"/>
        <w:numPr>
          <w:ilvl w:val="0"/>
          <w:numId w:val="2"/>
        </w:numPr>
        <w:spacing w:after="10" w:line="276" w:lineRule="auto"/>
        <w:rPr>
          <w:lang w:val="en-US"/>
        </w:rPr>
      </w:pPr>
      <w:r w:rsidRPr="00937B89">
        <w:rPr>
          <w:sz w:val="19"/>
          <w:szCs w:val="19"/>
          <w:lang w:val="en-US"/>
        </w:rPr>
        <w:t>CFI Financial Modeling &amp; Valuation Analyst (FMVA): in progress, expected completion September 2026</w:t>
      </w:r>
    </w:p>
    <w:p w14:paraId="60168B69" w14:textId="77777777" w:rsidR="00D40815" w:rsidRPr="00035B62" w:rsidRDefault="00937B89">
      <w:pPr>
        <w:pBdr>
          <w:bottom w:val="single" w:sz="6" w:space="1" w:color="000000"/>
        </w:pBdr>
        <w:spacing w:before="110" w:after="35"/>
        <w:rPr>
          <w:sz w:val="21"/>
          <w:szCs w:val="21"/>
          <w:lang w:val="en-US"/>
        </w:rPr>
      </w:pPr>
      <w:r w:rsidRPr="00035B62">
        <w:rPr>
          <w:b/>
          <w:bCs/>
          <w:sz w:val="21"/>
          <w:szCs w:val="21"/>
          <w:lang w:val="en-US"/>
        </w:rPr>
        <w:t>SKILLS &amp; INTERESTS</w:t>
      </w:r>
    </w:p>
    <w:p w14:paraId="5BEF18CE" w14:textId="77777777" w:rsidR="00D40815" w:rsidRPr="00937B89" w:rsidRDefault="00937B89" w:rsidP="00A557D6">
      <w:pPr>
        <w:tabs>
          <w:tab w:val="left" w:pos="1400"/>
        </w:tabs>
        <w:spacing w:after="1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Languages:</w:t>
      </w:r>
      <w:r w:rsidRPr="00937B89">
        <w:rPr>
          <w:sz w:val="19"/>
          <w:szCs w:val="19"/>
          <w:lang w:val="en-US"/>
        </w:rPr>
        <w:tab/>
        <w:t xml:space="preserve">German </w:t>
      </w:r>
      <w:r w:rsidRPr="00A557D6">
        <w:rPr>
          <w:i/>
          <w:iCs/>
          <w:sz w:val="19"/>
          <w:szCs w:val="19"/>
          <w:lang w:val="en-US"/>
        </w:rPr>
        <w:t>(native)</w:t>
      </w:r>
      <w:r w:rsidRPr="00937B89">
        <w:rPr>
          <w:sz w:val="19"/>
          <w:szCs w:val="19"/>
          <w:lang w:val="en-US"/>
        </w:rPr>
        <w:t xml:space="preserve">; English </w:t>
      </w:r>
      <w:r w:rsidRPr="00A557D6">
        <w:rPr>
          <w:i/>
          <w:iCs/>
          <w:sz w:val="19"/>
          <w:szCs w:val="19"/>
          <w:lang w:val="en-US"/>
        </w:rPr>
        <w:t>(fluent, one academic year in the UK)</w:t>
      </w:r>
      <w:r w:rsidRPr="00937B89">
        <w:rPr>
          <w:sz w:val="19"/>
          <w:szCs w:val="19"/>
          <w:lang w:val="en-US"/>
        </w:rPr>
        <w:t xml:space="preserve">; Spanish </w:t>
      </w:r>
      <w:r w:rsidRPr="00A557D6">
        <w:rPr>
          <w:i/>
          <w:iCs/>
          <w:sz w:val="19"/>
          <w:szCs w:val="19"/>
          <w:lang w:val="en-US"/>
        </w:rPr>
        <w:t>(basic)</w:t>
      </w:r>
    </w:p>
    <w:p w14:paraId="7E97729F" w14:textId="377B630E" w:rsidR="00D40815" w:rsidRPr="00937B89" w:rsidRDefault="00937B89" w:rsidP="00A557D6">
      <w:pPr>
        <w:tabs>
          <w:tab w:val="left" w:pos="1400"/>
        </w:tabs>
        <w:spacing w:after="10" w:line="276" w:lineRule="auto"/>
        <w:ind w:left="1400" w:hanging="1400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Technicals:</w:t>
      </w:r>
      <w:r w:rsidRPr="00937B89">
        <w:rPr>
          <w:sz w:val="19"/>
          <w:szCs w:val="19"/>
          <w:lang w:val="en-US"/>
        </w:rPr>
        <w:tab/>
        <w:t xml:space="preserve">S&amp;P Capital IQ; </w:t>
      </w:r>
      <w:proofErr w:type="spellStart"/>
      <w:r w:rsidRPr="00937B89">
        <w:rPr>
          <w:sz w:val="19"/>
          <w:szCs w:val="19"/>
          <w:lang w:val="en-US"/>
        </w:rPr>
        <w:t>Mergermarket</w:t>
      </w:r>
      <w:proofErr w:type="spellEnd"/>
      <w:r w:rsidRPr="00937B89">
        <w:rPr>
          <w:sz w:val="19"/>
          <w:szCs w:val="19"/>
          <w:lang w:val="en-US"/>
        </w:rPr>
        <w:t xml:space="preserve">; Orbis; </w:t>
      </w:r>
      <w:proofErr w:type="spellStart"/>
      <w:r w:rsidRPr="00937B89">
        <w:rPr>
          <w:sz w:val="19"/>
          <w:szCs w:val="19"/>
          <w:lang w:val="en-US"/>
        </w:rPr>
        <w:t>WirtschaftsCompass</w:t>
      </w:r>
      <w:proofErr w:type="spellEnd"/>
      <w:r w:rsidRPr="00937B89">
        <w:rPr>
          <w:sz w:val="19"/>
          <w:szCs w:val="19"/>
          <w:lang w:val="en-US"/>
        </w:rPr>
        <w:t xml:space="preserve">; Microsoft Office </w:t>
      </w:r>
      <w:r w:rsidRPr="00A557D6">
        <w:rPr>
          <w:i/>
          <w:iCs/>
          <w:sz w:val="19"/>
          <w:szCs w:val="19"/>
          <w:lang w:val="en-US"/>
        </w:rPr>
        <w:t>(advanced)</w:t>
      </w:r>
      <w:r w:rsidRPr="00937B89">
        <w:rPr>
          <w:sz w:val="19"/>
          <w:szCs w:val="19"/>
          <w:lang w:val="en-US"/>
        </w:rPr>
        <w:t>; CARLO DMS and Prof4Net CATCH</w:t>
      </w:r>
      <w:r w:rsidR="00A557D6">
        <w:rPr>
          <w:sz w:val="19"/>
          <w:szCs w:val="19"/>
          <w:lang w:val="en-US"/>
        </w:rPr>
        <w:t xml:space="preserve"> </w:t>
      </w:r>
      <w:r w:rsidR="00A557D6" w:rsidRPr="00A557D6">
        <w:rPr>
          <w:i/>
          <w:iCs/>
          <w:sz w:val="19"/>
          <w:szCs w:val="19"/>
          <w:lang w:val="en-US"/>
        </w:rPr>
        <w:t>(</w:t>
      </w:r>
      <w:r w:rsidR="00A557D6">
        <w:rPr>
          <w:i/>
          <w:iCs/>
          <w:sz w:val="19"/>
          <w:szCs w:val="19"/>
          <w:lang w:val="en-US"/>
        </w:rPr>
        <w:t>basic</w:t>
      </w:r>
      <w:r w:rsidR="00A557D6" w:rsidRPr="00A557D6">
        <w:rPr>
          <w:i/>
          <w:iCs/>
          <w:sz w:val="19"/>
          <w:szCs w:val="19"/>
          <w:lang w:val="en-US"/>
        </w:rPr>
        <w:t>)</w:t>
      </w:r>
    </w:p>
    <w:p w14:paraId="13152B29" w14:textId="420B8053" w:rsidR="00D40815" w:rsidRPr="00937B89" w:rsidRDefault="00937B89" w:rsidP="00A557D6">
      <w:pPr>
        <w:tabs>
          <w:tab w:val="left" w:pos="1400"/>
        </w:tabs>
        <w:spacing w:after="10" w:line="276" w:lineRule="auto"/>
        <w:rPr>
          <w:lang w:val="en-US"/>
        </w:rPr>
      </w:pPr>
      <w:r w:rsidRPr="00937B89">
        <w:rPr>
          <w:b/>
          <w:bCs/>
          <w:sz w:val="19"/>
          <w:szCs w:val="19"/>
          <w:lang w:val="en-US"/>
        </w:rPr>
        <w:t>Interests:</w:t>
      </w:r>
      <w:r w:rsidRPr="00937B89">
        <w:rPr>
          <w:sz w:val="19"/>
          <w:szCs w:val="19"/>
          <w:lang w:val="en-US"/>
        </w:rPr>
        <w:tab/>
        <w:t xml:space="preserve">Boxing; </w:t>
      </w:r>
      <w:r w:rsidR="00A557D6">
        <w:rPr>
          <w:sz w:val="19"/>
          <w:szCs w:val="19"/>
          <w:lang w:val="en-US"/>
        </w:rPr>
        <w:t>F</w:t>
      </w:r>
      <w:r w:rsidRPr="00937B89">
        <w:rPr>
          <w:sz w:val="19"/>
          <w:szCs w:val="19"/>
          <w:lang w:val="en-US"/>
        </w:rPr>
        <w:t xml:space="preserve">ootball; </w:t>
      </w:r>
      <w:r w:rsidR="00A557D6">
        <w:rPr>
          <w:sz w:val="19"/>
          <w:szCs w:val="19"/>
          <w:lang w:val="en-US"/>
        </w:rPr>
        <w:t>S</w:t>
      </w:r>
      <w:r w:rsidRPr="00937B89">
        <w:rPr>
          <w:sz w:val="19"/>
          <w:szCs w:val="19"/>
          <w:lang w:val="en-US"/>
        </w:rPr>
        <w:t xml:space="preserve">kiing; </w:t>
      </w:r>
      <w:r w:rsidR="00A557D6">
        <w:rPr>
          <w:sz w:val="19"/>
          <w:szCs w:val="19"/>
          <w:lang w:val="en-US"/>
        </w:rPr>
        <w:t>G</w:t>
      </w:r>
      <w:r w:rsidRPr="00937B89">
        <w:rPr>
          <w:sz w:val="19"/>
          <w:szCs w:val="19"/>
          <w:lang w:val="en-US"/>
        </w:rPr>
        <w:t>olf; DJing</w:t>
      </w:r>
    </w:p>
    <w:sectPr w:rsidR="00D40815" w:rsidRPr="00937B8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0E9C2" w14:textId="77777777" w:rsidR="00670CDE" w:rsidRDefault="00670CDE" w:rsidP="00035B62">
      <w:r>
        <w:separator/>
      </w:r>
    </w:p>
  </w:endnote>
  <w:endnote w:type="continuationSeparator" w:id="0">
    <w:p w14:paraId="763DFF53" w14:textId="77777777" w:rsidR="00670CDE" w:rsidRDefault="00670CDE" w:rsidP="0003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E1A8DE" w14:textId="77777777" w:rsidR="00670CDE" w:rsidRDefault="00670CDE" w:rsidP="00035B62">
      <w:r>
        <w:separator/>
      </w:r>
    </w:p>
  </w:footnote>
  <w:footnote w:type="continuationSeparator" w:id="0">
    <w:p w14:paraId="21A00308" w14:textId="77777777" w:rsidR="00670CDE" w:rsidRDefault="00670CDE" w:rsidP="00035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D0067"/>
    <w:multiLevelType w:val="hybridMultilevel"/>
    <w:tmpl w:val="61B49606"/>
    <w:lvl w:ilvl="0" w:tplc="D78A610A">
      <w:start w:val="1"/>
      <w:numFmt w:val="bullet"/>
      <w:lvlText w:val="●"/>
      <w:lvlJc w:val="left"/>
      <w:pPr>
        <w:ind w:left="720" w:hanging="360"/>
      </w:pPr>
    </w:lvl>
    <w:lvl w:ilvl="1" w:tplc="1026D216">
      <w:start w:val="1"/>
      <w:numFmt w:val="bullet"/>
      <w:lvlText w:val="○"/>
      <w:lvlJc w:val="left"/>
      <w:pPr>
        <w:ind w:left="1440" w:hanging="360"/>
      </w:pPr>
    </w:lvl>
    <w:lvl w:ilvl="2" w:tplc="4ACA89C8">
      <w:start w:val="1"/>
      <w:numFmt w:val="bullet"/>
      <w:lvlText w:val="■"/>
      <w:lvlJc w:val="left"/>
      <w:pPr>
        <w:ind w:left="2160" w:hanging="360"/>
      </w:pPr>
    </w:lvl>
    <w:lvl w:ilvl="3" w:tplc="38D2563C">
      <w:start w:val="1"/>
      <w:numFmt w:val="bullet"/>
      <w:lvlText w:val="●"/>
      <w:lvlJc w:val="left"/>
      <w:pPr>
        <w:ind w:left="2880" w:hanging="360"/>
      </w:pPr>
    </w:lvl>
    <w:lvl w:ilvl="4" w:tplc="99A4B88E">
      <w:start w:val="1"/>
      <w:numFmt w:val="bullet"/>
      <w:lvlText w:val="○"/>
      <w:lvlJc w:val="left"/>
      <w:pPr>
        <w:ind w:left="3600" w:hanging="360"/>
      </w:pPr>
    </w:lvl>
    <w:lvl w:ilvl="5" w:tplc="D8502D84">
      <w:start w:val="1"/>
      <w:numFmt w:val="bullet"/>
      <w:lvlText w:val="■"/>
      <w:lvlJc w:val="left"/>
      <w:pPr>
        <w:ind w:left="4320" w:hanging="360"/>
      </w:pPr>
    </w:lvl>
    <w:lvl w:ilvl="6" w:tplc="A6BE5A40">
      <w:start w:val="1"/>
      <w:numFmt w:val="bullet"/>
      <w:lvlText w:val="●"/>
      <w:lvlJc w:val="left"/>
      <w:pPr>
        <w:ind w:left="5040" w:hanging="360"/>
      </w:pPr>
    </w:lvl>
    <w:lvl w:ilvl="7" w:tplc="C1C2CF6C">
      <w:start w:val="1"/>
      <w:numFmt w:val="bullet"/>
      <w:lvlText w:val="●"/>
      <w:lvlJc w:val="left"/>
      <w:pPr>
        <w:ind w:left="5760" w:hanging="360"/>
      </w:pPr>
    </w:lvl>
    <w:lvl w:ilvl="8" w:tplc="0D12A7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BB258E"/>
    <w:multiLevelType w:val="hybridMultilevel"/>
    <w:tmpl w:val="F5988EE4"/>
    <w:lvl w:ilvl="0" w:tplc="6A944CE4">
      <w:start w:val="1"/>
      <w:numFmt w:val="bullet"/>
      <w:lvlText w:val="•"/>
      <w:lvlJc w:val="left"/>
      <w:pPr>
        <w:ind w:left="316" w:hanging="215"/>
      </w:pPr>
    </w:lvl>
    <w:lvl w:ilvl="1" w:tplc="1A96655E">
      <w:start w:val="1"/>
      <w:numFmt w:val="bullet"/>
      <w:lvlText w:val="o"/>
      <w:lvlJc w:val="left"/>
      <w:pPr>
        <w:ind w:left="691" w:hanging="215"/>
      </w:pPr>
    </w:lvl>
    <w:lvl w:ilvl="2" w:tplc="489E685A">
      <w:numFmt w:val="decimal"/>
      <w:lvlText w:val=""/>
      <w:lvlJc w:val="left"/>
    </w:lvl>
    <w:lvl w:ilvl="3" w:tplc="E2264B70">
      <w:numFmt w:val="decimal"/>
      <w:lvlText w:val=""/>
      <w:lvlJc w:val="left"/>
    </w:lvl>
    <w:lvl w:ilvl="4" w:tplc="8BC8E0CC">
      <w:numFmt w:val="decimal"/>
      <w:lvlText w:val=""/>
      <w:lvlJc w:val="left"/>
    </w:lvl>
    <w:lvl w:ilvl="5" w:tplc="B664A5BC">
      <w:numFmt w:val="decimal"/>
      <w:lvlText w:val=""/>
      <w:lvlJc w:val="left"/>
    </w:lvl>
    <w:lvl w:ilvl="6" w:tplc="A45CD876">
      <w:numFmt w:val="decimal"/>
      <w:lvlText w:val=""/>
      <w:lvlJc w:val="left"/>
    </w:lvl>
    <w:lvl w:ilvl="7" w:tplc="CC043310">
      <w:numFmt w:val="decimal"/>
      <w:lvlText w:val=""/>
      <w:lvlJc w:val="left"/>
    </w:lvl>
    <w:lvl w:ilvl="8" w:tplc="3C6A0B48">
      <w:numFmt w:val="decimal"/>
      <w:lvlText w:val=""/>
      <w:lvlJc w:val="left"/>
    </w:lvl>
  </w:abstractNum>
  <w:num w:numId="1" w16cid:durableId="389694145">
    <w:abstractNumId w:val="0"/>
    <w:lvlOverride w:ilvl="0">
      <w:startOverride w:val="1"/>
    </w:lvlOverride>
  </w:num>
  <w:num w:numId="2" w16cid:durableId="34663746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815"/>
    <w:rsid w:val="00035B62"/>
    <w:rsid w:val="001126B0"/>
    <w:rsid w:val="00154F5B"/>
    <w:rsid w:val="002C59A9"/>
    <w:rsid w:val="004435E8"/>
    <w:rsid w:val="00670CDE"/>
    <w:rsid w:val="00937B89"/>
    <w:rsid w:val="00A557D6"/>
    <w:rsid w:val="00AB548C"/>
    <w:rsid w:val="00AB7951"/>
    <w:rsid w:val="00B315B0"/>
    <w:rsid w:val="00B34E3D"/>
    <w:rsid w:val="00CA3DB9"/>
    <w:rsid w:val="00CD629C"/>
    <w:rsid w:val="00D40815"/>
    <w:rsid w:val="00F16E78"/>
    <w:rsid w:val="00F2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0BC40"/>
  <w15:docId w15:val="{D765E44B-1C43-4F7E-B6B5-E671AC8D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035B6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5B62"/>
  </w:style>
  <w:style w:type="paragraph" w:styleId="Fuzeile">
    <w:name w:val="footer"/>
    <w:basedOn w:val="Standard"/>
    <w:link w:val="FuzeileZchn"/>
    <w:uiPriority w:val="99"/>
    <w:unhideWhenUsed/>
    <w:rsid w:val="00035B62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5B62"/>
  </w:style>
  <w:style w:type="paragraph" w:styleId="berarbeitung">
    <w:name w:val="Revision"/>
    <w:hidden/>
    <w:uiPriority w:val="99"/>
    <w:semiHidden/>
    <w:rsid w:val="00AB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Döbele</cp:lastModifiedBy>
  <cp:revision>3</cp:revision>
  <dcterms:created xsi:type="dcterms:W3CDTF">2026-07-20T14:28:00Z</dcterms:created>
  <dcterms:modified xsi:type="dcterms:W3CDTF">2026-07-20T15:37:00Z</dcterms:modified>
</cp:coreProperties>
</file>