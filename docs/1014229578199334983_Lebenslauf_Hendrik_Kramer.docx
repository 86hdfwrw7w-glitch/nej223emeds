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709"/>
        <w:gridCol w:w="2693"/>
        <w:gridCol w:w="136"/>
        <w:gridCol w:w="147"/>
        <w:gridCol w:w="709"/>
        <w:gridCol w:w="142"/>
        <w:gridCol w:w="283"/>
        <w:gridCol w:w="567"/>
        <w:gridCol w:w="1134"/>
        <w:gridCol w:w="562"/>
        <w:tblGridChange w:id="0">
          <w:tblGrid>
            <w:gridCol w:w="1985"/>
            <w:gridCol w:w="709"/>
            <w:gridCol w:w="2693"/>
            <w:gridCol w:w="136"/>
            <w:gridCol w:w="147"/>
            <w:gridCol w:w="709"/>
            <w:gridCol w:w="142"/>
            <w:gridCol w:w="283"/>
            <w:gridCol w:w="567"/>
            <w:gridCol w:w="1134"/>
            <w:gridCol w:w="562"/>
          </w:tblGrid>
        </w:tblGridChange>
      </w:tblGrid>
      <w:tr w:rsidR="002508C2" w:rsidRPr="00B47A12" w14:paraId="5DF08F91" w14:textId="77777777" w:rsidTr="006E2C9C">
        <w:trPr>
          <w:trHeight w:val="227"/>
        </w:trPr>
        <w:tc>
          <w:tcPr>
            <w:tcW w:w="9067" w:type="dxa"/>
            <w:gridSpan w:val="11"/>
          </w:tcPr>
          <w:p w14:paraId="11DD220E" w14:textId="7EEF5790" w:rsidR="002508C2" w:rsidRPr="009B1567" w:rsidRDefault="00B47A12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Hendrik Kramer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9B1567">
              <w:rPr>
                <w:rFonts w:ascii="Georgia" w:hAnsi="Georgia"/>
                <w:sz w:val="20"/>
              </w:rPr>
              <w:t>Adickesallee 65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9B1567">
              <w:rPr>
                <w:rFonts w:ascii="Georgia" w:hAnsi="Georgia"/>
                <w:sz w:val="20"/>
              </w:rPr>
              <w:t>60322 Frankfurt am Main</w:t>
            </w:r>
          </w:p>
          <w:p w14:paraId="722A5AF6" w14:textId="3D49B981" w:rsidR="008050E4" w:rsidRPr="00B47A12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B47A12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B47A12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B47A12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B47A12" w:rsidRPr="00B47A12">
              <w:rPr>
                <w:rFonts w:ascii="Georgia" w:hAnsi="Georgia" w:cs="Georgia"/>
                <w:color w:val="000000"/>
                <w:sz w:val="20"/>
              </w:rPr>
              <w:t>176</w:t>
            </w:r>
            <w:r w:rsidRPr="00B47A12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B47A12" w:rsidRPr="00B47A12">
              <w:rPr>
                <w:rFonts w:ascii="Georgia" w:hAnsi="Georgia" w:cs="Georgia"/>
                <w:color w:val="000000"/>
                <w:sz w:val="20"/>
              </w:rPr>
              <w:t>34512852</w:t>
            </w:r>
            <w:r w:rsidR="00AB016A" w:rsidRPr="00B47A12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B47A12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B47A12" w:rsidRPr="00B47A12">
              <w:rPr>
                <w:rFonts w:ascii="Georgia" w:hAnsi="Georgia" w:cs="Georgia"/>
                <w:color w:val="000000"/>
                <w:sz w:val="20"/>
              </w:rPr>
              <w:t>hen</w:t>
            </w:r>
            <w:r w:rsidR="004A55AD">
              <w:rPr>
                <w:rFonts w:ascii="Georgia" w:hAnsi="Georgia" w:cs="Georgia"/>
                <w:color w:val="000000"/>
                <w:sz w:val="20"/>
              </w:rPr>
              <w:t>drik.kramer@gmx.net</w:t>
            </w:r>
            <w:r w:rsidRPr="00B47A12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B47A12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B47A12" w:rsidRPr="00B47A12">
              <w:rPr>
                <w:rFonts w:ascii="Georgia" w:hAnsi="Georgia" w:cs="Georgia"/>
                <w:color w:val="000000"/>
                <w:sz w:val="20"/>
              </w:rPr>
              <w:t>24.10.2003 in Os</w:t>
            </w:r>
            <w:r w:rsidR="00B47A12">
              <w:rPr>
                <w:rFonts w:ascii="Georgia" w:hAnsi="Georgia" w:cs="Georgia"/>
                <w:color w:val="000000"/>
                <w:sz w:val="20"/>
              </w:rPr>
              <w:t>nabrück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7EB1D43B" w:rsidR="00D1492F" w:rsidRPr="00B47A12" w:rsidRDefault="00B47A12" w:rsidP="00723643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 w:rsidRPr="00B47A12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Frankfurt School of Finance &amp; M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anagement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8050E4" w:rsidRDefault="00B17D95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B35AC9">
        <w:trPr>
          <w:trHeight w:val="130"/>
        </w:trPr>
        <w:tc>
          <w:tcPr>
            <w:tcW w:w="5523" w:type="dxa"/>
            <w:gridSpan w:val="4"/>
            <w:vAlign w:val="bottom"/>
          </w:tcPr>
          <w:p w14:paraId="11CB9A0F" w14:textId="0A226E90" w:rsidR="00D1492F" w:rsidRPr="00852850" w:rsidRDefault="00B47A12" w:rsidP="00806417">
            <w:pPr>
              <w:rPr>
                <w:rFonts w:ascii="Georgia" w:hAnsi="Georgia"/>
                <w:sz w:val="18"/>
                <w:lang w:val="en-US"/>
              </w:rPr>
            </w:pPr>
            <w:r w:rsidRPr="00852850">
              <w:rPr>
                <w:rFonts w:ascii="Georgia" w:hAnsi="Georgia"/>
                <w:sz w:val="18"/>
                <w:lang w:val="en-US"/>
              </w:rPr>
              <w:t>Bachelor in Business Administration (BSc)</w:t>
            </w:r>
          </w:p>
        </w:tc>
        <w:tc>
          <w:tcPr>
            <w:tcW w:w="3544" w:type="dxa"/>
            <w:gridSpan w:val="7"/>
          </w:tcPr>
          <w:p w14:paraId="419A9228" w14:textId="58E6FFD4" w:rsidR="00D1492F" w:rsidRPr="00D1492F" w:rsidRDefault="00652A5F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08/2022</w:t>
            </w:r>
            <w:r w:rsidR="00B35AC9">
              <w:rPr>
                <w:rFonts w:ascii="Georgia" w:hAnsi="Georgia"/>
                <w:sz w:val="18"/>
              </w:rPr>
              <w:t xml:space="preserve"> </w:t>
            </w:r>
            <w:r w:rsidR="00B35AC9">
              <w:rPr>
                <w:sz w:val="18"/>
                <w:lang w:val="en-US"/>
              </w:rPr>
              <w:t>–</w:t>
            </w:r>
            <w:r w:rsidR="00B35AC9">
              <w:rPr>
                <w:rFonts w:ascii="Georgia" w:hAnsi="Georgia"/>
                <w:sz w:val="18"/>
              </w:rPr>
              <w:t xml:space="preserve"> heute</w:t>
            </w:r>
            <w:r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100904" w14:paraId="7EABE9F1" w14:textId="77777777" w:rsidTr="00806417">
        <w:trPr>
          <w:trHeight w:val="471"/>
        </w:trPr>
        <w:tc>
          <w:tcPr>
            <w:tcW w:w="9067" w:type="dxa"/>
            <w:gridSpan w:val="11"/>
            <w:vAlign w:val="bottom"/>
          </w:tcPr>
          <w:p w14:paraId="6431360E" w14:textId="77777777" w:rsidR="00914A46" w:rsidRDefault="00652A5F" w:rsidP="0080641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Geplante </w:t>
            </w:r>
            <w:r w:rsidR="00B17D95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Vertiefung: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Finance</w:t>
            </w:r>
          </w:p>
          <w:p w14:paraId="7A71E6B0" w14:textId="58B43979" w:rsidR="00914A46" w:rsidRPr="00A7790E" w:rsidRDefault="00914A46" w:rsidP="00806417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r w:rsidRPr="00A7790E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Geplante Init</w:t>
            </w:r>
            <w:r w:rsidR="0054658A" w:rsidRPr="00A7790E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iativen: </w:t>
            </w:r>
            <w:r w:rsidR="00A7790E" w:rsidRPr="00A7790E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FS Ambassador, </w:t>
            </w:r>
            <w:r w:rsidR="0054658A" w:rsidRPr="00A7790E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FS Invest, FS Student Consulting</w:t>
            </w:r>
          </w:p>
        </w:tc>
      </w:tr>
      <w:tr w:rsidR="00D5280E" w:rsidRPr="009D7C49" w14:paraId="013361E1" w14:textId="77777777" w:rsidTr="0054658A">
        <w:trPr>
          <w:trHeight w:val="340"/>
        </w:trPr>
        <w:tc>
          <w:tcPr>
            <w:tcW w:w="7371" w:type="dxa"/>
            <w:gridSpan w:val="9"/>
            <w:vAlign w:val="bottom"/>
          </w:tcPr>
          <w:p w14:paraId="197620E3" w14:textId="1A78FEA7" w:rsidR="00D1492F" w:rsidRPr="008050E4" w:rsidRDefault="00652A5F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Völker-Schule Osnabrück</w:t>
            </w:r>
          </w:p>
        </w:tc>
        <w:tc>
          <w:tcPr>
            <w:tcW w:w="1696" w:type="dxa"/>
            <w:gridSpan w:val="2"/>
            <w:vAlign w:val="bottom"/>
          </w:tcPr>
          <w:p w14:paraId="63D86F51" w14:textId="1E8A4E3B" w:rsidR="00D1492F" w:rsidRPr="008050E4" w:rsidRDefault="00652A5F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Osnabrück</w:t>
            </w:r>
          </w:p>
        </w:tc>
      </w:tr>
      <w:tr w:rsidR="00D5280E" w:rsidRPr="002B2091" w14:paraId="62632213" w14:textId="77777777" w:rsidTr="00806417">
        <w:tc>
          <w:tcPr>
            <w:tcW w:w="5387" w:type="dxa"/>
            <w:gridSpan w:val="3"/>
            <w:vAlign w:val="bottom"/>
          </w:tcPr>
          <w:p w14:paraId="5F71027E" w14:textId="3DD5F9CB" w:rsidR="00D1492F" w:rsidRPr="00D5280E" w:rsidRDefault="00652A5F" w:rsidP="00806417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Fachhochschulreife Wirtschaft (</w:t>
            </w:r>
            <w:r w:rsidR="000518C3">
              <w:rPr>
                <w:rFonts w:ascii="Georgia" w:hAnsi="Georgia"/>
                <w:sz w:val="18"/>
                <w:lang w:val="de-AT"/>
              </w:rPr>
              <w:t>Abschlussn</w:t>
            </w:r>
            <w:r>
              <w:rPr>
                <w:rFonts w:ascii="Georgia" w:hAnsi="Georgia"/>
                <w:sz w:val="18"/>
                <w:lang w:val="de-AT"/>
              </w:rPr>
              <w:t>ote: 1,</w:t>
            </w:r>
            <w:r w:rsidR="000518C3">
              <w:rPr>
                <w:rFonts w:ascii="Georgia" w:hAnsi="Georgia"/>
                <w:sz w:val="18"/>
                <w:lang w:val="de-AT"/>
              </w:rPr>
              <w:t>0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680" w:type="dxa"/>
            <w:gridSpan w:val="8"/>
          </w:tcPr>
          <w:p w14:paraId="51FC9814" w14:textId="6B79A167" w:rsidR="00D1492F" w:rsidRPr="00610200" w:rsidRDefault="00652A5F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08/2020</w:t>
            </w:r>
            <w:r w:rsidR="00426D7E">
              <w:rPr>
                <w:rFonts w:ascii="Georgia" w:hAnsi="Georgia"/>
                <w:sz w:val="18"/>
              </w:rPr>
              <w:t xml:space="preserve"> – </w:t>
            </w:r>
            <w:r w:rsidR="000518C3">
              <w:rPr>
                <w:rFonts w:ascii="Georgia" w:hAnsi="Georgia"/>
                <w:sz w:val="18"/>
              </w:rPr>
              <w:t>07/2022</w:t>
            </w:r>
          </w:p>
        </w:tc>
      </w:tr>
      <w:tr w:rsidR="00D5280E" w:rsidRPr="00D5280E" w14:paraId="4D68BFE7" w14:textId="77777777" w:rsidTr="00806417">
        <w:trPr>
          <w:trHeight w:val="471"/>
        </w:trPr>
        <w:tc>
          <w:tcPr>
            <w:tcW w:w="9067" w:type="dxa"/>
            <w:gridSpan w:val="11"/>
            <w:vAlign w:val="bottom"/>
          </w:tcPr>
          <w:p w14:paraId="5A1AD320" w14:textId="51E8010F" w:rsidR="00426D7E" w:rsidRPr="0091331D" w:rsidRDefault="00652A5F" w:rsidP="0080641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Klassensprecher in der 11. und 12. Klasse</w:t>
            </w:r>
          </w:p>
          <w:p w14:paraId="54BF63E9" w14:textId="6ED1FFCB" w:rsidR="0091331D" w:rsidRPr="00D5280E" w:rsidRDefault="00652A5F" w:rsidP="0080641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Schwerpunktfächer: Betriebswirtschaftslehre und Rechnungswesen – Controlling, Volkswirtschaftslehre, Informationsverarbeitung</w:t>
            </w:r>
          </w:p>
        </w:tc>
      </w:tr>
      <w:tr w:rsidR="00E7700E" w:rsidRPr="006546FD" w14:paraId="1C51E2FF" w14:textId="77777777" w:rsidTr="00D5280E">
        <w:trPr>
          <w:trHeight w:val="340"/>
        </w:trPr>
        <w:tc>
          <w:tcPr>
            <w:tcW w:w="5670" w:type="dxa"/>
            <w:gridSpan w:val="5"/>
            <w:vAlign w:val="bottom"/>
          </w:tcPr>
          <w:p w14:paraId="4BAC65D2" w14:textId="2C52B182" w:rsidR="00E7700E" w:rsidRPr="00E7700E" w:rsidRDefault="00E7700E" w:rsidP="00E7700E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Oberschule Hagen a.T.W. </w:t>
            </w:r>
          </w:p>
        </w:tc>
        <w:tc>
          <w:tcPr>
            <w:tcW w:w="3397" w:type="dxa"/>
            <w:gridSpan w:val="6"/>
            <w:vAlign w:val="bottom"/>
          </w:tcPr>
          <w:p w14:paraId="2FCB10D7" w14:textId="2942EC27" w:rsidR="00E7700E" w:rsidRDefault="00E7700E" w:rsidP="00E7700E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Hagen a.T.W.</w:t>
            </w:r>
          </w:p>
        </w:tc>
      </w:tr>
      <w:tr w:rsidR="00E7700E" w:rsidRPr="006546FD" w14:paraId="312B82BC" w14:textId="77777777" w:rsidTr="00806417">
        <w:tc>
          <w:tcPr>
            <w:tcW w:w="5670" w:type="dxa"/>
            <w:gridSpan w:val="5"/>
            <w:vAlign w:val="bottom"/>
          </w:tcPr>
          <w:p w14:paraId="1CEE182B" w14:textId="18365DF9" w:rsidR="00E7700E" w:rsidRPr="00D5280E" w:rsidRDefault="00E7700E" w:rsidP="00806417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Erweiterte mittlere Reife (Note: 2,1)</w:t>
            </w:r>
          </w:p>
        </w:tc>
        <w:tc>
          <w:tcPr>
            <w:tcW w:w="3397" w:type="dxa"/>
            <w:gridSpan w:val="6"/>
          </w:tcPr>
          <w:p w14:paraId="7521EA6E" w14:textId="70C9C2A2" w:rsidR="00E7700E" w:rsidRDefault="00E7700E" w:rsidP="00E7700E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09/2014 – 07/2020</w:t>
            </w:r>
          </w:p>
        </w:tc>
      </w:tr>
      <w:tr w:rsidR="00E7700E" w:rsidRPr="003101F0" w14:paraId="69F47C1D" w14:textId="77777777" w:rsidTr="00806417">
        <w:trPr>
          <w:trHeight w:val="471"/>
        </w:trPr>
        <w:tc>
          <w:tcPr>
            <w:tcW w:w="9067" w:type="dxa"/>
            <w:gridSpan w:val="11"/>
            <w:vAlign w:val="bottom"/>
          </w:tcPr>
          <w:p w14:paraId="5154E9E2" w14:textId="1DAD4B83" w:rsidR="00E7700E" w:rsidRPr="008E7D24" w:rsidRDefault="00E7700E" w:rsidP="0080641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Klassensprecher in der 9. und 10. Klasse</w:t>
            </w:r>
          </w:p>
          <w:p w14:paraId="3A47C17A" w14:textId="015C503F" w:rsidR="00E1699B" w:rsidRPr="00E1699B" w:rsidRDefault="00E1699B" w:rsidP="0080641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Profilwahlfach Technik</w:t>
            </w:r>
          </w:p>
          <w:p w14:paraId="23575F6C" w14:textId="3782EF30" w:rsidR="00E7700E" w:rsidRPr="00267252" w:rsidRDefault="00E7700E" w:rsidP="0080641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Schüleraustausch Barcezwo (Polen)</w:t>
            </w:r>
          </w:p>
        </w:tc>
      </w:tr>
      <w:tr w:rsidR="00E7700E" w:rsidRPr="009D7C49" w14:paraId="3A2665B3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E7700E" w:rsidRPr="009D7C49" w:rsidRDefault="00E7700E" w:rsidP="00E7700E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E770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5D5FD669" w:rsidR="00E7700E" w:rsidRPr="008050E4" w:rsidRDefault="00E7700E" w:rsidP="00E7700E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HBBN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3DB7778" w:rsidR="00E7700E" w:rsidRPr="008050E4" w:rsidRDefault="00E7700E" w:rsidP="00E7700E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Osnabrück</w:t>
            </w:r>
          </w:p>
        </w:tc>
      </w:tr>
      <w:tr w:rsidR="00E7700E" w:rsidRPr="00CE1BBC" w14:paraId="335D84E9" w14:textId="77777777" w:rsidTr="00806417">
        <w:tc>
          <w:tcPr>
            <w:tcW w:w="7371" w:type="dxa"/>
            <w:gridSpan w:val="9"/>
            <w:vAlign w:val="bottom"/>
          </w:tcPr>
          <w:p w14:paraId="20B1570F" w14:textId="5C96D649" w:rsidR="00E7700E" w:rsidRPr="00E7700E" w:rsidRDefault="00E7700E" w:rsidP="00806417">
            <w:pPr>
              <w:rPr>
                <w:rFonts w:ascii="Georgia" w:hAnsi="Georgia"/>
                <w:sz w:val="18"/>
              </w:rPr>
            </w:pPr>
            <w:r w:rsidRPr="00E7700E">
              <w:rPr>
                <w:rFonts w:ascii="Georgia" w:hAnsi="Georgia"/>
                <w:sz w:val="18"/>
              </w:rPr>
              <w:t>Zweiwöchiges Praktikum im Bereich W</w:t>
            </w:r>
            <w:r>
              <w:rPr>
                <w:rFonts w:ascii="Georgia" w:hAnsi="Georgia"/>
                <w:sz w:val="18"/>
              </w:rPr>
              <w:t>irtschaftsprüfung</w:t>
            </w:r>
          </w:p>
        </w:tc>
        <w:tc>
          <w:tcPr>
            <w:tcW w:w="1696" w:type="dxa"/>
            <w:gridSpan w:val="2"/>
          </w:tcPr>
          <w:p w14:paraId="0475B997" w14:textId="4956FA8D" w:rsidR="00E7700E" w:rsidRPr="00A74225" w:rsidRDefault="00E7700E" w:rsidP="00E7700E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 w:rsidRPr="0054658A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  <w:lang w:val="en-US"/>
              </w:rPr>
              <w:t>10/2021</w:t>
            </w:r>
          </w:p>
        </w:tc>
      </w:tr>
      <w:tr w:rsidR="00E7700E" w:rsidRPr="00D5280E" w14:paraId="54C3D64C" w14:textId="77777777" w:rsidTr="00806417">
        <w:tc>
          <w:tcPr>
            <w:tcW w:w="9067" w:type="dxa"/>
            <w:gridSpan w:val="11"/>
            <w:vAlign w:val="bottom"/>
          </w:tcPr>
          <w:p w14:paraId="27184178" w14:textId="66D90DB4" w:rsidR="00E7700E" w:rsidRPr="003418E0" w:rsidRDefault="00E7700E" w:rsidP="00806417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Erstellung von </w:t>
            </w:r>
            <w:r w:rsidR="00843F17">
              <w:rPr>
                <w:sz w:val="18"/>
                <w:lang w:val="de-AT"/>
              </w:rPr>
              <w:t>Unternehmensbewertungen (DCF-Modelle, Substanz-/Ertragswertverfahren)</w:t>
            </w:r>
          </w:p>
          <w:p w14:paraId="3A3C7AF5" w14:textId="25587240" w:rsidR="00E7700E" w:rsidRDefault="00843F17" w:rsidP="00806417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Jahresabschlussprüfung mittelgroßer Unternehmen und Konzerne</w:t>
            </w:r>
          </w:p>
          <w:p w14:paraId="6DD9BA0F" w14:textId="3D3940C7" w:rsidR="00E7700E" w:rsidRPr="00CE28CC" w:rsidRDefault="00843F17" w:rsidP="00806417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Industriebuchführung mithilfe von DATEV</w:t>
            </w:r>
          </w:p>
        </w:tc>
      </w:tr>
      <w:tr w:rsidR="00E7700E" w:rsidRPr="009D7C49" w14:paraId="50AFEA03" w14:textId="77777777" w:rsidTr="005076EC">
        <w:trPr>
          <w:trHeight w:val="340"/>
        </w:trPr>
        <w:tc>
          <w:tcPr>
            <w:tcW w:w="5523" w:type="dxa"/>
            <w:gridSpan w:val="4"/>
            <w:vAlign w:val="bottom"/>
          </w:tcPr>
          <w:p w14:paraId="42FB0D26" w14:textId="0230F077" w:rsidR="00E7700E" w:rsidRPr="00F31B84" w:rsidRDefault="00843F17" w:rsidP="00E7700E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Sparkasse Osnabrück</w:t>
            </w:r>
          </w:p>
        </w:tc>
        <w:tc>
          <w:tcPr>
            <w:tcW w:w="3544" w:type="dxa"/>
            <w:gridSpan w:val="7"/>
            <w:vAlign w:val="bottom"/>
          </w:tcPr>
          <w:p w14:paraId="11E31BD8" w14:textId="2D65A795" w:rsidR="00E7700E" w:rsidRPr="00F31B84" w:rsidRDefault="00843F17" w:rsidP="00E7700E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Osnabrück</w:t>
            </w:r>
          </w:p>
        </w:tc>
      </w:tr>
      <w:tr w:rsidR="00E7700E" w:rsidRPr="006546FD" w14:paraId="48328CB9" w14:textId="77777777" w:rsidTr="00806417">
        <w:tc>
          <w:tcPr>
            <w:tcW w:w="6379" w:type="dxa"/>
            <w:gridSpan w:val="6"/>
            <w:vAlign w:val="bottom"/>
          </w:tcPr>
          <w:p w14:paraId="74B74B41" w14:textId="127F3CC5" w:rsidR="00E7700E" w:rsidRPr="00843F17" w:rsidRDefault="00E7700E" w:rsidP="0080641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843F17">
              <w:rPr>
                <w:i w:val="0"/>
                <w:iCs w:val="0"/>
                <w:sz w:val="18"/>
              </w:rPr>
              <w:t xml:space="preserve">Praktikant im </w:t>
            </w:r>
            <w:r w:rsidR="00843F17" w:rsidRPr="00843F17">
              <w:rPr>
                <w:i w:val="0"/>
                <w:iCs w:val="0"/>
                <w:sz w:val="18"/>
              </w:rPr>
              <w:t xml:space="preserve">Bereich Private </w:t>
            </w:r>
            <w:r w:rsidR="00843F17">
              <w:rPr>
                <w:i w:val="0"/>
                <w:iCs w:val="0"/>
                <w:sz w:val="18"/>
              </w:rPr>
              <w:t>Banking</w:t>
            </w:r>
          </w:p>
        </w:tc>
        <w:tc>
          <w:tcPr>
            <w:tcW w:w="2688" w:type="dxa"/>
            <w:gridSpan w:val="5"/>
          </w:tcPr>
          <w:p w14:paraId="2CB21DEB" w14:textId="0D7F6C89" w:rsidR="00E7700E" w:rsidRPr="00A74225" w:rsidRDefault="00E7700E" w:rsidP="00E7700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843F17">
              <w:rPr>
                <w:i w:val="0"/>
                <w:iCs w:val="0"/>
                <w:sz w:val="18"/>
                <w:lang w:val="en-US"/>
              </w:rPr>
              <w:t>8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43F17">
              <w:rPr>
                <w:i w:val="0"/>
                <w:iCs w:val="0"/>
                <w:sz w:val="18"/>
                <w:lang w:val="en-US"/>
              </w:rPr>
              <w:t>20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843F17">
              <w:rPr>
                <w:i w:val="0"/>
                <w:iCs w:val="0"/>
                <w:sz w:val="18"/>
                <w:lang w:val="en-US"/>
              </w:rPr>
              <w:t>7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43F17">
              <w:rPr>
                <w:i w:val="0"/>
                <w:iCs w:val="0"/>
                <w:sz w:val="18"/>
                <w:lang w:val="en-US"/>
              </w:rPr>
              <w:t>21</w:t>
            </w:r>
          </w:p>
        </w:tc>
      </w:tr>
      <w:tr w:rsidR="00E7700E" w:rsidRPr="00D5280E" w14:paraId="7C4155D6" w14:textId="77777777" w:rsidTr="00806417">
        <w:tc>
          <w:tcPr>
            <w:tcW w:w="9067" w:type="dxa"/>
            <w:gridSpan w:val="11"/>
            <w:vAlign w:val="bottom"/>
          </w:tcPr>
          <w:p w14:paraId="1A135F1D" w14:textId="300E7B74" w:rsidR="00E7700E" w:rsidRDefault="003F5039" w:rsidP="00806417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Kundenberatung von Privatkunden bei der Kontoführung</w:t>
            </w:r>
          </w:p>
          <w:p w14:paraId="7C7DA6E8" w14:textId="7BCDB297" w:rsidR="00E7700E" w:rsidRDefault="003F5039" w:rsidP="00806417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Anlageberatung im Bereich Fonds- und Aktienanlagen</w:t>
            </w:r>
          </w:p>
          <w:p w14:paraId="3658805E" w14:textId="6C8ACE86" w:rsidR="00E7700E" w:rsidRPr="0091331D" w:rsidRDefault="003F5039" w:rsidP="00806417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Begleitung interner Immobilienprojekte im Projektmanagement</w:t>
            </w:r>
          </w:p>
        </w:tc>
      </w:tr>
      <w:tr w:rsidR="00E7700E" w:rsidRPr="009D7C49" w14:paraId="414B4085" w14:textId="77777777" w:rsidTr="003F5039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2E07EB" w:rsidR="00E7700E" w:rsidRPr="009D7C49" w:rsidRDefault="00C34D56" w:rsidP="00E7700E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E</w:t>
            </w:r>
            <w:r w:rsidR="008F4AA0">
              <w:rPr>
                <w:sz w:val="28"/>
              </w:rPr>
              <w:t>xtracurriculares</w:t>
            </w:r>
            <w:r w:rsidR="00E7700E">
              <w:rPr>
                <w:sz w:val="28"/>
              </w:rPr>
              <w:t xml:space="preserve"> Engagement</w:t>
            </w:r>
          </w:p>
        </w:tc>
      </w:tr>
      <w:tr w:rsidR="003F5039" w:rsidRPr="009D7C49" w14:paraId="0F717AE3" w14:textId="77777777" w:rsidTr="00914A46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523BDCAA" w14:textId="6EE9D9AE" w:rsidR="003F5039" w:rsidRDefault="003F5039" w:rsidP="00E7700E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Messdiener Sankt Martinus Hagen</w:t>
            </w:r>
          </w:p>
        </w:tc>
        <w:tc>
          <w:tcPr>
            <w:tcW w:w="3544" w:type="dxa"/>
            <w:gridSpan w:val="7"/>
            <w:tcBorders>
              <w:top w:val="single" w:sz="4" w:space="0" w:color="auto"/>
            </w:tcBorders>
            <w:vAlign w:val="bottom"/>
          </w:tcPr>
          <w:p w14:paraId="5D8D43DE" w14:textId="0E7771C6" w:rsidR="003F5039" w:rsidRDefault="003F5039" w:rsidP="00E7700E">
            <w:pPr>
              <w:pStyle w:val="O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Hagen a.T.W.</w:t>
            </w:r>
          </w:p>
        </w:tc>
      </w:tr>
      <w:tr w:rsidR="003F5039" w:rsidRPr="009D7C49" w14:paraId="5F57CCBD" w14:textId="77777777" w:rsidTr="00806417">
        <w:trPr>
          <w:trHeight w:val="130"/>
        </w:trPr>
        <w:tc>
          <w:tcPr>
            <w:tcW w:w="5523" w:type="dxa"/>
            <w:gridSpan w:val="4"/>
            <w:vAlign w:val="bottom"/>
          </w:tcPr>
          <w:p w14:paraId="6C5A02C8" w14:textId="507FA031" w:rsidR="003F5039" w:rsidRPr="003F5039" w:rsidRDefault="001657BA" w:rsidP="00806417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Gruppenleiter, Kassenwart und Messdiener</w:t>
            </w:r>
          </w:p>
        </w:tc>
        <w:tc>
          <w:tcPr>
            <w:tcW w:w="3544" w:type="dxa"/>
            <w:gridSpan w:val="7"/>
            <w:vAlign w:val="bottom"/>
          </w:tcPr>
          <w:p w14:paraId="5429B6D4" w14:textId="25C437A5" w:rsidR="003F5039" w:rsidRPr="00914A46" w:rsidRDefault="001657BA" w:rsidP="00914A4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914A46">
              <w:rPr>
                <w:i w:val="0"/>
                <w:iCs w:val="0"/>
                <w:sz w:val="18"/>
                <w:lang w:val="en-US"/>
              </w:rPr>
              <w:t xml:space="preserve">11/2019 </w:t>
            </w:r>
            <w:r w:rsidR="00914A46">
              <w:rPr>
                <w:i w:val="0"/>
                <w:iCs w:val="0"/>
                <w:sz w:val="18"/>
                <w:lang w:val="en-US"/>
              </w:rPr>
              <w:t xml:space="preserve">– </w:t>
            </w:r>
            <w:r w:rsidRPr="00914A46"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1657BA" w:rsidRPr="009D7C49" w14:paraId="3AB7E580" w14:textId="77777777" w:rsidTr="005076EC">
        <w:trPr>
          <w:trHeight w:val="471"/>
        </w:trPr>
        <w:tc>
          <w:tcPr>
            <w:tcW w:w="8505" w:type="dxa"/>
            <w:gridSpan w:val="10"/>
            <w:vAlign w:val="bottom"/>
          </w:tcPr>
          <w:p w14:paraId="4CFC3A9A" w14:textId="77777777" w:rsidR="001657BA" w:rsidRDefault="001657BA" w:rsidP="00914A4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Organisation von Fahrten und Ausflügen für Kinder und Jugendliche zwischen 8 und 16 Jahren</w:t>
            </w:r>
          </w:p>
          <w:p w14:paraId="261C7688" w14:textId="77777777" w:rsidR="001657BA" w:rsidRDefault="001657BA" w:rsidP="00914A4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Führung der Vereinskasse und des Vereinsvermögens</w:t>
            </w:r>
          </w:p>
          <w:p w14:paraId="75778E83" w14:textId="1AC26CB3" w:rsidR="001657BA" w:rsidRDefault="001657BA" w:rsidP="00914A4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Buchführung und Rechnungslegung an den Vereinsvorstand</w:t>
            </w:r>
          </w:p>
        </w:tc>
        <w:tc>
          <w:tcPr>
            <w:tcW w:w="562" w:type="dxa"/>
            <w:vAlign w:val="bottom"/>
          </w:tcPr>
          <w:p w14:paraId="06A31DB9" w14:textId="77777777" w:rsidR="001657BA" w:rsidRPr="001657BA" w:rsidRDefault="001657BA" w:rsidP="001657BA">
            <w:pPr>
              <w:pStyle w:val="Beschreibung"/>
              <w:jc w:val="right"/>
              <w:rPr>
                <w:sz w:val="18"/>
              </w:rPr>
            </w:pPr>
          </w:p>
        </w:tc>
      </w:tr>
      <w:tr w:rsidR="00E7700E" w:rsidRPr="009D7C49" w14:paraId="74251178" w14:textId="77777777" w:rsidTr="003F5039">
        <w:trPr>
          <w:trHeight w:val="340"/>
        </w:trPr>
        <w:tc>
          <w:tcPr>
            <w:tcW w:w="5523" w:type="dxa"/>
            <w:gridSpan w:val="4"/>
            <w:vAlign w:val="bottom"/>
          </w:tcPr>
          <w:p w14:paraId="23826F21" w14:textId="2D3305B2" w:rsidR="00E7700E" w:rsidRPr="00AA5A9C" w:rsidRDefault="001657BA" w:rsidP="00E7700E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AIESEC Münster</w:t>
            </w:r>
          </w:p>
        </w:tc>
        <w:tc>
          <w:tcPr>
            <w:tcW w:w="3544" w:type="dxa"/>
            <w:gridSpan w:val="7"/>
            <w:vAlign w:val="bottom"/>
          </w:tcPr>
          <w:p w14:paraId="58208F44" w14:textId="59F1587E" w:rsidR="00E7700E" w:rsidRPr="007D5BE9" w:rsidRDefault="001657BA" w:rsidP="00E7700E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Münster</w:t>
            </w:r>
          </w:p>
        </w:tc>
      </w:tr>
      <w:tr w:rsidR="00E7700E" w:rsidRPr="006546FD" w14:paraId="4F59C612" w14:textId="77777777" w:rsidTr="00806417">
        <w:trPr>
          <w:trHeight w:val="130"/>
        </w:trPr>
        <w:tc>
          <w:tcPr>
            <w:tcW w:w="6804" w:type="dxa"/>
            <w:gridSpan w:val="8"/>
            <w:vAlign w:val="bottom"/>
          </w:tcPr>
          <w:p w14:paraId="32F07601" w14:textId="1848764C" w:rsidR="00E7700E" w:rsidRPr="00D5280E" w:rsidRDefault="00914A46" w:rsidP="00806417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Teammitglied im Business Development</w:t>
            </w:r>
          </w:p>
        </w:tc>
        <w:tc>
          <w:tcPr>
            <w:tcW w:w="2263" w:type="dxa"/>
            <w:gridSpan w:val="3"/>
          </w:tcPr>
          <w:p w14:paraId="45DD2178" w14:textId="208EE497" w:rsidR="00E7700E" w:rsidRDefault="00914A46" w:rsidP="00914A46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01/2022 – </w:t>
            </w:r>
            <w:r w:rsidR="009B1567">
              <w:rPr>
                <w:sz w:val="18"/>
                <w:lang w:val="en-US"/>
              </w:rPr>
              <w:t>06/2022</w:t>
            </w:r>
          </w:p>
        </w:tc>
      </w:tr>
      <w:tr w:rsidR="00E7700E" w:rsidRPr="00D5280E" w14:paraId="02437711" w14:textId="77777777" w:rsidTr="00806417">
        <w:trPr>
          <w:trHeight w:val="471"/>
        </w:trPr>
        <w:tc>
          <w:tcPr>
            <w:tcW w:w="9067" w:type="dxa"/>
            <w:gridSpan w:val="11"/>
            <w:vAlign w:val="bottom"/>
          </w:tcPr>
          <w:p w14:paraId="7CA4D9D0" w14:textId="5147B93A" w:rsidR="00E7700E" w:rsidRPr="00F64C22" w:rsidRDefault="00914A46" w:rsidP="00806417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Entwicklung und Optimierung der internen Geschäftsprozesse</w:t>
            </w:r>
          </w:p>
          <w:p w14:paraId="68CFAD97" w14:textId="76B6A486" w:rsidR="0054658A" w:rsidRPr="0054658A" w:rsidRDefault="00914A46" w:rsidP="00806417">
            <w:pPr>
              <w:pStyle w:val="Bullets"/>
              <w:rPr>
                <w:sz w:val="18"/>
                <w:lang w:val="de-AT"/>
              </w:rPr>
            </w:pPr>
            <w:r w:rsidRPr="00914A46">
              <w:rPr>
                <w:sz w:val="18"/>
                <w:lang w:val="de-AT"/>
              </w:rPr>
              <w:t>Strategische Vereinsplanun</w:t>
            </w:r>
            <w:r w:rsidR="0054658A">
              <w:rPr>
                <w:sz w:val="18"/>
                <w:lang w:val="de-AT"/>
              </w:rPr>
              <w:t>g</w:t>
            </w:r>
          </w:p>
        </w:tc>
      </w:tr>
      <w:tr w:rsidR="00E7700E" w:rsidRPr="009D7C49" w14:paraId="4AF19DD1" w14:textId="77777777" w:rsidTr="005076EC">
        <w:trPr>
          <w:trHeight w:val="340"/>
        </w:trPr>
        <w:tc>
          <w:tcPr>
            <w:tcW w:w="7371" w:type="dxa"/>
            <w:gridSpan w:val="9"/>
            <w:vAlign w:val="bottom"/>
          </w:tcPr>
          <w:p w14:paraId="7756FD9A" w14:textId="617C84B9" w:rsidR="00E7700E" w:rsidRPr="007D5BE9" w:rsidRDefault="0054658A" w:rsidP="00E7700E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Akademisches Börsen- und Wirtschaftsforum Osnabrück e.V.</w:t>
            </w:r>
          </w:p>
        </w:tc>
        <w:tc>
          <w:tcPr>
            <w:tcW w:w="1696" w:type="dxa"/>
            <w:gridSpan w:val="2"/>
            <w:vAlign w:val="bottom"/>
          </w:tcPr>
          <w:p w14:paraId="30626CB8" w14:textId="79E5FE8D" w:rsidR="00E7700E" w:rsidRPr="000B6548" w:rsidRDefault="0054658A" w:rsidP="00E7700E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Osnabrück</w:t>
            </w:r>
          </w:p>
        </w:tc>
      </w:tr>
      <w:tr w:rsidR="00E7700E" w:rsidRPr="006546FD" w14:paraId="56372BDE" w14:textId="77777777" w:rsidTr="00806417">
        <w:trPr>
          <w:trHeight w:val="130"/>
        </w:trPr>
        <w:tc>
          <w:tcPr>
            <w:tcW w:w="7371" w:type="dxa"/>
            <w:gridSpan w:val="9"/>
            <w:vAlign w:val="bottom"/>
          </w:tcPr>
          <w:p w14:paraId="3C87D247" w14:textId="4FA1D2B0" w:rsidR="00E7700E" w:rsidRPr="00F64FA7" w:rsidRDefault="0054658A" w:rsidP="0080641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Aktives Vereinsmitglied und Teilnehmer der Stock-Pitch-Competition</w:t>
            </w:r>
          </w:p>
        </w:tc>
        <w:tc>
          <w:tcPr>
            <w:tcW w:w="1696" w:type="dxa"/>
            <w:gridSpan w:val="2"/>
          </w:tcPr>
          <w:p w14:paraId="288A2195" w14:textId="4306BCE1" w:rsidR="00E7700E" w:rsidRPr="00F64FA7" w:rsidRDefault="00E7700E" w:rsidP="00E7700E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54658A">
              <w:rPr>
                <w:i w:val="0"/>
                <w:iCs w:val="0"/>
                <w:sz w:val="18"/>
                <w:lang w:val="en-US"/>
              </w:rPr>
              <w:t>8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 w:rsidR="00F94742">
              <w:rPr>
                <w:i w:val="0"/>
                <w:iCs w:val="0"/>
                <w:sz w:val="18"/>
                <w:lang w:val="en-US"/>
              </w:rPr>
              <w:t>21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54658A"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E7700E" w:rsidRPr="006546FD" w14:paraId="7ECB507F" w14:textId="77777777" w:rsidTr="00806417">
        <w:trPr>
          <w:trHeight w:val="471"/>
        </w:trPr>
        <w:tc>
          <w:tcPr>
            <w:tcW w:w="9067" w:type="dxa"/>
            <w:gridSpan w:val="11"/>
            <w:vAlign w:val="bottom"/>
          </w:tcPr>
          <w:p w14:paraId="02BA31EF" w14:textId="77777777" w:rsidR="00E7700E" w:rsidRDefault="0054658A" w:rsidP="00806417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Monatliche Mitgliederversammlungen und Austausch über die Finanzmärkte</w:t>
            </w:r>
            <w:r w:rsidR="009A74F6">
              <w:rPr>
                <w:i/>
                <w:sz w:val="18"/>
                <w:lang w:val="de-AT"/>
              </w:rPr>
              <w:t xml:space="preserve"> und </w:t>
            </w:r>
            <w:r>
              <w:rPr>
                <w:i/>
                <w:sz w:val="18"/>
                <w:lang w:val="de-AT"/>
              </w:rPr>
              <w:t>wirtschaftliche Entwicklungen</w:t>
            </w:r>
          </w:p>
          <w:p w14:paraId="2CC438FF" w14:textId="752BF223" w:rsidR="009A74F6" w:rsidRPr="009A74F6" w:rsidRDefault="009A74F6" w:rsidP="00806417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Aktive Teilnahme an Veranstaltungen und Webinar</w:t>
            </w:r>
            <w:r w:rsidR="00AB1691">
              <w:rPr>
                <w:i/>
                <w:iCs/>
                <w:sz w:val="18"/>
                <w:lang w:val="de-AT"/>
              </w:rPr>
              <w:t>en</w:t>
            </w:r>
            <w:r>
              <w:rPr>
                <w:i/>
                <w:iCs/>
                <w:sz w:val="18"/>
                <w:lang w:val="de-AT"/>
              </w:rPr>
              <w:t xml:space="preserve"> des Bundesverbands der Börsenvereine an deutschen Hochschulen e.V. (Börsenführerschein, Certified Finance Student)</w:t>
            </w:r>
          </w:p>
        </w:tc>
      </w:tr>
      <w:tr w:rsidR="00E7700E" w:rsidRPr="009D7C49" w14:paraId="482569A2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E7700E" w:rsidRPr="009D7C49" w:rsidRDefault="00E7700E" w:rsidP="00E7700E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7700E" w:rsidRPr="00D5280E" w14:paraId="2B257790" w14:textId="77777777" w:rsidTr="00C6178B">
        <w:trPr>
          <w:trHeight w:val="283"/>
        </w:trPr>
        <w:tc>
          <w:tcPr>
            <w:tcW w:w="1985" w:type="dxa"/>
            <w:tcBorders>
              <w:top w:val="single" w:sz="4" w:space="0" w:color="auto"/>
            </w:tcBorders>
          </w:tcPr>
          <w:p w14:paraId="15B2C431" w14:textId="56F73C25" w:rsidR="00E7700E" w:rsidRPr="009D7C49" w:rsidRDefault="00E7700E" w:rsidP="00C6178B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</w:tcPr>
          <w:p w14:paraId="061D3FCE" w14:textId="793F7D2A" w:rsidR="00E7700E" w:rsidRPr="00D5280E" w:rsidRDefault="00E7700E" w:rsidP="000668F0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467C4D">
              <w:rPr>
                <w:rFonts w:ascii="Georgia" w:hAnsi="Georgia" w:cs="Georgia"/>
                <w:color w:val="000000"/>
                <w:sz w:val="18"/>
                <w:lang w:val="de-AT"/>
              </w:rPr>
              <w:t>(</w:t>
            </w:r>
            <w:r w:rsidR="00467C4D" w:rsidRPr="009C06B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Business-</w:t>
            </w:r>
            <w:r w:rsidR="00467C4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) 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(V</w:t>
            </w:r>
            <w:r w:rsidR="006F0CB1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</w:p>
        </w:tc>
      </w:tr>
      <w:tr w:rsidR="00E7700E" w:rsidRPr="00100904" w14:paraId="45706C3F" w14:textId="77777777" w:rsidTr="000668F0">
        <w:trPr>
          <w:trHeight w:val="283"/>
        </w:trPr>
        <w:tc>
          <w:tcPr>
            <w:tcW w:w="1985" w:type="dxa"/>
          </w:tcPr>
          <w:p w14:paraId="57688BDA" w14:textId="350496FE" w:rsidR="00E7700E" w:rsidRPr="009D7C49" w:rsidRDefault="00E7700E" w:rsidP="000668F0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10"/>
          </w:tcPr>
          <w:p w14:paraId="60CA2168" w14:textId="2D64294F" w:rsidR="00E7700E" w:rsidRPr="00665BF3" w:rsidRDefault="00E7700E" w:rsidP="000668F0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Office, </w:t>
            </w:r>
            <w:r w:rsidR="00467C4D">
              <w:rPr>
                <w:rFonts w:ascii="Georgia" w:hAnsi="Georgia" w:cs="Georgia"/>
                <w:color w:val="000000"/>
                <w:sz w:val="18"/>
                <w:lang w:val="en-US"/>
              </w:rPr>
              <w:t>Microsoft Dynamics, DATEV</w:t>
            </w:r>
            <w:r w:rsidR="006F0CB1">
              <w:rPr>
                <w:rFonts w:ascii="Georgia" w:hAnsi="Georgia" w:cs="Georgia"/>
                <w:color w:val="000000"/>
                <w:sz w:val="18"/>
                <w:lang w:val="en-US"/>
              </w:rPr>
              <w:t>, Bloomberg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6F0CB1">
              <w:rPr>
                <w:rFonts w:ascii="Georgia" w:hAnsi="Georgia" w:cs="Georgia"/>
                <w:color w:val="000000"/>
                <w:sz w:val="18"/>
                <w:lang w:val="en-US"/>
              </w:rPr>
              <w:t>PitchBook, Refinitiv Eikon,</w:t>
            </w:r>
            <w:r w:rsidR="00467C4D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OS-Plus, IBM-Notes</w:t>
            </w:r>
            <w:r w:rsidR="006F0CB1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E7700E" w:rsidRPr="00BA215A" w14:paraId="70CB01B0" w14:textId="77777777" w:rsidTr="0010090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2-08-30T19:45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680"/>
          <w:trPrChange w:id="2" w:author="David Döbele" w:date="2022-08-30T19:45:00Z">
            <w:trPr>
              <w:trHeight w:val="283"/>
            </w:trPr>
          </w:trPrChange>
        </w:trPr>
        <w:tc>
          <w:tcPr>
            <w:tcW w:w="1985" w:type="dxa"/>
            <w:vAlign w:val="bottom"/>
            <w:tcPrChange w:id="3" w:author="David Döbele" w:date="2022-08-30T19:45:00Z">
              <w:tcPr>
                <w:tcW w:w="1985" w:type="dxa"/>
              </w:tcPr>
            </w:tcPrChange>
          </w:tcPr>
          <w:p w14:paraId="04F58216" w14:textId="1893BF0B" w:rsidR="00E7700E" w:rsidRPr="009D7C49" w:rsidRDefault="00E7700E" w:rsidP="00100904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ins w:id="4" w:author="David Döbele" w:date="2022-08-30T19:45:00Z">
              <w:r w:rsidR="00100904">
                <w:rPr>
                  <w:rFonts w:ascii="Georgia" w:hAnsi="Georgia"/>
                  <w:sz w:val="18"/>
                </w:rPr>
                <w:br/>
              </w:r>
              <w:r w:rsidR="00100904">
                <w:rPr>
                  <w:rFonts w:ascii="Georgia" w:hAnsi="Georgia"/>
                  <w:sz w:val="18"/>
                </w:rPr>
                <w:br/>
              </w:r>
            </w:ins>
          </w:p>
        </w:tc>
        <w:tc>
          <w:tcPr>
            <w:tcW w:w="7082" w:type="dxa"/>
            <w:gridSpan w:val="10"/>
            <w:vAlign w:val="bottom"/>
            <w:tcPrChange w:id="5" w:author="David Döbele" w:date="2022-08-30T19:45:00Z">
              <w:tcPr>
                <w:tcW w:w="7082" w:type="dxa"/>
                <w:gridSpan w:val="10"/>
              </w:tcPr>
            </w:tcPrChange>
          </w:tcPr>
          <w:p w14:paraId="598C2742" w14:textId="3CE2B1E4" w:rsidR="00E7700E" w:rsidRPr="0074111D" w:rsidRDefault="00467C4D" w:rsidP="00100904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Tennis</w:t>
            </w:r>
            <w:r w:rsidR="00E7700E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E7700E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80641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ehemaliges Mitglied der 1.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Jugendmannschaft des TC-Hagen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a.T.W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.</w:t>
            </w:r>
            <w:r w:rsidR="00E7700E" w:rsidRPr="00C768ED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E7700E" w:rsidRPr="00C768ED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ins w:id="6" w:author="David Döbele" w:date="2022-08-30T19:44:00Z">
              <w:r w:rsidR="00100904">
                <w:rPr>
                  <w:rFonts w:ascii="Georgia" w:hAnsi="Georgia" w:cs="Georgia"/>
                  <w:color w:val="000000"/>
                  <w:sz w:val="18"/>
                  <w:lang w:val="de-AT"/>
                </w:rPr>
                <w:br/>
              </w:r>
            </w:ins>
            <w:r>
              <w:rPr>
                <w:rFonts w:ascii="Georgia" w:hAnsi="Georgia" w:cs="Georgia"/>
                <w:color w:val="000000"/>
                <w:sz w:val="18"/>
              </w:rPr>
              <w:t>Musik (</w:t>
            </w:r>
            <w:r w:rsidRPr="00EF1A06">
              <w:rPr>
                <w:rFonts w:ascii="Georgia" w:hAnsi="Georgia" w:cs="Georgia"/>
                <w:i/>
                <w:color w:val="000000"/>
                <w:sz w:val="18"/>
              </w:rPr>
              <w:t>Sch</w:t>
            </w:r>
            <w:r w:rsidR="00EF1A06" w:rsidRPr="00EF1A06">
              <w:rPr>
                <w:rFonts w:ascii="Georgia" w:hAnsi="Georgia" w:cs="Georgia"/>
                <w:i/>
                <w:color w:val="000000"/>
                <w:sz w:val="18"/>
              </w:rPr>
              <w:t>lagzeug spielen</w:t>
            </w:r>
            <w:r w:rsidR="00EF1A06">
              <w:rPr>
                <w:rFonts w:ascii="Georgia" w:hAnsi="Georgia" w:cs="Georgia"/>
                <w:color w:val="000000"/>
                <w:sz w:val="18"/>
              </w:rPr>
              <w:t xml:space="preserve">), Kraftsport, </w:t>
            </w:r>
            <w:ins w:id="7" w:author="David Döbele" w:date="2022-08-30T19:45:00Z">
              <w:r w:rsidR="00100904">
                <w:rPr>
                  <w:rFonts w:ascii="Georgia" w:hAnsi="Georgia" w:cs="Georgia"/>
                  <w:color w:val="000000"/>
                  <w:sz w:val="18"/>
                </w:rPr>
                <w:br/>
                <w:t xml:space="preserve">Finanzen &amp; </w:t>
              </w:r>
            </w:ins>
            <w:r w:rsidR="00EF1A06">
              <w:rPr>
                <w:rFonts w:ascii="Georgia" w:hAnsi="Georgia" w:cs="Georgia"/>
                <w:color w:val="000000"/>
                <w:sz w:val="18"/>
              </w:rPr>
              <w:t>Kapitalmärkte</w:t>
            </w:r>
            <w:del w:id="8" w:author="David Döbele" w:date="2022-08-30T19:45:00Z">
              <w:r w:rsidR="00EF1A06" w:rsidDel="00100904">
                <w:rPr>
                  <w:rFonts w:ascii="Georgia" w:hAnsi="Georgia" w:cs="Georgia"/>
                  <w:color w:val="000000"/>
                  <w:sz w:val="18"/>
                </w:rPr>
                <w:delText xml:space="preserve">, </w:delText>
              </w:r>
            </w:del>
            <w:ins w:id="9" w:author="David Döbele" w:date="2022-08-30T19:45:00Z">
              <w:r w:rsidR="00100904">
                <w:rPr>
                  <w:rFonts w:ascii="Georgia" w:hAnsi="Georgia" w:cs="Georgia"/>
                  <w:color w:val="000000"/>
                  <w:sz w:val="18"/>
                </w:rPr>
                <w:t xml:space="preserve"> </w:t>
              </w:r>
              <w:r w:rsidR="00100904" w:rsidRPr="00100904">
                <w:rPr>
                  <w:rFonts w:ascii="Georgia" w:hAnsi="Georgia" w:cs="Georgia"/>
                  <w:i/>
                  <w:iCs/>
                  <w:color w:val="000000"/>
                  <w:sz w:val="18"/>
                  <w:rPrChange w:id="10" w:author="David Döbele" w:date="2022-08-30T19:45:00Z">
                    <w:rPr>
                      <w:rFonts w:ascii="Georgia" w:hAnsi="Georgia" w:cs="Georgia"/>
                      <w:color w:val="000000"/>
                      <w:sz w:val="18"/>
                    </w:rPr>
                  </w:rPrChange>
                </w:rPr>
                <w:t xml:space="preserve">(insbesondere </w:t>
              </w:r>
            </w:ins>
            <w:r w:rsidR="00EF1A06" w:rsidRPr="00100904">
              <w:rPr>
                <w:rFonts w:ascii="Georgia" w:hAnsi="Georgia" w:cs="Georgia"/>
                <w:i/>
                <w:iCs/>
                <w:color w:val="000000"/>
                <w:sz w:val="18"/>
                <w:rPrChange w:id="11" w:author="David Döbele" w:date="2022-08-30T19:45:00Z">
                  <w:rPr>
                    <w:rFonts w:ascii="Georgia" w:hAnsi="Georgia" w:cs="Georgia"/>
                    <w:color w:val="000000"/>
                    <w:sz w:val="18"/>
                  </w:rPr>
                </w:rPrChange>
              </w:rPr>
              <w:t>M&amp;A, ECM und Unternehmensbewertungen</w:t>
            </w:r>
            <w:ins w:id="12" w:author="David Döbele" w:date="2022-08-30T19:45:00Z">
              <w:r w:rsidR="00100904" w:rsidRPr="00100904">
                <w:rPr>
                  <w:rFonts w:ascii="Georgia" w:hAnsi="Georgia" w:cs="Georgia"/>
                  <w:i/>
                  <w:iCs/>
                  <w:color w:val="000000"/>
                  <w:sz w:val="18"/>
                  <w:rPrChange w:id="13" w:author="David Döbele" w:date="2022-08-30T19:45:00Z">
                    <w:rPr>
                      <w:rFonts w:ascii="Georgia" w:hAnsi="Georgia" w:cs="Georgia"/>
                      <w:color w:val="000000"/>
                      <w:sz w:val="18"/>
                    </w:rPr>
                  </w:rPrChange>
                </w:rPr>
                <w:t>)</w:t>
              </w:r>
            </w:ins>
          </w:p>
        </w:tc>
      </w:tr>
      <w:tr w:rsidR="00EF1A06" w:rsidRPr="00BA215A" w14:paraId="41FCF462" w14:textId="77777777" w:rsidTr="0010090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4" w:author="David Döbele" w:date="2022-08-30T19:45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567"/>
          <w:trPrChange w:id="15" w:author="David Döbele" w:date="2022-08-30T19:45:00Z">
            <w:trPr>
              <w:trHeight w:val="850"/>
            </w:trPr>
          </w:trPrChange>
        </w:trPr>
        <w:tc>
          <w:tcPr>
            <w:tcW w:w="2694" w:type="dxa"/>
            <w:gridSpan w:val="2"/>
            <w:vAlign w:val="bottom"/>
            <w:tcPrChange w:id="16" w:author="David Döbele" w:date="2022-08-30T19:45:00Z">
              <w:tcPr>
                <w:tcW w:w="2694" w:type="dxa"/>
                <w:gridSpan w:val="2"/>
                <w:vAlign w:val="bottom"/>
              </w:tcPr>
            </w:tcPrChange>
          </w:tcPr>
          <w:p w14:paraId="452A80E9" w14:textId="203822E1" w:rsidR="00EF1A06" w:rsidRDefault="00EF1A06" w:rsidP="00E7700E">
            <w:pPr>
              <w:rPr>
                <w:rFonts w:ascii="Georgia" w:hAnsi="Georgia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249ECBF6" wp14:editId="7B035502">
                  <wp:extent cx="1095375" cy="25615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2834" cy="29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  <w:gridSpan w:val="9"/>
            <w:vAlign w:val="bottom"/>
            <w:tcPrChange w:id="17" w:author="David Döbele" w:date="2022-08-30T19:45:00Z">
              <w:tcPr>
                <w:tcW w:w="6373" w:type="dxa"/>
                <w:gridSpan w:val="9"/>
                <w:vAlign w:val="bottom"/>
              </w:tcPr>
            </w:tcPrChange>
          </w:tcPr>
          <w:p w14:paraId="0AA04829" w14:textId="77777777" w:rsidR="00EF1A06" w:rsidRPr="00C768ED" w:rsidRDefault="00EF1A06" w:rsidP="00E7700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  <w:tr w:rsidR="00E7700E" w:rsidRPr="00BA215A" w14:paraId="071AB173" w14:textId="77777777" w:rsidTr="00EF1A06">
        <w:trPr>
          <w:trHeight w:val="75"/>
        </w:trPr>
        <w:tc>
          <w:tcPr>
            <w:tcW w:w="2694" w:type="dxa"/>
            <w:gridSpan w:val="2"/>
            <w:vAlign w:val="bottom"/>
          </w:tcPr>
          <w:p w14:paraId="10475CDC" w14:textId="4400E065" w:rsidR="00EF1A06" w:rsidRDefault="00EF1A06" w:rsidP="00E7700E">
            <w:pPr>
              <w:rPr>
                <w:rFonts w:ascii="Georgia" w:hAnsi="Georgia"/>
                <w:sz w:val="18"/>
              </w:rPr>
            </w:pPr>
          </w:p>
          <w:p w14:paraId="406B03AC" w14:textId="68931C06" w:rsidR="00E7700E" w:rsidRDefault="009B1567" w:rsidP="00E7700E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Frankfurt am Main</w:t>
            </w:r>
            <w:r w:rsidR="00EF1A06">
              <w:rPr>
                <w:rFonts w:ascii="Georgia" w:hAnsi="Georgia"/>
                <w:sz w:val="18"/>
              </w:rPr>
              <w:t>,</w:t>
            </w:r>
            <w:r w:rsidR="00467C4D">
              <w:rPr>
                <w:rFonts w:ascii="Georgia" w:hAnsi="Georgia"/>
                <w:sz w:val="18"/>
              </w:rPr>
              <w:t xml:space="preserve"> </w:t>
            </w:r>
            <w:r w:rsidR="00823A14">
              <w:rPr>
                <w:rFonts w:ascii="Georgia" w:hAnsi="Georgia"/>
                <w:sz w:val="18"/>
              </w:rPr>
              <w:t>30</w:t>
            </w:r>
            <w:r w:rsidR="00467C4D">
              <w:rPr>
                <w:rFonts w:ascii="Georgia" w:hAnsi="Georgia"/>
                <w:sz w:val="18"/>
              </w:rPr>
              <w:t>.0</w:t>
            </w:r>
            <w:r w:rsidR="00F35B0E">
              <w:rPr>
                <w:rFonts w:ascii="Georgia" w:hAnsi="Georgia"/>
                <w:sz w:val="18"/>
              </w:rPr>
              <w:t>8</w:t>
            </w:r>
            <w:r w:rsidR="00467C4D">
              <w:rPr>
                <w:rFonts w:ascii="Georgia" w:hAnsi="Georgia"/>
                <w:sz w:val="18"/>
              </w:rPr>
              <w:t>.2022</w:t>
            </w:r>
          </w:p>
        </w:tc>
        <w:tc>
          <w:tcPr>
            <w:tcW w:w="6373" w:type="dxa"/>
            <w:gridSpan w:val="9"/>
            <w:vAlign w:val="bottom"/>
          </w:tcPr>
          <w:p w14:paraId="6478BDEA" w14:textId="13D98698" w:rsidR="00E7700E" w:rsidRPr="00C768ED" w:rsidRDefault="00E7700E" w:rsidP="00E7700E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18A1C" w14:textId="77777777" w:rsidR="00BF390F" w:rsidRDefault="00BF390F" w:rsidP="00BE053D">
      <w:pPr>
        <w:spacing w:after="0" w:line="240" w:lineRule="auto"/>
      </w:pPr>
      <w:r>
        <w:separator/>
      </w:r>
    </w:p>
  </w:endnote>
  <w:endnote w:type="continuationSeparator" w:id="0">
    <w:p w14:paraId="2E0388D8" w14:textId="77777777" w:rsidR="00BF390F" w:rsidRDefault="00BF390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D3DAF" w14:textId="77777777" w:rsidR="00BF390F" w:rsidRDefault="00BF390F" w:rsidP="00BE053D">
      <w:pPr>
        <w:spacing w:after="0" w:line="240" w:lineRule="auto"/>
      </w:pPr>
      <w:r>
        <w:separator/>
      </w:r>
    </w:p>
  </w:footnote>
  <w:footnote w:type="continuationSeparator" w:id="0">
    <w:p w14:paraId="61C0F439" w14:textId="77777777" w:rsidR="00BF390F" w:rsidRDefault="00BF390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B6DCD"/>
    <w:multiLevelType w:val="hybridMultilevel"/>
    <w:tmpl w:val="3D1CE4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0045730">
    <w:abstractNumId w:val="14"/>
  </w:num>
  <w:num w:numId="2" w16cid:durableId="1140027936">
    <w:abstractNumId w:val="18"/>
  </w:num>
  <w:num w:numId="3" w16cid:durableId="62139719">
    <w:abstractNumId w:val="20"/>
  </w:num>
  <w:num w:numId="4" w16cid:durableId="423306126">
    <w:abstractNumId w:val="0"/>
  </w:num>
  <w:num w:numId="5" w16cid:durableId="1054965452">
    <w:abstractNumId w:val="1"/>
  </w:num>
  <w:num w:numId="6" w16cid:durableId="2142530437">
    <w:abstractNumId w:val="2"/>
  </w:num>
  <w:num w:numId="7" w16cid:durableId="2044868368">
    <w:abstractNumId w:val="13"/>
  </w:num>
  <w:num w:numId="8" w16cid:durableId="172838317">
    <w:abstractNumId w:val="23"/>
  </w:num>
  <w:num w:numId="9" w16cid:durableId="654912272">
    <w:abstractNumId w:val="12"/>
  </w:num>
  <w:num w:numId="10" w16cid:durableId="266040035">
    <w:abstractNumId w:val="24"/>
  </w:num>
  <w:num w:numId="11" w16cid:durableId="1178083591">
    <w:abstractNumId w:val="5"/>
  </w:num>
  <w:num w:numId="12" w16cid:durableId="979579444">
    <w:abstractNumId w:val="6"/>
  </w:num>
  <w:num w:numId="13" w16cid:durableId="1360817402">
    <w:abstractNumId w:val="8"/>
  </w:num>
  <w:num w:numId="14" w16cid:durableId="947735430">
    <w:abstractNumId w:val="9"/>
  </w:num>
  <w:num w:numId="15" w16cid:durableId="23990181">
    <w:abstractNumId w:val="22"/>
  </w:num>
  <w:num w:numId="16" w16cid:durableId="1271817345">
    <w:abstractNumId w:val="4"/>
  </w:num>
  <w:num w:numId="17" w16cid:durableId="280109333">
    <w:abstractNumId w:val="17"/>
  </w:num>
  <w:num w:numId="18" w16cid:durableId="1203709875">
    <w:abstractNumId w:val="3"/>
  </w:num>
  <w:num w:numId="19" w16cid:durableId="776825496">
    <w:abstractNumId w:val="19"/>
  </w:num>
  <w:num w:numId="20" w16cid:durableId="2093888872">
    <w:abstractNumId w:val="10"/>
  </w:num>
  <w:num w:numId="21" w16cid:durableId="2065787908">
    <w:abstractNumId w:val="11"/>
  </w:num>
  <w:num w:numId="22" w16cid:durableId="1436973208">
    <w:abstractNumId w:val="16"/>
  </w:num>
  <w:num w:numId="23" w16cid:durableId="932251223">
    <w:abstractNumId w:val="7"/>
  </w:num>
  <w:num w:numId="24" w16cid:durableId="2101639009">
    <w:abstractNumId w:val="21"/>
  </w:num>
  <w:num w:numId="25" w16cid:durableId="203181611">
    <w:abstractNumId w:val="15"/>
  </w:num>
  <w:num w:numId="26" w16cid:durableId="1376546220">
    <w:abstractNumId w:val="20"/>
  </w:num>
  <w:num w:numId="27" w16cid:durableId="389113327">
    <w:abstractNumId w:val="20"/>
  </w:num>
  <w:num w:numId="28" w16cid:durableId="92165530">
    <w:abstractNumId w:val="20"/>
  </w:num>
  <w:num w:numId="29" w16cid:durableId="761146270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25C6"/>
    <w:rsid w:val="00037C9F"/>
    <w:rsid w:val="000518C3"/>
    <w:rsid w:val="00061D33"/>
    <w:rsid w:val="00064643"/>
    <w:rsid w:val="000668F0"/>
    <w:rsid w:val="00087747"/>
    <w:rsid w:val="00092A2C"/>
    <w:rsid w:val="000A1FDA"/>
    <w:rsid w:val="000B63E2"/>
    <w:rsid w:val="000B6548"/>
    <w:rsid w:val="000D671A"/>
    <w:rsid w:val="00100904"/>
    <w:rsid w:val="00103C6B"/>
    <w:rsid w:val="00103EC5"/>
    <w:rsid w:val="00116C6E"/>
    <w:rsid w:val="00125CA6"/>
    <w:rsid w:val="00126113"/>
    <w:rsid w:val="00156FC9"/>
    <w:rsid w:val="00162A5A"/>
    <w:rsid w:val="001657B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86946"/>
    <w:rsid w:val="002B2091"/>
    <w:rsid w:val="002C3F88"/>
    <w:rsid w:val="002C6316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3F5039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7C4D"/>
    <w:rsid w:val="00476AF8"/>
    <w:rsid w:val="00484FD7"/>
    <w:rsid w:val="004929FB"/>
    <w:rsid w:val="004A54BA"/>
    <w:rsid w:val="004A55AD"/>
    <w:rsid w:val="004B6A5E"/>
    <w:rsid w:val="004D7F3C"/>
    <w:rsid w:val="005076EC"/>
    <w:rsid w:val="00507EA7"/>
    <w:rsid w:val="00526089"/>
    <w:rsid w:val="00527A28"/>
    <w:rsid w:val="00527DCA"/>
    <w:rsid w:val="005463DD"/>
    <w:rsid w:val="0054658A"/>
    <w:rsid w:val="005716D4"/>
    <w:rsid w:val="00571B60"/>
    <w:rsid w:val="00585A4D"/>
    <w:rsid w:val="005D6329"/>
    <w:rsid w:val="005E57F6"/>
    <w:rsid w:val="006058D8"/>
    <w:rsid w:val="00610200"/>
    <w:rsid w:val="00623699"/>
    <w:rsid w:val="00632D5A"/>
    <w:rsid w:val="00635515"/>
    <w:rsid w:val="00652A5F"/>
    <w:rsid w:val="00653C9C"/>
    <w:rsid w:val="006546FD"/>
    <w:rsid w:val="00665BF3"/>
    <w:rsid w:val="006732D6"/>
    <w:rsid w:val="00693E09"/>
    <w:rsid w:val="006A2D8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0CB1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06417"/>
    <w:rsid w:val="0082257D"/>
    <w:rsid w:val="00823A14"/>
    <w:rsid w:val="00843F17"/>
    <w:rsid w:val="00852850"/>
    <w:rsid w:val="00853438"/>
    <w:rsid w:val="00866846"/>
    <w:rsid w:val="00875DA9"/>
    <w:rsid w:val="00895E38"/>
    <w:rsid w:val="008A782B"/>
    <w:rsid w:val="008B0FC0"/>
    <w:rsid w:val="008B19E2"/>
    <w:rsid w:val="008C429A"/>
    <w:rsid w:val="008E1F3D"/>
    <w:rsid w:val="008E7D24"/>
    <w:rsid w:val="008F180E"/>
    <w:rsid w:val="008F4AA0"/>
    <w:rsid w:val="009053D7"/>
    <w:rsid w:val="0091331D"/>
    <w:rsid w:val="00914A46"/>
    <w:rsid w:val="0093223C"/>
    <w:rsid w:val="00941A87"/>
    <w:rsid w:val="009501C2"/>
    <w:rsid w:val="009668B9"/>
    <w:rsid w:val="00976577"/>
    <w:rsid w:val="00996356"/>
    <w:rsid w:val="00997D9A"/>
    <w:rsid w:val="009A74F6"/>
    <w:rsid w:val="009B1567"/>
    <w:rsid w:val="009C06B8"/>
    <w:rsid w:val="009D7C49"/>
    <w:rsid w:val="009E7297"/>
    <w:rsid w:val="00A0257D"/>
    <w:rsid w:val="00A12EDC"/>
    <w:rsid w:val="00A26D0D"/>
    <w:rsid w:val="00A31771"/>
    <w:rsid w:val="00A33BDE"/>
    <w:rsid w:val="00A34885"/>
    <w:rsid w:val="00A43BC1"/>
    <w:rsid w:val="00A74225"/>
    <w:rsid w:val="00A7790E"/>
    <w:rsid w:val="00A936D5"/>
    <w:rsid w:val="00A96C8F"/>
    <w:rsid w:val="00AA1EB0"/>
    <w:rsid w:val="00AA2DA3"/>
    <w:rsid w:val="00AA5A9C"/>
    <w:rsid w:val="00AB016A"/>
    <w:rsid w:val="00AB1691"/>
    <w:rsid w:val="00AB2A5A"/>
    <w:rsid w:val="00AD28F8"/>
    <w:rsid w:val="00AE6911"/>
    <w:rsid w:val="00B0230B"/>
    <w:rsid w:val="00B17D95"/>
    <w:rsid w:val="00B23509"/>
    <w:rsid w:val="00B359DB"/>
    <w:rsid w:val="00B35AC9"/>
    <w:rsid w:val="00B3632B"/>
    <w:rsid w:val="00B409D8"/>
    <w:rsid w:val="00B47A12"/>
    <w:rsid w:val="00B5178D"/>
    <w:rsid w:val="00B67F1F"/>
    <w:rsid w:val="00B701D7"/>
    <w:rsid w:val="00B90595"/>
    <w:rsid w:val="00B97CE3"/>
    <w:rsid w:val="00BA215A"/>
    <w:rsid w:val="00BB5F09"/>
    <w:rsid w:val="00BC0D9F"/>
    <w:rsid w:val="00BE053D"/>
    <w:rsid w:val="00BF1A7A"/>
    <w:rsid w:val="00BF1FA3"/>
    <w:rsid w:val="00BF37E7"/>
    <w:rsid w:val="00BF390F"/>
    <w:rsid w:val="00C00974"/>
    <w:rsid w:val="00C018E4"/>
    <w:rsid w:val="00C066FA"/>
    <w:rsid w:val="00C25387"/>
    <w:rsid w:val="00C34D56"/>
    <w:rsid w:val="00C47C94"/>
    <w:rsid w:val="00C54BE3"/>
    <w:rsid w:val="00C57F80"/>
    <w:rsid w:val="00C6178B"/>
    <w:rsid w:val="00C721C8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0DE"/>
    <w:rsid w:val="00D17B69"/>
    <w:rsid w:val="00D3003C"/>
    <w:rsid w:val="00D331F4"/>
    <w:rsid w:val="00D470E4"/>
    <w:rsid w:val="00D52142"/>
    <w:rsid w:val="00D5280E"/>
    <w:rsid w:val="00D61F14"/>
    <w:rsid w:val="00D80D6B"/>
    <w:rsid w:val="00D90950"/>
    <w:rsid w:val="00DA69DF"/>
    <w:rsid w:val="00DB30DA"/>
    <w:rsid w:val="00DB33F8"/>
    <w:rsid w:val="00DD38E2"/>
    <w:rsid w:val="00DE2C80"/>
    <w:rsid w:val="00E13110"/>
    <w:rsid w:val="00E1699B"/>
    <w:rsid w:val="00E24DF1"/>
    <w:rsid w:val="00E431ED"/>
    <w:rsid w:val="00E64FF5"/>
    <w:rsid w:val="00E7700E"/>
    <w:rsid w:val="00E77D11"/>
    <w:rsid w:val="00E907EC"/>
    <w:rsid w:val="00EA5421"/>
    <w:rsid w:val="00EB0CAA"/>
    <w:rsid w:val="00EB34FC"/>
    <w:rsid w:val="00EB5816"/>
    <w:rsid w:val="00ED0EA9"/>
    <w:rsid w:val="00EF1A06"/>
    <w:rsid w:val="00EF77DF"/>
    <w:rsid w:val="00F11BEF"/>
    <w:rsid w:val="00F258E7"/>
    <w:rsid w:val="00F31B84"/>
    <w:rsid w:val="00F35B0E"/>
    <w:rsid w:val="00F631EC"/>
    <w:rsid w:val="00F64C22"/>
    <w:rsid w:val="00F64FA7"/>
    <w:rsid w:val="00F74D19"/>
    <w:rsid w:val="00F80053"/>
    <w:rsid w:val="00F94742"/>
    <w:rsid w:val="00FA02C7"/>
    <w:rsid w:val="00FA4186"/>
    <w:rsid w:val="00FC0531"/>
    <w:rsid w:val="00FC13F0"/>
    <w:rsid w:val="00FD0FB7"/>
    <w:rsid w:val="00FD31F9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009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2329</Characters>
  <Application>Microsoft Office Word</Application>
  <DocSecurity>0</DocSecurity>
  <Lines>31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cp:lastPrinted>2022-03-23T16:39:00Z</cp:lastPrinted>
  <dcterms:created xsi:type="dcterms:W3CDTF">2022-08-30T11:34:00Z</dcterms:created>
  <dcterms:modified xsi:type="dcterms:W3CDTF">2022-08-30T17:45:00Z</dcterms:modified>
</cp:coreProperties>
</file>