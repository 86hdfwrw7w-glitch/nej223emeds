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0BAC85CE" w:rsidR="00E85C23" w:rsidRPr="001749E4" w:rsidRDefault="0009106E" w:rsidP="00E85C23">
      <w:pPr>
        <w:spacing w:after="0" w:line="240" w:lineRule="auto"/>
        <w:rPr>
          <w:rFonts w:ascii="Times New Roman" w:hAnsi="Times New Roman" w:cs="Times New Roman"/>
          <w:color w:val="000000"/>
          <w:sz w:val="21"/>
          <w:szCs w:val="21"/>
        </w:rPr>
      </w:pPr>
      <w:r>
        <w:rPr>
          <w:rFonts w:ascii="Times New Roman" w:hAnsi="Times New Roman" w:cs="Times New Roman"/>
          <w:color w:val="000000"/>
          <w:sz w:val="21"/>
          <w:szCs w:val="21"/>
        </w:rPr>
        <w:t>KPMG AG</w:t>
      </w:r>
      <w:r w:rsidR="00E90E60" w:rsidRPr="001749E4">
        <w:rPr>
          <w:rFonts w:ascii="Times New Roman" w:hAnsi="Times New Roman" w:cs="Times New Roman"/>
          <w:color w:val="000000"/>
          <w:sz w:val="21"/>
          <w:szCs w:val="21"/>
        </w:rPr>
        <w:t xml:space="preserve"> Wirtschaftsprüfungsgesellschaft</w:t>
      </w:r>
    </w:p>
    <w:p w14:paraId="6A013FD1" w14:textId="5BC3A9EA" w:rsidR="00F74175" w:rsidRPr="001749E4" w:rsidDel="001C7869" w:rsidRDefault="0009106E">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Pr>
          <w:rFonts w:ascii="Times New Roman" w:hAnsi="Times New Roman" w:cs="Times New Roman"/>
          <w:sz w:val="21"/>
          <w:szCs w:val="21"/>
        </w:rPr>
        <w:t>Am Lenkwerk 1</w:t>
      </w:r>
      <w:r w:rsidR="00F74175" w:rsidRPr="001749E4">
        <w:rPr>
          <w:rFonts w:ascii="Times New Roman" w:hAnsi="Times New Roman" w:cs="Times New Roman"/>
          <w:sz w:val="21"/>
          <w:szCs w:val="21"/>
        </w:rPr>
        <w:br/>
      </w:r>
      <w:r w:rsidR="00B07F04" w:rsidRPr="001749E4">
        <w:rPr>
          <w:rFonts w:ascii="Times New Roman" w:hAnsi="Times New Roman" w:cs="Times New Roman"/>
          <w:sz w:val="21"/>
          <w:szCs w:val="21"/>
        </w:rPr>
        <w:t>3360</w:t>
      </w:r>
      <w:r>
        <w:rPr>
          <w:rFonts w:ascii="Times New Roman" w:hAnsi="Times New Roman" w:cs="Times New Roman"/>
          <w:sz w:val="21"/>
          <w:szCs w:val="21"/>
        </w:rPr>
        <w:t>9</w:t>
      </w:r>
      <w:r w:rsidR="00B07F04" w:rsidRPr="001749E4">
        <w:rPr>
          <w:rFonts w:ascii="Times New Roman" w:hAnsi="Times New Roman" w:cs="Times New Roman"/>
          <w:sz w:val="21"/>
          <w:szCs w:val="21"/>
        </w:rPr>
        <w:t xml:space="preserve"> Bielefeld</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45375315"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10.10</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1ACD032B"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Bewerbung um ein Praktikum i</w:t>
      </w:r>
      <w:r w:rsidR="00B8023D" w:rsidRPr="001749E4">
        <w:rPr>
          <w:rFonts w:ascii="Times New Roman" w:hAnsi="Times New Roman" w:cs="Times New Roman"/>
          <w:b/>
          <w:sz w:val="21"/>
          <w:szCs w:val="21"/>
        </w:rPr>
        <w:t xml:space="preserve">m Public Sector </w:t>
      </w:r>
      <w:r w:rsidR="008D3849">
        <w:rPr>
          <w:rFonts w:ascii="Times New Roman" w:hAnsi="Times New Roman" w:cs="Times New Roman"/>
          <w:b/>
          <w:sz w:val="21"/>
          <w:szCs w:val="21"/>
        </w:rPr>
        <w:t>- Digitalisierung</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3449E076" w14:textId="4F3D42E5"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 xml:space="preserve">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 Nun möchte ich auch gerne Einblicke in diverse Ministerien und Organisationen erhalten. 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im Public Sector </w:t>
        </w:r>
      </w:ins>
      <w:r w:rsidR="00DC2DE9">
        <w:rPr>
          <w:rFonts w:ascii="Times New Roman" w:hAnsi="Times New Roman" w:cs="Times New Roman"/>
          <w:bCs/>
          <w:sz w:val="21"/>
          <w:szCs w:val="21"/>
        </w:rPr>
        <w:t>- Digitalisierung</w:t>
      </w:r>
      <w:ins w:id="21" w:author="Sarah Bergmann [2]" w:date="2024-09-28T21:31:00Z" w16du:dateUtc="2024-09-28T19:31:00Z">
        <w:r w:rsidRPr="001749E4">
          <w:rPr>
            <w:rFonts w:ascii="Times New Roman" w:hAnsi="Times New Roman" w:cs="Times New Roman"/>
            <w:bCs/>
            <w:sz w:val="21"/>
            <w:szCs w:val="21"/>
          </w:rPr>
          <w:t xml:space="preserve"> unterstützen.</w:t>
        </w:r>
      </w:ins>
    </w:p>
    <w:p w14:paraId="1134EE2E" w14:textId="77777777" w:rsidR="00F46DB7" w:rsidRPr="001749E4" w:rsidRDefault="00F46DB7">
      <w:pPr>
        <w:spacing w:after="0" w:line="240" w:lineRule="auto"/>
        <w:jc w:val="both"/>
        <w:rPr>
          <w:ins w:id="22" w:author="Sarah Bergmann [2]" w:date="2024-09-28T21:31:00Z" w16du:dateUtc="2024-09-28T19:31:00Z"/>
          <w:rFonts w:ascii="Times New Roman" w:hAnsi="Times New Roman" w:cs="Times New Roman"/>
          <w:bCs/>
          <w:sz w:val="21"/>
          <w:szCs w:val="21"/>
        </w:rPr>
        <w:pPrChange w:id="23" w:author="Sarah Bergmann [2]" w:date="2024-09-28T21:32:00Z" w16du:dateUtc="2024-09-28T19:32:00Z">
          <w:pPr>
            <w:spacing w:after="0" w:line="240" w:lineRule="auto"/>
          </w:pPr>
        </w:pPrChange>
      </w:pPr>
    </w:p>
    <w:p w14:paraId="36A20FFC" w14:textId="77777777" w:rsidR="00F46DB7" w:rsidRPr="001749E4" w:rsidRDefault="00F46DB7">
      <w:pPr>
        <w:spacing w:after="0" w:line="240" w:lineRule="auto"/>
        <w:jc w:val="both"/>
        <w:rPr>
          <w:ins w:id="24" w:author="Sarah Bergmann [2]" w:date="2024-09-28T21:31:00Z" w16du:dateUtc="2024-09-28T19:31:00Z"/>
          <w:rFonts w:ascii="Times New Roman" w:hAnsi="Times New Roman" w:cs="Times New Roman"/>
          <w:bCs/>
          <w:sz w:val="21"/>
          <w:szCs w:val="21"/>
        </w:rPr>
        <w:pPrChange w:id="25" w:author="Sarah Bergmann [2]" w:date="2024-09-28T21:32:00Z" w16du:dateUtc="2024-09-28T19:32:00Z">
          <w:pPr>
            <w:spacing w:after="0" w:line="240" w:lineRule="auto"/>
          </w:pPr>
        </w:pPrChange>
      </w:pPr>
      <w:ins w:id="26" w:author="Sarah Bergmann [2]" w:date="2024-09-28T21:31:00Z" w16du:dateUtc="2024-09-28T19:31:00Z">
        <w:r w:rsidRPr="001749E4">
          <w:rPr>
            <w:rFonts w:ascii="Times New Roman" w:hAnsi="Times New Roman" w:cs="Times New Roman"/>
            <w:bCs/>
            <w:sz w:val="21"/>
            <w:szCs w:val="21"/>
          </w:rPr>
          <w: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024C1602" w14:textId="77777777" w:rsidR="00F46DB7" w:rsidRPr="001749E4" w:rsidRDefault="00F46DB7">
      <w:pPr>
        <w:spacing w:after="0" w:line="240" w:lineRule="auto"/>
        <w:jc w:val="both"/>
        <w:rPr>
          <w:ins w:id="27" w:author="Sarah Bergmann [2]" w:date="2024-09-28T21:31:00Z" w16du:dateUtc="2024-09-28T19:31:00Z"/>
          <w:rFonts w:ascii="Times New Roman" w:hAnsi="Times New Roman" w:cs="Times New Roman"/>
          <w:bCs/>
          <w:sz w:val="21"/>
          <w:szCs w:val="21"/>
        </w:rPr>
        <w:pPrChange w:id="28" w:author="Sarah Bergmann [2]" w:date="2024-09-28T21:32:00Z" w16du:dateUtc="2024-09-28T19:32:00Z">
          <w:pPr>
            <w:spacing w:after="0" w:line="240" w:lineRule="auto"/>
          </w:pPr>
        </w:pPrChange>
      </w:pPr>
    </w:p>
    <w:p w14:paraId="6282FFE3" w14:textId="77777777" w:rsidR="006E0A0A" w:rsidRPr="00611B0D" w:rsidRDefault="006E0A0A">
      <w:pPr>
        <w:spacing w:after="0" w:line="240" w:lineRule="auto"/>
        <w:jc w:val="both"/>
        <w:rPr>
          <w:ins w:id="29" w:author="Sarah Bergmann" w:date="2024-09-24T12:17:00Z" w16du:dateUtc="2024-09-24T10:17:00Z"/>
          <w:rFonts w:ascii="Times New Roman" w:hAnsi="Times New Roman" w:cs="Times New Roman"/>
          <w:sz w:val="21"/>
          <w:szCs w:val="21"/>
        </w:rPr>
        <w:pPrChange w:id="30" w:author="Sarah Bergmann" w:date="2024-09-24T12:17:00Z" w16du:dateUtc="2024-09-24T10:17:00Z">
          <w:pPr>
            <w:spacing w:after="0"/>
            <w:jc w:val="both"/>
          </w:pPr>
        </w:pPrChange>
      </w:pPr>
      <w:ins w:id="31" w:author="Sarah Bergmann" w:date="2024-09-24T12:17:00Z" w16du:dateUtc="2024-09-24T10:17:00Z">
        <w:r w:rsidRPr="00611B0D">
          <w:rPr>
            <w:rFonts w:ascii="Times New Roman" w:hAnsi="Times New Roman" w:cs="Times New Roman"/>
            <w:sz w:val="21"/>
            <w:szCs w:val="21"/>
          </w:rPr>
          <w:t>Ein Praktikum bei KPMG, eines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das wider, was ich in einem Unternehmen suche. Bei KPMG kann ich nicht nur praktische Erfahrungen sammeln, sondern auch durch interdisziplinäre Projekte einen echten Mehrwert schaffen.</w:t>
        </w:r>
      </w:ins>
    </w:p>
    <w:p w14:paraId="43248768" w14:textId="4E1A502F" w:rsidR="00F46DB7" w:rsidRPr="001749E4" w:rsidRDefault="00F46DB7">
      <w:pPr>
        <w:spacing w:after="0" w:line="240" w:lineRule="auto"/>
        <w:jc w:val="both"/>
        <w:rPr>
          <w:ins w:id="32" w:author="Sarah Bergmann [2]" w:date="2024-09-28T21:31:00Z" w16du:dateUtc="2024-09-28T19:31:00Z"/>
          <w:rFonts w:ascii="Times New Roman" w:hAnsi="Times New Roman" w:cs="Times New Roman"/>
          <w:bCs/>
          <w:sz w:val="21"/>
          <w:szCs w:val="21"/>
        </w:rPr>
        <w:pPrChange w:id="33" w:author="Sarah Bergmann [2]" w:date="2024-09-28T21:32:00Z" w16du:dateUtc="2024-09-28T19:32:00Z">
          <w:pPr>
            <w:spacing w:after="0" w:line="240" w:lineRule="auto"/>
          </w:pPr>
        </w:pPrChange>
      </w:pPr>
    </w:p>
    <w:p w14:paraId="3C61EC29" w14:textId="76AB3BF9" w:rsidR="001C7869" w:rsidRPr="001749E4" w:rsidDel="00F46DB7" w:rsidRDefault="00F46DB7">
      <w:pPr>
        <w:spacing w:after="0" w:line="240" w:lineRule="auto"/>
        <w:jc w:val="both"/>
        <w:rPr>
          <w:del w:id="34" w:author="Sarah Bergmann [2]" w:date="2024-09-28T21:31:00Z" w16du:dateUtc="2024-09-28T19:31:00Z"/>
          <w:rFonts w:ascii="Times New Roman" w:hAnsi="Times New Roman" w:cs="Times New Roman"/>
          <w:bCs/>
          <w:sz w:val="21"/>
          <w:szCs w:val="21"/>
        </w:rPr>
      </w:pPr>
      <w:ins w:id="35" w:author="Sarah Bergmann [2]" w:date="2024-09-28T21:31:00Z" w16du:dateUtc="2024-09-28T19:31:00Z">
        <w:r w:rsidRPr="001749E4">
          <w:rPr>
            <w:rFonts w:ascii="Times New Roman" w:hAnsi="Times New Roman" w:cs="Times New Roman"/>
            <w:bCs/>
            <w:sz w:val="21"/>
            <w:szCs w:val="21"/>
          </w:rPr>
          <w:t>Von dem Praktikum im Public Sector</w:t>
        </w:r>
      </w:ins>
      <w:r w:rsidR="005633E8">
        <w:rPr>
          <w:rFonts w:ascii="Times New Roman" w:hAnsi="Times New Roman" w:cs="Times New Roman"/>
          <w:bCs/>
          <w:sz w:val="21"/>
          <w:szCs w:val="21"/>
        </w:rPr>
        <w:t xml:space="preserve"> -</w:t>
      </w:r>
      <w:r w:rsidR="00FC139E">
        <w:rPr>
          <w:rFonts w:ascii="Times New Roman" w:hAnsi="Times New Roman" w:cs="Times New Roman"/>
          <w:bCs/>
          <w:sz w:val="21"/>
          <w:szCs w:val="21"/>
        </w:rPr>
        <w:t xml:space="preserve"> </w:t>
      </w:r>
      <w:r w:rsidR="005633E8">
        <w:rPr>
          <w:rFonts w:ascii="Times New Roman" w:hAnsi="Times New Roman" w:cs="Times New Roman"/>
          <w:bCs/>
          <w:sz w:val="21"/>
          <w:szCs w:val="21"/>
        </w:rPr>
        <w:t>Digitalisierung</w:t>
      </w:r>
      <w:ins w:id="36"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37" w:author="Sarah Bergmann" w:date="2024-09-24T12:09:00Z" w16du:dateUtc="2024-09-24T10:09:00Z">
        <w:del w:id="38"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39" w:author="Sarah Bergmann [2]" w:date="2024-09-28T21:31:00Z" w16du:dateUtc="2024-09-28T19:31:00Z"/>
          <w:rFonts w:ascii="Times New Roman" w:hAnsi="Times New Roman" w:cs="Times New Roman"/>
          <w:bCs/>
          <w:sz w:val="21"/>
          <w:szCs w:val="21"/>
        </w:rPr>
        <w:pPrChange w:id="40"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41" w:author="Sarah Bergmann" w:date="2024-09-24T12:09:00Z" w16du:dateUtc="2024-09-24T10:09:00Z"/>
          <w:del w:id="42" w:author="Sarah Bergmann [2]" w:date="2024-09-28T21:31:00Z" w16du:dateUtc="2024-09-28T19:31:00Z"/>
          <w:rFonts w:ascii="Times New Roman" w:hAnsi="Times New Roman" w:cs="Times New Roman"/>
          <w:bCs/>
          <w:sz w:val="21"/>
          <w:szCs w:val="21"/>
        </w:rPr>
        <w:pPrChange w:id="43"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44" w:author="Sarah Bergmann" w:date="2024-09-24T12:09:00Z" w16du:dateUtc="2024-09-24T10:09:00Z"/>
          <w:del w:id="45" w:author="Sarah Bergmann [2]" w:date="2024-09-28T21:31:00Z" w16du:dateUtc="2024-09-28T19:31:00Z"/>
          <w:rFonts w:ascii="Times New Roman" w:hAnsi="Times New Roman" w:cs="Times New Roman"/>
          <w:bCs/>
          <w:sz w:val="21"/>
          <w:szCs w:val="21"/>
        </w:rPr>
        <w:pPrChange w:id="46" w:author="Sarah Bergmann [2]" w:date="2024-09-28T21:32:00Z" w16du:dateUtc="2024-09-28T19:32:00Z">
          <w:pPr>
            <w:spacing w:after="0"/>
          </w:pPr>
        </w:pPrChange>
      </w:pPr>
      <w:ins w:id="47" w:author="Sarah Bergmann" w:date="2024-09-24T12:09:00Z" w16du:dateUtc="2024-09-24T10:09:00Z">
        <w:del w:id="48"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49"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50" w:author="Sarah Bergmann" w:date="2024-09-24T12:09:00Z" w16du:dateUtc="2024-09-24T10:09:00Z">
        <w:del w:id="51" w:author="Sarah Bergmann [2]" w:date="2024-09-28T21:31:00Z" w16du:dateUtc="2024-09-28T19:31:00Z">
          <w:r w:rsidRPr="001749E4" w:rsidDel="00F46DB7">
            <w:rPr>
              <w:rFonts w:ascii="Times New Roman" w:hAnsi="Times New Roman" w:cs="Times New Roman"/>
              <w:bCs/>
              <w:sz w:val="21"/>
              <w:szCs w:val="21"/>
            </w:rPr>
            <w:delText xml:space="preserve"> </w:delText>
          </w:r>
        </w:del>
      </w:ins>
      <w:del w:id="52"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53" w:author="Sarah Bergmann" w:date="2024-09-24T12:09:00Z" w16du:dateUtc="2024-09-24T10:09:00Z">
        <w:del w:id="54"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55" w:author="Sarah Bergmann [2]" w:date="2024-09-28T21:31:00Z" w16du:dateUtc="2024-09-28T19:31:00Z">
        <w:r w:rsidR="006155E5" w:rsidRPr="001749E4" w:rsidDel="00F46DB7">
          <w:rPr>
            <w:rFonts w:ascii="Times New Roman" w:hAnsi="Times New Roman" w:cs="Times New Roman"/>
            <w:bCs/>
            <w:sz w:val="21"/>
            <w:szCs w:val="21"/>
          </w:rPr>
          <w:delText>,</w:delText>
        </w:r>
      </w:del>
      <w:ins w:id="56" w:author="Sarah Bergmann" w:date="2024-09-24T12:09:00Z" w16du:dateUtc="2024-09-24T10:09:00Z">
        <w:del w:id="57"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58"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59" w:author="Sarah Bergmann" w:date="2024-09-24T12:09:00Z" w16du:dateUtc="2024-09-24T10:09:00Z">
        <w:del w:id="60" w:author="Sarah Bergmann [2]" w:date="2024-09-28T21:31:00Z" w16du:dateUtc="2024-09-28T19:31:00Z">
          <w:r w:rsidRPr="001749E4" w:rsidDel="00F46DB7">
            <w:rPr>
              <w:rFonts w:ascii="Times New Roman" w:hAnsi="Times New Roman" w:cs="Times New Roman"/>
              <w:bCs/>
              <w:sz w:val="21"/>
              <w:szCs w:val="21"/>
            </w:rPr>
            <w:delText>innerhalb k</w:delText>
          </w:r>
        </w:del>
      </w:ins>
      <w:del w:id="61" w:author="Sarah Bergmann [2]" w:date="2024-09-28T21:31:00Z" w16du:dateUtc="2024-09-28T19:31:00Z">
        <w:r w:rsidR="0026163E" w:rsidRPr="001749E4" w:rsidDel="00F46DB7">
          <w:rPr>
            <w:rFonts w:ascii="Times New Roman" w:hAnsi="Times New Roman" w:cs="Times New Roman"/>
            <w:bCs/>
            <w:sz w:val="21"/>
            <w:szCs w:val="21"/>
          </w:rPr>
          <w:delText>urzer</w:delText>
        </w:r>
      </w:del>
      <w:ins w:id="62" w:author="Sarah Bergmann" w:date="2024-09-24T12:09:00Z" w16du:dateUtc="2024-09-24T10:09:00Z">
        <w:del w:id="63"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64"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65" w:author="Sarah Bergmann" w:date="2024-09-24T12:09:00Z" w16du:dateUtc="2024-09-24T10:09:00Z">
        <w:del w:id="66" w:author="Sarah Bergmann [2]" w:date="2024-09-28T21:31:00Z" w16du:dateUtc="2024-09-28T19:31:00Z">
          <w:r w:rsidRPr="001749E4" w:rsidDel="00F46DB7">
            <w:rPr>
              <w:rFonts w:ascii="Times New Roman" w:hAnsi="Times New Roman" w:cs="Times New Roman"/>
              <w:bCs/>
              <w:sz w:val="21"/>
              <w:szCs w:val="21"/>
            </w:rPr>
            <w:delText>.</w:delText>
          </w:r>
        </w:del>
      </w:ins>
      <w:del w:id="67"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68" w:author="Sarah Bergmann" w:date="2024-09-24T12:09:00Z" w16du:dateUtc="2024-09-24T10:09:00Z">
        <w:del w:id="69"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70"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71" w:author="Sarah Bergmann" w:date="2024-09-24T12:09:00Z" w16du:dateUtc="2024-09-24T10:09:00Z">
        <w:del w:id="72" w:author="Sarah Bergmann [2]" w:date="2024-09-28T21:31:00Z" w16du:dateUtc="2024-09-28T19:31:00Z">
          <w:r w:rsidRPr="001749E4" w:rsidDel="00F46DB7">
            <w:rPr>
              <w:rFonts w:ascii="Times New Roman" w:hAnsi="Times New Roman" w:cs="Times New Roman"/>
              <w:bCs/>
              <w:sz w:val="21"/>
              <w:szCs w:val="21"/>
            </w:rPr>
            <w:delText xml:space="preserve"> </w:delText>
          </w:r>
        </w:del>
      </w:ins>
      <w:del w:id="73"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74" w:author="Sarah Bergmann" w:date="2024-09-24T12:09:00Z" w16du:dateUtc="2024-09-24T10:09:00Z">
        <w:del w:id="75"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76" w:author="Sarah Bergmann [2]" w:date="2024-09-28T21:31:00Z" w16du:dateUtc="2024-09-28T19:31:00Z">
        <w:r w:rsidR="003E6B56" w:rsidRPr="001749E4" w:rsidDel="00F46DB7">
          <w:rPr>
            <w:rFonts w:ascii="Times New Roman" w:hAnsi="Times New Roman" w:cs="Times New Roman"/>
            <w:bCs/>
            <w:sz w:val="21"/>
            <w:szCs w:val="21"/>
          </w:rPr>
          <w:delText>Beratung</w:delText>
        </w:r>
      </w:del>
      <w:ins w:id="77" w:author="Sarah Bergmann" w:date="2024-09-24T12:09:00Z" w16du:dateUtc="2024-09-24T10:09:00Z">
        <w:del w:id="78"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79"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80" w:author="Sarah Bergmann" w:date="2024-09-24T12:09:00Z" w16du:dateUtc="2024-09-24T10:09:00Z">
        <w:del w:id="81"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82" w:author="Sarah Bergmann" w:date="2024-09-24T12:09:00Z" w16du:dateUtc="2024-09-24T10:09:00Z"/>
          <w:del w:id="83" w:author="Sarah Bergmann [2]" w:date="2024-09-28T21:31:00Z" w16du:dateUtc="2024-09-28T19:31:00Z"/>
          <w:rFonts w:ascii="Times New Roman" w:hAnsi="Times New Roman" w:cs="Times New Roman"/>
          <w:bCs/>
          <w:sz w:val="21"/>
          <w:szCs w:val="21"/>
        </w:rPr>
        <w:pPrChange w:id="84"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85" w:author="Sarah Bergmann [2]" w:date="2024-09-28T21:31:00Z" w16du:dateUtc="2024-09-28T19:31:00Z"/>
          <w:rFonts w:ascii="Times New Roman" w:hAnsi="Times New Roman" w:cs="Times New Roman"/>
          <w:bCs/>
          <w:sz w:val="21"/>
          <w:szCs w:val="21"/>
        </w:rPr>
        <w:pPrChange w:id="86" w:author="Sarah Bergmann [2]" w:date="2024-09-28T21:32:00Z" w16du:dateUtc="2024-09-28T19:32:00Z">
          <w:pPr>
            <w:spacing w:after="0"/>
            <w:jc w:val="both"/>
          </w:pPr>
        </w:pPrChange>
      </w:pPr>
      <w:ins w:id="87" w:author="Sarah Bergmann" w:date="2024-09-24T12:09:00Z" w16du:dateUtc="2024-09-24T10:09:00Z">
        <w:del w:id="88"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89" w:author="Sarah Bergmann" w:date="2024-09-24T12:09:00Z" w16du:dateUtc="2024-09-24T10:09:00Z"/>
          <w:del w:id="90" w:author="Sarah Bergmann [2]" w:date="2024-09-28T21:31:00Z" w16du:dateUtc="2024-09-28T19:31:00Z"/>
          <w:rFonts w:ascii="Times New Roman" w:hAnsi="Times New Roman" w:cs="Times New Roman"/>
          <w:bCs/>
          <w:sz w:val="21"/>
          <w:szCs w:val="21"/>
          <w:rPrChange w:id="91" w:author="Sophie Klocke" w:date="2024-09-29T12:48:00Z" w16du:dateUtc="2024-09-29T10:48:00Z">
            <w:rPr>
              <w:ins w:id="92" w:author="Sarah Bergmann" w:date="2024-09-24T12:09:00Z" w16du:dateUtc="2024-09-24T10:09:00Z"/>
              <w:del w:id="93" w:author="Sarah Bergmann [2]" w:date="2024-09-28T21:31:00Z" w16du:dateUtc="2024-09-28T19:31:00Z"/>
              <w:rFonts w:ascii="Times New Roman" w:hAnsi="Times New Roman" w:cs="Times New Roman"/>
              <w:b/>
              <w:sz w:val="21"/>
              <w:szCs w:val="21"/>
            </w:rPr>
          </w:rPrChange>
        </w:rPr>
        <w:pPrChange w:id="94"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95" w:author="Sarah Bergmann [2]" w:date="2024-09-28T21:31:00Z" w16du:dateUtc="2024-09-28T19:31:00Z"/>
          <w:rFonts w:ascii="Times New Roman" w:hAnsi="Times New Roman" w:cs="Times New Roman"/>
          <w:sz w:val="21"/>
          <w:szCs w:val="21"/>
        </w:rPr>
        <w:pPrChange w:id="96" w:author="Sarah Bergmann [2]" w:date="2024-09-28T21:32:00Z" w16du:dateUtc="2024-09-28T19:32:00Z">
          <w:pPr>
            <w:spacing w:after="0"/>
            <w:jc w:val="both"/>
          </w:pPr>
        </w:pPrChange>
      </w:pPr>
      <w:del w:id="97"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98" w:author="Sarah Bergmann [2]" w:date="2024-09-28T21:31:00Z" w16du:dateUtc="2024-09-28T19:31:00Z"/>
          <w:rFonts w:ascii="Times New Roman" w:hAnsi="Times New Roman" w:cs="Times New Roman"/>
          <w:sz w:val="21"/>
          <w:szCs w:val="21"/>
        </w:rPr>
        <w:pPrChange w:id="99"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100" w:author="Sarah Bergmann [2]" w:date="2024-09-28T21:31:00Z" w16du:dateUtc="2024-09-28T19:31:00Z"/>
          <w:rFonts w:ascii="Times New Roman" w:hAnsi="Times New Roman" w:cs="Times New Roman"/>
          <w:sz w:val="21"/>
          <w:szCs w:val="21"/>
        </w:rPr>
        <w:pPrChange w:id="101" w:author="Sarah Bergmann [2]" w:date="2024-09-28T21:32:00Z" w16du:dateUtc="2024-09-28T19:32:00Z">
          <w:pPr>
            <w:spacing w:after="0"/>
            <w:jc w:val="both"/>
          </w:pPr>
        </w:pPrChange>
      </w:pPr>
      <w:del w:id="102"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103" w:author="David Döbele" w:date="2024-09-12T19:33:00Z" w16du:dateUtc="2024-09-12T17:33:00Z">
        <w:del w:id="104"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105"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106" w:author="Sarah Bergmann [2]" w:date="2024-09-28T21:31:00Z" w16du:dateUtc="2024-09-28T19:31:00Z"/>
          <w:rFonts w:ascii="Times New Roman" w:hAnsi="Times New Roman" w:cs="Times New Roman"/>
          <w:sz w:val="21"/>
          <w:szCs w:val="21"/>
        </w:rPr>
        <w:pPrChange w:id="107"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108" w:author="Sarah Bergmann [2]" w:date="2024-09-28T21:31:00Z" w16du:dateUtc="2024-09-28T19:31:00Z"/>
          <w:rFonts w:ascii="Times New Roman" w:hAnsi="Times New Roman" w:cs="Times New Roman"/>
          <w:sz w:val="21"/>
          <w:szCs w:val="21"/>
        </w:rPr>
        <w:pPrChange w:id="109" w:author="Sarah Bergmann [2]" w:date="2024-09-28T21:32:00Z" w16du:dateUtc="2024-09-28T19:32:00Z">
          <w:pPr>
            <w:spacing w:after="0"/>
            <w:jc w:val="both"/>
          </w:pPr>
        </w:pPrChange>
      </w:pPr>
      <w:del w:id="110"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11" w:author="David Döbele" w:date="2024-09-12T19:33:00Z" w16du:dateUtc="2024-09-12T17:33:00Z">
        <w:del w:id="112"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13" w:author="David Döbele" w:date="2024-09-12T19:34:00Z" w16du:dateUtc="2024-09-12T17:34:00Z">
        <w:del w:id="114"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15" w:author="David Döbele" w:date="2024-09-12T19:36:00Z" w16du:dateUtc="2024-09-12T17:36:00Z">
        <w:del w:id="116"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17" w:author="David Döbele" w:date="2024-09-12T19:34:00Z" w16du:dateUtc="2024-09-12T17:34:00Z">
        <w:del w:id="118"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19" w:author="Sarah Bergmann [2]" w:date="2024-09-28T21:31:00Z" w16du:dateUtc="2024-09-28T19:31:00Z">
        <w:r w:rsidR="00FF3D26" w:rsidRPr="001749E4" w:rsidDel="00F46DB7">
          <w:rPr>
            <w:rFonts w:ascii="Times New Roman" w:hAnsi="Times New Roman" w:cs="Times New Roman"/>
            <w:sz w:val="21"/>
            <w:szCs w:val="21"/>
          </w:rPr>
          <w:delText>Bilanzierung</w:delText>
        </w:r>
      </w:del>
      <w:ins w:id="120" w:author="David Döbele" w:date="2024-09-12T19:34:00Z" w16du:dateUtc="2024-09-12T17:34:00Z">
        <w:del w:id="121"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22" w:author="David Döbele" w:date="2024-09-12T19:35:00Z" w16du:dateUtc="2024-09-12T17:35:00Z">
        <w:del w:id="123"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24" w:author="Sarah Bergmann [2]" w:date="2024-09-28T21:31:00Z" w16du:dateUtc="2024-09-28T19:31:00Z"/>
          <w:rFonts w:ascii="Times New Roman" w:hAnsi="Times New Roman" w:cs="Times New Roman"/>
          <w:sz w:val="21"/>
          <w:szCs w:val="21"/>
        </w:rPr>
        <w:pPrChange w:id="125"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26" w:author="Sarah Bergmann [2]" w:date="2024-09-28T21:31:00Z" w16du:dateUtc="2024-09-28T19:31:00Z"/>
          <w:rFonts w:ascii="Times New Roman" w:hAnsi="Times New Roman" w:cs="Times New Roman"/>
          <w:sz w:val="21"/>
          <w:szCs w:val="21"/>
        </w:rPr>
      </w:pPr>
      <w:ins w:id="127" w:author="Sarah Bergmann" w:date="2024-09-24T12:17:00Z" w16du:dateUtc="2024-09-24T10:17:00Z">
        <w:del w:id="128" w:author="Sarah Bergmann [2]" w:date="2024-09-28T21:31:00Z" w16du:dateUtc="2024-09-28T19:31:00Z">
          <w:r w:rsidRPr="001749E4" w:rsidDel="00F46DB7">
            <w:rPr>
              <w:rFonts w:ascii="Times New Roman" w:hAnsi="Times New Roman" w:cs="Times New Roman"/>
              <w:sz w:val="21"/>
              <w:szCs w:val="21"/>
            </w:rPr>
            <w:delText>PwC scheint</w:delText>
          </w:r>
        </w:del>
      </w:ins>
      <w:del w:id="129"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30" w:author="Sarah Bergmann" w:date="2024-09-24T12:17:00Z" w16du:dateUtc="2024-09-24T10:17:00Z">
        <w:del w:id="131"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32"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33" w:author="Sarah Bergmann" w:date="2024-09-24T12:17:00Z" w16du:dateUtc="2024-09-24T10:17:00Z">
        <w:del w:id="134"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35" w:author="Sarah Bergmann [2]" w:date="2024-09-28T21:31:00Z" w16du:dateUtc="2024-09-28T19:31:00Z"/>
          <w:rFonts w:ascii="Times New Roman" w:hAnsi="Times New Roman" w:cs="Times New Roman"/>
          <w:sz w:val="21"/>
          <w:szCs w:val="21"/>
        </w:rPr>
        <w:pPrChange w:id="136"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37" w:author="Sarah Bergmann [2]" w:date="2024-09-28T21:31:00Z" w16du:dateUtc="2024-09-28T19:31:00Z"/>
          <w:rFonts w:ascii="Times New Roman" w:hAnsi="Times New Roman" w:cs="Times New Roman"/>
          <w:sz w:val="21"/>
          <w:szCs w:val="21"/>
        </w:rPr>
        <w:pPrChange w:id="138" w:author="Sarah Bergmann [2]" w:date="2024-09-28T21:32:00Z" w16du:dateUtc="2024-09-28T19:32:00Z">
          <w:pPr>
            <w:spacing w:after="0"/>
            <w:jc w:val="both"/>
          </w:pPr>
        </w:pPrChange>
      </w:pPr>
      <w:ins w:id="139" w:author="Sarah Bergmann" w:date="2024-09-24T12:09:00Z" w16du:dateUtc="2024-09-24T10:09:00Z">
        <w:del w:id="140" w:author="Sarah Bergmann [2]" w:date="2024-09-28T21:31:00Z" w16du:dateUtc="2024-09-28T19:31:00Z">
          <w:r w:rsidRPr="001749E4" w:rsidDel="00F46DB7">
            <w:rPr>
              <w:rFonts w:ascii="Times New Roman" w:hAnsi="Times New Roman" w:cs="Times New Roman"/>
              <w:sz w:val="21"/>
              <w:szCs w:val="21"/>
            </w:rPr>
            <w:delText>Von dem Praktikum i</w:delText>
          </w:r>
        </w:del>
      </w:ins>
      <w:del w:id="141"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42" w:author="Sarah Bergmann" w:date="2024-09-24T12:09:00Z" w16du:dateUtc="2024-09-24T10:09:00Z">
        <w:del w:id="143"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44"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45" w:author="Sarah Bergmann" w:date="2024-09-24T12:09:00Z" w16du:dateUtc="2024-09-24T10:09:00Z"/>
          <w:del w:id="146" w:author="Sarah Bergmann [2]" w:date="2024-09-28T21:31:00Z" w16du:dateUtc="2024-09-28T19:31:00Z"/>
          <w:rFonts w:ascii="Times New Roman" w:hAnsi="Times New Roman" w:cs="Times New Roman"/>
          <w:sz w:val="21"/>
          <w:szCs w:val="21"/>
        </w:rPr>
        <w:pPrChange w:id="147"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48"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49" w:author="Sarah Bergmann" w:date="2024-09-24T12:17:00Z" w16du:dateUtc="2024-09-24T10:17:00Z"/>
          <w:rFonts w:ascii="Times New Roman" w:hAnsi="Times New Roman" w:cs="Times New Roman"/>
          <w:sz w:val="21"/>
          <w:szCs w:val="21"/>
        </w:rPr>
        <w:pPrChange w:id="150" w:author="Sarah Bergmann [2]" w:date="2024-09-28T21:32:00Z" w16du:dateUtc="2024-09-28T19:32:00Z">
          <w:pPr>
            <w:spacing w:after="0"/>
            <w:jc w:val="both"/>
          </w:pPr>
        </w:pPrChange>
      </w:pPr>
      <w:r w:rsidRPr="001749E4">
        <w:rPr>
          <w:rFonts w:ascii="Times New Roman" w:hAnsi="Times New Roman" w:cs="Times New Roman"/>
          <w:noProof/>
          <w:sz w:val="21"/>
          <w:szCs w:val="21"/>
          <w:rPrChange w:id="151"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52" w:author="Sarah Bergmann" w:date="2024-09-24T12:10:00Z" w16du:dateUtc="2024-09-24T10:10:00Z"/>
          <w:rFonts w:ascii="Times New Roman" w:hAnsi="Times New Roman" w:cs="Times New Roman"/>
          <w:b/>
          <w:bCs/>
          <w:sz w:val="21"/>
          <w:szCs w:val="21"/>
        </w:rPr>
        <w:pPrChange w:id="153"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54" w:author="Sarah Bergmann" w:date="2024-09-24T12:17:00Z" w16du:dateUtc="2024-09-24T10:17:00Z"/>
          <w:rFonts w:ascii="Times New Roman" w:hAnsi="Times New Roman" w:cs="Times New Roman"/>
          <w:b/>
          <w:bCs/>
          <w:sz w:val="21"/>
          <w:szCs w:val="21"/>
        </w:rPr>
        <w:pPrChange w:id="155" w:author="Sarah Bergmann [2]" w:date="2024-09-28T21:32:00Z" w16du:dateUtc="2024-09-28T19:32:00Z">
          <w:pPr>
            <w:spacing w:after="0"/>
            <w:jc w:val="both"/>
          </w:pPr>
        </w:pPrChange>
      </w:pPr>
      <w:del w:id="156"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57" w:author="Sarah Bergmann" w:date="2024-09-24T12:17:00Z" w16du:dateUtc="2024-09-24T10:17:00Z"/>
          <w:rFonts w:ascii="Times New Roman" w:hAnsi="Times New Roman" w:cs="Times New Roman"/>
          <w:sz w:val="21"/>
          <w:szCs w:val="21"/>
        </w:rPr>
        <w:pPrChange w:id="158"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59" w:author="Sarah Bergmann" w:date="2024-09-24T12:17:00Z" w16du:dateUtc="2024-09-24T10:17:00Z"/>
          <w:rFonts w:ascii="Times New Roman" w:hAnsi="Times New Roman" w:cs="Times New Roman"/>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199" w:author="Sarah Bergmann" w:date="2024-09-24T12:17:00Z" w16du:dateUtc="2024-09-24T10:17:00Z"/>
          <w:rFonts w:ascii="Times New Roman" w:hAnsi="Times New Roman" w:cs="Times New Roman"/>
          <w:sz w:val="21"/>
          <w:szCs w:val="21"/>
        </w:rPr>
        <w:pPrChange w:id="200" w:author="Sarah Bergmann [2]" w:date="2024-09-28T21:32:00Z" w16du:dateUtc="2024-09-28T19:32:00Z">
          <w:pPr>
            <w:spacing w:after="0"/>
            <w:jc w:val="both"/>
          </w:pPr>
        </w:pPrChange>
      </w:pPr>
      <w:del w:id="201"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202" w:author="Sarah Bergmann" w:date="2024-09-24T12:17:00Z" w16du:dateUtc="2024-09-24T10:17:00Z"/>
          <w:rFonts w:ascii="Times New Roman" w:hAnsi="Times New Roman" w:cs="Times New Roman"/>
          <w:sz w:val="21"/>
          <w:szCs w:val="21"/>
        </w:rPr>
        <w:pPrChange w:id="203"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204" w:author="Sarah Bergmann" w:date="2024-09-24T12:17:00Z" w16du:dateUtc="2024-09-24T10:17:00Z"/>
          <w:rFonts w:ascii="Times New Roman" w:hAnsi="Times New Roman" w:cs="Times New Roman"/>
          <w:sz w:val="21"/>
          <w:szCs w:val="21"/>
        </w:rPr>
        <w:pPrChange w:id="205" w:author="Sarah Bergmann [2]" w:date="2024-09-28T21:32:00Z" w16du:dateUtc="2024-09-28T19:32:00Z">
          <w:pPr>
            <w:spacing w:after="0"/>
            <w:jc w:val="both"/>
          </w:pPr>
        </w:pPrChange>
      </w:pPr>
      <w:del w:id="206"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07" w:author="Sarah Bergmann" w:date="2024-09-24T12:17:00Z" w16du:dateUtc="2024-09-24T10:17:00Z"/>
          <w:rFonts w:ascii="Times New Roman" w:hAnsi="Times New Roman" w:cs="Times New Roman"/>
          <w:sz w:val="21"/>
          <w:szCs w:val="21"/>
        </w:rPr>
        <w:pPrChange w:id="208"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09" w:author="Sarah Bergmann [2]" w:date="2024-09-28T21:32:00Z" w16du:dateUtc="2024-09-28T19:32:00Z">
          <w:pPr>
            <w:spacing w:after="0"/>
            <w:jc w:val="both"/>
          </w:pPr>
        </w:pPrChange>
      </w:pPr>
      <w:del w:id="210"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11"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260BC"/>
    <w:rsid w:val="00034B68"/>
    <w:rsid w:val="0004591A"/>
    <w:rsid w:val="00046459"/>
    <w:rsid w:val="0004788F"/>
    <w:rsid w:val="00052D37"/>
    <w:rsid w:val="00053B49"/>
    <w:rsid w:val="000555E4"/>
    <w:rsid w:val="0005670D"/>
    <w:rsid w:val="0006313E"/>
    <w:rsid w:val="000710B0"/>
    <w:rsid w:val="0007260E"/>
    <w:rsid w:val="00073C82"/>
    <w:rsid w:val="00076B54"/>
    <w:rsid w:val="00081359"/>
    <w:rsid w:val="0009106E"/>
    <w:rsid w:val="00092779"/>
    <w:rsid w:val="0009522C"/>
    <w:rsid w:val="0009623C"/>
    <w:rsid w:val="000A154C"/>
    <w:rsid w:val="000A154E"/>
    <w:rsid w:val="000A3082"/>
    <w:rsid w:val="000A5AB8"/>
    <w:rsid w:val="000A6678"/>
    <w:rsid w:val="000A7DEB"/>
    <w:rsid w:val="000C55DE"/>
    <w:rsid w:val="000E48CA"/>
    <w:rsid w:val="000F1987"/>
    <w:rsid w:val="000F371C"/>
    <w:rsid w:val="00102D7F"/>
    <w:rsid w:val="001138EF"/>
    <w:rsid w:val="00117F83"/>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32D0"/>
    <w:rsid w:val="002B4F5F"/>
    <w:rsid w:val="002C4BF0"/>
    <w:rsid w:val="002D309E"/>
    <w:rsid w:val="002D594E"/>
    <w:rsid w:val="002E39B8"/>
    <w:rsid w:val="002F51FA"/>
    <w:rsid w:val="00302719"/>
    <w:rsid w:val="0031043C"/>
    <w:rsid w:val="00311A15"/>
    <w:rsid w:val="003250EA"/>
    <w:rsid w:val="00340141"/>
    <w:rsid w:val="003421B1"/>
    <w:rsid w:val="003526B8"/>
    <w:rsid w:val="0035454C"/>
    <w:rsid w:val="00362D33"/>
    <w:rsid w:val="00375D2D"/>
    <w:rsid w:val="003811BC"/>
    <w:rsid w:val="0038671F"/>
    <w:rsid w:val="003873EC"/>
    <w:rsid w:val="003947A8"/>
    <w:rsid w:val="0039503B"/>
    <w:rsid w:val="003B00C2"/>
    <w:rsid w:val="003D0644"/>
    <w:rsid w:val="003D464F"/>
    <w:rsid w:val="003D5D1E"/>
    <w:rsid w:val="003D6365"/>
    <w:rsid w:val="003E3D4E"/>
    <w:rsid w:val="003E6B56"/>
    <w:rsid w:val="003E7274"/>
    <w:rsid w:val="003E7A19"/>
    <w:rsid w:val="003F3290"/>
    <w:rsid w:val="003F688C"/>
    <w:rsid w:val="004037CF"/>
    <w:rsid w:val="00403DCB"/>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633E8"/>
    <w:rsid w:val="005705F7"/>
    <w:rsid w:val="00570B1D"/>
    <w:rsid w:val="005720BB"/>
    <w:rsid w:val="00574140"/>
    <w:rsid w:val="005762CF"/>
    <w:rsid w:val="00577011"/>
    <w:rsid w:val="00577048"/>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723B"/>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0A0A"/>
    <w:rsid w:val="006E6A51"/>
    <w:rsid w:val="006E7481"/>
    <w:rsid w:val="006F58EC"/>
    <w:rsid w:val="006F5EEB"/>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57E3"/>
    <w:rsid w:val="00867CED"/>
    <w:rsid w:val="00867EC3"/>
    <w:rsid w:val="00874503"/>
    <w:rsid w:val="00883B55"/>
    <w:rsid w:val="0089337A"/>
    <w:rsid w:val="008933DC"/>
    <w:rsid w:val="008A248F"/>
    <w:rsid w:val="008B402E"/>
    <w:rsid w:val="008C0603"/>
    <w:rsid w:val="008C27C1"/>
    <w:rsid w:val="008D3849"/>
    <w:rsid w:val="008D6664"/>
    <w:rsid w:val="008D7CDB"/>
    <w:rsid w:val="008E100E"/>
    <w:rsid w:val="008E2597"/>
    <w:rsid w:val="008E4BA9"/>
    <w:rsid w:val="008E7A27"/>
    <w:rsid w:val="008E7D17"/>
    <w:rsid w:val="00916CA3"/>
    <w:rsid w:val="00926976"/>
    <w:rsid w:val="00930063"/>
    <w:rsid w:val="0093066A"/>
    <w:rsid w:val="00954CE3"/>
    <w:rsid w:val="0097054A"/>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61EE"/>
    <w:rsid w:val="00AC66C4"/>
    <w:rsid w:val="00AC7086"/>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728BD"/>
    <w:rsid w:val="00C9003C"/>
    <w:rsid w:val="00C97ECA"/>
    <w:rsid w:val="00CA1160"/>
    <w:rsid w:val="00CA702E"/>
    <w:rsid w:val="00CA7350"/>
    <w:rsid w:val="00CB639D"/>
    <w:rsid w:val="00CC6C70"/>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A3404"/>
    <w:rsid w:val="00DA4943"/>
    <w:rsid w:val="00DA524B"/>
    <w:rsid w:val="00DB471D"/>
    <w:rsid w:val="00DB686B"/>
    <w:rsid w:val="00DB6EA1"/>
    <w:rsid w:val="00DC2DE9"/>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92A04"/>
    <w:rsid w:val="00FA1508"/>
    <w:rsid w:val="00FA3A76"/>
    <w:rsid w:val="00FA4972"/>
    <w:rsid w:val="00FA5291"/>
    <w:rsid w:val="00FB20B5"/>
    <w:rsid w:val="00FC139E"/>
    <w:rsid w:val="00FC2C2E"/>
    <w:rsid w:val="00FC5426"/>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1797</Words>
  <Characters>11328</Characters>
  <Application>Microsoft Office Word</Application>
  <DocSecurity>0</DocSecurity>
  <Lines>94</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2024-10-09T22:51:00Z</dcterms:created>
  <dcterms:modified xsi:type="dcterms:W3CDTF">2024-10-09T22:51:00Z</dcterms:modified>
</cp:coreProperties>
</file>