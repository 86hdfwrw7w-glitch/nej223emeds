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97"/>
        <w:gridCol w:w="425"/>
        <w:gridCol w:w="142"/>
        <w:gridCol w:w="141"/>
        <w:gridCol w:w="1701"/>
      </w:tblGrid>
      <w:tr w:rsidR="00E55D90" w:rsidRPr="0072152E" w14:paraId="487AC9CE" w14:textId="77777777" w:rsidTr="005F7E66">
        <w:trPr>
          <w:trHeight w:val="20"/>
        </w:trPr>
        <w:tc>
          <w:tcPr>
            <w:tcW w:w="10206" w:type="dxa"/>
            <w:gridSpan w:val="5"/>
            <w:vAlign w:val="bottom"/>
          </w:tcPr>
          <w:p w14:paraId="0CBC6997" w14:textId="0F2C4CB6" w:rsidR="00E55D90" w:rsidRPr="00EB651D" w:rsidRDefault="0072152E" w:rsidP="003B4788">
            <w:pPr>
              <w:jc w:val="center"/>
              <w:rPr>
                <w:rFonts w:ascii="Arial" w:hAnsi="Arial" w:cs="Arial"/>
                <w:b/>
                <w:sz w:val="48"/>
                <w:szCs w:val="44"/>
              </w:rPr>
            </w:pPr>
            <w:r>
              <w:rPr>
                <w:rFonts w:ascii="Arial" w:hAnsi="Arial" w:cs="Arial"/>
                <w:b/>
                <w:sz w:val="48"/>
                <w:szCs w:val="44"/>
              </w:rPr>
              <w:t>Oskar</w:t>
            </w:r>
            <w:r w:rsidR="00E55D90" w:rsidRPr="00EB651D">
              <w:rPr>
                <w:rFonts w:ascii="Arial" w:hAnsi="Arial" w:cs="Arial"/>
                <w:b/>
                <w:sz w:val="48"/>
                <w:szCs w:val="44"/>
              </w:rPr>
              <w:t xml:space="preserve"> </w:t>
            </w:r>
            <w:r>
              <w:rPr>
                <w:rFonts w:ascii="Arial" w:hAnsi="Arial" w:cs="Arial"/>
                <w:b/>
                <w:sz w:val="48"/>
                <w:szCs w:val="44"/>
              </w:rPr>
              <w:t>Emil Eich</w:t>
            </w:r>
          </w:p>
          <w:p w14:paraId="2D363F9A" w14:textId="5BB4A8DA" w:rsidR="00F44F5F" w:rsidRPr="008625CE" w:rsidRDefault="00D575A0" w:rsidP="003B4788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Gerbermühlenstraße 19</w:t>
            </w:r>
            <w:r w:rsidR="00F44F5F" w:rsidRPr="008625CE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="00FA4466" w:rsidRPr="008625CE">
              <w:rPr>
                <w:rFonts w:ascii="Arial" w:hAnsi="Arial" w:cs="Arial"/>
                <w:bCs/>
                <w:sz w:val="20"/>
                <w:szCs w:val="20"/>
              </w:rPr>
              <w:t>6</w:t>
            </w:r>
            <w:r w:rsidR="00FA4466">
              <w:rPr>
                <w:rFonts w:ascii="Arial" w:hAnsi="Arial" w:cs="Arial"/>
                <w:bCs/>
                <w:sz w:val="20"/>
                <w:szCs w:val="20"/>
              </w:rPr>
              <w:t xml:space="preserve">0549 </w:t>
            </w:r>
            <w:r>
              <w:rPr>
                <w:rFonts w:ascii="Arial" w:hAnsi="Arial" w:cs="Arial"/>
                <w:bCs/>
                <w:sz w:val="20"/>
                <w:szCs w:val="20"/>
              </w:rPr>
              <w:t>Frankfurt am Main</w:t>
            </w:r>
            <w:r w:rsidR="00F44F5F" w:rsidRPr="008625CE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  <w:p w14:paraId="135895E2" w14:textId="70EFDE0C" w:rsidR="00F44F5F" w:rsidRPr="0072152E" w:rsidRDefault="006F4ED8" w:rsidP="003B4788">
            <w:pPr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o</w:t>
            </w:r>
            <w:r w:rsidR="0072152E">
              <w:rPr>
                <w:rFonts w:ascii="Arial" w:hAnsi="Arial" w:cs="Arial"/>
                <w:bCs/>
                <w:sz w:val="20"/>
                <w:szCs w:val="20"/>
                <w:lang w:val="en-US"/>
              </w:rPr>
              <w:t>skar.eich</w:t>
            </w:r>
            <w:r w:rsidR="00F44F5F" w:rsidRPr="0072152E">
              <w:rPr>
                <w:rFonts w:ascii="Arial" w:hAnsi="Arial" w:cs="Arial"/>
                <w:bCs/>
                <w:sz w:val="20"/>
                <w:szCs w:val="20"/>
                <w:lang w:val="en-US"/>
              </w:rPr>
              <w:t>@</w:t>
            </w:r>
            <w:r w:rsidR="0072152E">
              <w:rPr>
                <w:rFonts w:ascii="Arial" w:hAnsi="Arial" w:cs="Arial"/>
                <w:bCs/>
                <w:sz w:val="20"/>
                <w:szCs w:val="20"/>
                <w:lang w:val="en-US"/>
              </w:rPr>
              <w:t>magenta</w:t>
            </w:r>
            <w:r w:rsidR="00F44F5F" w:rsidRPr="0072152E">
              <w:rPr>
                <w:rFonts w:ascii="Arial" w:hAnsi="Arial" w:cs="Arial"/>
                <w:bCs/>
                <w:sz w:val="20"/>
                <w:szCs w:val="20"/>
                <w:lang w:val="en-US"/>
              </w:rPr>
              <w:t>.</w:t>
            </w:r>
            <w:r w:rsidR="0072152E">
              <w:rPr>
                <w:rFonts w:ascii="Arial" w:hAnsi="Arial" w:cs="Arial"/>
                <w:bCs/>
                <w:sz w:val="20"/>
                <w:szCs w:val="20"/>
                <w:lang w:val="en-US"/>
              </w:rPr>
              <w:t>de</w:t>
            </w:r>
            <w:r w:rsidR="00F44F5F" w:rsidRPr="0072152E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| +</w:t>
            </w:r>
            <w:r w:rsidR="00E21B74">
              <w:rPr>
                <w:rFonts w:ascii="Arial" w:hAnsi="Arial" w:cs="Arial"/>
                <w:bCs/>
                <w:sz w:val="20"/>
                <w:szCs w:val="20"/>
                <w:lang w:val="en-US"/>
              </w:rPr>
              <w:t>4915157595610</w:t>
            </w:r>
          </w:p>
        </w:tc>
      </w:tr>
      <w:tr w:rsidR="002508C2" w:rsidRPr="00EB651D" w14:paraId="0FCADE56" w14:textId="77777777" w:rsidTr="008437FC">
        <w:trPr>
          <w:trHeight w:val="510"/>
        </w:trPr>
        <w:tc>
          <w:tcPr>
            <w:tcW w:w="10206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77D4CD92" w:rsidR="002508C2" w:rsidRPr="00EB651D" w:rsidRDefault="00F44F5F" w:rsidP="0040246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C37DF11">
              <w:rPr>
                <w:rFonts w:ascii="Arial" w:hAnsi="Arial" w:cs="Arial"/>
                <w:b/>
                <w:sz w:val="28"/>
                <w:szCs w:val="28"/>
              </w:rPr>
              <w:t xml:space="preserve">SCHULE &amp; </w:t>
            </w:r>
            <w:r w:rsidR="0D05D639" w:rsidRPr="0D05D639">
              <w:rPr>
                <w:rFonts w:ascii="Arial" w:hAnsi="Arial" w:cs="Arial"/>
                <w:b/>
                <w:bCs/>
                <w:sz w:val="28"/>
                <w:szCs w:val="28"/>
              </w:rPr>
              <w:t>STUDIUM</w:t>
            </w:r>
          </w:p>
        </w:tc>
      </w:tr>
      <w:tr w:rsidR="00C976D9" w:rsidRPr="00EB651D" w14:paraId="7D1DEBF7" w14:textId="77777777" w:rsidTr="005F7E66">
        <w:trPr>
          <w:trHeight w:val="397"/>
        </w:trPr>
        <w:tc>
          <w:tcPr>
            <w:tcW w:w="8222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78F56523" w:rsidR="00C976D9" w:rsidRPr="003163FB" w:rsidRDefault="006D2B6D" w:rsidP="0040246A">
            <w:pPr>
              <w:rPr>
                <w:rFonts w:ascii="Arial" w:hAnsi="Arial" w:cs="Arial"/>
                <w:b/>
                <w:smallCaps/>
                <w:sz w:val="20"/>
                <w:szCs w:val="20"/>
              </w:rPr>
            </w:pPr>
            <w:r>
              <w:rPr>
                <w:rFonts w:ascii="Arial" w:hAnsi="Arial" w:cs="Arial"/>
                <w:b/>
                <w:smallCaps/>
                <w:sz w:val="21"/>
                <w:szCs w:val="21"/>
              </w:rPr>
              <w:t>J</w:t>
            </w:r>
            <w:r w:rsidR="007946F8">
              <w:rPr>
                <w:rFonts w:ascii="Arial" w:hAnsi="Arial" w:cs="Arial"/>
                <w:b/>
                <w:smallCaps/>
                <w:sz w:val="21"/>
                <w:szCs w:val="21"/>
              </w:rPr>
              <w:t>ohann</w:t>
            </w:r>
            <w:r w:rsidR="008437FC">
              <w:rPr>
                <w:rFonts w:ascii="Arial" w:hAnsi="Arial" w:cs="Arial"/>
                <w:b/>
                <w:smallCaps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smallCaps/>
                <w:sz w:val="21"/>
                <w:szCs w:val="21"/>
              </w:rPr>
              <w:t>W</w:t>
            </w:r>
            <w:r w:rsidR="00EB669C">
              <w:rPr>
                <w:rFonts w:ascii="Arial" w:hAnsi="Arial" w:cs="Arial"/>
                <w:b/>
                <w:smallCaps/>
                <w:sz w:val="21"/>
                <w:szCs w:val="21"/>
              </w:rPr>
              <w:t>olfgang</w:t>
            </w:r>
            <w:r w:rsidR="008437FC">
              <w:rPr>
                <w:rFonts w:ascii="Arial" w:hAnsi="Arial" w:cs="Arial"/>
                <w:b/>
                <w:smallCaps/>
                <w:sz w:val="21"/>
                <w:szCs w:val="21"/>
              </w:rPr>
              <w:t xml:space="preserve"> </w:t>
            </w:r>
            <w:r w:rsidR="00E302F9">
              <w:rPr>
                <w:rFonts w:ascii="Arial" w:hAnsi="Arial" w:cs="Arial"/>
                <w:b/>
                <w:smallCaps/>
                <w:sz w:val="21"/>
                <w:szCs w:val="21"/>
              </w:rPr>
              <w:t>G</w:t>
            </w:r>
            <w:r w:rsidR="004632BB">
              <w:rPr>
                <w:rFonts w:ascii="Arial" w:hAnsi="Arial" w:cs="Arial"/>
                <w:b/>
                <w:smallCaps/>
                <w:sz w:val="21"/>
                <w:szCs w:val="21"/>
              </w:rPr>
              <w:t>oethe</w:t>
            </w:r>
            <w:r w:rsidR="00E302F9">
              <w:rPr>
                <w:rFonts w:ascii="Arial" w:hAnsi="Arial" w:cs="Arial"/>
                <w:b/>
                <w:smallCaps/>
                <w:sz w:val="21"/>
                <w:szCs w:val="21"/>
              </w:rPr>
              <w:t>-U</w:t>
            </w:r>
            <w:r w:rsidR="004632BB">
              <w:rPr>
                <w:rFonts w:ascii="Arial" w:hAnsi="Arial" w:cs="Arial"/>
                <w:b/>
                <w:smallCaps/>
                <w:sz w:val="21"/>
                <w:szCs w:val="21"/>
              </w:rPr>
              <w:t>niversität</w:t>
            </w:r>
            <w:proofErr w:type="gramEnd"/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4372403C" w:rsidR="00C976D9" w:rsidRPr="00D13F16" w:rsidRDefault="007634DA" w:rsidP="0040246A">
            <w:pPr>
              <w:jc w:val="right"/>
              <w:rPr>
                <w:rFonts w:ascii="Arial" w:hAnsi="Arial" w:cs="Arial"/>
                <w:b/>
                <w:bCs/>
                <w:iCs/>
                <w:smallCap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Cs/>
                <w:smallCaps/>
                <w:sz w:val="21"/>
                <w:szCs w:val="21"/>
              </w:rPr>
              <w:t>F</w:t>
            </w:r>
            <w:r w:rsidR="00C976D9" w:rsidRPr="00D13F16">
              <w:rPr>
                <w:rFonts w:ascii="Arial" w:hAnsi="Arial" w:cs="Arial"/>
                <w:b/>
                <w:bCs/>
                <w:iCs/>
                <w:smallCaps/>
                <w:sz w:val="21"/>
                <w:szCs w:val="21"/>
              </w:rPr>
              <w:t xml:space="preserve">rankfurt am </w:t>
            </w:r>
            <w:r w:rsidR="00CB2A7E">
              <w:rPr>
                <w:rFonts w:ascii="Arial" w:hAnsi="Arial" w:cs="Arial"/>
                <w:b/>
                <w:bCs/>
                <w:iCs/>
                <w:smallCaps/>
                <w:sz w:val="21"/>
                <w:szCs w:val="21"/>
              </w:rPr>
              <w:t>M</w:t>
            </w:r>
            <w:r w:rsidR="00C976D9" w:rsidRPr="00D13F16">
              <w:rPr>
                <w:rFonts w:ascii="Arial" w:hAnsi="Arial" w:cs="Arial"/>
                <w:b/>
                <w:bCs/>
                <w:iCs/>
                <w:smallCaps/>
                <w:sz w:val="21"/>
                <w:szCs w:val="21"/>
              </w:rPr>
              <w:t>ain</w:t>
            </w:r>
          </w:p>
        </w:tc>
      </w:tr>
      <w:tr w:rsidR="00C976D9" w:rsidRPr="00EB651D" w14:paraId="61E5D482" w14:textId="77777777" w:rsidTr="00ED61E6">
        <w:trPr>
          <w:trHeight w:val="57"/>
        </w:trPr>
        <w:tc>
          <w:tcPr>
            <w:tcW w:w="8505" w:type="dxa"/>
            <w:gridSpan w:val="4"/>
          </w:tcPr>
          <w:p w14:paraId="11CB9A0F" w14:textId="24BB1645" w:rsidR="00C976D9" w:rsidRPr="00ED201D" w:rsidRDefault="00C976D9" w:rsidP="0040246A">
            <w:pPr>
              <w:rPr>
                <w:rFonts w:ascii="Arial" w:hAnsi="Arial" w:cs="Arial"/>
                <w:sz w:val="20"/>
                <w:szCs w:val="20"/>
              </w:rPr>
            </w:pPr>
            <w:r w:rsidRPr="00ED201D">
              <w:rPr>
                <w:rFonts w:ascii="Arial" w:hAnsi="Arial" w:cs="Arial"/>
                <w:sz w:val="20"/>
                <w:szCs w:val="20"/>
              </w:rPr>
              <w:t>B.Sc. in Wirtschaftswissenschaften</w:t>
            </w:r>
            <w:r w:rsidR="006418A7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40246A">
              <w:rPr>
                <w:rFonts w:ascii="Arial" w:hAnsi="Arial" w:cs="Arial"/>
                <w:sz w:val="20"/>
                <w:szCs w:val="20"/>
              </w:rPr>
              <w:t>a</w:t>
            </w:r>
            <w:r w:rsidR="006418A7">
              <w:rPr>
                <w:rFonts w:ascii="Arial" w:hAnsi="Arial" w:cs="Arial"/>
                <w:sz w:val="20"/>
                <w:szCs w:val="20"/>
              </w:rPr>
              <w:t xml:space="preserve">ktueller </w:t>
            </w:r>
            <w:r w:rsidR="0084567A">
              <w:rPr>
                <w:rFonts w:ascii="Arial" w:hAnsi="Arial" w:cs="Arial"/>
                <w:sz w:val="20"/>
                <w:szCs w:val="20"/>
              </w:rPr>
              <w:t>Notendurchschnitt</w:t>
            </w:r>
            <w:r w:rsidR="00992A5F">
              <w:rPr>
                <w:rFonts w:ascii="Arial" w:hAnsi="Arial" w:cs="Arial"/>
                <w:sz w:val="20"/>
                <w:szCs w:val="20"/>
              </w:rPr>
              <w:t>: 2,1)</w:t>
            </w:r>
          </w:p>
        </w:tc>
        <w:tc>
          <w:tcPr>
            <w:tcW w:w="1701" w:type="dxa"/>
          </w:tcPr>
          <w:p w14:paraId="419A9228" w14:textId="38521DD3" w:rsidR="00C976D9" w:rsidRPr="00ED201D" w:rsidRDefault="00C976D9" w:rsidP="0040246A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D201D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ED201D">
              <w:rPr>
                <w:rFonts w:ascii="Arial" w:hAnsi="Arial" w:cs="Arial"/>
                <w:sz w:val="20"/>
                <w:szCs w:val="20"/>
              </w:rPr>
              <w:t>/20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D55AB2">
              <w:rPr>
                <w:rFonts w:ascii="Arial" w:hAnsi="Arial" w:cs="Arial"/>
                <w:sz w:val="20"/>
                <w:szCs w:val="20"/>
              </w:rPr>
              <w:t>5</w:t>
            </w:r>
            <w:r w:rsidR="00A05C4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0246A">
              <w:rPr>
                <w:rFonts w:ascii="Arial" w:hAnsi="Arial" w:cs="Arial"/>
                <w:sz w:val="20"/>
                <w:szCs w:val="20"/>
              </w:rPr>
              <w:t>–</w:t>
            </w:r>
            <w:r w:rsidR="00A05C4C">
              <w:rPr>
                <w:rFonts w:ascii="Arial" w:hAnsi="Arial" w:cs="Arial"/>
                <w:sz w:val="20"/>
                <w:szCs w:val="20"/>
              </w:rPr>
              <w:t xml:space="preserve"> heute</w:t>
            </w:r>
          </w:p>
        </w:tc>
      </w:tr>
      <w:tr w:rsidR="007002F4" w:rsidRPr="00EB651D" w14:paraId="34E4A90E" w14:textId="77777777" w:rsidTr="00D93219">
        <w:trPr>
          <w:trHeight w:val="57"/>
        </w:trPr>
        <w:tc>
          <w:tcPr>
            <w:tcW w:w="10206" w:type="dxa"/>
            <w:gridSpan w:val="5"/>
          </w:tcPr>
          <w:p w14:paraId="6B80525D" w14:textId="09F3D873" w:rsidR="007002F4" w:rsidRPr="00EF3F3E" w:rsidRDefault="007002F4" w:rsidP="0040246A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EF3F3E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Studieninhalte: Statistik, Volkswirtschaftslehre, Accounting </w:t>
            </w:r>
          </w:p>
        </w:tc>
      </w:tr>
      <w:tr w:rsidR="007002F4" w:rsidRPr="00EB651D" w14:paraId="6B19CF91" w14:textId="77777777" w:rsidTr="005F7E66">
        <w:trPr>
          <w:trHeight w:val="397"/>
        </w:trPr>
        <w:tc>
          <w:tcPr>
            <w:tcW w:w="8505" w:type="dxa"/>
            <w:gridSpan w:val="4"/>
            <w:vAlign w:val="bottom"/>
          </w:tcPr>
          <w:p w14:paraId="54F7169D" w14:textId="29D4A1FA" w:rsidR="007002F4" w:rsidRPr="003163FB" w:rsidRDefault="007002F4" w:rsidP="0040246A">
            <w:pPr>
              <w:rPr>
                <w:rFonts w:ascii="Arial" w:hAnsi="Arial" w:cs="Arial"/>
                <w:b/>
                <w:smallCaps/>
                <w:sz w:val="21"/>
                <w:szCs w:val="21"/>
              </w:rPr>
            </w:pPr>
            <w:r w:rsidRPr="003163FB">
              <w:rPr>
                <w:rFonts w:ascii="Arial" w:hAnsi="Arial" w:cs="Arial"/>
                <w:b/>
                <w:smallCaps/>
                <w:sz w:val="21"/>
                <w:szCs w:val="21"/>
              </w:rPr>
              <w:t>Rudi-Stephan-Gymnasium Worms</w:t>
            </w:r>
          </w:p>
        </w:tc>
        <w:tc>
          <w:tcPr>
            <w:tcW w:w="1701" w:type="dxa"/>
            <w:vAlign w:val="bottom"/>
          </w:tcPr>
          <w:p w14:paraId="262B6DA3" w14:textId="3B3F2A7C" w:rsidR="007002F4" w:rsidRPr="00D13F16" w:rsidRDefault="007002F4" w:rsidP="0040246A">
            <w:pPr>
              <w:jc w:val="right"/>
              <w:rPr>
                <w:rFonts w:ascii="Arial" w:hAnsi="Arial" w:cs="Arial"/>
                <w:b/>
                <w:bCs/>
                <w:iCs/>
                <w:smallCaps/>
                <w:sz w:val="21"/>
                <w:szCs w:val="21"/>
              </w:rPr>
            </w:pPr>
            <w:r w:rsidRPr="00D13F16">
              <w:rPr>
                <w:rFonts w:ascii="Arial" w:hAnsi="Arial" w:cs="Arial"/>
                <w:b/>
                <w:bCs/>
                <w:iCs/>
                <w:smallCaps/>
                <w:sz w:val="21"/>
                <w:szCs w:val="21"/>
              </w:rPr>
              <w:t>Worms</w:t>
            </w:r>
          </w:p>
        </w:tc>
      </w:tr>
      <w:tr w:rsidR="007002F4" w:rsidRPr="00EB651D" w14:paraId="263521E3" w14:textId="77777777" w:rsidTr="00ED61E6">
        <w:trPr>
          <w:trHeight w:val="57"/>
        </w:trPr>
        <w:tc>
          <w:tcPr>
            <w:tcW w:w="8505" w:type="dxa"/>
            <w:gridSpan w:val="4"/>
          </w:tcPr>
          <w:p w14:paraId="36282A3A" w14:textId="538C9D15" w:rsidR="007002F4" w:rsidRPr="00ED201D" w:rsidRDefault="007002F4" w:rsidP="0040246A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ED201D">
              <w:rPr>
                <w:rFonts w:ascii="Arial" w:hAnsi="Arial" w:cs="Arial"/>
                <w:sz w:val="20"/>
                <w:szCs w:val="20"/>
                <w:lang w:val="de-AT"/>
              </w:rPr>
              <w:t xml:space="preserve">Allgemeine Hochschulreife (Note: </w:t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>2,1</w:t>
            </w:r>
            <w:r w:rsidRPr="00ED201D">
              <w:rPr>
                <w:rFonts w:ascii="Arial" w:hAnsi="Arial" w:cs="Arial"/>
                <w:sz w:val="20"/>
                <w:szCs w:val="20"/>
                <w:lang w:val="de-AT"/>
              </w:rPr>
              <w:t>)</w:t>
            </w:r>
          </w:p>
        </w:tc>
        <w:tc>
          <w:tcPr>
            <w:tcW w:w="1701" w:type="dxa"/>
          </w:tcPr>
          <w:p w14:paraId="3DE8C75D" w14:textId="6E3C6BC5" w:rsidR="007002F4" w:rsidRPr="00ED201D" w:rsidRDefault="007002F4" w:rsidP="0040246A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D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ED201D">
              <w:rPr>
                <w:rFonts w:ascii="Arial" w:hAnsi="Arial" w:cs="Arial"/>
                <w:sz w:val="20"/>
                <w:szCs w:val="20"/>
              </w:rPr>
              <w:t>/20</w:t>
            </w:r>
            <w:r>
              <w:rPr>
                <w:rFonts w:ascii="Arial" w:hAnsi="Arial" w:cs="Arial"/>
                <w:sz w:val="20"/>
                <w:szCs w:val="20"/>
              </w:rPr>
              <w:t>15</w:t>
            </w:r>
            <w:r w:rsidRPr="00ED201D">
              <w:rPr>
                <w:rFonts w:ascii="Arial" w:hAnsi="Arial" w:cs="Arial"/>
                <w:sz w:val="20"/>
                <w:szCs w:val="20"/>
              </w:rPr>
              <w:t xml:space="preserve"> – 0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ED201D">
              <w:rPr>
                <w:rFonts w:ascii="Arial" w:hAnsi="Arial" w:cs="Arial"/>
                <w:sz w:val="20"/>
                <w:szCs w:val="20"/>
              </w:rPr>
              <w:t>/20</w:t>
            </w: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</w:tr>
      <w:tr w:rsidR="007002F4" w:rsidRPr="00EB651D" w14:paraId="27601A10" w14:textId="77777777" w:rsidTr="00FE0496">
        <w:trPr>
          <w:trHeight w:val="57"/>
        </w:trPr>
        <w:tc>
          <w:tcPr>
            <w:tcW w:w="10206" w:type="dxa"/>
            <w:gridSpan w:val="5"/>
          </w:tcPr>
          <w:p w14:paraId="6ECF7248" w14:textId="5D0E83BE" w:rsidR="007002F4" w:rsidRPr="00ED201D" w:rsidRDefault="007002F4" w:rsidP="0040246A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ED201D">
              <w:rPr>
                <w:rFonts w:ascii="Arial" w:hAnsi="Arial" w:cs="Arial"/>
                <w:i/>
                <w:iCs/>
                <w:sz w:val="20"/>
                <w:szCs w:val="20"/>
              </w:rPr>
              <w:t>Schwerpunktfächer: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Englisch, Geschichte, Biologie</w:t>
            </w:r>
          </w:p>
        </w:tc>
      </w:tr>
      <w:tr w:rsidR="007002F4" w:rsidRPr="00EB651D" w14:paraId="3A2665B3" w14:textId="77777777" w:rsidTr="008437FC">
        <w:trPr>
          <w:trHeight w:val="510"/>
        </w:trPr>
        <w:tc>
          <w:tcPr>
            <w:tcW w:w="10206" w:type="dxa"/>
            <w:gridSpan w:val="5"/>
            <w:tcBorders>
              <w:bottom w:val="single" w:sz="4" w:space="0" w:color="auto"/>
            </w:tcBorders>
            <w:vAlign w:val="bottom"/>
          </w:tcPr>
          <w:p w14:paraId="239F87B8" w14:textId="1FD97A35" w:rsidR="007002F4" w:rsidRPr="00EB651D" w:rsidRDefault="007002F4" w:rsidP="0040246A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</w:rPr>
            </w:pPr>
            <w:r w:rsidRPr="00EB651D">
              <w:rPr>
                <w:rFonts w:ascii="Arial" w:hAnsi="Arial" w:cs="Arial"/>
                <w:smallCaps w:val="0"/>
                <w:sz w:val="28"/>
              </w:rPr>
              <w:t>PRAKTISCHE ERFAHRUNGEN</w:t>
            </w:r>
          </w:p>
        </w:tc>
      </w:tr>
      <w:tr w:rsidR="00BE241E" w:rsidRPr="00EB651D" w14:paraId="63F24AEA" w14:textId="77777777" w:rsidTr="00ED61E6">
        <w:trPr>
          <w:trHeight w:val="397"/>
        </w:trPr>
        <w:tc>
          <w:tcPr>
            <w:tcW w:w="8222" w:type="dxa"/>
            <w:gridSpan w:val="2"/>
            <w:tcBorders>
              <w:top w:val="single" w:sz="4" w:space="0" w:color="auto"/>
            </w:tcBorders>
            <w:vAlign w:val="bottom"/>
          </w:tcPr>
          <w:p w14:paraId="65427DD1" w14:textId="06D7D3E5" w:rsidR="00BE241E" w:rsidRPr="009B46BB" w:rsidRDefault="00BE241E" w:rsidP="0040246A">
            <w:pPr>
              <w:rPr>
                <w:rFonts w:ascii="Arial" w:hAnsi="Arial" w:cs="Arial"/>
                <w:b/>
                <w:smallCaps/>
                <w:sz w:val="21"/>
                <w:szCs w:val="21"/>
                <w:lang w:val="en-US"/>
              </w:rPr>
            </w:pPr>
            <w:r w:rsidRPr="00BE241E">
              <w:rPr>
                <w:rFonts w:ascii="Arial" w:hAnsi="Arial" w:cs="Arial"/>
                <w:b/>
                <w:smallCaps/>
                <w:sz w:val="21"/>
                <w:szCs w:val="21"/>
                <w:lang w:val="en-US"/>
              </w:rPr>
              <w:t>GREEN Finance Consulting e. V.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bottom"/>
          </w:tcPr>
          <w:p w14:paraId="42E19A89" w14:textId="1DCA81BF" w:rsidR="00BE241E" w:rsidRPr="00D13F16" w:rsidRDefault="00BE241E" w:rsidP="0040246A">
            <w:pPr>
              <w:jc w:val="right"/>
              <w:rPr>
                <w:rFonts w:ascii="Arial" w:hAnsi="Arial" w:cs="Arial"/>
                <w:b/>
                <w:bCs/>
                <w:iCs/>
                <w:smallCaps/>
                <w:sz w:val="21"/>
                <w:szCs w:val="21"/>
              </w:rPr>
            </w:pPr>
            <w:r w:rsidRPr="00BE241E">
              <w:rPr>
                <w:rFonts w:ascii="Arial" w:hAnsi="Arial" w:cs="Arial"/>
                <w:b/>
                <w:bCs/>
                <w:iCs/>
                <w:smallCaps/>
                <w:sz w:val="21"/>
                <w:szCs w:val="21"/>
              </w:rPr>
              <w:t>Frankfurt am Main</w:t>
            </w:r>
          </w:p>
        </w:tc>
      </w:tr>
      <w:tr w:rsidR="00BE241E" w:rsidRPr="00EB651D" w14:paraId="563A6620" w14:textId="77777777" w:rsidTr="00ED61E6">
        <w:trPr>
          <w:trHeight w:val="57"/>
        </w:trPr>
        <w:tc>
          <w:tcPr>
            <w:tcW w:w="8222" w:type="dxa"/>
            <w:gridSpan w:val="2"/>
          </w:tcPr>
          <w:p w14:paraId="6130E858" w14:textId="0770897E" w:rsidR="00BE241E" w:rsidRPr="009B46BB" w:rsidRDefault="00BE241E" w:rsidP="0040246A">
            <w:pPr>
              <w:rPr>
                <w:rFonts w:ascii="Arial" w:hAnsi="Arial" w:cs="Arial"/>
                <w:b/>
                <w:smallCaps/>
                <w:sz w:val="21"/>
                <w:szCs w:val="21"/>
                <w:lang w:val="en-US"/>
              </w:rPr>
            </w:pPr>
            <w:r w:rsidRPr="00BE241E">
              <w:rPr>
                <w:rFonts w:ascii="Arial" w:hAnsi="Arial" w:cs="Arial"/>
                <w:sz w:val="20"/>
                <w:szCs w:val="20"/>
              </w:rPr>
              <w:t>Studentischer Berater</w:t>
            </w:r>
            <w:r>
              <w:rPr>
                <w:rFonts w:ascii="Arial" w:hAnsi="Arial" w:cs="Arial"/>
                <w:i/>
                <w:smallCaps/>
                <w:sz w:val="20"/>
                <w:szCs w:val="20"/>
                <w:lang w:val="de-AT"/>
              </w:rPr>
              <w:t xml:space="preserve"> </w:t>
            </w:r>
          </w:p>
        </w:tc>
        <w:tc>
          <w:tcPr>
            <w:tcW w:w="1984" w:type="dxa"/>
            <w:gridSpan w:val="3"/>
          </w:tcPr>
          <w:p w14:paraId="2C4E630B" w14:textId="5287B5E3" w:rsidR="00BE241E" w:rsidRPr="00D13F16" w:rsidRDefault="00BE241E" w:rsidP="0040246A">
            <w:pPr>
              <w:jc w:val="right"/>
              <w:rPr>
                <w:rFonts w:ascii="Arial" w:hAnsi="Arial" w:cs="Arial"/>
                <w:b/>
                <w:bCs/>
                <w:iCs/>
                <w:smallCaps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05</w:t>
            </w:r>
            <w:r w:rsidRPr="00EB651D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2025</w:t>
            </w:r>
            <w:r w:rsidRPr="00EB651D">
              <w:rPr>
                <w:rFonts w:ascii="Arial" w:hAnsi="Arial" w:cs="Arial"/>
                <w:sz w:val="20"/>
                <w:szCs w:val="20"/>
                <w:lang w:val="en-US"/>
              </w:rPr>
              <w:t xml:space="preserve"> –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BE241E" w:rsidRPr="00EB651D" w14:paraId="4D10E090" w14:textId="77777777" w:rsidTr="005F7E66">
        <w:trPr>
          <w:trHeight w:val="20"/>
        </w:trPr>
        <w:tc>
          <w:tcPr>
            <w:tcW w:w="10206" w:type="dxa"/>
            <w:gridSpan w:val="5"/>
          </w:tcPr>
          <w:p w14:paraId="3C7C2AD7" w14:textId="2DF7D341" w:rsidR="00BE241E" w:rsidRPr="008437FC" w:rsidRDefault="00BE241E" w:rsidP="0040246A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>Mitarbeit an einem Pro-Bono-Beratungsprojekt für einen Tennisverein mit Fokus auf</w:t>
            </w:r>
            <w:r w:rsidR="008437FC">
              <w:rPr>
                <w:rFonts w:ascii="Arial" w:hAnsi="Arial" w:cs="Arial"/>
                <w:sz w:val="20"/>
                <w:szCs w:val="20"/>
                <w:lang w:val="de-AT"/>
              </w:rPr>
              <w:t xml:space="preserve"> </w:t>
            </w:r>
            <w:r w:rsidRPr="008437FC">
              <w:rPr>
                <w:rFonts w:ascii="Arial" w:hAnsi="Arial" w:cs="Arial"/>
                <w:sz w:val="20"/>
                <w:szCs w:val="20"/>
                <w:lang w:val="de-AT"/>
              </w:rPr>
              <w:t xml:space="preserve">Mitgliedergewinnung </w:t>
            </w:r>
          </w:p>
          <w:p w14:paraId="7BCB9B47" w14:textId="7953A0B5" w:rsidR="00BE241E" w:rsidRPr="005F7E66" w:rsidRDefault="00BE241E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Entwicklung eines Businessplans zur strategischen Ausrichtung </w:t>
            </w:r>
            <w:r w:rsidRPr="005F7E66">
              <w:rPr>
                <w:rFonts w:ascii="Arial" w:hAnsi="Arial" w:cs="Arial"/>
                <w:sz w:val="20"/>
                <w:szCs w:val="20"/>
                <w:lang w:val="de-AT"/>
              </w:rPr>
              <w:t>i</w:t>
            </w:r>
            <w:r w:rsidR="00385943" w:rsidRPr="005F7E66">
              <w:rPr>
                <w:rFonts w:ascii="Arial" w:hAnsi="Arial" w:cs="Arial"/>
                <w:sz w:val="20"/>
                <w:szCs w:val="20"/>
                <w:lang w:val="de-AT"/>
              </w:rPr>
              <w:t>m Bereich</w:t>
            </w:r>
            <w:r w:rsidRPr="005F7E66">
              <w:rPr>
                <w:rFonts w:ascii="Arial" w:hAnsi="Arial" w:cs="Arial"/>
                <w:sz w:val="20"/>
                <w:szCs w:val="20"/>
                <w:lang w:val="de-AT"/>
              </w:rPr>
              <w:t xml:space="preserve"> </w:t>
            </w:r>
            <w:proofErr w:type="spellStart"/>
            <w:r w:rsidRPr="005F7E66">
              <w:rPr>
                <w:rFonts w:ascii="Arial" w:hAnsi="Arial" w:cs="Arial"/>
                <w:sz w:val="20"/>
                <w:szCs w:val="20"/>
                <w:lang w:val="de-AT"/>
              </w:rPr>
              <w:t>Social</w:t>
            </w:r>
            <w:proofErr w:type="spellEnd"/>
            <w:r w:rsidRPr="005F7E66">
              <w:rPr>
                <w:rFonts w:ascii="Arial" w:hAnsi="Arial" w:cs="Arial"/>
                <w:sz w:val="20"/>
                <w:szCs w:val="20"/>
                <w:lang w:val="de-AT"/>
              </w:rPr>
              <w:t xml:space="preserve"> Media und</w:t>
            </w:r>
            <w:r w:rsidR="008437FC" w:rsidRPr="005F7E66">
              <w:rPr>
                <w:rFonts w:ascii="Arial" w:hAnsi="Arial" w:cs="Arial"/>
                <w:sz w:val="20"/>
                <w:szCs w:val="20"/>
                <w:lang w:val="de-AT"/>
              </w:rPr>
              <w:t xml:space="preserve"> </w:t>
            </w:r>
            <w:r w:rsidRPr="005F7E66">
              <w:rPr>
                <w:rFonts w:ascii="Arial" w:hAnsi="Arial" w:cs="Arial"/>
                <w:sz w:val="20"/>
                <w:szCs w:val="20"/>
                <w:lang w:val="de-AT"/>
              </w:rPr>
              <w:t>digitale</w:t>
            </w:r>
            <w:r w:rsidR="008437FC" w:rsidRPr="005F7E66">
              <w:rPr>
                <w:rFonts w:ascii="Arial" w:hAnsi="Arial" w:cs="Arial"/>
                <w:sz w:val="20"/>
                <w:szCs w:val="20"/>
                <w:lang w:val="de-AT"/>
              </w:rPr>
              <w:t xml:space="preserve"> </w:t>
            </w:r>
            <w:r w:rsidRPr="005F7E66">
              <w:rPr>
                <w:rFonts w:ascii="Arial" w:hAnsi="Arial" w:cs="Arial"/>
                <w:sz w:val="20"/>
                <w:szCs w:val="20"/>
                <w:lang w:val="de-AT"/>
              </w:rPr>
              <w:t>Sichtbarkeit</w:t>
            </w:r>
          </w:p>
        </w:tc>
      </w:tr>
      <w:tr w:rsidR="00BE241E" w:rsidRPr="00EB651D" w14:paraId="127C64E2" w14:textId="77777777" w:rsidTr="00ED61E6">
        <w:trPr>
          <w:trHeight w:val="397"/>
        </w:trPr>
        <w:tc>
          <w:tcPr>
            <w:tcW w:w="8222" w:type="dxa"/>
            <w:gridSpan w:val="2"/>
            <w:vAlign w:val="bottom"/>
          </w:tcPr>
          <w:p w14:paraId="38F27285" w14:textId="2F29FB23" w:rsidR="00BE241E" w:rsidRPr="009B46BB" w:rsidRDefault="00BE241E" w:rsidP="0040246A">
            <w:pPr>
              <w:rPr>
                <w:rFonts w:ascii="Arial" w:hAnsi="Arial" w:cs="Arial"/>
                <w:smallCaps/>
                <w:sz w:val="20"/>
                <w:szCs w:val="20"/>
                <w:lang w:val="en-US"/>
              </w:rPr>
            </w:pPr>
            <w:r w:rsidRPr="009B46BB">
              <w:rPr>
                <w:rFonts w:ascii="Arial" w:hAnsi="Arial" w:cs="Arial"/>
                <w:b/>
                <w:smallCaps/>
                <w:sz w:val="21"/>
                <w:szCs w:val="21"/>
                <w:lang w:val="en-US"/>
              </w:rPr>
              <w:t>Red Bull Germany GmbH &amp; Co. KG</w:t>
            </w:r>
          </w:p>
        </w:tc>
        <w:tc>
          <w:tcPr>
            <w:tcW w:w="1984" w:type="dxa"/>
            <w:gridSpan w:val="3"/>
            <w:vAlign w:val="bottom"/>
          </w:tcPr>
          <w:p w14:paraId="4820196E" w14:textId="155EA339" w:rsidR="00BE241E" w:rsidRPr="00D13F16" w:rsidRDefault="00BE241E" w:rsidP="0040246A">
            <w:pPr>
              <w:jc w:val="right"/>
              <w:rPr>
                <w:rFonts w:ascii="Arial" w:hAnsi="Arial" w:cs="Arial"/>
                <w:b/>
                <w:bCs/>
                <w:iCs/>
                <w:smallCaps/>
                <w:sz w:val="21"/>
                <w:szCs w:val="21"/>
              </w:rPr>
            </w:pPr>
            <w:r w:rsidRPr="00D13F16">
              <w:rPr>
                <w:rFonts w:ascii="Arial" w:hAnsi="Arial" w:cs="Arial"/>
                <w:b/>
                <w:bCs/>
                <w:iCs/>
                <w:smallCaps/>
                <w:sz w:val="21"/>
                <w:szCs w:val="21"/>
              </w:rPr>
              <w:t>München</w:t>
            </w:r>
          </w:p>
        </w:tc>
      </w:tr>
      <w:tr w:rsidR="00BE241E" w:rsidRPr="00EB651D" w14:paraId="335D84E9" w14:textId="77777777" w:rsidTr="00ED61E6">
        <w:trPr>
          <w:trHeight w:val="57"/>
        </w:trPr>
        <w:tc>
          <w:tcPr>
            <w:tcW w:w="8222" w:type="dxa"/>
            <w:gridSpan w:val="2"/>
          </w:tcPr>
          <w:p w14:paraId="20B1570F" w14:textId="739E29B9" w:rsidR="00BE241E" w:rsidRPr="0072152E" w:rsidRDefault="00BE241E" w:rsidP="0040246A">
            <w:pPr>
              <w:rPr>
                <w:rFonts w:ascii="Arial" w:hAnsi="Arial" w:cs="Arial"/>
                <w:sz w:val="20"/>
                <w:szCs w:val="20"/>
              </w:rPr>
            </w:pPr>
            <w:r w:rsidRPr="0072152E">
              <w:rPr>
                <w:rFonts w:ascii="Arial" w:hAnsi="Arial" w:cs="Arial"/>
                <w:sz w:val="20"/>
                <w:szCs w:val="20"/>
              </w:rPr>
              <w:t>Praktikant im Media Network (Marketing)</w:t>
            </w:r>
          </w:p>
        </w:tc>
        <w:tc>
          <w:tcPr>
            <w:tcW w:w="1984" w:type="dxa"/>
            <w:gridSpan w:val="3"/>
          </w:tcPr>
          <w:p w14:paraId="0475B997" w14:textId="364539C6" w:rsidR="00BE241E" w:rsidRPr="00EB651D" w:rsidRDefault="00BE241E" w:rsidP="0040246A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D201D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ED201D">
              <w:rPr>
                <w:rFonts w:ascii="Arial" w:hAnsi="Arial" w:cs="Arial"/>
                <w:sz w:val="20"/>
                <w:szCs w:val="20"/>
              </w:rPr>
              <w:t>/20</w:t>
            </w:r>
            <w:r>
              <w:rPr>
                <w:rFonts w:ascii="Arial" w:hAnsi="Arial" w:cs="Arial"/>
                <w:sz w:val="20"/>
                <w:szCs w:val="20"/>
              </w:rPr>
              <w:t>24</w:t>
            </w:r>
            <w:r w:rsidRPr="00ED201D">
              <w:rPr>
                <w:rFonts w:ascii="Arial" w:hAnsi="Arial" w:cs="Arial"/>
                <w:sz w:val="20"/>
                <w:szCs w:val="20"/>
              </w:rPr>
              <w:t xml:space="preserve"> – 0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ED201D">
              <w:rPr>
                <w:rFonts w:ascii="Arial" w:hAnsi="Arial" w:cs="Arial"/>
                <w:sz w:val="20"/>
                <w:szCs w:val="20"/>
              </w:rPr>
              <w:t>/20</w:t>
            </w: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</w:tr>
      <w:tr w:rsidR="00BE241E" w:rsidRPr="00EB651D" w14:paraId="54C3D64C" w14:textId="77777777" w:rsidTr="00FB4411">
        <w:trPr>
          <w:trHeight w:val="57"/>
        </w:trPr>
        <w:tc>
          <w:tcPr>
            <w:tcW w:w="10206" w:type="dxa"/>
            <w:gridSpan w:val="5"/>
          </w:tcPr>
          <w:p w14:paraId="74A7DE58" w14:textId="5B33097F" w:rsidR="00BE241E" w:rsidRPr="008437FC" w:rsidRDefault="00BE241E" w:rsidP="0040246A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Analyse von Markt- und Strukturstudien zur Identifikation relevanter Entwicklungen im </w:t>
            </w:r>
            <w:r w:rsidRPr="008437FC">
              <w:rPr>
                <w:rFonts w:ascii="Arial" w:hAnsi="Arial" w:cs="Arial"/>
                <w:sz w:val="20"/>
                <w:szCs w:val="20"/>
                <w:lang w:val="de-AT"/>
              </w:rPr>
              <w:t>Sport</w:t>
            </w:r>
          </w:p>
          <w:p w14:paraId="4764C121" w14:textId="0B5E59F6" w:rsidR="00BE241E" w:rsidRDefault="00BE241E" w:rsidP="0040246A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>Erstellung themenspezifische</w:t>
            </w:r>
            <w:r w:rsidR="0040246A">
              <w:rPr>
                <w:rFonts w:ascii="Arial" w:hAnsi="Arial" w:cs="Arial"/>
                <w:sz w:val="20"/>
                <w:szCs w:val="20"/>
                <w:lang w:val="de-AT"/>
              </w:rPr>
              <w:t>r</w:t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 Inhalte für Plattformpartner zur Zielgruppenoptimierung</w:t>
            </w:r>
          </w:p>
          <w:p w14:paraId="6DD9BA0F" w14:textId="560C21F9" w:rsidR="00BE241E" w:rsidRPr="005F7E66" w:rsidRDefault="00BE241E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>Ableitung interne</w:t>
            </w:r>
            <w:r w:rsidR="0040246A">
              <w:rPr>
                <w:rFonts w:ascii="Arial" w:hAnsi="Arial" w:cs="Arial"/>
                <w:sz w:val="20"/>
                <w:szCs w:val="20"/>
                <w:lang w:val="de-AT"/>
              </w:rPr>
              <w:t>r</w:t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 Strategien für medienübergreifende Produkte mit dem Ziel, </w:t>
            </w:r>
            <w:r w:rsidRPr="005F7E66">
              <w:rPr>
                <w:rFonts w:ascii="Arial" w:hAnsi="Arial" w:cs="Arial"/>
                <w:sz w:val="20"/>
                <w:szCs w:val="20"/>
                <w:lang w:val="de-AT"/>
              </w:rPr>
              <w:t>die Effizienz- und Reichweitensteigerung in dynamischen Märkten voranzutreiben</w:t>
            </w:r>
          </w:p>
        </w:tc>
      </w:tr>
      <w:tr w:rsidR="00BE241E" w:rsidRPr="00EB651D" w14:paraId="414B4085" w14:textId="77777777" w:rsidTr="008437FC">
        <w:trPr>
          <w:trHeight w:val="510"/>
        </w:trPr>
        <w:tc>
          <w:tcPr>
            <w:tcW w:w="10206" w:type="dxa"/>
            <w:gridSpan w:val="5"/>
            <w:tcBorders>
              <w:bottom w:val="single" w:sz="4" w:space="0" w:color="auto"/>
            </w:tcBorders>
            <w:vAlign w:val="bottom"/>
          </w:tcPr>
          <w:p w14:paraId="4741C5BA" w14:textId="1A1B7CE9" w:rsidR="00BE241E" w:rsidRPr="00E302F9" w:rsidRDefault="00BE241E" w:rsidP="0040246A">
            <w:pPr>
              <w:pStyle w:val="BERSCHRIFT"/>
              <w:jc w:val="center"/>
              <w:rPr>
                <w:rFonts w:ascii="Arial" w:hAnsi="Arial" w:cs="Arial"/>
                <w:i/>
                <w:smallCaps w:val="0"/>
                <w:sz w:val="28"/>
                <w:szCs w:val="28"/>
              </w:rPr>
            </w:pPr>
            <w:r w:rsidRPr="00E302F9">
              <w:rPr>
                <w:rFonts w:ascii="Arial" w:hAnsi="Arial" w:cs="Arial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BE241E" w:rsidRPr="00EB651D" w14:paraId="74251178" w14:textId="77777777" w:rsidTr="00ED61E6">
        <w:trPr>
          <w:trHeight w:val="397"/>
        </w:trPr>
        <w:tc>
          <w:tcPr>
            <w:tcW w:w="8505" w:type="dxa"/>
            <w:gridSpan w:val="4"/>
            <w:vAlign w:val="bottom"/>
          </w:tcPr>
          <w:p w14:paraId="23826F21" w14:textId="0BC0010A" w:rsidR="00BE241E" w:rsidRPr="00C45497" w:rsidRDefault="00BE241E" w:rsidP="0040246A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0"/>
                <w:szCs w:val="20"/>
                <w:lang w:val="en-US"/>
              </w:rPr>
            </w:pPr>
            <w:r w:rsidRPr="00C45497">
              <w:rPr>
                <w:rFonts w:ascii="Arial" w:hAnsi="Arial" w:cs="Arial"/>
                <w:b/>
                <w:i w:val="0"/>
                <w:sz w:val="21"/>
                <w:szCs w:val="21"/>
              </w:rPr>
              <w:t>Wormser Tafel e. V.</w:t>
            </w:r>
          </w:p>
        </w:tc>
        <w:tc>
          <w:tcPr>
            <w:tcW w:w="1701" w:type="dxa"/>
            <w:vAlign w:val="bottom"/>
          </w:tcPr>
          <w:p w14:paraId="58208F44" w14:textId="4232ABE6" w:rsidR="00BE241E" w:rsidRPr="00D13F16" w:rsidRDefault="00BE241E" w:rsidP="0040246A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1"/>
                <w:szCs w:val="21"/>
              </w:rPr>
            </w:pPr>
            <w:r w:rsidRPr="00D13F16">
              <w:rPr>
                <w:rFonts w:ascii="Arial" w:hAnsi="Arial" w:cs="Arial"/>
                <w:b/>
                <w:bCs/>
                <w:i w:val="0"/>
                <w:sz w:val="21"/>
                <w:szCs w:val="21"/>
              </w:rPr>
              <w:t>Worms</w:t>
            </w:r>
          </w:p>
        </w:tc>
      </w:tr>
      <w:tr w:rsidR="00BE241E" w:rsidRPr="00EB651D" w14:paraId="4F59C612" w14:textId="77777777" w:rsidTr="00FB4411">
        <w:trPr>
          <w:trHeight w:val="57"/>
        </w:trPr>
        <w:tc>
          <w:tcPr>
            <w:tcW w:w="8364" w:type="dxa"/>
            <w:gridSpan w:val="3"/>
          </w:tcPr>
          <w:p w14:paraId="32F07601" w14:textId="782BA66E" w:rsidR="00BE241E" w:rsidRPr="00ED201D" w:rsidRDefault="00BE241E" w:rsidP="0040246A">
            <w:pPr>
              <w:pStyle w:val="Beschreibung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>Ehrenamtlicher Mitarbeiter</w:t>
            </w:r>
          </w:p>
        </w:tc>
        <w:tc>
          <w:tcPr>
            <w:tcW w:w="1842" w:type="dxa"/>
            <w:gridSpan w:val="2"/>
          </w:tcPr>
          <w:p w14:paraId="45DD2178" w14:textId="41555267" w:rsidR="00BE241E" w:rsidRPr="00EB651D" w:rsidRDefault="00BE241E" w:rsidP="0040246A">
            <w:pPr>
              <w:pStyle w:val="Beschreibung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11</w:t>
            </w:r>
            <w:r w:rsidRPr="00EB651D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2024</w:t>
            </w:r>
            <w:r w:rsidRPr="00EB651D">
              <w:rPr>
                <w:rFonts w:ascii="Arial" w:hAnsi="Arial" w:cs="Arial"/>
                <w:sz w:val="20"/>
                <w:szCs w:val="20"/>
                <w:lang w:val="en-US"/>
              </w:rPr>
              <w:t xml:space="preserve"> –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BE241E" w:rsidRPr="00EB651D" w14:paraId="02437711" w14:textId="77777777" w:rsidTr="00FB4411">
        <w:trPr>
          <w:trHeight w:val="57"/>
        </w:trPr>
        <w:tc>
          <w:tcPr>
            <w:tcW w:w="10206" w:type="dxa"/>
            <w:gridSpan w:val="5"/>
          </w:tcPr>
          <w:p w14:paraId="205B69E6" w14:textId="77777777" w:rsidR="00BE241E" w:rsidRPr="006900D4" w:rsidRDefault="00BE241E" w:rsidP="0040246A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00D4">
              <w:rPr>
                <w:rFonts w:ascii="Arial" w:hAnsi="Arial" w:cs="Arial"/>
                <w:sz w:val="20"/>
                <w:szCs w:val="20"/>
                <w:lang w:val="de-AT"/>
              </w:rPr>
              <w:t>Unterstützung der Organisation und Sortierung von Lebensmitteln für Bedürftige</w:t>
            </w:r>
          </w:p>
          <w:p w14:paraId="68CFAD97" w14:textId="2B04476F" w:rsidR="00BE241E" w:rsidRPr="006900D4" w:rsidRDefault="00BE241E" w:rsidP="0040246A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6900D4">
              <w:rPr>
                <w:rFonts w:ascii="Arial" w:hAnsi="Arial" w:cs="Arial"/>
                <w:i/>
                <w:iCs/>
                <w:sz w:val="20"/>
                <w:szCs w:val="20"/>
              </w:rPr>
              <w:t>Verantwortung</w:t>
            </w:r>
            <w:r w:rsidR="008437FC">
              <w:rPr>
                <w:rFonts w:ascii="Arial" w:hAnsi="Arial" w:cs="Arial"/>
                <w:i/>
                <w:iCs/>
                <w:sz w:val="20"/>
                <w:szCs w:val="20"/>
              </w:rPr>
              <w:t>sübernahme</w:t>
            </w:r>
            <w:r w:rsidRPr="006900D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für die Kassenführung </w:t>
            </w:r>
          </w:p>
        </w:tc>
      </w:tr>
      <w:tr w:rsidR="00BE241E" w:rsidRPr="00EB651D" w14:paraId="3B26943D" w14:textId="77777777" w:rsidTr="00ED61E6">
        <w:trPr>
          <w:trHeight w:val="397"/>
        </w:trPr>
        <w:tc>
          <w:tcPr>
            <w:tcW w:w="7797" w:type="dxa"/>
            <w:vAlign w:val="bottom"/>
          </w:tcPr>
          <w:p w14:paraId="11E538C2" w14:textId="3ADF7848" w:rsidR="00BE241E" w:rsidRPr="00C45497" w:rsidRDefault="00BE241E" w:rsidP="0040246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  <w:sz w:val="21"/>
                <w:szCs w:val="21"/>
              </w:rPr>
            </w:pPr>
            <w:r w:rsidRPr="00D13F16">
              <w:rPr>
                <w:rFonts w:ascii="Arial" w:hAnsi="Arial" w:cs="Arial"/>
                <w:b/>
                <w:i w:val="0"/>
                <w:iCs w:val="0"/>
                <w:smallCaps/>
                <w:sz w:val="21"/>
                <w:szCs w:val="21"/>
              </w:rPr>
              <w:t>BASF Tennisclub e. V.</w:t>
            </w:r>
          </w:p>
        </w:tc>
        <w:tc>
          <w:tcPr>
            <w:tcW w:w="2409" w:type="dxa"/>
            <w:gridSpan w:val="4"/>
            <w:vAlign w:val="bottom"/>
          </w:tcPr>
          <w:p w14:paraId="21BF18C9" w14:textId="3219B689" w:rsidR="00BE241E" w:rsidRPr="00D13F16" w:rsidRDefault="00BE241E" w:rsidP="0040246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mallCaps/>
                <w:sz w:val="21"/>
                <w:szCs w:val="21"/>
              </w:rPr>
            </w:pPr>
            <w:r w:rsidRPr="00D13F16">
              <w:rPr>
                <w:rFonts w:ascii="Arial" w:hAnsi="Arial" w:cs="Arial"/>
                <w:b/>
                <w:bCs/>
                <w:i w:val="0"/>
                <w:iCs w:val="0"/>
                <w:smallCaps/>
                <w:sz w:val="21"/>
                <w:szCs w:val="21"/>
              </w:rPr>
              <w:t>Ludwigshafen am Rhein</w:t>
            </w:r>
          </w:p>
        </w:tc>
      </w:tr>
      <w:tr w:rsidR="00BE241E" w:rsidRPr="00EB651D" w14:paraId="04BFDD79" w14:textId="77777777" w:rsidTr="001B1981">
        <w:trPr>
          <w:trHeight w:val="57"/>
        </w:trPr>
        <w:tc>
          <w:tcPr>
            <w:tcW w:w="8364" w:type="dxa"/>
            <w:gridSpan w:val="3"/>
          </w:tcPr>
          <w:p w14:paraId="5D908AF7" w14:textId="027280CD" w:rsidR="00BE241E" w:rsidRPr="00ED201D" w:rsidRDefault="00BE241E" w:rsidP="0040246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DTB C-Trainer im Leistungssport</w:t>
            </w:r>
          </w:p>
        </w:tc>
        <w:tc>
          <w:tcPr>
            <w:tcW w:w="1842" w:type="dxa"/>
            <w:gridSpan w:val="2"/>
          </w:tcPr>
          <w:p w14:paraId="0D2FFB14" w14:textId="60B85585" w:rsidR="00BE241E" w:rsidRPr="00EB651D" w:rsidRDefault="00BE241E" w:rsidP="0040246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07</w:t>
            </w:r>
            <w:r w:rsidRPr="00EB651D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</w:t>
            </w: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2022</w:t>
            </w:r>
            <w:r w:rsidRPr="00EB651D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BE241E" w:rsidRPr="00EB651D" w14:paraId="66A58453" w14:textId="77777777" w:rsidTr="00D16A58">
        <w:trPr>
          <w:trHeight w:val="57"/>
        </w:trPr>
        <w:tc>
          <w:tcPr>
            <w:tcW w:w="10206" w:type="dxa"/>
            <w:gridSpan w:val="5"/>
            <w:vAlign w:val="bottom"/>
          </w:tcPr>
          <w:p w14:paraId="4694704A" w14:textId="380C274B" w:rsidR="00BE241E" w:rsidRPr="00187519" w:rsidRDefault="00BE241E" w:rsidP="0040246A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>Organisation von Training</w:t>
            </w:r>
            <w:r w:rsidR="008437FC">
              <w:rPr>
                <w:rFonts w:ascii="Arial" w:hAnsi="Arial" w:cs="Arial"/>
                <w:sz w:val="20"/>
                <w:szCs w:val="20"/>
                <w:lang w:val="de-AT"/>
              </w:rPr>
              <w:t>seinheiten</w:t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 und Betreuung in der Jugendabteilung </w:t>
            </w:r>
            <w:ins w:id="0" w:author="David Döbele" w:date="2025-10-01T20:12:00Z" w16du:dateUtc="2025-10-01T18:12:00Z">
              <w:r w:rsidR="00BF0B61">
                <w:rPr>
                  <w:rFonts w:ascii="Arial" w:hAnsi="Arial" w:cs="Arial"/>
                  <w:sz w:val="20"/>
                  <w:szCs w:val="20"/>
                  <w:lang w:val="de-AT"/>
                </w:rPr>
                <w:t>(ca. 2-4x pro Woche)</w:t>
              </w:r>
            </w:ins>
          </w:p>
          <w:p w14:paraId="50B5B9CB" w14:textId="47A49D20" w:rsidR="00BE241E" w:rsidRPr="00B94AB0" w:rsidRDefault="00BE241E" w:rsidP="0040246A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>Umsetzung individueller Trainingskonzepte und Förderung junger Talente</w:t>
            </w:r>
          </w:p>
        </w:tc>
      </w:tr>
      <w:tr w:rsidR="00BE241E" w:rsidRPr="00EB651D" w14:paraId="4028871F" w14:textId="77777777" w:rsidTr="00ED61E6">
        <w:trPr>
          <w:trHeight w:val="397"/>
        </w:trPr>
        <w:tc>
          <w:tcPr>
            <w:tcW w:w="7797" w:type="dxa"/>
            <w:vAlign w:val="bottom"/>
          </w:tcPr>
          <w:p w14:paraId="3B81DA34" w14:textId="24508DCA" w:rsidR="00BE241E" w:rsidRPr="00D13F16" w:rsidRDefault="00BE241E" w:rsidP="0040246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  <w:sz w:val="21"/>
                <w:szCs w:val="21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1"/>
                <w:szCs w:val="21"/>
              </w:rPr>
              <w:t>Caritasverband Worms e. V.</w:t>
            </w:r>
          </w:p>
        </w:tc>
        <w:tc>
          <w:tcPr>
            <w:tcW w:w="2409" w:type="dxa"/>
            <w:gridSpan w:val="4"/>
            <w:vAlign w:val="bottom"/>
          </w:tcPr>
          <w:p w14:paraId="7F9CDF1E" w14:textId="123327ED" w:rsidR="00BE241E" w:rsidRPr="00D13F16" w:rsidRDefault="00BE241E" w:rsidP="0040246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mallCaps/>
                <w:sz w:val="21"/>
                <w:szCs w:val="21"/>
              </w:rPr>
            </w:pPr>
            <w:r w:rsidRPr="00D13F16">
              <w:rPr>
                <w:rFonts w:ascii="Arial" w:hAnsi="Arial" w:cs="Arial"/>
                <w:b/>
                <w:bCs/>
                <w:i w:val="0"/>
                <w:iCs w:val="0"/>
                <w:smallCaps/>
                <w:sz w:val="21"/>
                <w:szCs w:val="21"/>
              </w:rPr>
              <w:t>Worms</w:t>
            </w:r>
          </w:p>
        </w:tc>
      </w:tr>
      <w:tr w:rsidR="00BE241E" w:rsidRPr="00EB651D" w14:paraId="7B2F81B2" w14:textId="77777777" w:rsidTr="00ED61E6">
        <w:trPr>
          <w:trHeight w:val="57"/>
        </w:trPr>
        <w:tc>
          <w:tcPr>
            <w:tcW w:w="8505" w:type="dxa"/>
            <w:gridSpan w:val="4"/>
          </w:tcPr>
          <w:p w14:paraId="099DE2C5" w14:textId="066CAB9A" w:rsidR="00BE241E" w:rsidRPr="009A7FC1" w:rsidRDefault="00BE241E" w:rsidP="0040246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 w:rsidRPr="009A7FC1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Ehrenamtlicher Betreuer</w:t>
            </w:r>
          </w:p>
        </w:tc>
        <w:tc>
          <w:tcPr>
            <w:tcW w:w="1701" w:type="dxa"/>
          </w:tcPr>
          <w:p w14:paraId="091163D4" w14:textId="109C30AB" w:rsidR="00BE241E" w:rsidRPr="00B83A8E" w:rsidRDefault="00BE241E" w:rsidP="0040246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B83A8E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11/2024 – 03/2025</w:t>
            </w:r>
          </w:p>
        </w:tc>
      </w:tr>
      <w:tr w:rsidR="00BE241E" w:rsidRPr="00EB651D" w14:paraId="2618F0FF" w14:textId="77777777" w:rsidTr="00830C6C">
        <w:trPr>
          <w:trHeight w:val="57"/>
        </w:trPr>
        <w:tc>
          <w:tcPr>
            <w:tcW w:w="10206" w:type="dxa"/>
            <w:gridSpan w:val="5"/>
          </w:tcPr>
          <w:p w14:paraId="396BF6C8" w14:textId="0ED94AB4" w:rsidR="00BE241E" w:rsidRDefault="00BE241E" w:rsidP="0040246A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de-AT"/>
              </w:rPr>
              <w:t>Leitung eines Digitalpatenprojekts im psychosozialen Zentrum</w:t>
            </w:r>
          </w:p>
          <w:p w14:paraId="1570DE9D" w14:textId="462D064E" w:rsidR="00BE241E" w:rsidRPr="005F7E66" w:rsidRDefault="00BE241E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Vermittlung von IT-Kenntnissen und Stärkung von psychisch </w:t>
            </w:r>
            <w:r w:rsidRPr="005F7E66">
              <w:rPr>
                <w:rFonts w:ascii="Arial" w:hAnsi="Arial" w:cs="Arial"/>
                <w:sz w:val="20"/>
                <w:szCs w:val="20"/>
                <w:lang w:val="de-AT"/>
              </w:rPr>
              <w:t>erkrankten Menschen im nachhaltigen Umgang mit digitalen Endgeräten</w:t>
            </w:r>
          </w:p>
        </w:tc>
      </w:tr>
      <w:tr w:rsidR="00BE241E" w:rsidRPr="00EB651D" w14:paraId="4AF19DD1" w14:textId="77777777" w:rsidTr="00ED61E6">
        <w:trPr>
          <w:trHeight w:val="397"/>
        </w:trPr>
        <w:tc>
          <w:tcPr>
            <w:tcW w:w="7797" w:type="dxa"/>
            <w:vAlign w:val="bottom"/>
          </w:tcPr>
          <w:p w14:paraId="7756FD9A" w14:textId="0A7B0992" w:rsidR="00BE241E" w:rsidRPr="00D13F16" w:rsidRDefault="00BE241E" w:rsidP="0040246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mallCaps/>
                <w:sz w:val="20"/>
                <w:szCs w:val="20"/>
              </w:rPr>
            </w:pPr>
            <w:r w:rsidRPr="00D13F16">
              <w:rPr>
                <w:rFonts w:ascii="Arial" w:hAnsi="Arial" w:cs="Arial"/>
                <w:b/>
                <w:i w:val="0"/>
                <w:iCs w:val="0"/>
                <w:smallCaps/>
                <w:sz w:val="21"/>
                <w:szCs w:val="21"/>
              </w:rPr>
              <w:t>Rudi-Stephan-Gymnasium Worms</w:t>
            </w:r>
          </w:p>
        </w:tc>
        <w:tc>
          <w:tcPr>
            <w:tcW w:w="2409" w:type="dxa"/>
            <w:gridSpan w:val="4"/>
            <w:vAlign w:val="bottom"/>
          </w:tcPr>
          <w:p w14:paraId="30626CB8" w14:textId="3D07B878" w:rsidR="00BE241E" w:rsidRPr="00D13F16" w:rsidRDefault="00BE241E" w:rsidP="0040246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mallCaps/>
                <w:sz w:val="21"/>
                <w:szCs w:val="21"/>
              </w:rPr>
            </w:pPr>
            <w:r w:rsidRPr="00D13F16">
              <w:rPr>
                <w:rFonts w:ascii="Arial" w:hAnsi="Arial" w:cs="Arial"/>
                <w:b/>
                <w:bCs/>
                <w:i w:val="0"/>
                <w:iCs w:val="0"/>
                <w:smallCaps/>
                <w:sz w:val="21"/>
                <w:szCs w:val="21"/>
              </w:rPr>
              <w:t>Worms</w:t>
            </w:r>
          </w:p>
        </w:tc>
      </w:tr>
      <w:tr w:rsidR="00BE241E" w:rsidRPr="00EB651D" w14:paraId="56372BDE" w14:textId="77777777" w:rsidTr="00ED61E6">
        <w:trPr>
          <w:trHeight w:val="57"/>
        </w:trPr>
        <w:tc>
          <w:tcPr>
            <w:tcW w:w="8505" w:type="dxa"/>
            <w:gridSpan w:val="4"/>
          </w:tcPr>
          <w:p w14:paraId="3C87D247" w14:textId="38ABF769" w:rsidR="00BE241E" w:rsidRPr="00ED201D" w:rsidRDefault="00BE241E" w:rsidP="0040246A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Tennistrainer</w:t>
            </w:r>
          </w:p>
        </w:tc>
        <w:tc>
          <w:tcPr>
            <w:tcW w:w="1701" w:type="dxa"/>
          </w:tcPr>
          <w:p w14:paraId="288A2195" w14:textId="2A802B1E" w:rsidR="00BE241E" w:rsidRPr="006B2172" w:rsidRDefault="00BE241E" w:rsidP="0040246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</w:pPr>
            <w:r w:rsidRPr="006B2172">
              <w:rPr>
                <w:rFonts w:ascii="Arial" w:hAnsi="Arial" w:cs="Arial"/>
                <w:i w:val="0"/>
                <w:iCs w:val="0"/>
                <w:sz w:val="20"/>
                <w:szCs w:val="20"/>
              </w:rPr>
              <w:t>05/2022</w:t>
            </w:r>
          </w:p>
        </w:tc>
      </w:tr>
      <w:tr w:rsidR="00BE241E" w:rsidRPr="00EB651D" w14:paraId="7ECB507F" w14:textId="77777777" w:rsidTr="001B1981">
        <w:trPr>
          <w:trHeight w:val="57"/>
        </w:trPr>
        <w:tc>
          <w:tcPr>
            <w:tcW w:w="10206" w:type="dxa"/>
            <w:gridSpan w:val="5"/>
          </w:tcPr>
          <w:p w14:paraId="2CC438FF" w14:textId="1AFD18E4" w:rsidR="00BE241E" w:rsidRPr="008437FC" w:rsidRDefault="00BE241E" w:rsidP="005F7E66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de-AT"/>
              </w:rPr>
              <w:t xml:space="preserve">Durchführung eines Tennisprojekts zur Vermittlung des Tennissports </w:t>
            </w:r>
            <w:r w:rsidRPr="005F7E66">
              <w:rPr>
                <w:rFonts w:ascii="Arial" w:hAnsi="Arial" w:cs="Arial"/>
                <w:i/>
                <w:sz w:val="20"/>
                <w:szCs w:val="20"/>
                <w:lang w:val="de-AT"/>
              </w:rPr>
              <w:t>unter jüngeren</w:t>
            </w:r>
            <w:r w:rsidR="0040246A" w:rsidRPr="005F7E66">
              <w:rPr>
                <w:rFonts w:ascii="Arial" w:hAnsi="Arial" w:cs="Arial"/>
                <w:i/>
                <w:sz w:val="20"/>
                <w:szCs w:val="20"/>
                <w:lang w:val="de-AT"/>
              </w:rPr>
              <w:t xml:space="preserve"> </w:t>
            </w:r>
            <w:r w:rsidRPr="008437FC">
              <w:rPr>
                <w:rFonts w:ascii="Arial" w:hAnsi="Arial" w:cs="Arial"/>
                <w:i/>
                <w:sz w:val="20"/>
                <w:szCs w:val="20"/>
                <w:lang w:val="de-AT"/>
              </w:rPr>
              <w:t>Schülern innerhalb der Schulgemeinschaft</w:t>
            </w:r>
            <w:ins w:id="1" w:author="David Döbele" w:date="2025-10-01T20:11:00Z" w16du:dateUtc="2025-10-01T18:11:00Z">
              <w:r w:rsidR="00BF0B61">
                <w:rPr>
                  <w:rFonts w:ascii="Arial" w:hAnsi="Arial" w:cs="Arial"/>
                  <w:i/>
                  <w:sz w:val="20"/>
                  <w:szCs w:val="20"/>
                  <w:lang w:val="de-AT"/>
                </w:rPr>
                <w:t xml:space="preserve"> mit über </w:t>
              </w:r>
              <w:proofErr w:type="gramStart"/>
              <w:r w:rsidR="00BF0B61">
                <w:rPr>
                  <w:rFonts w:ascii="Arial" w:hAnsi="Arial" w:cs="Arial"/>
                  <w:i/>
                  <w:sz w:val="20"/>
                  <w:szCs w:val="20"/>
                  <w:lang w:val="de-AT"/>
                </w:rPr>
                <w:t>XXX Teilnehmenden</w:t>
              </w:r>
            </w:ins>
            <w:proofErr w:type="gramEnd"/>
          </w:p>
        </w:tc>
      </w:tr>
      <w:tr w:rsidR="00BE241E" w:rsidRPr="00EB651D" w14:paraId="482569A2" w14:textId="77777777" w:rsidTr="008437FC">
        <w:trPr>
          <w:trHeight w:val="510"/>
        </w:trPr>
        <w:tc>
          <w:tcPr>
            <w:tcW w:w="10206" w:type="dxa"/>
            <w:gridSpan w:val="5"/>
            <w:tcBorders>
              <w:bottom w:val="single" w:sz="4" w:space="0" w:color="auto"/>
            </w:tcBorders>
            <w:vAlign w:val="bottom"/>
          </w:tcPr>
          <w:p w14:paraId="1CFA4492" w14:textId="2B27A1F2" w:rsidR="00BE241E" w:rsidRPr="00E302F9" w:rsidRDefault="00BE241E" w:rsidP="0040246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E302F9">
              <w:rPr>
                <w:rFonts w:ascii="Arial" w:hAnsi="Arial" w:cs="Arial"/>
                <w:b/>
                <w:sz w:val="28"/>
                <w:szCs w:val="28"/>
              </w:rPr>
              <w:t>FÄHIGKEITEN &amp; INTERESSEN</w:t>
            </w:r>
          </w:p>
        </w:tc>
      </w:tr>
      <w:tr w:rsidR="00BE241E" w:rsidRPr="00EB651D" w14:paraId="2B257790" w14:textId="77777777" w:rsidTr="008437FC">
        <w:trPr>
          <w:trHeight w:val="340"/>
        </w:trPr>
        <w:tc>
          <w:tcPr>
            <w:tcW w:w="10206" w:type="dxa"/>
            <w:gridSpan w:val="5"/>
            <w:tcBorders>
              <w:top w:val="single" w:sz="4" w:space="0" w:color="auto"/>
            </w:tcBorders>
            <w:vAlign w:val="bottom"/>
          </w:tcPr>
          <w:p w14:paraId="061D3FCE" w14:textId="0C48E82F" w:rsidR="00BE241E" w:rsidRPr="00282A27" w:rsidRDefault="00BE241E" w:rsidP="0040246A">
            <w:p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282A27">
              <w:rPr>
                <w:rFonts w:ascii="Arial" w:hAnsi="Arial" w:cs="Arial"/>
                <w:b/>
                <w:bCs/>
                <w:sz w:val="20"/>
                <w:szCs w:val="20"/>
              </w:rPr>
              <w:t>Sprachen:</w:t>
            </w:r>
            <w:r w:rsidRPr="00282A2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82A27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B7622D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282A27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B7622D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B7622D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</w:p>
        </w:tc>
      </w:tr>
      <w:tr w:rsidR="00BE241E" w:rsidRPr="005F7E66" w14:paraId="45706C3F" w14:textId="77777777" w:rsidTr="003B4788">
        <w:trPr>
          <w:trHeight w:val="340"/>
        </w:trPr>
        <w:tc>
          <w:tcPr>
            <w:tcW w:w="10206" w:type="dxa"/>
            <w:gridSpan w:val="5"/>
            <w:vAlign w:val="bottom"/>
          </w:tcPr>
          <w:p w14:paraId="60CA2168" w14:textId="4721CD4B" w:rsidR="00BE241E" w:rsidRPr="00282A27" w:rsidRDefault="00BE241E" w:rsidP="0040246A">
            <w:p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proofErr w:type="spellStart"/>
            <w:r w:rsidRPr="00282A2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Technisch</w:t>
            </w:r>
            <w:proofErr w:type="spellEnd"/>
            <w:r w:rsidRPr="00282A27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:</w:t>
            </w:r>
            <w:r w:rsidRPr="00E302F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r w:rsidRPr="00643402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Microsoft Office</w:t>
            </w: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 xml:space="preserve"> (Word, Excel, PowerPoint, Outlook) </w:t>
            </w:r>
          </w:p>
        </w:tc>
      </w:tr>
      <w:tr w:rsidR="00BE241E" w:rsidRPr="00EB651D" w14:paraId="70CB01B0" w14:textId="77777777" w:rsidTr="003B4788">
        <w:trPr>
          <w:trHeight w:val="340"/>
        </w:trPr>
        <w:tc>
          <w:tcPr>
            <w:tcW w:w="10206" w:type="dxa"/>
            <w:gridSpan w:val="5"/>
            <w:vAlign w:val="bottom"/>
          </w:tcPr>
          <w:p w14:paraId="598C2742" w14:textId="3BA3D610" w:rsidR="00BE241E" w:rsidRPr="00282A27" w:rsidRDefault="00BE241E" w:rsidP="0040246A">
            <w:p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282A27">
              <w:rPr>
                <w:rFonts w:ascii="Arial" w:hAnsi="Arial" w:cs="Arial"/>
                <w:b/>
                <w:bCs/>
                <w:sz w:val="20"/>
                <w:szCs w:val="20"/>
              </w:rPr>
              <w:t>Interessen:</w:t>
            </w:r>
            <w:r w:rsidRPr="00282A2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82A27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Tennis, Golf,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Wirtschaft </w:t>
            </w:r>
          </w:p>
        </w:tc>
      </w:tr>
      <w:tr w:rsidR="00BE241E" w:rsidRPr="00EB651D" w14:paraId="071AB173" w14:textId="77777777" w:rsidTr="008437FC">
        <w:trPr>
          <w:trHeight w:val="1134"/>
        </w:trPr>
        <w:tc>
          <w:tcPr>
            <w:tcW w:w="10206" w:type="dxa"/>
            <w:gridSpan w:val="5"/>
            <w:vAlign w:val="bottom"/>
          </w:tcPr>
          <w:p w14:paraId="6478BDEA" w14:textId="17319BF9" w:rsidR="00BE241E" w:rsidRPr="00EB651D" w:rsidRDefault="00BE241E" w:rsidP="0040246A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</w:rPr>
              <w:t>Frankfurt am Main</w:t>
            </w:r>
            <w:r w:rsidRPr="00EB651D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193D39">
              <w:rPr>
                <w:rFonts w:ascii="Arial" w:hAnsi="Arial" w:cs="Arial"/>
                <w:sz w:val="20"/>
                <w:szCs w:val="20"/>
              </w:rPr>
              <w:t>2</w:t>
            </w:r>
            <w:r w:rsidR="0068558F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>.0</w:t>
            </w:r>
            <w:r w:rsidR="00193D39">
              <w:rPr>
                <w:rFonts w:ascii="Arial" w:hAnsi="Arial" w:cs="Arial"/>
                <w:sz w:val="20"/>
                <w:szCs w:val="20"/>
              </w:rPr>
              <w:t>9</w:t>
            </w:r>
            <w:r w:rsidRPr="00EB651D">
              <w:rPr>
                <w:rFonts w:ascii="Arial" w:hAnsi="Arial" w:cs="Arial"/>
                <w:sz w:val="20"/>
                <w:szCs w:val="20"/>
              </w:rPr>
              <w:t>.20</w:t>
            </w: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</w:tr>
    </w:tbl>
    <w:p w14:paraId="0747D2BF" w14:textId="69F47280" w:rsidR="00723643" w:rsidRPr="00EB651D" w:rsidRDefault="00723643" w:rsidP="003B4788">
      <w:pPr>
        <w:spacing w:line="240" w:lineRule="auto"/>
        <w:rPr>
          <w:rFonts w:ascii="Arial" w:hAnsi="Arial" w:cs="Arial"/>
          <w:sz w:val="18"/>
        </w:rPr>
      </w:pPr>
    </w:p>
    <w:sectPr w:rsidR="00723643" w:rsidRPr="00EB651D" w:rsidSect="00ED61E6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00560" w14:textId="77777777" w:rsidR="003E49B8" w:rsidRDefault="003E49B8" w:rsidP="00BE053D">
      <w:pPr>
        <w:spacing w:after="0" w:line="240" w:lineRule="auto"/>
      </w:pPr>
      <w:r>
        <w:separator/>
      </w:r>
    </w:p>
  </w:endnote>
  <w:endnote w:type="continuationSeparator" w:id="0">
    <w:p w14:paraId="4850B5CD" w14:textId="77777777" w:rsidR="003E49B8" w:rsidRDefault="003E49B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75DDE" w14:textId="77777777" w:rsidR="003E49B8" w:rsidRDefault="003E49B8" w:rsidP="00BE053D">
      <w:pPr>
        <w:spacing w:after="0" w:line="240" w:lineRule="auto"/>
      </w:pPr>
      <w:r>
        <w:separator/>
      </w:r>
    </w:p>
  </w:footnote>
  <w:footnote w:type="continuationSeparator" w:id="0">
    <w:p w14:paraId="4B0EA4A0" w14:textId="77777777" w:rsidR="003E49B8" w:rsidRDefault="003E49B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CFB023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A566C08E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3B5397B"/>
    <w:multiLevelType w:val="hybridMultilevel"/>
    <w:tmpl w:val="C1A21D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4"/>
  </w:num>
  <w:num w:numId="2" w16cid:durableId="254485513">
    <w:abstractNumId w:val="17"/>
  </w:num>
  <w:num w:numId="3" w16cid:durableId="406927308">
    <w:abstractNumId w:val="20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3"/>
  </w:num>
  <w:num w:numId="8" w16cid:durableId="1527060359">
    <w:abstractNumId w:val="23"/>
  </w:num>
  <w:num w:numId="9" w16cid:durableId="750853714">
    <w:abstractNumId w:val="12"/>
  </w:num>
  <w:num w:numId="10" w16cid:durableId="1353144616">
    <w:abstractNumId w:val="25"/>
  </w:num>
  <w:num w:numId="11" w16cid:durableId="2023123032">
    <w:abstractNumId w:val="5"/>
  </w:num>
  <w:num w:numId="12" w16cid:durableId="1262762621">
    <w:abstractNumId w:val="6"/>
  </w:num>
  <w:num w:numId="13" w16cid:durableId="2102874139">
    <w:abstractNumId w:val="8"/>
  </w:num>
  <w:num w:numId="14" w16cid:durableId="260993948">
    <w:abstractNumId w:val="9"/>
  </w:num>
  <w:num w:numId="15" w16cid:durableId="544215536">
    <w:abstractNumId w:val="22"/>
  </w:num>
  <w:num w:numId="16" w16cid:durableId="1560245164">
    <w:abstractNumId w:val="4"/>
  </w:num>
  <w:num w:numId="17" w16cid:durableId="1761950435">
    <w:abstractNumId w:val="16"/>
  </w:num>
  <w:num w:numId="18" w16cid:durableId="328212525">
    <w:abstractNumId w:val="3"/>
  </w:num>
  <w:num w:numId="19" w16cid:durableId="2014987072">
    <w:abstractNumId w:val="19"/>
  </w:num>
  <w:num w:numId="20" w16cid:durableId="581913084">
    <w:abstractNumId w:val="10"/>
  </w:num>
  <w:num w:numId="21" w16cid:durableId="1935743180">
    <w:abstractNumId w:val="11"/>
  </w:num>
  <w:num w:numId="22" w16cid:durableId="1535725874">
    <w:abstractNumId w:val="15"/>
  </w:num>
  <w:num w:numId="23" w16cid:durableId="1153642459">
    <w:abstractNumId w:val="7"/>
  </w:num>
  <w:num w:numId="24" w16cid:durableId="209584370">
    <w:abstractNumId w:val="21"/>
  </w:num>
  <w:num w:numId="25" w16cid:durableId="1385562832">
    <w:abstractNumId w:val="26"/>
  </w:num>
  <w:num w:numId="26" w16cid:durableId="1749186386">
    <w:abstractNumId w:val="18"/>
  </w:num>
  <w:num w:numId="27" w16cid:durableId="1577327749">
    <w:abstractNumId w:val="20"/>
  </w:num>
  <w:num w:numId="28" w16cid:durableId="1066536475">
    <w:abstractNumId w:val="20"/>
  </w:num>
  <w:num w:numId="29" w16cid:durableId="1918007226">
    <w:abstractNumId w:val="24"/>
  </w:num>
  <w:num w:numId="30" w16cid:durableId="10690754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66A"/>
    <w:rsid w:val="00004630"/>
    <w:rsid w:val="00021E88"/>
    <w:rsid w:val="000301E7"/>
    <w:rsid w:val="00036809"/>
    <w:rsid w:val="000477E1"/>
    <w:rsid w:val="00061D33"/>
    <w:rsid w:val="00064643"/>
    <w:rsid w:val="0007556E"/>
    <w:rsid w:val="00075761"/>
    <w:rsid w:val="000818F6"/>
    <w:rsid w:val="00087747"/>
    <w:rsid w:val="00091693"/>
    <w:rsid w:val="00097A54"/>
    <w:rsid w:val="000A14DC"/>
    <w:rsid w:val="000A1FDA"/>
    <w:rsid w:val="000A3182"/>
    <w:rsid w:val="000B63E2"/>
    <w:rsid w:val="000B6548"/>
    <w:rsid w:val="000C13AA"/>
    <w:rsid w:val="000D671A"/>
    <w:rsid w:val="000D741B"/>
    <w:rsid w:val="000F0CD5"/>
    <w:rsid w:val="00103EC5"/>
    <w:rsid w:val="00106D94"/>
    <w:rsid w:val="00112685"/>
    <w:rsid w:val="00112B12"/>
    <w:rsid w:val="00116C6E"/>
    <w:rsid w:val="00121361"/>
    <w:rsid w:val="00125CA6"/>
    <w:rsid w:val="00130757"/>
    <w:rsid w:val="0013750D"/>
    <w:rsid w:val="00156FC9"/>
    <w:rsid w:val="00162A5A"/>
    <w:rsid w:val="001647AB"/>
    <w:rsid w:val="00172867"/>
    <w:rsid w:val="00175B6D"/>
    <w:rsid w:val="00187519"/>
    <w:rsid w:val="001901ED"/>
    <w:rsid w:val="00193D39"/>
    <w:rsid w:val="001947FB"/>
    <w:rsid w:val="0019483A"/>
    <w:rsid w:val="001A1448"/>
    <w:rsid w:val="001A16B0"/>
    <w:rsid w:val="001A46BF"/>
    <w:rsid w:val="001A481B"/>
    <w:rsid w:val="001B0186"/>
    <w:rsid w:val="001B1981"/>
    <w:rsid w:val="001B23B1"/>
    <w:rsid w:val="001B2F8D"/>
    <w:rsid w:val="001B62CA"/>
    <w:rsid w:val="001D4DCD"/>
    <w:rsid w:val="001D5FF8"/>
    <w:rsid w:val="001E60D0"/>
    <w:rsid w:val="001F4175"/>
    <w:rsid w:val="001F6697"/>
    <w:rsid w:val="0021380A"/>
    <w:rsid w:val="00223A4D"/>
    <w:rsid w:val="00223D45"/>
    <w:rsid w:val="00224CD3"/>
    <w:rsid w:val="00226050"/>
    <w:rsid w:val="0023054D"/>
    <w:rsid w:val="00232CB5"/>
    <w:rsid w:val="00234A7E"/>
    <w:rsid w:val="00240409"/>
    <w:rsid w:val="0024373D"/>
    <w:rsid w:val="002508C2"/>
    <w:rsid w:val="002561FF"/>
    <w:rsid w:val="00267252"/>
    <w:rsid w:val="002677EB"/>
    <w:rsid w:val="00282A27"/>
    <w:rsid w:val="00282DB0"/>
    <w:rsid w:val="00287B20"/>
    <w:rsid w:val="00290297"/>
    <w:rsid w:val="00290F8E"/>
    <w:rsid w:val="002B2091"/>
    <w:rsid w:val="002B4AEC"/>
    <w:rsid w:val="002B7485"/>
    <w:rsid w:val="002C6972"/>
    <w:rsid w:val="002C7F5E"/>
    <w:rsid w:val="002D0A61"/>
    <w:rsid w:val="002D2B32"/>
    <w:rsid w:val="002D4516"/>
    <w:rsid w:val="002E57A5"/>
    <w:rsid w:val="002E6DC9"/>
    <w:rsid w:val="002F3135"/>
    <w:rsid w:val="002F46AD"/>
    <w:rsid w:val="002F573F"/>
    <w:rsid w:val="002F6204"/>
    <w:rsid w:val="002F677B"/>
    <w:rsid w:val="003101F0"/>
    <w:rsid w:val="00314B7A"/>
    <w:rsid w:val="003163FB"/>
    <w:rsid w:val="00324BC5"/>
    <w:rsid w:val="00336A9E"/>
    <w:rsid w:val="00340BAB"/>
    <w:rsid w:val="003418E0"/>
    <w:rsid w:val="00347F8D"/>
    <w:rsid w:val="00351634"/>
    <w:rsid w:val="00372F7B"/>
    <w:rsid w:val="003733E5"/>
    <w:rsid w:val="00385943"/>
    <w:rsid w:val="00390EA6"/>
    <w:rsid w:val="003934BD"/>
    <w:rsid w:val="003B4788"/>
    <w:rsid w:val="003C1842"/>
    <w:rsid w:val="003D4B1B"/>
    <w:rsid w:val="003E27C3"/>
    <w:rsid w:val="003E2C5A"/>
    <w:rsid w:val="003E43F3"/>
    <w:rsid w:val="003E49B8"/>
    <w:rsid w:val="003F3E3F"/>
    <w:rsid w:val="0040246A"/>
    <w:rsid w:val="004067B8"/>
    <w:rsid w:val="00412294"/>
    <w:rsid w:val="004154BE"/>
    <w:rsid w:val="0042013D"/>
    <w:rsid w:val="00422F83"/>
    <w:rsid w:val="00426131"/>
    <w:rsid w:val="00426D7E"/>
    <w:rsid w:val="004277B6"/>
    <w:rsid w:val="0043430C"/>
    <w:rsid w:val="00435E6D"/>
    <w:rsid w:val="00443668"/>
    <w:rsid w:val="004444E1"/>
    <w:rsid w:val="0044498B"/>
    <w:rsid w:val="00447E74"/>
    <w:rsid w:val="00456B0D"/>
    <w:rsid w:val="004632BB"/>
    <w:rsid w:val="00474D7E"/>
    <w:rsid w:val="00476AF8"/>
    <w:rsid w:val="00484FD7"/>
    <w:rsid w:val="00485D46"/>
    <w:rsid w:val="00491E68"/>
    <w:rsid w:val="004929FB"/>
    <w:rsid w:val="00492E80"/>
    <w:rsid w:val="004A0C3C"/>
    <w:rsid w:val="004A1CC6"/>
    <w:rsid w:val="004A3992"/>
    <w:rsid w:val="004A54BA"/>
    <w:rsid w:val="004B6A5E"/>
    <w:rsid w:val="004E19E1"/>
    <w:rsid w:val="004F375D"/>
    <w:rsid w:val="00502137"/>
    <w:rsid w:val="00507EA7"/>
    <w:rsid w:val="00517484"/>
    <w:rsid w:val="00526089"/>
    <w:rsid w:val="00527A28"/>
    <w:rsid w:val="00527DCA"/>
    <w:rsid w:val="00530460"/>
    <w:rsid w:val="00556B32"/>
    <w:rsid w:val="00560370"/>
    <w:rsid w:val="00562326"/>
    <w:rsid w:val="00564A11"/>
    <w:rsid w:val="005716D4"/>
    <w:rsid w:val="00571B60"/>
    <w:rsid w:val="00572876"/>
    <w:rsid w:val="00577916"/>
    <w:rsid w:val="00585A4D"/>
    <w:rsid w:val="005B1D74"/>
    <w:rsid w:val="005C0CA9"/>
    <w:rsid w:val="005C37BE"/>
    <w:rsid w:val="005D0132"/>
    <w:rsid w:val="005D6329"/>
    <w:rsid w:val="005D638D"/>
    <w:rsid w:val="005E3B7F"/>
    <w:rsid w:val="005E57F6"/>
    <w:rsid w:val="005E7C8B"/>
    <w:rsid w:val="005F7E66"/>
    <w:rsid w:val="00600F1F"/>
    <w:rsid w:val="00604148"/>
    <w:rsid w:val="00604DF3"/>
    <w:rsid w:val="006058D8"/>
    <w:rsid w:val="00606D1C"/>
    <w:rsid w:val="00610200"/>
    <w:rsid w:val="00623699"/>
    <w:rsid w:val="00630D04"/>
    <w:rsid w:val="00632D5A"/>
    <w:rsid w:val="00635515"/>
    <w:rsid w:val="00637FD3"/>
    <w:rsid w:val="006418A7"/>
    <w:rsid w:val="00643402"/>
    <w:rsid w:val="006546FD"/>
    <w:rsid w:val="006567B9"/>
    <w:rsid w:val="00662D60"/>
    <w:rsid w:val="0066427B"/>
    <w:rsid w:val="00665BF3"/>
    <w:rsid w:val="006732D6"/>
    <w:rsid w:val="0068335D"/>
    <w:rsid w:val="0068558F"/>
    <w:rsid w:val="006900D4"/>
    <w:rsid w:val="00693E09"/>
    <w:rsid w:val="006A086F"/>
    <w:rsid w:val="006A2DE9"/>
    <w:rsid w:val="006A4CC2"/>
    <w:rsid w:val="006A7230"/>
    <w:rsid w:val="006B2172"/>
    <w:rsid w:val="006B3432"/>
    <w:rsid w:val="006B3C4D"/>
    <w:rsid w:val="006B4E32"/>
    <w:rsid w:val="006B72C7"/>
    <w:rsid w:val="006B7F78"/>
    <w:rsid w:val="006C2252"/>
    <w:rsid w:val="006C3A80"/>
    <w:rsid w:val="006D2B6D"/>
    <w:rsid w:val="006D5E58"/>
    <w:rsid w:val="006D6917"/>
    <w:rsid w:val="006D7F7F"/>
    <w:rsid w:val="006E08F8"/>
    <w:rsid w:val="006E0FC3"/>
    <w:rsid w:val="006E2C9C"/>
    <w:rsid w:val="006E40EF"/>
    <w:rsid w:val="006F0039"/>
    <w:rsid w:val="006F02AA"/>
    <w:rsid w:val="006F20D6"/>
    <w:rsid w:val="006F4ED8"/>
    <w:rsid w:val="007002F4"/>
    <w:rsid w:val="00711CEF"/>
    <w:rsid w:val="00712008"/>
    <w:rsid w:val="00720320"/>
    <w:rsid w:val="0072152E"/>
    <w:rsid w:val="00723643"/>
    <w:rsid w:val="00725D3C"/>
    <w:rsid w:val="0073356A"/>
    <w:rsid w:val="00733DA1"/>
    <w:rsid w:val="007365DA"/>
    <w:rsid w:val="00737822"/>
    <w:rsid w:val="0074111D"/>
    <w:rsid w:val="00747E83"/>
    <w:rsid w:val="00753D4A"/>
    <w:rsid w:val="007548B5"/>
    <w:rsid w:val="00756912"/>
    <w:rsid w:val="00761609"/>
    <w:rsid w:val="00762A9B"/>
    <w:rsid w:val="007634DA"/>
    <w:rsid w:val="00763DCE"/>
    <w:rsid w:val="00771A21"/>
    <w:rsid w:val="007756B5"/>
    <w:rsid w:val="00776C46"/>
    <w:rsid w:val="0078260B"/>
    <w:rsid w:val="007838D1"/>
    <w:rsid w:val="00785254"/>
    <w:rsid w:val="00785853"/>
    <w:rsid w:val="007946F8"/>
    <w:rsid w:val="00796556"/>
    <w:rsid w:val="007966F0"/>
    <w:rsid w:val="00797BFC"/>
    <w:rsid w:val="007A720F"/>
    <w:rsid w:val="007B007F"/>
    <w:rsid w:val="007B01AC"/>
    <w:rsid w:val="007B2E81"/>
    <w:rsid w:val="007C4564"/>
    <w:rsid w:val="007C6A3C"/>
    <w:rsid w:val="007D4BEE"/>
    <w:rsid w:val="007D5BE9"/>
    <w:rsid w:val="007F5AB9"/>
    <w:rsid w:val="00800B18"/>
    <w:rsid w:val="00802E24"/>
    <w:rsid w:val="008050E4"/>
    <w:rsid w:val="008208AF"/>
    <w:rsid w:val="008209AF"/>
    <w:rsid w:val="0082257D"/>
    <w:rsid w:val="0082367D"/>
    <w:rsid w:val="008238DA"/>
    <w:rsid w:val="00826581"/>
    <w:rsid w:val="00837BF4"/>
    <w:rsid w:val="008437FC"/>
    <w:rsid w:val="0084567A"/>
    <w:rsid w:val="00852C68"/>
    <w:rsid w:val="00853438"/>
    <w:rsid w:val="008625CE"/>
    <w:rsid w:val="00863244"/>
    <w:rsid w:val="00866846"/>
    <w:rsid w:val="00875DA9"/>
    <w:rsid w:val="00895E38"/>
    <w:rsid w:val="008A782B"/>
    <w:rsid w:val="008B0FC0"/>
    <w:rsid w:val="008B5F5D"/>
    <w:rsid w:val="008B60AC"/>
    <w:rsid w:val="008C429A"/>
    <w:rsid w:val="008C7BEB"/>
    <w:rsid w:val="008D26EC"/>
    <w:rsid w:val="008D6BB3"/>
    <w:rsid w:val="008E1F3D"/>
    <w:rsid w:val="008E73AA"/>
    <w:rsid w:val="008F1DBC"/>
    <w:rsid w:val="009053D7"/>
    <w:rsid w:val="0091331D"/>
    <w:rsid w:val="0093223C"/>
    <w:rsid w:val="00934032"/>
    <w:rsid w:val="00941A87"/>
    <w:rsid w:val="009501C2"/>
    <w:rsid w:val="009503D8"/>
    <w:rsid w:val="00961092"/>
    <w:rsid w:val="009668B9"/>
    <w:rsid w:val="00976577"/>
    <w:rsid w:val="00992A5F"/>
    <w:rsid w:val="00996356"/>
    <w:rsid w:val="00997D9A"/>
    <w:rsid w:val="009A7FC1"/>
    <w:rsid w:val="009B05BE"/>
    <w:rsid w:val="009B42A4"/>
    <w:rsid w:val="009B46BB"/>
    <w:rsid w:val="009D2051"/>
    <w:rsid w:val="009D7C49"/>
    <w:rsid w:val="009E5793"/>
    <w:rsid w:val="009E7297"/>
    <w:rsid w:val="009F072F"/>
    <w:rsid w:val="009F2126"/>
    <w:rsid w:val="009F7DF7"/>
    <w:rsid w:val="009F7F84"/>
    <w:rsid w:val="00A0257D"/>
    <w:rsid w:val="00A05C4C"/>
    <w:rsid w:val="00A12EDC"/>
    <w:rsid w:val="00A2349D"/>
    <w:rsid w:val="00A26D0D"/>
    <w:rsid w:val="00A33BDE"/>
    <w:rsid w:val="00A3463B"/>
    <w:rsid w:val="00A34885"/>
    <w:rsid w:val="00A43BC1"/>
    <w:rsid w:val="00A4445A"/>
    <w:rsid w:val="00A66F4B"/>
    <w:rsid w:val="00A74225"/>
    <w:rsid w:val="00A91479"/>
    <w:rsid w:val="00A918E7"/>
    <w:rsid w:val="00A936D5"/>
    <w:rsid w:val="00AA1EB0"/>
    <w:rsid w:val="00AA2DA3"/>
    <w:rsid w:val="00AA5A9C"/>
    <w:rsid w:val="00AA62BA"/>
    <w:rsid w:val="00AB016A"/>
    <w:rsid w:val="00AB1A65"/>
    <w:rsid w:val="00AB2A5A"/>
    <w:rsid w:val="00AD28F8"/>
    <w:rsid w:val="00AD608C"/>
    <w:rsid w:val="00AE29AC"/>
    <w:rsid w:val="00AE4ED3"/>
    <w:rsid w:val="00B0230B"/>
    <w:rsid w:val="00B11824"/>
    <w:rsid w:val="00B17557"/>
    <w:rsid w:val="00B17D95"/>
    <w:rsid w:val="00B227F2"/>
    <w:rsid w:val="00B23509"/>
    <w:rsid w:val="00B359DB"/>
    <w:rsid w:val="00B3632B"/>
    <w:rsid w:val="00B406CC"/>
    <w:rsid w:val="00B409D8"/>
    <w:rsid w:val="00B431CE"/>
    <w:rsid w:val="00B46382"/>
    <w:rsid w:val="00B5178D"/>
    <w:rsid w:val="00B52908"/>
    <w:rsid w:val="00B57EED"/>
    <w:rsid w:val="00B64BE5"/>
    <w:rsid w:val="00B67F1F"/>
    <w:rsid w:val="00B700EF"/>
    <w:rsid w:val="00B701D7"/>
    <w:rsid w:val="00B7338A"/>
    <w:rsid w:val="00B7622D"/>
    <w:rsid w:val="00B80B5D"/>
    <w:rsid w:val="00B82A24"/>
    <w:rsid w:val="00B83A8E"/>
    <w:rsid w:val="00B90595"/>
    <w:rsid w:val="00B90E42"/>
    <w:rsid w:val="00B94AB0"/>
    <w:rsid w:val="00BA215A"/>
    <w:rsid w:val="00BA46F6"/>
    <w:rsid w:val="00BB58AE"/>
    <w:rsid w:val="00BB5F09"/>
    <w:rsid w:val="00BB69EB"/>
    <w:rsid w:val="00BC0D9F"/>
    <w:rsid w:val="00BC5193"/>
    <w:rsid w:val="00BE053D"/>
    <w:rsid w:val="00BE0D7A"/>
    <w:rsid w:val="00BE19DF"/>
    <w:rsid w:val="00BE241E"/>
    <w:rsid w:val="00BE616E"/>
    <w:rsid w:val="00BF0B61"/>
    <w:rsid w:val="00BF1A7A"/>
    <w:rsid w:val="00BF1FA3"/>
    <w:rsid w:val="00C00974"/>
    <w:rsid w:val="00C018E4"/>
    <w:rsid w:val="00C066FA"/>
    <w:rsid w:val="00C131DF"/>
    <w:rsid w:val="00C22A04"/>
    <w:rsid w:val="00C23139"/>
    <w:rsid w:val="00C25387"/>
    <w:rsid w:val="00C37F08"/>
    <w:rsid w:val="00C44C7A"/>
    <w:rsid w:val="00C45497"/>
    <w:rsid w:val="00C46FB1"/>
    <w:rsid w:val="00C54BE3"/>
    <w:rsid w:val="00C57F80"/>
    <w:rsid w:val="00C65AC3"/>
    <w:rsid w:val="00C72073"/>
    <w:rsid w:val="00C74003"/>
    <w:rsid w:val="00C768ED"/>
    <w:rsid w:val="00C82A8F"/>
    <w:rsid w:val="00C916C2"/>
    <w:rsid w:val="00C93700"/>
    <w:rsid w:val="00C976D9"/>
    <w:rsid w:val="00CA1FB9"/>
    <w:rsid w:val="00CB2A7E"/>
    <w:rsid w:val="00CC7F56"/>
    <w:rsid w:val="00CD1B12"/>
    <w:rsid w:val="00CD55DC"/>
    <w:rsid w:val="00CE1BBC"/>
    <w:rsid w:val="00CE2595"/>
    <w:rsid w:val="00CE28CC"/>
    <w:rsid w:val="00CE2AB1"/>
    <w:rsid w:val="00CE6439"/>
    <w:rsid w:val="00CE6F32"/>
    <w:rsid w:val="00CE72FC"/>
    <w:rsid w:val="00CF31EE"/>
    <w:rsid w:val="00D07C8C"/>
    <w:rsid w:val="00D13F16"/>
    <w:rsid w:val="00D1492F"/>
    <w:rsid w:val="00D17B69"/>
    <w:rsid w:val="00D20E77"/>
    <w:rsid w:val="00D3003C"/>
    <w:rsid w:val="00D331F4"/>
    <w:rsid w:val="00D470E4"/>
    <w:rsid w:val="00D4735D"/>
    <w:rsid w:val="00D52142"/>
    <w:rsid w:val="00D5280E"/>
    <w:rsid w:val="00D547C2"/>
    <w:rsid w:val="00D55AB2"/>
    <w:rsid w:val="00D575A0"/>
    <w:rsid w:val="00D57A69"/>
    <w:rsid w:val="00D61F14"/>
    <w:rsid w:val="00D633FF"/>
    <w:rsid w:val="00D7089D"/>
    <w:rsid w:val="00D72ACB"/>
    <w:rsid w:val="00D80D6B"/>
    <w:rsid w:val="00D8327B"/>
    <w:rsid w:val="00D83946"/>
    <w:rsid w:val="00D851CA"/>
    <w:rsid w:val="00D85D41"/>
    <w:rsid w:val="00D90950"/>
    <w:rsid w:val="00DA4A18"/>
    <w:rsid w:val="00DA69DF"/>
    <w:rsid w:val="00DB0040"/>
    <w:rsid w:val="00DB33F8"/>
    <w:rsid w:val="00DB3C0C"/>
    <w:rsid w:val="00DC01F7"/>
    <w:rsid w:val="00DC23AD"/>
    <w:rsid w:val="00DD3566"/>
    <w:rsid w:val="00DD38E2"/>
    <w:rsid w:val="00DD532C"/>
    <w:rsid w:val="00DE3E67"/>
    <w:rsid w:val="00DF7A40"/>
    <w:rsid w:val="00E00140"/>
    <w:rsid w:val="00E13110"/>
    <w:rsid w:val="00E20A41"/>
    <w:rsid w:val="00E21B74"/>
    <w:rsid w:val="00E24DF1"/>
    <w:rsid w:val="00E302F9"/>
    <w:rsid w:val="00E40B9A"/>
    <w:rsid w:val="00E431ED"/>
    <w:rsid w:val="00E55D90"/>
    <w:rsid w:val="00E57B55"/>
    <w:rsid w:val="00E60DFC"/>
    <w:rsid w:val="00E64FF5"/>
    <w:rsid w:val="00E65EA7"/>
    <w:rsid w:val="00E86D1A"/>
    <w:rsid w:val="00E907EC"/>
    <w:rsid w:val="00E918BA"/>
    <w:rsid w:val="00E93724"/>
    <w:rsid w:val="00E97C1C"/>
    <w:rsid w:val="00EA245C"/>
    <w:rsid w:val="00EA5421"/>
    <w:rsid w:val="00EB34FC"/>
    <w:rsid w:val="00EB5816"/>
    <w:rsid w:val="00EB651D"/>
    <w:rsid w:val="00EB669C"/>
    <w:rsid w:val="00ED0EA9"/>
    <w:rsid w:val="00ED201D"/>
    <w:rsid w:val="00ED61E6"/>
    <w:rsid w:val="00EE7B1F"/>
    <w:rsid w:val="00EF3714"/>
    <w:rsid w:val="00EF3F3E"/>
    <w:rsid w:val="00EF496F"/>
    <w:rsid w:val="00EF77DF"/>
    <w:rsid w:val="00F11BEF"/>
    <w:rsid w:val="00F165E1"/>
    <w:rsid w:val="00F258E7"/>
    <w:rsid w:val="00F31B84"/>
    <w:rsid w:val="00F44F5F"/>
    <w:rsid w:val="00F45480"/>
    <w:rsid w:val="00F51345"/>
    <w:rsid w:val="00F54B9F"/>
    <w:rsid w:val="00F57BA5"/>
    <w:rsid w:val="00F631EC"/>
    <w:rsid w:val="00F64C22"/>
    <w:rsid w:val="00F64FA7"/>
    <w:rsid w:val="00F6664C"/>
    <w:rsid w:val="00F74D19"/>
    <w:rsid w:val="00F80053"/>
    <w:rsid w:val="00F81B2C"/>
    <w:rsid w:val="00F927C8"/>
    <w:rsid w:val="00FA02C7"/>
    <w:rsid w:val="00FA4186"/>
    <w:rsid w:val="00FA4466"/>
    <w:rsid w:val="00FB4411"/>
    <w:rsid w:val="00FC0531"/>
    <w:rsid w:val="00FC13F0"/>
    <w:rsid w:val="00FC632E"/>
    <w:rsid w:val="00FD0FB7"/>
    <w:rsid w:val="00FE0496"/>
    <w:rsid w:val="00FE3006"/>
    <w:rsid w:val="00FE79A2"/>
    <w:rsid w:val="04A3AF49"/>
    <w:rsid w:val="0C37DF11"/>
    <w:rsid w:val="0D05D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40246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0246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0246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0246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0246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0246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332</Words>
  <Characters>2093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</cp:revision>
  <cp:lastPrinted>2025-06-05T11:05:00Z</cp:lastPrinted>
  <dcterms:created xsi:type="dcterms:W3CDTF">2025-10-01T14:42:00Z</dcterms:created>
  <dcterms:modified xsi:type="dcterms:W3CDTF">2025-10-01T18:12:00Z</dcterms:modified>
</cp:coreProperties>
</file>