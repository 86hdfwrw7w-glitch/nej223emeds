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1715D" w14:textId="77777777" w:rsidR="001E0088" w:rsidRPr="00BC5172" w:rsidRDefault="001E0088" w:rsidP="001E0088">
      <w:pPr>
        <w:spacing w:after="0"/>
        <w:jc w:val="right"/>
        <w:rPr>
          <w:rFonts w:ascii="Georgia" w:hAnsi="Georgia" w:cs="Times New Roman"/>
          <w:sz w:val="21"/>
          <w:szCs w:val="21"/>
        </w:rPr>
      </w:pPr>
    </w:p>
    <w:p w14:paraId="0098600D" w14:textId="224371F7" w:rsidR="000A5AB8" w:rsidRPr="00462A08" w:rsidRDefault="000A5AB8" w:rsidP="00383BCB">
      <w:pPr>
        <w:spacing w:after="0"/>
        <w:rPr>
          <w:rFonts w:ascii="Georgia" w:hAnsi="Georgia" w:cs="Times New Roman"/>
          <w:b/>
          <w:bCs/>
          <w:sz w:val="21"/>
          <w:szCs w:val="21"/>
        </w:rPr>
      </w:pPr>
      <w:r w:rsidRPr="00462A08">
        <w:rPr>
          <w:rFonts w:ascii="Georgia" w:hAnsi="Georgia" w:cs="Times New Roman"/>
          <w:b/>
          <w:bCs/>
          <w:sz w:val="21"/>
          <w:szCs w:val="21"/>
        </w:rPr>
        <w:t xml:space="preserve">Bewerbung </w:t>
      </w:r>
      <w:r w:rsidR="00AC0E14" w:rsidRPr="00462A08">
        <w:rPr>
          <w:rFonts w:ascii="Georgia" w:hAnsi="Georgia" w:cs="Times New Roman"/>
          <w:b/>
          <w:bCs/>
          <w:sz w:val="21"/>
          <w:szCs w:val="21"/>
        </w:rPr>
        <w:t>um einen Studienplatz</w:t>
      </w:r>
      <w:r w:rsidR="00383BCB" w:rsidRPr="00462A08">
        <w:rPr>
          <w:rFonts w:ascii="Georgia" w:hAnsi="Georgia" w:cs="Times New Roman"/>
          <w:b/>
          <w:bCs/>
          <w:sz w:val="21"/>
          <w:szCs w:val="21"/>
        </w:rPr>
        <w:t xml:space="preserve"> im Bachelor </w:t>
      </w:r>
      <w:proofErr w:type="spellStart"/>
      <w:r w:rsidR="00383BCB" w:rsidRPr="00462A08">
        <w:rPr>
          <w:rFonts w:ascii="Georgia" w:hAnsi="Georgia" w:cs="Times New Roman"/>
          <w:b/>
          <w:bCs/>
          <w:sz w:val="21"/>
          <w:szCs w:val="21"/>
        </w:rPr>
        <w:t>of</w:t>
      </w:r>
      <w:proofErr w:type="spellEnd"/>
      <w:r w:rsidR="00383BCB" w:rsidRPr="00462A08">
        <w:rPr>
          <w:rFonts w:ascii="Georgia" w:hAnsi="Georgia" w:cs="Times New Roman"/>
          <w:b/>
          <w:bCs/>
          <w:sz w:val="21"/>
          <w:szCs w:val="21"/>
        </w:rPr>
        <w:t xml:space="preserve"> Business Administration </w:t>
      </w:r>
      <w:r w:rsidR="00AC0E14" w:rsidRPr="00462A08">
        <w:rPr>
          <w:rFonts w:ascii="Georgia" w:hAnsi="Georgia" w:cs="Times New Roman"/>
          <w:b/>
          <w:bCs/>
          <w:sz w:val="21"/>
          <w:szCs w:val="21"/>
        </w:rPr>
        <w:t>(B.Sc.) zum September 2024</w:t>
      </w:r>
    </w:p>
    <w:p w14:paraId="70A974D0" w14:textId="3277D60F" w:rsidR="000A5AB8" w:rsidRPr="00563EC7" w:rsidRDefault="000A5AB8" w:rsidP="000A5AB8">
      <w:pPr>
        <w:spacing w:after="0"/>
        <w:rPr>
          <w:rFonts w:ascii="Georgia" w:hAnsi="Georgia" w:cs="Times New Roman"/>
          <w:sz w:val="21"/>
          <w:szCs w:val="21"/>
        </w:rPr>
      </w:pPr>
    </w:p>
    <w:p w14:paraId="3A5BDDA8" w14:textId="77777777" w:rsidR="004A615C" w:rsidRPr="00563EC7" w:rsidRDefault="004A615C" w:rsidP="000A5AB8">
      <w:pPr>
        <w:spacing w:after="0"/>
        <w:rPr>
          <w:rFonts w:ascii="Georgia" w:hAnsi="Georgia" w:cs="Times New Roman"/>
          <w:sz w:val="21"/>
          <w:szCs w:val="21"/>
        </w:rPr>
      </w:pPr>
    </w:p>
    <w:p w14:paraId="45EE875B" w14:textId="77777777" w:rsidR="00D25165" w:rsidRDefault="000A5AB8" w:rsidP="00D25165">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1DC1AD60" w14:textId="77777777" w:rsidR="00D25165" w:rsidRDefault="00D25165" w:rsidP="00D25165">
      <w:pPr>
        <w:spacing w:after="0"/>
        <w:rPr>
          <w:rFonts w:ascii="Georgia" w:hAnsi="Georgia" w:cs="Times New Roman"/>
          <w:sz w:val="21"/>
          <w:szCs w:val="21"/>
        </w:rPr>
      </w:pPr>
    </w:p>
    <w:p w14:paraId="11372148" w14:textId="118E7ECA" w:rsidR="00D25165" w:rsidRDefault="00D25165" w:rsidP="00D25165">
      <w:pPr>
        <w:spacing w:after="0"/>
        <w:rPr>
          <w:rFonts w:ascii="Georgia" w:eastAsiaTheme="minorEastAsia" w:hAnsi="Georgia" w:cs="Times New Roman"/>
          <w:color w:val="000000" w:themeColor="text1"/>
          <w:sz w:val="21"/>
          <w:szCs w:val="21"/>
          <w:lang w:eastAsia="de-DE"/>
        </w:rPr>
      </w:pPr>
      <w:r>
        <w:rPr>
          <w:rFonts w:ascii="Georgia" w:hAnsi="Georgia" w:cs="Times New Roman"/>
          <w:sz w:val="21"/>
          <w:szCs w:val="21"/>
        </w:rPr>
        <w:t>vor</w:t>
      </w:r>
      <w:r w:rsidRPr="02CBAF05">
        <w:rPr>
          <w:rFonts w:ascii="Georgia" w:eastAsiaTheme="minorEastAsia" w:hAnsi="Georgia" w:cs="Times New Roman"/>
          <w:color w:val="000000" w:themeColor="text1"/>
          <w:sz w:val="21"/>
          <w:szCs w:val="21"/>
          <w:lang w:eastAsia="de-DE"/>
        </w:rPr>
        <w:t xml:space="preserve"> 13 Jahren kam ich nach Deutschland und konnte kein einziges Wort Deutsch. </w:t>
      </w:r>
      <w:r>
        <w:rPr>
          <w:rFonts w:ascii="Georgia" w:eastAsiaTheme="minorEastAsia" w:hAnsi="Georgia" w:cs="Times New Roman"/>
          <w:color w:val="000000" w:themeColor="text1"/>
          <w:sz w:val="21"/>
          <w:szCs w:val="21"/>
          <w:lang w:eastAsia="de-DE"/>
        </w:rPr>
        <w:t>Dass ich heute in der Lage bin, trotz zahlreichen Nebenjobs während meiner Schulzeit als Erste in meiner Familie das Abitur zu absolvieren und mich nun für die Frankfurt School, der führenden Wirtschaftshochschule in Deutschland, zu bewerben, hätte ich damals nicht für möglich gehalten. Mein Weg hat mich von der Hauptschule über den mittleren Bildungsabschluss immer weiter nach oben geführt und ich möchte das Studium bei Ihnen nun dafür nutzen, um noch deutlich weiter nach oben zu kommen und in meiner Karriere wichtige Positionen in unserer Wirtschaft zu übernehmen. Aus diesem Grund bewerbe ich mich hiermit um den Studienplatz in Business Administration ab 2024.</w:t>
      </w:r>
    </w:p>
    <w:p w14:paraId="35DA201B" w14:textId="77777777" w:rsidR="00AF19F7" w:rsidRDefault="00AF19F7" w:rsidP="00D25165">
      <w:pPr>
        <w:spacing w:after="0"/>
        <w:rPr>
          <w:rFonts w:ascii="Georgia" w:eastAsiaTheme="minorEastAsia" w:hAnsi="Georgia" w:cs="Times New Roman"/>
          <w:color w:val="000000" w:themeColor="text1"/>
          <w:sz w:val="21"/>
          <w:szCs w:val="21"/>
          <w:lang w:eastAsia="de-DE"/>
        </w:rPr>
      </w:pPr>
    </w:p>
    <w:p w14:paraId="52D18CF3" w14:textId="62533742" w:rsidR="00BD7592" w:rsidRDefault="00D25165">
      <w:pPr>
        <w:spacing w:after="0"/>
        <w:jc w:val="both"/>
        <w:rPr>
          <w:rFonts w:ascii="Georgia" w:hAnsi="Georgia" w:cs="Times New Roman"/>
          <w:sz w:val="21"/>
          <w:szCs w:val="21"/>
        </w:rPr>
      </w:pPr>
      <w:r w:rsidRPr="02CBAF05">
        <w:rPr>
          <w:rFonts w:ascii="Georgia" w:eastAsiaTheme="minorEastAsia" w:hAnsi="Georgia" w:cs="Times New Roman"/>
          <w:color w:val="000000" w:themeColor="text1"/>
          <w:sz w:val="21"/>
          <w:szCs w:val="21"/>
          <w:lang w:eastAsia="de-DE"/>
        </w:rPr>
        <w:t>Schon früh begann ich mich mit Aktien und Exchange-</w:t>
      </w:r>
      <w:proofErr w:type="spellStart"/>
      <w:r w:rsidRPr="02CBAF05">
        <w:rPr>
          <w:rFonts w:ascii="Georgia" w:eastAsiaTheme="minorEastAsia" w:hAnsi="Georgia" w:cs="Times New Roman"/>
          <w:color w:val="000000" w:themeColor="text1"/>
          <w:sz w:val="21"/>
          <w:szCs w:val="21"/>
          <w:lang w:eastAsia="de-DE"/>
        </w:rPr>
        <w:t>Traded</w:t>
      </w:r>
      <w:proofErr w:type="spellEnd"/>
      <w:r w:rsidRPr="02CBAF05">
        <w:rPr>
          <w:rFonts w:ascii="Georgia" w:eastAsiaTheme="minorEastAsia" w:hAnsi="Georgia" w:cs="Times New Roman"/>
          <w:color w:val="000000" w:themeColor="text1"/>
          <w:sz w:val="21"/>
          <w:szCs w:val="21"/>
          <w:lang w:eastAsia="de-DE"/>
        </w:rPr>
        <w:t xml:space="preserve"> Fund (ETF) zu beschäftigen, investierte langfristig in </w:t>
      </w:r>
      <w:del w:id="0" w:author="David Döbele" w:date="2024-06-03T09:52:00Z">
        <w:r w:rsidRPr="02CBAF05" w:rsidDel="00BB620C">
          <w:rPr>
            <w:rFonts w:ascii="Georgia" w:eastAsiaTheme="minorEastAsia" w:hAnsi="Georgia" w:cs="Times New Roman"/>
            <w:color w:val="000000" w:themeColor="text1"/>
            <w:sz w:val="21"/>
            <w:szCs w:val="21"/>
            <w:lang w:eastAsia="de-DE"/>
          </w:rPr>
          <w:delText xml:space="preserve">der </w:delText>
        </w:r>
      </w:del>
      <w:ins w:id="1" w:author="David Döbele" w:date="2024-06-03T09:52:00Z">
        <w:r w:rsidR="00BB620C">
          <w:rPr>
            <w:rFonts w:ascii="Georgia" w:eastAsiaTheme="minorEastAsia" w:hAnsi="Georgia" w:cs="Times New Roman"/>
            <w:color w:val="000000" w:themeColor="text1"/>
            <w:sz w:val="21"/>
            <w:szCs w:val="21"/>
            <w:lang w:eastAsia="de-DE"/>
          </w:rPr>
          <w:t>den</w:t>
        </w:r>
        <w:r w:rsidR="00BB620C" w:rsidRPr="02CBAF05">
          <w:rPr>
            <w:rFonts w:ascii="Georgia" w:eastAsiaTheme="minorEastAsia" w:hAnsi="Georgia" w:cs="Times New Roman"/>
            <w:color w:val="000000" w:themeColor="text1"/>
            <w:sz w:val="21"/>
            <w:szCs w:val="21"/>
            <w:lang w:eastAsia="de-DE"/>
          </w:rPr>
          <w:t xml:space="preserve"> </w:t>
        </w:r>
      </w:ins>
      <w:r w:rsidRPr="02CBAF05">
        <w:rPr>
          <w:rFonts w:ascii="Georgia" w:eastAsiaTheme="minorEastAsia" w:hAnsi="Georgia" w:cs="Times New Roman"/>
          <w:color w:val="000000" w:themeColor="text1"/>
          <w:sz w:val="21"/>
          <w:szCs w:val="21"/>
          <w:lang w:eastAsia="de-DE"/>
        </w:rPr>
        <w:t>MSCI</w:t>
      </w:r>
      <w:ins w:id="2" w:author="David Döbele" w:date="2024-06-03T09:52:00Z">
        <w:r w:rsidR="00BB620C">
          <w:rPr>
            <w:rFonts w:ascii="Georgia" w:eastAsiaTheme="minorEastAsia" w:hAnsi="Georgia" w:cs="Times New Roman"/>
            <w:color w:val="000000" w:themeColor="text1"/>
            <w:sz w:val="21"/>
            <w:szCs w:val="21"/>
            <w:lang w:eastAsia="de-DE"/>
          </w:rPr>
          <w:t>-World</w:t>
        </w:r>
      </w:ins>
      <w:r w:rsidRPr="02CBAF05">
        <w:rPr>
          <w:rFonts w:ascii="Georgia" w:eastAsiaTheme="minorEastAsia" w:hAnsi="Georgia" w:cs="Times New Roman"/>
          <w:color w:val="000000" w:themeColor="text1"/>
          <w:sz w:val="21"/>
          <w:szCs w:val="21"/>
          <w:lang w:eastAsia="de-DE"/>
        </w:rPr>
        <w:t xml:space="preserve"> und bin weiterhin in diesem Bereich aktiv. Darüber hinaus habe ich ein eigenes Unternehmen gegründet und geführt, was mir wertvolle Erfahrungen im Bereich Management und Unternehmertum gebracht hat. Ich habe gelernt, Marketingstrategien und Geschäftsstrategien umzusetzen, </w:t>
      </w:r>
      <w:proofErr w:type="spellStart"/>
      <w:r>
        <w:rPr>
          <w:rFonts w:ascii="Georgia" w:eastAsiaTheme="minorEastAsia" w:hAnsi="Georgia" w:cs="Times New Roman"/>
          <w:color w:val="000000" w:themeColor="text1"/>
          <w:sz w:val="21"/>
          <w:szCs w:val="21"/>
          <w:lang w:eastAsia="de-DE"/>
        </w:rPr>
        <w:t>Social</w:t>
      </w:r>
      <w:proofErr w:type="spellEnd"/>
      <w:r>
        <w:rPr>
          <w:rFonts w:ascii="Georgia" w:eastAsiaTheme="minorEastAsia" w:hAnsi="Georgia" w:cs="Times New Roman"/>
          <w:color w:val="000000" w:themeColor="text1"/>
          <w:sz w:val="21"/>
          <w:szCs w:val="21"/>
          <w:lang w:eastAsia="de-DE"/>
        </w:rPr>
        <w:t xml:space="preserve"> Media Accounts aufzubauen, </w:t>
      </w:r>
      <w:r w:rsidRPr="02CBAF05">
        <w:rPr>
          <w:rFonts w:ascii="Georgia" w:eastAsiaTheme="minorEastAsia" w:hAnsi="Georgia" w:cs="Times New Roman"/>
          <w:color w:val="000000" w:themeColor="text1"/>
          <w:sz w:val="21"/>
          <w:szCs w:val="21"/>
          <w:lang w:eastAsia="de-DE"/>
        </w:rPr>
        <w:t>einen Betrieb mit voller Verantwortung zu führen und innovative Projekte und Produkte zur Steigerung der Bekanntheit des Unternehmens zu entwickeln und zu entwerfen. Außerdem habe ich rechtliche</w:t>
      </w:r>
      <w:r>
        <w:rPr>
          <w:rFonts w:ascii="Georgia" w:eastAsiaTheme="minorEastAsia" w:hAnsi="Georgia" w:cs="Times New Roman"/>
          <w:color w:val="000000" w:themeColor="text1"/>
          <w:sz w:val="21"/>
          <w:szCs w:val="21"/>
          <w:lang w:eastAsia="de-DE"/>
        </w:rPr>
        <w:t xml:space="preserve"> und </w:t>
      </w:r>
      <w:r w:rsidRPr="02CBAF05">
        <w:rPr>
          <w:rFonts w:ascii="Georgia" w:eastAsiaTheme="minorEastAsia" w:hAnsi="Georgia" w:cs="Times New Roman"/>
          <w:color w:val="000000" w:themeColor="text1"/>
          <w:sz w:val="21"/>
          <w:szCs w:val="21"/>
          <w:lang w:eastAsia="de-DE"/>
        </w:rPr>
        <w:t>örtliche Angelegenheiten behandelt.  Mein Engagement in der Finanzwelt und meine unternehmerischen Erfahrungen haben mich dazu inspiriert, mein Wissen an der renommierten Frankfurt School zu erweitern. Mit meiner künstlerischen Gestaltung habe ich gelernt, Musikmanagement auf sozialen Netzwerken und im Marketing in sozialen Medien zu führen, Fan Communitys aufzubauen, Liveauftritte in Clubs zu organisieren, Musikvideos und Grafiken sowie die Zusammenarbeit mit anderen Künstlern und Produzenten zu erstellen, Daten zur Optimierung der Onlinepräsenz zu analysieren, kontinuierlich zu lernen und Finanzen einschließlich Buchhaltung und Budgetierung zu verwalten.</w:t>
      </w:r>
      <w:r w:rsidR="008D7975" w:rsidRPr="008D7975">
        <w:rPr>
          <w:rFonts w:ascii="Georgia" w:hAnsi="Georgia" w:cs="Times New Roman"/>
          <w:sz w:val="21"/>
          <w:szCs w:val="21"/>
        </w:rPr>
        <w:t xml:space="preserve"> </w:t>
      </w:r>
    </w:p>
    <w:p w14:paraId="75275A79" w14:textId="751CB769" w:rsidR="002D5942" w:rsidRDefault="00371121">
      <w:pPr>
        <w:spacing w:after="0"/>
        <w:jc w:val="both"/>
        <w:rPr>
          <w:rFonts w:ascii="Georgia" w:hAnsi="Georgia" w:cs="Times New Roman"/>
          <w:sz w:val="21"/>
          <w:szCs w:val="21"/>
        </w:rPr>
      </w:pPr>
      <w:r w:rsidRPr="00371121">
        <w:rPr>
          <w:rFonts w:ascii="Georgia" w:hAnsi="Georgia" w:cs="Times New Roman"/>
          <w:sz w:val="21"/>
          <w:szCs w:val="21"/>
        </w:rPr>
        <w:t xml:space="preserve">Des </w:t>
      </w:r>
      <w:proofErr w:type="spellStart"/>
      <w:r w:rsidRPr="00371121">
        <w:rPr>
          <w:rFonts w:ascii="Georgia" w:hAnsi="Georgia" w:cs="Times New Roman"/>
          <w:sz w:val="21"/>
          <w:szCs w:val="21"/>
        </w:rPr>
        <w:t>Weiteren</w:t>
      </w:r>
      <w:proofErr w:type="spellEnd"/>
      <w:r w:rsidRPr="00371121">
        <w:rPr>
          <w:rFonts w:ascii="Georgia" w:hAnsi="Georgia" w:cs="Times New Roman"/>
          <w:sz w:val="21"/>
          <w:szCs w:val="21"/>
        </w:rPr>
        <w:t xml:space="preserve"> habe ich mir durch meine unternehmerischen Engagements und geringfügigen Beschäftigungen wertvolle </w:t>
      </w:r>
      <w:proofErr w:type="spellStart"/>
      <w:r w:rsidRPr="00371121">
        <w:rPr>
          <w:rFonts w:ascii="Georgia" w:hAnsi="Georgia" w:cs="Times New Roman"/>
          <w:sz w:val="21"/>
          <w:szCs w:val="21"/>
        </w:rPr>
        <w:t>Kommunikationsskills</w:t>
      </w:r>
      <w:proofErr w:type="spellEnd"/>
      <w:r w:rsidRPr="00371121">
        <w:rPr>
          <w:rFonts w:ascii="Georgia" w:hAnsi="Georgia" w:cs="Times New Roman"/>
          <w:sz w:val="21"/>
          <w:szCs w:val="21"/>
        </w:rPr>
        <w:t xml:space="preserve"> angeeignet. Ich habe meine Zuverlässigkeit gestärkt und Transparenz bewahrt, so dass ich vertrauenswürdig für die Kunden war</w:t>
      </w:r>
      <w:r w:rsidR="00467A39">
        <w:rPr>
          <w:rFonts w:ascii="Georgia" w:hAnsi="Georgia" w:cs="Times New Roman"/>
          <w:sz w:val="21"/>
          <w:szCs w:val="21"/>
        </w:rPr>
        <w:t>.</w:t>
      </w:r>
    </w:p>
    <w:p w14:paraId="38ECA432" w14:textId="4F993AAD" w:rsidR="00D25165" w:rsidRPr="00563EC7" w:rsidRDefault="00D25165" w:rsidP="00D25165">
      <w:pPr>
        <w:spacing w:before="100" w:beforeAutospacing="1" w:after="100" w:afterAutospacing="1" w:line="240" w:lineRule="auto"/>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xml:space="preserve">Die Frankfurt School zeichnet sich durch ihre internationale Ausrichtung, exzellente Lernqualität und starke Verbindungen zur Wirtschaft aus. </w:t>
      </w:r>
      <w:r>
        <w:rPr>
          <w:rFonts w:ascii="Georgia" w:eastAsiaTheme="minorEastAsia" w:hAnsi="Georgia" w:cs="Times New Roman"/>
          <w:color w:val="000000" w:themeColor="text1"/>
          <w:sz w:val="21"/>
          <w:szCs w:val="21"/>
          <w:lang w:eastAsia="de-DE"/>
        </w:rPr>
        <w:t xml:space="preserve">Vor allem für mich als in Togo geborene junge Frau ist das Thema Diversität sehr wichtig – an der Frankfurt School habe ich im Vergleich zu anderen Business Schools bisher den Eindruck gewonnen, dass sie eine besonders offene und internationale Atmosphäre bietet. Die exzellente Lehre, der moderne Campus und die zahlreichen, spannenden Initiativen runden die Hochschule final ab und überzeugen mich, die Frankfurt School als klare Nummer Eins für mein angestrebtes Studium zu sehen. </w:t>
      </w:r>
    </w:p>
    <w:p w14:paraId="3BDB02BA" w14:textId="75AA88A5" w:rsidR="00BB3512" w:rsidRPr="00563EC7" w:rsidRDefault="00BB3512" w:rsidP="00A506C9">
      <w:pPr>
        <w:spacing w:before="100" w:beforeAutospacing="1" w:after="100" w:afterAutospacing="1" w:line="240" w:lineRule="auto"/>
        <w:divId w:val="1164509827"/>
        <w:rPr>
          <w:rFonts w:ascii="Georgia" w:eastAsiaTheme="minorEastAsia" w:hAnsi="Georgia" w:cs="Times New Roman"/>
          <w:color w:val="000000"/>
          <w:sz w:val="21"/>
          <w:szCs w:val="21"/>
          <w:lang w:eastAsia="de-DE"/>
        </w:rPr>
      </w:pPr>
    </w:p>
    <w:sectPr w:rsidR="00BB3512" w:rsidRPr="00563EC7"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2dCAwW1JH7mZbP" int2:id="Tl2pP57b">
      <int2:state int2:value="Rejected" int2:type="AugLoop_Text_Critique"/>
    </int2:textHash>
    <int2:textHash int2:hashCode="3gT6Din5s14kkF" int2:id="vcIr2jwA">
      <int2:state int2:value="Rejected" int2:type="AugLoop_Text_Critique"/>
    </int2:textHash>
    <int2:textHash int2:hashCode="JnQaAOOrxAsWiS" int2:id="wCdUNCbW">
      <int2:state int2:value="Rejected" int2:type="AugLoop_Text_Critique"/>
    </int2:textHash>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2D8"/>
    <w:rsid w:val="000073C3"/>
    <w:rsid w:val="00012D78"/>
    <w:rsid w:val="00013019"/>
    <w:rsid w:val="00015E63"/>
    <w:rsid w:val="000220F6"/>
    <w:rsid w:val="00024958"/>
    <w:rsid w:val="00027EF9"/>
    <w:rsid w:val="00031E70"/>
    <w:rsid w:val="00034B68"/>
    <w:rsid w:val="00045711"/>
    <w:rsid w:val="0004591A"/>
    <w:rsid w:val="00046459"/>
    <w:rsid w:val="00053A7F"/>
    <w:rsid w:val="000555E4"/>
    <w:rsid w:val="0005670D"/>
    <w:rsid w:val="00057F2C"/>
    <w:rsid w:val="000710B0"/>
    <w:rsid w:val="00071DCA"/>
    <w:rsid w:val="00073C82"/>
    <w:rsid w:val="00075534"/>
    <w:rsid w:val="00076712"/>
    <w:rsid w:val="00086094"/>
    <w:rsid w:val="00092793"/>
    <w:rsid w:val="00096448"/>
    <w:rsid w:val="000A12D7"/>
    <w:rsid w:val="000A154E"/>
    <w:rsid w:val="000A1BDE"/>
    <w:rsid w:val="000A24C4"/>
    <w:rsid w:val="000A5AB8"/>
    <w:rsid w:val="000A6678"/>
    <w:rsid w:val="000A7DEB"/>
    <w:rsid w:val="000B4929"/>
    <w:rsid w:val="000C0CD1"/>
    <w:rsid w:val="000C0F28"/>
    <w:rsid w:val="000C3FE1"/>
    <w:rsid w:val="000C45DF"/>
    <w:rsid w:val="000C5527"/>
    <w:rsid w:val="000C55DE"/>
    <w:rsid w:val="000D15BB"/>
    <w:rsid w:val="000D194D"/>
    <w:rsid w:val="000D2EF8"/>
    <w:rsid w:val="000D3484"/>
    <w:rsid w:val="000D7230"/>
    <w:rsid w:val="000F371C"/>
    <w:rsid w:val="000F4576"/>
    <w:rsid w:val="001129C3"/>
    <w:rsid w:val="00117F83"/>
    <w:rsid w:val="0012203E"/>
    <w:rsid w:val="00122B70"/>
    <w:rsid w:val="001263FD"/>
    <w:rsid w:val="00127E62"/>
    <w:rsid w:val="00130ECA"/>
    <w:rsid w:val="00136200"/>
    <w:rsid w:val="00140998"/>
    <w:rsid w:val="001419D9"/>
    <w:rsid w:val="00141A0F"/>
    <w:rsid w:val="00145EF9"/>
    <w:rsid w:val="0014666B"/>
    <w:rsid w:val="00146C8E"/>
    <w:rsid w:val="00147C3C"/>
    <w:rsid w:val="00152DF9"/>
    <w:rsid w:val="00155519"/>
    <w:rsid w:val="001561D1"/>
    <w:rsid w:val="00156A98"/>
    <w:rsid w:val="0016183D"/>
    <w:rsid w:val="001623E8"/>
    <w:rsid w:val="001669DB"/>
    <w:rsid w:val="00171078"/>
    <w:rsid w:val="00171D11"/>
    <w:rsid w:val="00176893"/>
    <w:rsid w:val="001777C3"/>
    <w:rsid w:val="001817BC"/>
    <w:rsid w:val="001819B1"/>
    <w:rsid w:val="00183DF8"/>
    <w:rsid w:val="00193A85"/>
    <w:rsid w:val="00194DE2"/>
    <w:rsid w:val="001964CB"/>
    <w:rsid w:val="00197C6F"/>
    <w:rsid w:val="001A4522"/>
    <w:rsid w:val="001A61D6"/>
    <w:rsid w:val="001B0846"/>
    <w:rsid w:val="001B44C7"/>
    <w:rsid w:val="001C17FC"/>
    <w:rsid w:val="001C505C"/>
    <w:rsid w:val="001C71FF"/>
    <w:rsid w:val="001D079A"/>
    <w:rsid w:val="001D0944"/>
    <w:rsid w:val="001E0088"/>
    <w:rsid w:val="001E0903"/>
    <w:rsid w:val="001E09D7"/>
    <w:rsid w:val="001E1EE7"/>
    <w:rsid w:val="001F0695"/>
    <w:rsid w:val="002042CB"/>
    <w:rsid w:val="00205D30"/>
    <w:rsid w:val="002062F6"/>
    <w:rsid w:val="00206512"/>
    <w:rsid w:val="00212042"/>
    <w:rsid w:val="0021242B"/>
    <w:rsid w:val="002136F0"/>
    <w:rsid w:val="00216599"/>
    <w:rsid w:val="002213EE"/>
    <w:rsid w:val="0022512B"/>
    <w:rsid w:val="00234202"/>
    <w:rsid w:val="0023480B"/>
    <w:rsid w:val="0023683A"/>
    <w:rsid w:val="0024413B"/>
    <w:rsid w:val="002467A0"/>
    <w:rsid w:val="002536DC"/>
    <w:rsid w:val="00253B31"/>
    <w:rsid w:val="00254677"/>
    <w:rsid w:val="00255EC1"/>
    <w:rsid w:val="00256379"/>
    <w:rsid w:val="00257D2A"/>
    <w:rsid w:val="00264191"/>
    <w:rsid w:val="0027047C"/>
    <w:rsid w:val="002708C2"/>
    <w:rsid w:val="002728FB"/>
    <w:rsid w:val="00272DD2"/>
    <w:rsid w:val="00274192"/>
    <w:rsid w:val="00274324"/>
    <w:rsid w:val="00276676"/>
    <w:rsid w:val="00282AC0"/>
    <w:rsid w:val="002A02F9"/>
    <w:rsid w:val="002A52EC"/>
    <w:rsid w:val="002A59AF"/>
    <w:rsid w:val="002A5B9F"/>
    <w:rsid w:val="002B1882"/>
    <w:rsid w:val="002B3AE2"/>
    <w:rsid w:val="002B4069"/>
    <w:rsid w:val="002C1557"/>
    <w:rsid w:val="002D309E"/>
    <w:rsid w:val="002D5942"/>
    <w:rsid w:val="002D594E"/>
    <w:rsid w:val="002D5B44"/>
    <w:rsid w:val="002E39B8"/>
    <w:rsid w:val="002E4048"/>
    <w:rsid w:val="002F1C8C"/>
    <w:rsid w:val="002F51FA"/>
    <w:rsid w:val="00304874"/>
    <w:rsid w:val="0031022A"/>
    <w:rsid w:val="00311A15"/>
    <w:rsid w:val="003122D7"/>
    <w:rsid w:val="003250EA"/>
    <w:rsid w:val="00325BD6"/>
    <w:rsid w:val="00334383"/>
    <w:rsid w:val="00334611"/>
    <w:rsid w:val="00336655"/>
    <w:rsid w:val="003421B1"/>
    <w:rsid w:val="0034415C"/>
    <w:rsid w:val="00344DFB"/>
    <w:rsid w:val="00345382"/>
    <w:rsid w:val="0035245C"/>
    <w:rsid w:val="003528C4"/>
    <w:rsid w:val="00354361"/>
    <w:rsid w:val="0035786E"/>
    <w:rsid w:val="00357C8A"/>
    <w:rsid w:val="0036051A"/>
    <w:rsid w:val="00367018"/>
    <w:rsid w:val="0036738F"/>
    <w:rsid w:val="0036787C"/>
    <w:rsid w:val="00371121"/>
    <w:rsid w:val="00375D2D"/>
    <w:rsid w:val="00380B93"/>
    <w:rsid w:val="003811BC"/>
    <w:rsid w:val="00383BCB"/>
    <w:rsid w:val="00383D23"/>
    <w:rsid w:val="0038671F"/>
    <w:rsid w:val="0039298F"/>
    <w:rsid w:val="00393D85"/>
    <w:rsid w:val="003947A8"/>
    <w:rsid w:val="003A4562"/>
    <w:rsid w:val="003B6C3D"/>
    <w:rsid w:val="003C0907"/>
    <w:rsid w:val="003C3B41"/>
    <w:rsid w:val="003C77A8"/>
    <w:rsid w:val="003D304A"/>
    <w:rsid w:val="003D464F"/>
    <w:rsid w:val="003D5D1E"/>
    <w:rsid w:val="003E2F40"/>
    <w:rsid w:val="003E6AA3"/>
    <w:rsid w:val="003E7081"/>
    <w:rsid w:val="003F192A"/>
    <w:rsid w:val="003F3290"/>
    <w:rsid w:val="003F688C"/>
    <w:rsid w:val="003F7EFA"/>
    <w:rsid w:val="00412264"/>
    <w:rsid w:val="00415608"/>
    <w:rsid w:val="004246AC"/>
    <w:rsid w:val="00424CAF"/>
    <w:rsid w:val="004312E0"/>
    <w:rsid w:val="00434D23"/>
    <w:rsid w:val="00437916"/>
    <w:rsid w:val="004403CB"/>
    <w:rsid w:val="004412B6"/>
    <w:rsid w:val="0044751D"/>
    <w:rsid w:val="00453C2F"/>
    <w:rsid w:val="00453D1A"/>
    <w:rsid w:val="00454C0B"/>
    <w:rsid w:val="00457317"/>
    <w:rsid w:val="0046226E"/>
    <w:rsid w:val="00462A08"/>
    <w:rsid w:val="004676AD"/>
    <w:rsid w:val="00467A39"/>
    <w:rsid w:val="00474FC2"/>
    <w:rsid w:val="004754E9"/>
    <w:rsid w:val="00484680"/>
    <w:rsid w:val="00492923"/>
    <w:rsid w:val="004974B5"/>
    <w:rsid w:val="004A0983"/>
    <w:rsid w:val="004A147F"/>
    <w:rsid w:val="004A1501"/>
    <w:rsid w:val="004A615C"/>
    <w:rsid w:val="004B4510"/>
    <w:rsid w:val="004B6A2C"/>
    <w:rsid w:val="004C156C"/>
    <w:rsid w:val="004C174A"/>
    <w:rsid w:val="004C567F"/>
    <w:rsid w:val="004D6654"/>
    <w:rsid w:val="004D705E"/>
    <w:rsid w:val="004D7BEE"/>
    <w:rsid w:val="004E469C"/>
    <w:rsid w:val="004F7296"/>
    <w:rsid w:val="00500EFA"/>
    <w:rsid w:val="00506322"/>
    <w:rsid w:val="00506E9C"/>
    <w:rsid w:val="00507BBD"/>
    <w:rsid w:val="00511E51"/>
    <w:rsid w:val="00513F10"/>
    <w:rsid w:val="0051463B"/>
    <w:rsid w:val="00515D23"/>
    <w:rsid w:val="00517215"/>
    <w:rsid w:val="005204F3"/>
    <w:rsid w:val="005215CC"/>
    <w:rsid w:val="005322E9"/>
    <w:rsid w:val="0053535E"/>
    <w:rsid w:val="00537B58"/>
    <w:rsid w:val="005407D6"/>
    <w:rsid w:val="00542F06"/>
    <w:rsid w:val="00543500"/>
    <w:rsid w:val="00553EC8"/>
    <w:rsid w:val="00553F11"/>
    <w:rsid w:val="0055432E"/>
    <w:rsid w:val="00562C31"/>
    <w:rsid w:val="00563EC7"/>
    <w:rsid w:val="00565E06"/>
    <w:rsid w:val="005705F7"/>
    <w:rsid w:val="00570B1D"/>
    <w:rsid w:val="0057295B"/>
    <w:rsid w:val="00574140"/>
    <w:rsid w:val="005746A3"/>
    <w:rsid w:val="005762CF"/>
    <w:rsid w:val="0058096D"/>
    <w:rsid w:val="005842A0"/>
    <w:rsid w:val="00590247"/>
    <w:rsid w:val="00590834"/>
    <w:rsid w:val="00590E7F"/>
    <w:rsid w:val="00592DB6"/>
    <w:rsid w:val="00593C9C"/>
    <w:rsid w:val="005A161A"/>
    <w:rsid w:val="005A3A87"/>
    <w:rsid w:val="005B0C8D"/>
    <w:rsid w:val="005B231F"/>
    <w:rsid w:val="005C2FEF"/>
    <w:rsid w:val="005C3CAC"/>
    <w:rsid w:val="005C55F7"/>
    <w:rsid w:val="005C5719"/>
    <w:rsid w:val="005D398A"/>
    <w:rsid w:val="005D5FEF"/>
    <w:rsid w:val="005D7D49"/>
    <w:rsid w:val="005E00BC"/>
    <w:rsid w:val="005E061F"/>
    <w:rsid w:val="005E0E60"/>
    <w:rsid w:val="005E63B8"/>
    <w:rsid w:val="005F350B"/>
    <w:rsid w:val="005F64C0"/>
    <w:rsid w:val="00602CAD"/>
    <w:rsid w:val="00603752"/>
    <w:rsid w:val="00606AB8"/>
    <w:rsid w:val="00611332"/>
    <w:rsid w:val="00613FAD"/>
    <w:rsid w:val="006207BF"/>
    <w:rsid w:val="006239E4"/>
    <w:rsid w:val="00626AB7"/>
    <w:rsid w:val="00631087"/>
    <w:rsid w:val="00631C20"/>
    <w:rsid w:val="00632F05"/>
    <w:rsid w:val="0063723B"/>
    <w:rsid w:val="00647413"/>
    <w:rsid w:val="006502BE"/>
    <w:rsid w:val="006504D3"/>
    <w:rsid w:val="00662636"/>
    <w:rsid w:val="006629E6"/>
    <w:rsid w:val="00681B34"/>
    <w:rsid w:val="00694413"/>
    <w:rsid w:val="006A01B1"/>
    <w:rsid w:val="006A7895"/>
    <w:rsid w:val="006B17C3"/>
    <w:rsid w:val="006B302C"/>
    <w:rsid w:val="006B7473"/>
    <w:rsid w:val="006C4EE3"/>
    <w:rsid w:val="006C62DB"/>
    <w:rsid w:val="006C713F"/>
    <w:rsid w:val="006D2592"/>
    <w:rsid w:val="006D64C7"/>
    <w:rsid w:val="006E1E72"/>
    <w:rsid w:val="006F2F92"/>
    <w:rsid w:val="006F58EC"/>
    <w:rsid w:val="006F59E0"/>
    <w:rsid w:val="007015D8"/>
    <w:rsid w:val="00704AD4"/>
    <w:rsid w:val="00706233"/>
    <w:rsid w:val="00712899"/>
    <w:rsid w:val="0071491B"/>
    <w:rsid w:val="00717D0E"/>
    <w:rsid w:val="007251EA"/>
    <w:rsid w:val="00731DC3"/>
    <w:rsid w:val="007340D7"/>
    <w:rsid w:val="00737A54"/>
    <w:rsid w:val="007472BD"/>
    <w:rsid w:val="00750E3B"/>
    <w:rsid w:val="007516C2"/>
    <w:rsid w:val="007545C6"/>
    <w:rsid w:val="00755A3D"/>
    <w:rsid w:val="00757FDF"/>
    <w:rsid w:val="00764CAB"/>
    <w:rsid w:val="0076691C"/>
    <w:rsid w:val="007672AA"/>
    <w:rsid w:val="007675B1"/>
    <w:rsid w:val="007701AA"/>
    <w:rsid w:val="00772FCD"/>
    <w:rsid w:val="00776843"/>
    <w:rsid w:val="0077714E"/>
    <w:rsid w:val="007843B1"/>
    <w:rsid w:val="007844AA"/>
    <w:rsid w:val="007878D1"/>
    <w:rsid w:val="007976A6"/>
    <w:rsid w:val="00797EF1"/>
    <w:rsid w:val="007A28A0"/>
    <w:rsid w:val="007A3246"/>
    <w:rsid w:val="007A36EF"/>
    <w:rsid w:val="007A64C5"/>
    <w:rsid w:val="007A719D"/>
    <w:rsid w:val="007B0131"/>
    <w:rsid w:val="007B1B2B"/>
    <w:rsid w:val="007C1916"/>
    <w:rsid w:val="007C59D2"/>
    <w:rsid w:val="007C6A12"/>
    <w:rsid w:val="007D35B5"/>
    <w:rsid w:val="007E0E93"/>
    <w:rsid w:val="007E4326"/>
    <w:rsid w:val="007F0180"/>
    <w:rsid w:val="007F0344"/>
    <w:rsid w:val="007F08A3"/>
    <w:rsid w:val="007F1EA8"/>
    <w:rsid w:val="007F6100"/>
    <w:rsid w:val="007F7EA0"/>
    <w:rsid w:val="00801A4F"/>
    <w:rsid w:val="008049F7"/>
    <w:rsid w:val="00807293"/>
    <w:rsid w:val="00811567"/>
    <w:rsid w:val="00823C47"/>
    <w:rsid w:val="008247F6"/>
    <w:rsid w:val="0083750F"/>
    <w:rsid w:val="008408B8"/>
    <w:rsid w:val="008428CF"/>
    <w:rsid w:val="0084589D"/>
    <w:rsid w:val="0085213A"/>
    <w:rsid w:val="008565FD"/>
    <w:rsid w:val="00857C6F"/>
    <w:rsid w:val="008657E3"/>
    <w:rsid w:val="00866475"/>
    <w:rsid w:val="00867CED"/>
    <w:rsid w:val="00874503"/>
    <w:rsid w:val="00874C50"/>
    <w:rsid w:val="00881D0A"/>
    <w:rsid w:val="00883B55"/>
    <w:rsid w:val="0089337A"/>
    <w:rsid w:val="008A08EF"/>
    <w:rsid w:val="008A248F"/>
    <w:rsid w:val="008A2AF4"/>
    <w:rsid w:val="008A5CCB"/>
    <w:rsid w:val="008A7EC3"/>
    <w:rsid w:val="008B09ED"/>
    <w:rsid w:val="008B402E"/>
    <w:rsid w:val="008B4628"/>
    <w:rsid w:val="008B4935"/>
    <w:rsid w:val="008B6720"/>
    <w:rsid w:val="008C14BF"/>
    <w:rsid w:val="008C27C1"/>
    <w:rsid w:val="008C67E4"/>
    <w:rsid w:val="008D6664"/>
    <w:rsid w:val="008D7975"/>
    <w:rsid w:val="008D7CDB"/>
    <w:rsid w:val="008E100E"/>
    <w:rsid w:val="008E1A0E"/>
    <w:rsid w:val="008E42D2"/>
    <w:rsid w:val="008E4BA9"/>
    <w:rsid w:val="008E4C3F"/>
    <w:rsid w:val="008E6183"/>
    <w:rsid w:val="008E74C3"/>
    <w:rsid w:val="008E7A27"/>
    <w:rsid w:val="008E7D17"/>
    <w:rsid w:val="008F005B"/>
    <w:rsid w:val="008F762B"/>
    <w:rsid w:val="008F7C64"/>
    <w:rsid w:val="009110B4"/>
    <w:rsid w:val="009139C1"/>
    <w:rsid w:val="00915D51"/>
    <w:rsid w:val="00916ECE"/>
    <w:rsid w:val="00921D90"/>
    <w:rsid w:val="00921D9C"/>
    <w:rsid w:val="0093105E"/>
    <w:rsid w:val="00945F9B"/>
    <w:rsid w:val="00961A4B"/>
    <w:rsid w:val="00977A0C"/>
    <w:rsid w:val="00982778"/>
    <w:rsid w:val="00984A2A"/>
    <w:rsid w:val="00991E04"/>
    <w:rsid w:val="009971DE"/>
    <w:rsid w:val="009A256E"/>
    <w:rsid w:val="009A5415"/>
    <w:rsid w:val="009A7EEB"/>
    <w:rsid w:val="009B413B"/>
    <w:rsid w:val="009B58E7"/>
    <w:rsid w:val="009C19D3"/>
    <w:rsid w:val="009C3407"/>
    <w:rsid w:val="009D07DC"/>
    <w:rsid w:val="009D0AEE"/>
    <w:rsid w:val="009D3BBF"/>
    <w:rsid w:val="009D5E9C"/>
    <w:rsid w:val="009E1757"/>
    <w:rsid w:val="009F11AF"/>
    <w:rsid w:val="009F46A7"/>
    <w:rsid w:val="009F4903"/>
    <w:rsid w:val="009F4D25"/>
    <w:rsid w:val="00A039EF"/>
    <w:rsid w:val="00A03EAE"/>
    <w:rsid w:val="00A0518B"/>
    <w:rsid w:val="00A0763D"/>
    <w:rsid w:val="00A11106"/>
    <w:rsid w:val="00A11123"/>
    <w:rsid w:val="00A1282E"/>
    <w:rsid w:val="00A1289E"/>
    <w:rsid w:val="00A14247"/>
    <w:rsid w:val="00A16D26"/>
    <w:rsid w:val="00A23F81"/>
    <w:rsid w:val="00A27815"/>
    <w:rsid w:val="00A366C1"/>
    <w:rsid w:val="00A40D57"/>
    <w:rsid w:val="00A44493"/>
    <w:rsid w:val="00A46627"/>
    <w:rsid w:val="00A46910"/>
    <w:rsid w:val="00A506C9"/>
    <w:rsid w:val="00A53760"/>
    <w:rsid w:val="00A572DA"/>
    <w:rsid w:val="00A642BF"/>
    <w:rsid w:val="00A72287"/>
    <w:rsid w:val="00A807A1"/>
    <w:rsid w:val="00A818C8"/>
    <w:rsid w:val="00A92EDC"/>
    <w:rsid w:val="00A94381"/>
    <w:rsid w:val="00A94955"/>
    <w:rsid w:val="00A97BDA"/>
    <w:rsid w:val="00AA2791"/>
    <w:rsid w:val="00AA4C7C"/>
    <w:rsid w:val="00AB43A3"/>
    <w:rsid w:val="00AB4CD0"/>
    <w:rsid w:val="00AC0DC2"/>
    <w:rsid w:val="00AC0E14"/>
    <w:rsid w:val="00AC2CB2"/>
    <w:rsid w:val="00AC3B5C"/>
    <w:rsid w:val="00AC5D2C"/>
    <w:rsid w:val="00AC61EE"/>
    <w:rsid w:val="00AC64E3"/>
    <w:rsid w:val="00AC66C4"/>
    <w:rsid w:val="00AC7086"/>
    <w:rsid w:val="00AD42A9"/>
    <w:rsid w:val="00AE26F5"/>
    <w:rsid w:val="00AE3A33"/>
    <w:rsid w:val="00AE52E1"/>
    <w:rsid w:val="00AE76DF"/>
    <w:rsid w:val="00AF19F7"/>
    <w:rsid w:val="00AF3740"/>
    <w:rsid w:val="00B003A6"/>
    <w:rsid w:val="00B065B7"/>
    <w:rsid w:val="00B07611"/>
    <w:rsid w:val="00B135CE"/>
    <w:rsid w:val="00B339B8"/>
    <w:rsid w:val="00B346A7"/>
    <w:rsid w:val="00B34BE7"/>
    <w:rsid w:val="00B35856"/>
    <w:rsid w:val="00B416E0"/>
    <w:rsid w:val="00B43970"/>
    <w:rsid w:val="00B50A34"/>
    <w:rsid w:val="00B54C38"/>
    <w:rsid w:val="00B5613E"/>
    <w:rsid w:val="00B57CB1"/>
    <w:rsid w:val="00B63666"/>
    <w:rsid w:val="00B70672"/>
    <w:rsid w:val="00B72F72"/>
    <w:rsid w:val="00B77DCE"/>
    <w:rsid w:val="00B81B0E"/>
    <w:rsid w:val="00B8255A"/>
    <w:rsid w:val="00B83BC4"/>
    <w:rsid w:val="00B87CA9"/>
    <w:rsid w:val="00B9109A"/>
    <w:rsid w:val="00B9666E"/>
    <w:rsid w:val="00BA02C5"/>
    <w:rsid w:val="00BA0619"/>
    <w:rsid w:val="00BA0FDE"/>
    <w:rsid w:val="00BA1E56"/>
    <w:rsid w:val="00BA1FD6"/>
    <w:rsid w:val="00BB3512"/>
    <w:rsid w:val="00BB3C75"/>
    <w:rsid w:val="00BB487E"/>
    <w:rsid w:val="00BB620C"/>
    <w:rsid w:val="00BC0FFB"/>
    <w:rsid w:val="00BC5172"/>
    <w:rsid w:val="00BC5CEA"/>
    <w:rsid w:val="00BD037A"/>
    <w:rsid w:val="00BD1E85"/>
    <w:rsid w:val="00BD7592"/>
    <w:rsid w:val="00BE04BF"/>
    <w:rsid w:val="00BE1A41"/>
    <w:rsid w:val="00BE3837"/>
    <w:rsid w:val="00BE6B8C"/>
    <w:rsid w:val="00BE7A97"/>
    <w:rsid w:val="00BF07FD"/>
    <w:rsid w:val="00BF522D"/>
    <w:rsid w:val="00BF5679"/>
    <w:rsid w:val="00BF5CC3"/>
    <w:rsid w:val="00BF7135"/>
    <w:rsid w:val="00C0214A"/>
    <w:rsid w:val="00C030C1"/>
    <w:rsid w:val="00C1562F"/>
    <w:rsid w:val="00C22E26"/>
    <w:rsid w:val="00C239AB"/>
    <w:rsid w:val="00C251BB"/>
    <w:rsid w:val="00C32702"/>
    <w:rsid w:val="00C411D2"/>
    <w:rsid w:val="00C4693E"/>
    <w:rsid w:val="00C47078"/>
    <w:rsid w:val="00C53A2E"/>
    <w:rsid w:val="00C55E29"/>
    <w:rsid w:val="00C6233E"/>
    <w:rsid w:val="00C638B3"/>
    <w:rsid w:val="00C668D7"/>
    <w:rsid w:val="00C6717B"/>
    <w:rsid w:val="00C71380"/>
    <w:rsid w:val="00C81EAC"/>
    <w:rsid w:val="00C8776F"/>
    <w:rsid w:val="00C90008"/>
    <w:rsid w:val="00C9003C"/>
    <w:rsid w:val="00C97ECA"/>
    <w:rsid w:val="00CA1160"/>
    <w:rsid w:val="00CA55C8"/>
    <w:rsid w:val="00CA702E"/>
    <w:rsid w:val="00CA7350"/>
    <w:rsid w:val="00CB2EBE"/>
    <w:rsid w:val="00CB639D"/>
    <w:rsid w:val="00CC6463"/>
    <w:rsid w:val="00CD1232"/>
    <w:rsid w:val="00CD51E6"/>
    <w:rsid w:val="00CE433B"/>
    <w:rsid w:val="00CF1199"/>
    <w:rsid w:val="00CF4651"/>
    <w:rsid w:val="00CF60DB"/>
    <w:rsid w:val="00D0575D"/>
    <w:rsid w:val="00D0763B"/>
    <w:rsid w:val="00D14303"/>
    <w:rsid w:val="00D15125"/>
    <w:rsid w:val="00D15DEB"/>
    <w:rsid w:val="00D169C1"/>
    <w:rsid w:val="00D25165"/>
    <w:rsid w:val="00D436B4"/>
    <w:rsid w:val="00D445E9"/>
    <w:rsid w:val="00D44F43"/>
    <w:rsid w:val="00D4569D"/>
    <w:rsid w:val="00D5079F"/>
    <w:rsid w:val="00D70855"/>
    <w:rsid w:val="00D70F10"/>
    <w:rsid w:val="00D71D8E"/>
    <w:rsid w:val="00D75DD5"/>
    <w:rsid w:val="00D9281A"/>
    <w:rsid w:val="00DA3404"/>
    <w:rsid w:val="00DA524B"/>
    <w:rsid w:val="00DB3B50"/>
    <w:rsid w:val="00DB4417"/>
    <w:rsid w:val="00DB471D"/>
    <w:rsid w:val="00DD0C49"/>
    <w:rsid w:val="00DD1863"/>
    <w:rsid w:val="00DD3349"/>
    <w:rsid w:val="00DD3424"/>
    <w:rsid w:val="00DD4789"/>
    <w:rsid w:val="00DD54E1"/>
    <w:rsid w:val="00DD6681"/>
    <w:rsid w:val="00DD6747"/>
    <w:rsid w:val="00DE111E"/>
    <w:rsid w:val="00DE1FBC"/>
    <w:rsid w:val="00DE4205"/>
    <w:rsid w:val="00DE4F2A"/>
    <w:rsid w:val="00DE5C3D"/>
    <w:rsid w:val="00DF094B"/>
    <w:rsid w:val="00DF4A85"/>
    <w:rsid w:val="00DF5E43"/>
    <w:rsid w:val="00E02500"/>
    <w:rsid w:val="00E04BB2"/>
    <w:rsid w:val="00E10189"/>
    <w:rsid w:val="00E12ED8"/>
    <w:rsid w:val="00E14683"/>
    <w:rsid w:val="00E15B55"/>
    <w:rsid w:val="00E162C9"/>
    <w:rsid w:val="00E22876"/>
    <w:rsid w:val="00E3005D"/>
    <w:rsid w:val="00E30491"/>
    <w:rsid w:val="00E35A65"/>
    <w:rsid w:val="00E37BD7"/>
    <w:rsid w:val="00E42186"/>
    <w:rsid w:val="00E42533"/>
    <w:rsid w:val="00E473ED"/>
    <w:rsid w:val="00E47DAF"/>
    <w:rsid w:val="00E57542"/>
    <w:rsid w:val="00E57A3A"/>
    <w:rsid w:val="00E62550"/>
    <w:rsid w:val="00E625A2"/>
    <w:rsid w:val="00E64A11"/>
    <w:rsid w:val="00E66F46"/>
    <w:rsid w:val="00E72865"/>
    <w:rsid w:val="00E73102"/>
    <w:rsid w:val="00E74888"/>
    <w:rsid w:val="00E83116"/>
    <w:rsid w:val="00E832CC"/>
    <w:rsid w:val="00E8375B"/>
    <w:rsid w:val="00E914E5"/>
    <w:rsid w:val="00E91B86"/>
    <w:rsid w:val="00E97A01"/>
    <w:rsid w:val="00EA6734"/>
    <w:rsid w:val="00EA6CEC"/>
    <w:rsid w:val="00EA7AC2"/>
    <w:rsid w:val="00EB4941"/>
    <w:rsid w:val="00EB5158"/>
    <w:rsid w:val="00EC000C"/>
    <w:rsid w:val="00EC1B30"/>
    <w:rsid w:val="00EC6E2C"/>
    <w:rsid w:val="00EE27A0"/>
    <w:rsid w:val="00EE4D94"/>
    <w:rsid w:val="00EF1AD9"/>
    <w:rsid w:val="00EF2FD5"/>
    <w:rsid w:val="00F03E90"/>
    <w:rsid w:val="00F11473"/>
    <w:rsid w:val="00F1199C"/>
    <w:rsid w:val="00F21C76"/>
    <w:rsid w:val="00F253C5"/>
    <w:rsid w:val="00F30624"/>
    <w:rsid w:val="00F31A7F"/>
    <w:rsid w:val="00F3632C"/>
    <w:rsid w:val="00F37780"/>
    <w:rsid w:val="00F37A64"/>
    <w:rsid w:val="00F40E5D"/>
    <w:rsid w:val="00F41100"/>
    <w:rsid w:val="00F43C51"/>
    <w:rsid w:val="00F4717F"/>
    <w:rsid w:val="00F5301B"/>
    <w:rsid w:val="00F5455F"/>
    <w:rsid w:val="00F54CBF"/>
    <w:rsid w:val="00F55CE3"/>
    <w:rsid w:val="00F56653"/>
    <w:rsid w:val="00F6291E"/>
    <w:rsid w:val="00F657A2"/>
    <w:rsid w:val="00F7329B"/>
    <w:rsid w:val="00F74175"/>
    <w:rsid w:val="00F748BE"/>
    <w:rsid w:val="00F75B22"/>
    <w:rsid w:val="00F815FD"/>
    <w:rsid w:val="00F848C1"/>
    <w:rsid w:val="00F87244"/>
    <w:rsid w:val="00F91C7E"/>
    <w:rsid w:val="00F92A04"/>
    <w:rsid w:val="00F9455C"/>
    <w:rsid w:val="00F94D33"/>
    <w:rsid w:val="00FA17BA"/>
    <w:rsid w:val="00FA2D7F"/>
    <w:rsid w:val="00FA35A9"/>
    <w:rsid w:val="00FA4972"/>
    <w:rsid w:val="00FA5291"/>
    <w:rsid w:val="00FA5918"/>
    <w:rsid w:val="00FB4A77"/>
    <w:rsid w:val="00FB7C75"/>
    <w:rsid w:val="00FC004B"/>
    <w:rsid w:val="00FC60AF"/>
    <w:rsid w:val="00FD3DEA"/>
    <w:rsid w:val="00FD7864"/>
    <w:rsid w:val="00FE1B4C"/>
    <w:rsid w:val="00FE403D"/>
    <w:rsid w:val="00FE49A2"/>
    <w:rsid w:val="00FF5030"/>
    <w:rsid w:val="00FF683F"/>
    <w:rsid w:val="020855AA"/>
    <w:rsid w:val="02CBAF05"/>
    <w:rsid w:val="036E1DEA"/>
    <w:rsid w:val="053F2C23"/>
    <w:rsid w:val="1255C161"/>
    <w:rsid w:val="13E4F8D4"/>
    <w:rsid w:val="190CC6F3"/>
    <w:rsid w:val="1C9298EC"/>
    <w:rsid w:val="20F78D3E"/>
    <w:rsid w:val="2192514C"/>
    <w:rsid w:val="23975F4A"/>
    <w:rsid w:val="23EB015A"/>
    <w:rsid w:val="28D2FDB0"/>
    <w:rsid w:val="34A86944"/>
    <w:rsid w:val="3E2D27D0"/>
    <w:rsid w:val="437DE6A1"/>
    <w:rsid w:val="54869571"/>
    <w:rsid w:val="5572A6AC"/>
    <w:rsid w:val="5CA77AAD"/>
    <w:rsid w:val="608B5EC0"/>
    <w:rsid w:val="60C92E78"/>
    <w:rsid w:val="790851E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5B2C832B-B217-8E4E-8E2A-054D5CE53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BB62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457000">
      <w:bodyDiv w:val="1"/>
      <w:marLeft w:val="0"/>
      <w:marRight w:val="0"/>
      <w:marTop w:val="0"/>
      <w:marBottom w:val="0"/>
      <w:divBdr>
        <w:top w:val="none" w:sz="0" w:space="0" w:color="auto"/>
        <w:left w:val="none" w:sz="0" w:space="0" w:color="auto"/>
        <w:bottom w:val="none" w:sz="0" w:space="0" w:color="auto"/>
        <w:right w:val="none" w:sz="0" w:space="0" w:color="auto"/>
      </w:divBdr>
      <w:divsChild>
        <w:div w:id="1164509827">
          <w:marLeft w:val="0"/>
          <w:marRight w:val="0"/>
          <w:marTop w:val="0"/>
          <w:marBottom w:val="0"/>
          <w:divBdr>
            <w:top w:val="none" w:sz="0" w:space="0" w:color="auto"/>
            <w:left w:val="none" w:sz="0" w:space="0" w:color="auto"/>
            <w:bottom w:val="none" w:sz="0" w:space="0" w:color="auto"/>
            <w:right w:val="none" w:sz="0" w:space="0" w:color="auto"/>
          </w:divBdr>
        </w:div>
      </w:divsChild>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1670460">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421</Words>
  <Characters>2653</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2024-06-01T15:51:00Z</dcterms:created>
  <dcterms:modified xsi:type="dcterms:W3CDTF">2024-06-03T07:52:00Z</dcterms:modified>
</cp:coreProperties>
</file>