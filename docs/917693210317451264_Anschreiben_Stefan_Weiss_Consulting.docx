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5CE804C4" w:rsidR="006D2592" w:rsidRPr="00BE627A" w:rsidRDefault="003213AB" w:rsidP="00677724">
      <w:pPr>
        <w:spacing w:after="0" w:line="276" w:lineRule="auto"/>
        <w:jc w:val="right"/>
        <w:rPr>
          <w:rFonts w:ascii="Georgia" w:hAnsi="Georgia" w:cs="Times New Roman"/>
          <w:sz w:val="20"/>
          <w:szCs w:val="20"/>
          <w:lang w:val="de-AT"/>
        </w:rPr>
        <w:pPrChange w:id="0" w:author="David Döbele" w:date="2021-12-07T09:24:00Z">
          <w:pPr>
            <w:spacing w:after="0" w:line="240" w:lineRule="auto"/>
            <w:jc w:val="right"/>
          </w:pPr>
        </w:pPrChange>
      </w:pPr>
      <w:r w:rsidRPr="00BE627A">
        <w:rPr>
          <w:rFonts w:ascii="Georgia" w:hAnsi="Georgia" w:cs="Times New Roman"/>
          <w:sz w:val="20"/>
          <w:szCs w:val="20"/>
          <w:lang w:val="de-AT"/>
        </w:rPr>
        <w:t>Stefan Weiß</w:t>
      </w:r>
    </w:p>
    <w:p w14:paraId="2458A2A0" w14:textId="19B5E602" w:rsidR="00857C6F" w:rsidRPr="00BE627A" w:rsidRDefault="003213AB" w:rsidP="00677724">
      <w:pPr>
        <w:spacing w:after="0" w:line="276" w:lineRule="auto"/>
        <w:jc w:val="right"/>
        <w:rPr>
          <w:rFonts w:ascii="Georgia" w:hAnsi="Georgia" w:cs="Times New Roman"/>
          <w:sz w:val="20"/>
          <w:szCs w:val="20"/>
          <w:lang w:val="de-AT"/>
        </w:rPr>
        <w:pPrChange w:id="1" w:author="David Döbele" w:date="2021-12-07T09:24:00Z">
          <w:pPr>
            <w:spacing w:after="0" w:line="240" w:lineRule="auto"/>
            <w:jc w:val="right"/>
          </w:pPr>
        </w:pPrChange>
      </w:pPr>
      <w:proofErr w:type="spellStart"/>
      <w:r w:rsidRPr="00BE627A">
        <w:rPr>
          <w:rFonts w:ascii="Georgia" w:hAnsi="Georgia" w:cs="Times New Roman"/>
          <w:sz w:val="20"/>
          <w:szCs w:val="20"/>
          <w:lang w:val="de-AT"/>
        </w:rPr>
        <w:t>Koßgasse</w:t>
      </w:r>
      <w:proofErr w:type="spellEnd"/>
      <w:r w:rsidRPr="00BE627A">
        <w:rPr>
          <w:rFonts w:ascii="Georgia" w:hAnsi="Georgia" w:cs="Times New Roman"/>
          <w:sz w:val="20"/>
          <w:szCs w:val="20"/>
          <w:lang w:val="de-AT"/>
        </w:rPr>
        <w:t xml:space="preserve"> 14/38</w:t>
      </w:r>
    </w:p>
    <w:p w14:paraId="451AEE20" w14:textId="7FDA5686" w:rsidR="00857C6F" w:rsidRPr="00BE627A" w:rsidRDefault="003213AB" w:rsidP="00677724">
      <w:pPr>
        <w:spacing w:after="0" w:line="276" w:lineRule="auto"/>
        <w:jc w:val="right"/>
        <w:rPr>
          <w:rFonts w:ascii="Georgia" w:hAnsi="Georgia" w:cs="Times New Roman"/>
          <w:sz w:val="20"/>
          <w:szCs w:val="20"/>
          <w:lang w:val="de-AT"/>
        </w:rPr>
        <w:pPrChange w:id="2" w:author="David Döbele" w:date="2021-12-07T09:24:00Z">
          <w:pPr>
            <w:spacing w:after="0" w:line="240" w:lineRule="auto"/>
            <w:jc w:val="right"/>
          </w:pPr>
        </w:pPrChange>
      </w:pPr>
      <w:r w:rsidRPr="00BE627A">
        <w:rPr>
          <w:rFonts w:ascii="Georgia" w:hAnsi="Georgia" w:cs="Times New Roman"/>
          <w:sz w:val="20"/>
          <w:szCs w:val="20"/>
          <w:lang w:val="de-AT"/>
        </w:rPr>
        <w:t>8010 Graz</w:t>
      </w:r>
    </w:p>
    <w:p w14:paraId="12BA391A" w14:textId="50E6E30C" w:rsidR="006A7895" w:rsidRPr="00BE627A" w:rsidRDefault="003213AB" w:rsidP="00677724">
      <w:pPr>
        <w:spacing w:after="0" w:line="276" w:lineRule="auto"/>
        <w:jc w:val="right"/>
        <w:rPr>
          <w:rFonts w:ascii="Georgia" w:hAnsi="Georgia" w:cs="Times New Roman"/>
          <w:sz w:val="20"/>
          <w:szCs w:val="20"/>
          <w:lang w:val="de-AT"/>
        </w:rPr>
        <w:pPrChange w:id="3" w:author="David Döbele" w:date="2021-12-07T09:24:00Z">
          <w:pPr>
            <w:spacing w:after="0" w:line="240" w:lineRule="auto"/>
            <w:jc w:val="right"/>
          </w:pPr>
        </w:pPrChange>
      </w:pPr>
      <w:r w:rsidRPr="00BE627A">
        <w:rPr>
          <w:rFonts w:ascii="Georgia" w:hAnsi="Georgia" w:cs="Georgia"/>
          <w:color w:val="000000"/>
          <w:sz w:val="20"/>
          <w:szCs w:val="20"/>
          <w:lang w:val="de-AT"/>
        </w:rPr>
        <w:t>stefan.weiss.salzburg@gmail.com</w:t>
      </w:r>
    </w:p>
    <w:p w14:paraId="2E7278C7" w14:textId="2907343D" w:rsidR="00F74175" w:rsidRPr="00BE627A" w:rsidRDefault="006D2592" w:rsidP="00677724">
      <w:pPr>
        <w:spacing w:after="0" w:line="276" w:lineRule="auto"/>
        <w:jc w:val="right"/>
        <w:rPr>
          <w:rFonts w:ascii="Georgia" w:hAnsi="Georgia" w:cs="Georgia"/>
          <w:color w:val="000000"/>
          <w:sz w:val="20"/>
          <w:szCs w:val="20"/>
          <w:lang w:val="de-AT"/>
        </w:rPr>
        <w:pPrChange w:id="4" w:author="David Döbele" w:date="2021-12-07T09:24:00Z">
          <w:pPr>
            <w:spacing w:after="0"/>
            <w:jc w:val="right"/>
          </w:pPr>
        </w:pPrChange>
      </w:pPr>
      <w:r w:rsidRPr="00BE627A">
        <w:rPr>
          <w:rFonts w:ascii="Georgia" w:hAnsi="Georgia" w:cs="Georgia"/>
          <w:color w:val="000000"/>
          <w:sz w:val="20"/>
          <w:szCs w:val="20"/>
          <w:lang w:val="de-AT"/>
        </w:rPr>
        <w:t>+</w:t>
      </w:r>
      <w:r w:rsidR="00857C6F" w:rsidRPr="00BE627A">
        <w:rPr>
          <w:rFonts w:ascii="Georgia" w:hAnsi="Georgia" w:cs="Georgia"/>
          <w:color w:val="000000"/>
          <w:sz w:val="20"/>
          <w:szCs w:val="20"/>
          <w:lang w:val="de-AT"/>
        </w:rPr>
        <w:t>4</w:t>
      </w:r>
      <w:r w:rsidR="003213AB" w:rsidRPr="00BE627A">
        <w:rPr>
          <w:rFonts w:ascii="Georgia" w:hAnsi="Georgia" w:cs="Georgia"/>
          <w:color w:val="000000"/>
          <w:sz w:val="20"/>
          <w:szCs w:val="20"/>
          <w:lang w:val="de-AT"/>
        </w:rPr>
        <w:t>3 660 45 868 45</w:t>
      </w:r>
    </w:p>
    <w:p w14:paraId="170FE07D" w14:textId="77777777" w:rsidR="00F270C0" w:rsidRPr="00BE627A" w:rsidRDefault="00F270C0" w:rsidP="00677724">
      <w:pPr>
        <w:spacing w:after="0" w:line="276" w:lineRule="auto"/>
        <w:rPr>
          <w:rFonts w:ascii="Georgia" w:hAnsi="Georgia" w:cs="Georgia"/>
          <w:color w:val="000000"/>
          <w:sz w:val="20"/>
          <w:szCs w:val="20"/>
          <w:lang w:val="de-AT"/>
        </w:rPr>
        <w:pPrChange w:id="5" w:author="David Döbele" w:date="2021-12-07T09:24:00Z">
          <w:pPr>
            <w:spacing w:after="0"/>
          </w:pPr>
        </w:pPrChange>
      </w:pPr>
    </w:p>
    <w:p w14:paraId="4FFA7063" w14:textId="5573382E" w:rsidR="00F74175" w:rsidRPr="00BE627A" w:rsidRDefault="003213AB" w:rsidP="00677724">
      <w:pPr>
        <w:spacing w:after="0" w:line="276" w:lineRule="auto"/>
        <w:rPr>
          <w:rFonts w:ascii="Georgia" w:hAnsi="Georgia" w:cs="Georgia"/>
          <w:color w:val="000000"/>
          <w:sz w:val="20"/>
          <w:szCs w:val="20"/>
          <w:lang w:val="de-AT"/>
        </w:rPr>
        <w:pPrChange w:id="6" w:author="David Döbele" w:date="2021-12-07T09:24:00Z">
          <w:pPr>
            <w:spacing w:after="0"/>
          </w:pPr>
        </w:pPrChange>
      </w:pPr>
      <w:r w:rsidRPr="00BE627A">
        <w:rPr>
          <w:rFonts w:ascii="Georgia" w:hAnsi="Georgia" w:cs="Georgia"/>
          <w:color w:val="000000"/>
          <w:sz w:val="20"/>
          <w:szCs w:val="20"/>
          <w:lang w:val="de-AT"/>
        </w:rPr>
        <w:t>Muster Beratung</w:t>
      </w:r>
    </w:p>
    <w:p w14:paraId="6A013FD1" w14:textId="04A0AA07" w:rsidR="00F74175" w:rsidRPr="00BE627A" w:rsidRDefault="003D5D1E" w:rsidP="00677724">
      <w:pPr>
        <w:spacing w:after="0" w:line="276" w:lineRule="auto"/>
        <w:rPr>
          <w:rFonts w:ascii="Georgia" w:hAnsi="Georgia"/>
          <w:sz w:val="20"/>
          <w:szCs w:val="20"/>
        </w:rPr>
        <w:pPrChange w:id="7" w:author="David Döbele" w:date="2021-12-07T09:24:00Z">
          <w:pPr>
            <w:spacing w:after="0"/>
          </w:pPr>
        </w:pPrChange>
      </w:pPr>
      <w:r w:rsidRPr="00BE627A">
        <w:rPr>
          <w:rFonts w:ascii="Georgia" w:hAnsi="Georgia"/>
          <w:sz w:val="20"/>
          <w:szCs w:val="20"/>
        </w:rPr>
        <w:t>Musterstraße 99</w:t>
      </w:r>
      <w:r w:rsidR="00F74175" w:rsidRPr="00BE627A">
        <w:rPr>
          <w:rFonts w:ascii="Georgia" w:hAnsi="Georgia"/>
          <w:sz w:val="20"/>
          <w:szCs w:val="20"/>
        </w:rPr>
        <w:br/>
      </w:r>
      <w:r w:rsidR="003213AB" w:rsidRPr="00BE627A">
        <w:rPr>
          <w:rFonts w:ascii="Georgia" w:hAnsi="Georgia"/>
          <w:sz w:val="20"/>
          <w:szCs w:val="20"/>
        </w:rPr>
        <w:t>1010</w:t>
      </w:r>
      <w:r w:rsidR="00F74175" w:rsidRPr="00BE627A">
        <w:rPr>
          <w:rFonts w:ascii="Georgia" w:hAnsi="Georgia"/>
          <w:sz w:val="20"/>
          <w:szCs w:val="20"/>
        </w:rPr>
        <w:t xml:space="preserve"> </w:t>
      </w:r>
      <w:r w:rsidR="003213AB" w:rsidRPr="00BE627A">
        <w:rPr>
          <w:rFonts w:ascii="Georgia" w:hAnsi="Georgia"/>
          <w:sz w:val="20"/>
          <w:szCs w:val="20"/>
        </w:rPr>
        <w:t>Wien</w:t>
      </w:r>
      <w:r w:rsidR="00F74175" w:rsidRPr="00BE627A">
        <w:rPr>
          <w:rFonts w:ascii="Georgia" w:hAnsi="Georgia"/>
          <w:sz w:val="20"/>
          <w:szCs w:val="20"/>
        </w:rPr>
        <w:t xml:space="preserve"> </w:t>
      </w:r>
    </w:p>
    <w:p w14:paraId="155B6E2E" w14:textId="4B44885D" w:rsidR="006A7895" w:rsidRPr="00BE627A" w:rsidRDefault="003213AB" w:rsidP="00677724">
      <w:pPr>
        <w:spacing w:after="0" w:line="276" w:lineRule="auto"/>
        <w:jc w:val="right"/>
        <w:rPr>
          <w:rFonts w:ascii="Georgia" w:hAnsi="Georgia" w:cs="Times New Roman"/>
          <w:sz w:val="20"/>
          <w:szCs w:val="20"/>
          <w:lang w:val="de-AT"/>
        </w:rPr>
        <w:pPrChange w:id="8" w:author="David Döbele" w:date="2021-12-07T09:24:00Z">
          <w:pPr>
            <w:spacing w:after="0"/>
            <w:jc w:val="right"/>
          </w:pPr>
        </w:pPrChange>
      </w:pPr>
      <w:r w:rsidRPr="00BE627A">
        <w:rPr>
          <w:rFonts w:ascii="Georgia" w:hAnsi="Georgia" w:cs="Times New Roman"/>
          <w:sz w:val="20"/>
          <w:szCs w:val="20"/>
          <w:lang w:val="de-AT"/>
        </w:rPr>
        <w:t>Graz</w:t>
      </w:r>
      <w:r w:rsidR="002D594E" w:rsidRPr="00BE627A">
        <w:rPr>
          <w:rFonts w:ascii="Georgia" w:hAnsi="Georgia" w:cs="Times New Roman"/>
          <w:sz w:val="20"/>
          <w:szCs w:val="20"/>
          <w:lang w:val="de-AT"/>
        </w:rPr>
        <w:t xml:space="preserve">, </w:t>
      </w:r>
      <w:r w:rsidRPr="00BE627A">
        <w:rPr>
          <w:rFonts w:ascii="Georgia" w:hAnsi="Georgia" w:cs="Times New Roman"/>
          <w:sz w:val="20"/>
          <w:szCs w:val="20"/>
          <w:lang w:val="de-AT"/>
        </w:rPr>
        <w:t>21.11.2021</w:t>
      </w:r>
    </w:p>
    <w:p w14:paraId="0731715D" w14:textId="77777777" w:rsidR="001E0088" w:rsidRPr="00BE627A" w:rsidRDefault="001E0088" w:rsidP="00677724">
      <w:pPr>
        <w:spacing w:after="0" w:line="276" w:lineRule="auto"/>
        <w:jc w:val="right"/>
        <w:rPr>
          <w:rFonts w:ascii="Georgia" w:hAnsi="Georgia" w:cs="Times New Roman"/>
          <w:sz w:val="20"/>
          <w:szCs w:val="20"/>
          <w:lang w:val="de-AT"/>
        </w:rPr>
        <w:pPrChange w:id="9" w:author="David Döbele" w:date="2021-12-07T09:24:00Z">
          <w:pPr>
            <w:spacing w:after="0"/>
            <w:jc w:val="right"/>
          </w:pPr>
        </w:pPrChange>
      </w:pPr>
    </w:p>
    <w:p w14:paraId="0098600D" w14:textId="59CE9F23" w:rsidR="000A5AB8" w:rsidRPr="00BE627A" w:rsidRDefault="0099776A" w:rsidP="00677724">
      <w:pPr>
        <w:spacing w:after="0" w:line="276" w:lineRule="auto"/>
        <w:rPr>
          <w:rFonts w:ascii="Georgia" w:hAnsi="Georgia" w:cs="Times New Roman"/>
          <w:b/>
          <w:sz w:val="20"/>
          <w:szCs w:val="20"/>
        </w:rPr>
        <w:pPrChange w:id="10" w:author="David Döbele" w:date="2021-12-07T09:24:00Z">
          <w:pPr>
            <w:spacing w:after="0"/>
          </w:pPr>
        </w:pPrChange>
      </w:pPr>
      <w:r w:rsidRPr="00BE627A">
        <w:rPr>
          <w:rFonts w:ascii="Georgia" w:hAnsi="Georgia" w:cs="Times New Roman"/>
          <w:b/>
          <w:sz w:val="20"/>
          <w:szCs w:val="20"/>
        </w:rPr>
        <w:t xml:space="preserve">Bewerbung um ein Praktikum im Bereich </w:t>
      </w:r>
      <w:r w:rsidRPr="004D560A">
        <w:rPr>
          <w:rFonts w:ascii="Georgia" w:hAnsi="Georgia" w:cs="Times New Roman"/>
          <w:b/>
          <w:sz w:val="20"/>
          <w:szCs w:val="20"/>
          <w:highlight w:val="yellow"/>
        </w:rPr>
        <w:t>XYZ</w:t>
      </w:r>
    </w:p>
    <w:p w14:paraId="70A974D0" w14:textId="3277D60F" w:rsidR="000A5AB8" w:rsidRPr="00BE627A" w:rsidRDefault="000A5AB8" w:rsidP="00677724">
      <w:pPr>
        <w:spacing w:after="0" w:line="276" w:lineRule="auto"/>
        <w:rPr>
          <w:rFonts w:ascii="Georgia" w:hAnsi="Georgia" w:cs="Times New Roman"/>
          <w:b/>
          <w:sz w:val="20"/>
          <w:szCs w:val="20"/>
        </w:rPr>
        <w:pPrChange w:id="11" w:author="David Döbele" w:date="2021-12-07T09:24:00Z">
          <w:pPr>
            <w:spacing w:after="0"/>
          </w:pPr>
        </w:pPrChange>
      </w:pPr>
    </w:p>
    <w:p w14:paraId="61CDE0AD" w14:textId="5D9C3695" w:rsidR="00034B68" w:rsidRPr="00BE627A" w:rsidRDefault="0099776A" w:rsidP="00677724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  <w:pPrChange w:id="12" w:author="David Döbele" w:date="2021-12-07T09:24:00Z">
          <w:pPr>
            <w:spacing w:after="0"/>
            <w:jc w:val="both"/>
          </w:pPr>
        </w:pPrChange>
      </w:pPr>
      <w:r w:rsidRPr="00BE627A">
        <w:rPr>
          <w:rFonts w:ascii="Georgia" w:hAnsi="Georgia" w:cs="Times New Roman"/>
          <w:sz w:val="20"/>
          <w:szCs w:val="20"/>
          <w:highlight w:val="yellow"/>
        </w:rPr>
        <w:t>Sehr geehrte Damen und Herren</w:t>
      </w:r>
      <w:r w:rsidR="00E65B09" w:rsidRPr="00BE627A">
        <w:rPr>
          <w:rFonts w:ascii="Georgia" w:hAnsi="Georgia" w:cs="Times New Roman"/>
          <w:sz w:val="20"/>
          <w:szCs w:val="20"/>
          <w:highlight w:val="yellow"/>
        </w:rPr>
        <w:t>,</w:t>
      </w:r>
      <w:r w:rsidR="00E65B09" w:rsidRPr="00BE627A">
        <w:rPr>
          <w:rFonts w:ascii="Georgia" w:hAnsi="Georgia" w:cs="Times New Roman"/>
          <w:sz w:val="20"/>
          <w:szCs w:val="20"/>
        </w:rPr>
        <w:t xml:space="preserve"> </w:t>
      </w:r>
    </w:p>
    <w:p w14:paraId="433CF1AE" w14:textId="14106765" w:rsidR="00E65B09" w:rsidRPr="00BE627A" w:rsidRDefault="00E65B09" w:rsidP="00677724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  <w:pPrChange w:id="13" w:author="David Döbele" w:date="2021-12-07T09:24:00Z">
          <w:pPr>
            <w:spacing w:after="0"/>
            <w:jc w:val="both"/>
          </w:pPr>
        </w:pPrChange>
      </w:pPr>
    </w:p>
    <w:p w14:paraId="6852B4BD" w14:textId="620960B4" w:rsidR="00E70516" w:rsidRDefault="002505DD" w:rsidP="00677724">
      <w:pPr>
        <w:spacing w:after="0" w:line="276" w:lineRule="auto"/>
        <w:jc w:val="both"/>
        <w:rPr>
          <w:ins w:id="14" w:author="David Döbele" w:date="2021-12-07T09:24:00Z"/>
          <w:rFonts w:ascii="Georgia" w:hAnsi="Georgia" w:cs="Times New Roman"/>
          <w:sz w:val="20"/>
          <w:szCs w:val="20"/>
        </w:rPr>
      </w:pPr>
      <w:r w:rsidRPr="00EB12A6">
        <w:rPr>
          <w:rFonts w:ascii="Georgia" w:hAnsi="Georgia" w:cs="Times New Roman"/>
          <w:sz w:val="20"/>
          <w:szCs w:val="20"/>
        </w:rPr>
        <w:t>hochkomplexe</w:t>
      </w:r>
      <w:r w:rsidR="00E5541D" w:rsidRPr="00EB12A6">
        <w:rPr>
          <w:rFonts w:ascii="Georgia" w:hAnsi="Georgia" w:cs="Times New Roman"/>
          <w:sz w:val="20"/>
          <w:szCs w:val="20"/>
        </w:rPr>
        <w:t xml:space="preserve"> Projekte mit internationalen Vorzeigeunternehmen durchführen, in kürzester Zeit verschiedene Branchen und Unternehmen </w:t>
      </w:r>
      <w:r w:rsidR="004072C1" w:rsidRPr="00EB12A6">
        <w:rPr>
          <w:rFonts w:ascii="Georgia" w:hAnsi="Georgia" w:cs="Times New Roman"/>
          <w:sz w:val="20"/>
          <w:szCs w:val="20"/>
        </w:rPr>
        <w:t>kennenlernen</w:t>
      </w:r>
      <w:r w:rsidR="00E5541D" w:rsidRPr="00EB12A6">
        <w:rPr>
          <w:rFonts w:ascii="Georgia" w:hAnsi="Georgia" w:cs="Times New Roman"/>
          <w:sz w:val="20"/>
          <w:szCs w:val="20"/>
        </w:rPr>
        <w:t xml:space="preserve"> </w:t>
      </w:r>
      <w:r w:rsidRPr="00EB12A6">
        <w:rPr>
          <w:rFonts w:ascii="Georgia" w:hAnsi="Georgia" w:cs="Times New Roman"/>
          <w:sz w:val="20"/>
          <w:szCs w:val="20"/>
        </w:rPr>
        <w:t>sowie</w:t>
      </w:r>
      <w:r w:rsidR="00E5541D" w:rsidRPr="00EB12A6">
        <w:rPr>
          <w:rFonts w:ascii="Georgia" w:hAnsi="Georgia" w:cs="Times New Roman"/>
          <w:sz w:val="20"/>
          <w:szCs w:val="20"/>
        </w:rPr>
        <w:t xml:space="preserve"> ständig wechselnde Herausforderungen und Problemstellungen</w:t>
      </w:r>
      <w:r w:rsidRPr="00EB12A6">
        <w:rPr>
          <w:rFonts w:ascii="Georgia" w:hAnsi="Georgia" w:cs="Times New Roman"/>
          <w:sz w:val="20"/>
          <w:szCs w:val="20"/>
        </w:rPr>
        <w:t xml:space="preserve"> – d</w:t>
      </w:r>
      <w:r w:rsidR="00E5541D" w:rsidRPr="00EB12A6">
        <w:rPr>
          <w:rFonts w:ascii="Georgia" w:hAnsi="Georgia" w:cs="Times New Roman"/>
          <w:sz w:val="20"/>
          <w:szCs w:val="20"/>
        </w:rPr>
        <w:t xml:space="preserve">as sind die Schlagworte, die mir bei der Arbeit einer Unternehmensberatung als erstes in den Sinn kommen und mich motivieren </w:t>
      </w:r>
      <w:r w:rsidR="004072C1" w:rsidRPr="00EB12A6">
        <w:rPr>
          <w:rFonts w:ascii="Georgia" w:hAnsi="Georgia" w:cs="Times New Roman"/>
          <w:sz w:val="20"/>
          <w:szCs w:val="20"/>
        </w:rPr>
        <w:t>in dieser Branche Karriere zu machen</w:t>
      </w:r>
      <w:r w:rsidR="00E5541D" w:rsidRPr="00EB12A6">
        <w:rPr>
          <w:rFonts w:ascii="Georgia" w:hAnsi="Georgia" w:cs="Times New Roman"/>
          <w:sz w:val="20"/>
          <w:szCs w:val="20"/>
        </w:rPr>
        <w:t xml:space="preserve">. </w:t>
      </w:r>
      <w:r w:rsidR="00591586" w:rsidRPr="00EB12A6">
        <w:rPr>
          <w:rFonts w:ascii="Georgia" w:hAnsi="Georgia" w:cs="Times New Roman"/>
          <w:sz w:val="20"/>
          <w:szCs w:val="20"/>
        </w:rPr>
        <w:t>Durch die Arbeit am Puls der Wirtschaft</w:t>
      </w:r>
      <w:r w:rsidR="004072C1" w:rsidRPr="00EB12A6">
        <w:rPr>
          <w:rFonts w:ascii="Georgia" w:hAnsi="Georgia" w:cs="Times New Roman"/>
          <w:sz w:val="20"/>
          <w:szCs w:val="20"/>
        </w:rPr>
        <w:t>, haben Unternehmensberatungen die einzigartige Chance</w:t>
      </w:r>
      <w:ins w:id="15" w:author="David Döbele" w:date="2021-12-07T09:22:00Z">
        <w:r w:rsidR="00677724">
          <w:rPr>
            <w:rFonts w:ascii="Georgia" w:hAnsi="Georgia" w:cs="Times New Roman"/>
            <w:sz w:val="20"/>
            <w:szCs w:val="20"/>
          </w:rPr>
          <w:t>,</w:t>
        </w:r>
      </w:ins>
      <w:r w:rsidR="009C29E9" w:rsidRPr="00EB12A6">
        <w:rPr>
          <w:rFonts w:ascii="Georgia" w:hAnsi="Georgia" w:cs="Times New Roman"/>
          <w:sz w:val="20"/>
          <w:szCs w:val="20"/>
        </w:rPr>
        <w:t xml:space="preserve"> Innovationen und Veränderung</w:t>
      </w:r>
      <w:r w:rsidR="007773B9" w:rsidRPr="00EB12A6">
        <w:rPr>
          <w:rFonts w:ascii="Georgia" w:hAnsi="Georgia" w:cs="Times New Roman"/>
          <w:sz w:val="20"/>
          <w:szCs w:val="20"/>
        </w:rPr>
        <w:t>en</w:t>
      </w:r>
      <w:r w:rsidR="009C29E9" w:rsidRPr="00EB12A6">
        <w:rPr>
          <w:rFonts w:ascii="Georgia" w:hAnsi="Georgia" w:cs="Times New Roman"/>
          <w:sz w:val="20"/>
          <w:szCs w:val="20"/>
        </w:rPr>
        <w:t xml:space="preserve"> direkt mitgestalten und vorantreiben </w:t>
      </w:r>
      <w:r w:rsidR="007773B9" w:rsidRPr="00EB12A6">
        <w:rPr>
          <w:rFonts w:ascii="Georgia" w:hAnsi="Georgia" w:cs="Times New Roman"/>
          <w:sz w:val="20"/>
          <w:szCs w:val="20"/>
        </w:rPr>
        <w:t>zu können</w:t>
      </w:r>
      <w:r w:rsidR="009C29E9" w:rsidRPr="00EB12A6">
        <w:rPr>
          <w:rFonts w:ascii="Georgia" w:hAnsi="Georgia" w:cs="Times New Roman"/>
          <w:sz w:val="20"/>
          <w:szCs w:val="20"/>
        </w:rPr>
        <w:t>.</w:t>
      </w:r>
      <w:r w:rsidR="00E65B09" w:rsidRPr="00EB12A6">
        <w:rPr>
          <w:rFonts w:ascii="Georgia" w:hAnsi="Georgia" w:cs="Times New Roman"/>
          <w:sz w:val="20"/>
          <w:szCs w:val="20"/>
        </w:rPr>
        <w:t xml:space="preserve"> </w:t>
      </w:r>
      <w:r w:rsidR="00E70516" w:rsidRPr="00EB12A6">
        <w:rPr>
          <w:rFonts w:ascii="Georgia" w:hAnsi="Georgia" w:cs="Times New Roman"/>
          <w:sz w:val="20"/>
          <w:szCs w:val="20"/>
        </w:rPr>
        <w:t>Dadurch stellen Berater eine entscheidende Rolle für den nachhaltigen Erfolg eines Unternehmens</w:t>
      </w:r>
      <w:r w:rsidR="004072C1" w:rsidRPr="00EB12A6">
        <w:rPr>
          <w:rFonts w:ascii="Georgia" w:hAnsi="Georgia" w:cs="Times New Roman"/>
          <w:sz w:val="20"/>
          <w:szCs w:val="20"/>
        </w:rPr>
        <w:t xml:space="preserve"> oder sogar gesamter Volkswirtschaften</w:t>
      </w:r>
      <w:r w:rsidR="00E70516" w:rsidRPr="00EB12A6">
        <w:rPr>
          <w:rFonts w:ascii="Georgia" w:hAnsi="Georgia" w:cs="Times New Roman"/>
          <w:sz w:val="20"/>
          <w:szCs w:val="20"/>
        </w:rPr>
        <w:t xml:space="preserve"> dar. Um durch meine Arbeit eines Tages ebenfalls zu so einem </w:t>
      </w:r>
      <w:r w:rsidR="004072C1" w:rsidRPr="00EB12A6">
        <w:rPr>
          <w:rFonts w:ascii="Georgia" w:hAnsi="Georgia" w:cs="Times New Roman"/>
          <w:sz w:val="20"/>
          <w:szCs w:val="20"/>
        </w:rPr>
        <w:t>Erfolg beitragen zu können</w:t>
      </w:r>
      <w:r w:rsidR="00E70516" w:rsidRPr="00EB12A6">
        <w:rPr>
          <w:rFonts w:ascii="Georgia" w:hAnsi="Georgia" w:cs="Times New Roman"/>
          <w:sz w:val="20"/>
          <w:szCs w:val="20"/>
        </w:rPr>
        <w:t>, möchte</w:t>
      </w:r>
      <w:r w:rsidR="00E70516" w:rsidRPr="00BE627A">
        <w:rPr>
          <w:rFonts w:ascii="Georgia" w:hAnsi="Georgia" w:cs="Times New Roman"/>
          <w:sz w:val="20"/>
          <w:szCs w:val="20"/>
        </w:rPr>
        <w:t xml:space="preserve"> ich bei Ihnen ab </w:t>
      </w:r>
      <w:r w:rsidR="00EB12A6">
        <w:rPr>
          <w:rFonts w:ascii="Georgia" w:hAnsi="Georgia" w:cs="Times New Roman"/>
          <w:sz w:val="20"/>
          <w:szCs w:val="20"/>
          <w:highlight w:val="yellow"/>
        </w:rPr>
        <w:t>xx</w:t>
      </w:r>
      <w:r w:rsidR="00E70516" w:rsidRPr="00BE627A">
        <w:rPr>
          <w:rFonts w:ascii="Georgia" w:hAnsi="Georgia" w:cs="Times New Roman"/>
          <w:sz w:val="20"/>
          <w:szCs w:val="20"/>
          <w:highlight w:val="yellow"/>
        </w:rPr>
        <w:t xml:space="preserve"> 2022 ein </w:t>
      </w:r>
      <w:r w:rsidR="00EB12A6">
        <w:rPr>
          <w:rFonts w:ascii="Georgia" w:hAnsi="Georgia" w:cs="Times New Roman"/>
          <w:sz w:val="20"/>
          <w:szCs w:val="20"/>
          <w:highlight w:val="yellow"/>
        </w:rPr>
        <w:t>xx-wöchiges</w:t>
      </w:r>
      <w:r w:rsidR="00E70516" w:rsidRPr="00BE627A">
        <w:rPr>
          <w:rFonts w:ascii="Georgia" w:hAnsi="Georgia" w:cs="Times New Roman"/>
          <w:sz w:val="20"/>
          <w:szCs w:val="20"/>
          <w:highlight w:val="yellow"/>
        </w:rPr>
        <w:t xml:space="preserve"> Praktikum im Bereich Consulting</w:t>
      </w:r>
      <w:r w:rsidR="00E70516" w:rsidRPr="00BE627A">
        <w:rPr>
          <w:rFonts w:ascii="Georgia" w:hAnsi="Georgia" w:cs="Times New Roman"/>
          <w:sz w:val="20"/>
          <w:szCs w:val="20"/>
        </w:rPr>
        <w:t xml:space="preserve"> absolvieren.</w:t>
      </w:r>
    </w:p>
    <w:p w14:paraId="1CCFC8A9" w14:textId="77777777" w:rsidR="00677724" w:rsidRPr="00BE627A" w:rsidRDefault="00677724" w:rsidP="00677724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  <w:pPrChange w:id="16" w:author="David Döbele" w:date="2021-12-07T09:24:00Z">
          <w:pPr>
            <w:jc w:val="both"/>
          </w:pPr>
        </w:pPrChange>
      </w:pPr>
    </w:p>
    <w:p w14:paraId="55D224C4" w14:textId="7240C561" w:rsidR="00E65B09" w:rsidRPr="00FE6995" w:rsidRDefault="00E70516" w:rsidP="00677724">
      <w:pPr>
        <w:spacing w:after="0" w:line="276" w:lineRule="auto"/>
        <w:jc w:val="both"/>
        <w:rPr>
          <w:rFonts w:ascii="Georgia" w:hAnsi="Georgia" w:cs="Times New Roman"/>
          <w:color w:val="FF0000"/>
          <w:sz w:val="20"/>
          <w:szCs w:val="20"/>
        </w:rPr>
        <w:pPrChange w:id="17" w:author="David Döbele" w:date="2021-12-07T09:24:00Z">
          <w:pPr>
            <w:spacing w:after="0"/>
            <w:jc w:val="both"/>
          </w:pPr>
        </w:pPrChange>
      </w:pPr>
      <w:r w:rsidRPr="00BE627A">
        <w:rPr>
          <w:rFonts w:ascii="Georgia" w:hAnsi="Georgia" w:cs="Times New Roman"/>
          <w:sz w:val="20"/>
          <w:szCs w:val="20"/>
        </w:rPr>
        <w:t xml:space="preserve">Speziell meine Mitgliedschaft bei der studentischen Unternehmensberatung </w:t>
      </w:r>
      <w:proofErr w:type="spellStart"/>
      <w:r w:rsidRPr="00BE627A">
        <w:rPr>
          <w:rFonts w:ascii="Georgia" w:hAnsi="Georgia" w:cs="Times New Roman"/>
          <w:sz w:val="20"/>
          <w:szCs w:val="20"/>
        </w:rPr>
        <w:t>icons</w:t>
      </w:r>
      <w:proofErr w:type="spellEnd"/>
      <w:r w:rsidRPr="00BE627A">
        <w:rPr>
          <w:rFonts w:ascii="Georgia" w:hAnsi="Georgia" w:cs="Times New Roman"/>
          <w:sz w:val="20"/>
          <w:szCs w:val="20"/>
        </w:rPr>
        <w:t xml:space="preserve"> – </w:t>
      </w:r>
      <w:proofErr w:type="spellStart"/>
      <w:r w:rsidRPr="00BE627A">
        <w:rPr>
          <w:rFonts w:ascii="Georgia" w:hAnsi="Georgia" w:cs="Times New Roman"/>
          <w:sz w:val="20"/>
          <w:szCs w:val="20"/>
        </w:rPr>
        <w:t>consulting</w:t>
      </w:r>
      <w:proofErr w:type="spellEnd"/>
      <w:r w:rsidRPr="00BE627A">
        <w:rPr>
          <w:rFonts w:ascii="Georgia" w:hAnsi="Georgia" w:cs="Times New Roman"/>
          <w:sz w:val="20"/>
          <w:szCs w:val="20"/>
        </w:rPr>
        <w:t xml:space="preserve"> </w:t>
      </w:r>
      <w:proofErr w:type="spellStart"/>
      <w:r w:rsidRPr="00BE627A">
        <w:rPr>
          <w:rFonts w:ascii="Georgia" w:hAnsi="Georgia" w:cs="Times New Roman"/>
          <w:sz w:val="20"/>
          <w:szCs w:val="20"/>
        </w:rPr>
        <w:t>by</w:t>
      </w:r>
      <w:proofErr w:type="spellEnd"/>
      <w:r w:rsidRPr="00BE627A">
        <w:rPr>
          <w:rFonts w:ascii="Georgia" w:hAnsi="Georgia" w:cs="Times New Roman"/>
          <w:sz w:val="20"/>
          <w:szCs w:val="20"/>
        </w:rPr>
        <w:t xml:space="preserve"> </w:t>
      </w:r>
      <w:proofErr w:type="spellStart"/>
      <w:r w:rsidRPr="00BE627A">
        <w:rPr>
          <w:rFonts w:ascii="Georgia" w:hAnsi="Georgia" w:cs="Times New Roman"/>
          <w:sz w:val="20"/>
          <w:szCs w:val="20"/>
        </w:rPr>
        <w:t>students</w:t>
      </w:r>
      <w:proofErr w:type="spellEnd"/>
      <w:r w:rsidRPr="00BE627A">
        <w:rPr>
          <w:rFonts w:ascii="Georgia" w:hAnsi="Georgia" w:cs="Times New Roman"/>
          <w:sz w:val="20"/>
          <w:szCs w:val="20"/>
        </w:rPr>
        <w:t xml:space="preserve"> </w:t>
      </w:r>
      <w:r w:rsidRPr="00BE627A">
        <w:rPr>
          <w:rFonts w:ascii="Georgia" w:hAnsi="Georgia" w:cs="Times New Roman"/>
          <w:sz w:val="20"/>
          <w:szCs w:val="20"/>
          <w:highlight w:val="yellow"/>
        </w:rPr>
        <w:t>(bei der auch Ihr Unternehmen Kooperationspartner ist),</w:t>
      </w:r>
      <w:r w:rsidRPr="00BE627A">
        <w:rPr>
          <w:rFonts w:ascii="Georgia" w:hAnsi="Georgia" w:cs="Times New Roman"/>
          <w:sz w:val="20"/>
          <w:szCs w:val="20"/>
        </w:rPr>
        <w:t xml:space="preserve"> hat mich in meiner Entscheidung bestärkt, diesen Weg </w:t>
      </w:r>
      <w:r w:rsidR="00591586" w:rsidRPr="00FE6995">
        <w:rPr>
          <w:rFonts w:ascii="Georgia" w:hAnsi="Georgia" w:cs="Times New Roman"/>
          <w:sz w:val="20"/>
          <w:szCs w:val="20"/>
        </w:rPr>
        <w:t>einzuschlagen</w:t>
      </w:r>
      <w:r w:rsidRPr="00BE627A">
        <w:rPr>
          <w:rFonts w:ascii="Georgia" w:hAnsi="Georgia" w:cs="Times New Roman"/>
          <w:sz w:val="20"/>
          <w:szCs w:val="20"/>
        </w:rPr>
        <w:t xml:space="preserve">. Bei </w:t>
      </w:r>
      <w:proofErr w:type="spellStart"/>
      <w:r w:rsidRPr="00BE627A">
        <w:rPr>
          <w:rFonts w:ascii="Georgia" w:hAnsi="Georgia" w:cs="Times New Roman"/>
          <w:sz w:val="20"/>
          <w:szCs w:val="20"/>
        </w:rPr>
        <w:t>icons</w:t>
      </w:r>
      <w:proofErr w:type="spellEnd"/>
      <w:r w:rsidRPr="00BE627A">
        <w:rPr>
          <w:rFonts w:ascii="Georgia" w:hAnsi="Georgia" w:cs="Times New Roman"/>
          <w:sz w:val="20"/>
          <w:szCs w:val="20"/>
        </w:rPr>
        <w:t xml:space="preserve"> konnte ich bereits eine </w:t>
      </w:r>
      <w:r w:rsidR="00F54856" w:rsidRPr="00BE627A">
        <w:rPr>
          <w:rFonts w:ascii="Georgia" w:hAnsi="Georgia" w:cs="Times New Roman"/>
          <w:sz w:val="20"/>
          <w:szCs w:val="20"/>
        </w:rPr>
        <w:t>Referral</w:t>
      </w:r>
      <w:r w:rsidRPr="00BE627A">
        <w:rPr>
          <w:rFonts w:ascii="Georgia" w:hAnsi="Georgia" w:cs="Times New Roman"/>
          <w:sz w:val="20"/>
          <w:szCs w:val="20"/>
        </w:rPr>
        <w:t>-Marketing-Strategie für ein großes Technologie-Startup entwickeln und zudem bei Workshops mit Kooperationspartnern aus der Unternehmensberatung wertvolles Wissen</w:t>
      </w:r>
      <w:r w:rsidR="00805E06" w:rsidRPr="00BE627A">
        <w:rPr>
          <w:rFonts w:ascii="Georgia" w:hAnsi="Georgia" w:cs="Times New Roman"/>
          <w:sz w:val="20"/>
          <w:szCs w:val="20"/>
        </w:rPr>
        <w:t xml:space="preserve"> für mich</w:t>
      </w:r>
      <w:r w:rsidRPr="00BE627A">
        <w:rPr>
          <w:rFonts w:ascii="Georgia" w:hAnsi="Georgia" w:cs="Times New Roman"/>
          <w:sz w:val="20"/>
          <w:szCs w:val="20"/>
        </w:rPr>
        <w:t xml:space="preserve"> sammeln.</w:t>
      </w:r>
      <w:r w:rsidR="00F54856" w:rsidRPr="00BE627A">
        <w:rPr>
          <w:rFonts w:ascii="Georgia" w:hAnsi="Georgia" w:cs="Times New Roman"/>
          <w:sz w:val="20"/>
          <w:szCs w:val="20"/>
        </w:rPr>
        <w:t xml:space="preserve"> </w:t>
      </w:r>
      <w:r w:rsidR="0030613A" w:rsidRPr="00BE627A">
        <w:rPr>
          <w:rFonts w:ascii="Georgia" w:hAnsi="Georgia" w:cs="Times New Roman"/>
          <w:sz w:val="20"/>
          <w:szCs w:val="20"/>
        </w:rPr>
        <w:t>Als aktueller</w:t>
      </w:r>
      <w:r w:rsidR="00F54856" w:rsidRPr="00BE627A">
        <w:rPr>
          <w:rFonts w:ascii="Georgia" w:hAnsi="Georgia" w:cs="Times New Roman"/>
          <w:sz w:val="20"/>
          <w:szCs w:val="20"/>
        </w:rPr>
        <w:t xml:space="preserve"> Head </w:t>
      </w:r>
      <w:proofErr w:type="spellStart"/>
      <w:r w:rsidR="00F54856" w:rsidRPr="00BE627A">
        <w:rPr>
          <w:rFonts w:ascii="Georgia" w:hAnsi="Georgia" w:cs="Times New Roman"/>
          <w:sz w:val="20"/>
          <w:szCs w:val="20"/>
        </w:rPr>
        <w:t>of</w:t>
      </w:r>
      <w:proofErr w:type="spellEnd"/>
      <w:r w:rsidR="00F54856" w:rsidRPr="00BE627A">
        <w:rPr>
          <w:rFonts w:ascii="Georgia" w:hAnsi="Georgia" w:cs="Times New Roman"/>
          <w:sz w:val="20"/>
          <w:szCs w:val="20"/>
        </w:rPr>
        <w:t xml:space="preserve"> Marketing </w:t>
      </w:r>
      <w:r w:rsidR="007773B9" w:rsidRPr="00BE627A">
        <w:rPr>
          <w:rFonts w:ascii="Georgia" w:hAnsi="Georgia" w:cs="Times New Roman"/>
          <w:sz w:val="20"/>
          <w:szCs w:val="20"/>
        </w:rPr>
        <w:t>leite</w:t>
      </w:r>
      <w:r w:rsidR="00F54856" w:rsidRPr="00BE627A">
        <w:rPr>
          <w:rFonts w:ascii="Georgia" w:hAnsi="Georgia" w:cs="Times New Roman"/>
          <w:sz w:val="20"/>
          <w:szCs w:val="20"/>
        </w:rPr>
        <w:t xml:space="preserve"> ich zudem ein Team </w:t>
      </w:r>
      <w:proofErr w:type="gramStart"/>
      <w:r w:rsidR="00F54856" w:rsidRPr="00BE627A">
        <w:rPr>
          <w:rFonts w:ascii="Georgia" w:hAnsi="Georgia" w:cs="Times New Roman"/>
          <w:sz w:val="20"/>
          <w:szCs w:val="20"/>
        </w:rPr>
        <w:t>aus fünf motivierten Student</w:t>
      </w:r>
      <w:proofErr w:type="gramEnd"/>
      <w:r w:rsidR="0030613A" w:rsidRPr="00BE627A">
        <w:rPr>
          <w:rFonts w:ascii="Georgia" w:hAnsi="Georgia" w:cs="Times New Roman"/>
          <w:sz w:val="20"/>
          <w:szCs w:val="20"/>
        </w:rPr>
        <w:t>*i</w:t>
      </w:r>
      <w:r w:rsidR="00F54856" w:rsidRPr="00BE627A">
        <w:rPr>
          <w:rFonts w:ascii="Georgia" w:hAnsi="Georgia" w:cs="Times New Roman"/>
          <w:sz w:val="20"/>
          <w:szCs w:val="20"/>
        </w:rPr>
        <w:t xml:space="preserve">nnen und </w:t>
      </w:r>
      <w:r w:rsidR="007773B9" w:rsidRPr="00BE627A">
        <w:rPr>
          <w:rFonts w:ascii="Georgia" w:hAnsi="Georgia" w:cs="Times New Roman"/>
          <w:sz w:val="20"/>
          <w:szCs w:val="20"/>
        </w:rPr>
        <w:t xml:space="preserve">kann </w:t>
      </w:r>
      <w:r w:rsidR="00F54856" w:rsidRPr="00BE627A">
        <w:rPr>
          <w:rFonts w:ascii="Georgia" w:hAnsi="Georgia" w:cs="Times New Roman"/>
          <w:sz w:val="20"/>
          <w:szCs w:val="20"/>
        </w:rPr>
        <w:t xml:space="preserve">die Entwicklung </w:t>
      </w:r>
      <w:r w:rsidR="0045320D" w:rsidRPr="00BE627A">
        <w:rPr>
          <w:rFonts w:ascii="Georgia" w:hAnsi="Georgia" w:cs="Times New Roman"/>
          <w:sz w:val="20"/>
          <w:szCs w:val="20"/>
        </w:rPr>
        <w:t>dieses Bereiches aktiv gestalten.</w:t>
      </w:r>
      <w:r w:rsidR="00805E06" w:rsidRPr="00BE627A">
        <w:rPr>
          <w:rFonts w:ascii="Georgia" w:hAnsi="Georgia" w:cs="Times New Roman"/>
          <w:sz w:val="20"/>
          <w:szCs w:val="20"/>
        </w:rPr>
        <w:t xml:space="preserve"> Zu meinen Stärken zählt die Fähigkeit</w:t>
      </w:r>
      <w:ins w:id="18" w:author="David Döbele" w:date="2021-12-07T09:23:00Z">
        <w:r w:rsidR="00677724">
          <w:rPr>
            <w:rFonts w:ascii="Georgia" w:hAnsi="Georgia" w:cs="Times New Roman"/>
            <w:sz w:val="20"/>
            <w:szCs w:val="20"/>
          </w:rPr>
          <w:t>,</w:t>
        </w:r>
      </w:ins>
      <w:r w:rsidR="00805E06" w:rsidRPr="00BE627A">
        <w:rPr>
          <w:rFonts w:ascii="Georgia" w:hAnsi="Georgia" w:cs="Times New Roman"/>
          <w:sz w:val="20"/>
          <w:szCs w:val="20"/>
        </w:rPr>
        <w:t xml:space="preserve"> komplexe und undurchsichtige Problemstellungen in systematischer Weise zu betrachten und aufzubereiten. So habe ich bei meinem Praktikum</w:t>
      </w:r>
      <w:r w:rsidR="007773B9" w:rsidRPr="00BE627A">
        <w:rPr>
          <w:rFonts w:ascii="Georgia" w:hAnsi="Georgia" w:cs="Times New Roman"/>
          <w:sz w:val="20"/>
          <w:szCs w:val="20"/>
        </w:rPr>
        <w:t xml:space="preserve"> letzten Sommer</w:t>
      </w:r>
      <w:r w:rsidR="00805E06" w:rsidRPr="00BE627A">
        <w:rPr>
          <w:rFonts w:ascii="Georgia" w:hAnsi="Georgia" w:cs="Times New Roman"/>
          <w:sz w:val="20"/>
          <w:szCs w:val="20"/>
        </w:rPr>
        <w:t xml:space="preserve"> in der Konzernkonsolidierung </w:t>
      </w:r>
      <w:r w:rsidR="007773B9" w:rsidRPr="00BE627A">
        <w:rPr>
          <w:rFonts w:ascii="Georgia" w:hAnsi="Georgia" w:cs="Times New Roman"/>
          <w:sz w:val="20"/>
          <w:szCs w:val="20"/>
        </w:rPr>
        <w:t>der AVL List GmbH mehrere</w:t>
      </w:r>
      <w:r w:rsidR="0030613A" w:rsidRPr="00BE627A">
        <w:rPr>
          <w:rFonts w:ascii="Georgia" w:hAnsi="Georgia" w:cs="Times New Roman"/>
          <w:sz w:val="20"/>
          <w:szCs w:val="20"/>
        </w:rPr>
        <w:t xml:space="preserve"> komplexe</w:t>
      </w:r>
      <w:r w:rsidR="007773B9" w:rsidRPr="00BE627A">
        <w:rPr>
          <w:rFonts w:ascii="Georgia" w:hAnsi="Georgia" w:cs="Times New Roman"/>
          <w:sz w:val="20"/>
          <w:szCs w:val="20"/>
        </w:rPr>
        <w:t xml:space="preserve"> </w:t>
      </w:r>
      <w:r w:rsidR="00805E06" w:rsidRPr="00BE627A">
        <w:rPr>
          <w:rFonts w:ascii="Georgia" w:hAnsi="Georgia" w:cs="Times New Roman"/>
          <w:sz w:val="20"/>
          <w:szCs w:val="20"/>
        </w:rPr>
        <w:t>Themen</w:t>
      </w:r>
      <w:r w:rsidR="000875C2">
        <w:rPr>
          <w:rFonts w:ascii="Georgia" w:hAnsi="Georgia" w:cs="Times New Roman"/>
          <w:sz w:val="20"/>
          <w:szCs w:val="20"/>
        </w:rPr>
        <w:t>stellungen</w:t>
      </w:r>
      <w:r w:rsidR="00805E06" w:rsidRPr="00BE627A">
        <w:rPr>
          <w:rFonts w:ascii="Georgia" w:hAnsi="Georgia" w:cs="Times New Roman"/>
          <w:sz w:val="20"/>
          <w:szCs w:val="20"/>
        </w:rPr>
        <w:t xml:space="preserve"> </w:t>
      </w:r>
      <w:r w:rsidR="0030613A" w:rsidRPr="00BE627A">
        <w:rPr>
          <w:rFonts w:ascii="Georgia" w:hAnsi="Georgia" w:cs="Times New Roman"/>
          <w:sz w:val="20"/>
          <w:szCs w:val="20"/>
        </w:rPr>
        <w:t xml:space="preserve">bearbeitet </w:t>
      </w:r>
      <w:r w:rsidR="00805E06" w:rsidRPr="00BE627A">
        <w:rPr>
          <w:rFonts w:ascii="Georgia" w:hAnsi="Georgia" w:cs="Times New Roman"/>
          <w:sz w:val="20"/>
          <w:szCs w:val="20"/>
        </w:rPr>
        <w:t xml:space="preserve">und Präsentationen für das </w:t>
      </w:r>
      <w:proofErr w:type="spellStart"/>
      <w:r w:rsidR="00805E06" w:rsidRPr="00BE627A">
        <w:rPr>
          <w:rFonts w:ascii="Georgia" w:hAnsi="Georgia" w:cs="Times New Roman"/>
          <w:sz w:val="20"/>
          <w:szCs w:val="20"/>
        </w:rPr>
        <w:t>top</w:t>
      </w:r>
      <w:proofErr w:type="spellEnd"/>
      <w:r w:rsidR="00805E06" w:rsidRPr="00BE627A">
        <w:rPr>
          <w:rFonts w:ascii="Georgia" w:hAnsi="Georgia" w:cs="Times New Roman"/>
          <w:sz w:val="20"/>
          <w:szCs w:val="20"/>
        </w:rPr>
        <w:t xml:space="preserve">-level Management </w:t>
      </w:r>
      <w:r w:rsidR="007773B9" w:rsidRPr="00BE627A">
        <w:rPr>
          <w:rFonts w:ascii="Georgia" w:hAnsi="Georgia" w:cs="Times New Roman"/>
          <w:sz w:val="20"/>
          <w:szCs w:val="20"/>
        </w:rPr>
        <w:t>erstellt</w:t>
      </w:r>
      <w:r w:rsidR="00805E06" w:rsidRPr="00BE627A">
        <w:rPr>
          <w:rFonts w:ascii="Georgia" w:hAnsi="Georgia" w:cs="Times New Roman"/>
          <w:sz w:val="20"/>
          <w:szCs w:val="20"/>
        </w:rPr>
        <w:t xml:space="preserve">, sodass auf Basis </w:t>
      </w:r>
      <w:r w:rsidR="00BE307D" w:rsidRPr="00FE6995">
        <w:rPr>
          <w:rFonts w:ascii="Georgia" w:hAnsi="Georgia" w:cs="Times New Roman"/>
          <w:sz w:val="20"/>
          <w:szCs w:val="20"/>
        </w:rPr>
        <w:t>dieser</w:t>
      </w:r>
      <w:r w:rsidR="00FE6995">
        <w:rPr>
          <w:rFonts w:ascii="Georgia" w:hAnsi="Georgia" w:cs="Times New Roman"/>
          <w:sz w:val="20"/>
          <w:szCs w:val="20"/>
        </w:rPr>
        <w:t>,</w:t>
      </w:r>
      <w:r w:rsidR="00805E06" w:rsidRPr="00BE627A">
        <w:rPr>
          <w:rFonts w:ascii="Georgia" w:hAnsi="Georgia" w:cs="Times New Roman"/>
          <w:sz w:val="20"/>
          <w:szCs w:val="20"/>
        </w:rPr>
        <w:t xml:space="preserve"> wichtige Entscheidungen getroffen werden können.</w:t>
      </w:r>
      <w:r w:rsidR="0030613A" w:rsidRPr="00BE627A">
        <w:rPr>
          <w:rFonts w:ascii="Georgia" w:hAnsi="Georgia" w:cs="Times New Roman"/>
          <w:sz w:val="20"/>
          <w:szCs w:val="20"/>
        </w:rPr>
        <w:t xml:space="preserve"> </w:t>
      </w:r>
      <w:r w:rsidR="00107349">
        <w:rPr>
          <w:rFonts w:ascii="Georgia" w:hAnsi="Georgia" w:cs="Times New Roman"/>
          <w:sz w:val="20"/>
          <w:szCs w:val="20"/>
        </w:rPr>
        <w:t>Auch m</w:t>
      </w:r>
      <w:r w:rsidR="00FE6995" w:rsidRPr="00107349">
        <w:rPr>
          <w:rFonts w:ascii="Georgia" w:hAnsi="Georgia" w:cs="Times New Roman"/>
          <w:sz w:val="20"/>
          <w:szCs w:val="20"/>
        </w:rPr>
        <w:t xml:space="preserve">eine </w:t>
      </w:r>
      <w:r w:rsidR="00107349" w:rsidRPr="00107349">
        <w:rPr>
          <w:rFonts w:ascii="Georgia" w:hAnsi="Georgia" w:cs="Times New Roman"/>
          <w:sz w:val="20"/>
          <w:szCs w:val="20"/>
        </w:rPr>
        <w:t>Präsentationsf</w:t>
      </w:r>
      <w:r w:rsidR="00FE6995" w:rsidRPr="00107349">
        <w:rPr>
          <w:rFonts w:ascii="Georgia" w:hAnsi="Georgia" w:cs="Times New Roman"/>
          <w:sz w:val="20"/>
          <w:szCs w:val="20"/>
        </w:rPr>
        <w:t xml:space="preserve">ähigkeiten konnte ich </w:t>
      </w:r>
      <w:r w:rsidR="002505DD">
        <w:rPr>
          <w:rFonts w:ascii="Georgia" w:hAnsi="Georgia" w:cs="Times New Roman"/>
          <w:sz w:val="20"/>
          <w:szCs w:val="20"/>
        </w:rPr>
        <w:t>im Rahmen des Praktikums</w:t>
      </w:r>
      <w:r w:rsidR="00FE6995" w:rsidRPr="00107349">
        <w:rPr>
          <w:rFonts w:ascii="Georgia" w:hAnsi="Georgia" w:cs="Times New Roman"/>
          <w:sz w:val="20"/>
          <w:szCs w:val="20"/>
        </w:rPr>
        <w:t xml:space="preserve"> bei der </w:t>
      </w:r>
      <w:r w:rsidR="00107349" w:rsidRPr="00107349">
        <w:rPr>
          <w:rFonts w:ascii="Georgia" w:hAnsi="Georgia" w:cs="Times New Roman"/>
          <w:sz w:val="20"/>
          <w:szCs w:val="20"/>
        </w:rPr>
        <w:t>Durchführung von Schulungen der</w:t>
      </w:r>
      <w:r w:rsidR="008C0018">
        <w:rPr>
          <w:rFonts w:ascii="Georgia" w:hAnsi="Georgia" w:cs="Times New Roman"/>
          <w:sz w:val="20"/>
          <w:szCs w:val="20"/>
        </w:rPr>
        <w:t xml:space="preserve"> Mitarbeiter in den</w:t>
      </w:r>
      <w:r w:rsidR="00107349" w:rsidRPr="00107349">
        <w:rPr>
          <w:rFonts w:ascii="Georgia" w:hAnsi="Georgia" w:cs="Times New Roman"/>
          <w:sz w:val="20"/>
          <w:szCs w:val="20"/>
        </w:rPr>
        <w:t xml:space="preserve"> Tochtergesellschaften </w:t>
      </w:r>
      <w:r w:rsidR="00FE6995" w:rsidRPr="00107349">
        <w:rPr>
          <w:rFonts w:ascii="Georgia" w:hAnsi="Georgia" w:cs="Times New Roman"/>
          <w:sz w:val="20"/>
          <w:szCs w:val="20"/>
        </w:rPr>
        <w:t xml:space="preserve">unter </w:t>
      </w:r>
      <w:r w:rsidR="00107349" w:rsidRPr="00107349">
        <w:rPr>
          <w:rFonts w:ascii="Georgia" w:hAnsi="Georgia" w:cs="Times New Roman"/>
          <w:sz w:val="20"/>
          <w:szCs w:val="20"/>
        </w:rPr>
        <w:t>B</w:t>
      </w:r>
      <w:r w:rsidR="00FE6995" w:rsidRPr="00107349">
        <w:rPr>
          <w:rFonts w:ascii="Georgia" w:hAnsi="Georgia" w:cs="Times New Roman"/>
          <w:sz w:val="20"/>
          <w:szCs w:val="20"/>
        </w:rPr>
        <w:t xml:space="preserve">eweis stellen, wo vor allem mein professionelles Auftreten </w:t>
      </w:r>
      <w:r w:rsidR="008C0018">
        <w:rPr>
          <w:rFonts w:ascii="Georgia" w:hAnsi="Georgia" w:cs="Times New Roman"/>
          <w:sz w:val="20"/>
          <w:szCs w:val="20"/>
        </w:rPr>
        <w:t xml:space="preserve">äußerst </w:t>
      </w:r>
      <w:r w:rsidR="00FE6995" w:rsidRPr="00107349">
        <w:rPr>
          <w:rFonts w:ascii="Georgia" w:hAnsi="Georgia" w:cs="Times New Roman"/>
          <w:sz w:val="20"/>
          <w:szCs w:val="20"/>
        </w:rPr>
        <w:t>geschätzt wurde.</w:t>
      </w:r>
      <w:r w:rsidR="00107349">
        <w:rPr>
          <w:rFonts w:ascii="Georgia" w:hAnsi="Georgia" w:cs="Times New Roman"/>
          <w:sz w:val="20"/>
          <w:szCs w:val="20"/>
        </w:rPr>
        <w:t xml:space="preserve"> </w:t>
      </w:r>
      <w:r w:rsidR="00107349" w:rsidRPr="00BE627A">
        <w:rPr>
          <w:rFonts w:ascii="Georgia" w:hAnsi="Georgia" w:cs="Times New Roman"/>
          <w:sz w:val="20"/>
          <w:szCs w:val="20"/>
        </w:rPr>
        <w:t xml:space="preserve">Ich bin überzeugt, dass ich diese Stärken auch </w:t>
      </w:r>
      <w:r w:rsidR="00107349">
        <w:rPr>
          <w:rFonts w:ascii="Georgia" w:hAnsi="Georgia" w:cs="Times New Roman"/>
          <w:sz w:val="20"/>
          <w:szCs w:val="20"/>
        </w:rPr>
        <w:t>im Rahmen meines nächsten Praktikums</w:t>
      </w:r>
      <w:r w:rsidR="00107349" w:rsidRPr="00BE627A">
        <w:rPr>
          <w:rFonts w:ascii="Georgia" w:hAnsi="Georgia" w:cs="Times New Roman"/>
          <w:sz w:val="20"/>
          <w:szCs w:val="20"/>
        </w:rPr>
        <w:t xml:space="preserve"> ausgezeichnet einsetzen kann.</w:t>
      </w:r>
    </w:p>
    <w:p w14:paraId="2C090CDF" w14:textId="723F9A8E" w:rsidR="00E65B09" w:rsidRPr="00BE627A" w:rsidRDefault="00E65B09" w:rsidP="00677724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  <w:pPrChange w:id="19" w:author="David Döbele" w:date="2021-12-07T09:24:00Z">
          <w:pPr>
            <w:spacing w:after="0"/>
            <w:jc w:val="both"/>
          </w:pPr>
        </w:pPrChange>
      </w:pPr>
    </w:p>
    <w:p w14:paraId="19160B60" w14:textId="0873090E" w:rsidR="00E65B09" w:rsidRPr="00BE627A" w:rsidRDefault="00805E06" w:rsidP="00677724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  <w:pPrChange w:id="20" w:author="David Döbele" w:date="2021-12-07T09:24:00Z">
          <w:pPr>
            <w:spacing w:after="0"/>
            <w:jc w:val="both"/>
          </w:pPr>
        </w:pPrChange>
      </w:pPr>
      <w:r w:rsidRPr="00BE627A">
        <w:rPr>
          <w:rFonts w:ascii="Georgia" w:hAnsi="Georgia" w:cs="Times New Roman"/>
          <w:sz w:val="20"/>
          <w:szCs w:val="20"/>
        </w:rPr>
        <w:t>Ihr Unternehmen scheint mir dafür ideal.</w:t>
      </w:r>
      <w:r w:rsidR="0098773A" w:rsidRPr="00BE627A">
        <w:rPr>
          <w:rFonts w:ascii="Georgia" w:hAnsi="Georgia" w:cs="Times New Roman"/>
          <w:sz w:val="20"/>
          <w:szCs w:val="20"/>
        </w:rPr>
        <w:t xml:space="preserve"> Neben Ihrem Status als führende Beratungsgesellschaft im Bereich </w:t>
      </w:r>
      <w:r w:rsidR="0098773A" w:rsidRPr="00BE627A">
        <w:rPr>
          <w:rFonts w:ascii="Georgia" w:hAnsi="Georgia" w:cs="Times New Roman"/>
          <w:sz w:val="20"/>
          <w:szCs w:val="20"/>
          <w:highlight w:val="yellow"/>
        </w:rPr>
        <w:t>Advisory Services</w:t>
      </w:r>
      <w:r w:rsidR="0098773A" w:rsidRPr="00BE627A">
        <w:rPr>
          <w:rFonts w:ascii="Georgia" w:hAnsi="Georgia" w:cs="Times New Roman"/>
          <w:sz w:val="20"/>
          <w:szCs w:val="20"/>
        </w:rPr>
        <w:t xml:space="preserve"> gefällt mir besonders die Tatsache, dass Sie durch Ihren hohen Fokus auf </w:t>
      </w:r>
      <w:proofErr w:type="spellStart"/>
      <w:r w:rsidR="0098773A" w:rsidRPr="00BE627A">
        <w:rPr>
          <w:rFonts w:ascii="Georgia" w:hAnsi="Georgia" w:cs="Times New Roman"/>
          <w:sz w:val="20"/>
          <w:szCs w:val="20"/>
          <w:highlight w:val="yellow"/>
        </w:rPr>
        <w:t>xy</w:t>
      </w:r>
      <w:proofErr w:type="spellEnd"/>
    </w:p>
    <w:p w14:paraId="7DBF1E90" w14:textId="602DAA8A" w:rsidR="00E65B09" w:rsidRPr="00BE627A" w:rsidRDefault="00E65B09" w:rsidP="00677724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  <w:pPrChange w:id="21" w:author="David Döbele" w:date="2021-12-07T09:24:00Z">
          <w:pPr>
            <w:spacing w:after="0"/>
            <w:jc w:val="both"/>
          </w:pPr>
        </w:pPrChange>
      </w:pPr>
      <w:r w:rsidRPr="00BE627A">
        <w:rPr>
          <w:rFonts w:ascii="Georgia" w:hAnsi="Georgia" w:cs="Times New Roman"/>
          <w:sz w:val="20"/>
          <w:szCs w:val="20"/>
        </w:rPr>
        <w:t>Dritter Absatz</w:t>
      </w:r>
    </w:p>
    <w:p w14:paraId="4C4E7185" w14:textId="77777777" w:rsidR="00E65B09" w:rsidRPr="00BE627A" w:rsidRDefault="00E65B09" w:rsidP="00677724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  <w:pPrChange w:id="22" w:author="David Döbele" w:date="2021-12-07T09:24:00Z">
          <w:pPr>
            <w:spacing w:after="0"/>
            <w:jc w:val="both"/>
          </w:pPr>
        </w:pPrChange>
      </w:pPr>
      <w:r w:rsidRPr="00BE627A">
        <w:rPr>
          <w:rFonts w:ascii="Georgia" w:hAnsi="Georgia" w:cs="Times New Roman"/>
          <w:sz w:val="20"/>
          <w:szCs w:val="20"/>
        </w:rPr>
        <w:t>Dritter Absatz</w:t>
      </w:r>
    </w:p>
    <w:p w14:paraId="7865D3A7" w14:textId="77777777" w:rsidR="00E65B09" w:rsidRPr="00BE627A" w:rsidRDefault="00E65B09" w:rsidP="00677724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  <w:pPrChange w:id="23" w:author="David Döbele" w:date="2021-12-07T09:24:00Z">
          <w:pPr>
            <w:spacing w:after="0"/>
            <w:jc w:val="both"/>
          </w:pPr>
        </w:pPrChange>
      </w:pPr>
      <w:r w:rsidRPr="00BE627A">
        <w:rPr>
          <w:rFonts w:ascii="Georgia" w:hAnsi="Georgia" w:cs="Times New Roman"/>
          <w:sz w:val="20"/>
          <w:szCs w:val="20"/>
        </w:rPr>
        <w:t>Dritter Absatz</w:t>
      </w:r>
    </w:p>
    <w:p w14:paraId="3F7F2B9E" w14:textId="77777777" w:rsidR="00E65B09" w:rsidRPr="00BE627A" w:rsidRDefault="00E65B09" w:rsidP="00677724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  <w:pPrChange w:id="24" w:author="David Döbele" w:date="2021-12-07T09:24:00Z">
          <w:pPr>
            <w:spacing w:after="0"/>
            <w:jc w:val="both"/>
          </w:pPr>
        </w:pPrChange>
      </w:pPr>
      <w:r w:rsidRPr="00BE627A">
        <w:rPr>
          <w:rFonts w:ascii="Georgia" w:hAnsi="Georgia" w:cs="Times New Roman"/>
          <w:sz w:val="20"/>
          <w:szCs w:val="20"/>
        </w:rPr>
        <w:t>Dritter Absatz</w:t>
      </w:r>
    </w:p>
    <w:p w14:paraId="35394CA1" w14:textId="12A6CD94" w:rsidR="00E65B09" w:rsidRPr="00BE627A" w:rsidRDefault="00E65B09" w:rsidP="00677724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  <w:pPrChange w:id="25" w:author="David Döbele" w:date="2021-12-07T09:24:00Z">
          <w:pPr>
            <w:spacing w:after="0"/>
            <w:jc w:val="both"/>
          </w:pPr>
        </w:pPrChange>
      </w:pPr>
      <w:r w:rsidRPr="00BE627A">
        <w:rPr>
          <w:rFonts w:ascii="Georgia" w:hAnsi="Georgia" w:cs="Times New Roman"/>
          <w:sz w:val="20"/>
          <w:szCs w:val="20"/>
        </w:rPr>
        <w:t>Dritter Absatz</w:t>
      </w:r>
    </w:p>
    <w:p w14:paraId="0D1927BC" w14:textId="366D7854" w:rsidR="00E65B09" w:rsidRPr="00BE627A" w:rsidRDefault="00E65B09" w:rsidP="00677724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  <w:pPrChange w:id="26" w:author="David Döbele" w:date="2021-12-07T09:24:00Z">
          <w:pPr>
            <w:spacing w:after="0"/>
            <w:jc w:val="both"/>
          </w:pPr>
        </w:pPrChange>
      </w:pPr>
    </w:p>
    <w:p w14:paraId="2052A7F0" w14:textId="64FD207A" w:rsidR="00E65B09" w:rsidRPr="00BE627A" w:rsidRDefault="00521DC1" w:rsidP="00677724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  <w:pPrChange w:id="27" w:author="David Döbele" w:date="2021-12-07T09:24:00Z">
          <w:pPr>
            <w:spacing w:after="0"/>
            <w:jc w:val="both"/>
          </w:pPr>
        </w:pPrChange>
      </w:pPr>
      <w:r w:rsidRPr="00BE627A">
        <w:rPr>
          <w:rFonts w:ascii="Georgia" w:hAnsi="Georgia" w:cs="Times New Roman"/>
          <w:sz w:val="20"/>
          <w:szCs w:val="20"/>
        </w:rPr>
        <w:t xml:space="preserve">Von einem Praktikum in Ihrem Unternehmen erwarte ich mir die </w:t>
      </w:r>
      <w:r w:rsidRPr="00EB12A6">
        <w:rPr>
          <w:rFonts w:ascii="Georgia" w:hAnsi="Georgia" w:cs="Times New Roman"/>
          <w:sz w:val="20"/>
          <w:szCs w:val="20"/>
        </w:rPr>
        <w:t>Möglichkeit</w:t>
      </w:r>
      <w:ins w:id="28" w:author="David Döbele" w:date="2021-12-07T09:23:00Z">
        <w:r w:rsidR="00677724">
          <w:rPr>
            <w:rFonts w:ascii="Georgia" w:hAnsi="Georgia" w:cs="Times New Roman"/>
            <w:sz w:val="20"/>
            <w:szCs w:val="20"/>
          </w:rPr>
          <w:t>,</w:t>
        </w:r>
      </w:ins>
      <w:r w:rsidRPr="00EB12A6">
        <w:rPr>
          <w:rFonts w:ascii="Georgia" w:hAnsi="Georgia" w:cs="Times New Roman"/>
          <w:sz w:val="20"/>
          <w:szCs w:val="20"/>
        </w:rPr>
        <w:t xml:space="preserve"> </w:t>
      </w:r>
      <w:r w:rsidR="004D560A" w:rsidRPr="00EB12A6">
        <w:rPr>
          <w:rFonts w:ascii="Georgia" w:hAnsi="Georgia" w:cs="Times New Roman"/>
          <w:sz w:val="20"/>
          <w:szCs w:val="20"/>
        </w:rPr>
        <w:t>tiefergehendes</w:t>
      </w:r>
      <w:r w:rsidRPr="00EB12A6">
        <w:rPr>
          <w:rFonts w:ascii="Georgia" w:hAnsi="Georgia" w:cs="Times New Roman"/>
          <w:sz w:val="20"/>
          <w:szCs w:val="20"/>
        </w:rPr>
        <w:t xml:space="preserve"> Wissen über die Tätigkeit</w:t>
      </w:r>
      <w:r w:rsidR="004D560A" w:rsidRPr="00EB12A6">
        <w:rPr>
          <w:rFonts w:ascii="Georgia" w:hAnsi="Georgia" w:cs="Times New Roman"/>
          <w:sz w:val="20"/>
          <w:szCs w:val="20"/>
        </w:rPr>
        <w:t>sfelder</w:t>
      </w:r>
      <w:r w:rsidRPr="00EB12A6">
        <w:rPr>
          <w:rFonts w:ascii="Georgia" w:hAnsi="Georgia" w:cs="Times New Roman"/>
          <w:sz w:val="20"/>
          <w:szCs w:val="20"/>
        </w:rPr>
        <w:t xml:space="preserve"> eines Beraters zu </w:t>
      </w:r>
      <w:r w:rsidR="004D560A" w:rsidRPr="00EB12A6">
        <w:rPr>
          <w:rFonts w:ascii="Georgia" w:hAnsi="Georgia" w:cs="Times New Roman"/>
          <w:sz w:val="20"/>
          <w:szCs w:val="20"/>
        </w:rPr>
        <w:t>sammeln</w:t>
      </w:r>
      <w:r w:rsidRPr="00EB12A6">
        <w:rPr>
          <w:rFonts w:ascii="Georgia" w:hAnsi="Georgia" w:cs="Times New Roman"/>
          <w:sz w:val="20"/>
          <w:szCs w:val="20"/>
        </w:rPr>
        <w:t xml:space="preserve"> </w:t>
      </w:r>
      <w:r w:rsidR="00BE627A" w:rsidRPr="00EB12A6">
        <w:rPr>
          <w:rFonts w:ascii="Georgia" w:hAnsi="Georgia" w:cs="Times New Roman"/>
          <w:sz w:val="20"/>
          <w:szCs w:val="20"/>
        </w:rPr>
        <w:t>sowie die Möglichkeit, meine eigenen Ideen bei Ihnen</w:t>
      </w:r>
      <w:r w:rsidR="0098773A" w:rsidRPr="00EB12A6">
        <w:rPr>
          <w:rFonts w:ascii="Georgia" w:hAnsi="Georgia" w:cs="Times New Roman"/>
          <w:sz w:val="20"/>
          <w:szCs w:val="20"/>
        </w:rPr>
        <w:t xml:space="preserve"> </w:t>
      </w:r>
      <w:r w:rsidR="00BE627A" w:rsidRPr="00EB12A6">
        <w:rPr>
          <w:rFonts w:ascii="Georgia" w:hAnsi="Georgia" w:cs="Times New Roman"/>
          <w:sz w:val="20"/>
          <w:szCs w:val="20"/>
        </w:rPr>
        <w:t>mehrwertschaffend einbringen zu können.</w:t>
      </w:r>
      <w:r w:rsidR="00BE627A">
        <w:rPr>
          <w:rFonts w:ascii="Georgia" w:hAnsi="Georgia" w:cs="Times New Roman"/>
          <w:sz w:val="20"/>
          <w:szCs w:val="20"/>
        </w:rPr>
        <w:t xml:space="preserve"> Ich bin überzeugt, dass ich durch meine große Lern- und Einsatzbereitschaft, meine Faszination an der Tätigkeit eines Beraters und meiner ausgeprägten Teamfähigkeit eine Bereicherung für </w:t>
      </w:r>
      <w:proofErr w:type="spellStart"/>
      <w:r w:rsidR="00BE627A" w:rsidRPr="00BE627A">
        <w:rPr>
          <w:rFonts w:ascii="Georgia" w:hAnsi="Georgia" w:cs="Times New Roman"/>
          <w:sz w:val="20"/>
          <w:szCs w:val="20"/>
          <w:highlight w:val="yellow"/>
        </w:rPr>
        <w:t>xy</w:t>
      </w:r>
      <w:proofErr w:type="spellEnd"/>
      <w:r w:rsidR="00BE627A">
        <w:rPr>
          <w:rFonts w:ascii="Georgia" w:hAnsi="Georgia" w:cs="Times New Roman"/>
          <w:sz w:val="20"/>
          <w:szCs w:val="20"/>
        </w:rPr>
        <w:t xml:space="preserve"> sein</w:t>
      </w:r>
      <w:r w:rsidR="00F969DF">
        <w:rPr>
          <w:rFonts w:ascii="Georgia" w:hAnsi="Georgia" w:cs="Times New Roman"/>
          <w:sz w:val="20"/>
          <w:szCs w:val="20"/>
        </w:rPr>
        <w:t xml:space="preserve"> </w:t>
      </w:r>
      <w:r w:rsidR="00F969DF" w:rsidRPr="00107349">
        <w:rPr>
          <w:rFonts w:ascii="Georgia" w:hAnsi="Georgia" w:cs="Times New Roman"/>
          <w:sz w:val="20"/>
          <w:szCs w:val="20"/>
        </w:rPr>
        <w:t>werde</w:t>
      </w:r>
      <w:r w:rsidR="00BE627A" w:rsidRPr="00107349">
        <w:rPr>
          <w:rFonts w:ascii="Georgia" w:hAnsi="Georgia" w:cs="Times New Roman"/>
          <w:sz w:val="20"/>
          <w:szCs w:val="20"/>
        </w:rPr>
        <w:t xml:space="preserve"> und</w:t>
      </w:r>
      <w:r w:rsidR="00BE307D" w:rsidRPr="00107349">
        <w:rPr>
          <w:rFonts w:ascii="Georgia" w:hAnsi="Georgia" w:cs="Times New Roman"/>
          <w:sz w:val="20"/>
          <w:szCs w:val="20"/>
        </w:rPr>
        <w:t xml:space="preserve"> </w:t>
      </w:r>
      <w:r w:rsidR="00BE627A" w:rsidRPr="00107349">
        <w:rPr>
          <w:rFonts w:ascii="Georgia" w:hAnsi="Georgia" w:cs="Times New Roman"/>
          <w:sz w:val="20"/>
          <w:szCs w:val="20"/>
        </w:rPr>
        <w:t>würde mich sehr darüber freuen,</w:t>
      </w:r>
      <w:r w:rsidR="00BE627A">
        <w:rPr>
          <w:rFonts w:ascii="Georgia" w:hAnsi="Georgia" w:cs="Times New Roman"/>
          <w:sz w:val="20"/>
          <w:szCs w:val="20"/>
        </w:rPr>
        <w:t xml:space="preserve"> Sie auch in einem persönlichen Gespräch von mir überzeugen zu dürfen.</w:t>
      </w:r>
    </w:p>
    <w:p w14:paraId="11B49693" w14:textId="63C4B0FD" w:rsidR="00E65B09" w:rsidRPr="00BE627A" w:rsidRDefault="00E65B09" w:rsidP="00677724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  <w:pPrChange w:id="29" w:author="David Döbele" w:date="2021-12-07T09:24:00Z">
          <w:pPr>
            <w:spacing w:after="0"/>
            <w:jc w:val="both"/>
          </w:pPr>
        </w:pPrChange>
      </w:pPr>
    </w:p>
    <w:p w14:paraId="4459D038" w14:textId="07A27375" w:rsidR="00E65B09" w:rsidRPr="00BE627A" w:rsidRDefault="0099776A" w:rsidP="00677724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  <w:pPrChange w:id="30" w:author="David Döbele" w:date="2021-12-07T09:24:00Z">
          <w:pPr>
            <w:spacing w:after="0"/>
            <w:jc w:val="both"/>
          </w:pPr>
        </w:pPrChange>
      </w:pPr>
      <w:r w:rsidRPr="00BE627A">
        <w:rPr>
          <w:rFonts w:ascii="Georgia" w:hAnsi="Georgia" w:cs="Times New Roman"/>
          <w:sz w:val="20"/>
          <w:szCs w:val="20"/>
        </w:rPr>
        <w:t>Mit freundlichen Grüßen</w:t>
      </w:r>
    </w:p>
    <w:sectPr w:rsidR="00E65B09" w:rsidRPr="00BE627A" w:rsidSect="002627D2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6459"/>
    <w:rsid w:val="000555E4"/>
    <w:rsid w:val="0005670D"/>
    <w:rsid w:val="000710B0"/>
    <w:rsid w:val="00073C82"/>
    <w:rsid w:val="00081359"/>
    <w:rsid w:val="00082749"/>
    <w:rsid w:val="000875C2"/>
    <w:rsid w:val="000A154E"/>
    <w:rsid w:val="000A5AB8"/>
    <w:rsid w:val="000A6678"/>
    <w:rsid w:val="000A7DEB"/>
    <w:rsid w:val="000C55DE"/>
    <w:rsid w:val="000E7FA3"/>
    <w:rsid w:val="000F371C"/>
    <w:rsid w:val="00107349"/>
    <w:rsid w:val="00117F83"/>
    <w:rsid w:val="00146C8E"/>
    <w:rsid w:val="00152DF9"/>
    <w:rsid w:val="00156A98"/>
    <w:rsid w:val="001669DB"/>
    <w:rsid w:val="00171D11"/>
    <w:rsid w:val="001819B1"/>
    <w:rsid w:val="001A4522"/>
    <w:rsid w:val="001C17FC"/>
    <w:rsid w:val="001D079A"/>
    <w:rsid w:val="001E0088"/>
    <w:rsid w:val="001E0903"/>
    <w:rsid w:val="001E1EE7"/>
    <w:rsid w:val="002042CB"/>
    <w:rsid w:val="002062F6"/>
    <w:rsid w:val="00212042"/>
    <w:rsid w:val="002213EE"/>
    <w:rsid w:val="0023683A"/>
    <w:rsid w:val="002467A0"/>
    <w:rsid w:val="002505DD"/>
    <w:rsid w:val="002536DC"/>
    <w:rsid w:val="00255EC1"/>
    <w:rsid w:val="00257D2A"/>
    <w:rsid w:val="002627D2"/>
    <w:rsid w:val="00264191"/>
    <w:rsid w:val="0027047C"/>
    <w:rsid w:val="002708C2"/>
    <w:rsid w:val="00274324"/>
    <w:rsid w:val="002A5B9F"/>
    <w:rsid w:val="002D309E"/>
    <w:rsid w:val="002D594E"/>
    <w:rsid w:val="002E39B8"/>
    <w:rsid w:val="002F51FA"/>
    <w:rsid w:val="0030613A"/>
    <w:rsid w:val="00311A15"/>
    <w:rsid w:val="00315D9A"/>
    <w:rsid w:val="003213AB"/>
    <w:rsid w:val="003250EA"/>
    <w:rsid w:val="003421B1"/>
    <w:rsid w:val="00375D2D"/>
    <w:rsid w:val="003811BC"/>
    <w:rsid w:val="0038671F"/>
    <w:rsid w:val="003947A8"/>
    <w:rsid w:val="003D464F"/>
    <w:rsid w:val="003D5D1E"/>
    <w:rsid w:val="003F3290"/>
    <w:rsid w:val="003F688C"/>
    <w:rsid w:val="004072C1"/>
    <w:rsid w:val="00415608"/>
    <w:rsid w:val="00424CAF"/>
    <w:rsid w:val="00434D23"/>
    <w:rsid w:val="004403CB"/>
    <w:rsid w:val="0045320D"/>
    <w:rsid w:val="00453C2F"/>
    <w:rsid w:val="00454C0B"/>
    <w:rsid w:val="0046226E"/>
    <w:rsid w:val="00474FC2"/>
    <w:rsid w:val="00492923"/>
    <w:rsid w:val="004A1501"/>
    <w:rsid w:val="004A615C"/>
    <w:rsid w:val="004B4510"/>
    <w:rsid w:val="004C156C"/>
    <w:rsid w:val="004C174A"/>
    <w:rsid w:val="004D560A"/>
    <w:rsid w:val="00500EFA"/>
    <w:rsid w:val="00506322"/>
    <w:rsid w:val="00507BBD"/>
    <w:rsid w:val="00521DC1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1586"/>
    <w:rsid w:val="00593C9C"/>
    <w:rsid w:val="005B231F"/>
    <w:rsid w:val="005C55F7"/>
    <w:rsid w:val="005D7D49"/>
    <w:rsid w:val="005E00BC"/>
    <w:rsid w:val="005E63B8"/>
    <w:rsid w:val="005F350B"/>
    <w:rsid w:val="00601F3E"/>
    <w:rsid w:val="00603752"/>
    <w:rsid w:val="00632F05"/>
    <w:rsid w:val="0063723B"/>
    <w:rsid w:val="00647413"/>
    <w:rsid w:val="006502BE"/>
    <w:rsid w:val="00677724"/>
    <w:rsid w:val="006940CC"/>
    <w:rsid w:val="006A7895"/>
    <w:rsid w:val="006B302C"/>
    <w:rsid w:val="006D2592"/>
    <w:rsid w:val="006F58EC"/>
    <w:rsid w:val="00706233"/>
    <w:rsid w:val="007251EA"/>
    <w:rsid w:val="007340D7"/>
    <w:rsid w:val="007472BD"/>
    <w:rsid w:val="00755A3D"/>
    <w:rsid w:val="007675B1"/>
    <w:rsid w:val="007773B9"/>
    <w:rsid w:val="00797EF1"/>
    <w:rsid w:val="007A3246"/>
    <w:rsid w:val="007A64C5"/>
    <w:rsid w:val="007A719D"/>
    <w:rsid w:val="007B1B2B"/>
    <w:rsid w:val="007C59D2"/>
    <w:rsid w:val="007D5BD8"/>
    <w:rsid w:val="007E4326"/>
    <w:rsid w:val="007F0344"/>
    <w:rsid w:val="007F11FD"/>
    <w:rsid w:val="007F7EA0"/>
    <w:rsid w:val="008049F7"/>
    <w:rsid w:val="00805E06"/>
    <w:rsid w:val="00807293"/>
    <w:rsid w:val="0083750F"/>
    <w:rsid w:val="008428CF"/>
    <w:rsid w:val="008460EA"/>
    <w:rsid w:val="0085213A"/>
    <w:rsid w:val="008565FD"/>
    <w:rsid w:val="00857C6F"/>
    <w:rsid w:val="008657E3"/>
    <w:rsid w:val="00867CED"/>
    <w:rsid w:val="00874503"/>
    <w:rsid w:val="00883B55"/>
    <w:rsid w:val="0089337A"/>
    <w:rsid w:val="008A248F"/>
    <w:rsid w:val="008B402E"/>
    <w:rsid w:val="008C0018"/>
    <w:rsid w:val="008C27C1"/>
    <w:rsid w:val="008D6664"/>
    <w:rsid w:val="008D7CDB"/>
    <w:rsid w:val="008E100E"/>
    <w:rsid w:val="008E4BA9"/>
    <w:rsid w:val="008E7A27"/>
    <w:rsid w:val="008E7D17"/>
    <w:rsid w:val="0098773A"/>
    <w:rsid w:val="00991E04"/>
    <w:rsid w:val="0099776A"/>
    <w:rsid w:val="009A256E"/>
    <w:rsid w:val="009A5756"/>
    <w:rsid w:val="009C29E9"/>
    <w:rsid w:val="009D07DC"/>
    <w:rsid w:val="009D3BBF"/>
    <w:rsid w:val="009F46A7"/>
    <w:rsid w:val="00A1282E"/>
    <w:rsid w:val="00A14247"/>
    <w:rsid w:val="00A40D57"/>
    <w:rsid w:val="00A44493"/>
    <w:rsid w:val="00A53760"/>
    <w:rsid w:val="00AA2791"/>
    <w:rsid w:val="00AA3081"/>
    <w:rsid w:val="00AA4C7C"/>
    <w:rsid w:val="00AB4CD0"/>
    <w:rsid w:val="00AC61EE"/>
    <w:rsid w:val="00AC66C4"/>
    <w:rsid w:val="00AC7086"/>
    <w:rsid w:val="00AE26F5"/>
    <w:rsid w:val="00AE3A33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666E"/>
    <w:rsid w:val="00BB3512"/>
    <w:rsid w:val="00BB3C75"/>
    <w:rsid w:val="00BE307D"/>
    <w:rsid w:val="00BE627A"/>
    <w:rsid w:val="00BF522D"/>
    <w:rsid w:val="00C0214A"/>
    <w:rsid w:val="00C030C1"/>
    <w:rsid w:val="00C1562F"/>
    <w:rsid w:val="00C6717B"/>
    <w:rsid w:val="00C71380"/>
    <w:rsid w:val="00C9003C"/>
    <w:rsid w:val="00C97ECA"/>
    <w:rsid w:val="00CA1160"/>
    <w:rsid w:val="00CA702E"/>
    <w:rsid w:val="00CA7350"/>
    <w:rsid w:val="00CB639D"/>
    <w:rsid w:val="00CD51E6"/>
    <w:rsid w:val="00CE433B"/>
    <w:rsid w:val="00D30CEA"/>
    <w:rsid w:val="00D71D8E"/>
    <w:rsid w:val="00D9281A"/>
    <w:rsid w:val="00DA3404"/>
    <w:rsid w:val="00DA524B"/>
    <w:rsid w:val="00DB471D"/>
    <w:rsid w:val="00DC6FDC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473ED"/>
    <w:rsid w:val="00E47DAF"/>
    <w:rsid w:val="00E5541D"/>
    <w:rsid w:val="00E62550"/>
    <w:rsid w:val="00E65B09"/>
    <w:rsid w:val="00E70516"/>
    <w:rsid w:val="00E83116"/>
    <w:rsid w:val="00E914E5"/>
    <w:rsid w:val="00E91B86"/>
    <w:rsid w:val="00EA6CEC"/>
    <w:rsid w:val="00EA7AC2"/>
    <w:rsid w:val="00EB12A6"/>
    <w:rsid w:val="00EC000C"/>
    <w:rsid w:val="00ED3FA4"/>
    <w:rsid w:val="00EF2FD5"/>
    <w:rsid w:val="00F11473"/>
    <w:rsid w:val="00F253C5"/>
    <w:rsid w:val="00F270C0"/>
    <w:rsid w:val="00F30624"/>
    <w:rsid w:val="00F4717F"/>
    <w:rsid w:val="00F5301B"/>
    <w:rsid w:val="00F54856"/>
    <w:rsid w:val="00F55CE3"/>
    <w:rsid w:val="00F74175"/>
    <w:rsid w:val="00F92A04"/>
    <w:rsid w:val="00F969DF"/>
    <w:rsid w:val="00FA4972"/>
    <w:rsid w:val="00FA5291"/>
    <w:rsid w:val="00FD7864"/>
    <w:rsid w:val="00FE6995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docId w15:val="{4D0575F9-E278-4900-8214-79D11E533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erarbeitung">
    <w:name w:val="Revision"/>
    <w:hidden/>
    <w:uiPriority w:val="99"/>
    <w:semiHidden/>
    <w:rsid w:val="006777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</Words>
  <Characters>2862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Döbele</cp:lastModifiedBy>
  <cp:revision>16</cp:revision>
  <dcterms:created xsi:type="dcterms:W3CDTF">2021-11-21T11:05:00Z</dcterms:created>
  <dcterms:modified xsi:type="dcterms:W3CDTF">2021-12-07T08:24:00Z</dcterms:modified>
</cp:coreProperties>
</file>