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87F8" w14:textId="6A0EBB65" w:rsidR="009728F4" w:rsidRPr="00442BD8" w:rsidRDefault="00AB5E00">
      <w:pPr>
        <w:rPr>
          <w:sz w:val="24"/>
          <w:szCs w:val="24"/>
        </w:rPr>
      </w:pPr>
      <w:r>
        <w:rPr>
          <w:sz w:val="24"/>
          <w:szCs w:val="24"/>
        </w:rPr>
        <w:t xml:space="preserve">Zuerst danke ich Ihnen, dass ich heute hier sein darf. Ich freue mich, mich Ihnen </w:t>
      </w:r>
      <w:r w:rsidR="008C4AD5">
        <w:rPr>
          <w:sz w:val="24"/>
          <w:szCs w:val="24"/>
        </w:rPr>
        <w:t>präsentieren</w:t>
      </w:r>
      <w:r>
        <w:rPr>
          <w:sz w:val="24"/>
          <w:szCs w:val="24"/>
        </w:rPr>
        <w:t xml:space="preserve"> zu dürfen.</w:t>
      </w:r>
    </w:p>
    <w:p w14:paraId="37E5994C" w14:textId="240AC554" w:rsidR="00344E7C" w:rsidRPr="00442BD8" w:rsidDel="00DC3303" w:rsidRDefault="00344E7C">
      <w:pPr>
        <w:rPr>
          <w:del w:id="0" w:author="Jonas Stegh" w:date="2025-01-13T20:43:00Z" w16du:dateUtc="2025-01-13T19:43:00Z"/>
          <w:sz w:val="24"/>
          <w:szCs w:val="24"/>
        </w:rPr>
      </w:pPr>
      <w:del w:id="1" w:author="Jonas Stegh" w:date="2025-01-13T20:43:00Z" w16du:dateUtc="2025-01-13T19:43:00Z">
        <w:r w:rsidRPr="00442BD8" w:rsidDel="00DC3303">
          <w:rPr>
            <w:sz w:val="24"/>
            <w:szCs w:val="24"/>
          </w:rPr>
          <w:delText>Auch wenn es auf den ersten Blick nicht relevant erschein</w:delText>
        </w:r>
        <w:r w:rsidR="00B2795E" w:rsidDel="00DC3303">
          <w:rPr>
            <w:sz w:val="24"/>
            <w:szCs w:val="24"/>
          </w:rPr>
          <w:delText>en mag</w:delText>
        </w:r>
        <w:r w:rsidR="00AB5E00" w:rsidDel="00DC3303">
          <w:rPr>
            <w:sz w:val="24"/>
            <w:szCs w:val="24"/>
          </w:rPr>
          <w:delText xml:space="preserve"> </w:delText>
        </w:r>
        <w:r w:rsidRPr="00442BD8" w:rsidDel="00DC3303">
          <w:rPr>
            <w:sz w:val="24"/>
            <w:szCs w:val="24"/>
          </w:rPr>
          <w:delText xml:space="preserve">und </w:delText>
        </w:r>
        <w:r w:rsidR="00AB5E00" w:rsidDel="00DC3303">
          <w:rPr>
            <w:sz w:val="24"/>
            <w:szCs w:val="24"/>
          </w:rPr>
          <w:delText>daher</w:delText>
        </w:r>
        <w:r w:rsidRPr="00442BD8" w:rsidDel="00DC3303">
          <w:rPr>
            <w:sz w:val="24"/>
            <w:szCs w:val="24"/>
          </w:rPr>
          <w:delText xml:space="preserve"> auch nicht auf meinen Lebenslauf steht, würde ich gerne ganz am Anfang meines Lebenslaufes beginnen, da </w:delText>
        </w:r>
        <w:r w:rsidR="0036622B" w:rsidDel="00DC3303">
          <w:rPr>
            <w:sz w:val="24"/>
            <w:szCs w:val="24"/>
          </w:rPr>
          <w:delText>dieser Teil meine heutige Person stark geprägt hat.</w:delText>
        </w:r>
      </w:del>
    </w:p>
    <w:p w14:paraId="528DF94A" w14:textId="26463F94" w:rsidR="00442BD8" w:rsidRPr="00442BD8" w:rsidDel="00DC3303" w:rsidRDefault="00344E7C" w:rsidP="00DC3303">
      <w:pPr>
        <w:rPr>
          <w:del w:id="2" w:author="Jonas Stegh" w:date="2025-01-13T20:48:00Z" w16du:dateUtc="2025-01-13T19:48:00Z"/>
          <w:sz w:val="24"/>
          <w:szCs w:val="24"/>
        </w:rPr>
      </w:pPr>
      <w:r w:rsidRPr="00442BD8">
        <w:rPr>
          <w:sz w:val="24"/>
          <w:szCs w:val="24"/>
        </w:rPr>
        <w:t>Als ich in die Primarschule kam, konnte ich tatsächlich noch kein Deutsch</w:t>
      </w:r>
      <w:r w:rsidR="0036622B">
        <w:rPr>
          <w:sz w:val="24"/>
          <w:szCs w:val="24"/>
        </w:rPr>
        <w:t xml:space="preserve">, da ich </w:t>
      </w:r>
      <w:proofErr w:type="spellStart"/>
      <w:r w:rsidR="0036622B">
        <w:rPr>
          <w:sz w:val="24"/>
          <w:szCs w:val="24"/>
        </w:rPr>
        <w:t>albanischsprachig</w:t>
      </w:r>
      <w:proofErr w:type="spellEnd"/>
      <w:r w:rsidR="0036622B">
        <w:rPr>
          <w:sz w:val="24"/>
          <w:szCs w:val="24"/>
        </w:rPr>
        <w:t xml:space="preserve"> aufgewachsen bin. Somit kam ich </w:t>
      </w:r>
      <w:r w:rsidRPr="00442BD8">
        <w:rPr>
          <w:sz w:val="24"/>
          <w:szCs w:val="24"/>
        </w:rPr>
        <w:t xml:space="preserve">in eine sogenannte «Förderklasse», in denen Kinder mit verschiedenen Schwierigkeiten </w:t>
      </w:r>
      <w:r w:rsidR="008E2A4F">
        <w:rPr>
          <w:sz w:val="24"/>
          <w:szCs w:val="24"/>
        </w:rPr>
        <w:t>geschickt werden</w:t>
      </w:r>
      <w:r w:rsidRPr="00442BD8">
        <w:rPr>
          <w:sz w:val="24"/>
          <w:szCs w:val="24"/>
        </w:rPr>
        <w:t xml:space="preserve">. Glücklicherweise habe ich die Kurve gekriegt und wie Sie heute hören können, beherrsche ich </w:t>
      </w:r>
      <w:r w:rsidR="00686EBE">
        <w:rPr>
          <w:sz w:val="24"/>
          <w:szCs w:val="24"/>
        </w:rPr>
        <w:t>sogar</w:t>
      </w:r>
      <w:r w:rsidRPr="00442BD8">
        <w:rPr>
          <w:sz w:val="24"/>
          <w:szCs w:val="24"/>
        </w:rPr>
        <w:t xml:space="preserve"> die deutsche Sprache. </w:t>
      </w:r>
      <w:r w:rsidR="0036622B">
        <w:rPr>
          <w:sz w:val="24"/>
          <w:szCs w:val="24"/>
        </w:rPr>
        <w:t>Später kam ich in die</w:t>
      </w:r>
      <w:r w:rsidRPr="00442BD8">
        <w:rPr>
          <w:sz w:val="24"/>
          <w:szCs w:val="24"/>
        </w:rPr>
        <w:t xml:space="preserve"> Sekundarschule, bedeutet in der Schweiz die 7-9 Klasse. Um in der Schweiz</w:t>
      </w:r>
      <w:r w:rsidR="0036622B">
        <w:rPr>
          <w:sz w:val="24"/>
          <w:szCs w:val="24"/>
        </w:rPr>
        <w:t xml:space="preserve"> dann aber</w:t>
      </w:r>
      <w:r w:rsidRPr="00442BD8">
        <w:rPr>
          <w:sz w:val="24"/>
          <w:szCs w:val="24"/>
        </w:rPr>
        <w:t xml:space="preserve"> auf das Gymnasium zu dürfen, muss</w:t>
      </w:r>
      <w:r w:rsidR="0036622B">
        <w:rPr>
          <w:sz w:val="24"/>
          <w:szCs w:val="24"/>
        </w:rPr>
        <w:t xml:space="preserve"> man</w:t>
      </w:r>
      <w:r w:rsidRPr="00442BD8">
        <w:rPr>
          <w:sz w:val="24"/>
          <w:szCs w:val="24"/>
        </w:rPr>
        <w:t xml:space="preserve"> eine Aufnahmeprüfung mit einer 4.0 </w:t>
      </w:r>
      <w:r w:rsidR="0036622B">
        <w:rPr>
          <w:sz w:val="24"/>
          <w:szCs w:val="24"/>
        </w:rPr>
        <w:t>bestehen</w:t>
      </w:r>
      <w:r w:rsidRPr="00442BD8">
        <w:rPr>
          <w:sz w:val="24"/>
          <w:szCs w:val="24"/>
        </w:rPr>
        <w:t xml:space="preserve">. </w:t>
      </w:r>
      <w:r w:rsidR="00AB5E00">
        <w:rPr>
          <w:sz w:val="24"/>
          <w:szCs w:val="24"/>
        </w:rPr>
        <w:t>I</w:t>
      </w:r>
      <w:r w:rsidRPr="00442BD8">
        <w:rPr>
          <w:sz w:val="24"/>
          <w:szCs w:val="24"/>
        </w:rPr>
        <w:t xml:space="preserve">ch habe die Prüfung in 2 Jahren 2-mal geschrieben und beide Male nicht bestehen können. In meinem letzten Jahr habe ich die Aufnahmeprüfung für die Fachmittelschule (in Deutschland Fachabi) geschrieben und wieder nicht geschafft. Zumindest die Schriftliche, ich durfte danach an die Mündliche und konnte glücklicherweise überzeugen, </w:t>
      </w:r>
      <w:commentRangeStart w:id="3"/>
      <w:del w:id="4" w:author="Jonas Stegh" w:date="2025-01-13T20:48:00Z" w16du:dateUtc="2025-01-13T19:48:00Z">
        <w:r w:rsidRPr="00442BD8" w:rsidDel="00DC3303">
          <w:rPr>
            <w:sz w:val="24"/>
            <w:szCs w:val="24"/>
          </w:rPr>
          <w:delText xml:space="preserve">ansonsten wäre ich ohne nichts dagestanden und wäre heute nicht hier. </w:delText>
        </w:r>
      </w:del>
    </w:p>
    <w:p w14:paraId="63376D8F" w14:textId="7C088D54" w:rsidR="00DC3303" w:rsidRDefault="00344E7C" w:rsidP="00DC3303">
      <w:pPr>
        <w:rPr>
          <w:ins w:id="5" w:author="Jonas Stegh" w:date="2025-01-13T20:50:00Z" w16du:dateUtc="2025-01-13T19:50:00Z"/>
          <w:sz w:val="24"/>
          <w:szCs w:val="24"/>
        </w:rPr>
      </w:pPr>
      <w:del w:id="6" w:author="Jonas Stegh" w:date="2025-01-13T20:48:00Z" w16du:dateUtc="2025-01-13T19:48:00Z">
        <w:r w:rsidRPr="00442BD8" w:rsidDel="00DC3303">
          <w:rPr>
            <w:sz w:val="24"/>
            <w:szCs w:val="24"/>
          </w:rPr>
          <w:delText xml:space="preserve">Zu viel dazu, </w:delText>
        </w:r>
        <w:commentRangeEnd w:id="3"/>
        <w:r w:rsidR="00DC3303" w:rsidDel="00DC3303">
          <w:rPr>
            <w:rStyle w:val="CommentReference"/>
          </w:rPr>
          <w:commentReference w:id="3"/>
        </w:r>
      </w:del>
      <w:del w:id="7" w:author="Jonas Stegh" w:date="2025-01-13T20:44:00Z" w16du:dateUtc="2025-01-13T19:44:00Z">
        <w:r w:rsidRPr="00442BD8" w:rsidDel="00DC3303">
          <w:rPr>
            <w:sz w:val="24"/>
            <w:szCs w:val="24"/>
          </w:rPr>
          <w:delText>jetzt kommt die erste Station, die auch auf meinem Lebenslauf zu sehen ist: Nämlich die Fachmittelschule</w:delText>
        </w:r>
        <w:r w:rsidR="00442BD8" w:rsidRPr="00442BD8" w:rsidDel="00DC3303">
          <w:rPr>
            <w:sz w:val="24"/>
            <w:szCs w:val="24"/>
          </w:rPr>
          <w:delText>.</w:delText>
        </w:r>
      </w:del>
      <w:r w:rsidR="00CA6825">
        <w:rPr>
          <w:sz w:val="24"/>
          <w:szCs w:val="24"/>
        </w:rPr>
        <w:t xml:space="preserve"> Aber ich wollte ja grundsätzlich gar nicht da sein.</w:t>
      </w:r>
      <w:r w:rsidR="00442BD8" w:rsidRPr="00442BD8">
        <w:rPr>
          <w:sz w:val="24"/>
          <w:szCs w:val="24"/>
        </w:rPr>
        <w:t xml:space="preserve"> Hier hatte man </w:t>
      </w:r>
      <w:r w:rsidR="00CA6825">
        <w:rPr>
          <w:sz w:val="24"/>
          <w:szCs w:val="24"/>
        </w:rPr>
        <w:t xml:space="preserve">aber </w:t>
      </w:r>
      <w:r w:rsidR="00442BD8" w:rsidRPr="00442BD8">
        <w:rPr>
          <w:sz w:val="24"/>
          <w:szCs w:val="24"/>
        </w:rPr>
        <w:t xml:space="preserve">die Möglichkeit im ersten Semester eine 5.0 im Schnitt zu erreichen, um an die gymnasiale Maturitätsschule zu wechseln. Ich habe es versucht und </w:t>
      </w:r>
      <w:r w:rsidR="0036622B">
        <w:rPr>
          <w:sz w:val="24"/>
          <w:szCs w:val="24"/>
        </w:rPr>
        <w:t>bin das dritte Mal</w:t>
      </w:r>
      <w:r w:rsidR="00442BD8" w:rsidRPr="00442BD8">
        <w:rPr>
          <w:sz w:val="24"/>
          <w:szCs w:val="24"/>
        </w:rPr>
        <w:t xml:space="preserve"> kläglich gescheitert. </w:t>
      </w:r>
      <w:commentRangeStart w:id="8"/>
      <w:r w:rsidR="0036622B">
        <w:rPr>
          <w:sz w:val="24"/>
          <w:szCs w:val="24"/>
        </w:rPr>
        <w:t>Ab</w:t>
      </w:r>
      <w:r w:rsidR="00442BD8" w:rsidRPr="00442BD8">
        <w:rPr>
          <w:sz w:val="24"/>
          <w:szCs w:val="24"/>
        </w:rPr>
        <w:t xml:space="preserve"> diesem Moment kam der wichtigste </w:t>
      </w:r>
      <w:r w:rsidR="0036622B">
        <w:rPr>
          <w:sz w:val="24"/>
          <w:szCs w:val="24"/>
        </w:rPr>
        <w:t>Wendepunkt</w:t>
      </w:r>
      <w:r w:rsidR="00442BD8" w:rsidRPr="00442BD8">
        <w:rPr>
          <w:sz w:val="24"/>
          <w:szCs w:val="24"/>
        </w:rPr>
        <w:t xml:space="preserve"> meines Lebens: Nach diesem Ereignis hatte ich die Erkenntnis, wie wichtig </w:t>
      </w:r>
      <w:r w:rsidR="0036622B">
        <w:rPr>
          <w:sz w:val="24"/>
          <w:szCs w:val="24"/>
        </w:rPr>
        <w:t>meine Bildung ist und das meine Zukunft davon abhängt</w:t>
      </w:r>
      <w:r w:rsidR="00442BD8" w:rsidRPr="00442BD8">
        <w:rPr>
          <w:sz w:val="24"/>
          <w:szCs w:val="24"/>
        </w:rPr>
        <w:t xml:space="preserve">. Davor hatte ich immer den Drive, den Willen, hatte aber nie die Ernsthaftigkeit dessen verstanden. </w:t>
      </w:r>
      <w:commentRangeEnd w:id="8"/>
      <w:r w:rsidR="00DC3303">
        <w:rPr>
          <w:rStyle w:val="CommentReference"/>
        </w:rPr>
        <w:commentReference w:id="8"/>
      </w:r>
      <w:r w:rsidR="00442BD8" w:rsidRPr="00442BD8">
        <w:rPr>
          <w:sz w:val="24"/>
          <w:szCs w:val="24"/>
        </w:rPr>
        <w:t xml:space="preserve">Zudem </w:t>
      </w:r>
      <w:r w:rsidR="00232D89">
        <w:rPr>
          <w:sz w:val="24"/>
          <w:szCs w:val="24"/>
        </w:rPr>
        <w:t xml:space="preserve">erfuhr ich damals zum ersten Mal von der Beratung und </w:t>
      </w:r>
      <w:r w:rsidR="00442BD8" w:rsidRPr="00442BD8">
        <w:rPr>
          <w:sz w:val="24"/>
          <w:szCs w:val="24"/>
        </w:rPr>
        <w:t>was die Beratung</w:t>
      </w:r>
      <w:r w:rsidR="00017300">
        <w:rPr>
          <w:sz w:val="24"/>
          <w:szCs w:val="24"/>
        </w:rPr>
        <w:t xml:space="preserve"> eigentlich ist</w:t>
      </w:r>
      <w:r w:rsidR="00442BD8" w:rsidRPr="00442BD8">
        <w:rPr>
          <w:sz w:val="24"/>
          <w:szCs w:val="24"/>
        </w:rPr>
        <w:t xml:space="preserve">. </w:t>
      </w:r>
      <w:commentRangeStart w:id="9"/>
      <w:r w:rsidR="00442BD8" w:rsidRPr="00442BD8">
        <w:rPr>
          <w:sz w:val="24"/>
          <w:szCs w:val="24"/>
        </w:rPr>
        <w:t>Dies</w:t>
      </w:r>
      <w:r w:rsidR="00AB5E00">
        <w:rPr>
          <w:sz w:val="24"/>
          <w:szCs w:val="24"/>
        </w:rPr>
        <w:t>er Beruf</w:t>
      </w:r>
      <w:r w:rsidR="00442BD8" w:rsidRPr="00442BD8">
        <w:rPr>
          <w:sz w:val="24"/>
          <w:szCs w:val="24"/>
        </w:rPr>
        <w:t xml:space="preserve"> faszinierte mich, da ich </w:t>
      </w:r>
      <w:r w:rsidR="0036622B">
        <w:rPr>
          <w:sz w:val="24"/>
          <w:szCs w:val="24"/>
        </w:rPr>
        <w:t>unternehmerisches Denken und Problemlösungen liebe</w:t>
      </w:r>
      <w:ins w:id="10" w:author="Jonas Stegh" w:date="2025-01-13T20:50:00Z" w16du:dateUtc="2025-01-13T19:50:00Z">
        <w:r w:rsidR="00DC3303">
          <w:rPr>
            <w:sz w:val="24"/>
            <w:szCs w:val="24"/>
          </w:rPr>
          <w:t xml:space="preserve"> </w:t>
        </w:r>
      </w:ins>
      <w:del w:id="11" w:author="Jonas Stegh" w:date="2025-01-13T20:50:00Z" w16du:dateUtc="2025-01-13T19:50:00Z">
        <w:r w:rsidR="0036622B" w:rsidDel="00DC3303">
          <w:rPr>
            <w:sz w:val="24"/>
            <w:szCs w:val="24"/>
          </w:rPr>
          <w:delText xml:space="preserve"> </w:delText>
        </w:r>
      </w:del>
      <w:commentRangeEnd w:id="9"/>
      <w:r w:rsidR="00DC3303">
        <w:rPr>
          <w:rStyle w:val="CommentReference"/>
        </w:rPr>
        <w:commentReference w:id="9"/>
      </w:r>
    </w:p>
    <w:p w14:paraId="2215D8F3" w14:textId="244169F2" w:rsidR="00DC3303" w:rsidRDefault="00DC3303" w:rsidP="00DC3303">
      <w:pPr>
        <w:rPr>
          <w:ins w:id="12" w:author="Jonas Stegh" w:date="2025-01-13T20:51:00Z" w16du:dateUtc="2025-01-13T19:51:00Z"/>
          <w:sz w:val="24"/>
          <w:szCs w:val="24"/>
        </w:rPr>
      </w:pPr>
      <w:ins w:id="13" w:author="Jonas Stegh" w:date="2025-01-13T20:50:00Z" w16du:dateUtc="2025-01-13T19:50:00Z">
        <w:r>
          <w:rPr>
            <w:sz w:val="24"/>
            <w:szCs w:val="24"/>
          </w:rPr>
          <w:t>Und seitdem arbeite ich auch darauf hin in diesem Bereich arbeiten zu könn</w:t>
        </w:r>
      </w:ins>
      <w:ins w:id="14" w:author="Jonas Stegh" w:date="2025-01-13T20:51:00Z" w16du:dateUtc="2025-01-13T19:51:00Z">
        <w:r>
          <w:rPr>
            <w:sz w:val="24"/>
            <w:szCs w:val="24"/>
          </w:rPr>
          <w:t>en</w:t>
        </w:r>
      </w:ins>
    </w:p>
    <w:p w14:paraId="7F84C7B3" w14:textId="3FB29392" w:rsidR="00DC3303" w:rsidRDefault="00DC3303" w:rsidP="00DC3303">
      <w:pPr>
        <w:rPr>
          <w:ins w:id="15" w:author="Jonas Stegh" w:date="2025-01-13T20:50:00Z" w16du:dateUtc="2025-01-13T19:50:00Z"/>
          <w:sz w:val="24"/>
          <w:szCs w:val="24"/>
        </w:rPr>
      </w:pPr>
      <w:ins w:id="16" w:author="Jonas Stegh" w:date="2025-01-13T20:51:00Z" w16du:dateUtc="2025-01-13T19:51:00Z">
        <w:r>
          <w:rPr>
            <w:sz w:val="24"/>
            <w:szCs w:val="24"/>
          </w:rPr>
          <w:t xml:space="preserve">Auf der einen Seite </w:t>
        </w:r>
      </w:ins>
    </w:p>
    <w:p w14:paraId="3049CCBA" w14:textId="1AEAF29A" w:rsidR="00442BD8" w:rsidRDefault="0036622B" w:rsidP="00DC3303">
      <w:pPr>
        <w:rPr>
          <w:sz w:val="24"/>
          <w:szCs w:val="24"/>
        </w:rPr>
      </w:pPr>
      <w:del w:id="17" w:author="Jonas Stegh" w:date="2025-01-13T20:50:00Z" w16du:dateUtc="2025-01-13T19:50:00Z">
        <w:r w:rsidDel="00DC3303">
          <w:rPr>
            <w:sz w:val="24"/>
            <w:szCs w:val="24"/>
          </w:rPr>
          <w:delText xml:space="preserve">– </w:delText>
        </w:r>
      </w:del>
      <w:del w:id="18" w:author="Jonas Stegh" w:date="2025-01-13T20:51:00Z" w16du:dateUtc="2025-01-13T19:51:00Z">
        <w:r w:rsidDel="00DC3303">
          <w:rPr>
            <w:sz w:val="24"/>
            <w:szCs w:val="24"/>
          </w:rPr>
          <w:delText>eine Leidenschaft, die sich in Projekten wie meiner Top-20-Platzierung bei Red Bull Basement Schweiz widerspiegelt</w:delText>
        </w:r>
        <w:r w:rsidR="00442BD8" w:rsidRPr="00442BD8" w:rsidDel="00DC3303">
          <w:rPr>
            <w:sz w:val="24"/>
            <w:szCs w:val="24"/>
          </w:rPr>
          <w:delText xml:space="preserve">. </w:delText>
        </w:r>
      </w:del>
      <w:r w:rsidR="00442BD8" w:rsidRPr="00442BD8">
        <w:rPr>
          <w:sz w:val="24"/>
          <w:szCs w:val="24"/>
        </w:rPr>
        <w:t>Dann kam meine letzte Chance</w:t>
      </w:r>
      <w:r w:rsidR="00442BD8">
        <w:rPr>
          <w:sz w:val="24"/>
          <w:szCs w:val="24"/>
        </w:rPr>
        <w:t xml:space="preserve">: Im 5. Semester der Fachmittelschule </w:t>
      </w:r>
      <w:r>
        <w:rPr>
          <w:sz w:val="24"/>
          <w:szCs w:val="24"/>
        </w:rPr>
        <w:t xml:space="preserve">hatte man erneut die Chance zum Wechsel an die gymnasiale Maturitätsschule und ich schaffte es. </w:t>
      </w:r>
      <w:r w:rsidR="00442BD8">
        <w:rPr>
          <w:sz w:val="24"/>
          <w:szCs w:val="24"/>
        </w:rPr>
        <w:t xml:space="preserve">Dort </w:t>
      </w:r>
      <w:r w:rsidR="00EB424E">
        <w:rPr>
          <w:sz w:val="24"/>
          <w:szCs w:val="24"/>
        </w:rPr>
        <w:t>vertiefte ich mein Interesse für die Beratung durch</w:t>
      </w:r>
      <w:r w:rsidR="00501A25">
        <w:rPr>
          <w:sz w:val="24"/>
          <w:szCs w:val="24"/>
        </w:rPr>
        <w:t xml:space="preserve"> einen Sprachaufenthalt in London </w:t>
      </w:r>
      <w:del w:id="19" w:author="Jonas Stegh" w:date="2025-01-13T20:51:00Z" w16du:dateUtc="2025-01-13T19:51:00Z">
        <w:r w:rsidR="00501A25" w:rsidDel="00DC3303">
          <w:rPr>
            <w:sz w:val="24"/>
            <w:szCs w:val="24"/>
          </w:rPr>
          <w:delText>sowie</w:delText>
        </w:r>
        <w:r w:rsidR="00EB424E" w:rsidDel="00DC3303">
          <w:rPr>
            <w:sz w:val="24"/>
            <w:szCs w:val="24"/>
          </w:rPr>
          <w:delText xml:space="preserve"> praktische Erfahrungen, wie etwa eine Unternehmenssimulation, bei der ich als CEO erfolgreich ein Team leitete und unter allen Teams den ersten Platz erreichten. </w:delText>
        </w:r>
      </w:del>
    </w:p>
    <w:p w14:paraId="66831122" w14:textId="66ED4FE6" w:rsidR="00344E7C" w:rsidRDefault="00442BD8">
      <w:pPr>
        <w:rPr>
          <w:ins w:id="20" w:author="Jonas Stegh" w:date="2025-01-13T20:51:00Z" w16du:dateUtc="2025-01-13T19:51:00Z"/>
          <w:sz w:val="24"/>
          <w:szCs w:val="24"/>
        </w:rPr>
      </w:pPr>
      <w:r>
        <w:rPr>
          <w:sz w:val="24"/>
          <w:szCs w:val="24"/>
        </w:rPr>
        <w:t>Durch meine Faszination für die Beratung und das Unternehmertum war es dann ein logische</w:t>
      </w:r>
      <w:r w:rsidR="00EB424E">
        <w:rPr>
          <w:sz w:val="24"/>
          <w:szCs w:val="24"/>
        </w:rPr>
        <w:t>r</w:t>
      </w:r>
      <w:r>
        <w:rPr>
          <w:sz w:val="24"/>
          <w:szCs w:val="24"/>
        </w:rPr>
        <w:t xml:space="preserve"> </w:t>
      </w:r>
      <w:r w:rsidR="00EB424E">
        <w:rPr>
          <w:sz w:val="24"/>
          <w:szCs w:val="24"/>
        </w:rPr>
        <w:t>Schritt an die Universität St. Gallen zu gehen</w:t>
      </w:r>
      <w:r>
        <w:rPr>
          <w:sz w:val="24"/>
          <w:szCs w:val="24"/>
        </w:rPr>
        <w:t xml:space="preserve">. Im Studium </w:t>
      </w:r>
      <w:r w:rsidR="004969E1">
        <w:rPr>
          <w:sz w:val="24"/>
          <w:szCs w:val="24"/>
        </w:rPr>
        <w:t xml:space="preserve">entschied ich mich dazu eine Vertiefung im Strategischen Management </w:t>
      </w:r>
      <w:r w:rsidR="00EB424E">
        <w:rPr>
          <w:sz w:val="24"/>
          <w:szCs w:val="24"/>
        </w:rPr>
        <w:t>anzugehen sowie</w:t>
      </w:r>
      <w:r w:rsidR="004969E1">
        <w:rPr>
          <w:sz w:val="24"/>
          <w:szCs w:val="24"/>
        </w:rPr>
        <w:t xml:space="preserve"> eine Zusatzausbildung im Bereich «Integrative </w:t>
      </w:r>
      <w:proofErr w:type="spellStart"/>
      <w:r w:rsidR="004969E1">
        <w:rPr>
          <w:sz w:val="24"/>
          <w:szCs w:val="24"/>
        </w:rPr>
        <w:t>Sustainability</w:t>
      </w:r>
      <w:proofErr w:type="spellEnd"/>
      <w:r w:rsidR="004969E1">
        <w:rPr>
          <w:sz w:val="24"/>
          <w:szCs w:val="24"/>
        </w:rPr>
        <w:t xml:space="preserve"> Management» zu beginnen, welche</w:t>
      </w:r>
      <w:r w:rsidR="00070412">
        <w:rPr>
          <w:sz w:val="24"/>
          <w:szCs w:val="24"/>
        </w:rPr>
        <w:t xml:space="preserve"> ich</w:t>
      </w:r>
      <w:r w:rsidR="004969E1">
        <w:rPr>
          <w:sz w:val="24"/>
          <w:szCs w:val="24"/>
        </w:rPr>
        <w:t xml:space="preserve"> voraussichtlich dieses Semester </w:t>
      </w:r>
      <w:r w:rsidR="00EB424E">
        <w:rPr>
          <w:sz w:val="24"/>
          <w:szCs w:val="24"/>
        </w:rPr>
        <w:t>abschliesse</w:t>
      </w:r>
      <w:r w:rsidR="004969E1">
        <w:rPr>
          <w:sz w:val="24"/>
          <w:szCs w:val="24"/>
        </w:rPr>
        <w:t xml:space="preserve">. In dieser Zusatzausbildung habe ich dann auch erstmals ein reales Verständnis für Nachhaltigkeitsthemen entwickelt und deren </w:t>
      </w:r>
      <w:r w:rsidR="00105E98">
        <w:rPr>
          <w:sz w:val="24"/>
          <w:szCs w:val="24"/>
        </w:rPr>
        <w:t>Wichtigkeit</w:t>
      </w:r>
      <w:r w:rsidR="004969E1">
        <w:rPr>
          <w:sz w:val="24"/>
          <w:szCs w:val="24"/>
        </w:rPr>
        <w:t xml:space="preserve"> erkannt. </w:t>
      </w:r>
      <w:commentRangeStart w:id="21"/>
      <w:r w:rsidR="004969E1">
        <w:rPr>
          <w:sz w:val="24"/>
          <w:szCs w:val="24"/>
        </w:rPr>
        <w:t xml:space="preserve">Dies </w:t>
      </w:r>
      <w:r w:rsidR="004969E1">
        <w:rPr>
          <w:sz w:val="24"/>
          <w:szCs w:val="24"/>
        </w:rPr>
        <w:lastRenderedPageBreak/>
        <w:t xml:space="preserve">ist eines der Gründe, weshalb ich mich für diese Position in der Energiewirtschaft entschieden habe. Zusätzlich </w:t>
      </w:r>
      <w:r w:rsidR="00AB1C8A">
        <w:rPr>
          <w:sz w:val="24"/>
          <w:szCs w:val="24"/>
        </w:rPr>
        <w:t>hatte ich einen Austausch</w:t>
      </w:r>
      <w:r w:rsidR="004969E1">
        <w:rPr>
          <w:sz w:val="24"/>
          <w:szCs w:val="24"/>
        </w:rPr>
        <w:t xml:space="preserve"> mit einem ehemaligen Praktikanten von Ihnen </w:t>
      </w:r>
      <w:r w:rsidR="004969E1" w:rsidRPr="004969E1">
        <w:rPr>
          <w:color w:val="FF0000"/>
          <w:sz w:val="24"/>
          <w:szCs w:val="24"/>
        </w:rPr>
        <w:t xml:space="preserve">(Namen nennen?), </w:t>
      </w:r>
      <w:r w:rsidR="004969E1">
        <w:rPr>
          <w:sz w:val="24"/>
          <w:szCs w:val="24"/>
        </w:rPr>
        <w:t>der mir die Position auch wärmstens empfehlen konnte, was mich in meiner Entscheidung stärkte.</w:t>
      </w:r>
      <w:commentRangeEnd w:id="21"/>
      <w:r w:rsidR="00DC3303">
        <w:rPr>
          <w:rStyle w:val="CommentReference"/>
        </w:rPr>
        <w:commentReference w:id="21"/>
      </w:r>
    </w:p>
    <w:p w14:paraId="6614D368" w14:textId="7DB8887C" w:rsidR="00DC3303" w:rsidRDefault="00DC3303">
      <w:pPr>
        <w:rPr>
          <w:ins w:id="22" w:author="Jonas Stegh" w:date="2025-01-13T20:51:00Z" w16du:dateUtc="2025-01-13T19:51:00Z"/>
          <w:sz w:val="24"/>
          <w:szCs w:val="24"/>
        </w:rPr>
      </w:pPr>
      <w:ins w:id="23" w:author="Jonas Stegh" w:date="2025-01-13T20:51:00Z" w16du:dateUtc="2025-01-13T19:51:00Z">
        <w:r>
          <w:rPr>
            <w:sz w:val="24"/>
            <w:szCs w:val="24"/>
          </w:rPr>
          <w:t>Auf der anderen Seite, versuche ich auch Schritt-für-Schritt die praktischen Erfahrungen z</w:t>
        </w:r>
      </w:ins>
      <w:ins w:id="24" w:author="Jonas Stegh" w:date="2025-01-13T20:52:00Z" w16du:dateUtc="2025-01-13T19:52:00Z">
        <w:r>
          <w:rPr>
            <w:sz w:val="24"/>
            <w:szCs w:val="24"/>
          </w:rPr>
          <w:t>u sammeln. Das hat angefangen mit</w:t>
        </w:r>
      </w:ins>
    </w:p>
    <w:p w14:paraId="1ABDDB56" w14:textId="23BCB241" w:rsidR="00DC3303" w:rsidRDefault="00DC3303">
      <w:pPr>
        <w:rPr>
          <w:ins w:id="25" w:author="Jonas Stegh" w:date="2025-01-13T20:51:00Z" w16du:dateUtc="2025-01-13T19:51:00Z"/>
          <w:sz w:val="24"/>
          <w:szCs w:val="24"/>
        </w:rPr>
      </w:pPr>
      <w:ins w:id="26" w:author="Jonas Stegh" w:date="2025-01-13T20:51:00Z" w16du:dateUtc="2025-01-13T19:51:00Z">
        <w:r>
          <w:rPr>
            <w:sz w:val="24"/>
            <w:szCs w:val="24"/>
          </w:rPr>
          <w:t xml:space="preserve">eine Leidenschaft, die sich in Projekten wie meiner Top-20-Platzierung bei </w:t>
        </w:r>
        <w:proofErr w:type="spellStart"/>
        <w:r>
          <w:rPr>
            <w:sz w:val="24"/>
            <w:szCs w:val="24"/>
          </w:rPr>
          <w:t>Red</w:t>
        </w:r>
        <w:proofErr w:type="spellEnd"/>
        <w:r>
          <w:rPr>
            <w:sz w:val="24"/>
            <w:szCs w:val="24"/>
          </w:rPr>
          <w:t xml:space="preserve"> Bull Basement Schweiz widerspiegelt</w:t>
        </w:r>
        <w:r w:rsidRPr="00442BD8">
          <w:rPr>
            <w:sz w:val="24"/>
            <w:szCs w:val="24"/>
          </w:rPr>
          <w:t>.</w:t>
        </w:r>
      </w:ins>
    </w:p>
    <w:p w14:paraId="68EC838B" w14:textId="50BDFE94" w:rsidR="00DC3303" w:rsidRDefault="00DC3303">
      <w:pPr>
        <w:rPr>
          <w:sz w:val="24"/>
          <w:szCs w:val="24"/>
        </w:rPr>
      </w:pPr>
      <w:ins w:id="27" w:author="Jonas Stegh" w:date="2025-01-13T20:51:00Z" w16du:dateUtc="2025-01-13T19:51:00Z">
        <w:r>
          <w:rPr>
            <w:sz w:val="24"/>
            <w:szCs w:val="24"/>
          </w:rPr>
          <w:t>sowie praktische Erfahrungen, wie etwa eine Unternehmenssimulation, bei der ich als CEO erfolgreich ein Team leitete und unter allen Teams den ersten Platz erreichten.</w:t>
        </w:r>
      </w:ins>
    </w:p>
    <w:p w14:paraId="6815982A" w14:textId="52496BCF" w:rsidR="004B7F49" w:rsidRDefault="00EB424E">
      <w:pPr>
        <w:rPr>
          <w:ins w:id="28" w:author="Jonas Stegh" w:date="2025-01-13T20:52:00Z" w16du:dateUtc="2025-01-13T19:52:00Z"/>
          <w:sz w:val="24"/>
          <w:szCs w:val="24"/>
        </w:rPr>
      </w:pPr>
      <w:commentRangeStart w:id="29"/>
      <w:commentRangeStart w:id="30"/>
      <w:r>
        <w:rPr>
          <w:sz w:val="24"/>
          <w:szCs w:val="24"/>
        </w:rPr>
        <w:t>Besonders interessant</w:t>
      </w:r>
      <w:r w:rsidR="00B20927">
        <w:rPr>
          <w:sz w:val="24"/>
          <w:szCs w:val="24"/>
        </w:rPr>
        <w:t xml:space="preserve"> </w:t>
      </w:r>
      <w:commentRangeEnd w:id="29"/>
      <w:r w:rsidR="00DC3303">
        <w:rPr>
          <w:rStyle w:val="CommentReference"/>
        </w:rPr>
        <w:commentReference w:id="29"/>
      </w:r>
      <w:commentRangeEnd w:id="30"/>
      <w:r w:rsidR="00DC3303">
        <w:rPr>
          <w:rStyle w:val="CommentReference"/>
        </w:rPr>
        <w:commentReference w:id="30"/>
      </w:r>
      <w:r w:rsidR="00B20927">
        <w:rPr>
          <w:sz w:val="24"/>
          <w:szCs w:val="24"/>
        </w:rPr>
        <w:t>in meine</w:t>
      </w:r>
      <w:r w:rsidR="00FA04C1">
        <w:rPr>
          <w:sz w:val="24"/>
          <w:szCs w:val="24"/>
        </w:rPr>
        <w:t>m</w:t>
      </w:r>
      <w:r w:rsidR="00B20927">
        <w:rPr>
          <w:sz w:val="24"/>
          <w:szCs w:val="24"/>
        </w:rPr>
        <w:t xml:space="preserve"> Studium</w:t>
      </w:r>
      <w:r>
        <w:rPr>
          <w:sz w:val="24"/>
          <w:szCs w:val="24"/>
        </w:rPr>
        <w:t xml:space="preserve"> war auch</w:t>
      </w:r>
      <w:r w:rsidR="00BB748A">
        <w:rPr>
          <w:sz w:val="24"/>
          <w:szCs w:val="24"/>
        </w:rPr>
        <w:t xml:space="preserve"> kürzlich</w:t>
      </w:r>
      <w:r>
        <w:rPr>
          <w:sz w:val="24"/>
          <w:szCs w:val="24"/>
        </w:rPr>
        <w:t xml:space="preserve"> mein Consulting-Mandat bei «</w:t>
      </w:r>
      <w:proofErr w:type="spellStart"/>
      <w:r>
        <w:rPr>
          <w:sz w:val="24"/>
          <w:szCs w:val="24"/>
        </w:rPr>
        <w:t>Foodflows</w:t>
      </w:r>
      <w:proofErr w:type="spellEnd"/>
      <w:r>
        <w:rPr>
          <w:sz w:val="24"/>
          <w:szCs w:val="24"/>
        </w:rPr>
        <w:t>», einem Start-Up mit Fokus auf transparente Lieferketten zwischen Brasilien und der Schweiz</w:t>
      </w:r>
      <w:r w:rsidR="009937D9">
        <w:rPr>
          <w:sz w:val="24"/>
          <w:szCs w:val="24"/>
        </w:rPr>
        <w:t>. Hier konnte ich durch die Entwicklung einer P</w:t>
      </w:r>
      <w:r w:rsidR="00AF5E9C">
        <w:rPr>
          <w:sz w:val="24"/>
          <w:szCs w:val="24"/>
        </w:rPr>
        <w:t>roduktp</w:t>
      </w:r>
      <w:r w:rsidR="009937D9">
        <w:rPr>
          <w:sz w:val="24"/>
          <w:szCs w:val="24"/>
        </w:rPr>
        <w:t>ortfoliostrategie mein Wissen in Nachhaltigkeit und meine analytischen Fähigkeiten weiterentwickeln sowie meine Teamfähigkeit deutlich stärken.</w:t>
      </w:r>
    </w:p>
    <w:p w14:paraId="7B778A7E" w14:textId="2FA45C84" w:rsidR="00DC3303" w:rsidRDefault="00DC3303">
      <w:pPr>
        <w:rPr>
          <w:sz w:val="24"/>
          <w:szCs w:val="24"/>
        </w:rPr>
      </w:pPr>
      <w:ins w:id="31" w:author="Jonas Stegh" w:date="2025-01-13T20:52:00Z" w16du:dateUtc="2025-01-13T19:52:00Z">
        <w:r>
          <w:rPr>
            <w:sz w:val="24"/>
            <w:szCs w:val="24"/>
          </w:rPr>
          <w:t xml:space="preserve">Und möchte nun zum ersten Mal so richtig in die Beratung einsteigen und als </w:t>
        </w:r>
        <w:proofErr w:type="spellStart"/>
        <w:r>
          <w:rPr>
            <w:sz w:val="24"/>
            <w:szCs w:val="24"/>
          </w:rPr>
          <w:t>als</w:t>
        </w:r>
        <w:proofErr w:type="spellEnd"/>
        <w:r>
          <w:rPr>
            <w:sz w:val="24"/>
            <w:szCs w:val="24"/>
          </w:rPr>
          <w:t xml:space="preserve"> ich ihre Stelle im Nachhaltigkeitsbereich gesehen habe, dachte ic</w:t>
        </w:r>
      </w:ins>
      <w:ins w:id="32" w:author="Jonas Stegh" w:date="2025-01-13T20:53:00Z" w16du:dateUtc="2025-01-13T19:53:00Z">
        <w:r>
          <w:rPr>
            <w:sz w:val="24"/>
            <w:szCs w:val="24"/>
          </w:rPr>
          <w:t>h das passt ja wirklich perfekt zu mir. Ich denke mit meiner</w:t>
        </w:r>
      </w:ins>
    </w:p>
    <w:p w14:paraId="2DF77CCB" w14:textId="18222E6E" w:rsidR="004969E1" w:rsidRPr="00442BD8" w:rsidRDefault="001C6592">
      <w:pPr>
        <w:rPr>
          <w:sz w:val="24"/>
          <w:szCs w:val="24"/>
        </w:rPr>
      </w:pPr>
      <w:del w:id="33" w:author="Jonas Stegh" w:date="2025-01-13T20:53:00Z" w16du:dateUtc="2025-01-13T19:53:00Z">
        <w:r w:rsidDel="00DC3303">
          <w:rPr>
            <w:sz w:val="24"/>
            <w:szCs w:val="24"/>
          </w:rPr>
          <w:delText>Der Grund, weshalb ich so viel Wert auf mein</w:delText>
        </w:r>
        <w:r w:rsidR="00804946" w:rsidDel="00DC3303">
          <w:rPr>
            <w:sz w:val="24"/>
            <w:szCs w:val="24"/>
          </w:rPr>
          <w:delText>e frühen Stationen gelegt habe, ist, m</w:delText>
        </w:r>
        <w:r w:rsidR="00EB424E" w:rsidDel="00DC3303">
          <w:rPr>
            <w:sz w:val="24"/>
            <w:szCs w:val="24"/>
          </w:rPr>
          <w:delText>ein Lebensweg zeigt</w:delText>
        </w:r>
        <w:r w:rsidR="00330B98" w:rsidDel="00DC3303">
          <w:rPr>
            <w:sz w:val="24"/>
            <w:szCs w:val="24"/>
          </w:rPr>
          <w:delText xml:space="preserve">, dass ich </w:delText>
        </w:r>
      </w:del>
      <w:r w:rsidR="00330B98">
        <w:rPr>
          <w:sz w:val="24"/>
          <w:szCs w:val="24"/>
        </w:rPr>
        <w:t>diszipliniert</w:t>
      </w:r>
      <w:r w:rsidR="00EB424E">
        <w:rPr>
          <w:sz w:val="24"/>
          <w:szCs w:val="24"/>
        </w:rPr>
        <w:t xml:space="preserve">, </w:t>
      </w:r>
      <w:r w:rsidR="00C0094E">
        <w:rPr>
          <w:sz w:val="24"/>
          <w:szCs w:val="24"/>
        </w:rPr>
        <w:t>ehrgeizig</w:t>
      </w:r>
      <w:r w:rsidR="00EB424E">
        <w:rPr>
          <w:sz w:val="24"/>
          <w:szCs w:val="24"/>
        </w:rPr>
        <w:t xml:space="preserve"> </w:t>
      </w:r>
      <w:r w:rsidR="0061479D">
        <w:rPr>
          <w:sz w:val="24"/>
          <w:szCs w:val="24"/>
        </w:rPr>
        <w:t>und eigenständig bin</w:t>
      </w:r>
      <w:r w:rsidR="00F27860">
        <w:rPr>
          <w:sz w:val="24"/>
          <w:szCs w:val="24"/>
        </w:rPr>
        <w:t xml:space="preserve"> und mich nie entmutigen </w:t>
      </w:r>
      <w:proofErr w:type="spellStart"/>
      <w:r w:rsidR="00F27860">
        <w:rPr>
          <w:sz w:val="24"/>
          <w:szCs w:val="24"/>
        </w:rPr>
        <w:t>lasse</w:t>
      </w:r>
      <w:r w:rsidR="00EB424E">
        <w:rPr>
          <w:sz w:val="24"/>
          <w:szCs w:val="24"/>
        </w:rPr>
        <w:t>.</w:t>
      </w:r>
      <w:del w:id="34" w:author="Jonas Stegh" w:date="2025-01-13T20:53:00Z" w16du:dateUtc="2025-01-13T19:53:00Z">
        <w:r w:rsidR="0061479D" w:rsidDel="00D62D40">
          <w:rPr>
            <w:sz w:val="24"/>
            <w:szCs w:val="24"/>
          </w:rPr>
          <w:delText xml:space="preserve"> </w:delText>
        </w:r>
      </w:del>
      <w:ins w:id="35" w:author="Jonas Stegh" w:date="2025-01-13T20:53:00Z" w16du:dateUtc="2025-01-13T19:53:00Z">
        <w:r w:rsidR="00D62D40">
          <w:rPr>
            <w:sz w:val="24"/>
            <w:szCs w:val="24"/>
          </w:rPr>
          <w:t>Passe</w:t>
        </w:r>
        <w:proofErr w:type="spellEnd"/>
        <w:r w:rsidR="00D62D40">
          <w:rPr>
            <w:sz w:val="24"/>
            <w:szCs w:val="24"/>
          </w:rPr>
          <w:t xml:space="preserve"> ich super zu Rödl &amp; </w:t>
        </w:r>
        <w:proofErr w:type="spellStart"/>
        <w:r w:rsidR="00D62D40">
          <w:rPr>
            <w:sz w:val="24"/>
            <w:szCs w:val="24"/>
          </w:rPr>
          <w:t>partner</w:t>
        </w:r>
        <w:proofErr w:type="spellEnd"/>
        <w:r w:rsidR="00D62D40">
          <w:rPr>
            <w:sz w:val="24"/>
            <w:szCs w:val="24"/>
          </w:rPr>
          <w:t xml:space="preserve"> und in einem Gespräch mit einem ehemaligen </w:t>
        </w:r>
        <w:proofErr w:type="spellStart"/>
        <w:r w:rsidR="00D62D40">
          <w:rPr>
            <w:sz w:val="24"/>
            <w:szCs w:val="24"/>
          </w:rPr>
          <w:t>Prakti</w:t>
        </w:r>
        <w:proofErr w:type="spellEnd"/>
        <w:r w:rsidR="00D62D40">
          <w:rPr>
            <w:sz w:val="24"/>
            <w:szCs w:val="24"/>
          </w:rPr>
          <w:t xml:space="preserve">… </w:t>
        </w:r>
      </w:ins>
      <w:del w:id="36" w:author="Jonas Stegh" w:date="2025-01-13T20:53:00Z" w16du:dateUtc="2025-01-13T19:53:00Z">
        <w:r w:rsidR="0061479D" w:rsidDel="00D62D40">
          <w:rPr>
            <w:sz w:val="24"/>
            <w:szCs w:val="24"/>
          </w:rPr>
          <w:delText>Niemand konnte mir den Weg ebnen – alles, was ich erreicht habe, war das Ergebnis meines proaktiven Handelns und meiner Fähigkeit, Herausforderungen eigenständig zu meistern.</w:delText>
        </w:r>
        <w:r w:rsidR="00EB424E" w:rsidDel="00D62D40">
          <w:rPr>
            <w:sz w:val="24"/>
            <w:szCs w:val="24"/>
          </w:rPr>
          <w:delText xml:space="preserve"> </w:delText>
        </w:r>
        <w:commentRangeStart w:id="37"/>
        <w:r w:rsidR="00EB424E" w:rsidDel="00D62D40">
          <w:rPr>
            <w:sz w:val="24"/>
            <w:szCs w:val="24"/>
          </w:rPr>
          <w:delText xml:space="preserve">Diese Eigenschaften, kombiniert mit meiner unternehmerischen Denkweise und meinem Interesse für Nachhaltigkeit, machen mich zum </w:delText>
        </w:r>
        <w:r w:rsidR="00700C25" w:rsidDel="00D62D40">
          <w:rPr>
            <w:sz w:val="24"/>
            <w:szCs w:val="24"/>
          </w:rPr>
          <w:delText>idealen</w:delText>
        </w:r>
        <w:r w:rsidR="00EB424E" w:rsidDel="00D62D40">
          <w:rPr>
            <w:sz w:val="24"/>
            <w:szCs w:val="24"/>
          </w:rPr>
          <w:delText xml:space="preserve"> Kandidaten für Ihr </w:delText>
        </w:r>
        <w:r w:rsidR="009937D9" w:rsidDel="00D62D40">
          <w:rPr>
            <w:sz w:val="24"/>
            <w:szCs w:val="24"/>
          </w:rPr>
          <w:delText>T</w:delText>
        </w:r>
        <w:r w:rsidR="00EB424E" w:rsidDel="00D62D40">
          <w:rPr>
            <w:sz w:val="24"/>
            <w:szCs w:val="24"/>
          </w:rPr>
          <w:delText>eam</w:delText>
        </w:r>
        <w:r w:rsidR="004A0615" w:rsidDel="00D62D40">
          <w:rPr>
            <w:sz w:val="24"/>
            <w:szCs w:val="24"/>
          </w:rPr>
          <w:delText xml:space="preserve"> bei Rödl &amp; Part</w:delText>
        </w:r>
        <w:r w:rsidR="0017302A" w:rsidDel="00D62D40">
          <w:rPr>
            <w:sz w:val="24"/>
            <w:szCs w:val="24"/>
          </w:rPr>
          <w:delText>n</w:delText>
        </w:r>
        <w:r w:rsidR="004A0615" w:rsidDel="00D62D40">
          <w:rPr>
            <w:sz w:val="24"/>
            <w:szCs w:val="24"/>
          </w:rPr>
          <w:delText>er</w:delText>
        </w:r>
        <w:r w:rsidR="00EB424E" w:rsidDel="00D62D40">
          <w:rPr>
            <w:sz w:val="24"/>
            <w:szCs w:val="24"/>
          </w:rPr>
          <w:delText>.</w:delText>
        </w:r>
        <w:r w:rsidR="004B7F49" w:rsidDel="00D62D40">
          <w:rPr>
            <w:sz w:val="24"/>
            <w:szCs w:val="24"/>
          </w:rPr>
          <w:delText xml:space="preserve"> </w:delText>
        </w:r>
        <w:commentRangeEnd w:id="37"/>
        <w:r w:rsidR="00DC3303" w:rsidDel="00D62D40">
          <w:rPr>
            <w:rStyle w:val="CommentReference"/>
          </w:rPr>
          <w:commentReference w:id="37"/>
        </w:r>
      </w:del>
    </w:p>
    <w:p w14:paraId="3AA77B5B" w14:textId="3B1BE323" w:rsidR="00344E7C" w:rsidRDefault="00344E7C">
      <w:r>
        <w:t xml:space="preserve"> </w:t>
      </w:r>
    </w:p>
    <w:sectPr w:rsidR="00344E7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nas Stegh" w:date="2025-01-13T20:44:00Z" w:initials="JS">
    <w:p w14:paraId="18AD6F61" w14:textId="77777777" w:rsidR="00DC3303" w:rsidRDefault="00DC3303" w:rsidP="00DC3303">
      <w:pPr>
        <w:pStyle w:val="CommentText"/>
      </w:pPr>
      <w:r>
        <w:rPr>
          <w:rStyle w:val="CommentReference"/>
        </w:rPr>
        <w:annotationRef/>
      </w:r>
      <w:r>
        <w:t>So eher nicht erzählen; Motivation klarer rausstellen</w:t>
      </w:r>
    </w:p>
  </w:comment>
  <w:comment w:id="8" w:author="Jonas Stegh" w:date="2025-01-13T20:45:00Z" w:initials="JS">
    <w:p w14:paraId="64461A9B" w14:textId="77777777" w:rsidR="00DC3303" w:rsidRDefault="00DC3303" w:rsidP="00DC3303">
      <w:pPr>
        <w:pStyle w:val="CommentText"/>
      </w:pPr>
      <w:r>
        <w:rPr>
          <w:rStyle w:val="CommentReference"/>
        </w:rPr>
        <w:annotationRef/>
      </w:r>
      <w:r>
        <w:t>Ah jetzt kommt es, die drei Sachen vorher ohne Unterbrechung vortragen</w:t>
      </w:r>
    </w:p>
  </w:comment>
  <w:comment w:id="9" w:author="Jonas Stegh" w:date="2025-01-13T20:50:00Z" w:initials="JS">
    <w:p w14:paraId="496BE915" w14:textId="77777777" w:rsidR="00DC3303" w:rsidRDefault="00DC3303" w:rsidP="00DC3303">
      <w:pPr>
        <w:pStyle w:val="CommentText"/>
      </w:pPr>
      <w:r>
        <w:rPr>
          <w:rStyle w:val="CommentReference"/>
        </w:rPr>
        <w:annotationRef/>
      </w:r>
      <w:r>
        <w:t>0,5-1 Satz mehr in die Begeisterung</w:t>
      </w:r>
    </w:p>
  </w:comment>
  <w:comment w:id="21" w:author="Jonas Stegh" w:date="2025-01-13T20:46:00Z" w:initials="JS">
    <w:p w14:paraId="084E9215" w14:textId="346BF95C" w:rsidR="00DC3303" w:rsidRDefault="00DC3303" w:rsidP="00DC3303">
      <w:pPr>
        <w:pStyle w:val="CommentText"/>
      </w:pPr>
      <w:r>
        <w:rPr>
          <w:rStyle w:val="CommentReference"/>
        </w:rPr>
        <w:annotationRef/>
      </w:r>
      <w:r>
        <w:t>Erst zum Schluss einbringen</w:t>
      </w:r>
    </w:p>
  </w:comment>
  <w:comment w:id="29" w:author="Jonas Stegh" w:date="2025-01-13T20:46:00Z" w:initials="JS">
    <w:p w14:paraId="1D245532" w14:textId="77777777" w:rsidR="00DC3303" w:rsidRDefault="00DC3303" w:rsidP="00DC3303">
      <w:pPr>
        <w:pStyle w:val="CommentText"/>
      </w:pPr>
      <w:r>
        <w:rPr>
          <w:rStyle w:val="CommentReference"/>
        </w:rPr>
        <w:annotationRef/>
      </w:r>
      <w:r>
        <w:t>Allgemeine Storyline etablieren</w:t>
      </w:r>
    </w:p>
  </w:comment>
  <w:comment w:id="30" w:author="Jonas Stegh" w:date="2025-01-13T20:47:00Z" w:initials="JS">
    <w:p w14:paraId="2ADB6847" w14:textId="77777777" w:rsidR="00DC3303" w:rsidRDefault="00DC3303" w:rsidP="00DC3303">
      <w:pPr>
        <w:pStyle w:val="CommentText"/>
      </w:pPr>
      <w:r>
        <w:rPr>
          <w:rStyle w:val="CommentReference"/>
        </w:rPr>
        <w:annotationRef/>
      </w:r>
      <w:r>
        <w:t>Auch damit Motivation für UB klarer wird</w:t>
      </w:r>
    </w:p>
  </w:comment>
  <w:comment w:id="37" w:author="Jonas Stegh" w:date="2025-01-13T20:47:00Z" w:initials="JS">
    <w:p w14:paraId="2DB20A0F" w14:textId="77777777" w:rsidR="00DC3303" w:rsidRDefault="00DC3303" w:rsidP="00DC3303">
      <w:pPr>
        <w:pStyle w:val="CommentText"/>
      </w:pPr>
      <w:r>
        <w:rPr>
          <w:rStyle w:val="CommentReference"/>
        </w:rPr>
        <w:annotationRef/>
      </w:r>
      <w:r>
        <w:t>Hier den Prakti von oben einbringen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D6F61" w15:done="0"/>
  <w15:commentEx w15:paraId="64461A9B" w15:done="0"/>
  <w15:commentEx w15:paraId="496BE915" w15:done="0"/>
  <w15:commentEx w15:paraId="084E9215" w15:done="0"/>
  <w15:commentEx w15:paraId="1D245532" w15:done="0"/>
  <w15:commentEx w15:paraId="2ADB6847" w15:paraIdParent="1D245532" w15:done="0"/>
  <w15:commentEx w15:paraId="2DB20A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BFB0E1" w16cex:dateUtc="2025-01-13T19:44:00Z"/>
  <w16cex:commentExtensible w16cex:durableId="7F85F630" w16cex:dateUtc="2025-01-13T19:45:00Z"/>
  <w16cex:commentExtensible w16cex:durableId="13A43030" w16cex:dateUtc="2025-01-13T19:50:00Z"/>
  <w16cex:commentExtensible w16cex:durableId="3D4BB40E" w16cex:dateUtc="2025-01-13T19:46:00Z"/>
  <w16cex:commentExtensible w16cex:durableId="4C3354AF" w16cex:dateUtc="2025-01-13T19:46:00Z"/>
  <w16cex:commentExtensible w16cex:durableId="4DC76E98" w16cex:dateUtc="2025-01-13T19:47:00Z"/>
  <w16cex:commentExtensible w16cex:durableId="0B658ACD" w16cex:dateUtc="2025-01-13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D6F61" w16cid:durableId="2BBFB0E1"/>
  <w16cid:commentId w16cid:paraId="64461A9B" w16cid:durableId="7F85F630"/>
  <w16cid:commentId w16cid:paraId="496BE915" w16cid:durableId="13A43030"/>
  <w16cid:commentId w16cid:paraId="084E9215" w16cid:durableId="3D4BB40E"/>
  <w16cid:commentId w16cid:paraId="1D245532" w16cid:durableId="4C3354AF"/>
  <w16cid:commentId w16cid:paraId="2ADB6847" w16cid:durableId="4DC76E98"/>
  <w16cid:commentId w16cid:paraId="2DB20A0F" w16cid:durableId="0B658A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7C"/>
    <w:rsid w:val="00017300"/>
    <w:rsid w:val="00070412"/>
    <w:rsid w:val="00105E98"/>
    <w:rsid w:val="0017302A"/>
    <w:rsid w:val="001C6592"/>
    <w:rsid w:val="00232D89"/>
    <w:rsid w:val="00330B98"/>
    <w:rsid w:val="00344E7C"/>
    <w:rsid w:val="0036622B"/>
    <w:rsid w:val="00442BD8"/>
    <w:rsid w:val="004969E1"/>
    <w:rsid w:val="004A0615"/>
    <w:rsid w:val="004B7F49"/>
    <w:rsid w:val="00501A25"/>
    <w:rsid w:val="005401EE"/>
    <w:rsid w:val="0061479D"/>
    <w:rsid w:val="00686EBE"/>
    <w:rsid w:val="00700C25"/>
    <w:rsid w:val="00804946"/>
    <w:rsid w:val="008C4AD5"/>
    <w:rsid w:val="008E2A4F"/>
    <w:rsid w:val="009728F4"/>
    <w:rsid w:val="009937D9"/>
    <w:rsid w:val="009A1ACC"/>
    <w:rsid w:val="00AB1C8A"/>
    <w:rsid w:val="00AB5E00"/>
    <w:rsid w:val="00AF5E9C"/>
    <w:rsid w:val="00B20927"/>
    <w:rsid w:val="00B2795E"/>
    <w:rsid w:val="00BB748A"/>
    <w:rsid w:val="00C0094E"/>
    <w:rsid w:val="00CA6825"/>
    <w:rsid w:val="00D62D40"/>
    <w:rsid w:val="00DC3303"/>
    <w:rsid w:val="00DF224A"/>
    <w:rsid w:val="00E44179"/>
    <w:rsid w:val="00EB424E"/>
    <w:rsid w:val="00F27860"/>
    <w:rsid w:val="00FA04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094F"/>
  <w15:chartTrackingRefBased/>
  <w15:docId w15:val="{B63065A8-C3AD-4D00-AE2B-F163DC82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C3303"/>
    <w:pPr>
      <w:spacing w:after="0" w:line="240" w:lineRule="auto"/>
    </w:pPr>
  </w:style>
  <w:style w:type="character" w:styleId="CommentReference">
    <w:name w:val="annotation reference"/>
    <w:basedOn w:val="DefaultParagraphFont"/>
    <w:uiPriority w:val="99"/>
    <w:semiHidden/>
    <w:unhideWhenUsed/>
    <w:rsid w:val="00DC3303"/>
    <w:rPr>
      <w:sz w:val="16"/>
      <w:szCs w:val="16"/>
    </w:rPr>
  </w:style>
  <w:style w:type="paragraph" w:styleId="CommentText">
    <w:name w:val="annotation text"/>
    <w:basedOn w:val="Normal"/>
    <w:link w:val="CommentTextChar"/>
    <w:uiPriority w:val="99"/>
    <w:unhideWhenUsed/>
    <w:rsid w:val="00DC3303"/>
    <w:pPr>
      <w:spacing w:line="240" w:lineRule="auto"/>
    </w:pPr>
    <w:rPr>
      <w:sz w:val="20"/>
      <w:szCs w:val="20"/>
    </w:rPr>
  </w:style>
  <w:style w:type="character" w:customStyle="1" w:styleId="CommentTextChar">
    <w:name w:val="Comment Text Char"/>
    <w:basedOn w:val="DefaultParagraphFont"/>
    <w:link w:val="CommentText"/>
    <w:uiPriority w:val="99"/>
    <w:rsid w:val="00DC3303"/>
    <w:rPr>
      <w:sz w:val="20"/>
      <w:szCs w:val="20"/>
    </w:rPr>
  </w:style>
  <w:style w:type="paragraph" w:styleId="CommentSubject">
    <w:name w:val="annotation subject"/>
    <w:basedOn w:val="CommentText"/>
    <w:next w:val="CommentText"/>
    <w:link w:val="CommentSubjectChar"/>
    <w:uiPriority w:val="99"/>
    <w:semiHidden/>
    <w:unhideWhenUsed/>
    <w:rsid w:val="00DC3303"/>
    <w:rPr>
      <w:b/>
      <w:bCs/>
    </w:rPr>
  </w:style>
  <w:style w:type="character" w:customStyle="1" w:styleId="CommentSubjectChar">
    <w:name w:val="Comment Subject Char"/>
    <w:basedOn w:val="CommentTextChar"/>
    <w:link w:val="CommentSubject"/>
    <w:uiPriority w:val="99"/>
    <w:semiHidden/>
    <w:rsid w:val="00DC33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714</Words>
  <Characters>4503</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Elmazi, Harbin</dc:creator>
  <cp:keywords/>
  <dc:description/>
  <cp:lastModifiedBy>Jonas Stegh</cp:lastModifiedBy>
  <cp:revision>29</cp:revision>
  <dcterms:created xsi:type="dcterms:W3CDTF">2025-01-09T13:13:00Z</dcterms:created>
  <dcterms:modified xsi:type="dcterms:W3CDTF">2025-01-13T19:55:00Z</dcterms:modified>
</cp:coreProperties>
</file>