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C6629" w14:textId="466E03F9" w:rsidR="00E63A2A" w:rsidRPr="008A75A4" w:rsidRDefault="004D2BA2">
      <w:pPr>
        <w:rPr>
          <w:rFonts w:ascii="Georgia" w:hAnsi="Georgia"/>
          <w:sz w:val="24"/>
          <w:szCs w:val="24"/>
          <w:lang w:val="de-DE"/>
          <w:rPrChange w:id="0" w:author="David Döbele" w:date="2023-11-28T20:48:00Z">
            <w:rPr>
              <w:rFonts w:ascii="Georgia" w:hAnsi="Georgia"/>
              <w:sz w:val="24"/>
              <w:szCs w:val="24"/>
            </w:rPr>
          </w:rPrChange>
        </w:rPr>
      </w:pPr>
      <w:r w:rsidRPr="008A75A4">
        <w:rPr>
          <w:rFonts w:ascii="Georgia" w:hAnsi="Georgia"/>
          <w:sz w:val="24"/>
          <w:szCs w:val="24"/>
          <w:lang w:val="de-DE"/>
          <w:rPrChange w:id="1" w:author="David Döbele" w:date="2023-11-28T20:48:00Z">
            <w:rPr>
              <w:rFonts w:ascii="Georgia" w:hAnsi="Georgia"/>
              <w:sz w:val="24"/>
              <w:szCs w:val="24"/>
            </w:rPr>
          </w:rPrChange>
        </w:rPr>
        <w:t xml:space="preserve">Absatz 3 </w:t>
      </w:r>
    </w:p>
    <w:p w14:paraId="6E08B2D3" w14:textId="77777777" w:rsidR="00A2392D" w:rsidRPr="008A75A4" w:rsidRDefault="00A2392D" w:rsidP="008B6304">
      <w:pPr>
        <w:rPr>
          <w:rFonts w:ascii="Arial" w:hAnsi="Arial" w:cs="Arial"/>
          <w:b/>
          <w:bCs/>
          <w:lang w:val="de-DE"/>
          <w:rPrChange w:id="2" w:author="David Döbele" w:date="2023-11-28T20:48:00Z">
            <w:rPr>
              <w:rFonts w:ascii="Arial" w:hAnsi="Arial" w:cs="Arial"/>
              <w:b/>
              <w:bCs/>
            </w:rPr>
          </w:rPrChange>
        </w:rPr>
      </w:pPr>
    </w:p>
    <w:p w14:paraId="461CEF95" w14:textId="36A4DEEB" w:rsidR="004D2BA2" w:rsidRPr="008A75A4" w:rsidRDefault="004D2BA2" w:rsidP="008B6304">
      <w:pPr>
        <w:rPr>
          <w:rFonts w:ascii="Arial" w:hAnsi="Arial" w:cs="Arial"/>
          <w:b/>
          <w:bCs/>
          <w:lang w:val="de-DE"/>
          <w:rPrChange w:id="3" w:author="David Döbele" w:date="2023-11-28T20:48:00Z">
            <w:rPr>
              <w:rFonts w:ascii="Arial" w:hAnsi="Arial" w:cs="Arial"/>
              <w:b/>
              <w:bCs/>
            </w:rPr>
          </w:rPrChange>
        </w:rPr>
      </w:pPr>
      <w:r w:rsidRPr="008A75A4">
        <w:rPr>
          <w:rFonts w:ascii="Arial" w:hAnsi="Arial" w:cs="Arial"/>
          <w:b/>
          <w:bCs/>
          <w:lang w:val="de-DE"/>
          <w:rPrChange w:id="4" w:author="David Döbele" w:date="2023-11-28T20:48:00Z">
            <w:rPr>
              <w:rFonts w:ascii="Arial" w:hAnsi="Arial" w:cs="Arial"/>
              <w:b/>
              <w:bCs/>
            </w:rPr>
          </w:rPrChange>
        </w:rPr>
        <w:t>PWC</w:t>
      </w:r>
      <w:r w:rsidR="00A2392D" w:rsidRPr="008A75A4">
        <w:rPr>
          <w:rFonts w:ascii="Arial" w:hAnsi="Arial" w:cs="Arial"/>
          <w:b/>
          <w:bCs/>
          <w:lang w:val="de-DE"/>
          <w:rPrChange w:id="5" w:author="David Döbele" w:date="2023-11-28T20:48:00Z">
            <w:rPr>
              <w:rFonts w:ascii="Arial" w:hAnsi="Arial" w:cs="Arial"/>
              <w:b/>
              <w:bCs/>
            </w:rPr>
          </w:rPrChange>
        </w:rPr>
        <w:t xml:space="preserve"> </w:t>
      </w:r>
      <w:r w:rsidR="00A2392D" w:rsidRPr="008A75A4">
        <w:rPr>
          <w:rFonts w:ascii="Arial" w:hAnsi="Arial" w:cs="Arial"/>
          <w:lang w:val="de-DE"/>
          <w:rPrChange w:id="6" w:author="David Döbele" w:date="2023-11-28T20:48:00Z">
            <w:rPr>
              <w:rFonts w:ascii="Arial" w:hAnsi="Arial" w:cs="Arial"/>
            </w:rPr>
          </w:rPrChange>
        </w:rPr>
        <w:t>(Audit)</w:t>
      </w:r>
    </w:p>
    <w:p w14:paraId="086364D8" w14:textId="38CC8230" w:rsidR="008B6304" w:rsidRPr="00A2392D" w:rsidRDefault="008B6304" w:rsidP="008B6304">
      <w:pPr>
        <w:jc w:val="both"/>
        <w:rPr>
          <w:rFonts w:ascii="Arial" w:hAnsi="Arial" w:cs="Arial"/>
          <w:lang w:val="de-AT"/>
        </w:rPr>
      </w:pPr>
      <w:r w:rsidRPr="00A2392D">
        <w:rPr>
          <w:rFonts w:ascii="Arial" w:hAnsi="Arial" w:cs="Arial"/>
          <w:lang w:val="de-AT"/>
        </w:rPr>
        <w:t>Als einer der weltweit führenden Wirtschaftsprüfungen seit 150 Jahren, mit mehr als 14.000 Mitarbeitern an 21 Standorten, in ganz Deutschland verteilt, und einem Umsatz von 2,93 Milliarden Euro, sehe ich PWC als idealen Ort für mein Praktikum. Ihr Unternehmen steht seit Bestehen für Qualität und Zufriedenheit. Aus einem umfangreichen Angebot an Dienstleistungen bieten Sie jedem Kunden jeweils eine maßgeschneiderte Betreuung an.</w:t>
      </w:r>
    </w:p>
    <w:p w14:paraId="0BC29A57" w14:textId="77777777" w:rsidR="008B6304" w:rsidRDefault="008B6304" w:rsidP="008B6304">
      <w:pPr>
        <w:spacing w:line="360" w:lineRule="auto"/>
        <w:rPr>
          <w:lang w:val="de-AT"/>
        </w:rPr>
      </w:pPr>
    </w:p>
    <w:p w14:paraId="038A27D8" w14:textId="6319C2C8" w:rsidR="00A2392D" w:rsidRPr="00A2392D" w:rsidRDefault="004D2BA2" w:rsidP="00A2392D">
      <w:pPr>
        <w:spacing w:line="360" w:lineRule="auto"/>
        <w:rPr>
          <w:rFonts w:ascii="Arial" w:hAnsi="Arial" w:cs="Arial"/>
          <w:lang w:val="de-AT"/>
        </w:rPr>
      </w:pPr>
      <w:r w:rsidRPr="00A2392D">
        <w:rPr>
          <w:rFonts w:ascii="Arial" w:hAnsi="Arial" w:cs="Arial"/>
          <w:b/>
          <w:bCs/>
          <w:lang w:val="de-AT"/>
        </w:rPr>
        <w:t>KPMG</w:t>
      </w:r>
      <w:r w:rsidR="00A2392D">
        <w:rPr>
          <w:rFonts w:ascii="Arial" w:hAnsi="Arial" w:cs="Arial"/>
          <w:lang w:val="de-AT"/>
        </w:rPr>
        <w:t xml:space="preserve"> (Audit)</w:t>
      </w:r>
    </w:p>
    <w:p w14:paraId="16F94E58" w14:textId="1F9DA7C2" w:rsidR="00A2392D" w:rsidRPr="00D87008" w:rsidRDefault="00A2392D" w:rsidP="00A2392D">
      <w:pPr>
        <w:spacing w:line="360" w:lineRule="auto"/>
        <w:rPr>
          <w:rFonts w:ascii="Arial" w:hAnsi="Arial" w:cs="Arial"/>
          <w:lang w:val="de-AT"/>
        </w:rPr>
      </w:pPr>
      <w:r w:rsidRPr="00D87008">
        <w:rPr>
          <w:rFonts w:ascii="Arial" w:hAnsi="Arial" w:cs="Arial"/>
          <w:lang w:val="de-AT"/>
        </w:rPr>
        <w:t xml:space="preserve">Als eines der renommiertesten Unternehmen in der Wirtschaftsprüfung weltweit, mit über 12000 Mitarbeitern, in 27 Standorten in ganz Deutschland verteilt, sehe ich </w:t>
      </w:r>
      <w:del w:id="7" w:author="David Döbele" w:date="2023-11-28T20:49:00Z">
        <w:r w:rsidRPr="00D87008" w:rsidDel="008A75A4">
          <w:rPr>
            <w:rFonts w:ascii="Arial" w:hAnsi="Arial" w:cs="Arial"/>
            <w:lang w:val="de-AT"/>
          </w:rPr>
          <w:delText xml:space="preserve">sie </w:delText>
        </w:r>
      </w:del>
      <w:ins w:id="8" w:author="David Döbele" w:date="2023-11-28T20:49:00Z">
        <w:r w:rsidR="008A75A4">
          <w:rPr>
            <w:rFonts w:ascii="Arial" w:hAnsi="Arial" w:cs="Arial"/>
            <w:lang w:val="de-AT"/>
          </w:rPr>
          <w:t>S</w:t>
        </w:r>
        <w:r w:rsidR="008A75A4" w:rsidRPr="00D87008">
          <w:rPr>
            <w:rFonts w:ascii="Arial" w:hAnsi="Arial" w:cs="Arial"/>
            <w:lang w:val="de-AT"/>
          </w:rPr>
          <w:t xml:space="preserve">ie </w:t>
        </w:r>
      </w:ins>
      <w:r w:rsidRPr="00D87008">
        <w:rPr>
          <w:rFonts w:ascii="Arial" w:hAnsi="Arial" w:cs="Arial"/>
          <w:lang w:val="de-AT"/>
        </w:rPr>
        <w:t xml:space="preserve">als ideales Unternehmen für mein Praktikum. Durch Ihr breit gefächertes Angebot der verschiedensten Branchen sind Sie in der Lage, Ihre Mandanten bestmöglich von professionellen Mitarbeitern und Mitarbeiterinnen betreuen zu lassen. </w:t>
      </w:r>
    </w:p>
    <w:p w14:paraId="753F3279" w14:textId="77777777" w:rsidR="00A2392D" w:rsidRPr="00A2392D" w:rsidRDefault="00A2392D" w:rsidP="00A2392D">
      <w:pPr>
        <w:spacing w:after="0" w:line="240" w:lineRule="auto"/>
        <w:rPr>
          <w:rFonts w:ascii="Times New Roman" w:hAnsi="Times New Roman" w:cs="Times New Roman"/>
          <w:sz w:val="24"/>
          <w:szCs w:val="24"/>
          <w:lang w:val="de-DE" w:eastAsia="en-GB"/>
          <w14:ligatures w14:val="none"/>
        </w:rPr>
      </w:pPr>
    </w:p>
    <w:p w14:paraId="111A88B4" w14:textId="2AD6BEA4" w:rsidR="00CA1313" w:rsidRPr="008D339A" w:rsidRDefault="00CA1313" w:rsidP="0038303D">
      <w:pPr>
        <w:jc w:val="both"/>
        <w:rPr>
          <w:rFonts w:ascii="Arial" w:hAnsi="Arial" w:cs="Arial"/>
          <w:lang w:val="de-AT"/>
        </w:rPr>
      </w:pPr>
      <w:r w:rsidRPr="008B6304">
        <w:rPr>
          <w:rFonts w:ascii="Arial" w:hAnsi="Arial" w:cs="Arial"/>
          <w:b/>
          <w:bCs/>
          <w:lang w:val="de-AT"/>
        </w:rPr>
        <w:t>Blo</w:t>
      </w:r>
      <w:del w:id="9" w:author="David Döbele" w:date="2023-11-28T20:48:00Z">
        <w:r w:rsidRPr="008B6304" w:rsidDel="008A75A4">
          <w:rPr>
            <w:rFonts w:ascii="Arial" w:hAnsi="Arial" w:cs="Arial"/>
            <w:b/>
            <w:bCs/>
            <w:lang w:val="de-AT"/>
          </w:rPr>
          <w:delText>k</w:delText>
        </w:r>
      </w:del>
      <w:r w:rsidRPr="008B6304">
        <w:rPr>
          <w:rFonts w:ascii="Arial" w:hAnsi="Arial" w:cs="Arial"/>
          <w:b/>
          <w:bCs/>
          <w:lang w:val="de-AT"/>
        </w:rPr>
        <w:t xml:space="preserve">k </w:t>
      </w:r>
      <w:proofErr w:type="spellStart"/>
      <w:r w:rsidRPr="008B6304">
        <w:rPr>
          <w:rFonts w:ascii="Arial" w:hAnsi="Arial" w:cs="Arial"/>
          <w:b/>
          <w:bCs/>
          <w:lang w:val="de-AT"/>
        </w:rPr>
        <w:t>Managment</w:t>
      </w:r>
      <w:proofErr w:type="spellEnd"/>
      <w:r w:rsidR="00BF5997" w:rsidRPr="008B6304">
        <w:rPr>
          <w:rFonts w:ascii="Arial" w:hAnsi="Arial" w:cs="Arial"/>
          <w:b/>
          <w:bCs/>
          <w:lang w:val="de-AT"/>
        </w:rPr>
        <w:t xml:space="preserve"> </w:t>
      </w:r>
      <w:r w:rsidR="00A2392D" w:rsidRPr="008D339A">
        <w:rPr>
          <w:rFonts w:ascii="Arial" w:hAnsi="Arial" w:cs="Arial"/>
          <w:lang w:val="de-AT"/>
        </w:rPr>
        <w:t>(</w:t>
      </w:r>
      <w:r w:rsidR="00BF5997" w:rsidRPr="008D339A">
        <w:rPr>
          <w:rFonts w:ascii="Arial" w:hAnsi="Arial" w:cs="Arial"/>
          <w:lang w:val="de-AT"/>
        </w:rPr>
        <w:t>M&amp;A</w:t>
      </w:r>
      <w:r w:rsidR="00A2392D" w:rsidRPr="008D339A">
        <w:rPr>
          <w:rFonts w:ascii="Arial" w:hAnsi="Arial" w:cs="Arial"/>
          <w:lang w:val="de-AT"/>
        </w:rPr>
        <w:t>)</w:t>
      </w:r>
    </w:p>
    <w:p w14:paraId="4D00C5AE" w14:textId="29CEA1DF" w:rsidR="00CA1313" w:rsidRPr="008B6304" w:rsidRDefault="00B01CB1" w:rsidP="0038303D">
      <w:pPr>
        <w:jc w:val="both"/>
        <w:rPr>
          <w:rFonts w:ascii="Arial" w:hAnsi="Arial" w:cs="Arial"/>
          <w:lang w:val="de-AT"/>
        </w:rPr>
      </w:pPr>
      <w:r w:rsidRPr="008B6304">
        <w:rPr>
          <w:rFonts w:ascii="Arial" w:hAnsi="Arial" w:cs="Arial"/>
          <w:lang w:val="de-AT"/>
        </w:rPr>
        <w:t>Das Praktikum bei Blok</w:t>
      </w:r>
      <w:del w:id="10" w:author="David Döbele" w:date="2023-11-28T20:48:00Z">
        <w:r w:rsidRPr="008B6304" w:rsidDel="008A75A4">
          <w:rPr>
            <w:rFonts w:ascii="Arial" w:hAnsi="Arial" w:cs="Arial"/>
            <w:lang w:val="de-AT"/>
          </w:rPr>
          <w:delText>k</w:delText>
        </w:r>
      </w:del>
      <w:r w:rsidRPr="008B6304">
        <w:rPr>
          <w:rFonts w:ascii="Arial" w:hAnsi="Arial" w:cs="Arial"/>
          <w:lang w:val="de-AT"/>
        </w:rPr>
        <w:t xml:space="preserve">-Management erscheint für mich als ideal, da </w:t>
      </w:r>
      <w:ins w:id="11" w:author="David Döbele" w:date="2023-11-28T20:49:00Z">
        <w:r w:rsidR="008A75A4">
          <w:rPr>
            <w:rFonts w:ascii="Arial" w:hAnsi="Arial" w:cs="Arial"/>
            <w:lang w:val="de-AT"/>
          </w:rPr>
          <w:t>S</w:t>
        </w:r>
      </w:ins>
      <w:del w:id="12" w:author="David Döbele" w:date="2023-11-28T20:49:00Z">
        <w:r w:rsidRPr="008B6304" w:rsidDel="008A75A4">
          <w:rPr>
            <w:rFonts w:ascii="Arial" w:hAnsi="Arial" w:cs="Arial"/>
            <w:lang w:val="de-AT"/>
          </w:rPr>
          <w:delText>s</w:delText>
        </w:r>
      </w:del>
      <w:r w:rsidRPr="008B6304">
        <w:rPr>
          <w:rFonts w:ascii="Arial" w:hAnsi="Arial" w:cs="Arial"/>
          <w:lang w:val="de-AT"/>
        </w:rPr>
        <w:t xml:space="preserve">ie ein umfangreiches Spektrum an Branchen vertreten und </w:t>
      </w:r>
      <w:ins w:id="13" w:author="David Döbele" w:date="2023-11-28T20:49:00Z">
        <w:r w:rsidR="008A75A4">
          <w:rPr>
            <w:rFonts w:ascii="Arial" w:hAnsi="Arial" w:cs="Arial"/>
            <w:lang w:val="de-AT"/>
          </w:rPr>
          <w:t>I</w:t>
        </w:r>
      </w:ins>
      <w:del w:id="14" w:author="David Döbele" w:date="2023-11-28T20:49:00Z">
        <w:r w:rsidRPr="008B6304" w:rsidDel="008A75A4">
          <w:rPr>
            <w:rFonts w:ascii="Arial" w:hAnsi="Arial" w:cs="Arial"/>
            <w:lang w:val="de-AT"/>
          </w:rPr>
          <w:delText>i</w:delText>
        </w:r>
      </w:del>
      <w:r w:rsidRPr="008B6304">
        <w:rPr>
          <w:rFonts w:ascii="Arial" w:hAnsi="Arial" w:cs="Arial"/>
          <w:lang w:val="de-AT"/>
        </w:rPr>
        <w:t>hre</w:t>
      </w:r>
      <w:del w:id="15" w:author="David Döbele" w:date="2023-11-28T20:49:00Z">
        <w:r w:rsidRPr="008B6304" w:rsidDel="008A75A4">
          <w:rPr>
            <w:rFonts w:ascii="Arial" w:hAnsi="Arial" w:cs="Arial"/>
            <w:lang w:val="de-AT"/>
          </w:rPr>
          <w:delText>n</w:delText>
        </w:r>
      </w:del>
      <w:r w:rsidRPr="008B6304">
        <w:rPr>
          <w:rFonts w:ascii="Arial" w:hAnsi="Arial" w:cs="Arial"/>
          <w:lang w:val="de-AT"/>
        </w:rPr>
        <w:t xml:space="preserve"> Mandanten stets bestmöglich betreuen. Besonders interessant finde ich, dass </w:t>
      </w:r>
      <w:ins w:id="16" w:author="David Döbele" w:date="2023-11-28T20:49:00Z">
        <w:r w:rsidR="008A75A4">
          <w:rPr>
            <w:rFonts w:ascii="Arial" w:hAnsi="Arial" w:cs="Arial"/>
            <w:lang w:val="de-AT"/>
          </w:rPr>
          <w:t>S</w:t>
        </w:r>
      </w:ins>
      <w:del w:id="17" w:author="David Döbele" w:date="2023-11-28T20:49:00Z">
        <w:r w:rsidRPr="008B6304" w:rsidDel="008A75A4">
          <w:rPr>
            <w:rFonts w:ascii="Arial" w:hAnsi="Arial" w:cs="Arial"/>
            <w:lang w:val="de-AT"/>
          </w:rPr>
          <w:delText>s</w:delText>
        </w:r>
      </w:del>
      <w:r w:rsidRPr="008B6304">
        <w:rPr>
          <w:rFonts w:ascii="Arial" w:hAnsi="Arial" w:cs="Arial"/>
          <w:lang w:val="de-AT"/>
        </w:rPr>
        <w:t xml:space="preserve">ie sowohl im Bau &amp; Handwerk als auch in der </w:t>
      </w:r>
      <w:proofErr w:type="spellStart"/>
      <w:r w:rsidRPr="008B6304">
        <w:rPr>
          <w:rFonts w:ascii="Arial" w:hAnsi="Arial" w:cs="Arial"/>
          <w:lang w:val="de-AT"/>
        </w:rPr>
        <w:t>Healthcare</w:t>
      </w:r>
      <w:proofErr w:type="spellEnd"/>
      <w:r w:rsidRPr="008B6304">
        <w:rPr>
          <w:rFonts w:ascii="Arial" w:hAnsi="Arial" w:cs="Arial"/>
          <w:lang w:val="de-AT"/>
        </w:rPr>
        <w:t xml:space="preserve"> Branche tätig sind. Als ehemaliger Medientechnologe in der Druckverarbeitung, welcher i</w:t>
      </w:r>
      <w:r w:rsidR="008D339A">
        <w:rPr>
          <w:rFonts w:ascii="Arial" w:hAnsi="Arial" w:cs="Arial"/>
          <w:lang w:val="de-AT"/>
        </w:rPr>
        <w:t>n einem</w:t>
      </w:r>
      <w:r w:rsidRPr="008B6304">
        <w:rPr>
          <w:rFonts w:ascii="Arial" w:hAnsi="Arial" w:cs="Arial"/>
          <w:lang w:val="de-AT"/>
        </w:rPr>
        <w:t xml:space="preserve"> Unternehmen tätig war, die spezialisiert sind auf die Parma Industrie, kann ich </w:t>
      </w:r>
      <w:ins w:id="18" w:author="David Döbele" w:date="2023-11-28T20:49:00Z">
        <w:r w:rsidR="008A75A4">
          <w:rPr>
            <w:rFonts w:ascii="Arial" w:hAnsi="Arial" w:cs="Arial"/>
            <w:lang w:val="de-AT"/>
          </w:rPr>
          <w:t>deren</w:t>
        </w:r>
      </w:ins>
      <w:del w:id="19" w:author="David Döbele" w:date="2023-11-28T20:49:00Z">
        <w:r w:rsidRPr="008B6304" w:rsidDel="008A75A4">
          <w:rPr>
            <w:rFonts w:ascii="Arial" w:hAnsi="Arial" w:cs="Arial"/>
            <w:lang w:val="de-AT"/>
          </w:rPr>
          <w:delText>ihrer</w:delText>
        </w:r>
      </w:del>
      <w:r w:rsidRPr="008B6304">
        <w:rPr>
          <w:rFonts w:ascii="Arial" w:hAnsi="Arial" w:cs="Arial"/>
          <w:lang w:val="de-AT"/>
        </w:rPr>
        <w:t xml:space="preserve"> Motivation und Ziel</w:t>
      </w:r>
      <w:ins w:id="20" w:author="David Döbele" w:date="2023-11-28T20:49:00Z">
        <w:r w:rsidR="008A75A4">
          <w:rPr>
            <w:rFonts w:ascii="Arial" w:hAnsi="Arial" w:cs="Arial"/>
            <w:lang w:val="de-AT"/>
          </w:rPr>
          <w:t>e</w:t>
        </w:r>
      </w:ins>
      <w:r w:rsidRPr="008B6304">
        <w:rPr>
          <w:rFonts w:ascii="Arial" w:hAnsi="Arial" w:cs="Arial"/>
          <w:lang w:val="de-AT"/>
        </w:rPr>
        <w:t xml:space="preserve"> sehr gut nachvollziehen. Auch empfinde ich es als gut, dass </w:t>
      </w:r>
      <w:ins w:id="21" w:author="David Döbele" w:date="2023-11-28T20:48:00Z">
        <w:r w:rsidR="008A75A4">
          <w:rPr>
            <w:rFonts w:ascii="Arial" w:hAnsi="Arial" w:cs="Arial"/>
            <w:lang w:val="de-AT"/>
          </w:rPr>
          <w:t>S</w:t>
        </w:r>
      </w:ins>
      <w:del w:id="22" w:author="David Döbele" w:date="2023-11-28T20:48:00Z">
        <w:r w:rsidRPr="008B6304" w:rsidDel="008A75A4">
          <w:rPr>
            <w:rFonts w:ascii="Arial" w:hAnsi="Arial" w:cs="Arial"/>
            <w:lang w:val="de-AT"/>
          </w:rPr>
          <w:delText>s</w:delText>
        </w:r>
      </w:del>
      <w:r w:rsidRPr="008B6304">
        <w:rPr>
          <w:rFonts w:ascii="Arial" w:hAnsi="Arial" w:cs="Arial"/>
          <w:lang w:val="de-AT"/>
        </w:rPr>
        <w:t xml:space="preserve">ie Kooperationspartner der Karriereberatung von </w:t>
      </w:r>
      <w:proofErr w:type="spellStart"/>
      <w:r w:rsidRPr="008B6304">
        <w:rPr>
          <w:rFonts w:ascii="Arial" w:hAnsi="Arial" w:cs="Arial"/>
          <w:lang w:val="de-AT"/>
        </w:rPr>
        <w:t>pumpkincareers</w:t>
      </w:r>
      <w:proofErr w:type="spellEnd"/>
      <w:r w:rsidRPr="008B6304">
        <w:rPr>
          <w:rFonts w:ascii="Arial" w:hAnsi="Arial" w:cs="Arial"/>
          <w:lang w:val="de-AT"/>
        </w:rPr>
        <w:t xml:space="preserve"> sind und </w:t>
      </w:r>
      <w:ins w:id="23" w:author="David Döbele" w:date="2023-11-28T20:49:00Z">
        <w:r w:rsidR="008A75A4">
          <w:rPr>
            <w:rFonts w:ascii="Arial" w:hAnsi="Arial" w:cs="Arial"/>
            <w:lang w:val="de-AT"/>
          </w:rPr>
          <w:t xml:space="preserve">auch </w:t>
        </w:r>
      </w:ins>
      <w:r w:rsidRPr="008B6304">
        <w:rPr>
          <w:rFonts w:ascii="Arial" w:hAnsi="Arial" w:cs="Arial"/>
          <w:lang w:val="de-AT"/>
        </w:rPr>
        <w:t>Student</w:t>
      </w:r>
      <w:ins w:id="24" w:author="David Döbele" w:date="2023-11-28T20:49:00Z">
        <w:r w:rsidR="008A75A4">
          <w:rPr>
            <w:rFonts w:ascii="Arial" w:hAnsi="Arial" w:cs="Arial"/>
            <w:lang w:val="de-AT"/>
          </w:rPr>
          <w:t>en</w:t>
        </w:r>
      </w:ins>
      <w:r w:rsidRPr="008B6304">
        <w:rPr>
          <w:rFonts w:ascii="Arial" w:hAnsi="Arial" w:cs="Arial"/>
          <w:lang w:val="de-AT"/>
        </w:rPr>
        <w:t xml:space="preserve"> aus niedrigeren Semestern die Chance bieten</w:t>
      </w:r>
      <w:ins w:id="25" w:author="David Döbele" w:date="2023-11-28T20:49:00Z">
        <w:r w:rsidR="008A75A4">
          <w:rPr>
            <w:rFonts w:ascii="Arial" w:hAnsi="Arial" w:cs="Arial"/>
            <w:lang w:val="de-AT"/>
          </w:rPr>
          <w:t>,</w:t>
        </w:r>
      </w:ins>
      <w:r w:rsidRPr="008B6304">
        <w:rPr>
          <w:rFonts w:ascii="Arial" w:hAnsi="Arial" w:cs="Arial"/>
          <w:lang w:val="de-AT"/>
        </w:rPr>
        <w:t xml:space="preserve"> ein Praktikum bei </w:t>
      </w:r>
      <w:ins w:id="26" w:author="David Döbele" w:date="2023-11-28T20:49:00Z">
        <w:r w:rsidR="008A75A4">
          <w:rPr>
            <w:rFonts w:ascii="Arial" w:hAnsi="Arial" w:cs="Arial"/>
            <w:lang w:val="de-AT"/>
          </w:rPr>
          <w:t>I</w:t>
        </w:r>
      </w:ins>
      <w:del w:id="27" w:author="David Döbele" w:date="2023-11-28T20:49:00Z">
        <w:r w:rsidRPr="008B6304" w:rsidDel="008A75A4">
          <w:rPr>
            <w:rFonts w:ascii="Arial" w:hAnsi="Arial" w:cs="Arial"/>
            <w:lang w:val="de-AT"/>
          </w:rPr>
          <w:delText>i</w:delText>
        </w:r>
      </w:del>
      <w:r w:rsidRPr="008B6304">
        <w:rPr>
          <w:rFonts w:ascii="Arial" w:hAnsi="Arial" w:cs="Arial"/>
          <w:lang w:val="de-AT"/>
        </w:rPr>
        <w:t xml:space="preserve">hnen zu absolvieren. </w:t>
      </w:r>
    </w:p>
    <w:p w14:paraId="14270721" w14:textId="77777777" w:rsidR="00BF5997" w:rsidRDefault="00BF5997" w:rsidP="0038303D">
      <w:pPr>
        <w:jc w:val="both"/>
        <w:rPr>
          <w:lang w:val="de-AT"/>
        </w:rPr>
      </w:pPr>
    </w:p>
    <w:p w14:paraId="3E71CFD8" w14:textId="77777777" w:rsidR="00BF5997" w:rsidRPr="008B6304" w:rsidRDefault="00BF5997" w:rsidP="00BF5997">
      <w:pPr>
        <w:jc w:val="both"/>
        <w:rPr>
          <w:rFonts w:ascii="Arial" w:hAnsi="Arial" w:cs="Arial"/>
          <w:b/>
          <w:bCs/>
          <w:lang w:val="de-DE"/>
        </w:rPr>
      </w:pPr>
      <w:r w:rsidRPr="008B6304">
        <w:rPr>
          <w:rFonts w:ascii="Arial" w:hAnsi="Arial" w:cs="Arial"/>
          <w:b/>
          <w:bCs/>
          <w:lang w:val="de-DE"/>
        </w:rPr>
        <w:t xml:space="preserve">Deloitte Absatz </w:t>
      </w:r>
      <w:r w:rsidRPr="008D339A">
        <w:rPr>
          <w:rFonts w:ascii="Arial" w:hAnsi="Arial" w:cs="Arial"/>
          <w:lang w:val="de-DE"/>
        </w:rPr>
        <w:t>(Audit)</w:t>
      </w:r>
    </w:p>
    <w:p w14:paraId="4E6891D3" w14:textId="07ADD118" w:rsidR="008B6304" w:rsidRDefault="008B6304" w:rsidP="008B6304">
      <w:pPr>
        <w:jc w:val="both"/>
        <w:rPr>
          <w:rFonts w:ascii="Arial" w:hAnsi="Arial" w:cs="Arial"/>
          <w:lang w:val="de-DE"/>
        </w:rPr>
      </w:pPr>
      <w:r>
        <w:rPr>
          <w:rFonts w:ascii="Arial" w:hAnsi="Arial" w:cs="Arial"/>
          <w:lang w:val="de-AT"/>
        </w:rPr>
        <w:t>Als eines der führenden Unternehmen, mit</w:t>
      </w:r>
      <w:r>
        <w:rPr>
          <w:rFonts w:ascii="Arial" w:hAnsi="Arial" w:cs="Arial"/>
          <w:lang w:val="de-DE"/>
        </w:rPr>
        <w:t xml:space="preserve"> über 415.000 Mitarbeitenden in 150 Ländern, zähl</w:t>
      </w:r>
      <w:ins w:id="28" w:author="David Döbele" w:date="2023-11-28T20:50:00Z">
        <w:r w:rsidR="008A75A4">
          <w:rPr>
            <w:rFonts w:ascii="Arial" w:hAnsi="Arial" w:cs="Arial"/>
            <w:lang w:val="de-DE"/>
          </w:rPr>
          <w:t>en</w:t>
        </w:r>
      </w:ins>
      <w:del w:id="29" w:author="David Döbele" w:date="2023-11-28T20:50:00Z">
        <w:r w:rsidDel="008A75A4">
          <w:rPr>
            <w:rFonts w:ascii="Arial" w:hAnsi="Arial" w:cs="Arial"/>
            <w:lang w:val="de-DE"/>
          </w:rPr>
          <w:delText>t</w:delText>
        </w:r>
      </w:del>
      <w:r>
        <w:rPr>
          <w:rFonts w:ascii="Arial" w:hAnsi="Arial" w:cs="Arial"/>
          <w:lang w:val="de-DE"/>
        </w:rPr>
        <w:t xml:space="preserve"> </w:t>
      </w:r>
      <w:del w:id="30" w:author="David Döbele" w:date="2023-11-28T20:50:00Z">
        <w:r w:rsidDel="008A75A4">
          <w:rPr>
            <w:rFonts w:ascii="Arial" w:hAnsi="Arial" w:cs="Arial"/>
            <w:lang w:val="de-DE"/>
          </w:rPr>
          <w:delText xml:space="preserve">sie </w:delText>
        </w:r>
      </w:del>
      <w:ins w:id="31" w:author="David Döbele" w:date="2023-11-28T20:50:00Z">
        <w:r w:rsidR="008A75A4">
          <w:rPr>
            <w:rFonts w:ascii="Arial" w:hAnsi="Arial" w:cs="Arial"/>
            <w:lang w:val="de-DE"/>
          </w:rPr>
          <w:t>Sie</w:t>
        </w:r>
        <w:r w:rsidR="008A75A4">
          <w:rPr>
            <w:rFonts w:ascii="Arial" w:hAnsi="Arial" w:cs="Arial"/>
            <w:lang w:val="de-DE"/>
          </w:rPr>
          <w:t xml:space="preserve"> </w:t>
        </w:r>
      </w:ins>
      <w:r>
        <w:rPr>
          <w:rFonts w:ascii="Arial" w:hAnsi="Arial" w:cs="Arial"/>
          <w:lang w:val="de-DE"/>
        </w:rPr>
        <w:t>zu den bekanntesten Wirtschaftsprüfungen auf dem globalen Markt. Ihr Unternehmen zeichnet sich durch jahrelange Erfahrung und Spezialisierung aus. Das Praktikum bei Deloitte erscheint mir diesbezüglich als besonders attraktiv.</w:t>
      </w:r>
      <w:r w:rsidRPr="008B6304">
        <w:rPr>
          <w:rFonts w:ascii="Arial" w:hAnsi="Arial" w:cs="Arial"/>
          <w:lang w:val="de-DE"/>
        </w:rPr>
        <w:t xml:space="preserve"> </w:t>
      </w:r>
      <w:r w:rsidRPr="00B01CB1">
        <w:rPr>
          <w:rFonts w:ascii="Arial" w:hAnsi="Arial" w:cs="Arial"/>
          <w:lang w:val="de-DE"/>
        </w:rPr>
        <w:t xml:space="preserve">Besonders hervorzuheben sind </w:t>
      </w:r>
      <w:ins w:id="32" w:author="David Döbele" w:date="2023-11-28T20:50:00Z">
        <w:r w:rsidR="008A75A4">
          <w:rPr>
            <w:rFonts w:ascii="Arial" w:hAnsi="Arial" w:cs="Arial"/>
            <w:lang w:val="de-DE"/>
          </w:rPr>
          <w:t>I</w:t>
        </w:r>
      </w:ins>
      <w:del w:id="33" w:author="David Döbele" w:date="2023-11-28T20:50:00Z">
        <w:r w:rsidRPr="00B01CB1" w:rsidDel="008A75A4">
          <w:rPr>
            <w:rFonts w:ascii="Arial" w:hAnsi="Arial" w:cs="Arial"/>
            <w:lang w:val="de-DE"/>
          </w:rPr>
          <w:delText>i</w:delText>
        </w:r>
      </w:del>
      <w:r w:rsidRPr="00B01CB1">
        <w:rPr>
          <w:rFonts w:ascii="Arial" w:hAnsi="Arial" w:cs="Arial"/>
          <w:lang w:val="de-DE"/>
        </w:rPr>
        <w:t xml:space="preserve">hre Erfolgsberichte mit </w:t>
      </w:r>
      <w:ins w:id="34" w:author="David Döbele" w:date="2023-11-28T20:50:00Z">
        <w:r w:rsidR="008A75A4">
          <w:rPr>
            <w:rFonts w:ascii="Arial" w:hAnsi="Arial" w:cs="Arial"/>
            <w:lang w:val="de-DE"/>
          </w:rPr>
          <w:t>I</w:t>
        </w:r>
      </w:ins>
      <w:del w:id="35" w:author="David Döbele" w:date="2023-11-28T20:50:00Z">
        <w:r w:rsidRPr="00B01CB1" w:rsidDel="008A75A4">
          <w:rPr>
            <w:rFonts w:ascii="Arial" w:hAnsi="Arial" w:cs="Arial"/>
            <w:lang w:val="de-DE"/>
          </w:rPr>
          <w:delText>i</w:delText>
        </w:r>
      </w:del>
      <w:r w:rsidRPr="00B01CB1">
        <w:rPr>
          <w:rFonts w:ascii="Arial" w:hAnsi="Arial" w:cs="Arial"/>
          <w:lang w:val="de-DE"/>
        </w:rPr>
        <w:t xml:space="preserve">hren Mandaten, die </w:t>
      </w:r>
      <w:ins w:id="36" w:author="David Döbele" w:date="2023-11-28T20:50:00Z">
        <w:r w:rsidR="008A75A4">
          <w:rPr>
            <w:rFonts w:ascii="Arial" w:hAnsi="Arial" w:cs="Arial"/>
            <w:lang w:val="de-DE"/>
          </w:rPr>
          <w:t>S</w:t>
        </w:r>
      </w:ins>
      <w:del w:id="37" w:author="David Döbele" w:date="2023-11-28T20:50:00Z">
        <w:r w:rsidRPr="00B01CB1" w:rsidDel="008A75A4">
          <w:rPr>
            <w:rFonts w:ascii="Arial" w:hAnsi="Arial" w:cs="Arial"/>
            <w:lang w:val="de-DE"/>
          </w:rPr>
          <w:delText>s</w:delText>
        </w:r>
      </w:del>
      <w:r w:rsidRPr="00B01CB1">
        <w:rPr>
          <w:rFonts w:ascii="Arial" w:hAnsi="Arial" w:cs="Arial"/>
          <w:lang w:val="de-DE"/>
        </w:rPr>
        <w:t xml:space="preserve">ie auf </w:t>
      </w:r>
      <w:ins w:id="38" w:author="David Döbele" w:date="2023-11-28T20:50:00Z">
        <w:r w:rsidR="008A75A4">
          <w:rPr>
            <w:rFonts w:ascii="Arial" w:hAnsi="Arial" w:cs="Arial"/>
            <w:lang w:val="de-DE"/>
          </w:rPr>
          <w:t>I</w:t>
        </w:r>
      </w:ins>
      <w:del w:id="39" w:author="David Döbele" w:date="2023-11-28T20:50:00Z">
        <w:r w:rsidRPr="00B01CB1" w:rsidDel="008A75A4">
          <w:rPr>
            <w:rFonts w:ascii="Arial" w:hAnsi="Arial" w:cs="Arial"/>
            <w:lang w:val="de-DE"/>
          </w:rPr>
          <w:delText>i</w:delText>
        </w:r>
      </w:del>
      <w:r w:rsidRPr="00B01CB1">
        <w:rPr>
          <w:rFonts w:ascii="Arial" w:hAnsi="Arial" w:cs="Arial"/>
          <w:lang w:val="de-DE"/>
        </w:rPr>
        <w:t>hrer Webseite veröffentlichen.</w:t>
      </w:r>
    </w:p>
    <w:p w14:paraId="362381C1" w14:textId="77777777" w:rsidR="00A2392D" w:rsidRDefault="00A2392D" w:rsidP="008B6304">
      <w:pPr>
        <w:jc w:val="both"/>
        <w:rPr>
          <w:rFonts w:ascii="Arial" w:hAnsi="Arial" w:cs="Arial"/>
          <w:lang w:val="de-DE"/>
        </w:rPr>
      </w:pPr>
    </w:p>
    <w:p w14:paraId="235A6095" w14:textId="77777777" w:rsidR="00A2392D" w:rsidRDefault="00A2392D" w:rsidP="008B6304">
      <w:pPr>
        <w:jc w:val="both"/>
        <w:rPr>
          <w:rFonts w:ascii="Arial" w:hAnsi="Arial" w:cs="Arial"/>
          <w:lang w:val="de-DE"/>
        </w:rPr>
      </w:pPr>
    </w:p>
    <w:p w14:paraId="47CDB3AD" w14:textId="77777777" w:rsidR="00A2392D" w:rsidRDefault="00A2392D" w:rsidP="008B6304">
      <w:pPr>
        <w:jc w:val="both"/>
        <w:rPr>
          <w:rFonts w:ascii="Arial" w:hAnsi="Arial" w:cs="Arial"/>
          <w:lang w:val="de-DE"/>
        </w:rPr>
      </w:pPr>
    </w:p>
    <w:p w14:paraId="010B12FC"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640E2B9D"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78A20937"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245C9C2C"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1CAF245F" w14:textId="0FE011D7" w:rsidR="008B6304" w:rsidRPr="008D339A" w:rsidRDefault="008D339A" w:rsidP="008B6304">
      <w:pPr>
        <w:spacing w:after="0" w:line="240" w:lineRule="auto"/>
        <w:rPr>
          <w:rFonts w:ascii="Arial" w:hAnsi="Arial" w:cs="Arial"/>
          <w:lang w:val="de-DE" w:eastAsia="en-GB"/>
          <w14:ligatures w14:val="none"/>
        </w:rPr>
      </w:pPr>
      <w:r w:rsidRPr="008D339A">
        <w:rPr>
          <w:rFonts w:ascii="Arial" w:hAnsi="Arial" w:cs="Arial"/>
          <w:b/>
          <w:bCs/>
          <w:lang w:val="de-DE" w:eastAsia="en-GB"/>
          <w14:ligatures w14:val="none"/>
        </w:rPr>
        <w:lastRenderedPageBreak/>
        <w:t>EY</w:t>
      </w:r>
      <w:r w:rsidRPr="008D339A">
        <w:rPr>
          <w:rFonts w:ascii="Arial" w:hAnsi="Arial" w:cs="Arial"/>
          <w:lang w:val="de-DE" w:eastAsia="en-GB"/>
          <w14:ligatures w14:val="none"/>
        </w:rPr>
        <w:t xml:space="preserve"> (AUDIT)</w:t>
      </w:r>
    </w:p>
    <w:p w14:paraId="51B77F88" w14:textId="77777777" w:rsidR="008D339A" w:rsidRDefault="008D339A" w:rsidP="008D339A">
      <w:pPr>
        <w:jc w:val="both"/>
        <w:rPr>
          <w:lang w:val="de-AT"/>
        </w:rPr>
      </w:pPr>
    </w:p>
    <w:p w14:paraId="7EF7F91B" w14:textId="48524B49" w:rsidR="008D339A" w:rsidRPr="00D87008" w:rsidRDefault="00D87008" w:rsidP="008B6304">
      <w:pPr>
        <w:spacing w:after="0" w:line="240" w:lineRule="auto"/>
        <w:rPr>
          <w:rFonts w:ascii="Arial" w:hAnsi="Arial" w:cs="Arial"/>
          <w:lang w:val="de-DE" w:eastAsia="en-GB"/>
          <w14:ligatures w14:val="none"/>
        </w:rPr>
      </w:pPr>
      <w:r w:rsidRPr="00D87008">
        <w:rPr>
          <w:rFonts w:ascii="Arial" w:hAnsi="Arial" w:cs="Arial"/>
          <w:lang w:val="de-DE" w:eastAsia="en-GB"/>
          <w14:ligatures w14:val="none"/>
        </w:rPr>
        <w:t xml:space="preserve">EY scheint mir für dieses Praktikum ideal zu sein, mit Ihrem Anspruch „Building a </w:t>
      </w:r>
      <w:proofErr w:type="spellStart"/>
      <w:r w:rsidRPr="00D87008">
        <w:rPr>
          <w:rFonts w:ascii="Arial" w:hAnsi="Arial" w:cs="Arial"/>
          <w:lang w:val="de-DE" w:eastAsia="en-GB"/>
          <w14:ligatures w14:val="none"/>
        </w:rPr>
        <w:t>better</w:t>
      </w:r>
      <w:proofErr w:type="spellEnd"/>
      <w:r w:rsidRPr="00D87008">
        <w:rPr>
          <w:rFonts w:ascii="Arial" w:hAnsi="Arial" w:cs="Arial"/>
          <w:lang w:val="de-DE" w:eastAsia="en-GB"/>
          <w14:ligatures w14:val="none"/>
        </w:rPr>
        <w:t xml:space="preserve"> </w:t>
      </w:r>
      <w:proofErr w:type="spellStart"/>
      <w:r w:rsidRPr="00D87008">
        <w:rPr>
          <w:rFonts w:ascii="Arial" w:hAnsi="Arial" w:cs="Arial"/>
          <w:lang w:val="de-DE" w:eastAsia="en-GB"/>
          <w14:ligatures w14:val="none"/>
        </w:rPr>
        <w:t>working</w:t>
      </w:r>
      <w:proofErr w:type="spellEnd"/>
      <w:r w:rsidRPr="00D87008">
        <w:rPr>
          <w:rFonts w:ascii="Arial" w:hAnsi="Arial" w:cs="Arial"/>
          <w:lang w:val="de-DE" w:eastAsia="en-GB"/>
          <w14:ligatures w14:val="none"/>
        </w:rPr>
        <w:t xml:space="preserve"> </w:t>
      </w:r>
      <w:proofErr w:type="spellStart"/>
      <w:r w:rsidRPr="00D87008">
        <w:rPr>
          <w:rFonts w:ascii="Arial" w:hAnsi="Arial" w:cs="Arial"/>
          <w:lang w:val="de-DE" w:eastAsia="en-GB"/>
          <w14:ligatures w14:val="none"/>
        </w:rPr>
        <w:t>world</w:t>
      </w:r>
      <w:proofErr w:type="spellEnd"/>
      <w:r w:rsidRPr="00D87008">
        <w:rPr>
          <w:rFonts w:ascii="Arial" w:hAnsi="Arial" w:cs="Arial"/>
          <w:lang w:val="de-DE" w:eastAsia="en-GB"/>
          <w14:ligatures w14:val="none"/>
        </w:rPr>
        <w:t xml:space="preserve">“ die Welt von morgen verbessern zu wollen, setzt sich </w:t>
      </w:r>
      <w:ins w:id="40" w:author="David Döbele" w:date="2023-11-28T20:50:00Z">
        <w:r w:rsidR="008A75A4">
          <w:rPr>
            <w:rFonts w:ascii="Arial" w:hAnsi="Arial" w:cs="Arial"/>
            <w:lang w:val="de-DE" w:eastAsia="en-GB"/>
            <w14:ligatures w14:val="none"/>
          </w:rPr>
          <w:t>I</w:t>
        </w:r>
      </w:ins>
      <w:del w:id="41" w:author="David Döbele" w:date="2023-11-28T20:50:00Z">
        <w:r w:rsidRPr="00D87008" w:rsidDel="008A75A4">
          <w:rPr>
            <w:rFonts w:ascii="Arial" w:hAnsi="Arial" w:cs="Arial"/>
            <w:lang w:val="de-DE" w:eastAsia="en-GB"/>
            <w14:ligatures w14:val="none"/>
          </w:rPr>
          <w:delText>i</w:delText>
        </w:r>
      </w:del>
      <w:r w:rsidRPr="00D87008">
        <w:rPr>
          <w:rFonts w:ascii="Arial" w:hAnsi="Arial" w:cs="Arial"/>
          <w:lang w:val="de-DE" w:eastAsia="en-GB"/>
          <w14:ligatures w14:val="none"/>
        </w:rPr>
        <w:t>hr Unternehmen insbesondere für Nachhaltigkeit und Modernisierung ein. Durch Ihr umfassendes Wissen und Ihre jahrelange Qualität bieten Ihre Arbeitskräfte Ihren Mandanten mithilfe von tiefgründigem Branchenwissen eine vertrauensvolle und zudem auch professionelle Betreuung auf höchster Ebene an.</w:t>
      </w:r>
    </w:p>
    <w:p w14:paraId="02B66008" w14:textId="77777777" w:rsidR="008D339A" w:rsidRPr="00D87008" w:rsidRDefault="008D339A" w:rsidP="008B6304">
      <w:pPr>
        <w:spacing w:after="0" w:line="240" w:lineRule="auto"/>
        <w:rPr>
          <w:rFonts w:ascii="Arial" w:hAnsi="Arial" w:cs="Arial"/>
          <w:lang w:val="de-DE" w:eastAsia="en-GB"/>
          <w14:ligatures w14:val="none"/>
        </w:rPr>
      </w:pPr>
    </w:p>
    <w:p w14:paraId="6371E563"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1B329124" w14:textId="77777777" w:rsidR="008D339A" w:rsidRPr="008B6304" w:rsidRDefault="008D339A" w:rsidP="008B6304">
      <w:pPr>
        <w:spacing w:after="0" w:line="240" w:lineRule="auto"/>
        <w:rPr>
          <w:rFonts w:ascii="Times New Roman" w:hAnsi="Times New Roman" w:cs="Times New Roman"/>
          <w:sz w:val="24"/>
          <w:szCs w:val="24"/>
          <w:lang w:val="de-DE" w:eastAsia="en-GB"/>
          <w14:ligatures w14:val="none"/>
        </w:rPr>
      </w:pPr>
    </w:p>
    <w:p w14:paraId="2F3F7640" w14:textId="77777777" w:rsidR="00BF5997" w:rsidRPr="00BF5997" w:rsidRDefault="00BF5997" w:rsidP="00BF5997">
      <w:pPr>
        <w:jc w:val="both"/>
        <w:rPr>
          <w:b/>
          <w:bCs/>
          <w:lang w:val="de-DE"/>
        </w:rPr>
      </w:pPr>
    </w:p>
    <w:p w14:paraId="31F183C0" w14:textId="77777777" w:rsidR="008B6304" w:rsidRDefault="008B6304" w:rsidP="00BF5997">
      <w:pPr>
        <w:jc w:val="both"/>
        <w:rPr>
          <w:rFonts w:ascii="Arial" w:hAnsi="Arial" w:cs="Arial"/>
          <w:lang w:val="de-DE"/>
        </w:rPr>
      </w:pPr>
    </w:p>
    <w:p w14:paraId="66F11F02" w14:textId="77777777" w:rsidR="008B6304" w:rsidRDefault="008B6304" w:rsidP="00BF5997">
      <w:pPr>
        <w:jc w:val="both"/>
        <w:rPr>
          <w:rFonts w:ascii="Arial" w:hAnsi="Arial" w:cs="Arial"/>
          <w:lang w:val="de-DE"/>
        </w:rPr>
      </w:pPr>
    </w:p>
    <w:p w14:paraId="609E2DD6" w14:textId="77777777" w:rsidR="008B6304" w:rsidRDefault="008B6304" w:rsidP="00BF5997">
      <w:pPr>
        <w:jc w:val="both"/>
        <w:rPr>
          <w:rFonts w:ascii="Arial" w:hAnsi="Arial" w:cs="Arial"/>
          <w:lang w:val="de-DE"/>
        </w:rPr>
      </w:pPr>
    </w:p>
    <w:p w14:paraId="69DDE206" w14:textId="47F500E5" w:rsidR="00BF5997" w:rsidRPr="00B01CB1" w:rsidRDefault="00BF5997" w:rsidP="00BF5997">
      <w:pPr>
        <w:jc w:val="both"/>
        <w:rPr>
          <w:rFonts w:ascii="Arial" w:hAnsi="Arial" w:cs="Arial"/>
          <w:lang w:val="de-DE"/>
        </w:rPr>
      </w:pPr>
    </w:p>
    <w:sectPr w:rsidR="00BF5997" w:rsidRPr="00B01CB1"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A2"/>
    <w:rsid w:val="00067DCF"/>
    <w:rsid w:val="001B0239"/>
    <w:rsid w:val="0038303D"/>
    <w:rsid w:val="004D2BA2"/>
    <w:rsid w:val="0065221E"/>
    <w:rsid w:val="008A75A4"/>
    <w:rsid w:val="008B6304"/>
    <w:rsid w:val="008D339A"/>
    <w:rsid w:val="009E79AD"/>
    <w:rsid w:val="00A2392D"/>
    <w:rsid w:val="00AE1349"/>
    <w:rsid w:val="00B01CB1"/>
    <w:rsid w:val="00BF5997"/>
    <w:rsid w:val="00CA1313"/>
    <w:rsid w:val="00D87008"/>
    <w:rsid w:val="00E63A2A"/>
    <w:rsid w:val="00F014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292EE"/>
  <w15:chartTrackingRefBased/>
  <w15:docId w15:val="{C50DABD2-F14D-4909-BE83-C400BCFA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0239"/>
    <w:rPr>
      <w:rFonts w:ascii="Times New Roman" w:eastAsiaTheme="majorEastAsia" w:hAnsi="Times New Roman" w:cs="Times New Roman"/>
      <w:b/>
      <w:bCs/>
      <w:color w:val="000000" w:themeColor="text1"/>
      <w:sz w:val="36"/>
      <w:szCs w:val="36"/>
    </w:rPr>
  </w:style>
  <w:style w:type="paragraph" w:styleId="berarbeitung">
    <w:name w:val="Revision"/>
    <w:hidden/>
    <w:uiPriority w:val="99"/>
    <w:semiHidden/>
    <w:rsid w:val="008A75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55416">
      <w:bodyDiv w:val="1"/>
      <w:marLeft w:val="0"/>
      <w:marRight w:val="0"/>
      <w:marTop w:val="0"/>
      <w:marBottom w:val="0"/>
      <w:divBdr>
        <w:top w:val="none" w:sz="0" w:space="0" w:color="auto"/>
        <w:left w:val="none" w:sz="0" w:space="0" w:color="auto"/>
        <w:bottom w:val="none" w:sz="0" w:space="0" w:color="auto"/>
        <w:right w:val="none" w:sz="0" w:space="0" w:color="auto"/>
      </w:divBdr>
    </w:div>
    <w:div w:id="246117403">
      <w:bodyDiv w:val="1"/>
      <w:marLeft w:val="0"/>
      <w:marRight w:val="0"/>
      <w:marTop w:val="0"/>
      <w:marBottom w:val="0"/>
      <w:divBdr>
        <w:top w:val="none" w:sz="0" w:space="0" w:color="auto"/>
        <w:left w:val="none" w:sz="0" w:space="0" w:color="auto"/>
        <w:bottom w:val="none" w:sz="0" w:space="0" w:color="auto"/>
        <w:right w:val="none" w:sz="0" w:space="0" w:color="auto"/>
      </w:divBdr>
    </w:div>
    <w:div w:id="263608920">
      <w:bodyDiv w:val="1"/>
      <w:marLeft w:val="0"/>
      <w:marRight w:val="0"/>
      <w:marTop w:val="0"/>
      <w:marBottom w:val="0"/>
      <w:divBdr>
        <w:top w:val="none" w:sz="0" w:space="0" w:color="auto"/>
        <w:left w:val="none" w:sz="0" w:space="0" w:color="auto"/>
        <w:bottom w:val="none" w:sz="0" w:space="0" w:color="auto"/>
        <w:right w:val="none" w:sz="0" w:space="0" w:color="auto"/>
      </w:divBdr>
    </w:div>
    <w:div w:id="416751654">
      <w:bodyDiv w:val="1"/>
      <w:marLeft w:val="0"/>
      <w:marRight w:val="0"/>
      <w:marTop w:val="0"/>
      <w:marBottom w:val="0"/>
      <w:divBdr>
        <w:top w:val="none" w:sz="0" w:space="0" w:color="auto"/>
        <w:left w:val="none" w:sz="0" w:space="0" w:color="auto"/>
        <w:bottom w:val="none" w:sz="0" w:space="0" w:color="auto"/>
        <w:right w:val="none" w:sz="0" w:space="0" w:color="auto"/>
      </w:divBdr>
    </w:div>
    <w:div w:id="424346591">
      <w:bodyDiv w:val="1"/>
      <w:marLeft w:val="0"/>
      <w:marRight w:val="0"/>
      <w:marTop w:val="0"/>
      <w:marBottom w:val="0"/>
      <w:divBdr>
        <w:top w:val="none" w:sz="0" w:space="0" w:color="auto"/>
        <w:left w:val="none" w:sz="0" w:space="0" w:color="auto"/>
        <w:bottom w:val="none" w:sz="0" w:space="0" w:color="auto"/>
        <w:right w:val="none" w:sz="0" w:space="0" w:color="auto"/>
      </w:divBdr>
    </w:div>
    <w:div w:id="816918164">
      <w:bodyDiv w:val="1"/>
      <w:marLeft w:val="0"/>
      <w:marRight w:val="0"/>
      <w:marTop w:val="0"/>
      <w:marBottom w:val="0"/>
      <w:divBdr>
        <w:top w:val="none" w:sz="0" w:space="0" w:color="auto"/>
        <w:left w:val="none" w:sz="0" w:space="0" w:color="auto"/>
        <w:bottom w:val="none" w:sz="0" w:space="0" w:color="auto"/>
        <w:right w:val="none" w:sz="0" w:space="0" w:color="auto"/>
      </w:divBdr>
    </w:div>
    <w:div w:id="835923949">
      <w:bodyDiv w:val="1"/>
      <w:marLeft w:val="0"/>
      <w:marRight w:val="0"/>
      <w:marTop w:val="0"/>
      <w:marBottom w:val="0"/>
      <w:divBdr>
        <w:top w:val="none" w:sz="0" w:space="0" w:color="auto"/>
        <w:left w:val="none" w:sz="0" w:space="0" w:color="auto"/>
        <w:bottom w:val="none" w:sz="0" w:space="0" w:color="auto"/>
        <w:right w:val="none" w:sz="0" w:space="0" w:color="auto"/>
      </w:divBdr>
    </w:div>
    <w:div w:id="945188827">
      <w:bodyDiv w:val="1"/>
      <w:marLeft w:val="0"/>
      <w:marRight w:val="0"/>
      <w:marTop w:val="0"/>
      <w:marBottom w:val="0"/>
      <w:divBdr>
        <w:top w:val="none" w:sz="0" w:space="0" w:color="auto"/>
        <w:left w:val="none" w:sz="0" w:space="0" w:color="auto"/>
        <w:bottom w:val="none" w:sz="0" w:space="0" w:color="auto"/>
        <w:right w:val="none" w:sz="0" w:space="0" w:color="auto"/>
      </w:divBdr>
    </w:div>
    <w:div w:id="1045106945">
      <w:bodyDiv w:val="1"/>
      <w:marLeft w:val="0"/>
      <w:marRight w:val="0"/>
      <w:marTop w:val="0"/>
      <w:marBottom w:val="0"/>
      <w:divBdr>
        <w:top w:val="none" w:sz="0" w:space="0" w:color="auto"/>
        <w:left w:val="none" w:sz="0" w:space="0" w:color="auto"/>
        <w:bottom w:val="none" w:sz="0" w:space="0" w:color="auto"/>
        <w:right w:val="none" w:sz="0" w:space="0" w:color="auto"/>
      </w:divBdr>
    </w:div>
    <w:div w:id="1055591997">
      <w:bodyDiv w:val="1"/>
      <w:marLeft w:val="0"/>
      <w:marRight w:val="0"/>
      <w:marTop w:val="0"/>
      <w:marBottom w:val="0"/>
      <w:divBdr>
        <w:top w:val="none" w:sz="0" w:space="0" w:color="auto"/>
        <w:left w:val="none" w:sz="0" w:space="0" w:color="auto"/>
        <w:bottom w:val="none" w:sz="0" w:space="0" w:color="auto"/>
        <w:right w:val="none" w:sz="0" w:space="0" w:color="auto"/>
      </w:divBdr>
    </w:div>
    <w:div w:id="1101145681">
      <w:bodyDiv w:val="1"/>
      <w:marLeft w:val="0"/>
      <w:marRight w:val="0"/>
      <w:marTop w:val="0"/>
      <w:marBottom w:val="0"/>
      <w:divBdr>
        <w:top w:val="none" w:sz="0" w:space="0" w:color="auto"/>
        <w:left w:val="none" w:sz="0" w:space="0" w:color="auto"/>
        <w:bottom w:val="none" w:sz="0" w:space="0" w:color="auto"/>
        <w:right w:val="none" w:sz="0" w:space="0" w:color="auto"/>
      </w:divBdr>
    </w:div>
    <w:div w:id="140957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David Döbele</cp:lastModifiedBy>
  <cp:revision>3</cp:revision>
  <dcterms:created xsi:type="dcterms:W3CDTF">2023-11-28T13:02:00Z</dcterms:created>
  <dcterms:modified xsi:type="dcterms:W3CDTF">2023-11-28T19:50:00Z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c8289404-2030-47b8-916a-a68b7be325e7</vt:lpwstr>
  </property>
</Properties>
</file>