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A3047" w14:textId="77777777" w:rsidR="00022930" w:rsidRPr="009A580E" w:rsidRDefault="00022930">
      <w:pPr>
        <w:rPr>
          <w:rFonts w:ascii="Arial" w:hAnsi="Arial" w:cs="Arial"/>
          <w:b/>
          <w:bCs/>
          <w:sz w:val="20"/>
          <w:szCs w:val="20"/>
          <w:lang w:val="en-US"/>
          <w:rPrChange w:id="0" w:author="David Döbele" w:date="2023-02-21T21:17:00Z">
            <w:rPr>
              <w:rFonts w:ascii="Arial" w:hAnsi="Arial" w:cs="Arial"/>
              <w:b/>
              <w:bCs/>
              <w:lang w:val="en-US"/>
            </w:rPr>
          </w:rPrChange>
        </w:rPr>
      </w:pPr>
      <w:r w:rsidRPr="009A580E">
        <w:rPr>
          <w:rFonts w:ascii="Arial" w:hAnsi="Arial" w:cs="Arial"/>
          <w:b/>
          <w:bCs/>
          <w:sz w:val="20"/>
          <w:szCs w:val="20"/>
          <w:lang w:val="en-US"/>
          <w:rPrChange w:id="1" w:author="David Döbele" w:date="2023-02-21T21:17:00Z">
            <w:rPr>
              <w:rFonts w:ascii="Arial" w:hAnsi="Arial" w:cs="Arial"/>
              <w:b/>
              <w:bCs/>
              <w:lang w:val="en-US"/>
            </w:rPr>
          </w:rPrChange>
        </w:rPr>
        <w:t xml:space="preserve">Motivational Letter </w:t>
      </w:r>
    </w:p>
    <w:p w14:paraId="596AE6AA" w14:textId="77777777" w:rsidR="00022930" w:rsidRPr="009A580E" w:rsidRDefault="00022930">
      <w:pPr>
        <w:rPr>
          <w:rFonts w:ascii="Arial" w:hAnsi="Arial" w:cs="Arial"/>
          <w:b/>
          <w:bCs/>
          <w:sz w:val="20"/>
          <w:szCs w:val="20"/>
          <w:lang w:val="en-US"/>
          <w:rPrChange w:id="2" w:author="David Döbele" w:date="2023-02-21T21:17:00Z">
            <w:rPr>
              <w:rFonts w:ascii="Arial" w:hAnsi="Arial" w:cs="Arial"/>
              <w:b/>
              <w:bCs/>
              <w:lang w:val="en-US"/>
            </w:rPr>
          </w:rPrChange>
        </w:rPr>
      </w:pPr>
    </w:p>
    <w:p w14:paraId="751FDD8C" w14:textId="77777777" w:rsidR="00605B60" w:rsidRPr="009A580E" w:rsidRDefault="00605B60" w:rsidP="00605B60">
      <w:pPr>
        <w:spacing w:line="360" w:lineRule="auto"/>
        <w:jc w:val="both"/>
        <w:rPr>
          <w:rFonts w:ascii="Arial" w:hAnsi="Arial" w:cs="Arial"/>
          <w:sz w:val="20"/>
          <w:szCs w:val="20"/>
          <w:lang w:val="en-GB"/>
          <w:rPrChange w:id="3" w:author="David Döbele" w:date="2023-02-21T21:17:00Z">
            <w:rPr>
              <w:rFonts w:ascii="Arial" w:hAnsi="Arial" w:cs="Arial"/>
              <w:sz w:val="21"/>
              <w:szCs w:val="21"/>
              <w:lang w:val="en-GB"/>
            </w:rPr>
          </w:rPrChange>
        </w:rPr>
      </w:pPr>
      <w:r w:rsidRPr="009A580E">
        <w:rPr>
          <w:rFonts w:ascii="Arial" w:hAnsi="Arial" w:cs="Arial"/>
          <w:sz w:val="20"/>
          <w:szCs w:val="20"/>
          <w:lang w:val="en-GB"/>
          <w:rPrChange w:id="4" w:author="David Döbele" w:date="2023-02-21T21:17:00Z">
            <w:rPr>
              <w:rFonts w:ascii="Arial" w:hAnsi="Arial" w:cs="Arial"/>
              <w:sz w:val="21"/>
              <w:szCs w:val="21"/>
              <w:lang w:val="en-GB"/>
            </w:rPr>
          </w:rPrChange>
        </w:rPr>
        <w:t xml:space="preserve">“Dream big! There are no limits to how good you can become or how high you can rise except the limits you put on yourself.” With this quotation from Brian Tracy, which characterizes my approach to new challenges and my way of working, I want to introduce myself to be an active and engaged part of the Frankfurt School Student Consulting GmbH. </w:t>
      </w:r>
    </w:p>
    <w:p w14:paraId="6283433C" w14:textId="001784D2" w:rsidR="00605B60" w:rsidRPr="009A580E" w:rsidRDefault="00605B60" w:rsidP="00605B60">
      <w:pPr>
        <w:spacing w:line="360" w:lineRule="auto"/>
        <w:jc w:val="both"/>
        <w:rPr>
          <w:rFonts w:ascii="Arial" w:hAnsi="Arial" w:cs="Arial"/>
          <w:sz w:val="20"/>
          <w:szCs w:val="20"/>
          <w:lang w:val="en-GB"/>
          <w:rPrChange w:id="5" w:author="David Döbele" w:date="2023-02-21T21:17:00Z">
            <w:rPr>
              <w:rFonts w:ascii="Arial" w:hAnsi="Arial" w:cs="Arial"/>
              <w:sz w:val="21"/>
              <w:szCs w:val="21"/>
              <w:lang w:val="en-GB"/>
            </w:rPr>
          </w:rPrChange>
        </w:rPr>
      </w:pPr>
      <w:r w:rsidRPr="009A580E">
        <w:rPr>
          <w:rFonts w:ascii="Arial" w:hAnsi="Arial" w:cs="Arial"/>
          <w:sz w:val="20"/>
          <w:szCs w:val="20"/>
          <w:lang w:val="en-GB"/>
          <w:rPrChange w:id="6" w:author="David Döbele" w:date="2023-02-21T21:17:00Z">
            <w:rPr>
              <w:rFonts w:ascii="Arial" w:hAnsi="Arial" w:cs="Arial"/>
              <w:sz w:val="21"/>
              <w:szCs w:val="21"/>
              <w:lang w:val="en-GB"/>
            </w:rPr>
          </w:rPrChange>
        </w:rPr>
        <w:t xml:space="preserve">My name is Dominic </w:t>
      </w:r>
      <w:proofErr w:type="gramStart"/>
      <w:r w:rsidRPr="009A580E">
        <w:rPr>
          <w:rFonts w:ascii="Arial" w:hAnsi="Arial" w:cs="Arial"/>
          <w:sz w:val="20"/>
          <w:szCs w:val="20"/>
          <w:lang w:val="en-GB"/>
          <w:rPrChange w:id="7" w:author="David Döbele" w:date="2023-02-21T21:17:00Z">
            <w:rPr>
              <w:rFonts w:ascii="Arial" w:hAnsi="Arial" w:cs="Arial"/>
              <w:sz w:val="21"/>
              <w:szCs w:val="21"/>
              <w:lang w:val="en-GB"/>
            </w:rPr>
          </w:rPrChange>
        </w:rPr>
        <w:t>Hartlieb</w:t>
      </w:r>
      <w:proofErr w:type="gramEnd"/>
      <w:r w:rsidRPr="009A580E">
        <w:rPr>
          <w:rFonts w:ascii="Arial" w:hAnsi="Arial" w:cs="Arial"/>
          <w:sz w:val="20"/>
          <w:szCs w:val="20"/>
          <w:lang w:val="en-GB"/>
          <w:rPrChange w:id="8" w:author="David Döbele" w:date="2023-02-21T21:17:00Z">
            <w:rPr>
              <w:rFonts w:ascii="Arial" w:hAnsi="Arial" w:cs="Arial"/>
              <w:sz w:val="21"/>
              <w:szCs w:val="21"/>
              <w:lang w:val="en-GB"/>
            </w:rPr>
          </w:rPrChange>
        </w:rPr>
        <w:t xml:space="preserve"> and I am a 21-year-old student at Frankfurt School of Finance and Management. Currently, I am </w:t>
      </w:r>
      <w:del w:id="9" w:author="David Döbele" w:date="2023-02-21T21:14:00Z">
        <w:r w:rsidRPr="009A580E" w:rsidDel="009A580E">
          <w:rPr>
            <w:rFonts w:ascii="Arial" w:hAnsi="Arial" w:cs="Arial"/>
            <w:sz w:val="20"/>
            <w:szCs w:val="20"/>
            <w:lang w:val="en-GB"/>
            <w:rPrChange w:id="10" w:author="David Döbele" w:date="2023-02-21T21:17:00Z">
              <w:rPr>
                <w:rFonts w:ascii="Arial" w:hAnsi="Arial" w:cs="Arial"/>
                <w:sz w:val="21"/>
                <w:szCs w:val="21"/>
                <w:lang w:val="en-GB"/>
              </w:rPr>
            </w:rPrChange>
          </w:rPr>
          <w:delText xml:space="preserve">currently </w:delText>
        </w:r>
      </w:del>
      <w:r w:rsidRPr="009A580E">
        <w:rPr>
          <w:rFonts w:ascii="Arial" w:hAnsi="Arial" w:cs="Arial"/>
          <w:sz w:val="20"/>
          <w:szCs w:val="20"/>
          <w:lang w:val="en-GB"/>
          <w:rPrChange w:id="11" w:author="David Döbele" w:date="2023-02-21T21:17:00Z">
            <w:rPr>
              <w:rFonts w:ascii="Arial" w:hAnsi="Arial" w:cs="Arial"/>
              <w:sz w:val="21"/>
              <w:szCs w:val="21"/>
              <w:lang w:val="en-GB"/>
            </w:rPr>
          </w:rPrChange>
        </w:rPr>
        <w:t xml:space="preserve">in the second semester of </w:t>
      </w:r>
      <w:del w:id="12" w:author="David Döbele" w:date="2023-02-21T21:14:00Z">
        <w:r w:rsidRPr="009A580E" w:rsidDel="009A580E">
          <w:rPr>
            <w:rFonts w:ascii="Arial" w:hAnsi="Arial" w:cs="Arial"/>
            <w:sz w:val="20"/>
            <w:szCs w:val="20"/>
            <w:lang w:val="en-GB"/>
            <w:rPrChange w:id="13" w:author="David Döbele" w:date="2023-02-21T21:17:00Z">
              <w:rPr>
                <w:rFonts w:ascii="Arial" w:hAnsi="Arial" w:cs="Arial"/>
                <w:sz w:val="21"/>
                <w:szCs w:val="21"/>
                <w:lang w:val="en-GB"/>
              </w:rPr>
            </w:rPrChange>
          </w:rPr>
          <w:delText xml:space="preserve">of </w:delText>
        </w:r>
      </w:del>
      <w:r w:rsidRPr="009A580E">
        <w:rPr>
          <w:rFonts w:ascii="Arial" w:hAnsi="Arial" w:cs="Arial"/>
          <w:sz w:val="20"/>
          <w:szCs w:val="20"/>
          <w:lang w:val="en-GB"/>
          <w:rPrChange w:id="14" w:author="David Döbele" w:date="2023-02-21T21:17:00Z">
            <w:rPr>
              <w:rFonts w:ascii="Arial" w:hAnsi="Arial" w:cs="Arial"/>
              <w:sz w:val="21"/>
              <w:szCs w:val="21"/>
              <w:lang w:val="en-GB"/>
            </w:rPr>
          </w:rPrChange>
        </w:rPr>
        <w:t xml:space="preserve">my </w:t>
      </w:r>
      <w:proofErr w:type="gramStart"/>
      <w:r w:rsidRPr="009A580E">
        <w:rPr>
          <w:rFonts w:ascii="Arial" w:hAnsi="Arial" w:cs="Arial"/>
          <w:sz w:val="20"/>
          <w:szCs w:val="20"/>
          <w:lang w:val="en-GB"/>
          <w:rPrChange w:id="15" w:author="David Döbele" w:date="2023-02-21T21:17:00Z">
            <w:rPr>
              <w:rFonts w:ascii="Arial" w:hAnsi="Arial" w:cs="Arial"/>
              <w:sz w:val="21"/>
              <w:szCs w:val="21"/>
              <w:lang w:val="en-GB"/>
            </w:rPr>
          </w:rPrChange>
        </w:rPr>
        <w:t>Bachelor in Business Administration</w:t>
      </w:r>
      <w:proofErr w:type="gramEnd"/>
      <w:r w:rsidRPr="009A580E">
        <w:rPr>
          <w:rFonts w:ascii="Arial" w:hAnsi="Arial" w:cs="Arial"/>
          <w:sz w:val="20"/>
          <w:szCs w:val="20"/>
          <w:lang w:val="en-GB"/>
          <w:rPrChange w:id="16" w:author="David Döbele" w:date="2023-02-21T21:17:00Z">
            <w:rPr>
              <w:rFonts w:ascii="Arial" w:hAnsi="Arial" w:cs="Arial"/>
              <w:sz w:val="21"/>
              <w:szCs w:val="21"/>
              <w:lang w:val="en-GB"/>
            </w:rPr>
          </w:rPrChange>
        </w:rPr>
        <w:t xml:space="preserve">. After I completed my bachelor’s degree, my professional goal is to work in management consulting. </w:t>
      </w:r>
    </w:p>
    <w:p w14:paraId="60B74CE8" w14:textId="77777777" w:rsidR="00605B60" w:rsidRPr="009A580E" w:rsidRDefault="00605B60" w:rsidP="00605B60">
      <w:pPr>
        <w:spacing w:line="360" w:lineRule="auto"/>
        <w:jc w:val="both"/>
        <w:rPr>
          <w:rFonts w:ascii="Arial" w:hAnsi="Arial" w:cs="Arial"/>
          <w:sz w:val="20"/>
          <w:szCs w:val="20"/>
          <w:lang w:val="en-GB"/>
          <w:rPrChange w:id="17" w:author="David Döbele" w:date="2023-02-21T21:17:00Z">
            <w:rPr>
              <w:rFonts w:ascii="Arial" w:hAnsi="Arial" w:cs="Arial"/>
              <w:sz w:val="21"/>
              <w:szCs w:val="21"/>
              <w:lang w:val="en-GB"/>
            </w:rPr>
          </w:rPrChange>
        </w:rPr>
      </w:pPr>
    </w:p>
    <w:p w14:paraId="730E40A3" w14:textId="14EC963B" w:rsidR="00022930" w:rsidRPr="009A580E" w:rsidRDefault="00605B60" w:rsidP="00605B60">
      <w:pPr>
        <w:spacing w:line="360" w:lineRule="auto"/>
        <w:jc w:val="both"/>
        <w:rPr>
          <w:rFonts w:ascii="Arial" w:hAnsi="Arial" w:cs="Arial"/>
          <w:sz w:val="20"/>
          <w:szCs w:val="20"/>
          <w:lang w:val="en-US"/>
          <w:rPrChange w:id="18" w:author="David Döbele" w:date="2023-02-21T21:17:00Z">
            <w:rPr>
              <w:rFonts w:ascii="Arial" w:hAnsi="Arial" w:cs="Arial"/>
              <w:sz w:val="21"/>
              <w:szCs w:val="21"/>
              <w:lang w:val="en-US"/>
            </w:rPr>
          </w:rPrChange>
        </w:rPr>
      </w:pPr>
      <w:r w:rsidRPr="009A580E">
        <w:rPr>
          <w:rFonts w:ascii="Arial" w:hAnsi="Arial" w:cs="Arial"/>
          <w:sz w:val="20"/>
          <w:szCs w:val="20"/>
          <w:lang w:val="en-GB"/>
          <w:rPrChange w:id="19" w:author="David Döbele" w:date="2023-02-21T21:17:00Z">
            <w:rPr>
              <w:rFonts w:ascii="Arial" w:hAnsi="Arial" w:cs="Arial"/>
              <w:sz w:val="21"/>
              <w:szCs w:val="21"/>
              <w:lang w:val="en-GB"/>
            </w:rPr>
          </w:rPrChange>
        </w:rPr>
        <w:t xml:space="preserve">In my opinion, the work in a management consultancy </w:t>
      </w:r>
      <w:del w:id="20" w:author="David Döbele" w:date="2023-02-21T21:14:00Z">
        <w:r w:rsidRPr="009A580E" w:rsidDel="009A580E">
          <w:rPr>
            <w:rFonts w:ascii="Arial" w:hAnsi="Arial" w:cs="Arial"/>
            <w:sz w:val="20"/>
            <w:szCs w:val="20"/>
            <w:lang w:val="en-GB"/>
            <w:rPrChange w:id="21" w:author="David Döbele" w:date="2023-02-21T21:17:00Z">
              <w:rPr>
                <w:rFonts w:ascii="Arial" w:hAnsi="Arial" w:cs="Arial"/>
                <w:sz w:val="21"/>
                <w:szCs w:val="21"/>
                <w:lang w:val="en-GB"/>
              </w:rPr>
            </w:rPrChange>
          </w:rPr>
          <w:delText xml:space="preserve">is </w:delText>
        </w:r>
      </w:del>
      <w:r w:rsidRPr="009A580E">
        <w:rPr>
          <w:rFonts w:ascii="Arial" w:hAnsi="Arial" w:cs="Arial"/>
          <w:sz w:val="20"/>
          <w:szCs w:val="20"/>
          <w:lang w:val="en-GB"/>
          <w:rPrChange w:id="22" w:author="David Döbele" w:date="2023-02-21T21:17:00Z">
            <w:rPr>
              <w:rFonts w:ascii="Arial" w:hAnsi="Arial" w:cs="Arial"/>
              <w:sz w:val="21"/>
              <w:szCs w:val="21"/>
              <w:lang w:val="en-GB"/>
            </w:rPr>
          </w:rPrChange>
        </w:rPr>
        <w:t>can be described as a dynamic daily work routine, in the context of which a constant change of strategic and company-related challenges takes place.</w:t>
      </w:r>
      <w:r w:rsidR="006973A5" w:rsidRPr="009A580E">
        <w:rPr>
          <w:rFonts w:ascii="Arial" w:hAnsi="Arial" w:cs="Arial"/>
          <w:sz w:val="20"/>
          <w:szCs w:val="20"/>
          <w:lang w:val="en-GB"/>
          <w:rPrChange w:id="23" w:author="David Döbele" w:date="2023-02-21T21:17:00Z">
            <w:rPr>
              <w:rFonts w:ascii="Arial" w:hAnsi="Arial" w:cs="Arial"/>
              <w:sz w:val="21"/>
              <w:szCs w:val="21"/>
              <w:lang w:val="en-GB"/>
            </w:rPr>
          </w:rPrChange>
        </w:rPr>
        <w:t xml:space="preserve"> Each variable of a business needs to be considered</w:t>
      </w:r>
      <w:r w:rsidR="001A2091" w:rsidRPr="009A580E">
        <w:rPr>
          <w:rFonts w:ascii="Arial" w:hAnsi="Arial" w:cs="Arial"/>
          <w:sz w:val="20"/>
          <w:szCs w:val="20"/>
          <w:lang w:val="en-GB"/>
          <w:rPrChange w:id="24" w:author="David Döbele" w:date="2023-02-21T21:17:00Z">
            <w:rPr>
              <w:rFonts w:ascii="Arial" w:hAnsi="Arial" w:cs="Arial"/>
              <w:sz w:val="21"/>
              <w:szCs w:val="21"/>
              <w:lang w:val="en-GB"/>
            </w:rPr>
          </w:rPrChange>
        </w:rPr>
        <w:t xml:space="preserve"> and its consequences must be able to be estimated in order</w:t>
      </w:r>
      <w:r w:rsidR="006973A5" w:rsidRPr="009A580E">
        <w:rPr>
          <w:rFonts w:ascii="Arial" w:hAnsi="Arial" w:cs="Arial"/>
          <w:sz w:val="20"/>
          <w:szCs w:val="20"/>
          <w:lang w:val="en-GB"/>
          <w:rPrChange w:id="25" w:author="David Döbele" w:date="2023-02-21T21:17:00Z">
            <w:rPr>
              <w:rFonts w:ascii="Arial" w:hAnsi="Arial" w:cs="Arial"/>
              <w:sz w:val="21"/>
              <w:szCs w:val="21"/>
              <w:lang w:val="en-GB"/>
            </w:rPr>
          </w:rPrChange>
        </w:rPr>
        <w:t xml:space="preserve"> to build up a strategy that helps it to grow and expand.</w:t>
      </w:r>
      <w:r w:rsidRPr="009A580E">
        <w:rPr>
          <w:rFonts w:ascii="Arial" w:hAnsi="Arial" w:cs="Arial"/>
          <w:sz w:val="20"/>
          <w:szCs w:val="20"/>
          <w:lang w:val="en-GB"/>
          <w:rPrChange w:id="26" w:author="David Döbele" w:date="2023-02-21T21:17:00Z">
            <w:rPr>
              <w:rFonts w:ascii="Arial" w:hAnsi="Arial" w:cs="Arial"/>
              <w:sz w:val="21"/>
              <w:szCs w:val="21"/>
              <w:lang w:val="en-GB"/>
            </w:rPr>
          </w:rPrChange>
        </w:rPr>
        <w:t xml:space="preserve"> Besides, I find the high variety of different problems and projects quite motivating, because on the one hand, growth potential can be tapped not only for the company, but also for myself as a problem solver. Therefore, challenges are a significant source to exploit and expand one's own potential. As a personal, intrinsic motivation, I am willing to reach my full potential and achieve a steep learning curve. </w:t>
      </w:r>
      <w:r w:rsidRPr="009A580E">
        <w:rPr>
          <w:rFonts w:ascii="Arial" w:hAnsi="Arial" w:cs="Arial"/>
          <w:sz w:val="20"/>
          <w:szCs w:val="20"/>
          <w:lang w:val="en-US"/>
          <w:rPrChange w:id="27" w:author="David Döbele" w:date="2023-02-21T21:17:00Z">
            <w:rPr>
              <w:rFonts w:ascii="Arial" w:hAnsi="Arial" w:cs="Arial"/>
              <w:sz w:val="21"/>
              <w:szCs w:val="21"/>
              <w:lang w:val="en-US"/>
            </w:rPr>
          </w:rPrChange>
        </w:rPr>
        <w:t>„I know the price of success: dedication, hard work, and an unremitting devotion to the things you want to see happen.</w:t>
      </w:r>
      <w:ins w:id="28" w:author="David Döbele" w:date="2023-02-21T21:15:00Z">
        <w:r w:rsidR="009A580E" w:rsidRPr="009A580E">
          <w:rPr>
            <w:rFonts w:ascii="Arial" w:hAnsi="Arial" w:cs="Arial"/>
            <w:sz w:val="20"/>
            <w:szCs w:val="20"/>
            <w:lang w:val="en-US"/>
            <w:rPrChange w:id="29" w:author="David Döbele" w:date="2023-02-21T21:17:00Z">
              <w:rPr>
                <w:rFonts w:ascii="Arial" w:hAnsi="Arial" w:cs="Arial"/>
                <w:sz w:val="21"/>
                <w:szCs w:val="21"/>
                <w:lang w:val="en-US"/>
              </w:rPr>
            </w:rPrChange>
          </w:rPr>
          <w:t>”</w:t>
        </w:r>
      </w:ins>
      <w:r w:rsidRPr="009A580E">
        <w:rPr>
          <w:rFonts w:ascii="Arial" w:hAnsi="Arial" w:cs="Arial"/>
          <w:sz w:val="20"/>
          <w:szCs w:val="20"/>
          <w:lang w:val="en-US"/>
          <w:rPrChange w:id="30" w:author="David Döbele" w:date="2023-02-21T21:17:00Z">
            <w:rPr>
              <w:rFonts w:ascii="Arial" w:hAnsi="Arial" w:cs="Arial"/>
              <w:sz w:val="21"/>
              <w:szCs w:val="21"/>
              <w:lang w:val="en-US"/>
            </w:rPr>
          </w:rPrChange>
        </w:rPr>
        <w:t xml:space="preserve"> (Frank Lloyd Wright) – this is </w:t>
      </w:r>
      <w:ins w:id="31" w:author="David Döbele" w:date="2023-02-21T21:16:00Z">
        <w:r w:rsidR="009A580E" w:rsidRPr="009A580E">
          <w:rPr>
            <w:rFonts w:ascii="Arial" w:hAnsi="Arial" w:cs="Arial"/>
            <w:sz w:val="20"/>
            <w:szCs w:val="20"/>
            <w:lang w:val="en-US"/>
            <w:rPrChange w:id="32" w:author="David Döbele" w:date="2023-02-21T21:17:00Z">
              <w:rPr>
                <w:rFonts w:ascii="Arial" w:hAnsi="Arial" w:cs="Arial"/>
                <w:sz w:val="21"/>
                <w:szCs w:val="21"/>
                <w:lang w:val="en-US"/>
              </w:rPr>
            </w:rPrChange>
          </w:rPr>
          <w:t xml:space="preserve">how </w:t>
        </w:r>
      </w:ins>
      <w:r w:rsidRPr="009A580E">
        <w:rPr>
          <w:rFonts w:ascii="Arial" w:hAnsi="Arial" w:cs="Arial"/>
          <w:sz w:val="20"/>
          <w:szCs w:val="20"/>
          <w:lang w:val="en-US"/>
          <w:rPrChange w:id="33" w:author="David Döbele" w:date="2023-02-21T21:17:00Z">
            <w:rPr>
              <w:rFonts w:ascii="Arial" w:hAnsi="Arial" w:cs="Arial"/>
              <w:sz w:val="21"/>
              <w:szCs w:val="21"/>
              <w:lang w:val="en-US"/>
            </w:rPr>
          </w:rPrChange>
        </w:rPr>
        <w:t xml:space="preserve">I work on it. </w:t>
      </w:r>
    </w:p>
    <w:p w14:paraId="04D29DB0" w14:textId="77777777" w:rsidR="00605B60" w:rsidRPr="009A580E" w:rsidRDefault="00605B60" w:rsidP="00605B60">
      <w:pPr>
        <w:spacing w:line="360" w:lineRule="auto"/>
        <w:jc w:val="both"/>
        <w:rPr>
          <w:rFonts w:ascii="Arial" w:hAnsi="Arial" w:cs="Arial"/>
          <w:sz w:val="20"/>
          <w:szCs w:val="20"/>
          <w:lang w:val="en-US"/>
          <w:rPrChange w:id="34" w:author="David Döbele" w:date="2023-02-21T21:17:00Z">
            <w:rPr>
              <w:rFonts w:ascii="Arial" w:hAnsi="Arial" w:cs="Arial"/>
              <w:sz w:val="21"/>
              <w:szCs w:val="21"/>
              <w:lang w:val="en-US"/>
            </w:rPr>
          </w:rPrChange>
        </w:rPr>
      </w:pPr>
    </w:p>
    <w:p w14:paraId="1EF80EC7" w14:textId="36A17DF6" w:rsidR="00605B60" w:rsidRPr="009A580E" w:rsidRDefault="006973A5" w:rsidP="00605B60">
      <w:pPr>
        <w:spacing w:line="360" w:lineRule="auto"/>
        <w:jc w:val="both"/>
        <w:rPr>
          <w:rFonts w:ascii="Arial" w:hAnsi="Arial" w:cs="Arial"/>
          <w:sz w:val="20"/>
          <w:szCs w:val="20"/>
          <w:lang w:val="en-GB"/>
          <w:rPrChange w:id="35" w:author="David Döbele" w:date="2023-02-21T21:17:00Z">
            <w:rPr>
              <w:rFonts w:ascii="Arial" w:hAnsi="Arial" w:cs="Arial"/>
              <w:sz w:val="21"/>
              <w:szCs w:val="21"/>
              <w:lang w:val="en-GB"/>
            </w:rPr>
          </w:rPrChange>
        </w:rPr>
      </w:pPr>
      <w:r w:rsidRPr="009A580E">
        <w:rPr>
          <w:rFonts w:ascii="Arial" w:hAnsi="Arial" w:cs="Arial"/>
          <w:sz w:val="20"/>
          <w:szCs w:val="20"/>
          <w:lang w:val="en-GB"/>
          <w:rPrChange w:id="36" w:author="David Döbele" w:date="2023-02-21T21:17:00Z">
            <w:rPr>
              <w:rFonts w:ascii="Arial" w:hAnsi="Arial" w:cs="Arial"/>
              <w:sz w:val="21"/>
              <w:szCs w:val="21"/>
              <w:lang w:val="en-GB"/>
            </w:rPr>
          </w:rPrChange>
        </w:rPr>
        <w:t xml:space="preserve">For me, personal development is highly important – that is why I keep working </w:t>
      </w:r>
      <w:proofErr w:type="gramStart"/>
      <w:r w:rsidRPr="009A580E">
        <w:rPr>
          <w:rFonts w:ascii="Arial" w:hAnsi="Arial" w:cs="Arial"/>
          <w:sz w:val="20"/>
          <w:szCs w:val="20"/>
          <w:lang w:val="en-GB"/>
          <w:rPrChange w:id="37" w:author="David Döbele" w:date="2023-02-21T21:17:00Z">
            <w:rPr>
              <w:rFonts w:ascii="Arial" w:hAnsi="Arial" w:cs="Arial"/>
              <w:sz w:val="21"/>
              <w:szCs w:val="21"/>
              <w:lang w:val="en-GB"/>
            </w:rPr>
          </w:rPrChange>
        </w:rPr>
        <w:t>in order to</w:t>
      </w:r>
      <w:proofErr w:type="gramEnd"/>
      <w:r w:rsidRPr="009A580E">
        <w:rPr>
          <w:rFonts w:ascii="Arial" w:hAnsi="Arial" w:cs="Arial"/>
          <w:sz w:val="20"/>
          <w:szCs w:val="20"/>
          <w:lang w:val="en-GB"/>
          <w:rPrChange w:id="38" w:author="David Döbele" w:date="2023-02-21T21:17:00Z">
            <w:rPr>
              <w:rFonts w:ascii="Arial" w:hAnsi="Arial" w:cs="Arial"/>
              <w:sz w:val="21"/>
              <w:szCs w:val="21"/>
              <w:lang w:val="en-GB"/>
            </w:rPr>
          </w:rPrChange>
        </w:rPr>
        <w:t xml:space="preserve"> gain more expertise as well as more experience.</w:t>
      </w:r>
      <w:r w:rsidR="001C4FFF" w:rsidRPr="009A580E">
        <w:rPr>
          <w:rFonts w:ascii="Arial" w:hAnsi="Arial" w:cs="Arial"/>
          <w:sz w:val="20"/>
          <w:szCs w:val="20"/>
          <w:lang w:val="en-GB"/>
          <w:rPrChange w:id="39" w:author="David Döbele" w:date="2023-02-21T21:17:00Z">
            <w:rPr>
              <w:rFonts w:ascii="Arial" w:hAnsi="Arial" w:cs="Arial"/>
              <w:sz w:val="21"/>
              <w:szCs w:val="21"/>
              <w:lang w:val="en-GB"/>
            </w:rPr>
          </w:rPrChange>
        </w:rPr>
        <w:t xml:space="preserve"> To do so, I decided to realize an initial idea for a start-up in the Accelerator Program of the Frankfurt School Entrepreneurship Centre – one of the most valuable decisions I have ever made. It was an unforgettable experience for myself, because on </w:t>
      </w:r>
      <w:ins w:id="40" w:author="David Döbele" w:date="2023-02-21T21:16:00Z">
        <w:r w:rsidR="009A580E" w:rsidRPr="009A580E">
          <w:rPr>
            <w:rFonts w:ascii="Arial" w:hAnsi="Arial" w:cs="Arial"/>
            <w:sz w:val="20"/>
            <w:szCs w:val="20"/>
            <w:lang w:val="en-GB"/>
            <w:rPrChange w:id="41" w:author="David Döbele" w:date="2023-02-21T21:17:00Z">
              <w:rPr>
                <w:rFonts w:ascii="Arial" w:hAnsi="Arial" w:cs="Arial"/>
                <w:sz w:val="21"/>
                <w:szCs w:val="21"/>
                <w:lang w:val="en-GB"/>
              </w:rPr>
            </w:rPrChange>
          </w:rPr>
          <w:t xml:space="preserve">the </w:t>
        </w:r>
      </w:ins>
      <w:r w:rsidR="001C4FFF" w:rsidRPr="009A580E">
        <w:rPr>
          <w:rFonts w:ascii="Arial" w:hAnsi="Arial" w:cs="Arial"/>
          <w:sz w:val="20"/>
          <w:szCs w:val="20"/>
          <w:lang w:val="en-GB"/>
          <w:rPrChange w:id="42" w:author="David Döbele" w:date="2023-02-21T21:17:00Z">
            <w:rPr>
              <w:rFonts w:ascii="Arial" w:hAnsi="Arial" w:cs="Arial"/>
              <w:sz w:val="21"/>
              <w:szCs w:val="21"/>
              <w:lang w:val="en-GB"/>
            </w:rPr>
          </w:rPrChange>
        </w:rPr>
        <w:t xml:space="preserve">one hand, I now have a better understanding of how many different competences an entrepreneur needs to have – starting from basic legal understanding to design thinking and a deep economic understanding. On the other hand, it illustrated to me that there are many different approaches to a problem </w:t>
      </w:r>
      <w:proofErr w:type="gramStart"/>
      <w:r w:rsidR="001C4FFF" w:rsidRPr="009A580E">
        <w:rPr>
          <w:rFonts w:ascii="Arial" w:hAnsi="Arial" w:cs="Arial"/>
          <w:sz w:val="20"/>
          <w:szCs w:val="20"/>
          <w:lang w:val="en-GB"/>
          <w:rPrChange w:id="43" w:author="David Döbele" w:date="2023-02-21T21:17:00Z">
            <w:rPr>
              <w:rFonts w:ascii="Arial" w:hAnsi="Arial" w:cs="Arial"/>
              <w:sz w:val="21"/>
              <w:szCs w:val="21"/>
              <w:lang w:val="en-GB"/>
            </w:rPr>
          </w:rPrChange>
        </w:rPr>
        <w:t>in order to</w:t>
      </w:r>
      <w:proofErr w:type="gramEnd"/>
      <w:r w:rsidR="001C4FFF" w:rsidRPr="009A580E">
        <w:rPr>
          <w:rFonts w:ascii="Arial" w:hAnsi="Arial" w:cs="Arial"/>
          <w:sz w:val="20"/>
          <w:szCs w:val="20"/>
          <w:lang w:val="en-GB"/>
          <w:rPrChange w:id="44" w:author="David Döbele" w:date="2023-02-21T21:17:00Z">
            <w:rPr>
              <w:rFonts w:ascii="Arial" w:hAnsi="Arial" w:cs="Arial"/>
              <w:sz w:val="21"/>
              <w:szCs w:val="21"/>
              <w:lang w:val="en-GB"/>
            </w:rPr>
          </w:rPrChange>
        </w:rPr>
        <w:t xml:space="preserve"> solve it efficiently - but never should giving up be considered. Therefore, I am very grateful that I now have this resilience. </w:t>
      </w:r>
    </w:p>
    <w:p w14:paraId="2D5BB7B8" w14:textId="77777777" w:rsidR="001C4FFF" w:rsidRPr="009A580E" w:rsidRDefault="001C4FFF" w:rsidP="00605B60">
      <w:pPr>
        <w:spacing w:line="360" w:lineRule="auto"/>
        <w:jc w:val="both"/>
        <w:rPr>
          <w:rFonts w:ascii="Arial" w:hAnsi="Arial" w:cs="Arial"/>
          <w:sz w:val="20"/>
          <w:szCs w:val="20"/>
          <w:lang w:val="en-GB"/>
          <w:rPrChange w:id="45" w:author="David Döbele" w:date="2023-02-21T21:17:00Z">
            <w:rPr>
              <w:rFonts w:ascii="Arial" w:hAnsi="Arial" w:cs="Arial"/>
              <w:sz w:val="21"/>
              <w:szCs w:val="21"/>
              <w:lang w:val="en-GB"/>
            </w:rPr>
          </w:rPrChange>
        </w:rPr>
      </w:pPr>
    </w:p>
    <w:p w14:paraId="32A3D600" w14:textId="5A852741" w:rsidR="001C4FFF" w:rsidRPr="009A580E" w:rsidRDefault="001C4FFF" w:rsidP="00605B60">
      <w:pPr>
        <w:spacing w:line="360" w:lineRule="auto"/>
        <w:jc w:val="both"/>
        <w:rPr>
          <w:ins w:id="46" w:author="David Döbele" w:date="2023-02-21T21:17:00Z"/>
          <w:rFonts w:ascii="Arial" w:hAnsi="Arial" w:cs="Arial"/>
          <w:sz w:val="20"/>
          <w:szCs w:val="20"/>
          <w:lang w:val="en-GB"/>
          <w:rPrChange w:id="47" w:author="David Döbele" w:date="2023-02-21T21:17:00Z">
            <w:rPr>
              <w:ins w:id="48" w:author="David Döbele" w:date="2023-02-21T21:17:00Z"/>
              <w:rFonts w:ascii="Arial" w:hAnsi="Arial" w:cs="Arial"/>
              <w:sz w:val="21"/>
              <w:szCs w:val="21"/>
              <w:lang w:val="en-GB"/>
            </w:rPr>
          </w:rPrChange>
        </w:rPr>
      </w:pPr>
      <w:r w:rsidRPr="009A580E">
        <w:rPr>
          <w:rFonts w:ascii="Arial" w:hAnsi="Arial" w:cs="Arial"/>
          <w:sz w:val="20"/>
          <w:szCs w:val="20"/>
          <w:lang w:val="en-GB"/>
          <w:rPrChange w:id="49" w:author="David Döbele" w:date="2023-02-21T21:17:00Z">
            <w:rPr>
              <w:rFonts w:ascii="Arial" w:hAnsi="Arial" w:cs="Arial"/>
              <w:sz w:val="21"/>
              <w:szCs w:val="21"/>
              <w:lang w:val="en-GB"/>
            </w:rPr>
          </w:rPrChange>
        </w:rPr>
        <w:t xml:space="preserve">Finally, </w:t>
      </w:r>
      <w:proofErr w:type="gramStart"/>
      <w:r w:rsidRPr="009A580E">
        <w:rPr>
          <w:rFonts w:ascii="Arial" w:hAnsi="Arial" w:cs="Arial"/>
          <w:sz w:val="20"/>
          <w:szCs w:val="20"/>
          <w:lang w:val="en-GB"/>
          <w:rPrChange w:id="50" w:author="David Döbele" w:date="2023-02-21T21:17:00Z">
            <w:rPr>
              <w:rFonts w:ascii="Arial" w:hAnsi="Arial" w:cs="Arial"/>
              <w:sz w:val="21"/>
              <w:szCs w:val="21"/>
              <w:lang w:val="en-GB"/>
            </w:rPr>
          </w:rPrChange>
        </w:rPr>
        <w:t>in order to</w:t>
      </w:r>
      <w:proofErr w:type="gramEnd"/>
      <w:r w:rsidRPr="009A580E">
        <w:rPr>
          <w:rFonts w:ascii="Arial" w:hAnsi="Arial" w:cs="Arial"/>
          <w:sz w:val="20"/>
          <w:szCs w:val="20"/>
          <w:lang w:val="en-GB"/>
          <w:rPrChange w:id="51" w:author="David Döbele" w:date="2023-02-21T21:17:00Z">
            <w:rPr>
              <w:rFonts w:ascii="Arial" w:hAnsi="Arial" w:cs="Arial"/>
              <w:sz w:val="21"/>
              <w:szCs w:val="21"/>
              <w:lang w:val="en-GB"/>
            </w:rPr>
          </w:rPrChange>
        </w:rPr>
        <w:t xml:space="preserve"> continue supplementing my previous experience from the perspective of a founder and to create a basis for expertise in the context of management consulting, I would like to become actively involved</w:t>
      </w:r>
      <w:ins w:id="52" w:author="David Döbele" w:date="2023-02-21T21:16:00Z">
        <w:r w:rsidR="009A580E" w:rsidRPr="009A580E">
          <w:rPr>
            <w:rFonts w:ascii="Arial" w:hAnsi="Arial" w:cs="Arial"/>
            <w:sz w:val="20"/>
            <w:szCs w:val="20"/>
            <w:lang w:val="en-GB"/>
            <w:rPrChange w:id="53" w:author="David Döbele" w:date="2023-02-21T21:17:00Z">
              <w:rPr>
                <w:rFonts w:ascii="Arial" w:hAnsi="Arial" w:cs="Arial"/>
                <w:sz w:val="21"/>
                <w:szCs w:val="21"/>
                <w:lang w:val="en-GB"/>
              </w:rPr>
            </w:rPrChange>
          </w:rPr>
          <w:t xml:space="preserve"> in FS Student</w:t>
        </w:r>
      </w:ins>
      <w:ins w:id="54" w:author="David Döbele" w:date="2023-02-21T21:17:00Z">
        <w:r w:rsidR="009A580E" w:rsidRPr="009A580E">
          <w:rPr>
            <w:rFonts w:ascii="Arial" w:hAnsi="Arial" w:cs="Arial"/>
            <w:sz w:val="20"/>
            <w:szCs w:val="20"/>
            <w:lang w:val="en-GB"/>
            <w:rPrChange w:id="55" w:author="David Döbele" w:date="2023-02-21T21:17:00Z">
              <w:rPr>
                <w:rFonts w:ascii="Arial" w:hAnsi="Arial" w:cs="Arial"/>
                <w:sz w:val="21"/>
                <w:szCs w:val="21"/>
                <w:lang w:val="en-GB"/>
              </w:rPr>
            </w:rPrChange>
          </w:rPr>
          <w:t xml:space="preserve"> Consulting</w:t>
        </w:r>
      </w:ins>
      <w:r w:rsidRPr="009A580E">
        <w:rPr>
          <w:rFonts w:ascii="Arial" w:hAnsi="Arial" w:cs="Arial"/>
          <w:sz w:val="20"/>
          <w:szCs w:val="20"/>
          <w:lang w:val="en-GB"/>
          <w:rPrChange w:id="56" w:author="David Döbele" w:date="2023-02-21T21:17:00Z">
            <w:rPr>
              <w:rFonts w:ascii="Arial" w:hAnsi="Arial" w:cs="Arial"/>
              <w:sz w:val="21"/>
              <w:szCs w:val="21"/>
              <w:lang w:val="en-GB"/>
            </w:rPr>
          </w:rPrChange>
        </w:rPr>
        <w:t xml:space="preserve">. I want to get to know the variety of different projects and help to develop a strategy that suits </w:t>
      </w:r>
      <w:del w:id="57" w:author="David Döbele" w:date="2023-02-21T21:17:00Z">
        <w:r w:rsidRPr="009A580E" w:rsidDel="009A580E">
          <w:rPr>
            <w:rFonts w:ascii="Arial" w:hAnsi="Arial" w:cs="Arial"/>
            <w:sz w:val="20"/>
            <w:szCs w:val="20"/>
            <w:lang w:val="en-GB"/>
            <w:rPrChange w:id="58" w:author="David Döbele" w:date="2023-02-21T21:17:00Z">
              <w:rPr>
                <w:rFonts w:ascii="Arial" w:hAnsi="Arial" w:cs="Arial"/>
                <w:sz w:val="21"/>
                <w:szCs w:val="21"/>
                <w:lang w:val="en-GB"/>
              </w:rPr>
            </w:rPrChange>
          </w:rPr>
          <w:delText xml:space="preserve">the </w:delText>
        </w:r>
      </w:del>
      <w:r w:rsidRPr="009A580E">
        <w:rPr>
          <w:rFonts w:ascii="Arial" w:hAnsi="Arial" w:cs="Arial"/>
          <w:sz w:val="20"/>
          <w:szCs w:val="20"/>
          <w:lang w:val="en-GB"/>
          <w:rPrChange w:id="59" w:author="David Döbele" w:date="2023-02-21T21:17:00Z">
            <w:rPr>
              <w:rFonts w:ascii="Arial" w:hAnsi="Arial" w:cs="Arial"/>
              <w:sz w:val="21"/>
              <w:szCs w:val="21"/>
              <w:lang w:val="en-GB"/>
            </w:rPr>
          </w:rPrChange>
        </w:rPr>
        <w:t>compan</w:t>
      </w:r>
      <w:ins w:id="60" w:author="David Döbele" w:date="2023-02-21T21:17:00Z">
        <w:r w:rsidR="009A580E" w:rsidRPr="009A580E">
          <w:rPr>
            <w:rFonts w:ascii="Arial" w:hAnsi="Arial" w:cs="Arial"/>
            <w:sz w:val="20"/>
            <w:szCs w:val="20"/>
            <w:lang w:val="en-GB"/>
            <w:rPrChange w:id="61" w:author="David Döbele" w:date="2023-02-21T21:17:00Z">
              <w:rPr>
                <w:rFonts w:ascii="Arial" w:hAnsi="Arial" w:cs="Arial"/>
                <w:sz w:val="21"/>
                <w:szCs w:val="21"/>
                <w:lang w:val="en-GB"/>
              </w:rPr>
            </w:rPrChange>
          </w:rPr>
          <w:t>ies</w:t>
        </w:r>
      </w:ins>
      <w:del w:id="62" w:author="David Döbele" w:date="2023-02-21T21:17:00Z">
        <w:r w:rsidRPr="009A580E" w:rsidDel="009A580E">
          <w:rPr>
            <w:rFonts w:ascii="Arial" w:hAnsi="Arial" w:cs="Arial"/>
            <w:sz w:val="20"/>
            <w:szCs w:val="20"/>
            <w:lang w:val="en-GB"/>
            <w:rPrChange w:id="63" w:author="David Döbele" w:date="2023-02-21T21:17:00Z">
              <w:rPr>
                <w:rFonts w:ascii="Arial" w:hAnsi="Arial" w:cs="Arial"/>
                <w:sz w:val="21"/>
                <w:szCs w:val="21"/>
                <w:lang w:val="en-GB"/>
              </w:rPr>
            </w:rPrChange>
          </w:rPr>
          <w:delText>y</w:delText>
        </w:r>
      </w:del>
      <w:r w:rsidRPr="009A580E">
        <w:rPr>
          <w:rFonts w:ascii="Arial" w:hAnsi="Arial" w:cs="Arial"/>
          <w:sz w:val="20"/>
          <w:szCs w:val="20"/>
          <w:lang w:val="en-GB"/>
          <w:rPrChange w:id="64" w:author="David Döbele" w:date="2023-02-21T21:17:00Z">
            <w:rPr>
              <w:rFonts w:ascii="Arial" w:hAnsi="Arial" w:cs="Arial"/>
              <w:sz w:val="21"/>
              <w:szCs w:val="21"/>
              <w:lang w:val="en-GB"/>
            </w:rPr>
          </w:rPrChange>
        </w:rPr>
        <w:t xml:space="preserve"> through the different analyses, such as the pricing strategy or a customer analysis. I am sure that in the future, companies will have an inherently more important role to play in society and politics, as they are the entities that are already developing innovative solutions today that will be needed for tomorrow. I want to be part of a force that helps them to do so. </w:t>
      </w:r>
    </w:p>
    <w:p w14:paraId="413FC018" w14:textId="45B921D9" w:rsidR="009A580E" w:rsidRPr="009A580E" w:rsidRDefault="009A580E" w:rsidP="00605B60">
      <w:pPr>
        <w:spacing w:line="360" w:lineRule="auto"/>
        <w:jc w:val="both"/>
        <w:rPr>
          <w:ins w:id="65" w:author="David Döbele" w:date="2023-02-21T21:17:00Z"/>
          <w:rFonts w:ascii="Arial" w:hAnsi="Arial" w:cs="Arial"/>
          <w:sz w:val="20"/>
          <w:szCs w:val="20"/>
          <w:lang w:val="en-GB"/>
          <w:rPrChange w:id="66" w:author="David Döbele" w:date="2023-02-21T21:17:00Z">
            <w:rPr>
              <w:ins w:id="67" w:author="David Döbele" w:date="2023-02-21T21:17:00Z"/>
              <w:rFonts w:ascii="Arial" w:hAnsi="Arial" w:cs="Arial"/>
              <w:sz w:val="21"/>
              <w:szCs w:val="21"/>
              <w:lang w:val="en-GB"/>
            </w:rPr>
          </w:rPrChange>
        </w:rPr>
      </w:pPr>
    </w:p>
    <w:p w14:paraId="6A546675" w14:textId="1502C8D9" w:rsidR="009A580E" w:rsidRPr="009A580E" w:rsidRDefault="009A580E" w:rsidP="00605B60">
      <w:pPr>
        <w:spacing w:line="360" w:lineRule="auto"/>
        <w:jc w:val="both"/>
        <w:rPr>
          <w:rFonts w:ascii="Arial" w:hAnsi="Arial" w:cs="Arial"/>
          <w:sz w:val="20"/>
          <w:szCs w:val="20"/>
          <w:lang w:val="en-GB"/>
          <w:rPrChange w:id="68" w:author="David Döbele" w:date="2023-02-21T21:17:00Z">
            <w:rPr>
              <w:rFonts w:ascii="Arial" w:hAnsi="Arial" w:cs="Arial"/>
              <w:sz w:val="21"/>
              <w:szCs w:val="21"/>
              <w:lang w:val="en-GB"/>
            </w:rPr>
          </w:rPrChange>
        </w:rPr>
      </w:pPr>
      <w:ins w:id="69" w:author="David Döbele" w:date="2023-02-21T21:17:00Z">
        <w:r w:rsidRPr="009A580E">
          <w:rPr>
            <w:rFonts w:ascii="Arial" w:hAnsi="Arial" w:cs="Arial"/>
            <w:sz w:val="20"/>
            <w:szCs w:val="20"/>
            <w:lang w:val="en-GB"/>
            <w:rPrChange w:id="70" w:author="David Döbele" w:date="2023-02-21T21:17:00Z">
              <w:rPr>
                <w:rFonts w:ascii="Arial" w:hAnsi="Arial" w:cs="Arial"/>
                <w:sz w:val="21"/>
                <w:szCs w:val="21"/>
                <w:lang w:val="en-GB"/>
              </w:rPr>
            </w:rPrChange>
          </w:rPr>
          <w:t>What I especially like about FS Student Consulting is …</w:t>
        </w:r>
      </w:ins>
    </w:p>
    <w:sectPr w:rsidR="009A580E" w:rsidRPr="009A58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30"/>
    <w:rsid w:val="00022930"/>
    <w:rsid w:val="001A2091"/>
    <w:rsid w:val="001C4FFF"/>
    <w:rsid w:val="00605B60"/>
    <w:rsid w:val="006973A5"/>
    <w:rsid w:val="009A58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8390A15"/>
  <w15:chartTrackingRefBased/>
  <w15:docId w15:val="{28C81BC0-018D-6E4F-AEF4-C709F2F1D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9A5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443</Words>
  <Characters>2798</Characters>
  <Application>Microsoft Office Word</Application>
  <DocSecurity>0</DocSecurity>
  <Lines>23</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 Hartlieb</dc:creator>
  <cp:keywords/>
  <dc:description/>
  <cp:lastModifiedBy>David Döbele</cp:lastModifiedBy>
  <cp:revision>11</cp:revision>
  <dcterms:created xsi:type="dcterms:W3CDTF">2023-02-21T00:44:00Z</dcterms:created>
  <dcterms:modified xsi:type="dcterms:W3CDTF">2023-02-21T20:18:00Z</dcterms:modified>
</cp:coreProperties>
</file>