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Wildschwanbrook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RDefault="00430FEC" w:rsidP="002879F7">
      <w:pPr>
        <w:spacing w:after="0"/>
        <w:rPr>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10999878" w:rsidR="00552EB4" w:rsidRPr="001C56B7" w:rsidRDefault="00287873" w:rsidP="00590834">
      <w:pPr>
        <w:spacing w:after="0"/>
        <w:rPr>
          <w:rFonts w:ascii="Arial" w:hAnsi="Arial" w:cs="Arial"/>
          <w:b/>
        </w:rPr>
      </w:pPr>
      <w:r>
        <w:rPr>
          <w:rFonts w:ascii="Arial" w:hAnsi="Arial" w:cs="Arial"/>
          <w:b/>
        </w:rPr>
        <w:t>Application</w:t>
      </w:r>
      <w:r w:rsidR="0099776A" w:rsidRPr="001C56B7">
        <w:rPr>
          <w:rFonts w:ascii="Arial" w:hAnsi="Arial" w:cs="Arial"/>
          <w:b/>
        </w:rPr>
        <w:t xml:space="preserve"> </w:t>
      </w:r>
      <w:r>
        <w:rPr>
          <w:rFonts w:ascii="Arial" w:hAnsi="Arial" w:cs="Arial"/>
          <w:b/>
        </w:rPr>
        <w:t>for an internship</w:t>
      </w:r>
      <w:r w:rsidR="00F871CC" w:rsidRPr="001C56B7">
        <w:rPr>
          <w:rFonts w:ascii="Arial" w:hAnsi="Arial" w:cs="Arial"/>
          <w:b/>
        </w:rPr>
        <w:t xml:space="preserve"> </w:t>
      </w:r>
      <w:r>
        <w:rPr>
          <w:rFonts w:ascii="Arial" w:hAnsi="Arial" w:cs="Arial"/>
          <w:b/>
        </w:rPr>
        <w:t>at</w:t>
      </w:r>
      <w:r w:rsidR="00F815E1">
        <w:rPr>
          <w:rFonts w:ascii="Arial" w:hAnsi="Arial" w:cs="Arial"/>
          <w:b/>
        </w:rPr>
        <w:t xml:space="preserve"> </w:t>
      </w:r>
      <w:r w:rsidR="00F36768">
        <w:rPr>
          <w:rFonts w:ascii="Arial" w:hAnsi="Arial" w:cs="Arial"/>
          <w:b/>
        </w:rPr>
        <w:t xml:space="preserve">M&amp;A </w:t>
      </w:r>
      <w:r>
        <w:rPr>
          <w:rFonts w:ascii="Arial" w:hAnsi="Arial" w:cs="Arial"/>
          <w:b/>
        </w:rPr>
        <w:t>from</w:t>
      </w:r>
      <w:r w:rsidR="00BF246A" w:rsidRPr="001C56B7">
        <w:rPr>
          <w:rFonts w:ascii="Arial" w:hAnsi="Arial" w:cs="Arial"/>
          <w:b/>
        </w:rPr>
        <w:t xml:space="preserve"> </w:t>
      </w:r>
      <w:r w:rsidR="00474078">
        <w:rPr>
          <w:rFonts w:ascii="Arial" w:hAnsi="Arial" w:cs="Arial"/>
          <w:b/>
        </w:rPr>
        <w:t>17</w:t>
      </w:r>
      <w:r w:rsidR="00BF246A" w:rsidRPr="001C56B7">
        <w:rPr>
          <w:rFonts w:ascii="Arial" w:hAnsi="Arial" w:cs="Arial"/>
          <w:b/>
        </w:rPr>
        <w:t>.0</w:t>
      </w:r>
      <w:r w:rsidR="00474078">
        <w:rPr>
          <w:rFonts w:ascii="Arial" w:hAnsi="Arial" w:cs="Arial"/>
          <w:b/>
        </w:rPr>
        <w:t>7</w:t>
      </w:r>
      <w:r w:rsidR="00BF246A" w:rsidRPr="001C56B7">
        <w:rPr>
          <w:rFonts w:ascii="Arial" w:hAnsi="Arial" w:cs="Arial"/>
          <w:b/>
        </w:rPr>
        <w:t>.202</w:t>
      </w:r>
      <w:r w:rsidR="00474078">
        <w:rPr>
          <w:rFonts w:ascii="Arial" w:hAnsi="Arial" w:cs="Arial"/>
          <w:b/>
        </w:rPr>
        <w:t>8</w:t>
      </w:r>
      <w:r w:rsidR="00BF246A" w:rsidRPr="001C56B7">
        <w:rPr>
          <w:rFonts w:ascii="Arial" w:hAnsi="Arial" w:cs="Arial"/>
          <w:b/>
        </w:rPr>
        <w:t xml:space="preserve"> </w:t>
      </w:r>
      <w:r>
        <w:rPr>
          <w:rFonts w:ascii="Arial" w:hAnsi="Arial" w:cs="Arial"/>
          <w:b/>
        </w:rPr>
        <w:t xml:space="preserve">to </w:t>
      </w:r>
      <w:r w:rsidR="00474078">
        <w:rPr>
          <w:rFonts w:ascii="Arial" w:hAnsi="Arial" w:cs="Arial"/>
          <w:b/>
        </w:rPr>
        <w:t>08</w:t>
      </w:r>
      <w:r w:rsidR="00BF246A" w:rsidRPr="001C56B7">
        <w:rPr>
          <w:rFonts w:ascii="Arial" w:hAnsi="Arial" w:cs="Arial"/>
          <w:b/>
        </w:rPr>
        <w:t>.</w:t>
      </w:r>
      <w:r w:rsidR="00474078">
        <w:rPr>
          <w:rFonts w:ascii="Arial" w:hAnsi="Arial" w:cs="Arial"/>
          <w:b/>
        </w:rPr>
        <w:t>10</w:t>
      </w:r>
      <w:r w:rsidR="00BF246A" w:rsidRPr="001C56B7">
        <w:rPr>
          <w:rFonts w:ascii="Arial" w:hAnsi="Arial" w:cs="Arial"/>
          <w:b/>
        </w:rPr>
        <w:t>.202</w:t>
      </w:r>
      <w:r w:rsidR="00474078">
        <w:rPr>
          <w:rFonts w:ascii="Arial" w:hAnsi="Arial" w:cs="Arial"/>
          <w:b/>
        </w:rPr>
        <w:t>8</w:t>
      </w:r>
    </w:p>
    <w:p w14:paraId="3A5BDDA8" w14:textId="77777777" w:rsidR="004A615C" w:rsidRPr="001C56B7" w:rsidRDefault="004A615C" w:rsidP="000A5AB8">
      <w:pPr>
        <w:spacing w:after="0"/>
        <w:rPr>
          <w:rFonts w:ascii="Arial" w:hAnsi="Arial" w:cs="Arial"/>
          <w:b/>
          <w:sz w:val="21"/>
          <w:szCs w:val="21"/>
        </w:rPr>
      </w:pPr>
    </w:p>
    <w:p w14:paraId="2D05A0C2" w14:textId="77777777" w:rsidR="005178DB" w:rsidRDefault="00484F45" w:rsidP="005178DB">
      <w:pPr>
        <w:spacing w:after="0"/>
        <w:jc w:val="both"/>
        <w:rPr>
          <w:ins w:id="0" w:author="David Döbele" w:date="2026-05-20T22:59:00Z" w16du:dateUtc="2026-05-20T20:59:00Z"/>
          <w:rFonts w:ascii="Arial" w:hAnsi="Arial" w:cs="Arial"/>
          <w:sz w:val="20"/>
          <w:szCs w:val="20"/>
        </w:rPr>
      </w:pPr>
      <w:r>
        <w:rPr>
          <w:rFonts w:ascii="Arial" w:hAnsi="Arial" w:cs="Arial"/>
          <w:sz w:val="20"/>
          <w:szCs w:val="20"/>
        </w:rPr>
        <w:t>Dear Sir or Madam,</w:t>
      </w:r>
    </w:p>
    <w:p w14:paraId="3EC98345" w14:textId="61F5C7FA" w:rsidR="00484F45" w:rsidRPr="00484F45" w:rsidRDefault="00484F45" w:rsidP="005178DB">
      <w:pPr>
        <w:spacing w:after="0"/>
        <w:jc w:val="both"/>
        <w:rPr>
          <w:rFonts w:ascii="Arial" w:hAnsi="Arial" w:cs="Arial"/>
          <w:sz w:val="20"/>
          <w:szCs w:val="20"/>
        </w:rPr>
        <w:pPrChange w:id="1" w:author="David Döbele" w:date="2026-05-20T22:59:00Z" w16du:dateUtc="2026-05-20T20:59:00Z">
          <w:pPr>
            <w:spacing w:after="0"/>
          </w:pPr>
        </w:pPrChange>
      </w:pPr>
      <w:del w:id="2" w:author="David Döbele" w:date="2026-05-20T22:59:00Z" w16du:dateUtc="2026-05-20T20:59:00Z">
        <w:r w:rsidDel="005178DB">
          <w:rPr>
            <w:rFonts w:ascii="Arial" w:hAnsi="Arial" w:cs="Arial"/>
            <w:sz w:val="20"/>
            <w:szCs w:val="20"/>
          </w:rPr>
          <w:br/>
        </w:r>
      </w:del>
      <w:r>
        <w:rPr>
          <w:rFonts w:ascii="Arial" w:hAnsi="Arial" w:cs="Arial"/>
          <w:sz w:val="20"/>
          <w:szCs w:val="20"/>
        </w:rPr>
        <w:br/>
      </w:r>
      <w:r w:rsidRPr="00484F45">
        <w:rPr>
          <w:rFonts w:ascii="Arial" w:hAnsi="Arial" w:cs="Arial"/>
          <w:sz w:val="20"/>
          <w:szCs w:val="20"/>
        </w:rPr>
        <w:t>Through my involvement with investment banking during internships and online training courses, I learned at an early stage to critically examine developments and analyze them in depth. I gained a thorough understanding of all the relevant stages of an M&amp;A transaction whilst developing an instinct for the financial value drivers for companies. That is why I decided to pursue a career in the financial sector – to gain a deep understanding of companies. To this end, I began studying Business at the University of St. Gallen (HSG) in autumn 2027, where I am also working as a student trainee. In addition to my understanding of corporate finance, I also bring a strong ‘hands-on’ approach to the table. As one of the few students in St. Gallen, I am funding my studies entirely myself – to this end, I worked in various companies between finishing school and starting my degree and was able to save enough money to focus fully on my studies. This is precisely why the internship following my second semester at the HSG in July 2028 offers me the ideal opportunity to systematically expand my existing understanding of the transaction process.</w:t>
      </w:r>
      <w:r>
        <w:rPr>
          <w:rFonts w:ascii="Arial" w:hAnsi="Arial" w:cs="Arial"/>
          <w:sz w:val="20"/>
          <w:szCs w:val="20"/>
        </w:rPr>
        <w:br/>
      </w:r>
    </w:p>
    <w:p w14:paraId="53BDCEDF" w14:textId="16B4D670" w:rsidR="00484F45" w:rsidRDefault="00484F45" w:rsidP="005178DB">
      <w:pPr>
        <w:spacing w:after="0"/>
        <w:jc w:val="both"/>
        <w:rPr>
          <w:ins w:id="3" w:author="David Döbele" w:date="2026-05-20T22:59:00Z" w16du:dateUtc="2026-05-20T20:59:00Z"/>
          <w:rFonts w:ascii="Arial" w:hAnsi="Arial" w:cs="Arial"/>
          <w:sz w:val="20"/>
          <w:szCs w:val="20"/>
        </w:rPr>
      </w:pPr>
      <w:r w:rsidRPr="00484F45">
        <w:rPr>
          <w:rFonts w:ascii="Arial" w:hAnsi="Arial" w:cs="Arial"/>
          <w:sz w:val="20"/>
          <w:szCs w:val="20"/>
        </w:rPr>
        <w:t>What fascinates me so much about M&amp;A, however, is the combination of challenging transactions, structured processes, and proximity to business decision-makers. Sound valuations and well-thought-out transactions result in smooth processes for medium-sized companies when no successor has been found. On the other hand, slightly larger firms are offered the opportunity to undertake a strategic merger, which inevitably leads to future scaling, synergy processes, and new strategies. The fact that, as an analyst, one does not merely process figures but also plays an analytical role in shaping decisions is what makes this field so special to me. That is why I have now decided to specialize in investment banking – my goal for the coming years.</w:t>
      </w:r>
      <w:del w:id="4" w:author="David Döbele" w:date="2026-05-20T22:59:00Z" w16du:dateUtc="2026-05-20T20:59:00Z">
        <w:r w:rsidDel="005178DB">
          <w:rPr>
            <w:rFonts w:ascii="Arial" w:hAnsi="Arial" w:cs="Arial"/>
            <w:sz w:val="20"/>
            <w:szCs w:val="20"/>
          </w:rPr>
          <w:br/>
        </w:r>
      </w:del>
    </w:p>
    <w:p w14:paraId="4529A7DD" w14:textId="77777777" w:rsidR="005178DB" w:rsidRPr="00484F45" w:rsidRDefault="005178DB" w:rsidP="005178DB">
      <w:pPr>
        <w:spacing w:after="0"/>
        <w:jc w:val="both"/>
        <w:rPr>
          <w:rFonts w:ascii="Arial" w:hAnsi="Arial" w:cs="Arial"/>
          <w:sz w:val="20"/>
          <w:szCs w:val="20"/>
        </w:rPr>
      </w:pPr>
    </w:p>
    <w:p w14:paraId="33B634ED" w14:textId="385F4269" w:rsidR="00484F45" w:rsidRPr="00484F45" w:rsidRDefault="00484F45" w:rsidP="00484F45">
      <w:pPr>
        <w:spacing w:after="0"/>
        <w:jc w:val="both"/>
        <w:rPr>
          <w:rFonts w:ascii="Arial" w:hAnsi="Arial" w:cs="Arial"/>
          <w:sz w:val="20"/>
          <w:szCs w:val="20"/>
        </w:rPr>
      </w:pPr>
      <w:r w:rsidRPr="00484F45">
        <w:rPr>
          <w:rFonts w:ascii="Arial" w:hAnsi="Arial" w:cs="Arial"/>
          <w:sz w:val="20"/>
          <w:szCs w:val="20"/>
        </w:rPr>
        <w:t>Value Management seems to me ideally suited for this, as you place a strong focus on industry and trade – two sectors characterized by real-world relevance, strategic depth, and long-term value-creation potential. It is precisely this kind of environment that appeals to me particularly, as I feel at home in clearly structured, professional sectors and wish to develop my skills specifically within them. Through my experience to date, I have learned how important it is to work in an environment that combines both stability and strategic ambition, which is why your approach appeals to me so much. I find the impressive CV of your Managing Director, Jochen Vogel, particularly noteworthy; he has extensive M&amp;A expertise and previously held senior positions at Roland Berger and Lehman Brothers. Such a career demonstrates where consistency and professional competence can lead and serves as a clear inspiration for me – something I also wish to work towards, and for which your company offers the ideal environment.</w:t>
      </w:r>
      <w:r>
        <w:rPr>
          <w:rFonts w:ascii="Arial" w:hAnsi="Arial" w:cs="Arial"/>
          <w:sz w:val="20"/>
          <w:szCs w:val="20"/>
        </w:rPr>
        <w:br/>
      </w:r>
    </w:p>
    <w:p w14:paraId="4C00EE6D" w14:textId="77777777" w:rsidR="001F7B7D" w:rsidRPr="001F7B7D" w:rsidRDefault="001F7B7D" w:rsidP="001F7B7D">
      <w:pPr>
        <w:spacing w:after="0"/>
        <w:jc w:val="both"/>
        <w:rPr>
          <w:rFonts w:ascii="Arial" w:hAnsi="Arial" w:cs="Arial"/>
          <w:sz w:val="20"/>
          <w:szCs w:val="20"/>
        </w:rPr>
      </w:pPr>
      <w:r w:rsidRPr="001F7B7D">
        <w:rPr>
          <w:rFonts w:ascii="Arial" w:hAnsi="Arial" w:cs="Arial"/>
          <w:sz w:val="20"/>
          <w:szCs w:val="20"/>
        </w:rPr>
        <w:t>I am confident that an internship within your organization would serve as a catalyst for my continued professional development, enabling me to further refine the analytical and strategic skills foundational to a successful career in investment banking. My analytical strength, perseverance, and attention to detail position me to contribute meaningfully to your team’s objectives. I would welcome the opportunity to discuss in person how my background and ambitions align with the values and goals of your firm.</w:t>
      </w:r>
    </w:p>
    <w:p w14:paraId="4554CF47" w14:textId="77777777" w:rsidR="00287873" w:rsidRPr="00287873" w:rsidRDefault="00287873" w:rsidP="00287873">
      <w:pPr>
        <w:spacing w:after="0"/>
        <w:jc w:val="both"/>
        <w:rPr>
          <w:rFonts w:ascii="Arial" w:hAnsi="Arial" w:cs="Arial"/>
          <w:sz w:val="20"/>
          <w:szCs w:val="20"/>
        </w:rPr>
      </w:pPr>
    </w:p>
    <w:p w14:paraId="61A0A82A" w14:textId="77777777" w:rsidR="00287873" w:rsidRPr="00287873" w:rsidRDefault="00287873" w:rsidP="00287873">
      <w:pPr>
        <w:spacing w:after="0"/>
        <w:jc w:val="both"/>
        <w:rPr>
          <w:rFonts w:ascii="Arial" w:hAnsi="Arial" w:cs="Arial"/>
          <w:sz w:val="20"/>
          <w:szCs w:val="20"/>
        </w:rPr>
      </w:pPr>
      <w:r w:rsidRPr="00287873">
        <w:rPr>
          <w:rFonts w:ascii="Arial" w:hAnsi="Arial" w:cs="Arial"/>
          <w:sz w:val="20"/>
          <w:szCs w:val="20"/>
        </w:rPr>
        <w:t>Yours faithfully</w:t>
      </w:r>
    </w:p>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470C7247">
            <wp:extent cx="1171621" cy="619125"/>
            <wp:effectExtent l="0" t="0" r="9525"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193939" cy="630919"/>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34707"/>
    <w:rsid w:val="0003481A"/>
    <w:rsid w:val="00034B68"/>
    <w:rsid w:val="0004591A"/>
    <w:rsid w:val="00046459"/>
    <w:rsid w:val="00052240"/>
    <w:rsid w:val="000555E4"/>
    <w:rsid w:val="0005670D"/>
    <w:rsid w:val="000710B0"/>
    <w:rsid w:val="00073719"/>
    <w:rsid w:val="00073C82"/>
    <w:rsid w:val="00074FDE"/>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3F0"/>
    <w:rsid w:val="001A4522"/>
    <w:rsid w:val="001C17FC"/>
    <w:rsid w:val="001C3D1D"/>
    <w:rsid w:val="001C49D4"/>
    <w:rsid w:val="001C56B7"/>
    <w:rsid w:val="001D079A"/>
    <w:rsid w:val="001D6EE9"/>
    <w:rsid w:val="001E0088"/>
    <w:rsid w:val="001E0903"/>
    <w:rsid w:val="001E1EE7"/>
    <w:rsid w:val="001E2E0C"/>
    <w:rsid w:val="001E4A93"/>
    <w:rsid w:val="001F6374"/>
    <w:rsid w:val="001F7B7D"/>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067"/>
    <w:rsid w:val="00263CC1"/>
    <w:rsid w:val="00264191"/>
    <w:rsid w:val="0027047C"/>
    <w:rsid w:val="002708C2"/>
    <w:rsid w:val="00274324"/>
    <w:rsid w:val="0027545D"/>
    <w:rsid w:val="002825D0"/>
    <w:rsid w:val="0028570F"/>
    <w:rsid w:val="00287873"/>
    <w:rsid w:val="002879F7"/>
    <w:rsid w:val="002913AF"/>
    <w:rsid w:val="002A5B9F"/>
    <w:rsid w:val="002B1AB3"/>
    <w:rsid w:val="002B6090"/>
    <w:rsid w:val="002C4BF0"/>
    <w:rsid w:val="002C5FF9"/>
    <w:rsid w:val="002D309E"/>
    <w:rsid w:val="002D3374"/>
    <w:rsid w:val="002D594E"/>
    <w:rsid w:val="002E39B8"/>
    <w:rsid w:val="002E568A"/>
    <w:rsid w:val="002F51FA"/>
    <w:rsid w:val="003062E4"/>
    <w:rsid w:val="00311A15"/>
    <w:rsid w:val="003250EA"/>
    <w:rsid w:val="00340304"/>
    <w:rsid w:val="003421B1"/>
    <w:rsid w:val="003453E4"/>
    <w:rsid w:val="003521ED"/>
    <w:rsid w:val="00354994"/>
    <w:rsid w:val="003741F2"/>
    <w:rsid w:val="00375D2D"/>
    <w:rsid w:val="003811BC"/>
    <w:rsid w:val="00382E97"/>
    <w:rsid w:val="0038671F"/>
    <w:rsid w:val="003947A8"/>
    <w:rsid w:val="003B3699"/>
    <w:rsid w:val="003C06A0"/>
    <w:rsid w:val="003C53A7"/>
    <w:rsid w:val="003C6082"/>
    <w:rsid w:val="003D464F"/>
    <w:rsid w:val="003D5D1E"/>
    <w:rsid w:val="003E0F7E"/>
    <w:rsid w:val="003E56C3"/>
    <w:rsid w:val="003F3290"/>
    <w:rsid w:val="003F688C"/>
    <w:rsid w:val="00410B5C"/>
    <w:rsid w:val="00415608"/>
    <w:rsid w:val="004204D6"/>
    <w:rsid w:val="00424CAF"/>
    <w:rsid w:val="00425665"/>
    <w:rsid w:val="00430FEC"/>
    <w:rsid w:val="00434D23"/>
    <w:rsid w:val="0043734B"/>
    <w:rsid w:val="004403CB"/>
    <w:rsid w:val="00447B94"/>
    <w:rsid w:val="00453C2F"/>
    <w:rsid w:val="00454C0B"/>
    <w:rsid w:val="0046226E"/>
    <w:rsid w:val="0046367A"/>
    <w:rsid w:val="004664BB"/>
    <w:rsid w:val="00474078"/>
    <w:rsid w:val="00474FC2"/>
    <w:rsid w:val="00482428"/>
    <w:rsid w:val="00484F45"/>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178DB"/>
    <w:rsid w:val="00521734"/>
    <w:rsid w:val="005407D6"/>
    <w:rsid w:val="00542F06"/>
    <w:rsid w:val="00552B78"/>
    <w:rsid w:val="00552EB4"/>
    <w:rsid w:val="00553EC8"/>
    <w:rsid w:val="00562DAE"/>
    <w:rsid w:val="005665BF"/>
    <w:rsid w:val="005705F7"/>
    <w:rsid w:val="00570B1D"/>
    <w:rsid w:val="00574140"/>
    <w:rsid w:val="00574A08"/>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0BC"/>
    <w:rsid w:val="0063723B"/>
    <w:rsid w:val="0063786E"/>
    <w:rsid w:val="00641C3D"/>
    <w:rsid w:val="00643340"/>
    <w:rsid w:val="006433C1"/>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26721"/>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0EF7"/>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40D57"/>
    <w:rsid w:val="00A44493"/>
    <w:rsid w:val="00A447DD"/>
    <w:rsid w:val="00A53760"/>
    <w:rsid w:val="00A55BAD"/>
    <w:rsid w:val="00A615CE"/>
    <w:rsid w:val="00A666B5"/>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74B"/>
    <w:rsid w:val="00C97ECA"/>
    <w:rsid w:val="00CA0B94"/>
    <w:rsid w:val="00CA1160"/>
    <w:rsid w:val="00CA702E"/>
    <w:rsid w:val="00CA7350"/>
    <w:rsid w:val="00CB639D"/>
    <w:rsid w:val="00CC76A4"/>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07547"/>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815E1"/>
    <w:rsid w:val="00F871CC"/>
    <w:rsid w:val="00F92A04"/>
    <w:rsid w:val="00FA3A76"/>
    <w:rsid w:val="00FA4972"/>
    <w:rsid w:val="00FA5291"/>
    <w:rsid w:val="00FB419B"/>
    <w:rsid w:val="00FC093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 w:type="paragraph" w:styleId="berarbeitung">
    <w:name w:val="Revision"/>
    <w:hidden/>
    <w:uiPriority w:val="99"/>
    <w:semiHidden/>
    <w:rsid w:val="005178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3233</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2026-05-20T15:18:00Z</dcterms:created>
  <dcterms:modified xsi:type="dcterms:W3CDTF">2026-05-20T20:59:00Z</dcterms:modified>
</cp:coreProperties>
</file>