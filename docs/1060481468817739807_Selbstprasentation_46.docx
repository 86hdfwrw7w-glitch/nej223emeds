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DBD40" w14:textId="26402AAF" w:rsidR="00F4764B" w:rsidRDefault="00F4764B">
      <w:pPr>
        <w:rPr>
          <w:lang w:val="de-DE"/>
        </w:rPr>
      </w:pPr>
      <w:r>
        <w:rPr>
          <w:lang w:val="de-DE"/>
        </w:rPr>
        <w:t>Selbstpräsentation</w:t>
      </w:r>
    </w:p>
    <w:p w14:paraId="769EDB3F" w14:textId="6E1BB667" w:rsidR="003D0CFD" w:rsidRDefault="003D0CFD" w:rsidP="00D33158">
      <w:pPr>
        <w:rPr>
          <w:lang w:val="de-DE"/>
        </w:rPr>
      </w:pPr>
    </w:p>
    <w:p w14:paraId="45464798" w14:textId="313A62E9" w:rsidR="000D0E32" w:rsidRPr="003D0CFD" w:rsidRDefault="004707DB" w:rsidP="003D0CFD">
      <w:pPr>
        <w:rPr>
          <w:lang w:val="de-DE"/>
        </w:rPr>
      </w:pPr>
      <w:del w:id="0" w:author="jonas.stegh@pumpkincareers.com" w:date="2023-01-05T09:38:00Z">
        <w:r w:rsidDel="00924418">
          <w:rPr>
            <w:lang w:val="de-DE"/>
          </w:rPr>
          <w:delText xml:space="preserve">Um direkt nach der Schule meine Interessen </w:delText>
        </w:r>
        <w:r w:rsidR="00A76DB3" w:rsidDel="00924418">
          <w:rPr>
            <w:lang w:val="de-DE"/>
          </w:rPr>
          <w:delText>und</w:delText>
        </w:r>
        <w:r w:rsidDel="00924418">
          <w:rPr>
            <w:lang w:val="de-DE"/>
          </w:rPr>
          <w:delText xml:space="preserve"> </w:delText>
        </w:r>
        <w:r w:rsidR="00E60598" w:rsidDel="00924418">
          <w:rPr>
            <w:lang w:val="de-DE"/>
          </w:rPr>
          <w:delText xml:space="preserve">praktische </w:delText>
        </w:r>
        <w:r w:rsidDel="00924418">
          <w:rPr>
            <w:lang w:val="de-DE"/>
          </w:rPr>
          <w:delText xml:space="preserve">Arbeit zu verbinden habe ich mich dazu entschieden eine Ausbildung zum Bankkaufmann zu machen. </w:delText>
        </w:r>
      </w:del>
      <w:commentRangeStart w:id="1"/>
      <w:r w:rsidR="00A76DB3">
        <w:rPr>
          <w:lang w:val="de-DE"/>
        </w:rPr>
        <w:t>Die Fragen</w:t>
      </w:r>
      <w:commentRangeEnd w:id="1"/>
      <w:r w:rsidR="00924418">
        <w:rPr>
          <w:rStyle w:val="CommentReference"/>
        </w:rPr>
        <w:commentReference w:id="1"/>
      </w:r>
      <w:r w:rsidR="00A76DB3">
        <w:rPr>
          <w:lang w:val="de-DE"/>
        </w:rPr>
        <w:t>, mit denen ich mich damals beschäftigt habe, waren „wie</w:t>
      </w:r>
      <w:r>
        <w:rPr>
          <w:lang w:val="de-DE"/>
        </w:rPr>
        <w:t xml:space="preserve"> funktioniert der Aktienmarkt und die Wirtschaft</w:t>
      </w:r>
      <w:r w:rsidR="00A76DB3">
        <w:rPr>
          <w:lang w:val="de-DE"/>
        </w:rPr>
        <w:t>?“</w:t>
      </w:r>
      <w:r>
        <w:rPr>
          <w:lang w:val="de-DE"/>
        </w:rPr>
        <w:t>. Darüber hinaus</w:t>
      </w:r>
      <w:r w:rsidR="00D33158" w:rsidRPr="003D0CFD">
        <w:rPr>
          <w:lang w:val="de-DE"/>
        </w:rPr>
        <w:t xml:space="preserve"> </w:t>
      </w:r>
      <w:r w:rsidR="003D0CFD">
        <w:rPr>
          <w:lang w:val="de-DE"/>
        </w:rPr>
        <w:t xml:space="preserve">hatte </w:t>
      </w:r>
      <w:r w:rsidR="00A5318F">
        <w:rPr>
          <w:lang w:val="de-DE"/>
        </w:rPr>
        <w:t>ich</w:t>
      </w:r>
      <w:r w:rsidR="003D0CFD">
        <w:rPr>
          <w:lang w:val="de-DE"/>
        </w:rPr>
        <w:t xml:space="preserve"> </w:t>
      </w:r>
      <w:r>
        <w:rPr>
          <w:lang w:val="de-DE"/>
        </w:rPr>
        <w:t xml:space="preserve">durch von der Sparkasse </w:t>
      </w:r>
      <w:r w:rsidR="003D0CFD">
        <w:rPr>
          <w:lang w:val="de-DE"/>
        </w:rPr>
        <w:t xml:space="preserve">gesponserte </w:t>
      </w:r>
      <w:r w:rsidRPr="003D0CFD">
        <w:rPr>
          <w:lang w:val="de-DE"/>
        </w:rPr>
        <w:t>Fußball</w:t>
      </w:r>
      <w:r>
        <w:rPr>
          <w:lang w:val="de-DE"/>
        </w:rPr>
        <w:t>-Turniere,</w:t>
      </w:r>
      <w:r w:rsidR="003D0CFD">
        <w:rPr>
          <w:lang w:val="de-DE"/>
        </w:rPr>
        <w:t xml:space="preserve"> </w:t>
      </w:r>
      <w:r>
        <w:rPr>
          <w:lang w:val="de-DE"/>
        </w:rPr>
        <w:t xml:space="preserve">bei denen ich mitgespielt habe, </w:t>
      </w:r>
      <w:r w:rsidR="003D0CFD">
        <w:rPr>
          <w:lang w:val="de-DE"/>
        </w:rPr>
        <w:t>ein gutes Bild</w:t>
      </w:r>
      <w:r>
        <w:rPr>
          <w:lang w:val="de-DE"/>
        </w:rPr>
        <w:t xml:space="preserve"> der Sparkasse bekommen</w:t>
      </w:r>
      <w:r w:rsidR="003D0CFD">
        <w:rPr>
          <w:lang w:val="de-DE"/>
        </w:rPr>
        <w:t>.</w:t>
      </w:r>
      <w:r>
        <w:rPr>
          <w:lang w:val="de-DE"/>
        </w:rPr>
        <w:t xml:space="preserve"> Ein dort arbeitender Bekannter bestätigte mir zusätzlich, </w:t>
      </w:r>
      <w:r w:rsidR="00B351FC" w:rsidRPr="003D0CFD">
        <w:rPr>
          <w:lang w:val="de-DE"/>
        </w:rPr>
        <w:t xml:space="preserve">dass dort Auszubildende wirklich einbezogen werden und </w:t>
      </w:r>
      <w:r w:rsidR="00A5318F">
        <w:rPr>
          <w:lang w:val="de-DE"/>
        </w:rPr>
        <w:t>man schnell eigenständig arbeitet.</w:t>
      </w:r>
      <w:r>
        <w:rPr>
          <w:lang w:val="de-DE"/>
        </w:rPr>
        <w:t xml:space="preserve"> So stand die Entscheidung schnell fest</w:t>
      </w:r>
      <w:ins w:id="2" w:author="jonas.stegh@pumpkincareers.com" w:date="2023-01-05T09:39:00Z">
        <w:r w:rsidR="00924418">
          <w:rPr>
            <w:lang w:val="de-DE"/>
          </w:rPr>
          <w:t xml:space="preserve"> die Bankausbildung bei der Sparkasse zu starten</w:t>
        </w:r>
      </w:ins>
      <w:r>
        <w:rPr>
          <w:lang w:val="de-DE"/>
        </w:rPr>
        <w:t xml:space="preserve">. </w:t>
      </w:r>
      <w:r w:rsidR="00A5318F">
        <w:rPr>
          <w:lang w:val="de-DE"/>
        </w:rPr>
        <w:t xml:space="preserve">Während meines </w:t>
      </w:r>
      <w:r w:rsidR="00E86245">
        <w:rPr>
          <w:lang w:val="de-DE"/>
        </w:rPr>
        <w:t>Einsatz</w:t>
      </w:r>
      <w:r w:rsidR="00A5318F">
        <w:rPr>
          <w:lang w:val="de-DE"/>
        </w:rPr>
        <w:t>es</w:t>
      </w:r>
      <w:r w:rsidR="00E86245">
        <w:rPr>
          <w:lang w:val="de-DE"/>
        </w:rPr>
        <w:t xml:space="preserve"> in der </w:t>
      </w:r>
      <w:r w:rsidR="00A76DB3">
        <w:rPr>
          <w:lang w:val="de-DE"/>
        </w:rPr>
        <w:t xml:space="preserve">sog. </w:t>
      </w:r>
      <w:r w:rsidR="00E86245">
        <w:rPr>
          <w:lang w:val="de-DE"/>
        </w:rPr>
        <w:t xml:space="preserve">Investitionsförderung </w:t>
      </w:r>
      <w:r w:rsidR="00A5318F">
        <w:rPr>
          <w:lang w:val="de-DE"/>
        </w:rPr>
        <w:t>im Beginn der</w:t>
      </w:r>
      <w:r w:rsidR="00E86245">
        <w:rPr>
          <w:lang w:val="de-DE"/>
        </w:rPr>
        <w:t xml:space="preserve"> Corona</w:t>
      </w:r>
      <w:r w:rsidR="00A5318F">
        <w:rPr>
          <w:lang w:val="de-DE"/>
        </w:rPr>
        <w:t>-Zeit</w:t>
      </w:r>
      <w:r w:rsidR="00E86245">
        <w:rPr>
          <w:lang w:val="de-DE"/>
        </w:rPr>
        <w:t xml:space="preserve"> </w:t>
      </w:r>
      <w:r w:rsidR="00A5318F">
        <w:rPr>
          <w:lang w:val="de-DE"/>
        </w:rPr>
        <w:t xml:space="preserve">hatte ich meine ersten Berührungspunkte mit der </w:t>
      </w:r>
      <w:r w:rsidR="00E86245">
        <w:rPr>
          <w:lang w:val="de-DE"/>
        </w:rPr>
        <w:t xml:space="preserve">Wichtigkeit von BWAs und Jahresabschlüssen </w:t>
      </w:r>
      <w:r w:rsidR="00A5318F">
        <w:rPr>
          <w:lang w:val="de-DE"/>
        </w:rPr>
        <w:t>erlebt. Diese wurden gebraucht, um die ersten Soforthilfen beantragen zu können.</w:t>
      </w:r>
      <w:r>
        <w:rPr>
          <w:lang w:val="de-DE"/>
        </w:rPr>
        <w:t xml:space="preserve"> </w:t>
      </w:r>
      <w:del w:id="3" w:author="jonas.stegh@pumpkincareers.com" w:date="2023-01-05T09:39:00Z">
        <w:r w:rsidDel="00924418">
          <w:rPr>
            <w:lang w:val="de-DE"/>
          </w:rPr>
          <w:delText>(</w:delText>
        </w:r>
        <w:r w:rsidRPr="003D0CFD" w:rsidDel="00924418">
          <w:rPr>
            <w:lang w:val="de-DE"/>
          </w:rPr>
          <w:delText>Projekte wie Azubi</w:delText>
        </w:r>
        <w:r w:rsidDel="00924418">
          <w:rPr>
            <w:lang w:val="de-DE"/>
          </w:rPr>
          <w:delText xml:space="preserve">-Geschäftsstelle </w:delText>
        </w:r>
        <w:r w:rsidRPr="003D0CFD" w:rsidDel="00924418">
          <w:rPr>
            <w:lang w:val="de-DE"/>
          </w:rPr>
          <w:delText>und B</w:delText>
        </w:r>
        <w:r w:rsidDel="00924418">
          <w:rPr>
            <w:lang w:val="de-DE"/>
          </w:rPr>
          <w:delText>erufsinformationstag einbauen?)</w:delText>
        </w:r>
      </w:del>
      <w:ins w:id="4" w:author="jonas.stegh@pumpkincareers.com" w:date="2023-01-05T09:39:00Z">
        <w:r w:rsidR="00924418">
          <w:rPr>
            <w:lang w:val="de-DE"/>
          </w:rPr>
          <w:t>Faszination ergänzen</w:t>
        </w:r>
      </w:ins>
    </w:p>
    <w:p w14:paraId="716CD003" w14:textId="51FB4248" w:rsidR="00D33158" w:rsidRDefault="00D33158" w:rsidP="00D33158">
      <w:pPr>
        <w:rPr>
          <w:lang w:val="de-DE"/>
        </w:rPr>
      </w:pPr>
    </w:p>
    <w:p w14:paraId="41F10972" w14:textId="3339A7A3" w:rsidR="00E86245" w:rsidRDefault="00A5318F" w:rsidP="00E86245">
      <w:pPr>
        <w:rPr>
          <w:lang w:val="de-DE"/>
        </w:rPr>
      </w:pPr>
      <w:r>
        <w:rPr>
          <w:lang w:val="de-DE"/>
        </w:rPr>
        <w:t xml:space="preserve">Da ich </w:t>
      </w:r>
      <w:r w:rsidR="000D0E32" w:rsidRPr="00E86245">
        <w:rPr>
          <w:lang w:val="de-DE"/>
        </w:rPr>
        <w:t xml:space="preserve">das Wertpapiergeschäft </w:t>
      </w:r>
      <w:r>
        <w:rPr>
          <w:lang w:val="de-DE"/>
        </w:rPr>
        <w:t xml:space="preserve">immer spannend fand und ich </w:t>
      </w:r>
      <w:r w:rsidR="000D0E32" w:rsidRPr="00E86245">
        <w:rPr>
          <w:lang w:val="de-DE"/>
        </w:rPr>
        <w:t xml:space="preserve">nach der Ausbildung die Möglichkeit bekommen </w:t>
      </w:r>
      <w:r>
        <w:rPr>
          <w:lang w:val="de-DE"/>
        </w:rPr>
        <w:t xml:space="preserve">habe </w:t>
      </w:r>
      <w:r w:rsidR="000D0E32" w:rsidRPr="00E86245">
        <w:rPr>
          <w:lang w:val="de-DE"/>
        </w:rPr>
        <w:t>in einer Geschäftsstelle zu arbeiten in der Geldanalage an der Tagesordnung stand</w:t>
      </w:r>
      <w:r>
        <w:rPr>
          <w:lang w:val="de-DE"/>
        </w:rPr>
        <w:t xml:space="preserve"> beschloss ich </w:t>
      </w:r>
      <w:r w:rsidR="004707DB">
        <w:rPr>
          <w:lang w:val="de-DE"/>
        </w:rPr>
        <w:t>nach der Ausbildung</w:t>
      </w:r>
      <w:r>
        <w:rPr>
          <w:lang w:val="de-DE"/>
        </w:rPr>
        <w:t xml:space="preserve"> </w:t>
      </w:r>
      <w:r w:rsidR="00F96E10">
        <w:rPr>
          <w:lang w:val="de-DE"/>
        </w:rPr>
        <w:t xml:space="preserve">dort </w:t>
      </w:r>
      <w:r w:rsidR="004707DB">
        <w:rPr>
          <w:lang w:val="de-DE"/>
        </w:rPr>
        <w:t>zu arbeiten</w:t>
      </w:r>
      <w:r w:rsidR="000D0E32" w:rsidRPr="00E86245">
        <w:rPr>
          <w:lang w:val="de-DE"/>
        </w:rPr>
        <w:t>.</w:t>
      </w:r>
      <w:r w:rsidR="00E86245">
        <w:rPr>
          <w:lang w:val="de-DE"/>
        </w:rPr>
        <w:t xml:space="preserve"> </w:t>
      </w:r>
      <w:r w:rsidR="00F96E10">
        <w:rPr>
          <w:lang w:val="de-DE"/>
        </w:rPr>
        <w:t xml:space="preserve">In dieser Zeit habe ich </w:t>
      </w:r>
      <w:ins w:id="5" w:author="jonas.stegh@pumpkincareers.com" w:date="2023-01-05T09:40:00Z">
        <w:r w:rsidR="00924418">
          <w:rPr>
            <w:lang w:val="de-DE"/>
          </w:rPr>
          <w:t xml:space="preserve">dann auch überlegt wie es nun weitergehen sollte. </w:t>
        </w:r>
      </w:ins>
      <w:del w:id="6" w:author="jonas.stegh@pumpkincareers.com" w:date="2023-01-05T09:40:00Z">
        <w:r w:rsidR="00F96E10" w:rsidDel="00924418">
          <w:rPr>
            <w:lang w:val="de-DE"/>
          </w:rPr>
          <w:delText>a</w:delText>
        </w:r>
      </w:del>
      <w:ins w:id="7" w:author="jonas.stegh@pumpkincareers.com" w:date="2023-01-05T09:40:00Z">
        <w:r w:rsidR="00924418">
          <w:rPr>
            <w:lang w:val="de-DE"/>
          </w:rPr>
          <w:t>A</w:t>
        </w:r>
      </w:ins>
      <w:r w:rsidR="00F96E10">
        <w:rPr>
          <w:lang w:val="de-DE"/>
        </w:rPr>
        <w:t>ufgrund meiner guten</w:t>
      </w:r>
      <w:r w:rsidR="004707DB">
        <w:rPr>
          <w:lang w:val="de-DE"/>
        </w:rPr>
        <w:t xml:space="preserve"> akademischen und praktischen</w:t>
      </w:r>
      <w:r w:rsidR="00F96E10">
        <w:rPr>
          <w:lang w:val="de-DE"/>
        </w:rPr>
        <w:t xml:space="preserve"> Leistungen </w:t>
      </w:r>
      <w:r w:rsidR="004707DB">
        <w:rPr>
          <w:lang w:val="de-DE"/>
        </w:rPr>
        <w:t xml:space="preserve">in der Ausbildung </w:t>
      </w:r>
      <w:r w:rsidR="00F96E10">
        <w:rPr>
          <w:lang w:val="de-DE"/>
        </w:rPr>
        <w:t>das Angebot bekommen</w:t>
      </w:r>
      <w:r w:rsidR="00E86245">
        <w:rPr>
          <w:lang w:val="de-DE"/>
        </w:rPr>
        <w:t xml:space="preserve"> </w:t>
      </w:r>
      <w:r w:rsidR="00F96E10">
        <w:rPr>
          <w:lang w:val="de-DE"/>
        </w:rPr>
        <w:t xml:space="preserve">dort Dual zu studieren, </w:t>
      </w:r>
      <w:ins w:id="8" w:author="jonas.stegh@pumpkincareers.com" w:date="2023-01-05T09:40:00Z">
        <w:r w:rsidR="00924418">
          <w:rPr>
            <w:lang w:val="de-DE"/>
          </w:rPr>
          <w:t>auf der anderen Seite bestand auch die Möglichkeit einem „normalen“ Vollzeit</w:t>
        </w:r>
      </w:ins>
      <w:ins w:id="9" w:author="jonas.stegh@pumpkincareers.com" w:date="2023-01-05T09:41:00Z">
        <w:r w:rsidR="00924418">
          <w:rPr>
            <w:lang w:val="de-DE"/>
          </w:rPr>
          <w:t xml:space="preserve">studium nachzugehen. Am Ende entschied ich mich für das Vollzeit Studium, das </w:t>
        </w:r>
      </w:ins>
      <w:del w:id="10" w:author="jonas.stegh@pumpkincareers.com" w:date="2023-01-05T09:41:00Z">
        <w:r w:rsidR="00F96E10" w:rsidDel="00924418">
          <w:rPr>
            <w:lang w:val="de-DE"/>
          </w:rPr>
          <w:delText xml:space="preserve">welches ich jedoch nach längerer Abwägung ablehnte, um ein </w:delText>
        </w:r>
        <w:r w:rsidR="00E86245" w:rsidDel="00924418">
          <w:rPr>
            <w:lang w:val="de-DE"/>
          </w:rPr>
          <w:delText xml:space="preserve">Vollzeitstudium </w:delText>
        </w:r>
        <w:r w:rsidR="00F96E10" w:rsidDel="00924418">
          <w:rPr>
            <w:lang w:val="de-DE"/>
          </w:rPr>
          <w:delText>anzutreten</w:delText>
        </w:r>
        <w:r w:rsidR="00E86245" w:rsidDel="00924418">
          <w:rPr>
            <w:lang w:val="de-DE"/>
          </w:rPr>
          <w:delText>. Die Hauptgründe für diese Entscheidung waren, dass</w:delText>
        </w:r>
      </w:del>
      <w:r w:rsidR="00E86245">
        <w:rPr>
          <w:lang w:val="de-DE"/>
        </w:rPr>
        <w:t xml:space="preserve"> ich meine Zukunft nicht in der Sparkasse gesehen habe und ich noch andere Berufe </w:t>
      </w:r>
      <w:r w:rsidR="00F96E10">
        <w:rPr>
          <w:lang w:val="de-DE"/>
        </w:rPr>
        <w:t>entdecken</w:t>
      </w:r>
      <w:r w:rsidR="00E86245">
        <w:rPr>
          <w:lang w:val="de-DE"/>
        </w:rPr>
        <w:t xml:space="preserve"> wollte.</w:t>
      </w:r>
    </w:p>
    <w:p w14:paraId="7115649A" w14:textId="5CC16573" w:rsidR="00D33158" w:rsidRDefault="00D33158" w:rsidP="00D33158">
      <w:pPr>
        <w:rPr>
          <w:lang w:val="de-DE"/>
        </w:rPr>
      </w:pPr>
    </w:p>
    <w:p w14:paraId="0364B6AF" w14:textId="786AB973" w:rsidR="00D33158" w:rsidRDefault="00E86245" w:rsidP="00E86245">
      <w:pPr>
        <w:rPr>
          <w:lang w:val="de-DE"/>
        </w:rPr>
      </w:pPr>
      <w:r>
        <w:rPr>
          <w:lang w:val="de-DE"/>
        </w:rPr>
        <w:t>(</w:t>
      </w:r>
      <w:r w:rsidR="00D33158">
        <w:rPr>
          <w:lang w:val="de-DE"/>
        </w:rPr>
        <w:t>Anschließend 3 Monate reisen</w:t>
      </w:r>
      <w:r>
        <w:rPr>
          <w:lang w:val="de-DE"/>
        </w:rPr>
        <w:t>) -&gt; einbauen?</w:t>
      </w:r>
      <w:ins w:id="11" w:author="jonas.stegh@pumpkincareers.com" w:date="2023-01-05T09:41:00Z">
        <w:r w:rsidR="00924418">
          <w:rPr>
            <w:lang w:val="de-DE"/>
          </w:rPr>
          <w:t xml:space="preserve"> </w:t>
        </w:r>
        <w:r w:rsidR="00924418" w:rsidRPr="00924418">
          <w:rPr>
            <w:lang w:val="de-DE"/>
          </w:rPr>
          <w:sym w:font="Wingdings" w:char="F0E0"/>
        </w:r>
        <w:r w:rsidR="00924418">
          <w:rPr>
            <w:lang w:val="de-DE"/>
          </w:rPr>
          <w:t xml:space="preserve"> Ja kurz</w:t>
        </w:r>
      </w:ins>
    </w:p>
    <w:p w14:paraId="34C46367" w14:textId="6D2641C1" w:rsidR="00D33158" w:rsidRDefault="00D33158" w:rsidP="00D33158">
      <w:pPr>
        <w:rPr>
          <w:lang w:val="de-DE"/>
        </w:rPr>
      </w:pPr>
    </w:p>
    <w:p w14:paraId="6FB5730F" w14:textId="4339B7B3" w:rsidR="00D33158" w:rsidRDefault="00924418" w:rsidP="00D33158">
      <w:pPr>
        <w:rPr>
          <w:lang w:val="de-DE"/>
        </w:rPr>
      </w:pPr>
      <w:ins w:id="12" w:author="jonas.stegh@pumpkincareers.com" w:date="2023-01-05T09:41:00Z">
        <w:r>
          <w:rPr>
            <w:lang w:val="de-DE"/>
          </w:rPr>
          <w:t xml:space="preserve">Timeline </w:t>
        </w:r>
      </w:ins>
      <w:proofErr w:type="spellStart"/>
      <w:r w:rsidR="00B501BB">
        <w:rPr>
          <w:lang w:val="de-DE"/>
        </w:rPr>
        <w:t>Schon</w:t>
      </w:r>
      <w:proofErr w:type="spellEnd"/>
      <w:r w:rsidR="00B501BB">
        <w:rPr>
          <w:lang w:val="de-DE"/>
        </w:rPr>
        <w:t xml:space="preserve"> während der Ausbildung fing ich </w:t>
      </w:r>
      <w:r w:rsidR="00F96E10">
        <w:rPr>
          <w:lang w:val="de-DE"/>
        </w:rPr>
        <w:t xml:space="preserve">mich für die Themen </w:t>
      </w:r>
      <w:r w:rsidR="00B501BB">
        <w:rPr>
          <w:lang w:val="de-DE"/>
        </w:rPr>
        <w:t>rund um Steuern</w:t>
      </w:r>
      <w:r w:rsidR="00F96E10">
        <w:rPr>
          <w:lang w:val="de-DE"/>
        </w:rPr>
        <w:t xml:space="preserve">, </w:t>
      </w:r>
      <w:r w:rsidR="0074519B">
        <w:rPr>
          <w:lang w:val="de-DE"/>
        </w:rPr>
        <w:t>das Beratungsgeschäft</w:t>
      </w:r>
      <w:r w:rsidR="00B501BB">
        <w:rPr>
          <w:lang w:val="de-DE"/>
        </w:rPr>
        <w:t xml:space="preserve"> </w:t>
      </w:r>
      <w:r w:rsidR="00F96E10">
        <w:rPr>
          <w:lang w:val="de-DE"/>
        </w:rPr>
        <w:t xml:space="preserve">und </w:t>
      </w:r>
      <w:r w:rsidR="00F069EF">
        <w:rPr>
          <w:lang w:val="de-DE"/>
        </w:rPr>
        <w:t>Rechnungswesen</w:t>
      </w:r>
      <w:r w:rsidR="00F96E10">
        <w:rPr>
          <w:lang w:val="de-DE"/>
        </w:rPr>
        <w:t xml:space="preserve"> zu begeistern</w:t>
      </w:r>
      <w:r w:rsidR="00F069EF">
        <w:rPr>
          <w:lang w:val="de-DE"/>
        </w:rPr>
        <w:t>,</w:t>
      </w:r>
      <w:r w:rsidR="00B501BB">
        <w:rPr>
          <w:lang w:val="de-DE"/>
        </w:rPr>
        <w:t xml:space="preserve"> </w:t>
      </w:r>
      <w:r w:rsidR="0074519B">
        <w:rPr>
          <w:lang w:val="de-DE"/>
        </w:rPr>
        <w:t>weshalb</w:t>
      </w:r>
      <w:r w:rsidR="00B501BB">
        <w:rPr>
          <w:lang w:val="de-DE"/>
        </w:rPr>
        <w:t xml:space="preserve"> ich mich bei </w:t>
      </w:r>
      <w:r w:rsidR="00A44327">
        <w:rPr>
          <w:lang w:val="de-DE"/>
        </w:rPr>
        <w:t>Randerath und Partner – eine Steuerberatungs- und Wirtschaftsprüfungsgesellschaft</w:t>
      </w:r>
      <w:r w:rsidR="0074519B">
        <w:rPr>
          <w:lang w:val="de-DE"/>
        </w:rPr>
        <w:t xml:space="preserve"> </w:t>
      </w:r>
      <w:ins w:id="13" w:author="jonas.stegh@pumpkincareers.com" w:date="2023-01-05T09:41:00Z">
        <w:r>
          <w:rPr>
            <w:lang w:val="de-DE"/>
          </w:rPr>
          <w:t xml:space="preserve">für ein Praktikum </w:t>
        </w:r>
      </w:ins>
      <w:r w:rsidR="0074519B">
        <w:rPr>
          <w:lang w:val="de-DE"/>
        </w:rPr>
        <w:t>beworben habe,</w:t>
      </w:r>
      <w:r w:rsidR="00B501BB">
        <w:rPr>
          <w:lang w:val="de-DE"/>
        </w:rPr>
        <w:t xml:space="preserve"> wo diese Themen allesamt aufgegriffen werden. </w:t>
      </w:r>
    </w:p>
    <w:p w14:paraId="36D83C33" w14:textId="3FE3F510" w:rsidR="00924418" w:rsidDel="00924418" w:rsidRDefault="0074519B" w:rsidP="00D33158">
      <w:pPr>
        <w:rPr>
          <w:del w:id="14" w:author="jonas.stegh@pumpkincareers.com" w:date="2023-01-05T09:42:00Z"/>
          <w:lang w:val="de-DE"/>
        </w:rPr>
      </w:pPr>
      <w:r>
        <w:rPr>
          <w:lang w:val="de-DE"/>
        </w:rPr>
        <w:t xml:space="preserve">Dort </w:t>
      </w:r>
      <w:r w:rsidR="000D0E32">
        <w:rPr>
          <w:lang w:val="de-DE"/>
        </w:rPr>
        <w:t>habe</w:t>
      </w:r>
      <w:r>
        <w:rPr>
          <w:lang w:val="de-DE"/>
        </w:rPr>
        <w:t xml:space="preserve"> ich</w:t>
      </w:r>
      <w:r w:rsidR="000D0E32">
        <w:rPr>
          <w:lang w:val="de-DE"/>
        </w:rPr>
        <w:t xml:space="preserve"> einerseits </w:t>
      </w:r>
      <w:r>
        <w:rPr>
          <w:lang w:val="de-DE"/>
        </w:rPr>
        <w:t>beim</w:t>
      </w:r>
      <w:r w:rsidR="000D0E32">
        <w:rPr>
          <w:lang w:val="de-DE"/>
        </w:rPr>
        <w:t xml:space="preserve"> Thema Grundsteuerreform aber auch bei der Prüfung mittelständische</w:t>
      </w:r>
      <w:r w:rsidR="00A44327">
        <w:rPr>
          <w:lang w:val="de-DE"/>
        </w:rPr>
        <w:t>r</w:t>
      </w:r>
      <w:r w:rsidR="000D0E32">
        <w:rPr>
          <w:lang w:val="de-DE"/>
        </w:rPr>
        <w:t xml:space="preserve"> Unternehmen </w:t>
      </w:r>
      <w:r w:rsidR="00A44327">
        <w:rPr>
          <w:lang w:val="de-DE"/>
        </w:rPr>
        <w:t>mitgearbeitet</w:t>
      </w:r>
      <w:r w:rsidR="000D0E32">
        <w:rPr>
          <w:lang w:val="de-DE"/>
        </w:rPr>
        <w:t xml:space="preserve">. </w:t>
      </w:r>
      <w:r w:rsidR="00B501BB">
        <w:rPr>
          <w:lang w:val="de-DE"/>
        </w:rPr>
        <w:t>Obwohl ich vorher eher wenig Berührungspunkte damit hatte, gefiel</w:t>
      </w:r>
      <w:r>
        <w:rPr>
          <w:lang w:val="de-DE"/>
        </w:rPr>
        <w:t xml:space="preserve"> mir </w:t>
      </w:r>
      <w:r w:rsidR="00A44327">
        <w:rPr>
          <w:lang w:val="de-DE"/>
        </w:rPr>
        <w:t>letzteres</w:t>
      </w:r>
      <w:r>
        <w:rPr>
          <w:lang w:val="de-DE"/>
        </w:rPr>
        <w:t xml:space="preserve"> </w:t>
      </w:r>
      <w:r w:rsidR="00B501BB">
        <w:rPr>
          <w:lang w:val="de-DE"/>
        </w:rPr>
        <w:t>besonders gut.</w:t>
      </w:r>
      <w:r w:rsidR="002136B9">
        <w:rPr>
          <w:lang w:val="de-DE"/>
        </w:rPr>
        <w:t xml:space="preserve"> Meine </w:t>
      </w:r>
      <w:r w:rsidR="00172E91">
        <w:rPr>
          <w:lang w:val="de-DE"/>
        </w:rPr>
        <w:t>Aufgaben</w:t>
      </w:r>
      <w:r w:rsidR="002136B9">
        <w:rPr>
          <w:lang w:val="de-DE"/>
        </w:rPr>
        <w:t xml:space="preserve"> bestanden hierbei vor allem aus den vorbereitenden </w:t>
      </w:r>
      <w:r w:rsidR="002136B9" w:rsidRPr="00172E91">
        <w:rPr>
          <w:lang w:val="de-DE"/>
        </w:rPr>
        <w:t>Tätigkeiten</w:t>
      </w:r>
      <w:r w:rsidR="002136B9">
        <w:rPr>
          <w:lang w:val="de-DE"/>
        </w:rPr>
        <w:t xml:space="preserve"> wie die Abstimmung von Rechnungen mit den jeweiligen Buchungen und das Übertragen von Daten aus </w:t>
      </w:r>
      <w:proofErr w:type="spellStart"/>
      <w:r w:rsidR="002136B9">
        <w:rPr>
          <w:lang w:val="de-DE"/>
        </w:rPr>
        <w:t>Datev</w:t>
      </w:r>
      <w:proofErr w:type="spellEnd"/>
      <w:r w:rsidR="002136B9">
        <w:rPr>
          <w:lang w:val="de-DE"/>
        </w:rPr>
        <w:t xml:space="preserve"> in Excel und die anschließende Analyse davon z. B. hinsichtlich der Umsätze &amp; Personalkosten </w:t>
      </w:r>
      <w:proofErr w:type="spellStart"/>
      <w:r w:rsidR="002136B9">
        <w:rPr>
          <w:lang w:val="de-DE"/>
        </w:rPr>
        <w:t>etc.</w:t>
      </w:r>
    </w:p>
    <w:p w14:paraId="4F5C617E" w14:textId="7704FB73" w:rsidR="00A35C07" w:rsidRDefault="00A35C07" w:rsidP="00A35C07">
      <w:pPr>
        <w:rPr>
          <w:lang w:val="de-DE"/>
        </w:rPr>
      </w:pPr>
      <w:commentRangeStart w:id="15"/>
      <w:r>
        <w:rPr>
          <w:lang w:val="de-DE"/>
        </w:rPr>
        <w:t>Anschließend</w:t>
      </w:r>
      <w:proofErr w:type="spellEnd"/>
      <w:r>
        <w:rPr>
          <w:lang w:val="de-DE"/>
        </w:rPr>
        <w:t xml:space="preserve"> folgte der </w:t>
      </w:r>
      <w:r w:rsidR="00D33158">
        <w:rPr>
          <w:lang w:val="de-DE"/>
        </w:rPr>
        <w:t xml:space="preserve">Start </w:t>
      </w:r>
      <w:r>
        <w:rPr>
          <w:lang w:val="de-DE"/>
        </w:rPr>
        <w:t xml:space="preserve">meines International Business </w:t>
      </w:r>
      <w:r w:rsidR="00D33158">
        <w:rPr>
          <w:lang w:val="de-DE"/>
        </w:rPr>
        <w:t>Studium</w:t>
      </w:r>
      <w:r>
        <w:rPr>
          <w:lang w:val="de-DE"/>
        </w:rPr>
        <w:t>s</w:t>
      </w:r>
      <w:r w:rsidR="00D33158">
        <w:rPr>
          <w:lang w:val="de-DE"/>
        </w:rPr>
        <w:t xml:space="preserve"> in Maastricht</w:t>
      </w:r>
      <w:r>
        <w:rPr>
          <w:lang w:val="de-DE"/>
        </w:rPr>
        <w:t xml:space="preserve">. Durch das </w:t>
      </w:r>
      <w:r w:rsidR="00D33158">
        <w:rPr>
          <w:lang w:val="de-DE"/>
        </w:rPr>
        <w:t>Internationale</w:t>
      </w:r>
      <w:r>
        <w:rPr>
          <w:lang w:val="de-DE"/>
        </w:rPr>
        <w:t xml:space="preserve"> </w:t>
      </w:r>
      <w:r w:rsidR="00D33158">
        <w:rPr>
          <w:lang w:val="de-DE"/>
        </w:rPr>
        <w:t xml:space="preserve">Umfeld, </w:t>
      </w:r>
      <w:r>
        <w:rPr>
          <w:lang w:val="de-DE"/>
        </w:rPr>
        <w:t xml:space="preserve">das </w:t>
      </w:r>
      <w:r w:rsidR="00D33158">
        <w:rPr>
          <w:lang w:val="de-DE"/>
        </w:rPr>
        <w:t>gute Ansehen der Universität</w:t>
      </w:r>
      <w:r w:rsidR="00172E91">
        <w:rPr>
          <w:lang w:val="de-DE"/>
        </w:rPr>
        <w:t xml:space="preserve"> und</w:t>
      </w:r>
      <w:r>
        <w:rPr>
          <w:lang w:val="de-DE"/>
        </w:rPr>
        <w:t xml:space="preserve"> die</w:t>
      </w:r>
      <w:r w:rsidR="00D33158">
        <w:rPr>
          <w:lang w:val="de-DE"/>
        </w:rPr>
        <w:t xml:space="preserve"> </w:t>
      </w:r>
      <w:r w:rsidR="00172E91">
        <w:rPr>
          <w:lang w:val="de-DE"/>
        </w:rPr>
        <w:t>schöne</w:t>
      </w:r>
      <w:r w:rsidR="00D33158">
        <w:rPr>
          <w:lang w:val="de-DE"/>
        </w:rPr>
        <w:t xml:space="preserve"> Stadt</w:t>
      </w:r>
      <w:r>
        <w:rPr>
          <w:lang w:val="de-DE"/>
        </w:rPr>
        <w:t xml:space="preserve"> war die Wahl für mich schnell getroffen.</w:t>
      </w:r>
      <w:commentRangeEnd w:id="15"/>
      <w:r w:rsidR="00924418">
        <w:rPr>
          <w:rStyle w:val="CommentReference"/>
        </w:rPr>
        <w:commentReference w:id="15"/>
      </w:r>
    </w:p>
    <w:p w14:paraId="6CC013F0" w14:textId="198ED310" w:rsidR="0074519B" w:rsidRDefault="00A35C07" w:rsidP="00D33158">
      <w:pPr>
        <w:rPr>
          <w:lang w:val="de-DE"/>
        </w:rPr>
      </w:pPr>
      <w:r>
        <w:rPr>
          <w:lang w:val="de-DE"/>
        </w:rPr>
        <w:t>Anfangs war es eine große Umstellung vom Lernaufwand im Gegensatz zur Ausbildung aber</w:t>
      </w:r>
      <w:r w:rsidR="00256F31" w:rsidRPr="00A35C07">
        <w:rPr>
          <w:lang w:val="de-DE"/>
        </w:rPr>
        <w:t xml:space="preserve"> </w:t>
      </w:r>
      <w:r>
        <w:rPr>
          <w:lang w:val="de-DE"/>
        </w:rPr>
        <w:t>das Studium macht mir viel Spaß und durch meine hohe Motivation</w:t>
      </w:r>
      <w:r w:rsidR="008F6377">
        <w:rPr>
          <w:lang w:val="de-DE"/>
        </w:rPr>
        <w:t xml:space="preserve"> und mein Analytisches Denkvermögen</w:t>
      </w:r>
      <w:r>
        <w:rPr>
          <w:lang w:val="de-DE"/>
        </w:rPr>
        <w:t xml:space="preserve"> konnte ich bereits im ersten Semester sehr gute Noten schreiben.</w:t>
      </w:r>
      <w:r w:rsidR="00256F31" w:rsidRPr="00A35C07">
        <w:rPr>
          <w:lang w:val="de-DE"/>
        </w:rPr>
        <w:t xml:space="preserve"> </w:t>
      </w:r>
      <w:r>
        <w:rPr>
          <w:lang w:val="de-DE"/>
        </w:rPr>
        <w:t xml:space="preserve">In Maastricht wird </w:t>
      </w:r>
      <w:r w:rsidR="008F6377">
        <w:rPr>
          <w:lang w:val="de-DE"/>
        </w:rPr>
        <w:t>P</w:t>
      </w:r>
      <w:r>
        <w:rPr>
          <w:lang w:val="de-DE"/>
        </w:rPr>
        <w:t>roblem</w:t>
      </w:r>
      <w:r w:rsidR="008F6377">
        <w:rPr>
          <w:lang w:val="de-DE"/>
        </w:rPr>
        <w:t xml:space="preserve"> basiert</w:t>
      </w:r>
      <w:r>
        <w:rPr>
          <w:lang w:val="de-DE"/>
        </w:rPr>
        <w:t xml:space="preserve"> </w:t>
      </w:r>
      <w:r w:rsidR="008F6377">
        <w:rPr>
          <w:lang w:val="de-DE"/>
        </w:rPr>
        <w:t>gelernt</w:t>
      </w:r>
      <w:r>
        <w:rPr>
          <w:lang w:val="de-DE"/>
        </w:rPr>
        <w:t xml:space="preserve">, dass bedeutet, dass man immer in Gruppen von 14 Leuten eine Problemstellung erarbeitet, sich anschließend selbst versucht die Lösung </w:t>
      </w:r>
      <w:r>
        <w:rPr>
          <w:lang w:val="de-DE"/>
        </w:rPr>
        <w:lastRenderedPageBreak/>
        <w:t>anzueignen und beim nächsten Treffen die Ergebnisse bespricht und sich bei Unklarheiten gegenseitig hilft.</w:t>
      </w:r>
    </w:p>
    <w:p w14:paraId="54EDC921" w14:textId="38323BBF" w:rsidR="002111E4" w:rsidDel="00924418" w:rsidRDefault="002111E4" w:rsidP="00D33158">
      <w:pPr>
        <w:rPr>
          <w:del w:id="16" w:author="jonas.stegh@pumpkincareers.com" w:date="2023-01-05T09:42:00Z"/>
          <w:lang w:val="de-DE"/>
        </w:rPr>
      </w:pPr>
      <w:del w:id="17" w:author="jonas.stegh@pumpkincareers.com" w:date="2023-01-05T09:42:00Z">
        <w:r w:rsidDel="00924418">
          <w:rPr>
            <w:lang w:val="de-DE"/>
          </w:rPr>
          <w:delText>Genau wie beim Fußball, den ich seit Jahren leidenschaftlich spiele, kommt es hier auf die Fähigkeit an im Team arbeiten zu können und darauf, dass jeder, jedem hilft.</w:delText>
        </w:r>
      </w:del>
    </w:p>
    <w:p w14:paraId="1AE1B0E2" w14:textId="50E6F086" w:rsidR="008F6377" w:rsidRDefault="008F6377" w:rsidP="0074519B">
      <w:pPr>
        <w:rPr>
          <w:lang w:val="de-DE"/>
        </w:rPr>
      </w:pPr>
    </w:p>
    <w:p w14:paraId="46A63466" w14:textId="4B7461F2" w:rsidR="00A44327" w:rsidRDefault="00A44327" w:rsidP="0074519B">
      <w:pPr>
        <w:rPr>
          <w:lang w:val="de-DE"/>
        </w:rPr>
      </w:pPr>
      <w:r>
        <w:rPr>
          <w:lang w:val="de-DE"/>
        </w:rPr>
        <w:t>Um meine Kenntnisse im Audit weiter zu vertiefen bin ich heute hier und würde gerne bei Ihnen ein Praktikum machen.</w:t>
      </w:r>
    </w:p>
    <w:p w14:paraId="19567C60" w14:textId="77777777" w:rsidR="00A44327" w:rsidRDefault="00A44327" w:rsidP="0074519B">
      <w:pPr>
        <w:rPr>
          <w:lang w:val="de-DE"/>
        </w:rPr>
      </w:pPr>
    </w:p>
    <w:p w14:paraId="4EB2DD0B" w14:textId="3F50D3FF" w:rsidR="00194B2D" w:rsidRDefault="00194B2D" w:rsidP="0074519B">
      <w:pPr>
        <w:rPr>
          <w:lang w:val="de-DE"/>
        </w:rPr>
      </w:pPr>
      <w:r>
        <w:rPr>
          <w:lang w:val="de-DE"/>
        </w:rPr>
        <w:t>--------------------------------------------------------------------------------------------------------------------------</w:t>
      </w:r>
    </w:p>
    <w:p w14:paraId="52593A9A" w14:textId="77777777" w:rsidR="00194B2D" w:rsidRDefault="00194B2D" w:rsidP="0074519B">
      <w:pPr>
        <w:rPr>
          <w:lang w:val="de-DE"/>
        </w:rPr>
      </w:pPr>
    </w:p>
    <w:p w14:paraId="13282D16" w14:textId="3D99BCA0" w:rsidR="0074519B" w:rsidRDefault="0074519B" w:rsidP="0074519B">
      <w:pPr>
        <w:rPr>
          <w:lang w:val="de-DE"/>
        </w:rPr>
      </w:pPr>
      <w:r>
        <w:rPr>
          <w:lang w:val="de-DE"/>
        </w:rPr>
        <w:t>Weshalb das Unternehmen?</w:t>
      </w:r>
      <w:r w:rsidR="002111E4">
        <w:rPr>
          <w:lang w:val="de-DE"/>
        </w:rPr>
        <w:t xml:space="preserve"> Wo einbauen?</w:t>
      </w:r>
    </w:p>
    <w:p w14:paraId="77BE4189" w14:textId="38355845" w:rsidR="0074519B" w:rsidRDefault="0074519B" w:rsidP="0074519B">
      <w:pPr>
        <w:rPr>
          <w:lang w:val="de-DE"/>
        </w:rPr>
      </w:pPr>
      <w:r>
        <w:rPr>
          <w:lang w:val="de-DE"/>
        </w:rPr>
        <w:t>PWC: Wichtigste WP überhaupt, Workshop und ehemaliger Mitarbeiter</w:t>
      </w:r>
    </w:p>
    <w:p w14:paraId="4A7CF2A6" w14:textId="77777777" w:rsidR="002111E4" w:rsidRDefault="0074519B" w:rsidP="0074519B">
      <w:pPr>
        <w:rPr>
          <w:lang w:val="de-DE"/>
        </w:rPr>
      </w:pPr>
      <w:r>
        <w:rPr>
          <w:lang w:val="de-DE"/>
        </w:rPr>
        <w:t>Deloitte: Großer WP und das modernste Image der Big4</w:t>
      </w:r>
    </w:p>
    <w:p w14:paraId="53395750" w14:textId="59D76A55" w:rsidR="002111E4" w:rsidRDefault="002111E4" w:rsidP="0074519B">
      <w:pPr>
        <w:rPr>
          <w:lang w:val="de-DE"/>
        </w:rPr>
      </w:pPr>
    </w:p>
    <w:p w14:paraId="381729A7" w14:textId="5B1A98BA" w:rsidR="002111E4" w:rsidRDefault="002111E4" w:rsidP="0074519B">
      <w:pPr>
        <w:rPr>
          <w:lang w:val="de-DE"/>
        </w:rPr>
      </w:pPr>
      <w:r>
        <w:rPr>
          <w:lang w:val="de-DE"/>
        </w:rPr>
        <w:t>Zeigen, dass ich die benötigten Fähigkeiten besitze</w:t>
      </w:r>
      <w:r w:rsidR="0003603C">
        <w:rPr>
          <w:lang w:val="de-DE"/>
        </w:rPr>
        <w:t>, wo einbauen?</w:t>
      </w:r>
    </w:p>
    <w:p w14:paraId="7FF18554" w14:textId="6A7D8FAA" w:rsidR="002111E4" w:rsidRPr="0074519B" w:rsidRDefault="002111E4" w:rsidP="0074519B">
      <w:pPr>
        <w:rPr>
          <w:lang w:val="de-DE"/>
        </w:rPr>
      </w:pPr>
      <w:r>
        <w:rPr>
          <w:lang w:val="de-DE"/>
        </w:rPr>
        <w:t>Benötigte Fähigkeiten: Teamfähigkeit, Kommunikationsstärke, Analytisches Denkvermögen, Motivation, Engagement,</w:t>
      </w:r>
      <w:r w:rsidRPr="00256F31">
        <w:rPr>
          <w:rFonts w:ascii="Calibri" w:hAnsi="Calibri" w:cs="Calibri"/>
          <w:lang w:val="de-DE"/>
        </w:rPr>
        <w:t xml:space="preserve"> </w:t>
      </w:r>
      <w:r w:rsidRPr="00256F31">
        <w:rPr>
          <w:rFonts w:cstheme="minorHAnsi"/>
          <w:lang w:val="de-DE"/>
        </w:rPr>
        <w:t xml:space="preserve">Interesse an </w:t>
      </w:r>
      <w:r w:rsidRPr="001D5BEC">
        <w:rPr>
          <w:lang w:val="de-DE"/>
        </w:rPr>
        <w:t>Bilanzierungsfragen und an der Optimierung von Geschäftsprozessen sowie Spaß am Umgang mit Zahlen</w:t>
      </w:r>
      <w:r>
        <w:rPr>
          <w:lang w:val="de-DE"/>
        </w:rPr>
        <w:t>, Coachibility, Produktivität auch bei hoher Belastung</w:t>
      </w:r>
    </w:p>
    <w:sectPr w:rsidR="002111E4" w:rsidRPr="00745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jonas.stegh@pumpkincareers.com" w:date="2023-01-05T09:39:00Z" w:initials="j">
    <w:p w14:paraId="699BFB42" w14:textId="77777777" w:rsidR="00924418" w:rsidRDefault="00924418" w:rsidP="0080439D">
      <w:pPr>
        <w:pStyle w:val="CommentText"/>
      </w:pPr>
      <w:r>
        <w:rPr>
          <w:rStyle w:val="CommentReference"/>
        </w:rPr>
        <w:annotationRef/>
      </w:r>
      <w:r>
        <w:t>Anderes Intro (folgt)</w:t>
      </w:r>
    </w:p>
  </w:comment>
  <w:comment w:id="15" w:author="jonas.stegh@pumpkincareers.com" w:date="2023-01-05T09:42:00Z" w:initials="j">
    <w:p w14:paraId="0086CDAD" w14:textId="77777777" w:rsidR="00924418" w:rsidRDefault="00924418" w:rsidP="008F5F12">
      <w:pPr>
        <w:pStyle w:val="CommentText"/>
      </w:pPr>
      <w:r>
        <w:rPr>
          <w:rStyle w:val="CommentReference"/>
        </w:rPr>
        <w:annotationRef/>
      </w:r>
      <w:r>
        <w:t>Cause --&gt; Effect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99BFB42" w15:done="0"/>
  <w15:commentEx w15:paraId="0086CD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1193F" w16cex:dateUtc="2023-01-05T08:39:00Z"/>
  <w16cex:commentExtensible w16cex:durableId="27611A0A" w16cex:dateUtc="2023-01-05T0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9BFB42" w16cid:durableId="2761193F"/>
  <w16cid:commentId w16cid:paraId="0086CDAD" w16cid:durableId="27611A0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19F0"/>
    <w:multiLevelType w:val="hybridMultilevel"/>
    <w:tmpl w:val="447A6E06"/>
    <w:lvl w:ilvl="0" w:tplc="E826B40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76DCD"/>
    <w:multiLevelType w:val="hybridMultilevel"/>
    <w:tmpl w:val="ED2670A8"/>
    <w:lvl w:ilvl="0" w:tplc="86584F6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646816">
    <w:abstractNumId w:val="0"/>
  </w:num>
  <w:num w:numId="2" w16cid:durableId="74364550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nas.stegh@pumpkincareers.com">
    <w15:presenceInfo w15:providerId="Windows Live" w15:userId="0586385806711b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64B"/>
    <w:rsid w:val="00005FCA"/>
    <w:rsid w:val="000133F8"/>
    <w:rsid w:val="0003603C"/>
    <w:rsid w:val="000D0E32"/>
    <w:rsid w:val="00172E91"/>
    <w:rsid w:val="00194B2D"/>
    <w:rsid w:val="001D5BEC"/>
    <w:rsid w:val="002111E4"/>
    <w:rsid w:val="002136B9"/>
    <w:rsid w:val="00236A7E"/>
    <w:rsid w:val="00256F31"/>
    <w:rsid w:val="003D0CFD"/>
    <w:rsid w:val="00405CD9"/>
    <w:rsid w:val="004707DB"/>
    <w:rsid w:val="004F7A4C"/>
    <w:rsid w:val="005F6996"/>
    <w:rsid w:val="00622F3D"/>
    <w:rsid w:val="006C18CE"/>
    <w:rsid w:val="00702F3A"/>
    <w:rsid w:val="007220A8"/>
    <w:rsid w:val="0074519B"/>
    <w:rsid w:val="0080582B"/>
    <w:rsid w:val="008117F8"/>
    <w:rsid w:val="008D3C32"/>
    <w:rsid w:val="008E5C60"/>
    <w:rsid w:val="008F6377"/>
    <w:rsid w:val="00924418"/>
    <w:rsid w:val="009E648B"/>
    <w:rsid w:val="00A35C07"/>
    <w:rsid w:val="00A44327"/>
    <w:rsid w:val="00A5318F"/>
    <w:rsid w:val="00A76DB3"/>
    <w:rsid w:val="00B351FC"/>
    <w:rsid w:val="00B501BB"/>
    <w:rsid w:val="00BA7293"/>
    <w:rsid w:val="00D33158"/>
    <w:rsid w:val="00E60598"/>
    <w:rsid w:val="00E86245"/>
    <w:rsid w:val="00F069EF"/>
    <w:rsid w:val="00F4764B"/>
    <w:rsid w:val="00F96E10"/>
    <w:rsid w:val="00F97323"/>
    <w:rsid w:val="00FC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05F1E"/>
  <w15:chartTrackingRefBased/>
  <w15:docId w15:val="{9C06D828-1C16-254B-8225-2C90F0AD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158"/>
    <w:pPr>
      <w:ind w:left="720"/>
      <w:contextualSpacing/>
    </w:pPr>
  </w:style>
  <w:style w:type="paragraph" w:styleId="Revision">
    <w:name w:val="Revision"/>
    <w:hidden/>
    <w:uiPriority w:val="99"/>
    <w:semiHidden/>
    <w:rsid w:val="00924418"/>
  </w:style>
  <w:style w:type="character" w:styleId="CommentReference">
    <w:name w:val="annotation reference"/>
    <w:basedOn w:val="DefaultParagraphFont"/>
    <w:uiPriority w:val="99"/>
    <w:semiHidden/>
    <w:unhideWhenUsed/>
    <w:rsid w:val="009244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44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44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44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44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602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Wellmer, Jim Kolja (Stud. SBE)</dc:creator>
  <cp:keywords/>
  <dc:description/>
  <cp:lastModifiedBy>jonas.stegh@pumpkincareers.com</cp:lastModifiedBy>
  <cp:revision>24</cp:revision>
  <dcterms:created xsi:type="dcterms:W3CDTF">2023-01-04T08:19:00Z</dcterms:created>
  <dcterms:modified xsi:type="dcterms:W3CDTF">2023-01-05T08:53:00Z</dcterms:modified>
</cp:coreProperties>
</file>