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1B77EBEE" w:rsidR="00EE44B0" w:rsidRPr="00DF2508" w:rsidRDefault="00C32E6D" w:rsidP="0031114A">
      <w:pPr>
        <w:jc w:val="right"/>
        <w:rPr>
          <w:rFonts w:ascii="Georgia" w:hAnsi="Georgia"/>
          <w:sz w:val="21"/>
          <w:szCs w:val="21"/>
        </w:rPr>
      </w:pPr>
      <w:r>
        <w:rPr>
          <w:rFonts w:ascii="Georgia" w:hAnsi="Georgia"/>
          <w:sz w:val="21"/>
          <w:szCs w:val="21"/>
        </w:rPr>
        <w:t>Karamvir Singh Mathon</w:t>
      </w:r>
    </w:p>
    <w:p w14:paraId="0815CC5A" w14:textId="7D7350D6" w:rsidR="004A6740" w:rsidRPr="00DF2508" w:rsidRDefault="003B70E0" w:rsidP="0031114A">
      <w:pPr>
        <w:jc w:val="right"/>
        <w:rPr>
          <w:rFonts w:ascii="Georgia" w:hAnsi="Georgia"/>
          <w:sz w:val="21"/>
          <w:szCs w:val="21"/>
        </w:rPr>
      </w:pPr>
      <w:r>
        <w:rPr>
          <w:rFonts w:ascii="Georgia" w:hAnsi="Georgia"/>
          <w:sz w:val="21"/>
          <w:szCs w:val="21"/>
        </w:rPr>
        <w:t>Remscheider Straße 106</w:t>
      </w:r>
    </w:p>
    <w:p w14:paraId="474D3B3D" w14:textId="09B497C7" w:rsidR="001E6FC7" w:rsidRPr="00DF2508" w:rsidRDefault="003B70E0" w:rsidP="0031114A">
      <w:pPr>
        <w:jc w:val="right"/>
        <w:rPr>
          <w:rFonts w:ascii="Georgia" w:hAnsi="Georgia"/>
          <w:sz w:val="21"/>
          <w:szCs w:val="21"/>
        </w:rPr>
      </w:pPr>
      <w:r>
        <w:rPr>
          <w:rFonts w:ascii="Georgia" w:hAnsi="Georgia"/>
          <w:sz w:val="21"/>
          <w:szCs w:val="21"/>
        </w:rPr>
        <w:t>51103 Köln</w:t>
      </w:r>
    </w:p>
    <w:p w14:paraId="78E662E1" w14:textId="1C01E6F3" w:rsidR="001E6FC7" w:rsidRPr="00DF2508" w:rsidRDefault="003B70E0" w:rsidP="0031114A">
      <w:pPr>
        <w:jc w:val="right"/>
        <w:rPr>
          <w:rFonts w:ascii="Georgia" w:hAnsi="Georgia"/>
          <w:sz w:val="21"/>
          <w:szCs w:val="21"/>
        </w:rPr>
      </w:pPr>
      <w:r>
        <w:rPr>
          <w:rFonts w:ascii="Georgia" w:hAnsi="Georgia"/>
          <w:sz w:val="21"/>
          <w:szCs w:val="21"/>
        </w:rPr>
        <w:t>Karamvir.mathon</w:t>
      </w:r>
      <w:r w:rsidR="00082BFF">
        <w:rPr>
          <w:rFonts w:ascii="Georgia" w:hAnsi="Georgia"/>
          <w:sz w:val="21"/>
          <w:szCs w:val="21"/>
        </w:rPr>
        <w:t>@</w:t>
      </w:r>
      <w:r>
        <w:rPr>
          <w:rFonts w:ascii="Georgia" w:hAnsi="Georgia"/>
          <w:sz w:val="21"/>
          <w:szCs w:val="21"/>
        </w:rPr>
        <w:t>outlook.</w:t>
      </w:r>
      <w:r w:rsidR="00082BFF">
        <w:rPr>
          <w:rFonts w:ascii="Georgia" w:hAnsi="Georgia"/>
          <w:sz w:val="21"/>
          <w:szCs w:val="21"/>
        </w:rPr>
        <w:t>com</w:t>
      </w:r>
    </w:p>
    <w:p w14:paraId="0D174AB6" w14:textId="15B439FF" w:rsidR="001E6FC7" w:rsidRPr="00DF2508" w:rsidRDefault="00993A60" w:rsidP="00256C1F">
      <w:pPr>
        <w:jc w:val="right"/>
        <w:rPr>
          <w:rFonts w:ascii="Georgia" w:hAnsi="Georgia"/>
          <w:sz w:val="21"/>
          <w:szCs w:val="21"/>
        </w:rPr>
      </w:pPr>
      <w:r>
        <w:rPr>
          <w:rFonts w:ascii="Georgia" w:hAnsi="Georgia"/>
          <w:sz w:val="21"/>
          <w:szCs w:val="21"/>
        </w:rPr>
        <w:t>015732434260</w:t>
      </w:r>
    </w:p>
    <w:p w14:paraId="5199F119" w14:textId="01EA8780" w:rsidR="001E6FC7" w:rsidRPr="00DF2508" w:rsidRDefault="007830D3">
      <w:pPr>
        <w:rPr>
          <w:rFonts w:ascii="Georgia" w:hAnsi="Georgia"/>
          <w:sz w:val="21"/>
          <w:szCs w:val="21"/>
        </w:rPr>
      </w:pPr>
      <w:r>
        <w:rPr>
          <w:rFonts w:ascii="Georgia" w:hAnsi="Georgia"/>
          <w:sz w:val="21"/>
          <w:szCs w:val="21"/>
        </w:rPr>
        <w:t xml:space="preserve">HKCF Corporate Finance </w:t>
      </w:r>
    </w:p>
    <w:p w14:paraId="19C322C7" w14:textId="77777777" w:rsidR="001E6FC7" w:rsidRPr="00DF2508" w:rsidRDefault="00C4564A">
      <w:pPr>
        <w:rPr>
          <w:rFonts w:ascii="Georgia" w:hAnsi="Georgia"/>
          <w:sz w:val="21"/>
          <w:szCs w:val="21"/>
        </w:rPr>
      </w:pPr>
      <w:r w:rsidRPr="00DF2508">
        <w:rPr>
          <w:rFonts w:ascii="Georgia" w:hAnsi="Georgia"/>
          <w:sz w:val="21"/>
          <w:szCs w:val="21"/>
        </w:rPr>
        <w:t>Musterstraße 23</w:t>
      </w:r>
    </w:p>
    <w:p w14:paraId="6E19E5D6" w14:textId="77777777" w:rsidR="001E6FC7" w:rsidRPr="00DF2508" w:rsidRDefault="00C4564A">
      <w:pPr>
        <w:rPr>
          <w:rFonts w:ascii="Georgia" w:hAnsi="Georgia"/>
          <w:sz w:val="21"/>
          <w:szCs w:val="21"/>
        </w:rPr>
      </w:pPr>
      <w:r w:rsidRPr="00DF2508">
        <w:rPr>
          <w:rFonts w:ascii="Georgia" w:hAnsi="Georgia"/>
          <w:sz w:val="21"/>
          <w:szCs w:val="21"/>
        </w:rPr>
        <w:t>12345 Musterstraße</w:t>
      </w:r>
    </w:p>
    <w:p w14:paraId="139C30C5" w14:textId="313545E1" w:rsidR="001E6FC7" w:rsidRDefault="00993A60" w:rsidP="00956113">
      <w:pPr>
        <w:ind w:left="708" w:firstLine="708"/>
        <w:jc w:val="right"/>
        <w:rPr>
          <w:rFonts w:ascii="Georgia" w:hAnsi="Georgia"/>
          <w:sz w:val="21"/>
          <w:szCs w:val="21"/>
        </w:rPr>
      </w:pPr>
      <w:r>
        <w:rPr>
          <w:rFonts w:ascii="Georgia" w:hAnsi="Georgia"/>
          <w:sz w:val="21"/>
          <w:szCs w:val="21"/>
        </w:rPr>
        <w:t>Köln den, 11.08.2022</w:t>
      </w:r>
    </w:p>
    <w:p w14:paraId="2C3DBD8F" w14:textId="77777777" w:rsidR="00256C1F" w:rsidRPr="00DF2508" w:rsidRDefault="00256C1F" w:rsidP="00956113">
      <w:pPr>
        <w:ind w:left="708" w:firstLine="708"/>
        <w:jc w:val="right"/>
        <w:rPr>
          <w:rFonts w:ascii="Georgia" w:hAnsi="Georgia"/>
          <w:sz w:val="21"/>
          <w:szCs w:val="21"/>
        </w:rPr>
      </w:pPr>
    </w:p>
    <w:p w14:paraId="6A07C2D1" w14:textId="4BEB097B" w:rsidR="00955BE9" w:rsidRPr="00DF2508" w:rsidRDefault="00955BE9" w:rsidP="00955BE9">
      <w:pPr>
        <w:spacing w:line="247" w:lineRule="auto"/>
        <w:rPr>
          <w:rFonts w:ascii="Georgia" w:hAnsi="Georgia" w:cs="Times New Roman"/>
          <w:b/>
          <w:sz w:val="21"/>
          <w:szCs w:val="21"/>
        </w:rPr>
      </w:pPr>
      <w:r w:rsidRPr="00DF2508">
        <w:rPr>
          <w:rFonts w:ascii="Georgia" w:hAnsi="Georgia" w:cs="Times New Roman"/>
          <w:b/>
          <w:sz w:val="21"/>
          <w:szCs w:val="21"/>
        </w:rPr>
        <w:t xml:space="preserve">Bewerbung als Praktikant für </w:t>
      </w:r>
      <w:r w:rsidR="00F0754A" w:rsidRPr="00DF2508">
        <w:rPr>
          <w:rFonts w:ascii="Georgia" w:hAnsi="Georgia" w:cs="Times New Roman"/>
          <w:b/>
          <w:sz w:val="21"/>
          <w:szCs w:val="21"/>
        </w:rPr>
        <w:t>XY</w:t>
      </w:r>
    </w:p>
    <w:p w14:paraId="46C9B02E" w14:textId="77777777" w:rsidR="00955BE9" w:rsidRPr="00DF2508" w:rsidRDefault="00955BE9" w:rsidP="00955BE9">
      <w:pPr>
        <w:spacing w:line="247" w:lineRule="auto"/>
        <w:rPr>
          <w:rFonts w:ascii="Georgia" w:hAnsi="Georgia" w:cs="Times New Roman"/>
          <w:b/>
          <w:sz w:val="21"/>
          <w:szCs w:val="21"/>
        </w:rPr>
      </w:pPr>
    </w:p>
    <w:p w14:paraId="4278AFE6" w14:textId="77777777" w:rsidR="00955BE9" w:rsidRPr="00DF2508" w:rsidRDefault="00955BE9" w:rsidP="00955BE9">
      <w:pPr>
        <w:spacing w:line="247" w:lineRule="auto"/>
        <w:rPr>
          <w:rFonts w:ascii="Georgia" w:hAnsi="Georgia" w:cs="Times New Roman"/>
          <w:b/>
          <w:sz w:val="21"/>
          <w:szCs w:val="21"/>
        </w:rPr>
      </w:pPr>
    </w:p>
    <w:p w14:paraId="4250B6CE" w14:textId="77777777" w:rsidR="002A6B60" w:rsidRPr="002A6B60" w:rsidRDefault="002A6B60" w:rsidP="002A6B60">
      <w:pPr>
        <w:jc w:val="both"/>
        <w:rPr>
          <w:rFonts w:ascii="Georgia" w:hAnsi="Georgia" w:cs="Times New Roman"/>
          <w:sz w:val="21"/>
          <w:szCs w:val="21"/>
        </w:rPr>
      </w:pPr>
      <w:r w:rsidRPr="002A6B60">
        <w:rPr>
          <w:rFonts w:ascii="Georgia" w:hAnsi="Georgia" w:cs="Times New Roman"/>
          <w:sz w:val="21"/>
          <w:szCs w:val="21"/>
        </w:rPr>
        <w:t>Sehr geehrte Damen und Herren,</w:t>
      </w:r>
    </w:p>
    <w:p w14:paraId="2D81E091" w14:textId="77777777" w:rsidR="002A6B60" w:rsidRPr="002A6B60" w:rsidRDefault="002A6B60" w:rsidP="002A6B60">
      <w:pPr>
        <w:jc w:val="both"/>
        <w:rPr>
          <w:rFonts w:ascii="Georgia" w:hAnsi="Georgia" w:cs="Times New Roman"/>
          <w:sz w:val="21"/>
          <w:szCs w:val="21"/>
        </w:rPr>
      </w:pPr>
    </w:p>
    <w:p w14:paraId="60C5ED87" w14:textId="1D2FB913" w:rsidR="001A445B" w:rsidRDefault="001A445B" w:rsidP="001A445B">
      <w:pPr>
        <w:jc w:val="both"/>
        <w:rPr>
          <w:ins w:id="0" w:author="David Döbele" w:date="2022-09-06T19:19:00Z"/>
          <w:rFonts w:ascii="Georgia" w:hAnsi="Georgia" w:cs="Times New Roman"/>
          <w:sz w:val="21"/>
          <w:szCs w:val="21"/>
        </w:rPr>
      </w:pPr>
      <w:ins w:id="1" w:author="David Döbele" w:date="2022-09-06T19:19:00Z">
        <w:r>
          <w:rPr>
            <w:rFonts w:ascii="Georgia" w:hAnsi="Georgia" w:cs="Times New Roman"/>
            <w:sz w:val="21"/>
            <w:szCs w:val="21"/>
          </w:rPr>
          <w:t>s</w:t>
        </w:r>
        <w:r w:rsidRPr="009948D5">
          <w:rPr>
            <w:rFonts w:ascii="Georgia" w:hAnsi="Georgia" w:cs="Times New Roman"/>
            <w:sz w:val="21"/>
            <w:szCs w:val="21"/>
          </w:rPr>
          <w:t>chon zu Schulzeiten hatte ich ein</w:t>
        </w:r>
        <w:r>
          <w:rPr>
            <w:rFonts w:ascii="Georgia" w:hAnsi="Georgia" w:cs="Times New Roman"/>
            <w:sz w:val="21"/>
            <w:szCs w:val="21"/>
          </w:rPr>
          <w:t xml:space="preserve">e </w:t>
        </w:r>
        <w:r w:rsidRPr="009948D5">
          <w:rPr>
            <w:rFonts w:ascii="Georgia" w:hAnsi="Georgia" w:cs="Times New Roman"/>
            <w:sz w:val="21"/>
            <w:szCs w:val="21"/>
          </w:rPr>
          <w:t>große Leidenschaft an wirtschaftlichen und makroökonomischen Themen</w:t>
        </w:r>
      </w:ins>
      <w:ins w:id="2" w:author="David Döbele" w:date="2022-09-06T19:20:00Z">
        <w:r>
          <w:rPr>
            <w:rFonts w:ascii="Georgia" w:hAnsi="Georgia" w:cs="Times New Roman"/>
            <w:sz w:val="21"/>
            <w:szCs w:val="21"/>
          </w:rPr>
          <w:t>,</w:t>
        </w:r>
      </w:ins>
      <w:ins w:id="3" w:author="David Döbele" w:date="2022-09-06T19:19:00Z">
        <w:r w:rsidRPr="009948D5">
          <w:rPr>
            <w:rFonts w:ascii="Georgia" w:hAnsi="Georgia" w:cs="Times New Roman"/>
            <w:sz w:val="21"/>
            <w:szCs w:val="21"/>
          </w:rPr>
          <w:t xml:space="preserve"> weshalb ich</w:t>
        </w:r>
        <w:r w:rsidRPr="003F31A1">
          <w:rPr>
            <w:rFonts w:ascii="Georgia" w:hAnsi="Georgia" w:cs="Times New Roman"/>
            <w:sz w:val="21"/>
            <w:szCs w:val="21"/>
          </w:rPr>
          <w:t xml:space="preserve"> mich</w:t>
        </w:r>
      </w:ins>
      <w:ins w:id="4" w:author="David Döbele" w:date="2022-09-06T19:20:00Z">
        <w:r>
          <w:rPr>
            <w:rFonts w:ascii="Georgia" w:hAnsi="Georgia" w:cs="Times New Roman"/>
            <w:sz w:val="21"/>
            <w:szCs w:val="21"/>
          </w:rPr>
          <w:t xml:space="preserve"> in meiner Freizeit</w:t>
        </w:r>
      </w:ins>
      <w:ins w:id="5" w:author="David Döbele" w:date="2022-09-06T19:19:00Z">
        <w:r w:rsidRPr="003F31A1">
          <w:rPr>
            <w:rFonts w:ascii="Georgia" w:hAnsi="Georgia" w:cs="Times New Roman"/>
            <w:sz w:val="21"/>
            <w:szCs w:val="21"/>
          </w:rPr>
          <w:t xml:space="preserve"> viel mit der Börse beschäftigt habe</w:t>
        </w:r>
        <w:r>
          <w:rPr>
            <w:rFonts w:ascii="Georgia" w:hAnsi="Georgia" w:cs="Times New Roman"/>
            <w:sz w:val="21"/>
            <w:szCs w:val="21"/>
          </w:rPr>
          <w:t xml:space="preserve">. </w:t>
        </w:r>
        <w:r w:rsidRPr="002A6B60">
          <w:rPr>
            <w:rFonts w:ascii="Georgia" w:hAnsi="Georgia" w:cs="Times New Roman"/>
            <w:sz w:val="21"/>
            <w:szCs w:val="21"/>
          </w:rPr>
          <w:t xml:space="preserve">Durch diverse </w:t>
        </w:r>
        <w:r>
          <w:rPr>
            <w:rFonts w:ascii="Georgia" w:hAnsi="Georgia" w:cs="Times New Roman"/>
            <w:sz w:val="21"/>
            <w:szCs w:val="21"/>
          </w:rPr>
          <w:t xml:space="preserve">Recherchen </w:t>
        </w:r>
        <w:r w:rsidRPr="002A6B60">
          <w:rPr>
            <w:rFonts w:ascii="Georgia" w:hAnsi="Georgia" w:cs="Times New Roman"/>
            <w:sz w:val="21"/>
            <w:szCs w:val="21"/>
          </w:rPr>
          <w:t xml:space="preserve">sowie Gespräche mit </w:t>
        </w:r>
        <w:r>
          <w:rPr>
            <w:rFonts w:ascii="Georgia" w:hAnsi="Georgia" w:cs="Times New Roman"/>
            <w:sz w:val="21"/>
            <w:szCs w:val="21"/>
          </w:rPr>
          <w:t>erfahrene</w:t>
        </w:r>
      </w:ins>
      <w:ins w:id="6" w:author="David Döbele" w:date="2022-09-06T19:20:00Z">
        <w:r>
          <w:rPr>
            <w:rFonts w:ascii="Georgia" w:hAnsi="Georgia" w:cs="Times New Roman"/>
            <w:sz w:val="21"/>
            <w:szCs w:val="21"/>
          </w:rPr>
          <w:t xml:space="preserve">n </w:t>
        </w:r>
      </w:ins>
      <w:ins w:id="7" w:author="David Döbele" w:date="2022-09-06T19:19:00Z">
        <w:r>
          <w:rPr>
            <w:rFonts w:ascii="Georgia" w:hAnsi="Georgia" w:cs="Times New Roman"/>
            <w:sz w:val="21"/>
            <w:szCs w:val="21"/>
          </w:rPr>
          <w:t>Investment Banker</w:t>
        </w:r>
      </w:ins>
      <w:ins w:id="8" w:author="David Döbele" w:date="2022-09-06T19:20:00Z">
        <w:r>
          <w:rPr>
            <w:rFonts w:ascii="Georgia" w:hAnsi="Georgia" w:cs="Times New Roman"/>
            <w:sz w:val="21"/>
            <w:szCs w:val="21"/>
          </w:rPr>
          <w:t>n</w:t>
        </w:r>
      </w:ins>
      <w:ins w:id="9" w:author="David Döbele" w:date="2022-09-06T19:19:00Z">
        <w:r>
          <w:rPr>
            <w:rFonts w:ascii="Georgia" w:hAnsi="Georgia" w:cs="Times New Roman"/>
            <w:sz w:val="21"/>
            <w:szCs w:val="21"/>
          </w:rPr>
          <w:t xml:space="preserve"> ist mir klar geworden</w:t>
        </w:r>
        <w:r w:rsidRPr="002A6B60">
          <w:rPr>
            <w:rFonts w:ascii="Georgia" w:hAnsi="Georgia" w:cs="Times New Roman"/>
            <w:sz w:val="21"/>
            <w:szCs w:val="21"/>
          </w:rPr>
          <w:t xml:space="preserve">, dass mich eine Karriere im </w:t>
        </w:r>
      </w:ins>
      <w:ins w:id="10" w:author="David Döbele" w:date="2022-09-06T19:20:00Z">
        <w:r>
          <w:rPr>
            <w:rFonts w:ascii="Georgia" w:hAnsi="Georgia" w:cs="Times New Roman"/>
            <w:sz w:val="21"/>
            <w:szCs w:val="21"/>
          </w:rPr>
          <w:t>Corporate Finance</w:t>
        </w:r>
      </w:ins>
      <w:ins w:id="11" w:author="David Döbele" w:date="2022-09-06T19:19:00Z">
        <w:r w:rsidRPr="002A6B60">
          <w:rPr>
            <w:rFonts w:ascii="Georgia" w:hAnsi="Georgia" w:cs="Times New Roman"/>
            <w:sz w:val="21"/>
            <w:szCs w:val="21"/>
          </w:rPr>
          <w:t xml:space="preserve"> enorm reizt. Mich fasziniert </w:t>
        </w:r>
        <w:r>
          <w:rPr>
            <w:rFonts w:ascii="Georgia" w:hAnsi="Georgia" w:cs="Times New Roman"/>
            <w:sz w:val="21"/>
            <w:szCs w:val="21"/>
          </w:rPr>
          <w:t xml:space="preserve">vor allem </w:t>
        </w:r>
        <w:r w:rsidRPr="002A6B60">
          <w:rPr>
            <w:rFonts w:ascii="Georgia" w:hAnsi="Georgia" w:cs="Times New Roman"/>
            <w:sz w:val="21"/>
            <w:szCs w:val="21"/>
          </w:rPr>
          <w:t xml:space="preserve">der </w:t>
        </w:r>
        <w:r>
          <w:rPr>
            <w:rFonts w:ascii="Georgia" w:hAnsi="Georgia" w:cs="Times New Roman"/>
            <w:sz w:val="21"/>
            <w:szCs w:val="21"/>
          </w:rPr>
          <w:t>Einfluss</w:t>
        </w:r>
        <w:r w:rsidRPr="002A6B60">
          <w:rPr>
            <w:rFonts w:ascii="Georgia" w:hAnsi="Georgia" w:cs="Times New Roman"/>
            <w:sz w:val="21"/>
            <w:szCs w:val="21"/>
          </w:rPr>
          <w:t xml:space="preserve">, den man durch die Mitarbeit an bedeutsamen Transaktionen erzielt sowie die hohe Lernkurve, die durch die stimulierende und spannende Arbeitsumgebung automatisch geschaffen wird. </w:t>
        </w:r>
      </w:ins>
      <w:ins w:id="12" w:author="David Döbele" w:date="2022-09-06T19:20:00Z">
        <w:r>
          <w:rPr>
            <w:rFonts w:ascii="Georgia" w:hAnsi="Georgia" w:cs="Times New Roman"/>
            <w:sz w:val="21"/>
            <w:szCs w:val="21"/>
          </w:rPr>
          <w:t>Daher bilde ich mich seit diesem Zeitpunkt neben der Hochschule noch selbstständig in diesem Bereich (</w:t>
        </w:r>
      </w:ins>
      <w:ins w:id="13" w:author="David Döbele" w:date="2022-09-06T19:21:00Z">
        <w:r>
          <w:rPr>
            <w:rFonts w:ascii="Georgia" w:hAnsi="Georgia" w:cs="Times New Roman"/>
            <w:sz w:val="21"/>
            <w:szCs w:val="21"/>
          </w:rPr>
          <w:t xml:space="preserve">Durchführung von </w:t>
        </w:r>
      </w:ins>
      <w:ins w:id="14" w:author="David Döbele" w:date="2022-09-06T19:20:00Z">
        <w:r>
          <w:rPr>
            <w:rFonts w:ascii="Georgia" w:hAnsi="Georgia" w:cs="Times New Roman"/>
            <w:sz w:val="21"/>
            <w:szCs w:val="21"/>
          </w:rPr>
          <w:t>Unternehmensb</w:t>
        </w:r>
      </w:ins>
      <w:ins w:id="15" w:author="David Döbele" w:date="2022-09-06T19:21:00Z">
        <w:r>
          <w:rPr>
            <w:rFonts w:ascii="Georgia" w:hAnsi="Georgia" w:cs="Times New Roman"/>
            <w:sz w:val="21"/>
            <w:szCs w:val="21"/>
          </w:rPr>
          <w:t xml:space="preserve">ewertungen via Excel, Aufbau von M&amp;A-Prozessen, etc.) </w:t>
        </w:r>
      </w:ins>
      <w:ins w:id="16" w:author="David Döbele" w:date="2022-09-06T19:20:00Z">
        <w:r>
          <w:rPr>
            <w:rFonts w:ascii="Georgia" w:hAnsi="Georgia" w:cs="Times New Roman"/>
            <w:sz w:val="21"/>
            <w:szCs w:val="21"/>
          </w:rPr>
          <w:t xml:space="preserve">weiter. </w:t>
        </w:r>
      </w:ins>
      <w:ins w:id="17" w:author="David Döbele" w:date="2022-09-06T19:19:00Z">
        <w:r w:rsidRPr="002A6B60">
          <w:rPr>
            <w:rFonts w:ascii="Georgia" w:hAnsi="Georgia" w:cs="Times New Roman"/>
            <w:sz w:val="21"/>
            <w:szCs w:val="21"/>
          </w:rPr>
          <w:t xml:space="preserve">Um mein bisher angesammeltes Wissen über Corporate Finance und M&amp;A nun weiter in der Praxis zu vertiefen, möchte ich Sie </w:t>
        </w:r>
      </w:ins>
      <w:ins w:id="18" w:author="David Döbele" w:date="2022-09-06T19:21:00Z">
        <w:r>
          <w:rPr>
            <w:rFonts w:ascii="Georgia" w:hAnsi="Georgia" w:cs="Times New Roman"/>
            <w:sz w:val="21"/>
            <w:szCs w:val="21"/>
          </w:rPr>
          <w:t xml:space="preserve">nach meinem dritten Fachsemester </w:t>
        </w:r>
      </w:ins>
      <w:ins w:id="19" w:author="David Döbele" w:date="2022-09-06T19:19:00Z">
        <w:r w:rsidRPr="002A6B60">
          <w:rPr>
            <w:rFonts w:ascii="Georgia" w:hAnsi="Georgia" w:cs="Times New Roman"/>
            <w:sz w:val="21"/>
            <w:szCs w:val="21"/>
          </w:rPr>
          <w:t xml:space="preserve">ab </w:t>
        </w:r>
        <w:r>
          <w:rPr>
            <w:rFonts w:ascii="Georgia" w:hAnsi="Georgia" w:cs="Times New Roman"/>
            <w:sz w:val="21"/>
            <w:szCs w:val="21"/>
          </w:rPr>
          <w:t>März</w:t>
        </w:r>
        <w:r w:rsidRPr="002A6B60">
          <w:rPr>
            <w:rFonts w:ascii="Georgia" w:hAnsi="Georgia" w:cs="Times New Roman"/>
            <w:sz w:val="21"/>
            <w:szCs w:val="21"/>
          </w:rPr>
          <w:t xml:space="preserve"> 202</w:t>
        </w:r>
        <w:r>
          <w:rPr>
            <w:rFonts w:ascii="Georgia" w:hAnsi="Georgia" w:cs="Times New Roman"/>
            <w:sz w:val="21"/>
            <w:szCs w:val="21"/>
          </w:rPr>
          <w:t>3</w:t>
        </w:r>
        <w:r w:rsidRPr="002A6B60">
          <w:rPr>
            <w:rFonts w:ascii="Georgia" w:hAnsi="Georgia" w:cs="Times New Roman"/>
            <w:sz w:val="21"/>
            <w:szCs w:val="21"/>
          </w:rPr>
          <w:t xml:space="preserve"> als Praktikant in Ihrem </w:t>
        </w:r>
        <w:r>
          <w:rPr>
            <w:rFonts w:ascii="Georgia" w:hAnsi="Georgia" w:cs="Times New Roman"/>
            <w:sz w:val="21"/>
            <w:szCs w:val="21"/>
          </w:rPr>
          <w:t>Kölner</w:t>
        </w:r>
        <w:r w:rsidRPr="002A6B60">
          <w:rPr>
            <w:rFonts w:ascii="Georgia" w:hAnsi="Georgia" w:cs="Times New Roman"/>
            <w:sz w:val="21"/>
            <w:szCs w:val="21"/>
          </w:rPr>
          <w:t xml:space="preserve"> Office für eine Dauer von acht bis zwölf Wochen unterstützen.</w:t>
        </w:r>
      </w:ins>
    </w:p>
    <w:p w14:paraId="3A84AF74" w14:textId="0ABBC6CA" w:rsidR="00955BE9" w:rsidDel="001A445B" w:rsidRDefault="002A6B60" w:rsidP="002A6B60">
      <w:pPr>
        <w:jc w:val="both"/>
        <w:rPr>
          <w:del w:id="20" w:author="David Döbele" w:date="2022-09-06T19:19:00Z"/>
          <w:rFonts w:ascii="Georgia" w:hAnsi="Georgia" w:cs="Times New Roman"/>
          <w:sz w:val="21"/>
          <w:szCs w:val="21"/>
        </w:rPr>
      </w:pPr>
      <w:del w:id="21" w:author="David Döbele" w:date="2022-09-06T19:19:00Z">
        <w:r w:rsidRPr="002A6B60" w:rsidDel="001A445B">
          <w:rPr>
            <w:rFonts w:ascii="Georgia" w:hAnsi="Georgia" w:cs="Times New Roman"/>
            <w:sz w:val="21"/>
            <w:szCs w:val="21"/>
          </w:rPr>
          <w:delText>schon zu Schulzeite</w:delText>
        </w:r>
        <w:r w:rsidR="0039653F" w:rsidDel="001A445B">
          <w:rPr>
            <w:rFonts w:ascii="Georgia" w:hAnsi="Georgia" w:cs="Times New Roman"/>
            <w:sz w:val="21"/>
            <w:szCs w:val="21"/>
          </w:rPr>
          <w:delText>n</w:delText>
        </w:r>
        <w:r w:rsidRPr="002A6B60" w:rsidDel="001A445B">
          <w:rPr>
            <w:rFonts w:ascii="Georgia" w:hAnsi="Georgia" w:cs="Times New Roman"/>
            <w:sz w:val="21"/>
            <w:szCs w:val="21"/>
          </w:rPr>
          <w:delText xml:space="preserve"> hatte ich ein </w:delText>
        </w:r>
        <w:r w:rsidR="008538F3" w:rsidDel="001A445B">
          <w:rPr>
            <w:rFonts w:ascii="Georgia" w:hAnsi="Georgia" w:cs="Times New Roman"/>
            <w:sz w:val="21"/>
            <w:szCs w:val="21"/>
          </w:rPr>
          <w:delText>enormes</w:delText>
        </w:r>
        <w:r w:rsidRPr="002A6B60" w:rsidDel="001A445B">
          <w:rPr>
            <w:rFonts w:ascii="Georgia" w:hAnsi="Georgia" w:cs="Times New Roman"/>
            <w:sz w:val="21"/>
            <w:szCs w:val="21"/>
          </w:rPr>
          <w:delText xml:space="preserve"> Interesse an wirtschaftlichen Fragestellungen und beschäftigte mich viel mit der Börse und makroökonomischen Themen</w:delText>
        </w:r>
        <w:r w:rsidR="00CB0FFC" w:rsidDel="001A445B">
          <w:rPr>
            <w:rFonts w:ascii="Georgia" w:hAnsi="Georgia" w:cs="Times New Roman"/>
            <w:sz w:val="21"/>
            <w:szCs w:val="21"/>
          </w:rPr>
          <w:delText xml:space="preserve"> in meiner F</w:delText>
        </w:r>
        <w:r w:rsidR="00393104" w:rsidDel="001A445B">
          <w:rPr>
            <w:rFonts w:ascii="Georgia" w:hAnsi="Georgia" w:cs="Times New Roman"/>
            <w:sz w:val="21"/>
            <w:szCs w:val="21"/>
          </w:rPr>
          <w:delText>reizeit</w:delText>
        </w:r>
        <w:r w:rsidRPr="002A6B60" w:rsidDel="001A445B">
          <w:rPr>
            <w:rFonts w:ascii="Georgia" w:hAnsi="Georgia" w:cs="Times New Roman"/>
            <w:sz w:val="21"/>
            <w:szCs w:val="21"/>
          </w:rPr>
          <w:delText xml:space="preserve">. Durch diverse </w:delText>
        </w:r>
        <w:r w:rsidR="00DE3989" w:rsidDel="001A445B">
          <w:rPr>
            <w:rFonts w:ascii="Georgia" w:hAnsi="Georgia" w:cs="Times New Roman"/>
            <w:sz w:val="21"/>
            <w:szCs w:val="21"/>
          </w:rPr>
          <w:delText xml:space="preserve">Recherchen </w:delText>
        </w:r>
        <w:r w:rsidRPr="002A6B60" w:rsidDel="001A445B">
          <w:rPr>
            <w:rFonts w:ascii="Georgia" w:hAnsi="Georgia" w:cs="Times New Roman"/>
            <w:sz w:val="21"/>
            <w:szCs w:val="21"/>
          </w:rPr>
          <w:delText xml:space="preserve">sowie Gespräche mit </w:delText>
        </w:r>
        <w:r w:rsidR="00D6432A" w:rsidDel="001A445B">
          <w:rPr>
            <w:rFonts w:ascii="Georgia" w:hAnsi="Georgia" w:cs="Times New Roman"/>
            <w:sz w:val="21"/>
            <w:szCs w:val="21"/>
          </w:rPr>
          <w:delText>e</w:delText>
        </w:r>
        <w:r w:rsidR="00311C20" w:rsidDel="001A445B">
          <w:rPr>
            <w:rFonts w:ascii="Georgia" w:hAnsi="Georgia" w:cs="Times New Roman"/>
            <w:sz w:val="21"/>
            <w:szCs w:val="21"/>
          </w:rPr>
          <w:delText xml:space="preserve">rfahrene Investment Banker </w:delText>
        </w:r>
        <w:r w:rsidR="00B72584" w:rsidDel="001A445B">
          <w:rPr>
            <w:rFonts w:ascii="Georgia" w:hAnsi="Georgia" w:cs="Times New Roman"/>
            <w:sz w:val="21"/>
            <w:szCs w:val="21"/>
          </w:rPr>
          <w:delText>ist mir klar geworden</w:delText>
        </w:r>
        <w:r w:rsidRPr="002A6B60" w:rsidDel="001A445B">
          <w:rPr>
            <w:rFonts w:ascii="Georgia" w:hAnsi="Georgia" w:cs="Times New Roman"/>
            <w:sz w:val="21"/>
            <w:szCs w:val="21"/>
          </w:rPr>
          <w:delText xml:space="preserve">, dass mich eine Karriere im Investment Banking enorm reizt. Mich fasziniert </w:delText>
        </w:r>
        <w:r w:rsidR="00AE56F8" w:rsidDel="001A445B">
          <w:rPr>
            <w:rFonts w:ascii="Georgia" w:hAnsi="Georgia" w:cs="Times New Roman"/>
            <w:sz w:val="21"/>
            <w:szCs w:val="21"/>
          </w:rPr>
          <w:delText xml:space="preserve">vor allem </w:delText>
        </w:r>
        <w:r w:rsidRPr="002A6B60" w:rsidDel="001A445B">
          <w:rPr>
            <w:rFonts w:ascii="Georgia" w:hAnsi="Georgia" w:cs="Times New Roman"/>
            <w:sz w:val="21"/>
            <w:szCs w:val="21"/>
          </w:rPr>
          <w:delText xml:space="preserve">der </w:delText>
        </w:r>
        <w:r w:rsidR="00AE56F8" w:rsidDel="001A445B">
          <w:rPr>
            <w:rFonts w:ascii="Georgia" w:hAnsi="Georgia" w:cs="Times New Roman"/>
            <w:sz w:val="21"/>
            <w:szCs w:val="21"/>
          </w:rPr>
          <w:delText>Einfluss</w:delText>
        </w:r>
        <w:r w:rsidRPr="002A6B60" w:rsidDel="001A445B">
          <w:rPr>
            <w:rFonts w:ascii="Georgia" w:hAnsi="Georgia" w:cs="Times New Roman"/>
            <w:sz w:val="21"/>
            <w:szCs w:val="21"/>
          </w:rPr>
          <w:delText xml:space="preserve">, den man durch die Mitarbeit an bedeutsamen Transaktionen erzielt sowie die hohe Lernkurve, die durch die stimulierende und spannende Arbeitsumgebung automatisch geschaffen wird. Um mein bisher angesammeltes Wissen über Corporate Finance und M&amp;A nun weiter in der Praxis zu vertiefen, möchte ich Sie ab </w:delText>
        </w:r>
        <w:r w:rsidR="000B122F" w:rsidDel="001A445B">
          <w:rPr>
            <w:rFonts w:ascii="Georgia" w:hAnsi="Georgia" w:cs="Times New Roman"/>
            <w:sz w:val="21"/>
            <w:szCs w:val="21"/>
          </w:rPr>
          <w:delText>März</w:delText>
        </w:r>
        <w:r w:rsidRPr="002A6B60" w:rsidDel="001A445B">
          <w:rPr>
            <w:rFonts w:ascii="Georgia" w:hAnsi="Georgia" w:cs="Times New Roman"/>
            <w:sz w:val="21"/>
            <w:szCs w:val="21"/>
          </w:rPr>
          <w:delText xml:space="preserve"> 202</w:delText>
        </w:r>
        <w:r w:rsidR="005D1433" w:rsidDel="001A445B">
          <w:rPr>
            <w:rFonts w:ascii="Georgia" w:hAnsi="Georgia" w:cs="Times New Roman"/>
            <w:sz w:val="21"/>
            <w:szCs w:val="21"/>
          </w:rPr>
          <w:delText>3</w:delText>
        </w:r>
        <w:r w:rsidRPr="002A6B60" w:rsidDel="001A445B">
          <w:rPr>
            <w:rFonts w:ascii="Georgia" w:hAnsi="Georgia" w:cs="Times New Roman"/>
            <w:sz w:val="21"/>
            <w:szCs w:val="21"/>
          </w:rPr>
          <w:delText xml:space="preserve"> als Praktikant in Ihrem </w:delText>
        </w:r>
        <w:r w:rsidR="008B2933" w:rsidDel="001A445B">
          <w:rPr>
            <w:rFonts w:ascii="Georgia" w:hAnsi="Georgia" w:cs="Times New Roman"/>
            <w:sz w:val="21"/>
            <w:szCs w:val="21"/>
          </w:rPr>
          <w:delText>Kölner</w:delText>
        </w:r>
        <w:r w:rsidRPr="002A6B60" w:rsidDel="001A445B">
          <w:rPr>
            <w:rFonts w:ascii="Georgia" w:hAnsi="Georgia" w:cs="Times New Roman"/>
            <w:sz w:val="21"/>
            <w:szCs w:val="21"/>
          </w:rPr>
          <w:delText xml:space="preserve"> Office für eine Dauer von acht bis zwölf Wochen unterstützen.</w:delText>
        </w:r>
      </w:del>
    </w:p>
    <w:p w14:paraId="695DEFBE" w14:textId="77777777" w:rsidR="002A6B60" w:rsidRPr="00DF2508" w:rsidRDefault="002A6B60" w:rsidP="002A6B60">
      <w:pPr>
        <w:jc w:val="both"/>
        <w:rPr>
          <w:rFonts w:ascii="Georgia" w:hAnsi="Georgia" w:cs="Times New Roman"/>
          <w:sz w:val="21"/>
          <w:szCs w:val="21"/>
        </w:rPr>
      </w:pPr>
    </w:p>
    <w:p w14:paraId="2D3D62B1" w14:textId="0E8F6EA4" w:rsidR="009F011E" w:rsidRPr="00BB0571" w:rsidRDefault="002A6B60" w:rsidP="00BB0571">
      <w:pPr>
        <w:jc w:val="both"/>
        <w:rPr>
          <w:rFonts w:ascii="Georgia" w:hAnsi="Georgia" w:cs="Times New Roman"/>
          <w:sz w:val="21"/>
          <w:szCs w:val="21"/>
        </w:rPr>
      </w:pPr>
      <w:r w:rsidRPr="002A6B60">
        <w:rPr>
          <w:rFonts w:ascii="Georgia" w:hAnsi="Georgia" w:cs="Times New Roman"/>
          <w:sz w:val="21"/>
          <w:szCs w:val="21"/>
        </w:rPr>
        <w:t>Nach meine</w:t>
      </w:r>
      <w:r w:rsidR="008D72CA">
        <w:rPr>
          <w:rFonts w:ascii="Georgia" w:hAnsi="Georgia" w:cs="Times New Roman"/>
          <w:sz w:val="21"/>
          <w:szCs w:val="21"/>
        </w:rPr>
        <w:t>r Fachhochschulreife 2021</w:t>
      </w:r>
      <w:r w:rsidRPr="002A6B60">
        <w:rPr>
          <w:rFonts w:ascii="Georgia" w:hAnsi="Georgia" w:cs="Times New Roman"/>
          <w:sz w:val="21"/>
          <w:szCs w:val="21"/>
        </w:rPr>
        <w:t xml:space="preserve"> begann ich direkt mein B</w:t>
      </w:r>
      <w:r w:rsidR="008D72CA">
        <w:rPr>
          <w:rFonts w:ascii="Georgia" w:hAnsi="Georgia" w:cs="Times New Roman"/>
          <w:sz w:val="21"/>
          <w:szCs w:val="21"/>
        </w:rPr>
        <w:t>anking &amp; Finance</w:t>
      </w:r>
      <w:r w:rsidR="00095047">
        <w:rPr>
          <w:rFonts w:ascii="Georgia" w:hAnsi="Georgia" w:cs="Times New Roman"/>
          <w:sz w:val="21"/>
          <w:szCs w:val="21"/>
        </w:rPr>
        <w:t xml:space="preserve"> </w:t>
      </w:r>
      <w:r w:rsidR="008D72CA">
        <w:rPr>
          <w:rFonts w:ascii="Georgia" w:hAnsi="Georgia" w:cs="Times New Roman"/>
          <w:sz w:val="21"/>
          <w:szCs w:val="21"/>
        </w:rPr>
        <w:t>Studium</w:t>
      </w:r>
      <w:r w:rsidRPr="002A6B60">
        <w:rPr>
          <w:rFonts w:ascii="Georgia" w:hAnsi="Georgia" w:cs="Times New Roman"/>
          <w:sz w:val="21"/>
          <w:szCs w:val="21"/>
        </w:rPr>
        <w:t xml:space="preserve"> an der </w:t>
      </w:r>
      <w:r w:rsidR="00095047">
        <w:rPr>
          <w:rFonts w:ascii="Georgia" w:hAnsi="Georgia" w:cs="Times New Roman"/>
          <w:sz w:val="21"/>
          <w:szCs w:val="21"/>
        </w:rPr>
        <w:t>T</w:t>
      </w:r>
      <w:r w:rsidR="00E80DA1">
        <w:rPr>
          <w:rFonts w:ascii="Georgia" w:hAnsi="Georgia" w:cs="Times New Roman"/>
          <w:sz w:val="21"/>
          <w:szCs w:val="21"/>
        </w:rPr>
        <w:t xml:space="preserve">echnischen </w:t>
      </w:r>
      <w:r w:rsidR="00095047">
        <w:rPr>
          <w:rFonts w:ascii="Georgia" w:hAnsi="Georgia" w:cs="Times New Roman"/>
          <w:sz w:val="21"/>
          <w:szCs w:val="21"/>
        </w:rPr>
        <w:t>H</w:t>
      </w:r>
      <w:r w:rsidR="00E80DA1">
        <w:rPr>
          <w:rFonts w:ascii="Georgia" w:hAnsi="Georgia" w:cs="Times New Roman"/>
          <w:sz w:val="21"/>
          <w:szCs w:val="21"/>
        </w:rPr>
        <w:t xml:space="preserve">ochschule </w:t>
      </w:r>
      <w:r w:rsidR="00095047">
        <w:rPr>
          <w:rFonts w:ascii="Georgia" w:hAnsi="Georgia" w:cs="Times New Roman"/>
          <w:sz w:val="21"/>
          <w:szCs w:val="21"/>
        </w:rPr>
        <w:t>Köln</w:t>
      </w:r>
      <w:r w:rsidRPr="002A6B60">
        <w:rPr>
          <w:rFonts w:ascii="Georgia" w:hAnsi="Georgia" w:cs="Times New Roman"/>
          <w:sz w:val="21"/>
          <w:szCs w:val="21"/>
        </w:rPr>
        <w:t xml:space="preserve">. Dieser Schritt war für mich </w:t>
      </w:r>
      <w:r w:rsidR="004123E0">
        <w:rPr>
          <w:rFonts w:ascii="Georgia" w:hAnsi="Georgia" w:cs="Times New Roman"/>
          <w:sz w:val="21"/>
          <w:szCs w:val="21"/>
        </w:rPr>
        <w:t>ideal</w:t>
      </w:r>
      <w:r w:rsidRPr="002A6B60">
        <w:rPr>
          <w:rFonts w:ascii="Georgia" w:hAnsi="Georgia" w:cs="Times New Roman"/>
          <w:sz w:val="21"/>
          <w:szCs w:val="21"/>
        </w:rPr>
        <w:t xml:space="preserve"> </w:t>
      </w:r>
      <w:r w:rsidR="00BF418F">
        <w:rPr>
          <w:rFonts w:ascii="Georgia" w:hAnsi="Georgia" w:cs="Times New Roman"/>
          <w:sz w:val="21"/>
          <w:szCs w:val="21"/>
        </w:rPr>
        <w:t xml:space="preserve">und </w:t>
      </w:r>
      <w:ins w:id="22" w:author="David Döbele" w:date="2022-09-06T19:21:00Z">
        <w:r w:rsidR="001A445B">
          <w:rPr>
            <w:rFonts w:ascii="Georgia" w:hAnsi="Georgia" w:cs="Times New Roman"/>
            <w:sz w:val="21"/>
            <w:szCs w:val="21"/>
          </w:rPr>
          <w:t xml:space="preserve">ich </w:t>
        </w:r>
      </w:ins>
      <w:r w:rsidRPr="002A6B60">
        <w:rPr>
          <w:rFonts w:ascii="Georgia" w:hAnsi="Georgia" w:cs="Times New Roman"/>
          <w:sz w:val="21"/>
          <w:szCs w:val="21"/>
        </w:rPr>
        <w:t xml:space="preserve">habe mir bereits ein großes Netzwerk an ähnlich ambitionierten </w:t>
      </w:r>
      <w:r w:rsidR="004123E0">
        <w:rPr>
          <w:rFonts w:ascii="Georgia" w:hAnsi="Georgia" w:cs="Times New Roman"/>
          <w:sz w:val="21"/>
          <w:szCs w:val="21"/>
        </w:rPr>
        <w:t>Studenten</w:t>
      </w:r>
      <w:r w:rsidRPr="002A6B60">
        <w:rPr>
          <w:rFonts w:ascii="Georgia" w:hAnsi="Georgia" w:cs="Times New Roman"/>
          <w:sz w:val="21"/>
          <w:szCs w:val="21"/>
        </w:rPr>
        <w:t xml:space="preserve"> aufgebaut. Meine Freunde schätzen an mir besonders, dass ich auch in zeitintensiven Lernphasen stets diszipliniert arbeite und </w:t>
      </w:r>
      <w:r w:rsidR="00E77C66" w:rsidRPr="002A6B60">
        <w:rPr>
          <w:rFonts w:ascii="Georgia" w:hAnsi="Georgia" w:cs="Times New Roman"/>
          <w:sz w:val="21"/>
          <w:szCs w:val="21"/>
        </w:rPr>
        <w:t>sie</w:t>
      </w:r>
      <w:r w:rsidR="00E77C66">
        <w:rPr>
          <w:rFonts w:ascii="Georgia" w:hAnsi="Georgia" w:cs="Times New Roman"/>
          <w:sz w:val="21"/>
          <w:szCs w:val="21"/>
        </w:rPr>
        <w:t xml:space="preserve"> </w:t>
      </w:r>
      <w:r w:rsidR="00E77C66" w:rsidRPr="002A6B60">
        <w:rPr>
          <w:rFonts w:ascii="Georgia" w:hAnsi="Georgia" w:cs="Times New Roman"/>
          <w:sz w:val="21"/>
          <w:szCs w:val="21"/>
        </w:rPr>
        <w:t>weiter</w:t>
      </w:r>
      <w:r w:rsidRPr="002A6B60">
        <w:rPr>
          <w:rFonts w:ascii="Georgia" w:hAnsi="Georgia" w:cs="Times New Roman"/>
          <w:sz w:val="21"/>
          <w:szCs w:val="21"/>
        </w:rPr>
        <w:t xml:space="preserve"> </w:t>
      </w:r>
      <w:r w:rsidR="00E80C26">
        <w:rPr>
          <w:rFonts w:ascii="Georgia" w:hAnsi="Georgia" w:cs="Times New Roman"/>
          <w:sz w:val="21"/>
          <w:szCs w:val="21"/>
        </w:rPr>
        <w:t>m</w:t>
      </w:r>
      <w:r w:rsidR="00E80C26" w:rsidRPr="002A6B60">
        <w:rPr>
          <w:rFonts w:ascii="Georgia" w:hAnsi="Georgia" w:cs="Times New Roman"/>
          <w:sz w:val="21"/>
          <w:szCs w:val="21"/>
        </w:rPr>
        <w:t>otivieren</w:t>
      </w:r>
      <w:r w:rsidRPr="002A6B60">
        <w:rPr>
          <w:rFonts w:ascii="Georgia" w:hAnsi="Georgia" w:cs="Times New Roman"/>
          <w:sz w:val="21"/>
          <w:szCs w:val="21"/>
        </w:rPr>
        <w:t xml:space="preserve"> kann – eine Eigenschaft, die mir vermutlich auch im späteren Berufsleben sehr </w:t>
      </w:r>
      <w:r w:rsidR="00DD265C" w:rsidRPr="002A6B60">
        <w:rPr>
          <w:rFonts w:ascii="Georgia" w:hAnsi="Georgia" w:cs="Times New Roman"/>
          <w:sz w:val="21"/>
          <w:szCs w:val="21"/>
        </w:rPr>
        <w:t>zugutekommen</w:t>
      </w:r>
      <w:r w:rsidRPr="002A6B60">
        <w:rPr>
          <w:rFonts w:ascii="Georgia" w:hAnsi="Georgia" w:cs="Times New Roman"/>
          <w:sz w:val="21"/>
          <w:szCs w:val="21"/>
        </w:rPr>
        <w:t xml:space="preserve"> wird. Seit Beginn </w:t>
      </w:r>
      <w:r w:rsidR="009678FF">
        <w:rPr>
          <w:rFonts w:ascii="Georgia" w:hAnsi="Georgia" w:cs="Times New Roman"/>
          <w:sz w:val="21"/>
          <w:szCs w:val="21"/>
        </w:rPr>
        <w:t>des Studiums</w:t>
      </w:r>
      <w:r w:rsidRPr="002A6B60">
        <w:rPr>
          <w:rFonts w:ascii="Georgia" w:hAnsi="Georgia" w:cs="Times New Roman"/>
          <w:sz w:val="21"/>
          <w:szCs w:val="21"/>
        </w:rPr>
        <w:t xml:space="preserve"> bin ich </w:t>
      </w:r>
      <w:r w:rsidR="009678FF">
        <w:rPr>
          <w:rFonts w:ascii="Georgia" w:hAnsi="Georgia" w:cs="Times New Roman"/>
          <w:sz w:val="21"/>
          <w:szCs w:val="21"/>
        </w:rPr>
        <w:t>M</w:t>
      </w:r>
      <w:r w:rsidR="009678FF" w:rsidRPr="002A6B60">
        <w:rPr>
          <w:rFonts w:ascii="Georgia" w:hAnsi="Georgia" w:cs="Times New Roman"/>
          <w:sz w:val="21"/>
          <w:szCs w:val="21"/>
        </w:rPr>
        <w:t xml:space="preserve">itglied </w:t>
      </w:r>
      <w:r w:rsidR="009678FF">
        <w:rPr>
          <w:rFonts w:ascii="Georgia" w:hAnsi="Georgia" w:cs="Times New Roman"/>
          <w:sz w:val="21"/>
          <w:szCs w:val="21"/>
        </w:rPr>
        <w:t xml:space="preserve">im </w:t>
      </w:r>
      <w:r w:rsidR="008512DD">
        <w:rPr>
          <w:rFonts w:ascii="Georgia" w:hAnsi="Georgia" w:cs="Times New Roman"/>
          <w:sz w:val="21"/>
          <w:szCs w:val="21"/>
        </w:rPr>
        <w:t>Entrepreneurs Club Cologne</w:t>
      </w:r>
      <w:r w:rsidRPr="002A6B60">
        <w:rPr>
          <w:rFonts w:ascii="Georgia" w:hAnsi="Georgia" w:cs="Times New Roman"/>
          <w:sz w:val="21"/>
          <w:szCs w:val="21"/>
        </w:rPr>
        <w:t xml:space="preserve"> und </w:t>
      </w:r>
      <w:r w:rsidR="00172132">
        <w:rPr>
          <w:rFonts w:ascii="Georgia" w:hAnsi="Georgia" w:cs="Times New Roman"/>
          <w:sz w:val="21"/>
          <w:szCs w:val="21"/>
        </w:rPr>
        <w:t>bin mit meinem Team im Finance Ressort für die Buchhaltung</w:t>
      </w:r>
      <w:r w:rsidR="00DD65E0">
        <w:rPr>
          <w:rFonts w:ascii="Georgia" w:hAnsi="Georgia" w:cs="Times New Roman"/>
          <w:sz w:val="21"/>
          <w:szCs w:val="21"/>
        </w:rPr>
        <w:t xml:space="preserve"> </w:t>
      </w:r>
      <w:r w:rsidR="0070532C">
        <w:rPr>
          <w:rFonts w:ascii="Georgia" w:hAnsi="Georgia" w:cs="Times New Roman"/>
          <w:sz w:val="21"/>
          <w:szCs w:val="21"/>
        </w:rPr>
        <w:t>zuständig</w:t>
      </w:r>
      <w:r w:rsidR="005F4D44">
        <w:rPr>
          <w:rFonts w:ascii="Georgia" w:hAnsi="Georgia" w:cs="Times New Roman"/>
          <w:sz w:val="21"/>
          <w:szCs w:val="21"/>
        </w:rPr>
        <w:t xml:space="preserve">. </w:t>
      </w:r>
      <w:r w:rsidR="00945895">
        <w:rPr>
          <w:rFonts w:ascii="Georgia" w:hAnsi="Georgia" w:cs="Times New Roman"/>
          <w:sz w:val="21"/>
          <w:szCs w:val="21"/>
        </w:rPr>
        <w:t xml:space="preserve">Zusammen konnten wir </w:t>
      </w:r>
      <w:r w:rsidR="00812A30">
        <w:rPr>
          <w:rFonts w:ascii="Georgia" w:hAnsi="Georgia" w:cs="Times New Roman"/>
          <w:sz w:val="21"/>
          <w:szCs w:val="21"/>
        </w:rPr>
        <w:t>die Finanzen optimieren</w:t>
      </w:r>
      <w:ins w:id="23" w:author="David Döbele" w:date="2022-09-06T19:22:00Z">
        <w:r w:rsidR="001A445B">
          <w:rPr>
            <w:rFonts w:ascii="Georgia" w:hAnsi="Georgia" w:cs="Times New Roman"/>
            <w:sz w:val="21"/>
            <w:szCs w:val="21"/>
          </w:rPr>
          <w:t>, deutlich höhere Rücklagen als unsere Vorgänger bilden</w:t>
        </w:r>
      </w:ins>
      <w:r w:rsidR="00AB60F7">
        <w:rPr>
          <w:rFonts w:ascii="Georgia" w:hAnsi="Georgia" w:cs="Times New Roman"/>
          <w:sz w:val="21"/>
          <w:szCs w:val="21"/>
        </w:rPr>
        <w:t xml:space="preserve"> </w:t>
      </w:r>
      <w:r w:rsidR="00812A30">
        <w:rPr>
          <w:rFonts w:ascii="Georgia" w:hAnsi="Georgia" w:cs="Times New Roman"/>
          <w:sz w:val="21"/>
          <w:szCs w:val="21"/>
        </w:rPr>
        <w:t xml:space="preserve">und </w:t>
      </w:r>
      <w:del w:id="24" w:author="David Döbele" w:date="2022-09-06T19:22:00Z">
        <w:r w:rsidR="008555CB" w:rsidDel="001A445B">
          <w:rPr>
            <w:rFonts w:ascii="Georgia" w:hAnsi="Georgia" w:cs="Times New Roman"/>
            <w:sz w:val="21"/>
            <w:szCs w:val="21"/>
          </w:rPr>
          <w:delText xml:space="preserve">haben </w:delText>
        </w:r>
      </w:del>
      <w:ins w:id="25" w:author="David Döbele" w:date="2022-09-06T19:22:00Z">
        <w:r w:rsidR="001A445B">
          <w:rPr>
            <w:rFonts w:ascii="Georgia" w:hAnsi="Georgia" w:cs="Times New Roman"/>
            <w:sz w:val="21"/>
            <w:szCs w:val="21"/>
          </w:rPr>
          <w:t>eine saubere</w:t>
        </w:r>
        <w:r w:rsidR="001A445B">
          <w:rPr>
            <w:rFonts w:ascii="Georgia" w:hAnsi="Georgia" w:cs="Times New Roman"/>
            <w:sz w:val="21"/>
            <w:szCs w:val="21"/>
          </w:rPr>
          <w:t xml:space="preserve"> </w:t>
        </w:r>
      </w:ins>
      <w:del w:id="26" w:author="David Döbele" w:date="2022-09-06T19:22:00Z">
        <w:r w:rsidR="008555CB" w:rsidDel="001A445B">
          <w:rPr>
            <w:rFonts w:ascii="Georgia" w:hAnsi="Georgia" w:cs="Times New Roman"/>
            <w:sz w:val="21"/>
            <w:szCs w:val="21"/>
          </w:rPr>
          <w:delText>gemeinsam</w:delText>
        </w:r>
        <w:r w:rsidR="00812A30" w:rsidDel="001A445B">
          <w:rPr>
            <w:rFonts w:ascii="Georgia" w:hAnsi="Georgia" w:cs="Times New Roman"/>
            <w:sz w:val="21"/>
            <w:szCs w:val="21"/>
          </w:rPr>
          <w:delText xml:space="preserve"> die </w:delText>
        </w:r>
      </w:del>
      <w:r w:rsidR="00812A30">
        <w:rPr>
          <w:rFonts w:ascii="Georgia" w:hAnsi="Georgia" w:cs="Times New Roman"/>
          <w:sz w:val="21"/>
          <w:szCs w:val="21"/>
        </w:rPr>
        <w:t xml:space="preserve">Finanzplanung </w:t>
      </w:r>
      <w:del w:id="27" w:author="David Döbele" w:date="2022-09-06T19:22:00Z">
        <w:r w:rsidR="00812A30" w:rsidDel="001A445B">
          <w:rPr>
            <w:rFonts w:ascii="Georgia" w:hAnsi="Georgia" w:cs="Times New Roman"/>
            <w:sz w:val="21"/>
            <w:szCs w:val="21"/>
          </w:rPr>
          <w:delText>eingeführt</w:delText>
        </w:r>
        <w:r w:rsidR="00AB60F7" w:rsidDel="001A445B">
          <w:rPr>
            <w:rFonts w:ascii="Georgia" w:hAnsi="Georgia" w:cs="Times New Roman"/>
            <w:sz w:val="21"/>
            <w:szCs w:val="21"/>
          </w:rPr>
          <w:delText xml:space="preserve"> und somit die Finanz</w:delText>
        </w:r>
        <w:r w:rsidR="009A3D23" w:rsidDel="001A445B">
          <w:rPr>
            <w:rFonts w:ascii="Georgia" w:hAnsi="Georgia" w:cs="Times New Roman"/>
            <w:sz w:val="21"/>
            <w:szCs w:val="21"/>
          </w:rPr>
          <w:delText>en</w:delText>
        </w:r>
        <w:r w:rsidR="00AB60F7" w:rsidDel="001A445B">
          <w:rPr>
            <w:rFonts w:ascii="Georgia" w:hAnsi="Georgia" w:cs="Times New Roman"/>
            <w:sz w:val="21"/>
            <w:szCs w:val="21"/>
          </w:rPr>
          <w:delText xml:space="preserve"> um einiges verbessert</w:delText>
        </w:r>
      </w:del>
      <w:ins w:id="28" w:author="David Döbele" w:date="2022-09-06T19:22:00Z">
        <w:r w:rsidR="001A445B">
          <w:rPr>
            <w:rFonts w:ascii="Georgia" w:hAnsi="Georgia" w:cs="Times New Roman"/>
            <w:sz w:val="21"/>
            <w:szCs w:val="21"/>
          </w:rPr>
          <w:t>einführen</w:t>
        </w:r>
      </w:ins>
      <w:r w:rsidR="00AB60F7">
        <w:rPr>
          <w:rFonts w:ascii="Georgia" w:hAnsi="Georgia" w:cs="Times New Roman"/>
          <w:sz w:val="21"/>
          <w:szCs w:val="21"/>
        </w:rPr>
        <w:t>.</w:t>
      </w:r>
      <w:r w:rsidR="00CE44A9">
        <w:rPr>
          <w:rFonts w:ascii="Georgia" w:hAnsi="Georgia" w:cs="Times New Roman"/>
          <w:sz w:val="21"/>
          <w:szCs w:val="21"/>
        </w:rPr>
        <w:t xml:space="preserve"> </w:t>
      </w:r>
      <w:r w:rsidR="005F4D44">
        <w:rPr>
          <w:rFonts w:ascii="Georgia" w:hAnsi="Georgia" w:cs="Times New Roman"/>
          <w:sz w:val="21"/>
          <w:szCs w:val="21"/>
        </w:rPr>
        <w:t xml:space="preserve">Durch den Verein </w:t>
      </w:r>
      <w:r w:rsidR="00F91709">
        <w:rPr>
          <w:rFonts w:ascii="Georgia" w:hAnsi="Georgia" w:cs="Times New Roman"/>
          <w:sz w:val="21"/>
          <w:szCs w:val="21"/>
        </w:rPr>
        <w:t>habe</w:t>
      </w:r>
      <w:r w:rsidR="005F4D44">
        <w:rPr>
          <w:rFonts w:ascii="Georgia" w:hAnsi="Georgia" w:cs="Times New Roman"/>
          <w:sz w:val="21"/>
          <w:szCs w:val="21"/>
        </w:rPr>
        <w:t xml:space="preserve"> ich </w:t>
      </w:r>
      <w:r w:rsidR="00F91709">
        <w:rPr>
          <w:rFonts w:ascii="Georgia" w:hAnsi="Georgia" w:cs="Times New Roman"/>
          <w:sz w:val="21"/>
          <w:szCs w:val="21"/>
        </w:rPr>
        <w:t>gelernt,</w:t>
      </w:r>
      <w:r w:rsidR="005F4D44">
        <w:rPr>
          <w:rFonts w:ascii="Georgia" w:hAnsi="Georgia" w:cs="Times New Roman"/>
          <w:sz w:val="21"/>
          <w:szCs w:val="21"/>
        </w:rPr>
        <w:t xml:space="preserve"> wie wichtig Teamarbeit im Arbeitsalltag </w:t>
      </w:r>
      <w:r w:rsidR="00F91709">
        <w:rPr>
          <w:rFonts w:ascii="Georgia" w:hAnsi="Georgia" w:cs="Times New Roman"/>
          <w:sz w:val="21"/>
          <w:szCs w:val="21"/>
        </w:rPr>
        <w:t>ist,</w:t>
      </w:r>
      <w:r w:rsidR="005405E3">
        <w:rPr>
          <w:rFonts w:ascii="Georgia" w:hAnsi="Georgia" w:cs="Times New Roman"/>
          <w:sz w:val="21"/>
          <w:szCs w:val="21"/>
        </w:rPr>
        <w:t xml:space="preserve"> </w:t>
      </w:r>
      <w:r w:rsidR="00F91709">
        <w:rPr>
          <w:rFonts w:ascii="Georgia" w:hAnsi="Georgia" w:cs="Times New Roman"/>
          <w:sz w:val="21"/>
          <w:szCs w:val="21"/>
        </w:rPr>
        <w:t xml:space="preserve">um </w:t>
      </w:r>
      <w:r w:rsidR="005405E3">
        <w:rPr>
          <w:rFonts w:ascii="Georgia" w:hAnsi="Georgia" w:cs="Times New Roman"/>
          <w:sz w:val="21"/>
          <w:szCs w:val="21"/>
        </w:rPr>
        <w:t>effizient</w:t>
      </w:r>
      <w:r w:rsidR="00CE44A9">
        <w:rPr>
          <w:rFonts w:ascii="Georgia" w:hAnsi="Georgia" w:cs="Times New Roman"/>
          <w:sz w:val="21"/>
          <w:szCs w:val="21"/>
        </w:rPr>
        <w:t xml:space="preserve"> und besser</w:t>
      </w:r>
      <w:r w:rsidR="005405E3">
        <w:rPr>
          <w:rFonts w:ascii="Georgia" w:hAnsi="Georgia" w:cs="Times New Roman"/>
          <w:sz w:val="21"/>
          <w:szCs w:val="21"/>
        </w:rPr>
        <w:t xml:space="preserve"> </w:t>
      </w:r>
      <w:r w:rsidR="007B3BD0">
        <w:rPr>
          <w:rFonts w:ascii="Georgia" w:hAnsi="Georgia" w:cs="Times New Roman"/>
          <w:sz w:val="21"/>
          <w:szCs w:val="21"/>
        </w:rPr>
        <w:t>zu arbeiten</w:t>
      </w:r>
      <w:r w:rsidR="00BB0571">
        <w:rPr>
          <w:rFonts w:ascii="Georgia" w:hAnsi="Georgia" w:cs="Times New Roman"/>
          <w:sz w:val="21"/>
          <w:szCs w:val="21"/>
        </w:rPr>
        <w:t xml:space="preserve">. </w:t>
      </w:r>
      <w:r w:rsidR="009F011E" w:rsidRPr="00921874">
        <w:rPr>
          <w:rFonts w:ascii="Georgia" w:hAnsi="Georgia" w:cs="AppleSystemUIFont"/>
          <w:sz w:val="21"/>
          <w:szCs w:val="21"/>
        </w:rPr>
        <w:t xml:space="preserve">In meiner Freizeit finde ich Ausgleich beim Kraftsport, den ich seit 2021 mit hoher Disziplin verfolge und täglich daran arbeite, mich stets weiter zu steigern. </w:t>
      </w:r>
      <w:r w:rsidR="009F011E" w:rsidRPr="00921874">
        <w:rPr>
          <w:rFonts w:ascii="Georgia" w:hAnsi="Georgia"/>
          <w:sz w:val="21"/>
          <w:szCs w:val="21"/>
        </w:rPr>
        <w:t>Diesen Ehrgeiz und die Leidenschaft an herausfordernden Tätigkeiten möchte ich nun ausgesprochen gerne in Form des Praktikums bei Ihnen einbringen.</w:t>
      </w:r>
    </w:p>
    <w:p w14:paraId="28CCE719" w14:textId="77777777" w:rsidR="002A6B60" w:rsidRPr="00DF2508" w:rsidRDefault="002A6B60" w:rsidP="00955BE9">
      <w:pPr>
        <w:jc w:val="both"/>
        <w:rPr>
          <w:rFonts w:ascii="Georgia" w:hAnsi="Georgia" w:cs="Times New Roman"/>
          <w:sz w:val="21"/>
          <w:szCs w:val="21"/>
        </w:rPr>
      </w:pPr>
    </w:p>
    <w:p w14:paraId="3C41726A" w14:textId="0CC3C116" w:rsidR="002A6B60" w:rsidRDefault="00B9042E" w:rsidP="002A6B60">
      <w:pPr>
        <w:jc w:val="both"/>
        <w:rPr>
          <w:rFonts w:ascii="Georgia" w:hAnsi="Georgia" w:cs="Times New Roman"/>
          <w:sz w:val="21"/>
          <w:szCs w:val="21"/>
        </w:rPr>
      </w:pPr>
      <w:r>
        <w:rPr>
          <w:rFonts w:ascii="Georgia" w:hAnsi="Georgia" w:cs="Times New Roman"/>
          <w:sz w:val="21"/>
          <w:szCs w:val="21"/>
        </w:rPr>
        <w:t xml:space="preserve">HKCF Corporate Finance </w:t>
      </w:r>
      <w:r w:rsidR="002A6B60" w:rsidRPr="002A6B60">
        <w:rPr>
          <w:rFonts w:ascii="Georgia" w:hAnsi="Georgia" w:cs="Times New Roman"/>
          <w:sz w:val="21"/>
          <w:szCs w:val="21"/>
        </w:rPr>
        <w:t xml:space="preserve">scheint mir für dieses Praktikum ideal. Durch Ihren breiten Beratungsansatz begleiten Sie Ihre Kunden langfristig und führen sie so zu wirklich nachhaltigem Erfolg. Gleichzeitig bieten Sie Ihren Mitarbeitern eine stimulierende und freundschaftliche Unternehmenskultur, in der man sich persönlich bestens entfalten kann. Besonders spannend finde ich auch Ihren starken Fokus auf der Pharmabranche, insbesondere Ihre Mitarbeit beim Merger von MEGA </w:t>
      </w:r>
      <w:proofErr w:type="spellStart"/>
      <w:r w:rsidR="002A6B60" w:rsidRPr="002A6B60">
        <w:rPr>
          <w:rFonts w:ascii="Georgia" w:hAnsi="Georgia" w:cs="Times New Roman"/>
          <w:sz w:val="21"/>
          <w:szCs w:val="21"/>
        </w:rPr>
        <w:t>Pharma</w:t>
      </w:r>
      <w:proofErr w:type="spellEnd"/>
      <w:r w:rsidR="002A6B60" w:rsidRPr="002A6B60">
        <w:rPr>
          <w:rFonts w:ascii="Georgia" w:hAnsi="Georgia" w:cs="Times New Roman"/>
          <w:sz w:val="21"/>
          <w:szCs w:val="21"/>
        </w:rPr>
        <w:t xml:space="preserve"> und </w:t>
      </w:r>
      <w:proofErr w:type="spellStart"/>
      <w:r w:rsidR="002A6B60" w:rsidRPr="002A6B60">
        <w:rPr>
          <w:rFonts w:ascii="Georgia" w:hAnsi="Georgia" w:cs="Times New Roman"/>
          <w:sz w:val="21"/>
          <w:szCs w:val="21"/>
        </w:rPr>
        <w:t>Saltex</w:t>
      </w:r>
      <w:proofErr w:type="spellEnd"/>
      <w:r w:rsidR="002A6B60" w:rsidRPr="002A6B60">
        <w:rPr>
          <w:rFonts w:ascii="Georgia" w:hAnsi="Georgia" w:cs="Times New Roman"/>
          <w:sz w:val="21"/>
          <w:szCs w:val="21"/>
        </w:rPr>
        <w:t xml:space="preserve"> Solutions. Ich selbst beschäftige mich bereits seit einiger Zeit vor allem mit der Bio-Tech-Industrie und sehe für die gesamte Pharmabranche enormes Wachstumspotential in den kommenden Jahren, was </w:t>
      </w:r>
      <w:r w:rsidR="00BB0571" w:rsidRPr="002A6B60">
        <w:rPr>
          <w:rFonts w:ascii="Georgia" w:hAnsi="Georgia" w:cs="Times New Roman"/>
          <w:sz w:val="21"/>
          <w:szCs w:val="21"/>
        </w:rPr>
        <w:t>allein</w:t>
      </w:r>
      <w:r w:rsidR="002A6B60" w:rsidRPr="002A6B60">
        <w:rPr>
          <w:rFonts w:ascii="Georgia" w:hAnsi="Georgia" w:cs="Times New Roman"/>
          <w:sz w:val="21"/>
          <w:szCs w:val="21"/>
        </w:rPr>
        <w:t xml:space="preserve"> durch den demografischen Wandel immer weiter beflügelt werden wird. Daher kann ich es mir sehr gut vorstellen, mich bei Berufseinstieg auf </w:t>
      </w:r>
      <w:r w:rsidR="00E80C26" w:rsidRPr="002A6B60">
        <w:rPr>
          <w:rFonts w:ascii="Georgia" w:hAnsi="Georgia" w:cs="Times New Roman"/>
          <w:sz w:val="21"/>
          <w:szCs w:val="21"/>
        </w:rPr>
        <w:t>HealthCare</w:t>
      </w:r>
      <w:r w:rsidR="002A6B60" w:rsidRPr="002A6B60">
        <w:rPr>
          <w:rFonts w:ascii="Georgia" w:hAnsi="Georgia" w:cs="Times New Roman"/>
          <w:sz w:val="21"/>
          <w:szCs w:val="21"/>
        </w:rPr>
        <w:t xml:space="preserve"> festzulegen, wodurch Sie die perfekte Adresse für dieses Praktikum sind.</w:t>
      </w:r>
    </w:p>
    <w:p w14:paraId="672FD3CE" w14:textId="77777777" w:rsidR="002A6B60" w:rsidRDefault="002A6B60" w:rsidP="002A6B60">
      <w:pPr>
        <w:jc w:val="both"/>
        <w:rPr>
          <w:rFonts w:ascii="Georgia" w:hAnsi="Georgia" w:cs="Times New Roman"/>
          <w:sz w:val="21"/>
          <w:szCs w:val="21"/>
        </w:rPr>
      </w:pPr>
    </w:p>
    <w:p w14:paraId="272EB9A2" w14:textId="5253ABAA" w:rsidR="002A6B60" w:rsidRDefault="002A6B60" w:rsidP="002A6B60">
      <w:pPr>
        <w:jc w:val="both"/>
        <w:rPr>
          <w:rFonts w:ascii="Georgia" w:hAnsi="Georgia" w:cs="Times New Roman"/>
          <w:sz w:val="21"/>
          <w:szCs w:val="21"/>
        </w:rPr>
      </w:pPr>
      <w:r w:rsidRPr="002A6B60">
        <w:rPr>
          <w:rFonts w:ascii="Georgia" w:hAnsi="Georgia" w:cs="Times New Roman"/>
          <w:sz w:val="21"/>
          <w:szCs w:val="21"/>
        </w:rPr>
        <w:t xml:space="preserve">Von dem Praktikum erhoffe ich mir eine steile Lernkurve sowie die Möglichkeit, meine eigenen Ideen mit einbringen zu dürfen und Verantwortung übernehmen zu können. Ich bin mir sicher, dass ich durch mein starkes Interesse an Investment Banking, meine hohe Einsatzbereitschaft sowie meine hervorragenden analytischen Fähigkeiten eine Bereicherung für </w:t>
      </w:r>
      <w:r w:rsidR="00B9042E">
        <w:rPr>
          <w:rFonts w:ascii="Georgia" w:hAnsi="Georgia" w:cs="Times New Roman"/>
          <w:sz w:val="21"/>
          <w:szCs w:val="21"/>
        </w:rPr>
        <w:t xml:space="preserve">HKCF Corporate Finance </w:t>
      </w:r>
      <w:r w:rsidRPr="002A6B60">
        <w:rPr>
          <w:rFonts w:ascii="Georgia" w:hAnsi="Georgia" w:cs="Times New Roman"/>
          <w:sz w:val="21"/>
          <w:szCs w:val="21"/>
        </w:rPr>
        <w:t xml:space="preserve">sein werde und würde mich sehr darüber freuen, Sie auch in einem persönlichen Gespräch von mir überzeugen zu dürfen.  </w:t>
      </w:r>
    </w:p>
    <w:p w14:paraId="40D3D990" w14:textId="77777777" w:rsidR="002A6B60" w:rsidRDefault="002A6B60" w:rsidP="002A6B60">
      <w:pPr>
        <w:jc w:val="both"/>
        <w:rPr>
          <w:rFonts w:ascii="Georgia" w:hAnsi="Georgia" w:cs="Times New Roman"/>
          <w:sz w:val="21"/>
          <w:szCs w:val="21"/>
        </w:rPr>
      </w:pPr>
    </w:p>
    <w:p w14:paraId="1DAC111A" w14:textId="4282E0D7" w:rsidR="00A818FF" w:rsidRDefault="002A6B60" w:rsidP="000C3413">
      <w:pPr>
        <w:jc w:val="both"/>
        <w:rPr>
          <w:rFonts w:ascii="Georgia" w:hAnsi="Georgia" w:cs="Times New Roman"/>
          <w:sz w:val="21"/>
          <w:szCs w:val="21"/>
        </w:rPr>
      </w:pPr>
      <w:r w:rsidRPr="002A6B60">
        <w:rPr>
          <w:rFonts w:ascii="Georgia" w:hAnsi="Georgia" w:cs="Times New Roman"/>
          <w:sz w:val="21"/>
          <w:szCs w:val="21"/>
        </w:rPr>
        <w:t>Mit freundlichen Grüßen</w:t>
      </w:r>
    </w:p>
    <w:p w14:paraId="0E90FF84" w14:textId="77777777" w:rsidR="009948D5" w:rsidRDefault="009948D5" w:rsidP="000C3413">
      <w:pPr>
        <w:jc w:val="both"/>
        <w:rPr>
          <w:rFonts w:ascii="Georgia" w:hAnsi="Georgia" w:cs="Times New Roman"/>
          <w:sz w:val="21"/>
          <w:szCs w:val="21"/>
        </w:rPr>
      </w:pPr>
    </w:p>
    <w:p w14:paraId="06192133" w14:textId="77777777" w:rsidR="009948D5" w:rsidRDefault="009948D5" w:rsidP="000C3413">
      <w:pPr>
        <w:jc w:val="both"/>
        <w:rPr>
          <w:rFonts w:ascii="Georgia" w:hAnsi="Georgia" w:cs="Times New Roman"/>
          <w:sz w:val="21"/>
          <w:szCs w:val="21"/>
        </w:rPr>
      </w:pPr>
    </w:p>
    <w:p w14:paraId="6C1A5EB9" w14:textId="77777777" w:rsidR="009948D5" w:rsidRDefault="009948D5" w:rsidP="000C3413">
      <w:pPr>
        <w:jc w:val="both"/>
        <w:rPr>
          <w:rFonts w:ascii="Georgia" w:hAnsi="Georgia" w:cs="Times New Roman"/>
          <w:sz w:val="21"/>
          <w:szCs w:val="21"/>
        </w:rPr>
      </w:pPr>
    </w:p>
    <w:p w14:paraId="7CD3E3C5" w14:textId="77777777" w:rsidR="009948D5" w:rsidRDefault="009948D5" w:rsidP="000C3413">
      <w:pPr>
        <w:jc w:val="both"/>
        <w:rPr>
          <w:rFonts w:ascii="Georgia" w:hAnsi="Georgia" w:cs="Times New Roman"/>
          <w:sz w:val="21"/>
          <w:szCs w:val="21"/>
        </w:rPr>
      </w:pPr>
    </w:p>
    <w:p w14:paraId="16774CF1" w14:textId="77777777" w:rsidR="009948D5" w:rsidRDefault="009948D5" w:rsidP="000C3413">
      <w:pPr>
        <w:jc w:val="both"/>
        <w:rPr>
          <w:rFonts w:ascii="Georgia" w:hAnsi="Georgia" w:cs="Times New Roman"/>
          <w:sz w:val="21"/>
          <w:szCs w:val="21"/>
        </w:rPr>
      </w:pPr>
    </w:p>
    <w:p w14:paraId="76ECE710" w14:textId="77777777" w:rsidR="003F06A9" w:rsidRDefault="009948D5" w:rsidP="003F06A9">
      <w:pPr>
        <w:jc w:val="both"/>
        <w:rPr>
          <w:rFonts w:ascii="Georgia" w:hAnsi="Georgia" w:cs="Times New Roman"/>
          <w:sz w:val="21"/>
          <w:szCs w:val="21"/>
        </w:rPr>
      </w:pPr>
      <w:r w:rsidRPr="009948D5">
        <w:rPr>
          <w:rFonts w:ascii="Georgia" w:hAnsi="Georgia" w:cs="Times New Roman"/>
          <w:sz w:val="21"/>
          <w:szCs w:val="21"/>
        </w:rPr>
        <w:t>Schon zu Schulzeiten hatte ich ein</w:t>
      </w:r>
      <w:r>
        <w:rPr>
          <w:rFonts w:ascii="Georgia" w:hAnsi="Georgia" w:cs="Times New Roman"/>
          <w:sz w:val="21"/>
          <w:szCs w:val="21"/>
        </w:rPr>
        <w:t xml:space="preserve">e </w:t>
      </w:r>
      <w:r w:rsidRPr="009948D5">
        <w:rPr>
          <w:rFonts w:ascii="Georgia" w:hAnsi="Georgia" w:cs="Times New Roman"/>
          <w:sz w:val="21"/>
          <w:szCs w:val="21"/>
        </w:rPr>
        <w:t>große Leidenschaft an wirtschaftlichen und makroökonomischen Themen weshalb ich</w:t>
      </w:r>
      <w:r w:rsidR="003F31A1" w:rsidRPr="003F31A1">
        <w:rPr>
          <w:rFonts w:ascii="Georgia" w:hAnsi="Georgia" w:cs="Times New Roman"/>
          <w:sz w:val="21"/>
          <w:szCs w:val="21"/>
        </w:rPr>
        <w:t xml:space="preserve"> mich viel mit der Börse beschäftigt habe in meiner Freizeit</w:t>
      </w:r>
      <w:r w:rsidR="003F31A1">
        <w:rPr>
          <w:rFonts w:ascii="Georgia" w:hAnsi="Georgia" w:cs="Times New Roman"/>
          <w:sz w:val="21"/>
          <w:szCs w:val="21"/>
        </w:rPr>
        <w:t xml:space="preserve">. </w:t>
      </w:r>
      <w:r w:rsidR="003F06A9" w:rsidRPr="002A6B60">
        <w:rPr>
          <w:rFonts w:ascii="Georgia" w:hAnsi="Georgia" w:cs="Times New Roman"/>
          <w:sz w:val="21"/>
          <w:szCs w:val="21"/>
        </w:rPr>
        <w:t xml:space="preserve">Durch diverse </w:t>
      </w:r>
      <w:r w:rsidR="003F06A9">
        <w:rPr>
          <w:rFonts w:ascii="Georgia" w:hAnsi="Georgia" w:cs="Times New Roman"/>
          <w:sz w:val="21"/>
          <w:szCs w:val="21"/>
        </w:rPr>
        <w:t xml:space="preserve">Recherchen </w:t>
      </w:r>
      <w:r w:rsidR="003F06A9" w:rsidRPr="002A6B60">
        <w:rPr>
          <w:rFonts w:ascii="Georgia" w:hAnsi="Georgia" w:cs="Times New Roman"/>
          <w:sz w:val="21"/>
          <w:szCs w:val="21"/>
        </w:rPr>
        <w:t xml:space="preserve">sowie Gespräche mit </w:t>
      </w:r>
      <w:r w:rsidR="003F06A9">
        <w:rPr>
          <w:rFonts w:ascii="Georgia" w:hAnsi="Georgia" w:cs="Times New Roman"/>
          <w:sz w:val="21"/>
          <w:szCs w:val="21"/>
        </w:rPr>
        <w:t>erfahrene Investment Banker ist mir klar geworden</w:t>
      </w:r>
      <w:r w:rsidR="003F06A9" w:rsidRPr="002A6B60">
        <w:rPr>
          <w:rFonts w:ascii="Georgia" w:hAnsi="Georgia" w:cs="Times New Roman"/>
          <w:sz w:val="21"/>
          <w:szCs w:val="21"/>
        </w:rPr>
        <w:t xml:space="preserve">, dass mich eine Karriere im Investment Banking enorm reizt. Mich fasziniert </w:t>
      </w:r>
      <w:r w:rsidR="003F06A9">
        <w:rPr>
          <w:rFonts w:ascii="Georgia" w:hAnsi="Georgia" w:cs="Times New Roman"/>
          <w:sz w:val="21"/>
          <w:szCs w:val="21"/>
        </w:rPr>
        <w:t xml:space="preserve">vor allem </w:t>
      </w:r>
      <w:r w:rsidR="003F06A9" w:rsidRPr="002A6B60">
        <w:rPr>
          <w:rFonts w:ascii="Georgia" w:hAnsi="Georgia" w:cs="Times New Roman"/>
          <w:sz w:val="21"/>
          <w:szCs w:val="21"/>
        </w:rPr>
        <w:t xml:space="preserve">der </w:t>
      </w:r>
      <w:r w:rsidR="003F06A9">
        <w:rPr>
          <w:rFonts w:ascii="Georgia" w:hAnsi="Georgia" w:cs="Times New Roman"/>
          <w:sz w:val="21"/>
          <w:szCs w:val="21"/>
        </w:rPr>
        <w:t>Einfluss</w:t>
      </w:r>
      <w:r w:rsidR="003F06A9" w:rsidRPr="002A6B60">
        <w:rPr>
          <w:rFonts w:ascii="Georgia" w:hAnsi="Georgia" w:cs="Times New Roman"/>
          <w:sz w:val="21"/>
          <w:szCs w:val="21"/>
        </w:rPr>
        <w:t xml:space="preserve">, den man durch die Mitarbeit an bedeutsamen Transaktionen erzielt sowie die hohe Lernkurve, die durch die stimulierende und spannende Arbeitsumgebung automatisch geschaffen wird. Um mein bisher angesammeltes Wissen über Corporate Finance und M&amp;A nun weiter in der Praxis zu vertiefen, möchte ich Sie ab </w:t>
      </w:r>
      <w:r w:rsidR="003F06A9">
        <w:rPr>
          <w:rFonts w:ascii="Georgia" w:hAnsi="Georgia" w:cs="Times New Roman"/>
          <w:sz w:val="21"/>
          <w:szCs w:val="21"/>
        </w:rPr>
        <w:t>März</w:t>
      </w:r>
      <w:r w:rsidR="003F06A9" w:rsidRPr="002A6B60">
        <w:rPr>
          <w:rFonts w:ascii="Georgia" w:hAnsi="Georgia" w:cs="Times New Roman"/>
          <w:sz w:val="21"/>
          <w:szCs w:val="21"/>
        </w:rPr>
        <w:t xml:space="preserve"> 202</w:t>
      </w:r>
      <w:r w:rsidR="003F06A9">
        <w:rPr>
          <w:rFonts w:ascii="Georgia" w:hAnsi="Georgia" w:cs="Times New Roman"/>
          <w:sz w:val="21"/>
          <w:szCs w:val="21"/>
        </w:rPr>
        <w:t>3</w:t>
      </w:r>
      <w:r w:rsidR="003F06A9" w:rsidRPr="002A6B60">
        <w:rPr>
          <w:rFonts w:ascii="Georgia" w:hAnsi="Georgia" w:cs="Times New Roman"/>
          <w:sz w:val="21"/>
          <w:szCs w:val="21"/>
        </w:rPr>
        <w:t xml:space="preserve"> als Praktikant in Ihrem </w:t>
      </w:r>
      <w:r w:rsidR="003F06A9">
        <w:rPr>
          <w:rFonts w:ascii="Georgia" w:hAnsi="Georgia" w:cs="Times New Roman"/>
          <w:sz w:val="21"/>
          <w:szCs w:val="21"/>
        </w:rPr>
        <w:t>Kölner</w:t>
      </w:r>
      <w:r w:rsidR="003F06A9" w:rsidRPr="002A6B60">
        <w:rPr>
          <w:rFonts w:ascii="Georgia" w:hAnsi="Georgia" w:cs="Times New Roman"/>
          <w:sz w:val="21"/>
          <w:szCs w:val="21"/>
        </w:rPr>
        <w:t xml:space="preserve"> Office für eine Dauer von acht bis zwölf Wochen unterstützen.</w:t>
      </w:r>
    </w:p>
    <w:p w14:paraId="25D8943E" w14:textId="7969488B" w:rsidR="009948D5" w:rsidRDefault="009948D5" w:rsidP="000C3413">
      <w:pPr>
        <w:jc w:val="both"/>
        <w:rPr>
          <w:rFonts w:ascii="Georgia" w:hAnsi="Georgia" w:cs="Times New Roman"/>
          <w:sz w:val="21"/>
          <w:szCs w:val="21"/>
        </w:rPr>
      </w:pPr>
    </w:p>
    <w:p w14:paraId="431658F1" w14:textId="3E5EDD9A" w:rsidR="00A0120B" w:rsidRPr="00BB0571" w:rsidRDefault="00A4283A" w:rsidP="00A0120B">
      <w:pPr>
        <w:jc w:val="both"/>
        <w:rPr>
          <w:rFonts w:ascii="Georgia" w:hAnsi="Georgia" w:cs="Times New Roman"/>
          <w:sz w:val="21"/>
          <w:szCs w:val="21"/>
        </w:rPr>
      </w:pPr>
      <w:r w:rsidRPr="00BC5172">
        <w:rPr>
          <w:rFonts w:ascii="Georgia" w:hAnsi="Georgia" w:cs="Times New Roman"/>
          <w:sz w:val="21"/>
          <w:szCs w:val="21"/>
        </w:rPr>
        <w:t xml:space="preserve">Nachdem ich bereits während der Schulzeit ein hohes Interesse an finanzwirtschaftlichen Themen hatte, war für mich der Bachelor in </w:t>
      </w:r>
      <w:r>
        <w:rPr>
          <w:rFonts w:ascii="Georgia" w:hAnsi="Georgia" w:cs="Times New Roman"/>
          <w:sz w:val="21"/>
          <w:szCs w:val="21"/>
        </w:rPr>
        <w:t>Banking &amp; Finance</w:t>
      </w:r>
      <w:r w:rsidRPr="00BC5172">
        <w:rPr>
          <w:rFonts w:ascii="Georgia" w:hAnsi="Georgia" w:cs="Times New Roman"/>
          <w:sz w:val="21"/>
          <w:szCs w:val="21"/>
        </w:rPr>
        <w:t xml:space="preserve"> an der </w:t>
      </w:r>
      <w:r>
        <w:rPr>
          <w:rFonts w:ascii="Georgia" w:hAnsi="Georgia" w:cs="Times New Roman"/>
          <w:sz w:val="21"/>
          <w:szCs w:val="21"/>
        </w:rPr>
        <w:t>Technischen Hochschule Köln</w:t>
      </w:r>
      <w:r w:rsidRPr="002A6B60">
        <w:rPr>
          <w:rFonts w:ascii="Georgia" w:hAnsi="Georgia" w:cs="Times New Roman"/>
          <w:sz w:val="21"/>
          <w:szCs w:val="21"/>
        </w:rPr>
        <w:t xml:space="preserve">. </w:t>
      </w:r>
      <w:r w:rsidRPr="00BC5172">
        <w:rPr>
          <w:rFonts w:ascii="Georgia" w:hAnsi="Georgia" w:cs="Times New Roman"/>
          <w:sz w:val="21"/>
          <w:szCs w:val="21"/>
        </w:rPr>
        <w:t xml:space="preserve"> der nächste logische Schritt. </w:t>
      </w:r>
      <w:r w:rsidR="009F7367">
        <w:rPr>
          <w:rFonts w:ascii="Georgia" w:hAnsi="Georgia" w:cs="Times New Roman"/>
          <w:sz w:val="21"/>
          <w:szCs w:val="21"/>
        </w:rPr>
        <w:t>Durch das Studium</w:t>
      </w:r>
      <w:r w:rsidR="000840F2">
        <w:rPr>
          <w:rFonts w:ascii="Georgia" w:hAnsi="Georgia" w:cs="Times New Roman"/>
          <w:sz w:val="21"/>
          <w:szCs w:val="21"/>
        </w:rPr>
        <w:t xml:space="preserve"> und den Austausch mit </w:t>
      </w:r>
      <w:r w:rsidR="000840F2" w:rsidRPr="002A6B60">
        <w:rPr>
          <w:rFonts w:ascii="Georgia" w:hAnsi="Georgia" w:cs="Times New Roman"/>
          <w:sz w:val="21"/>
          <w:szCs w:val="21"/>
        </w:rPr>
        <w:t xml:space="preserve">ähnlich ambitionierten </w:t>
      </w:r>
      <w:r w:rsidR="000840F2">
        <w:rPr>
          <w:rFonts w:ascii="Georgia" w:hAnsi="Georgia" w:cs="Times New Roman"/>
          <w:sz w:val="21"/>
          <w:szCs w:val="21"/>
        </w:rPr>
        <w:t xml:space="preserve">Studenten konnte ich </w:t>
      </w:r>
      <w:r w:rsidR="00E36159">
        <w:rPr>
          <w:rFonts w:ascii="Georgia" w:hAnsi="Georgia" w:cs="Times New Roman"/>
          <w:sz w:val="21"/>
          <w:szCs w:val="21"/>
        </w:rPr>
        <w:t>mein Wissen</w:t>
      </w:r>
      <w:r w:rsidR="007B0AD2">
        <w:rPr>
          <w:rFonts w:ascii="Georgia" w:hAnsi="Georgia" w:cs="Times New Roman"/>
          <w:sz w:val="21"/>
          <w:szCs w:val="21"/>
        </w:rPr>
        <w:t xml:space="preserve"> weiter vertiefen</w:t>
      </w:r>
      <w:r w:rsidR="00ED5EB8">
        <w:rPr>
          <w:rFonts w:ascii="Georgia" w:hAnsi="Georgia" w:cs="Times New Roman"/>
          <w:sz w:val="21"/>
          <w:szCs w:val="21"/>
        </w:rPr>
        <w:t xml:space="preserve"> </w:t>
      </w:r>
      <w:r w:rsidR="00E36159">
        <w:rPr>
          <w:rFonts w:ascii="Georgia" w:hAnsi="Georgia" w:cs="Times New Roman"/>
          <w:sz w:val="21"/>
          <w:szCs w:val="21"/>
        </w:rPr>
        <w:t>außerdem</w:t>
      </w:r>
      <w:r w:rsidR="00ED5EB8">
        <w:rPr>
          <w:rFonts w:ascii="Georgia" w:hAnsi="Georgia" w:cs="Times New Roman"/>
          <w:sz w:val="21"/>
          <w:szCs w:val="21"/>
        </w:rPr>
        <w:t xml:space="preserve"> weckten </w:t>
      </w:r>
      <w:r w:rsidR="00E36159">
        <w:rPr>
          <w:rFonts w:ascii="Georgia" w:hAnsi="Georgia" w:cs="Times New Roman"/>
          <w:sz w:val="21"/>
          <w:szCs w:val="21"/>
        </w:rPr>
        <w:t xml:space="preserve">dies </w:t>
      </w:r>
      <w:r w:rsidR="00ED5EB8">
        <w:rPr>
          <w:rFonts w:ascii="Georgia" w:hAnsi="Georgia" w:cs="Times New Roman"/>
          <w:sz w:val="21"/>
          <w:szCs w:val="21"/>
        </w:rPr>
        <w:t>auch ein größeres Interesse für das M&amp;A- Geschäft</w:t>
      </w:r>
      <w:r w:rsidR="00E36159">
        <w:rPr>
          <w:rFonts w:ascii="Georgia" w:hAnsi="Georgia" w:cs="Times New Roman"/>
          <w:sz w:val="21"/>
          <w:szCs w:val="21"/>
        </w:rPr>
        <w:t>.</w:t>
      </w:r>
      <w:r w:rsidR="00ED5EB8">
        <w:rPr>
          <w:rFonts w:ascii="Georgia" w:hAnsi="Georgia" w:cs="Times New Roman"/>
          <w:sz w:val="21"/>
          <w:szCs w:val="21"/>
        </w:rPr>
        <w:t xml:space="preserve"> </w:t>
      </w:r>
      <w:r w:rsidR="00A0120B" w:rsidRPr="002A6B60">
        <w:rPr>
          <w:rFonts w:ascii="Georgia" w:hAnsi="Georgia" w:cs="Times New Roman"/>
          <w:sz w:val="21"/>
          <w:szCs w:val="21"/>
        </w:rPr>
        <w:t xml:space="preserve">Seit Beginn </w:t>
      </w:r>
      <w:r w:rsidR="00A0120B">
        <w:rPr>
          <w:rFonts w:ascii="Georgia" w:hAnsi="Georgia" w:cs="Times New Roman"/>
          <w:sz w:val="21"/>
          <w:szCs w:val="21"/>
        </w:rPr>
        <w:t>des Studiums</w:t>
      </w:r>
      <w:r w:rsidR="00A0120B" w:rsidRPr="002A6B60">
        <w:rPr>
          <w:rFonts w:ascii="Georgia" w:hAnsi="Georgia" w:cs="Times New Roman"/>
          <w:sz w:val="21"/>
          <w:szCs w:val="21"/>
        </w:rPr>
        <w:t xml:space="preserve"> bin ich </w:t>
      </w:r>
      <w:r w:rsidR="00A0120B">
        <w:rPr>
          <w:rFonts w:ascii="Georgia" w:hAnsi="Georgia" w:cs="Times New Roman"/>
          <w:sz w:val="21"/>
          <w:szCs w:val="21"/>
        </w:rPr>
        <w:t>M</w:t>
      </w:r>
      <w:r w:rsidR="00A0120B" w:rsidRPr="002A6B60">
        <w:rPr>
          <w:rFonts w:ascii="Georgia" w:hAnsi="Georgia" w:cs="Times New Roman"/>
          <w:sz w:val="21"/>
          <w:szCs w:val="21"/>
        </w:rPr>
        <w:t xml:space="preserve">itglied </w:t>
      </w:r>
      <w:r w:rsidR="00A0120B">
        <w:rPr>
          <w:rFonts w:ascii="Georgia" w:hAnsi="Georgia" w:cs="Times New Roman"/>
          <w:sz w:val="21"/>
          <w:szCs w:val="21"/>
        </w:rPr>
        <w:t>im Entrepreneurs Club Cologne</w:t>
      </w:r>
      <w:r w:rsidR="00A0120B" w:rsidRPr="002A6B60">
        <w:rPr>
          <w:rFonts w:ascii="Georgia" w:hAnsi="Georgia" w:cs="Times New Roman"/>
          <w:sz w:val="21"/>
          <w:szCs w:val="21"/>
        </w:rPr>
        <w:t xml:space="preserve"> und </w:t>
      </w:r>
      <w:r w:rsidR="00A0120B">
        <w:rPr>
          <w:rFonts w:ascii="Georgia" w:hAnsi="Georgia" w:cs="Times New Roman"/>
          <w:sz w:val="21"/>
          <w:szCs w:val="21"/>
        </w:rPr>
        <w:t xml:space="preserve">bin mit meinem Team im Finance Ressort für die Buchhaltung zuständig. Zusammen konnten wir die Finanzen optimieren und haben gemeinsam die Finanzplanung eingeführt und somit die Finanzen um einiges verbessert. Durch den Verein habe ich gelernt, wie wichtig Teamarbeit im Arbeitsalltag ist, um effizient und besser zu arbeiten. </w:t>
      </w:r>
      <w:r w:rsidR="00A0120B" w:rsidRPr="00921874">
        <w:rPr>
          <w:rFonts w:ascii="Georgia" w:hAnsi="Georgia" w:cs="AppleSystemUIFont"/>
          <w:sz w:val="21"/>
          <w:szCs w:val="21"/>
        </w:rPr>
        <w:t xml:space="preserve">In meiner Freizeit finde ich Ausgleich beim Kraftsport, den ich seit 2021 mit hoher Disziplin verfolge und täglich daran arbeite, mich stets weiter zu steigern. </w:t>
      </w:r>
      <w:r w:rsidR="00A0120B" w:rsidRPr="00921874">
        <w:rPr>
          <w:rFonts w:ascii="Georgia" w:hAnsi="Georgia"/>
          <w:sz w:val="21"/>
          <w:szCs w:val="21"/>
        </w:rPr>
        <w:t>Diesen Ehrgeiz und die Leidenschaft an herausfordernden Tätigkeiten möchte ich nun ausgesprochen gerne in Form des Praktikums bei Ihnen einbringen.</w:t>
      </w:r>
    </w:p>
    <w:p w14:paraId="39D5331B" w14:textId="77777777" w:rsidR="00A0120B" w:rsidRPr="00A818FF" w:rsidRDefault="00A0120B" w:rsidP="000C3413">
      <w:pPr>
        <w:jc w:val="both"/>
        <w:rPr>
          <w:rFonts w:ascii="Georgia" w:hAnsi="Georgia" w:cs="Times New Roman"/>
          <w:sz w:val="21"/>
          <w:szCs w:val="21"/>
        </w:rPr>
      </w:pPr>
    </w:p>
    <w:sectPr w:rsidR="00A0120B" w:rsidRPr="00A818FF"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7875B" w14:textId="77777777" w:rsidR="0051554A" w:rsidRDefault="0051554A" w:rsidP="00A156B9">
      <w:r>
        <w:separator/>
      </w:r>
    </w:p>
  </w:endnote>
  <w:endnote w:type="continuationSeparator" w:id="0">
    <w:p w14:paraId="6995DE1C" w14:textId="77777777" w:rsidR="0051554A" w:rsidRDefault="0051554A"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AppleSystemUIFon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74E9C" w14:textId="77777777" w:rsidR="0051554A" w:rsidRDefault="0051554A" w:rsidP="00A156B9">
      <w:r>
        <w:separator/>
      </w:r>
    </w:p>
  </w:footnote>
  <w:footnote w:type="continuationSeparator" w:id="0">
    <w:p w14:paraId="1F25ECB4" w14:textId="77777777" w:rsidR="0051554A" w:rsidRDefault="0051554A"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82BFF"/>
    <w:rsid w:val="000840F2"/>
    <w:rsid w:val="00095047"/>
    <w:rsid w:val="000A0AF7"/>
    <w:rsid w:val="000B122F"/>
    <w:rsid w:val="000C3413"/>
    <w:rsid w:val="000D1B68"/>
    <w:rsid w:val="000E5917"/>
    <w:rsid w:val="000F2F6E"/>
    <w:rsid w:val="001057F0"/>
    <w:rsid w:val="001476D4"/>
    <w:rsid w:val="00172132"/>
    <w:rsid w:val="0017795A"/>
    <w:rsid w:val="00185DAD"/>
    <w:rsid w:val="00196A3C"/>
    <w:rsid w:val="001A445B"/>
    <w:rsid w:val="001C0543"/>
    <w:rsid w:val="001C3673"/>
    <w:rsid w:val="001E6FC7"/>
    <w:rsid w:val="00235669"/>
    <w:rsid w:val="00256C1F"/>
    <w:rsid w:val="00284FE4"/>
    <w:rsid w:val="002A6B60"/>
    <w:rsid w:val="002D40FF"/>
    <w:rsid w:val="0031114A"/>
    <w:rsid w:val="003112EA"/>
    <w:rsid w:val="00311C20"/>
    <w:rsid w:val="0032583B"/>
    <w:rsid w:val="003328F3"/>
    <w:rsid w:val="00376E4C"/>
    <w:rsid w:val="00384A44"/>
    <w:rsid w:val="00393104"/>
    <w:rsid w:val="0039653F"/>
    <w:rsid w:val="003B2432"/>
    <w:rsid w:val="003B70E0"/>
    <w:rsid w:val="003C0453"/>
    <w:rsid w:val="003F06A9"/>
    <w:rsid w:val="003F31A1"/>
    <w:rsid w:val="003F7403"/>
    <w:rsid w:val="00407537"/>
    <w:rsid w:val="004123E0"/>
    <w:rsid w:val="0043284B"/>
    <w:rsid w:val="00444DE6"/>
    <w:rsid w:val="00460CE4"/>
    <w:rsid w:val="00490EAD"/>
    <w:rsid w:val="004A6740"/>
    <w:rsid w:val="0051554A"/>
    <w:rsid w:val="0051624B"/>
    <w:rsid w:val="005405E3"/>
    <w:rsid w:val="005A7876"/>
    <w:rsid w:val="005C18A8"/>
    <w:rsid w:val="005C45BA"/>
    <w:rsid w:val="005D1433"/>
    <w:rsid w:val="005F1AFF"/>
    <w:rsid w:val="005F4D44"/>
    <w:rsid w:val="00623FD8"/>
    <w:rsid w:val="00630B74"/>
    <w:rsid w:val="0064311F"/>
    <w:rsid w:val="006957B1"/>
    <w:rsid w:val="006A3056"/>
    <w:rsid w:val="006C3E20"/>
    <w:rsid w:val="0070532C"/>
    <w:rsid w:val="0070635E"/>
    <w:rsid w:val="007271B0"/>
    <w:rsid w:val="007307F4"/>
    <w:rsid w:val="00730C18"/>
    <w:rsid w:val="00755109"/>
    <w:rsid w:val="0076389E"/>
    <w:rsid w:val="007830D3"/>
    <w:rsid w:val="0078695D"/>
    <w:rsid w:val="007950E2"/>
    <w:rsid w:val="007B0AD2"/>
    <w:rsid w:val="007B3BD0"/>
    <w:rsid w:val="007C24A1"/>
    <w:rsid w:val="007C4B13"/>
    <w:rsid w:val="007E3211"/>
    <w:rsid w:val="00812A30"/>
    <w:rsid w:val="00836AC0"/>
    <w:rsid w:val="008512DD"/>
    <w:rsid w:val="008538F3"/>
    <w:rsid w:val="008555CB"/>
    <w:rsid w:val="00894D21"/>
    <w:rsid w:val="00895CE2"/>
    <w:rsid w:val="008B1EF4"/>
    <w:rsid w:val="008B2933"/>
    <w:rsid w:val="008C77FC"/>
    <w:rsid w:val="008D5621"/>
    <w:rsid w:val="008D72CA"/>
    <w:rsid w:val="008F7948"/>
    <w:rsid w:val="00945895"/>
    <w:rsid w:val="00955BE9"/>
    <w:rsid w:val="00956113"/>
    <w:rsid w:val="009678FF"/>
    <w:rsid w:val="00993A60"/>
    <w:rsid w:val="009948D5"/>
    <w:rsid w:val="009A3A85"/>
    <w:rsid w:val="009A3D23"/>
    <w:rsid w:val="009F011E"/>
    <w:rsid w:val="009F2E7C"/>
    <w:rsid w:val="009F47B4"/>
    <w:rsid w:val="009F50E5"/>
    <w:rsid w:val="009F7367"/>
    <w:rsid w:val="00A0120B"/>
    <w:rsid w:val="00A05249"/>
    <w:rsid w:val="00A156B9"/>
    <w:rsid w:val="00A3280A"/>
    <w:rsid w:val="00A4283A"/>
    <w:rsid w:val="00A4525B"/>
    <w:rsid w:val="00A818FF"/>
    <w:rsid w:val="00AA7FE9"/>
    <w:rsid w:val="00AB60F7"/>
    <w:rsid w:val="00AC4E2A"/>
    <w:rsid w:val="00AE56F8"/>
    <w:rsid w:val="00B20EC3"/>
    <w:rsid w:val="00B27710"/>
    <w:rsid w:val="00B70D85"/>
    <w:rsid w:val="00B72584"/>
    <w:rsid w:val="00B7517D"/>
    <w:rsid w:val="00B804AF"/>
    <w:rsid w:val="00B843C4"/>
    <w:rsid w:val="00B87BB7"/>
    <w:rsid w:val="00B9042E"/>
    <w:rsid w:val="00BB0571"/>
    <w:rsid w:val="00BC6398"/>
    <w:rsid w:val="00BF418F"/>
    <w:rsid w:val="00BF708A"/>
    <w:rsid w:val="00C10FCC"/>
    <w:rsid w:val="00C16765"/>
    <w:rsid w:val="00C247DD"/>
    <w:rsid w:val="00C32E6D"/>
    <w:rsid w:val="00C4564A"/>
    <w:rsid w:val="00C61748"/>
    <w:rsid w:val="00CA6FE3"/>
    <w:rsid w:val="00CB0FFC"/>
    <w:rsid w:val="00CD0E6D"/>
    <w:rsid w:val="00CE44A9"/>
    <w:rsid w:val="00D00BFB"/>
    <w:rsid w:val="00D12D2D"/>
    <w:rsid w:val="00D15FA0"/>
    <w:rsid w:val="00D54045"/>
    <w:rsid w:val="00D628B3"/>
    <w:rsid w:val="00D6432A"/>
    <w:rsid w:val="00D648FF"/>
    <w:rsid w:val="00D64CB6"/>
    <w:rsid w:val="00DA27C4"/>
    <w:rsid w:val="00DB3171"/>
    <w:rsid w:val="00DD265C"/>
    <w:rsid w:val="00DD65E0"/>
    <w:rsid w:val="00DE3989"/>
    <w:rsid w:val="00DF2508"/>
    <w:rsid w:val="00E01186"/>
    <w:rsid w:val="00E3243A"/>
    <w:rsid w:val="00E36159"/>
    <w:rsid w:val="00E56B72"/>
    <w:rsid w:val="00E77C66"/>
    <w:rsid w:val="00E80C26"/>
    <w:rsid w:val="00E80DA1"/>
    <w:rsid w:val="00E825FF"/>
    <w:rsid w:val="00EA6931"/>
    <w:rsid w:val="00EB6E52"/>
    <w:rsid w:val="00EB7B50"/>
    <w:rsid w:val="00ED5EB8"/>
    <w:rsid w:val="00EE44B0"/>
    <w:rsid w:val="00F06D19"/>
    <w:rsid w:val="00F0754A"/>
    <w:rsid w:val="00F17E63"/>
    <w:rsid w:val="00F32BA5"/>
    <w:rsid w:val="00F40192"/>
    <w:rsid w:val="00F7199D"/>
    <w:rsid w:val="00F91709"/>
    <w:rsid w:val="00F9522D"/>
    <w:rsid w:val="00FA7C7A"/>
    <w:rsid w:val="00FB2B88"/>
    <w:rsid w:val="00FD0CAE"/>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berarbeitung">
    <w:name w:val="Revision"/>
    <w:hidden/>
    <w:uiPriority w:val="99"/>
    <w:semiHidden/>
    <w:rsid w:val="001A44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908</Words>
  <Characters>5724</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84</cp:revision>
  <dcterms:created xsi:type="dcterms:W3CDTF">2020-09-28T15:45:00Z</dcterms:created>
  <dcterms:modified xsi:type="dcterms:W3CDTF">2022-09-06T17:23:00Z</dcterms:modified>
</cp:coreProperties>
</file>