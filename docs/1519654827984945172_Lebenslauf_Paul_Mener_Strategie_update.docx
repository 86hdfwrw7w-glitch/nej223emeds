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147"/>
        <w:gridCol w:w="284"/>
        <w:gridCol w:w="142"/>
        <w:gridCol w:w="425"/>
        <w:gridCol w:w="425"/>
        <w:gridCol w:w="425"/>
        <w:gridCol w:w="3119"/>
        <w:tblGridChange w:id="0">
          <w:tblGrid>
            <w:gridCol w:w="1418"/>
            <w:gridCol w:w="567"/>
            <w:gridCol w:w="3538"/>
            <w:gridCol w:w="147"/>
            <w:gridCol w:w="284"/>
            <w:gridCol w:w="142"/>
            <w:gridCol w:w="425"/>
            <w:gridCol w:w="425"/>
            <w:gridCol w:w="425"/>
            <w:gridCol w:w="1418"/>
            <w:gridCol w:w="1701"/>
            <w:gridCol w:w="1418"/>
          </w:tblGrid>
        </w:tblGridChange>
      </w:tblGrid>
      <w:tr w:rsidR="002508C2" w:rsidRPr="005E2FD3" w14:paraId="5DF08F91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722A5AF6" w14:textId="3EEE266C" w:rsidR="008050E4" w:rsidRPr="005E2FD3" w:rsidRDefault="00E83192" w:rsidP="00564C76">
            <w:pPr>
              <w:jc w:val="center"/>
              <w:rPr>
                <w:rFonts w:ascii="Times New Roman" w:hAnsi="Times New Roman" w:cs="Times New Roman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Paul Me</w:t>
            </w:r>
            <w:r w:rsidR="002A4631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ß</w:t>
            </w:r>
            <w:r w:rsidRPr="005E2FD3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ner</w:t>
            </w:r>
            <w:r w:rsidR="008050E4" w:rsidRPr="005E2FD3">
              <w:rPr>
                <w:rFonts w:ascii="Times New Roman" w:hAnsi="Times New Roman" w:cs="Times New Roman"/>
                <w:sz w:val="44"/>
                <w:szCs w:val="64"/>
              </w:rPr>
              <w:br/>
            </w:r>
            <w:r w:rsidRPr="005E2FD3">
              <w:rPr>
                <w:rFonts w:ascii="Times New Roman" w:hAnsi="Times New Roman" w:cs="Times New Roman"/>
                <w:sz w:val="20"/>
              </w:rPr>
              <w:t>Tutzinger Straße 9a</w:t>
            </w:r>
            <w:r w:rsidR="00853438" w:rsidRPr="005E2FD3">
              <w:rPr>
                <w:rFonts w:ascii="Times New Roman" w:hAnsi="Times New Roman" w:cs="Times New Roman"/>
                <w:sz w:val="20"/>
              </w:rPr>
              <w:t xml:space="preserve">, </w:t>
            </w:r>
            <w:r w:rsidRPr="005E2FD3">
              <w:rPr>
                <w:rFonts w:ascii="Times New Roman" w:hAnsi="Times New Roman" w:cs="Times New Roman"/>
                <w:sz w:val="20"/>
              </w:rPr>
              <w:t xml:space="preserve">82327 </w:t>
            </w:r>
            <w:r w:rsidR="000F2DF9">
              <w:rPr>
                <w:rFonts w:ascii="Times New Roman" w:hAnsi="Times New Roman" w:cs="Times New Roman"/>
                <w:sz w:val="20"/>
              </w:rPr>
              <w:t>Tutzing</w:t>
            </w:r>
            <w:r w:rsidR="00C80FB9" w:rsidRPr="005E2FD3">
              <w:rPr>
                <w:rFonts w:ascii="Times New Roman" w:hAnsi="Times New Roman" w:cs="Times New Roman"/>
              </w:rPr>
              <w:t xml:space="preserve"> |</w:t>
            </w:r>
            <w:r w:rsidR="00E9647F">
              <w:rPr>
                <w:rFonts w:ascii="Times New Roman" w:hAnsi="Times New Roman" w:cs="Times New Roman"/>
              </w:rPr>
              <w:t xml:space="preserve"> </w:t>
            </w:r>
            <w:r w:rsidR="002B2091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+4</w:t>
            </w:r>
            <w:r w:rsidR="0091331D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9</w:t>
            </w:r>
            <w:r w:rsidR="002B2091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176 41991336</w:t>
            </w:r>
            <w:r w:rsidR="00AB016A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="008050E4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| </w:t>
            </w:r>
            <w:r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messner.paul@</w:t>
            </w:r>
            <w:r w:rsidR="000D168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yahoo.com</w:t>
            </w:r>
            <w:r w:rsidR="002B2091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="008050E4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| </w:t>
            </w:r>
            <w:r w:rsidR="00E9647F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geb. </w:t>
            </w:r>
            <w:r w:rsidR="00F401F2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am </w:t>
            </w:r>
            <w:r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04.08.2004 in Starnberg</w:t>
            </w:r>
          </w:p>
        </w:tc>
      </w:tr>
      <w:tr w:rsidR="002508C2" w:rsidRPr="005E2FD3" w14:paraId="0FCADE56" w14:textId="77777777" w:rsidTr="0054180B">
        <w:trPr>
          <w:trHeight w:val="454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5E2FD3" w:rsidRDefault="006E2C9C" w:rsidP="005E2FD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C7192B" w:rsidRPr="005E2FD3" w14:paraId="078A980F" w14:textId="77777777" w:rsidTr="00A93D05">
        <w:tblPrEx>
          <w:tblW w:w="10490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David Döbele" w:date="2026-06-24T21:04:00Z" w16du:dateUtc="2026-06-24T19:04:00Z">
            <w:tblPrEx>
              <w:tblW w:w="10490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2" w:author="David Döbele" w:date="2026-06-24T21:04:00Z" w16du:dateUtc="2026-06-24T19:04:00Z">
            <w:trPr>
              <w:gridBefore w:val="1"/>
              <w:trHeight w:val="340"/>
            </w:trPr>
          </w:trPrChange>
        </w:trPr>
        <w:tc>
          <w:tcPr>
            <w:tcW w:w="7371" w:type="dxa"/>
            <w:gridSpan w:val="8"/>
            <w:tcBorders>
              <w:top w:val="single" w:sz="4" w:space="0" w:color="auto"/>
            </w:tcBorders>
            <w:vAlign w:val="bottom"/>
            <w:tcPrChange w:id="3" w:author="David Döbele" w:date="2026-06-24T21:04:00Z" w16du:dateUtc="2026-06-24T19:04:00Z">
              <w:tcPr>
                <w:tcW w:w="7371" w:type="dxa"/>
                <w:gridSpan w:val="9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0055EA0" w14:textId="1D561FDA" w:rsidR="00C7192B" w:rsidRPr="005E2FD3" w:rsidRDefault="00C7192B" w:rsidP="005E2FD3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Universität zu Köln</w:t>
            </w:r>
          </w:p>
        </w:tc>
        <w:tc>
          <w:tcPr>
            <w:tcW w:w="3119" w:type="dxa"/>
            <w:tcBorders>
              <w:top w:val="single" w:sz="4" w:space="0" w:color="auto"/>
            </w:tcBorders>
            <w:vAlign w:val="bottom"/>
            <w:tcPrChange w:id="4" w:author="David Döbele" w:date="2026-06-24T21:04:00Z" w16du:dateUtc="2026-06-24T19:04:00Z">
              <w:tcPr>
                <w:tcW w:w="3119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690BDF83" w14:textId="07ACC208" w:rsidR="00C7192B" w:rsidRPr="005E2FD3" w:rsidRDefault="00C7192B" w:rsidP="005E2F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Köln</w:t>
            </w:r>
          </w:p>
        </w:tc>
      </w:tr>
      <w:tr w:rsidR="00C7192B" w:rsidRPr="00C9300F" w14:paraId="2CC644CF" w14:textId="77777777" w:rsidTr="00A93D05">
        <w:tblPrEx>
          <w:tblW w:w="10490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5" w:author="David Döbele" w:date="2026-06-24T21:04:00Z" w16du:dateUtc="2026-06-24T19:04:00Z">
            <w:tblPrEx>
              <w:tblW w:w="10490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trPrChange w:id="6" w:author="David Döbele" w:date="2026-06-24T21:04:00Z" w16du:dateUtc="2026-06-24T19:04:00Z">
            <w:trPr>
              <w:gridBefore w:val="1"/>
              <w:trHeight w:val="20"/>
            </w:trPr>
          </w:trPrChange>
        </w:trPr>
        <w:tc>
          <w:tcPr>
            <w:tcW w:w="7371" w:type="dxa"/>
            <w:gridSpan w:val="8"/>
            <w:vAlign w:val="bottom"/>
            <w:tcPrChange w:id="7" w:author="David Döbele" w:date="2026-06-24T21:04:00Z" w16du:dateUtc="2026-06-24T19:04:00Z">
              <w:tcPr>
                <w:tcW w:w="7371" w:type="dxa"/>
                <w:gridSpan w:val="9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624A9B7" w14:textId="7E6D1419" w:rsidR="00C7192B" w:rsidRPr="00C7192B" w:rsidRDefault="00C7192B" w:rsidP="005E2FD3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en-US"/>
              </w:rPr>
            </w:pPr>
            <w:r w:rsidRPr="00C9300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M.S. in International M</w:t>
            </w:r>
            <w:r w:rsidR="00C9300F" w:rsidRPr="00C9300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a</w:t>
            </w:r>
            <w:r w:rsidRPr="00C9300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nagement (</w:t>
            </w:r>
            <w:r w:rsidR="00CC47A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CEMS</w:t>
            </w:r>
            <w:r w:rsidR="0054180B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-</w:t>
            </w:r>
            <w:r w:rsidR="0054180B">
              <w:rPr>
                <w:rFonts w:ascii="Times New Roman" w:hAnsi="Times New Roman" w:cs="Times New Roman"/>
                <w:sz w:val="18"/>
                <w:lang w:val="en-US"/>
              </w:rPr>
              <w:t>Master</w:t>
            </w:r>
            <w:r w:rsidRPr="00C9300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)</w:t>
            </w:r>
          </w:p>
        </w:tc>
        <w:tc>
          <w:tcPr>
            <w:tcW w:w="3119" w:type="dxa"/>
            <w:vAlign w:val="bottom"/>
            <w:tcPrChange w:id="8" w:author="David Döbele" w:date="2026-06-24T21:04:00Z" w16du:dateUtc="2026-06-24T19:04:00Z">
              <w:tcPr>
                <w:tcW w:w="3119" w:type="dxa"/>
                <w:gridSpan w:val="2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078FA554" w14:textId="4B279F37" w:rsidR="00C7192B" w:rsidRPr="00C9300F" w:rsidRDefault="00C7192B" w:rsidP="005E2FD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C9300F">
              <w:rPr>
                <w:rFonts w:ascii="Times New Roman" w:hAnsi="Times New Roman" w:cs="Times New Roman"/>
                <w:i/>
                <w:iCs/>
                <w:sz w:val="18"/>
              </w:rPr>
              <w:t>10/2026</w:t>
            </w:r>
            <w:r w:rsidR="0054180B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 w:rsidR="0054180B" w:rsidRPr="005E2FD3">
              <w:rPr>
                <w:rFonts w:ascii="Times New Roman" w:hAnsi="Times New Roman" w:cs="Times New Roman"/>
                <w:i/>
                <w:iCs/>
                <w:sz w:val="18"/>
              </w:rPr>
              <w:t>–</w:t>
            </w:r>
            <w:r w:rsidR="0054180B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 w:rsidR="00C9300F">
              <w:rPr>
                <w:rFonts w:ascii="Times New Roman" w:hAnsi="Times New Roman" w:cs="Times New Roman"/>
                <w:i/>
                <w:iCs/>
                <w:sz w:val="18"/>
              </w:rPr>
              <w:t>10/2028</w:t>
            </w:r>
          </w:p>
        </w:tc>
      </w:tr>
      <w:tr w:rsidR="00D1492F" w:rsidRPr="005E2FD3" w14:paraId="7D1DEBF7" w14:textId="77777777" w:rsidTr="00A93D05">
        <w:tblPrEx>
          <w:tblW w:w="10490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9" w:author="David Döbele" w:date="2026-06-24T21:04:00Z" w16du:dateUtc="2026-06-24T19:04:00Z">
            <w:tblPrEx>
              <w:tblW w:w="10490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10" w:author="David Döbele" w:date="2026-06-24T21:04:00Z" w16du:dateUtc="2026-06-24T19:04:00Z">
            <w:trPr>
              <w:gridBefore w:val="1"/>
              <w:trHeight w:val="340"/>
            </w:trPr>
          </w:trPrChange>
        </w:trPr>
        <w:tc>
          <w:tcPr>
            <w:tcW w:w="7371" w:type="dxa"/>
            <w:gridSpan w:val="8"/>
            <w:vAlign w:val="bottom"/>
            <w:tcPrChange w:id="11" w:author="David Döbele" w:date="2026-06-24T21:04:00Z" w16du:dateUtc="2026-06-24T19:04:00Z">
              <w:tcPr>
                <w:tcW w:w="7371" w:type="dxa"/>
                <w:gridSpan w:val="9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C2B846F" w14:textId="4CD94D9E" w:rsidR="00D1492F" w:rsidRPr="005E2FD3" w:rsidRDefault="00E83192" w:rsidP="005E2FD3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Duale Hochschule Baden Württemberg</w:t>
            </w:r>
          </w:p>
        </w:tc>
        <w:tc>
          <w:tcPr>
            <w:tcW w:w="3119" w:type="dxa"/>
            <w:vAlign w:val="bottom"/>
            <w:tcPrChange w:id="12" w:author="David Döbele" w:date="2026-06-24T21:04:00Z" w16du:dateUtc="2026-06-24T19:04:00Z">
              <w:tcPr>
                <w:tcW w:w="3119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C845E2D" w14:textId="28380468" w:rsidR="00D1492F" w:rsidRPr="005E2FD3" w:rsidRDefault="00E83192" w:rsidP="005E2F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Ravensburg</w:t>
            </w:r>
          </w:p>
        </w:tc>
      </w:tr>
      <w:tr w:rsidR="00D1492F" w:rsidRPr="005E2FD3" w14:paraId="61E5D482" w14:textId="77777777" w:rsidTr="00564C76">
        <w:trPr>
          <w:trHeight w:val="20"/>
        </w:trPr>
        <w:tc>
          <w:tcPr>
            <w:tcW w:w="5523" w:type="dxa"/>
            <w:gridSpan w:val="2"/>
            <w:vAlign w:val="bottom"/>
          </w:tcPr>
          <w:p w14:paraId="11CB9A0F" w14:textId="06657F79" w:rsidR="00D1492F" w:rsidRPr="005E2FD3" w:rsidRDefault="00D1492F" w:rsidP="005E2FD3">
            <w:pPr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>B.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A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 xml:space="preserve">. in 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Banking and Finance</w:t>
            </w:r>
            <w:r w:rsidR="00B17D95" w:rsidRPr="005E2FD3">
              <w:rPr>
                <w:rFonts w:ascii="Times New Roman" w:hAnsi="Times New Roman" w:cs="Times New Roman"/>
                <w:i/>
                <w:iCs/>
                <w:sz w:val="18"/>
              </w:rPr>
              <w:t xml:space="preserve"> (</w:t>
            </w:r>
            <w:r w:rsidR="001F3944">
              <w:rPr>
                <w:rFonts w:ascii="Times New Roman" w:hAnsi="Times New Roman" w:cs="Times New Roman"/>
                <w:i/>
                <w:iCs/>
                <w:sz w:val="18"/>
              </w:rPr>
              <w:t>Notens</w:t>
            </w:r>
            <w:r w:rsidR="00B17D95" w:rsidRPr="005E2FD3">
              <w:rPr>
                <w:rFonts w:ascii="Times New Roman" w:hAnsi="Times New Roman" w:cs="Times New Roman"/>
                <w:i/>
                <w:iCs/>
                <w:sz w:val="18"/>
              </w:rPr>
              <w:t>chnitt: 1,</w:t>
            </w:r>
            <w:r w:rsidR="0071470B">
              <w:rPr>
                <w:rFonts w:ascii="Times New Roman" w:hAnsi="Times New Roman" w:cs="Times New Roman"/>
                <w:i/>
                <w:iCs/>
                <w:sz w:val="18"/>
              </w:rPr>
              <w:t>2</w:t>
            </w:r>
            <w:r w:rsidR="006D7D4B">
              <w:rPr>
                <w:rFonts w:ascii="Times New Roman" w:hAnsi="Times New Roman" w:cs="Times New Roman"/>
                <w:i/>
                <w:iCs/>
                <w:sz w:val="18"/>
              </w:rPr>
              <w:t xml:space="preserve">; </w:t>
            </w:r>
            <w:r w:rsidR="0071470B">
              <w:rPr>
                <w:rFonts w:ascii="Times New Roman" w:hAnsi="Times New Roman" w:cs="Times New Roman"/>
                <w:i/>
                <w:iCs/>
                <w:sz w:val="18"/>
              </w:rPr>
              <w:t>Jahrgangsbester</w:t>
            </w:r>
            <w:r w:rsidR="00B17D95" w:rsidRPr="005E2FD3">
              <w:rPr>
                <w:rFonts w:ascii="Times New Roman" w:hAnsi="Times New Roman" w:cs="Times New Roman"/>
                <w:i/>
                <w:iCs/>
                <w:sz w:val="18"/>
              </w:rPr>
              <w:t>)</w:t>
            </w:r>
          </w:p>
        </w:tc>
        <w:tc>
          <w:tcPr>
            <w:tcW w:w="4967" w:type="dxa"/>
            <w:gridSpan w:val="7"/>
            <w:vAlign w:val="bottom"/>
          </w:tcPr>
          <w:p w14:paraId="419A9228" w14:textId="1C9DCB9F" w:rsidR="00D1492F" w:rsidRPr="005E2FD3" w:rsidRDefault="00E83192" w:rsidP="005E2FD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>09/2022</w:t>
            </w:r>
            <w:r w:rsidR="0054180B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 w:rsidR="0054180B" w:rsidRPr="005E2FD3">
              <w:rPr>
                <w:rFonts w:ascii="Times New Roman" w:hAnsi="Times New Roman" w:cs="Times New Roman"/>
                <w:i/>
                <w:iCs/>
                <w:sz w:val="18"/>
              </w:rPr>
              <w:t>–</w:t>
            </w:r>
            <w:r w:rsidR="0054180B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 w:rsidR="008769EB">
              <w:rPr>
                <w:rFonts w:ascii="Times New Roman" w:hAnsi="Times New Roman" w:cs="Times New Roman"/>
                <w:i/>
                <w:iCs/>
                <w:sz w:val="18"/>
              </w:rPr>
              <w:t>1</w:t>
            </w:r>
            <w:r w:rsidR="00B01AA3">
              <w:rPr>
                <w:rFonts w:ascii="Times New Roman" w:hAnsi="Times New Roman" w:cs="Times New Roman"/>
                <w:i/>
                <w:iCs/>
                <w:sz w:val="18"/>
              </w:rPr>
              <w:t>0</w:t>
            </w:r>
            <w:r w:rsidR="001D2E43">
              <w:rPr>
                <w:rFonts w:ascii="Times New Roman" w:hAnsi="Times New Roman" w:cs="Times New Roman"/>
                <w:i/>
                <w:iCs/>
                <w:sz w:val="18"/>
              </w:rPr>
              <w:t>/2025</w:t>
            </w:r>
          </w:p>
        </w:tc>
      </w:tr>
      <w:tr w:rsidR="00D5280E" w:rsidRPr="005E2FD3" w14:paraId="7EABE9F1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7A71E6B0" w14:textId="25CAED22" w:rsidR="00396031" w:rsidRPr="0064414E" w:rsidRDefault="00C80FB9" w:rsidP="0064414E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Tutor für Wirtschaftsmathematik und für Statistik</w:t>
            </w:r>
          </w:p>
        </w:tc>
      </w:tr>
      <w:tr w:rsidR="00D5280E" w:rsidRPr="00CD6831" w14:paraId="013361E1" w14:textId="77777777" w:rsidTr="00C80FB9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5A9CB9C7" w:rsidR="00D1492F" w:rsidRPr="005E2FD3" w:rsidRDefault="00E83192" w:rsidP="005E2FD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it-IT"/>
              </w:rPr>
              <w:t>Universidad</w:t>
            </w:r>
            <w:proofErr w:type="spellEnd"/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it-IT"/>
              </w:rPr>
              <w:t>Latinamericano</w:t>
            </w:r>
            <w:proofErr w:type="spellEnd"/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it-IT"/>
              </w:rPr>
              <w:t xml:space="preserve"> de </w:t>
            </w:r>
            <w:proofErr w:type="spellStart"/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it-IT"/>
              </w:rPr>
              <w:t>Cienca</w:t>
            </w:r>
            <w:proofErr w:type="spellEnd"/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it-IT"/>
              </w:rPr>
              <w:t xml:space="preserve"> y Tecnologia (ULACIT)</w:t>
            </w:r>
          </w:p>
        </w:tc>
        <w:tc>
          <w:tcPr>
            <w:tcW w:w="3544" w:type="dxa"/>
            <w:gridSpan w:val="2"/>
            <w:vAlign w:val="bottom"/>
          </w:tcPr>
          <w:p w14:paraId="63D86F51" w14:textId="54491534" w:rsidR="00D1492F" w:rsidRPr="00CD6831" w:rsidRDefault="00E83192" w:rsidP="005E2FD3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D683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San Jos</w:t>
            </w:r>
            <w:r w:rsidR="00CD6831" w:rsidRPr="00CD6831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18"/>
              </w:rPr>
              <w:t>é</w:t>
            </w:r>
            <w:r w:rsidRPr="00CD683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, Costa Rica</w:t>
            </w:r>
          </w:p>
        </w:tc>
      </w:tr>
      <w:tr w:rsidR="00D5280E" w:rsidRPr="005E2FD3" w14:paraId="62632213" w14:textId="77777777" w:rsidTr="00564C76">
        <w:trPr>
          <w:trHeight w:val="20"/>
        </w:trPr>
        <w:tc>
          <w:tcPr>
            <w:tcW w:w="7371" w:type="dxa"/>
            <w:gridSpan w:val="8"/>
            <w:vAlign w:val="bottom"/>
          </w:tcPr>
          <w:p w14:paraId="5F71027E" w14:textId="08DD0141" w:rsidR="00D1492F" w:rsidRPr="005E2FD3" w:rsidRDefault="0091331D" w:rsidP="005E2FD3">
            <w:pP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Auslandssemester an der Fakultät für Betriebswirtschaftslehre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 (Notenschnitt: 1,0)</w:t>
            </w:r>
          </w:p>
        </w:tc>
        <w:tc>
          <w:tcPr>
            <w:tcW w:w="3119" w:type="dxa"/>
            <w:vAlign w:val="bottom"/>
          </w:tcPr>
          <w:p w14:paraId="51FC9814" w14:textId="15B22030" w:rsidR="00D1492F" w:rsidRPr="005E2FD3" w:rsidRDefault="00E83192" w:rsidP="005E2FD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>01/2025 – 05/2025</w:t>
            </w:r>
          </w:p>
        </w:tc>
      </w:tr>
      <w:tr w:rsidR="00D5280E" w:rsidRPr="005E2FD3" w:rsidDel="00C97975" w14:paraId="4D68BFE7" w14:textId="2B4D1472" w:rsidTr="00564C76">
        <w:trPr>
          <w:trHeight w:val="20"/>
          <w:del w:id="13" w:author="David Döbele" w:date="2026-06-25T12:38:00Z" w16du:dateUtc="2026-06-25T10:38:00Z"/>
        </w:trPr>
        <w:tc>
          <w:tcPr>
            <w:tcW w:w="10490" w:type="dxa"/>
            <w:gridSpan w:val="9"/>
            <w:vAlign w:val="bottom"/>
          </w:tcPr>
          <w:p w14:paraId="54BF63E9" w14:textId="4A6F4F96" w:rsidR="0091331D" w:rsidRPr="005E2FD3" w:rsidDel="00C97975" w:rsidRDefault="00E83192" w:rsidP="005E2F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14" w:author="David Döbele" w:date="2026-06-25T12:38:00Z" w16du:dateUtc="2026-06-25T10:38:00Z"/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del w:id="15" w:author="David Döbele" w:date="2026-06-25T12:38:00Z" w16du:dateUtc="2026-06-25T10:38:00Z">
              <w:r w:rsidRPr="005E2FD3" w:rsidDel="00C97975">
                <w:rPr>
                  <w:rFonts w:ascii="Times New Roman" w:eastAsia="Calibri" w:hAnsi="Times New Roman" w:cs="Times New Roman"/>
                  <w:color w:val="000000"/>
                  <w:sz w:val="18"/>
                  <w:szCs w:val="18"/>
                </w:rPr>
                <w:delText>Teilnahme an einer Exkursion zur Botschaft der Vereinigten Arabischen Emirate in San José mit Fokus auf internationale Handels- und Exportfinanzierungen, Handelsabkommen sowie wirtschaftliche Beziehungen zwischen CR und den VAE</w:delText>
              </w:r>
            </w:del>
          </w:p>
        </w:tc>
      </w:tr>
      <w:tr w:rsidR="00D5280E" w:rsidRPr="005E2FD3" w14:paraId="1C51E2FF" w14:textId="77777777" w:rsidTr="00C80FB9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142BC1AF" w:rsidR="00665BF3" w:rsidRPr="005E2FD3" w:rsidRDefault="00C80FB9" w:rsidP="005E2FD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Gymnasium</w:t>
            </w:r>
            <w:r w:rsidR="00843B5C"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 </w:t>
            </w:r>
            <w:r w:rsidR="00E83192"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Tutzing</w:t>
            </w:r>
          </w:p>
        </w:tc>
        <w:tc>
          <w:tcPr>
            <w:tcW w:w="4820" w:type="dxa"/>
            <w:gridSpan w:val="6"/>
            <w:vAlign w:val="bottom"/>
          </w:tcPr>
          <w:p w14:paraId="2FCB10D7" w14:textId="4A117BC7" w:rsidR="00665BF3" w:rsidRPr="005E2FD3" w:rsidRDefault="00E83192" w:rsidP="005E2FD3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Tutzing</w:t>
            </w:r>
          </w:p>
        </w:tc>
      </w:tr>
      <w:tr w:rsidR="0091331D" w:rsidRPr="005E2FD3" w14:paraId="312B82BC" w14:textId="77777777" w:rsidTr="00564C76">
        <w:trPr>
          <w:trHeight w:val="20"/>
        </w:trPr>
        <w:tc>
          <w:tcPr>
            <w:tcW w:w="5670" w:type="dxa"/>
            <w:gridSpan w:val="3"/>
            <w:vAlign w:val="bottom"/>
          </w:tcPr>
          <w:p w14:paraId="1CEE182B" w14:textId="255467F1" w:rsidR="0091331D" w:rsidRPr="005E2FD3" w:rsidRDefault="0091331D" w:rsidP="005E2FD3">
            <w:pP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Allgemeine Hochschulreife (Not</w:t>
            </w:r>
            <w:r w:rsidR="001A31CA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enschnitt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: 1,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3)</w:t>
            </w:r>
          </w:p>
        </w:tc>
        <w:tc>
          <w:tcPr>
            <w:tcW w:w="4820" w:type="dxa"/>
            <w:gridSpan w:val="6"/>
            <w:vAlign w:val="bottom"/>
          </w:tcPr>
          <w:p w14:paraId="7521EA6E" w14:textId="0855426D" w:rsidR="0091331D" w:rsidRPr="005E2FD3" w:rsidRDefault="0091331D" w:rsidP="005E2FD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>09/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20</w:t>
            </w:r>
            <w:r w:rsidR="00564C76">
              <w:rPr>
                <w:rFonts w:ascii="Times New Roman" w:hAnsi="Times New Roman" w:cs="Times New Roman"/>
                <w:i/>
                <w:iCs/>
                <w:sz w:val="18"/>
              </w:rPr>
              <w:t>14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 xml:space="preserve"> – 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0</w:t>
            </w:r>
            <w:r w:rsidR="00F06853">
              <w:rPr>
                <w:rFonts w:ascii="Times New Roman" w:hAnsi="Times New Roman" w:cs="Times New Roman"/>
                <w:i/>
                <w:iCs/>
                <w:sz w:val="18"/>
              </w:rPr>
              <w:t>6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/202</w:t>
            </w:r>
            <w:r w:rsidR="00F06853">
              <w:rPr>
                <w:rFonts w:ascii="Times New Roman" w:hAnsi="Times New Roman" w:cs="Times New Roman"/>
                <w:i/>
                <w:iCs/>
                <w:sz w:val="18"/>
              </w:rPr>
              <w:t>2</w:t>
            </w:r>
          </w:p>
        </w:tc>
      </w:tr>
      <w:tr w:rsidR="00D5280E" w:rsidRPr="005E2FD3" w14:paraId="69F47C1D" w14:textId="77777777" w:rsidTr="00771A32">
        <w:trPr>
          <w:trHeight w:val="20"/>
        </w:trPr>
        <w:tc>
          <w:tcPr>
            <w:tcW w:w="10490" w:type="dxa"/>
            <w:gridSpan w:val="9"/>
            <w:vAlign w:val="bottom"/>
          </w:tcPr>
          <w:p w14:paraId="23575F6C" w14:textId="64F7991A" w:rsidR="00D5280E" w:rsidRPr="006E6C65" w:rsidRDefault="00E83192" w:rsidP="00564C7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Mitglied des Planungskomitees für die Abschlussfeier mit über 300 Gästen</w:t>
            </w:r>
            <w:ins w:id="16" w:author="David Döbele" w:date="2026-06-25T12:42:00Z" w16du:dateUtc="2026-06-25T10:42:00Z">
              <w:r w:rsidR="00C97975">
                <w:rPr>
                  <w:rFonts w:ascii="Times New Roman" w:eastAsia="Calibri" w:hAnsi="Times New Roman" w:cs="Times New Roman"/>
                  <w:color w:val="000000"/>
                  <w:sz w:val="18"/>
                  <w:szCs w:val="18"/>
                </w:rPr>
                <w:t xml:space="preserve">, verantwortlich für Logistik, Sicherheit und Budget </w:t>
              </w:r>
            </w:ins>
            <w:del w:id="17" w:author="David Döbele" w:date="2026-06-25T12:42:00Z" w16du:dateUtc="2026-06-25T10:42:00Z">
              <w:r w:rsidRPr="005E2FD3" w:rsidDel="00C97975">
                <w:rPr>
                  <w:rFonts w:ascii="Times New Roman" w:eastAsia="Calibri" w:hAnsi="Times New Roman" w:cs="Times New Roman"/>
                  <w:color w:val="000000"/>
                  <w:sz w:val="18"/>
                  <w:szCs w:val="18"/>
                </w:rPr>
                <w:delText xml:space="preserve"> – verantwortlich für die Gründung </w:delText>
              </w:r>
              <w:r w:rsidRPr="006E6C65" w:rsidDel="00C97975">
                <w:rPr>
                  <w:rFonts w:ascii="Times New Roman" w:eastAsia="Calibri" w:hAnsi="Times New Roman" w:cs="Times New Roman"/>
                  <w:color w:val="000000"/>
                  <w:sz w:val="18"/>
                  <w:szCs w:val="18"/>
                </w:rPr>
                <w:delText>einer GbR zur rechtlichen Abwicklung, Organisation von Sicherheit, Genehmigungen, Budgetkoordination und Logistik</w:delText>
              </w:r>
            </w:del>
          </w:p>
        </w:tc>
      </w:tr>
      <w:tr w:rsidR="00D5280E" w:rsidRPr="005E2FD3" w14:paraId="3A2665B3" w14:textId="77777777" w:rsidTr="00771A32">
        <w:trPr>
          <w:trHeight w:val="454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5E2FD3" w:rsidRDefault="006E2C9C" w:rsidP="005E2FD3">
            <w:pPr>
              <w:pStyle w:val="BERSCHRIFT"/>
              <w:jc w:val="center"/>
              <w:rPr>
                <w:rFonts w:ascii="Times New Roman" w:hAnsi="Times New Roman" w:cs="Times New Roman"/>
                <w:sz w:val="28"/>
              </w:rPr>
            </w:pPr>
            <w:r w:rsidRPr="005E2FD3">
              <w:rPr>
                <w:rFonts w:ascii="Times New Roman" w:hAnsi="Times New Roman" w:cs="Times New Roman"/>
                <w:sz w:val="28"/>
              </w:rPr>
              <w:t>Praxiserfahrungen</w:t>
            </w:r>
          </w:p>
        </w:tc>
      </w:tr>
      <w:tr w:rsidR="00F6763E" w:rsidRPr="005E2FD3" w14:paraId="61EAA99E" w14:textId="77777777" w:rsidTr="00F6763E">
        <w:trPr>
          <w:trHeight w:val="340"/>
        </w:trPr>
        <w:tc>
          <w:tcPr>
            <w:tcW w:w="6521" w:type="dxa"/>
            <w:gridSpan w:val="6"/>
            <w:vAlign w:val="bottom"/>
          </w:tcPr>
          <w:p w14:paraId="1667A28A" w14:textId="0D6960A0" w:rsidR="00F6763E" w:rsidRDefault="00C1190E" w:rsidP="00771A32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Capgemini </w:t>
            </w:r>
            <w:proofErr w:type="spellStart"/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Invent</w:t>
            </w:r>
            <w:proofErr w:type="spellEnd"/>
          </w:p>
        </w:tc>
        <w:tc>
          <w:tcPr>
            <w:tcW w:w="3969" w:type="dxa"/>
            <w:gridSpan w:val="3"/>
            <w:vAlign w:val="bottom"/>
          </w:tcPr>
          <w:p w14:paraId="20D336D1" w14:textId="54274F19" w:rsidR="00F6763E" w:rsidRPr="005E2FD3" w:rsidRDefault="006F5BF3" w:rsidP="00771A3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Hamburg</w:t>
            </w:r>
          </w:p>
        </w:tc>
      </w:tr>
      <w:tr w:rsidR="00F6763E" w:rsidRPr="005E2FD3" w14:paraId="1BDF2A5E" w14:textId="77777777" w:rsidTr="00C1190E">
        <w:trPr>
          <w:trHeight w:val="20"/>
        </w:trPr>
        <w:tc>
          <w:tcPr>
            <w:tcW w:w="6521" w:type="dxa"/>
            <w:gridSpan w:val="6"/>
            <w:vAlign w:val="bottom"/>
          </w:tcPr>
          <w:p w14:paraId="522C52AB" w14:textId="5DDA9ACC" w:rsidR="00F6763E" w:rsidRDefault="00F6763E" w:rsidP="00F6763E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Praktikant im Management Consulting</w:t>
            </w:r>
            <w:del w:id="18" w:author="David Döbele" w:date="2026-06-25T12:38:00Z" w16du:dateUtc="2026-06-25T10:38:00Z">
              <w:r w:rsidDel="00F86373">
                <w:rPr>
                  <w:rFonts w:ascii="Times New Roman" w:eastAsia="Calibri" w:hAnsi="Times New Roman" w:cs="Times New Roman"/>
                  <w:i/>
                  <w:color w:val="000000"/>
                  <w:sz w:val="18"/>
                  <w:szCs w:val="18"/>
                </w:rPr>
                <w:delText xml:space="preserve"> (geplant, Vertrag bereits unterzeichnet)</w:delText>
              </w:r>
            </w:del>
          </w:p>
        </w:tc>
        <w:tc>
          <w:tcPr>
            <w:tcW w:w="3969" w:type="dxa"/>
            <w:gridSpan w:val="3"/>
          </w:tcPr>
          <w:p w14:paraId="096C5400" w14:textId="136730BA" w:rsidR="00F6763E" w:rsidRPr="005E2FD3" w:rsidRDefault="006F5BF3" w:rsidP="00F6763E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04</w:t>
            </w:r>
            <w:r w:rsidR="00F6763E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/2026 </w:t>
            </w:r>
            <w:r w:rsidR="00F6763E"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–</w:t>
            </w:r>
            <w:r w:rsidR="00F6763E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</w:t>
            </w:r>
            <w:proofErr w:type="spellStart"/>
            <w:r w:rsidR="004C49D5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heute</w:t>
            </w:r>
            <w:proofErr w:type="spellEnd"/>
          </w:p>
        </w:tc>
      </w:tr>
      <w:tr w:rsidR="001023EE" w:rsidRPr="005E2FD3" w14:paraId="7489E530" w14:textId="77777777" w:rsidTr="00560E57">
        <w:trPr>
          <w:trHeight w:val="20"/>
        </w:trPr>
        <w:tc>
          <w:tcPr>
            <w:tcW w:w="10490" w:type="dxa"/>
            <w:gridSpan w:val="9"/>
            <w:vAlign w:val="bottom"/>
          </w:tcPr>
          <w:p w14:paraId="13FDC8F7" w14:textId="56C7DABE" w:rsidR="001023EE" w:rsidRDefault="001023EE" w:rsidP="001023E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1023EE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Mitwirkung an der Konzeption von Workshops, </w:t>
            </w:r>
            <w:proofErr w:type="spellStart"/>
            <w:r w:rsidRPr="001023EE">
              <w:rPr>
                <w:rFonts w:ascii="Times New Roman" w:hAnsi="Times New Roman" w:cs="Times New Roman"/>
                <w:i w:val="0"/>
                <w:iCs w:val="0"/>
                <w:sz w:val="18"/>
              </w:rPr>
              <w:t>Proposals</w:t>
            </w:r>
            <w:proofErr w:type="spellEnd"/>
            <w:r w:rsidRPr="001023EE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 und Pitch Decks im Zahlungsverkehrsumfeld (PSD3, PSR, Digitaler Euro, CCD2), einschließlich Unterstützung bei der erfolgreichen Akquise neuer Beratungsprojekte</w:t>
            </w:r>
          </w:p>
          <w:p w14:paraId="2BAF061A" w14:textId="411013AB" w:rsidR="001023EE" w:rsidRPr="001023EE" w:rsidRDefault="001023EE" w:rsidP="001023E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1023EE">
              <w:rPr>
                <w:rFonts w:ascii="Times New Roman" w:hAnsi="Times New Roman" w:cs="Times New Roman"/>
                <w:i w:val="0"/>
                <w:iCs w:val="0"/>
                <w:sz w:val="18"/>
              </w:rPr>
              <w:t>Durchführung von Markt-, Regulatorik- und Payment-Analysen, Aufbereitung von Management-Präsentationen sowie Unterstützung von Business-Development-Aktivitäten durch Kundenrecherche und Stakeholder-Mapping</w:t>
            </w:r>
            <w:del w:id="19" w:author="David Döbele" w:date="2026-06-25T12:42:00Z" w16du:dateUtc="2026-06-25T10:42:00Z">
              <w:r w:rsidRPr="001023EE" w:rsidDel="00C97975">
                <w:rPr>
                  <w:rFonts w:ascii="Times New Roman" w:hAnsi="Times New Roman" w:cs="Times New Roman"/>
                  <w:i w:val="0"/>
                  <w:iCs w:val="0"/>
                  <w:sz w:val="18"/>
                </w:rPr>
                <w:delText>.</w:delText>
              </w:r>
            </w:del>
          </w:p>
        </w:tc>
      </w:tr>
      <w:tr w:rsidR="001023EE" w:rsidRPr="005E2FD3" w14:paraId="55B30E23" w14:textId="77777777" w:rsidTr="00F6763E">
        <w:trPr>
          <w:trHeight w:val="340"/>
        </w:trPr>
        <w:tc>
          <w:tcPr>
            <w:tcW w:w="6521" w:type="dxa"/>
            <w:gridSpan w:val="6"/>
            <w:vAlign w:val="bottom"/>
          </w:tcPr>
          <w:p w14:paraId="773ECD2E" w14:textId="07A07D08" w:rsidR="001023EE" w:rsidRPr="005E2FD3" w:rsidRDefault="001023EE" w:rsidP="001023EE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Check24</w:t>
            </w: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 </w:t>
            </w:r>
          </w:p>
        </w:tc>
        <w:tc>
          <w:tcPr>
            <w:tcW w:w="3969" w:type="dxa"/>
            <w:gridSpan w:val="3"/>
            <w:vAlign w:val="bottom"/>
          </w:tcPr>
          <w:p w14:paraId="3F525C7D" w14:textId="0842A33D" w:rsidR="001023EE" w:rsidRPr="005E2FD3" w:rsidRDefault="001023EE" w:rsidP="001023EE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München</w:t>
            </w:r>
          </w:p>
        </w:tc>
      </w:tr>
      <w:tr w:rsidR="001023EE" w:rsidRPr="00771A32" w14:paraId="1AAC24BB" w14:textId="77777777" w:rsidTr="00771A32">
        <w:trPr>
          <w:trHeight w:val="20"/>
        </w:trPr>
        <w:tc>
          <w:tcPr>
            <w:tcW w:w="6521" w:type="dxa"/>
            <w:gridSpan w:val="6"/>
            <w:vAlign w:val="bottom"/>
          </w:tcPr>
          <w:p w14:paraId="51322FAD" w14:textId="01BD2CAC" w:rsidR="001023EE" w:rsidRPr="005E2FD3" w:rsidRDefault="001023EE" w:rsidP="001023EE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 xml:space="preserve">Praktikant im Management Consulting </w:t>
            </w:r>
          </w:p>
        </w:tc>
        <w:tc>
          <w:tcPr>
            <w:tcW w:w="3969" w:type="dxa"/>
            <w:gridSpan w:val="3"/>
          </w:tcPr>
          <w:p w14:paraId="0D5BED52" w14:textId="277E3920" w:rsidR="001023EE" w:rsidRPr="00771A32" w:rsidRDefault="001023EE" w:rsidP="001023EE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1/2026 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–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03/2026</w:t>
            </w:r>
          </w:p>
        </w:tc>
      </w:tr>
      <w:tr w:rsidR="001023EE" w:rsidRPr="00771A32" w14:paraId="7EB5EFBB" w14:textId="77777777" w:rsidTr="00F851B5">
        <w:trPr>
          <w:trHeight w:val="20"/>
        </w:trPr>
        <w:tc>
          <w:tcPr>
            <w:tcW w:w="10490" w:type="dxa"/>
            <w:gridSpan w:val="9"/>
            <w:vAlign w:val="bottom"/>
          </w:tcPr>
          <w:p w14:paraId="325B8B82" w14:textId="3FFA4B67" w:rsidR="001023EE" w:rsidRDefault="001023EE" w:rsidP="001023E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Entwicklung und Optimierung von Prompts für LLMs zur automatisierten Klassifikation und Zuordnung eingehender Kundenbeschwerden zu den zuständigen Fachbereichen sowie Durchführung systematischer Qualitätssicherung der LLM-Ergebnisse</w:t>
            </w:r>
          </w:p>
          <w:p w14:paraId="79564C31" w14:textId="45699C3D" w:rsidR="001023EE" w:rsidRPr="0064414E" w:rsidRDefault="001023EE" w:rsidP="001023E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Regelmäßige Präsentation von Arbeitsergebnissen und Projektfortschritten vor der Geschäftsführung und dem C-Level-Management</w:t>
            </w:r>
          </w:p>
        </w:tc>
      </w:tr>
      <w:tr w:rsidR="001023EE" w:rsidRPr="005E2FD3" w14:paraId="127C64E2" w14:textId="77777777" w:rsidTr="00771A32">
        <w:trPr>
          <w:trHeight w:val="340"/>
        </w:trPr>
        <w:tc>
          <w:tcPr>
            <w:tcW w:w="6521" w:type="dxa"/>
            <w:gridSpan w:val="6"/>
            <w:vAlign w:val="bottom"/>
          </w:tcPr>
          <w:p w14:paraId="38F27285" w14:textId="6F1AD155" w:rsidR="001023EE" w:rsidRPr="005E2FD3" w:rsidRDefault="001023EE" w:rsidP="001023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Bayerische Landesbank (Bayern LB) </w:t>
            </w:r>
          </w:p>
        </w:tc>
        <w:tc>
          <w:tcPr>
            <w:tcW w:w="3969" w:type="dxa"/>
            <w:gridSpan w:val="3"/>
            <w:vAlign w:val="bottom"/>
          </w:tcPr>
          <w:p w14:paraId="4820196E" w14:textId="5482E7F4" w:rsidR="001023EE" w:rsidRPr="005E2FD3" w:rsidRDefault="001023EE" w:rsidP="001023EE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München</w:t>
            </w:r>
          </w:p>
        </w:tc>
      </w:tr>
      <w:tr w:rsidR="001023EE" w:rsidRPr="005E2FD3" w14:paraId="14698133" w14:textId="77777777" w:rsidTr="00564C76">
        <w:trPr>
          <w:trHeight w:val="20"/>
        </w:trPr>
        <w:tc>
          <w:tcPr>
            <w:tcW w:w="5954" w:type="dxa"/>
            <w:gridSpan w:val="4"/>
            <w:vAlign w:val="bottom"/>
          </w:tcPr>
          <w:p w14:paraId="4A686F6B" w14:textId="6120AAD1" w:rsidR="001023EE" w:rsidRPr="005E2FD3" w:rsidRDefault="001023EE" w:rsidP="001023EE">
            <w:pPr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Dualer Student, Praxisphasen u.a. in folgenden Abteilungen:</w:t>
            </w:r>
          </w:p>
        </w:tc>
        <w:tc>
          <w:tcPr>
            <w:tcW w:w="4536" w:type="dxa"/>
            <w:gridSpan w:val="5"/>
          </w:tcPr>
          <w:p w14:paraId="238730D8" w14:textId="12E9A90B" w:rsidR="001023EE" w:rsidRPr="005E2FD3" w:rsidRDefault="001023EE" w:rsidP="001023EE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09/2022 – 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10/2025</w:t>
            </w:r>
          </w:p>
        </w:tc>
      </w:tr>
      <w:tr w:rsidR="001023EE" w:rsidRPr="005E2FD3" w14:paraId="335D84E9" w14:textId="77777777" w:rsidTr="00564C76">
        <w:trPr>
          <w:trHeight w:val="283"/>
        </w:trPr>
        <w:tc>
          <w:tcPr>
            <w:tcW w:w="5954" w:type="dxa"/>
            <w:gridSpan w:val="4"/>
            <w:vAlign w:val="bottom"/>
          </w:tcPr>
          <w:p w14:paraId="20B1570F" w14:textId="52116856" w:rsidR="001023EE" w:rsidRPr="00440D8E" w:rsidRDefault="001023EE" w:rsidP="001023EE">
            <w:pP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440D8E">
              <w:rPr>
                <w:rFonts w:ascii="Times New Roman" w:eastAsia="Calibri" w:hAnsi="Times New Roman" w:cs="Times New Roman"/>
                <w:i/>
                <w:iCs/>
                <w:sz w:val="18"/>
                <w:szCs w:val="18"/>
              </w:rPr>
              <w:t>Vorstandsstab</w:t>
            </w:r>
          </w:p>
        </w:tc>
        <w:tc>
          <w:tcPr>
            <w:tcW w:w="4536" w:type="dxa"/>
            <w:gridSpan w:val="5"/>
            <w:vAlign w:val="bottom"/>
          </w:tcPr>
          <w:p w14:paraId="0475B997" w14:textId="4698BB31" w:rsidR="001023EE" w:rsidRPr="005E2FD3" w:rsidRDefault="001023EE" w:rsidP="001023EE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</w:p>
        </w:tc>
      </w:tr>
      <w:tr w:rsidR="001023EE" w:rsidRPr="005E2FD3" w14:paraId="54C3D64C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6DD9BA0F" w14:textId="5569E2F3" w:rsidR="001023EE" w:rsidRPr="00A93D05" w:rsidRDefault="001023EE" w:rsidP="001023EE">
            <w:pPr>
              <w:pStyle w:val="Bullets"/>
              <w:rPr>
                <w:rFonts w:ascii="Times New Roman" w:hAnsi="Times New Roman" w:cs="Times New Roman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Vor- und Nachbereitung der Gremiensitzungen (Aufsichtsrat sowie Ausschüsse): Erstellung von Protokollauszügen, Deckblätter, Tagesordnungen, Teilnehmerlisten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 sowie </w:t>
            </w:r>
            <w:r w:rsidRPr="00A93D05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Mitarbeit bei der Vorbereitung von DSGV-Terminen des CEOs</w:t>
            </w:r>
          </w:p>
        </w:tc>
      </w:tr>
      <w:tr w:rsidR="001023EE" w:rsidRPr="005E2FD3" w14:paraId="48328CB9" w14:textId="77777777" w:rsidTr="00564C76">
        <w:trPr>
          <w:trHeight w:val="283"/>
        </w:trPr>
        <w:tc>
          <w:tcPr>
            <w:tcW w:w="6521" w:type="dxa"/>
            <w:gridSpan w:val="6"/>
            <w:vAlign w:val="bottom"/>
          </w:tcPr>
          <w:p w14:paraId="74B74B41" w14:textId="32C58D4A" w:rsidR="001023EE" w:rsidRPr="005E2FD3" w:rsidRDefault="001023EE" w:rsidP="001023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en-US"/>
              </w:rPr>
            </w:pPr>
            <w:r w:rsidRPr="005E2FD3">
              <w:rPr>
                <w:rFonts w:ascii="Times New Roman" w:eastAsia="Calibri" w:hAnsi="Times New Roman" w:cs="Times New Roman"/>
                <w:sz w:val="18"/>
                <w:szCs w:val="18"/>
              </w:rPr>
              <w:t>Business Development</w:t>
            </w:r>
          </w:p>
        </w:tc>
        <w:tc>
          <w:tcPr>
            <w:tcW w:w="3969" w:type="dxa"/>
            <w:gridSpan w:val="3"/>
            <w:vAlign w:val="bottom"/>
          </w:tcPr>
          <w:p w14:paraId="2CB21DEB" w14:textId="060F3ADE" w:rsidR="001023EE" w:rsidRPr="005E2FD3" w:rsidRDefault="001023EE" w:rsidP="001023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</w:p>
        </w:tc>
      </w:tr>
      <w:tr w:rsidR="001023EE" w:rsidRPr="005E2FD3" w14:paraId="7C4155D6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7EC55E56" w14:textId="77777777" w:rsidR="001023EE" w:rsidRPr="005E2FD3" w:rsidRDefault="001023EE" w:rsidP="001023E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Durchführung von Markt- und Wettbewerbsanalysen sowie strategische Weiterentwicklung bestehender Geschäftsfelder </w:t>
            </w:r>
          </w:p>
          <w:p w14:paraId="3658805E" w14:textId="74C0F30A" w:rsidR="001023EE" w:rsidRPr="005E2FD3" w:rsidRDefault="001023EE" w:rsidP="001023E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Umfangreiche Analyse von Zinsentwicklungen im Zusammenhang mit Passivmargen der Bank</w:t>
            </w:r>
          </w:p>
        </w:tc>
      </w:tr>
      <w:tr w:rsidR="001023EE" w:rsidRPr="005E2FD3" w14:paraId="7A1EBBAB" w14:textId="77777777" w:rsidTr="00564C76">
        <w:trPr>
          <w:trHeight w:val="283"/>
        </w:trPr>
        <w:tc>
          <w:tcPr>
            <w:tcW w:w="6096" w:type="dxa"/>
            <w:gridSpan w:val="5"/>
            <w:vAlign w:val="bottom"/>
          </w:tcPr>
          <w:p w14:paraId="06A0ABEE" w14:textId="4C84D158" w:rsidR="001023EE" w:rsidRPr="005E2FD3" w:rsidRDefault="001023EE" w:rsidP="001023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23"/>
              </w:tabs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Konzernentwicklung</w:t>
            </w:r>
          </w:p>
        </w:tc>
        <w:tc>
          <w:tcPr>
            <w:tcW w:w="4394" w:type="dxa"/>
            <w:gridSpan w:val="4"/>
            <w:vAlign w:val="bottom"/>
          </w:tcPr>
          <w:p w14:paraId="59E67B8D" w14:textId="1152143E" w:rsidR="001023EE" w:rsidRPr="005E2FD3" w:rsidRDefault="001023EE" w:rsidP="001023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en-US"/>
              </w:rPr>
            </w:pPr>
          </w:p>
        </w:tc>
      </w:tr>
      <w:tr w:rsidR="001023EE" w:rsidRPr="005E2FD3" w14:paraId="76B55717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44CB9CC6" w14:textId="77777777" w:rsidR="001023EE" w:rsidRPr="001023EE" w:rsidRDefault="001023EE" w:rsidP="001023EE">
            <w:pPr>
              <w:pStyle w:val="Bullets"/>
              <w:rPr>
                <w:ins w:id="20" w:author="Paul Messner" w:date="2026-06-24T21:41:00Z" w16du:dateUtc="2026-06-24T19:41:00Z"/>
                <w:rFonts w:ascii="Times New Roman" w:hAnsi="Times New Roman" w:cs="Times New Roman"/>
                <w:sz w:val="18"/>
                <w:lang w:val="de-AT"/>
                <w:rPrChange w:id="21" w:author="Paul Messner" w:date="2026-06-24T21:41:00Z" w16du:dateUtc="2026-06-24T19:41:00Z">
                  <w:rPr>
                    <w:ins w:id="22" w:author="Paul Messner" w:date="2026-06-24T21:41:00Z" w16du:dateUtc="2026-06-24T19:41:00Z"/>
                    <w:rFonts w:ascii="Times New Roman" w:hAnsi="Times New Roman" w:cs="Times New Roman"/>
                    <w:i w:val="0"/>
                    <w:iCs w:val="0"/>
                    <w:sz w:val="18"/>
                    <w:lang w:val="de-AT"/>
                  </w:rPr>
                </w:rPrChange>
              </w:rPr>
            </w:pPr>
            <w:r w:rsidRPr="00906EC2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Durchführung einer Machbarkeitsstudie zur Einführung eines unternehmensinternen Stablecoins in Zusammenarbeit mit McKinsey </w:t>
            </w:r>
          </w:p>
          <w:p w14:paraId="5E301C2A" w14:textId="2C90A9B7" w:rsidR="001023EE" w:rsidRPr="005E2FD3" w:rsidRDefault="001023EE" w:rsidP="001023EE">
            <w:pPr>
              <w:pStyle w:val="Bullets"/>
              <w:rPr>
                <w:rFonts w:ascii="Times New Roman" w:hAnsi="Times New Roman" w:cs="Times New Roman"/>
                <w:sz w:val="18"/>
                <w:lang w:val="de-AT"/>
              </w:rPr>
            </w:pPr>
            <w:r w:rsidRPr="00906EC2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Analyse technologischer, regulatorischer und wirtschaftlicher Implikationen im Kontext digitaler Innovationen und Blockchain-Anwendungen im Bankensektor</w:t>
            </w:r>
          </w:p>
        </w:tc>
      </w:tr>
      <w:tr w:rsidR="001023EE" w:rsidRPr="005E2FD3" w14:paraId="4EF2E939" w14:textId="77777777" w:rsidTr="004A560E">
        <w:trPr>
          <w:trHeight w:val="283"/>
        </w:trPr>
        <w:tc>
          <w:tcPr>
            <w:tcW w:w="10490" w:type="dxa"/>
            <w:gridSpan w:val="9"/>
            <w:vAlign w:val="bottom"/>
          </w:tcPr>
          <w:p w14:paraId="268ECA48" w14:textId="5452CF3C" w:rsidR="001023EE" w:rsidRPr="00906EC2" w:rsidRDefault="001023EE" w:rsidP="001023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5E2FD3">
              <w:rPr>
                <w:rFonts w:ascii="Times New Roman" w:eastAsia="Calibri" w:hAnsi="Times New Roman" w:cs="Times New Roman"/>
                <w:sz w:val="18"/>
                <w:szCs w:val="18"/>
              </w:rPr>
              <w:t>Corporate Finance</w:t>
            </w:r>
          </w:p>
        </w:tc>
      </w:tr>
      <w:tr w:rsidR="001023EE" w:rsidRPr="005E2FD3" w14:paraId="305043B8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63412824" w14:textId="77777777" w:rsidR="001023EE" w:rsidRPr="001D2E43" w:rsidRDefault="001023EE" w:rsidP="001023E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1D2E4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Besuchsvorbereitungen für Senior Coverage Meetings/ Vorstandsbriefings sowie Konsolidierung und Aufbereitung von Slides für Kundenpräsentationen (Luftfahrtsektor)</w:t>
            </w:r>
          </w:p>
          <w:p w14:paraId="48B3AF13" w14:textId="7146A8D3" w:rsidR="001023EE" w:rsidRPr="00AA5E37" w:rsidRDefault="001023EE" w:rsidP="001023EE">
            <w:pPr>
              <w:pStyle w:val="Bullets"/>
              <w:rPr>
                <w:lang w:val="de-AT"/>
              </w:rPr>
            </w:pPr>
            <w:r w:rsidRPr="001D2E4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Unterstützung bei der Konzeption und Ausarbeitung eines ESG-Moduls zur Integration von Nachhaltigkeitsfaktoren in Finanzierungsentscheidungen und in der Kundenberatung</w:t>
            </w:r>
          </w:p>
        </w:tc>
      </w:tr>
      <w:tr w:rsidR="001023EE" w:rsidRPr="005E2FD3" w14:paraId="20834E02" w14:textId="77777777" w:rsidTr="004A560E">
        <w:trPr>
          <w:trHeight w:val="283"/>
        </w:trPr>
        <w:tc>
          <w:tcPr>
            <w:tcW w:w="10490" w:type="dxa"/>
            <w:gridSpan w:val="9"/>
            <w:vAlign w:val="bottom"/>
          </w:tcPr>
          <w:p w14:paraId="4F7D99D5" w14:textId="506B3CF6" w:rsidR="001023EE" w:rsidRPr="00F517DF" w:rsidRDefault="001023EE" w:rsidP="001023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 w:rsidRPr="00F517DF">
              <w:rPr>
                <w:rFonts w:ascii="Times New Roman" w:hAnsi="Times New Roman" w:cs="Times New Roman"/>
                <w:sz w:val="18"/>
                <w:lang w:val="de-AT"/>
              </w:rPr>
              <w:t>Weitere Stationen: Trade and Export Finance, Rechnungswesen, Controlling</w:t>
            </w:r>
          </w:p>
        </w:tc>
      </w:tr>
      <w:tr w:rsidR="001023EE" w:rsidRPr="005E2FD3" w14:paraId="414B4085" w14:textId="77777777" w:rsidTr="00C80FB9">
        <w:trPr>
          <w:trHeight w:val="454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0A2A6C58" w:rsidR="001023EE" w:rsidRPr="005E2FD3" w:rsidRDefault="001023EE" w:rsidP="001023EE">
            <w:pPr>
              <w:pStyle w:val="BERSCHRIFT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5E2FD3">
              <w:rPr>
                <w:rFonts w:ascii="Times New Roman" w:hAnsi="Times New Roman" w:cs="Times New Roman"/>
                <w:sz w:val="28"/>
              </w:rPr>
              <w:t>Außeruniversitäres Engagement</w:t>
            </w:r>
          </w:p>
        </w:tc>
      </w:tr>
      <w:tr w:rsidR="001023EE" w:rsidRPr="005E2FD3" w14:paraId="74251178" w14:textId="77777777" w:rsidTr="00C80FB9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6832D57B" w:rsidR="001023EE" w:rsidRPr="005E2FD3" w:rsidRDefault="001023EE" w:rsidP="001023EE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  <w:lang w:val="en-US"/>
              </w:rPr>
            </w:pPr>
            <w:r w:rsidRPr="005E2FD3">
              <w:rPr>
                <w:rFonts w:ascii="Times New Roman" w:eastAsia="Calibri" w:hAnsi="Times New Roman" w:cs="Times New Roman"/>
                <w:b/>
                <w:i w:val="0"/>
                <w:iCs/>
                <w:color w:val="000000"/>
                <w:sz w:val="20"/>
                <w:szCs w:val="20"/>
                <w:lang w:val="en-US"/>
              </w:rPr>
              <w:t>AIESEC e. V.</w:t>
            </w:r>
          </w:p>
        </w:tc>
        <w:tc>
          <w:tcPr>
            <w:tcW w:w="4967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6AB6C295" w:rsidR="001023EE" w:rsidRPr="005E2FD3" w:rsidRDefault="001023EE" w:rsidP="001023EE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i w:val="0"/>
                <w:smallCaps w:val="0"/>
                <w:sz w:val="18"/>
                <w:szCs w:val="18"/>
              </w:rPr>
              <w:t>Phan Thiet, Vietnam</w:t>
            </w:r>
          </w:p>
        </w:tc>
      </w:tr>
      <w:tr w:rsidR="001023EE" w:rsidRPr="005E2FD3" w14:paraId="4F59C612" w14:textId="77777777" w:rsidTr="00564C76">
        <w:trPr>
          <w:trHeight w:val="20"/>
        </w:trPr>
        <w:tc>
          <w:tcPr>
            <w:tcW w:w="7371" w:type="dxa"/>
            <w:gridSpan w:val="8"/>
            <w:vAlign w:val="bottom"/>
          </w:tcPr>
          <w:p w14:paraId="32F07601" w14:textId="1B7D3288" w:rsidR="001023EE" w:rsidRPr="005E2FD3" w:rsidRDefault="001023EE" w:rsidP="001023EE">
            <w:pPr>
              <w:pStyle w:val="Beschreibung"/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Freiwilliger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 Englischlehrer</w:t>
            </w:r>
          </w:p>
        </w:tc>
        <w:tc>
          <w:tcPr>
            <w:tcW w:w="3119" w:type="dxa"/>
            <w:vAlign w:val="bottom"/>
          </w:tcPr>
          <w:p w14:paraId="45DD2178" w14:textId="19B49337" w:rsidR="001023EE" w:rsidRPr="005E2FD3" w:rsidRDefault="001023EE" w:rsidP="001023EE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1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/2024 – 12/2024</w:t>
            </w:r>
          </w:p>
        </w:tc>
      </w:tr>
      <w:tr w:rsidR="001023EE" w:rsidRPr="005E2FD3" w14:paraId="02437711" w14:textId="77777777" w:rsidTr="00705E28">
        <w:trPr>
          <w:trHeight w:val="510"/>
        </w:trPr>
        <w:tc>
          <w:tcPr>
            <w:tcW w:w="10490" w:type="dxa"/>
            <w:gridSpan w:val="9"/>
            <w:vAlign w:val="bottom"/>
          </w:tcPr>
          <w:p w14:paraId="24D3C343" w14:textId="3089F25C" w:rsidR="001023EE" w:rsidRPr="005E2FD3" w:rsidRDefault="001023EE" w:rsidP="001023EE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Vermittlung von Englischkenntnissen an Kinder, Jugendliche und Erwachsene an einer Sprachschule in Phan Thiet sowie Anpassung der Unterrichtsmethoden an unterschiedliche Altersgruppen</w:t>
            </w:r>
          </w:p>
          <w:p w14:paraId="68CFAD97" w14:textId="49B79E48" w:rsidR="001023EE" w:rsidRPr="00564C76" w:rsidRDefault="001023EE" w:rsidP="001023EE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2F173E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Erhalt eines DAAD-Stipendiums für interkulturelles Engagement im Rahmen 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des </w:t>
            </w:r>
            <w:r w:rsidRPr="002F173E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AIESEC-Projekts</w:t>
            </w:r>
          </w:p>
        </w:tc>
      </w:tr>
      <w:tr w:rsidR="001023EE" w:rsidRPr="005E2FD3" w14:paraId="4AF19DD1" w14:textId="77777777" w:rsidTr="00C80FB9">
        <w:trPr>
          <w:trHeight w:val="340"/>
        </w:trPr>
        <w:tc>
          <w:tcPr>
            <w:tcW w:w="5954" w:type="dxa"/>
            <w:gridSpan w:val="4"/>
            <w:vAlign w:val="bottom"/>
          </w:tcPr>
          <w:p w14:paraId="7756FD9A" w14:textId="2382947E" w:rsidR="001023EE" w:rsidRPr="005E2FD3" w:rsidRDefault="001023EE" w:rsidP="001023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mallCaps/>
                <w:sz w:val="20"/>
                <w:szCs w:val="20"/>
              </w:rPr>
            </w:pPr>
            <w:r w:rsidRPr="005E2FD3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Sternstunden e. V.</w:t>
            </w:r>
          </w:p>
        </w:tc>
        <w:tc>
          <w:tcPr>
            <w:tcW w:w="4536" w:type="dxa"/>
            <w:gridSpan w:val="5"/>
            <w:vAlign w:val="bottom"/>
          </w:tcPr>
          <w:p w14:paraId="30626CB8" w14:textId="5203CDD9" w:rsidR="001023EE" w:rsidRPr="005E2FD3" w:rsidRDefault="001023EE" w:rsidP="001023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  <w:t>München</w:t>
            </w:r>
          </w:p>
        </w:tc>
      </w:tr>
      <w:tr w:rsidR="001023EE" w:rsidRPr="005E2FD3" w14:paraId="56372BDE" w14:textId="77777777" w:rsidTr="00C80FB9">
        <w:trPr>
          <w:trHeight w:val="20"/>
        </w:trPr>
        <w:tc>
          <w:tcPr>
            <w:tcW w:w="7371" w:type="dxa"/>
            <w:gridSpan w:val="8"/>
            <w:vAlign w:val="bottom"/>
          </w:tcPr>
          <w:p w14:paraId="3C87D247" w14:textId="3DD7A192" w:rsidR="001023EE" w:rsidRPr="005E2FD3" w:rsidRDefault="001023EE" w:rsidP="001023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 w:rsidRPr="005E2FD3">
              <w:rPr>
                <w:rFonts w:ascii="Times New Roman" w:eastAsia="Calibri" w:hAnsi="Times New Roman" w:cs="Times New Roman"/>
                <w:sz w:val="18"/>
                <w:szCs w:val="18"/>
              </w:rPr>
              <w:t>Freiwilliger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im Eventmanagement und Fundraising </w:t>
            </w:r>
          </w:p>
        </w:tc>
        <w:tc>
          <w:tcPr>
            <w:tcW w:w="3119" w:type="dxa"/>
          </w:tcPr>
          <w:p w14:paraId="288A2195" w14:textId="22A16833" w:rsidR="001023EE" w:rsidRPr="005E2FD3" w:rsidRDefault="001023EE" w:rsidP="001023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sz w:val="18"/>
                <w:lang w:val="en-US"/>
              </w:rPr>
              <w:t>01/2024 – 12/2024</w:t>
            </w:r>
          </w:p>
        </w:tc>
      </w:tr>
      <w:tr w:rsidR="001023EE" w:rsidRPr="005E2FD3" w14:paraId="7ECB507F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1AD8841E" w14:textId="77777777" w:rsidR="001023EE" w:rsidRDefault="001023EE" w:rsidP="001023EE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Organisation und Durchführung von drei 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Charity-</w:t>
            </w:r>
            <w:proofErr w:type="spellStart"/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Afterwork</w:t>
            </w:r>
            <w:proofErr w:type="spellEnd"/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-Events für 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jeweils </w:t>
            </w: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bis zu 200 Mitarbeitende am Münchner Standort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599FD848" w14:textId="595A7F54" w:rsidR="001023EE" w:rsidRPr="005E2FD3" w:rsidRDefault="001023EE" w:rsidP="001023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mit Verantwortung für Sicherheit, Catering und Logistik</w:t>
            </w:r>
          </w:p>
          <w:p w14:paraId="2CC438FF" w14:textId="22D7D435" w:rsidR="001023EE" w:rsidRPr="005E2FD3" w:rsidRDefault="001023EE" w:rsidP="001023EE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0A46A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Generierung eines Gesamtspendenerlöses von 1.657 € zugunsten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 von</w:t>
            </w:r>
            <w:r w:rsidRPr="000A46A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 Sternstunden e. V.</w:t>
            </w:r>
          </w:p>
        </w:tc>
      </w:tr>
      <w:tr w:rsidR="001023EE" w:rsidRPr="005E2FD3" w14:paraId="482569A2" w14:textId="77777777" w:rsidTr="00C80FB9">
        <w:trPr>
          <w:trHeight w:val="454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78D7F049" w:rsidR="001023EE" w:rsidRPr="005E2FD3" w:rsidRDefault="001023EE" w:rsidP="001023EE">
            <w:pPr>
              <w:jc w:val="center"/>
              <w:rPr>
                <w:rFonts w:ascii="Times New Roman" w:hAnsi="Times New Roman" w:cs="Times New Roman"/>
                <w:b/>
                <w:smallCaps/>
                <w:szCs w:val="32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1023EE" w:rsidRPr="005E2FD3" w14:paraId="2B257790" w14:textId="77777777" w:rsidTr="00C80FB9">
        <w:trPr>
          <w:trHeight w:val="340"/>
        </w:trPr>
        <w:tc>
          <w:tcPr>
            <w:tcW w:w="10490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2811F0E4" w:rsidR="001023EE" w:rsidRPr="005E2FD3" w:rsidRDefault="001023EE" w:rsidP="001023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4"/>
              <w:rPr>
                <w:rFonts w:ascii="Times New Roman" w:hAnsi="Times New Roman" w:cs="Times New Roman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</w:rPr>
              <w:t>Sprachen:</w:t>
            </w:r>
            <w:r w:rsidRPr="005E2FD3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Deutsch </w:t>
            </w:r>
            <w:r w:rsidRPr="005E2FD3"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>(Muttersprache),</w:t>
            </w: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 Englisch </w:t>
            </w:r>
            <w:r w:rsidRPr="005E2FD3"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>(</w:t>
            </w:r>
            <w:r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>v</w:t>
            </w:r>
            <w:r w:rsidRPr="005E2FD3"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 xml:space="preserve">erhandlungssicher), </w:t>
            </w:r>
            <w:r w:rsidRPr="00564C76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Französisch </w:t>
            </w:r>
            <w:r w:rsidRPr="005E2FD3"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>(Beginner)</w:t>
            </w:r>
          </w:p>
        </w:tc>
      </w:tr>
      <w:tr w:rsidR="001023EE" w:rsidRPr="00B036F9" w14:paraId="45706C3F" w14:textId="77777777" w:rsidTr="00C80FB9">
        <w:trPr>
          <w:trHeight w:val="283"/>
        </w:trPr>
        <w:tc>
          <w:tcPr>
            <w:tcW w:w="10490" w:type="dxa"/>
            <w:gridSpan w:val="9"/>
            <w:vAlign w:val="bottom"/>
          </w:tcPr>
          <w:p w14:paraId="60CA2168" w14:textId="7C150FA2" w:rsidR="001023EE" w:rsidRPr="00564C76" w:rsidRDefault="001023EE" w:rsidP="001023EE">
            <w:pPr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</w:pPr>
            <w:proofErr w:type="spellStart"/>
            <w:r w:rsidRPr="00564C76">
              <w:rPr>
                <w:rFonts w:ascii="Times New Roman" w:hAnsi="Times New Roman" w:cs="Times New Roman"/>
                <w:b/>
                <w:bCs/>
                <w:sz w:val="18"/>
                <w:lang w:val="en-US"/>
              </w:rPr>
              <w:t>Techni</w:t>
            </w:r>
            <w:r>
              <w:rPr>
                <w:rFonts w:ascii="Times New Roman" w:hAnsi="Times New Roman" w:cs="Times New Roman"/>
                <w:b/>
                <w:bCs/>
                <w:sz w:val="18"/>
                <w:lang w:val="en-US"/>
              </w:rPr>
              <w:t>s</w:t>
            </w:r>
            <w:r w:rsidRPr="00564C76">
              <w:rPr>
                <w:rFonts w:ascii="Times New Roman" w:hAnsi="Times New Roman" w:cs="Times New Roman"/>
                <w:b/>
                <w:bCs/>
                <w:sz w:val="18"/>
                <w:lang w:val="en-US"/>
              </w:rPr>
              <w:t>ch</w:t>
            </w:r>
            <w:proofErr w:type="spellEnd"/>
            <w:r w:rsidRPr="00564C76">
              <w:rPr>
                <w:rFonts w:ascii="Times New Roman" w:hAnsi="Times New Roman" w:cs="Times New Roman"/>
                <w:b/>
                <w:bCs/>
                <w:sz w:val="18"/>
                <w:lang w:val="en-US"/>
              </w:rPr>
              <w:t>:</w:t>
            </w:r>
            <w:r w:rsidRPr="00564C76">
              <w:rPr>
                <w:rFonts w:ascii="Times New Roman" w:hAnsi="Times New Roman" w:cs="Times New Roman"/>
                <w:sz w:val="18"/>
                <w:lang w:val="en-US"/>
              </w:rPr>
              <w:t xml:space="preserve"> MS</w:t>
            </w:r>
            <w:r w:rsidRPr="005E2FD3">
              <w:rPr>
                <w:rFonts w:ascii="Times New Roman" w:hAnsi="Times New Roman" w:cs="Times New Roman"/>
                <w:sz w:val="18"/>
                <w:lang w:val="en-US"/>
              </w:rPr>
              <w:t xml:space="preserve"> Office (</w:t>
            </w:r>
            <w:r w:rsidRPr="00564C76"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sz w:val="18"/>
                <w:szCs w:val="18"/>
                <w:lang w:val="en-US"/>
              </w:rPr>
              <w:t>Excel, PowerPoint, Word, Teams</w:t>
            </w:r>
            <w:r w:rsidRPr="005E2FD3"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>)</w:t>
            </w:r>
            <w:r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>Grundlegende</w:t>
            </w:r>
            <w:proofErr w:type="spellEnd"/>
            <w:r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>Programmierkenntnisse</w:t>
            </w:r>
            <w:proofErr w:type="spellEnd"/>
            <w:r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 xml:space="preserve"> in Phyton und R</w:t>
            </w:r>
          </w:p>
        </w:tc>
      </w:tr>
      <w:tr w:rsidR="001023EE" w:rsidRPr="005E2FD3" w14:paraId="70CB01B0" w14:textId="77777777" w:rsidTr="00C80FB9">
        <w:trPr>
          <w:trHeight w:val="283"/>
        </w:trPr>
        <w:tc>
          <w:tcPr>
            <w:tcW w:w="10490" w:type="dxa"/>
            <w:gridSpan w:val="9"/>
            <w:vAlign w:val="bottom"/>
          </w:tcPr>
          <w:p w14:paraId="598C2742" w14:textId="3258CA59" w:rsidR="001023EE" w:rsidRPr="005E2FD3" w:rsidRDefault="001023EE" w:rsidP="001023EE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</w:rPr>
              <w:t>Interessen:</w:t>
            </w:r>
            <w:r w:rsidRPr="005E2FD3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5E2FD3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Fußball, Tischtennis, Akkordeon, Schach</w:t>
            </w:r>
          </w:p>
        </w:tc>
      </w:tr>
      <w:tr w:rsidR="001023EE" w:rsidRPr="005E2FD3" w14:paraId="071AB173" w14:textId="77777777" w:rsidTr="00C97975">
        <w:tblPrEx>
          <w:tblW w:w="10490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3" w:author="David Döbele" w:date="2026-06-25T12:42:00Z" w16du:dateUtc="2026-06-25T10:42:00Z">
            <w:tblPrEx>
              <w:tblW w:w="10490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510"/>
          <w:trPrChange w:id="24" w:author="David Döbele" w:date="2026-06-25T12:42:00Z" w16du:dateUtc="2026-06-25T10:42:00Z">
            <w:trPr>
              <w:gridAfter w:val="0"/>
              <w:trHeight w:val="680"/>
            </w:trPr>
          </w:trPrChange>
        </w:trPr>
        <w:tc>
          <w:tcPr>
            <w:tcW w:w="1985" w:type="dxa"/>
            <w:vAlign w:val="bottom"/>
            <w:tcPrChange w:id="25" w:author="David Döbele" w:date="2026-06-25T12:42:00Z" w16du:dateUtc="2026-06-25T10:42:00Z">
              <w:tcPr>
                <w:tcW w:w="1985" w:type="dxa"/>
                <w:gridSpan w:val="2"/>
                <w:vAlign w:val="bottom"/>
              </w:tcPr>
            </w:tcPrChange>
          </w:tcPr>
          <w:p w14:paraId="58D88B79" w14:textId="55D4A0C8" w:rsidR="001023EE" w:rsidRDefault="001023EE" w:rsidP="001023EE">
            <w:pPr>
              <w:rPr>
                <w:rFonts w:ascii="Times New Roman" w:hAnsi="Times New Roman" w:cs="Times New Roman"/>
                <w:sz w:val="18"/>
              </w:rPr>
            </w:pPr>
            <w:r w:rsidRPr="0096728D">
              <w:rPr>
                <w:rFonts w:ascii="Times New Roman" w:hAnsi="Times New Roman" w:cs="Times New Roman"/>
                <w:noProof/>
                <w:color w:val="000000"/>
                <w:sz w:val="18"/>
                <w:lang w:val="de-AT"/>
              </w:rPr>
              <w:drawing>
                <wp:anchor distT="0" distB="0" distL="114300" distR="114300" simplePos="0" relativeHeight="251668480" behindDoc="1" locked="0" layoutInCell="1" allowOverlap="1" wp14:anchorId="437277C5" wp14:editId="24D8EBF6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-46990</wp:posOffset>
                  </wp:positionV>
                  <wp:extent cx="687070" cy="337185"/>
                  <wp:effectExtent l="0" t="0" r="0" b="5715"/>
                  <wp:wrapNone/>
                  <wp:docPr id="207178729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787295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070" cy="33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60BE1D" w14:textId="7AE7B064" w:rsidR="001023EE" w:rsidDel="00C97975" w:rsidRDefault="001023EE" w:rsidP="001023EE">
            <w:pPr>
              <w:rPr>
                <w:del w:id="26" w:author="David Döbele" w:date="2026-06-25T12:42:00Z" w16du:dateUtc="2026-06-25T10:42:00Z"/>
                <w:rFonts w:ascii="Times New Roman" w:hAnsi="Times New Roman" w:cs="Times New Roman"/>
                <w:sz w:val="18"/>
              </w:rPr>
            </w:pPr>
          </w:p>
          <w:p w14:paraId="406B03AC" w14:textId="7EE7B2C5" w:rsidR="001023EE" w:rsidRPr="005E2FD3" w:rsidRDefault="001023EE" w:rsidP="001023EE">
            <w:pPr>
              <w:rPr>
                <w:rFonts w:ascii="Times New Roman" w:hAnsi="Times New Roman" w:cs="Times New Roman"/>
                <w:sz w:val="18"/>
              </w:rPr>
            </w:pPr>
            <w:del w:id="27" w:author="David Döbele" w:date="2026-06-25T12:42:00Z" w16du:dateUtc="2026-06-25T10:42:00Z">
              <w:r w:rsidRPr="005E2FD3" w:rsidDel="00C97975">
                <w:rPr>
                  <w:rFonts w:ascii="Times New Roman" w:hAnsi="Times New Roman" w:cs="Times New Roman"/>
                  <w:sz w:val="18"/>
                </w:rPr>
                <w:delText xml:space="preserve">Tutzing, </w:delText>
              </w:r>
              <w:r w:rsidDel="00C97975">
                <w:rPr>
                  <w:rFonts w:ascii="Times New Roman" w:hAnsi="Times New Roman" w:cs="Times New Roman"/>
                  <w:sz w:val="18"/>
                </w:rPr>
                <w:delText>16.06</w:delText>
              </w:r>
              <w:r w:rsidRPr="005E2FD3" w:rsidDel="00C97975">
                <w:rPr>
                  <w:rFonts w:ascii="Times New Roman" w:hAnsi="Times New Roman" w:cs="Times New Roman"/>
                  <w:sz w:val="18"/>
                </w:rPr>
                <w:delText>.202</w:delText>
              </w:r>
              <w:r w:rsidDel="00C97975">
                <w:rPr>
                  <w:rFonts w:ascii="Times New Roman" w:hAnsi="Times New Roman" w:cs="Times New Roman"/>
                  <w:sz w:val="18"/>
                </w:rPr>
                <w:delText>6</w:delText>
              </w:r>
            </w:del>
          </w:p>
        </w:tc>
        <w:tc>
          <w:tcPr>
            <w:tcW w:w="8505" w:type="dxa"/>
            <w:gridSpan w:val="8"/>
            <w:vAlign w:val="bottom"/>
            <w:tcPrChange w:id="28" w:author="David Döbele" w:date="2026-06-25T12:42:00Z" w16du:dateUtc="2026-06-25T10:42:00Z">
              <w:tcPr>
                <w:tcW w:w="8505" w:type="dxa"/>
                <w:gridSpan w:val="9"/>
                <w:vAlign w:val="bottom"/>
              </w:tcPr>
            </w:tcPrChange>
          </w:tcPr>
          <w:p w14:paraId="6478BDEA" w14:textId="16B9C20E" w:rsidR="001023EE" w:rsidRPr="005E2FD3" w:rsidRDefault="00C97975" w:rsidP="00C97975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pPrChange w:id="29" w:author="David Döbele" w:date="2026-06-25T12:42:00Z" w16du:dateUtc="2026-06-25T10:42:00Z">
                <w:pPr/>
              </w:pPrChange>
            </w:pPr>
            <w:ins w:id="30" w:author="David Döbele" w:date="2026-06-25T12:42:00Z" w16du:dateUtc="2026-06-25T10:42:00Z">
              <w:r w:rsidRPr="005E2FD3">
                <w:rPr>
                  <w:rFonts w:ascii="Times New Roman" w:hAnsi="Times New Roman" w:cs="Times New Roman"/>
                  <w:sz w:val="18"/>
                </w:rPr>
                <w:t xml:space="preserve">Tutzing, </w:t>
              </w:r>
              <w:r>
                <w:rPr>
                  <w:rFonts w:ascii="Times New Roman" w:hAnsi="Times New Roman" w:cs="Times New Roman"/>
                  <w:sz w:val="18"/>
                </w:rPr>
                <w:t>16.06</w:t>
              </w:r>
              <w:r w:rsidRPr="005E2FD3">
                <w:rPr>
                  <w:rFonts w:ascii="Times New Roman" w:hAnsi="Times New Roman" w:cs="Times New Roman"/>
                  <w:sz w:val="18"/>
                </w:rPr>
                <w:t>.202</w:t>
              </w:r>
              <w:r>
                <w:rPr>
                  <w:rFonts w:ascii="Times New Roman" w:hAnsi="Times New Roman" w:cs="Times New Roman"/>
                  <w:sz w:val="18"/>
                </w:rPr>
                <w:t>6</w:t>
              </w:r>
            </w:ins>
          </w:p>
        </w:tc>
      </w:tr>
    </w:tbl>
    <w:p w14:paraId="7148E9EE" w14:textId="77777777" w:rsidR="00330AEE" w:rsidRPr="003410F8" w:rsidRDefault="00330AEE" w:rsidP="00527368"/>
    <w:sectPr w:rsidR="00330AEE" w:rsidRPr="003410F8" w:rsidSect="00FC72D6">
      <w:footerReference w:type="even" r:id="rId9"/>
      <w:pgSz w:w="11906" w:h="16838"/>
      <w:pgMar w:top="397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BF7D2" w14:textId="77777777" w:rsidR="007C766C" w:rsidRDefault="007C766C" w:rsidP="00BE053D">
      <w:pPr>
        <w:spacing w:after="0" w:line="240" w:lineRule="auto"/>
      </w:pPr>
      <w:r>
        <w:separator/>
      </w:r>
    </w:p>
  </w:endnote>
  <w:endnote w:type="continuationSeparator" w:id="0">
    <w:p w14:paraId="30CA3106" w14:textId="77777777" w:rsidR="007C766C" w:rsidRDefault="007C766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6DDCC" w14:textId="77777777" w:rsidR="007C766C" w:rsidRDefault="007C766C" w:rsidP="00BE053D">
      <w:pPr>
        <w:spacing w:after="0" w:line="240" w:lineRule="auto"/>
      </w:pPr>
      <w:r>
        <w:separator/>
      </w:r>
    </w:p>
  </w:footnote>
  <w:footnote w:type="continuationSeparator" w:id="0">
    <w:p w14:paraId="534207B6" w14:textId="77777777" w:rsidR="007C766C" w:rsidRDefault="007C766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4271C2"/>
    <w:multiLevelType w:val="multilevel"/>
    <w:tmpl w:val="958A78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816D89"/>
    <w:multiLevelType w:val="multilevel"/>
    <w:tmpl w:val="A4FE1B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9186E5C"/>
    <w:multiLevelType w:val="multilevel"/>
    <w:tmpl w:val="72A216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B9B4DF6"/>
    <w:multiLevelType w:val="multilevel"/>
    <w:tmpl w:val="C76291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E729DF"/>
    <w:multiLevelType w:val="multilevel"/>
    <w:tmpl w:val="796A6F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7655108"/>
    <w:multiLevelType w:val="multilevel"/>
    <w:tmpl w:val="B120B2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D1106BC"/>
    <w:multiLevelType w:val="multilevel"/>
    <w:tmpl w:val="06AA24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1227B70"/>
    <w:multiLevelType w:val="multilevel"/>
    <w:tmpl w:val="B3E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9881B5F"/>
    <w:multiLevelType w:val="multilevel"/>
    <w:tmpl w:val="71E835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77131079">
    <w:abstractNumId w:val="18"/>
  </w:num>
  <w:num w:numId="2" w16cid:durableId="377361294">
    <w:abstractNumId w:val="22"/>
  </w:num>
  <w:num w:numId="3" w16cid:durableId="336345113">
    <w:abstractNumId w:val="24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7"/>
  </w:num>
  <w:num w:numId="8" w16cid:durableId="1075594514">
    <w:abstractNumId w:val="27"/>
  </w:num>
  <w:num w:numId="9" w16cid:durableId="898982785">
    <w:abstractNumId w:val="16"/>
  </w:num>
  <w:num w:numId="10" w16cid:durableId="185335975">
    <w:abstractNumId w:val="31"/>
  </w:num>
  <w:num w:numId="11" w16cid:durableId="126824093">
    <w:abstractNumId w:val="6"/>
  </w:num>
  <w:num w:numId="12" w16cid:durableId="304623801">
    <w:abstractNumId w:val="10"/>
  </w:num>
  <w:num w:numId="13" w16cid:durableId="679821327">
    <w:abstractNumId w:val="12"/>
  </w:num>
  <w:num w:numId="14" w16cid:durableId="1121849525">
    <w:abstractNumId w:val="13"/>
  </w:num>
  <w:num w:numId="15" w16cid:durableId="1503474673">
    <w:abstractNumId w:val="26"/>
  </w:num>
  <w:num w:numId="16" w16cid:durableId="19404558">
    <w:abstractNumId w:val="5"/>
  </w:num>
  <w:num w:numId="17" w16cid:durableId="214433808">
    <w:abstractNumId w:val="21"/>
  </w:num>
  <w:num w:numId="18" w16cid:durableId="1430194805">
    <w:abstractNumId w:val="4"/>
  </w:num>
  <w:num w:numId="19" w16cid:durableId="1216696515">
    <w:abstractNumId w:val="23"/>
  </w:num>
  <w:num w:numId="20" w16cid:durableId="478157362">
    <w:abstractNumId w:val="14"/>
  </w:num>
  <w:num w:numId="21" w16cid:durableId="100032957">
    <w:abstractNumId w:val="15"/>
  </w:num>
  <w:num w:numId="22" w16cid:durableId="594166681">
    <w:abstractNumId w:val="20"/>
  </w:num>
  <w:num w:numId="23" w16cid:durableId="1852791210">
    <w:abstractNumId w:val="11"/>
  </w:num>
  <w:num w:numId="24" w16cid:durableId="1732848252">
    <w:abstractNumId w:val="25"/>
  </w:num>
  <w:num w:numId="25" w16cid:durableId="493107006">
    <w:abstractNumId w:val="29"/>
  </w:num>
  <w:num w:numId="26" w16cid:durableId="1013528897">
    <w:abstractNumId w:val="32"/>
  </w:num>
  <w:num w:numId="27" w16cid:durableId="219436959">
    <w:abstractNumId w:val="19"/>
  </w:num>
  <w:num w:numId="28" w16cid:durableId="1755660937">
    <w:abstractNumId w:val="3"/>
  </w:num>
  <w:num w:numId="29" w16cid:durableId="429005693">
    <w:abstractNumId w:val="8"/>
  </w:num>
  <w:num w:numId="30" w16cid:durableId="173761921">
    <w:abstractNumId w:val="9"/>
  </w:num>
  <w:num w:numId="31" w16cid:durableId="1592424921">
    <w:abstractNumId w:val="7"/>
  </w:num>
  <w:num w:numId="32" w16cid:durableId="1653097763">
    <w:abstractNumId w:val="24"/>
  </w:num>
  <w:num w:numId="33" w16cid:durableId="496459991">
    <w:abstractNumId w:val="24"/>
  </w:num>
  <w:num w:numId="34" w16cid:durableId="1003974316">
    <w:abstractNumId w:val="24"/>
  </w:num>
  <w:num w:numId="35" w16cid:durableId="1249734268">
    <w:abstractNumId w:val="24"/>
  </w:num>
  <w:num w:numId="36" w16cid:durableId="1910924947">
    <w:abstractNumId w:val="28"/>
  </w:num>
  <w:num w:numId="37" w16cid:durableId="1033532070">
    <w:abstractNumId w:val="24"/>
  </w:num>
  <w:num w:numId="38" w16cid:durableId="449520932">
    <w:abstractNumId w:val="24"/>
  </w:num>
  <w:num w:numId="39" w16cid:durableId="917373519">
    <w:abstractNumId w:val="24"/>
  </w:num>
  <w:num w:numId="40" w16cid:durableId="1471315469">
    <w:abstractNumId w:val="30"/>
  </w:num>
  <w:num w:numId="41" w16cid:durableId="1198812938">
    <w:abstractNumId w:val="24"/>
  </w:num>
  <w:num w:numId="42" w16cid:durableId="1798598534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  <w15:person w15:author="Paul Messner">
    <w15:presenceInfo w15:providerId="Windows Live" w15:userId="95ff9efa1e993d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510A"/>
    <w:rsid w:val="0005239D"/>
    <w:rsid w:val="00061D33"/>
    <w:rsid w:val="00064643"/>
    <w:rsid w:val="00087747"/>
    <w:rsid w:val="00092A2C"/>
    <w:rsid w:val="000A1FDA"/>
    <w:rsid w:val="000A46A3"/>
    <w:rsid w:val="000B2609"/>
    <w:rsid w:val="000B63E2"/>
    <w:rsid w:val="000B6548"/>
    <w:rsid w:val="000D168C"/>
    <w:rsid w:val="000D578B"/>
    <w:rsid w:val="000D671A"/>
    <w:rsid w:val="000F2DF9"/>
    <w:rsid w:val="000F42EF"/>
    <w:rsid w:val="001023EE"/>
    <w:rsid w:val="00103EC5"/>
    <w:rsid w:val="00116C6E"/>
    <w:rsid w:val="0012298F"/>
    <w:rsid w:val="00122F5E"/>
    <w:rsid w:val="00125CA6"/>
    <w:rsid w:val="0013061E"/>
    <w:rsid w:val="00156FC9"/>
    <w:rsid w:val="00162A5A"/>
    <w:rsid w:val="0016680D"/>
    <w:rsid w:val="00172867"/>
    <w:rsid w:val="00175B6D"/>
    <w:rsid w:val="001901ED"/>
    <w:rsid w:val="0019483A"/>
    <w:rsid w:val="001A31CA"/>
    <w:rsid w:val="001A46BF"/>
    <w:rsid w:val="001A481B"/>
    <w:rsid w:val="001B0186"/>
    <w:rsid w:val="001B62CA"/>
    <w:rsid w:val="001C3B17"/>
    <w:rsid w:val="001C77B0"/>
    <w:rsid w:val="001D25E1"/>
    <w:rsid w:val="001D2E43"/>
    <w:rsid w:val="001D4DCD"/>
    <w:rsid w:val="001F3944"/>
    <w:rsid w:val="001F4175"/>
    <w:rsid w:val="00201CE6"/>
    <w:rsid w:val="0021574E"/>
    <w:rsid w:val="00223A4D"/>
    <w:rsid w:val="0023054D"/>
    <w:rsid w:val="00230685"/>
    <w:rsid w:val="00232CB5"/>
    <w:rsid w:val="00232E00"/>
    <w:rsid w:val="00234A7E"/>
    <w:rsid w:val="0024373D"/>
    <w:rsid w:val="002508C2"/>
    <w:rsid w:val="002509F2"/>
    <w:rsid w:val="00267252"/>
    <w:rsid w:val="0027764D"/>
    <w:rsid w:val="00282DB0"/>
    <w:rsid w:val="002915B1"/>
    <w:rsid w:val="002A4631"/>
    <w:rsid w:val="002B2091"/>
    <w:rsid w:val="002B5C26"/>
    <w:rsid w:val="002C2694"/>
    <w:rsid w:val="002C6972"/>
    <w:rsid w:val="002D1E5F"/>
    <w:rsid w:val="002D2B32"/>
    <w:rsid w:val="002D3AE1"/>
    <w:rsid w:val="002D4516"/>
    <w:rsid w:val="002F173E"/>
    <w:rsid w:val="002F46AD"/>
    <w:rsid w:val="003028B9"/>
    <w:rsid w:val="003101F0"/>
    <w:rsid w:val="00314B7A"/>
    <w:rsid w:val="00316CC1"/>
    <w:rsid w:val="00324BC5"/>
    <w:rsid w:val="00325B24"/>
    <w:rsid w:val="00330AEE"/>
    <w:rsid w:val="00332578"/>
    <w:rsid w:val="00340BAB"/>
    <w:rsid w:val="003410F8"/>
    <w:rsid w:val="003418E0"/>
    <w:rsid w:val="00345062"/>
    <w:rsid w:val="00347F8D"/>
    <w:rsid w:val="003525F5"/>
    <w:rsid w:val="00361709"/>
    <w:rsid w:val="00363B23"/>
    <w:rsid w:val="00367C4C"/>
    <w:rsid w:val="00372F7B"/>
    <w:rsid w:val="003733E5"/>
    <w:rsid w:val="00374A3A"/>
    <w:rsid w:val="00390EA6"/>
    <w:rsid w:val="00396031"/>
    <w:rsid w:val="00396464"/>
    <w:rsid w:val="003A2208"/>
    <w:rsid w:val="003E27C3"/>
    <w:rsid w:val="003E524B"/>
    <w:rsid w:val="003E71C6"/>
    <w:rsid w:val="003E73D5"/>
    <w:rsid w:val="003F3E3F"/>
    <w:rsid w:val="004067B8"/>
    <w:rsid w:val="004154BE"/>
    <w:rsid w:val="004163CD"/>
    <w:rsid w:val="0042013D"/>
    <w:rsid w:val="004204BB"/>
    <w:rsid w:val="00422F83"/>
    <w:rsid w:val="00424A80"/>
    <w:rsid w:val="00426D7E"/>
    <w:rsid w:val="0043430C"/>
    <w:rsid w:val="00435E6D"/>
    <w:rsid w:val="004364D9"/>
    <w:rsid w:val="00440D8E"/>
    <w:rsid w:val="00443668"/>
    <w:rsid w:val="004567DD"/>
    <w:rsid w:val="00456B0D"/>
    <w:rsid w:val="004659A8"/>
    <w:rsid w:val="00476AF8"/>
    <w:rsid w:val="00484FD7"/>
    <w:rsid w:val="004929FB"/>
    <w:rsid w:val="004A545C"/>
    <w:rsid w:val="004A54BA"/>
    <w:rsid w:val="004A560E"/>
    <w:rsid w:val="004B2797"/>
    <w:rsid w:val="004B2C99"/>
    <w:rsid w:val="004B5E06"/>
    <w:rsid w:val="004B6A5E"/>
    <w:rsid w:val="004C49D5"/>
    <w:rsid w:val="00501103"/>
    <w:rsid w:val="00507EA7"/>
    <w:rsid w:val="0052182B"/>
    <w:rsid w:val="00526089"/>
    <w:rsid w:val="00527368"/>
    <w:rsid w:val="00527A28"/>
    <w:rsid w:val="00527DCA"/>
    <w:rsid w:val="0054180B"/>
    <w:rsid w:val="00545994"/>
    <w:rsid w:val="0055173B"/>
    <w:rsid w:val="00551EBA"/>
    <w:rsid w:val="00560FD9"/>
    <w:rsid w:val="00561827"/>
    <w:rsid w:val="00564C76"/>
    <w:rsid w:val="00567C0F"/>
    <w:rsid w:val="005716D4"/>
    <w:rsid w:val="00571B60"/>
    <w:rsid w:val="00585A4D"/>
    <w:rsid w:val="005866B2"/>
    <w:rsid w:val="00596DAA"/>
    <w:rsid w:val="005B5585"/>
    <w:rsid w:val="005D6329"/>
    <w:rsid w:val="005E2FD3"/>
    <w:rsid w:val="005E57F6"/>
    <w:rsid w:val="005F6748"/>
    <w:rsid w:val="006058D8"/>
    <w:rsid w:val="00610200"/>
    <w:rsid w:val="00623699"/>
    <w:rsid w:val="00632D5A"/>
    <w:rsid w:val="00635515"/>
    <w:rsid w:val="00635807"/>
    <w:rsid w:val="00641203"/>
    <w:rsid w:val="0064414E"/>
    <w:rsid w:val="00651A13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B7F9A"/>
    <w:rsid w:val="006C0B54"/>
    <w:rsid w:val="006C2252"/>
    <w:rsid w:val="006D7D4B"/>
    <w:rsid w:val="006D7F7F"/>
    <w:rsid w:val="006E2C9C"/>
    <w:rsid w:val="006E40EF"/>
    <w:rsid w:val="006E6C65"/>
    <w:rsid w:val="006F0039"/>
    <w:rsid w:val="006F3F50"/>
    <w:rsid w:val="006F5BF3"/>
    <w:rsid w:val="00702D49"/>
    <w:rsid w:val="00705E28"/>
    <w:rsid w:val="00711CEF"/>
    <w:rsid w:val="00712AAA"/>
    <w:rsid w:val="0071470B"/>
    <w:rsid w:val="00720320"/>
    <w:rsid w:val="00723643"/>
    <w:rsid w:val="00725D3C"/>
    <w:rsid w:val="00733DA1"/>
    <w:rsid w:val="00735EBC"/>
    <w:rsid w:val="00737822"/>
    <w:rsid w:val="0074111D"/>
    <w:rsid w:val="00753A5C"/>
    <w:rsid w:val="00753D4A"/>
    <w:rsid w:val="00756912"/>
    <w:rsid w:val="0075766E"/>
    <w:rsid w:val="00761609"/>
    <w:rsid w:val="00763DCE"/>
    <w:rsid w:val="007662DE"/>
    <w:rsid w:val="00771A32"/>
    <w:rsid w:val="00776C46"/>
    <w:rsid w:val="0078260B"/>
    <w:rsid w:val="007838D1"/>
    <w:rsid w:val="00785254"/>
    <w:rsid w:val="00785853"/>
    <w:rsid w:val="00794954"/>
    <w:rsid w:val="007966F0"/>
    <w:rsid w:val="00797BFC"/>
    <w:rsid w:val="007A0EE5"/>
    <w:rsid w:val="007A720F"/>
    <w:rsid w:val="007C6A3C"/>
    <w:rsid w:val="007C766C"/>
    <w:rsid w:val="007D145B"/>
    <w:rsid w:val="007D488C"/>
    <w:rsid w:val="007D4BEE"/>
    <w:rsid w:val="007D5BE9"/>
    <w:rsid w:val="008050E4"/>
    <w:rsid w:val="00806AB4"/>
    <w:rsid w:val="0082257D"/>
    <w:rsid w:val="00843B5C"/>
    <w:rsid w:val="00853438"/>
    <w:rsid w:val="00866846"/>
    <w:rsid w:val="00873D7E"/>
    <w:rsid w:val="00874B7C"/>
    <w:rsid w:val="00875DA9"/>
    <w:rsid w:val="008769EB"/>
    <w:rsid w:val="008814A7"/>
    <w:rsid w:val="00891965"/>
    <w:rsid w:val="00895E38"/>
    <w:rsid w:val="008A782B"/>
    <w:rsid w:val="008A7C63"/>
    <w:rsid w:val="008B0FC0"/>
    <w:rsid w:val="008C429A"/>
    <w:rsid w:val="008E1F3D"/>
    <w:rsid w:val="008F275A"/>
    <w:rsid w:val="008F652E"/>
    <w:rsid w:val="009053D7"/>
    <w:rsid w:val="00906EC2"/>
    <w:rsid w:val="0091331D"/>
    <w:rsid w:val="00923BFD"/>
    <w:rsid w:val="00927D6E"/>
    <w:rsid w:val="0093223C"/>
    <w:rsid w:val="00941A87"/>
    <w:rsid w:val="00945379"/>
    <w:rsid w:val="009501C2"/>
    <w:rsid w:val="00963E34"/>
    <w:rsid w:val="009668B9"/>
    <w:rsid w:val="0096728D"/>
    <w:rsid w:val="00971B75"/>
    <w:rsid w:val="00976577"/>
    <w:rsid w:val="00990FB3"/>
    <w:rsid w:val="00996356"/>
    <w:rsid w:val="00997D9A"/>
    <w:rsid w:val="009A5E0B"/>
    <w:rsid w:val="009B4C3F"/>
    <w:rsid w:val="009D7C49"/>
    <w:rsid w:val="009E7297"/>
    <w:rsid w:val="00A0257D"/>
    <w:rsid w:val="00A12EDC"/>
    <w:rsid w:val="00A13E73"/>
    <w:rsid w:val="00A141AF"/>
    <w:rsid w:val="00A2317A"/>
    <w:rsid w:val="00A26D0D"/>
    <w:rsid w:val="00A33BDE"/>
    <w:rsid w:val="00A34885"/>
    <w:rsid w:val="00A43BC1"/>
    <w:rsid w:val="00A45FEC"/>
    <w:rsid w:val="00A468F1"/>
    <w:rsid w:val="00A609D0"/>
    <w:rsid w:val="00A60A70"/>
    <w:rsid w:val="00A74225"/>
    <w:rsid w:val="00A90D84"/>
    <w:rsid w:val="00A936D5"/>
    <w:rsid w:val="00A93D05"/>
    <w:rsid w:val="00AA1EB0"/>
    <w:rsid w:val="00AA2DA3"/>
    <w:rsid w:val="00AA4518"/>
    <w:rsid w:val="00AA4896"/>
    <w:rsid w:val="00AA5A9C"/>
    <w:rsid w:val="00AA5E37"/>
    <w:rsid w:val="00AB016A"/>
    <w:rsid w:val="00AB2A5A"/>
    <w:rsid w:val="00AB340C"/>
    <w:rsid w:val="00AB4624"/>
    <w:rsid w:val="00AC7378"/>
    <w:rsid w:val="00AD1AFB"/>
    <w:rsid w:val="00AD1DF3"/>
    <w:rsid w:val="00AD28F8"/>
    <w:rsid w:val="00AF3394"/>
    <w:rsid w:val="00AF38BE"/>
    <w:rsid w:val="00AF63CC"/>
    <w:rsid w:val="00B01AA3"/>
    <w:rsid w:val="00B0230B"/>
    <w:rsid w:val="00B036F9"/>
    <w:rsid w:val="00B05CE4"/>
    <w:rsid w:val="00B071CE"/>
    <w:rsid w:val="00B10F7A"/>
    <w:rsid w:val="00B125EF"/>
    <w:rsid w:val="00B1307A"/>
    <w:rsid w:val="00B17A89"/>
    <w:rsid w:val="00B17D95"/>
    <w:rsid w:val="00B23509"/>
    <w:rsid w:val="00B26B22"/>
    <w:rsid w:val="00B30FCD"/>
    <w:rsid w:val="00B359DB"/>
    <w:rsid w:val="00B3632B"/>
    <w:rsid w:val="00B409D8"/>
    <w:rsid w:val="00B5178D"/>
    <w:rsid w:val="00B52BF9"/>
    <w:rsid w:val="00B67F1F"/>
    <w:rsid w:val="00B701D7"/>
    <w:rsid w:val="00B75828"/>
    <w:rsid w:val="00B90595"/>
    <w:rsid w:val="00BA215A"/>
    <w:rsid w:val="00BB5F09"/>
    <w:rsid w:val="00BC0D9F"/>
    <w:rsid w:val="00BC472D"/>
    <w:rsid w:val="00BD5960"/>
    <w:rsid w:val="00BE053D"/>
    <w:rsid w:val="00BF1A7A"/>
    <w:rsid w:val="00BF1FA3"/>
    <w:rsid w:val="00C00974"/>
    <w:rsid w:val="00C018E4"/>
    <w:rsid w:val="00C066FA"/>
    <w:rsid w:val="00C1190E"/>
    <w:rsid w:val="00C1516E"/>
    <w:rsid w:val="00C20C70"/>
    <w:rsid w:val="00C222DD"/>
    <w:rsid w:val="00C25387"/>
    <w:rsid w:val="00C476FF"/>
    <w:rsid w:val="00C533D2"/>
    <w:rsid w:val="00C54BE3"/>
    <w:rsid w:val="00C57F80"/>
    <w:rsid w:val="00C60875"/>
    <w:rsid w:val="00C7192B"/>
    <w:rsid w:val="00C768ED"/>
    <w:rsid w:val="00C80FB9"/>
    <w:rsid w:val="00C82A8F"/>
    <w:rsid w:val="00C916C2"/>
    <w:rsid w:val="00C9300F"/>
    <w:rsid w:val="00C97975"/>
    <w:rsid w:val="00CB56E6"/>
    <w:rsid w:val="00CB575C"/>
    <w:rsid w:val="00CC47A3"/>
    <w:rsid w:val="00CC5097"/>
    <w:rsid w:val="00CC7F56"/>
    <w:rsid w:val="00CD1B12"/>
    <w:rsid w:val="00CD55DC"/>
    <w:rsid w:val="00CD5E92"/>
    <w:rsid w:val="00CD6831"/>
    <w:rsid w:val="00CD7916"/>
    <w:rsid w:val="00CE1BBC"/>
    <w:rsid w:val="00CE2595"/>
    <w:rsid w:val="00CE28CC"/>
    <w:rsid w:val="00CE72FC"/>
    <w:rsid w:val="00CF0B7E"/>
    <w:rsid w:val="00CF2494"/>
    <w:rsid w:val="00CF31EE"/>
    <w:rsid w:val="00D0713B"/>
    <w:rsid w:val="00D1268A"/>
    <w:rsid w:val="00D1492F"/>
    <w:rsid w:val="00D17B69"/>
    <w:rsid w:val="00D3003C"/>
    <w:rsid w:val="00D331F4"/>
    <w:rsid w:val="00D470E4"/>
    <w:rsid w:val="00D47776"/>
    <w:rsid w:val="00D52142"/>
    <w:rsid w:val="00D5280E"/>
    <w:rsid w:val="00D54154"/>
    <w:rsid w:val="00D61F14"/>
    <w:rsid w:val="00D638E7"/>
    <w:rsid w:val="00D7587F"/>
    <w:rsid w:val="00D80D6B"/>
    <w:rsid w:val="00D84DBA"/>
    <w:rsid w:val="00D90950"/>
    <w:rsid w:val="00DA69DF"/>
    <w:rsid w:val="00DB33F8"/>
    <w:rsid w:val="00DB7C93"/>
    <w:rsid w:val="00DD38E2"/>
    <w:rsid w:val="00DE096F"/>
    <w:rsid w:val="00E0377F"/>
    <w:rsid w:val="00E13110"/>
    <w:rsid w:val="00E2180A"/>
    <w:rsid w:val="00E241A6"/>
    <w:rsid w:val="00E24DF1"/>
    <w:rsid w:val="00E36F2A"/>
    <w:rsid w:val="00E431ED"/>
    <w:rsid w:val="00E64FF5"/>
    <w:rsid w:val="00E83192"/>
    <w:rsid w:val="00E907EC"/>
    <w:rsid w:val="00E91224"/>
    <w:rsid w:val="00E94099"/>
    <w:rsid w:val="00E95E1A"/>
    <w:rsid w:val="00E9647F"/>
    <w:rsid w:val="00EA3F7B"/>
    <w:rsid w:val="00EA454F"/>
    <w:rsid w:val="00EA5421"/>
    <w:rsid w:val="00EB10F3"/>
    <w:rsid w:val="00EB34FC"/>
    <w:rsid w:val="00EB5816"/>
    <w:rsid w:val="00ED0EA9"/>
    <w:rsid w:val="00EE01B3"/>
    <w:rsid w:val="00EE6C2D"/>
    <w:rsid w:val="00EF3319"/>
    <w:rsid w:val="00EF77DF"/>
    <w:rsid w:val="00F06853"/>
    <w:rsid w:val="00F11BEF"/>
    <w:rsid w:val="00F258E7"/>
    <w:rsid w:val="00F25D12"/>
    <w:rsid w:val="00F31B84"/>
    <w:rsid w:val="00F401F2"/>
    <w:rsid w:val="00F4083D"/>
    <w:rsid w:val="00F517DF"/>
    <w:rsid w:val="00F53B41"/>
    <w:rsid w:val="00F631EC"/>
    <w:rsid w:val="00F64C22"/>
    <w:rsid w:val="00F64FA7"/>
    <w:rsid w:val="00F6727C"/>
    <w:rsid w:val="00F6763E"/>
    <w:rsid w:val="00F71B15"/>
    <w:rsid w:val="00F74D19"/>
    <w:rsid w:val="00F80053"/>
    <w:rsid w:val="00F86373"/>
    <w:rsid w:val="00F8687C"/>
    <w:rsid w:val="00F877B0"/>
    <w:rsid w:val="00F9749F"/>
    <w:rsid w:val="00FA02C7"/>
    <w:rsid w:val="00FA2BAE"/>
    <w:rsid w:val="00FA4186"/>
    <w:rsid w:val="00FA5CF7"/>
    <w:rsid w:val="00FC0531"/>
    <w:rsid w:val="00FC13F0"/>
    <w:rsid w:val="00FC72D6"/>
    <w:rsid w:val="00FD0FB7"/>
    <w:rsid w:val="00FD180B"/>
    <w:rsid w:val="00FE588F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596DA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596DA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596DA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596DA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96DA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96DAA"/>
    <w:rPr>
      <w:b/>
      <w:bCs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735E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5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35EB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35EB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625</Words>
  <Characters>3944</Characters>
  <Application>Microsoft Office Word</Application>
  <DocSecurity>0</DocSecurity>
  <Lines>32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4</cp:revision>
  <cp:lastPrinted>2026-03-02T21:18:00Z</cp:lastPrinted>
  <dcterms:created xsi:type="dcterms:W3CDTF">2026-06-24T19:49:00Z</dcterms:created>
  <dcterms:modified xsi:type="dcterms:W3CDTF">2026-06-25T10:42:00Z</dcterms:modified>
</cp:coreProperties>
</file>