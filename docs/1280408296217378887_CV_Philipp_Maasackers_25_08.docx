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425"/>
        <w:gridCol w:w="142"/>
        <w:gridCol w:w="283"/>
        <w:gridCol w:w="2263"/>
      </w:tblGrid>
      <w:tr w:rsidR="002508C2" w:rsidRPr="002E48EC" w14:paraId="5DF08F91" w14:textId="77777777" w:rsidTr="006E2C9C">
        <w:trPr>
          <w:trHeight w:val="227"/>
        </w:trPr>
        <w:tc>
          <w:tcPr>
            <w:tcW w:w="9067" w:type="dxa"/>
            <w:gridSpan w:val="8"/>
          </w:tcPr>
          <w:p w14:paraId="11DD220E" w14:textId="24C727F6" w:rsidR="002508C2" w:rsidRPr="002E48EC" w:rsidRDefault="00643900" w:rsidP="00481990">
            <w:pPr>
              <w:jc w:val="center"/>
              <w:rPr>
                <w:rFonts w:ascii="Georgia" w:hAnsi="Georgia"/>
              </w:rPr>
            </w:pPr>
            <w:r w:rsidRPr="002E48EC">
              <w:rPr>
                <w:rFonts w:ascii="Georgia" w:hAnsi="Georgia"/>
                <w:b/>
                <w:smallCaps/>
                <w:sz w:val="48"/>
                <w:szCs w:val="32"/>
              </w:rPr>
              <w:t xml:space="preserve">Philipp </w:t>
            </w:r>
            <w:proofErr w:type="spellStart"/>
            <w:r w:rsidRPr="002E48EC">
              <w:rPr>
                <w:rFonts w:ascii="Georgia" w:hAnsi="Georgia"/>
                <w:b/>
                <w:smallCaps/>
                <w:sz w:val="48"/>
                <w:szCs w:val="32"/>
              </w:rPr>
              <w:t>Maasackers</w:t>
            </w:r>
            <w:proofErr w:type="spellEnd"/>
            <w:r w:rsidR="008050E4" w:rsidRPr="002E48EC">
              <w:rPr>
                <w:rFonts w:ascii="Georgia" w:hAnsi="Georgia"/>
                <w:sz w:val="44"/>
                <w:szCs w:val="64"/>
              </w:rPr>
              <w:br/>
            </w:r>
            <w:r w:rsidRPr="002E48EC">
              <w:rPr>
                <w:rFonts w:ascii="Georgia" w:hAnsi="Georgia"/>
                <w:sz w:val="20"/>
              </w:rPr>
              <w:t>Volksgartenstraße 44</w:t>
            </w:r>
            <w:r w:rsidR="00853438" w:rsidRPr="002E48EC">
              <w:rPr>
                <w:rFonts w:ascii="Georgia" w:hAnsi="Georgia"/>
                <w:sz w:val="20"/>
              </w:rPr>
              <w:t xml:space="preserve">, </w:t>
            </w:r>
            <w:r w:rsidRPr="002E48EC">
              <w:rPr>
                <w:rFonts w:ascii="Georgia" w:hAnsi="Georgia"/>
                <w:sz w:val="20"/>
              </w:rPr>
              <w:t>50677 Köln</w:t>
            </w:r>
          </w:p>
          <w:p w14:paraId="722A5AF6" w14:textId="48B6E68A" w:rsidR="008050E4" w:rsidRPr="002E48EC" w:rsidRDefault="00643900" w:rsidP="00481990">
            <w:pPr>
              <w:jc w:val="center"/>
              <w:rPr>
                <w:rFonts w:ascii="Georgia" w:hAnsi="Georgia"/>
              </w:rPr>
            </w:pPr>
            <w:r w:rsidRPr="002E48EC">
              <w:rPr>
                <w:rFonts w:ascii="Georgia" w:hAnsi="Georgia" w:cs="Georgia"/>
                <w:color w:val="000000"/>
                <w:sz w:val="20"/>
              </w:rPr>
              <w:t>+49 179 4398614</w:t>
            </w:r>
            <w:r w:rsidR="00AB016A" w:rsidRPr="002E48EC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E48E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 xml:space="preserve">philipp.maasackers@gmail.com </w:t>
            </w:r>
            <w:r w:rsidR="008050E4" w:rsidRPr="002E48EC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>07.07.2004</w:t>
            </w:r>
            <w:r w:rsidR="00853438" w:rsidRPr="002E48EC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Pr="002E48EC">
              <w:rPr>
                <w:rFonts w:ascii="Georgia" w:hAnsi="Georgia" w:cs="Georgia"/>
                <w:color w:val="000000"/>
                <w:sz w:val="20"/>
              </w:rPr>
              <w:t>Berlin</w:t>
            </w:r>
          </w:p>
        </w:tc>
      </w:tr>
      <w:tr w:rsidR="002508C2" w:rsidRPr="002E48EC" w14:paraId="0FCADE56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2E48EC" w:rsidRDefault="006E2C9C" w:rsidP="001D76B5">
            <w:pPr>
              <w:jc w:val="center"/>
              <w:rPr>
                <w:rFonts w:ascii="Georgia" w:hAnsi="Georgia"/>
                <w:sz w:val="28"/>
              </w:rPr>
            </w:pPr>
            <w:r w:rsidRPr="002E48EC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2E48EC" w14:paraId="7D1DEBF7" w14:textId="77777777" w:rsidTr="009B2154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BE164FC" w:rsidR="00D1492F" w:rsidRPr="002E48EC" w:rsidRDefault="00643900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Universität zu Köln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7D241808" w:rsidR="00D1492F" w:rsidRPr="002E48EC" w:rsidRDefault="0001147D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D1492F" w:rsidRPr="002E48EC" w14:paraId="61E5D482" w14:textId="77777777" w:rsidTr="009B2154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2B22B9B6" w:rsidR="00D1492F" w:rsidRPr="002E48EC" w:rsidRDefault="00D1492F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 xml:space="preserve">B.Sc. in </w:t>
            </w:r>
            <w:r w:rsidR="00643900" w:rsidRPr="002E48EC">
              <w:rPr>
                <w:rFonts w:ascii="Georgia" w:hAnsi="Georgia"/>
                <w:sz w:val="18"/>
              </w:rPr>
              <w:t>Betriebswirtschaftslehre</w:t>
            </w:r>
            <w:r w:rsidR="004C06C7">
              <w:rPr>
                <w:rFonts w:ascii="Georgia" w:hAnsi="Georgia"/>
                <w:sz w:val="18"/>
              </w:rPr>
              <w:t xml:space="preserve"> (aktuelle </w:t>
            </w:r>
            <w:r w:rsidR="00BB4B50">
              <w:rPr>
                <w:rFonts w:ascii="Georgia" w:hAnsi="Georgia"/>
                <w:sz w:val="18"/>
              </w:rPr>
              <w:t>Durchschnittsnote</w:t>
            </w:r>
            <w:r w:rsidR="004C06C7">
              <w:rPr>
                <w:rFonts w:ascii="Georgia" w:hAnsi="Georgia"/>
                <w:sz w:val="18"/>
              </w:rPr>
              <w:t xml:space="preserve">: </w:t>
            </w:r>
            <w:r w:rsidR="004C06C7" w:rsidRPr="00D02BEF">
              <w:rPr>
                <w:rFonts w:ascii="Georgia" w:hAnsi="Georgia"/>
                <w:sz w:val="18"/>
              </w:rPr>
              <w:t>1,</w:t>
            </w:r>
            <w:r w:rsidR="009C3769">
              <w:rPr>
                <w:rFonts w:ascii="Georgia" w:hAnsi="Georgia"/>
                <w:sz w:val="18"/>
              </w:rPr>
              <w:t>2</w:t>
            </w:r>
            <w:r w:rsidR="004C06C7" w:rsidRPr="004C06C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6"/>
            <w:vAlign w:val="bottom"/>
          </w:tcPr>
          <w:p w14:paraId="419A9228" w14:textId="16586F4C" w:rsidR="00D1492F" w:rsidRPr="002E48EC" w:rsidRDefault="00643900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10</w:t>
            </w:r>
            <w:r w:rsidR="00D1492F" w:rsidRPr="002E48EC">
              <w:rPr>
                <w:rFonts w:ascii="Georgia" w:hAnsi="Georgia"/>
                <w:sz w:val="18"/>
              </w:rPr>
              <w:t>/20</w:t>
            </w:r>
            <w:r w:rsidRPr="002E48EC">
              <w:rPr>
                <w:rFonts w:ascii="Georgia" w:hAnsi="Georgia"/>
                <w:sz w:val="18"/>
              </w:rPr>
              <w:t>23</w:t>
            </w:r>
            <w:r w:rsidR="00D1492F" w:rsidRPr="002E48EC">
              <w:rPr>
                <w:rFonts w:ascii="Georgia" w:hAnsi="Georgia"/>
                <w:sz w:val="18"/>
              </w:rPr>
              <w:t xml:space="preserve"> –</w:t>
            </w:r>
            <w:r w:rsidR="00B17D95" w:rsidRPr="002E48EC">
              <w:rPr>
                <w:rFonts w:ascii="Georgia" w:hAnsi="Georgia"/>
                <w:sz w:val="18"/>
              </w:rPr>
              <w:t xml:space="preserve"> </w:t>
            </w:r>
            <w:r w:rsidR="00D5280E" w:rsidRPr="002E48EC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2E48EC" w14:paraId="7EABE9F1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08DB11CB" w14:textId="523E255E" w:rsidR="00426D7E" w:rsidRPr="002E48EC" w:rsidRDefault="00B17D95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Accounting, Bürgerliches Recht &amp; Wirtschaftsrecht, </w:t>
            </w:r>
            <w:r w:rsidR="00CA1DAF">
              <w:rPr>
                <w:rFonts w:ascii="Georgia" w:hAnsi="Georgia" w:cs="Georgia"/>
                <w:i/>
                <w:iCs/>
                <w:color w:val="000000"/>
                <w:sz w:val="18"/>
              </w:rPr>
              <w:t>Supply Chain Management</w:t>
            </w:r>
          </w:p>
          <w:p w14:paraId="7A71E6B0" w14:textId="5C2A8AA7" w:rsidR="00426D7E" w:rsidRPr="002E48EC" w:rsidRDefault="0041687E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am „</w:t>
            </w:r>
            <w:proofErr w:type="spellStart"/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Meet'n</w:t>
            </w:r>
            <w:proofErr w:type="spellEnd"/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Greet</w:t>
            </w:r>
            <w:proofErr w:type="spellEnd"/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A34DFD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–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Consultin</w:t>
            </w:r>
            <w:r w:rsidR="002E63B6">
              <w:rPr>
                <w:rFonts w:ascii="Georgia" w:hAnsi="Georgia" w:cs="Georgia"/>
                <w:i/>
                <w:iCs/>
                <w:color w:val="000000"/>
                <w:sz w:val="18"/>
              </w:rPr>
              <w:t>g“</w:t>
            </w:r>
            <w:r w:rsidR="00643900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663DD9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am 26.10.2023</w:t>
            </w:r>
          </w:p>
        </w:tc>
      </w:tr>
      <w:tr w:rsidR="00D5280E" w:rsidRPr="002E48EC" w14:paraId="1C51E2FF" w14:textId="77777777" w:rsidTr="009B2154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4CB8698" w:rsidR="00665BF3" w:rsidRPr="002E48EC" w:rsidRDefault="0001147D" w:rsidP="001D76B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Humboldt Gymnasium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26F731A0" w:rsidR="00665BF3" w:rsidRPr="002E48EC" w:rsidRDefault="0001147D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91331D" w:rsidRPr="002E48EC" w14:paraId="312B82BC" w14:textId="77777777" w:rsidTr="009B2154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590254F1" w:rsidR="0091331D" w:rsidRPr="002E48EC" w:rsidRDefault="0091331D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Allgemeine Hochschulreife (Note: 1,</w:t>
            </w:r>
            <w:r w:rsidR="00BB63A1" w:rsidRPr="002E48EC">
              <w:rPr>
                <w:rFonts w:ascii="Georgia" w:hAnsi="Georgia"/>
                <w:sz w:val="18"/>
              </w:rPr>
              <w:t>3</w:t>
            </w:r>
            <w:r w:rsidRPr="002E48EC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5"/>
            <w:vAlign w:val="bottom"/>
          </w:tcPr>
          <w:p w14:paraId="7521EA6E" w14:textId="1F6E4876" w:rsidR="0091331D" w:rsidRPr="002E48EC" w:rsidRDefault="0091331D" w:rsidP="001D76B5">
            <w:pPr>
              <w:jc w:val="right"/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0</w:t>
            </w:r>
            <w:r w:rsidR="00BB63A1" w:rsidRPr="002E48EC">
              <w:rPr>
                <w:rFonts w:ascii="Georgia" w:hAnsi="Georgia"/>
                <w:sz w:val="18"/>
              </w:rPr>
              <w:t>8</w:t>
            </w:r>
            <w:r w:rsidRPr="002E48EC">
              <w:rPr>
                <w:rFonts w:ascii="Georgia" w:hAnsi="Georgia"/>
                <w:sz w:val="18"/>
              </w:rPr>
              <w:t>/20</w:t>
            </w:r>
            <w:r w:rsidR="00BB63A1" w:rsidRPr="002E48EC">
              <w:rPr>
                <w:rFonts w:ascii="Georgia" w:hAnsi="Georgia"/>
                <w:sz w:val="18"/>
              </w:rPr>
              <w:t>15</w:t>
            </w:r>
            <w:r w:rsidRPr="002E48EC">
              <w:rPr>
                <w:rFonts w:ascii="Georgia" w:hAnsi="Georgia"/>
                <w:sz w:val="18"/>
              </w:rPr>
              <w:t xml:space="preserve"> – 06/20</w:t>
            </w:r>
            <w:r w:rsidR="00BB63A1" w:rsidRPr="002E48EC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2E48EC" w14:paraId="69F47C1D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2FC020A1" w14:textId="77777777" w:rsidR="00D5280E" w:rsidRPr="002E48EC" w:rsidRDefault="00BB63A1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48EC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2E48EC">
              <w:rPr>
                <w:rFonts w:ascii="Georgia" w:hAnsi="Georgia"/>
                <w:i/>
                <w:iCs/>
                <w:sz w:val="18"/>
              </w:rPr>
              <w:t>: Mathematik (13 Punkte), Englisch (1</w:t>
            </w:r>
            <w:r w:rsidR="00837780" w:rsidRPr="002E48EC">
              <w:rPr>
                <w:rFonts w:ascii="Georgia" w:hAnsi="Georgia"/>
                <w:i/>
                <w:iCs/>
                <w:sz w:val="18"/>
              </w:rPr>
              <w:t>1</w:t>
            </w:r>
            <w:r w:rsidR="0091331D" w:rsidRPr="002E48EC">
              <w:rPr>
                <w:rFonts w:ascii="Georgia" w:hAnsi="Georgia"/>
                <w:i/>
                <w:iCs/>
                <w:sz w:val="18"/>
              </w:rPr>
              <w:t xml:space="preserve"> Punkte)</w:t>
            </w:r>
          </w:p>
          <w:p w14:paraId="23575F6C" w14:textId="552A153B" w:rsidR="00837780" w:rsidRPr="002E48EC" w:rsidRDefault="00837780" w:rsidP="001D76B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2E48EC">
              <w:rPr>
                <w:rFonts w:ascii="Georgia" w:hAnsi="Georgia"/>
                <w:i/>
                <w:iCs/>
                <w:sz w:val="18"/>
              </w:rPr>
              <w:t xml:space="preserve">Grundkurse: </w:t>
            </w:r>
            <w:r w:rsidR="002329CD" w:rsidRPr="002E48EC">
              <w:rPr>
                <w:rFonts w:ascii="Georgia" w:hAnsi="Georgia"/>
                <w:i/>
                <w:iCs/>
                <w:sz w:val="18"/>
              </w:rPr>
              <w:t>Geografie</w:t>
            </w:r>
            <w:r w:rsidRPr="002E48EC">
              <w:rPr>
                <w:rFonts w:ascii="Georgia" w:hAnsi="Georgia"/>
                <w:i/>
                <w:iCs/>
                <w:sz w:val="18"/>
              </w:rPr>
              <w:t xml:space="preserve"> (15 Punkte), Deutsch (13 Punkte)</w:t>
            </w:r>
          </w:p>
        </w:tc>
      </w:tr>
      <w:tr w:rsidR="00D5280E" w:rsidRPr="002E48EC" w14:paraId="3A2665B3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2E48EC" w:rsidRDefault="006E2C9C" w:rsidP="001D76B5">
            <w:pPr>
              <w:pStyle w:val="BERSCHRIFT"/>
              <w:jc w:val="center"/>
              <w:rPr>
                <w:sz w:val="28"/>
              </w:rPr>
            </w:pPr>
            <w:r w:rsidRPr="002E48EC">
              <w:rPr>
                <w:sz w:val="28"/>
              </w:rPr>
              <w:t>Praxiserfahrungen</w:t>
            </w:r>
          </w:p>
        </w:tc>
      </w:tr>
      <w:tr w:rsidR="00D03282" w:rsidRPr="002E48EC" w14:paraId="74716F1F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589DC224" w14:textId="67FD4A44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bookmarkStart w:id="0" w:name="_Hlk155276072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Rödl &amp; Partner</w:t>
            </w:r>
          </w:p>
        </w:tc>
        <w:tc>
          <w:tcPr>
            <w:tcW w:w="3544" w:type="dxa"/>
            <w:gridSpan w:val="6"/>
            <w:vAlign w:val="bottom"/>
          </w:tcPr>
          <w:p w14:paraId="372DD5D7" w14:textId="77777777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03282" w:rsidRPr="002E48EC" w14:paraId="2B766FDC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3EC0E62F" w14:textId="47943A2B" w:rsidR="00D03282" w:rsidRPr="002E48EC" w:rsidRDefault="004C7A37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Praktikant im </w:t>
            </w:r>
            <w:r w:rsidR="00D03282">
              <w:rPr>
                <w:i w:val="0"/>
                <w:iCs w:val="0"/>
                <w:sz w:val="18"/>
              </w:rPr>
              <w:t xml:space="preserve">Consulting </w:t>
            </w:r>
            <w:r w:rsidR="001778A5">
              <w:rPr>
                <w:i w:val="0"/>
                <w:iCs w:val="0"/>
                <w:sz w:val="18"/>
              </w:rPr>
              <w:t xml:space="preserve">| </w:t>
            </w:r>
            <w:r w:rsidR="00D03282">
              <w:rPr>
                <w:i w:val="0"/>
                <w:iCs w:val="0"/>
                <w:sz w:val="18"/>
              </w:rPr>
              <w:t>Energiewirtschaft und erneuerbare Energien</w:t>
            </w:r>
          </w:p>
        </w:tc>
        <w:tc>
          <w:tcPr>
            <w:tcW w:w="2688" w:type="dxa"/>
            <w:gridSpan w:val="3"/>
            <w:vAlign w:val="bottom"/>
          </w:tcPr>
          <w:p w14:paraId="094B5E89" w14:textId="2AE1256C" w:rsidR="00D03282" w:rsidRPr="002E48EC" w:rsidRDefault="00D03282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08/202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03282" w:rsidRPr="002E48EC" w14:paraId="155AB5E1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271024A2" w14:textId="4E238BF2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 xml:space="preserve">Entwicklung dynamischer Excel-Tools zur Berechnung von Abschreibungsbeträgen </w:t>
            </w:r>
            <w:ins w:id="1" w:author="David Döbele" w:date="2024-09-03T08:03:00Z" w16du:dateUtc="2024-09-03T06:03:00Z">
              <w:r w:rsidR="002A6DEC">
                <w:rPr>
                  <w:sz w:val="18"/>
                  <w:szCs w:val="18"/>
                </w:rPr>
                <w:br/>
              </w:r>
            </w:ins>
            <w:r w:rsidRPr="00033651">
              <w:rPr>
                <w:sz w:val="18"/>
                <w:szCs w:val="18"/>
              </w:rPr>
              <w:t>gemäß KANU 2.0 und zur optimalen Einsatzplanung für Installateure eines Mandanten</w:t>
            </w:r>
          </w:p>
          <w:p w14:paraId="315A2B40" w14:textId="2F05D12F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Recherche und Erstellung von PowerPoint-Präsentationen zu aktuellen</w:t>
            </w:r>
            <w:r w:rsidR="009709FB">
              <w:rPr>
                <w:sz w:val="18"/>
                <w:szCs w:val="18"/>
              </w:rPr>
              <w:t xml:space="preserve"> </w:t>
            </w:r>
            <w:r w:rsidRPr="00033651">
              <w:rPr>
                <w:sz w:val="18"/>
                <w:szCs w:val="18"/>
              </w:rPr>
              <w:t xml:space="preserve">Trends in der Energiewirtschaft </w:t>
            </w:r>
            <w:r w:rsidR="00556D60">
              <w:rPr>
                <w:sz w:val="18"/>
                <w:szCs w:val="18"/>
              </w:rPr>
              <w:t xml:space="preserve">und </w:t>
            </w:r>
            <w:r w:rsidRPr="00033651">
              <w:rPr>
                <w:sz w:val="18"/>
                <w:szCs w:val="18"/>
              </w:rPr>
              <w:t xml:space="preserve">neuen strategischen Möglichkeiten im Geschäftsfeld Großbatteriespeicher </w:t>
            </w:r>
            <w:del w:id="2" w:author="David Döbele" w:date="2024-09-03T08:04:00Z" w16du:dateUtc="2024-09-03T06:04:00Z">
              <w:r w:rsidRPr="00033651" w:rsidDel="002A6DEC">
                <w:rPr>
                  <w:sz w:val="18"/>
                  <w:szCs w:val="18"/>
                </w:rPr>
                <w:delText>für einen Mandanten</w:delText>
              </w:r>
            </w:del>
          </w:p>
          <w:p w14:paraId="6B3A0C44" w14:textId="77777777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 xml:space="preserve">Optimierung einer </w:t>
            </w:r>
            <w:commentRangeStart w:id="3"/>
            <w:r w:rsidRPr="00033651">
              <w:rPr>
                <w:sz w:val="18"/>
                <w:szCs w:val="18"/>
              </w:rPr>
              <w:t xml:space="preserve">interaktiven Karte </w:t>
            </w:r>
            <w:commentRangeEnd w:id="3"/>
            <w:r w:rsidR="002A6DEC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3"/>
            </w:r>
            <w:r w:rsidRPr="00033651">
              <w:rPr>
                <w:sz w:val="18"/>
                <w:szCs w:val="18"/>
              </w:rPr>
              <w:t>zur Darstellung der deutschen Energiewirtschaftsstruktur</w:t>
            </w:r>
          </w:p>
          <w:p w14:paraId="67B4923A" w14:textId="48259AD0" w:rsidR="00D03282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Review von PowerPoint-Präsentationen für die Führungsebene von unterschiedlichen Mandanten</w:t>
            </w:r>
          </w:p>
        </w:tc>
      </w:tr>
      <w:tr w:rsidR="00D5280E" w:rsidRPr="002E48EC" w14:paraId="127C64E2" w14:textId="77777777" w:rsidTr="00D0328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04D2AD50" w:rsidR="00665BF3" w:rsidRPr="002E48EC" w:rsidRDefault="00D15F4C" w:rsidP="001D76B5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2E48EC">
              <w:rPr>
                <w:rFonts w:ascii="Georgia" w:hAnsi="Georgia"/>
                <w:b/>
                <w:smallCaps/>
                <w:sz w:val="23"/>
                <w:szCs w:val="23"/>
              </w:rPr>
              <w:t>P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roconcept</w:t>
            </w:r>
            <w:proofErr w:type="spellEnd"/>
            <w:r w:rsidR="0001147D" w:rsidRPr="002E48E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Sales</w:t>
            </w:r>
          </w:p>
        </w:tc>
        <w:tc>
          <w:tcPr>
            <w:tcW w:w="2546" w:type="dxa"/>
            <w:gridSpan w:val="2"/>
            <w:vAlign w:val="bottom"/>
          </w:tcPr>
          <w:p w14:paraId="4820196E" w14:textId="27DB6162" w:rsidR="00665BF3" w:rsidRPr="002E48EC" w:rsidRDefault="00FB083F" w:rsidP="001D76B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E48E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bookmarkEnd w:id="0"/>
      <w:tr w:rsidR="00D5280E" w:rsidRPr="002E48EC" w14:paraId="335D84E9" w14:textId="77777777" w:rsidTr="009B2154">
        <w:trPr>
          <w:trHeight w:val="20"/>
        </w:trPr>
        <w:tc>
          <w:tcPr>
            <w:tcW w:w="5954" w:type="dxa"/>
            <w:gridSpan w:val="4"/>
            <w:vAlign w:val="bottom"/>
          </w:tcPr>
          <w:p w14:paraId="20B1570F" w14:textId="097585FD" w:rsidR="00665BF3" w:rsidRPr="002E48EC" w:rsidRDefault="00223304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Mitarbeiter als Promoter</w:t>
            </w:r>
            <w:r w:rsidR="00E22398">
              <w:rPr>
                <w:rFonts w:ascii="Georgia" w:hAnsi="Georgia"/>
                <w:sz w:val="18"/>
              </w:rPr>
              <w:t xml:space="preserve"> und Berater</w:t>
            </w:r>
            <w:r w:rsidRPr="002E48EC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113" w:type="dxa"/>
            <w:gridSpan w:val="4"/>
            <w:vAlign w:val="bottom"/>
          </w:tcPr>
          <w:p w14:paraId="0475B997" w14:textId="3B02E457" w:rsidR="00665BF3" w:rsidRPr="002E48EC" w:rsidRDefault="003014FA" w:rsidP="001D76B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04</w:t>
            </w:r>
            <w:r w:rsidR="00665BF3" w:rsidRPr="002E48EC">
              <w:rPr>
                <w:rFonts w:ascii="Georgia" w:hAnsi="Georgia"/>
                <w:sz w:val="18"/>
              </w:rPr>
              <w:t>/20</w:t>
            </w:r>
            <w:r w:rsidR="00DF3FC4" w:rsidRPr="002E48EC">
              <w:rPr>
                <w:rFonts w:ascii="Georgia" w:hAnsi="Georgia"/>
                <w:sz w:val="18"/>
              </w:rPr>
              <w:t>23</w:t>
            </w:r>
            <w:r w:rsidR="00665BF3" w:rsidRPr="002E48EC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08</w:t>
            </w:r>
            <w:r w:rsidR="00665BF3" w:rsidRPr="002E48EC">
              <w:rPr>
                <w:rFonts w:ascii="Georgia" w:hAnsi="Georgia"/>
                <w:sz w:val="18"/>
              </w:rPr>
              <w:t>/20</w:t>
            </w:r>
            <w:r w:rsidR="00DF3FC4" w:rsidRPr="002E48EC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2E48EC" w14:paraId="54C3D64C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721F1FC6" w14:textId="529E0E94" w:rsidR="00AB6FE1" w:rsidRPr="00573AE8" w:rsidRDefault="00AB6FE1" w:rsidP="00573AE8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Durchführung von Promotion-Aktionen für neue Self-Checkout-Technologien</w:t>
            </w:r>
          </w:p>
          <w:p w14:paraId="6DD9BA0F" w14:textId="5EE62294" w:rsidR="00F84C61" w:rsidRPr="00AB6FE1" w:rsidRDefault="00573AE8" w:rsidP="00AB6FE1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Teilnahme an</w:t>
            </w:r>
            <w:r w:rsidR="00AB6FE1" w:rsidRPr="00AB6FE1">
              <w:rPr>
                <w:sz w:val="18"/>
              </w:rPr>
              <w:t xml:space="preserve"> einer dreitägigen Promotion-</w:t>
            </w:r>
            <w:r>
              <w:rPr>
                <w:sz w:val="18"/>
              </w:rPr>
              <w:t>Tour</w:t>
            </w:r>
            <w:r w:rsidR="00AB6FE1" w:rsidRPr="00AB6FE1">
              <w:rPr>
                <w:sz w:val="18"/>
              </w:rPr>
              <w:t xml:space="preserve"> in Heidelberg, Mainz und Mannheim</w:t>
            </w:r>
          </w:p>
        </w:tc>
      </w:tr>
      <w:tr w:rsidR="00D5280E" w:rsidRPr="002E48EC" w14:paraId="50AFEA03" w14:textId="77777777" w:rsidTr="009B2154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02ADBECC" w:rsidR="00665BF3" w:rsidRPr="002E48EC" w:rsidRDefault="008D4159" w:rsidP="001D76B5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E48EC">
              <w:rPr>
                <w:b/>
                <w:i w:val="0"/>
                <w:iCs w:val="0"/>
                <w:smallCaps/>
                <w:sz w:val="23"/>
                <w:szCs w:val="23"/>
              </w:rPr>
              <w:t>Kumara Fernreisen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05779AD8" w:rsidR="00665BF3" w:rsidRPr="002E48EC" w:rsidRDefault="00FB083F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5280E" w:rsidRPr="002E48EC" w14:paraId="48328CB9" w14:textId="77777777" w:rsidTr="009B2154">
        <w:trPr>
          <w:trHeight w:val="20"/>
        </w:trPr>
        <w:tc>
          <w:tcPr>
            <w:tcW w:w="6379" w:type="dxa"/>
            <w:gridSpan w:val="5"/>
            <w:vAlign w:val="bottom"/>
          </w:tcPr>
          <w:p w14:paraId="74B74B41" w14:textId="47E09589" w:rsidR="00665BF3" w:rsidRPr="002E48EC" w:rsidRDefault="008D4159" w:rsidP="001D76B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Mitarbeiter im Business Devel</w:t>
            </w:r>
            <w:r w:rsidR="00083AED" w:rsidRPr="002E48EC">
              <w:rPr>
                <w:i w:val="0"/>
                <w:iCs w:val="0"/>
                <w:sz w:val="18"/>
              </w:rPr>
              <w:t>o</w:t>
            </w:r>
            <w:r w:rsidRPr="002E48EC">
              <w:rPr>
                <w:i w:val="0"/>
                <w:iCs w:val="0"/>
                <w:sz w:val="18"/>
              </w:rPr>
              <w:t xml:space="preserve">pment und </w:t>
            </w:r>
            <w:r w:rsidR="002329CD">
              <w:rPr>
                <w:i w:val="0"/>
                <w:iCs w:val="0"/>
                <w:sz w:val="18"/>
              </w:rPr>
              <w:t xml:space="preserve">in der </w:t>
            </w:r>
            <w:r w:rsidRPr="002E48EC">
              <w:rPr>
                <w:i w:val="0"/>
                <w:iCs w:val="0"/>
                <w:sz w:val="18"/>
              </w:rPr>
              <w:t>Kundenberatung</w:t>
            </w:r>
          </w:p>
        </w:tc>
        <w:tc>
          <w:tcPr>
            <w:tcW w:w="2688" w:type="dxa"/>
            <w:gridSpan w:val="3"/>
            <w:vAlign w:val="bottom"/>
          </w:tcPr>
          <w:p w14:paraId="2CB21DEB" w14:textId="1408F268" w:rsidR="00665BF3" w:rsidRPr="002E48EC" w:rsidRDefault="00665BF3" w:rsidP="001D76B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 w:rsidR="00083AED" w:rsidRPr="002E48EC">
              <w:rPr>
                <w:i w:val="0"/>
                <w:iCs w:val="0"/>
                <w:sz w:val="18"/>
              </w:rPr>
              <w:t>8</w:t>
            </w:r>
            <w:r w:rsidRPr="002E48EC">
              <w:rPr>
                <w:i w:val="0"/>
                <w:iCs w:val="0"/>
                <w:sz w:val="18"/>
              </w:rPr>
              <w:t>/20</w:t>
            </w:r>
            <w:r w:rsidR="00083AED" w:rsidRPr="002E48EC">
              <w:rPr>
                <w:i w:val="0"/>
                <w:iCs w:val="0"/>
                <w:sz w:val="18"/>
              </w:rPr>
              <w:t>22</w:t>
            </w:r>
            <w:r w:rsidRPr="002E48EC">
              <w:rPr>
                <w:i w:val="0"/>
                <w:iCs w:val="0"/>
                <w:sz w:val="18"/>
              </w:rPr>
              <w:t xml:space="preserve"> – 0</w:t>
            </w:r>
            <w:r w:rsidR="00083AED" w:rsidRPr="002E48EC">
              <w:rPr>
                <w:i w:val="0"/>
                <w:iCs w:val="0"/>
                <w:sz w:val="18"/>
              </w:rPr>
              <w:t>3</w:t>
            </w:r>
            <w:r w:rsidRPr="002E48EC">
              <w:rPr>
                <w:i w:val="0"/>
                <w:iCs w:val="0"/>
                <w:sz w:val="18"/>
              </w:rPr>
              <w:t>/20</w:t>
            </w:r>
            <w:r w:rsidR="00083AED" w:rsidRPr="002E48EC">
              <w:rPr>
                <w:i w:val="0"/>
                <w:iCs w:val="0"/>
                <w:sz w:val="18"/>
              </w:rPr>
              <w:t>23</w:t>
            </w:r>
          </w:p>
        </w:tc>
      </w:tr>
      <w:tr w:rsidR="00D5280E" w:rsidRPr="002E48EC" w14:paraId="7C4155D6" w14:textId="77777777" w:rsidTr="009B2154">
        <w:trPr>
          <w:trHeight w:val="20"/>
        </w:trPr>
        <w:tc>
          <w:tcPr>
            <w:tcW w:w="9067" w:type="dxa"/>
            <w:gridSpan w:val="8"/>
            <w:vAlign w:val="bottom"/>
          </w:tcPr>
          <w:p w14:paraId="7A77A562" w14:textId="77777777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 xml:space="preserve">Aufbau einer neuen Website und </w:t>
            </w:r>
            <w:proofErr w:type="spellStart"/>
            <w:r w:rsidRPr="00AB6FE1">
              <w:rPr>
                <w:sz w:val="18"/>
              </w:rPr>
              <w:t>Social</w:t>
            </w:r>
            <w:proofErr w:type="spellEnd"/>
            <w:r w:rsidRPr="00AB6FE1">
              <w:rPr>
                <w:sz w:val="18"/>
              </w:rPr>
              <w:t>-Media-Präsenz zur Online-Kundenakquise</w:t>
            </w:r>
          </w:p>
          <w:p w14:paraId="5B1090C5" w14:textId="4DC656F1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 xml:space="preserve">Erstellung eines Business-Plans und Organisation </w:t>
            </w:r>
            <w:r>
              <w:rPr>
                <w:sz w:val="18"/>
              </w:rPr>
              <w:t>des</w:t>
            </w:r>
            <w:r w:rsidRPr="00AB6FE1">
              <w:rPr>
                <w:sz w:val="18"/>
              </w:rPr>
              <w:t xml:space="preserve"> Büro</w:t>
            </w:r>
            <w:r w:rsidR="008434B5">
              <w:rPr>
                <w:sz w:val="18"/>
              </w:rPr>
              <w:t>u</w:t>
            </w:r>
            <w:r w:rsidRPr="00AB6FE1">
              <w:rPr>
                <w:sz w:val="18"/>
              </w:rPr>
              <w:t>mzugs ins Maritim Hotel</w:t>
            </w:r>
          </w:p>
          <w:p w14:paraId="258EAC43" w14:textId="77777777" w:rsidR="00AB6FE1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Offline-Marketing für ein Event im Maritim Hotel und Recruiting über LinkedIn</w:t>
            </w:r>
          </w:p>
          <w:p w14:paraId="3658805E" w14:textId="61EC9F40" w:rsidR="00BA215A" w:rsidRPr="00AB6FE1" w:rsidRDefault="00AB6FE1" w:rsidP="00AB6FE1">
            <w:pPr>
              <w:pStyle w:val="Bullets"/>
              <w:rPr>
                <w:sz w:val="18"/>
              </w:rPr>
            </w:pPr>
            <w:r w:rsidRPr="00AB6FE1">
              <w:rPr>
                <w:sz w:val="18"/>
              </w:rPr>
              <w:t>Zusammenstellung von Reiseangeboten, Kundenbetreuung und Verwaltung von Zahlungsvorgängen</w:t>
            </w:r>
          </w:p>
        </w:tc>
      </w:tr>
      <w:tr w:rsidR="00DE1D58" w:rsidRPr="002E48EC" w14:paraId="18BEC537" w14:textId="77777777" w:rsidTr="00D03CDF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5D49E04" w14:textId="74D32BD2" w:rsidR="00DE1D58" w:rsidRPr="002E48EC" w:rsidRDefault="00DE1D58" w:rsidP="00D03CD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Extracurriculares Engagement</w:t>
            </w:r>
          </w:p>
        </w:tc>
      </w:tr>
      <w:tr w:rsidR="00DE1D58" w:rsidRPr="002E48EC" w14:paraId="14971BBA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69A08693" w14:textId="28182ABA" w:rsidR="00DE1D58" w:rsidRPr="00DE1D58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</w:pPr>
            <w:bookmarkStart w:id="4" w:name="_Hlk175503762"/>
            <w:r w:rsidRPr="00DE1D58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ROCK YOUR LIFE! Köln </w:t>
            </w:r>
            <w:proofErr w:type="spellStart"/>
            <w:r w:rsidRPr="00DE1D58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e.V</w:t>
            </w:r>
            <w:r w:rsidR="00D711B6">
              <w:rPr>
                <w:b/>
                <w:i w:val="0"/>
                <w:iCs w:val="0"/>
                <w:smallCaps/>
                <w:sz w:val="23"/>
                <w:szCs w:val="23"/>
                <w:lang w:val="en-GB"/>
              </w:rPr>
              <w:t>.</w:t>
            </w:r>
            <w:proofErr w:type="spellEnd"/>
          </w:p>
        </w:tc>
        <w:tc>
          <w:tcPr>
            <w:tcW w:w="3544" w:type="dxa"/>
            <w:gridSpan w:val="6"/>
            <w:vAlign w:val="bottom"/>
          </w:tcPr>
          <w:p w14:paraId="4E57AD10" w14:textId="77777777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2E48EC" w14:paraId="7541072C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040F6B0B" w14:textId="4011DBC8" w:rsidR="00DE1D58" w:rsidRPr="002E48EC" w:rsidRDefault="00CD6EAC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Vereinsmitglied und </w:t>
            </w:r>
            <w:r w:rsidR="00DE1D58">
              <w:rPr>
                <w:i w:val="0"/>
                <w:iCs w:val="0"/>
                <w:sz w:val="18"/>
              </w:rPr>
              <w:t>Mentor</w:t>
            </w:r>
          </w:p>
        </w:tc>
        <w:tc>
          <w:tcPr>
            <w:tcW w:w="2688" w:type="dxa"/>
            <w:gridSpan w:val="3"/>
            <w:vAlign w:val="bottom"/>
          </w:tcPr>
          <w:p w14:paraId="5E8A2883" w14:textId="5842E503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5</w:t>
            </w:r>
            <w:r w:rsidRPr="002E48EC">
              <w:rPr>
                <w:i w:val="0"/>
                <w:iCs w:val="0"/>
                <w:sz w:val="18"/>
              </w:rPr>
              <w:t>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E1D58" w:rsidRPr="00D03282" w14:paraId="243B22C7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4CB8DBF4" w14:textId="1AAAB6ED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1-zu-1 Unterstützung eines Schülers aus einem</w:t>
            </w:r>
            <w:r w:rsidR="009507AC">
              <w:rPr>
                <w:sz w:val="18"/>
                <w:szCs w:val="18"/>
              </w:rPr>
              <w:t xml:space="preserve"> sozial </w:t>
            </w:r>
            <w:r w:rsidRPr="00033651">
              <w:rPr>
                <w:sz w:val="18"/>
                <w:szCs w:val="18"/>
              </w:rPr>
              <w:t>benachteiligten Umfeld</w:t>
            </w:r>
          </w:p>
          <w:p w14:paraId="6ADB02B2" w14:textId="0572C9CD" w:rsidR="00033651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 xml:space="preserve">Gemeinsame Teilnahme an Trainings zur Zielsetzung und regelmäßige Treffen </w:t>
            </w:r>
            <w:ins w:id="5" w:author="David Döbele" w:date="2024-09-03T08:04:00Z" w16du:dateUtc="2024-09-03T06:04:00Z">
              <w:r w:rsidR="002A6DEC">
                <w:rPr>
                  <w:sz w:val="18"/>
                  <w:szCs w:val="18"/>
                </w:rPr>
                <w:br/>
              </w:r>
            </w:ins>
            <w:r w:rsidRPr="00033651">
              <w:rPr>
                <w:sz w:val="18"/>
                <w:szCs w:val="18"/>
              </w:rPr>
              <w:t>zur Förderung seines beruflichen und persönlichen Werdegangs</w:t>
            </w:r>
          </w:p>
          <w:p w14:paraId="5ABD1E2A" w14:textId="4BFEA381" w:rsidR="00DE1D58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Teilnahme an Gruppentrainings zur Verbesserung meiner Mentoring-Kompetenzen</w:t>
            </w:r>
          </w:p>
        </w:tc>
      </w:tr>
      <w:bookmarkEnd w:id="4"/>
      <w:tr w:rsidR="00DE1D58" w:rsidRPr="002E48EC" w14:paraId="6D54DC08" w14:textId="77777777" w:rsidTr="00D03CDF">
        <w:trPr>
          <w:trHeight w:val="340"/>
        </w:trPr>
        <w:tc>
          <w:tcPr>
            <w:tcW w:w="5523" w:type="dxa"/>
            <w:gridSpan w:val="2"/>
            <w:vAlign w:val="bottom"/>
          </w:tcPr>
          <w:p w14:paraId="3A74456A" w14:textId="613597B5" w:rsidR="00DE1D58" w:rsidRPr="00FD1487" w:rsidRDefault="00DE1D58" w:rsidP="00D03CDF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FD1487">
              <w:rPr>
                <w:b/>
                <w:i w:val="0"/>
                <w:iCs w:val="0"/>
                <w:smallCaps/>
                <w:sz w:val="23"/>
                <w:szCs w:val="23"/>
              </w:rPr>
              <w:t>WiSo</w:t>
            </w:r>
            <w:proofErr w:type="spellEnd"/>
            <w:r w:rsidR="00583590">
              <w:rPr>
                <w:b/>
                <w:i w:val="0"/>
                <w:iCs w:val="0"/>
                <w:smallCaps/>
                <w:sz w:val="23"/>
                <w:szCs w:val="23"/>
              </w:rPr>
              <w:t>-</w:t>
            </w:r>
            <w:r w:rsidRPr="00FD1487">
              <w:rPr>
                <w:b/>
                <w:i w:val="0"/>
                <w:iCs w:val="0"/>
                <w:smallCaps/>
                <w:sz w:val="23"/>
                <w:szCs w:val="23"/>
              </w:rPr>
              <w:t>Fakultät</w:t>
            </w:r>
          </w:p>
        </w:tc>
        <w:tc>
          <w:tcPr>
            <w:tcW w:w="3544" w:type="dxa"/>
            <w:gridSpan w:val="6"/>
            <w:vAlign w:val="bottom"/>
          </w:tcPr>
          <w:p w14:paraId="1997BDB1" w14:textId="77777777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E48EC">
              <w:rPr>
                <w:iCs w:val="0"/>
                <w:smallCaps/>
                <w:sz w:val="23"/>
                <w:szCs w:val="23"/>
              </w:rPr>
              <w:t>Köln</w:t>
            </w:r>
          </w:p>
        </w:tc>
      </w:tr>
      <w:tr w:rsidR="00DE1D58" w:rsidRPr="002E48EC" w14:paraId="5F31EF50" w14:textId="77777777" w:rsidTr="00D03CDF">
        <w:trPr>
          <w:trHeight w:val="20"/>
        </w:trPr>
        <w:tc>
          <w:tcPr>
            <w:tcW w:w="6379" w:type="dxa"/>
            <w:gridSpan w:val="5"/>
            <w:vAlign w:val="bottom"/>
          </w:tcPr>
          <w:p w14:paraId="6B8A099A" w14:textId="542C9623" w:rsidR="00DE1D58" w:rsidRPr="002E48EC" w:rsidRDefault="00033651" w:rsidP="00D03CD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33651">
              <w:rPr>
                <w:i w:val="0"/>
                <w:iCs w:val="0"/>
                <w:sz w:val="18"/>
              </w:rPr>
              <w:t>Buddy für internationale Studierende</w:t>
            </w:r>
          </w:p>
        </w:tc>
        <w:tc>
          <w:tcPr>
            <w:tcW w:w="2688" w:type="dxa"/>
            <w:gridSpan w:val="3"/>
            <w:vAlign w:val="bottom"/>
          </w:tcPr>
          <w:p w14:paraId="299F4BF6" w14:textId="244BB7E3" w:rsidR="00DE1D58" w:rsidRPr="002E48EC" w:rsidRDefault="00DE1D58" w:rsidP="00D03CD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E48EC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3</w:t>
            </w:r>
            <w:r w:rsidRPr="002E48EC">
              <w:rPr>
                <w:i w:val="0"/>
                <w:iCs w:val="0"/>
                <w:sz w:val="18"/>
              </w:rPr>
              <w:t>/202</w:t>
            </w:r>
            <w:r>
              <w:rPr>
                <w:i w:val="0"/>
                <w:iCs w:val="0"/>
                <w:sz w:val="18"/>
              </w:rPr>
              <w:t>4</w:t>
            </w:r>
            <w:r w:rsidRPr="002E48EC">
              <w:rPr>
                <w:i w:val="0"/>
                <w:iCs w:val="0"/>
                <w:sz w:val="18"/>
              </w:rPr>
              <w:t xml:space="preserve"> – </w:t>
            </w:r>
            <w:r>
              <w:rPr>
                <w:i w:val="0"/>
                <w:iCs w:val="0"/>
                <w:sz w:val="18"/>
              </w:rPr>
              <w:t>heute</w:t>
            </w:r>
          </w:p>
        </w:tc>
      </w:tr>
      <w:tr w:rsidR="00DE1D58" w:rsidRPr="00D03282" w14:paraId="1010EF8D" w14:textId="77777777" w:rsidTr="00D03CDF">
        <w:trPr>
          <w:trHeight w:val="20"/>
        </w:trPr>
        <w:tc>
          <w:tcPr>
            <w:tcW w:w="9067" w:type="dxa"/>
            <w:gridSpan w:val="8"/>
            <w:vAlign w:val="bottom"/>
          </w:tcPr>
          <w:p w14:paraId="52AE47F6" w14:textId="0C2970D3" w:rsidR="00033651" w:rsidRPr="0079384B" w:rsidRDefault="00033651" w:rsidP="0079384B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Erster persönlicher Kontakt</w:t>
            </w:r>
            <w:r w:rsidR="0079384B">
              <w:rPr>
                <w:sz w:val="18"/>
                <w:szCs w:val="18"/>
              </w:rPr>
              <w:t xml:space="preserve">, </w:t>
            </w:r>
            <w:r w:rsidRPr="00033651">
              <w:rPr>
                <w:sz w:val="18"/>
                <w:szCs w:val="18"/>
              </w:rPr>
              <w:t>Empfang am Ankunftstag</w:t>
            </w:r>
            <w:r w:rsidR="0079384B">
              <w:rPr>
                <w:sz w:val="18"/>
                <w:szCs w:val="18"/>
              </w:rPr>
              <w:t xml:space="preserve"> und </w:t>
            </w:r>
            <w:r w:rsidR="0079384B" w:rsidRPr="0079384B">
              <w:rPr>
                <w:sz w:val="18"/>
                <w:szCs w:val="18"/>
              </w:rPr>
              <w:t>Begleitung bei den Welcome Days</w:t>
            </w:r>
          </w:p>
          <w:p w14:paraId="19B6ACD4" w14:textId="4496539E" w:rsidR="00DE1D58" w:rsidRPr="00033651" w:rsidRDefault="00033651" w:rsidP="00033651">
            <w:pPr>
              <w:pStyle w:val="Bullets"/>
              <w:rPr>
                <w:sz w:val="18"/>
                <w:szCs w:val="18"/>
              </w:rPr>
            </w:pPr>
            <w:r w:rsidRPr="00033651">
              <w:rPr>
                <w:sz w:val="18"/>
                <w:szCs w:val="18"/>
              </w:rPr>
              <w:t>Unterstützung bei universitären sowie außeruniversitären Angelegenheiten</w:t>
            </w:r>
          </w:p>
        </w:tc>
      </w:tr>
      <w:tr w:rsidR="00CE28CC" w:rsidRPr="002E48EC" w14:paraId="482569A2" w14:textId="77777777" w:rsidTr="009B2154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2E48EC" w:rsidRDefault="00CE28CC" w:rsidP="001D76B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E48EC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2E48EC" w14:paraId="2B257790" w14:textId="77777777" w:rsidTr="009B2154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C7280E5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Spanisch</w:t>
            </w:r>
            <w:r w:rsidR="001D76B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81990"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E48E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547D74" w14:paraId="45706C3F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5ACE27D6" w14:textId="48878C69" w:rsidR="00D475B5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Technisch:</w:t>
            </w:r>
          </w:p>
          <w:p w14:paraId="57688BDA" w14:textId="350496FE" w:rsidR="00D475B5" w:rsidRPr="002E48EC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7"/>
            <w:vAlign w:val="bottom"/>
          </w:tcPr>
          <w:p w14:paraId="60CA2168" w14:textId="7ACE7E75" w:rsidR="00CE28CC" w:rsidRPr="00FD1487" w:rsidRDefault="00777DC2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 w:rsidRPr="00FD1487">
              <w:rPr>
                <w:rFonts w:ascii="Georgia" w:hAnsi="Georgia" w:cs="Georgia"/>
                <w:color w:val="000000"/>
                <w:sz w:val="18"/>
              </w:rPr>
              <w:t>Webdesign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App Development </w:t>
            </w:r>
            <w:r w:rsidR="00A2666A" w:rsidRPr="00FD1487">
              <w:rPr>
                <w:rFonts w:ascii="Georgia" w:hAnsi="Georgia" w:cs="Georgia"/>
                <w:color w:val="000000"/>
                <w:sz w:val="18"/>
              </w:rPr>
              <w:t>(</w:t>
            </w:r>
            <w:proofErr w:type="spellStart"/>
            <w:r w:rsidRPr="00FD1487">
              <w:rPr>
                <w:rFonts w:ascii="Georgia" w:hAnsi="Georgia" w:cs="Georgia"/>
                <w:i/>
                <w:iCs/>
                <w:color w:val="000000"/>
                <w:sz w:val="18"/>
              </w:rPr>
              <w:t>Flutterflow</w:t>
            </w:r>
            <w:proofErr w:type="spellEnd"/>
            <w:r w:rsidR="00A2666A" w:rsidRPr="00FD1487">
              <w:rPr>
                <w:rFonts w:ascii="Georgia" w:hAnsi="Georgia" w:cs="Georgia"/>
                <w:color w:val="000000"/>
                <w:sz w:val="18"/>
              </w:rPr>
              <w:t>)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Grundkenntnisse in Java </w:t>
            </w:r>
            <w:r w:rsidR="00547D74" w:rsidRPr="00FD1487">
              <w:rPr>
                <w:rFonts w:ascii="Georgia" w:hAnsi="Georgia" w:cs="Georgia"/>
                <w:color w:val="000000"/>
                <w:sz w:val="18"/>
              </w:rPr>
              <w:t>und Python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0F5662" w:rsidRPr="00FD1487">
              <w:rPr>
                <w:rFonts w:ascii="Georgia" w:hAnsi="Georgia" w:cs="Georgia"/>
                <w:color w:val="000000"/>
                <w:sz w:val="18"/>
              </w:rPr>
              <w:t>s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>icherer Umgang mit Microsoft</w:t>
            </w:r>
            <w:r w:rsidR="0041687E" w:rsidRPr="00FD1487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FD1487">
              <w:rPr>
                <w:rFonts w:ascii="Georgia" w:hAnsi="Georgia" w:cs="Georgia"/>
                <w:color w:val="000000"/>
                <w:sz w:val="18"/>
              </w:rPr>
              <w:t xml:space="preserve">Office </w:t>
            </w:r>
          </w:p>
        </w:tc>
      </w:tr>
      <w:tr w:rsidR="00CE28CC" w:rsidRPr="002E48EC" w14:paraId="70CB01B0" w14:textId="77777777" w:rsidTr="00481990">
        <w:trPr>
          <w:trHeight w:val="567"/>
        </w:trPr>
        <w:tc>
          <w:tcPr>
            <w:tcW w:w="1985" w:type="dxa"/>
            <w:vAlign w:val="bottom"/>
          </w:tcPr>
          <w:p w14:paraId="180B7067" w14:textId="77777777" w:rsidR="00CE28CC" w:rsidRPr="002E48EC" w:rsidRDefault="00CE28CC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Interessen:</w:t>
            </w:r>
          </w:p>
          <w:p w14:paraId="04F58216" w14:textId="683B06C8" w:rsidR="00D475B5" w:rsidRPr="002E48EC" w:rsidRDefault="00D475B5" w:rsidP="001D76B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7"/>
            <w:vAlign w:val="bottom"/>
          </w:tcPr>
          <w:p w14:paraId="598C2742" w14:textId="34DFB28A" w:rsidR="00CE28CC" w:rsidRPr="002E48EC" w:rsidRDefault="00116BE7" w:rsidP="001D76B5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 xml:space="preserve">Entwicklung einer eigenen App, 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Breakdance (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Stadtmeister 2018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), Turnen (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Teilnahme an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77DC2" w:rsidRPr="002E48EC">
              <w:rPr>
                <w:rFonts w:ascii="Georgia" w:hAnsi="Georgia" w:cs="Georgia"/>
                <w:i/>
                <w:iCs/>
                <w:color w:val="000000"/>
                <w:sz w:val="18"/>
              </w:rPr>
              <w:t>lokalen und nationalen Wettkämpfen</w:t>
            </w:r>
            <w:r w:rsidR="00777DC2" w:rsidRPr="002E48EC">
              <w:rPr>
                <w:rFonts w:ascii="Georgia" w:hAnsi="Georgia" w:cs="Georgia"/>
                <w:color w:val="000000"/>
                <w:sz w:val="18"/>
              </w:rPr>
              <w:t>), Kraftsport, Wassersport</w:t>
            </w:r>
          </w:p>
        </w:tc>
      </w:tr>
      <w:tr w:rsidR="00CE28CC" w:rsidRPr="002E48EC" w14:paraId="071AB173" w14:textId="77777777" w:rsidTr="009B2154">
        <w:trPr>
          <w:trHeight w:val="1020"/>
        </w:trPr>
        <w:tc>
          <w:tcPr>
            <w:tcW w:w="1985" w:type="dxa"/>
            <w:vAlign w:val="bottom"/>
          </w:tcPr>
          <w:p w14:paraId="2C2A6E83" w14:textId="64C41A3A" w:rsidR="00A408F5" w:rsidRDefault="00B70561" w:rsidP="001D76B5">
            <w:pPr>
              <w:rPr>
                <w:rFonts w:ascii="Georgia" w:hAnsi="Georgia"/>
                <w:sz w:val="18"/>
              </w:rPr>
            </w:pPr>
            <w:r>
              <w:rPr>
                <w:noProof/>
                <w:sz w:val="2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EFE3E8B" wp14:editId="6EBE8ADB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-288925</wp:posOffset>
                      </wp:positionV>
                      <wp:extent cx="1595120" cy="351790"/>
                      <wp:effectExtent l="38100" t="38100" r="24130" b="48260"/>
                      <wp:wrapNone/>
                      <wp:docPr id="145" name="Freihand 1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>
                                <a14:cpLocks xmlns:a14="http://schemas.microsoft.com/office/drawing/2010/main" noChangeAspect="1"/>
                              </w14:cNvContentPartPr>
                            </w14:nvContentPartPr>
                            <w14:xfrm>
                              <a:off x="0" y="0"/>
                              <a:ext cx="1595120" cy="3517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FEC1B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45" o:spid="_x0000_s1026" type="#_x0000_t75" style="position:absolute;margin-left:2.75pt;margin-top:-23.35pt;width:126.8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">
                      <v:imagedata r:id="rId13" o:title=""/>
                    </v:shape>
                  </w:pict>
                </mc:Fallback>
              </mc:AlternateContent>
            </w:r>
          </w:p>
          <w:p w14:paraId="406B03AC" w14:textId="7C651F63" w:rsidR="00CE28CC" w:rsidRPr="002E48EC" w:rsidRDefault="00F84C61" w:rsidP="001D76B5">
            <w:pPr>
              <w:rPr>
                <w:rFonts w:ascii="Georgia" w:hAnsi="Georgia"/>
                <w:sz w:val="18"/>
              </w:rPr>
            </w:pPr>
            <w:r w:rsidRPr="002E48EC">
              <w:rPr>
                <w:rFonts w:ascii="Georgia" w:hAnsi="Georgia"/>
                <w:sz w:val="18"/>
              </w:rPr>
              <w:t>Köln</w:t>
            </w:r>
            <w:r w:rsidR="00CE28CC" w:rsidRPr="002E48EC">
              <w:rPr>
                <w:rFonts w:ascii="Georgia" w:hAnsi="Georgia"/>
                <w:sz w:val="18"/>
              </w:rPr>
              <w:t xml:space="preserve">, </w:t>
            </w:r>
            <w:r w:rsidR="008B6E8B" w:rsidRPr="008B6E8B">
              <w:rPr>
                <w:rFonts w:ascii="Georgia" w:hAnsi="Georgia"/>
                <w:color w:val="FF0000"/>
                <w:sz w:val="18"/>
              </w:rPr>
              <w:t>2</w:t>
            </w:r>
            <w:r w:rsidR="002A7906">
              <w:rPr>
                <w:rFonts w:ascii="Georgia" w:hAnsi="Georgia"/>
                <w:color w:val="FF0000"/>
                <w:sz w:val="18"/>
              </w:rPr>
              <w:t>7</w:t>
            </w:r>
            <w:r w:rsidR="008B6E8B" w:rsidRPr="008B6E8B">
              <w:rPr>
                <w:rFonts w:ascii="Georgia" w:hAnsi="Georgia"/>
                <w:color w:val="FF0000"/>
                <w:sz w:val="18"/>
              </w:rPr>
              <w:t>.08</w:t>
            </w:r>
            <w:r w:rsidR="00CE28CC" w:rsidRPr="008B6E8B">
              <w:rPr>
                <w:rFonts w:ascii="Georgia" w:hAnsi="Georgia"/>
                <w:color w:val="FF0000"/>
                <w:sz w:val="18"/>
              </w:rPr>
              <w:t>.20</w:t>
            </w:r>
            <w:r w:rsidRPr="008B6E8B">
              <w:rPr>
                <w:rFonts w:ascii="Georgia" w:hAnsi="Georgia"/>
                <w:color w:val="FF0000"/>
                <w:sz w:val="18"/>
              </w:rPr>
              <w:t>24</w:t>
            </w:r>
          </w:p>
        </w:tc>
        <w:tc>
          <w:tcPr>
            <w:tcW w:w="7082" w:type="dxa"/>
            <w:gridSpan w:val="7"/>
            <w:vAlign w:val="bottom"/>
          </w:tcPr>
          <w:p w14:paraId="6478BDEA" w14:textId="0A92D8C2" w:rsidR="00CE28CC" w:rsidRPr="002E48EC" w:rsidRDefault="00CE28CC" w:rsidP="001D76B5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57D9D136" w:rsidR="00723643" w:rsidRPr="0074111D" w:rsidRDefault="00723643" w:rsidP="00555153">
      <w:pPr>
        <w:rPr>
          <w:sz w:val="18"/>
        </w:rPr>
      </w:pPr>
    </w:p>
    <w:sectPr w:rsidR="00723643" w:rsidRPr="0074111D" w:rsidSect="002A6DEC">
      <w:footerReference w:type="even" r:id="rId14"/>
      <w:pgSz w:w="11906" w:h="16838"/>
      <w:pgMar w:top="1021" w:right="1418" w:bottom="284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David Döbele" w:date="2024-09-03T08:04:00Z" w:initials="MOU">
    <w:p w14:paraId="421D9E36" w14:textId="77777777" w:rsidR="002A6DEC" w:rsidRDefault="002A6DEC" w:rsidP="002A6DEC">
      <w:r>
        <w:rPr>
          <w:rStyle w:val="Kommentarzeichen"/>
        </w:rPr>
        <w:annotationRef/>
      </w:r>
      <w:r>
        <w:rPr>
          <w:sz w:val="20"/>
          <w:szCs w:val="20"/>
        </w:rPr>
        <w:t>Darunter kann ich mir recht wenig vorstellen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21D9E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FB836C9" w16cex:dateUtc="2024-09-03T06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21D9E36" w16cid:durableId="5FB836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E8B89" w14:textId="77777777" w:rsidR="00A24EF6" w:rsidRDefault="00A24EF6" w:rsidP="00BE053D">
      <w:pPr>
        <w:spacing w:after="0" w:line="240" w:lineRule="auto"/>
      </w:pPr>
      <w:r>
        <w:separator/>
      </w:r>
    </w:p>
  </w:endnote>
  <w:endnote w:type="continuationSeparator" w:id="0">
    <w:p w14:paraId="25A31D36" w14:textId="77777777" w:rsidR="00A24EF6" w:rsidRDefault="00A24EF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17695B" w14:textId="77777777" w:rsidR="00A24EF6" w:rsidRDefault="00A24EF6" w:rsidP="00BE053D">
      <w:pPr>
        <w:spacing w:after="0" w:line="240" w:lineRule="auto"/>
      </w:pPr>
      <w:r>
        <w:separator/>
      </w:r>
    </w:p>
  </w:footnote>
  <w:footnote w:type="continuationSeparator" w:id="0">
    <w:p w14:paraId="54D365AB" w14:textId="77777777" w:rsidR="00A24EF6" w:rsidRDefault="00A24EF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413903">
    <w:abstractNumId w:val="14"/>
  </w:num>
  <w:num w:numId="2" w16cid:durableId="1652296863">
    <w:abstractNumId w:val="17"/>
  </w:num>
  <w:num w:numId="3" w16cid:durableId="1737894967">
    <w:abstractNumId w:val="19"/>
  </w:num>
  <w:num w:numId="4" w16cid:durableId="1600329966">
    <w:abstractNumId w:val="0"/>
  </w:num>
  <w:num w:numId="5" w16cid:durableId="38943329">
    <w:abstractNumId w:val="1"/>
  </w:num>
  <w:num w:numId="6" w16cid:durableId="1192494639">
    <w:abstractNumId w:val="2"/>
  </w:num>
  <w:num w:numId="7" w16cid:durableId="1639605004">
    <w:abstractNumId w:val="13"/>
  </w:num>
  <w:num w:numId="8" w16cid:durableId="1453861340">
    <w:abstractNumId w:val="22"/>
  </w:num>
  <w:num w:numId="9" w16cid:durableId="830026304">
    <w:abstractNumId w:val="12"/>
  </w:num>
  <w:num w:numId="10" w16cid:durableId="1208685747">
    <w:abstractNumId w:val="23"/>
  </w:num>
  <w:num w:numId="11" w16cid:durableId="1269855400">
    <w:abstractNumId w:val="5"/>
  </w:num>
  <w:num w:numId="12" w16cid:durableId="1293632980">
    <w:abstractNumId w:val="6"/>
  </w:num>
  <w:num w:numId="13" w16cid:durableId="1242835564">
    <w:abstractNumId w:val="8"/>
  </w:num>
  <w:num w:numId="14" w16cid:durableId="1012948540">
    <w:abstractNumId w:val="9"/>
  </w:num>
  <w:num w:numId="15" w16cid:durableId="1292596473">
    <w:abstractNumId w:val="21"/>
  </w:num>
  <w:num w:numId="16" w16cid:durableId="78986744">
    <w:abstractNumId w:val="4"/>
  </w:num>
  <w:num w:numId="17" w16cid:durableId="1519076076">
    <w:abstractNumId w:val="16"/>
  </w:num>
  <w:num w:numId="18" w16cid:durableId="229736162">
    <w:abstractNumId w:val="3"/>
  </w:num>
  <w:num w:numId="19" w16cid:durableId="1532917844">
    <w:abstractNumId w:val="18"/>
  </w:num>
  <w:num w:numId="20" w16cid:durableId="1832061349">
    <w:abstractNumId w:val="10"/>
  </w:num>
  <w:num w:numId="21" w16cid:durableId="1786467">
    <w:abstractNumId w:val="11"/>
  </w:num>
  <w:num w:numId="22" w16cid:durableId="1865171685">
    <w:abstractNumId w:val="15"/>
  </w:num>
  <w:num w:numId="23" w16cid:durableId="70125666">
    <w:abstractNumId w:val="7"/>
  </w:num>
  <w:num w:numId="24" w16cid:durableId="131232237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AF8"/>
    <w:rsid w:val="0001147D"/>
    <w:rsid w:val="00033651"/>
    <w:rsid w:val="00052957"/>
    <w:rsid w:val="00061D33"/>
    <w:rsid w:val="00064643"/>
    <w:rsid w:val="00083AED"/>
    <w:rsid w:val="00087747"/>
    <w:rsid w:val="00092A2C"/>
    <w:rsid w:val="000A1FDA"/>
    <w:rsid w:val="000A3541"/>
    <w:rsid w:val="000B63E2"/>
    <w:rsid w:val="000B6548"/>
    <w:rsid w:val="000C5EB1"/>
    <w:rsid w:val="000D671A"/>
    <w:rsid w:val="000F5662"/>
    <w:rsid w:val="000F668A"/>
    <w:rsid w:val="00103EC5"/>
    <w:rsid w:val="00105E89"/>
    <w:rsid w:val="00116BE7"/>
    <w:rsid w:val="00116C6E"/>
    <w:rsid w:val="00125CA6"/>
    <w:rsid w:val="00146C29"/>
    <w:rsid w:val="00156FC9"/>
    <w:rsid w:val="00162A5A"/>
    <w:rsid w:val="00172867"/>
    <w:rsid w:val="00175B6D"/>
    <w:rsid w:val="001778A5"/>
    <w:rsid w:val="001901ED"/>
    <w:rsid w:val="0019483A"/>
    <w:rsid w:val="001A11B9"/>
    <w:rsid w:val="001A46BF"/>
    <w:rsid w:val="001A481B"/>
    <w:rsid w:val="001B0186"/>
    <w:rsid w:val="001B62CA"/>
    <w:rsid w:val="001D35C2"/>
    <w:rsid w:val="001D4DCD"/>
    <w:rsid w:val="001D76B5"/>
    <w:rsid w:val="001E7092"/>
    <w:rsid w:val="001F4175"/>
    <w:rsid w:val="00206F74"/>
    <w:rsid w:val="002204E1"/>
    <w:rsid w:val="00223304"/>
    <w:rsid w:val="00223A4D"/>
    <w:rsid w:val="00223EEA"/>
    <w:rsid w:val="002329CD"/>
    <w:rsid w:val="00232CB5"/>
    <w:rsid w:val="002345E3"/>
    <w:rsid w:val="00234A7E"/>
    <w:rsid w:val="0024373D"/>
    <w:rsid w:val="00243E52"/>
    <w:rsid w:val="002508C2"/>
    <w:rsid w:val="00267252"/>
    <w:rsid w:val="002738CD"/>
    <w:rsid w:val="00275F46"/>
    <w:rsid w:val="00282DB0"/>
    <w:rsid w:val="00285D6D"/>
    <w:rsid w:val="002A6DEC"/>
    <w:rsid w:val="002A7906"/>
    <w:rsid w:val="002B2091"/>
    <w:rsid w:val="002C6972"/>
    <w:rsid w:val="002D2B32"/>
    <w:rsid w:val="002D4516"/>
    <w:rsid w:val="002D6F91"/>
    <w:rsid w:val="002E48EC"/>
    <w:rsid w:val="002E63B6"/>
    <w:rsid w:val="002F46AD"/>
    <w:rsid w:val="003014FA"/>
    <w:rsid w:val="003101F0"/>
    <w:rsid w:val="00314B7A"/>
    <w:rsid w:val="00324BC5"/>
    <w:rsid w:val="003358F5"/>
    <w:rsid w:val="00340BAB"/>
    <w:rsid w:val="003418E0"/>
    <w:rsid w:val="00347F8D"/>
    <w:rsid w:val="00363FCC"/>
    <w:rsid w:val="00372F7B"/>
    <w:rsid w:val="003733E5"/>
    <w:rsid w:val="00390EA6"/>
    <w:rsid w:val="003A7631"/>
    <w:rsid w:val="003B15BC"/>
    <w:rsid w:val="003E27C3"/>
    <w:rsid w:val="003E5E15"/>
    <w:rsid w:val="003F3E3F"/>
    <w:rsid w:val="004067B8"/>
    <w:rsid w:val="004154BE"/>
    <w:rsid w:val="0041687E"/>
    <w:rsid w:val="0042013D"/>
    <w:rsid w:val="004211A2"/>
    <w:rsid w:val="00422F83"/>
    <w:rsid w:val="00426D7E"/>
    <w:rsid w:val="0043430C"/>
    <w:rsid w:val="00435E6D"/>
    <w:rsid w:val="00443668"/>
    <w:rsid w:val="00447C42"/>
    <w:rsid w:val="00447FF7"/>
    <w:rsid w:val="00456B0D"/>
    <w:rsid w:val="00476AF8"/>
    <w:rsid w:val="00481990"/>
    <w:rsid w:val="00484FD7"/>
    <w:rsid w:val="004929FB"/>
    <w:rsid w:val="004A54BA"/>
    <w:rsid w:val="004B6A5E"/>
    <w:rsid w:val="004C06C7"/>
    <w:rsid w:val="004C7A37"/>
    <w:rsid w:val="004E75DC"/>
    <w:rsid w:val="00507EA7"/>
    <w:rsid w:val="00526089"/>
    <w:rsid w:val="00527A28"/>
    <w:rsid w:val="00527DCA"/>
    <w:rsid w:val="00547D74"/>
    <w:rsid w:val="00555153"/>
    <w:rsid w:val="00556D60"/>
    <w:rsid w:val="00557AAD"/>
    <w:rsid w:val="00570BF1"/>
    <w:rsid w:val="005716D4"/>
    <w:rsid w:val="00571B60"/>
    <w:rsid w:val="00573AE8"/>
    <w:rsid w:val="00583590"/>
    <w:rsid w:val="00585A4D"/>
    <w:rsid w:val="00586523"/>
    <w:rsid w:val="005D5B30"/>
    <w:rsid w:val="005D6329"/>
    <w:rsid w:val="005E57F6"/>
    <w:rsid w:val="006058D8"/>
    <w:rsid w:val="00610200"/>
    <w:rsid w:val="00610D34"/>
    <w:rsid w:val="00614FC7"/>
    <w:rsid w:val="00623699"/>
    <w:rsid w:val="006324C4"/>
    <w:rsid w:val="00632D5A"/>
    <w:rsid w:val="00635515"/>
    <w:rsid w:val="00643900"/>
    <w:rsid w:val="00643FC0"/>
    <w:rsid w:val="006546D7"/>
    <w:rsid w:val="006546FD"/>
    <w:rsid w:val="00663DD9"/>
    <w:rsid w:val="00665BF3"/>
    <w:rsid w:val="006732D6"/>
    <w:rsid w:val="00693E09"/>
    <w:rsid w:val="006A05B1"/>
    <w:rsid w:val="006A2DE9"/>
    <w:rsid w:val="006A3093"/>
    <w:rsid w:val="006A7230"/>
    <w:rsid w:val="006B1D24"/>
    <w:rsid w:val="006B4E32"/>
    <w:rsid w:val="006B72C7"/>
    <w:rsid w:val="006B7F78"/>
    <w:rsid w:val="006C2252"/>
    <w:rsid w:val="006D7F7F"/>
    <w:rsid w:val="006E2C9C"/>
    <w:rsid w:val="006E40EF"/>
    <w:rsid w:val="006F0039"/>
    <w:rsid w:val="00701EA8"/>
    <w:rsid w:val="00711CEF"/>
    <w:rsid w:val="00720320"/>
    <w:rsid w:val="00722D2D"/>
    <w:rsid w:val="00723643"/>
    <w:rsid w:val="00725D3C"/>
    <w:rsid w:val="00733DA1"/>
    <w:rsid w:val="00737822"/>
    <w:rsid w:val="0074111D"/>
    <w:rsid w:val="00753D4A"/>
    <w:rsid w:val="00756912"/>
    <w:rsid w:val="00761609"/>
    <w:rsid w:val="00761763"/>
    <w:rsid w:val="00763DCE"/>
    <w:rsid w:val="00776C46"/>
    <w:rsid w:val="00777DC2"/>
    <w:rsid w:val="0078260B"/>
    <w:rsid w:val="007838D1"/>
    <w:rsid w:val="00785254"/>
    <w:rsid w:val="00785853"/>
    <w:rsid w:val="0079384B"/>
    <w:rsid w:val="007966F0"/>
    <w:rsid w:val="00797BFC"/>
    <w:rsid w:val="007A2D8F"/>
    <w:rsid w:val="007A720F"/>
    <w:rsid w:val="007C6A3C"/>
    <w:rsid w:val="007D4BEE"/>
    <w:rsid w:val="007D5BE9"/>
    <w:rsid w:val="008050E4"/>
    <w:rsid w:val="00822415"/>
    <w:rsid w:val="0082257D"/>
    <w:rsid w:val="00837780"/>
    <w:rsid w:val="008434B5"/>
    <w:rsid w:val="00853438"/>
    <w:rsid w:val="00866846"/>
    <w:rsid w:val="00867CCD"/>
    <w:rsid w:val="00875DA9"/>
    <w:rsid w:val="00895E38"/>
    <w:rsid w:val="008A782B"/>
    <w:rsid w:val="008B0FC0"/>
    <w:rsid w:val="008B222C"/>
    <w:rsid w:val="008B6E8B"/>
    <w:rsid w:val="008C429A"/>
    <w:rsid w:val="008D4159"/>
    <w:rsid w:val="008D4BD0"/>
    <w:rsid w:val="008E1F3D"/>
    <w:rsid w:val="009052BC"/>
    <w:rsid w:val="009053D7"/>
    <w:rsid w:val="0091331D"/>
    <w:rsid w:val="009250BA"/>
    <w:rsid w:val="0093223C"/>
    <w:rsid w:val="00941A87"/>
    <w:rsid w:val="00943B87"/>
    <w:rsid w:val="009501C2"/>
    <w:rsid w:val="009507AC"/>
    <w:rsid w:val="00954738"/>
    <w:rsid w:val="009668B9"/>
    <w:rsid w:val="00967451"/>
    <w:rsid w:val="009709FB"/>
    <w:rsid w:val="00976577"/>
    <w:rsid w:val="00992B41"/>
    <w:rsid w:val="00996356"/>
    <w:rsid w:val="00997D9A"/>
    <w:rsid w:val="009B2154"/>
    <w:rsid w:val="009C3769"/>
    <w:rsid w:val="009D7C49"/>
    <w:rsid w:val="009E7297"/>
    <w:rsid w:val="00A0257D"/>
    <w:rsid w:val="00A12EDC"/>
    <w:rsid w:val="00A154E3"/>
    <w:rsid w:val="00A24EF6"/>
    <w:rsid w:val="00A2666A"/>
    <w:rsid w:val="00A26D0D"/>
    <w:rsid w:val="00A33BDE"/>
    <w:rsid w:val="00A34885"/>
    <w:rsid w:val="00A34DFD"/>
    <w:rsid w:val="00A3752E"/>
    <w:rsid w:val="00A408F5"/>
    <w:rsid w:val="00A40DB4"/>
    <w:rsid w:val="00A43BC1"/>
    <w:rsid w:val="00A56877"/>
    <w:rsid w:val="00A74225"/>
    <w:rsid w:val="00A81142"/>
    <w:rsid w:val="00A936D5"/>
    <w:rsid w:val="00AA1EB0"/>
    <w:rsid w:val="00AA2DA3"/>
    <w:rsid w:val="00AA5A9C"/>
    <w:rsid w:val="00AB016A"/>
    <w:rsid w:val="00AB2A5A"/>
    <w:rsid w:val="00AB43E6"/>
    <w:rsid w:val="00AB4666"/>
    <w:rsid w:val="00AB6FE1"/>
    <w:rsid w:val="00AD28F8"/>
    <w:rsid w:val="00AF47E6"/>
    <w:rsid w:val="00B0230B"/>
    <w:rsid w:val="00B1672C"/>
    <w:rsid w:val="00B17D95"/>
    <w:rsid w:val="00B23509"/>
    <w:rsid w:val="00B24E90"/>
    <w:rsid w:val="00B359DB"/>
    <w:rsid w:val="00B3632B"/>
    <w:rsid w:val="00B409D8"/>
    <w:rsid w:val="00B5178D"/>
    <w:rsid w:val="00B67F1F"/>
    <w:rsid w:val="00B701D7"/>
    <w:rsid w:val="00B70561"/>
    <w:rsid w:val="00B90595"/>
    <w:rsid w:val="00BA215A"/>
    <w:rsid w:val="00BA69D7"/>
    <w:rsid w:val="00BB4B50"/>
    <w:rsid w:val="00BB5F09"/>
    <w:rsid w:val="00BB63A1"/>
    <w:rsid w:val="00BC0D9F"/>
    <w:rsid w:val="00BD6336"/>
    <w:rsid w:val="00BE053D"/>
    <w:rsid w:val="00BF1A7A"/>
    <w:rsid w:val="00BF1FA3"/>
    <w:rsid w:val="00C00974"/>
    <w:rsid w:val="00C018E4"/>
    <w:rsid w:val="00C066FA"/>
    <w:rsid w:val="00C07D62"/>
    <w:rsid w:val="00C25387"/>
    <w:rsid w:val="00C54BE3"/>
    <w:rsid w:val="00C57F80"/>
    <w:rsid w:val="00C768ED"/>
    <w:rsid w:val="00C82A8F"/>
    <w:rsid w:val="00C916C2"/>
    <w:rsid w:val="00C95EA9"/>
    <w:rsid w:val="00CA1DAF"/>
    <w:rsid w:val="00CC7F56"/>
    <w:rsid w:val="00CD1B12"/>
    <w:rsid w:val="00CD55DC"/>
    <w:rsid w:val="00CD6EAC"/>
    <w:rsid w:val="00CE1BBC"/>
    <w:rsid w:val="00CE2595"/>
    <w:rsid w:val="00CE28CC"/>
    <w:rsid w:val="00CE72FC"/>
    <w:rsid w:val="00CF31EE"/>
    <w:rsid w:val="00D02BEF"/>
    <w:rsid w:val="00D03282"/>
    <w:rsid w:val="00D1492F"/>
    <w:rsid w:val="00D15F4C"/>
    <w:rsid w:val="00D17B69"/>
    <w:rsid w:val="00D22DCB"/>
    <w:rsid w:val="00D3003C"/>
    <w:rsid w:val="00D331F4"/>
    <w:rsid w:val="00D470E4"/>
    <w:rsid w:val="00D475B5"/>
    <w:rsid w:val="00D52142"/>
    <w:rsid w:val="00D5280E"/>
    <w:rsid w:val="00D564F6"/>
    <w:rsid w:val="00D61F14"/>
    <w:rsid w:val="00D711B6"/>
    <w:rsid w:val="00D80D6B"/>
    <w:rsid w:val="00D822A8"/>
    <w:rsid w:val="00D834D8"/>
    <w:rsid w:val="00D90950"/>
    <w:rsid w:val="00DA69DF"/>
    <w:rsid w:val="00DA74B7"/>
    <w:rsid w:val="00DB33F8"/>
    <w:rsid w:val="00DB694A"/>
    <w:rsid w:val="00DC0128"/>
    <w:rsid w:val="00DD2225"/>
    <w:rsid w:val="00DD38E2"/>
    <w:rsid w:val="00DE1D58"/>
    <w:rsid w:val="00DF3FC4"/>
    <w:rsid w:val="00E13110"/>
    <w:rsid w:val="00E22398"/>
    <w:rsid w:val="00E24DF1"/>
    <w:rsid w:val="00E269D2"/>
    <w:rsid w:val="00E431ED"/>
    <w:rsid w:val="00E627B3"/>
    <w:rsid w:val="00E64FF5"/>
    <w:rsid w:val="00E71B03"/>
    <w:rsid w:val="00E907EC"/>
    <w:rsid w:val="00EA5421"/>
    <w:rsid w:val="00EB34FC"/>
    <w:rsid w:val="00EB5816"/>
    <w:rsid w:val="00ED0EA9"/>
    <w:rsid w:val="00EF016E"/>
    <w:rsid w:val="00EF77DF"/>
    <w:rsid w:val="00F02C3B"/>
    <w:rsid w:val="00F07B0F"/>
    <w:rsid w:val="00F11BEF"/>
    <w:rsid w:val="00F258E7"/>
    <w:rsid w:val="00F31B84"/>
    <w:rsid w:val="00F56D02"/>
    <w:rsid w:val="00F631EC"/>
    <w:rsid w:val="00F64C22"/>
    <w:rsid w:val="00F64FA7"/>
    <w:rsid w:val="00F74D19"/>
    <w:rsid w:val="00F80053"/>
    <w:rsid w:val="00F84C61"/>
    <w:rsid w:val="00FA02C7"/>
    <w:rsid w:val="00FA4077"/>
    <w:rsid w:val="00FA4186"/>
    <w:rsid w:val="00FB083F"/>
    <w:rsid w:val="00FC0531"/>
    <w:rsid w:val="00FC13F0"/>
    <w:rsid w:val="00FD0FB7"/>
    <w:rsid w:val="00FD1487"/>
    <w:rsid w:val="00FD6F4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D76B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329C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329C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329C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329C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329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2T17:26:43.749"/>
    </inkml:context>
    <inkml:brush xml:id="br0">
      <inkml:brushProperty name="width" value="0.04274" units="cm"/>
      <inkml:brushProperty name="height" value="0.04274" units="cm"/>
    </inkml:brush>
  </inkml:definitions>
  <inkml:trace contextRef="#ctx0" brushRef="#br0">232 355 8082,'-9'0'0,"-1"1"66,0 1 0,-2 3 0,-1 7 0,-2 4 234,-1 6 1,-1 9 0,-1 5 0,3 6-40,0 3 1,-1 2 0,1 5 0,1 1-12,2-1 1,4-2 0,0-7 0,2-5-50,4-7 0,3-8 1,3-8-1,6-5-196,4-5 1,7-14 0,4-11 0,2-10-29,3-10 1,1-7-1,2-7 1,-1-4 40,-3-4 1,-3-2 0,-4 0 0,-4 0 102,-5 1 1,-5-2-1,-6 1 1,-2 5-138,-2 3 1,-5 9 0,-6 7 0,-3 9 69,-4 7 1,-6 7-1,1 11 1,-1 4 232,-1 6 1,0 8-1,2 8 1,6 4-190,5 0 1,6 3 0,7-2-1,7 1-305,7-1 0,13 1 0,11-6 0,3-2-81,5-3 0,1-5 0,6-3 0,0-2-293,3-2 0,-1-1 0,-4-2 0,-3-1 165,-4-1 0,-8-1 0,-4-2 0,-8 3 329,-8 1 0,-8 1 0,-11 2 419,-12 2 0,-13 5 0,-6 7 0,-7 3 234,-4 3 0,-6 0 0,-3 4 1,3-1-64,6-1 1,9 0 0,6-2 0,6-1-982,4-4 1,7-2 0,8-1 477,5 0 0,10 0 0,6 0 0</inkml:trace>
  <inkml:trace contextRef="#ctx0" brushRef="#br0" timeOffset="247">655 794 7949,'-7'1'-199,"0"1"199,3-1 0,-2 2 0,2-3 0</inkml:trace>
  <inkml:trace contextRef="#ctx0" brushRef="#br0" timeOffset="3812">968 897 7871,'-10'0'0,"1"0"-49,1 0 1,2 1 432,1 1 1,0-1-409,5 1 1,2-4 0,6-2 0,2-3 44,3-2 0,3-3 1,4-4-1,3-3-36,4-3 1,0 0-1,0-4 1,1 0-20,-1 0 0,-3-5 0,-2 2 0,-1-1 79,-3 0 0,-1 4 1,-4-1-1,-2 4-40,-2 3 1,-4 3-1,-3 5 1,-3 4 66,-3 3 1,-2 2 0,-7 4 0,-2 4 52,-2 7 1,-2 4-1,-3 9 1,-1 3-37,1 3 0,2 7 1,2-4-1,4 1-7,2 1 1,6-7-1,2-3 1,4-1-54,4-3 1,5-6 0,7-4 0,5-4-179,3-4 0,4-7 0,1-6 0,3-7 16,1-5 1,4-7 0,2-3-1,-2-2 5,0-2 1,-3 1 0,-3-4 0,-3 2 181,-5 4 0,-4 2 0,-3-2 0,-1 3 23,-5 2 0,-4 6 0,-3 5 1,-3 4-4,-3 3 0,-7 5 0,-6 6 0,-4 6 105,-2 7 1,-2 9 0,-5 5 0,1 5-33,-2 4 1,1 1 0,4 1 0,3 1-50,3 0 0,4-4 0,3 1 1,5-3-109,4-2 1,4-4-1,4-5 1,7-3-114,5-7 1,8-4-1,2-5 1,3-5-185,2-3 0,-2-6 0,4-9 0,-3-3 46,-3 0 0,0-3 1,-1 1-1,-2-1 187,-2 3 1,-5 0-1,-3 4 1,-3 1 217,-2-2 0,-6 5 0,-2 2 0,-2 1 88,-2 2 1,-5 3-1,-5 3 1,-4 1 16,-2 1 1,-1 6 0,-2 3 0,1 4-125,-1 3 1,1 2 0,2 3 0,3-2-108,3 0 0,3 0 0,5-3 0,1-1-110,3 0 1,1-2-1,4 0 1,5-2-93,4-4 1,3-1 0,5-4 0,2-1-37,1-3 1,6-5 0,-3-4 0,3-3 20,-1-1 0,-6 0 1,0-2-1,-3 1 154,-1 0 1,-3 0 0,-1 2 0,-2-1 193,-2-1 1,-5 1 0,-3 5 0,-2 0 112,-2 1 0,-3 2 0,-6 1 0,-1 1 42,-4 3 0,-5 2 0,1 3 1,-1 4-151,-1 3 1,-2 6 0,2 0-1,1 2-97,0 1 1,3 1 0,2 0-1,3 2-65,2-2 0,5-2 0,2-1 0,4-2-145,2-2 0,8-4 0,5 0 0,1-4 14,3-2 0,0-3 0,1-3 1,2-2-67,0-4 1,1-4 0,1-3-1,0 0 20,-4 0 1,-4 1-1,-2-1 1,-2-1-58,-2 1 0,-3 0 0,-5 3 1,-1 0 74,-3 1 0,0 1 0,-3 3 0,-2-1 410,-3 3 0,-4 0 0,-4 4 0,-2 1 204,-2 3 1,2 2 0,0 5 0,2 3 1096,0 1-1402,5 1 0,1 0 1,4-1-270,2 1 1,1-1 0,4-1 0,1-1-101,2-1 0,5 1 0,3-4 0,4-1 42,5 0 0,0-3 0,4-1 0,0-4-87,-1-2 0,3-2 0,-6-2 0,0-1 114,-2-2 1,-6-1 0,0 1 0,-3-1 218,-1-1 1,-3 2-1,-1-1 1,-3 1 147,-1 0 1,-1-2-1,-1 4 1,-1 1 15,-3 0 0,-3 2 0,-2 2 0,0 2-34,-3 1 0,3 1 0,-2 1 0,0 2-134,-1 3 1,1 2 0,0 3 0,3 2-72,2 0 0,3-1 0,2-1 0,2 0-137,5 0 1,3 1 0,7-3-1,2-1-79,0 1 0,2-6 1,4 0-1,-1-3-46,0 0 1,0 0 0,0 0 0,-1 0 85,-2-3 1,-3 0 0,-1-5 0,-3 1 177,-3 0 1,-1 1 0,-4-1-1,-1-1 204,-3-1 1,0 2 0,0-3-1,0 0 72,-3-1 0,0 0 1,-4 2-1,-1 1-129,1 1 1,1 1 0,0 1 0,0 1 22,2 1 0,2 0-267,-3 1 0,4 2 1,1 0-38,4 4 0,3 0 1,1 0-1,2 1 37,0 1 1,3 1 0,0 0 0,1 0 8,-1 1 1,1-2-1,-1 1 1,1-1 97,0-1 1,0 1-1,-1-2 1,1 2 128,-1-2 1,-1 1 0,-2-1-35,0-1 0,-1 2 0,-5 1 4,-4-2 1,-3 3 0,-6-3 0,0 2-72,-2 2 0,-2 1 0,-3 0 1,0-1-44,-1 0 1,-1 1 0,-1 0-1,1-1 98,-1 0 1,0-4 0,1 0 0,4-1 214,5-1-383,-2 1 0,8-5 0,4 0 0,8-3 31,5-2 0,7 0 1,-2 0-1,4 0-107,1 1 1,-2-1 0,4-1 0,0 0-90,0-1 0,2 0 0,-2 1 1,-1 1 213,-3 0 1,0 1 0,-2-1 0,-3 0 237,-3 0 1,-1 0 0,-4 1 0,-2-1-36,-2 0 1,-1 0 0,-4 0-1,-1-3-18,-2 1 0,-1 1 1,-5 3-1,-2 1-50,-2 1 0,-4 1 1,-1 2-1,-3 3-82,-2 1 1,2 5 0,-1 3 0,2 1-45,4-2 0,1 2 1,6-2-1,1 2 4,3 1 0,2-1 0,4-1 0,4-1-131,4-1 0,7-3 0,5-4 0,3 0-17,2-1 1,3-4 0,1-3 0,-3-2-36,-1-2 0,-2-1 1,1-2-1,-3 0 205,-3 0 0,-2 0 1,-2 0-1,-1 1 165,-4-2 0,-2 3 0,-4-2 0,-2 3 80,-4 0 0,-4 2 1,-6 3-1,-2 2 84,-5 1 0,3 2 0,-6 1 0,-1 3-165,-1 4 0,2 1 1,0 5-1,4-2-153,5 1 1,1 2-1,4 0 1,5 1-115,1 0 1,6 0-1,3-3 1,5 1-36,3-2 0,3-5 0,4 0 0,4-4-102,0-1 1,2-4-1,1-4 1,2-3-95,-1-4 1,-3 0 0,1-2 0,-4 0 289,-2 1 0,0-2 1,-6 2-1,-1-1 184,-3 0 0,-4 1 0,-5 0 0,0 1 69,-1 0 0,-3 3 1,-3 0-1,-3 2 61,-3 3 1,-4 1 0,-3 4 0,0 2-182,-2 3 1,-1 4 0,0 4 0,0 1-146,2 1 0,4-1 0,6 3 0,3 0 28,2 0 0,3-1 0,1-3 1,3 0-90,3-1 1,5-2 0,1-2 0,5-2-55,2-3 1,-1-1-1,0-6 1,2-2 67,0-3 0,1-5 0,-1-4 0,0-1 88,1-3 1,-2 0 0,0-2 0,0 1 271,2-1 1,-1 0 0,3-5 0,0-2-127,1-3 0,-1-2 1,1-1-1,1-5-87,0-1 1,2 0 0,-1-1 0,0 2-173,-3 4 1,-1 7 0,-7 8 0,-5 3-150,-3 5 1,-5 5-1,-7 6 151,-9 5 1,-8 8 0,-11 11-1,-2 5 82,0 2 0,-4 6 0,2 4 1,0 1 71,1 6 0,2-1 0,0 5 0,3-3 170,2 1 0,4-4 0,8-3 0,7-5-99,5-7 1,7-2 0,4-6 0,5-5-272,6-4 0,3-6 0,7-4 1,0-2-4,0-4 1,0-5-1,-6-3 1,-1-3-8,-1 1 1,-3-1 0,-5 0 0,-1 1 226,-4 3 1,-4-1 0,-3 2 0,-3 0 284,-1 2 0,-5 2 171,-2 3 0,-2-1-168,-1 2 0,1 1-47,-2 2 0,5 2-143,1 1 1,1 2 0,2-1 0,2 3-195,2 2 1,4-1 19,2 1 1,3-1-131,2-1 1,4 0 0,3 0-1,3-1-106,-1-2 1,2-1 0,0-3 0,0 0-32,-1 0 0,0 0 0,-1-2 1,1-1 374,-1-1 0,-3 0 0,-4-3 0,-1 0-50,-2 0 1,-4 1 0,-1-2 0,-3 1 134,-3 0 1,-3 0 0,-7 1-1,-1 2 36,-2 2 0,-6 1 1,0 2-1,-2 1-169,-2 2 1,7 6 0,-1 1-1,3 3-3,2-1 0,3 1 1,4-1-1,2 1-84,4 0 0,1-1 1,3 2-1,2-2-67,6-2 1,2-1 0,3-3 0,2-1-69,4-2 0,4-1 1,0-4-1,1-1-129,2-2 1,-3-2 0,-1-1 0,-3 0 73,-1 0 0,-4-2 0,3 0 0,-4 0 280,-2 1 0,0-1 0,-4-1 0,-1 1 319,0-1 0,-4 1 1,-2 2-1,-1 0-81,-1 0 1,-1 3 0,-1 2 0,-4 1-74,-2 1 1,0 3 0,-3 2 0,1 2-173,-1 2 0,5 1 1,0 4-1,2 0-24,3-1 0,2 2 0,2-2 0,5 0-132,2-1 1,2-3-1,3-2 1,4-1-85,1-1 1,0-2 0,1-3 0,-1 0 111,0 0 1,1-1 0,0-2 0,-2-2 256,-1-1 0,-2-5 0,-4 4 0,-3 0 58,-1-1 0,-2-1 0,-2-1 1,-2 0 62,-1 0 0,-5-2 0,-2 0 1,-3 0-136,-1 1 0,-5-2 1,-3 2-1,0 0-154,0 2 1,3 2 0,-1 2-1,2 1-34,3 1 0,2 0-168,4 1 0,6 1 0,7-2 0,4 1 64,6-1 1,4 1-1,2 2 1,-1 0-151,0 0 0,1 0 1,-1 0-1,1 0 11,0 0 1,1 0 0,-3 0 0,0 0 361,-3 0 0,2-1 1,-6 0-1,0-1 188,-3 0 0,-6 0-40,-3 0 0,-6 1 0,-3-1 0,-3 1-11,-2 1 0,2 0 0,-1 1 0,0 1-155,4 3 1,1 2 0,4 2 0,-1 2-119,3 2 0,3 2 0,5-2 0,1 2-18,0 0 1,4 0 0,2 1 0,1-2 86,2 0 1,2 0-1,-1 0 1,0-1 87,-2 1 1,6-1-1,-2-3 1,-1-2-18,-1-2 1,-4-4-1,1 2 1,-6-1-83,-2-1 0,-6-2 0,-4 0 0,-6 0-1,-6-3 0,-9 2 1,-6-4-1,-2 0-14,-3 1 1,-3-2-1,-1 2 1,0 1 181,3 0 0,-1 3 1,10-1-1,5-1 44,7 0 0,9-1 0,6 1 1,10-3-521,12-1 1,19-4 0,17-3 0,13-3 318,-31 7 0,1 0 0,6-1 0,1-2 0,2 0 0,-1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2579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David Döbele</cp:lastModifiedBy>
  <cp:revision>63</cp:revision>
  <cp:lastPrinted>2024-08-25T21:42:00Z</cp:lastPrinted>
  <dcterms:created xsi:type="dcterms:W3CDTF">2024-01-05T14:45:00Z</dcterms:created>
  <dcterms:modified xsi:type="dcterms:W3CDTF">2024-09-03T06:05:00Z</dcterms:modified>
</cp:coreProperties>
</file>