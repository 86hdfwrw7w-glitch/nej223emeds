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CA511" w14:textId="2507DAF6" w:rsidR="00610F3D" w:rsidRDefault="00140D71">
      <w:pPr>
        <w:pStyle w:val="Text"/>
        <w:widowControl w:val="0"/>
        <w:rPr>
          <w:rFonts w:ascii="Lato Regular" w:eastAsia="Lato Regular" w:hAnsi="Lato Regular" w:cs="Lato Regular"/>
          <w:sz w:val="4"/>
          <w:szCs w:val="4"/>
        </w:rPr>
      </w:pPr>
      <w:r>
        <w:rPr>
          <w:rFonts w:ascii="Lato Regular" w:eastAsia="Lato Regular" w:hAnsi="Lato Regular" w:cs="Lato Regular"/>
          <w:noProof/>
          <w:sz w:val="4"/>
          <w:szCs w:val="4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67E6F6" wp14:editId="305368D9">
                <wp:simplePos x="0" y="0"/>
                <wp:positionH relativeFrom="column">
                  <wp:posOffset>3787140</wp:posOffset>
                </wp:positionH>
                <wp:positionV relativeFrom="paragraph">
                  <wp:posOffset>-190500</wp:posOffset>
                </wp:positionV>
                <wp:extent cx="2260600" cy="1074420"/>
                <wp:effectExtent l="0" t="0" r="25400" b="1143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0" cy="1074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solidFill>
                            <a:schemeClr val="accent1"/>
                          </a:solidFill>
                          <a:prstDash val="solid"/>
                          <a:miter lim="8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txbx>
                        <w:txbxContent>
                          <w:p w14:paraId="4CDBEFF4" w14:textId="13B53A39" w:rsidR="00140D71" w:rsidRDefault="008248AE" w:rsidP="00140D7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A876371" wp14:editId="1BD6DD01">
                                  <wp:extent cx="922020" cy="921014"/>
                                  <wp:effectExtent l="0" t="0" r="0" b="0"/>
                                  <wp:docPr id="1168318995" name="Grafik 1" descr="Ein Bild, das Baum, Text, Kreis, Schrift enthält.&#10;&#10;Automatisch generierte Beschreibu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68318995" name="Grafik 1" descr="Ein Bild, das Baum, Text, Kreis, Schrift enthält.&#10;&#10;Automatisch generierte Beschreibu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36355" cy="93533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45719" tIns="45719" rIns="45719" bIns="45719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67E6F6" id="Rectangle 1" o:spid="_x0000_s1026" style="position:absolute;margin-left:298.2pt;margin-top:-15pt;width:178pt;height:84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" strokecolor="#4472c4 [3204]" strokeweight="1pt">
                <v:textbox inset="1.27mm,1.27mm,1.27mm,1.27mm">
                  <w:txbxContent>
                    <w:p w14:paraId="4CDBEFF4" w14:textId="13B53A39" w:rsidR="00140D71" w:rsidRDefault="008248AE" w:rsidP="00140D7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A876371" wp14:editId="1BD6DD01">
                            <wp:extent cx="922020" cy="921014"/>
                            <wp:effectExtent l="0" t="0" r="0" b="0"/>
                            <wp:docPr id="1168318995" name="Grafik 1" descr="Ein Bild, das Baum, Text, Kreis, Schrift enthält.&#10;&#10;Automatisch generierte Beschreibu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68318995" name="Grafik 1" descr="Ein Bild, das Baum, Text, Kreis, Schrift enthält.&#10;&#10;Automatisch generierte Beschreibun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36355" cy="93533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W w:w="6019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6019"/>
      </w:tblGrid>
      <w:tr w:rsidR="00140D71" w:rsidRPr="008248AE" w14:paraId="0F1B8DEB" w14:textId="77777777" w:rsidTr="00140D71">
        <w:trPr>
          <w:trHeight w:val="827"/>
        </w:trPr>
        <w:tc>
          <w:tcPr>
            <w:tcW w:w="60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6D99F6" w14:textId="1CE92B88" w:rsidR="00140D71" w:rsidRPr="00140D71" w:rsidRDefault="00140D71">
            <w:pPr>
              <w:pStyle w:val="Text"/>
              <w:widowControl w:val="0"/>
              <w:spacing w:before="60"/>
              <w:rPr>
                <w:rFonts w:eastAsia="Lato Regular"/>
                <w:sz w:val="15"/>
                <w:szCs w:val="15"/>
                <w:u w:val="single"/>
              </w:rPr>
            </w:pPr>
          </w:p>
          <w:p w14:paraId="0EB83907" w14:textId="77777777" w:rsidR="00140D71" w:rsidRPr="00140D71" w:rsidRDefault="00140D71">
            <w:pPr>
              <w:pStyle w:val="Text"/>
              <w:widowControl w:val="0"/>
              <w:rPr>
                <w:rFonts w:eastAsia="Lato Regular"/>
                <w:shd w:val="clear" w:color="auto" w:fill="FF00FF"/>
              </w:rPr>
            </w:pPr>
          </w:p>
          <w:p w14:paraId="4C708008" w14:textId="77777777" w:rsidR="00140D71" w:rsidRPr="00140D71" w:rsidRDefault="00140D71">
            <w:pPr>
              <w:pStyle w:val="Text"/>
              <w:widowControl w:val="0"/>
              <w:rPr>
                <w:rFonts w:eastAsia="Lato Regular"/>
                <w:shd w:val="clear" w:color="auto" w:fill="FF00FF"/>
              </w:rPr>
            </w:pPr>
          </w:p>
          <w:p w14:paraId="12EC9F7B" w14:textId="0909A043" w:rsidR="00140D71" w:rsidRPr="0028734F" w:rsidRDefault="008248AE">
            <w:pPr>
              <w:pStyle w:val="Standard1"/>
              <w:spacing w:before="0" w:line="288" w:lineRule="auto"/>
              <w:rPr>
                <w:rFonts w:ascii="Arial" w:eastAsia="Lato Regular" w:hAnsi="Arial" w:cs="Arial"/>
                <w:color w:val="2C2D2F"/>
                <w:sz w:val="22"/>
                <w:szCs w:val="22"/>
                <w:shd w:val="clear" w:color="auto" w:fill="FFFFFF"/>
              </w:rPr>
            </w:pPr>
            <w:r w:rsidRPr="0028734F">
              <w:rPr>
                <w:rFonts w:ascii="Arial" w:hAnsi="Arial" w:cs="Arial"/>
                <w:color w:val="2C2D2F"/>
                <w:sz w:val="22"/>
                <w:szCs w:val="22"/>
                <w:shd w:val="clear" w:color="auto" w:fill="FFFFFF"/>
              </w:rPr>
              <w:t>CHATEAU NATAL GmbH</w:t>
            </w:r>
          </w:p>
          <w:p w14:paraId="1AAEECBB" w14:textId="2648F25A" w:rsidR="00140D71" w:rsidRPr="0028734F" w:rsidRDefault="008248AE">
            <w:pPr>
              <w:pStyle w:val="Standard1"/>
              <w:spacing w:before="0" w:line="288" w:lineRule="auto"/>
              <w:rPr>
                <w:rFonts w:ascii="Arial" w:eastAsia="Lato Regular" w:hAnsi="Arial" w:cs="Arial"/>
                <w:color w:val="2C2D2F"/>
                <w:sz w:val="22"/>
                <w:szCs w:val="22"/>
                <w:shd w:val="clear" w:color="auto" w:fill="FFFFFF"/>
              </w:rPr>
            </w:pPr>
            <w:r w:rsidRPr="0028734F">
              <w:rPr>
                <w:rFonts w:ascii="Arial" w:hAnsi="Arial" w:cs="Arial"/>
                <w:color w:val="2C2D2F"/>
                <w:sz w:val="22"/>
                <w:szCs w:val="22"/>
                <w:shd w:val="clear" w:color="auto" w:fill="FFFFFF"/>
              </w:rPr>
              <w:t>Linke Wienzeile 118/19</w:t>
            </w:r>
          </w:p>
          <w:p w14:paraId="7665DC70" w14:textId="2181789C" w:rsidR="00140D71" w:rsidRPr="00140D71" w:rsidRDefault="008248AE" w:rsidP="00140D71">
            <w:pPr>
              <w:pStyle w:val="Standard1"/>
              <w:spacing w:before="0" w:line="288" w:lineRule="auto"/>
              <w:rPr>
                <w:rFonts w:ascii="Arial" w:eastAsia="Lato Regular" w:hAnsi="Arial" w:cs="Arial"/>
                <w:color w:val="2C2D2F"/>
                <w:sz w:val="22"/>
                <w:szCs w:val="22"/>
                <w:shd w:val="clear" w:color="auto" w:fill="FFFFFF"/>
              </w:rPr>
            </w:pPr>
            <w:r w:rsidRPr="0028734F">
              <w:rPr>
                <w:rFonts w:ascii="Arial" w:hAnsi="Arial" w:cs="Arial"/>
                <w:color w:val="2C2D2F"/>
                <w:sz w:val="22"/>
                <w:szCs w:val="22"/>
                <w:shd w:val="clear" w:color="auto" w:fill="FFFFFF"/>
              </w:rPr>
              <w:t>1060 Wien</w:t>
            </w:r>
          </w:p>
        </w:tc>
      </w:tr>
    </w:tbl>
    <w:p w14:paraId="736E2BC0" w14:textId="77777777" w:rsidR="00140D71" w:rsidRDefault="00140D71">
      <w:pPr>
        <w:pStyle w:val="Text"/>
        <w:widowControl w:val="0"/>
        <w:spacing w:after="100"/>
        <w:rPr>
          <w:rFonts w:eastAsia="Lato Regular"/>
          <w:b/>
          <w:bCs/>
          <w:sz w:val="28"/>
          <w:szCs w:val="28"/>
        </w:rPr>
      </w:pPr>
    </w:p>
    <w:p w14:paraId="797FDC6A" w14:textId="2F84547B" w:rsidR="00610F3D" w:rsidRPr="0028734F" w:rsidRDefault="00140D71">
      <w:pPr>
        <w:pStyle w:val="Text"/>
        <w:widowControl w:val="0"/>
        <w:spacing w:after="100"/>
        <w:rPr>
          <w:rFonts w:eastAsia="Lato Regular"/>
          <w:b/>
          <w:bCs/>
        </w:rPr>
      </w:pPr>
      <w:r w:rsidRPr="0028734F">
        <w:rPr>
          <w:rFonts w:eastAsia="Lato Regular"/>
          <w:b/>
          <w:bCs/>
          <w:sz w:val="28"/>
          <w:szCs w:val="28"/>
        </w:rPr>
        <w:t>Arbeitszeugni</w:t>
      </w:r>
      <w:r w:rsidR="00E462F0">
        <w:rPr>
          <w:rFonts w:eastAsia="Lato Regular"/>
          <w:b/>
          <w:bCs/>
          <w:sz w:val="28"/>
          <w:szCs w:val="28"/>
        </w:rPr>
        <w:t>s</w:t>
      </w:r>
      <w:r w:rsidR="00946C87" w:rsidRPr="0028734F">
        <w:rPr>
          <w:rFonts w:eastAsia="Lato Regular"/>
          <w:b/>
          <w:bCs/>
        </w:rPr>
        <w:tab/>
      </w:r>
      <w:ins w:id="0" w:author="David Döbele" w:date="2023-10-03T20:12:00Z">
        <w:r w:rsidR="001921CA">
          <w:rPr>
            <w:rFonts w:eastAsia="Lato Regular"/>
            <w:b/>
            <w:bCs/>
          </w:rPr>
          <w:tab/>
        </w:r>
        <w:r w:rsidR="001921CA">
          <w:rPr>
            <w:rFonts w:eastAsia="Lato Regular"/>
            <w:b/>
            <w:bCs/>
          </w:rPr>
          <w:tab/>
        </w:r>
      </w:ins>
      <w:r w:rsidR="00946C87" w:rsidRPr="0028734F">
        <w:rPr>
          <w:rFonts w:eastAsia="Lato Regular"/>
          <w:b/>
          <w:bCs/>
        </w:rPr>
        <w:tab/>
      </w:r>
      <w:r w:rsidR="00946C87" w:rsidRPr="0028734F">
        <w:rPr>
          <w:rFonts w:eastAsia="Lato Regular"/>
          <w:b/>
          <w:bCs/>
        </w:rPr>
        <w:tab/>
      </w:r>
      <w:r w:rsidR="00946C87" w:rsidRPr="0028734F">
        <w:rPr>
          <w:rFonts w:eastAsia="Lato Regular"/>
          <w:b/>
          <w:bCs/>
        </w:rPr>
        <w:tab/>
      </w:r>
    </w:p>
    <w:p w14:paraId="1E3CFC97" w14:textId="77777777" w:rsidR="00140D71" w:rsidRPr="0028734F" w:rsidRDefault="00140D71">
      <w:pPr>
        <w:pStyle w:val="Text"/>
        <w:rPr>
          <w:rFonts w:eastAsia="Arial Unicode MS" w:cs="Arial Unicode MS"/>
        </w:rPr>
      </w:pPr>
    </w:p>
    <w:p w14:paraId="0A9E330C" w14:textId="3A502656" w:rsidR="00E462F0" w:rsidRDefault="00946C87">
      <w:pPr>
        <w:pStyle w:val="Text"/>
        <w:rPr>
          <w:ins w:id="1" w:author="David Döbele" w:date="2023-10-03T20:10:00Z"/>
          <w:rFonts w:eastAsia="Arial Unicode MS" w:cs="Arial Unicode MS"/>
          <w:spacing w:val="-13"/>
        </w:rPr>
      </w:pPr>
      <w:r w:rsidRPr="0028734F">
        <w:rPr>
          <w:rFonts w:eastAsia="Arial Unicode MS" w:cs="Arial Unicode MS"/>
        </w:rPr>
        <w:t>Herr</w:t>
      </w:r>
      <w:r w:rsidR="008248AE" w:rsidRPr="0028734F">
        <w:rPr>
          <w:rFonts w:eastAsia="Arial Unicode MS" w:cs="Arial Unicode MS"/>
        </w:rPr>
        <w:t xml:space="preserve"> </w:t>
      </w:r>
      <w:ins w:id="2" w:author="David Döbele" w:date="2023-10-03T20:09:00Z">
        <w:r w:rsidR="00E462F0">
          <w:rPr>
            <w:rFonts w:eastAsia="Arial Unicode MS" w:cs="Arial Unicode MS"/>
          </w:rPr>
          <w:t xml:space="preserve">Jonas </w:t>
        </w:r>
      </w:ins>
      <w:proofErr w:type="spellStart"/>
      <w:r w:rsidR="008248AE" w:rsidRPr="0028734F">
        <w:rPr>
          <w:rFonts w:eastAsia="Arial Unicode MS" w:cs="Arial Unicode MS"/>
        </w:rPr>
        <w:t>Märzinger</w:t>
      </w:r>
      <w:proofErr w:type="spellEnd"/>
      <w:ins w:id="3" w:author="David Döbele" w:date="2023-10-03T20:09:00Z">
        <w:r w:rsidR="00E462F0">
          <w:rPr>
            <w:rFonts w:eastAsia="Arial Unicode MS" w:cs="Arial Unicode MS"/>
          </w:rPr>
          <w:t>,</w:t>
        </w:r>
      </w:ins>
      <w:r w:rsidR="00140D71" w:rsidRPr="0028734F">
        <w:rPr>
          <w:rFonts w:eastAsia="Arial Unicode MS" w:cs="Arial Unicode MS"/>
        </w:rPr>
        <w:t xml:space="preserve"> </w:t>
      </w:r>
      <w:r w:rsidRPr="0028734F">
        <w:rPr>
          <w:rFonts w:eastAsia="Arial Unicode MS" w:cs="Arial Unicode MS"/>
        </w:rPr>
        <w:t xml:space="preserve">geboren am </w:t>
      </w:r>
      <w:r w:rsidR="008248AE" w:rsidRPr="0028734F">
        <w:rPr>
          <w:rFonts w:eastAsia="Arial Unicode MS" w:cs="Arial Unicode MS"/>
        </w:rPr>
        <w:t>06.01.2001</w:t>
      </w:r>
      <w:ins w:id="4" w:author="David Döbele" w:date="2023-10-03T20:09:00Z">
        <w:r w:rsidR="00E462F0">
          <w:rPr>
            <w:rFonts w:eastAsia="Arial Unicode MS" w:cs="Arial Unicode MS"/>
          </w:rPr>
          <w:t>,</w:t>
        </w:r>
      </w:ins>
      <w:r w:rsidRPr="0028734F">
        <w:rPr>
          <w:rFonts w:eastAsia="Arial Unicode MS" w:cs="Arial Unicode MS"/>
        </w:rPr>
        <w:t xml:space="preserve"> war in der Zeit vom </w:t>
      </w:r>
      <w:r w:rsidR="008248AE" w:rsidRPr="0028734F">
        <w:rPr>
          <w:rFonts w:eastAsia="Arial Unicode MS" w:cs="Arial Unicode MS"/>
        </w:rPr>
        <w:t>01.01.2021</w:t>
      </w:r>
      <w:r w:rsidR="00140D71" w:rsidRPr="0028734F">
        <w:rPr>
          <w:rFonts w:eastAsia="Arial Unicode MS" w:cs="Arial Unicode MS"/>
        </w:rPr>
        <w:t xml:space="preserve"> </w:t>
      </w:r>
      <w:r w:rsidRPr="0028734F">
        <w:rPr>
          <w:rFonts w:eastAsia="Arial Unicode MS" w:cs="Arial Unicode MS"/>
        </w:rPr>
        <w:t xml:space="preserve">bis zum </w:t>
      </w:r>
      <w:r w:rsidR="008248AE" w:rsidRPr="0028734F">
        <w:rPr>
          <w:rFonts w:eastAsia="Arial Unicode MS" w:cs="Arial Unicode MS"/>
        </w:rPr>
        <w:t>01.08.2021</w:t>
      </w:r>
      <w:r w:rsidR="00140D71" w:rsidRPr="0028734F">
        <w:rPr>
          <w:rFonts w:eastAsia="Arial Unicode MS" w:cs="Arial Unicode MS"/>
        </w:rPr>
        <w:t xml:space="preserve"> </w:t>
      </w:r>
      <w:r w:rsidR="008248AE" w:rsidRPr="0028734F">
        <w:rPr>
          <w:rFonts w:eastAsia="Arial Unicode MS" w:cs="Arial Unicode MS"/>
        </w:rPr>
        <w:t xml:space="preserve">als freier </w:t>
      </w:r>
      <w:proofErr w:type="spellStart"/>
      <w:r w:rsidR="008248AE" w:rsidRPr="0028734F">
        <w:rPr>
          <w:rFonts w:eastAsia="Arial Unicode MS" w:cs="Arial Unicode MS"/>
        </w:rPr>
        <w:t>Salesmitarbeiter</w:t>
      </w:r>
      <w:proofErr w:type="spellEnd"/>
      <w:r w:rsidR="008248AE" w:rsidRPr="0028734F">
        <w:rPr>
          <w:rFonts w:eastAsia="Arial Unicode MS" w:cs="Arial Unicode MS"/>
        </w:rPr>
        <w:t xml:space="preserve"> für unser</w:t>
      </w:r>
      <w:r w:rsidRPr="0028734F">
        <w:rPr>
          <w:rFonts w:eastAsia="Arial Unicode MS" w:cs="Arial Unicode MS"/>
          <w:spacing w:val="1"/>
        </w:rPr>
        <w:t xml:space="preserve"> </w:t>
      </w:r>
      <w:r w:rsidRPr="0028734F">
        <w:rPr>
          <w:rFonts w:eastAsia="Arial Unicode MS" w:cs="Arial Unicode MS"/>
        </w:rPr>
        <w:t>Unternehmen</w:t>
      </w:r>
      <w:r w:rsidRPr="0028734F">
        <w:rPr>
          <w:rFonts w:eastAsia="Arial Unicode MS" w:cs="Arial Unicode MS"/>
          <w:spacing w:val="-13"/>
        </w:rPr>
        <w:t xml:space="preserve"> </w:t>
      </w:r>
      <w:r w:rsidRPr="0028734F">
        <w:rPr>
          <w:rFonts w:eastAsia="Arial Unicode MS" w:cs="Arial Unicode MS"/>
        </w:rPr>
        <w:t>tätig.</w:t>
      </w:r>
      <w:r w:rsidRPr="0028734F">
        <w:rPr>
          <w:rFonts w:eastAsia="Arial Unicode MS" w:cs="Arial Unicode MS"/>
          <w:spacing w:val="-13"/>
        </w:rPr>
        <w:t xml:space="preserve"> </w:t>
      </w:r>
      <w:ins w:id="5" w:author="David Döbele" w:date="2023-10-03T20:10:00Z">
        <w:r w:rsidR="00E462F0">
          <w:rPr>
            <w:rFonts w:eastAsia="Arial Unicode MS" w:cs="Arial Unicode MS"/>
            <w:spacing w:val="-13"/>
          </w:rPr>
          <w:t>Die CHATEAU NATAL</w:t>
        </w:r>
        <w:proofErr w:type="gramStart"/>
        <w:r w:rsidR="00E462F0">
          <w:rPr>
            <w:rFonts w:eastAsia="Arial Unicode MS" w:cs="Arial Unicode MS"/>
            <w:spacing w:val="-13"/>
          </w:rPr>
          <w:t xml:space="preserve"> ..</w:t>
        </w:r>
        <w:proofErr w:type="gramEnd"/>
      </w:ins>
    </w:p>
    <w:p w14:paraId="46D73E04" w14:textId="77777777" w:rsidR="00E462F0" w:rsidRDefault="00E462F0">
      <w:pPr>
        <w:pStyle w:val="Text"/>
        <w:rPr>
          <w:ins w:id="6" w:author="David Döbele" w:date="2023-10-03T20:10:00Z"/>
          <w:rFonts w:eastAsia="Arial Unicode MS" w:cs="Arial Unicode MS"/>
          <w:spacing w:val="-13"/>
        </w:rPr>
      </w:pPr>
    </w:p>
    <w:p w14:paraId="3937BE87" w14:textId="72191212" w:rsidR="00610F3D" w:rsidRPr="0028734F" w:rsidRDefault="00946C87">
      <w:pPr>
        <w:pStyle w:val="Text"/>
        <w:rPr>
          <w:rFonts w:ascii="Times New Roman" w:eastAsia="Times New Roman" w:hAnsi="Times New Roman" w:cs="Times New Roman"/>
          <w:spacing w:val="-13"/>
        </w:rPr>
      </w:pPr>
      <w:r w:rsidRPr="0028734F">
        <w:rPr>
          <w:rFonts w:eastAsia="Arial Unicode MS" w:cs="Arial Unicode MS"/>
        </w:rPr>
        <w:t>Zu</w:t>
      </w:r>
      <w:r w:rsidRPr="0028734F">
        <w:rPr>
          <w:rFonts w:eastAsia="Arial Unicode MS" w:cs="Arial Unicode MS"/>
          <w:spacing w:val="-13"/>
        </w:rPr>
        <w:t xml:space="preserve"> </w:t>
      </w:r>
      <w:r w:rsidRPr="0028734F">
        <w:rPr>
          <w:rFonts w:eastAsia="Arial Unicode MS" w:cs="Arial Unicode MS"/>
        </w:rPr>
        <w:t>seinen</w:t>
      </w:r>
      <w:r w:rsidRPr="0028734F">
        <w:rPr>
          <w:rFonts w:eastAsia="Arial Unicode MS" w:cs="Arial Unicode MS"/>
          <w:spacing w:val="-11"/>
        </w:rPr>
        <w:t xml:space="preserve"> </w:t>
      </w:r>
      <w:r w:rsidRPr="0028734F">
        <w:rPr>
          <w:rFonts w:eastAsia="Arial Unicode MS" w:cs="Arial Unicode MS"/>
        </w:rPr>
        <w:t>Hauptaufgaben</w:t>
      </w:r>
      <w:r w:rsidRPr="0028734F">
        <w:rPr>
          <w:rFonts w:eastAsia="Arial Unicode MS" w:cs="Arial Unicode MS"/>
          <w:spacing w:val="-12"/>
        </w:rPr>
        <w:t xml:space="preserve"> </w:t>
      </w:r>
      <w:r w:rsidRPr="0028734F">
        <w:rPr>
          <w:rFonts w:eastAsia="Arial Unicode MS" w:cs="Arial Unicode MS"/>
        </w:rPr>
        <w:t>geh</w:t>
      </w:r>
      <w:r w:rsidRPr="0028734F">
        <w:rPr>
          <w:rFonts w:eastAsia="Arial Unicode MS" w:cs="Arial Unicode MS"/>
          <w:lang w:val="sv-SE"/>
        </w:rPr>
        <w:t>ö</w:t>
      </w:r>
      <w:proofErr w:type="spellStart"/>
      <w:r w:rsidRPr="0028734F">
        <w:rPr>
          <w:rFonts w:eastAsia="Arial Unicode MS" w:cs="Arial Unicode MS"/>
        </w:rPr>
        <w:t>rten</w:t>
      </w:r>
      <w:proofErr w:type="spellEnd"/>
      <w:r w:rsidRPr="0028734F">
        <w:rPr>
          <w:rFonts w:eastAsia="Arial Unicode MS" w:cs="Arial Unicode MS"/>
          <w:spacing w:val="-13"/>
        </w:rPr>
        <w:t xml:space="preserve"> </w:t>
      </w:r>
      <w:r w:rsidRPr="0028734F">
        <w:rPr>
          <w:rFonts w:eastAsia="Arial Unicode MS" w:cs="Arial Unicode MS"/>
        </w:rPr>
        <w:t>dabei</w:t>
      </w:r>
      <w:r w:rsidRPr="0028734F">
        <w:rPr>
          <w:rFonts w:eastAsia="Arial Unicode MS" w:cs="Arial Unicode MS"/>
          <w:spacing w:val="-12"/>
        </w:rPr>
        <w:t xml:space="preserve"> </w:t>
      </w:r>
      <w:r w:rsidRPr="0028734F">
        <w:rPr>
          <w:rFonts w:eastAsia="Arial Unicode MS" w:cs="Arial Unicode MS"/>
        </w:rPr>
        <w:t>u.</w:t>
      </w:r>
      <w:r w:rsidRPr="0028734F">
        <w:rPr>
          <w:rFonts w:eastAsia="Arial Unicode MS" w:cs="Arial Unicode MS"/>
          <w:spacing w:val="-13"/>
        </w:rPr>
        <w:t xml:space="preserve"> </w:t>
      </w:r>
      <w:r w:rsidRPr="0028734F">
        <w:rPr>
          <w:rFonts w:eastAsia="Arial Unicode MS" w:cs="Arial Unicode MS"/>
          <w:lang w:val="it-IT"/>
        </w:rPr>
        <w:t>a.</w:t>
      </w:r>
    </w:p>
    <w:p w14:paraId="2A9509CD" w14:textId="77777777" w:rsidR="00610F3D" w:rsidRPr="0028734F" w:rsidRDefault="00610F3D">
      <w:pPr>
        <w:pStyle w:val="Text"/>
      </w:pPr>
    </w:p>
    <w:p w14:paraId="6B2C050B" w14:textId="3D189C94" w:rsidR="00610F3D" w:rsidRPr="0028734F" w:rsidRDefault="008248AE">
      <w:pPr>
        <w:pStyle w:val="Text"/>
        <w:numPr>
          <w:ilvl w:val="0"/>
          <w:numId w:val="2"/>
        </w:numPr>
        <w:rPr>
          <w:b/>
          <w:bCs/>
        </w:rPr>
      </w:pPr>
      <w:r w:rsidRPr="0028734F">
        <w:rPr>
          <w:b/>
          <w:bCs/>
        </w:rPr>
        <w:t>Der Vertrieb von Covid-19 Medizinprodukten</w:t>
      </w:r>
      <w:ins w:id="7" w:author="David Döbele" w:date="2023-10-03T20:10:00Z">
        <w:r w:rsidR="00E462F0">
          <w:rPr>
            <w:b/>
            <w:bCs/>
          </w:rPr>
          <w:t>,</w:t>
        </w:r>
      </w:ins>
      <w:r w:rsidRPr="0028734F">
        <w:rPr>
          <w:b/>
          <w:bCs/>
        </w:rPr>
        <w:t xml:space="preserve"> wobei Herr </w:t>
      </w:r>
      <w:proofErr w:type="spellStart"/>
      <w:r w:rsidRPr="0028734F">
        <w:rPr>
          <w:b/>
          <w:bCs/>
        </w:rPr>
        <w:t>Märzinger</w:t>
      </w:r>
      <w:proofErr w:type="spellEnd"/>
      <w:r w:rsidRPr="0028734F">
        <w:rPr>
          <w:b/>
          <w:bCs/>
        </w:rPr>
        <w:t xml:space="preserve"> deutlich über 30.000 EUR Umsatz generierte</w:t>
      </w:r>
    </w:p>
    <w:p w14:paraId="10321D4C" w14:textId="3A3818A4" w:rsidR="008248AE" w:rsidRPr="0028734F" w:rsidRDefault="008248AE">
      <w:pPr>
        <w:pStyle w:val="Text"/>
        <w:numPr>
          <w:ilvl w:val="0"/>
          <w:numId w:val="2"/>
        </w:numPr>
        <w:rPr>
          <w:b/>
          <w:bCs/>
        </w:rPr>
      </w:pPr>
      <w:r w:rsidRPr="0028734F">
        <w:rPr>
          <w:b/>
          <w:bCs/>
        </w:rPr>
        <w:t>Die Optimierung des Telefonakquise</w:t>
      </w:r>
      <w:r w:rsidR="0028734F" w:rsidRPr="0028734F">
        <w:rPr>
          <w:b/>
          <w:bCs/>
        </w:rPr>
        <w:t>-Leitfaden für unser Team</w:t>
      </w:r>
      <w:r w:rsidRPr="0028734F">
        <w:rPr>
          <w:b/>
          <w:bCs/>
        </w:rPr>
        <w:t xml:space="preserve"> </w:t>
      </w:r>
    </w:p>
    <w:p w14:paraId="12CA6751" w14:textId="77777777" w:rsidR="00610F3D" w:rsidRPr="0028734F" w:rsidRDefault="00610F3D">
      <w:pPr>
        <w:pStyle w:val="Text"/>
      </w:pPr>
    </w:p>
    <w:p w14:paraId="375E66A7" w14:textId="037367D9" w:rsidR="00610F3D" w:rsidRPr="0028734F" w:rsidRDefault="00140D71">
      <w:pPr>
        <w:pStyle w:val="Text"/>
      </w:pPr>
      <w:r w:rsidRPr="0028734F">
        <w:rPr>
          <w:rFonts w:eastAsia="Arial Unicode MS" w:cs="Arial Unicode MS"/>
        </w:rPr>
        <w:t>Herr</w:t>
      </w:r>
      <w:r w:rsidR="0028734F" w:rsidRPr="0028734F">
        <w:rPr>
          <w:rFonts w:eastAsia="Arial Unicode MS" w:cs="Arial Unicode MS"/>
        </w:rPr>
        <w:t xml:space="preserve"> </w:t>
      </w:r>
      <w:proofErr w:type="spellStart"/>
      <w:r w:rsidR="0028734F" w:rsidRPr="0028734F">
        <w:rPr>
          <w:rFonts w:eastAsia="Arial Unicode MS" w:cs="Arial Unicode MS"/>
        </w:rPr>
        <w:t>Märzinger</w:t>
      </w:r>
      <w:proofErr w:type="spellEnd"/>
      <w:r w:rsidRPr="0028734F">
        <w:rPr>
          <w:rFonts w:eastAsia="Arial Unicode MS" w:cs="Arial Unicode MS"/>
        </w:rPr>
        <w:t xml:space="preserve"> </w:t>
      </w:r>
      <w:proofErr w:type="spellStart"/>
      <w:r w:rsidR="00946C87" w:rsidRPr="0028734F">
        <w:rPr>
          <w:rFonts w:eastAsia="Arial Unicode MS" w:cs="Arial Unicode MS"/>
          <w:spacing w:val="-1"/>
        </w:rPr>
        <w:t>verfü</w:t>
      </w:r>
      <w:proofErr w:type="spellEnd"/>
      <w:r w:rsidR="00946C87" w:rsidRPr="0028734F">
        <w:rPr>
          <w:rFonts w:eastAsia="Arial Unicode MS" w:cs="Arial Unicode MS"/>
          <w:spacing w:val="-1"/>
          <w:lang w:val="da-DK"/>
        </w:rPr>
        <w:t>gt</w:t>
      </w:r>
      <w:r w:rsidR="00946C87" w:rsidRPr="0028734F">
        <w:rPr>
          <w:rFonts w:eastAsia="Arial Unicode MS" w:cs="Arial Unicode MS"/>
          <w:spacing w:val="-12"/>
        </w:rPr>
        <w:t xml:space="preserve"> </w:t>
      </w:r>
      <w:r w:rsidR="00946C87" w:rsidRPr="0028734F">
        <w:rPr>
          <w:rFonts w:eastAsia="Arial Unicode MS" w:cs="Arial Unicode MS"/>
          <w:spacing w:val="-1"/>
        </w:rPr>
        <w:t>über</w:t>
      </w:r>
      <w:r w:rsidR="00946C87" w:rsidRPr="0028734F">
        <w:rPr>
          <w:rFonts w:eastAsia="Arial Unicode MS" w:cs="Arial Unicode MS"/>
          <w:spacing w:val="-11"/>
        </w:rPr>
        <w:t xml:space="preserve"> </w:t>
      </w:r>
      <w:r w:rsidR="00946C87" w:rsidRPr="0028734F">
        <w:rPr>
          <w:rFonts w:eastAsia="Arial Unicode MS" w:cs="Arial Unicode MS"/>
          <w:spacing w:val="-1"/>
        </w:rPr>
        <w:t>hervorragende</w:t>
      </w:r>
      <w:r w:rsidR="00946C87" w:rsidRPr="0028734F">
        <w:rPr>
          <w:rFonts w:eastAsia="Arial Unicode MS" w:cs="Arial Unicode MS"/>
          <w:spacing w:val="-14"/>
        </w:rPr>
        <w:t xml:space="preserve"> </w:t>
      </w:r>
      <w:r w:rsidR="00946C87" w:rsidRPr="0028734F">
        <w:rPr>
          <w:rFonts w:eastAsia="Arial Unicode MS" w:cs="Arial Unicode MS"/>
          <w:spacing w:val="-1"/>
        </w:rPr>
        <w:t>und</w:t>
      </w:r>
      <w:r w:rsidR="00946C87" w:rsidRPr="0028734F">
        <w:rPr>
          <w:rFonts w:eastAsia="Arial Unicode MS" w:cs="Arial Unicode MS"/>
          <w:spacing w:val="-9"/>
        </w:rPr>
        <w:t xml:space="preserve"> </w:t>
      </w:r>
      <w:r w:rsidR="00946C87" w:rsidRPr="0028734F">
        <w:rPr>
          <w:rFonts w:eastAsia="Arial Unicode MS" w:cs="Arial Unicode MS"/>
          <w:spacing w:val="-1"/>
        </w:rPr>
        <w:t>überaus</w:t>
      </w:r>
      <w:r w:rsidR="00946C87" w:rsidRPr="0028734F">
        <w:rPr>
          <w:rFonts w:eastAsia="Arial Unicode MS" w:cs="Arial Unicode MS"/>
          <w:spacing w:val="-12"/>
        </w:rPr>
        <w:t xml:space="preserve"> </w:t>
      </w:r>
      <w:r w:rsidR="00946C87" w:rsidRPr="0028734F">
        <w:rPr>
          <w:rFonts w:eastAsia="Arial Unicode MS" w:cs="Arial Unicode MS"/>
        </w:rPr>
        <w:t>vielseitige</w:t>
      </w:r>
      <w:r w:rsidR="00946C87" w:rsidRPr="0028734F">
        <w:rPr>
          <w:rFonts w:eastAsia="Arial Unicode MS" w:cs="Arial Unicode MS"/>
          <w:spacing w:val="-12"/>
        </w:rPr>
        <w:t xml:space="preserve"> </w:t>
      </w:r>
      <w:r w:rsidR="00946C87" w:rsidRPr="0028734F">
        <w:rPr>
          <w:rFonts w:eastAsia="Arial Unicode MS" w:cs="Arial Unicode MS"/>
        </w:rPr>
        <w:t>Fachkenntnisse,</w:t>
      </w:r>
      <w:r w:rsidR="00946C87" w:rsidRPr="0028734F">
        <w:rPr>
          <w:rFonts w:eastAsia="Arial Unicode MS" w:cs="Arial Unicode MS"/>
          <w:spacing w:val="-12"/>
        </w:rPr>
        <w:t xml:space="preserve"> </w:t>
      </w:r>
      <w:r w:rsidR="00946C87" w:rsidRPr="0028734F">
        <w:rPr>
          <w:rFonts w:eastAsia="Arial Unicode MS" w:cs="Arial Unicode MS"/>
        </w:rPr>
        <w:t>die</w:t>
      </w:r>
      <w:r w:rsidR="00946C87" w:rsidRPr="0028734F">
        <w:rPr>
          <w:rFonts w:eastAsia="Arial Unicode MS" w:cs="Arial Unicode MS"/>
          <w:spacing w:val="-13"/>
        </w:rPr>
        <w:t xml:space="preserve"> </w:t>
      </w:r>
      <w:r w:rsidR="00946C87" w:rsidRPr="0028734F">
        <w:rPr>
          <w:rFonts w:eastAsia="Arial Unicode MS" w:cs="Arial Unicode MS"/>
        </w:rPr>
        <w:t>er</w:t>
      </w:r>
      <w:r w:rsidR="00946C87" w:rsidRPr="0028734F">
        <w:rPr>
          <w:rFonts w:eastAsia="Arial Unicode MS" w:cs="Arial Unicode MS"/>
          <w:spacing w:val="-12"/>
        </w:rPr>
        <w:t xml:space="preserve"> </w:t>
      </w:r>
      <w:r w:rsidR="00946C87" w:rsidRPr="0028734F">
        <w:rPr>
          <w:rFonts w:eastAsia="Arial Unicode MS" w:cs="Arial Unicode MS"/>
        </w:rPr>
        <w:t>jederzeit</w:t>
      </w:r>
      <w:r w:rsidR="00946C87" w:rsidRPr="0028734F">
        <w:rPr>
          <w:rFonts w:eastAsia="Arial Unicode MS" w:cs="Arial Unicode MS"/>
          <w:spacing w:val="-12"/>
        </w:rPr>
        <w:t xml:space="preserve"> </w:t>
      </w:r>
      <w:r w:rsidR="00946C87" w:rsidRPr="0028734F">
        <w:rPr>
          <w:rFonts w:eastAsia="Arial Unicode MS" w:cs="Arial Unicode MS"/>
        </w:rPr>
        <w:t>sicher</w:t>
      </w:r>
      <w:r w:rsidR="00946C87" w:rsidRPr="0028734F">
        <w:rPr>
          <w:rFonts w:eastAsia="Arial Unicode MS" w:cs="Arial Unicode MS"/>
          <w:spacing w:val="-13"/>
        </w:rPr>
        <w:t xml:space="preserve"> </w:t>
      </w:r>
      <w:proofErr w:type="gramStart"/>
      <w:r w:rsidR="00946C87" w:rsidRPr="0028734F">
        <w:rPr>
          <w:rFonts w:eastAsia="Arial Unicode MS" w:cs="Arial Unicode MS"/>
        </w:rPr>
        <w:t xml:space="preserve">und </w:t>
      </w:r>
      <w:r w:rsidR="00946C87" w:rsidRPr="0028734F">
        <w:rPr>
          <w:rFonts w:eastAsia="Arial Unicode MS" w:cs="Arial Unicode MS"/>
          <w:spacing w:val="-58"/>
        </w:rPr>
        <w:t xml:space="preserve"> </w:t>
      </w:r>
      <w:r w:rsidR="00946C87" w:rsidRPr="0028734F">
        <w:rPr>
          <w:rFonts w:eastAsia="Arial Unicode MS" w:cs="Arial Unicode MS"/>
        </w:rPr>
        <w:t>immer</w:t>
      </w:r>
      <w:proofErr w:type="gramEnd"/>
      <w:r w:rsidR="00946C87" w:rsidRPr="0028734F">
        <w:rPr>
          <w:rFonts w:eastAsia="Arial Unicode MS" w:cs="Arial Unicode MS"/>
        </w:rPr>
        <w:t xml:space="preserve"> zielgerichtet in der Praxis einsetzte.</w:t>
      </w:r>
      <w:r w:rsidR="007572DB" w:rsidRPr="0028734F">
        <w:rPr>
          <w:rFonts w:eastAsia="Arial Unicode MS" w:cs="Arial Unicode MS"/>
        </w:rPr>
        <w:t xml:space="preserve"> </w:t>
      </w:r>
      <w:r w:rsidRPr="0028734F">
        <w:rPr>
          <w:rFonts w:eastAsia="Arial Unicode MS" w:cs="Arial Unicode MS"/>
        </w:rPr>
        <w:t>Her</w:t>
      </w:r>
      <w:r w:rsidR="0028734F" w:rsidRPr="0028734F">
        <w:rPr>
          <w:rFonts w:eastAsia="Arial Unicode MS" w:cs="Arial Unicode MS"/>
        </w:rPr>
        <w:t xml:space="preserve">r </w:t>
      </w:r>
      <w:proofErr w:type="spellStart"/>
      <w:r w:rsidR="0028734F" w:rsidRPr="0028734F">
        <w:rPr>
          <w:rFonts w:eastAsia="Arial Unicode MS" w:cs="Arial Unicode MS"/>
        </w:rPr>
        <w:t>Märzinger</w:t>
      </w:r>
      <w:proofErr w:type="spellEnd"/>
      <w:r w:rsidRPr="0028734F">
        <w:rPr>
          <w:rFonts w:eastAsia="Arial Unicode MS" w:cs="Arial Unicode MS"/>
        </w:rPr>
        <w:t xml:space="preserve"> </w:t>
      </w:r>
      <w:r w:rsidR="00946C87" w:rsidRPr="0028734F">
        <w:rPr>
          <w:rFonts w:eastAsia="Arial Unicode MS" w:cs="Arial Unicode MS"/>
          <w:spacing w:val="-1"/>
        </w:rPr>
        <w:t>hat</w:t>
      </w:r>
      <w:r w:rsidR="00946C87" w:rsidRPr="0028734F">
        <w:rPr>
          <w:rFonts w:eastAsia="Arial Unicode MS" w:cs="Arial Unicode MS"/>
          <w:spacing w:val="-13"/>
        </w:rPr>
        <w:t xml:space="preserve"> </w:t>
      </w:r>
      <w:r w:rsidR="00946C87" w:rsidRPr="0028734F">
        <w:rPr>
          <w:rFonts w:eastAsia="Arial Unicode MS" w:cs="Arial Unicode MS"/>
          <w:spacing w:val="-1"/>
        </w:rPr>
        <w:t>eine</w:t>
      </w:r>
      <w:r w:rsidR="00946C87" w:rsidRPr="0028734F">
        <w:rPr>
          <w:rFonts w:eastAsia="Arial Unicode MS" w:cs="Arial Unicode MS"/>
          <w:spacing w:val="-13"/>
        </w:rPr>
        <w:t xml:space="preserve"> </w:t>
      </w:r>
      <w:proofErr w:type="spellStart"/>
      <w:r w:rsidR="00946C87" w:rsidRPr="0028734F">
        <w:rPr>
          <w:rFonts w:eastAsia="Arial Unicode MS" w:cs="Arial Unicode MS"/>
          <w:spacing w:val="-1"/>
        </w:rPr>
        <w:t>außergew</w:t>
      </w:r>
      <w:proofErr w:type="spellEnd"/>
      <w:r w:rsidR="00946C87" w:rsidRPr="0028734F">
        <w:rPr>
          <w:rFonts w:eastAsia="Arial Unicode MS" w:cs="Arial Unicode MS"/>
          <w:spacing w:val="-1"/>
          <w:lang w:val="sv-SE"/>
        </w:rPr>
        <w:t>ö</w:t>
      </w:r>
      <w:proofErr w:type="spellStart"/>
      <w:r w:rsidR="00946C87" w:rsidRPr="0028734F">
        <w:rPr>
          <w:rFonts w:eastAsia="Arial Unicode MS" w:cs="Arial Unicode MS"/>
          <w:spacing w:val="-1"/>
        </w:rPr>
        <w:t>hnlich</w:t>
      </w:r>
      <w:proofErr w:type="spellEnd"/>
      <w:r w:rsidR="00946C87" w:rsidRPr="0028734F">
        <w:rPr>
          <w:rFonts w:eastAsia="Arial Unicode MS" w:cs="Arial Unicode MS"/>
          <w:spacing w:val="-13"/>
        </w:rPr>
        <w:t xml:space="preserve"> </w:t>
      </w:r>
      <w:r w:rsidR="00946C87" w:rsidRPr="0028734F">
        <w:rPr>
          <w:rFonts w:eastAsia="Arial Unicode MS" w:cs="Arial Unicode MS"/>
          <w:spacing w:val="-1"/>
        </w:rPr>
        <w:t>gute</w:t>
      </w:r>
      <w:r w:rsidR="00946C87" w:rsidRPr="0028734F">
        <w:rPr>
          <w:rFonts w:eastAsia="Arial Unicode MS" w:cs="Arial Unicode MS"/>
          <w:spacing w:val="-13"/>
        </w:rPr>
        <w:t xml:space="preserve"> </w:t>
      </w:r>
      <w:r w:rsidR="00946C87" w:rsidRPr="0028734F">
        <w:rPr>
          <w:rFonts w:eastAsia="Arial Unicode MS" w:cs="Arial Unicode MS"/>
          <w:spacing w:val="-1"/>
        </w:rPr>
        <w:t>Auffassungsgabe,</w:t>
      </w:r>
      <w:r w:rsidR="00946C87" w:rsidRPr="0028734F">
        <w:rPr>
          <w:rFonts w:eastAsia="Arial Unicode MS" w:cs="Arial Unicode MS"/>
          <w:spacing w:val="-14"/>
        </w:rPr>
        <w:t xml:space="preserve"> </w:t>
      </w:r>
      <w:r w:rsidR="00946C87" w:rsidRPr="0028734F">
        <w:rPr>
          <w:rFonts w:eastAsia="Arial Unicode MS" w:cs="Arial Unicode MS"/>
          <w:spacing w:val="-1"/>
        </w:rPr>
        <w:t>einen</w:t>
      </w:r>
      <w:r w:rsidR="00946C87" w:rsidRPr="0028734F">
        <w:rPr>
          <w:rFonts w:eastAsia="Arial Unicode MS" w:cs="Arial Unicode MS"/>
          <w:spacing w:val="-12"/>
        </w:rPr>
        <w:t xml:space="preserve"> </w:t>
      </w:r>
      <w:r w:rsidR="00946C87" w:rsidRPr="0028734F">
        <w:rPr>
          <w:rFonts w:eastAsia="Arial Unicode MS" w:cs="Arial Unicode MS"/>
          <w:spacing w:val="-1"/>
        </w:rPr>
        <w:t>sehr</w:t>
      </w:r>
      <w:r w:rsidR="00946C87" w:rsidRPr="0028734F">
        <w:rPr>
          <w:rFonts w:eastAsia="Arial Unicode MS" w:cs="Arial Unicode MS"/>
          <w:spacing w:val="-9"/>
        </w:rPr>
        <w:t xml:space="preserve"> </w:t>
      </w:r>
      <w:r w:rsidR="00946C87" w:rsidRPr="0028734F">
        <w:rPr>
          <w:rFonts w:eastAsia="Arial Unicode MS" w:cs="Arial Unicode MS"/>
          <w:spacing w:val="-1"/>
        </w:rPr>
        <w:t>breiten</w:t>
      </w:r>
      <w:r w:rsidR="00946C87" w:rsidRPr="0028734F">
        <w:rPr>
          <w:rFonts w:eastAsia="Arial Unicode MS" w:cs="Arial Unicode MS"/>
          <w:spacing w:val="-13"/>
        </w:rPr>
        <w:t xml:space="preserve"> </w:t>
      </w:r>
      <w:r w:rsidR="00946C87" w:rsidRPr="0028734F">
        <w:rPr>
          <w:rFonts w:eastAsia="Arial Unicode MS" w:cs="Arial Unicode MS"/>
        </w:rPr>
        <w:t>Erfahrungsschatz</w:t>
      </w:r>
      <w:r w:rsidR="00946C87" w:rsidRPr="0028734F">
        <w:rPr>
          <w:rFonts w:eastAsia="Arial Unicode MS" w:cs="Arial Unicode MS"/>
          <w:spacing w:val="-12"/>
        </w:rPr>
        <w:t xml:space="preserve"> </w:t>
      </w:r>
      <w:r w:rsidR="007572DB" w:rsidRPr="0028734F">
        <w:rPr>
          <w:rFonts w:eastAsia="Arial Unicode MS" w:cs="Arial Unicode MS"/>
        </w:rPr>
        <w:t>und konnte sich bereits</w:t>
      </w:r>
      <w:r w:rsidR="00946C87" w:rsidRPr="0028734F">
        <w:rPr>
          <w:rFonts w:eastAsia="Arial Unicode MS" w:cs="Arial Unicode MS"/>
          <w:spacing w:val="1"/>
        </w:rPr>
        <w:t xml:space="preserve"> </w:t>
      </w:r>
      <w:r w:rsidR="00946C87" w:rsidRPr="0028734F">
        <w:rPr>
          <w:rFonts w:eastAsia="Arial Unicode MS" w:cs="Arial Unicode MS"/>
          <w:spacing w:val="-1"/>
        </w:rPr>
        <w:t>exzellente</w:t>
      </w:r>
      <w:r w:rsidR="0028734F" w:rsidRPr="0028734F">
        <w:rPr>
          <w:rFonts w:eastAsia="Arial Unicode MS" w:cs="Arial Unicode MS"/>
          <w:spacing w:val="-1"/>
        </w:rPr>
        <w:t xml:space="preserve"> Fähigkeiten im Vertrieb</w:t>
      </w:r>
      <w:r w:rsidR="00946C87" w:rsidRPr="0028734F">
        <w:rPr>
          <w:rFonts w:eastAsia="Arial Unicode MS" w:cs="Arial Unicode MS"/>
          <w:spacing w:val="-1"/>
        </w:rPr>
        <w:t xml:space="preserve"> </w:t>
      </w:r>
      <w:r w:rsidR="007572DB" w:rsidRPr="0028734F">
        <w:rPr>
          <w:rFonts w:eastAsia="Arial Unicode MS" w:cs="Arial Unicode MS"/>
          <w:spacing w:val="-1"/>
        </w:rPr>
        <w:t xml:space="preserve">aufbauen. </w:t>
      </w:r>
      <w:r w:rsidR="00946C87" w:rsidRPr="0028734F">
        <w:rPr>
          <w:rFonts w:eastAsia="Arial Unicode MS" w:cs="Arial Unicode MS"/>
          <w:spacing w:val="-1"/>
        </w:rPr>
        <w:t xml:space="preserve">Besonders </w:t>
      </w:r>
      <w:r w:rsidR="00946C87" w:rsidRPr="0028734F">
        <w:rPr>
          <w:rFonts w:eastAsia="Arial Unicode MS" w:cs="Arial Unicode MS"/>
        </w:rPr>
        <w:t>hervorzuheben ist dabei auch sein in h</w:t>
      </w:r>
      <w:r w:rsidR="00946C87" w:rsidRPr="0028734F">
        <w:rPr>
          <w:rFonts w:eastAsia="Arial Unicode MS" w:cs="Arial Unicode MS"/>
          <w:lang w:val="sv-SE"/>
        </w:rPr>
        <w:t>ö</w:t>
      </w:r>
      <w:proofErr w:type="spellStart"/>
      <w:r w:rsidR="00946C87" w:rsidRPr="0028734F">
        <w:rPr>
          <w:rFonts w:eastAsia="Arial Unicode MS" w:cs="Arial Unicode MS"/>
        </w:rPr>
        <w:t>chstem</w:t>
      </w:r>
      <w:proofErr w:type="spellEnd"/>
      <w:r w:rsidR="00946C87" w:rsidRPr="0028734F">
        <w:rPr>
          <w:rFonts w:eastAsia="Arial Unicode MS" w:cs="Arial Unicode MS"/>
          <w:spacing w:val="1"/>
        </w:rPr>
        <w:t xml:space="preserve"> </w:t>
      </w:r>
      <w:r w:rsidR="00946C87" w:rsidRPr="0028734F">
        <w:rPr>
          <w:rFonts w:eastAsia="Arial Unicode MS" w:cs="Arial Unicode MS"/>
        </w:rPr>
        <w:t xml:space="preserve">Maße ausgeprägtes analytisches </w:t>
      </w:r>
      <w:proofErr w:type="spellStart"/>
      <w:r w:rsidR="00946C87" w:rsidRPr="0028734F">
        <w:rPr>
          <w:rFonts w:eastAsia="Arial Unicode MS" w:cs="Arial Unicode MS"/>
        </w:rPr>
        <w:t>Denkverm</w:t>
      </w:r>
      <w:proofErr w:type="spellEnd"/>
      <w:r w:rsidR="00946C87" w:rsidRPr="0028734F">
        <w:rPr>
          <w:rFonts w:eastAsia="Arial Unicode MS" w:cs="Arial Unicode MS"/>
          <w:lang w:val="sv-SE"/>
        </w:rPr>
        <w:t>ö</w:t>
      </w:r>
      <w:r w:rsidR="00946C87" w:rsidRPr="0028734F">
        <w:rPr>
          <w:rFonts w:eastAsia="Arial Unicode MS" w:cs="Arial Unicode MS"/>
        </w:rPr>
        <w:t xml:space="preserve">gen, wodurch </w:t>
      </w:r>
      <w:r w:rsidRPr="0028734F">
        <w:rPr>
          <w:rFonts w:eastAsia="Arial Unicode MS" w:cs="Arial Unicode MS"/>
        </w:rPr>
        <w:t>Herr</w:t>
      </w:r>
      <w:r w:rsidR="0028734F" w:rsidRPr="0028734F">
        <w:rPr>
          <w:rFonts w:eastAsia="Arial Unicode MS" w:cs="Arial Unicode MS"/>
        </w:rPr>
        <w:t xml:space="preserve"> </w:t>
      </w:r>
      <w:proofErr w:type="spellStart"/>
      <w:r w:rsidR="0028734F" w:rsidRPr="0028734F">
        <w:rPr>
          <w:rFonts w:eastAsia="Arial Unicode MS" w:cs="Arial Unicode MS"/>
        </w:rPr>
        <w:t>Märzinger</w:t>
      </w:r>
      <w:proofErr w:type="spellEnd"/>
      <w:r w:rsidRPr="0028734F">
        <w:rPr>
          <w:rFonts w:eastAsia="Arial Unicode MS" w:cs="Arial Unicode MS"/>
        </w:rPr>
        <w:t xml:space="preserve"> </w:t>
      </w:r>
      <w:r w:rsidR="00946C87" w:rsidRPr="0028734F">
        <w:rPr>
          <w:rFonts w:eastAsia="Arial Unicode MS" w:cs="Arial Unicode MS"/>
        </w:rPr>
        <w:t>auch in den schwierigsten</w:t>
      </w:r>
      <w:r w:rsidR="00946C87" w:rsidRPr="0028734F">
        <w:rPr>
          <w:rFonts w:eastAsia="Arial Unicode MS" w:cs="Arial Unicode MS"/>
          <w:spacing w:val="1"/>
        </w:rPr>
        <w:t xml:space="preserve"> </w:t>
      </w:r>
      <w:r w:rsidR="00946C87" w:rsidRPr="0028734F">
        <w:rPr>
          <w:rFonts w:eastAsia="Arial Unicode MS" w:cs="Arial Unicode MS"/>
        </w:rPr>
        <w:t>Situationen</w:t>
      </w:r>
      <w:r w:rsidR="00946C87" w:rsidRPr="0028734F">
        <w:rPr>
          <w:rFonts w:eastAsia="Arial Unicode MS" w:cs="Arial Unicode MS"/>
          <w:spacing w:val="-13"/>
        </w:rPr>
        <w:t xml:space="preserve"> </w:t>
      </w:r>
      <w:r w:rsidR="00946C87" w:rsidRPr="0028734F">
        <w:rPr>
          <w:rFonts w:eastAsia="Arial Unicode MS" w:cs="Arial Unicode MS"/>
        </w:rPr>
        <w:t>ein</w:t>
      </w:r>
      <w:r w:rsidR="00946C87" w:rsidRPr="0028734F">
        <w:rPr>
          <w:rFonts w:eastAsia="Arial Unicode MS" w:cs="Arial Unicode MS"/>
          <w:spacing w:val="-9"/>
        </w:rPr>
        <w:t xml:space="preserve"> </w:t>
      </w:r>
      <w:r w:rsidR="00946C87" w:rsidRPr="0028734F">
        <w:rPr>
          <w:rFonts w:eastAsia="Arial Unicode MS" w:cs="Arial Unicode MS"/>
        </w:rPr>
        <w:t>immer</w:t>
      </w:r>
      <w:r w:rsidR="00946C87" w:rsidRPr="0028734F">
        <w:rPr>
          <w:rFonts w:eastAsia="Arial Unicode MS" w:cs="Arial Unicode MS"/>
          <w:spacing w:val="-9"/>
        </w:rPr>
        <w:t xml:space="preserve"> </w:t>
      </w:r>
      <w:r w:rsidR="00946C87" w:rsidRPr="0028734F">
        <w:rPr>
          <w:rFonts w:eastAsia="Arial Unicode MS" w:cs="Arial Unicode MS"/>
          <w:lang w:val="nl-NL"/>
        </w:rPr>
        <w:t>eigenst</w:t>
      </w:r>
      <w:r w:rsidR="00946C87" w:rsidRPr="0028734F">
        <w:rPr>
          <w:rFonts w:eastAsia="Arial Unicode MS" w:cs="Arial Unicode MS"/>
        </w:rPr>
        <w:t>ä</w:t>
      </w:r>
      <w:r w:rsidR="00946C87" w:rsidRPr="0028734F">
        <w:rPr>
          <w:rFonts w:eastAsia="Arial Unicode MS" w:cs="Arial Unicode MS"/>
          <w:lang w:val="nl-NL"/>
        </w:rPr>
        <w:t>ndiger</w:t>
      </w:r>
      <w:r w:rsidR="00946C87" w:rsidRPr="0028734F">
        <w:rPr>
          <w:rFonts w:eastAsia="Arial Unicode MS" w:cs="Arial Unicode MS"/>
          <w:spacing w:val="-11"/>
        </w:rPr>
        <w:t xml:space="preserve"> </w:t>
      </w:r>
      <w:r w:rsidR="00946C87" w:rsidRPr="0028734F">
        <w:rPr>
          <w:rFonts w:eastAsia="Arial Unicode MS" w:cs="Arial Unicode MS"/>
        </w:rPr>
        <w:t>und</w:t>
      </w:r>
      <w:r w:rsidR="00946C87" w:rsidRPr="0028734F">
        <w:rPr>
          <w:rFonts w:eastAsia="Arial Unicode MS" w:cs="Arial Unicode MS"/>
          <w:spacing w:val="-12"/>
        </w:rPr>
        <w:t xml:space="preserve"> </w:t>
      </w:r>
      <w:r w:rsidR="00946C87" w:rsidRPr="0028734F">
        <w:rPr>
          <w:rFonts w:eastAsia="Arial Unicode MS" w:cs="Arial Unicode MS"/>
        </w:rPr>
        <w:t>absolut</w:t>
      </w:r>
      <w:r w:rsidR="00946C87" w:rsidRPr="0028734F">
        <w:rPr>
          <w:rFonts w:eastAsia="Arial Unicode MS" w:cs="Arial Unicode MS"/>
          <w:spacing w:val="-13"/>
        </w:rPr>
        <w:t xml:space="preserve"> </w:t>
      </w:r>
      <w:r w:rsidR="00946C87" w:rsidRPr="0028734F">
        <w:rPr>
          <w:rFonts w:eastAsia="Arial Unicode MS" w:cs="Arial Unicode MS"/>
        </w:rPr>
        <w:t>ausgewogener</w:t>
      </w:r>
      <w:r w:rsidR="00946C87" w:rsidRPr="0028734F">
        <w:rPr>
          <w:rFonts w:eastAsia="Arial Unicode MS" w:cs="Arial Unicode MS"/>
          <w:spacing w:val="-12"/>
        </w:rPr>
        <w:t xml:space="preserve"> </w:t>
      </w:r>
      <w:r w:rsidR="00946C87" w:rsidRPr="0028734F">
        <w:rPr>
          <w:rFonts w:eastAsia="Arial Unicode MS" w:cs="Arial Unicode MS"/>
        </w:rPr>
        <w:t>Mitarbeiter</w:t>
      </w:r>
      <w:r w:rsidR="00946C87" w:rsidRPr="0028734F">
        <w:rPr>
          <w:rFonts w:eastAsia="Arial Unicode MS" w:cs="Arial Unicode MS"/>
          <w:spacing w:val="-9"/>
        </w:rPr>
        <w:t xml:space="preserve"> </w:t>
      </w:r>
      <w:r w:rsidR="00946C87" w:rsidRPr="0028734F">
        <w:rPr>
          <w:rFonts w:eastAsia="Arial Unicode MS" w:cs="Arial Unicode MS"/>
        </w:rPr>
        <w:t>war.</w:t>
      </w:r>
    </w:p>
    <w:p w14:paraId="3B94DA0D" w14:textId="77777777" w:rsidR="00610F3D" w:rsidRPr="0028734F" w:rsidRDefault="00610F3D">
      <w:pPr>
        <w:pStyle w:val="Text"/>
      </w:pPr>
    </w:p>
    <w:p w14:paraId="56839FEB" w14:textId="0094FAC8" w:rsidR="00610F3D" w:rsidRPr="0028734F" w:rsidRDefault="00140D71">
      <w:pPr>
        <w:pStyle w:val="Text"/>
        <w:rPr>
          <w:rFonts w:eastAsia="Arial Unicode MS" w:cs="Arial Unicode MS"/>
        </w:rPr>
      </w:pPr>
      <w:r w:rsidRPr="0028734F">
        <w:rPr>
          <w:rFonts w:eastAsia="Arial Unicode MS" w:cs="Arial Unicode MS"/>
        </w:rPr>
        <w:t>Herr</w:t>
      </w:r>
      <w:r w:rsidR="0028734F" w:rsidRPr="0028734F">
        <w:rPr>
          <w:rFonts w:eastAsia="Arial Unicode MS" w:cs="Arial Unicode MS"/>
        </w:rPr>
        <w:t xml:space="preserve"> Märzinger</w:t>
      </w:r>
      <w:r w:rsidRPr="0028734F">
        <w:rPr>
          <w:rFonts w:eastAsia="Arial Unicode MS" w:cs="Arial Unicode MS"/>
        </w:rPr>
        <w:t xml:space="preserve"> </w:t>
      </w:r>
      <w:r w:rsidR="00946C87" w:rsidRPr="0028734F">
        <w:rPr>
          <w:rFonts w:eastAsia="Arial Unicode MS" w:cs="Arial Unicode MS"/>
        </w:rPr>
        <w:t>überzeugte durch seinen jederzeit hohen Leistungswillen und seine allgegenwärtige</w:t>
      </w:r>
      <w:r w:rsidR="00946C87" w:rsidRPr="0028734F">
        <w:rPr>
          <w:rFonts w:eastAsia="Arial Unicode MS" w:cs="Arial Unicode MS"/>
          <w:spacing w:val="1"/>
        </w:rPr>
        <w:t xml:space="preserve"> </w:t>
      </w:r>
      <w:r w:rsidR="00946C87" w:rsidRPr="0028734F">
        <w:rPr>
          <w:rFonts w:eastAsia="Arial Unicode MS" w:cs="Arial Unicode MS"/>
          <w:spacing w:val="-1"/>
        </w:rPr>
        <w:t>Bereitschaft,</w:t>
      </w:r>
      <w:r w:rsidR="00946C87" w:rsidRPr="0028734F">
        <w:rPr>
          <w:rFonts w:eastAsia="Arial Unicode MS" w:cs="Arial Unicode MS"/>
          <w:spacing w:val="-14"/>
        </w:rPr>
        <w:t xml:space="preserve"> </w:t>
      </w:r>
      <w:r w:rsidR="00946C87" w:rsidRPr="0028734F">
        <w:rPr>
          <w:rFonts w:eastAsia="Arial Unicode MS" w:cs="Arial Unicode MS"/>
        </w:rPr>
        <w:t>zusätzliche</w:t>
      </w:r>
      <w:r w:rsidR="00946C87" w:rsidRPr="0028734F">
        <w:rPr>
          <w:rFonts w:eastAsia="Arial Unicode MS" w:cs="Arial Unicode MS"/>
          <w:spacing w:val="-14"/>
        </w:rPr>
        <w:t xml:space="preserve"> </w:t>
      </w:r>
      <w:r w:rsidR="00946C87" w:rsidRPr="0028734F">
        <w:rPr>
          <w:rFonts w:eastAsia="Arial Unicode MS" w:cs="Arial Unicode MS"/>
        </w:rPr>
        <w:t>Verantwortung</w:t>
      </w:r>
      <w:r w:rsidR="00946C87" w:rsidRPr="0028734F">
        <w:rPr>
          <w:rFonts w:eastAsia="Arial Unicode MS" w:cs="Arial Unicode MS"/>
          <w:spacing w:val="-14"/>
        </w:rPr>
        <w:t xml:space="preserve"> </w:t>
      </w:r>
      <w:r w:rsidR="00946C87" w:rsidRPr="0028734F">
        <w:rPr>
          <w:rFonts w:eastAsia="Arial Unicode MS" w:cs="Arial Unicode MS"/>
        </w:rPr>
        <w:t>zu</w:t>
      </w:r>
      <w:r w:rsidR="00946C87" w:rsidRPr="0028734F">
        <w:rPr>
          <w:rFonts w:eastAsia="Arial Unicode MS" w:cs="Arial Unicode MS"/>
          <w:spacing w:val="-12"/>
        </w:rPr>
        <w:t xml:space="preserve"> </w:t>
      </w:r>
      <w:r w:rsidR="00946C87" w:rsidRPr="0028734F">
        <w:rPr>
          <w:rFonts w:eastAsia="Arial Unicode MS" w:cs="Arial Unicode MS"/>
        </w:rPr>
        <w:t>übernehmen.</w:t>
      </w:r>
      <w:r w:rsidR="00946C87" w:rsidRPr="0028734F">
        <w:rPr>
          <w:rFonts w:eastAsia="Arial Unicode MS" w:cs="Arial Unicode MS"/>
          <w:spacing w:val="-13"/>
        </w:rPr>
        <w:t xml:space="preserve"> </w:t>
      </w:r>
      <w:r w:rsidR="00946C87" w:rsidRPr="0028734F">
        <w:rPr>
          <w:rFonts w:eastAsia="Arial Unicode MS" w:cs="Arial Unicode MS"/>
        </w:rPr>
        <w:t>Auch</w:t>
      </w:r>
      <w:r w:rsidR="00946C87" w:rsidRPr="0028734F">
        <w:rPr>
          <w:rFonts w:eastAsia="Arial Unicode MS" w:cs="Arial Unicode MS"/>
          <w:spacing w:val="-12"/>
        </w:rPr>
        <w:t xml:space="preserve"> </w:t>
      </w:r>
      <w:r w:rsidR="00946C87" w:rsidRPr="0028734F">
        <w:rPr>
          <w:rFonts w:eastAsia="Arial Unicode MS" w:cs="Arial Unicode MS"/>
        </w:rPr>
        <w:t>überaus</w:t>
      </w:r>
      <w:r w:rsidR="00946C87" w:rsidRPr="0028734F">
        <w:rPr>
          <w:rFonts w:eastAsia="Arial Unicode MS" w:cs="Arial Unicode MS"/>
          <w:spacing w:val="-14"/>
        </w:rPr>
        <w:t xml:space="preserve"> </w:t>
      </w:r>
      <w:r w:rsidR="00946C87" w:rsidRPr="0028734F">
        <w:rPr>
          <w:rFonts w:eastAsia="Arial Unicode MS" w:cs="Arial Unicode MS"/>
        </w:rPr>
        <w:t>starkem</w:t>
      </w:r>
      <w:r w:rsidR="00946C87" w:rsidRPr="0028734F">
        <w:rPr>
          <w:rFonts w:eastAsia="Arial Unicode MS" w:cs="Arial Unicode MS"/>
          <w:spacing w:val="-14"/>
        </w:rPr>
        <w:t xml:space="preserve"> </w:t>
      </w:r>
      <w:r w:rsidR="00946C87" w:rsidRPr="0028734F">
        <w:rPr>
          <w:rFonts w:eastAsia="Arial Unicode MS" w:cs="Arial Unicode MS"/>
        </w:rPr>
        <w:t>Arbeitsanfall</w:t>
      </w:r>
      <w:r w:rsidR="00946C87" w:rsidRPr="0028734F">
        <w:rPr>
          <w:rFonts w:eastAsia="Arial Unicode MS" w:cs="Arial Unicode MS"/>
          <w:spacing w:val="-14"/>
        </w:rPr>
        <w:t xml:space="preserve"> </w:t>
      </w:r>
      <w:r w:rsidR="00946C87" w:rsidRPr="0028734F">
        <w:rPr>
          <w:rFonts w:eastAsia="Arial Unicode MS" w:cs="Arial Unicode MS"/>
        </w:rPr>
        <w:t>war</w:t>
      </w:r>
      <w:r w:rsidR="00946C87" w:rsidRPr="0028734F">
        <w:rPr>
          <w:rFonts w:eastAsia="Arial Unicode MS" w:cs="Arial Unicode MS"/>
          <w:spacing w:val="-12"/>
        </w:rPr>
        <w:t xml:space="preserve"> </w:t>
      </w:r>
      <w:r w:rsidR="00946C87" w:rsidRPr="0028734F">
        <w:rPr>
          <w:rFonts w:eastAsia="Arial Unicode MS" w:cs="Arial Unicode MS"/>
        </w:rPr>
        <w:t>er</w:t>
      </w:r>
      <w:r w:rsidR="00946C87" w:rsidRPr="0028734F">
        <w:rPr>
          <w:rFonts w:eastAsia="Arial Unicode MS" w:cs="Arial Unicode MS"/>
          <w:spacing w:val="-14"/>
        </w:rPr>
        <w:t xml:space="preserve"> </w:t>
      </w:r>
      <w:r w:rsidR="00946C87" w:rsidRPr="0028734F">
        <w:rPr>
          <w:rFonts w:eastAsia="Arial Unicode MS" w:cs="Arial Unicode MS"/>
        </w:rPr>
        <w:t>jederzeit</w:t>
      </w:r>
      <w:r w:rsidR="00946C87" w:rsidRPr="0028734F">
        <w:rPr>
          <w:rFonts w:eastAsia="Arial Unicode MS" w:cs="Arial Unicode MS"/>
          <w:spacing w:val="1"/>
        </w:rPr>
        <w:t xml:space="preserve"> </w:t>
      </w:r>
      <w:r w:rsidR="00946C87" w:rsidRPr="0028734F">
        <w:rPr>
          <w:rFonts w:eastAsia="Arial Unicode MS" w:cs="Arial Unicode MS"/>
          <w:spacing w:val="-1"/>
        </w:rPr>
        <w:t>bestens</w:t>
      </w:r>
      <w:r w:rsidR="00946C87" w:rsidRPr="0028734F">
        <w:rPr>
          <w:rFonts w:eastAsia="Arial Unicode MS" w:cs="Arial Unicode MS"/>
          <w:spacing w:val="-12"/>
        </w:rPr>
        <w:t xml:space="preserve"> </w:t>
      </w:r>
      <w:r w:rsidR="00946C87" w:rsidRPr="0028734F">
        <w:rPr>
          <w:rFonts w:eastAsia="Arial Unicode MS" w:cs="Arial Unicode MS"/>
          <w:spacing w:val="-1"/>
        </w:rPr>
        <w:t>gewachsen.</w:t>
      </w:r>
      <w:r w:rsidR="00946C87" w:rsidRPr="0028734F">
        <w:rPr>
          <w:rFonts w:eastAsia="Arial Unicode MS" w:cs="Arial Unicode MS"/>
          <w:spacing w:val="-11"/>
        </w:rPr>
        <w:t xml:space="preserve"> </w:t>
      </w:r>
      <w:r w:rsidRPr="0028734F">
        <w:rPr>
          <w:rFonts w:eastAsia="Arial Unicode MS" w:cs="Arial Unicode MS"/>
        </w:rPr>
        <w:t>Herr</w:t>
      </w:r>
      <w:r w:rsidR="0028734F" w:rsidRPr="0028734F">
        <w:rPr>
          <w:rFonts w:eastAsia="Arial Unicode MS" w:cs="Arial Unicode MS"/>
        </w:rPr>
        <w:t xml:space="preserve"> Märzinger</w:t>
      </w:r>
      <w:r w:rsidRPr="0028734F">
        <w:rPr>
          <w:rFonts w:eastAsia="Arial Unicode MS" w:cs="Arial Unicode MS"/>
        </w:rPr>
        <w:t xml:space="preserve"> </w:t>
      </w:r>
      <w:r w:rsidR="00946C87" w:rsidRPr="0028734F">
        <w:rPr>
          <w:rFonts w:eastAsia="Arial Unicode MS" w:cs="Arial Unicode MS"/>
        </w:rPr>
        <w:t>arbeitete</w:t>
      </w:r>
      <w:r w:rsidR="00946C87" w:rsidRPr="0028734F">
        <w:rPr>
          <w:rFonts w:eastAsia="Arial Unicode MS" w:cs="Arial Unicode MS"/>
          <w:spacing w:val="-12"/>
        </w:rPr>
        <w:t xml:space="preserve"> </w:t>
      </w:r>
      <w:r w:rsidR="00946C87" w:rsidRPr="0028734F">
        <w:rPr>
          <w:rFonts w:eastAsia="Arial Unicode MS" w:cs="Arial Unicode MS"/>
        </w:rPr>
        <w:t>immer</w:t>
      </w:r>
      <w:r w:rsidR="00946C87" w:rsidRPr="0028734F">
        <w:rPr>
          <w:rFonts w:eastAsia="Arial Unicode MS" w:cs="Arial Unicode MS"/>
          <w:spacing w:val="-14"/>
        </w:rPr>
        <w:t xml:space="preserve"> </w:t>
      </w:r>
      <w:r w:rsidR="00946C87" w:rsidRPr="0028734F">
        <w:rPr>
          <w:rFonts w:eastAsia="Arial Unicode MS" w:cs="Arial Unicode MS"/>
        </w:rPr>
        <w:t>sehr</w:t>
      </w:r>
      <w:r w:rsidR="00946C87" w:rsidRPr="0028734F">
        <w:rPr>
          <w:rFonts w:eastAsia="Arial Unicode MS" w:cs="Arial Unicode MS"/>
          <w:spacing w:val="-13"/>
        </w:rPr>
        <w:t xml:space="preserve"> </w:t>
      </w:r>
      <w:r w:rsidR="00946C87" w:rsidRPr="0028734F">
        <w:rPr>
          <w:rFonts w:eastAsia="Arial Unicode MS" w:cs="Arial Unicode MS"/>
        </w:rPr>
        <w:t>umsichtig,</w:t>
      </w:r>
      <w:r w:rsidR="00946C87" w:rsidRPr="0028734F">
        <w:rPr>
          <w:rFonts w:eastAsia="Arial Unicode MS" w:cs="Arial Unicode MS"/>
          <w:spacing w:val="-14"/>
        </w:rPr>
        <w:t xml:space="preserve"> </w:t>
      </w:r>
      <w:r w:rsidR="00946C87" w:rsidRPr="0028734F">
        <w:rPr>
          <w:rFonts w:eastAsia="Arial Unicode MS" w:cs="Arial Unicode MS"/>
        </w:rPr>
        <w:t>absolut</w:t>
      </w:r>
      <w:r w:rsidR="00946C87" w:rsidRPr="0028734F">
        <w:rPr>
          <w:rFonts w:eastAsia="Arial Unicode MS" w:cs="Arial Unicode MS"/>
          <w:spacing w:val="-15"/>
        </w:rPr>
        <w:t xml:space="preserve"> </w:t>
      </w:r>
      <w:r w:rsidR="00946C87" w:rsidRPr="0028734F">
        <w:rPr>
          <w:rFonts w:eastAsia="Arial Unicode MS" w:cs="Arial Unicode MS"/>
        </w:rPr>
        <w:t>gewissenhaft</w:t>
      </w:r>
      <w:r w:rsidR="00946C87" w:rsidRPr="0028734F">
        <w:rPr>
          <w:rFonts w:eastAsia="Arial Unicode MS" w:cs="Arial Unicode MS"/>
          <w:spacing w:val="-12"/>
        </w:rPr>
        <w:t xml:space="preserve"> </w:t>
      </w:r>
      <w:r w:rsidR="00946C87" w:rsidRPr="0028734F">
        <w:rPr>
          <w:rFonts w:eastAsia="Arial Unicode MS" w:cs="Arial Unicode MS"/>
        </w:rPr>
        <w:t>und</w:t>
      </w:r>
      <w:r w:rsidR="00946C87" w:rsidRPr="0028734F">
        <w:rPr>
          <w:rFonts w:eastAsia="Arial Unicode MS" w:cs="Arial Unicode MS"/>
          <w:spacing w:val="-14"/>
        </w:rPr>
        <w:t xml:space="preserve"> </w:t>
      </w:r>
      <w:r w:rsidR="00946C87" w:rsidRPr="0028734F">
        <w:rPr>
          <w:rFonts w:eastAsia="Arial Unicode MS" w:cs="Arial Unicode MS"/>
        </w:rPr>
        <w:t>stets</w:t>
      </w:r>
      <w:r w:rsidR="00946C87" w:rsidRPr="0028734F">
        <w:rPr>
          <w:rFonts w:eastAsia="Arial Unicode MS" w:cs="Arial Unicode MS"/>
          <w:spacing w:val="-6"/>
        </w:rPr>
        <w:t xml:space="preserve"> </w:t>
      </w:r>
      <w:r w:rsidR="00946C87" w:rsidRPr="0028734F">
        <w:rPr>
          <w:rFonts w:eastAsia="Arial Unicode MS" w:cs="Arial Unicode MS"/>
        </w:rPr>
        <w:t>überaus</w:t>
      </w:r>
      <w:r w:rsidR="00946C87" w:rsidRPr="0028734F">
        <w:rPr>
          <w:rFonts w:eastAsia="Arial Unicode MS" w:cs="Arial Unicode MS"/>
          <w:spacing w:val="-58"/>
        </w:rPr>
        <w:t xml:space="preserve"> </w:t>
      </w:r>
      <w:r w:rsidR="00946C87" w:rsidRPr="0028734F">
        <w:rPr>
          <w:rFonts w:eastAsia="Arial Unicode MS" w:cs="Arial Unicode MS"/>
        </w:rPr>
        <w:t>genau.</w:t>
      </w:r>
      <w:r w:rsidR="00946C87" w:rsidRPr="0028734F">
        <w:rPr>
          <w:rFonts w:eastAsia="Arial Unicode MS" w:cs="Arial Unicode MS"/>
          <w:spacing w:val="-3"/>
        </w:rPr>
        <w:t xml:space="preserve"> </w:t>
      </w:r>
      <w:r w:rsidR="00946C87" w:rsidRPr="0028734F">
        <w:rPr>
          <w:rFonts w:eastAsia="Arial Unicode MS" w:cs="Arial Unicode MS"/>
        </w:rPr>
        <w:t>Er</w:t>
      </w:r>
      <w:r w:rsidR="00946C87" w:rsidRPr="0028734F">
        <w:rPr>
          <w:rFonts w:eastAsia="Arial Unicode MS" w:cs="Arial Unicode MS"/>
          <w:spacing w:val="-1"/>
        </w:rPr>
        <w:t xml:space="preserve"> </w:t>
      </w:r>
      <w:r w:rsidR="00946C87" w:rsidRPr="0028734F">
        <w:rPr>
          <w:rFonts w:eastAsia="Arial Unicode MS" w:cs="Arial Unicode MS"/>
        </w:rPr>
        <w:t>überzeugte</w:t>
      </w:r>
      <w:r w:rsidR="00946C87" w:rsidRPr="0028734F">
        <w:rPr>
          <w:rFonts w:eastAsia="Arial Unicode MS" w:cs="Arial Unicode MS"/>
          <w:spacing w:val="-3"/>
        </w:rPr>
        <w:t xml:space="preserve"> </w:t>
      </w:r>
      <w:r w:rsidR="00946C87" w:rsidRPr="0028734F">
        <w:rPr>
          <w:rFonts w:eastAsia="Arial Unicode MS" w:cs="Arial Unicode MS"/>
        </w:rPr>
        <w:t>jederzeit</w:t>
      </w:r>
      <w:r w:rsidR="00946C87" w:rsidRPr="0028734F">
        <w:rPr>
          <w:rFonts w:eastAsia="Arial Unicode MS" w:cs="Arial Unicode MS"/>
          <w:spacing w:val="-3"/>
        </w:rPr>
        <w:t xml:space="preserve"> </w:t>
      </w:r>
      <w:r w:rsidR="00946C87" w:rsidRPr="0028734F">
        <w:rPr>
          <w:rFonts w:eastAsia="Arial Unicode MS" w:cs="Arial Unicode MS"/>
        </w:rPr>
        <w:t>durch</w:t>
      </w:r>
      <w:r w:rsidR="00946C87" w:rsidRPr="0028734F">
        <w:rPr>
          <w:rFonts w:eastAsia="Arial Unicode MS" w:cs="Arial Unicode MS"/>
          <w:spacing w:val="-4"/>
        </w:rPr>
        <w:t xml:space="preserve"> </w:t>
      </w:r>
      <w:r w:rsidR="00946C87" w:rsidRPr="0028734F">
        <w:rPr>
          <w:rFonts w:eastAsia="Arial Unicode MS" w:cs="Arial Unicode MS"/>
        </w:rPr>
        <w:t>seine</w:t>
      </w:r>
      <w:r w:rsidR="00946C87" w:rsidRPr="0028734F">
        <w:rPr>
          <w:rFonts w:eastAsia="Arial Unicode MS" w:cs="Arial Unicode MS"/>
          <w:spacing w:val="-3"/>
        </w:rPr>
        <w:t xml:space="preserve"> </w:t>
      </w:r>
      <w:r w:rsidR="00946C87" w:rsidRPr="0028734F">
        <w:rPr>
          <w:rFonts w:eastAsia="Arial Unicode MS" w:cs="Arial Unicode MS"/>
        </w:rPr>
        <w:t>absolute</w:t>
      </w:r>
      <w:r w:rsidR="00946C87" w:rsidRPr="0028734F">
        <w:rPr>
          <w:rFonts w:eastAsia="Arial Unicode MS" w:cs="Arial Unicode MS"/>
          <w:spacing w:val="-3"/>
        </w:rPr>
        <w:t xml:space="preserve"> </w:t>
      </w:r>
      <w:r w:rsidR="00946C87" w:rsidRPr="0028734F">
        <w:rPr>
          <w:rFonts w:eastAsia="Arial Unicode MS" w:cs="Arial Unicode MS"/>
        </w:rPr>
        <w:t>und</w:t>
      </w:r>
      <w:r w:rsidR="00946C87" w:rsidRPr="0028734F">
        <w:rPr>
          <w:rFonts w:eastAsia="Arial Unicode MS" w:cs="Arial Unicode MS"/>
          <w:spacing w:val="-4"/>
        </w:rPr>
        <w:t xml:space="preserve"> </w:t>
      </w:r>
      <w:r w:rsidR="00946C87" w:rsidRPr="0028734F">
        <w:rPr>
          <w:rFonts w:eastAsia="Arial Unicode MS" w:cs="Arial Unicode MS"/>
        </w:rPr>
        <w:t>damit</w:t>
      </w:r>
      <w:r w:rsidR="00946C87" w:rsidRPr="0028734F">
        <w:rPr>
          <w:rFonts w:eastAsia="Arial Unicode MS" w:cs="Arial Unicode MS"/>
          <w:spacing w:val="-3"/>
        </w:rPr>
        <w:t xml:space="preserve"> </w:t>
      </w:r>
      <w:r w:rsidR="00946C87" w:rsidRPr="0028734F">
        <w:rPr>
          <w:rFonts w:eastAsia="Arial Unicode MS" w:cs="Arial Unicode MS"/>
        </w:rPr>
        <w:t>sehr</w:t>
      </w:r>
      <w:r w:rsidR="00946C87" w:rsidRPr="0028734F">
        <w:rPr>
          <w:rFonts w:eastAsia="Arial Unicode MS" w:cs="Arial Unicode MS"/>
          <w:spacing w:val="-4"/>
        </w:rPr>
        <w:t xml:space="preserve"> </w:t>
      </w:r>
      <w:r w:rsidR="00946C87" w:rsidRPr="0028734F">
        <w:rPr>
          <w:rFonts w:eastAsia="Arial Unicode MS" w:cs="Arial Unicode MS"/>
        </w:rPr>
        <w:t>gute</w:t>
      </w:r>
      <w:r w:rsidR="00946C87" w:rsidRPr="0028734F">
        <w:rPr>
          <w:rFonts w:eastAsia="Arial Unicode MS" w:cs="Arial Unicode MS"/>
          <w:spacing w:val="-3"/>
        </w:rPr>
        <w:t xml:space="preserve"> </w:t>
      </w:r>
      <w:r w:rsidR="00946C87" w:rsidRPr="0028734F">
        <w:rPr>
          <w:rFonts w:eastAsia="Arial Unicode MS" w:cs="Arial Unicode MS"/>
        </w:rPr>
        <w:t>Zuverlässigkeit.</w:t>
      </w:r>
      <w:r w:rsidR="007572DB" w:rsidRPr="0028734F">
        <w:rPr>
          <w:rFonts w:ascii="Times New Roman" w:eastAsia="Times New Roman" w:hAnsi="Times New Roman" w:cs="Times New Roman"/>
        </w:rPr>
        <w:t xml:space="preserve"> </w:t>
      </w:r>
      <w:r w:rsidR="00946C87" w:rsidRPr="0028734F">
        <w:rPr>
          <w:rFonts w:eastAsia="Arial Unicode MS" w:cs="Arial Unicode MS"/>
        </w:rPr>
        <w:t>Auch</w:t>
      </w:r>
      <w:r w:rsidR="00946C87" w:rsidRPr="0028734F">
        <w:rPr>
          <w:rFonts w:eastAsia="Arial Unicode MS" w:cs="Arial Unicode MS"/>
          <w:spacing w:val="-13"/>
        </w:rPr>
        <w:t xml:space="preserve"> </w:t>
      </w:r>
      <w:r w:rsidR="00946C87" w:rsidRPr="0028734F">
        <w:rPr>
          <w:rFonts w:eastAsia="Arial Unicode MS" w:cs="Arial Unicode MS"/>
        </w:rPr>
        <w:t>für</w:t>
      </w:r>
      <w:r w:rsidR="00946C87" w:rsidRPr="0028734F">
        <w:rPr>
          <w:rFonts w:eastAsia="Arial Unicode MS" w:cs="Arial Unicode MS"/>
          <w:spacing w:val="-13"/>
        </w:rPr>
        <w:t xml:space="preserve"> </w:t>
      </w:r>
      <w:r w:rsidR="00946C87" w:rsidRPr="0028734F">
        <w:rPr>
          <w:rFonts w:eastAsia="Arial Unicode MS" w:cs="Arial Unicode MS"/>
        </w:rPr>
        <w:t>unvorhergesehene</w:t>
      </w:r>
      <w:r w:rsidR="00946C87" w:rsidRPr="0028734F">
        <w:rPr>
          <w:rFonts w:eastAsia="Arial Unicode MS" w:cs="Arial Unicode MS"/>
          <w:spacing w:val="-12"/>
        </w:rPr>
        <w:t xml:space="preserve"> </w:t>
      </w:r>
      <w:r w:rsidR="00946C87" w:rsidRPr="0028734F">
        <w:rPr>
          <w:rFonts w:eastAsia="Arial Unicode MS" w:cs="Arial Unicode MS"/>
        </w:rPr>
        <w:t>Probleme</w:t>
      </w:r>
      <w:r w:rsidR="00946C87" w:rsidRPr="0028734F">
        <w:rPr>
          <w:rFonts w:eastAsia="Arial Unicode MS" w:cs="Arial Unicode MS"/>
          <w:spacing w:val="-14"/>
        </w:rPr>
        <w:t xml:space="preserve"> </w:t>
      </w:r>
      <w:proofErr w:type="spellStart"/>
      <w:r w:rsidR="00946C87" w:rsidRPr="0028734F">
        <w:rPr>
          <w:rFonts w:eastAsia="Arial Unicode MS" w:cs="Arial Unicode MS"/>
          <w:lang w:val="da-DK"/>
        </w:rPr>
        <w:t>fand</w:t>
      </w:r>
      <w:proofErr w:type="spellEnd"/>
      <w:r w:rsidR="00946C87" w:rsidRPr="0028734F">
        <w:rPr>
          <w:rFonts w:eastAsia="Arial Unicode MS" w:cs="Arial Unicode MS"/>
          <w:spacing w:val="-11"/>
        </w:rPr>
        <w:t xml:space="preserve"> </w:t>
      </w:r>
      <w:r w:rsidRPr="0028734F">
        <w:rPr>
          <w:rFonts w:eastAsia="Arial Unicode MS" w:cs="Arial Unicode MS"/>
        </w:rPr>
        <w:t>Her</w:t>
      </w:r>
      <w:r w:rsidR="0028734F" w:rsidRPr="0028734F">
        <w:rPr>
          <w:rFonts w:eastAsia="Arial Unicode MS" w:cs="Arial Unicode MS"/>
        </w:rPr>
        <w:t xml:space="preserve">r </w:t>
      </w:r>
      <w:proofErr w:type="spellStart"/>
      <w:r w:rsidR="0028734F" w:rsidRPr="0028734F">
        <w:rPr>
          <w:rFonts w:eastAsia="Arial Unicode MS" w:cs="Arial Unicode MS"/>
        </w:rPr>
        <w:t>Märzinger</w:t>
      </w:r>
      <w:proofErr w:type="spellEnd"/>
      <w:r w:rsidRPr="0028734F">
        <w:rPr>
          <w:rFonts w:eastAsia="Arial Unicode MS" w:cs="Arial Unicode MS"/>
        </w:rPr>
        <w:t xml:space="preserve"> </w:t>
      </w:r>
      <w:r w:rsidR="00946C87" w:rsidRPr="0028734F">
        <w:rPr>
          <w:rFonts w:eastAsia="Arial Unicode MS" w:cs="Arial Unicode MS"/>
        </w:rPr>
        <w:t>immer</w:t>
      </w:r>
      <w:r w:rsidR="00946C87" w:rsidRPr="0028734F">
        <w:rPr>
          <w:rFonts w:eastAsia="Arial Unicode MS" w:cs="Arial Unicode MS"/>
          <w:spacing w:val="-13"/>
        </w:rPr>
        <w:t xml:space="preserve"> </w:t>
      </w:r>
      <w:r w:rsidR="00946C87" w:rsidRPr="0028734F">
        <w:rPr>
          <w:rFonts w:eastAsia="Arial Unicode MS" w:cs="Arial Unicode MS"/>
        </w:rPr>
        <w:t>die</w:t>
      </w:r>
      <w:r w:rsidR="00946C87" w:rsidRPr="0028734F">
        <w:rPr>
          <w:rFonts w:eastAsia="Arial Unicode MS" w:cs="Arial Unicode MS"/>
          <w:spacing w:val="-12"/>
        </w:rPr>
        <w:t xml:space="preserve"> </w:t>
      </w:r>
      <w:r w:rsidR="00946C87" w:rsidRPr="0028734F">
        <w:rPr>
          <w:rFonts w:eastAsia="Arial Unicode MS" w:cs="Arial Unicode MS"/>
        </w:rPr>
        <w:t>richtigen</w:t>
      </w:r>
      <w:r w:rsidR="00946C87" w:rsidRPr="0028734F">
        <w:rPr>
          <w:rFonts w:eastAsia="Arial Unicode MS" w:cs="Arial Unicode MS"/>
          <w:spacing w:val="-12"/>
        </w:rPr>
        <w:t xml:space="preserve"> </w:t>
      </w:r>
      <w:r w:rsidR="00946C87" w:rsidRPr="0028734F">
        <w:rPr>
          <w:rFonts w:eastAsia="Arial Unicode MS" w:cs="Arial Unicode MS"/>
        </w:rPr>
        <w:t>L</w:t>
      </w:r>
      <w:r w:rsidR="00946C87" w:rsidRPr="0028734F">
        <w:rPr>
          <w:rFonts w:eastAsia="Arial Unicode MS" w:cs="Arial Unicode MS"/>
          <w:lang w:val="sv-SE"/>
        </w:rPr>
        <w:t>ö</w:t>
      </w:r>
      <w:proofErr w:type="spellStart"/>
      <w:r w:rsidR="00946C87" w:rsidRPr="0028734F">
        <w:rPr>
          <w:rFonts w:eastAsia="Arial Unicode MS" w:cs="Arial Unicode MS"/>
        </w:rPr>
        <w:t>sungen</w:t>
      </w:r>
      <w:proofErr w:type="spellEnd"/>
      <w:r w:rsidR="00946C87" w:rsidRPr="0028734F">
        <w:rPr>
          <w:rFonts w:eastAsia="Arial Unicode MS" w:cs="Arial Unicode MS"/>
        </w:rPr>
        <w:t>,</w:t>
      </w:r>
      <w:r w:rsidR="00946C87" w:rsidRPr="0028734F">
        <w:rPr>
          <w:rFonts w:eastAsia="Arial Unicode MS" w:cs="Arial Unicode MS"/>
          <w:spacing w:val="-12"/>
        </w:rPr>
        <w:t xml:space="preserve"> </w:t>
      </w:r>
      <w:r w:rsidR="00946C87" w:rsidRPr="0028734F">
        <w:rPr>
          <w:rFonts w:eastAsia="Arial Unicode MS" w:cs="Arial Unicode MS"/>
        </w:rPr>
        <w:t>die</w:t>
      </w:r>
      <w:r w:rsidR="00946C87" w:rsidRPr="0028734F">
        <w:rPr>
          <w:rFonts w:eastAsia="Arial Unicode MS" w:cs="Arial Unicode MS"/>
          <w:spacing w:val="-14"/>
        </w:rPr>
        <w:t xml:space="preserve"> </w:t>
      </w:r>
      <w:r w:rsidR="00946C87" w:rsidRPr="0028734F">
        <w:rPr>
          <w:rFonts w:eastAsia="Arial Unicode MS" w:cs="Arial Unicode MS"/>
        </w:rPr>
        <w:t>er</w:t>
      </w:r>
      <w:r w:rsidR="007572DB" w:rsidRPr="0028734F">
        <w:rPr>
          <w:rFonts w:eastAsia="Arial Unicode MS" w:cs="Arial Unicode MS"/>
          <w:spacing w:val="-11"/>
        </w:rPr>
        <w:t xml:space="preserve">, </w:t>
      </w:r>
      <w:r w:rsidR="007572DB" w:rsidRPr="0028734F">
        <w:rPr>
          <w:rFonts w:eastAsia="Arial Unicode MS" w:cs="Arial Unicode MS"/>
          <w:lang w:val="da-DK"/>
        </w:rPr>
        <w:t xml:space="preserve">falls erforderlich, </w:t>
      </w:r>
      <w:r w:rsidR="00946C87" w:rsidRPr="0028734F">
        <w:rPr>
          <w:rFonts w:eastAsia="Arial Unicode MS" w:cs="Arial Unicode MS"/>
          <w:lang w:val="da-DK"/>
        </w:rPr>
        <w:t>stets absolut erfolgreich in die Praxis umsetzte.</w:t>
      </w:r>
      <w:r w:rsidR="007572DB" w:rsidRPr="0028734F">
        <w:rPr>
          <w:rFonts w:eastAsia="Arial Unicode MS" w:cs="Arial Unicode MS"/>
          <w:lang w:val="da-DK"/>
        </w:rPr>
        <w:t xml:space="preserve"> </w:t>
      </w:r>
      <w:r w:rsidR="00946C87" w:rsidRPr="0028734F">
        <w:rPr>
          <w:rFonts w:eastAsia="Arial Unicode MS" w:cs="Arial Unicode MS"/>
        </w:rPr>
        <w:t>Insgesamt</w:t>
      </w:r>
      <w:r w:rsidR="00946C87" w:rsidRPr="0028734F">
        <w:rPr>
          <w:rFonts w:eastAsia="Arial Unicode MS" w:cs="Arial Unicode MS"/>
          <w:spacing w:val="-12"/>
        </w:rPr>
        <w:t xml:space="preserve"> </w:t>
      </w:r>
      <w:r w:rsidR="00946C87" w:rsidRPr="0028734F">
        <w:rPr>
          <w:rFonts w:eastAsia="Arial Unicode MS" w:cs="Arial Unicode MS"/>
        </w:rPr>
        <w:t>erfüllte</w:t>
      </w:r>
      <w:r w:rsidR="00946C87" w:rsidRPr="0028734F">
        <w:rPr>
          <w:rFonts w:eastAsia="Arial Unicode MS" w:cs="Arial Unicode MS"/>
          <w:spacing w:val="-11"/>
        </w:rPr>
        <w:t xml:space="preserve"> </w:t>
      </w:r>
      <w:r w:rsidRPr="0028734F">
        <w:rPr>
          <w:rFonts w:eastAsia="Arial Unicode MS" w:cs="Arial Unicode MS"/>
        </w:rPr>
        <w:t>Herr</w:t>
      </w:r>
      <w:r w:rsidR="0028734F" w:rsidRPr="0028734F">
        <w:rPr>
          <w:rFonts w:eastAsia="Arial Unicode MS" w:cs="Arial Unicode MS"/>
        </w:rPr>
        <w:t xml:space="preserve"> Märzinger</w:t>
      </w:r>
      <w:r w:rsidRPr="0028734F">
        <w:rPr>
          <w:rFonts w:eastAsia="Arial Unicode MS" w:cs="Arial Unicode MS"/>
        </w:rPr>
        <w:t xml:space="preserve"> </w:t>
      </w:r>
      <w:r w:rsidR="00946C87" w:rsidRPr="0028734F">
        <w:rPr>
          <w:rFonts w:eastAsia="Arial Unicode MS" w:cs="Arial Unicode MS"/>
        </w:rPr>
        <w:t>die</w:t>
      </w:r>
      <w:r w:rsidR="00946C87" w:rsidRPr="0028734F">
        <w:rPr>
          <w:rFonts w:eastAsia="Arial Unicode MS" w:cs="Arial Unicode MS"/>
          <w:spacing w:val="-13"/>
        </w:rPr>
        <w:t xml:space="preserve"> </w:t>
      </w:r>
      <w:r w:rsidR="00946C87" w:rsidRPr="0028734F">
        <w:rPr>
          <w:rFonts w:eastAsia="Arial Unicode MS" w:cs="Arial Unicode MS"/>
        </w:rPr>
        <w:t>ihm</w:t>
      </w:r>
      <w:r w:rsidR="00946C87" w:rsidRPr="0028734F">
        <w:rPr>
          <w:rFonts w:eastAsia="Arial Unicode MS" w:cs="Arial Unicode MS"/>
          <w:spacing w:val="-9"/>
        </w:rPr>
        <w:t xml:space="preserve"> </w:t>
      </w:r>
      <w:r w:rsidR="00946C87" w:rsidRPr="0028734F">
        <w:rPr>
          <w:rFonts w:eastAsia="Arial Unicode MS" w:cs="Arial Unicode MS"/>
        </w:rPr>
        <w:t>übertragenen</w:t>
      </w:r>
      <w:r w:rsidR="00946C87" w:rsidRPr="0028734F">
        <w:rPr>
          <w:rFonts w:eastAsia="Arial Unicode MS" w:cs="Arial Unicode MS"/>
          <w:spacing w:val="-11"/>
        </w:rPr>
        <w:t xml:space="preserve"> </w:t>
      </w:r>
      <w:r w:rsidR="00946C87" w:rsidRPr="0028734F">
        <w:rPr>
          <w:rFonts w:eastAsia="Arial Unicode MS" w:cs="Arial Unicode MS"/>
        </w:rPr>
        <w:t>Aufgaben</w:t>
      </w:r>
      <w:r w:rsidR="00946C87" w:rsidRPr="0028734F">
        <w:rPr>
          <w:rFonts w:eastAsia="Arial Unicode MS" w:cs="Arial Unicode MS"/>
          <w:spacing w:val="-13"/>
        </w:rPr>
        <w:t xml:space="preserve"> </w:t>
      </w:r>
      <w:r w:rsidR="00946C87" w:rsidRPr="0028734F">
        <w:rPr>
          <w:rFonts w:eastAsia="Arial Unicode MS" w:cs="Arial Unicode MS"/>
        </w:rPr>
        <w:t>stets</w:t>
      </w:r>
      <w:r w:rsidR="00946C87" w:rsidRPr="0028734F">
        <w:rPr>
          <w:rFonts w:eastAsia="Arial Unicode MS" w:cs="Arial Unicode MS"/>
          <w:spacing w:val="-9"/>
        </w:rPr>
        <w:t xml:space="preserve"> </w:t>
      </w:r>
      <w:r w:rsidR="00946C87" w:rsidRPr="0028734F">
        <w:rPr>
          <w:rFonts w:eastAsia="Arial Unicode MS" w:cs="Arial Unicode MS"/>
        </w:rPr>
        <w:t>und</w:t>
      </w:r>
      <w:r w:rsidR="00946C87" w:rsidRPr="0028734F">
        <w:rPr>
          <w:rFonts w:eastAsia="Arial Unicode MS" w:cs="Arial Unicode MS"/>
          <w:spacing w:val="-11"/>
        </w:rPr>
        <w:t xml:space="preserve"> </w:t>
      </w:r>
      <w:r w:rsidR="00946C87" w:rsidRPr="0028734F">
        <w:rPr>
          <w:rFonts w:eastAsia="Arial Unicode MS" w:cs="Arial Unicode MS"/>
        </w:rPr>
        <w:t>in</w:t>
      </w:r>
      <w:r w:rsidR="00946C87" w:rsidRPr="0028734F">
        <w:rPr>
          <w:rFonts w:eastAsia="Arial Unicode MS" w:cs="Arial Unicode MS"/>
          <w:spacing w:val="-9"/>
        </w:rPr>
        <w:t xml:space="preserve"> </w:t>
      </w:r>
      <w:r w:rsidR="00946C87" w:rsidRPr="0028734F">
        <w:rPr>
          <w:rFonts w:eastAsia="Arial Unicode MS" w:cs="Arial Unicode MS"/>
        </w:rPr>
        <w:t>jeder</w:t>
      </w:r>
      <w:r w:rsidR="00946C87" w:rsidRPr="0028734F">
        <w:rPr>
          <w:rFonts w:eastAsia="Arial Unicode MS" w:cs="Arial Unicode MS"/>
          <w:spacing w:val="-11"/>
        </w:rPr>
        <w:t xml:space="preserve"> </w:t>
      </w:r>
      <w:r w:rsidR="00946C87" w:rsidRPr="0028734F">
        <w:rPr>
          <w:rFonts w:eastAsia="Arial Unicode MS" w:cs="Arial Unicode MS"/>
        </w:rPr>
        <w:t>Hinsicht</w:t>
      </w:r>
      <w:r w:rsidR="00946C87" w:rsidRPr="0028734F">
        <w:rPr>
          <w:rFonts w:eastAsia="Arial Unicode MS" w:cs="Arial Unicode MS"/>
          <w:spacing w:val="-12"/>
        </w:rPr>
        <w:t xml:space="preserve"> </w:t>
      </w:r>
      <w:r w:rsidR="00946C87" w:rsidRPr="0028734F">
        <w:rPr>
          <w:rFonts w:eastAsia="Arial Unicode MS" w:cs="Arial Unicode MS"/>
        </w:rPr>
        <w:t>zu</w:t>
      </w:r>
      <w:r w:rsidR="00946C87" w:rsidRPr="0028734F">
        <w:rPr>
          <w:rFonts w:eastAsia="Arial Unicode MS" w:cs="Arial Unicode MS"/>
          <w:spacing w:val="-12"/>
        </w:rPr>
        <w:t xml:space="preserve"> </w:t>
      </w:r>
      <w:r w:rsidR="00946C87" w:rsidRPr="0028734F">
        <w:rPr>
          <w:rFonts w:eastAsia="Arial Unicode MS" w:cs="Arial Unicode MS"/>
        </w:rPr>
        <w:t>unserer</w:t>
      </w:r>
      <w:r w:rsidR="00946C87" w:rsidRPr="0028734F">
        <w:rPr>
          <w:rFonts w:eastAsia="Arial Unicode MS" w:cs="Arial Unicode MS"/>
          <w:spacing w:val="-13"/>
        </w:rPr>
        <w:t xml:space="preserve"> </w:t>
      </w:r>
      <w:proofErr w:type="spellStart"/>
      <w:r w:rsidR="00946C87" w:rsidRPr="0028734F">
        <w:rPr>
          <w:rFonts w:eastAsia="Arial Unicode MS" w:cs="Arial Unicode MS"/>
        </w:rPr>
        <w:t>volls</w:t>
      </w:r>
      <w:proofErr w:type="spellEnd"/>
      <w:r w:rsidR="00946C87" w:rsidRPr="0028734F">
        <w:rPr>
          <w:rFonts w:eastAsia="Arial Unicode MS" w:cs="Arial Unicode MS"/>
          <w:spacing w:val="-58"/>
        </w:rPr>
        <w:t xml:space="preserve"> </w:t>
      </w:r>
      <w:proofErr w:type="spellStart"/>
      <w:r w:rsidR="00946C87" w:rsidRPr="0028734F">
        <w:rPr>
          <w:rFonts w:eastAsia="Arial Unicode MS" w:cs="Arial Unicode MS"/>
        </w:rPr>
        <w:t>ten</w:t>
      </w:r>
      <w:proofErr w:type="spellEnd"/>
      <w:r w:rsidR="00946C87" w:rsidRPr="0028734F">
        <w:rPr>
          <w:rFonts w:eastAsia="Arial Unicode MS" w:cs="Arial Unicode MS"/>
          <w:spacing w:val="-2"/>
        </w:rPr>
        <w:t xml:space="preserve"> </w:t>
      </w:r>
      <w:r w:rsidR="00946C87" w:rsidRPr="0028734F">
        <w:rPr>
          <w:rFonts w:eastAsia="Arial Unicode MS" w:cs="Arial Unicode MS"/>
        </w:rPr>
        <w:t>Zufriedenheit.</w:t>
      </w:r>
    </w:p>
    <w:p w14:paraId="129ADABB" w14:textId="77777777" w:rsidR="00610F3D" w:rsidRPr="0028734F" w:rsidRDefault="00610F3D">
      <w:pPr>
        <w:pStyle w:val="Text"/>
      </w:pPr>
    </w:p>
    <w:p w14:paraId="621C9642" w14:textId="46B72322" w:rsidR="00610F3D" w:rsidRPr="00250659" w:rsidRDefault="00946C87">
      <w:pPr>
        <w:pStyle w:val="Text"/>
        <w:rPr>
          <w:rFonts w:ascii="Times New Roman" w:eastAsia="Times New Roman" w:hAnsi="Times New Roman" w:cs="Times New Roman"/>
        </w:rPr>
      </w:pPr>
      <w:r w:rsidRPr="0028734F">
        <w:rPr>
          <w:rFonts w:eastAsia="Arial Unicode MS" w:cs="Arial Unicode MS"/>
          <w:spacing w:val="-1"/>
        </w:rPr>
        <w:t xml:space="preserve">Das </w:t>
      </w:r>
      <w:proofErr w:type="spellStart"/>
      <w:r w:rsidRPr="0028734F">
        <w:rPr>
          <w:rFonts w:eastAsia="Arial Unicode MS" w:cs="Arial Unicode MS"/>
          <w:spacing w:val="-1"/>
        </w:rPr>
        <w:t>pers</w:t>
      </w:r>
      <w:proofErr w:type="spellEnd"/>
      <w:r w:rsidRPr="0028734F">
        <w:rPr>
          <w:rFonts w:eastAsia="Arial Unicode MS" w:cs="Arial Unicode MS"/>
          <w:spacing w:val="-1"/>
          <w:lang w:val="sv-SE"/>
        </w:rPr>
        <w:t>ö</w:t>
      </w:r>
      <w:proofErr w:type="spellStart"/>
      <w:r w:rsidRPr="0028734F">
        <w:rPr>
          <w:rFonts w:eastAsia="Arial Unicode MS" w:cs="Arial Unicode MS"/>
          <w:spacing w:val="-1"/>
        </w:rPr>
        <w:t>nliche</w:t>
      </w:r>
      <w:proofErr w:type="spellEnd"/>
      <w:r w:rsidRPr="0028734F">
        <w:rPr>
          <w:rFonts w:eastAsia="Arial Unicode MS" w:cs="Arial Unicode MS"/>
          <w:spacing w:val="-1"/>
        </w:rPr>
        <w:t xml:space="preserve"> Verhalten von </w:t>
      </w:r>
      <w:r w:rsidR="00140D71" w:rsidRPr="0028734F">
        <w:rPr>
          <w:rFonts w:eastAsia="Arial Unicode MS" w:cs="Arial Unicode MS"/>
        </w:rPr>
        <w:t>Herr</w:t>
      </w:r>
      <w:r w:rsidR="0028734F" w:rsidRPr="0028734F">
        <w:rPr>
          <w:rFonts w:eastAsia="Arial Unicode MS" w:cs="Arial Unicode MS"/>
        </w:rPr>
        <w:t xml:space="preserve"> Märzinger</w:t>
      </w:r>
      <w:r w:rsidR="00140D71" w:rsidRPr="0028734F">
        <w:rPr>
          <w:rFonts w:eastAsia="Arial Unicode MS" w:cs="Arial Unicode MS"/>
        </w:rPr>
        <w:t xml:space="preserve"> </w:t>
      </w:r>
      <w:r w:rsidRPr="0028734F">
        <w:rPr>
          <w:rFonts w:eastAsia="Arial Unicode MS" w:cs="Arial Unicode MS"/>
          <w:spacing w:val="-1"/>
        </w:rPr>
        <w:t>war jederzeit einwandfrei. Aufgrund seiner</w:t>
      </w:r>
      <w:r w:rsidRPr="0028734F">
        <w:rPr>
          <w:rFonts w:eastAsia="Arial Unicode MS" w:cs="Arial Unicode MS"/>
          <w:spacing w:val="-11"/>
        </w:rPr>
        <w:t xml:space="preserve"> </w:t>
      </w:r>
      <w:r w:rsidRPr="0028734F">
        <w:rPr>
          <w:rFonts w:eastAsia="Arial Unicode MS" w:cs="Arial Unicode MS"/>
          <w:spacing w:val="-1"/>
        </w:rPr>
        <w:t>absoluten</w:t>
      </w:r>
      <w:r w:rsidRPr="0028734F">
        <w:rPr>
          <w:rFonts w:eastAsia="Arial Unicode MS" w:cs="Arial Unicode MS"/>
          <w:spacing w:val="-9"/>
        </w:rPr>
        <w:t xml:space="preserve"> </w:t>
      </w:r>
      <w:r w:rsidRPr="0028734F">
        <w:rPr>
          <w:rFonts w:eastAsia="Arial Unicode MS" w:cs="Arial Unicode MS"/>
          <w:spacing w:val="-1"/>
        </w:rPr>
        <w:t>Kollegialität</w:t>
      </w:r>
      <w:r w:rsidRPr="0028734F">
        <w:rPr>
          <w:rFonts w:eastAsia="Arial Unicode MS" w:cs="Arial Unicode MS"/>
          <w:spacing w:val="-11"/>
        </w:rPr>
        <w:t xml:space="preserve"> </w:t>
      </w:r>
      <w:r w:rsidRPr="0028734F">
        <w:rPr>
          <w:rFonts w:eastAsia="Arial Unicode MS" w:cs="Arial Unicode MS"/>
        </w:rPr>
        <w:t>und</w:t>
      </w:r>
      <w:r w:rsidRPr="0028734F">
        <w:rPr>
          <w:rFonts w:eastAsia="Arial Unicode MS" w:cs="Arial Unicode MS"/>
          <w:spacing w:val="-12"/>
        </w:rPr>
        <w:t xml:space="preserve"> </w:t>
      </w:r>
      <w:r w:rsidR="007572DB" w:rsidRPr="0028734F">
        <w:rPr>
          <w:rFonts w:eastAsia="Arial Unicode MS" w:cs="Arial Unicode MS"/>
          <w:spacing w:val="-1"/>
        </w:rPr>
        <w:t>seiner</w:t>
      </w:r>
      <w:r w:rsidR="007572DB" w:rsidRPr="0028734F">
        <w:rPr>
          <w:rFonts w:eastAsia="Arial Unicode MS" w:cs="Arial Unicode MS"/>
          <w:spacing w:val="-11"/>
        </w:rPr>
        <w:t xml:space="preserve"> </w:t>
      </w:r>
      <w:r w:rsidRPr="0028734F">
        <w:rPr>
          <w:rFonts w:eastAsia="Arial Unicode MS" w:cs="Arial Unicode MS"/>
        </w:rPr>
        <w:t>allgegenwärtigen</w:t>
      </w:r>
      <w:r w:rsidRPr="0028734F">
        <w:rPr>
          <w:rFonts w:eastAsia="Arial Unicode MS" w:cs="Arial Unicode MS"/>
          <w:spacing w:val="-11"/>
        </w:rPr>
        <w:t xml:space="preserve"> </w:t>
      </w:r>
      <w:r w:rsidRPr="0028734F">
        <w:rPr>
          <w:rFonts w:eastAsia="Arial Unicode MS" w:cs="Arial Unicode MS"/>
        </w:rPr>
        <w:t>Hilfsbereitschaft</w:t>
      </w:r>
      <w:r w:rsidRPr="0028734F">
        <w:rPr>
          <w:rFonts w:eastAsia="Arial Unicode MS" w:cs="Arial Unicode MS"/>
          <w:spacing w:val="-11"/>
        </w:rPr>
        <w:t xml:space="preserve"> </w:t>
      </w:r>
      <w:r w:rsidRPr="0028734F">
        <w:rPr>
          <w:rFonts w:eastAsia="Arial Unicode MS" w:cs="Arial Unicode MS"/>
        </w:rPr>
        <w:t>war</w:t>
      </w:r>
      <w:r w:rsidRPr="0028734F">
        <w:rPr>
          <w:rFonts w:eastAsia="Arial Unicode MS" w:cs="Arial Unicode MS"/>
          <w:spacing w:val="-9"/>
        </w:rPr>
        <w:t xml:space="preserve"> </w:t>
      </w:r>
      <w:r w:rsidRPr="0028734F">
        <w:rPr>
          <w:rFonts w:eastAsia="Arial Unicode MS" w:cs="Arial Unicode MS"/>
        </w:rPr>
        <w:t>er</w:t>
      </w:r>
      <w:r w:rsidRPr="0028734F">
        <w:rPr>
          <w:rFonts w:eastAsia="Arial Unicode MS" w:cs="Arial Unicode MS"/>
          <w:spacing w:val="-12"/>
        </w:rPr>
        <w:t xml:space="preserve"> </w:t>
      </w:r>
      <w:r w:rsidRPr="0028734F">
        <w:rPr>
          <w:rFonts w:eastAsia="Arial Unicode MS" w:cs="Arial Unicode MS"/>
        </w:rPr>
        <w:t>bei</w:t>
      </w:r>
      <w:r w:rsidRPr="0028734F">
        <w:rPr>
          <w:rFonts w:eastAsia="Arial Unicode MS" w:cs="Arial Unicode MS"/>
          <w:spacing w:val="-12"/>
        </w:rPr>
        <w:t xml:space="preserve"> </w:t>
      </w:r>
      <w:r w:rsidRPr="0028734F">
        <w:rPr>
          <w:rFonts w:eastAsia="Arial Unicode MS" w:cs="Arial Unicode MS"/>
        </w:rPr>
        <w:t>Vorgesetzten</w:t>
      </w:r>
      <w:r w:rsidRPr="0028734F">
        <w:rPr>
          <w:rFonts w:eastAsia="Arial Unicode MS" w:cs="Arial Unicode MS"/>
          <w:spacing w:val="-12"/>
        </w:rPr>
        <w:t xml:space="preserve"> </w:t>
      </w:r>
      <w:r w:rsidRPr="0028734F">
        <w:rPr>
          <w:rFonts w:eastAsia="Arial Unicode MS" w:cs="Arial Unicode MS"/>
          <w:lang w:val="nl-NL"/>
        </w:rPr>
        <w:t>und Kollegen</w:t>
      </w:r>
      <w:r w:rsidRPr="0028734F">
        <w:rPr>
          <w:rFonts w:eastAsia="Arial Unicode MS" w:cs="Arial Unicode MS"/>
          <w:spacing w:val="-12"/>
        </w:rPr>
        <w:t xml:space="preserve"> </w:t>
      </w:r>
      <w:r w:rsidRPr="0028734F">
        <w:rPr>
          <w:rFonts w:eastAsia="Arial Unicode MS" w:cs="Arial Unicode MS"/>
          <w:spacing w:val="-1"/>
        </w:rPr>
        <w:t>absolut</w:t>
      </w:r>
      <w:r w:rsidRPr="0028734F">
        <w:rPr>
          <w:rFonts w:eastAsia="Arial Unicode MS" w:cs="Arial Unicode MS"/>
          <w:spacing w:val="-12"/>
        </w:rPr>
        <w:t xml:space="preserve"> </w:t>
      </w:r>
      <w:r w:rsidRPr="0028734F">
        <w:rPr>
          <w:rFonts w:eastAsia="Arial Unicode MS" w:cs="Arial Unicode MS"/>
          <w:spacing w:val="-1"/>
        </w:rPr>
        <w:t>anerkannt</w:t>
      </w:r>
      <w:r w:rsidRPr="0028734F">
        <w:rPr>
          <w:rFonts w:eastAsia="Arial Unicode MS" w:cs="Arial Unicode MS"/>
          <w:spacing w:val="-12"/>
        </w:rPr>
        <w:t xml:space="preserve"> </w:t>
      </w:r>
      <w:r w:rsidRPr="0028734F">
        <w:rPr>
          <w:rFonts w:eastAsia="Arial Unicode MS" w:cs="Arial Unicode MS"/>
          <w:spacing w:val="-1"/>
        </w:rPr>
        <w:t>und</w:t>
      </w:r>
      <w:r w:rsidRPr="0028734F">
        <w:rPr>
          <w:rFonts w:eastAsia="Arial Unicode MS" w:cs="Arial Unicode MS"/>
          <w:spacing w:val="-13"/>
        </w:rPr>
        <w:t xml:space="preserve"> </w:t>
      </w:r>
      <w:r w:rsidRPr="0028734F">
        <w:rPr>
          <w:rFonts w:eastAsia="Arial Unicode MS" w:cs="Arial Unicode MS"/>
          <w:spacing w:val="-1"/>
        </w:rPr>
        <w:t>immer</w:t>
      </w:r>
      <w:r w:rsidRPr="0028734F">
        <w:rPr>
          <w:rFonts w:eastAsia="Arial Unicode MS" w:cs="Arial Unicode MS"/>
          <w:spacing w:val="-11"/>
        </w:rPr>
        <w:t xml:space="preserve"> </w:t>
      </w:r>
      <w:r w:rsidRPr="0028734F">
        <w:rPr>
          <w:rFonts w:eastAsia="Arial Unicode MS" w:cs="Arial Unicode MS"/>
          <w:spacing w:val="-1"/>
        </w:rPr>
        <w:t>beliebt.</w:t>
      </w:r>
      <w:r w:rsidRPr="0028734F">
        <w:rPr>
          <w:rFonts w:eastAsia="Arial Unicode MS" w:cs="Arial Unicode MS"/>
          <w:spacing w:val="-14"/>
        </w:rPr>
        <w:t xml:space="preserve"> </w:t>
      </w:r>
      <w:r w:rsidRPr="0028734F">
        <w:rPr>
          <w:rFonts w:eastAsia="Arial Unicode MS" w:cs="Arial Unicode MS"/>
        </w:rPr>
        <w:t>Unser</w:t>
      </w:r>
      <w:r w:rsidRPr="0028734F">
        <w:rPr>
          <w:rFonts w:eastAsia="Arial Unicode MS" w:cs="Arial Unicode MS"/>
          <w:spacing w:val="-7"/>
        </w:rPr>
        <w:t xml:space="preserve"> </w:t>
      </w:r>
      <w:r w:rsidRPr="0028734F">
        <w:rPr>
          <w:rFonts w:eastAsia="Arial Unicode MS" w:cs="Arial Unicode MS"/>
        </w:rPr>
        <w:t>Unternehmen</w:t>
      </w:r>
      <w:r w:rsidRPr="0028734F">
        <w:rPr>
          <w:rFonts w:eastAsia="Arial Unicode MS" w:cs="Arial Unicode MS"/>
          <w:spacing w:val="-4"/>
        </w:rPr>
        <w:t xml:space="preserve"> </w:t>
      </w:r>
      <w:r w:rsidRPr="0028734F">
        <w:rPr>
          <w:rFonts w:eastAsia="Arial Unicode MS" w:cs="Arial Unicode MS"/>
        </w:rPr>
        <w:t>wurde</w:t>
      </w:r>
      <w:r w:rsidRPr="0028734F">
        <w:rPr>
          <w:rFonts w:eastAsia="Arial Unicode MS" w:cs="Arial Unicode MS"/>
          <w:spacing w:val="-8"/>
        </w:rPr>
        <w:t xml:space="preserve"> </w:t>
      </w:r>
      <w:r w:rsidRPr="0028734F">
        <w:rPr>
          <w:rFonts w:eastAsia="Arial Unicode MS" w:cs="Arial Unicode MS"/>
        </w:rPr>
        <w:t>von</w:t>
      </w:r>
      <w:r w:rsidRPr="0028734F">
        <w:rPr>
          <w:rFonts w:eastAsia="Arial Unicode MS" w:cs="Arial Unicode MS"/>
          <w:spacing w:val="-4"/>
        </w:rPr>
        <w:t xml:space="preserve"> </w:t>
      </w:r>
      <w:r w:rsidRPr="0028734F">
        <w:rPr>
          <w:rFonts w:eastAsia="Arial Unicode MS" w:cs="Arial Unicode MS"/>
        </w:rPr>
        <w:t>ihm</w:t>
      </w:r>
      <w:r w:rsidR="007572DB" w:rsidRPr="0028734F">
        <w:rPr>
          <w:rFonts w:eastAsia="Arial Unicode MS" w:cs="Arial Unicode MS"/>
        </w:rPr>
        <w:t>/ihr</w:t>
      </w:r>
      <w:r w:rsidRPr="0028734F">
        <w:rPr>
          <w:rFonts w:eastAsia="Arial Unicode MS" w:cs="Arial Unicode MS"/>
          <w:spacing w:val="-4"/>
        </w:rPr>
        <w:t xml:space="preserve"> </w:t>
      </w:r>
      <w:r w:rsidRPr="0028734F">
        <w:rPr>
          <w:rFonts w:eastAsia="Arial Unicode MS" w:cs="Arial Unicode MS"/>
        </w:rPr>
        <w:t>stets</w:t>
      </w:r>
      <w:r w:rsidRPr="0028734F">
        <w:rPr>
          <w:rFonts w:eastAsia="Arial Unicode MS" w:cs="Arial Unicode MS"/>
          <w:spacing w:val="-7"/>
        </w:rPr>
        <w:t xml:space="preserve"> </w:t>
      </w:r>
      <w:r w:rsidRPr="0028734F">
        <w:rPr>
          <w:rFonts w:eastAsia="Arial Unicode MS" w:cs="Arial Unicode MS"/>
        </w:rPr>
        <w:t>vorbildlich</w:t>
      </w:r>
      <w:r w:rsidRPr="0028734F">
        <w:rPr>
          <w:rFonts w:eastAsia="Arial Unicode MS" w:cs="Arial Unicode MS"/>
          <w:spacing w:val="-7"/>
        </w:rPr>
        <w:t xml:space="preserve"> </w:t>
      </w:r>
      <w:r w:rsidRPr="0028734F">
        <w:rPr>
          <w:rFonts w:eastAsia="Arial Unicode MS" w:cs="Arial Unicode MS"/>
        </w:rPr>
        <w:t>und</w:t>
      </w:r>
      <w:r w:rsidRPr="0028734F">
        <w:rPr>
          <w:rFonts w:eastAsia="Arial Unicode MS" w:cs="Arial Unicode MS"/>
          <w:spacing w:val="-4"/>
        </w:rPr>
        <w:t xml:space="preserve"> </w:t>
      </w:r>
      <w:r w:rsidRPr="0028734F">
        <w:rPr>
          <w:rFonts w:eastAsia="Arial Unicode MS" w:cs="Arial Unicode MS"/>
        </w:rPr>
        <w:t>somit</w:t>
      </w:r>
      <w:r w:rsidRPr="0028734F">
        <w:rPr>
          <w:rFonts w:eastAsia="Arial Unicode MS" w:cs="Arial Unicode MS"/>
          <w:spacing w:val="-6"/>
        </w:rPr>
        <w:t xml:space="preserve"> </w:t>
      </w:r>
      <w:r w:rsidRPr="0028734F">
        <w:rPr>
          <w:rFonts w:eastAsia="Arial Unicode MS" w:cs="Arial Unicode MS"/>
        </w:rPr>
        <w:t>auf</w:t>
      </w:r>
      <w:r w:rsidRPr="0028734F">
        <w:rPr>
          <w:rFonts w:eastAsia="Arial Unicode MS" w:cs="Arial Unicode MS"/>
          <w:spacing w:val="-4"/>
        </w:rPr>
        <w:t xml:space="preserve"> </w:t>
      </w:r>
      <w:r w:rsidRPr="0028734F">
        <w:rPr>
          <w:rFonts w:eastAsia="Arial Unicode MS" w:cs="Arial Unicode MS"/>
        </w:rPr>
        <w:t>das</w:t>
      </w:r>
      <w:r w:rsidRPr="0028734F">
        <w:rPr>
          <w:rFonts w:eastAsia="Arial Unicode MS" w:cs="Arial Unicode MS"/>
          <w:spacing w:val="-7"/>
        </w:rPr>
        <w:t xml:space="preserve"> </w:t>
      </w:r>
      <w:r w:rsidRPr="0028734F">
        <w:rPr>
          <w:rFonts w:eastAsia="Arial Unicode MS" w:cs="Arial Unicode MS"/>
        </w:rPr>
        <w:t>Allerbeste</w:t>
      </w:r>
      <w:r w:rsidRPr="0028734F">
        <w:rPr>
          <w:rFonts w:eastAsia="Arial Unicode MS" w:cs="Arial Unicode MS"/>
          <w:spacing w:val="-6"/>
        </w:rPr>
        <w:t xml:space="preserve"> </w:t>
      </w:r>
      <w:r w:rsidRPr="0028734F">
        <w:rPr>
          <w:rFonts w:eastAsia="Arial Unicode MS" w:cs="Arial Unicode MS"/>
        </w:rPr>
        <w:t>repräsentiert.</w:t>
      </w:r>
      <w:r w:rsidR="007572DB" w:rsidRPr="0028734F">
        <w:rPr>
          <w:rFonts w:ascii="Times New Roman" w:eastAsia="Times New Roman" w:hAnsi="Times New Roman" w:cs="Times New Roman"/>
        </w:rPr>
        <w:t xml:space="preserve"> </w:t>
      </w:r>
      <w:r w:rsidRPr="0028734F">
        <w:rPr>
          <w:rFonts w:eastAsia="Arial Unicode MS" w:cs="Arial Unicode MS"/>
        </w:rPr>
        <w:t>Für</w:t>
      </w:r>
      <w:r w:rsidRPr="0028734F">
        <w:rPr>
          <w:rFonts w:eastAsia="Arial Unicode MS" w:cs="Arial Unicode MS"/>
          <w:spacing w:val="-8"/>
        </w:rPr>
        <w:t xml:space="preserve"> </w:t>
      </w:r>
      <w:r w:rsidRPr="0028734F">
        <w:rPr>
          <w:rFonts w:eastAsia="Arial Unicode MS" w:cs="Arial Unicode MS"/>
        </w:rPr>
        <w:t>seine</w:t>
      </w:r>
      <w:r w:rsidRPr="0028734F">
        <w:rPr>
          <w:rFonts w:eastAsia="Arial Unicode MS" w:cs="Arial Unicode MS"/>
          <w:spacing w:val="-8"/>
        </w:rPr>
        <w:t xml:space="preserve"> </w:t>
      </w:r>
      <w:r w:rsidRPr="0028734F">
        <w:rPr>
          <w:rFonts w:eastAsia="Arial Unicode MS" w:cs="Arial Unicode MS"/>
        </w:rPr>
        <w:t>berufliche</w:t>
      </w:r>
      <w:r w:rsidRPr="0028734F">
        <w:rPr>
          <w:rFonts w:eastAsia="Arial Unicode MS" w:cs="Arial Unicode MS"/>
          <w:spacing w:val="-9"/>
        </w:rPr>
        <w:t xml:space="preserve"> </w:t>
      </w:r>
      <w:r w:rsidRPr="0028734F">
        <w:rPr>
          <w:rFonts w:eastAsia="Arial Unicode MS" w:cs="Arial Unicode MS"/>
        </w:rPr>
        <w:t>Zukunft</w:t>
      </w:r>
      <w:r w:rsidRPr="0028734F">
        <w:rPr>
          <w:rFonts w:eastAsia="Arial Unicode MS" w:cs="Arial Unicode MS"/>
          <w:spacing w:val="-11"/>
        </w:rPr>
        <w:t xml:space="preserve"> </w:t>
      </w:r>
      <w:r w:rsidRPr="0028734F">
        <w:rPr>
          <w:rFonts w:eastAsia="Arial Unicode MS" w:cs="Arial Unicode MS"/>
        </w:rPr>
        <w:t>wünschen wir ihm weiterhin viel Erfolg und persönlich alles Gute.</w:t>
      </w:r>
    </w:p>
    <w:p w14:paraId="7DBD5789" w14:textId="7EB4BEB0" w:rsidR="00610F3D" w:rsidRDefault="00610F3D">
      <w:pPr>
        <w:pStyle w:val="Text"/>
        <w:rPr>
          <w:rFonts w:ascii="Calibri" w:eastAsia="Calibri" w:hAnsi="Calibri" w:cs="Calibri"/>
        </w:rPr>
      </w:pPr>
    </w:p>
    <w:p w14:paraId="63D422BF" w14:textId="77777777" w:rsidR="00610F3D" w:rsidRDefault="00610F3D">
      <w:pPr>
        <w:pStyle w:val="Standard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0" w:line="168" w:lineRule="exact"/>
        <w:ind w:left="2256"/>
        <w:rPr>
          <w:rFonts w:ascii="Calibri" w:eastAsia="Calibri" w:hAnsi="Calibri" w:cs="Calibri"/>
          <w:b/>
          <w:bCs/>
          <w:color w:val="265C8F"/>
          <w:sz w:val="18"/>
          <w:szCs w:val="18"/>
        </w:rPr>
      </w:pPr>
    </w:p>
    <w:p w14:paraId="5C45DC84" w14:textId="77777777" w:rsidR="00610F3D" w:rsidRDefault="00610F3D">
      <w:pPr>
        <w:pStyle w:val="Standard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0" w:line="168" w:lineRule="exact"/>
        <w:ind w:left="2256"/>
        <w:rPr>
          <w:rFonts w:ascii="Calibri" w:eastAsia="Calibri" w:hAnsi="Calibri" w:cs="Calibri"/>
          <w:b/>
          <w:bCs/>
          <w:color w:val="265C8F"/>
          <w:sz w:val="18"/>
          <w:szCs w:val="18"/>
        </w:rPr>
      </w:pPr>
    </w:p>
    <w:p w14:paraId="7F2999B4" w14:textId="77777777" w:rsidR="00610F3D" w:rsidRDefault="00610F3D">
      <w:pPr>
        <w:pStyle w:val="Standard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0" w:line="168" w:lineRule="exact"/>
        <w:ind w:left="2256"/>
        <w:rPr>
          <w:rFonts w:ascii="Calibri" w:eastAsia="Calibri" w:hAnsi="Calibri" w:cs="Calibri"/>
          <w:b/>
          <w:bCs/>
          <w:color w:val="265C8F"/>
          <w:sz w:val="18"/>
          <w:szCs w:val="18"/>
        </w:rPr>
      </w:pPr>
    </w:p>
    <w:p w14:paraId="79FA81DA" w14:textId="77777777" w:rsidR="00610F3D" w:rsidRDefault="00946C87" w:rsidP="00140D71">
      <w:pPr>
        <w:pStyle w:val="Standard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0" w:line="168" w:lineRule="exact"/>
        <w:rPr>
          <w:rFonts w:ascii="Calibri" w:eastAsia="Calibri" w:hAnsi="Calibri" w:cs="Calibri"/>
          <w:b/>
          <w:bCs/>
          <w:color w:val="265C8F"/>
          <w:sz w:val="18"/>
          <w:szCs w:val="18"/>
        </w:rPr>
      </w:pPr>
      <w:r>
        <w:rPr>
          <w:rFonts w:ascii="Calibri" w:hAnsi="Calibri"/>
          <w:b/>
          <w:bCs/>
          <w:color w:val="265C8F"/>
          <w:sz w:val="18"/>
          <w:szCs w:val="18"/>
        </w:rPr>
        <w:t>__________________________________</w:t>
      </w:r>
    </w:p>
    <w:p w14:paraId="377D48C0" w14:textId="041D72FB" w:rsidR="00610F3D" w:rsidRDefault="0028734F" w:rsidP="0028734F">
      <w:pPr>
        <w:pStyle w:val="Standard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0" w:line="168" w:lineRule="exact"/>
        <w:rPr>
          <w:rFonts w:ascii="Calibri" w:hAnsi="Calibri"/>
          <w:b/>
          <w:bCs/>
          <w:color w:val="auto"/>
          <w:sz w:val="18"/>
          <w:szCs w:val="18"/>
          <w:lang w:val="en-US"/>
        </w:rPr>
      </w:pPr>
      <w:r>
        <w:rPr>
          <w:rFonts w:ascii="Calibri" w:hAnsi="Calibri"/>
          <w:b/>
          <w:bCs/>
          <w:color w:val="auto"/>
          <w:sz w:val="18"/>
          <w:szCs w:val="18"/>
          <w:lang w:val="en-US"/>
        </w:rPr>
        <w:t>Chateau Natal GmbH</w:t>
      </w:r>
    </w:p>
    <w:p w14:paraId="7CF9FB84" w14:textId="77777777" w:rsidR="0028734F" w:rsidRDefault="0028734F">
      <w:pPr>
        <w:pStyle w:val="Standard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before="0" w:line="168" w:lineRule="exact"/>
        <w:ind w:left="2256"/>
        <w:rPr>
          <w:rFonts w:ascii="Calibri" w:eastAsia="Calibri" w:hAnsi="Calibri" w:cs="Calibri"/>
          <w:b/>
          <w:bCs/>
          <w:color w:val="265C8F"/>
          <w:sz w:val="18"/>
          <w:szCs w:val="18"/>
        </w:rPr>
      </w:pPr>
    </w:p>
    <w:sectPr w:rsidR="0028734F" w:rsidSect="00140D71">
      <w:headerReference w:type="default" r:id="rId8"/>
      <w:footerReference w:type="default" r:id="rId9"/>
      <w:pgSz w:w="11900" w:h="16840"/>
      <w:pgMar w:top="1440" w:right="1440" w:bottom="1440" w:left="144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9BDAA7" w14:textId="77777777" w:rsidR="00D02346" w:rsidRDefault="00D02346">
      <w:r>
        <w:separator/>
      </w:r>
    </w:p>
  </w:endnote>
  <w:endnote w:type="continuationSeparator" w:id="0">
    <w:p w14:paraId="3A8161C3" w14:textId="77777777" w:rsidR="00D02346" w:rsidRDefault="00D023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o Regular">
    <w:altName w:val="Segoe UI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DE68E5" w14:textId="77777777" w:rsidR="00610F3D" w:rsidRDefault="00610F3D">
    <w:pPr>
      <w:pStyle w:val="Fuzeile"/>
      <w:rPr>
        <w:rFonts w:ascii="Lato Regular" w:hAnsi="Lato Regular" w:hint="eastAsia"/>
        <w:sz w:val="16"/>
        <w:szCs w:val="16"/>
      </w:rPr>
    </w:pPr>
  </w:p>
  <w:p w14:paraId="0E590751" w14:textId="306ACA73" w:rsidR="00610F3D" w:rsidRPr="00140D71" w:rsidRDefault="00610F3D" w:rsidP="00140D71">
    <w:pPr>
      <w:pStyle w:val="Fuzeile"/>
      <w:jc w:val="center"/>
      <w:rPr>
        <w:rFonts w:ascii="Lato Regular" w:eastAsia="Lato Regular" w:hAnsi="Lato Regular" w:cs="Lato Regular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DEB2A0" w14:textId="77777777" w:rsidR="00D02346" w:rsidRDefault="00D02346">
      <w:r>
        <w:separator/>
      </w:r>
    </w:p>
  </w:footnote>
  <w:footnote w:type="continuationSeparator" w:id="0">
    <w:p w14:paraId="6A55E563" w14:textId="77777777" w:rsidR="00D02346" w:rsidRDefault="00D023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29EF6" w14:textId="77777777" w:rsidR="00610F3D" w:rsidRDefault="00610F3D">
    <w:pPr>
      <w:pStyle w:val="Kopf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55C4B"/>
    <w:multiLevelType w:val="hybridMultilevel"/>
    <w:tmpl w:val="CDCEE8A2"/>
    <w:styleLink w:val="Punkte"/>
    <w:lvl w:ilvl="0" w:tplc="4016E976">
      <w:start w:val="1"/>
      <w:numFmt w:val="bullet"/>
      <w:lvlText w:val="•"/>
      <w:lvlJc w:val="left"/>
      <w:pPr>
        <w:ind w:left="1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B9E2800">
      <w:start w:val="1"/>
      <w:numFmt w:val="bullet"/>
      <w:lvlText w:val="•"/>
      <w:lvlJc w:val="left"/>
      <w:pPr>
        <w:ind w:left="7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3C855EE">
      <w:start w:val="1"/>
      <w:numFmt w:val="bullet"/>
      <w:lvlText w:val="•"/>
      <w:lvlJc w:val="left"/>
      <w:pPr>
        <w:ind w:left="13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89AD0F0">
      <w:start w:val="1"/>
      <w:numFmt w:val="bullet"/>
      <w:lvlText w:val="•"/>
      <w:lvlJc w:val="left"/>
      <w:pPr>
        <w:ind w:left="19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F834BC">
      <w:start w:val="1"/>
      <w:numFmt w:val="bullet"/>
      <w:lvlText w:val="•"/>
      <w:lvlJc w:val="left"/>
      <w:pPr>
        <w:ind w:left="25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0545948">
      <w:start w:val="1"/>
      <w:numFmt w:val="bullet"/>
      <w:lvlText w:val="•"/>
      <w:lvlJc w:val="left"/>
      <w:pPr>
        <w:ind w:left="31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776503C">
      <w:start w:val="1"/>
      <w:numFmt w:val="bullet"/>
      <w:lvlText w:val="•"/>
      <w:lvlJc w:val="left"/>
      <w:pPr>
        <w:ind w:left="37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686A514">
      <w:start w:val="1"/>
      <w:numFmt w:val="bullet"/>
      <w:lvlText w:val="•"/>
      <w:lvlJc w:val="left"/>
      <w:pPr>
        <w:ind w:left="43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8F6C450">
      <w:start w:val="1"/>
      <w:numFmt w:val="bullet"/>
      <w:lvlText w:val="•"/>
      <w:lvlJc w:val="left"/>
      <w:pPr>
        <w:ind w:left="49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5F0A4BE5"/>
    <w:multiLevelType w:val="hybridMultilevel"/>
    <w:tmpl w:val="CDCEE8A2"/>
    <w:numStyleLink w:val="Punkte"/>
  </w:abstractNum>
  <w:num w:numId="1" w16cid:durableId="795371785">
    <w:abstractNumId w:val="0"/>
  </w:num>
  <w:num w:numId="2" w16cid:durableId="2141533817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9"/>
  <w:displayBackgroundShape/>
  <w:proofState w:spelling="clean" w:grammar="clean"/>
  <w:trackRevisions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F3D"/>
    <w:rsid w:val="000464E2"/>
    <w:rsid w:val="00140D71"/>
    <w:rsid w:val="001921CA"/>
    <w:rsid w:val="001D4A34"/>
    <w:rsid w:val="0023625D"/>
    <w:rsid w:val="002433F1"/>
    <w:rsid w:val="00250659"/>
    <w:rsid w:val="0028734F"/>
    <w:rsid w:val="0050583E"/>
    <w:rsid w:val="00610F3D"/>
    <w:rsid w:val="007572DB"/>
    <w:rsid w:val="008248AE"/>
    <w:rsid w:val="00946C87"/>
    <w:rsid w:val="00C4589C"/>
    <w:rsid w:val="00D02346"/>
    <w:rsid w:val="00D26451"/>
    <w:rsid w:val="00E2342C"/>
    <w:rsid w:val="00E46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4E8404"/>
  <w15:docId w15:val="{815F0F7C-7349-4BD3-9082-63ED91F07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de-DE" w:eastAsia="de-DE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sz w:val="24"/>
      <w:szCs w:val="24"/>
      <w:lang w:val="en-US"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Kopfzeile">
    <w:name w:val="header"/>
    <w:pPr>
      <w:tabs>
        <w:tab w:val="center" w:pos="4536"/>
        <w:tab w:val="right" w:pos="9072"/>
      </w:tabs>
      <w:spacing w:line="276" w:lineRule="auto"/>
    </w:pPr>
    <w:rPr>
      <w:rFonts w:ascii="Arial" w:hAnsi="Arial" w:cs="Arial Unicode MS"/>
      <w:color w:val="000000"/>
      <w:sz w:val="22"/>
      <w:szCs w:val="22"/>
      <w:u w:color="000000"/>
    </w:rPr>
  </w:style>
  <w:style w:type="paragraph" w:styleId="Fuzeile">
    <w:name w:val="footer"/>
    <w:pPr>
      <w:tabs>
        <w:tab w:val="center" w:pos="4536"/>
        <w:tab w:val="right" w:pos="9072"/>
      </w:tabs>
      <w:spacing w:line="276" w:lineRule="auto"/>
    </w:pPr>
    <w:rPr>
      <w:rFonts w:ascii="Arial" w:hAnsi="Arial" w:cs="Arial Unicode MS"/>
      <w:color w:val="000000"/>
      <w:sz w:val="22"/>
      <w:szCs w:val="22"/>
      <w:u w:color="000000"/>
    </w:rPr>
  </w:style>
  <w:style w:type="character" w:customStyle="1" w:styleId="Link">
    <w:name w:val="Link"/>
    <w:rPr>
      <w:outline w:val="0"/>
      <w:color w:val="0563C1"/>
      <w:u w:val="single" w:color="0563C1"/>
    </w:rPr>
  </w:style>
  <w:style w:type="character" w:customStyle="1" w:styleId="Hyperlink0">
    <w:name w:val="Hyperlink.0"/>
    <w:basedOn w:val="Link"/>
    <w:rPr>
      <w:rFonts w:ascii="Lato Regular" w:eastAsia="Lato Regular" w:hAnsi="Lato Regular" w:cs="Lato Regular"/>
      <w:outline w:val="0"/>
      <w:color w:val="0563C1"/>
      <w:sz w:val="16"/>
      <w:szCs w:val="16"/>
      <w:u w:val="single" w:color="0563C1"/>
    </w:rPr>
  </w:style>
  <w:style w:type="paragraph" w:customStyle="1" w:styleId="Text">
    <w:name w:val="Text"/>
    <w:pPr>
      <w:spacing w:line="276" w:lineRule="auto"/>
    </w:pPr>
    <w:rPr>
      <w:rFonts w:ascii="Arial" w:eastAsia="Arial" w:hAnsi="Arial" w:cs="Arial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Beschriftung">
    <w:name w:val="caption"/>
    <w:pPr>
      <w:suppressAutoHyphens/>
      <w:jc w:val="center"/>
      <w:outlineLvl w:val="0"/>
    </w:pPr>
    <w:rPr>
      <w:rFonts w:ascii="Calibri" w:hAnsi="Calibri" w:cs="Arial Unicode MS"/>
      <w:color w:val="FFFFFF"/>
      <w:sz w:val="26"/>
      <w:szCs w:val="26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Standard1">
    <w:name w:val="Standard1"/>
    <w:pPr>
      <w:spacing w:before="160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Link"/>
    <w:rPr>
      <w:outline w:val="0"/>
      <w:color w:val="0563C1"/>
      <w:u w:val="single" w:color="0563C1"/>
      <w:lang w:val="de-DE"/>
    </w:rPr>
  </w:style>
  <w:style w:type="numbering" w:customStyle="1" w:styleId="Punkte">
    <w:name w:val="Punkte"/>
    <w:pPr>
      <w:numPr>
        <w:numId w:val="1"/>
      </w:numPr>
    </w:pPr>
  </w:style>
  <w:style w:type="paragraph" w:styleId="berarbeitung">
    <w:name w:val="Revision"/>
    <w:hidden/>
    <w:uiPriority w:val="99"/>
    <w:semiHidden/>
    <w:rsid w:val="00E462F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ctr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3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301</Words>
  <Characters>1897</Characters>
  <Application>Microsoft Office Word</Application>
  <DocSecurity>0</DocSecurity>
  <Lines>15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Jonas Märzinger</dc:creator>
  <cp:lastModifiedBy>David Döbele</cp:lastModifiedBy>
  <cp:revision>11</cp:revision>
  <dcterms:created xsi:type="dcterms:W3CDTF">2023-10-03T07:46:00Z</dcterms:created>
  <dcterms:modified xsi:type="dcterms:W3CDTF">2023-10-03T18:12:00Z</dcterms:modified>
</cp:coreProperties>
</file>