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5-04-28T18:59:00Z" w16du:dateUtc="2025-04-28T16:59:00Z">
          <w:tblPr>
            <w:tblStyle w:val="TableGrid"/>
            <w:tblW w:w="10916" w:type="dxa"/>
            <w:tblInd w:w="-28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276"/>
        <w:gridCol w:w="6946"/>
        <w:gridCol w:w="2410"/>
        <w:tblGridChange w:id="1">
          <w:tblGrid>
            <w:gridCol w:w="426"/>
            <w:gridCol w:w="284"/>
            <w:gridCol w:w="709"/>
            <w:gridCol w:w="7655"/>
            <w:gridCol w:w="1558"/>
            <w:gridCol w:w="710"/>
            <w:gridCol w:w="284"/>
          </w:tblGrid>
        </w:tblGridChange>
      </w:tblGrid>
      <w:tr w:rsidR="00E55D90" w:rsidRPr="004D69B5" w14:paraId="487AC9CE" w14:textId="77777777" w:rsidTr="004D69B5">
        <w:trPr>
          <w:trHeight w:val="20"/>
          <w:trPrChange w:id="2" w:author="Sarah Bergmann" w:date="2025-04-28T18:59:00Z" w16du:dateUtc="2025-04-28T16:59:00Z">
            <w:trPr>
              <w:gridBefore w:val="1"/>
              <w:gridAfter w:val="0"/>
              <w:trHeight w:val="567"/>
            </w:trPr>
          </w:trPrChange>
        </w:trPr>
        <w:tc>
          <w:tcPr>
            <w:tcW w:w="10632" w:type="dxa"/>
            <w:gridSpan w:val="3"/>
            <w:vAlign w:val="bottom"/>
            <w:tcPrChange w:id="3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3EE04E47" w14:textId="15B983BA" w:rsidR="00CB25EF" w:rsidRPr="004D69B5" w:rsidRDefault="00CB25EF" w:rsidP="004D69B5">
            <w:pPr>
              <w:ind w:left="562" w:hanging="428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4D69B5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Mia Renée Schramek</w:t>
            </w:r>
          </w:p>
          <w:p w14:paraId="135895E2" w14:textId="4AFEFA95" w:rsidR="00F44F5F" w:rsidRPr="004D69B5" w:rsidRDefault="00CB25EF" w:rsidP="004D69B5">
            <w:pPr>
              <w:jc w:val="center"/>
              <w:rPr>
                <w:rFonts w:ascii="Times New Roman" w:hAnsi="Times New Roman" w:cs="Times New Roman"/>
                <w:bCs/>
                <w:sz w:val="19"/>
                <w:szCs w:val="19"/>
                <w:rPrChange w:id="4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</w:pPr>
            <w:proofErr w:type="spellStart"/>
            <w:r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5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Melatengürtel</w:t>
            </w:r>
            <w:proofErr w:type="spellEnd"/>
            <w:r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6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 113</w:t>
            </w:r>
            <w:ins w:id="7" w:author="Catharina Freier" w:date="2025-04-27T16:38:00Z" w16du:dateUtc="2025-04-27T14:38:00Z">
              <w:del w:id="8" w:author="Sarah Bergmann" w:date="2025-04-28T18:56:00Z" w16du:dateUtc="2025-04-28T16:56:00Z">
                <w:r w:rsidR="00573E08" w:rsidRPr="004D69B5" w:rsidDel="004D69B5">
                  <w:rPr>
                    <w:rFonts w:ascii="Times New Roman" w:hAnsi="Times New Roman" w:cs="Times New Roman"/>
                    <w:bCs/>
                    <w:sz w:val="19"/>
                    <w:szCs w:val="19"/>
                    <w:rPrChange w:id="9" w:author="Sarah Bergmann" w:date="2025-04-28T19:03:00Z" w16du:dateUtc="2025-04-28T17:03:00Z">
                      <w:rPr>
                        <w:rFonts w:ascii="Times New Roman" w:hAnsi="Times New Roman" w:cs="Times New Roman"/>
                        <w:bCs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</w:del>
              <w:r w:rsidR="00573E08" w:rsidRPr="004D69B5">
                <w:rPr>
                  <w:rFonts w:ascii="Times New Roman" w:hAnsi="Times New Roman" w:cs="Times New Roman"/>
                  <w:bCs/>
                  <w:sz w:val="19"/>
                  <w:szCs w:val="19"/>
                  <w:rPrChange w:id="10" w:author="Sarah Bergmann" w:date="2025-04-28T19:03:00Z" w16du:dateUtc="2025-04-28T17:03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t>–</w:t>
              </w:r>
              <w:del w:id="11" w:author="Sarah Bergmann" w:date="2025-04-28T18:56:00Z" w16du:dateUtc="2025-04-28T16:56:00Z">
                <w:r w:rsidR="00573E08" w:rsidRPr="004D69B5" w:rsidDel="004D69B5">
                  <w:rPr>
                    <w:rFonts w:ascii="Times New Roman" w:hAnsi="Times New Roman" w:cs="Times New Roman"/>
                    <w:bCs/>
                    <w:sz w:val="19"/>
                    <w:szCs w:val="19"/>
                    <w:rPrChange w:id="12" w:author="Sarah Bergmann" w:date="2025-04-28T19:03:00Z" w16du:dateUtc="2025-04-28T17:03:00Z">
                      <w:rPr>
                        <w:rFonts w:ascii="Times New Roman" w:hAnsi="Times New Roman" w:cs="Times New Roman"/>
                        <w:bCs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</w:del>
            </w:ins>
            <w:del w:id="13" w:author="Catharina Freier" w:date="2025-04-27T16:38:00Z" w16du:dateUtc="2025-04-27T14:38:00Z">
              <w:r w:rsidRPr="004D69B5" w:rsidDel="00573E08">
                <w:rPr>
                  <w:rFonts w:ascii="Times New Roman" w:hAnsi="Times New Roman" w:cs="Times New Roman"/>
                  <w:bCs/>
                  <w:sz w:val="19"/>
                  <w:szCs w:val="19"/>
                  <w:rPrChange w:id="14" w:author="Sarah Bergmann" w:date="2025-04-28T19:03:00Z" w16du:dateUtc="2025-04-28T17:03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-</w:delText>
              </w:r>
            </w:del>
            <w:r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15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115, </w:t>
            </w:r>
            <w:r w:rsidR="00573E08"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16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50825 </w:t>
            </w:r>
            <w:r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17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Köln</w:t>
            </w:r>
            <w:ins w:id="18" w:author="Catharina Freier" w:date="2025-04-27T16:38:00Z" w16du:dateUtc="2025-04-27T14:38:00Z">
              <w:r w:rsidR="00573E08" w:rsidRPr="004D69B5">
                <w:rPr>
                  <w:rFonts w:ascii="Times New Roman" w:hAnsi="Times New Roman" w:cs="Times New Roman"/>
                  <w:bCs/>
                  <w:sz w:val="19"/>
                  <w:szCs w:val="19"/>
                  <w:rPrChange w:id="19" w:author="Sarah Bergmann" w:date="2025-04-28T19:03:00Z" w16du:dateUtc="2025-04-28T17:03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t xml:space="preserve"> </w:t>
              </w:r>
            </w:ins>
            <w:del w:id="20" w:author="Catharina Freier" w:date="2025-04-27T16:38:00Z" w16du:dateUtc="2025-04-27T14:38:00Z">
              <w:r w:rsidR="00F44F5F" w:rsidRPr="004D69B5" w:rsidDel="00573E08">
                <w:rPr>
                  <w:rFonts w:ascii="Times New Roman" w:hAnsi="Times New Roman" w:cs="Times New Roman"/>
                  <w:bCs/>
                  <w:sz w:val="19"/>
                  <w:szCs w:val="19"/>
                  <w:rPrChange w:id="21" w:author="Sarah Bergmann" w:date="2025-04-28T19:03:00Z" w16du:dateUtc="2025-04-28T17:03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, D-</w:delText>
              </w:r>
              <w:r w:rsidRPr="004D69B5" w:rsidDel="00573E08">
                <w:rPr>
                  <w:rFonts w:ascii="Times New Roman" w:hAnsi="Times New Roman" w:cs="Times New Roman"/>
                  <w:bCs/>
                  <w:sz w:val="19"/>
                  <w:szCs w:val="19"/>
                  <w:rPrChange w:id="22" w:author="Sarah Bergmann" w:date="2025-04-28T19:03:00Z" w16du:dateUtc="2025-04-28T17:03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50825</w:delText>
              </w:r>
              <w:r w:rsidR="00F44F5F" w:rsidRPr="004D69B5" w:rsidDel="00573E08">
                <w:rPr>
                  <w:rFonts w:ascii="Times New Roman" w:hAnsi="Times New Roman" w:cs="Times New Roman"/>
                  <w:bCs/>
                  <w:sz w:val="19"/>
                  <w:szCs w:val="19"/>
                  <w:rPrChange w:id="23" w:author="Sarah Bergmann" w:date="2025-04-28T19:03:00Z" w16du:dateUtc="2025-04-28T17:03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, Germany</w:delText>
              </w:r>
              <w:r w:rsidR="00075289" w:rsidRPr="004D69B5" w:rsidDel="00573E08">
                <w:rPr>
                  <w:rFonts w:ascii="Times New Roman" w:hAnsi="Times New Roman" w:cs="Times New Roman"/>
                  <w:bCs/>
                  <w:sz w:val="19"/>
                  <w:szCs w:val="19"/>
                  <w:rPrChange w:id="24" w:author="Sarah Bergmann" w:date="2025-04-28T19:03:00Z" w16du:dateUtc="2025-04-28T17:03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 xml:space="preserve"> </w:delText>
              </w:r>
            </w:del>
            <w:r w:rsidR="00075289"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25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|</w:t>
            </w:r>
            <w:r w:rsidR="00CF7B40"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26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 </w:t>
            </w:r>
            <w:r w:rsidR="00F44F5F"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27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m</w:t>
            </w:r>
            <w:r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28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ia.schramek</w:t>
            </w:r>
            <w:r w:rsidR="00F44F5F"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29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@gm</w:t>
            </w:r>
            <w:r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30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ail</w:t>
            </w:r>
            <w:r w:rsidR="00F44F5F"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31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.com | +49(0)</w:t>
            </w:r>
            <w:r w:rsidRPr="004D69B5">
              <w:rPr>
                <w:rFonts w:ascii="Times New Roman" w:hAnsi="Times New Roman" w:cs="Times New Roman"/>
                <w:bCs/>
                <w:sz w:val="19"/>
                <w:szCs w:val="19"/>
                <w:rPrChange w:id="32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15168538289</w:t>
            </w:r>
          </w:p>
        </w:tc>
      </w:tr>
      <w:tr w:rsidR="002508C2" w:rsidRPr="004D69B5" w14:paraId="0FCADE56" w14:textId="77777777" w:rsidTr="004D69B5">
        <w:trPr>
          <w:trHeight w:val="454"/>
          <w:trPrChange w:id="33" w:author="Sarah Bergmann" w:date="2025-04-28T18:59:00Z" w16du:dateUtc="2025-04-28T16:59:00Z">
            <w:trPr>
              <w:gridBefore w:val="2"/>
              <w:trHeight w:val="397"/>
            </w:trPr>
          </w:trPrChange>
        </w:trPr>
        <w:tc>
          <w:tcPr>
            <w:tcW w:w="10632" w:type="dxa"/>
            <w:gridSpan w:val="3"/>
            <w:tcBorders>
              <w:bottom w:val="single" w:sz="4" w:space="0" w:color="auto"/>
            </w:tcBorders>
            <w:vAlign w:val="bottom"/>
            <w:tcPrChange w:id="34" w:author="Sarah Bergmann" w:date="2025-04-28T18:59:00Z" w16du:dateUtc="2025-04-28T16:59:00Z">
              <w:tcPr>
                <w:tcW w:w="10916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4D69B5" w:rsidRDefault="00F44F5F" w:rsidP="004D69B5">
            <w:pPr>
              <w:pStyle w:val="BERSCHRIFT"/>
              <w:jc w:val="center"/>
              <w:rPr>
                <w:rFonts w:ascii="Times New Roman" w:hAnsi="Times New Roman" w:cs="Times New Roman"/>
              </w:rPr>
            </w:pPr>
            <w:r w:rsidRPr="004D69B5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SCHULE &amp; STUDIUM</w:t>
            </w:r>
          </w:p>
        </w:tc>
      </w:tr>
      <w:tr w:rsidR="00D1492F" w:rsidRPr="004D69B5" w14:paraId="7D1DEBF7" w14:textId="77777777" w:rsidTr="004D69B5">
        <w:trPr>
          <w:trHeight w:val="340"/>
          <w:trPrChange w:id="35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  <w:tcPrChange w:id="36" w:author="Sarah Bergmann" w:date="2025-04-28T18:59:00Z" w16du:dateUtc="2025-04-28T16:59:00Z">
              <w:tcPr>
                <w:tcW w:w="8364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2C3172F9" w:rsidR="00D1492F" w:rsidRPr="004D69B5" w:rsidRDefault="00CB25EF" w:rsidP="004D69B5">
            <w:pPr>
              <w:pStyle w:val="Unternehmen"/>
              <w:rPr>
                <w:rFonts w:ascii="Times New Roman" w:hAnsi="Times New Roman" w:cs="Times New Roman"/>
                <w:sz w:val="19"/>
                <w:szCs w:val="19"/>
                <w:rPrChange w:id="37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sz w:val="19"/>
                <w:szCs w:val="19"/>
                <w:rPrChange w:id="38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</w:rPr>
                </w:rPrChange>
              </w:rPr>
              <w:t>Universität Duisburg-Essen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bottom"/>
            <w:tcPrChange w:id="39" w:author="Sarah Bergmann" w:date="2025-04-28T18:59:00Z" w16du:dateUtc="2025-04-28T16:59:00Z">
              <w:tcPr>
                <w:tcW w:w="255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E87CCC3" w:rsidR="00D1492F" w:rsidRPr="004D69B5" w:rsidRDefault="00CB25EF" w:rsidP="004D69B5">
            <w:pPr>
              <w:pStyle w:val="Ort"/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40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41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  <w:t>Essen</w:t>
            </w:r>
          </w:p>
        </w:tc>
      </w:tr>
      <w:tr w:rsidR="00D1492F" w:rsidRPr="004D69B5" w14:paraId="61E5D482" w14:textId="77777777" w:rsidTr="004D69B5">
        <w:trPr>
          <w:trHeight w:val="20"/>
          <w:trPrChange w:id="42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43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11CB9A0F" w14:textId="3E44CE1D" w:rsidR="00D1492F" w:rsidRPr="004D69B5" w:rsidRDefault="00D1492F" w:rsidP="004D69B5">
            <w:pPr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4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4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 xml:space="preserve">B.Sc. in </w:t>
            </w:r>
            <w:r w:rsidR="00CB25EF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46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>Betriebswirtschaftslehre</w:t>
            </w:r>
          </w:p>
        </w:tc>
        <w:tc>
          <w:tcPr>
            <w:tcW w:w="2410" w:type="dxa"/>
            <w:vAlign w:val="bottom"/>
            <w:tcPrChange w:id="47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419A9228" w14:textId="08B9E5A8" w:rsidR="00D1492F" w:rsidRPr="004D69B5" w:rsidRDefault="00D1492F" w:rsidP="004D69B5">
            <w:pPr>
              <w:pStyle w:val="DATUM"/>
              <w:jc w:val="right"/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48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4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>0</w:t>
            </w:r>
            <w:r w:rsidR="00CB25EF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50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>9/2022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5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 xml:space="preserve"> –</w:t>
            </w:r>
            <w:r w:rsidR="00B17D95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5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 xml:space="preserve"> </w:t>
            </w:r>
            <w:r w:rsidR="00D5280E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5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>heute</w:t>
            </w:r>
          </w:p>
        </w:tc>
      </w:tr>
      <w:tr w:rsidR="00D5280E" w:rsidRPr="004D69B5" w14:paraId="7EABE9F1" w14:textId="77777777" w:rsidTr="004D69B5">
        <w:trPr>
          <w:trHeight w:val="113"/>
          <w:trPrChange w:id="54" w:author="Sarah Bergmann" w:date="2025-04-28T18:59:00Z" w16du:dateUtc="2025-04-28T16:59:00Z">
            <w:trPr>
              <w:gridBefore w:val="1"/>
              <w:gridAfter w:val="0"/>
              <w:trHeight w:val="113"/>
            </w:trPr>
          </w:trPrChange>
        </w:trPr>
        <w:tc>
          <w:tcPr>
            <w:tcW w:w="10632" w:type="dxa"/>
            <w:gridSpan w:val="3"/>
            <w:vAlign w:val="bottom"/>
            <w:tcPrChange w:id="55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24F9D0F4" w14:textId="77777777" w:rsidR="00426D7E" w:rsidRPr="004D69B5" w:rsidRDefault="00B17D95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56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57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Vertiefung: </w:t>
            </w:r>
            <w:r w:rsidR="00CB25EF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5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Finanzwissenschaften</w:t>
            </w:r>
          </w:p>
          <w:p w14:paraId="0685D69C" w14:textId="77777777" w:rsidR="00573E08" w:rsidRPr="00C06D53" w:rsidDel="004D69B5" w:rsidRDefault="00CB25EF">
            <w:pPr>
              <w:pStyle w:val="Bullets"/>
              <w:numPr>
                <w:ilvl w:val="0"/>
                <w:numId w:val="41"/>
              </w:numPr>
              <w:rPr>
                <w:ins w:id="59" w:author="Catharina Freier" w:date="2025-04-27T16:41:00Z" w16du:dateUtc="2025-04-27T14:41:00Z"/>
                <w:del w:id="60" w:author="Sarah Bergmann" w:date="2025-04-28T18:56:00Z" w16du:dateUtc="2025-04-28T16:56:00Z"/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61" w:author="Sarah Bergmann" w:date="2025-04-28T19:03:00Z" w16du:dateUtc="2025-04-28T17:03:00Z">
                  <w:rPr>
                    <w:ins w:id="62" w:author="Catharina Freier" w:date="2025-04-27T16:41:00Z" w16du:dateUtc="2025-04-27T14:41:00Z"/>
                    <w:del w:id="63" w:author="Sarah Bergmann" w:date="2025-04-28T18:56:00Z" w16du:dateUtc="2025-04-28T16:56:00Z"/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64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Erste Vertreterin der Studierenden in der Berufungskommission zur Besetzung </w:t>
            </w:r>
          </w:p>
          <w:p w14:paraId="1ED1F2B1" w14:textId="03CA64B3" w:rsidR="00CB25EF" w:rsidRPr="00C06D53" w:rsidRDefault="00CB25EF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65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66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der Professur „Betriebswirtschaftslehre </w:t>
            </w:r>
            <w:ins w:id="67" w:author="Catharina Freier" w:date="2025-04-27T16:41:00Z" w16du:dateUtc="2025-04-27T14:41:00Z">
              <w:r w:rsidR="00573E08" w:rsidRPr="00C06D53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68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sz w:val="18"/>
                      <w:szCs w:val="18"/>
                      <w:lang w:val="de-AT"/>
                    </w:rPr>
                  </w:rPrChange>
                </w:rPr>
                <w:t>–</w:t>
              </w:r>
            </w:ins>
            <w:del w:id="69" w:author="Catharina Freier" w:date="2025-04-27T16:41:00Z" w16du:dateUtc="2025-04-27T14:41:00Z">
              <w:r w:rsidRPr="00C06D53" w:rsidDel="00573E08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70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sz w:val="18"/>
                      <w:szCs w:val="18"/>
                      <w:lang w:val="de-AT"/>
                    </w:rPr>
                  </w:rPrChange>
                </w:rPr>
                <w:delText>-</w:delText>
              </w:r>
            </w:del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71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</w:t>
            </w:r>
            <w:proofErr w:type="spellStart"/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7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Managerial</w:t>
            </w:r>
            <w:proofErr w:type="spellEnd"/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7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Accounting and </w:t>
            </w:r>
            <w:proofErr w:type="spellStart"/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74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Sustainability</w:t>
            </w:r>
            <w:proofErr w:type="spellEnd"/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75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“</w:t>
            </w:r>
          </w:p>
          <w:p w14:paraId="006EA0C1" w14:textId="77777777" w:rsidR="00573E08" w:rsidRPr="00C06D53" w:rsidDel="004D69B5" w:rsidRDefault="00264189">
            <w:pPr>
              <w:pStyle w:val="Bullets"/>
              <w:numPr>
                <w:ilvl w:val="0"/>
                <w:numId w:val="41"/>
              </w:numPr>
              <w:rPr>
                <w:ins w:id="76" w:author="Catharina Freier" w:date="2025-04-27T16:41:00Z" w16du:dateUtc="2025-04-27T14:41:00Z"/>
                <w:del w:id="77" w:author="Sarah Bergmann" w:date="2025-04-28T18:56:00Z" w16du:dateUtc="2025-04-28T16:56:00Z"/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78" w:author="Sarah Bergmann" w:date="2025-04-28T19:03:00Z" w16du:dateUtc="2025-04-28T17:03:00Z">
                  <w:rPr>
                    <w:ins w:id="79" w:author="Catharina Freier" w:date="2025-04-27T16:41:00Z" w16du:dateUtc="2025-04-27T14:41:00Z"/>
                    <w:del w:id="80" w:author="Sarah Bergmann" w:date="2025-04-28T18:56:00Z" w16du:dateUtc="2025-04-28T16:56:00Z"/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81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>Mehrfach in Folge gewähltes s</w:t>
            </w:r>
            <w:r w:rsidR="00CB25EF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82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>tudentisches Mitglied des Wahlausschusses</w:t>
            </w: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83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</w:t>
            </w:r>
          </w:p>
          <w:p w14:paraId="7A71E6B0" w14:textId="18999342" w:rsidR="00CB25EF" w:rsidRPr="004D69B5" w:rsidRDefault="00264189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84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85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mit Verantwortung </w:t>
            </w:r>
            <w:r w:rsidR="004D69B5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  <w:t>für die</w:t>
            </w:r>
            <w:del w:id="86" w:author="Sarah Bergmann" w:date="2025-04-28T18:56:00Z" w16du:dateUtc="2025-04-28T16:56:00Z">
              <w:r w:rsidRPr="00C06D53" w:rsidDel="004D69B5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87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sz w:val="18"/>
                      <w:szCs w:val="18"/>
                      <w:lang w:val="de-AT"/>
                    </w:rPr>
                  </w:rPrChange>
                </w:rPr>
                <w:delText>zur</w:delText>
              </w:r>
            </w:del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8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Organisation und Durchführung hochschulinterner Wahlprozesse</w:t>
            </w:r>
          </w:p>
        </w:tc>
      </w:tr>
      <w:tr w:rsidR="00D5280E" w:rsidRPr="004D69B5" w14:paraId="013361E1" w14:textId="77777777" w:rsidTr="004D69B5">
        <w:trPr>
          <w:trHeight w:val="340"/>
          <w:trPrChange w:id="89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90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197620E3" w14:textId="68B1AE30" w:rsidR="00D1492F" w:rsidRPr="004D69B5" w:rsidRDefault="00CB25EF" w:rsidP="004D69B5">
            <w:pPr>
              <w:pStyle w:val="Unternehmen"/>
              <w:rPr>
                <w:rFonts w:ascii="Times New Roman" w:hAnsi="Times New Roman" w:cs="Times New Roman"/>
                <w:iCs/>
                <w:sz w:val="19"/>
                <w:szCs w:val="19"/>
                <w:rPrChange w:id="91" w:author="Sarah Bergmann" w:date="2025-04-28T19:03:00Z" w16du:dateUtc="2025-04-28T17:03:00Z">
                  <w:rPr>
                    <w:rFonts w:ascii="Times New Roman" w:hAnsi="Times New Roman" w:cs="Times New Roman"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Cs/>
                <w:sz w:val="19"/>
                <w:szCs w:val="19"/>
                <w:rPrChange w:id="92" w:author="Sarah Bergmann" w:date="2025-04-28T19:03:00Z" w16du:dateUtc="2025-04-28T17:03:00Z">
                  <w:rPr>
                    <w:rFonts w:ascii="Times New Roman" w:hAnsi="Times New Roman" w:cs="Times New Roman"/>
                    <w:iCs/>
                    <w:sz w:val="18"/>
                    <w:szCs w:val="18"/>
                  </w:rPr>
                </w:rPrChange>
              </w:rPr>
              <w:t xml:space="preserve">Sorbonne </w:t>
            </w:r>
            <w:proofErr w:type="spellStart"/>
            <w:r w:rsidRPr="004D69B5">
              <w:rPr>
                <w:rFonts w:ascii="Times New Roman" w:hAnsi="Times New Roman" w:cs="Times New Roman"/>
                <w:iCs/>
                <w:sz w:val="19"/>
                <w:szCs w:val="19"/>
                <w:rPrChange w:id="93" w:author="Sarah Bergmann" w:date="2025-04-28T19:03:00Z" w16du:dateUtc="2025-04-28T17:03:00Z">
                  <w:rPr>
                    <w:rFonts w:ascii="Times New Roman" w:hAnsi="Times New Roman" w:cs="Times New Roman"/>
                    <w:iCs/>
                    <w:sz w:val="18"/>
                    <w:szCs w:val="18"/>
                  </w:rPr>
                </w:rPrChange>
              </w:rPr>
              <w:t>Université</w:t>
            </w:r>
            <w:proofErr w:type="spellEnd"/>
          </w:p>
        </w:tc>
        <w:tc>
          <w:tcPr>
            <w:tcW w:w="2410" w:type="dxa"/>
            <w:vAlign w:val="bottom"/>
            <w:tcPrChange w:id="94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63D86F51" w14:textId="7792C4FA" w:rsidR="00D1492F" w:rsidRPr="004D69B5" w:rsidRDefault="00CB25EF" w:rsidP="004D69B5">
            <w:pPr>
              <w:pStyle w:val="Ort"/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95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96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  <w:t>Paris</w:t>
            </w:r>
            <w:r w:rsidR="0091331D" w:rsidRPr="004D69B5"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97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  <w:t xml:space="preserve">, </w:t>
            </w:r>
            <w:r w:rsidRPr="004D69B5"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98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  <w:t>Frankreich</w:t>
            </w:r>
          </w:p>
        </w:tc>
      </w:tr>
      <w:tr w:rsidR="00D5280E" w:rsidRPr="004D69B5" w14:paraId="62632213" w14:textId="77777777" w:rsidTr="004D69B5">
        <w:trPr>
          <w:trHeight w:val="20"/>
          <w:trPrChange w:id="99" w:author="Sarah Bergmann" w:date="2025-04-28T18:59:00Z" w16du:dateUtc="2025-04-28T16:59:00Z">
            <w:trPr>
              <w:gridBefore w:val="2"/>
              <w:trHeight w:val="454"/>
            </w:trPr>
          </w:trPrChange>
        </w:trPr>
        <w:tc>
          <w:tcPr>
            <w:tcW w:w="8222" w:type="dxa"/>
            <w:gridSpan w:val="2"/>
            <w:vAlign w:val="bottom"/>
            <w:tcPrChange w:id="100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76188D63" w14:textId="77777777" w:rsidR="00573E08" w:rsidRPr="004D69B5" w:rsidDel="004D69B5" w:rsidRDefault="0091331D">
            <w:pPr>
              <w:rPr>
                <w:ins w:id="101" w:author="Catharina Freier" w:date="2025-04-27T16:42:00Z" w16du:dateUtc="2025-04-27T14:42:00Z"/>
                <w:del w:id="102" w:author="Sarah Bergmann" w:date="2025-04-28T18:56:00Z" w16du:dateUtc="2025-04-28T16:56:00Z"/>
                <w:rFonts w:ascii="Times New Roman" w:hAnsi="Times New Roman" w:cs="Times New Roman"/>
                <w:i/>
                <w:sz w:val="19"/>
                <w:szCs w:val="19"/>
                <w:lang w:val="de-AT"/>
                <w:rPrChange w:id="103" w:author="Sarah Bergmann" w:date="2025-04-28T19:03:00Z" w16du:dateUtc="2025-04-28T17:03:00Z">
                  <w:rPr>
                    <w:ins w:id="104" w:author="Catharina Freier" w:date="2025-04-27T16:42:00Z" w16du:dateUtc="2025-04-27T14:42:00Z"/>
                    <w:del w:id="105" w:author="Sarah Bergmann" w:date="2025-04-28T18:56:00Z" w16du:dateUtc="2025-04-28T16:56:00Z"/>
                    <w:rFonts w:ascii="Times New Roman" w:hAnsi="Times New Roman" w:cs="Times New Roman"/>
                    <w:i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lang w:val="de-AT"/>
                <w:rPrChange w:id="106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  <w:lang w:val="de-AT"/>
                  </w:rPr>
                </w:rPrChange>
              </w:rPr>
              <w:t>Auslandssemester an der Fakultät für Betriebswirtschaftslehre</w:t>
            </w:r>
            <w:r w:rsidR="00264189" w:rsidRPr="004D69B5">
              <w:rPr>
                <w:rFonts w:ascii="Times New Roman" w:hAnsi="Times New Roman" w:cs="Times New Roman"/>
                <w:i/>
                <w:sz w:val="19"/>
                <w:szCs w:val="19"/>
                <w:lang w:val="de-AT"/>
                <w:rPrChange w:id="107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  <w:lang w:val="de-AT"/>
                  </w:rPr>
                </w:rPrChange>
              </w:rPr>
              <w:t xml:space="preserve"> </w:t>
            </w:r>
          </w:p>
          <w:p w14:paraId="5F71027E" w14:textId="709743FF" w:rsidR="00D1492F" w:rsidRPr="004D69B5" w:rsidRDefault="00264189" w:rsidP="004D69B5">
            <w:pPr>
              <w:rPr>
                <w:rFonts w:ascii="Times New Roman" w:hAnsi="Times New Roman" w:cs="Times New Roman"/>
                <w:i/>
                <w:sz w:val="19"/>
                <w:szCs w:val="19"/>
                <w:lang w:val="de-AT"/>
                <w:rPrChange w:id="108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lang w:val="de-AT"/>
                <w:rPrChange w:id="10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  <w:lang w:val="de-AT"/>
                  </w:rPr>
                </w:rPrChange>
              </w:rPr>
              <w:t>mit ideeller und finanzieller Förderung durch das Erasmus + Programm</w:t>
            </w:r>
          </w:p>
        </w:tc>
        <w:tc>
          <w:tcPr>
            <w:tcW w:w="2410" w:type="dxa"/>
            <w:vAlign w:val="bottom"/>
            <w:tcPrChange w:id="110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78307C65" w14:textId="77777777" w:rsidR="00D1492F" w:rsidRPr="004D69B5" w:rsidRDefault="00426D7E" w:rsidP="004D69B5">
            <w:pPr>
              <w:jc w:val="right"/>
              <w:rPr>
                <w:rFonts w:ascii="Times New Roman" w:hAnsi="Times New Roman" w:cs="Times New Roman"/>
                <w:i/>
                <w:sz w:val="19"/>
                <w:szCs w:val="19"/>
                <w:rPrChange w:id="11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11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09/20</w:t>
            </w:r>
            <w:r w:rsidR="00CB25EF" w:rsidRPr="004D69B5">
              <w:rPr>
                <w:rFonts w:ascii="Times New Roman" w:hAnsi="Times New Roman" w:cs="Times New Roman"/>
                <w:i/>
                <w:sz w:val="19"/>
                <w:szCs w:val="19"/>
                <w:rPrChange w:id="11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24</w:t>
            </w:r>
            <w:r w:rsidR="00D33116" w:rsidRPr="004D69B5">
              <w:rPr>
                <w:rFonts w:ascii="Times New Roman" w:hAnsi="Times New Roman" w:cs="Times New Roman"/>
                <w:i/>
                <w:sz w:val="19"/>
                <w:szCs w:val="19"/>
                <w:rPrChange w:id="11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 xml:space="preserve"> </w:t>
            </w: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11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 xml:space="preserve">– </w:t>
            </w:r>
            <w:r w:rsidR="0091331D" w:rsidRPr="004D69B5">
              <w:rPr>
                <w:rFonts w:ascii="Times New Roman" w:hAnsi="Times New Roman" w:cs="Times New Roman"/>
                <w:i/>
                <w:sz w:val="19"/>
                <w:szCs w:val="19"/>
                <w:rPrChange w:id="116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01</w:t>
            </w: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117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/20</w:t>
            </w:r>
            <w:r w:rsidR="00CB25EF" w:rsidRPr="004D69B5">
              <w:rPr>
                <w:rFonts w:ascii="Times New Roman" w:hAnsi="Times New Roman" w:cs="Times New Roman"/>
                <w:i/>
                <w:sz w:val="19"/>
                <w:szCs w:val="19"/>
                <w:rPrChange w:id="118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25</w:t>
            </w:r>
          </w:p>
          <w:p w14:paraId="51FC9814" w14:textId="7490BC1A" w:rsidR="00DC2F6E" w:rsidRPr="004D69B5" w:rsidRDefault="00DC2F6E" w:rsidP="004D69B5">
            <w:pPr>
              <w:jc w:val="right"/>
              <w:rPr>
                <w:rFonts w:ascii="Times New Roman" w:hAnsi="Times New Roman" w:cs="Times New Roman"/>
                <w:i/>
                <w:sz w:val="19"/>
                <w:szCs w:val="19"/>
                <w:lang w:val="en-US"/>
                <w:rPrChange w:id="11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  <w:lang w:val="en-US"/>
                  </w:rPr>
                </w:rPrChange>
              </w:rPr>
            </w:pPr>
          </w:p>
        </w:tc>
      </w:tr>
      <w:tr w:rsidR="00AE4ED3" w:rsidRPr="004D69B5" w14:paraId="6B19CF91" w14:textId="77777777" w:rsidTr="004D69B5">
        <w:trPr>
          <w:trHeight w:val="340"/>
          <w:trPrChange w:id="120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121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54F7169D" w14:textId="22E3829F" w:rsidR="00AE4ED3" w:rsidRPr="004D69B5" w:rsidRDefault="00AE4ED3" w:rsidP="004D69B5">
            <w:pPr>
              <w:pStyle w:val="Unternehmen"/>
              <w:rPr>
                <w:rFonts w:ascii="Times New Roman" w:hAnsi="Times New Roman" w:cs="Times New Roman"/>
                <w:iCs/>
                <w:sz w:val="19"/>
                <w:szCs w:val="19"/>
                <w:rPrChange w:id="122" w:author="Sarah Bergmann" w:date="2025-04-28T19:03:00Z" w16du:dateUtc="2025-04-28T17:03:00Z">
                  <w:rPr>
                    <w:rFonts w:ascii="Times New Roman" w:hAnsi="Times New Roman" w:cs="Times New Roman"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Cs/>
                <w:sz w:val="19"/>
                <w:szCs w:val="19"/>
                <w:rPrChange w:id="123" w:author="Sarah Bergmann" w:date="2025-04-28T19:03:00Z" w16du:dateUtc="2025-04-28T17:03:00Z">
                  <w:rPr>
                    <w:rFonts w:ascii="Times New Roman" w:hAnsi="Times New Roman" w:cs="Times New Roman"/>
                    <w:iCs/>
                    <w:sz w:val="18"/>
                    <w:szCs w:val="18"/>
                  </w:rPr>
                </w:rPrChange>
              </w:rPr>
              <w:t xml:space="preserve">Gymnasium </w:t>
            </w:r>
            <w:r w:rsidR="00CB25EF" w:rsidRPr="004D69B5">
              <w:rPr>
                <w:rFonts w:ascii="Times New Roman" w:hAnsi="Times New Roman" w:cs="Times New Roman"/>
                <w:iCs/>
                <w:sz w:val="19"/>
                <w:szCs w:val="19"/>
                <w:rPrChange w:id="124" w:author="Sarah Bergmann" w:date="2025-04-28T19:03:00Z" w16du:dateUtc="2025-04-28T17:03:00Z">
                  <w:rPr>
                    <w:rFonts w:ascii="Times New Roman" w:hAnsi="Times New Roman" w:cs="Times New Roman"/>
                    <w:iCs/>
                    <w:sz w:val="18"/>
                    <w:szCs w:val="18"/>
                  </w:rPr>
                </w:rPrChange>
              </w:rPr>
              <w:t>Schiller Schule</w:t>
            </w:r>
          </w:p>
        </w:tc>
        <w:tc>
          <w:tcPr>
            <w:tcW w:w="2410" w:type="dxa"/>
            <w:vAlign w:val="bottom"/>
            <w:tcPrChange w:id="125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262B6DA3" w14:textId="62864BBE" w:rsidR="00AE4ED3" w:rsidRPr="004D69B5" w:rsidRDefault="00CB25EF" w:rsidP="004D69B5">
            <w:pPr>
              <w:pStyle w:val="Ort"/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126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127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  <w:t>Bochum</w:t>
            </w:r>
          </w:p>
        </w:tc>
      </w:tr>
      <w:tr w:rsidR="00AE4ED3" w:rsidRPr="004D69B5" w14:paraId="263521E3" w14:textId="77777777" w:rsidTr="004D69B5">
        <w:trPr>
          <w:trHeight w:val="57"/>
          <w:trPrChange w:id="128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129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36282A3A" w14:textId="03783A96" w:rsidR="00AE4ED3" w:rsidRPr="004D69B5" w:rsidRDefault="00AE4ED3" w:rsidP="004D69B5">
            <w:pPr>
              <w:rPr>
                <w:rFonts w:ascii="Times New Roman" w:hAnsi="Times New Roman" w:cs="Times New Roman"/>
                <w:b/>
                <w:i/>
                <w:sz w:val="19"/>
                <w:szCs w:val="19"/>
                <w:rPrChange w:id="130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lang w:val="de-AT"/>
                <w:rPrChange w:id="13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  <w:lang w:val="de-AT"/>
                  </w:rPr>
                </w:rPrChange>
              </w:rPr>
              <w:t>Allgemeine Hochschulreife</w:t>
            </w:r>
          </w:p>
        </w:tc>
        <w:tc>
          <w:tcPr>
            <w:tcW w:w="2410" w:type="dxa"/>
            <w:vAlign w:val="bottom"/>
            <w:tcPrChange w:id="132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3DE8C75D" w14:textId="43EE3150" w:rsidR="00AE4ED3" w:rsidRPr="004D69B5" w:rsidRDefault="00D33116" w:rsidP="004D69B5">
            <w:pPr>
              <w:jc w:val="right"/>
              <w:rPr>
                <w:rFonts w:ascii="Times New Roman" w:hAnsi="Times New Roman" w:cs="Times New Roman"/>
                <w:i/>
                <w:sz w:val="19"/>
                <w:szCs w:val="19"/>
                <w:rPrChange w:id="13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13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03/2019</w:t>
            </w:r>
            <w:r w:rsidR="00AE4ED3" w:rsidRPr="004D69B5">
              <w:rPr>
                <w:rFonts w:ascii="Times New Roman" w:hAnsi="Times New Roman" w:cs="Times New Roman"/>
                <w:i/>
                <w:sz w:val="19"/>
                <w:szCs w:val="19"/>
                <w:rPrChange w:id="13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 xml:space="preserve"> – 06/20</w:t>
            </w: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136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21</w:t>
            </w:r>
          </w:p>
        </w:tc>
      </w:tr>
      <w:tr w:rsidR="00CB25EF" w:rsidRPr="004D69B5" w14:paraId="3A2665B3" w14:textId="77777777" w:rsidTr="004D69B5">
        <w:trPr>
          <w:trHeight w:val="397"/>
          <w:trPrChange w:id="137" w:author="Sarah Bergmann" w:date="2025-04-28T19:03:00Z" w16du:dateUtc="2025-04-28T17:03:00Z">
            <w:trPr>
              <w:gridBefore w:val="2"/>
              <w:trHeight w:val="397"/>
            </w:trPr>
          </w:trPrChange>
        </w:trPr>
        <w:tc>
          <w:tcPr>
            <w:tcW w:w="10632" w:type="dxa"/>
            <w:gridSpan w:val="3"/>
            <w:tcBorders>
              <w:bottom w:val="single" w:sz="4" w:space="0" w:color="auto"/>
            </w:tcBorders>
            <w:vAlign w:val="bottom"/>
            <w:tcPrChange w:id="138" w:author="Sarah Bergmann" w:date="2025-04-28T19:03:00Z" w16du:dateUtc="2025-04-28T17:03:00Z">
              <w:tcPr>
                <w:tcW w:w="10916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CB25EF" w:rsidRPr="004D69B5" w:rsidRDefault="00CB25EF" w:rsidP="004D69B5">
            <w:pPr>
              <w:pStyle w:val="BERSCHRIFT"/>
              <w:jc w:val="center"/>
              <w:rPr>
                <w:rFonts w:ascii="Times New Roman" w:hAnsi="Times New Roman" w:cs="Times New Roman"/>
                <w:iCs/>
                <w:smallCaps w:val="0"/>
                <w:sz w:val="24"/>
                <w:szCs w:val="24"/>
              </w:rPr>
            </w:pPr>
            <w:r w:rsidRPr="004D69B5">
              <w:rPr>
                <w:rFonts w:ascii="Times New Roman" w:hAnsi="Times New Roman" w:cs="Times New Roman"/>
                <w:iCs/>
                <w:smallCaps w:val="0"/>
                <w:sz w:val="24"/>
                <w:szCs w:val="24"/>
              </w:rPr>
              <w:t>PRAKTISCHE ERFAHRUNGEN</w:t>
            </w:r>
          </w:p>
        </w:tc>
      </w:tr>
      <w:tr w:rsidR="00CB25EF" w:rsidRPr="004D69B5" w14:paraId="127C64E2" w14:textId="77777777" w:rsidTr="004D69B5">
        <w:trPr>
          <w:trHeight w:val="340"/>
          <w:trPrChange w:id="139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  <w:tcPrChange w:id="140" w:author="Sarah Bergmann" w:date="2025-04-28T18:59:00Z" w16du:dateUtc="2025-04-28T16:59:00Z">
              <w:tcPr>
                <w:tcW w:w="8364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2D4741BD" w:rsidR="00CB25EF" w:rsidRPr="004D69B5" w:rsidRDefault="00D33116" w:rsidP="004D69B5">
            <w:pPr>
              <w:pStyle w:val="Unternehmen"/>
              <w:rPr>
                <w:rFonts w:ascii="Times New Roman" w:hAnsi="Times New Roman" w:cs="Times New Roman"/>
                <w:sz w:val="19"/>
                <w:szCs w:val="19"/>
                <w:lang w:val="en-US"/>
                <w:rPrChange w:id="141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en-US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sz w:val="19"/>
                <w:szCs w:val="19"/>
                <w:lang w:val="en-US"/>
                <w:rPrChange w:id="142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en-US"/>
                  </w:rPr>
                </w:rPrChange>
              </w:rPr>
              <w:t xml:space="preserve">Dr. A. </w:t>
            </w:r>
            <w:proofErr w:type="spellStart"/>
            <w:r w:rsidRPr="004D69B5">
              <w:rPr>
                <w:rFonts w:ascii="Times New Roman" w:hAnsi="Times New Roman" w:cs="Times New Roman"/>
                <w:sz w:val="19"/>
                <w:szCs w:val="19"/>
                <w:lang w:val="en-US"/>
                <w:rPrChange w:id="143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en-US"/>
                  </w:rPr>
                </w:rPrChange>
              </w:rPr>
              <w:t>Safaric</w:t>
            </w:r>
            <w:proofErr w:type="spellEnd"/>
            <w:r w:rsidRPr="004D69B5">
              <w:rPr>
                <w:rFonts w:ascii="Times New Roman" w:hAnsi="Times New Roman" w:cs="Times New Roman"/>
                <w:sz w:val="19"/>
                <w:szCs w:val="19"/>
                <w:lang w:val="en-US"/>
                <w:rPrChange w:id="144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en-US"/>
                  </w:rPr>
                </w:rPrChange>
              </w:rPr>
              <w:t xml:space="preserve"> Consulting GmbH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bottom"/>
            <w:tcPrChange w:id="145" w:author="Sarah Bergmann" w:date="2025-04-28T18:59:00Z" w16du:dateUtc="2025-04-28T16:59:00Z">
              <w:tcPr>
                <w:tcW w:w="255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461F2B75" w:rsidR="00CB25EF" w:rsidRPr="004D69B5" w:rsidRDefault="00D33116" w:rsidP="004D69B5">
            <w:pPr>
              <w:pStyle w:val="Ort"/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146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147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  <w:t>Köln</w:t>
            </w:r>
          </w:p>
        </w:tc>
      </w:tr>
      <w:tr w:rsidR="00CB25EF" w:rsidRPr="004D69B5" w14:paraId="335D84E9" w14:textId="77777777" w:rsidTr="004D69B5">
        <w:trPr>
          <w:trHeight w:val="20"/>
          <w:trPrChange w:id="148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149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20B1570F" w14:textId="3FD0E99C" w:rsidR="00CB25EF" w:rsidRPr="004D69B5" w:rsidRDefault="00CB25EF" w:rsidP="004D69B5">
            <w:pPr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150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15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>Praktikant</w:t>
            </w:r>
            <w:r w:rsidR="004D69B5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in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15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 xml:space="preserve"> i</w:t>
            </w:r>
            <w:r w:rsidR="00D33116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15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 xml:space="preserve">n </w:t>
            </w:r>
            <w:r w:rsidR="004D69B5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der </w:t>
            </w:r>
            <w:r w:rsidR="00D33116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15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>Strategie</w:t>
            </w:r>
            <w:ins w:id="155" w:author="Sarah Bergmann" w:date="2025-04-28T18:57:00Z" w16du:dateUtc="2025-04-28T16:57:00Z">
              <w:r w:rsidR="004D69B5" w:rsidRPr="004D69B5">
                <w:rPr>
                  <w:rFonts w:ascii="Times New Roman" w:hAnsi="Times New Roman" w:cs="Times New Roman"/>
                  <w:i/>
                  <w:iCs/>
                  <w:sz w:val="19"/>
                  <w:szCs w:val="19"/>
                </w:rPr>
                <w:t>-</w:t>
              </w:r>
            </w:ins>
            <w:r w:rsidR="00D33116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rPrChange w:id="156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</w:rPr>
                </w:rPrChange>
              </w:rPr>
              <w:t xml:space="preserve"> und Managementberatung</w:t>
            </w:r>
          </w:p>
        </w:tc>
        <w:tc>
          <w:tcPr>
            <w:tcW w:w="2410" w:type="dxa"/>
            <w:vAlign w:val="bottom"/>
            <w:tcPrChange w:id="157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0475B997" w14:textId="1E1B0E5D" w:rsidR="00CB25EF" w:rsidRPr="004D69B5" w:rsidRDefault="00D33116" w:rsidP="004D69B5">
            <w:pPr>
              <w:pStyle w:val="DATUM"/>
              <w:jc w:val="right"/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158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15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03/</w:t>
            </w:r>
            <w:r w:rsidR="00CB25EF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160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20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16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25</w:t>
            </w:r>
            <w:r w:rsidR="00CB25EF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16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 xml:space="preserve"> – 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16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05</w:t>
            </w:r>
            <w:r w:rsidR="00CB25EF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16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/20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16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25</w:t>
            </w:r>
          </w:p>
        </w:tc>
      </w:tr>
      <w:tr w:rsidR="00D33116" w:rsidRPr="004D69B5" w14:paraId="54C3D64C" w14:textId="77777777" w:rsidTr="004D69B5">
        <w:trPr>
          <w:trHeight w:val="113"/>
          <w:trPrChange w:id="166" w:author="Sarah Bergmann" w:date="2025-04-28T18:59:00Z" w16du:dateUtc="2025-04-28T16:59:00Z">
            <w:trPr>
              <w:gridBefore w:val="1"/>
              <w:gridAfter w:val="0"/>
              <w:trHeight w:val="113"/>
            </w:trPr>
          </w:trPrChange>
        </w:trPr>
        <w:tc>
          <w:tcPr>
            <w:tcW w:w="10632" w:type="dxa"/>
            <w:gridSpan w:val="3"/>
            <w:vAlign w:val="bottom"/>
            <w:tcPrChange w:id="167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7D806748" w14:textId="77777777" w:rsidR="00573E08" w:rsidRPr="00C06D53" w:rsidDel="004D69B5" w:rsidRDefault="005A32C0">
            <w:pPr>
              <w:pStyle w:val="Bullets"/>
              <w:numPr>
                <w:ilvl w:val="0"/>
                <w:numId w:val="41"/>
              </w:numPr>
              <w:rPr>
                <w:ins w:id="168" w:author="Catharina Freier" w:date="2025-04-27T16:45:00Z" w16du:dateUtc="2025-04-27T14:45:00Z"/>
                <w:del w:id="169" w:author="Sarah Bergmann" w:date="2025-04-28T18:58:00Z" w16du:dateUtc="2025-04-28T16:58:00Z"/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70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Konzeption eines qualitativen Bewertungsmodells und -indexes zur Effizienzsteigerung </w:t>
            </w:r>
          </w:p>
          <w:p w14:paraId="5B8AE7E0" w14:textId="68B1BE22" w:rsidR="005A32C0" w:rsidRPr="00C06D53" w:rsidRDefault="005A32C0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71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7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interner Websites basierend auf systematischer, qualitativer Datenerhebung und </w:t>
            </w:r>
            <w:r w:rsidR="00D01A38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  <w:t>-</w:t>
            </w: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7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Recherche</w:t>
            </w:r>
          </w:p>
          <w:p w14:paraId="1C3460E4" w14:textId="0B8D1EF6" w:rsidR="00573E08" w:rsidRPr="00C06D53" w:rsidDel="004D69B5" w:rsidRDefault="005A32C0">
            <w:pPr>
              <w:pStyle w:val="Bullets"/>
              <w:numPr>
                <w:ilvl w:val="0"/>
                <w:numId w:val="41"/>
              </w:numPr>
              <w:rPr>
                <w:ins w:id="174" w:author="Catharina Freier" w:date="2025-04-27T16:45:00Z" w16du:dateUtc="2025-04-27T14:45:00Z"/>
                <w:del w:id="175" w:author="Sarah Bergmann" w:date="2025-04-28T18:58:00Z" w16du:dateUtc="2025-04-28T16:58:00Z"/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76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>Durchführung von Markt- und Wettbewerbsanalysen</w:t>
            </w:r>
            <w:ins w:id="177" w:author="Sarah Bergmann" w:date="2025-04-28T18:58:00Z" w16du:dateUtc="2025-04-28T16:58:00Z">
              <w:r w:rsidR="004D69B5" w:rsidRPr="00C06D53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</w:rPr>
                <w:t>,</w:t>
              </w:r>
            </w:ins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78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inklusive Erhebung </w:t>
            </w:r>
          </w:p>
          <w:p w14:paraId="570DE8D8" w14:textId="3C121174" w:rsidR="00D33116" w:rsidRPr="00C06D53" w:rsidRDefault="005A32C0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7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8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von Jahresabschlussdaten zur strategischen Beratungsvorbereitung</w:t>
            </w:r>
          </w:p>
          <w:p w14:paraId="239FDF77" w14:textId="77777777" w:rsidR="00573E08" w:rsidRPr="00C06D53" w:rsidDel="004D69B5" w:rsidRDefault="005A32C0">
            <w:pPr>
              <w:pStyle w:val="Bullets"/>
              <w:numPr>
                <w:ilvl w:val="0"/>
                <w:numId w:val="41"/>
              </w:numPr>
              <w:rPr>
                <w:ins w:id="181" w:author="Catharina Freier" w:date="2025-04-27T16:45:00Z" w16du:dateUtc="2025-04-27T14:45:00Z"/>
                <w:del w:id="182" w:author="Sarah Bergmann" w:date="2025-04-28T18:58:00Z" w16du:dateUtc="2025-04-28T16:58:00Z"/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83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Auswertung und </w:t>
            </w:r>
            <w:r w:rsidR="00D33116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84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>Interpretation externe</w:t>
            </w: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85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>r</w:t>
            </w:r>
            <w:r w:rsidR="00D33116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86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sowie intern</w:t>
            </w: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87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>er</w:t>
            </w:r>
            <w:r w:rsidR="00D33116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88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Studien </w:t>
            </w:r>
          </w:p>
          <w:p w14:paraId="02469FB5" w14:textId="55FB4556" w:rsidR="005A32C0" w:rsidRPr="00C06D53" w:rsidRDefault="005A32C0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8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9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(u.</w:t>
            </w:r>
            <w:ins w:id="191" w:author="Catharina Freier" w:date="2025-04-27T16:45:00Z" w16du:dateUtc="2025-04-27T14:45:00Z">
              <w:r w:rsidR="00573E08" w:rsidRPr="00C06D53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</w:rPr>
                <w:t xml:space="preserve"> </w:t>
              </w:r>
            </w:ins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9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a. HDE, Gartner) zur Ableitung strategischer Handlungsempfehlungen</w:t>
            </w:r>
          </w:p>
          <w:p w14:paraId="6DD9BA0F" w14:textId="44E3EE3D" w:rsidR="00D33116" w:rsidRPr="004D69B5" w:rsidRDefault="005A32C0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9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94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Erstellung hochwertiger Präsentationen</w:t>
            </w:r>
            <w:r w:rsidR="00505056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  <w:t xml:space="preserve"> </w:t>
            </w:r>
            <w:del w:id="195" w:author="Catharina Freier" w:date="2025-04-27T16:45:00Z" w16du:dateUtc="2025-04-27T14:45:00Z">
              <w:r w:rsidRPr="004D69B5" w:rsidDel="00505056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196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sz w:val="18"/>
                      <w:szCs w:val="18"/>
                      <w:lang w:val="de-AT"/>
                    </w:rPr>
                  </w:rPrChange>
                </w:rPr>
                <w:delText xml:space="preserve">, </w:delText>
              </w:r>
            </w:del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197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für </w:t>
            </w:r>
            <w:del w:id="198" w:author="Sarah Bergmann" w:date="2025-04-28T18:58:00Z" w16du:dateUtc="2025-04-28T16:58:00Z">
              <w:r w:rsidRPr="004D69B5" w:rsidDel="004D69B5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199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sz w:val="18"/>
                      <w:szCs w:val="18"/>
                      <w:lang w:val="de-AT"/>
                    </w:rPr>
                  </w:rPrChange>
                </w:rPr>
                <w:delText xml:space="preserve">den </w:delText>
              </w:r>
            </w:del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0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Kunden </w:t>
            </w:r>
            <w:del w:id="201" w:author="Catharina Freier" w:date="2025-04-27T16:46:00Z" w16du:dateUtc="2025-04-27T14:46:00Z">
              <w:r w:rsidRPr="004D69B5" w:rsidDel="00505056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202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sz w:val="18"/>
                      <w:szCs w:val="18"/>
                      <w:lang w:val="de-AT"/>
                    </w:rPr>
                  </w:rPrChange>
                </w:rPr>
                <w:delText>als auch</w:delText>
              </w:r>
            </w:del>
            <w:r w:rsidR="00505056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  <w:t>und</w:t>
            </w:r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0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intern</w:t>
            </w:r>
            <w:del w:id="204" w:author="Catharina Freier" w:date="2025-04-27T16:46:00Z" w16du:dateUtc="2025-04-27T14:46:00Z">
              <w:r w:rsidRPr="004D69B5" w:rsidDel="00505056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205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sz w:val="18"/>
                      <w:szCs w:val="18"/>
                      <w:lang w:val="de-AT"/>
                    </w:rPr>
                  </w:rPrChange>
                </w:rPr>
                <w:delText>,</w:delText>
              </w:r>
            </w:del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06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zur Unterstützung von Pitch- und Projektmeetings</w:t>
            </w:r>
          </w:p>
        </w:tc>
      </w:tr>
      <w:tr w:rsidR="00D33116" w:rsidRPr="004D69B5" w14:paraId="45404236" w14:textId="77777777" w:rsidTr="004D69B5">
        <w:trPr>
          <w:trHeight w:val="340"/>
          <w:trPrChange w:id="207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208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3CF978EE" w14:textId="0DF1958E" w:rsidR="00D33116" w:rsidRPr="004D69B5" w:rsidRDefault="00D33116" w:rsidP="004D69B5">
            <w:pPr>
              <w:pStyle w:val="Unternehmen"/>
              <w:rPr>
                <w:rFonts w:ascii="Times New Roman" w:hAnsi="Times New Roman" w:cs="Times New Roman"/>
                <w:iCs/>
                <w:sz w:val="19"/>
                <w:szCs w:val="19"/>
                <w:rPrChange w:id="209" w:author="Sarah Bergmann" w:date="2025-04-28T19:03:00Z" w16du:dateUtc="2025-04-28T17:03:00Z">
                  <w:rPr>
                    <w:rFonts w:ascii="Times New Roman" w:hAnsi="Times New Roman" w:cs="Times New Roman"/>
                    <w:iCs/>
                    <w:sz w:val="18"/>
                    <w:szCs w:val="18"/>
                  </w:rPr>
                </w:rPrChange>
              </w:rPr>
            </w:pPr>
            <w:proofErr w:type="spellStart"/>
            <w:r w:rsidRPr="004D69B5">
              <w:rPr>
                <w:rFonts w:ascii="Times New Roman" w:hAnsi="Times New Roman" w:cs="Times New Roman"/>
                <w:iCs/>
                <w:sz w:val="19"/>
                <w:szCs w:val="19"/>
                <w:rPrChange w:id="210" w:author="Sarah Bergmann" w:date="2025-04-28T19:03:00Z" w16du:dateUtc="2025-04-28T17:03:00Z">
                  <w:rPr>
                    <w:rFonts w:ascii="Times New Roman" w:hAnsi="Times New Roman" w:cs="Times New Roman"/>
                    <w:iCs/>
                    <w:sz w:val="18"/>
                    <w:szCs w:val="18"/>
                  </w:rPr>
                </w:rPrChange>
              </w:rPr>
              <w:t>TimoCom</w:t>
            </w:r>
            <w:proofErr w:type="spellEnd"/>
            <w:r w:rsidR="00D01A38">
              <w:rPr>
                <w:rFonts w:ascii="Times New Roman" w:hAnsi="Times New Roman" w:cs="Times New Roman"/>
                <w:iCs/>
                <w:sz w:val="19"/>
                <w:szCs w:val="19"/>
              </w:rPr>
              <w:t xml:space="preserve"> GmbH</w:t>
            </w:r>
          </w:p>
        </w:tc>
        <w:tc>
          <w:tcPr>
            <w:tcW w:w="2410" w:type="dxa"/>
            <w:vAlign w:val="bottom"/>
            <w:tcPrChange w:id="211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49A11F72" w14:textId="0F9E2F67" w:rsidR="00D33116" w:rsidRPr="004D69B5" w:rsidRDefault="00D33116" w:rsidP="004D69B5">
            <w:pPr>
              <w:pStyle w:val="Ort"/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212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i w:val="0"/>
                <w:iCs/>
                <w:sz w:val="19"/>
                <w:szCs w:val="19"/>
                <w:rPrChange w:id="213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iCs/>
                    <w:sz w:val="18"/>
                    <w:szCs w:val="18"/>
                  </w:rPr>
                </w:rPrChange>
              </w:rPr>
              <w:t>Erkrath</w:t>
            </w:r>
          </w:p>
        </w:tc>
      </w:tr>
      <w:tr w:rsidR="00D33116" w:rsidRPr="004D69B5" w14:paraId="16C6F7AD" w14:textId="77777777" w:rsidTr="004D69B5">
        <w:trPr>
          <w:trHeight w:val="20"/>
          <w:trPrChange w:id="214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215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5D8760E9" w14:textId="75625032" w:rsidR="00D33116" w:rsidRPr="004D69B5" w:rsidRDefault="00D33116" w:rsidP="004D69B5">
            <w:pPr>
              <w:rPr>
                <w:rFonts w:ascii="Times New Roman" w:hAnsi="Times New Roman" w:cs="Times New Roman"/>
                <w:b/>
                <w:i/>
                <w:sz w:val="19"/>
                <w:szCs w:val="19"/>
                <w:rPrChange w:id="216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217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Werkstudent</w:t>
            </w:r>
            <w:r w:rsidR="004D69B5" w:rsidRPr="004D69B5">
              <w:rPr>
                <w:rFonts w:ascii="Times New Roman" w:hAnsi="Times New Roman" w:cs="Times New Roman"/>
                <w:i/>
                <w:sz w:val="19"/>
                <w:szCs w:val="19"/>
              </w:rPr>
              <w:t>in</w:t>
            </w: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218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 xml:space="preserve"> im Sales- </w:t>
            </w:r>
            <w:r w:rsidR="004D69B5" w:rsidRPr="004D69B5">
              <w:rPr>
                <w:rFonts w:ascii="Times New Roman" w:hAnsi="Times New Roman" w:cs="Times New Roman"/>
                <w:i/>
                <w:sz w:val="19"/>
                <w:szCs w:val="19"/>
              </w:rPr>
              <w:t>und</w:t>
            </w:r>
            <w:del w:id="219" w:author="Sarah Bergmann" w:date="2025-04-28T18:57:00Z" w16du:dateUtc="2025-04-28T16:57:00Z">
              <w:r w:rsidRPr="004D69B5" w:rsidDel="004D69B5">
                <w:rPr>
                  <w:rFonts w:ascii="Times New Roman" w:hAnsi="Times New Roman" w:cs="Times New Roman"/>
                  <w:i/>
                  <w:sz w:val="19"/>
                  <w:szCs w:val="19"/>
                  <w:rPrChange w:id="220" w:author="Sarah Bergmann" w:date="2025-04-28T19:03:00Z" w16du:dateUtc="2025-04-28T17:03:00Z">
                    <w:rPr>
                      <w:rFonts w:ascii="Times New Roman" w:hAnsi="Times New Roman" w:cs="Times New Roman"/>
                      <w:i/>
                      <w:sz w:val="18"/>
                      <w:szCs w:val="18"/>
                    </w:rPr>
                  </w:rPrChange>
                </w:rPr>
                <w:delText>&amp;</w:delText>
              </w:r>
            </w:del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22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 xml:space="preserve"> Partner</w:t>
            </w:r>
            <w:ins w:id="222" w:author="Sarah Bergmann" w:date="2025-04-28T18:57:00Z" w16du:dateUtc="2025-04-28T16:57:00Z">
              <w:r w:rsidR="004D69B5" w:rsidRPr="004D69B5">
                <w:rPr>
                  <w:rFonts w:ascii="Times New Roman" w:hAnsi="Times New Roman" w:cs="Times New Roman"/>
                  <w:i/>
                  <w:sz w:val="19"/>
                  <w:szCs w:val="19"/>
                </w:rPr>
                <w:t>-</w:t>
              </w:r>
            </w:ins>
            <w:del w:id="223" w:author="Sarah Bergmann" w:date="2025-04-28T18:57:00Z" w16du:dateUtc="2025-04-28T16:57:00Z">
              <w:r w:rsidRPr="004D69B5" w:rsidDel="004D69B5">
                <w:rPr>
                  <w:rFonts w:ascii="Times New Roman" w:hAnsi="Times New Roman" w:cs="Times New Roman"/>
                  <w:i/>
                  <w:sz w:val="19"/>
                  <w:szCs w:val="19"/>
                  <w:rPrChange w:id="224" w:author="Sarah Bergmann" w:date="2025-04-28T19:03:00Z" w16du:dateUtc="2025-04-28T17:03:00Z">
                    <w:rPr>
                      <w:rFonts w:ascii="Times New Roman" w:hAnsi="Times New Roman" w:cs="Times New Roman"/>
                      <w:i/>
                      <w:sz w:val="18"/>
                      <w:szCs w:val="18"/>
                    </w:rPr>
                  </w:rPrChange>
                </w:rPr>
                <w:delText xml:space="preserve"> </w:delText>
              </w:r>
            </w:del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22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Management</w:t>
            </w:r>
          </w:p>
        </w:tc>
        <w:tc>
          <w:tcPr>
            <w:tcW w:w="2410" w:type="dxa"/>
            <w:vAlign w:val="bottom"/>
            <w:tcPrChange w:id="226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2D9DB8CA" w14:textId="47B3268D" w:rsidR="00D33116" w:rsidRPr="004D69B5" w:rsidRDefault="00D33116" w:rsidP="004D69B5">
            <w:pPr>
              <w:pStyle w:val="DATUM"/>
              <w:jc w:val="right"/>
              <w:rPr>
                <w:rFonts w:ascii="Times New Roman" w:hAnsi="Times New Roman" w:cs="Times New Roman"/>
                <w:b/>
                <w:bCs/>
                <w:i/>
                <w:sz w:val="19"/>
                <w:szCs w:val="19"/>
                <w:rPrChange w:id="227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i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lang w:val="en-US"/>
                <w:rPrChange w:id="228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  <w:lang w:val="en-US"/>
                  </w:rPr>
                </w:rPrChange>
              </w:rPr>
              <w:t>10/2023 – 05/2024</w:t>
            </w:r>
          </w:p>
        </w:tc>
      </w:tr>
      <w:tr w:rsidR="00D33116" w:rsidRPr="004D69B5" w14:paraId="7660C4BA" w14:textId="77777777" w:rsidTr="004D69B5">
        <w:trPr>
          <w:trHeight w:val="57"/>
          <w:trPrChange w:id="229" w:author="Sarah Bergmann" w:date="2025-04-28T18:59:00Z" w16du:dateUtc="2025-04-28T16:59:00Z">
            <w:trPr>
              <w:gridBefore w:val="1"/>
              <w:gridAfter w:val="0"/>
              <w:trHeight w:val="57"/>
            </w:trPr>
          </w:trPrChange>
        </w:trPr>
        <w:tc>
          <w:tcPr>
            <w:tcW w:w="10632" w:type="dxa"/>
            <w:gridSpan w:val="3"/>
            <w:vAlign w:val="bottom"/>
            <w:tcPrChange w:id="230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60432FAE" w14:textId="23D30CC1" w:rsidR="00505056" w:rsidRPr="00C06D53" w:rsidDel="004D69B5" w:rsidRDefault="00D33116">
            <w:pPr>
              <w:pStyle w:val="Bullets"/>
              <w:numPr>
                <w:ilvl w:val="0"/>
                <w:numId w:val="41"/>
              </w:numPr>
              <w:rPr>
                <w:ins w:id="231" w:author="Catharina Freier" w:date="2025-04-27T16:46:00Z" w16du:dateUtc="2025-04-27T14:46:00Z"/>
                <w:del w:id="232" w:author="Sarah Bergmann" w:date="2025-04-28T18:59:00Z" w16du:dateUtc="2025-04-28T16:59:00Z"/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</w:pPr>
            <w:del w:id="233" w:author="Sarah Bergmann" w:date="2025-04-28T18:59:00Z" w16du:dateUtc="2025-04-28T16:59:00Z">
              <w:r w:rsidRPr="00C06D53" w:rsidDel="004D69B5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234" w:author="Sarah Bergmann" w:date="2025-04-28T19:03:00Z" w16du:dateUtc="2025-04-28T17:03:00Z">
                    <w:rPr>
                      <w:rFonts w:ascii="Times New Roman" w:hAnsi="Times New Roman" w:cs="Times New Roman"/>
                      <w:iCs w:val="0"/>
                      <w:sz w:val="18"/>
                      <w:szCs w:val="18"/>
                      <w:lang w:val="de-AT"/>
                    </w:rPr>
                  </w:rPrChange>
                </w:rPr>
                <w:delText xml:space="preserve">TimoCom GmbH ist eine europaweit agierende IT-Firma, spezialisiert auf das Anbieten von Software </w:delText>
              </w:r>
            </w:del>
          </w:p>
          <w:p w14:paraId="4CD590FE" w14:textId="0D46EC31" w:rsidR="00D33116" w:rsidRPr="00C06D53" w:rsidDel="004D69B5" w:rsidRDefault="00D33116">
            <w:pPr>
              <w:pStyle w:val="Bullets"/>
              <w:numPr>
                <w:ilvl w:val="0"/>
                <w:numId w:val="0"/>
              </w:numPr>
              <w:ind w:left="567"/>
              <w:rPr>
                <w:del w:id="235" w:author="Sarah Bergmann" w:date="2025-04-28T18:59:00Z" w16du:dateUtc="2025-04-28T16:59:00Z"/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36" w:author="Sarah Bergmann" w:date="2025-04-28T19:03:00Z" w16du:dateUtc="2025-04-28T17:03:00Z">
                  <w:rPr>
                    <w:del w:id="237" w:author="Sarah Bergmann" w:date="2025-04-28T18:59:00Z" w16du:dateUtc="2025-04-28T16:59:00Z"/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pPrChange w:id="238" w:author="Sarah Bergmann" w:date="2025-04-28T19:03:00Z" w16du:dateUtc="2025-04-28T17:03:00Z">
                <w:pPr>
                  <w:pStyle w:val="Bullets"/>
                  <w:numPr>
                    <w:numId w:val="41"/>
                  </w:numPr>
                  <w:ind w:left="567" w:hanging="340"/>
                </w:pPr>
              </w:pPrChange>
            </w:pPr>
            <w:del w:id="239" w:author="Sarah Bergmann" w:date="2025-04-28T18:59:00Z" w16du:dateUtc="2025-04-28T16:59:00Z">
              <w:r w:rsidRPr="00C06D53" w:rsidDel="004D69B5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240" w:author="Sarah Bergmann" w:date="2025-04-28T19:03:00Z" w16du:dateUtc="2025-04-28T17:03:00Z">
                    <w:rPr>
                      <w:rFonts w:ascii="Times New Roman" w:hAnsi="Times New Roman" w:cs="Times New Roman"/>
                      <w:iCs w:val="0"/>
                      <w:sz w:val="18"/>
                      <w:szCs w:val="18"/>
                      <w:lang w:val="de-AT"/>
                    </w:rPr>
                  </w:rPrChange>
                </w:rPr>
                <w:delText>im Supply-Chain-Management, insbesondere im Logistik-Prozess</w:delText>
              </w:r>
            </w:del>
          </w:p>
          <w:p w14:paraId="0D377C36" w14:textId="77777777" w:rsidR="00505056" w:rsidRPr="00C06D53" w:rsidDel="004D69B5" w:rsidRDefault="005A32C0">
            <w:pPr>
              <w:pStyle w:val="Bullets"/>
              <w:numPr>
                <w:ilvl w:val="0"/>
                <w:numId w:val="41"/>
              </w:numPr>
              <w:rPr>
                <w:ins w:id="241" w:author="Catharina Freier" w:date="2025-04-27T16:47:00Z" w16du:dateUtc="2025-04-27T14:47:00Z"/>
                <w:del w:id="242" w:author="Sarah Bergmann" w:date="2025-04-28T19:00:00Z" w16du:dateUtc="2025-04-28T17:00:00Z"/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43" w:author="Sarah Bergmann" w:date="2025-04-28T19:03:00Z" w16du:dateUtc="2025-04-28T17:03:00Z">
                  <w:rPr>
                    <w:rFonts w:ascii="Times New Roman" w:hAnsi="Times New Roman" w:cs="Times New Roman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Ableitung von KPIs und Handlungsempfehlungen zur Markteinführung eines neuen IT-Produkts </w:t>
            </w:r>
          </w:p>
          <w:p w14:paraId="7D9F4076" w14:textId="0C9A0ED3" w:rsidR="005A32C0" w:rsidRPr="00C06D53" w:rsidRDefault="005A32C0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44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45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basierend auf umfassenden Markt- und Wettbewerbsanalysen sowie Identifikation der Points </w:t>
            </w:r>
            <w:proofErr w:type="spellStart"/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46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of</w:t>
            </w:r>
            <w:proofErr w:type="spellEnd"/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47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Sale (POS)</w:t>
            </w:r>
          </w:p>
          <w:p w14:paraId="132465C4" w14:textId="25F1AAAB" w:rsidR="00D33116" w:rsidRPr="004D69B5" w:rsidRDefault="005A32C0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4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4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Systematische</w:t>
            </w:r>
            <w:r w:rsidR="0061409A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5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</w:t>
            </w:r>
            <w:r w:rsidR="00D33116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51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Aufbereitung</w:t>
            </w:r>
            <w:r w:rsidR="0061409A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5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und Qualifizierung </w:t>
            </w:r>
            <w:r w:rsidR="00D33116" w:rsidRPr="00C06D53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5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von Leads und Kundenkontakten</w:t>
            </w:r>
            <w:r w:rsidR="0061409A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54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für den Sales</w:t>
            </w:r>
            <w:r w:rsidR="00D80B70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55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-P</w:t>
            </w:r>
            <w:r w:rsidR="0061409A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56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rozess</w:t>
            </w:r>
          </w:p>
        </w:tc>
      </w:tr>
      <w:tr w:rsidR="00D33116" w:rsidRPr="004D69B5" w14:paraId="0A0FFCF6" w14:textId="77777777" w:rsidTr="004D69B5">
        <w:trPr>
          <w:trHeight w:val="283"/>
          <w:trPrChange w:id="257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258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30382087" w14:textId="2365F65B" w:rsidR="00D33116" w:rsidRPr="004D69B5" w:rsidRDefault="00D33116" w:rsidP="004D69B5">
            <w:pPr>
              <w:rPr>
                <w:rFonts w:ascii="Times New Roman" w:hAnsi="Times New Roman" w:cs="Times New Roman"/>
                <w:b/>
                <w:i/>
                <w:sz w:val="19"/>
                <w:szCs w:val="19"/>
                <w:lang w:val="en-US"/>
                <w:rPrChange w:id="259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/>
                    <w:sz w:val="18"/>
                    <w:szCs w:val="18"/>
                    <w:lang w:val="en-US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260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>Praktikant</w:t>
            </w:r>
            <w:r w:rsidR="004D69B5" w:rsidRPr="004D69B5">
              <w:rPr>
                <w:rFonts w:ascii="Times New Roman" w:hAnsi="Times New Roman" w:cs="Times New Roman"/>
                <w:i/>
                <w:sz w:val="19"/>
                <w:szCs w:val="19"/>
              </w:rPr>
              <w:t>in</w:t>
            </w:r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rPrChange w:id="26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rPrChange>
              </w:rPr>
              <w:t xml:space="preserve"> im Key Account Management</w:t>
            </w:r>
          </w:p>
        </w:tc>
        <w:tc>
          <w:tcPr>
            <w:tcW w:w="2410" w:type="dxa"/>
            <w:vAlign w:val="bottom"/>
            <w:tcPrChange w:id="262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7444AF8F" w14:textId="5A1B5B34" w:rsidR="00D33116" w:rsidRPr="004D69B5" w:rsidRDefault="00D33116" w:rsidP="004D69B5">
            <w:pPr>
              <w:pStyle w:val="DATUM"/>
              <w:jc w:val="right"/>
              <w:rPr>
                <w:rFonts w:ascii="Times New Roman" w:hAnsi="Times New Roman" w:cs="Times New Roman"/>
                <w:b/>
                <w:bCs/>
                <w:i/>
                <w:sz w:val="19"/>
                <w:szCs w:val="19"/>
                <w:rPrChange w:id="263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i/>
                    <w:sz w:val="18"/>
                    <w:szCs w:val="18"/>
                  </w:rPr>
                </w:rPrChange>
              </w:rPr>
            </w:pPr>
            <w:del w:id="264" w:author="Sarah Bergmann" w:date="2025-04-28T19:00:00Z" w16du:dateUtc="2025-04-28T17:00:00Z">
              <w:r w:rsidRPr="004D69B5" w:rsidDel="004D69B5">
                <w:rPr>
                  <w:rFonts w:ascii="Times New Roman" w:hAnsi="Times New Roman" w:cs="Times New Roman"/>
                  <w:i/>
                  <w:sz w:val="19"/>
                  <w:szCs w:val="19"/>
                  <w:lang w:val="en-US"/>
                  <w:rPrChange w:id="265" w:author="Sarah Bergmann" w:date="2025-04-28T19:03:00Z" w16du:dateUtc="2025-04-28T17:03:00Z">
                    <w:rPr>
                      <w:rFonts w:ascii="Times New Roman" w:hAnsi="Times New Roman" w:cs="Times New Roman"/>
                      <w:i/>
                      <w:sz w:val="18"/>
                      <w:szCs w:val="18"/>
                      <w:lang w:val="en-US"/>
                    </w:rPr>
                  </w:rPrChange>
                </w:rPr>
                <w:delText xml:space="preserve">09/2023 – </w:delText>
              </w:r>
            </w:del>
            <w:r w:rsidRPr="004D69B5">
              <w:rPr>
                <w:rFonts w:ascii="Times New Roman" w:hAnsi="Times New Roman" w:cs="Times New Roman"/>
                <w:i/>
                <w:sz w:val="19"/>
                <w:szCs w:val="19"/>
                <w:lang w:val="en-US"/>
                <w:rPrChange w:id="266" w:author="Sarah Bergmann" w:date="2025-04-28T19:03:00Z" w16du:dateUtc="2025-04-28T17:03:00Z">
                  <w:rPr>
                    <w:rFonts w:ascii="Times New Roman" w:hAnsi="Times New Roman" w:cs="Times New Roman"/>
                    <w:i/>
                    <w:sz w:val="18"/>
                    <w:szCs w:val="18"/>
                    <w:lang w:val="en-US"/>
                  </w:rPr>
                </w:rPrChange>
              </w:rPr>
              <w:t>09/2023</w:t>
            </w:r>
          </w:p>
        </w:tc>
      </w:tr>
      <w:tr w:rsidR="00D33116" w:rsidRPr="004D69B5" w14:paraId="4C00CD42" w14:textId="77777777" w:rsidTr="004D69B5">
        <w:trPr>
          <w:trHeight w:val="20"/>
          <w:trPrChange w:id="267" w:author="Sarah Bergmann" w:date="2025-04-28T19:00:00Z" w16du:dateUtc="2025-04-28T17:00:00Z">
            <w:trPr>
              <w:gridBefore w:val="1"/>
              <w:gridAfter w:val="0"/>
              <w:trHeight w:val="113"/>
            </w:trPr>
          </w:trPrChange>
        </w:trPr>
        <w:tc>
          <w:tcPr>
            <w:tcW w:w="10632" w:type="dxa"/>
            <w:gridSpan w:val="3"/>
            <w:vAlign w:val="bottom"/>
            <w:tcPrChange w:id="268" w:author="Sarah Bergmann" w:date="2025-04-28T19:00:00Z" w16du:dateUtc="2025-04-28T17:00:00Z">
              <w:tcPr>
                <w:tcW w:w="10916" w:type="dxa"/>
                <w:gridSpan w:val="5"/>
                <w:vAlign w:val="bottom"/>
              </w:tcPr>
            </w:tcPrChange>
          </w:tcPr>
          <w:p w14:paraId="7D81D4BA" w14:textId="7A54D5A8" w:rsidR="00D33116" w:rsidRPr="004D69B5" w:rsidRDefault="00D33116" w:rsidP="004D69B5">
            <w:pPr>
              <w:pStyle w:val="Bullets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6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7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Erstellung </w:t>
            </w:r>
            <w:r w:rsidR="0061409A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71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interner Präsentationen und Flyer zur Unterstützung bei Kundenmeetings</w:t>
            </w:r>
          </w:p>
          <w:p w14:paraId="746118C9" w14:textId="33DBAFF7" w:rsidR="00D33116" w:rsidRPr="004D69B5" w:rsidRDefault="0061409A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7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7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Analyse</w:t>
            </w:r>
            <w:r w:rsidR="00D33116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74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von Profil</w:t>
            </w:r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75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- und Konto</w:t>
            </w:r>
            <w:r w:rsidR="00D33116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76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daten </w:t>
            </w:r>
            <w:del w:id="277" w:author="Catharina Freier" w:date="2025-04-27T16:47:00Z" w16du:dateUtc="2025-04-27T14:47:00Z">
              <w:r w:rsidRPr="004D69B5" w:rsidDel="00505056">
                <w:rPr>
                  <w:rFonts w:ascii="Times New Roman" w:hAnsi="Times New Roman" w:cs="Times New Roman"/>
                  <w:i w:val="0"/>
                  <w:sz w:val="19"/>
                  <w:szCs w:val="19"/>
                  <w:lang w:val="de-AT"/>
                  <w:rPrChange w:id="278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sz w:val="18"/>
                      <w:szCs w:val="18"/>
                      <w:lang w:val="de-AT"/>
                    </w:rPr>
                  </w:rPrChange>
                </w:rPr>
                <w:delText>wie auch</w:delText>
              </w:r>
            </w:del>
            <w:r w:rsidR="00505056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  <w:t>sowie</w:t>
            </w:r>
            <w:r w:rsidR="00D33116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7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Partnerverträgen </w:t>
            </w:r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28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mit Fokus auf finanzielle Bewertung</w:t>
            </w:r>
          </w:p>
        </w:tc>
      </w:tr>
      <w:tr w:rsidR="00D33116" w:rsidRPr="004D69B5" w14:paraId="414B4085" w14:textId="77777777" w:rsidTr="004D69B5">
        <w:trPr>
          <w:trHeight w:val="397"/>
          <w:trPrChange w:id="281" w:author="Sarah Bergmann" w:date="2025-04-28T19:03:00Z" w16du:dateUtc="2025-04-28T17:03:00Z">
            <w:trPr>
              <w:gridBefore w:val="2"/>
              <w:trHeight w:val="397"/>
            </w:trPr>
          </w:trPrChange>
        </w:trPr>
        <w:tc>
          <w:tcPr>
            <w:tcW w:w="10632" w:type="dxa"/>
            <w:gridSpan w:val="3"/>
            <w:tcBorders>
              <w:bottom w:val="single" w:sz="4" w:space="0" w:color="auto"/>
            </w:tcBorders>
            <w:vAlign w:val="bottom"/>
            <w:tcPrChange w:id="282" w:author="Sarah Bergmann" w:date="2025-04-28T19:03:00Z" w16du:dateUtc="2025-04-28T17:03:00Z">
              <w:tcPr>
                <w:tcW w:w="10916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1A1B7CE9" w:rsidR="00D33116" w:rsidRPr="004D69B5" w:rsidRDefault="00D33116" w:rsidP="004D69B5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4"/>
                <w:szCs w:val="24"/>
              </w:rPr>
            </w:pPr>
            <w:r w:rsidRPr="004D69B5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D33116" w:rsidRPr="004D69B5" w14:paraId="74251178" w14:textId="77777777" w:rsidTr="004D69B5">
        <w:trPr>
          <w:trHeight w:val="340"/>
          <w:trPrChange w:id="283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  <w:tcPrChange w:id="284" w:author="Sarah Bergmann" w:date="2025-04-28T18:59:00Z" w16du:dateUtc="2025-04-28T16:59:00Z">
              <w:tcPr>
                <w:tcW w:w="8364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6A7D26D3" w:rsidR="00D33116" w:rsidRPr="004D69B5" w:rsidRDefault="00D33116" w:rsidP="004D69B5">
            <w:pPr>
              <w:pStyle w:val="Unternehmen"/>
              <w:rPr>
                <w:rFonts w:ascii="Times New Roman" w:hAnsi="Times New Roman" w:cs="Times New Roman"/>
                <w:bCs/>
                <w:sz w:val="19"/>
                <w:szCs w:val="19"/>
                <w:lang w:val="en-US"/>
                <w:rPrChange w:id="285" w:author="Sarah Bergmann" w:date="2025-04-28T19:03:00Z" w16du:dateUtc="2025-04-28T17:03:00Z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en-US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sz w:val="19"/>
                <w:szCs w:val="19"/>
                <w:lang w:val="en-US"/>
                <w:rPrChange w:id="286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en-US"/>
                  </w:rPr>
                </w:rPrChange>
              </w:rPr>
              <w:t>Act Student Consulting</w:t>
            </w:r>
            <w:r w:rsidR="00D01A38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 xml:space="preserve"> </w:t>
            </w:r>
            <w:proofErr w:type="spellStart"/>
            <w:r w:rsidR="00D01A38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e.V.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</w:tcBorders>
            <w:vAlign w:val="bottom"/>
            <w:tcPrChange w:id="287" w:author="Sarah Bergmann" w:date="2025-04-28T18:59:00Z" w16du:dateUtc="2025-04-28T16:59:00Z">
              <w:tcPr>
                <w:tcW w:w="255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3006F0CE" w:rsidR="00D33116" w:rsidRPr="004D69B5" w:rsidRDefault="001D78E2" w:rsidP="004D69B5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z w:val="19"/>
                <w:szCs w:val="19"/>
                <w:rPrChange w:id="288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i w:val="0"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bCs/>
                <w:i w:val="0"/>
                <w:sz w:val="19"/>
                <w:szCs w:val="19"/>
                <w:rPrChange w:id="289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i w:val="0"/>
                    <w:sz w:val="18"/>
                    <w:szCs w:val="18"/>
                  </w:rPr>
                </w:rPrChange>
              </w:rPr>
              <w:t>Essen</w:t>
            </w:r>
          </w:p>
        </w:tc>
      </w:tr>
      <w:tr w:rsidR="00D33116" w:rsidRPr="004D69B5" w14:paraId="4F59C612" w14:textId="77777777" w:rsidTr="004D69B5">
        <w:trPr>
          <w:trHeight w:val="20"/>
          <w:trPrChange w:id="290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291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32F07601" w14:textId="0F5009F2" w:rsidR="00D33116" w:rsidRPr="004D69B5" w:rsidRDefault="00D33116" w:rsidP="004D69B5">
            <w:pPr>
              <w:rPr>
                <w:rFonts w:ascii="Times New Roman" w:hAnsi="Times New Roman" w:cs="Times New Roman"/>
                <w:i/>
                <w:iCs/>
                <w:sz w:val="19"/>
                <w:szCs w:val="19"/>
                <w:lang w:val="de-AT"/>
                <w:rPrChange w:id="29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29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Vorstand für Finanzen &amp; Recht der studentischen Unternehmensberatung der Uni</w:t>
            </w:r>
            <w:r w:rsidR="001D78E2"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29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versität</w:t>
            </w: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29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 xml:space="preserve"> Duisburg</w:t>
            </w:r>
            <w:r w:rsidR="001D78E2"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296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-</w:t>
            </w: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297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Essen</w:t>
            </w:r>
          </w:p>
        </w:tc>
        <w:tc>
          <w:tcPr>
            <w:tcW w:w="2410" w:type="dxa"/>
            <w:vAlign w:val="bottom"/>
            <w:tcPrChange w:id="298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45DD2178" w14:textId="7D723B82" w:rsidR="00D33116" w:rsidRPr="004D69B5" w:rsidRDefault="00D33116" w:rsidP="004D69B5">
            <w:pPr>
              <w:pStyle w:val="DATUM"/>
              <w:jc w:val="right"/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29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00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0</w:t>
            </w:r>
            <w:r w:rsidR="001D78E2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0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9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0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/20</w:t>
            </w:r>
            <w:r w:rsidR="001D78E2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0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24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0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 xml:space="preserve"> – </w:t>
            </w:r>
            <w:proofErr w:type="spellStart"/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0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heute</w:t>
            </w:r>
            <w:proofErr w:type="spellEnd"/>
          </w:p>
        </w:tc>
      </w:tr>
      <w:tr w:rsidR="001D78E2" w:rsidRPr="004D69B5" w14:paraId="02437711" w14:textId="77777777" w:rsidTr="004D69B5">
        <w:trPr>
          <w:trHeight w:val="113"/>
          <w:trPrChange w:id="306" w:author="Sarah Bergmann" w:date="2025-04-28T18:59:00Z" w16du:dateUtc="2025-04-28T16:59:00Z">
            <w:trPr>
              <w:gridBefore w:val="1"/>
              <w:gridAfter w:val="0"/>
              <w:trHeight w:val="113"/>
            </w:trPr>
          </w:trPrChange>
        </w:trPr>
        <w:tc>
          <w:tcPr>
            <w:tcW w:w="10632" w:type="dxa"/>
            <w:gridSpan w:val="3"/>
            <w:vAlign w:val="bottom"/>
            <w:tcPrChange w:id="307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36572616" w14:textId="77777777" w:rsidR="00505056" w:rsidRPr="00C06D53" w:rsidDel="004D69B5" w:rsidRDefault="001D78E2">
            <w:pPr>
              <w:pStyle w:val="Bullets"/>
              <w:numPr>
                <w:ilvl w:val="0"/>
                <w:numId w:val="41"/>
              </w:numPr>
              <w:rPr>
                <w:ins w:id="308" w:author="Catharina Freier" w:date="2025-04-27T16:48:00Z" w16du:dateUtc="2025-04-27T14:48:00Z"/>
                <w:del w:id="309" w:author="Sarah Bergmann" w:date="2025-04-28T19:02:00Z" w16du:dateUtc="2025-04-28T17:02:00Z"/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</w:rPr>
            </w:pP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10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>Steigerung der Mitgliederquote um 200</w:t>
            </w:r>
            <w:ins w:id="311" w:author="Catharina Freier" w:date="2025-04-27T16:47:00Z" w16du:dateUtc="2025-04-27T14:47:00Z">
              <w:r w:rsidR="00505056" w:rsidRPr="00C06D53">
                <w:rPr>
                  <w:rFonts w:ascii="Times New Roman" w:hAnsi="Times New Roman" w:cs="Times New Roman"/>
                  <w:i w:val="0"/>
                  <w:iCs w:val="0"/>
                  <w:sz w:val="19"/>
                  <w:szCs w:val="19"/>
                  <w:lang w:val="de-AT"/>
                </w:rPr>
                <w:t xml:space="preserve"> </w:t>
              </w:r>
            </w:ins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12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 xml:space="preserve">% durch die </w:t>
            </w:r>
            <w:r w:rsidR="0061409A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13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>Entwicklung</w:t>
            </w: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14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 xml:space="preserve"> und </w:t>
            </w:r>
            <w:r w:rsidR="0061409A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15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>Umsetzung</w:t>
            </w: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16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 xml:space="preserve"> </w:t>
            </w:r>
          </w:p>
          <w:p w14:paraId="142A604B" w14:textId="162F798F" w:rsidR="001D78E2" w:rsidRPr="00C06D53" w:rsidRDefault="001D78E2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17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1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eines innovativen Marketing- und Workshopkonzepts </w:t>
            </w:r>
            <w:r w:rsidR="0061409A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1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inner- und außerhalb der Universität</w:t>
            </w:r>
          </w:p>
          <w:p w14:paraId="38BCD405" w14:textId="50D5CC26" w:rsidR="001D78E2" w:rsidRPr="00C06D53" w:rsidRDefault="0061409A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2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21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Konzeption und </w:t>
            </w:r>
            <w:r w:rsidR="001D78E2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2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Moderation</w:t>
            </w: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2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interner</w:t>
            </w:r>
            <w:r w:rsidR="001D78E2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24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Workshops und</w:t>
            </w: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25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</w:t>
            </w:r>
            <w:del w:id="326" w:author="Sarah Bergmann" w:date="2025-04-28T19:03:00Z" w16du:dateUtc="2025-04-28T17:03:00Z">
              <w:r w:rsidRPr="00C06D53" w:rsidDel="004D69B5">
                <w:rPr>
                  <w:rFonts w:ascii="Times New Roman" w:hAnsi="Times New Roman" w:cs="Times New Roman"/>
                  <w:i w:val="0"/>
                  <w:iCs w:val="0"/>
                  <w:sz w:val="19"/>
                  <w:szCs w:val="19"/>
                  <w:lang w:val="de-AT"/>
                  <w:rPrChange w:id="327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iCs w:val="0"/>
                      <w:sz w:val="18"/>
                      <w:szCs w:val="18"/>
                      <w:lang w:val="de-AT"/>
                    </w:rPr>
                  </w:rPrChange>
                </w:rPr>
                <w:delText>-</w:delText>
              </w:r>
            </w:del>
            <w:r w:rsidR="001D78E2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2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Events</w:t>
            </w: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2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sowie mit Partnerunternehmen </w:t>
            </w:r>
          </w:p>
          <w:p w14:paraId="5ACA5D16" w14:textId="77777777" w:rsidR="00505056" w:rsidRPr="00C06D53" w:rsidDel="004D69B5" w:rsidRDefault="0061409A">
            <w:pPr>
              <w:pStyle w:val="Bullets"/>
              <w:numPr>
                <w:ilvl w:val="0"/>
                <w:numId w:val="41"/>
              </w:numPr>
              <w:rPr>
                <w:ins w:id="330" w:author="Catharina Freier" w:date="2025-04-27T16:49:00Z" w16du:dateUtc="2025-04-27T14:49:00Z"/>
                <w:del w:id="331" w:author="Sarah Bergmann" w:date="2025-04-28T19:03:00Z" w16du:dateUtc="2025-04-28T17:03:00Z"/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</w:rPr>
            </w:pP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32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>Aufbau</w:t>
            </w:r>
            <w:r w:rsidR="001D78E2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33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 xml:space="preserve"> eines </w:t>
            </w: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34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 xml:space="preserve">skalierbaren </w:t>
            </w:r>
            <w:r w:rsidR="001D78E2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35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>Pricing</w:t>
            </w:r>
            <w:r w:rsidR="0086164A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36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>-K</w:t>
            </w:r>
            <w:r w:rsidR="001D78E2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37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 xml:space="preserve">onzepts und </w:t>
            </w: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38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 xml:space="preserve">Etablierung neuer Kooperations- </w:t>
            </w:r>
          </w:p>
          <w:p w14:paraId="68CFAD97" w14:textId="2A7E267D" w:rsidR="001D78E2" w:rsidRPr="00C06D53" w:rsidRDefault="0061409A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3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</w:pP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4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und Partnerschaftsformate</w:t>
            </w:r>
            <w:r w:rsidR="001D78E2"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41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</w:t>
            </w:r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4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mit Unternehmen wie PwC, </w:t>
            </w:r>
            <w:proofErr w:type="spellStart"/>
            <w:ins w:id="343" w:author="Sarah Bergmann" w:date="2025-04-28T19:03:00Z" w16du:dateUtc="2025-04-28T17:03:00Z">
              <w:r w:rsidR="004D69B5" w:rsidRPr="00C06D53">
                <w:rPr>
                  <w:rFonts w:ascii="Times New Roman" w:hAnsi="Times New Roman" w:cs="Times New Roman"/>
                  <w:i w:val="0"/>
                  <w:iCs w:val="0"/>
                  <w:sz w:val="19"/>
                  <w:szCs w:val="19"/>
                  <w:lang w:val="de-AT"/>
                </w:rPr>
                <w:t>zeb</w:t>
              </w:r>
            </w:ins>
            <w:proofErr w:type="spellEnd"/>
            <w:del w:id="344" w:author="Sarah Bergmann" w:date="2025-04-28T19:03:00Z" w16du:dateUtc="2025-04-28T17:03:00Z">
              <w:r w:rsidRPr="00C06D53" w:rsidDel="004D69B5">
                <w:rPr>
                  <w:rFonts w:ascii="Times New Roman" w:hAnsi="Times New Roman" w:cs="Times New Roman"/>
                  <w:i w:val="0"/>
                  <w:iCs w:val="0"/>
                  <w:sz w:val="19"/>
                  <w:szCs w:val="19"/>
                  <w:lang w:val="de-AT"/>
                  <w:rPrChange w:id="345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iCs w:val="0"/>
                      <w:sz w:val="18"/>
                      <w:szCs w:val="18"/>
                      <w:lang w:val="de-AT"/>
                    </w:rPr>
                  </w:rPrChange>
                </w:rPr>
                <w:delText>ZEB</w:delText>
              </w:r>
            </w:del>
            <w:r w:rsidRPr="00C06D53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46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und Oscar GmbH</w:t>
            </w:r>
          </w:p>
        </w:tc>
      </w:tr>
      <w:tr w:rsidR="001D78E2" w:rsidRPr="004D69B5" w14:paraId="04BFDD79" w14:textId="77777777" w:rsidTr="004D69B5">
        <w:trPr>
          <w:trHeight w:val="283"/>
          <w:trPrChange w:id="347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348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5D908AF7" w14:textId="5D3D7E49" w:rsidR="001D78E2" w:rsidRPr="004D69B5" w:rsidRDefault="001D78E2" w:rsidP="004D69B5">
            <w:pPr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34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350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Student Consultant der studentischen Unternehmensberatung der Universität Duisburg-Essen</w:t>
            </w:r>
          </w:p>
        </w:tc>
        <w:tc>
          <w:tcPr>
            <w:tcW w:w="2410" w:type="dxa"/>
            <w:vAlign w:val="bottom"/>
            <w:tcPrChange w:id="351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0D2FFB14" w14:textId="218A4BB2" w:rsidR="001D78E2" w:rsidRPr="004D69B5" w:rsidRDefault="001D78E2" w:rsidP="004D69B5">
            <w:pPr>
              <w:pStyle w:val="DATUM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19"/>
                <w:szCs w:val="19"/>
                <w:rPrChange w:id="352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5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 xml:space="preserve">06/2024 – </w:t>
            </w:r>
            <w:proofErr w:type="spellStart"/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5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heute</w:t>
            </w:r>
            <w:proofErr w:type="spellEnd"/>
          </w:p>
        </w:tc>
      </w:tr>
      <w:tr w:rsidR="001D78E2" w:rsidRPr="004D69B5" w14:paraId="66A58453" w14:textId="77777777" w:rsidTr="004D69B5">
        <w:trPr>
          <w:trHeight w:val="113"/>
          <w:trPrChange w:id="355" w:author="Sarah Bergmann" w:date="2025-04-28T18:59:00Z" w16du:dateUtc="2025-04-28T16:59:00Z">
            <w:trPr>
              <w:gridBefore w:val="1"/>
              <w:gridAfter w:val="0"/>
              <w:trHeight w:val="113"/>
            </w:trPr>
          </w:trPrChange>
        </w:trPr>
        <w:tc>
          <w:tcPr>
            <w:tcW w:w="10632" w:type="dxa"/>
            <w:gridSpan w:val="3"/>
            <w:vAlign w:val="bottom"/>
            <w:tcPrChange w:id="356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471066EE" w14:textId="5454EFD7" w:rsidR="00505056" w:rsidRPr="004D69B5" w:rsidRDefault="00517E51" w:rsidP="004D69B5">
            <w:pPr>
              <w:pStyle w:val="Bullets"/>
              <w:numPr>
                <w:ilvl w:val="0"/>
                <w:numId w:val="41"/>
              </w:numPr>
              <w:rPr>
                <w:ins w:id="357" w:author="Catharina Freier" w:date="2025-04-27T16:49:00Z" w16du:dateUtc="2025-04-27T14:49:00Z"/>
                <w:rFonts w:ascii="Times New Roman" w:hAnsi="Times New Roman" w:cs="Times New Roman"/>
                <w:i w:val="0"/>
                <w:iCs w:val="0"/>
                <w:color w:val="auto"/>
                <w:sz w:val="19"/>
                <w:szCs w:val="19"/>
                <w:lang w:val="de-AT"/>
                <w:rPrChange w:id="358" w:author="Sarah Bergmann" w:date="2025-04-28T19:03:00Z" w16du:dateUtc="2025-04-28T17:03:00Z">
                  <w:rPr>
                    <w:ins w:id="359" w:author="Catharina Freier" w:date="2025-04-27T16:49:00Z" w16du:dateUtc="2025-04-27T14:49:00Z"/>
                    <w:rFonts w:ascii="Times New Roman" w:hAnsi="Times New Roman" w:cs="Times New Roman"/>
                    <w:i w:val="0"/>
                    <w:iCs w:val="0"/>
                    <w:sz w:val="19"/>
                    <w:szCs w:val="19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6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Aufbau eines Financial Models für ein Startup im </w:t>
            </w:r>
            <w:del w:id="361" w:author="Catharina Freier" w:date="2025-04-27T16:49:00Z" w16du:dateUtc="2025-04-27T14:49:00Z">
              <w:r w:rsidRPr="004D69B5" w:rsidDel="00505056">
                <w:rPr>
                  <w:rFonts w:ascii="Times New Roman" w:hAnsi="Times New Roman" w:cs="Times New Roman"/>
                  <w:i w:val="0"/>
                  <w:iCs w:val="0"/>
                  <w:sz w:val="19"/>
                  <w:szCs w:val="19"/>
                  <w:lang w:val="de-AT"/>
                  <w:rPrChange w:id="362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iCs w:val="0"/>
                      <w:sz w:val="18"/>
                      <w:szCs w:val="18"/>
                      <w:lang w:val="de-AT"/>
                    </w:rPr>
                  </w:rPrChange>
                </w:rPr>
                <w:delText xml:space="preserve">Bereich </w:delText>
              </w:r>
            </w:del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6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Early Career Solutions </w:t>
            </w:r>
            <w:r w:rsidR="00D01A38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</w:rPr>
              <w:t>Bereich</w:t>
            </w:r>
          </w:p>
          <w:p w14:paraId="50B5B9CB" w14:textId="673A6A64" w:rsidR="001D78E2" w:rsidRPr="004D69B5" w:rsidRDefault="00517E51">
            <w:pPr>
              <w:pStyle w:val="Bullets"/>
              <w:numPr>
                <w:ilvl w:val="0"/>
                <w:numId w:val="0"/>
              </w:numPr>
              <w:ind w:left="567"/>
              <w:rPr>
                <w:rFonts w:ascii="Times New Roman" w:hAnsi="Times New Roman" w:cs="Times New Roman"/>
                <w:i w:val="0"/>
                <w:iCs w:val="0"/>
                <w:color w:val="auto"/>
                <w:sz w:val="19"/>
                <w:szCs w:val="19"/>
                <w:lang w:val="de-AT"/>
                <w:rPrChange w:id="364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color w:val="auto"/>
                    <w:sz w:val="18"/>
                    <w:szCs w:val="18"/>
                    <w:lang w:val="de-AT"/>
                  </w:rPr>
                </w:rPrChange>
              </w:rPr>
              <w:pPrChange w:id="365" w:author="Sarah Bergmann" w:date="2025-04-28T19:03:00Z" w16du:dateUtc="2025-04-28T17:03:00Z">
                <w:pPr>
                  <w:pStyle w:val="Bullets"/>
                  <w:numPr>
                    <w:numId w:val="41"/>
                  </w:numPr>
                  <w:ind w:left="567" w:hanging="340"/>
                </w:pPr>
              </w:pPrChange>
            </w:pPr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66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mit Fokus auf </w:t>
            </w:r>
            <w:r w:rsidR="0061409A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67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strukturierte Projekteinsätze</w:t>
            </w:r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6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für Berufseinsteiger in der Automobilindustrie</w:t>
            </w:r>
          </w:p>
        </w:tc>
      </w:tr>
      <w:tr w:rsidR="001D78E2" w:rsidRPr="004D69B5" w14:paraId="4028871F" w14:textId="77777777" w:rsidTr="004D69B5">
        <w:trPr>
          <w:trHeight w:val="340"/>
          <w:trPrChange w:id="369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370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3B81DA34" w14:textId="2A820DDB" w:rsidR="001D78E2" w:rsidRPr="004D69B5" w:rsidRDefault="001D78E2" w:rsidP="004D69B5">
            <w:pPr>
              <w:pStyle w:val="Unternehmen"/>
              <w:rPr>
                <w:rFonts w:ascii="Times New Roman" w:hAnsi="Times New Roman" w:cs="Times New Roman"/>
                <w:sz w:val="19"/>
                <w:szCs w:val="19"/>
                <w:rPrChange w:id="371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sz w:val="19"/>
                <w:szCs w:val="19"/>
                <w:rPrChange w:id="372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</w:rPr>
                </w:rPrChange>
              </w:rPr>
              <w:t>Akademischer Börsenverein Bochum</w:t>
            </w:r>
            <w:r w:rsidR="00D01A38">
              <w:rPr>
                <w:rFonts w:ascii="Times New Roman" w:hAnsi="Times New Roman" w:cs="Times New Roman"/>
                <w:sz w:val="19"/>
                <w:szCs w:val="19"/>
              </w:rPr>
              <w:t xml:space="preserve"> e.V.</w:t>
            </w:r>
          </w:p>
        </w:tc>
        <w:tc>
          <w:tcPr>
            <w:tcW w:w="2410" w:type="dxa"/>
            <w:vAlign w:val="bottom"/>
            <w:tcPrChange w:id="373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7F9CDF1E" w14:textId="6E6E9D8F" w:rsidR="001D78E2" w:rsidRPr="004D69B5" w:rsidRDefault="001D78E2" w:rsidP="004D69B5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z w:val="19"/>
                <w:szCs w:val="19"/>
                <w:rPrChange w:id="374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i w:val="0"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bCs/>
                <w:i w:val="0"/>
                <w:sz w:val="19"/>
                <w:szCs w:val="19"/>
                <w:rPrChange w:id="375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i w:val="0"/>
                    <w:sz w:val="18"/>
                    <w:szCs w:val="18"/>
                  </w:rPr>
                </w:rPrChange>
              </w:rPr>
              <w:t>Bochum</w:t>
            </w:r>
          </w:p>
        </w:tc>
      </w:tr>
      <w:tr w:rsidR="001D78E2" w:rsidRPr="004D69B5" w14:paraId="7B2F81B2" w14:textId="77777777" w:rsidTr="004D69B5">
        <w:trPr>
          <w:trHeight w:val="20"/>
          <w:trPrChange w:id="376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377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099DE2C5" w14:textId="3BDAC7FA" w:rsidR="001D78E2" w:rsidRPr="004D69B5" w:rsidRDefault="001D78E2" w:rsidP="004D69B5">
            <w:pPr>
              <w:rPr>
                <w:rFonts w:ascii="Times New Roman" w:hAnsi="Times New Roman" w:cs="Times New Roman"/>
                <w:i/>
                <w:iCs/>
                <w:sz w:val="19"/>
                <w:szCs w:val="19"/>
                <w:lang w:val="de-AT"/>
                <w:rPrChange w:id="378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37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Vorstand für Marketing unter der Leitung des DACH-Verbandes BVH</w:t>
            </w:r>
          </w:p>
        </w:tc>
        <w:tc>
          <w:tcPr>
            <w:tcW w:w="2410" w:type="dxa"/>
            <w:vAlign w:val="bottom"/>
            <w:tcPrChange w:id="380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091163D4" w14:textId="6E5B0441" w:rsidR="001D78E2" w:rsidRPr="004D69B5" w:rsidRDefault="0061409A" w:rsidP="004D69B5">
            <w:pPr>
              <w:pStyle w:val="DATUM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19"/>
                <w:szCs w:val="19"/>
                <w:rPrChange w:id="381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8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1</w:t>
            </w:r>
            <w:r w:rsidR="00B44721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8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0/</w:t>
            </w:r>
            <w:r w:rsidR="001D78E2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8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 xml:space="preserve">2024 – </w:t>
            </w:r>
            <w:proofErr w:type="spellStart"/>
            <w:r w:rsidR="001D78E2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38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heute</w:t>
            </w:r>
            <w:proofErr w:type="spellEnd"/>
          </w:p>
        </w:tc>
      </w:tr>
      <w:tr w:rsidR="001D78E2" w:rsidRPr="004D69B5" w14:paraId="2618F0FF" w14:textId="77777777" w:rsidTr="004D69B5">
        <w:trPr>
          <w:trHeight w:val="113"/>
          <w:trPrChange w:id="386" w:author="Sarah Bergmann" w:date="2025-04-28T18:59:00Z" w16du:dateUtc="2025-04-28T16:59:00Z">
            <w:trPr>
              <w:gridBefore w:val="1"/>
              <w:gridAfter w:val="0"/>
              <w:trHeight w:val="113"/>
            </w:trPr>
          </w:trPrChange>
        </w:trPr>
        <w:tc>
          <w:tcPr>
            <w:tcW w:w="10632" w:type="dxa"/>
            <w:gridSpan w:val="3"/>
            <w:vAlign w:val="bottom"/>
            <w:tcPrChange w:id="387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16132EA3" w14:textId="28602480" w:rsidR="001D78E2" w:rsidRPr="004D69B5" w:rsidRDefault="0061409A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8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8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Verstärkung</w:t>
            </w:r>
            <w:r w:rsidR="001D78E2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9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</w:t>
            </w:r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91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des</w:t>
            </w:r>
            <w:r w:rsidR="001D78E2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9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Marketing-Konzepts </w:t>
            </w:r>
            <w:r w:rsidR="00517E51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9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mit</w:t>
            </w:r>
            <w:r w:rsidR="001D78E2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94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Google Ad Grants von über </w:t>
            </w:r>
            <w:r w:rsidR="004D69B5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</w:rPr>
              <w:t>10.000</w:t>
            </w:r>
            <w:del w:id="395" w:author="Sarah Bergmann" w:date="2025-04-28T19:02:00Z" w16du:dateUtc="2025-04-28T17:02:00Z">
              <w:r w:rsidR="001D78E2" w:rsidRPr="004D69B5" w:rsidDel="004D69B5">
                <w:rPr>
                  <w:rFonts w:ascii="Times New Roman" w:hAnsi="Times New Roman" w:cs="Times New Roman"/>
                  <w:i w:val="0"/>
                  <w:iCs w:val="0"/>
                  <w:sz w:val="19"/>
                  <w:szCs w:val="19"/>
                  <w:lang w:val="de-AT"/>
                  <w:rPrChange w:id="396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iCs w:val="0"/>
                      <w:sz w:val="18"/>
                      <w:szCs w:val="18"/>
                      <w:lang w:val="de-AT"/>
                    </w:rPr>
                  </w:rPrChange>
                </w:rPr>
                <w:delText>10 Tsd.</w:delText>
              </w:r>
            </w:del>
            <w:r w:rsidR="001D78E2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97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Euro gestelltem Budget zu ehrenamtlichen Zwecken</w:t>
            </w:r>
          </w:p>
          <w:p w14:paraId="1570DE9D" w14:textId="7FFDB73C" w:rsidR="001D78E2" w:rsidRPr="004D69B5" w:rsidRDefault="001D78E2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9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39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Teilnahme an </w:t>
            </w:r>
            <w:r w:rsidR="00517E51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40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DACH-weiten</w:t>
            </w:r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401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BHV-Vorstandsversammlungen </w:t>
            </w:r>
            <w:r w:rsidR="00517E51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40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zur Strategieentwicklung</w:t>
            </w:r>
          </w:p>
        </w:tc>
      </w:tr>
      <w:tr w:rsidR="0061409A" w:rsidRPr="004D69B5" w14:paraId="134120CB" w14:textId="77777777" w:rsidTr="004D69B5">
        <w:trPr>
          <w:trHeight w:val="283"/>
          <w:trPrChange w:id="403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404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7F8F4E02" w14:textId="77777777" w:rsidR="0061409A" w:rsidRPr="004D69B5" w:rsidRDefault="0061409A">
            <w:pPr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40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pPrChange w:id="406" w:author="Sarah Bergmann" w:date="2025-04-28T19:03:00Z" w16du:dateUtc="2025-04-28T17:03:00Z">
                <w:pPr>
                  <w:spacing w:after="13"/>
                </w:pPr>
              </w:pPrChange>
            </w:pP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407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Aktives Mitglied unter der Leitung des DACH-Verbandes BVH</w:t>
            </w:r>
          </w:p>
        </w:tc>
        <w:tc>
          <w:tcPr>
            <w:tcW w:w="2410" w:type="dxa"/>
            <w:vAlign w:val="bottom"/>
            <w:tcPrChange w:id="408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02626173" w14:textId="41D748A3" w:rsidR="0061409A" w:rsidRPr="004D69B5" w:rsidRDefault="0061409A" w:rsidP="004D69B5">
            <w:pPr>
              <w:pStyle w:val="DATUM"/>
              <w:jc w:val="right"/>
              <w:rPr>
                <w:rFonts w:ascii="Times New Roman" w:hAnsi="Times New Roman" w:cs="Times New Roman"/>
                <w:i/>
                <w:iCs/>
                <w:sz w:val="19"/>
                <w:szCs w:val="19"/>
                <w:lang w:val="de-AT"/>
                <w:rPrChange w:id="40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de-AT"/>
                <w:rPrChange w:id="410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de-AT"/>
                  </w:rPr>
                </w:rPrChange>
              </w:rPr>
              <w:t>0</w:t>
            </w:r>
            <w:r w:rsidR="00B44721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de-AT"/>
                <w:rPrChange w:id="41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de-AT"/>
                  </w:rPr>
                </w:rPrChange>
              </w:rPr>
              <w:t>6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de-AT"/>
                <w:rPrChange w:id="41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de-AT"/>
                  </w:rPr>
                </w:rPrChange>
              </w:rPr>
              <w:t>/2024 – heute</w:t>
            </w:r>
          </w:p>
        </w:tc>
      </w:tr>
      <w:tr w:rsidR="001D78E2" w:rsidRPr="004D69B5" w14:paraId="316F6A25" w14:textId="77777777" w:rsidTr="004D69B5">
        <w:trPr>
          <w:trHeight w:val="57"/>
          <w:trPrChange w:id="413" w:author="Sarah Bergmann" w:date="2025-04-28T18:59:00Z" w16du:dateUtc="2025-04-28T16:59:00Z">
            <w:trPr>
              <w:gridBefore w:val="1"/>
              <w:gridAfter w:val="0"/>
              <w:trHeight w:val="57"/>
            </w:trPr>
          </w:trPrChange>
        </w:trPr>
        <w:tc>
          <w:tcPr>
            <w:tcW w:w="10632" w:type="dxa"/>
            <w:gridSpan w:val="3"/>
            <w:vAlign w:val="bottom"/>
            <w:tcPrChange w:id="414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731616A3" w14:textId="1726D5A8" w:rsidR="001D78E2" w:rsidRPr="004D69B5" w:rsidRDefault="001D78E2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415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416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Teilnahme an </w:t>
            </w:r>
            <w:r w:rsidR="00517E51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417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DACH-weiten</w:t>
            </w:r>
            <w:r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41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BHV-Mitgliederevents </w:t>
            </w:r>
            <w:r w:rsidR="00517E51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41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>zur Netzwerkentwicklung und fachlichen</w:t>
            </w:r>
            <w:del w:id="420" w:author="Sarah Bergmann" w:date="2025-04-28T19:02:00Z" w16du:dateUtc="2025-04-28T17:02:00Z">
              <w:r w:rsidR="00517E51" w:rsidRPr="004D69B5" w:rsidDel="004D69B5">
                <w:rPr>
                  <w:rFonts w:ascii="Times New Roman" w:hAnsi="Times New Roman" w:cs="Times New Roman"/>
                  <w:i w:val="0"/>
                  <w:iCs w:val="0"/>
                  <w:sz w:val="19"/>
                  <w:szCs w:val="19"/>
                  <w:lang w:val="de-AT"/>
                  <w:rPrChange w:id="421" w:author="Sarah Bergmann" w:date="2025-04-28T19:03:00Z" w16du:dateUtc="2025-04-28T17:03:00Z">
                    <w:rPr>
                      <w:rFonts w:ascii="Times New Roman" w:hAnsi="Times New Roman" w:cs="Times New Roman"/>
                      <w:i w:val="0"/>
                      <w:iCs w:val="0"/>
                      <w:sz w:val="18"/>
                      <w:szCs w:val="18"/>
                      <w:lang w:val="de-AT"/>
                    </w:rPr>
                  </w:rPrChange>
                </w:rPr>
                <w:delText>-</w:delText>
              </w:r>
            </w:del>
            <w:r w:rsidR="00517E51" w:rsidRPr="004D69B5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  <w:lang w:val="de-AT"/>
                <w:rPrChange w:id="42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iCs w:val="0"/>
                    <w:sz w:val="18"/>
                    <w:szCs w:val="18"/>
                    <w:lang w:val="de-AT"/>
                  </w:rPr>
                </w:rPrChange>
              </w:rPr>
              <w:t xml:space="preserve"> sowie persönlichen Weiterbildung</w:t>
            </w:r>
          </w:p>
        </w:tc>
      </w:tr>
      <w:tr w:rsidR="001D78E2" w:rsidRPr="004D69B5" w14:paraId="4AF19DD1" w14:textId="77777777" w:rsidTr="004D69B5">
        <w:trPr>
          <w:trHeight w:val="340"/>
          <w:trPrChange w:id="423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424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7756FD9A" w14:textId="6CD0045A" w:rsidR="001D78E2" w:rsidRPr="004D69B5" w:rsidRDefault="0086164A" w:rsidP="004D69B5">
            <w:pPr>
              <w:pStyle w:val="Unternehmen"/>
              <w:rPr>
                <w:rFonts w:ascii="Times New Roman" w:hAnsi="Times New Roman" w:cs="Times New Roman"/>
                <w:sz w:val="19"/>
                <w:szCs w:val="19"/>
                <w:rPrChange w:id="425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sz w:val="19"/>
                <w:szCs w:val="19"/>
                <w:rPrChange w:id="426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</w:rPr>
                </w:rPrChange>
              </w:rPr>
              <w:t>Promos Stipendium der Universität Duisburg-Essen</w:t>
            </w:r>
          </w:p>
        </w:tc>
        <w:tc>
          <w:tcPr>
            <w:tcW w:w="2410" w:type="dxa"/>
            <w:vAlign w:val="bottom"/>
            <w:tcPrChange w:id="427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30626CB8" w14:textId="4DC9C74A" w:rsidR="001D78E2" w:rsidRPr="004D69B5" w:rsidRDefault="0086164A" w:rsidP="004D69B5">
            <w:pPr>
              <w:pStyle w:val="Ort"/>
              <w:rPr>
                <w:rFonts w:ascii="Times New Roman" w:hAnsi="Times New Roman" w:cs="Times New Roman"/>
                <w:b/>
                <w:i w:val="0"/>
                <w:sz w:val="19"/>
                <w:szCs w:val="19"/>
                <w:rPrChange w:id="428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i w:val="0"/>
                <w:sz w:val="19"/>
                <w:szCs w:val="19"/>
                <w:rPrChange w:id="429" w:author="Sarah Bergmann" w:date="2025-04-28T19:03:00Z" w16du:dateUtc="2025-04-28T17:03:00Z">
                  <w:rPr>
                    <w:rFonts w:ascii="Times New Roman" w:hAnsi="Times New Roman" w:cs="Times New Roman"/>
                    <w:b/>
                    <w:i w:val="0"/>
                    <w:sz w:val="18"/>
                    <w:szCs w:val="18"/>
                  </w:rPr>
                </w:rPrChange>
              </w:rPr>
              <w:t>Essen</w:t>
            </w:r>
          </w:p>
        </w:tc>
      </w:tr>
      <w:tr w:rsidR="001D78E2" w:rsidRPr="004D69B5" w14:paraId="56372BDE" w14:textId="77777777" w:rsidTr="004D69B5">
        <w:trPr>
          <w:trHeight w:val="20"/>
          <w:trPrChange w:id="430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8222" w:type="dxa"/>
            <w:gridSpan w:val="2"/>
            <w:vAlign w:val="bottom"/>
            <w:tcPrChange w:id="431" w:author="Sarah Bergmann" w:date="2025-04-28T18:59:00Z" w16du:dateUtc="2025-04-28T16:59:00Z">
              <w:tcPr>
                <w:tcW w:w="8364" w:type="dxa"/>
                <w:gridSpan w:val="2"/>
                <w:vAlign w:val="bottom"/>
              </w:tcPr>
            </w:tcPrChange>
          </w:tcPr>
          <w:p w14:paraId="3C87D247" w14:textId="023D41B6" w:rsidR="001D78E2" w:rsidRPr="004D69B5" w:rsidRDefault="001D78E2" w:rsidP="004D69B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9"/>
                <w:szCs w:val="19"/>
                <w:lang w:val="de-AT"/>
                <w:rPrChange w:id="432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sz w:val="19"/>
                <w:szCs w:val="19"/>
                <w:lang w:val="de-AT"/>
                <w:rPrChange w:id="433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 xml:space="preserve">Ideelle und finanzielle Förderung durch </w:t>
            </w:r>
            <w:r w:rsidR="0086164A" w:rsidRPr="004D69B5">
              <w:rPr>
                <w:rFonts w:ascii="Times New Roman" w:hAnsi="Times New Roman" w:cs="Times New Roman"/>
                <w:sz w:val="19"/>
                <w:szCs w:val="19"/>
                <w:lang w:val="de-AT"/>
                <w:rPrChange w:id="434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>den</w:t>
            </w:r>
            <w:r w:rsidRPr="004D69B5">
              <w:rPr>
                <w:rFonts w:ascii="Times New Roman" w:hAnsi="Times New Roman" w:cs="Times New Roman"/>
                <w:sz w:val="19"/>
                <w:szCs w:val="19"/>
                <w:lang w:val="de-AT"/>
                <w:rPrChange w:id="435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 xml:space="preserve"> </w:t>
            </w:r>
            <w:r w:rsidR="0086164A" w:rsidRPr="004D69B5">
              <w:rPr>
                <w:rFonts w:ascii="Times New Roman" w:hAnsi="Times New Roman" w:cs="Times New Roman"/>
                <w:sz w:val="19"/>
                <w:szCs w:val="19"/>
                <w:lang w:val="de-AT"/>
                <w:rPrChange w:id="436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  <w:t>Deutschen Akademischen Austauschdienst</w:t>
            </w:r>
            <w:r w:rsidR="00D01A38">
              <w:rPr>
                <w:rFonts w:ascii="Times New Roman" w:hAnsi="Times New Roman" w:cs="Times New Roman"/>
                <w:sz w:val="19"/>
                <w:szCs w:val="19"/>
                <w:lang w:val="de-AT"/>
              </w:rPr>
              <w:t xml:space="preserve"> (DAAD)</w:t>
            </w:r>
          </w:p>
        </w:tc>
        <w:tc>
          <w:tcPr>
            <w:tcW w:w="2410" w:type="dxa"/>
            <w:vAlign w:val="bottom"/>
            <w:tcPrChange w:id="437" w:author="Sarah Bergmann" w:date="2025-04-28T18:59:00Z" w16du:dateUtc="2025-04-28T16:59:00Z">
              <w:tcPr>
                <w:tcW w:w="2552" w:type="dxa"/>
                <w:gridSpan w:val="3"/>
                <w:vAlign w:val="bottom"/>
              </w:tcPr>
            </w:tcPrChange>
          </w:tcPr>
          <w:p w14:paraId="288A2195" w14:textId="511DA356" w:rsidR="001D78E2" w:rsidRPr="004D69B5" w:rsidRDefault="001D78E2" w:rsidP="004D69B5">
            <w:pPr>
              <w:pStyle w:val="DATUM"/>
              <w:jc w:val="right"/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438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43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0</w:t>
            </w:r>
            <w:r w:rsidR="0086164A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440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2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441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/20</w:t>
            </w:r>
            <w:r w:rsidR="0086164A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44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24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44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 xml:space="preserve"> – 0</w:t>
            </w:r>
            <w:r w:rsidR="006F361A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</w:rPr>
              <w:t>4</w:t>
            </w:r>
            <w:r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44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/20</w:t>
            </w:r>
            <w:r w:rsidR="0086164A" w:rsidRPr="004D69B5">
              <w:rPr>
                <w:rFonts w:ascii="Times New Roman" w:hAnsi="Times New Roman" w:cs="Times New Roman"/>
                <w:i/>
                <w:iCs/>
                <w:sz w:val="19"/>
                <w:szCs w:val="19"/>
                <w:lang w:val="en-US"/>
                <w:rPrChange w:id="44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sz w:val="18"/>
                    <w:szCs w:val="18"/>
                    <w:lang w:val="en-US"/>
                  </w:rPr>
                </w:rPrChange>
              </w:rPr>
              <w:t>24</w:t>
            </w:r>
          </w:p>
        </w:tc>
      </w:tr>
      <w:tr w:rsidR="001D78E2" w:rsidRPr="004D69B5" w14:paraId="7ECB507F" w14:textId="77777777" w:rsidTr="004D69B5">
        <w:trPr>
          <w:trHeight w:val="57"/>
          <w:trPrChange w:id="446" w:author="Sarah Bergmann" w:date="2025-04-28T18:59:00Z" w16du:dateUtc="2025-04-28T16:59:00Z">
            <w:trPr>
              <w:gridBefore w:val="1"/>
              <w:gridAfter w:val="0"/>
              <w:trHeight w:val="57"/>
            </w:trPr>
          </w:trPrChange>
        </w:trPr>
        <w:tc>
          <w:tcPr>
            <w:tcW w:w="10632" w:type="dxa"/>
            <w:gridSpan w:val="3"/>
            <w:vAlign w:val="bottom"/>
            <w:tcPrChange w:id="447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2CC438FF" w14:textId="2A088A1E" w:rsidR="001D78E2" w:rsidRPr="004D69B5" w:rsidRDefault="004D69B5" w:rsidP="004D69B5">
            <w:pPr>
              <w:pStyle w:val="Bullets"/>
              <w:numPr>
                <w:ilvl w:val="0"/>
                <w:numId w:val="41"/>
              </w:numPr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448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</w:rPr>
              <w:t xml:space="preserve">Teilnahme an einer </w:t>
            </w:r>
            <w:r w:rsidR="0086164A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449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Sprachreise mit der EF </w:t>
            </w:r>
            <w:proofErr w:type="spellStart"/>
            <w:r w:rsidR="0086164A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450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école</w:t>
            </w:r>
            <w:proofErr w:type="spellEnd"/>
            <w:r w:rsidR="0086164A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451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des </w:t>
            </w:r>
            <w:proofErr w:type="spellStart"/>
            <w:r w:rsidR="0086164A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452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>langues</w:t>
            </w:r>
            <w:proofErr w:type="spellEnd"/>
            <w:r w:rsidR="0086164A" w:rsidRPr="004D69B5">
              <w:rPr>
                <w:rFonts w:ascii="Times New Roman" w:hAnsi="Times New Roman" w:cs="Times New Roman"/>
                <w:i w:val="0"/>
                <w:sz w:val="19"/>
                <w:szCs w:val="19"/>
                <w:lang w:val="de-AT"/>
                <w:rPrChange w:id="453" w:author="Sarah Bergmann" w:date="2025-04-28T19:03:00Z" w16du:dateUtc="2025-04-28T17:03:00Z">
                  <w:rPr>
                    <w:rFonts w:ascii="Times New Roman" w:hAnsi="Times New Roman" w:cs="Times New Roman"/>
                    <w:i w:val="0"/>
                    <w:sz w:val="18"/>
                    <w:szCs w:val="18"/>
                    <w:lang w:val="de-AT"/>
                  </w:rPr>
                </w:rPrChange>
              </w:rPr>
              <w:t xml:space="preserve"> Paris</w:t>
            </w:r>
          </w:p>
        </w:tc>
      </w:tr>
      <w:tr w:rsidR="001D78E2" w:rsidRPr="004D69B5" w14:paraId="482569A2" w14:textId="77777777" w:rsidTr="004D69B5">
        <w:trPr>
          <w:trHeight w:val="397"/>
          <w:trPrChange w:id="454" w:author="Sarah Bergmann" w:date="2025-04-28T19:04:00Z" w16du:dateUtc="2025-04-28T17:04:00Z">
            <w:trPr>
              <w:gridBefore w:val="2"/>
              <w:trHeight w:val="397"/>
            </w:trPr>
          </w:trPrChange>
        </w:trPr>
        <w:tc>
          <w:tcPr>
            <w:tcW w:w="10632" w:type="dxa"/>
            <w:gridSpan w:val="3"/>
            <w:tcBorders>
              <w:bottom w:val="single" w:sz="4" w:space="0" w:color="auto"/>
            </w:tcBorders>
            <w:vAlign w:val="bottom"/>
            <w:tcPrChange w:id="455" w:author="Sarah Bergmann" w:date="2025-04-28T19:04:00Z" w16du:dateUtc="2025-04-28T17:04:00Z">
              <w:tcPr>
                <w:tcW w:w="10916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1D78E2" w:rsidRPr="004D69B5" w:rsidRDefault="001D78E2" w:rsidP="004D69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69B5">
              <w:rPr>
                <w:rFonts w:ascii="Times New Roman" w:hAnsi="Times New Roman" w:cs="Times New Roman"/>
                <w:b/>
                <w:sz w:val="24"/>
                <w:szCs w:val="24"/>
              </w:rPr>
              <w:t>FÄHIGKEITEN &amp; INTERESSEN</w:t>
            </w:r>
          </w:p>
        </w:tc>
      </w:tr>
      <w:tr w:rsidR="00B1501C" w:rsidRPr="004D69B5" w14:paraId="2B257790" w14:textId="77777777" w:rsidTr="004D69B5">
        <w:trPr>
          <w:trHeight w:val="340"/>
          <w:trPrChange w:id="456" w:author="Sarah Bergmann" w:date="2025-04-28T19:01:00Z" w16du:dateUtc="2025-04-28T17:01:00Z">
            <w:trPr>
              <w:gridBefore w:val="1"/>
              <w:gridAfter w:val="0"/>
              <w:trHeight w:val="283"/>
            </w:trPr>
          </w:trPrChange>
        </w:trPr>
        <w:tc>
          <w:tcPr>
            <w:tcW w:w="1276" w:type="dxa"/>
            <w:tcBorders>
              <w:top w:val="single" w:sz="4" w:space="0" w:color="auto"/>
            </w:tcBorders>
            <w:vAlign w:val="bottom"/>
            <w:tcPrChange w:id="457" w:author="Sarah Bergmann" w:date="2025-04-28T19:01:00Z" w16du:dateUtc="2025-04-28T17:01:00Z">
              <w:tcPr>
                <w:tcW w:w="993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03AD616" w14:textId="311C182E" w:rsidR="00B1501C" w:rsidRPr="004D69B5" w:rsidRDefault="00B1501C" w:rsidP="004D69B5">
            <w:pPr>
              <w:rPr>
                <w:rFonts w:ascii="Times New Roman" w:hAnsi="Times New Roman" w:cs="Times New Roman"/>
                <w:sz w:val="19"/>
                <w:szCs w:val="19"/>
                <w:lang w:val="de-AT"/>
                <w:rPrChange w:id="458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bCs/>
                <w:sz w:val="19"/>
                <w:szCs w:val="19"/>
                <w:rPrChange w:id="459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t>Sprachen:</w:t>
            </w:r>
          </w:p>
        </w:tc>
        <w:tc>
          <w:tcPr>
            <w:tcW w:w="9356" w:type="dxa"/>
            <w:gridSpan w:val="2"/>
            <w:tcBorders>
              <w:top w:val="single" w:sz="4" w:space="0" w:color="auto"/>
            </w:tcBorders>
            <w:vAlign w:val="bottom"/>
            <w:tcPrChange w:id="460" w:author="Sarah Bergmann" w:date="2025-04-28T19:01:00Z" w16du:dateUtc="2025-04-28T17:01:00Z">
              <w:tcPr>
                <w:tcW w:w="9923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222E6E3B" w:rsidR="00B1501C" w:rsidRPr="004D69B5" w:rsidRDefault="00B1501C" w:rsidP="004D69B5">
            <w:pPr>
              <w:rPr>
                <w:rFonts w:ascii="Times New Roman" w:hAnsi="Times New Roman" w:cs="Times New Roman"/>
                <w:sz w:val="19"/>
                <w:szCs w:val="19"/>
                <w:lang w:val="de-AT"/>
                <w:rPrChange w:id="461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color w:val="000000"/>
                <w:sz w:val="19"/>
                <w:szCs w:val="19"/>
                <w:lang w:val="de-AT"/>
                <w:rPrChange w:id="462" w:author="Sarah Bergmann" w:date="2025-04-28T19:03:00Z" w16du:dateUtc="2025-04-28T17:03:00Z">
                  <w:rPr>
                    <w:rFonts w:ascii="Times New Roman" w:hAnsi="Times New Roman" w:cs="Times New Roman"/>
                    <w:color w:val="000000"/>
                    <w:sz w:val="18"/>
                    <w:szCs w:val="18"/>
                    <w:lang w:val="de-AT"/>
                  </w:rPr>
                </w:rPrChange>
              </w:rPr>
              <w:t xml:space="preserve">Deutsch </w:t>
            </w: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463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(Muttersprache)</w:t>
            </w:r>
            <w:r w:rsidRPr="004D69B5">
              <w:rPr>
                <w:rFonts w:ascii="Times New Roman" w:hAnsi="Times New Roman" w:cs="Times New Roman"/>
                <w:color w:val="000000"/>
                <w:sz w:val="19"/>
                <w:szCs w:val="19"/>
                <w:lang w:val="de-AT"/>
                <w:rPrChange w:id="464" w:author="Sarah Bergmann" w:date="2025-04-28T19:03:00Z" w16du:dateUtc="2025-04-28T17:03:00Z">
                  <w:rPr>
                    <w:rFonts w:ascii="Times New Roman" w:hAnsi="Times New Roman" w:cs="Times New Roman"/>
                    <w:color w:val="000000"/>
                    <w:sz w:val="18"/>
                    <w:szCs w:val="18"/>
                    <w:lang w:val="de-AT"/>
                  </w:rPr>
                </w:rPrChange>
              </w:rPr>
              <w:t xml:space="preserve">, Englisch </w:t>
            </w: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46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(</w:t>
            </w:r>
            <w:ins w:id="466" w:author="Catharina Freier" w:date="2025-04-27T16:39:00Z" w16du:dateUtc="2025-04-27T14:39:00Z">
              <w:r w:rsidR="00573E08" w:rsidRPr="004D69B5">
                <w:rPr>
                  <w:rFonts w:ascii="Times New Roman" w:hAnsi="Times New Roman" w:cs="Times New Roman"/>
                  <w:i/>
                  <w:iCs/>
                  <w:color w:val="000000"/>
                  <w:sz w:val="19"/>
                  <w:szCs w:val="19"/>
                  <w:lang w:val="de-AT"/>
                  <w:rPrChange w:id="467" w:author="Sarah Bergmann" w:date="2025-04-28T19:03:00Z" w16du:dateUtc="2025-04-28T17:03:00Z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  <w:lang w:val="de-AT"/>
                    </w:rPr>
                  </w:rPrChange>
                </w:rPr>
                <w:t>v</w:t>
              </w:r>
            </w:ins>
            <w:del w:id="468" w:author="Catharina Freier" w:date="2025-04-27T16:39:00Z" w16du:dateUtc="2025-04-27T14:39:00Z">
              <w:r w:rsidRPr="004D69B5" w:rsidDel="00573E08">
                <w:rPr>
                  <w:rFonts w:ascii="Times New Roman" w:hAnsi="Times New Roman" w:cs="Times New Roman"/>
                  <w:i/>
                  <w:iCs/>
                  <w:color w:val="000000"/>
                  <w:sz w:val="19"/>
                  <w:szCs w:val="19"/>
                  <w:lang w:val="de-AT"/>
                  <w:rPrChange w:id="469" w:author="Sarah Bergmann" w:date="2025-04-28T19:03:00Z" w16du:dateUtc="2025-04-28T17:03:00Z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  <w:lang w:val="de-AT"/>
                    </w:rPr>
                  </w:rPrChange>
                </w:rPr>
                <w:delText>V</w:delText>
              </w:r>
            </w:del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470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erhandlungssicher)</w:t>
            </w:r>
            <w:r w:rsidRPr="004D69B5">
              <w:rPr>
                <w:rFonts w:ascii="Times New Roman" w:hAnsi="Times New Roman" w:cs="Times New Roman"/>
                <w:color w:val="000000"/>
                <w:sz w:val="19"/>
                <w:szCs w:val="19"/>
                <w:lang w:val="de-AT"/>
                <w:rPrChange w:id="471" w:author="Sarah Bergmann" w:date="2025-04-28T19:03:00Z" w16du:dateUtc="2025-04-28T17:03:00Z">
                  <w:rPr>
                    <w:rFonts w:ascii="Times New Roman" w:hAnsi="Times New Roman" w:cs="Times New Roman"/>
                    <w:color w:val="000000"/>
                    <w:sz w:val="18"/>
                    <w:szCs w:val="18"/>
                    <w:lang w:val="de-AT"/>
                  </w:rPr>
                </w:rPrChange>
              </w:rPr>
              <w:t xml:space="preserve">, Französisch </w:t>
            </w: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472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(</w:t>
            </w:r>
            <w:del w:id="473" w:author="Catharina Freier" w:date="2025-04-27T16:40:00Z" w16du:dateUtc="2025-04-27T14:40:00Z">
              <w:r w:rsidRPr="004D69B5" w:rsidDel="00573E08">
                <w:rPr>
                  <w:rFonts w:ascii="Times New Roman" w:hAnsi="Times New Roman" w:cs="Times New Roman"/>
                  <w:i/>
                  <w:iCs/>
                  <w:color w:val="000000"/>
                  <w:sz w:val="19"/>
                  <w:szCs w:val="19"/>
                  <w:lang w:val="de-AT"/>
                  <w:rPrChange w:id="474" w:author="Sarah Bergmann" w:date="2025-04-28T19:03:00Z" w16du:dateUtc="2025-04-28T17:03:00Z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  <w:lang w:val="de-AT"/>
                    </w:rPr>
                  </w:rPrChange>
                </w:rPr>
                <w:delText>C1</w:delText>
              </w:r>
            </w:del>
            <w:r w:rsidR="00573E08"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475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verhandlungssicher</w:t>
            </w: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lang w:val="de-AT"/>
                <w:rPrChange w:id="476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  <w:lang w:val="de-AT"/>
                  </w:rPr>
                </w:rPrChange>
              </w:rPr>
              <w:t>)</w:t>
            </w:r>
          </w:p>
        </w:tc>
      </w:tr>
      <w:tr w:rsidR="00B1501C" w:rsidRPr="004D69B5" w14:paraId="45706C3F" w14:textId="77777777" w:rsidTr="004D69B5">
        <w:trPr>
          <w:trHeight w:val="283"/>
          <w:trPrChange w:id="477" w:author="Sarah Bergmann" w:date="2025-04-28T19:01:00Z" w16du:dateUtc="2025-04-28T17:01:00Z">
            <w:trPr>
              <w:gridBefore w:val="1"/>
              <w:gridAfter w:val="0"/>
              <w:trHeight w:val="283"/>
            </w:trPr>
          </w:trPrChange>
        </w:trPr>
        <w:tc>
          <w:tcPr>
            <w:tcW w:w="1276" w:type="dxa"/>
            <w:vAlign w:val="bottom"/>
            <w:tcPrChange w:id="478" w:author="Sarah Bergmann" w:date="2025-04-28T19:01:00Z" w16du:dateUtc="2025-04-28T17:01:00Z">
              <w:tcPr>
                <w:tcW w:w="993" w:type="dxa"/>
                <w:gridSpan w:val="2"/>
                <w:vAlign w:val="bottom"/>
              </w:tcPr>
            </w:tcPrChange>
          </w:tcPr>
          <w:p w14:paraId="61358C9D" w14:textId="65816C14" w:rsidR="00B1501C" w:rsidRPr="004D69B5" w:rsidRDefault="00B1501C" w:rsidP="004D69B5">
            <w:pPr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rPrChange w:id="479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bCs/>
                <w:sz w:val="19"/>
                <w:szCs w:val="19"/>
                <w:rPrChange w:id="480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t>Technisch:</w:t>
            </w:r>
          </w:p>
        </w:tc>
        <w:tc>
          <w:tcPr>
            <w:tcW w:w="9356" w:type="dxa"/>
            <w:gridSpan w:val="2"/>
            <w:vAlign w:val="bottom"/>
            <w:tcPrChange w:id="481" w:author="Sarah Bergmann" w:date="2025-04-28T19:01:00Z" w16du:dateUtc="2025-04-28T17:01:00Z">
              <w:tcPr>
                <w:tcW w:w="9923" w:type="dxa"/>
                <w:gridSpan w:val="3"/>
                <w:vAlign w:val="bottom"/>
              </w:tcPr>
            </w:tcPrChange>
          </w:tcPr>
          <w:p w14:paraId="60CA2168" w14:textId="472CAB1E" w:rsidR="00B1501C" w:rsidRPr="00B344BC" w:rsidRDefault="00B1501C" w:rsidP="004D69B5">
            <w:pPr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rPrChange w:id="482" w:author="Mia Schramek" w:date="2025-04-28T22:41:00Z" w16du:dateUtc="2025-04-28T20:41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color w:val="000000"/>
                <w:sz w:val="19"/>
                <w:szCs w:val="19"/>
                <w:rPrChange w:id="483" w:author="Sarah Bergmann" w:date="2025-04-28T19:03:00Z" w16du:dateUtc="2025-04-28T17:03:00Z"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</w:rPrChange>
              </w:rPr>
              <w:t xml:space="preserve">Microsoft Office </w:t>
            </w:r>
            <w:r w:rsidRPr="004D69B5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  <w:rPrChange w:id="484" w:author="Sarah Bergmann" w:date="2025-04-28T19:03:00Z" w16du:dateUtc="2025-04-28T17:03:00Z">
                  <w:rPr>
                    <w:rFonts w:ascii="Times New Roman" w:hAnsi="Times New Roman" w:cs="Times New Roman"/>
                    <w:i/>
                    <w:iCs/>
                    <w:color w:val="000000"/>
                    <w:sz w:val="18"/>
                    <w:szCs w:val="18"/>
                  </w:rPr>
                </w:rPrChange>
              </w:rPr>
              <w:t>(fortgeschritten)</w:t>
            </w:r>
            <w:r w:rsidRPr="004D69B5">
              <w:rPr>
                <w:rFonts w:ascii="Times New Roman" w:hAnsi="Times New Roman" w:cs="Times New Roman"/>
                <w:color w:val="000000"/>
                <w:sz w:val="19"/>
                <w:szCs w:val="19"/>
                <w:rPrChange w:id="485" w:author="Sarah Bergmann" w:date="2025-04-28T19:03:00Z" w16du:dateUtc="2025-04-28T17:03:00Z"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</w:rPrChange>
              </w:rPr>
              <w:t>,</w:t>
            </w:r>
            <w:commentRangeStart w:id="486"/>
            <w:commentRangeStart w:id="487"/>
            <w:r w:rsidRPr="004D69B5">
              <w:rPr>
                <w:rFonts w:ascii="Times New Roman" w:hAnsi="Times New Roman" w:cs="Times New Roman"/>
                <w:color w:val="000000"/>
                <w:sz w:val="19"/>
                <w:szCs w:val="19"/>
                <w:rPrChange w:id="488" w:author="Sarah Bergmann" w:date="2025-04-28T19:03:00Z" w16du:dateUtc="2025-04-28T17:03:00Z"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</w:rPrChange>
              </w:rPr>
              <w:t xml:space="preserve"> JavaScript</w:t>
            </w:r>
            <w:commentRangeEnd w:id="486"/>
            <w:r w:rsidR="004D69B5" w:rsidRPr="004D69B5">
              <w:rPr>
                <w:rStyle w:val="CommentReference"/>
                <w:rFonts w:ascii="Times New Roman" w:hAnsi="Times New Roman" w:cs="Times New Roman"/>
                <w:rPrChange w:id="489" w:author="Sarah Bergmann" w:date="2025-04-28T19:03:00Z" w16du:dateUtc="2025-04-28T17:03:00Z">
                  <w:rPr>
                    <w:rStyle w:val="CommentReference"/>
                  </w:rPr>
                </w:rPrChange>
              </w:rPr>
              <w:commentReference w:id="486"/>
            </w:r>
            <w:commentRangeEnd w:id="487"/>
            <w:r w:rsidR="004D69B5">
              <w:rPr>
                <w:rStyle w:val="CommentReference"/>
              </w:rPr>
              <w:commentReference w:id="487"/>
            </w:r>
            <w:ins w:id="490" w:author="Mia Schramek" w:date="2025-04-28T22:36:00Z" w16du:dateUtc="2025-04-28T20:36:00Z">
              <w:r w:rsidR="00B344BC">
                <w:rPr>
                  <w:rFonts w:ascii="Times New Roman" w:hAnsi="Times New Roman" w:cs="Times New Roman"/>
                  <w:color w:val="000000"/>
                  <w:sz w:val="19"/>
                  <w:szCs w:val="19"/>
                </w:rPr>
                <w:t xml:space="preserve"> </w:t>
              </w:r>
            </w:ins>
            <w:ins w:id="491" w:author="Mia Schramek" w:date="2025-04-28T22:41:00Z" w16du:dateUtc="2025-04-28T20:41:00Z">
              <w:r w:rsidR="00B344BC">
                <w:rPr>
                  <w:rFonts w:ascii="Times New Roman" w:hAnsi="Times New Roman" w:cs="Times New Roman"/>
                  <w:i/>
                  <w:iCs/>
                  <w:color w:val="000000"/>
                  <w:sz w:val="19"/>
                  <w:szCs w:val="19"/>
                </w:rPr>
                <w:t>(</w:t>
              </w:r>
            </w:ins>
            <w:r w:rsidR="00D01A38">
              <w:rPr>
                <w:rFonts w:ascii="Times New Roman" w:hAnsi="Times New Roman" w:cs="Times New Roman"/>
                <w:i/>
                <w:iCs/>
                <w:color w:val="000000"/>
                <w:sz w:val="19"/>
                <w:szCs w:val="19"/>
              </w:rPr>
              <w:t>Grundkenntnisse)</w:t>
            </w:r>
            <w:ins w:id="492" w:author="Mia Schramek" w:date="2025-04-28T22:41:00Z" w16du:dateUtc="2025-04-28T20:41:00Z">
              <w:r w:rsidR="00B344BC">
                <w:rPr>
                  <w:rFonts w:ascii="Times New Roman" w:hAnsi="Times New Roman" w:cs="Times New Roman"/>
                  <w:i/>
                  <w:iCs/>
                  <w:color w:val="000000"/>
                  <w:sz w:val="19"/>
                  <w:szCs w:val="19"/>
                </w:rPr>
                <w:t>)</w:t>
              </w:r>
            </w:ins>
          </w:p>
        </w:tc>
      </w:tr>
      <w:tr w:rsidR="00B1501C" w:rsidRPr="004D69B5" w14:paraId="70CB01B0" w14:textId="77777777" w:rsidTr="004D69B5">
        <w:trPr>
          <w:trHeight w:val="283"/>
          <w:trPrChange w:id="493" w:author="Sarah Bergmann" w:date="2025-04-28T19:01:00Z" w16du:dateUtc="2025-04-28T17:01:00Z">
            <w:trPr>
              <w:gridBefore w:val="1"/>
              <w:gridAfter w:val="0"/>
              <w:trHeight w:val="283"/>
            </w:trPr>
          </w:trPrChange>
        </w:trPr>
        <w:tc>
          <w:tcPr>
            <w:tcW w:w="1276" w:type="dxa"/>
            <w:vAlign w:val="bottom"/>
            <w:tcPrChange w:id="494" w:author="Sarah Bergmann" w:date="2025-04-28T19:01:00Z" w16du:dateUtc="2025-04-28T17:01:00Z">
              <w:tcPr>
                <w:tcW w:w="993" w:type="dxa"/>
                <w:gridSpan w:val="2"/>
                <w:vAlign w:val="bottom"/>
              </w:tcPr>
            </w:tcPrChange>
          </w:tcPr>
          <w:p w14:paraId="0A7FA3E0" w14:textId="1DD8592E" w:rsidR="00B1501C" w:rsidRPr="004D69B5" w:rsidRDefault="00B1501C" w:rsidP="004D69B5">
            <w:pPr>
              <w:rPr>
                <w:rFonts w:ascii="Times New Roman" w:hAnsi="Times New Roman" w:cs="Times New Roman"/>
                <w:color w:val="000000"/>
                <w:sz w:val="19"/>
                <w:szCs w:val="19"/>
                <w:lang w:val="de-AT"/>
                <w:rPrChange w:id="495" w:author="Sarah Bergmann" w:date="2025-04-28T19:03:00Z" w16du:dateUtc="2025-04-28T17:03:00Z">
                  <w:rPr>
                    <w:rFonts w:ascii="Times New Roman" w:hAnsi="Times New Roman" w:cs="Times New Roman"/>
                    <w:color w:val="00000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b/>
                <w:bCs/>
                <w:sz w:val="19"/>
                <w:szCs w:val="19"/>
                <w:rPrChange w:id="496" w:author="Sarah Bergmann" w:date="2025-04-28T19:03:00Z" w16du:dateUtc="2025-04-28T17:03:00Z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rPrChange>
              </w:rPr>
              <w:t>Interessen:</w:t>
            </w:r>
          </w:p>
        </w:tc>
        <w:tc>
          <w:tcPr>
            <w:tcW w:w="9356" w:type="dxa"/>
            <w:gridSpan w:val="2"/>
            <w:vAlign w:val="bottom"/>
            <w:tcPrChange w:id="497" w:author="Sarah Bergmann" w:date="2025-04-28T19:01:00Z" w16du:dateUtc="2025-04-28T17:01:00Z">
              <w:tcPr>
                <w:tcW w:w="9923" w:type="dxa"/>
                <w:gridSpan w:val="3"/>
                <w:vAlign w:val="bottom"/>
              </w:tcPr>
            </w:tcPrChange>
          </w:tcPr>
          <w:p w14:paraId="598C2742" w14:textId="14066DC2" w:rsidR="00B1501C" w:rsidRPr="004D69B5" w:rsidRDefault="00B1501C" w:rsidP="004D69B5">
            <w:pPr>
              <w:rPr>
                <w:rFonts w:ascii="Times New Roman" w:hAnsi="Times New Roman" w:cs="Times New Roman"/>
                <w:color w:val="000000"/>
                <w:sz w:val="19"/>
                <w:szCs w:val="19"/>
                <w:lang w:val="de-AT"/>
                <w:rPrChange w:id="498" w:author="Sarah Bergmann" w:date="2025-04-28T19:03:00Z" w16du:dateUtc="2025-04-28T17:03:00Z">
                  <w:rPr>
                    <w:rFonts w:ascii="Times New Roman" w:hAnsi="Times New Roman" w:cs="Times New Roman"/>
                    <w:color w:val="000000"/>
                    <w:sz w:val="18"/>
                    <w:szCs w:val="18"/>
                    <w:lang w:val="de-AT"/>
                  </w:rPr>
                </w:rPrChange>
              </w:rPr>
            </w:pPr>
            <w:r w:rsidRPr="004D69B5">
              <w:rPr>
                <w:rFonts w:ascii="Times New Roman" w:hAnsi="Times New Roman" w:cs="Times New Roman"/>
                <w:sz w:val="19"/>
                <w:szCs w:val="19"/>
                <w:rPrChange w:id="499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</w:rPr>
                </w:rPrChange>
              </w:rPr>
              <w:t>Joggen, Fitness, Yoga, Kochen, Reisen</w:t>
            </w:r>
          </w:p>
        </w:tc>
      </w:tr>
      <w:tr w:rsidR="00573E08" w:rsidRPr="004D69B5" w14:paraId="77164936" w14:textId="77777777" w:rsidTr="004D69B5">
        <w:trPr>
          <w:trHeight w:val="680"/>
          <w:trPrChange w:id="500" w:author="Sarah Bergmann" w:date="2025-04-28T18:59:00Z" w16du:dateUtc="2025-04-28T16:59:00Z">
            <w:trPr>
              <w:gridBefore w:val="2"/>
              <w:trHeight w:val="283"/>
            </w:trPr>
          </w:trPrChange>
        </w:trPr>
        <w:tc>
          <w:tcPr>
            <w:tcW w:w="10632" w:type="dxa"/>
            <w:gridSpan w:val="3"/>
            <w:vAlign w:val="bottom"/>
            <w:tcPrChange w:id="501" w:author="Sarah Bergmann" w:date="2025-04-28T18:59:00Z" w16du:dateUtc="2025-04-28T16:59:00Z">
              <w:tcPr>
                <w:tcW w:w="10916" w:type="dxa"/>
                <w:gridSpan w:val="5"/>
                <w:vAlign w:val="bottom"/>
              </w:tcPr>
            </w:tcPrChange>
          </w:tcPr>
          <w:p w14:paraId="7FA1A3CF" w14:textId="51F05854" w:rsidR="00573E08" w:rsidRPr="00075AA3" w:rsidRDefault="00075AA3" w:rsidP="004D69B5">
            <w:pPr>
              <w:rPr>
                <w:rFonts w:ascii="Times New Roman" w:hAnsi="Times New Roman" w:cs="Times New Roman"/>
                <w:sz w:val="19"/>
                <w:szCs w:val="19"/>
                <w:rPrChange w:id="502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</w:rPr>
                </w:rPrChange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Köln</w:t>
            </w:r>
            <w:r w:rsidR="00573E08" w:rsidRPr="00075AA3">
              <w:rPr>
                <w:rFonts w:ascii="Times New Roman" w:hAnsi="Times New Roman" w:cs="Times New Roman"/>
                <w:sz w:val="19"/>
                <w:szCs w:val="19"/>
                <w:rPrChange w:id="503" w:author="Sarah Bergmann" w:date="2025-04-28T19:03:00Z" w16du:dateUtc="2025-04-28T17:03:00Z">
                  <w:rPr>
                    <w:rFonts w:ascii="Times New Roman" w:hAnsi="Times New Roman" w:cs="Times New Roman"/>
                    <w:sz w:val="18"/>
                    <w:szCs w:val="18"/>
                  </w:rPr>
                </w:rPrChange>
              </w:rPr>
              <w:t>,</w:t>
            </w:r>
            <w:r w:rsidR="00C86CD9">
              <w:rPr>
                <w:rFonts w:ascii="Times New Roman" w:hAnsi="Times New Roman" w:cs="Times New Roman"/>
                <w:sz w:val="19"/>
                <w:szCs w:val="19"/>
              </w:rPr>
              <w:t xml:space="preserve"> 29.04.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2025</w:t>
            </w:r>
          </w:p>
        </w:tc>
      </w:tr>
    </w:tbl>
    <w:p w14:paraId="0747D2BF" w14:textId="69F47280" w:rsidR="00723643" w:rsidRPr="00573E08" w:rsidRDefault="00723643">
      <w:pPr>
        <w:spacing w:line="240" w:lineRule="auto"/>
        <w:rPr>
          <w:rFonts w:ascii="Times New Roman" w:hAnsi="Times New Roman" w:cs="Times New Roman"/>
          <w:sz w:val="2"/>
          <w:szCs w:val="2"/>
          <w:rPrChange w:id="504" w:author="Catharina Freier" w:date="2025-04-27T16:44:00Z" w16du:dateUtc="2025-04-27T14:44:00Z">
            <w:rPr>
              <w:rFonts w:ascii="Times New Roman" w:hAnsi="Times New Roman" w:cs="Times New Roman"/>
              <w:sz w:val="18"/>
            </w:rPr>
          </w:rPrChange>
        </w:rPr>
        <w:pPrChange w:id="505" w:author="Catharina Freier" w:date="2025-04-27T16:38:00Z" w16du:dateUtc="2025-04-27T14:38:00Z">
          <w:pPr/>
        </w:pPrChange>
      </w:pPr>
    </w:p>
    <w:sectPr w:rsidR="00723643" w:rsidRPr="00573E08" w:rsidSect="004D69B5">
      <w:footerReference w:type="even" r:id="rId12"/>
      <w:pgSz w:w="11906" w:h="16838"/>
      <w:pgMar w:top="454" w:right="720" w:bottom="0" w:left="720" w:header="709" w:footer="709" w:gutter="0"/>
      <w:cols w:space="708"/>
      <w:docGrid w:linePitch="360"/>
      <w:sectPrChange w:id="506" w:author="Sarah Bergmann" w:date="2025-04-28T19:04:00Z" w16du:dateUtc="2025-04-28T17:04:00Z">
        <w:sectPr w:rsidR="00723643" w:rsidRPr="00573E08" w:rsidSect="004D69B5">
          <w:pgMar w:top="720" w:right="720" w:bottom="0" w:left="720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86" w:author="Sarah Bergmann" w:date="2025-04-28T19:01:00Z" w:initials="SB">
    <w:p w14:paraId="4F9B8651" w14:textId="6602CFCE" w:rsidR="004D69B5" w:rsidRDefault="004D69B5">
      <w:pPr>
        <w:pStyle w:val="CommentText"/>
      </w:pPr>
      <w:r>
        <w:rPr>
          <w:rStyle w:val="CommentReference"/>
        </w:rPr>
        <w:annotationRef/>
      </w:r>
      <w:r>
        <w:t xml:space="preserve">Hier bitte auch noch einen Kenntnisstand angeben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487" w:author="Sarah Bergmann" w:date="2025-04-28T19:04:00Z" w:initials="SB">
    <w:p w14:paraId="47962408" w14:textId="1A8CFB59" w:rsidR="004D69B5" w:rsidRDefault="004D69B5">
      <w:pPr>
        <w:pStyle w:val="CommentText"/>
      </w:pPr>
      <w:r>
        <w:rPr>
          <w:rStyle w:val="CommentReference"/>
        </w:rPr>
        <w:annotationRef/>
      </w:r>
      <w:r>
        <w:t xml:space="preserve">Ansonsten passt alles (nur noch Ort, Datum &amp; Unterschrift am besten hinzufügen)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9B8651" w15:done="0"/>
  <w15:commentEx w15:paraId="47962408" w15:paraIdParent="4F9B86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3A515A" w16cex:dateUtc="2025-04-28T17:01:00Z"/>
  <w16cex:commentExtensible w16cex:durableId="58748F8A" w16cex:dateUtc="2025-04-28T17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9B8651" w16cid:durableId="763A515A"/>
  <w16cid:commentId w16cid:paraId="47962408" w16cid:durableId="58748F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68B3F" w14:textId="77777777" w:rsidR="00225B61" w:rsidRDefault="00225B61" w:rsidP="00BE053D">
      <w:pPr>
        <w:spacing w:after="0" w:line="240" w:lineRule="auto"/>
      </w:pPr>
      <w:r>
        <w:separator/>
      </w:r>
    </w:p>
  </w:endnote>
  <w:endnote w:type="continuationSeparator" w:id="0">
    <w:p w14:paraId="122E0F86" w14:textId="77777777" w:rsidR="00225B61" w:rsidRDefault="00225B6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058C" w14:textId="77777777" w:rsidR="00225B61" w:rsidRDefault="00225B61" w:rsidP="00BE053D">
      <w:pPr>
        <w:spacing w:after="0" w:line="240" w:lineRule="auto"/>
      </w:pPr>
      <w:r>
        <w:separator/>
      </w:r>
    </w:p>
  </w:footnote>
  <w:footnote w:type="continuationSeparator" w:id="0">
    <w:p w14:paraId="4D23AE96" w14:textId="77777777" w:rsidR="00225B61" w:rsidRDefault="00225B6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200368"/>
    <w:multiLevelType w:val="multilevel"/>
    <w:tmpl w:val="9208A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5B3A32"/>
    <w:multiLevelType w:val="hybridMultilevel"/>
    <w:tmpl w:val="A4B64C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439AC"/>
    <w:multiLevelType w:val="hybridMultilevel"/>
    <w:tmpl w:val="0002B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309C1"/>
    <w:multiLevelType w:val="multilevel"/>
    <w:tmpl w:val="E938C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F03B1A"/>
    <w:multiLevelType w:val="hybridMultilevel"/>
    <w:tmpl w:val="E2381D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431E6"/>
    <w:multiLevelType w:val="hybridMultilevel"/>
    <w:tmpl w:val="E85E1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F31856"/>
    <w:multiLevelType w:val="hybridMultilevel"/>
    <w:tmpl w:val="4D0E7712"/>
    <w:lvl w:ilvl="0" w:tplc="0809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F25C3C"/>
    <w:multiLevelType w:val="hybridMultilevel"/>
    <w:tmpl w:val="3A6A4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D01DA3"/>
    <w:multiLevelType w:val="hybridMultilevel"/>
    <w:tmpl w:val="41E43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634D4"/>
    <w:multiLevelType w:val="hybridMultilevel"/>
    <w:tmpl w:val="DBB8B2F8"/>
    <w:lvl w:ilvl="0" w:tplc="08090001">
      <w:start w:val="1"/>
      <w:numFmt w:val="bullet"/>
      <w:lvlText w:val=""/>
      <w:lvlJc w:val="left"/>
      <w:pPr>
        <w:ind w:left="6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</w:abstractNum>
  <w:abstractNum w:abstractNumId="2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670E2"/>
    <w:multiLevelType w:val="hybridMultilevel"/>
    <w:tmpl w:val="C4AC7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B95CA8"/>
    <w:multiLevelType w:val="hybridMultilevel"/>
    <w:tmpl w:val="C052B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6E70E2"/>
    <w:multiLevelType w:val="hybridMultilevel"/>
    <w:tmpl w:val="33908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536072"/>
    <w:multiLevelType w:val="hybridMultilevel"/>
    <w:tmpl w:val="716E28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E112C2"/>
    <w:multiLevelType w:val="hybridMultilevel"/>
    <w:tmpl w:val="B64ACA02"/>
    <w:lvl w:ilvl="0" w:tplc="93E435CC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F03F2"/>
    <w:multiLevelType w:val="hybridMultilevel"/>
    <w:tmpl w:val="1CC62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20"/>
  </w:num>
  <w:num w:numId="2" w16cid:durableId="1517961058">
    <w:abstractNumId w:val="25"/>
  </w:num>
  <w:num w:numId="3" w16cid:durableId="1252082647">
    <w:abstractNumId w:val="3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9"/>
  </w:num>
  <w:num w:numId="8" w16cid:durableId="1949311987">
    <w:abstractNumId w:val="33"/>
  </w:num>
  <w:num w:numId="9" w16cid:durableId="1961916187">
    <w:abstractNumId w:val="18"/>
  </w:num>
  <w:num w:numId="10" w16cid:durableId="1947156070">
    <w:abstractNumId w:val="38"/>
  </w:num>
  <w:num w:numId="11" w16cid:durableId="1715693601">
    <w:abstractNumId w:val="7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3"/>
  </w:num>
  <w:num w:numId="15" w16cid:durableId="1771580397">
    <w:abstractNumId w:val="32"/>
  </w:num>
  <w:num w:numId="16" w16cid:durableId="1721974678">
    <w:abstractNumId w:val="6"/>
  </w:num>
  <w:num w:numId="17" w16cid:durableId="2003701761">
    <w:abstractNumId w:val="23"/>
  </w:num>
  <w:num w:numId="18" w16cid:durableId="1247112201">
    <w:abstractNumId w:val="5"/>
  </w:num>
  <w:num w:numId="19" w16cid:durableId="142089335">
    <w:abstractNumId w:val="29"/>
  </w:num>
  <w:num w:numId="20" w16cid:durableId="702943334">
    <w:abstractNumId w:val="14"/>
  </w:num>
  <w:num w:numId="21" w16cid:durableId="1697075762">
    <w:abstractNumId w:val="17"/>
  </w:num>
  <w:num w:numId="22" w16cid:durableId="424351624">
    <w:abstractNumId w:val="21"/>
  </w:num>
  <w:num w:numId="23" w16cid:durableId="1984038324">
    <w:abstractNumId w:val="9"/>
  </w:num>
  <w:num w:numId="24" w16cid:durableId="2056856694">
    <w:abstractNumId w:val="31"/>
  </w:num>
  <w:num w:numId="25" w16cid:durableId="548689742">
    <w:abstractNumId w:val="39"/>
  </w:num>
  <w:num w:numId="26" w16cid:durableId="1499494221">
    <w:abstractNumId w:val="26"/>
  </w:num>
  <w:num w:numId="27" w16cid:durableId="624386309">
    <w:abstractNumId w:val="30"/>
  </w:num>
  <w:num w:numId="28" w16cid:durableId="1874615596">
    <w:abstractNumId w:val="11"/>
  </w:num>
  <w:num w:numId="29" w16cid:durableId="1986427344">
    <w:abstractNumId w:val="12"/>
  </w:num>
  <w:num w:numId="30" w16cid:durableId="1027409344">
    <w:abstractNumId w:val="27"/>
  </w:num>
  <w:num w:numId="31" w16cid:durableId="1795754511">
    <w:abstractNumId w:val="35"/>
  </w:num>
  <w:num w:numId="32" w16cid:durableId="2132823038">
    <w:abstractNumId w:val="30"/>
  </w:num>
  <w:num w:numId="33" w16cid:durableId="590772810">
    <w:abstractNumId w:val="24"/>
  </w:num>
  <w:num w:numId="34" w16cid:durableId="639261811">
    <w:abstractNumId w:val="36"/>
  </w:num>
  <w:num w:numId="35" w16cid:durableId="938172075">
    <w:abstractNumId w:val="30"/>
  </w:num>
  <w:num w:numId="36" w16cid:durableId="1987319239">
    <w:abstractNumId w:val="16"/>
  </w:num>
  <w:num w:numId="37" w16cid:durableId="1334995660">
    <w:abstractNumId w:val="3"/>
  </w:num>
  <w:num w:numId="38" w16cid:durableId="1900942765">
    <w:abstractNumId w:val="28"/>
  </w:num>
  <w:num w:numId="39" w16cid:durableId="1503088036">
    <w:abstractNumId w:val="4"/>
  </w:num>
  <w:num w:numId="40" w16cid:durableId="598029728">
    <w:abstractNumId w:val="15"/>
  </w:num>
  <w:num w:numId="41" w16cid:durableId="1550610788">
    <w:abstractNumId w:val="37"/>
  </w:num>
  <w:num w:numId="42" w16cid:durableId="1946647208">
    <w:abstractNumId w:val="34"/>
  </w:num>
  <w:num w:numId="43" w16cid:durableId="1590191021">
    <w:abstractNumId w:val="22"/>
  </w:num>
  <w:num w:numId="44" w16cid:durableId="15930209">
    <w:abstractNumId w:val="30"/>
  </w:num>
  <w:num w:numId="45" w16cid:durableId="273023977">
    <w:abstractNumId w:val="30"/>
  </w:num>
  <w:num w:numId="46" w16cid:durableId="1941444667">
    <w:abstractNumId w:val="30"/>
  </w:num>
  <w:num w:numId="47" w16cid:durableId="219025438">
    <w:abstractNumId w:val="30"/>
  </w:num>
  <w:num w:numId="48" w16cid:durableId="811292904">
    <w:abstractNumId w:val="30"/>
  </w:num>
  <w:num w:numId="49" w16cid:durableId="886063125">
    <w:abstractNumId w:val="30"/>
  </w:num>
  <w:num w:numId="50" w16cid:durableId="1952543763">
    <w:abstractNumId w:val="30"/>
  </w:num>
  <w:num w:numId="51" w16cid:durableId="1110515513">
    <w:abstractNumId w:val="30"/>
  </w:num>
  <w:num w:numId="52" w16cid:durableId="1419981526">
    <w:abstractNumId w:val="40"/>
  </w:num>
  <w:numIdMacAtCleanup w:val="5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arah.bergmann@uni-oldenburg.de::47e7dfd8-e13e-4e5e-8470-81b1e3cfedfe"/>
  </w15:person>
  <w15:person w15:author="Catharina Freier">
    <w15:presenceInfo w15:providerId="AD" w15:userId="S::catharina.freier@pumpkincareeres.onmicrosoft.com::2a0dfad8-64e5-4aa7-8211-17b0a64b4045"/>
  </w15:person>
  <w15:person w15:author="Mia Schramek">
    <w15:presenceInfo w15:providerId="AD" w15:userId="S::Mia.schramek@stud.uni-due.de::0c8c4f60-7b8e-4fbf-9b7e-eae310c752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7BC"/>
    <w:rsid w:val="0000798A"/>
    <w:rsid w:val="00026C32"/>
    <w:rsid w:val="00061D33"/>
    <w:rsid w:val="00064643"/>
    <w:rsid w:val="00075289"/>
    <w:rsid w:val="00075AA3"/>
    <w:rsid w:val="00087747"/>
    <w:rsid w:val="000A1FDA"/>
    <w:rsid w:val="000B63E2"/>
    <w:rsid w:val="000B6548"/>
    <w:rsid w:val="000D671A"/>
    <w:rsid w:val="001020C1"/>
    <w:rsid w:val="00103EC5"/>
    <w:rsid w:val="001129AB"/>
    <w:rsid w:val="00116C6E"/>
    <w:rsid w:val="00125CA6"/>
    <w:rsid w:val="0015325E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3F48"/>
    <w:rsid w:val="001B62CA"/>
    <w:rsid w:val="001D4DCD"/>
    <w:rsid w:val="001D78E2"/>
    <w:rsid w:val="001F4175"/>
    <w:rsid w:val="00223A4D"/>
    <w:rsid w:val="00223D44"/>
    <w:rsid w:val="00225B61"/>
    <w:rsid w:val="0023054D"/>
    <w:rsid w:val="00232CB5"/>
    <w:rsid w:val="00234A7E"/>
    <w:rsid w:val="0024373D"/>
    <w:rsid w:val="002508C2"/>
    <w:rsid w:val="00250C02"/>
    <w:rsid w:val="00264189"/>
    <w:rsid w:val="00267252"/>
    <w:rsid w:val="00274099"/>
    <w:rsid w:val="00282DB0"/>
    <w:rsid w:val="002B2091"/>
    <w:rsid w:val="002C6972"/>
    <w:rsid w:val="002D2B32"/>
    <w:rsid w:val="002D4516"/>
    <w:rsid w:val="002D714B"/>
    <w:rsid w:val="002E2FA1"/>
    <w:rsid w:val="002F46AD"/>
    <w:rsid w:val="003101F0"/>
    <w:rsid w:val="00314B7A"/>
    <w:rsid w:val="00324BC5"/>
    <w:rsid w:val="00331F2A"/>
    <w:rsid w:val="00340BAB"/>
    <w:rsid w:val="003418E0"/>
    <w:rsid w:val="00347F8D"/>
    <w:rsid w:val="00354236"/>
    <w:rsid w:val="00372F7B"/>
    <w:rsid w:val="003733E5"/>
    <w:rsid w:val="00390EA6"/>
    <w:rsid w:val="003E27C3"/>
    <w:rsid w:val="003F3E3F"/>
    <w:rsid w:val="004067B8"/>
    <w:rsid w:val="00414A47"/>
    <w:rsid w:val="004154BE"/>
    <w:rsid w:val="00417A55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16EF"/>
    <w:rsid w:val="004B6A5E"/>
    <w:rsid w:val="004D69B5"/>
    <w:rsid w:val="00505056"/>
    <w:rsid w:val="00507EA7"/>
    <w:rsid w:val="00517E51"/>
    <w:rsid w:val="00526089"/>
    <w:rsid w:val="00527A28"/>
    <w:rsid w:val="00527DCA"/>
    <w:rsid w:val="005340BA"/>
    <w:rsid w:val="005716D4"/>
    <w:rsid w:val="00571B60"/>
    <w:rsid w:val="00572876"/>
    <w:rsid w:val="00573E08"/>
    <w:rsid w:val="00585A4D"/>
    <w:rsid w:val="005A32C0"/>
    <w:rsid w:val="005D6329"/>
    <w:rsid w:val="005E57F6"/>
    <w:rsid w:val="006058D8"/>
    <w:rsid w:val="00610200"/>
    <w:rsid w:val="0061409A"/>
    <w:rsid w:val="00623699"/>
    <w:rsid w:val="00632D5A"/>
    <w:rsid w:val="00635515"/>
    <w:rsid w:val="00646C91"/>
    <w:rsid w:val="006546FD"/>
    <w:rsid w:val="00665BF3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361A"/>
    <w:rsid w:val="00711CEF"/>
    <w:rsid w:val="00716114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164A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3939"/>
    <w:rsid w:val="009668B9"/>
    <w:rsid w:val="00976577"/>
    <w:rsid w:val="00996356"/>
    <w:rsid w:val="00997D9A"/>
    <w:rsid w:val="009D7C49"/>
    <w:rsid w:val="009E7297"/>
    <w:rsid w:val="009F04AB"/>
    <w:rsid w:val="00A0257D"/>
    <w:rsid w:val="00A02765"/>
    <w:rsid w:val="00A12EDC"/>
    <w:rsid w:val="00A26D0D"/>
    <w:rsid w:val="00A33BDE"/>
    <w:rsid w:val="00A34885"/>
    <w:rsid w:val="00A43BC1"/>
    <w:rsid w:val="00A74225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E1E40"/>
    <w:rsid w:val="00AE4ED3"/>
    <w:rsid w:val="00AE73A0"/>
    <w:rsid w:val="00B0230B"/>
    <w:rsid w:val="00B07659"/>
    <w:rsid w:val="00B1501C"/>
    <w:rsid w:val="00B17D95"/>
    <w:rsid w:val="00B22907"/>
    <w:rsid w:val="00B23509"/>
    <w:rsid w:val="00B344BC"/>
    <w:rsid w:val="00B359DB"/>
    <w:rsid w:val="00B3632B"/>
    <w:rsid w:val="00B409D8"/>
    <w:rsid w:val="00B44721"/>
    <w:rsid w:val="00B5178D"/>
    <w:rsid w:val="00B67F1F"/>
    <w:rsid w:val="00B701D7"/>
    <w:rsid w:val="00B90595"/>
    <w:rsid w:val="00BA215A"/>
    <w:rsid w:val="00BA5D67"/>
    <w:rsid w:val="00BB5F09"/>
    <w:rsid w:val="00BC0D9F"/>
    <w:rsid w:val="00BE053D"/>
    <w:rsid w:val="00BF1A7A"/>
    <w:rsid w:val="00BF1FA3"/>
    <w:rsid w:val="00C00974"/>
    <w:rsid w:val="00C018E4"/>
    <w:rsid w:val="00C066FA"/>
    <w:rsid w:val="00C06D53"/>
    <w:rsid w:val="00C25387"/>
    <w:rsid w:val="00C3656D"/>
    <w:rsid w:val="00C54BE3"/>
    <w:rsid w:val="00C57F80"/>
    <w:rsid w:val="00C70178"/>
    <w:rsid w:val="00C768ED"/>
    <w:rsid w:val="00C82A8F"/>
    <w:rsid w:val="00C86CD9"/>
    <w:rsid w:val="00C916C2"/>
    <w:rsid w:val="00CB25EF"/>
    <w:rsid w:val="00CC7F56"/>
    <w:rsid w:val="00CD1B12"/>
    <w:rsid w:val="00CD341F"/>
    <w:rsid w:val="00CD55DC"/>
    <w:rsid w:val="00CE1BBC"/>
    <w:rsid w:val="00CE2595"/>
    <w:rsid w:val="00CE28CC"/>
    <w:rsid w:val="00CE72FC"/>
    <w:rsid w:val="00CF31EE"/>
    <w:rsid w:val="00CF7B40"/>
    <w:rsid w:val="00D01A38"/>
    <w:rsid w:val="00D1492F"/>
    <w:rsid w:val="00D17B69"/>
    <w:rsid w:val="00D3003C"/>
    <w:rsid w:val="00D33116"/>
    <w:rsid w:val="00D331F4"/>
    <w:rsid w:val="00D470E4"/>
    <w:rsid w:val="00D52142"/>
    <w:rsid w:val="00D5280E"/>
    <w:rsid w:val="00D61F14"/>
    <w:rsid w:val="00D80B70"/>
    <w:rsid w:val="00D80D6B"/>
    <w:rsid w:val="00D85D41"/>
    <w:rsid w:val="00D90950"/>
    <w:rsid w:val="00DA69DF"/>
    <w:rsid w:val="00DB33F8"/>
    <w:rsid w:val="00DC2F6E"/>
    <w:rsid w:val="00DD38E2"/>
    <w:rsid w:val="00E00140"/>
    <w:rsid w:val="00E13110"/>
    <w:rsid w:val="00E24DF1"/>
    <w:rsid w:val="00E35FFA"/>
    <w:rsid w:val="00E40B9A"/>
    <w:rsid w:val="00E431ED"/>
    <w:rsid w:val="00E55D90"/>
    <w:rsid w:val="00E64FF5"/>
    <w:rsid w:val="00E907EC"/>
    <w:rsid w:val="00E96919"/>
    <w:rsid w:val="00EA5421"/>
    <w:rsid w:val="00EB0C71"/>
    <w:rsid w:val="00EB34FC"/>
    <w:rsid w:val="00EB5816"/>
    <w:rsid w:val="00ED0EA9"/>
    <w:rsid w:val="00EF77DF"/>
    <w:rsid w:val="00F022EB"/>
    <w:rsid w:val="00F11BEF"/>
    <w:rsid w:val="00F165E1"/>
    <w:rsid w:val="00F258E7"/>
    <w:rsid w:val="00F25EB2"/>
    <w:rsid w:val="00F31B84"/>
    <w:rsid w:val="00F44F5F"/>
    <w:rsid w:val="00F54C6D"/>
    <w:rsid w:val="00F57BA5"/>
    <w:rsid w:val="00F631EC"/>
    <w:rsid w:val="00F64C22"/>
    <w:rsid w:val="00F64FA7"/>
    <w:rsid w:val="00F74D19"/>
    <w:rsid w:val="00F80053"/>
    <w:rsid w:val="00FA02C7"/>
    <w:rsid w:val="00FA4186"/>
    <w:rsid w:val="00FA7C8B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73E0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D69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69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69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69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69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634</Words>
  <Characters>3618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Mia Schramek</cp:lastModifiedBy>
  <cp:revision>3</cp:revision>
  <cp:lastPrinted>2025-04-29T21:44:00Z</cp:lastPrinted>
  <dcterms:created xsi:type="dcterms:W3CDTF">2025-04-29T21:44:00Z</dcterms:created>
  <dcterms:modified xsi:type="dcterms:W3CDTF">2025-04-29T22:44:00Z</dcterms:modified>
</cp:coreProperties>
</file>