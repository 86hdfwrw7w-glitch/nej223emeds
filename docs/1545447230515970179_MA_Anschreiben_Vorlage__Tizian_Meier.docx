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03405C7A" w:rsidR="006D2592" w:rsidRPr="00D30CEA" w:rsidRDefault="00393727" w:rsidP="006A7895">
      <w:pPr>
        <w:spacing w:after="0" w:line="240" w:lineRule="auto"/>
        <w:jc w:val="right"/>
        <w:rPr>
          <w:rFonts w:ascii="Georgia" w:hAnsi="Georgia" w:cs="Times New Roman"/>
          <w:sz w:val="21"/>
          <w:szCs w:val="21"/>
        </w:rPr>
      </w:pPr>
      <w:r>
        <w:rPr>
          <w:rFonts w:ascii="Georgia" w:hAnsi="Georgia" w:cs="Times New Roman"/>
          <w:sz w:val="21"/>
          <w:szCs w:val="21"/>
        </w:rPr>
        <w:t>Tizian Meier</w:t>
      </w:r>
    </w:p>
    <w:p w14:paraId="2458A2A0" w14:textId="555EA91A" w:rsidR="00857C6F" w:rsidRPr="00D30CEA" w:rsidRDefault="00393727" w:rsidP="006A7895">
      <w:pPr>
        <w:spacing w:after="0" w:line="240" w:lineRule="auto"/>
        <w:jc w:val="right"/>
        <w:rPr>
          <w:rFonts w:ascii="Georgia" w:hAnsi="Georgia" w:cs="Times New Roman"/>
          <w:sz w:val="21"/>
          <w:szCs w:val="21"/>
        </w:rPr>
      </w:pPr>
      <w:r>
        <w:rPr>
          <w:rFonts w:ascii="Georgia" w:hAnsi="Georgia" w:cs="Times New Roman"/>
          <w:sz w:val="21"/>
          <w:szCs w:val="21"/>
        </w:rPr>
        <w:t>Lindenstraße 230</w:t>
      </w:r>
    </w:p>
    <w:p w14:paraId="451AEE20" w14:textId="5A774EEC" w:rsidR="00857C6F" w:rsidRDefault="00393727" w:rsidP="006A7895">
      <w:pPr>
        <w:spacing w:after="0" w:line="240" w:lineRule="auto"/>
        <w:jc w:val="right"/>
        <w:rPr>
          <w:rFonts w:ascii="Georgia" w:hAnsi="Georgia" w:cs="Times New Roman"/>
          <w:sz w:val="21"/>
          <w:szCs w:val="21"/>
        </w:rPr>
      </w:pPr>
      <w:r>
        <w:rPr>
          <w:rFonts w:ascii="Georgia" w:hAnsi="Georgia" w:cs="Times New Roman"/>
          <w:sz w:val="21"/>
          <w:szCs w:val="21"/>
        </w:rPr>
        <w:t>40235 Düsseldorf</w:t>
      </w:r>
    </w:p>
    <w:p w14:paraId="12BA391A" w14:textId="326BB812" w:rsidR="006A7895" w:rsidRPr="00D30CEA" w:rsidRDefault="00393727" w:rsidP="006A7895">
      <w:pPr>
        <w:spacing w:after="0" w:line="240" w:lineRule="auto"/>
        <w:jc w:val="right"/>
        <w:rPr>
          <w:rFonts w:ascii="Georgia" w:hAnsi="Georgia" w:cs="Times New Roman"/>
          <w:sz w:val="21"/>
          <w:szCs w:val="21"/>
        </w:rPr>
      </w:pPr>
      <w:r>
        <w:rPr>
          <w:rFonts w:ascii="Georgia" w:hAnsi="Georgia" w:cs="Georgia"/>
          <w:color w:val="000000"/>
          <w:sz w:val="21"/>
          <w:szCs w:val="21"/>
        </w:rPr>
        <w:t>tizian.meier@gmx.net</w:t>
      </w:r>
    </w:p>
    <w:p w14:paraId="096C8AF5" w14:textId="5790FC5D" w:rsidR="00647413" w:rsidRPr="00393727" w:rsidRDefault="006D2592" w:rsidP="009D3F88">
      <w:pPr>
        <w:spacing w:after="0"/>
        <w:jc w:val="right"/>
        <w:rPr>
          <w:rFonts w:ascii="Georgia" w:hAnsi="Georgia" w:cs="Georgia"/>
          <w:color w:val="000000"/>
          <w:sz w:val="21"/>
          <w:szCs w:val="21"/>
        </w:rPr>
      </w:pPr>
      <w:r w:rsidRPr="00393727">
        <w:rPr>
          <w:rFonts w:ascii="Georgia" w:hAnsi="Georgia" w:cs="Georgia"/>
          <w:color w:val="000000"/>
          <w:sz w:val="21"/>
          <w:szCs w:val="21"/>
        </w:rPr>
        <w:t>+</w:t>
      </w:r>
      <w:r w:rsidR="00857C6F" w:rsidRPr="00393727">
        <w:rPr>
          <w:rFonts w:ascii="Georgia" w:hAnsi="Georgia" w:cs="Georgia"/>
          <w:color w:val="000000"/>
          <w:sz w:val="21"/>
          <w:szCs w:val="21"/>
        </w:rPr>
        <w:t>49 1</w:t>
      </w:r>
      <w:r w:rsidR="00393727">
        <w:rPr>
          <w:rFonts w:ascii="Georgia" w:hAnsi="Georgia" w:cs="Georgia"/>
          <w:color w:val="000000"/>
          <w:sz w:val="21"/>
          <w:szCs w:val="21"/>
        </w:rPr>
        <w:t>57 3067 1925</w:t>
      </w:r>
    </w:p>
    <w:p w14:paraId="155B6E2E" w14:textId="590E8EC3" w:rsidR="006A7895" w:rsidRPr="00393727" w:rsidRDefault="00393727" w:rsidP="00654057">
      <w:pPr>
        <w:spacing w:after="0"/>
        <w:rPr>
          <w:rFonts w:ascii="Georgia" w:hAnsi="Georgia" w:cs="Times New Roman"/>
          <w:sz w:val="21"/>
          <w:szCs w:val="21"/>
        </w:rPr>
      </w:pPr>
      <w:r w:rsidRPr="00393727">
        <w:rPr>
          <w:rFonts w:ascii="Georgia" w:hAnsi="Georgia" w:cs="Times New Roman"/>
          <w:sz w:val="21"/>
          <w:szCs w:val="21"/>
        </w:rPr>
        <w:t>Düsseldorf</w:t>
      </w:r>
      <w:r w:rsidR="002D594E" w:rsidRPr="00393727">
        <w:rPr>
          <w:rFonts w:ascii="Georgia" w:hAnsi="Georgia" w:cs="Times New Roman"/>
          <w:sz w:val="21"/>
          <w:szCs w:val="21"/>
        </w:rPr>
        <w:t xml:space="preserve">, </w:t>
      </w:r>
      <w:r w:rsidRPr="00393727">
        <w:rPr>
          <w:rFonts w:ascii="Georgia" w:hAnsi="Georgia" w:cs="Times New Roman"/>
          <w:sz w:val="21"/>
          <w:szCs w:val="21"/>
        </w:rPr>
        <w:t>04.09.2026</w:t>
      </w:r>
    </w:p>
    <w:p w14:paraId="70A974D0" w14:textId="3277D60F" w:rsidR="000A5AB8" w:rsidRPr="00393727" w:rsidRDefault="000A5AB8" w:rsidP="000A5AB8">
      <w:pPr>
        <w:spacing w:after="0"/>
        <w:rPr>
          <w:rFonts w:ascii="Georgia" w:hAnsi="Georgia" w:cs="Times New Roman"/>
          <w:b/>
          <w:sz w:val="21"/>
          <w:szCs w:val="21"/>
        </w:rPr>
      </w:pPr>
    </w:p>
    <w:p w14:paraId="5A9E9214" w14:textId="77777777" w:rsidR="00721480" w:rsidRPr="0099776A" w:rsidRDefault="00721480" w:rsidP="00721480">
      <w:pPr>
        <w:spacing w:after="0"/>
        <w:rPr>
          <w:rFonts w:ascii="Georgia" w:hAnsi="Georgia" w:cs="Times New Roman"/>
          <w:b/>
          <w:sz w:val="21"/>
          <w:szCs w:val="21"/>
        </w:rPr>
      </w:pPr>
      <w:r w:rsidRPr="0099776A">
        <w:rPr>
          <w:rFonts w:ascii="Georgia" w:hAnsi="Georgia" w:cs="Times New Roman"/>
          <w:b/>
          <w:sz w:val="21"/>
          <w:szCs w:val="21"/>
        </w:rPr>
        <w:t>Bewerbung um ein Praktikum im Bereich XYZ</w:t>
      </w:r>
    </w:p>
    <w:p w14:paraId="748F03B9" w14:textId="77777777" w:rsidR="00721480" w:rsidRPr="0099776A" w:rsidRDefault="00721480" w:rsidP="00721480">
      <w:pPr>
        <w:spacing w:after="0"/>
        <w:rPr>
          <w:rFonts w:ascii="Georgia" w:hAnsi="Georgia" w:cs="Times New Roman"/>
          <w:b/>
          <w:sz w:val="21"/>
          <w:szCs w:val="21"/>
        </w:rPr>
      </w:pPr>
    </w:p>
    <w:p w14:paraId="2D8EBCDB" w14:textId="77777777" w:rsidR="00721480" w:rsidRPr="0099776A" w:rsidRDefault="00721480" w:rsidP="00721480">
      <w:pPr>
        <w:spacing w:after="0"/>
        <w:jc w:val="both"/>
        <w:rPr>
          <w:rFonts w:ascii="Georgia" w:hAnsi="Georgia" w:cs="Times New Roman"/>
          <w:sz w:val="21"/>
          <w:szCs w:val="21"/>
        </w:rPr>
      </w:pPr>
      <w:r w:rsidRPr="0099776A">
        <w:rPr>
          <w:rFonts w:ascii="Georgia" w:hAnsi="Georgia" w:cs="Times New Roman"/>
          <w:sz w:val="21"/>
          <w:szCs w:val="21"/>
        </w:rPr>
        <w:t xml:space="preserve">Sehr geehrte Damen und Herren, </w:t>
      </w:r>
    </w:p>
    <w:p w14:paraId="57EFDFB8" w14:textId="77777777" w:rsidR="00721480" w:rsidRPr="0099776A" w:rsidRDefault="00721480" w:rsidP="00721480">
      <w:pPr>
        <w:spacing w:after="0"/>
        <w:jc w:val="both"/>
        <w:rPr>
          <w:rFonts w:ascii="Georgia" w:hAnsi="Georgia" w:cs="Times New Roman"/>
          <w:sz w:val="21"/>
          <w:szCs w:val="21"/>
        </w:rPr>
      </w:pPr>
    </w:p>
    <w:p w14:paraId="5B0A973D" w14:textId="11AB3442" w:rsidR="00721480" w:rsidRDefault="00393727" w:rsidP="00721480">
      <w:pPr>
        <w:spacing w:after="0"/>
        <w:jc w:val="both"/>
        <w:rPr>
          <w:rFonts w:ascii="Georgia" w:hAnsi="Georgia" w:cs="Times New Roman"/>
          <w:sz w:val="21"/>
          <w:szCs w:val="21"/>
        </w:rPr>
      </w:pPr>
      <w:r w:rsidRPr="00393727">
        <w:rPr>
          <w:rFonts w:ascii="Georgia" w:hAnsi="Georgia" w:cs="Times New Roman"/>
          <w:sz w:val="21"/>
          <w:szCs w:val="21"/>
        </w:rPr>
        <w:t>nach meinen bisherigen finanzwirtschaftlichen Erfahrungen möchte ich mich bewusst in einem anspruchsvollen, dynamischen und transaktionsnahen Umfeld weiterentwickeln. An einer Tätigkeit im M&amp;A reizt mich dabei besonders die Verbindung aus analytischem Arbeiten, finanzwirtschaftlichem Verständnis und der intensiven Auseinandersetzung mit Unternehmen und ihren Geschäftsmodellen. Gleichzeitig fasziniert mich, dass diese unterschiedlichen Fähigkeiten im Rahmen einer Transaktion auf ein konkretes Ergebnis zulaufen und dadurch unmittelbar Einfluss auf die weitere Entwicklung eines Unternehmens haben können. Gerade die damit verbundene hohe fachliche Lernkurve macht den Bereich für mich besonders attraktiv. Daher möchte ich Sie ab [Datum] für einen Zeitraum von [Dauer] als Praktikant im Bereich [Bereich] unterstützen.</w:t>
      </w:r>
    </w:p>
    <w:p w14:paraId="5C4251AF" w14:textId="77777777" w:rsidR="00393727" w:rsidRPr="002627D2" w:rsidRDefault="00393727" w:rsidP="00721480">
      <w:pPr>
        <w:spacing w:after="0"/>
        <w:jc w:val="both"/>
        <w:rPr>
          <w:rFonts w:ascii="Georgia" w:hAnsi="Georgia" w:cs="Times New Roman"/>
          <w:sz w:val="21"/>
          <w:szCs w:val="21"/>
        </w:rPr>
      </w:pPr>
    </w:p>
    <w:p w14:paraId="12162D56" w14:textId="30CEFC96" w:rsidR="00721480" w:rsidRPr="00E65B09" w:rsidRDefault="00393727" w:rsidP="00393727">
      <w:pPr>
        <w:spacing w:after="0"/>
        <w:jc w:val="both"/>
        <w:rPr>
          <w:rFonts w:ascii="Georgia" w:hAnsi="Georgia" w:cs="Times New Roman"/>
          <w:sz w:val="21"/>
          <w:szCs w:val="21"/>
        </w:rPr>
      </w:pPr>
      <w:commentRangeStart w:id="0"/>
      <w:r w:rsidRPr="00393727">
        <w:rPr>
          <w:rFonts w:ascii="Georgia" w:hAnsi="Georgia" w:cs="Times New Roman"/>
          <w:sz w:val="21"/>
          <w:szCs w:val="21"/>
        </w:rPr>
        <w:t xml:space="preserve">Eine analytische und lösungsorientierte Arbeitsweise konnte ich insbesondere während meiner </w:t>
      </w:r>
      <w:r>
        <w:rPr>
          <w:rFonts w:ascii="Georgia" w:hAnsi="Georgia" w:cs="Times New Roman"/>
          <w:sz w:val="21"/>
          <w:szCs w:val="21"/>
        </w:rPr>
        <w:t>Werkstudentent</w:t>
      </w:r>
      <w:r w:rsidRPr="00393727">
        <w:rPr>
          <w:rFonts w:ascii="Georgia" w:hAnsi="Georgia" w:cs="Times New Roman"/>
          <w:sz w:val="21"/>
          <w:szCs w:val="21"/>
        </w:rPr>
        <w:t xml:space="preserve">ätigkeit im Controlling unter Beweis stellen. </w:t>
      </w:r>
      <w:r w:rsidR="00520026">
        <w:rPr>
          <w:rFonts w:ascii="Georgia" w:hAnsi="Georgia" w:cs="Times New Roman"/>
          <w:sz w:val="21"/>
          <w:szCs w:val="21"/>
        </w:rPr>
        <w:t>Nach</w:t>
      </w:r>
      <w:r w:rsidR="00FD6DC5" w:rsidRPr="00FD6DC5">
        <w:rPr>
          <w:rFonts w:ascii="Georgia" w:hAnsi="Georgia" w:cs="Times New Roman"/>
          <w:sz w:val="21"/>
          <w:szCs w:val="21"/>
        </w:rPr>
        <w:t xml:space="preserve"> einem beiläufigen Gespräch über den anteiligen Vorsteuerabzug prüfte ich eigeninitiativ,</w:t>
      </w:r>
      <w:r w:rsidR="00FD6DC5">
        <w:rPr>
          <w:rFonts w:ascii="Georgia" w:hAnsi="Georgia" w:cs="Times New Roman"/>
          <w:sz w:val="21"/>
          <w:szCs w:val="21"/>
        </w:rPr>
        <w:t xml:space="preserve"> </w:t>
      </w:r>
      <w:r w:rsidRPr="00393727">
        <w:rPr>
          <w:rFonts w:ascii="Georgia" w:hAnsi="Georgia" w:cs="Times New Roman"/>
          <w:sz w:val="21"/>
          <w:szCs w:val="21"/>
        </w:rPr>
        <w:t>ob sich die bestehende Berechnung optimieren ließ. Hierfür arbeitete ich mich in die steuerlichen Regelungen ein, entwickelte eine neue</w:t>
      </w:r>
      <w:r>
        <w:rPr>
          <w:rFonts w:ascii="Georgia" w:hAnsi="Georgia" w:cs="Times New Roman"/>
          <w:sz w:val="21"/>
          <w:szCs w:val="21"/>
        </w:rPr>
        <w:t>, optimierte</w:t>
      </w:r>
      <w:r w:rsidRPr="00393727">
        <w:rPr>
          <w:rFonts w:ascii="Georgia" w:hAnsi="Georgia" w:cs="Times New Roman"/>
          <w:sz w:val="21"/>
          <w:szCs w:val="21"/>
        </w:rPr>
        <w:t xml:space="preserve"> Berechnung und begleitete gemeinsam mit </w:t>
      </w:r>
      <w:r>
        <w:rPr>
          <w:rFonts w:ascii="Georgia" w:hAnsi="Georgia" w:cs="Times New Roman"/>
          <w:sz w:val="21"/>
          <w:szCs w:val="21"/>
        </w:rPr>
        <w:t xml:space="preserve">dem Geschäftsführer </w:t>
      </w:r>
      <w:r w:rsidRPr="00393727">
        <w:rPr>
          <w:rFonts w:ascii="Georgia" w:hAnsi="Georgia" w:cs="Times New Roman"/>
          <w:sz w:val="21"/>
          <w:szCs w:val="21"/>
        </w:rPr>
        <w:t xml:space="preserve">die Abstimmung mit unserem Steuerberater. Durch die daraus resultierende rückwirkende Anpassung konnte das Unternehmen eine Steuerrückerstattung von rund 120.000 Euro erzielen und zugleich den Vorsteuerabzug für die Folgejahre optimieren. Dass </w:t>
      </w:r>
      <w:r w:rsidR="00FD6DC5">
        <w:rPr>
          <w:rFonts w:ascii="Georgia" w:hAnsi="Georgia" w:cs="Times New Roman"/>
          <w:sz w:val="21"/>
          <w:szCs w:val="21"/>
        </w:rPr>
        <w:t xml:space="preserve">mir darüber hinaus Verantwortung zugetraut wurde, zeigte sich, als </w:t>
      </w:r>
      <w:r w:rsidRPr="00393727">
        <w:rPr>
          <w:rFonts w:ascii="Georgia" w:hAnsi="Georgia" w:cs="Times New Roman"/>
          <w:sz w:val="21"/>
          <w:szCs w:val="21"/>
        </w:rPr>
        <w:t>ich</w:t>
      </w:r>
      <w:r>
        <w:rPr>
          <w:rFonts w:ascii="Georgia" w:hAnsi="Georgia" w:cs="Times New Roman"/>
          <w:sz w:val="21"/>
          <w:szCs w:val="21"/>
        </w:rPr>
        <w:t xml:space="preserve"> nach meinem Auslandsaufenthalt im Zuge von Personalveränderungen</w:t>
      </w:r>
      <w:r w:rsidRPr="00393727">
        <w:rPr>
          <w:rFonts w:ascii="Georgia" w:hAnsi="Georgia" w:cs="Times New Roman"/>
          <w:sz w:val="21"/>
          <w:szCs w:val="21"/>
        </w:rPr>
        <w:t xml:space="preserve"> zur </w:t>
      </w:r>
      <w:r>
        <w:rPr>
          <w:rFonts w:ascii="Georgia" w:hAnsi="Georgia" w:cs="Times New Roman"/>
          <w:sz w:val="21"/>
          <w:szCs w:val="21"/>
        </w:rPr>
        <w:t xml:space="preserve">kurzfristigen </w:t>
      </w:r>
      <w:r w:rsidRPr="00393727">
        <w:rPr>
          <w:rFonts w:ascii="Georgia" w:hAnsi="Georgia" w:cs="Times New Roman"/>
          <w:sz w:val="21"/>
          <w:szCs w:val="21"/>
        </w:rPr>
        <w:t>Unterstützung des Controllings angefragt wurde</w:t>
      </w:r>
      <w:r w:rsidR="00FD6DC5">
        <w:rPr>
          <w:rFonts w:ascii="Georgia" w:hAnsi="Georgia" w:cs="Times New Roman"/>
          <w:sz w:val="21"/>
          <w:szCs w:val="21"/>
        </w:rPr>
        <w:t>.</w:t>
      </w:r>
      <w:r w:rsidRPr="00393727">
        <w:rPr>
          <w:rFonts w:ascii="Georgia" w:hAnsi="Georgia" w:cs="Times New Roman"/>
          <w:sz w:val="21"/>
          <w:szCs w:val="21"/>
        </w:rPr>
        <w:t xml:space="preserve"> </w:t>
      </w:r>
      <w:r w:rsidR="003C7FB5" w:rsidRPr="003C7FB5">
        <w:rPr>
          <w:rFonts w:ascii="Georgia" w:hAnsi="Georgia" w:cs="Times New Roman"/>
          <w:sz w:val="21"/>
          <w:szCs w:val="21"/>
        </w:rPr>
        <w:t>Durchhaltevermögen und Eigeninitiative habe ich daneben als Vorstand meiner Fachschaft gezeigt: Als ich diese Funktion nach wenigen Monaten übernahm, bestand die Fachschaft nur noch aus vier Mitgliedern. Gemeinsam mit dem Team gelang es uns, sie innerhalb eines Jahres wieder auf rund 25 Mitglieder aufzubauen und neue Projekte anzustoßen. Im Bewerbungsverfahren um die Förderung eines Netzwerkevents mussten wir mehrere Rüc</w:t>
      </w:r>
      <w:r w:rsidR="003C7FB5">
        <w:rPr>
          <w:rFonts w:ascii="Georgia" w:hAnsi="Georgia" w:cs="Times New Roman"/>
          <w:sz w:val="21"/>
          <w:szCs w:val="21"/>
        </w:rPr>
        <w:t>kschläge hinnehmen. I</w:t>
      </w:r>
      <w:r w:rsidR="003C7FB5" w:rsidRPr="003C7FB5">
        <w:rPr>
          <w:rFonts w:ascii="Georgia" w:hAnsi="Georgia" w:cs="Times New Roman"/>
          <w:sz w:val="21"/>
          <w:szCs w:val="21"/>
        </w:rPr>
        <w:t xml:space="preserve">ch blieb dennoch konsequent an dem Vorhaben und konnte schließlich </w:t>
      </w:r>
      <w:r w:rsidR="003C7FB5">
        <w:rPr>
          <w:rFonts w:ascii="Georgia" w:hAnsi="Georgia" w:cs="Times New Roman"/>
          <w:sz w:val="21"/>
          <w:szCs w:val="21"/>
        </w:rPr>
        <w:t>die</w:t>
      </w:r>
      <w:r w:rsidR="003C7FB5" w:rsidRPr="003C7FB5">
        <w:rPr>
          <w:rFonts w:ascii="Georgia" w:hAnsi="Georgia" w:cs="Times New Roman"/>
          <w:sz w:val="21"/>
          <w:szCs w:val="21"/>
        </w:rPr>
        <w:t xml:space="preserve"> Förderung von 3.000 Euro </w:t>
      </w:r>
      <w:r w:rsidR="003C7FB5">
        <w:rPr>
          <w:rFonts w:ascii="Georgia" w:hAnsi="Georgia" w:cs="Times New Roman"/>
          <w:sz w:val="21"/>
          <w:szCs w:val="21"/>
        </w:rPr>
        <w:t>durchsetzen.</w:t>
      </w:r>
      <w:r w:rsidR="003C7FB5" w:rsidRPr="003C7FB5">
        <w:rPr>
          <w:rFonts w:ascii="Georgia" w:hAnsi="Georgia" w:cs="Times New Roman"/>
          <w:sz w:val="21"/>
          <w:szCs w:val="21"/>
        </w:rPr>
        <w:t xml:space="preserve"> Mein damaliger Dekan hob gerade dieses Durchhaltevermögen anschließend positiv hervor. Diese analytische, eigenständige und ausdauernde Arbeitsweise möchte ich nun auch in Ihr Team einbringen.</w:t>
      </w:r>
      <w:commentRangeEnd w:id="0"/>
      <w:r w:rsidR="009B0596">
        <w:rPr>
          <w:rStyle w:val="Kommentarzeichen"/>
          <w:rFonts w:ascii="Georgia" w:hAnsi="Georgia" w:cs="Times New Roman"/>
          <w:sz w:val="21"/>
          <w:szCs w:val="21"/>
        </w:rPr>
        <w:commentReference w:id="0"/>
      </w:r>
      <w:ins w:id="1" w:author="David Döbele" w:date="2026-09-04T16:53:00Z" w16du:dateUtc="2026-09-04T14:53:00Z">
        <w:r w:rsidR="008017F6">
          <w:rPr>
            <w:rFonts w:ascii="Georgia" w:hAnsi="Georgia" w:cs="Times New Roman"/>
            <w:sz w:val="21"/>
            <w:szCs w:val="21"/>
          </w:rPr>
          <w:t>h</w:t>
        </w:r>
      </w:ins>
    </w:p>
    <w:p w14:paraId="2FD02666" w14:textId="77777777" w:rsidR="00721480" w:rsidRPr="00E65B09" w:rsidRDefault="00721480" w:rsidP="00721480">
      <w:pPr>
        <w:spacing w:after="0"/>
        <w:jc w:val="both"/>
        <w:rPr>
          <w:rFonts w:ascii="Georgia" w:hAnsi="Georgia" w:cs="Times New Roman"/>
          <w:sz w:val="21"/>
          <w:szCs w:val="21"/>
        </w:rPr>
      </w:pPr>
    </w:p>
    <w:p w14:paraId="73C3ED07" w14:textId="77A67C75" w:rsidR="00721480" w:rsidRDefault="00393727" w:rsidP="00721480">
      <w:pPr>
        <w:spacing w:after="0"/>
        <w:jc w:val="both"/>
        <w:rPr>
          <w:rFonts w:ascii="Georgia" w:hAnsi="Georgia" w:cs="Times New Roman"/>
          <w:sz w:val="21"/>
          <w:szCs w:val="21"/>
        </w:rPr>
      </w:pPr>
      <w:r w:rsidRPr="00393727">
        <w:rPr>
          <w:rFonts w:ascii="Georgia" w:hAnsi="Georgia" w:cs="Times New Roman"/>
          <w:sz w:val="21"/>
          <w:szCs w:val="21"/>
        </w:rPr>
        <w:t xml:space="preserve">[Unternehmen] erscheint mir für dieses Praktikum besonders </w:t>
      </w:r>
      <w:r w:rsidR="003C7FB5">
        <w:rPr>
          <w:rFonts w:ascii="Georgia" w:hAnsi="Georgia" w:cs="Times New Roman"/>
          <w:sz w:val="21"/>
          <w:szCs w:val="21"/>
        </w:rPr>
        <w:t>ideal</w:t>
      </w:r>
      <w:r w:rsidRPr="00393727">
        <w:rPr>
          <w:rFonts w:ascii="Georgia" w:hAnsi="Georgia" w:cs="Times New Roman"/>
          <w:sz w:val="21"/>
          <w:szCs w:val="21"/>
        </w:rPr>
        <w:t>, da [allgemeine, tatsächlich relevante Positionierung des Unternehmens/Teams]. Besonders reizt mich dabei [warum genau diese Positionierung für dich interessant ist]. Dies zeigt sich für mich insbesondere an [konkreter Deal / Mandat / Sektorfokus / Projekt / Interview / Teammerkmal], wodurch [persönlicher Bezug bzw. Verbindung zu deinen Interessen]. [Optional: konkreter Kultur-/Personenbezug, z. B. Gespräch mit Mitarbeiter, Recruiting-Event, Interview eines Partners.] Gerade die Verbindung aus [Aspekt 1] und [Aspekt 2] entspricht daher sehr genau dem Umfeld, in dem ich meine bisherigen Erfahrungen weiterentwickeln möchte</w:t>
      </w:r>
    </w:p>
    <w:p w14:paraId="24C9E812" w14:textId="77777777" w:rsidR="00393727" w:rsidRPr="00E65B09" w:rsidRDefault="00393727" w:rsidP="00721480">
      <w:pPr>
        <w:spacing w:after="0"/>
        <w:jc w:val="both"/>
        <w:rPr>
          <w:rFonts w:ascii="Georgia" w:hAnsi="Georgia" w:cs="Times New Roman"/>
          <w:sz w:val="21"/>
          <w:szCs w:val="21"/>
        </w:rPr>
      </w:pPr>
    </w:p>
    <w:p w14:paraId="241124B5" w14:textId="63798CB8" w:rsidR="00721480" w:rsidRDefault="00393727" w:rsidP="00721480">
      <w:pPr>
        <w:spacing w:after="0"/>
        <w:jc w:val="both"/>
        <w:rPr>
          <w:rFonts w:ascii="Georgia" w:hAnsi="Georgia" w:cs="Times New Roman"/>
          <w:sz w:val="21"/>
          <w:szCs w:val="21"/>
        </w:rPr>
      </w:pPr>
      <w:r w:rsidRPr="00393727">
        <w:rPr>
          <w:rFonts w:ascii="Georgia" w:hAnsi="Georgia" w:cs="Times New Roman"/>
          <w:sz w:val="21"/>
          <w:szCs w:val="21"/>
        </w:rPr>
        <w:t xml:space="preserve">Von dem Praktikum im Bereich </w:t>
      </w:r>
      <w:r w:rsidR="003C7FB5">
        <w:rPr>
          <w:rFonts w:ascii="Georgia" w:hAnsi="Georgia" w:cs="Times New Roman"/>
          <w:sz w:val="21"/>
          <w:szCs w:val="21"/>
        </w:rPr>
        <w:t xml:space="preserve">xyz </w:t>
      </w:r>
      <w:r w:rsidRPr="00393727">
        <w:rPr>
          <w:rFonts w:ascii="Georgia" w:hAnsi="Georgia" w:cs="Times New Roman"/>
          <w:sz w:val="21"/>
          <w:szCs w:val="21"/>
        </w:rPr>
        <w:t>erhoffe ich mir eine weiterhin steile Lernkurve, die Möglichkeit, meine bisherigen Erfahrungen in anspruchsvollen Transaktionen weiter auszubauen und zunehmend Verantwortung innerhalb des Teams zu übernehmen. Ich bin überzeugt, dass ich mit meiner analytischen und lösungsorientierten Arbeitsweise, meiner Eigeninitiative und meinem Durchhaltevermögen einen wertvollen Beitrag zu Ihrem Team leisten kann und würde mich sehr darüber freuen, Sie in einem persönlichen Gespräch auch persönlich von meiner Motivation und meinen Kompetenzen zu überzeugen.</w:t>
      </w:r>
    </w:p>
    <w:p w14:paraId="3E47EF80" w14:textId="77777777" w:rsidR="00393727" w:rsidRPr="00E65B09" w:rsidRDefault="00393727" w:rsidP="00721480">
      <w:pPr>
        <w:spacing w:after="0"/>
        <w:jc w:val="both"/>
        <w:rPr>
          <w:rFonts w:ascii="Georgia" w:hAnsi="Georgia" w:cs="Times New Roman"/>
          <w:sz w:val="21"/>
          <w:szCs w:val="21"/>
        </w:rPr>
      </w:pPr>
    </w:p>
    <w:p w14:paraId="40B9F218" w14:textId="77777777" w:rsidR="00721480" w:rsidRPr="002627D2" w:rsidRDefault="00721480" w:rsidP="00721480">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49019E99" w:rsidR="00BB3512" w:rsidRPr="00D30CEA" w:rsidRDefault="00721480" w:rsidP="00721480">
      <w:pPr>
        <w:spacing w:after="0"/>
        <w:jc w:val="both"/>
        <w:rPr>
          <w:rFonts w:ascii="Georgia" w:hAnsi="Georgia" w:cs="Times New Roman"/>
          <w:sz w:val="21"/>
          <w:szCs w:val="21"/>
        </w:rPr>
      </w:pPr>
      <w:r w:rsidRPr="00393727">
        <w:rPr>
          <w:rFonts w:ascii="Georgia" w:hAnsi="Georgia" w:cs="Times New Roman"/>
          <w:sz w:val="21"/>
          <w:szCs w:val="21"/>
        </w:rPr>
        <w:t>Unterschrift</w:t>
      </w:r>
    </w:p>
    <w:sectPr w:rsidR="00BB3512" w:rsidRPr="00D30CEA" w:rsidSect="00E65B09">
      <w:headerReference w:type="even" r:id="rId11"/>
      <w:headerReference w:type="default" r:id="rId12"/>
      <w:footerReference w:type="even" r:id="rId13"/>
      <w:footerReference w:type="default" r:id="rId14"/>
      <w:headerReference w:type="first" r:id="rId15"/>
      <w:footerReference w:type="first" r:id="rId16"/>
      <w:pgSz w:w="11906" w:h="16838"/>
      <w:pgMar w:top="794" w:right="1134" w:bottom="397"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David Döbele" w:date="2026-09-04T16:54:00Z" w:initials="DD">
    <w:p w14:paraId="685EFF01" w14:textId="77777777" w:rsidR="009B0596" w:rsidRDefault="009B0596" w:rsidP="009B0596">
      <w:r>
        <w:rPr>
          <w:rStyle w:val="Kommentarzeichen"/>
        </w:rPr>
        <w:annotationRef/>
      </w:r>
      <w:r>
        <w:rPr>
          <w:sz w:val="20"/>
          <w:szCs w:val="20"/>
        </w:rPr>
        <w:t>hier fehlen mir noch 1-2 Sätze in die Richtung "Besonders relevant für das Praktikum bei Ihnen sollten auch meine anstehenden Praktika bei X und Y sein, wo ich XYZ machen werde."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5EFF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AF940D1" w16cex:dateUtc="2026-09-04T14: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5EFF01" w16cid:durableId="4AF940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FDA363" w14:textId="77777777" w:rsidR="006918EF" w:rsidRDefault="006918EF" w:rsidP="00393727">
      <w:pPr>
        <w:spacing w:after="0" w:line="240" w:lineRule="auto"/>
      </w:pPr>
      <w:r>
        <w:separator/>
      </w:r>
    </w:p>
  </w:endnote>
  <w:endnote w:type="continuationSeparator" w:id="0">
    <w:p w14:paraId="4E17B9DA" w14:textId="77777777" w:rsidR="006918EF" w:rsidRDefault="006918EF" w:rsidP="00393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3EB919" w14:textId="77777777" w:rsidR="00393727" w:rsidRDefault="0039372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54D0B3" w14:textId="77777777" w:rsidR="00393727" w:rsidRDefault="0039372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92CFCA" w14:textId="77777777" w:rsidR="00393727" w:rsidRDefault="0039372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D146C6" w14:textId="77777777" w:rsidR="006918EF" w:rsidRDefault="006918EF" w:rsidP="00393727">
      <w:pPr>
        <w:spacing w:after="0" w:line="240" w:lineRule="auto"/>
      </w:pPr>
      <w:r>
        <w:separator/>
      </w:r>
    </w:p>
  </w:footnote>
  <w:footnote w:type="continuationSeparator" w:id="0">
    <w:p w14:paraId="2FC0F322" w14:textId="77777777" w:rsidR="006918EF" w:rsidRDefault="006918EF" w:rsidP="00393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A95558" w14:textId="77777777" w:rsidR="00393727" w:rsidRDefault="0039372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2345A" w14:textId="77777777" w:rsidR="00393727" w:rsidRDefault="0039372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7D7FDC" w14:textId="77777777" w:rsidR="00393727" w:rsidRDefault="00393727">
    <w:pPr>
      <w:pStyle w:val="Kopfzeile"/>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4E8C"/>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3727"/>
    <w:rsid w:val="003947A8"/>
    <w:rsid w:val="003C7FB5"/>
    <w:rsid w:val="003D464F"/>
    <w:rsid w:val="003D5D1E"/>
    <w:rsid w:val="003F3290"/>
    <w:rsid w:val="003F688C"/>
    <w:rsid w:val="00415608"/>
    <w:rsid w:val="00424CAF"/>
    <w:rsid w:val="00434D23"/>
    <w:rsid w:val="00436A3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20026"/>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918EF"/>
    <w:rsid w:val="006A7895"/>
    <w:rsid w:val="006B302C"/>
    <w:rsid w:val="006D2592"/>
    <w:rsid w:val="006F58EC"/>
    <w:rsid w:val="00706233"/>
    <w:rsid w:val="00721480"/>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17F6"/>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00C0E"/>
    <w:rsid w:val="00991E04"/>
    <w:rsid w:val="009A256E"/>
    <w:rsid w:val="009B0596"/>
    <w:rsid w:val="009D07DC"/>
    <w:rsid w:val="009D3BBF"/>
    <w:rsid w:val="009D3F88"/>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170E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67780"/>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6DC5"/>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Kopfzeile">
    <w:name w:val="header"/>
    <w:basedOn w:val="Standard"/>
    <w:link w:val="KopfzeileZchn"/>
    <w:uiPriority w:val="99"/>
    <w:unhideWhenUsed/>
    <w:rsid w:val="0039372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93727"/>
  </w:style>
  <w:style w:type="paragraph" w:styleId="Fuzeile">
    <w:name w:val="footer"/>
    <w:basedOn w:val="Standard"/>
    <w:link w:val="FuzeileZchn"/>
    <w:uiPriority w:val="99"/>
    <w:unhideWhenUsed/>
    <w:rsid w:val="0039372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93727"/>
  </w:style>
  <w:style w:type="paragraph" w:styleId="berarbeitung">
    <w:name w:val="Revision"/>
    <w:hidden/>
    <w:uiPriority w:val="99"/>
    <w:semiHidden/>
    <w:rsid w:val="008017F6"/>
    <w:pPr>
      <w:spacing w:after="0" w:line="240" w:lineRule="auto"/>
    </w:pPr>
  </w:style>
  <w:style w:type="character" w:styleId="Kommentarzeichen">
    <w:name w:val="annotation reference"/>
    <w:basedOn w:val="Absatz-Standardschriftart"/>
    <w:uiPriority w:val="99"/>
    <w:semiHidden/>
    <w:unhideWhenUsed/>
    <w:rsid w:val="009B0596"/>
    <w:rPr>
      <w:sz w:val="16"/>
      <w:szCs w:val="16"/>
    </w:rPr>
  </w:style>
  <w:style w:type="paragraph" w:styleId="Kommentartext">
    <w:name w:val="annotation text"/>
    <w:basedOn w:val="Standard"/>
    <w:link w:val="KommentartextZchn"/>
    <w:uiPriority w:val="99"/>
    <w:semiHidden/>
    <w:unhideWhenUsed/>
    <w:rsid w:val="009B059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B0596"/>
    <w:rPr>
      <w:sz w:val="20"/>
      <w:szCs w:val="20"/>
    </w:rPr>
  </w:style>
  <w:style w:type="paragraph" w:styleId="Kommentarthema">
    <w:name w:val="annotation subject"/>
    <w:basedOn w:val="Kommentartext"/>
    <w:next w:val="Kommentartext"/>
    <w:link w:val="KommentarthemaZchn"/>
    <w:uiPriority w:val="99"/>
    <w:semiHidden/>
    <w:unhideWhenUsed/>
    <w:rsid w:val="009B0596"/>
    <w:rPr>
      <w:b/>
      <w:bCs/>
    </w:rPr>
  </w:style>
  <w:style w:type="character" w:customStyle="1" w:styleId="KommentarthemaZchn">
    <w:name w:val="Kommentarthema Zchn"/>
    <w:basedOn w:val="KommentartextZchn"/>
    <w:link w:val="Kommentarthema"/>
    <w:uiPriority w:val="99"/>
    <w:semiHidden/>
    <w:rsid w:val="009B05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544</Words>
  <Characters>3433</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dcterms:created xsi:type="dcterms:W3CDTF">2026-09-04T13:03:00Z</dcterms:created>
  <dcterms:modified xsi:type="dcterms:W3CDTF">2026-09-04T14:54:00Z</dcterms:modified>
</cp:coreProperties>
</file>