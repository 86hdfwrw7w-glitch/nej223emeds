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7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3538"/>
        <w:gridCol w:w="147"/>
        <w:gridCol w:w="284"/>
        <w:gridCol w:w="733"/>
        <w:gridCol w:w="2825"/>
        <w:gridCol w:w="6"/>
        <w:tblGridChange w:id="0">
          <w:tblGrid>
            <w:gridCol w:w="1839"/>
            <w:gridCol w:w="3538"/>
            <w:gridCol w:w="147"/>
            <w:gridCol w:w="284"/>
            <w:gridCol w:w="733"/>
            <w:gridCol w:w="2825"/>
            <w:gridCol w:w="6"/>
          </w:tblGrid>
        </w:tblGridChange>
      </w:tblGrid>
      <w:tr w:rsidR="00E55D90" w:rsidRPr="00281F0F" w14:paraId="487AC9CE" w14:textId="77777777" w:rsidTr="00924E4F">
        <w:trPr>
          <w:gridAfter w:val="1"/>
          <w:wAfter w:w="6" w:type="dxa"/>
          <w:trHeight w:val="283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135895E2" w14:textId="661EEBD0" w:rsidR="00E55D90" w:rsidRPr="004A410E" w:rsidRDefault="00DB0DF0" w:rsidP="00AF3682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A410E">
              <w:rPr>
                <w:rFonts w:ascii="Optima" w:hAnsi="Optima" w:cs="Times New Roman (Body CS)"/>
                <w:b/>
                <w:sz w:val="36"/>
                <w:szCs w:val="32"/>
              </w:rPr>
              <w:t>Alexander Leusch</w:t>
            </w:r>
          </w:p>
        </w:tc>
      </w:tr>
      <w:tr w:rsidR="00E55D90" w:rsidRPr="00281F0F" w14:paraId="034602FF" w14:textId="77777777" w:rsidTr="00924E4F">
        <w:trPr>
          <w:gridAfter w:val="1"/>
          <w:wAfter w:w="6" w:type="dxa"/>
          <w:trHeight w:val="283"/>
        </w:trPr>
        <w:tc>
          <w:tcPr>
            <w:tcW w:w="9366" w:type="dxa"/>
            <w:gridSpan w:val="6"/>
            <w:tcBorders>
              <w:top w:val="single" w:sz="4" w:space="0" w:color="auto"/>
            </w:tcBorders>
            <w:vAlign w:val="bottom"/>
          </w:tcPr>
          <w:p w14:paraId="45E1D21A" w14:textId="4D76D478" w:rsidR="00E55D90" w:rsidRPr="004A410E" w:rsidRDefault="00DB0DF0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Rembrandtstraße 17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Neuss, 41466</w:t>
            </w:r>
            <w:r w:rsidR="00D22C05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alexander.leusch@gmx.de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>• +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49</w:t>
            </w:r>
            <w:r w:rsidR="003E0FD8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(0) 173 9877106</w:t>
            </w:r>
          </w:p>
        </w:tc>
      </w:tr>
      <w:tr w:rsidR="002508C2" w:rsidRPr="00281F0F" w14:paraId="0FCADE56" w14:textId="77777777" w:rsidTr="00B60565">
        <w:trPr>
          <w:gridAfter w:val="1"/>
          <w:wAfter w:w="6" w:type="dxa"/>
          <w:trHeight w:val="79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4A410E" w:rsidRDefault="006E2C9C" w:rsidP="00AF3682">
            <w:pPr>
              <w:jc w:val="center"/>
              <w:rPr>
                <w:rFonts w:ascii="Optima" w:hAnsi="Optima" w:cs="Times New Roman (Body CS)"/>
                <w:b/>
                <w:smallCaps/>
                <w:sz w:val="30"/>
                <w:szCs w:val="24"/>
              </w:rPr>
            </w:pPr>
            <w:r w:rsidRPr="004A410E">
              <w:rPr>
                <w:rFonts w:ascii="Optima" w:hAnsi="Optima" w:cs="Times New Roman (Body CS)"/>
                <w:b/>
                <w:smallCaps/>
                <w:sz w:val="30"/>
                <w:szCs w:val="34"/>
              </w:rPr>
              <w:t>Schule &amp; Studium</w:t>
            </w:r>
          </w:p>
        </w:tc>
      </w:tr>
      <w:tr w:rsidR="00D1492F" w:rsidRPr="00281F0F" w14:paraId="7D1DEBF7" w14:textId="77777777" w:rsidTr="00924E4F">
        <w:trPr>
          <w:trHeight w:val="340"/>
        </w:trPr>
        <w:tc>
          <w:tcPr>
            <w:tcW w:w="6541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BD30029" w:rsidR="00D1492F" w:rsidRPr="004A410E" w:rsidRDefault="00DB0DF0" w:rsidP="00AF3682">
            <w:pPr>
              <w:rPr>
                <w:rFonts w:ascii="Optima" w:hAnsi="Optima"/>
                <w:b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Universität zu Köln</w:t>
            </w:r>
          </w:p>
        </w:tc>
        <w:tc>
          <w:tcPr>
            <w:tcW w:w="283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1B0621D" w:rsidR="00D1492F" w:rsidRPr="004A410E" w:rsidRDefault="00DB0DF0" w:rsidP="00712CED">
            <w:pPr>
              <w:jc w:val="right"/>
              <w:rPr>
                <w:rFonts w:ascii="Optima" w:hAnsi="Optima"/>
                <w:i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Köl</w:t>
            </w:r>
            <w:r w:rsidR="00B17D95" w:rsidRPr="004A410E">
              <w:rPr>
                <w:rFonts w:ascii="Optima" w:hAnsi="Optima"/>
                <w:i/>
                <w:smallCaps/>
                <w:sz w:val="25"/>
                <w:szCs w:val="24"/>
              </w:rPr>
              <w:t>n</w:t>
            </w:r>
          </w:p>
        </w:tc>
      </w:tr>
      <w:tr w:rsidR="00D1492F" w:rsidRPr="00281F0F" w14:paraId="61E5D482" w14:textId="77777777" w:rsidTr="00924E4F">
        <w:trPr>
          <w:gridAfter w:val="1"/>
          <w:wAfter w:w="6" w:type="dxa"/>
          <w:trHeight w:val="20"/>
        </w:trPr>
        <w:tc>
          <w:tcPr>
            <w:tcW w:w="5377" w:type="dxa"/>
            <w:gridSpan w:val="2"/>
            <w:vAlign w:val="bottom"/>
          </w:tcPr>
          <w:p w14:paraId="11CB9A0F" w14:textId="69514112" w:rsidR="00D1492F" w:rsidRPr="00982425" w:rsidRDefault="00D1492F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 xml:space="preserve">B.Sc. in </w:t>
            </w:r>
            <w:r w:rsidR="00CD2251" w:rsidRPr="00982425">
              <w:rPr>
                <w:rFonts w:ascii="Optima" w:hAnsi="Optima"/>
                <w:sz w:val="20"/>
                <w:szCs w:val="20"/>
              </w:rPr>
              <w:t>Betriebswirtschaftslehre</w:t>
            </w:r>
            <w:ins w:id="1" w:author="David Döbele" w:date="2022-01-11T19:26:00Z">
              <w:r w:rsidR="000A22AC">
                <w:rPr>
                  <w:rFonts w:ascii="Optima" w:hAnsi="Optima"/>
                  <w:sz w:val="20"/>
                  <w:szCs w:val="20"/>
                </w:rPr>
                <w:t xml:space="preserve"> (geplant)</w:t>
              </w:r>
            </w:ins>
          </w:p>
        </w:tc>
        <w:tc>
          <w:tcPr>
            <w:tcW w:w="3989" w:type="dxa"/>
            <w:gridSpan w:val="4"/>
            <w:vAlign w:val="bottom"/>
          </w:tcPr>
          <w:p w14:paraId="419A9228" w14:textId="47C5E78D" w:rsidR="00D1492F" w:rsidRPr="004A410E" w:rsidRDefault="00DB0DF0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del w:id="2" w:author="David Döbele" w:date="2022-01-11T19:26:00Z">
              <w:r w:rsidRPr="004A410E" w:rsidDel="000A22AC">
                <w:rPr>
                  <w:rFonts w:ascii="Optima" w:hAnsi="Optima"/>
                  <w:sz w:val="20"/>
                  <w:szCs w:val="24"/>
                </w:rPr>
                <w:delText>(geplant)</w:delText>
              </w:r>
            </w:del>
            <w:ins w:id="3" w:author="David Döbele" w:date="2022-01-11T19:26:00Z">
              <w:r w:rsidR="000A22AC">
                <w:rPr>
                  <w:rFonts w:ascii="Optima" w:hAnsi="Optima"/>
                  <w:sz w:val="20"/>
                  <w:szCs w:val="24"/>
                </w:rPr>
                <w:t>ab 09/2022</w:t>
              </w:r>
            </w:ins>
          </w:p>
        </w:tc>
      </w:tr>
      <w:tr w:rsidR="00D5280E" w:rsidRPr="00281F0F" w14:paraId="1C51E2FF" w14:textId="77777777" w:rsidTr="000A22AC">
        <w:tblPrEx>
          <w:tblW w:w="9372" w:type="dxa"/>
          <w:tblInd w:w="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2-01-11T19:30:00Z">
            <w:tblPrEx>
              <w:tblW w:w="9372" w:type="dxa"/>
              <w:tblInd w:w="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" w:type="dxa"/>
          <w:trHeight w:val="397"/>
          <w:trPrChange w:id="5" w:author="David Döbele" w:date="2022-01-11T19:30:00Z">
            <w:trPr>
              <w:gridAfter w:val="1"/>
              <w:wAfter w:w="6" w:type="dxa"/>
              <w:trHeight w:val="340"/>
            </w:trPr>
          </w:trPrChange>
        </w:trPr>
        <w:tc>
          <w:tcPr>
            <w:tcW w:w="5524" w:type="dxa"/>
            <w:gridSpan w:val="3"/>
            <w:vAlign w:val="bottom"/>
            <w:tcPrChange w:id="6" w:author="David Döbele" w:date="2022-01-11T19:30:00Z">
              <w:tcPr>
                <w:tcW w:w="5524" w:type="dxa"/>
                <w:gridSpan w:val="3"/>
                <w:vAlign w:val="bottom"/>
              </w:tcPr>
            </w:tcPrChange>
          </w:tcPr>
          <w:p w14:paraId="4BAC65D2" w14:textId="4E8F8F8A" w:rsidR="00665BF3" w:rsidRPr="004A410E" w:rsidRDefault="00DB0DF0" w:rsidP="00665BF3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Nelly-Sachs-Gymnasium</w:t>
            </w:r>
          </w:p>
        </w:tc>
        <w:tc>
          <w:tcPr>
            <w:tcW w:w="3842" w:type="dxa"/>
            <w:gridSpan w:val="3"/>
            <w:vAlign w:val="bottom"/>
            <w:tcPrChange w:id="7" w:author="David Döbele" w:date="2022-01-11T19:30:00Z">
              <w:tcPr>
                <w:tcW w:w="3842" w:type="dxa"/>
                <w:gridSpan w:val="3"/>
                <w:vAlign w:val="bottom"/>
              </w:tcPr>
            </w:tcPrChange>
          </w:tcPr>
          <w:p w14:paraId="2FCB10D7" w14:textId="1AE14586" w:rsidR="00665BF3" w:rsidRPr="004A410E" w:rsidRDefault="00DB0DF0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Neuss</w:t>
            </w:r>
          </w:p>
        </w:tc>
      </w:tr>
      <w:tr w:rsidR="0091331D" w:rsidRPr="00281F0F" w14:paraId="312B82BC" w14:textId="77777777" w:rsidTr="00924E4F">
        <w:trPr>
          <w:gridAfter w:val="1"/>
          <w:wAfter w:w="6" w:type="dxa"/>
          <w:trHeight w:val="20"/>
        </w:trPr>
        <w:tc>
          <w:tcPr>
            <w:tcW w:w="5524" w:type="dxa"/>
            <w:gridSpan w:val="3"/>
            <w:vAlign w:val="bottom"/>
          </w:tcPr>
          <w:p w14:paraId="1CEE182B" w14:textId="2D0CFD2D" w:rsidR="0091331D" w:rsidRPr="00982425" w:rsidRDefault="0091331D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>Allgemeine Hochschulreife (</w:t>
            </w:r>
            <w:r w:rsidR="00E46350" w:rsidRPr="00982425">
              <w:rPr>
                <w:rFonts w:ascii="Optima" w:hAnsi="Optima"/>
                <w:sz w:val="20"/>
                <w:szCs w:val="20"/>
              </w:rPr>
              <w:t xml:space="preserve">vsl. </w:t>
            </w:r>
            <w:r w:rsidR="00D21F61" w:rsidRPr="00982425">
              <w:rPr>
                <w:rFonts w:ascii="Optima" w:hAnsi="Optima"/>
                <w:sz w:val="20"/>
                <w:szCs w:val="20"/>
              </w:rPr>
              <w:t>N</w:t>
            </w:r>
            <w:r w:rsidRPr="00982425">
              <w:rPr>
                <w:rFonts w:ascii="Optima" w:hAnsi="Optima"/>
                <w:sz w:val="20"/>
                <w:szCs w:val="20"/>
              </w:rPr>
              <w:t xml:space="preserve">ote: </w:t>
            </w:r>
            <w:r w:rsidR="00E46350" w:rsidRPr="00982425">
              <w:rPr>
                <w:rFonts w:ascii="Optima" w:hAnsi="Optima"/>
                <w:sz w:val="20"/>
                <w:szCs w:val="20"/>
              </w:rPr>
              <w:t>0,9</w:t>
            </w:r>
            <w:del w:id="8" w:author="David Döbele" w:date="2022-01-11T19:30:00Z">
              <w:r w:rsidR="00E46350" w:rsidRPr="00982425" w:rsidDel="000A22AC">
                <w:rPr>
                  <w:rFonts w:ascii="Optima" w:hAnsi="Optima"/>
                  <w:sz w:val="20"/>
                  <w:szCs w:val="20"/>
                </w:rPr>
                <w:delText xml:space="preserve"> / </w:delText>
              </w:r>
              <w:r w:rsidRPr="00982425" w:rsidDel="000A22AC">
                <w:rPr>
                  <w:rFonts w:ascii="Optima" w:hAnsi="Optima"/>
                  <w:sz w:val="20"/>
                  <w:szCs w:val="20"/>
                </w:rPr>
                <w:delText>1</w:delText>
              </w:r>
              <w:r w:rsidR="00DB0DF0" w:rsidRPr="00982425" w:rsidDel="000A22AC">
                <w:rPr>
                  <w:rFonts w:ascii="Optima" w:hAnsi="Optima"/>
                  <w:sz w:val="20"/>
                  <w:szCs w:val="20"/>
                </w:rPr>
                <w:delText>,0</w:delText>
              </w:r>
            </w:del>
            <w:r w:rsidRPr="00982425">
              <w:rPr>
                <w:rFonts w:ascii="Optima" w:hAnsi="Optima"/>
                <w:sz w:val="20"/>
                <w:szCs w:val="20"/>
              </w:rPr>
              <w:t>)</w:t>
            </w:r>
          </w:p>
        </w:tc>
        <w:tc>
          <w:tcPr>
            <w:tcW w:w="3842" w:type="dxa"/>
            <w:gridSpan w:val="3"/>
            <w:vAlign w:val="bottom"/>
          </w:tcPr>
          <w:p w14:paraId="7521EA6E" w14:textId="0AB66E4C" w:rsidR="0091331D" w:rsidRPr="004A410E" w:rsidRDefault="0091331D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8</w:t>
            </w:r>
            <w:r w:rsidRPr="004A410E">
              <w:rPr>
                <w:rFonts w:ascii="Optima" w:hAnsi="Optima"/>
                <w:sz w:val="20"/>
                <w:szCs w:val="24"/>
              </w:rPr>
              <w:t>/20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14</w:t>
            </w:r>
            <w:r w:rsidRPr="004A410E">
              <w:rPr>
                <w:rFonts w:ascii="Optima" w:hAnsi="Optima"/>
                <w:sz w:val="20"/>
                <w:szCs w:val="24"/>
              </w:rPr>
              <w:t xml:space="preserve"> – 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6</w:t>
            </w:r>
            <w:r w:rsidRPr="004A410E">
              <w:rPr>
                <w:rFonts w:ascii="Optima" w:hAnsi="Optima"/>
                <w:sz w:val="20"/>
                <w:szCs w:val="24"/>
              </w:rPr>
              <w:t>/20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22</w:t>
            </w:r>
          </w:p>
        </w:tc>
      </w:tr>
      <w:tr w:rsidR="00D5280E" w:rsidRPr="00281F0F" w14:paraId="69F47C1D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5154E9E2" w14:textId="04D2DB03" w:rsidR="0091331D" w:rsidRPr="005D5F06" w:rsidRDefault="00DB0DF0" w:rsidP="005D5F06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Leistungs</w:t>
            </w:r>
            <w:r w:rsidR="0091331D" w:rsidRPr="005D5F06">
              <w:rPr>
                <w:rFonts w:ascii="Optima" w:hAnsi="Optima"/>
                <w:sz w:val="20"/>
                <w:szCs w:val="20"/>
              </w:rPr>
              <w:t xml:space="preserve">fächer: </w:t>
            </w:r>
            <w:r w:rsidRPr="005D5F06">
              <w:rPr>
                <w:rFonts w:ascii="Optima" w:hAnsi="Optima"/>
                <w:sz w:val="20"/>
                <w:szCs w:val="20"/>
              </w:rPr>
              <w:t>Sozialwissenschaften</w:t>
            </w:r>
            <w:r w:rsidR="00893B27" w:rsidRPr="005D5F06">
              <w:rPr>
                <w:rFonts w:ascii="Optima" w:hAnsi="Optima"/>
                <w:sz w:val="20"/>
                <w:szCs w:val="20"/>
              </w:rPr>
              <w:t xml:space="preserve"> (Wirtschaftsschwerpunkt)</w:t>
            </w:r>
            <w:r w:rsidRPr="005D5F06">
              <w:rPr>
                <w:rFonts w:ascii="Optima" w:hAnsi="Optima"/>
                <w:sz w:val="20"/>
                <w:szCs w:val="20"/>
              </w:rPr>
              <w:t xml:space="preserve">, </w:t>
            </w:r>
            <w:r w:rsidR="0091331D" w:rsidRPr="005D5F06">
              <w:rPr>
                <w:rFonts w:ascii="Optima" w:hAnsi="Optima"/>
                <w:sz w:val="20"/>
                <w:szCs w:val="20"/>
              </w:rPr>
              <w:t>Mathemati</w:t>
            </w:r>
            <w:r w:rsidRPr="005D5F06">
              <w:rPr>
                <w:rFonts w:ascii="Optima" w:hAnsi="Optima"/>
                <w:sz w:val="20"/>
                <w:szCs w:val="20"/>
              </w:rPr>
              <w:t>k</w:t>
            </w:r>
          </w:p>
          <w:p w14:paraId="2B19C31B" w14:textId="77777777" w:rsidR="00DB0DF0" w:rsidRPr="005D5F06" w:rsidRDefault="00DB0DF0" w:rsidP="005D5F06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Stufensprecher in der EF – Q2, Mentor, Leiter des Finanzkomitees</w:t>
            </w:r>
          </w:p>
          <w:p w14:paraId="23575F6C" w14:textId="1E9BF6EF" w:rsidR="00992B9D" w:rsidRPr="00A00625" w:rsidRDefault="00DB0DF0" w:rsidP="005D5F06">
            <w:pPr>
              <w:pStyle w:val="Bullets"/>
            </w:pPr>
            <w:r w:rsidRPr="005D5F06">
              <w:rPr>
                <w:rFonts w:ascii="Optima" w:hAnsi="Optima"/>
                <w:sz w:val="20"/>
                <w:szCs w:val="20"/>
              </w:rPr>
              <w:t>Organisation einer Podiumsdiskussion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 xml:space="preserve"> (09/2</w:t>
            </w:r>
            <w:r w:rsidR="000F5F9A" w:rsidRPr="005D5F06">
              <w:rPr>
                <w:rFonts w:ascii="Optima" w:hAnsi="Optima"/>
                <w:sz w:val="20"/>
                <w:szCs w:val="20"/>
              </w:rPr>
              <w:t>02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>1)</w:t>
            </w:r>
            <w:r w:rsidRPr="005D5F06">
              <w:rPr>
                <w:rFonts w:ascii="Optima" w:hAnsi="Optima"/>
                <w:sz w:val="20"/>
                <w:szCs w:val="20"/>
              </w:rPr>
              <w:t>, eines Sponsorenlaufs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 xml:space="preserve"> (11/2</w:t>
            </w:r>
            <w:r w:rsidR="000F5F9A" w:rsidRPr="005D5F06">
              <w:rPr>
                <w:rFonts w:ascii="Optima" w:hAnsi="Optima"/>
                <w:sz w:val="20"/>
                <w:szCs w:val="20"/>
              </w:rPr>
              <w:t>02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>1)</w:t>
            </w:r>
          </w:p>
        </w:tc>
      </w:tr>
      <w:tr w:rsidR="00E55D90" w:rsidRPr="00281F0F" w14:paraId="3A2665B3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647D1717" w:rsidR="00E55D90" w:rsidRPr="004A410E" w:rsidRDefault="00E55D90" w:rsidP="00AF3682">
            <w:pPr>
              <w:pStyle w:val="BERSCHRIFT"/>
              <w:jc w:val="center"/>
              <w:rPr>
                <w:rFonts w:ascii="Optima" w:hAnsi="Optima"/>
                <w:sz w:val="30"/>
                <w:szCs w:val="36"/>
              </w:rPr>
            </w:pPr>
            <w:r w:rsidRPr="004A410E">
              <w:rPr>
                <w:rFonts w:ascii="Optima" w:hAnsi="Optima" w:cs="Times New Roman (Body CS)"/>
                <w:sz w:val="30"/>
                <w:szCs w:val="34"/>
              </w:rPr>
              <w:t>Pr</w:t>
            </w:r>
            <w:r w:rsidR="003B2321" w:rsidRPr="004A410E">
              <w:rPr>
                <w:rFonts w:ascii="Optima" w:hAnsi="Optima" w:cs="Times New Roman (Body CS)"/>
                <w:sz w:val="30"/>
                <w:szCs w:val="34"/>
              </w:rPr>
              <w:t xml:space="preserve">aktische </w:t>
            </w:r>
            <w:r w:rsidR="00F32C28" w:rsidRPr="004A410E">
              <w:rPr>
                <w:rFonts w:ascii="Optima" w:hAnsi="Optima" w:cs="Times New Roman (Body CS)"/>
                <w:sz w:val="30"/>
                <w:szCs w:val="34"/>
              </w:rPr>
              <w:t>Erfahrung</w:t>
            </w:r>
          </w:p>
        </w:tc>
      </w:tr>
      <w:tr w:rsidR="00E55D90" w:rsidRPr="00281F0F" w14:paraId="127C64E2" w14:textId="77777777" w:rsidTr="00924E4F">
        <w:trPr>
          <w:trHeight w:val="340"/>
        </w:trPr>
        <w:tc>
          <w:tcPr>
            <w:tcW w:w="654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7808993" w:rsidR="00E55D90" w:rsidRPr="004A410E" w:rsidRDefault="00DB0DF0" w:rsidP="00AF3682">
            <w:pPr>
              <w:rPr>
                <w:rFonts w:ascii="Optima" w:hAnsi="Optima"/>
                <w:sz w:val="25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Sparkasse-Neuss</w:t>
            </w:r>
          </w:p>
        </w:tc>
        <w:tc>
          <w:tcPr>
            <w:tcW w:w="2831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68ED0B3" w:rsidR="00E55D90" w:rsidRPr="004A410E" w:rsidRDefault="00622B7F" w:rsidP="00712CED">
            <w:pPr>
              <w:jc w:val="right"/>
              <w:rPr>
                <w:rFonts w:ascii="Optima" w:hAnsi="Optima"/>
                <w:i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Neuss</w:t>
            </w:r>
          </w:p>
        </w:tc>
      </w:tr>
      <w:tr w:rsidR="00E55D90" w:rsidRPr="00281F0F" w14:paraId="335D84E9" w14:textId="77777777" w:rsidTr="00924E4F">
        <w:trPr>
          <w:gridAfter w:val="1"/>
          <w:wAfter w:w="6" w:type="dxa"/>
          <w:trHeight w:val="20"/>
        </w:trPr>
        <w:tc>
          <w:tcPr>
            <w:tcW w:w="5808" w:type="dxa"/>
            <w:gridSpan w:val="4"/>
            <w:vAlign w:val="bottom"/>
          </w:tcPr>
          <w:p w14:paraId="20B1570F" w14:textId="39CB4781" w:rsidR="00E55D90" w:rsidRPr="00982425" w:rsidRDefault="00887D68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 xml:space="preserve">2-wöchiger </w:t>
            </w:r>
            <w:r w:rsidR="00622B7F" w:rsidRPr="00982425">
              <w:rPr>
                <w:rFonts w:ascii="Optima" w:hAnsi="Optima"/>
                <w:sz w:val="20"/>
                <w:szCs w:val="20"/>
              </w:rPr>
              <w:t>Schulp</w:t>
            </w:r>
            <w:r w:rsidR="00E55D90" w:rsidRPr="00982425">
              <w:rPr>
                <w:rFonts w:ascii="Optima" w:hAnsi="Optima"/>
                <w:sz w:val="20"/>
                <w:szCs w:val="20"/>
              </w:rPr>
              <w:t>raktikant</w:t>
            </w:r>
          </w:p>
        </w:tc>
        <w:tc>
          <w:tcPr>
            <w:tcW w:w="3558" w:type="dxa"/>
            <w:gridSpan w:val="2"/>
            <w:vAlign w:val="bottom"/>
          </w:tcPr>
          <w:p w14:paraId="0475B997" w14:textId="707BE419" w:rsidR="00E55D90" w:rsidRPr="004A410E" w:rsidRDefault="00622B7F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01/2020</w:t>
            </w:r>
          </w:p>
        </w:tc>
      </w:tr>
      <w:tr w:rsidR="00E55D90" w:rsidRPr="00281F0F" w14:paraId="54C3D64C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27184178" w14:textId="4DFB696A" w:rsidR="00E55D90" w:rsidRPr="004A410E" w:rsidRDefault="00622B7F" w:rsidP="00AF3682">
            <w:pPr>
              <w:pStyle w:val="Bullets"/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Betreuung von Kunden im Servicebereich</w:t>
            </w:r>
          </w:p>
          <w:p w14:paraId="23AB8399" w14:textId="24394FC6" w:rsidR="00E55D90" w:rsidRPr="004A410E" w:rsidRDefault="00622B7F" w:rsidP="00AF3682">
            <w:pPr>
              <w:pStyle w:val="Bullets"/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Selbstständige Übernahme von Aufgaben im Schalterbereich (Ein- &amp; Auszahlungen, Überweisungen</w:t>
            </w:r>
            <w:ins w:id="9" w:author="David Döbele" w:date="2022-01-11T19:26:00Z">
              <w:r w:rsidR="000A22AC">
                <w:rPr>
                  <w:rFonts w:ascii="Optima" w:hAnsi="Optima" w:cstheme="minorHAnsi"/>
                  <w:sz w:val="20"/>
                  <w:szCs w:val="20"/>
                </w:rPr>
                <w:t>, …, …,</w:t>
              </w:r>
            </w:ins>
            <w:r w:rsidRPr="004A410E">
              <w:rPr>
                <w:rFonts w:ascii="Optima" w:hAnsi="Optima" w:cstheme="minorHAnsi"/>
                <w:sz w:val="20"/>
                <w:szCs w:val="20"/>
              </w:rPr>
              <w:t xml:space="preserve"> etc.)</w:t>
            </w:r>
          </w:p>
          <w:p w14:paraId="6DD9BA0F" w14:textId="268BC4C9" w:rsidR="00992B9D" w:rsidRPr="00A00625" w:rsidRDefault="006D4B66" w:rsidP="00AF3682">
            <w:pPr>
              <w:pStyle w:val="Bullets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Unterstützung bei</w:t>
            </w:r>
            <w:r w:rsidR="00622B7F" w:rsidRPr="004A410E">
              <w:rPr>
                <w:rFonts w:ascii="Optima" w:hAnsi="Optima" w:cstheme="minorHAnsi"/>
                <w:sz w:val="20"/>
                <w:szCs w:val="20"/>
              </w:rPr>
              <w:t xml:space="preserve"> Kundengesprächen (u. a. im Wertpapierbereich)</w:t>
            </w:r>
            <w:ins w:id="10" w:author="David Döbele" w:date="2022-01-11T19:27:00Z">
              <w:r w:rsidR="000A22AC">
                <w:rPr>
                  <w:rFonts w:ascii="Optima" w:hAnsi="Optima" w:cstheme="minorHAnsi"/>
                  <w:sz w:val="20"/>
                  <w:szCs w:val="20"/>
                </w:rPr>
                <w:t xml:space="preserve"> durch Vorbereitung von Präsentationen und Strukturierung der Gespräche</w:t>
              </w:r>
            </w:ins>
          </w:p>
        </w:tc>
      </w:tr>
      <w:tr w:rsidR="00E55D90" w:rsidRPr="00281F0F" w14:paraId="414B4085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44D9E551" w:rsidR="00E55D90" w:rsidRPr="004A410E" w:rsidRDefault="00E55D90" w:rsidP="00AF3682">
            <w:pPr>
              <w:pStyle w:val="BERSCHRIFT"/>
              <w:jc w:val="center"/>
              <w:rPr>
                <w:rFonts w:ascii="Optima" w:hAnsi="Optima"/>
                <w:i/>
                <w:sz w:val="30"/>
                <w:szCs w:val="36"/>
              </w:rPr>
            </w:pPr>
            <w:r w:rsidRPr="004A410E">
              <w:rPr>
                <w:rFonts w:ascii="Optima" w:hAnsi="Optima"/>
                <w:sz w:val="30"/>
                <w:szCs w:val="36"/>
              </w:rPr>
              <w:t>Au</w:t>
            </w:r>
            <w:r w:rsidR="00622B7F" w:rsidRPr="004A410E">
              <w:rPr>
                <w:rFonts w:ascii="Optima" w:hAnsi="Optima"/>
                <w:sz w:val="30"/>
                <w:szCs w:val="36"/>
              </w:rPr>
              <w:t>ßerschulisches</w:t>
            </w:r>
            <w:r w:rsidRPr="004A410E">
              <w:rPr>
                <w:rFonts w:ascii="Optima" w:hAnsi="Optima"/>
                <w:sz w:val="30"/>
                <w:szCs w:val="36"/>
              </w:rPr>
              <w:t xml:space="preserve"> Engagement</w:t>
            </w:r>
          </w:p>
        </w:tc>
      </w:tr>
      <w:tr w:rsidR="004C0755" w:rsidRPr="004A410E" w14:paraId="494FDA93" w14:textId="77777777" w:rsidTr="004C0755">
        <w:trPr>
          <w:trHeight w:val="20"/>
        </w:trPr>
        <w:tc>
          <w:tcPr>
            <w:tcW w:w="6541" w:type="dxa"/>
            <w:gridSpan w:val="5"/>
            <w:shd w:val="clear" w:color="auto" w:fill="auto"/>
            <w:vAlign w:val="bottom"/>
          </w:tcPr>
          <w:p w14:paraId="58DCE22C" w14:textId="77777777" w:rsidR="004C0755" w:rsidRPr="00B02248" w:rsidRDefault="004C0755" w:rsidP="003137D2">
            <w:pPr>
              <w:spacing w:before="120"/>
              <w:contextualSpacing/>
              <w:rPr>
                <w:rFonts w:ascii="Optima" w:hAnsi="Optima" w:cstheme="minorHAnsi"/>
                <w:b/>
                <w:bCs/>
                <w:sz w:val="25"/>
                <w:szCs w:val="25"/>
              </w:rPr>
            </w:pPr>
            <w:r w:rsidRPr="000A22AC">
              <w:rPr>
                <w:rFonts w:ascii="Optima" w:hAnsi="Optima"/>
                <w:b/>
                <w:smallCaps/>
                <w:sz w:val="25"/>
                <w:szCs w:val="24"/>
                <w:rPrChange w:id="11" w:author="David Döbele" w:date="2022-01-11T19:28:00Z">
                  <w:rPr>
                    <w:rFonts w:ascii="Optima" w:hAnsi="Optima" w:cstheme="minorHAnsi"/>
                    <w:b/>
                    <w:bCs/>
                    <w:sz w:val="25"/>
                    <w:szCs w:val="25"/>
                  </w:rPr>
                </w:rPrChange>
              </w:rPr>
              <w:t>Nelly-Sachs-Gymnasium</w:t>
            </w:r>
          </w:p>
        </w:tc>
        <w:tc>
          <w:tcPr>
            <w:tcW w:w="2831" w:type="dxa"/>
            <w:gridSpan w:val="2"/>
            <w:vAlign w:val="bottom"/>
          </w:tcPr>
          <w:p w14:paraId="2CDD854E" w14:textId="77777777" w:rsidR="004C0755" w:rsidRPr="004A410E" w:rsidRDefault="004C0755" w:rsidP="003137D2">
            <w:pPr>
              <w:pStyle w:val="Bullets"/>
              <w:numPr>
                <w:ilvl w:val="0"/>
                <w:numId w:val="0"/>
              </w:numPr>
              <w:tabs>
                <w:tab w:val="left" w:pos="347"/>
              </w:tabs>
              <w:ind w:left="2124"/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  <w:r w:rsidRPr="004A410E">
              <w:rPr>
                <w:rFonts w:ascii="Optima" w:hAnsi="Optima"/>
                <w:smallCaps/>
                <w:sz w:val="25"/>
                <w:szCs w:val="24"/>
              </w:rPr>
              <w:t>Neuss</w:t>
            </w:r>
          </w:p>
        </w:tc>
      </w:tr>
      <w:tr w:rsidR="004C0755" w:rsidRPr="00281F0F" w14:paraId="51E6755F" w14:textId="77777777" w:rsidTr="004C0755">
        <w:trPr>
          <w:gridAfter w:val="1"/>
          <w:wAfter w:w="6" w:type="dxa"/>
          <w:trHeight w:val="20"/>
        </w:trPr>
        <w:tc>
          <w:tcPr>
            <w:tcW w:w="5377" w:type="dxa"/>
            <w:gridSpan w:val="2"/>
            <w:vAlign w:val="bottom"/>
          </w:tcPr>
          <w:p w14:paraId="6F5D48DC" w14:textId="6A797ACE" w:rsidR="004C0755" w:rsidRPr="00E96DD7" w:rsidRDefault="004C0755" w:rsidP="004C0755">
            <w:pPr>
              <w:rPr>
                <w:rFonts w:ascii="Optima" w:hAnsi="Optima"/>
                <w:b/>
                <w:bCs/>
                <w:sz w:val="25"/>
                <w:szCs w:val="25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Model United Nations Delegierter</w:t>
            </w:r>
          </w:p>
        </w:tc>
        <w:tc>
          <w:tcPr>
            <w:tcW w:w="3989" w:type="dxa"/>
            <w:gridSpan w:val="4"/>
            <w:vAlign w:val="bottom"/>
          </w:tcPr>
          <w:p w14:paraId="68C11243" w14:textId="516915C3" w:rsidR="004C0755" w:rsidRPr="004C0755" w:rsidRDefault="004C0755" w:rsidP="004C0755">
            <w:pPr>
              <w:pStyle w:val="Beschreibung"/>
              <w:jc w:val="right"/>
              <w:rPr>
                <w:rFonts w:ascii="Optima" w:hAnsi="Optima"/>
                <w:sz w:val="25"/>
              </w:rPr>
            </w:pPr>
            <w:r w:rsidRPr="004C0755">
              <w:rPr>
                <w:rFonts w:ascii="Optima" w:hAnsi="Optima"/>
                <w:sz w:val="20"/>
                <w:szCs w:val="20"/>
              </w:rPr>
              <w:t>08/2020 – heute</w:t>
            </w:r>
          </w:p>
        </w:tc>
      </w:tr>
      <w:tr w:rsidR="004C0755" w:rsidRPr="00281F0F" w14:paraId="07C7EA6D" w14:textId="77777777" w:rsidTr="00FE3A1C">
        <w:trPr>
          <w:gridAfter w:val="1"/>
          <w:wAfter w:w="6" w:type="dxa"/>
          <w:trHeight w:val="340"/>
        </w:trPr>
        <w:tc>
          <w:tcPr>
            <w:tcW w:w="9366" w:type="dxa"/>
            <w:gridSpan w:val="6"/>
            <w:vAlign w:val="bottom"/>
          </w:tcPr>
          <w:p w14:paraId="4998D8F4" w14:textId="0ABB1A83" w:rsidR="004C0755" w:rsidRPr="004C0755" w:rsidRDefault="004C0755" w:rsidP="004C0755">
            <w:pPr>
              <w:pStyle w:val="Bullets"/>
              <w:rPr>
                <w:rFonts w:ascii="Optima" w:hAnsi="Optima"/>
                <w:sz w:val="25"/>
              </w:rPr>
            </w:pPr>
            <w:r w:rsidRPr="004C0755">
              <w:rPr>
                <w:rFonts w:ascii="Optima" w:hAnsi="Optima"/>
                <w:sz w:val="20"/>
                <w:szCs w:val="20"/>
              </w:rPr>
              <w:t>Planung und Organisation von Model United Nations Veranstaltungen in Kooperation mit unterschiedlichen Gymnasien aus ganz NRW sowie auch einer Schule aus den Niederlanden</w:t>
            </w:r>
          </w:p>
        </w:tc>
      </w:tr>
      <w:tr w:rsidR="004C0755" w:rsidRPr="00281F0F" w14:paraId="74251178" w14:textId="77777777" w:rsidTr="000A22AC">
        <w:tblPrEx>
          <w:tblW w:w="9372" w:type="dxa"/>
          <w:tblInd w:w="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" w:author="David Döbele" w:date="2022-01-11T19:30:00Z">
            <w:tblPrEx>
              <w:tblW w:w="9372" w:type="dxa"/>
              <w:tblInd w:w="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" w:type="dxa"/>
          <w:trHeight w:val="397"/>
          <w:trPrChange w:id="13" w:author="David Döbele" w:date="2022-01-11T19:30:00Z">
            <w:trPr>
              <w:gridAfter w:val="1"/>
              <w:wAfter w:w="6" w:type="dxa"/>
              <w:trHeight w:val="340"/>
            </w:trPr>
          </w:trPrChange>
        </w:trPr>
        <w:tc>
          <w:tcPr>
            <w:tcW w:w="5377" w:type="dxa"/>
            <w:gridSpan w:val="2"/>
            <w:vAlign w:val="bottom"/>
            <w:tcPrChange w:id="14" w:author="David Döbele" w:date="2022-01-11T19:30:00Z">
              <w:tcPr>
                <w:tcW w:w="5377" w:type="dxa"/>
                <w:gridSpan w:val="2"/>
                <w:vAlign w:val="bottom"/>
              </w:tcPr>
            </w:tcPrChange>
          </w:tcPr>
          <w:p w14:paraId="23826F21" w14:textId="166EBDD2" w:rsidR="004C0755" w:rsidRPr="00E96DD7" w:rsidRDefault="004C0755" w:rsidP="000A22AC">
            <w:pPr>
              <w:spacing w:before="120"/>
              <w:contextualSpacing/>
              <w:rPr>
                <w:rFonts w:ascii="Optima" w:hAnsi="Optima"/>
                <w:b/>
                <w:bCs/>
                <w:i/>
                <w:sz w:val="25"/>
                <w:szCs w:val="25"/>
              </w:rPr>
              <w:pPrChange w:id="15" w:author="David Döbele" w:date="2022-01-11T19:28:00Z">
                <w:pPr/>
              </w:pPrChange>
            </w:pPr>
            <w:r w:rsidRPr="000A22AC">
              <w:rPr>
                <w:rFonts w:ascii="Optima" w:hAnsi="Optima"/>
                <w:b/>
                <w:smallCaps/>
                <w:sz w:val="25"/>
                <w:szCs w:val="24"/>
                <w:rPrChange w:id="16" w:author="David Döbele" w:date="2022-01-11T19:28:00Z">
                  <w:rPr>
                    <w:rFonts w:ascii="Optima" w:hAnsi="Optima"/>
                    <w:b/>
                    <w:bCs/>
                    <w:sz w:val="25"/>
                    <w:szCs w:val="25"/>
                  </w:rPr>
                </w:rPrChange>
              </w:rPr>
              <w:t>DJK-Neuss Gnadental e.V</w:t>
            </w:r>
            <w:r w:rsidRPr="00E96DD7">
              <w:rPr>
                <w:rFonts w:ascii="Optima" w:hAnsi="Optima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3989" w:type="dxa"/>
            <w:gridSpan w:val="4"/>
            <w:vAlign w:val="bottom"/>
            <w:tcPrChange w:id="17" w:author="David Döbele" w:date="2022-01-11T19:30:00Z">
              <w:tcPr>
                <w:tcW w:w="3989" w:type="dxa"/>
                <w:gridSpan w:val="4"/>
                <w:vAlign w:val="bottom"/>
              </w:tcPr>
            </w:tcPrChange>
          </w:tcPr>
          <w:p w14:paraId="58208F44" w14:textId="3926D3D6" w:rsidR="004C0755" w:rsidRPr="004A410E" w:rsidRDefault="004C0755" w:rsidP="004C075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5"/>
                <w:szCs w:val="25"/>
              </w:rPr>
            </w:pPr>
            <w:r w:rsidRPr="004A410E">
              <w:rPr>
                <w:rFonts w:ascii="Optima" w:hAnsi="Optima"/>
                <w:sz w:val="25"/>
                <w:szCs w:val="24"/>
              </w:rPr>
              <w:t>Neuss</w:t>
            </w:r>
          </w:p>
        </w:tc>
      </w:tr>
      <w:tr w:rsidR="004C0755" w:rsidRPr="00281F0F" w14:paraId="4F59C612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2F07601" w14:textId="25AC1D9F" w:rsidR="004C0755" w:rsidRPr="004A410E" w:rsidRDefault="004C0755" w:rsidP="004C0755">
            <w:pPr>
              <w:pStyle w:val="Beschreibung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Vertrauensperson &amp; Jugendsprecher</w:t>
            </w:r>
          </w:p>
        </w:tc>
        <w:tc>
          <w:tcPr>
            <w:tcW w:w="2831" w:type="dxa"/>
            <w:gridSpan w:val="2"/>
            <w:vAlign w:val="bottom"/>
          </w:tcPr>
          <w:p w14:paraId="45DD2178" w14:textId="47497CA9" w:rsidR="004C0755" w:rsidRPr="004A410E" w:rsidRDefault="004C0755" w:rsidP="004C0755">
            <w:pPr>
              <w:pStyle w:val="Beschreibung"/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01/2019 – heute</w:t>
            </w:r>
          </w:p>
        </w:tc>
      </w:tr>
      <w:tr w:rsidR="004C0755" w:rsidRPr="00281F0F" w14:paraId="02437711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53E41F21" w14:textId="545B5017" w:rsidR="004C0755" w:rsidRPr="004A410E" w:rsidRDefault="004C0755" w:rsidP="004C075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i/>
                <w:sz w:val="20"/>
                <w:szCs w:val="24"/>
              </w:rPr>
              <w:t xml:space="preserve">Ansprechpartner für jüngere </w:t>
            </w:r>
            <w:ins w:id="18" w:author="David Döbele" w:date="2022-01-11T19:28:00Z">
              <w:r w:rsidR="000A22AC">
                <w:rPr>
                  <w:rFonts w:ascii="Optima" w:hAnsi="Optima"/>
                  <w:i/>
                  <w:sz w:val="20"/>
                  <w:szCs w:val="24"/>
                </w:rPr>
                <w:t>Fußball-</w:t>
              </w:r>
            </w:ins>
            <w:r w:rsidRPr="004A410E">
              <w:rPr>
                <w:rFonts w:ascii="Optima" w:hAnsi="Optima"/>
                <w:i/>
                <w:sz w:val="20"/>
                <w:szCs w:val="24"/>
              </w:rPr>
              <w:t xml:space="preserve">Mannschaften bei diversen Problemen innerhalb des Teams / mit dem Trainer </w:t>
            </w:r>
            <w:ins w:id="19" w:author="David Döbele" w:date="2022-01-11T19:29:00Z">
              <w:r w:rsidR="000A22AC">
                <w:rPr>
                  <w:rFonts w:ascii="Optima" w:hAnsi="Optima"/>
                  <w:i/>
                  <w:sz w:val="20"/>
                  <w:szCs w:val="24"/>
                </w:rPr>
                <w:t>und Vertretung der Interessen gegenüber der Vereinsleitung und Sponsoren</w:t>
              </w:r>
            </w:ins>
          </w:p>
          <w:p w14:paraId="68CFAD97" w14:textId="272F17D2" w:rsidR="004C0755" w:rsidRPr="004A410E" w:rsidRDefault="004C0755" w:rsidP="004C075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/>
                <w:i/>
                <w:sz w:val="20"/>
                <w:szCs w:val="24"/>
              </w:rPr>
              <w:t>Repräsentant der Jugendabteilung</w:t>
            </w:r>
            <w:ins w:id="20" w:author="David Döbele" w:date="2022-01-11T19:28:00Z">
              <w:r w:rsidR="000A22AC">
                <w:rPr>
                  <w:rFonts w:ascii="Optima" w:hAnsi="Optima"/>
                  <w:i/>
                  <w:sz w:val="20"/>
                  <w:szCs w:val="24"/>
                </w:rPr>
                <w:t xml:space="preserve"> und T</w:t>
              </w:r>
            </w:ins>
            <w:ins w:id="21" w:author="David Döbele" w:date="2022-01-11T19:29:00Z">
              <w:r w:rsidR="000A22AC">
                <w:rPr>
                  <w:rFonts w:ascii="Optima" w:hAnsi="Optima"/>
                  <w:i/>
                  <w:sz w:val="20"/>
                  <w:szCs w:val="24"/>
                </w:rPr>
                <w:t>eilnahme auf regelmäßig stattfindenden Vereinssitzungen</w:t>
              </w:r>
            </w:ins>
          </w:p>
        </w:tc>
      </w:tr>
      <w:tr w:rsidR="004C0755" w:rsidRPr="00281F0F" w14:paraId="4AF19DD1" w14:textId="77777777" w:rsidTr="000A22AC">
        <w:tblPrEx>
          <w:tblW w:w="9372" w:type="dxa"/>
          <w:tblInd w:w="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David Döbele" w:date="2022-01-11T19:30:00Z">
            <w:tblPrEx>
              <w:tblW w:w="9372" w:type="dxa"/>
              <w:tblInd w:w="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6" w:type="dxa"/>
          <w:trHeight w:val="397"/>
          <w:trPrChange w:id="23" w:author="David Döbele" w:date="2022-01-11T19:30:00Z">
            <w:trPr>
              <w:gridAfter w:val="1"/>
              <w:wAfter w:w="6" w:type="dxa"/>
              <w:trHeight w:val="340"/>
            </w:trPr>
          </w:trPrChange>
        </w:trPr>
        <w:tc>
          <w:tcPr>
            <w:tcW w:w="5808" w:type="dxa"/>
            <w:gridSpan w:val="4"/>
            <w:vAlign w:val="bottom"/>
            <w:tcPrChange w:id="24" w:author="David Döbele" w:date="2022-01-11T19:30:00Z">
              <w:tcPr>
                <w:tcW w:w="5808" w:type="dxa"/>
                <w:gridSpan w:val="4"/>
                <w:vAlign w:val="bottom"/>
              </w:tcPr>
            </w:tcPrChange>
          </w:tcPr>
          <w:p w14:paraId="7756FD9A" w14:textId="7670B8F7" w:rsidR="004C0755" w:rsidRPr="00E96DD7" w:rsidRDefault="004C0755" w:rsidP="000A22AC">
            <w:pPr>
              <w:spacing w:before="120"/>
              <w:contextualSpacing/>
              <w:rPr>
                <w:rFonts w:ascii="Optima" w:hAnsi="Optima"/>
                <w:b/>
                <w:bCs/>
                <w:sz w:val="25"/>
                <w:szCs w:val="25"/>
              </w:rPr>
              <w:pPrChange w:id="25" w:author="David Döbele" w:date="2022-01-11T19:28:00Z">
                <w:pPr/>
              </w:pPrChange>
            </w:pPr>
            <w:r w:rsidRPr="000A22AC">
              <w:rPr>
                <w:rFonts w:ascii="Optima" w:hAnsi="Optima"/>
                <w:b/>
                <w:smallCaps/>
                <w:sz w:val="25"/>
                <w:szCs w:val="24"/>
                <w:rPrChange w:id="26" w:author="David Döbele" w:date="2022-01-11T19:28:00Z">
                  <w:rPr>
                    <w:rFonts w:ascii="Optima" w:hAnsi="Optima"/>
                    <w:b/>
                    <w:bCs/>
                    <w:sz w:val="25"/>
                    <w:szCs w:val="25"/>
                  </w:rPr>
                </w:rPrChange>
              </w:rPr>
              <w:t>Gemeinde St. Elisabeth &amp; Hubertus</w:t>
            </w:r>
          </w:p>
        </w:tc>
        <w:tc>
          <w:tcPr>
            <w:tcW w:w="3558" w:type="dxa"/>
            <w:gridSpan w:val="2"/>
            <w:vAlign w:val="bottom"/>
            <w:tcPrChange w:id="27" w:author="David Döbele" w:date="2022-01-11T19:30:00Z">
              <w:tcPr>
                <w:tcW w:w="3558" w:type="dxa"/>
                <w:gridSpan w:val="2"/>
                <w:vAlign w:val="bottom"/>
              </w:tcPr>
            </w:tcPrChange>
          </w:tcPr>
          <w:p w14:paraId="30626CB8" w14:textId="0F1F547C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smallCaps/>
                <w:sz w:val="25"/>
                <w:szCs w:val="24"/>
              </w:rPr>
              <w:t>Neuss</w:t>
            </w:r>
          </w:p>
        </w:tc>
      </w:tr>
      <w:tr w:rsidR="004C0755" w:rsidRPr="00281F0F" w14:paraId="56372BDE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C87D247" w14:textId="40743226" w:rsidR="004C0755" w:rsidRPr="00982425" w:rsidRDefault="004C0755" w:rsidP="004C0755">
            <w:pPr>
              <w:pStyle w:val="Beschreibung"/>
              <w:rPr>
                <w:rFonts w:ascii="Optima" w:hAnsi="Optima"/>
                <w:i/>
                <w:iCs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>Ministrant</w:t>
            </w:r>
          </w:p>
        </w:tc>
        <w:tc>
          <w:tcPr>
            <w:tcW w:w="2831" w:type="dxa"/>
            <w:gridSpan w:val="2"/>
            <w:vAlign w:val="bottom"/>
          </w:tcPr>
          <w:p w14:paraId="288A2195" w14:textId="39FB5C71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  <w:r w:rsidRPr="004A410E">
              <w:rPr>
                <w:rFonts w:ascii="Optima" w:hAnsi="Optima"/>
                <w:i w:val="0"/>
                <w:iCs w:val="0"/>
                <w:sz w:val="20"/>
                <w:szCs w:val="24"/>
              </w:rPr>
              <w:t>05/2013 – heute</w:t>
            </w:r>
          </w:p>
        </w:tc>
      </w:tr>
      <w:tr w:rsidR="004C0755" w:rsidRPr="00281F0F" w14:paraId="7D5A3BE2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30CCAF1" w14:textId="494979BA" w:rsidR="004C0755" w:rsidRPr="003F7302" w:rsidRDefault="004C0755" w:rsidP="003F7302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Mitarbeit bei zahlreichen Kirchenveranstaltungen und Spendenaktionen</w:t>
            </w:r>
          </w:p>
        </w:tc>
        <w:tc>
          <w:tcPr>
            <w:tcW w:w="2831" w:type="dxa"/>
            <w:gridSpan w:val="2"/>
          </w:tcPr>
          <w:p w14:paraId="0CD25D84" w14:textId="77777777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</w:p>
        </w:tc>
      </w:tr>
      <w:tr w:rsidR="004C0755" w:rsidRPr="00281F0F" w14:paraId="2111DF49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vAlign w:val="bottom"/>
          </w:tcPr>
          <w:p w14:paraId="689B18C3" w14:textId="1114833D" w:rsidR="004C0755" w:rsidRPr="00C67C3F" w:rsidRDefault="004C0755" w:rsidP="004C0755">
            <w:pPr>
              <w:pBdr>
                <w:bottom w:val="single" w:sz="4" w:space="1" w:color="auto"/>
              </w:pBdr>
              <w:spacing w:before="120"/>
              <w:jc w:val="center"/>
              <w:rPr>
                <w:rFonts w:ascii="Optima" w:hAnsi="Optima" w:cstheme="minorHAnsi"/>
                <w:b/>
                <w:bCs/>
                <w:sz w:val="20"/>
                <w:szCs w:val="20"/>
              </w:rPr>
            </w:pPr>
            <w:r w:rsidRPr="004A410E">
              <w:rPr>
                <w:rFonts w:ascii="Optima" w:hAnsi="Optima"/>
                <w:b/>
                <w:smallCaps/>
                <w:sz w:val="30"/>
                <w:szCs w:val="36"/>
              </w:rPr>
              <w:t>Seminare &amp; Kurse</w:t>
            </w:r>
          </w:p>
        </w:tc>
      </w:tr>
      <w:tr w:rsidR="004C0755" w:rsidRPr="00281F0F" w14:paraId="656C631F" w14:textId="77777777" w:rsidTr="00924E4F">
        <w:trPr>
          <w:trHeight w:val="340"/>
        </w:trPr>
        <w:tc>
          <w:tcPr>
            <w:tcW w:w="6541" w:type="dxa"/>
            <w:gridSpan w:val="5"/>
            <w:vAlign w:val="bottom"/>
          </w:tcPr>
          <w:p w14:paraId="7BB8EEB4" w14:textId="585109CF" w:rsidR="004C0755" w:rsidRPr="00E96DD7" w:rsidRDefault="004C0755" w:rsidP="000A22AC">
            <w:pPr>
              <w:spacing w:before="120"/>
              <w:contextualSpacing/>
              <w:rPr>
                <w:rFonts w:ascii="Optima" w:hAnsi="Optima" w:cstheme="minorHAnsi"/>
                <w:b/>
                <w:bCs/>
                <w:sz w:val="25"/>
                <w:szCs w:val="25"/>
              </w:rPr>
              <w:pPrChange w:id="28" w:author="David Döbele" w:date="2022-01-11T19:28:00Z">
                <w:pPr/>
              </w:pPrChange>
            </w:pPr>
            <w:r w:rsidRPr="000A22AC">
              <w:rPr>
                <w:rFonts w:ascii="Optima" w:hAnsi="Optima"/>
                <w:b/>
                <w:smallCaps/>
                <w:sz w:val="25"/>
                <w:szCs w:val="24"/>
                <w:rPrChange w:id="29" w:author="David Döbele" w:date="2022-01-11T19:28:00Z">
                  <w:rPr>
                    <w:rFonts w:ascii="Optima" w:hAnsi="Optima"/>
                    <w:b/>
                    <w:bCs/>
                    <w:sz w:val="25"/>
                    <w:szCs w:val="25"/>
                  </w:rPr>
                </w:rPrChange>
              </w:rPr>
              <w:t>Teilnahme am Förderprogramm Jugend aktiv E. V</w:t>
            </w:r>
            <w:r w:rsidR="001D4189" w:rsidRPr="000A22AC">
              <w:rPr>
                <w:rFonts w:ascii="Optima" w:hAnsi="Optima"/>
                <w:b/>
                <w:smallCaps/>
                <w:sz w:val="25"/>
                <w:szCs w:val="24"/>
                <w:rPrChange w:id="30" w:author="David Döbele" w:date="2022-01-11T19:28:00Z">
                  <w:rPr>
                    <w:rFonts w:ascii="Optima" w:hAnsi="Optima"/>
                    <w:b/>
                    <w:bCs/>
                    <w:sz w:val="25"/>
                    <w:szCs w:val="25"/>
                  </w:rPr>
                </w:rPrChange>
              </w:rPr>
              <w:t>.</w:t>
            </w:r>
          </w:p>
        </w:tc>
        <w:tc>
          <w:tcPr>
            <w:tcW w:w="2831" w:type="dxa"/>
            <w:gridSpan w:val="2"/>
            <w:vAlign w:val="bottom"/>
          </w:tcPr>
          <w:p w14:paraId="770A6909" w14:textId="08A4D3B4" w:rsidR="004C0755" w:rsidRPr="001F26AF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</w:pPr>
            <w:r w:rsidRPr="001F26AF"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>09/2021</w:t>
            </w:r>
            <w:r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Pr="004A410E">
              <w:rPr>
                <w:rFonts w:ascii="Optima" w:hAnsi="Optima"/>
                <w:i w:val="0"/>
                <w:iCs w:val="0"/>
                <w:sz w:val="20"/>
                <w:szCs w:val="24"/>
              </w:rPr>
              <w:t xml:space="preserve">– </w:t>
            </w:r>
            <w:r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004C0755" w:rsidRPr="00281F0F" w14:paraId="02E4E56D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039B547E" w14:textId="77777777" w:rsidR="004C0755" w:rsidRPr="004A410E" w:rsidRDefault="004C0755" w:rsidP="004C0755">
            <w:pPr>
              <w:pStyle w:val="Bullets"/>
              <w:numPr>
                <w:ilvl w:val="0"/>
                <w:numId w:val="24"/>
              </w:numPr>
              <w:rPr>
                <w:rFonts w:ascii="Optima" w:hAnsi="Optima" w:cstheme="minorHAnsi"/>
                <w:b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„Akademische Initiative aus Wirtschaft und Gesellschaft zur Förderung junger besonders und / oder hochbegabter Menschen“</w:t>
            </w:r>
          </w:p>
          <w:p w14:paraId="45AFC351" w14:textId="6EF0DEB5" w:rsidR="004C0755" w:rsidRPr="00B75AE0" w:rsidRDefault="004C0755" w:rsidP="004C0755">
            <w:pPr>
              <w:pStyle w:val="Bullets"/>
              <w:numPr>
                <w:ilvl w:val="0"/>
                <w:numId w:val="24"/>
              </w:numPr>
              <w:rPr>
                <w:rFonts w:ascii="Optima" w:hAnsi="Optima" w:cstheme="minorHAnsi"/>
                <w:b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Teilnahme an Rhetorik-, Zeitmanagement-, und Lerntechnik-Seminaren</w:t>
            </w:r>
          </w:p>
        </w:tc>
      </w:tr>
      <w:tr w:rsidR="004C0755" w:rsidRPr="00281F0F" w14:paraId="482569A2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4C0755" w:rsidRPr="004A410E" w:rsidRDefault="004C0755" w:rsidP="004C0755">
            <w:pPr>
              <w:jc w:val="center"/>
              <w:rPr>
                <w:rFonts w:ascii="Optima" w:hAnsi="Optima"/>
                <w:b/>
                <w:smallCaps/>
                <w:sz w:val="24"/>
                <w:szCs w:val="36"/>
              </w:rPr>
            </w:pPr>
            <w:r w:rsidRPr="004A410E">
              <w:rPr>
                <w:rFonts w:ascii="Optima" w:hAnsi="Optima"/>
                <w:b/>
                <w:smallCaps/>
                <w:sz w:val="30"/>
                <w:szCs w:val="36"/>
              </w:rPr>
              <w:t>Fähigkeiten &amp; Interessen</w:t>
            </w:r>
          </w:p>
        </w:tc>
      </w:tr>
      <w:tr w:rsidR="004C0755" w:rsidRPr="00281F0F" w14:paraId="2B257790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tcBorders>
              <w:top w:val="single" w:sz="4" w:space="0" w:color="auto"/>
            </w:tcBorders>
            <w:vAlign w:val="bottom"/>
          </w:tcPr>
          <w:p w14:paraId="15B2C431" w14:textId="56F73C25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Sprachen:</w:t>
            </w:r>
          </w:p>
        </w:tc>
        <w:tc>
          <w:tcPr>
            <w:tcW w:w="752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76F2AA7F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Deutsch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(Muttersprache)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, Englisch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(B2)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, Französisch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(B1/2)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 </w:t>
            </w:r>
          </w:p>
        </w:tc>
      </w:tr>
      <w:tr w:rsidR="004C0755" w:rsidRPr="00281F0F" w14:paraId="45706C3F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vAlign w:val="bottom"/>
          </w:tcPr>
          <w:p w14:paraId="57688BDA" w14:textId="350496FE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Technisch:</w:t>
            </w:r>
          </w:p>
        </w:tc>
        <w:tc>
          <w:tcPr>
            <w:tcW w:w="7527" w:type="dxa"/>
            <w:gridSpan w:val="5"/>
            <w:vAlign w:val="bottom"/>
          </w:tcPr>
          <w:p w14:paraId="60CA2168" w14:textId="70B843D9" w:rsidR="004C0755" w:rsidRPr="004A410E" w:rsidRDefault="004C0755" w:rsidP="004C0755">
            <w:pPr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MS-Office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(gute Kenntnisse in Word, PowerPoint, Excel)</w:t>
            </w:r>
          </w:p>
        </w:tc>
      </w:tr>
      <w:tr w:rsidR="004C0755" w:rsidRPr="00281F0F" w14:paraId="70CB01B0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vAlign w:val="bottom"/>
          </w:tcPr>
          <w:p w14:paraId="04F58216" w14:textId="6D413C27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 xml:space="preserve">Interessen: </w:t>
            </w:r>
          </w:p>
        </w:tc>
        <w:tc>
          <w:tcPr>
            <w:tcW w:w="7527" w:type="dxa"/>
            <w:gridSpan w:val="5"/>
            <w:vAlign w:val="bottom"/>
          </w:tcPr>
          <w:p w14:paraId="598C2742" w14:textId="5415C65D" w:rsidR="004C0755" w:rsidRPr="004A410E" w:rsidRDefault="004C0755" w:rsidP="004C0755">
            <w:pPr>
              <w:rPr>
                <w:rFonts w:ascii="Optima" w:hAnsi="Optima" w:cs="Georgia"/>
                <w:color w:val="000000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Fußball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(Vereinsmitglied)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>, Mountainbike, Politik, Wirtschaft</w:t>
            </w:r>
          </w:p>
        </w:tc>
      </w:tr>
      <w:tr w:rsidR="004C0755" w:rsidRPr="00281F0F" w14:paraId="071AB173" w14:textId="77777777" w:rsidTr="00924E4F">
        <w:trPr>
          <w:gridAfter w:val="1"/>
          <w:wAfter w:w="6" w:type="dxa"/>
          <w:trHeight w:val="1020"/>
        </w:trPr>
        <w:tc>
          <w:tcPr>
            <w:tcW w:w="1839" w:type="dxa"/>
            <w:vAlign w:val="bottom"/>
          </w:tcPr>
          <w:p w14:paraId="406B03AC" w14:textId="042999EC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 xml:space="preserve">Neuss, </w:t>
            </w:r>
            <w:r w:rsidR="00B90B91">
              <w:rPr>
                <w:rFonts w:ascii="Optima" w:hAnsi="Optima"/>
                <w:sz w:val="20"/>
                <w:szCs w:val="24"/>
              </w:rPr>
              <w:t>11</w:t>
            </w:r>
            <w:r w:rsidRPr="004A410E">
              <w:rPr>
                <w:rFonts w:ascii="Optima" w:hAnsi="Optima"/>
                <w:sz w:val="20"/>
                <w:szCs w:val="24"/>
              </w:rPr>
              <w:t>.01.2022</w:t>
            </w:r>
          </w:p>
        </w:tc>
        <w:tc>
          <w:tcPr>
            <w:tcW w:w="7527" w:type="dxa"/>
            <w:gridSpan w:val="5"/>
            <w:vAlign w:val="bottom"/>
          </w:tcPr>
          <w:p w14:paraId="6478BDEA" w14:textId="77777777" w:rsidR="004C0755" w:rsidRPr="004A410E" w:rsidRDefault="004C0755" w:rsidP="004C0755">
            <w:pPr>
              <w:rPr>
                <w:rFonts w:ascii="Optima" w:hAnsi="Optima" w:cs="Georgia"/>
                <w:color w:val="000000"/>
                <w:sz w:val="20"/>
                <w:szCs w:val="24"/>
              </w:rPr>
            </w:pPr>
          </w:p>
        </w:tc>
      </w:tr>
    </w:tbl>
    <w:p w14:paraId="2A128ED4" w14:textId="3E52C414" w:rsidR="003313AA" w:rsidRDefault="003313AA" w:rsidP="000A22AC">
      <w:pPr>
        <w:tabs>
          <w:tab w:val="left" w:pos="1418"/>
        </w:tabs>
        <w:rPr>
          <w:rFonts w:ascii="Optima" w:hAnsi="Optima"/>
          <w:sz w:val="20"/>
          <w:szCs w:val="24"/>
        </w:rPr>
        <w:pPrChange w:id="31" w:author="David Döbele" w:date="2022-01-11T19:29:00Z">
          <w:pPr/>
        </w:pPrChange>
      </w:pPr>
    </w:p>
    <w:sectPr w:rsidR="003313AA" w:rsidSect="000A22AC">
      <w:footerReference w:type="even" r:id="rId8"/>
      <w:pgSz w:w="11906" w:h="16838"/>
      <w:pgMar w:top="1304" w:right="1247" w:bottom="340" w:left="1247" w:header="709" w:footer="709" w:gutter="0"/>
      <w:cols w:space="708"/>
      <w:docGrid w:linePitch="360"/>
      <w:sectPrChange w:id="32" w:author="David Döbele" w:date="2022-01-11T19:30:00Z">
        <w:sectPr w:rsidR="003313AA" w:rsidSect="000A22AC">
          <w:pgMar w:top="1304" w:right="1247" w:bottom="1304" w:left="124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E451A" w14:textId="77777777" w:rsidR="00EC62C0" w:rsidRDefault="00EC62C0" w:rsidP="00BE053D">
      <w:pPr>
        <w:spacing w:after="0" w:line="240" w:lineRule="auto"/>
      </w:pPr>
      <w:r>
        <w:separator/>
      </w:r>
    </w:p>
  </w:endnote>
  <w:endnote w:type="continuationSeparator" w:id="0">
    <w:p w14:paraId="3C4FD9F4" w14:textId="77777777" w:rsidR="00EC62C0" w:rsidRDefault="00EC62C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3100A" w14:textId="77777777" w:rsidR="00EC62C0" w:rsidRDefault="00EC62C0" w:rsidP="00BE053D">
      <w:pPr>
        <w:spacing w:after="0" w:line="240" w:lineRule="auto"/>
      </w:pPr>
      <w:r>
        <w:separator/>
      </w:r>
    </w:p>
  </w:footnote>
  <w:footnote w:type="continuationSeparator" w:id="0">
    <w:p w14:paraId="54430A4A" w14:textId="77777777" w:rsidR="00EC62C0" w:rsidRDefault="00EC62C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1A77EC"/>
    <w:multiLevelType w:val="hybridMultilevel"/>
    <w:tmpl w:val="E38E532E"/>
    <w:lvl w:ilvl="0" w:tplc="8E5E5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053E1E"/>
    <w:multiLevelType w:val="hybridMultilevel"/>
    <w:tmpl w:val="A684834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FAA1D76"/>
    <w:lvl w:ilvl="0" w:tplc="794825A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329E5E3E"/>
    <w:lvl w:ilvl="0" w:tplc="281AC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F7114C"/>
    <w:multiLevelType w:val="hybridMultilevel"/>
    <w:tmpl w:val="E5581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3C2118"/>
    <w:multiLevelType w:val="hybridMultilevel"/>
    <w:tmpl w:val="841A6482"/>
    <w:lvl w:ilvl="0" w:tplc="281AC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C5FFE"/>
    <w:multiLevelType w:val="hybridMultilevel"/>
    <w:tmpl w:val="C4FEB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4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8"/>
  </w:num>
  <w:num w:numId="18">
    <w:abstractNumId w:val="4"/>
  </w:num>
  <w:num w:numId="19">
    <w:abstractNumId w:val="20"/>
  </w:num>
  <w:num w:numId="20">
    <w:abstractNumId w:val="11"/>
  </w:num>
  <w:num w:numId="21">
    <w:abstractNumId w:val="13"/>
  </w:num>
  <w:num w:numId="22">
    <w:abstractNumId w:val="17"/>
  </w:num>
  <w:num w:numId="23">
    <w:abstractNumId w:val="8"/>
  </w:num>
  <w:num w:numId="24">
    <w:abstractNumId w:val="22"/>
  </w:num>
  <w:num w:numId="25">
    <w:abstractNumId w:val="28"/>
  </w:num>
  <w:num w:numId="26">
    <w:abstractNumId w:val="12"/>
  </w:num>
  <w:num w:numId="27">
    <w:abstractNumId w:val="24"/>
  </w:num>
  <w:num w:numId="28">
    <w:abstractNumId w:val="26"/>
  </w:num>
  <w:num w:numId="2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AEC"/>
    <w:rsid w:val="00006DC8"/>
    <w:rsid w:val="000076D3"/>
    <w:rsid w:val="0001335C"/>
    <w:rsid w:val="000275CA"/>
    <w:rsid w:val="0003326A"/>
    <w:rsid w:val="0003496D"/>
    <w:rsid w:val="0006074F"/>
    <w:rsid w:val="00061D33"/>
    <w:rsid w:val="00064643"/>
    <w:rsid w:val="00066180"/>
    <w:rsid w:val="00067678"/>
    <w:rsid w:val="00071A4D"/>
    <w:rsid w:val="000861B5"/>
    <w:rsid w:val="00087747"/>
    <w:rsid w:val="000924B6"/>
    <w:rsid w:val="00093C62"/>
    <w:rsid w:val="000A09A1"/>
    <w:rsid w:val="000A1FDA"/>
    <w:rsid w:val="000A22AC"/>
    <w:rsid w:val="000B5F2F"/>
    <w:rsid w:val="000B63E2"/>
    <w:rsid w:val="000B6548"/>
    <w:rsid w:val="000C11EA"/>
    <w:rsid w:val="000D41BE"/>
    <w:rsid w:val="000D671A"/>
    <w:rsid w:val="000F41FF"/>
    <w:rsid w:val="000F5F9A"/>
    <w:rsid w:val="000F74C1"/>
    <w:rsid w:val="001022C0"/>
    <w:rsid w:val="00103EC5"/>
    <w:rsid w:val="00116C6E"/>
    <w:rsid w:val="00124870"/>
    <w:rsid w:val="001253F8"/>
    <w:rsid w:val="00125CA6"/>
    <w:rsid w:val="001500E4"/>
    <w:rsid w:val="0015349B"/>
    <w:rsid w:val="00153543"/>
    <w:rsid w:val="00156FC9"/>
    <w:rsid w:val="001604B5"/>
    <w:rsid w:val="0016088C"/>
    <w:rsid w:val="0016210F"/>
    <w:rsid w:val="00162A5A"/>
    <w:rsid w:val="00172867"/>
    <w:rsid w:val="0017492F"/>
    <w:rsid w:val="00175B6D"/>
    <w:rsid w:val="001901ED"/>
    <w:rsid w:val="0019483A"/>
    <w:rsid w:val="001966D6"/>
    <w:rsid w:val="001A2755"/>
    <w:rsid w:val="001A46BF"/>
    <w:rsid w:val="001A481B"/>
    <w:rsid w:val="001B0186"/>
    <w:rsid w:val="001B0233"/>
    <w:rsid w:val="001B62CA"/>
    <w:rsid w:val="001B7256"/>
    <w:rsid w:val="001D4189"/>
    <w:rsid w:val="001D4DCD"/>
    <w:rsid w:val="001E6DF6"/>
    <w:rsid w:val="001F26AF"/>
    <w:rsid w:val="001F3129"/>
    <w:rsid w:val="001F4058"/>
    <w:rsid w:val="001F4175"/>
    <w:rsid w:val="00223A4D"/>
    <w:rsid w:val="00227DC9"/>
    <w:rsid w:val="00230AF8"/>
    <w:rsid w:val="002313FB"/>
    <w:rsid w:val="00231C91"/>
    <w:rsid w:val="00232CB5"/>
    <w:rsid w:val="00234A7E"/>
    <w:rsid w:val="002402C3"/>
    <w:rsid w:val="002404D2"/>
    <w:rsid w:val="00240C8E"/>
    <w:rsid w:val="0024373D"/>
    <w:rsid w:val="002508C2"/>
    <w:rsid w:val="00262154"/>
    <w:rsid w:val="00266467"/>
    <w:rsid w:val="00267252"/>
    <w:rsid w:val="00281F0F"/>
    <w:rsid w:val="00282DB0"/>
    <w:rsid w:val="00283DF1"/>
    <w:rsid w:val="00286EC2"/>
    <w:rsid w:val="00287E21"/>
    <w:rsid w:val="002A2846"/>
    <w:rsid w:val="002B2091"/>
    <w:rsid w:val="002B41FD"/>
    <w:rsid w:val="002B43D2"/>
    <w:rsid w:val="002C22F3"/>
    <w:rsid w:val="002C6972"/>
    <w:rsid w:val="002D2B32"/>
    <w:rsid w:val="002D4516"/>
    <w:rsid w:val="002D56A4"/>
    <w:rsid w:val="002D63DB"/>
    <w:rsid w:val="002E4A09"/>
    <w:rsid w:val="002E53B2"/>
    <w:rsid w:val="002F3234"/>
    <w:rsid w:val="002F46AD"/>
    <w:rsid w:val="00304C7F"/>
    <w:rsid w:val="003101F0"/>
    <w:rsid w:val="00314B7A"/>
    <w:rsid w:val="003173D5"/>
    <w:rsid w:val="0032264A"/>
    <w:rsid w:val="00324216"/>
    <w:rsid w:val="00324BC5"/>
    <w:rsid w:val="00325B74"/>
    <w:rsid w:val="0032723E"/>
    <w:rsid w:val="003313AA"/>
    <w:rsid w:val="00340BAB"/>
    <w:rsid w:val="003418E0"/>
    <w:rsid w:val="003431A3"/>
    <w:rsid w:val="003464C2"/>
    <w:rsid w:val="003474F9"/>
    <w:rsid w:val="00347F8D"/>
    <w:rsid w:val="00372F7B"/>
    <w:rsid w:val="003733E5"/>
    <w:rsid w:val="00387F0F"/>
    <w:rsid w:val="00390EA6"/>
    <w:rsid w:val="00396099"/>
    <w:rsid w:val="003973A5"/>
    <w:rsid w:val="003A636A"/>
    <w:rsid w:val="003B2321"/>
    <w:rsid w:val="003B54EB"/>
    <w:rsid w:val="003B7E30"/>
    <w:rsid w:val="003D46B0"/>
    <w:rsid w:val="003E01D2"/>
    <w:rsid w:val="003E0FD8"/>
    <w:rsid w:val="003E27C3"/>
    <w:rsid w:val="003F04D4"/>
    <w:rsid w:val="003F1CFC"/>
    <w:rsid w:val="003F3E3F"/>
    <w:rsid w:val="003F470B"/>
    <w:rsid w:val="003F6059"/>
    <w:rsid w:val="003F7302"/>
    <w:rsid w:val="00400568"/>
    <w:rsid w:val="0040342B"/>
    <w:rsid w:val="00404FBD"/>
    <w:rsid w:val="00405B01"/>
    <w:rsid w:val="004067B8"/>
    <w:rsid w:val="004072BD"/>
    <w:rsid w:val="00411999"/>
    <w:rsid w:val="004154BE"/>
    <w:rsid w:val="004163AB"/>
    <w:rsid w:val="00417FA0"/>
    <w:rsid w:val="0042013D"/>
    <w:rsid w:val="00422F83"/>
    <w:rsid w:val="0042487E"/>
    <w:rsid w:val="00426D7E"/>
    <w:rsid w:val="004318C8"/>
    <w:rsid w:val="0043430C"/>
    <w:rsid w:val="00435E6D"/>
    <w:rsid w:val="0044353B"/>
    <w:rsid w:val="00443668"/>
    <w:rsid w:val="004549BA"/>
    <w:rsid w:val="00456B0D"/>
    <w:rsid w:val="00457A08"/>
    <w:rsid w:val="00460509"/>
    <w:rsid w:val="0046427D"/>
    <w:rsid w:val="0047510C"/>
    <w:rsid w:val="00476AF8"/>
    <w:rsid w:val="00484D21"/>
    <w:rsid w:val="00484FD7"/>
    <w:rsid w:val="004929FB"/>
    <w:rsid w:val="004A2015"/>
    <w:rsid w:val="004A410E"/>
    <w:rsid w:val="004A54BA"/>
    <w:rsid w:val="004A7715"/>
    <w:rsid w:val="004B6A5E"/>
    <w:rsid w:val="004B711F"/>
    <w:rsid w:val="004C0755"/>
    <w:rsid w:val="004C0A37"/>
    <w:rsid w:val="004D1017"/>
    <w:rsid w:val="004D2DA1"/>
    <w:rsid w:val="004D3BE9"/>
    <w:rsid w:val="004E1CD5"/>
    <w:rsid w:val="004E5357"/>
    <w:rsid w:val="004F3B3C"/>
    <w:rsid w:val="0050417D"/>
    <w:rsid w:val="00505B92"/>
    <w:rsid w:val="00507EA7"/>
    <w:rsid w:val="005166B5"/>
    <w:rsid w:val="00516B4B"/>
    <w:rsid w:val="005219B8"/>
    <w:rsid w:val="0052524F"/>
    <w:rsid w:val="00526089"/>
    <w:rsid w:val="00527A28"/>
    <w:rsid w:val="00527DCA"/>
    <w:rsid w:val="00530047"/>
    <w:rsid w:val="005314D2"/>
    <w:rsid w:val="00543261"/>
    <w:rsid w:val="00543DF1"/>
    <w:rsid w:val="00547D59"/>
    <w:rsid w:val="00550B25"/>
    <w:rsid w:val="005516AB"/>
    <w:rsid w:val="005545DF"/>
    <w:rsid w:val="00554823"/>
    <w:rsid w:val="0056560B"/>
    <w:rsid w:val="005716D4"/>
    <w:rsid w:val="00571B60"/>
    <w:rsid w:val="00580412"/>
    <w:rsid w:val="00582B93"/>
    <w:rsid w:val="00585A4D"/>
    <w:rsid w:val="00597607"/>
    <w:rsid w:val="005976A7"/>
    <w:rsid w:val="005A3A6D"/>
    <w:rsid w:val="005B2456"/>
    <w:rsid w:val="005B4BB8"/>
    <w:rsid w:val="005C0867"/>
    <w:rsid w:val="005C6E77"/>
    <w:rsid w:val="005C754E"/>
    <w:rsid w:val="005D2B2A"/>
    <w:rsid w:val="005D44AA"/>
    <w:rsid w:val="005D5F06"/>
    <w:rsid w:val="005D6329"/>
    <w:rsid w:val="005D669C"/>
    <w:rsid w:val="005E57F6"/>
    <w:rsid w:val="005E729B"/>
    <w:rsid w:val="005E7BFC"/>
    <w:rsid w:val="005F5D03"/>
    <w:rsid w:val="00603FD0"/>
    <w:rsid w:val="006058D8"/>
    <w:rsid w:val="00610200"/>
    <w:rsid w:val="00622B7F"/>
    <w:rsid w:val="00623699"/>
    <w:rsid w:val="00623860"/>
    <w:rsid w:val="00625F22"/>
    <w:rsid w:val="006264CD"/>
    <w:rsid w:val="00630C23"/>
    <w:rsid w:val="00632D5A"/>
    <w:rsid w:val="00635515"/>
    <w:rsid w:val="006461AA"/>
    <w:rsid w:val="006546FD"/>
    <w:rsid w:val="00665BF3"/>
    <w:rsid w:val="00667A5A"/>
    <w:rsid w:val="006709BC"/>
    <w:rsid w:val="00671C87"/>
    <w:rsid w:val="006732D6"/>
    <w:rsid w:val="00673302"/>
    <w:rsid w:val="00675187"/>
    <w:rsid w:val="00680111"/>
    <w:rsid w:val="006809CC"/>
    <w:rsid w:val="00681CE1"/>
    <w:rsid w:val="00693E09"/>
    <w:rsid w:val="006A2DE9"/>
    <w:rsid w:val="006A7230"/>
    <w:rsid w:val="006A7363"/>
    <w:rsid w:val="006B4E32"/>
    <w:rsid w:val="006B500F"/>
    <w:rsid w:val="006B72C7"/>
    <w:rsid w:val="006B7F78"/>
    <w:rsid w:val="006C2252"/>
    <w:rsid w:val="006D4B66"/>
    <w:rsid w:val="006D551A"/>
    <w:rsid w:val="006D7F7F"/>
    <w:rsid w:val="006E1185"/>
    <w:rsid w:val="006E23EA"/>
    <w:rsid w:val="006E2C9C"/>
    <w:rsid w:val="006E40EF"/>
    <w:rsid w:val="006F0039"/>
    <w:rsid w:val="007052A8"/>
    <w:rsid w:val="007063E5"/>
    <w:rsid w:val="00711CEF"/>
    <w:rsid w:val="00712CED"/>
    <w:rsid w:val="00715715"/>
    <w:rsid w:val="00720320"/>
    <w:rsid w:val="00723643"/>
    <w:rsid w:val="00725D3C"/>
    <w:rsid w:val="0073294E"/>
    <w:rsid w:val="00733DA1"/>
    <w:rsid w:val="00737822"/>
    <w:rsid w:val="0074101A"/>
    <w:rsid w:val="0074111D"/>
    <w:rsid w:val="00744454"/>
    <w:rsid w:val="00753D4A"/>
    <w:rsid w:val="00756912"/>
    <w:rsid w:val="00760398"/>
    <w:rsid w:val="00761609"/>
    <w:rsid w:val="00763DCE"/>
    <w:rsid w:val="007711DA"/>
    <w:rsid w:val="00772FE9"/>
    <w:rsid w:val="00776C46"/>
    <w:rsid w:val="0078260B"/>
    <w:rsid w:val="0078312C"/>
    <w:rsid w:val="007838D1"/>
    <w:rsid w:val="00785254"/>
    <w:rsid w:val="00785853"/>
    <w:rsid w:val="00787A87"/>
    <w:rsid w:val="007931E3"/>
    <w:rsid w:val="007966F0"/>
    <w:rsid w:val="007978E0"/>
    <w:rsid w:val="00797BFC"/>
    <w:rsid w:val="007A628E"/>
    <w:rsid w:val="007A720F"/>
    <w:rsid w:val="007B5D7D"/>
    <w:rsid w:val="007C076E"/>
    <w:rsid w:val="007C1877"/>
    <w:rsid w:val="007C6A3C"/>
    <w:rsid w:val="007D0B0F"/>
    <w:rsid w:val="007D4BEE"/>
    <w:rsid w:val="007D5BE9"/>
    <w:rsid w:val="007E465C"/>
    <w:rsid w:val="007E5723"/>
    <w:rsid w:val="007E6447"/>
    <w:rsid w:val="007E6709"/>
    <w:rsid w:val="007F4BE4"/>
    <w:rsid w:val="008050E4"/>
    <w:rsid w:val="00805B99"/>
    <w:rsid w:val="0082257D"/>
    <w:rsid w:val="008337DA"/>
    <w:rsid w:val="00833AB4"/>
    <w:rsid w:val="00834FCD"/>
    <w:rsid w:val="00851D02"/>
    <w:rsid w:val="00852D7C"/>
    <w:rsid w:val="00853438"/>
    <w:rsid w:val="00861BE2"/>
    <w:rsid w:val="00866846"/>
    <w:rsid w:val="00875DA9"/>
    <w:rsid w:val="0088183D"/>
    <w:rsid w:val="00887D68"/>
    <w:rsid w:val="00893B27"/>
    <w:rsid w:val="008956EF"/>
    <w:rsid w:val="00895E38"/>
    <w:rsid w:val="008A2733"/>
    <w:rsid w:val="008A782B"/>
    <w:rsid w:val="008B0FC0"/>
    <w:rsid w:val="008B194D"/>
    <w:rsid w:val="008B6BEA"/>
    <w:rsid w:val="008C429A"/>
    <w:rsid w:val="008C60E1"/>
    <w:rsid w:val="008D76C7"/>
    <w:rsid w:val="008E0F4C"/>
    <w:rsid w:val="008E1C8D"/>
    <w:rsid w:val="008E1F3D"/>
    <w:rsid w:val="008F7874"/>
    <w:rsid w:val="00903B49"/>
    <w:rsid w:val="009053D7"/>
    <w:rsid w:val="009069E4"/>
    <w:rsid w:val="0091331D"/>
    <w:rsid w:val="0092255F"/>
    <w:rsid w:val="00924E4F"/>
    <w:rsid w:val="00927AAC"/>
    <w:rsid w:val="00931139"/>
    <w:rsid w:val="0093223C"/>
    <w:rsid w:val="00941A87"/>
    <w:rsid w:val="00941F64"/>
    <w:rsid w:val="009501C2"/>
    <w:rsid w:val="0095251E"/>
    <w:rsid w:val="00961409"/>
    <w:rsid w:val="009668B9"/>
    <w:rsid w:val="00976577"/>
    <w:rsid w:val="00980F89"/>
    <w:rsid w:val="009819C3"/>
    <w:rsid w:val="00981BC2"/>
    <w:rsid w:val="00982425"/>
    <w:rsid w:val="009869FD"/>
    <w:rsid w:val="00992B9D"/>
    <w:rsid w:val="00993501"/>
    <w:rsid w:val="00996356"/>
    <w:rsid w:val="00997D9A"/>
    <w:rsid w:val="009A03C4"/>
    <w:rsid w:val="009A07E2"/>
    <w:rsid w:val="009A2620"/>
    <w:rsid w:val="009A7459"/>
    <w:rsid w:val="009B30DD"/>
    <w:rsid w:val="009B5831"/>
    <w:rsid w:val="009C12C4"/>
    <w:rsid w:val="009D4752"/>
    <w:rsid w:val="009D4B90"/>
    <w:rsid w:val="009D7C49"/>
    <w:rsid w:val="009E2826"/>
    <w:rsid w:val="009E603D"/>
    <w:rsid w:val="009E7297"/>
    <w:rsid w:val="009F4D8C"/>
    <w:rsid w:val="00A00625"/>
    <w:rsid w:val="00A0257D"/>
    <w:rsid w:val="00A12EDC"/>
    <w:rsid w:val="00A13045"/>
    <w:rsid w:val="00A26D0D"/>
    <w:rsid w:val="00A33BDE"/>
    <w:rsid w:val="00A34885"/>
    <w:rsid w:val="00A43BC1"/>
    <w:rsid w:val="00A46442"/>
    <w:rsid w:val="00A47F51"/>
    <w:rsid w:val="00A67ED6"/>
    <w:rsid w:val="00A74225"/>
    <w:rsid w:val="00A85B50"/>
    <w:rsid w:val="00A9272B"/>
    <w:rsid w:val="00A936D5"/>
    <w:rsid w:val="00AA1EB0"/>
    <w:rsid w:val="00AA2DA3"/>
    <w:rsid w:val="00AA5375"/>
    <w:rsid w:val="00AA5A9C"/>
    <w:rsid w:val="00AB016A"/>
    <w:rsid w:val="00AB2A5A"/>
    <w:rsid w:val="00AC2C15"/>
    <w:rsid w:val="00AD28F8"/>
    <w:rsid w:val="00AD35E9"/>
    <w:rsid w:val="00AE0F9E"/>
    <w:rsid w:val="00AE4EB6"/>
    <w:rsid w:val="00AF3682"/>
    <w:rsid w:val="00B00718"/>
    <w:rsid w:val="00B02248"/>
    <w:rsid w:val="00B0230B"/>
    <w:rsid w:val="00B053F5"/>
    <w:rsid w:val="00B17D95"/>
    <w:rsid w:val="00B17EC5"/>
    <w:rsid w:val="00B20648"/>
    <w:rsid w:val="00B23509"/>
    <w:rsid w:val="00B34E10"/>
    <w:rsid w:val="00B359DB"/>
    <w:rsid w:val="00B360A9"/>
    <w:rsid w:val="00B3632B"/>
    <w:rsid w:val="00B36A1B"/>
    <w:rsid w:val="00B409D8"/>
    <w:rsid w:val="00B44336"/>
    <w:rsid w:val="00B50B74"/>
    <w:rsid w:val="00B50F0C"/>
    <w:rsid w:val="00B5178D"/>
    <w:rsid w:val="00B5696E"/>
    <w:rsid w:val="00B57B20"/>
    <w:rsid w:val="00B60565"/>
    <w:rsid w:val="00B609B8"/>
    <w:rsid w:val="00B611DA"/>
    <w:rsid w:val="00B64FA6"/>
    <w:rsid w:val="00B66430"/>
    <w:rsid w:val="00B67F1F"/>
    <w:rsid w:val="00B701D7"/>
    <w:rsid w:val="00B75AE0"/>
    <w:rsid w:val="00B77EB6"/>
    <w:rsid w:val="00B85B38"/>
    <w:rsid w:val="00B870B1"/>
    <w:rsid w:val="00B90595"/>
    <w:rsid w:val="00B90B91"/>
    <w:rsid w:val="00BA215A"/>
    <w:rsid w:val="00BA61F7"/>
    <w:rsid w:val="00BB3AD2"/>
    <w:rsid w:val="00BB5F09"/>
    <w:rsid w:val="00BC04E5"/>
    <w:rsid w:val="00BC0D9F"/>
    <w:rsid w:val="00BC4682"/>
    <w:rsid w:val="00BD7BC5"/>
    <w:rsid w:val="00BE053D"/>
    <w:rsid w:val="00BE5A01"/>
    <w:rsid w:val="00BF04F4"/>
    <w:rsid w:val="00BF1A7A"/>
    <w:rsid w:val="00BF1FA3"/>
    <w:rsid w:val="00BF5F5C"/>
    <w:rsid w:val="00C00974"/>
    <w:rsid w:val="00C018E4"/>
    <w:rsid w:val="00C025CE"/>
    <w:rsid w:val="00C066FA"/>
    <w:rsid w:val="00C0688D"/>
    <w:rsid w:val="00C1725A"/>
    <w:rsid w:val="00C22406"/>
    <w:rsid w:val="00C25387"/>
    <w:rsid w:val="00C348D0"/>
    <w:rsid w:val="00C356A2"/>
    <w:rsid w:val="00C40C88"/>
    <w:rsid w:val="00C42272"/>
    <w:rsid w:val="00C431C2"/>
    <w:rsid w:val="00C45822"/>
    <w:rsid w:val="00C54BE3"/>
    <w:rsid w:val="00C557DC"/>
    <w:rsid w:val="00C57F80"/>
    <w:rsid w:val="00C62F4D"/>
    <w:rsid w:val="00C66650"/>
    <w:rsid w:val="00C66A10"/>
    <w:rsid w:val="00C66BE8"/>
    <w:rsid w:val="00C66EA6"/>
    <w:rsid w:val="00C670FD"/>
    <w:rsid w:val="00C67C3F"/>
    <w:rsid w:val="00C74A64"/>
    <w:rsid w:val="00C768ED"/>
    <w:rsid w:val="00C82A8F"/>
    <w:rsid w:val="00C85C1F"/>
    <w:rsid w:val="00C916C2"/>
    <w:rsid w:val="00C949F0"/>
    <w:rsid w:val="00CA1087"/>
    <w:rsid w:val="00CA57AA"/>
    <w:rsid w:val="00CB186A"/>
    <w:rsid w:val="00CC7CDF"/>
    <w:rsid w:val="00CC7F56"/>
    <w:rsid w:val="00CD041E"/>
    <w:rsid w:val="00CD1B12"/>
    <w:rsid w:val="00CD2251"/>
    <w:rsid w:val="00CD55DC"/>
    <w:rsid w:val="00CD5E47"/>
    <w:rsid w:val="00CE1BBC"/>
    <w:rsid w:val="00CE2595"/>
    <w:rsid w:val="00CE28CC"/>
    <w:rsid w:val="00CE3290"/>
    <w:rsid w:val="00CE6E44"/>
    <w:rsid w:val="00CE72FC"/>
    <w:rsid w:val="00CF31EE"/>
    <w:rsid w:val="00D11DBA"/>
    <w:rsid w:val="00D1492F"/>
    <w:rsid w:val="00D17B69"/>
    <w:rsid w:val="00D21F61"/>
    <w:rsid w:val="00D22C05"/>
    <w:rsid w:val="00D3003C"/>
    <w:rsid w:val="00D331F4"/>
    <w:rsid w:val="00D470E4"/>
    <w:rsid w:val="00D52142"/>
    <w:rsid w:val="00D527A2"/>
    <w:rsid w:val="00D5280E"/>
    <w:rsid w:val="00D54F66"/>
    <w:rsid w:val="00D61F14"/>
    <w:rsid w:val="00D62918"/>
    <w:rsid w:val="00D729C0"/>
    <w:rsid w:val="00D75EEF"/>
    <w:rsid w:val="00D76C19"/>
    <w:rsid w:val="00D80D6B"/>
    <w:rsid w:val="00D82764"/>
    <w:rsid w:val="00D84F37"/>
    <w:rsid w:val="00D90950"/>
    <w:rsid w:val="00DA69DF"/>
    <w:rsid w:val="00DB0DF0"/>
    <w:rsid w:val="00DB17F1"/>
    <w:rsid w:val="00DB21F1"/>
    <w:rsid w:val="00DB33F8"/>
    <w:rsid w:val="00DB615C"/>
    <w:rsid w:val="00DC3498"/>
    <w:rsid w:val="00DC6AD1"/>
    <w:rsid w:val="00DD38E2"/>
    <w:rsid w:val="00DE2381"/>
    <w:rsid w:val="00DE5F9F"/>
    <w:rsid w:val="00DF2E36"/>
    <w:rsid w:val="00DF4DCE"/>
    <w:rsid w:val="00E115BC"/>
    <w:rsid w:val="00E13110"/>
    <w:rsid w:val="00E13A76"/>
    <w:rsid w:val="00E140FE"/>
    <w:rsid w:val="00E15BF2"/>
    <w:rsid w:val="00E24A24"/>
    <w:rsid w:val="00E24DF1"/>
    <w:rsid w:val="00E31A8B"/>
    <w:rsid w:val="00E372C6"/>
    <w:rsid w:val="00E40B9A"/>
    <w:rsid w:val="00E431ED"/>
    <w:rsid w:val="00E46350"/>
    <w:rsid w:val="00E500FF"/>
    <w:rsid w:val="00E53EA5"/>
    <w:rsid w:val="00E55D90"/>
    <w:rsid w:val="00E64FF5"/>
    <w:rsid w:val="00E66CF2"/>
    <w:rsid w:val="00E711B9"/>
    <w:rsid w:val="00E712EC"/>
    <w:rsid w:val="00E7391D"/>
    <w:rsid w:val="00E778DD"/>
    <w:rsid w:val="00E87A8E"/>
    <w:rsid w:val="00E907EC"/>
    <w:rsid w:val="00E96862"/>
    <w:rsid w:val="00E96B9A"/>
    <w:rsid w:val="00E96DD7"/>
    <w:rsid w:val="00EA5421"/>
    <w:rsid w:val="00EB02C5"/>
    <w:rsid w:val="00EB09EF"/>
    <w:rsid w:val="00EB1B0E"/>
    <w:rsid w:val="00EB34FC"/>
    <w:rsid w:val="00EB5816"/>
    <w:rsid w:val="00EC62C0"/>
    <w:rsid w:val="00EC65CF"/>
    <w:rsid w:val="00ED0EA9"/>
    <w:rsid w:val="00ED561A"/>
    <w:rsid w:val="00ED7614"/>
    <w:rsid w:val="00EE31B1"/>
    <w:rsid w:val="00EF77DF"/>
    <w:rsid w:val="00F07EAB"/>
    <w:rsid w:val="00F07FAC"/>
    <w:rsid w:val="00F11BEF"/>
    <w:rsid w:val="00F21D7E"/>
    <w:rsid w:val="00F21EC7"/>
    <w:rsid w:val="00F258E7"/>
    <w:rsid w:val="00F31B84"/>
    <w:rsid w:val="00F32C28"/>
    <w:rsid w:val="00F56CA4"/>
    <w:rsid w:val="00F57BA5"/>
    <w:rsid w:val="00F6213C"/>
    <w:rsid w:val="00F631EC"/>
    <w:rsid w:val="00F64AA0"/>
    <w:rsid w:val="00F64C22"/>
    <w:rsid w:val="00F64FA7"/>
    <w:rsid w:val="00F66D9C"/>
    <w:rsid w:val="00F72517"/>
    <w:rsid w:val="00F74D19"/>
    <w:rsid w:val="00F77AD3"/>
    <w:rsid w:val="00F80053"/>
    <w:rsid w:val="00F805B7"/>
    <w:rsid w:val="00F81248"/>
    <w:rsid w:val="00F824EE"/>
    <w:rsid w:val="00F92661"/>
    <w:rsid w:val="00F94666"/>
    <w:rsid w:val="00F96168"/>
    <w:rsid w:val="00FA02C7"/>
    <w:rsid w:val="00FA4186"/>
    <w:rsid w:val="00FB6A40"/>
    <w:rsid w:val="00FB7911"/>
    <w:rsid w:val="00FC0531"/>
    <w:rsid w:val="00FC13F0"/>
    <w:rsid w:val="00FC6061"/>
    <w:rsid w:val="00FD0FB7"/>
    <w:rsid w:val="00FE627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77E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276</cp:revision>
  <cp:lastPrinted>2022-01-07T19:17:00Z</cp:lastPrinted>
  <dcterms:created xsi:type="dcterms:W3CDTF">2022-01-07T12:10:00Z</dcterms:created>
  <dcterms:modified xsi:type="dcterms:W3CDTF">2022-01-11T18:30:00Z</dcterms:modified>
</cp:coreProperties>
</file>