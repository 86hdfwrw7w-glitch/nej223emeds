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C8AF5" w14:textId="5A669BA3" w:rsidR="00647413" w:rsidRPr="00E37E4C" w:rsidRDefault="001C1BBF" w:rsidP="001D54BC">
      <w:pPr>
        <w:spacing w:after="0" w:line="240" w:lineRule="auto"/>
        <w:rPr>
          <w:rFonts w:ascii="Arial" w:hAnsi="Arial" w:cs="Arial"/>
        </w:rPr>
      </w:pPr>
      <w:r w:rsidRPr="0086704D">
        <w:rPr>
          <w:rFonts w:ascii="Arial" w:hAnsi="Arial" w:cs="Arial"/>
        </w:rPr>
        <w:t>Naschke</w:t>
      </w:r>
      <w:r w:rsidR="001F2F69" w:rsidRPr="0086704D">
        <w:rPr>
          <w:rFonts w:ascii="Arial" w:hAnsi="Arial" w:cs="Arial"/>
        </w:rPr>
        <w:t>, Marco Jose</w:t>
      </w:r>
      <w:r w:rsidR="001F2F69" w:rsidRPr="00E37E4C">
        <w:rPr>
          <w:rFonts w:ascii="Arial" w:hAnsi="Arial" w:cs="Arial"/>
        </w:rPr>
        <w:t xml:space="preserve"> 13.08.2003</w:t>
      </w:r>
    </w:p>
    <w:p w14:paraId="747EA2ED" w14:textId="77777777" w:rsidR="009E24C6" w:rsidRPr="00E37E4C" w:rsidRDefault="009E24C6" w:rsidP="00C64911">
      <w:pPr>
        <w:pBdr>
          <w:bottom w:val="single" w:sz="8" w:space="1" w:color="auto"/>
        </w:pBdr>
        <w:spacing w:after="0"/>
        <w:jc w:val="both"/>
        <w:rPr>
          <w:rFonts w:ascii="Arial" w:hAnsi="Arial" w:cs="Arial"/>
        </w:rPr>
      </w:pPr>
    </w:p>
    <w:p w14:paraId="6429E17D" w14:textId="77777777" w:rsidR="00442DC6" w:rsidRPr="00E37E4C" w:rsidRDefault="00442DC6" w:rsidP="00C64911">
      <w:pPr>
        <w:spacing w:after="0"/>
        <w:jc w:val="both"/>
        <w:rPr>
          <w:rFonts w:ascii="Arial" w:hAnsi="Arial" w:cs="Arial"/>
          <w:b/>
        </w:rPr>
      </w:pPr>
    </w:p>
    <w:p w14:paraId="35BC74DF" w14:textId="77777777" w:rsidR="00442DC6" w:rsidRPr="00E37E4C" w:rsidRDefault="00442DC6" w:rsidP="00C64911">
      <w:pPr>
        <w:spacing w:after="0"/>
        <w:jc w:val="both"/>
        <w:rPr>
          <w:rFonts w:ascii="Arial" w:hAnsi="Arial" w:cs="Arial"/>
          <w:b/>
        </w:rPr>
      </w:pPr>
    </w:p>
    <w:p w14:paraId="19DC4E2E" w14:textId="77777777" w:rsidR="00442DC6" w:rsidRPr="00E37E4C" w:rsidRDefault="00442DC6" w:rsidP="00C64911">
      <w:pPr>
        <w:spacing w:after="0"/>
        <w:jc w:val="both"/>
        <w:rPr>
          <w:rFonts w:ascii="Arial" w:hAnsi="Arial" w:cs="Arial"/>
        </w:rPr>
      </w:pPr>
      <w:r w:rsidRPr="00E37E4C">
        <w:rPr>
          <w:rFonts w:ascii="Arial" w:hAnsi="Arial" w:cs="Arial"/>
        </w:rPr>
        <w:t xml:space="preserve">Sehr geehrte Damen und Herren, </w:t>
      </w:r>
    </w:p>
    <w:p w14:paraId="212BD0C5" w14:textId="77777777" w:rsidR="00B23151" w:rsidRDefault="00B23151" w:rsidP="00C64911">
      <w:pPr>
        <w:spacing w:after="0"/>
        <w:jc w:val="both"/>
        <w:rPr>
          <w:rFonts w:ascii="Arial" w:hAnsi="Arial" w:cs="Arial"/>
        </w:rPr>
      </w:pPr>
    </w:p>
    <w:p w14:paraId="783BE860" w14:textId="22B44F45" w:rsidR="003523DC" w:rsidRDefault="00976C49" w:rsidP="00C64911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bereits während meines Freiwilligen Sozialen Jahres</w:t>
      </w:r>
      <w:r w:rsidR="00B23151">
        <w:rPr>
          <w:rFonts w:ascii="Arial" w:hAnsi="Arial" w:cs="Arial"/>
        </w:rPr>
        <w:t xml:space="preserve"> entdeckte ich mein Interesse </w:t>
      </w:r>
      <w:r w:rsidR="008D1877">
        <w:rPr>
          <w:rFonts w:ascii="Arial" w:hAnsi="Arial" w:cs="Arial"/>
        </w:rPr>
        <w:t>an</w:t>
      </w:r>
      <w:r w:rsidR="00B550FF">
        <w:rPr>
          <w:rFonts w:ascii="Arial" w:hAnsi="Arial" w:cs="Arial"/>
        </w:rPr>
        <w:t xml:space="preserve"> w</w:t>
      </w:r>
      <w:r w:rsidR="00C00C18">
        <w:rPr>
          <w:rFonts w:ascii="Arial" w:hAnsi="Arial" w:cs="Arial"/>
        </w:rPr>
        <w:t xml:space="preserve">irtschaftlichen und politischen </w:t>
      </w:r>
      <w:r w:rsidR="00D50598">
        <w:rPr>
          <w:rFonts w:ascii="Arial" w:hAnsi="Arial" w:cs="Arial"/>
        </w:rPr>
        <w:t xml:space="preserve">Fragestellungen. </w:t>
      </w:r>
      <w:r w:rsidR="00EA3049">
        <w:rPr>
          <w:rFonts w:ascii="Arial" w:hAnsi="Arial" w:cs="Arial"/>
        </w:rPr>
        <w:t>Dadurch hab</w:t>
      </w:r>
      <w:r w:rsidR="00B550FF">
        <w:rPr>
          <w:rFonts w:ascii="Arial" w:hAnsi="Arial" w:cs="Arial"/>
        </w:rPr>
        <w:t>e</w:t>
      </w:r>
      <w:r w:rsidR="00EA3049">
        <w:rPr>
          <w:rFonts w:ascii="Arial" w:hAnsi="Arial" w:cs="Arial"/>
        </w:rPr>
        <w:t xml:space="preserve"> ich mich </w:t>
      </w:r>
      <w:r w:rsidR="00AB0149">
        <w:rPr>
          <w:rFonts w:ascii="Arial" w:hAnsi="Arial" w:cs="Arial"/>
        </w:rPr>
        <w:t xml:space="preserve">nach meinem FSJ </w:t>
      </w:r>
      <w:r w:rsidR="00EA3049">
        <w:rPr>
          <w:rFonts w:ascii="Arial" w:hAnsi="Arial" w:cs="Arial"/>
        </w:rPr>
        <w:t xml:space="preserve">gegen eine Ausbildung </w:t>
      </w:r>
      <w:r w:rsidR="00AB0149">
        <w:rPr>
          <w:rFonts w:ascii="Arial" w:hAnsi="Arial" w:cs="Arial"/>
        </w:rPr>
        <w:t xml:space="preserve">bei einer Bank </w:t>
      </w:r>
      <w:r w:rsidR="00EA3049">
        <w:rPr>
          <w:rFonts w:ascii="Arial" w:hAnsi="Arial" w:cs="Arial"/>
        </w:rPr>
        <w:t xml:space="preserve">entschieden und bin danach auf die </w:t>
      </w:r>
      <w:r w:rsidR="00CE094D">
        <w:rPr>
          <w:rFonts w:ascii="Arial" w:hAnsi="Arial" w:cs="Arial"/>
        </w:rPr>
        <w:t xml:space="preserve">Robert Bosch Fachoberschule für Wirtschaft und </w:t>
      </w:r>
      <w:r w:rsidR="00F815D8">
        <w:rPr>
          <w:rFonts w:ascii="Arial" w:hAnsi="Arial" w:cs="Arial"/>
        </w:rPr>
        <w:t>Verwaltung</w:t>
      </w:r>
      <w:r w:rsidR="00CE094D">
        <w:rPr>
          <w:rFonts w:ascii="Arial" w:hAnsi="Arial" w:cs="Arial"/>
        </w:rPr>
        <w:t xml:space="preserve"> gegangen</w:t>
      </w:r>
      <w:ins w:id="0" w:author="David Döbele" w:date="2023-02-14T19:05:00Z">
        <w:r w:rsidR="00827C90">
          <w:rPr>
            <w:rFonts w:ascii="Arial" w:hAnsi="Arial" w:cs="Arial"/>
          </w:rPr>
          <w:t>, um im Anschluss daran ein Studium beginnen zu können</w:t>
        </w:r>
      </w:ins>
      <w:r w:rsidR="00CE094D">
        <w:rPr>
          <w:rFonts w:ascii="Arial" w:hAnsi="Arial" w:cs="Arial"/>
        </w:rPr>
        <w:t>.</w:t>
      </w:r>
      <w:r w:rsidR="00CF64B8">
        <w:rPr>
          <w:rFonts w:ascii="Arial" w:hAnsi="Arial" w:cs="Arial"/>
        </w:rPr>
        <w:t xml:space="preserve"> </w:t>
      </w:r>
      <w:del w:id="1" w:author="David Döbele" w:date="2023-02-14T19:05:00Z">
        <w:r w:rsidR="00CF64B8" w:rsidDel="00827C90">
          <w:rPr>
            <w:rFonts w:ascii="Arial" w:hAnsi="Arial" w:cs="Arial"/>
          </w:rPr>
          <w:delText>Betriebs- und v</w:delText>
        </w:r>
        <w:r w:rsidR="00F815D8" w:rsidDel="00827C90">
          <w:rPr>
            <w:rFonts w:ascii="Arial" w:hAnsi="Arial" w:cs="Arial"/>
          </w:rPr>
          <w:delText>olkswirtschaftliche Themen</w:delText>
        </w:r>
        <w:r w:rsidR="00723C3F" w:rsidDel="00827C90">
          <w:rPr>
            <w:rFonts w:ascii="Arial" w:hAnsi="Arial" w:cs="Arial"/>
          </w:rPr>
          <w:delText xml:space="preserve"> sowie </w:delText>
        </w:r>
        <w:r w:rsidR="00CB5515" w:rsidDel="00827C90">
          <w:rPr>
            <w:rFonts w:ascii="Arial" w:hAnsi="Arial" w:cs="Arial"/>
          </w:rPr>
          <w:delText xml:space="preserve">Probleme und Fragestellungen begleiteten mich den ganzen Alltag. </w:delText>
        </w:r>
      </w:del>
      <w:r w:rsidR="00CB6201">
        <w:rPr>
          <w:rFonts w:ascii="Arial" w:hAnsi="Arial" w:cs="Arial"/>
        </w:rPr>
        <w:t xml:space="preserve">Um mich </w:t>
      </w:r>
      <w:ins w:id="2" w:author="David Döbele" w:date="2023-02-14T19:05:00Z">
        <w:r w:rsidR="00827C90">
          <w:rPr>
            <w:rFonts w:ascii="Arial" w:hAnsi="Arial" w:cs="Arial"/>
          </w:rPr>
          <w:t xml:space="preserve">noch </w:t>
        </w:r>
      </w:ins>
      <w:r w:rsidR="00A74F72">
        <w:rPr>
          <w:rFonts w:ascii="Arial" w:hAnsi="Arial" w:cs="Arial"/>
        </w:rPr>
        <w:t>mehr in b</w:t>
      </w:r>
      <w:r w:rsidR="00CB6201">
        <w:rPr>
          <w:rFonts w:ascii="Arial" w:hAnsi="Arial" w:cs="Arial"/>
        </w:rPr>
        <w:t xml:space="preserve">etriebswirtschaftliche Themen </w:t>
      </w:r>
      <w:r w:rsidR="00CF64B8">
        <w:rPr>
          <w:rFonts w:ascii="Arial" w:hAnsi="Arial" w:cs="Arial"/>
        </w:rPr>
        <w:t>hin</w:t>
      </w:r>
      <w:r w:rsidR="00CB6201">
        <w:rPr>
          <w:rFonts w:ascii="Arial" w:hAnsi="Arial" w:cs="Arial"/>
        </w:rPr>
        <w:t>einzuarbeiten</w:t>
      </w:r>
      <w:r w:rsidR="00A74F72">
        <w:rPr>
          <w:rFonts w:ascii="Arial" w:hAnsi="Arial" w:cs="Arial"/>
        </w:rPr>
        <w:t>,</w:t>
      </w:r>
      <w:r w:rsidR="00CB6201">
        <w:rPr>
          <w:rFonts w:ascii="Arial" w:hAnsi="Arial" w:cs="Arial"/>
        </w:rPr>
        <w:t xml:space="preserve"> las ich englische Bücher über die Finanzwirtschaft in den verschiedenen Kulturen.</w:t>
      </w:r>
      <w:r w:rsidR="00F36EFF">
        <w:rPr>
          <w:rFonts w:ascii="Arial" w:hAnsi="Arial" w:cs="Arial"/>
        </w:rPr>
        <w:t xml:space="preserve"> Die Faszination</w:t>
      </w:r>
      <w:r w:rsidR="00CF64B8">
        <w:rPr>
          <w:rFonts w:ascii="Arial" w:hAnsi="Arial" w:cs="Arial"/>
        </w:rPr>
        <w:t>,</w:t>
      </w:r>
      <w:r w:rsidR="00F36EFF">
        <w:rPr>
          <w:rFonts w:ascii="Arial" w:hAnsi="Arial" w:cs="Arial"/>
        </w:rPr>
        <w:t xml:space="preserve"> mich in wirtschaftliche Problemstrukturen hineinzuarbeiten und eine langfristige </w:t>
      </w:r>
      <w:r w:rsidR="000721A8">
        <w:rPr>
          <w:rFonts w:ascii="Arial" w:hAnsi="Arial" w:cs="Arial"/>
        </w:rPr>
        <w:t>Lösung für ein Problem zu finden, machten mir nicht nur Spaß</w:t>
      </w:r>
      <w:r w:rsidR="0045713F">
        <w:rPr>
          <w:rFonts w:ascii="Arial" w:hAnsi="Arial" w:cs="Arial"/>
        </w:rPr>
        <w:t xml:space="preserve">, sondern </w:t>
      </w:r>
      <w:r w:rsidR="00A57C3A">
        <w:rPr>
          <w:rFonts w:ascii="Arial" w:hAnsi="Arial" w:cs="Arial"/>
        </w:rPr>
        <w:t>ich wollte sie nachvollziehen können</w:t>
      </w:r>
      <w:r w:rsidR="0045713F">
        <w:rPr>
          <w:rFonts w:ascii="Arial" w:hAnsi="Arial" w:cs="Arial"/>
        </w:rPr>
        <w:t xml:space="preserve">. </w:t>
      </w:r>
      <w:r w:rsidR="000E4745">
        <w:rPr>
          <w:rFonts w:ascii="Arial" w:hAnsi="Arial" w:cs="Arial"/>
        </w:rPr>
        <w:t>Mehr und mehr hab</w:t>
      </w:r>
      <w:r w:rsidR="00A74F72">
        <w:rPr>
          <w:rFonts w:ascii="Arial" w:hAnsi="Arial" w:cs="Arial"/>
        </w:rPr>
        <w:t>e</w:t>
      </w:r>
      <w:r w:rsidR="000E4745">
        <w:rPr>
          <w:rFonts w:ascii="Arial" w:hAnsi="Arial" w:cs="Arial"/>
        </w:rPr>
        <w:t xml:space="preserve"> ich mich m</w:t>
      </w:r>
      <w:r w:rsidR="007851DD">
        <w:rPr>
          <w:rFonts w:ascii="Arial" w:hAnsi="Arial" w:cs="Arial"/>
        </w:rPr>
        <w:t>it dem Berufsfeld Unternehmensberatung auseinandergesetzt</w:t>
      </w:r>
      <w:r w:rsidR="00420B0B">
        <w:rPr>
          <w:rFonts w:ascii="Arial" w:hAnsi="Arial" w:cs="Arial"/>
        </w:rPr>
        <w:t xml:space="preserve">. In meinem Praktikum in der </w:t>
      </w:r>
      <w:r w:rsidR="00517806">
        <w:rPr>
          <w:rFonts w:ascii="Arial" w:hAnsi="Arial" w:cs="Arial"/>
        </w:rPr>
        <w:t>Kanzlei</w:t>
      </w:r>
      <w:r w:rsidR="005B7D00">
        <w:rPr>
          <w:rFonts w:ascii="Arial" w:hAnsi="Arial" w:cs="Arial"/>
        </w:rPr>
        <w:t xml:space="preserve"> für Strafrecht</w:t>
      </w:r>
      <w:r w:rsidR="00B646AE">
        <w:rPr>
          <w:rFonts w:ascii="Arial" w:hAnsi="Arial" w:cs="Arial"/>
        </w:rPr>
        <w:t xml:space="preserve"> Dr. Adam Ahmed</w:t>
      </w:r>
      <w:r w:rsidR="00517806">
        <w:rPr>
          <w:rFonts w:ascii="Arial" w:hAnsi="Arial" w:cs="Arial"/>
        </w:rPr>
        <w:t xml:space="preserve"> ging ich einer meiner weiteren </w:t>
      </w:r>
      <w:r w:rsidR="00B646AE">
        <w:rPr>
          <w:rFonts w:ascii="Arial" w:hAnsi="Arial" w:cs="Arial"/>
        </w:rPr>
        <w:t xml:space="preserve">Interessen nach - </w:t>
      </w:r>
      <w:r w:rsidR="004657E6">
        <w:rPr>
          <w:rFonts w:ascii="Arial" w:hAnsi="Arial" w:cs="Arial"/>
        </w:rPr>
        <w:t xml:space="preserve">Jura. Da ich mich im Praktikum lieber mit </w:t>
      </w:r>
      <w:r w:rsidR="00A74F72">
        <w:rPr>
          <w:rFonts w:ascii="Arial" w:hAnsi="Arial" w:cs="Arial"/>
        </w:rPr>
        <w:t>Vermögensdelikten auseinander</w:t>
      </w:r>
      <w:r w:rsidR="0030298C">
        <w:rPr>
          <w:rFonts w:ascii="Arial" w:hAnsi="Arial" w:cs="Arial"/>
        </w:rPr>
        <w:t>gesetzt habe</w:t>
      </w:r>
      <w:r w:rsidR="00AE03AF">
        <w:rPr>
          <w:rFonts w:ascii="Arial" w:hAnsi="Arial" w:cs="Arial"/>
        </w:rPr>
        <w:t xml:space="preserve"> und dann</w:t>
      </w:r>
      <w:r w:rsidR="00890A63">
        <w:rPr>
          <w:rFonts w:ascii="Arial" w:hAnsi="Arial" w:cs="Arial"/>
        </w:rPr>
        <w:t xml:space="preserve"> einen </w:t>
      </w:r>
      <w:r w:rsidR="00335255">
        <w:rPr>
          <w:rFonts w:ascii="Arial" w:hAnsi="Arial" w:cs="Arial"/>
        </w:rPr>
        <w:t xml:space="preserve">Freund von Dr. Ahmed </w:t>
      </w:r>
      <w:r w:rsidR="00890A63">
        <w:rPr>
          <w:rFonts w:ascii="Arial" w:hAnsi="Arial" w:cs="Arial"/>
        </w:rPr>
        <w:t xml:space="preserve">im Gespräch hatte, der </w:t>
      </w:r>
      <w:r w:rsidR="00335255">
        <w:rPr>
          <w:rFonts w:ascii="Arial" w:hAnsi="Arial" w:cs="Arial"/>
        </w:rPr>
        <w:t xml:space="preserve">in der Strategieberatung bei </w:t>
      </w:r>
      <w:r w:rsidR="006A2323">
        <w:rPr>
          <w:rFonts w:ascii="Arial" w:hAnsi="Arial" w:cs="Arial"/>
        </w:rPr>
        <w:t xml:space="preserve">BCG </w:t>
      </w:r>
      <w:r w:rsidR="002B15FA">
        <w:rPr>
          <w:rFonts w:ascii="Arial" w:hAnsi="Arial" w:cs="Arial"/>
        </w:rPr>
        <w:t>ge</w:t>
      </w:r>
      <w:r w:rsidR="006A2323">
        <w:rPr>
          <w:rFonts w:ascii="Arial" w:hAnsi="Arial" w:cs="Arial"/>
        </w:rPr>
        <w:t>arbeitet</w:t>
      </w:r>
      <w:r w:rsidR="002B15FA">
        <w:rPr>
          <w:rFonts w:ascii="Arial" w:hAnsi="Arial" w:cs="Arial"/>
        </w:rPr>
        <w:t xml:space="preserve"> hat,</w:t>
      </w:r>
      <w:r w:rsidR="006A2323">
        <w:rPr>
          <w:rFonts w:ascii="Arial" w:hAnsi="Arial" w:cs="Arial"/>
        </w:rPr>
        <w:t xml:space="preserve"> wusste ich</w:t>
      </w:r>
      <w:r w:rsidR="00AE03AF">
        <w:rPr>
          <w:rFonts w:ascii="Arial" w:hAnsi="Arial" w:cs="Arial"/>
        </w:rPr>
        <w:t>,</w:t>
      </w:r>
      <w:r w:rsidR="006A2323">
        <w:rPr>
          <w:rFonts w:ascii="Arial" w:hAnsi="Arial" w:cs="Arial"/>
        </w:rPr>
        <w:t xml:space="preserve"> in welche Richtung es gehen sollte</w:t>
      </w:r>
      <w:r w:rsidR="00D7583B">
        <w:rPr>
          <w:rFonts w:ascii="Arial" w:hAnsi="Arial" w:cs="Arial"/>
        </w:rPr>
        <w:t>.</w:t>
      </w:r>
      <w:r w:rsidR="00363458">
        <w:rPr>
          <w:rFonts w:ascii="Arial" w:hAnsi="Arial" w:cs="Arial"/>
        </w:rPr>
        <w:t xml:space="preserve"> </w:t>
      </w:r>
      <w:r w:rsidR="00E67E56">
        <w:rPr>
          <w:rFonts w:ascii="Arial" w:hAnsi="Arial" w:cs="Arial"/>
        </w:rPr>
        <w:t>Da mein Fokus nicht nur auf der Unternehmensberatung liegt, ist es mir wichtig</w:t>
      </w:r>
      <w:r w:rsidR="00AE03AF">
        <w:rPr>
          <w:rFonts w:ascii="Arial" w:hAnsi="Arial" w:cs="Arial"/>
        </w:rPr>
        <w:t xml:space="preserve">, mehr in der </w:t>
      </w:r>
      <w:r w:rsidR="00E67E56">
        <w:rPr>
          <w:rFonts w:ascii="Arial" w:hAnsi="Arial" w:cs="Arial"/>
        </w:rPr>
        <w:t xml:space="preserve">Wirtschaft auszuprobieren. </w:t>
      </w:r>
      <w:r w:rsidR="002F16E0">
        <w:rPr>
          <w:rFonts w:ascii="Arial" w:hAnsi="Arial" w:cs="Arial"/>
        </w:rPr>
        <w:t>Ich informierte mich über Studiengänge</w:t>
      </w:r>
      <w:r w:rsidR="00021CD0">
        <w:rPr>
          <w:rFonts w:ascii="Arial" w:hAnsi="Arial" w:cs="Arial"/>
        </w:rPr>
        <w:t>, die für mich inf</w:t>
      </w:r>
      <w:r w:rsidR="00792332">
        <w:rPr>
          <w:rFonts w:ascii="Arial" w:hAnsi="Arial" w:cs="Arial"/>
        </w:rPr>
        <w:t xml:space="preserve">rage kämen - </w:t>
      </w:r>
      <w:r w:rsidR="002F16E0">
        <w:rPr>
          <w:rFonts w:ascii="Arial" w:hAnsi="Arial" w:cs="Arial"/>
        </w:rPr>
        <w:t xml:space="preserve">das war </w:t>
      </w:r>
      <w:r w:rsidR="00792332">
        <w:rPr>
          <w:rFonts w:ascii="Arial" w:hAnsi="Arial" w:cs="Arial"/>
        </w:rPr>
        <w:t xml:space="preserve">die </w:t>
      </w:r>
      <w:r w:rsidR="00474BD2">
        <w:rPr>
          <w:rFonts w:ascii="Arial" w:hAnsi="Arial" w:cs="Arial"/>
        </w:rPr>
        <w:t xml:space="preserve">Betriebswirtschaftslehre. </w:t>
      </w:r>
      <w:r w:rsidR="00BB710A">
        <w:rPr>
          <w:rFonts w:ascii="Arial" w:hAnsi="Arial" w:cs="Arial"/>
        </w:rPr>
        <w:t xml:space="preserve">Da </w:t>
      </w:r>
      <w:r w:rsidR="00B3326E">
        <w:rPr>
          <w:rFonts w:ascii="Arial" w:hAnsi="Arial" w:cs="Arial"/>
        </w:rPr>
        <w:t>International</w:t>
      </w:r>
      <w:r w:rsidR="00BB710A">
        <w:rPr>
          <w:rFonts w:ascii="Arial" w:hAnsi="Arial" w:cs="Arial"/>
        </w:rPr>
        <w:t>ität</w:t>
      </w:r>
      <w:r w:rsidR="00792332">
        <w:rPr>
          <w:rFonts w:ascii="Arial" w:hAnsi="Arial" w:cs="Arial"/>
        </w:rPr>
        <w:t xml:space="preserve"> und Qualität bedeutungsvoll sind</w:t>
      </w:r>
      <w:r w:rsidR="00BB710A">
        <w:rPr>
          <w:rFonts w:ascii="Arial" w:hAnsi="Arial" w:cs="Arial"/>
        </w:rPr>
        <w:t xml:space="preserve">, </w:t>
      </w:r>
      <w:r w:rsidR="00E92AEE">
        <w:rPr>
          <w:rFonts w:ascii="Arial" w:hAnsi="Arial" w:cs="Arial"/>
        </w:rPr>
        <w:t>hab</w:t>
      </w:r>
      <w:r w:rsidR="00BB710A">
        <w:rPr>
          <w:rFonts w:ascii="Arial" w:hAnsi="Arial" w:cs="Arial"/>
        </w:rPr>
        <w:t>e</w:t>
      </w:r>
      <w:r w:rsidR="00E92AEE">
        <w:rPr>
          <w:rFonts w:ascii="Arial" w:hAnsi="Arial" w:cs="Arial"/>
        </w:rPr>
        <w:t xml:space="preserve"> ich mich </w:t>
      </w:r>
      <w:r w:rsidR="00163D98">
        <w:rPr>
          <w:rFonts w:ascii="Arial" w:hAnsi="Arial" w:cs="Arial"/>
        </w:rPr>
        <w:t xml:space="preserve">im In- und Ausland </w:t>
      </w:r>
      <w:r w:rsidR="00792332">
        <w:rPr>
          <w:rFonts w:ascii="Arial" w:hAnsi="Arial" w:cs="Arial"/>
        </w:rPr>
        <w:t>nach passenden Universitäten</w:t>
      </w:r>
      <w:r w:rsidR="002E3476">
        <w:rPr>
          <w:rFonts w:ascii="Arial" w:hAnsi="Arial" w:cs="Arial"/>
        </w:rPr>
        <w:t xml:space="preserve"> </w:t>
      </w:r>
      <w:r w:rsidR="00163D98">
        <w:rPr>
          <w:rFonts w:ascii="Arial" w:hAnsi="Arial" w:cs="Arial"/>
        </w:rPr>
        <w:t>umgeschaut.</w:t>
      </w:r>
    </w:p>
    <w:p w14:paraId="1C2FCD79" w14:textId="77777777" w:rsidR="00185D09" w:rsidRPr="00E37E4C" w:rsidRDefault="00185D09" w:rsidP="00C64911">
      <w:pPr>
        <w:spacing w:after="0"/>
        <w:jc w:val="both"/>
        <w:rPr>
          <w:rFonts w:ascii="Arial" w:hAnsi="Arial" w:cs="Arial"/>
        </w:rPr>
      </w:pPr>
    </w:p>
    <w:p w14:paraId="10E3FE8E" w14:textId="24DD09FC" w:rsidR="00442DC6" w:rsidRPr="00E37E4C" w:rsidRDefault="00810CE3" w:rsidP="00C64911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Die WHU </w:t>
      </w:r>
      <w:r w:rsidR="00D4093B">
        <w:rPr>
          <w:rFonts w:ascii="Arial" w:hAnsi="Arial" w:cs="Arial"/>
        </w:rPr>
        <w:t>scheint mir für meinen</w:t>
      </w:r>
      <w:r w:rsidR="00A26D9C">
        <w:rPr>
          <w:rFonts w:ascii="Arial" w:hAnsi="Arial" w:cs="Arial"/>
        </w:rPr>
        <w:t xml:space="preserve"> Bachelor in Internationaler Betriebswirtschaftslehre/</w:t>
      </w:r>
      <w:r w:rsidR="00D4093B">
        <w:rPr>
          <w:rFonts w:ascii="Arial" w:hAnsi="Arial" w:cs="Arial"/>
        </w:rPr>
        <w:t xml:space="preserve">Management ideal. </w:t>
      </w:r>
      <w:r w:rsidR="00785B00">
        <w:rPr>
          <w:rFonts w:ascii="Arial" w:hAnsi="Arial" w:cs="Arial"/>
        </w:rPr>
        <w:t xml:space="preserve">Durch </w:t>
      </w:r>
      <w:r w:rsidR="00914D9B">
        <w:rPr>
          <w:rFonts w:ascii="Arial" w:hAnsi="Arial" w:cs="Arial"/>
        </w:rPr>
        <w:t xml:space="preserve">einige </w:t>
      </w:r>
      <w:ins w:id="3" w:author="David Döbele" w:date="2023-02-14T19:06:00Z">
        <w:r w:rsidR="00827C90">
          <w:rPr>
            <w:rFonts w:ascii="Arial" w:hAnsi="Arial" w:cs="Arial"/>
          </w:rPr>
          <w:t xml:space="preserve">persönliche Gespräche mit </w:t>
        </w:r>
      </w:ins>
      <w:r w:rsidR="002409F2">
        <w:rPr>
          <w:rFonts w:ascii="Arial" w:hAnsi="Arial" w:cs="Arial"/>
        </w:rPr>
        <w:t>WHU-</w:t>
      </w:r>
      <w:r w:rsidR="0047108A">
        <w:rPr>
          <w:rFonts w:ascii="Arial" w:hAnsi="Arial" w:cs="Arial"/>
        </w:rPr>
        <w:t>Stud</w:t>
      </w:r>
      <w:ins w:id="4" w:author="David Döbele" w:date="2023-02-14T19:06:00Z">
        <w:r w:rsidR="00827C90">
          <w:rPr>
            <w:rFonts w:ascii="Arial" w:hAnsi="Arial" w:cs="Arial"/>
          </w:rPr>
          <w:t>ierend</w:t>
        </w:r>
      </w:ins>
      <w:del w:id="5" w:author="David Döbele" w:date="2023-02-14T19:06:00Z">
        <w:r w:rsidR="00914D9B" w:rsidDel="00827C90">
          <w:rPr>
            <w:rFonts w:ascii="Arial" w:hAnsi="Arial" w:cs="Arial"/>
          </w:rPr>
          <w:delText>ent</w:delText>
        </w:r>
      </w:del>
      <w:r w:rsidR="00914D9B">
        <w:rPr>
          <w:rFonts w:ascii="Arial" w:hAnsi="Arial" w:cs="Arial"/>
        </w:rPr>
        <w:t>en</w:t>
      </w:r>
      <w:r w:rsidR="0047108A">
        <w:rPr>
          <w:rFonts w:ascii="Arial" w:hAnsi="Arial" w:cs="Arial"/>
        </w:rPr>
        <w:t xml:space="preserve"> konnte ich mir ein gutes Bild über </w:t>
      </w:r>
      <w:r w:rsidR="007C0052">
        <w:rPr>
          <w:rFonts w:ascii="Arial" w:hAnsi="Arial" w:cs="Arial"/>
        </w:rPr>
        <w:t xml:space="preserve">die </w:t>
      </w:r>
      <w:r w:rsidR="0047108A">
        <w:rPr>
          <w:rFonts w:ascii="Arial" w:hAnsi="Arial" w:cs="Arial"/>
        </w:rPr>
        <w:t>führende</w:t>
      </w:r>
      <w:r w:rsidR="00014422">
        <w:rPr>
          <w:rFonts w:ascii="Arial" w:hAnsi="Arial" w:cs="Arial"/>
        </w:rPr>
        <w:t xml:space="preserve"> w</w:t>
      </w:r>
      <w:r w:rsidR="00914D9B">
        <w:rPr>
          <w:rFonts w:ascii="Arial" w:hAnsi="Arial" w:cs="Arial"/>
        </w:rPr>
        <w:t>irtschaftliche Hochschule</w:t>
      </w:r>
      <w:r w:rsidR="007C0052">
        <w:rPr>
          <w:rFonts w:ascii="Arial" w:hAnsi="Arial" w:cs="Arial"/>
        </w:rPr>
        <w:t xml:space="preserve"> in Deutschland</w:t>
      </w:r>
      <w:r w:rsidR="00914D9B">
        <w:rPr>
          <w:rFonts w:ascii="Arial" w:hAnsi="Arial" w:cs="Arial"/>
        </w:rPr>
        <w:t xml:space="preserve"> </w:t>
      </w:r>
      <w:r w:rsidR="00C055F3">
        <w:rPr>
          <w:rFonts w:ascii="Arial" w:hAnsi="Arial" w:cs="Arial"/>
        </w:rPr>
        <w:t xml:space="preserve">machen. </w:t>
      </w:r>
      <w:r w:rsidR="003D6CEC">
        <w:rPr>
          <w:rFonts w:ascii="Arial" w:hAnsi="Arial" w:cs="Arial"/>
        </w:rPr>
        <w:t xml:space="preserve">Auslandssemester </w:t>
      </w:r>
      <w:r w:rsidR="00014422">
        <w:rPr>
          <w:rFonts w:ascii="Arial" w:hAnsi="Arial" w:cs="Arial"/>
        </w:rPr>
        <w:t>durch 222 Partner-</w:t>
      </w:r>
      <w:r w:rsidR="004901A9">
        <w:rPr>
          <w:rFonts w:ascii="Arial" w:hAnsi="Arial" w:cs="Arial"/>
        </w:rPr>
        <w:t>Uni</w:t>
      </w:r>
      <w:r w:rsidR="009647FE">
        <w:rPr>
          <w:rFonts w:ascii="Arial" w:hAnsi="Arial" w:cs="Arial"/>
        </w:rPr>
        <w:t xml:space="preserve">s auf der ganzen Welt verteilt, </w:t>
      </w:r>
      <w:r w:rsidR="0007296A">
        <w:rPr>
          <w:rFonts w:ascii="Arial" w:hAnsi="Arial" w:cs="Arial"/>
        </w:rPr>
        <w:t xml:space="preserve">das großartige Alumni Netzwerk, Firmenpräsentationen und Workshops </w:t>
      </w:r>
      <w:r w:rsidR="00FE6D03">
        <w:rPr>
          <w:rFonts w:ascii="Arial" w:hAnsi="Arial" w:cs="Arial"/>
        </w:rPr>
        <w:t>mit den renommiertesten Un</w:t>
      </w:r>
      <w:r w:rsidR="001D54BC">
        <w:rPr>
          <w:rFonts w:ascii="Arial" w:hAnsi="Arial" w:cs="Arial"/>
        </w:rPr>
        <w:t>ternehmen in der Finanzbranche, d</w:t>
      </w:r>
      <w:r w:rsidR="00FE6D03">
        <w:rPr>
          <w:rFonts w:ascii="Arial" w:hAnsi="Arial" w:cs="Arial"/>
        </w:rPr>
        <w:t xml:space="preserve">as alles sind </w:t>
      </w:r>
      <w:r w:rsidR="00124A16">
        <w:rPr>
          <w:rFonts w:ascii="Arial" w:hAnsi="Arial" w:cs="Arial"/>
        </w:rPr>
        <w:t>Fakten</w:t>
      </w:r>
      <w:r w:rsidR="00014422">
        <w:rPr>
          <w:rFonts w:ascii="Arial" w:hAnsi="Arial" w:cs="Arial"/>
        </w:rPr>
        <w:t xml:space="preserve">, aber was besonders </w:t>
      </w:r>
      <w:r w:rsidR="006F28F2">
        <w:rPr>
          <w:rFonts w:ascii="Arial" w:hAnsi="Arial" w:cs="Arial"/>
        </w:rPr>
        <w:t>he</w:t>
      </w:r>
      <w:r w:rsidR="00014422">
        <w:rPr>
          <w:rFonts w:ascii="Arial" w:hAnsi="Arial" w:cs="Arial"/>
        </w:rPr>
        <w:t xml:space="preserve">raussticht, </w:t>
      </w:r>
      <w:r w:rsidR="0023051B">
        <w:rPr>
          <w:rFonts w:ascii="Arial" w:hAnsi="Arial" w:cs="Arial"/>
        </w:rPr>
        <w:t xml:space="preserve">ist der sogenannte „WHU Spirit“. </w:t>
      </w:r>
      <w:r w:rsidR="00E10B8A">
        <w:rPr>
          <w:rFonts w:ascii="Arial" w:hAnsi="Arial" w:cs="Arial"/>
        </w:rPr>
        <w:t xml:space="preserve">Studenten der WHU </w:t>
      </w:r>
      <w:r w:rsidR="007D522C">
        <w:rPr>
          <w:rFonts w:ascii="Arial" w:hAnsi="Arial" w:cs="Arial"/>
        </w:rPr>
        <w:t>sind begeistert vom sozialen Engagement,</w:t>
      </w:r>
      <w:r w:rsidR="00E7512C">
        <w:rPr>
          <w:rFonts w:ascii="Arial" w:hAnsi="Arial" w:cs="Arial"/>
        </w:rPr>
        <w:t xml:space="preserve"> </w:t>
      </w:r>
      <w:r w:rsidR="009332EF">
        <w:rPr>
          <w:rFonts w:ascii="Arial" w:hAnsi="Arial" w:cs="Arial"/>
        </w:rPr>
        <w:t>Diversität,</w:t>
      </w:r>
      <w:r w:rsidR="007D522C">
        <w:rPr>
          <w:rFonts w:ascii="Arial" w:hAnsi="Arial" w:cs="Arial"/>
        </w:rPr>
        <w:t xml:space="preserve"> respektvollem Umgang und der großartigen Teamarbeit untereinander</w:t>
      </w:r>
      <w:r w:rsidR="00124A16">
        <w:rPr>
          <w:rFonts w:ascii="Arial" w:hAnsi="Arial" w:cs="Arial"/>
        </w:rPr>
        <w:t xml:space="preserve">. </w:t>
      </w:r>
      <w:r w:rsidR="00C70EE0">
        <w:rPr>
          <w:rFonts w:ascii="Arial" w:hAnsi="Arial" w:cs="Arial"/>
        </w:rPr>
        <w:t>Außerdem ist mir aufgefallen</w:t>
      </w:r>
      <w:r w:rsidR="009848D5">
        <w:rPr>
          <w:rFonts w:ascii="Arial" w:hAnsi="Arial" w:cs="Arial"/>
        </w:rPr>
        <w:t>, dass</w:t>
      </w:r>
      <w:r w:rsidR="00C70EE0">
        <w:rPr>
          <w:rFonts w:ascii="Arial" w:hAnsi="Arial" w:cs="Arial"/>
        </w:rPr>
        <w:t xml:space="preserve"> </w:t>
      </w:r>
      <w:r w:rsidR="009848D5">
        <w:rPr>
          <w:rFonts w:ascii="Arial" w:hAnsi="Arial" w:cs="Arial"/>
        </w:rPr>
        <w:t>kleine</w:t>
      </w:r>
      <w:r w:rsidR="00C70EE0">
        <w:rPr>
          <w:rFonts w:ascii="Arial" w:hAnsi="Arial" w:cs="Arial"/>
        </w:rPr>
        <w:t xml:space="preserve"> Vorlesungen und direkte Fragen an die Professoren</w:t>
      </w:r>
      <w:r w:rsidR="009848D5">
        <w:rPr>
          <w:rFonts w:ascii="Arial" w:hAnsi="Arial" w:cs="Arial"/>
        </w:rPr>
        <w:t xml:space="preserve"> ein Teil davon sind.</w:t>
      </w:r>
      <w:r w:rsidR="00C367CB">
        <w:rPr>
          <w:rFonts w:ascii="Arial" w:hAnsi="Arial" w:cs="Arial"/>
        </w:rPr>
        <w:t xml:space="preserve"> </w:t>
      </w:r>
      <w:r w:rsidR="00700B28">
        <w:rPr>
          <w:rFonts w:ascii="Arial" w:hAnsi="Arial" w:cs="Arial"/>
        </w:rPr>
        <w:t xml:space="preserve">Kernkurse wie </w:t>
      </w:r>
      <w:r w:rsidR="00113EFB">
        <w:rPr>
          <w:rFonts w:ascii="Arial" w:hAnsi="Arial" w:cs="Arial"/>
        </w:rPr>
        <w:t>„</w:t>
      </w:r>
      <w:r w:rsidR="00700B28">
        <w:rPr>
          <w:rFonts w:ascii="Arial" w:hAnsi="Arial" w:cs="Arial"/>
        </w:rPr>
        <w:t>Finanzwirtschaft</w:t>
      </w:r>
      <w:r w:rsidR="00113EFB">
        <w:rPr>
          <w:rFonts w:ascii="Arial" w:hAnsi="Arial" w:cs="Arial"/>
        </w:rPr>
        <w:t>“</w:t>
      </w:r>
      <w:r w:rsidR="00700B28">
        <w:rPr>
          <w:rFonts w:ascii="Arial" w:hAnsi="Arial" w:cs="Arial"/>
        </w:rPr>
        <w:t xml:space="preserve"> und </w:t>
      </w:r>
      <w:r w:rsidR="00113EFB">
        <w:rPr>
          <w:rFonts w:ascii="Arial" w:hAnsi="Arial" w:cs="Arial"/>
        </w:rPr>
        <w:t>„</w:t>
      </w:r>
      <w:r w:rsidR="00700B28">
        <w:rPr>
          <w:rFonts w:ascii="Arial" w:hAnsi="Arial" w:cs="Arial"/>
        </w:rPr>
        <w:t>Unternehmertum und Innovation</w:t>
      </w:r>
      <w:r w:rsidR="00113EFB">
        <w:rPr>
          <w:rFonts w:ascii="Arial" w:hAnsi="Arial" w:cs="Arial"/>
        </w:rPr>
        <w:t>“</w:t>
      </w:r>
      <w:r w:rsidR="00700B28">
        <w:rPr>
          <w:rFonts w:ascii="Arial" w:hAnsi="Arial" w:cs="Arial"/>
        </w:rPr>
        <w:t xml:space="preserve"> reizen mich besonders</w:t>
      </w:r>
      <w:r w:rsidR="00075EDF">
        <w:rPr>
          <w:rFonts w:ascii="Arial" w:hAnsi="Arial" w:cs="Arial"/>
        </w:rPr>
        <w:t>, da ich mir auch vorstellen könnte</w:t>
      </w:r>
      <w:r w:rsidR="006F28F2">
        <w:rPr>
          <w:rFonts w:ascii="Arial" w:hAnsi="Arial" w:cs="Arial"/>
        </w:rPr>
        <w:t>,</w:t>
      </w:r>
      <w:r w:rsidR="00075EDF">
        <w:rPr>
          <w:rFonts w:ascii="Arial" w:hAnsi="Arial" w:cs="Arial"/>
        </w:rPr>
        <w:t xml:space="preserve"> </w:t>
      </w:r>
      <w:r w:rsidR="00014422">
        <w:rPr>
          <w:rFonts w:ascii="Arial" w:hAnsi="Arial" w:cs="Arial"/>
        </w:rPr>
        <w:t>ein Start-u</w:t>
      </w:r>
      <w:r w:rsidR="005A0486">
        <w:rPr>
          <w:rFonts w:ascii="Arial" w:hAnsi="Arial" w:cs="Arial"/>
        </w:rPr>
        <w:t xml:space="preserve">p zu gründen. Schwerpunkte wie </w:t>
      </w:r>
      <w:r w:rsidR="00493FE8">
        <w:rPr>
          <w:rFonts w:ascii="Arial" w:hAnsi="Arial" w:cs="Arial"/>
        </w:rPr>
        <w:t>„</w:t>
      </w:r>
      <w:r w:rsidR="005A0486">
        <w:rPr>
          <w:rFonts w:ascii="Arial" w:hAnsi="Arial" w:cs="Arial"/>
        </w:rPr>
        <w:t>International Economics</w:t>
      </w:r>
      <w:r w:rsidR="00493FE8">
        <w:rPr>
          <w:rFonts w:ascii="Arial" w:hAnsi="Arial" w:cs="Arial"/>
        </w:rPr>
        <w:t>“</w:t>
      </w:r>
      <w:r w:rsidR="005A0486">
        <w:rPr>
          <w:rFonts w:ascii="Arial" w:hAnsi="Arial" w:cs="Arial"/>
        </w:rPr>
        <w:t xml:space="preserve"> und </w:t>
      </w:r>
      <w:r w:rsidR="00493FE8">
        <w:rPr>
          <w:rFonts w:ascii="Arial" w:hAnsi="Arial" w:cs="Arial"/>
        </w:rPr>
        <w:t>„</w:t>
      </w:r>
      <w:r w:rsidR="005A0486">
        <w:rPr>
          <w:rFonts w:ascii="Arial" w:hAnsi="Arial" w:cs="Arial"/>
        </w:rPr>
        <w:t>Entrepreneurshi</w:t>
      </w:r>
      <w:r w:rsidR="00493FE8">
        <w:rPr>
          <w:rFonts w:ascii="Arial" w:hAnsi="Arial" w:cs="Arial"/>
        </w:rPr>
        <w:t>p“</w:t>
      </w:r>
      <w:r w:rsidR="005A0486">
        <w:rPr>
          <w:rFonts w:ascii="Arial" w:hAnsi="Arial" w:cs="Arial"/>
        </w:rPr>
        <w:t xml:space="preserve"> stärken</w:t>
      </w:r>
      <w:r w:rsidR="00BB2AC2">
        <w:rPr>
          <w:rFonts w:ascii="Arial" w:hAnsi="Arial" w:cs="Arial"/>
        </w:rPr>
        <w:t xml:space="preserve"> dieses Interesse abermals</w:t>
      </w:r>
      <w:r w:rsidR="002B7617">
        <w:rPr>
          <w:rFonts w:ascii="Arial" w:hAnsi="Arial" w:cs="Arial"/>
        </w:rPr>
        <w:t>.</w:t>
      </w:r>
      <w:r w:rsidR="00BF0F78">
        <w:rPr>
          <w:rFonts w:ascii="Arial" w:hAnsi="Arial" w:cs="Arial"/>
        </w:rPr>
        <w:t xml:space="preserve"> </w:t>
      </w:r>
      <w:r w:rsidR="00164B6A">
        <w:rPr>
          <w:rFonts w:ascii="Arial" w:hAnsi="Arial" w:cs="Arial"/>
        </w:rPr>
        <w:t>Die drei großen Karrieremessen</w:t>
      </w:r>
      <w:r w:rsidR="00B26367">
        <w:rPr>
          <w:rFonts w:ascii="Arial" w:hAnsi="Arial" w:cs="Arial"/>
        </w:rPr>
        <w:t>, Events wie</w:t>
      </w:r>
      <w:r w:rsidR="00493FE8">
        <w:rPr>
          <w:rFonts w:ascii="Arial" w:hAnsi="Arial" w:cs="Arial"/>
        </w:rPr>
        <w:t xml:space="preserve"> </w:t>
      </w:r>
      <w:r w:rsidR="00B26367">
        <w:rPr>
          <w:rFonts w:ascii="Arial" w:hAnsi="Arial" w:cs="Arial"/>
        </w:rPr>
        <w:t xml:space="preserve">Campus for </w:t>
      </w:r>
      <w:r w:rsidR="00C87F5C">
        <w:rPr>
          <w:rFonts w:ascii="Arial" w:hAnsi="Arial" w:cs="Arial"/>
        </w:rPr>
        <w:t xml:space="preserve">Finance </w:t>
      </w:r>
      <w:r w:rsidR="00164B6A">
        <w:rPr>
          <w:rFonts w:ascii="Arial" w:hAnsi="Arial" w:cs="Arial"/>
        </w:rPr>
        <w:t xml:space="preserve">und das </w:t>
      </w:r>
      <w:r w:rsidR="00BB2AC2">
        <w:rPr>
          <w:rFonts w:ascii="Arial" w:hAnsi="Arial" w:cs="Arial"/>
        </w:rPr>
        <w:t>Karriere-</w:t>
      </w:r>
      <w:r w:rsidR="001318E1">
        <w:rPr>
          <w:rFonts w:ascii="Arial" w:hAnsi="Arial" w:cs="Arial"/>
        </w:rPr>
        <w:t xml:space="preserve">Center der WHU bieten </w:t>
      </w:r>
      <w:r w:rsidR="00B26367">
        <w:rPr>
          <w:rFonts w:ascii="Arial" w:hAnsi="Arial" w:cs="Arial"/>
        </w:rPr>
        <w:t>eine</w:t>
      </w:r>
      <w:r w:rsidR="00C87F5C">
        <w:rPr>
          <w:rFonts w:ascii="Arial" w:hAnsi="Arial" w:cs="Arial"/>
        </w:rPr>
        <w:t xml:space="preserve"> tolle Möglichkeit</w:t>
      </w:r>
      <w:r w:rsidR="00BB2AC2">
        <w:rPr>
          <w:rFonts w:ascii="Arial" w:hAnsi="Arial" w:cs="Arial"/>
        </w:rPr>
        <w:t>,</w:t>
      </w:r>
      <w:r w:rsidR="00C87F5C">
        <w:rPr>
          <w:rFonts w:ascii="Arial" w:hAnsi="Arial" w:cs="Arial"/>
        </w:rPr>
        <w:t xml:space="preserve"> mit renommierten </w:t>
      </w:r>
      <w:r w:rsidR="00130C01">
        <w:rPr>
          <w:rFonts w:ascii="Arial" w:hAnsi="Arial" w:cs="Arial"/>
        </w:rPr>
        <w:t>Unternehmen in Kontakt zu treten</w:t>
      </w:r>
      <w:r w:rsidR="00914819">
        <w:rPr>
          <w:rFonts w:ascii="Arial" w:hAnsi="Arial" w:cs="Arial"/>
        </w:rPr>
        <w:t xml:space="preserve">. </w:t>
      </w:r>
      <w:r w:rsidR="00916A80">
        <w:rPr>
          <w:rFonts w:ascii="Arial" w:hAnsi="Arial" w:cs="Arial"/>
        </w:rPr>
        <w:t>D</w:t>
      </w:r>
      <w:r w:rsidR="00D12F08">
        <w:rPr>
          <w:rFonts w:ascii="Arial" w:hAnsi="Arial" w:cs="Arial"/>
        </w:rPr>
        <w:t>urch meine Organisationsfähigkeit</w:t>
      </w:r>
      <w:r w:rsidR="00BB2AC2">
        <w:rPr>
          <w:rFonts w:ascii="Arial" w:hAnsi="Arial" w:cs="Arial"/>
        </w:rPr>
        <w:t>,</w:t>
      </w:r>
      <w:r w:rsidR="00D12F08">
        <w:rPr>
          <w:rFonts w:ascii="Arial" w:hAnsi="Arial" w:cs="Arial"/>
        </w:rPr>
        <w:t xml:space="preserve"> </w:t>
      </w:r>
      <w:r w:rsidR="00734414">
        <w:rPr>
          <w:rFonts w:ascii="Arial" w:hAnsi="Arial" w:cs="Arial"/>
        </w:rPr>
        <w:t>die ich bei Planungen für den</w:t>
      </w:r>
      <w:r w:rsidR="00EF78D9">
        <w:rPr>
          <w:rFonts w:ascii="Arial" w:hAnsi="Arial" w:cs="Arial"/>
        </w:rPr>
        <w:t xml:space="preserve"> Fasching in unserer </w:t>
      </w:r>
      <w:r w:rsidR="00A8011E">
        <w:rPr>
          <w:rFonts w:ascii="Arial" w:hAnsi="Arial" w:cs="Arial"/>
        </w:rPr>
        <w:t>Gemeinde</w:t>
      </w:r>
      <w:r w:rsidR="00EF78D9">
        <w:rPr>
          <w:rFonts w:ascii="Arial" w:hAnsi="Arial" w:cs="Arial"/>
        </w:rPr>
        <w:t xml:space="preserve"> unter Beweis gestellt habe, </w:t>
      </w:r>
      <w:r w:rsidR="00DF0E2F">
        <w:rPr>
          <w:rFonts w:ascii="Arial" w:hAnsi="Arial" w:cs="Arial"/>
        </w:rPr>
        <w:t>denke ich</w:t>
      </w:r>
      <w:r w:rsidR="00763274">
        <w:rPr>
          <w:rFonts w:ascii="Arial" w:hAnsi="Arial" w:cs="Arial"/>
        </w:rPr>
        <w:t xml:space="preserve">, </w:t>
      </w:r>
      <w:r w:rsidR="00DF0E2F">
        <w:rPr>
          <w:rFonts w:ascii="Arial" w:hAnsi="Arial" w:cs="Arial"/>
        </w:rPr>
        <w:t>das</w:t>
      </w:r>
      <w:r w:rsidR="00763274">
        <w:rPr>
          <w:rFonts w:ascii="Arial" w:hAnsi="Arial" w:cs="Arial"/>
        </w:rPr>
        <w:t>s</w:t>
      </w:r>
      <w:r w:rsidR="00134E1A">
        <w:rPr>
          <w:rFonts w:ascii="Arial" w:hAnsi="Arial" w:cs="Arial"/>
        </w:rPr>
        <w:t xml:space="preserve"> mein M</w:t>
      </w:r>
      <w:r w:rsidR="00DF0E2F">
        <w:rPr>
          <w:rFonts w:ascii="Arial" w:hAnsi="Arial" w:cs="Arial"/>
        </w:rPr>
        <w:t xml:space="preserve">itwirken bei </w:t>
      </w:r>
      <w:r w:rsidR="00A8011E">
        <w:rPr>
          <w:rFonts w:ascii="Arial" w:hAnsi="Arial" w:cs="Arial"/>
        </w:rPr>
        <w:t xml:space="preserve">diesen </w:t>
      </w:r>
      <w:r w:rsidR="00CB2055">
        <w:rPr>
          <w:rFonts w:ascii="Arial" w:hAnsi="Arial" w:cs="Arial"/>
        </w:rPr>
        <w:t xml:space="preserve">Initiativen für Events </w:t>
      </w:r>
      <w:r w:rsidR="00DF11E6">
        <w:rPr>
          <w:rFonts w:ascii="Arial" w:hAnsi="Arial" w:cs="Arial"/>
        </w:rPr>
        <w:t xml:space="preserve">für neue Ideen sorgen könnte. </w:t>
      </w:r>
      <w:del w:id="6" w:author="David Döbele" w:date="2023-02-14T19:08:00Z">
        <w:r w:rsidR="00BF0F78" w:rsidDel="00827C90">
          <w:rPr>
            <w:rFonts w:ascii="Arial" w:hAnsi="Arial" w:cs="Arial"/>
          </w:rPr>
          <w:delText xml:space="preserve">Studentische </w:delText>
        </w:r>
        <w:r w:rsidR="005241B3" w:rsidDel="00827C90">
          <w:rPr>
            <w:rFonts w:ascii="Arial" w:hAnsi="Arial" w:cs="Arial"/>
          </w:rPr>
          <w:delText>Initiativen</w:delText>
        </w:r>
        <w:r w:rsidR="004F0082" w:rsidDel="00827C90">
          <w:rPr>
            <w:rFonts w:ascii="Arial" w:hAnsi="Arial" w:cs="Arial"/>
          </w:rPr>
          <w:delText xml:space="preserve"> wie die </w:delText>
        </w:r>
      </w:del>
      <w:ins w:id="7" w:author="David Döbele" w:date="2023-02-14T19:08:00Z">
        <w:r w:rsidR="00827C90">
          <w:rPr>
            <w:rFonts w:ascii="Arial" w:hAnsi="Arial" w:cs="Arial"/>
          </w:rPr>
          <w:t xml:space="preserve">Auch die </w:t>
        </w:r>
      </w:ins>
      <w:r w:rsidR="004F0082">
        <w:rPr>
          <w:rFonts w:ascii="Arial" w:hAnsi="Arial" w:cs="Arial"/>
        </w:rPr>
        <w:t xml:space="preserve">studentische Unternehmensberatung </w:t>
      </w:r>
      <w:proofErr w:type="spellStart"/>
      <w:r w:rsidR="004F0082">
        <w:rPr>
          <w:rFonts w:ascii="Arial" w:hAnsi="Arial" w:cs="Arial"/>
        </w:rPr>
        <w:t>Saidia</w:t>
      </w:r>
      <w:proofErr w:type="spellEnd"/>
      <w:r w:rsidR="004F0082">
        <w:rPr>
          <w:rFonts w:ascii="Arial" w:hAnsi="Arial" w:cs="Arial"/>
        </w:rPr>
        <w:t xml:space="preserve"> Consulting</w:t>
      </w:r>
      <w:r w:rsidR="00734414">
        <w:rPr>
          <w:rFonts w:ascii="Arial" w:hAnsi="Arial" w:cs="Arial"/>
        </w:rPr>
        <w:t xml:space="preserve"> ist eine Initiative, </w:t>
      </w:r>
      <w:r w:rsidR="00CA52E1">
        <w:rPr>
          <w:rFonts w:ascii="Arial" w:hAnsi="Arial" w:cs="Arial"/>
        </w:rPr>
        <w:t>mit der ich mich</w:t>
      </w:r>
      <w:r w:rsidR="005E576F">
        <w:rPr>
          <w:rFonts w:ascii="Arial" w:hAnsi="Arial" w:cs="Arial"/>
        </w:rPr>
        <w:t xml:space="preserve"> identifiziere</w:t>
      </w:r>
      <w:r w:rsidR="005E5827">
        <w:rPr>
          <w:rFonts w:ascii="Arial" w:hAnsi="Arial" w:cs="Arial"/>
        </w:rPr>
        <w:t>n kann</w:t>
      </w:r>
      <w:r w:rsidR="005E576F">
        <w:rPr>
          <w:rFonts w:ascii="Arial" w:hAnsi="Arial" w:cs="Arial"/>
        </w:rPr>
        <w:t>. Nicht nur</w:t>
      </w:r>
      <w:r w:rsidR="00656888">
        <w:rPr>
          <w:rFonts w:ascii="Arial" w:hAnsi="Arial" w:cs="Arial"/>
        </w:rPr>
        <w:t>,</w:t>
      </w:r>
      <w:r w:rsidR="005E576F">
        <w:rPr>
          <w:rFonts w:ascii="Arial" w:hAnsi="Arial" w:cs="Arial"/>
        </w:rPr>
        <w:t xml:space="preserve"> das</w:t>
      </w:r>
      <w:r w:rsidR="005E5827">
        <w:rPr>
          <w:rFonts w:ascii="Arial" w:hAnsi="Arial" w:cs="Arial"/>
        </w:rPr>
        <w:t>s</w:t>
      </w:r>
      <w:r w:rsidR="005E576F">
        <w:rPr>
          <w:rFonts w:ascii="Arial" w:hAnsi="Arial" w:cs="Arial"/>
        </w:rPr>
        <w:t xml:space="preserve"> Fähigkeiten</w:t>
      </w:r>
      <w:r w:rsidR="00656888">
        <w:rPr>
          <w:rFonts w:ascii="Arial" w:hAnsi="Arial" w:cs="Arial"/>
        </w:rPr>
        <w:t>,</w:t>
      </w:r>
      <w:r w:rsidR="005E576F">
        <w:rPr>
          <w:rFonts w:ascii="Arial" w:hAnsi="Arial" w:cs="Arial"/>
        </w:rPr>
        <w:t xml:space="preserve"> die theoretisch und praktisch beigebracht werden</w:t>
      </w:r>
      <w:r w:rsidR="00A64F33">
        <w:rPr>
          <w:rFonts w:ascii="Arial" w:hAnsi="Arial" w:cs="Arial"/>
        </w:rPr>
        <w:t>,</w:t>
      </w:r>
      <w:r w:rsidR="005E576F">
        <w:rPr>
          <w:rFonts w:ascii="Arial" w:hAnsi="Arial" w:cs="Arial"/>
        </w:rPr>
        <w:t xml:space="preserve"> direkt </w:t>
      </w:r>
      <w:r w:rsidR="00811D5C">
        <w:rPr>
          <w:rFonts w:ascii="Arial" w:hAnsi="Arial" w:cs="Arial"/>
        </w:rPr>
        <w:t xml:space="preserve">umgesetzt werden können, sondern auch die Projekte sind </w:t>
      </w:r>
      <w:r w:rsidR="008D38BB">
        <w:rPr>
          <w:rFonts w:ascii="Arial" w:hAnsi="Arial" w:cs="Arial"/>
        </w:rPr>
        <w:t xml:space="preserve">großartig. Projekte wie </w:t>
      </w:r>
      <w:r w:rsidR="00FC7F8E">
        <w:rPr>
          <w:rFonts w:ascii="Arial" w:hAnsi="Arial" w:cs="Arial"/>
        </w:rPr>
        <w:t>„</w:t>
      </w:r>
      <w:proofErr w:type="spellStart"/>
      <w:r w:rsidR="008D38BB">
        <w:rPr>
          <w:rFonts w:ascii="Arial" w:hAnsi="Arial" w:cs="Arial"/>
        </w:rPr>
        <w:t>children</w:t>
      </w:r>
      <w:proofErr w:type="spellEnd"/>
      <w:r w:rsidR="008D38BB">
        <w:rPr>
          <w:rFonts w:ascii="Arial" w:hAnsi="Arial" w:cs="Arial"/>
        </w:rPr>
        <w:t xml:space="preserve"> </w:t>
      </w:r>
      <w:proofErr w:type="spellStart"/>
      <w:r w:rsidR="008D38BB">
        <w:rPr>
          <w:rFonts w:ascii="Arial" w:hAnsi="Arial" w:cs="Arial"/>
        </w:rPr>
        <w:t>for</w:t>
      </w:r>
      <w:proofErr w:type="spellEnd"/>
      <w:r w:rsidR="008D38BB">
        <w:rPr>
          <w:rFonts w:ascii="Arial" w:hAnsi="Arial" w:cs="Arial"/>
        </w:rPr>
        <w:t xml:space="preserve"> a </w:t>
      </w:r>
      <w:proofErr w:type="spellStart"/>
      <w:r w:rsidR="008D38BB">
        <w:rPr>
          <w:rFonts w:ascii="Arial" w:hAnsi="Arial" w:cs="Arial"/>
        </w:rPr>
        <w:t>better</w:t>
      </w:r>
      <w:proofErr w:type="spellEnd"/>
      <w:r w:rsidR="008D38BB">
        <w:rPr>
          <w:rFonts w:ascii="Arial" w:hAnsi="Arial" w:cs="Arial"/>
        </w:rPr>
        <w:t xml:space="preserve"> </w:t>
      </w:r>
      <w:proofErr w:type="spellStart"/>
      <w:r w:rsidR="008D38BB">
        <w:rPr>
          <w:rFonts w:ascii="Arial" w:hAnsi="Arial" w:cs="Arial"/>
        </w:rPr>
        <w:t>world</w:t>
      </w:r>
      <w:proofErr w:type="spellEnd"/>
      <w:r w:rsidR="00FC7F8E">
        <w:rPr>
          <w:rFonts w:ascii="Arial" w:hAnsi="Arial" w:cs="Arial"/>
        </w:rPr>
        <w:t xml:space="preserve">“ </w:t>
      </w:r>
      <w:r w:rsidR="008D38BB">
        <w:rPr>
          <w:rFonts w:ascii="Arial" w:hAnsi="Arial" w:cs="Arial"/>
        </w:rPr>
        <w:t>sind Beraterprojekte</w:t>
      </w:r>
      <w:r w:rsidR="005E5827">
        <w:rPr>
          <w:rFonts w:ascii="Arial" w:hAnsi="Arial" w:cs="Arial"/>
        </w:rPr>
        <w:t>,</w:t>
      </w:r>
      <w:r w:rsidR="008D38BB">
        <w:rPr>
          <w:rFonts w:ascii="Arial" w:hAnsi="Arial" w:cs="Arial"/>
        </w:rPr>
        <w:t xml:space="preserve"> die mich motivieren</w:t>
      </w:r>
      <w:r w:rsidR="005E5827">
        <w:rPr>
          <w:rFonts w:ascii="Arial" w:hAnsi="Arial" w:cs="Arial"/>
        </w:rPr>
        <w:t>,</w:t>
      </w:r>
      <w:r w:rsidR="008D38BB">
        <w:rPr>
          <w:rFonts w:ascii="Arial" w:hAnsi="Arial" w:cs="Arial"/>
        </w:rPr>
        <w:t xml:space="preserve"> in diesen </w:t>
      </w:r>
      <w:r w:rsidR="00FC7F8E">
        <w:rPr>
          <w:rFonts w:ascii="Arial" w:hAnsi="Arial" w:cs="Arial"/>
        </w:rPr>
        <w:t>Berufszweig</w:t>
      </w:r>
      <w:r w:rsidR="008D38BB">
        <w:rPr>
          <w:rFonts w:ascii="Arial" w:hAnsi="Arial" w:cs="Arial"/>
        </w:rPr>
        <w:t xml:space="preserve"> zu gehen</w:t>
      </w:r>
      <w:r w:rsidR="005E5827">
        <w:rPr>
          <w:rFonts w:ascii="Arial" w:hAnsi="Arial" w:cs="Arial"/>
        </w:rPr>
        <w:t>, denn s</w:t>
      </w:r>
      <w:r w:rsidR="00B145AC">
        <w:rPr>
          <w:rFonts w:ascii="Arial" w:hAnsi="Arial" w:cs="Arial"/>
        </w:rPr>
        <w:t xml:space="preserve">oziales Engagement </w:t>
      </w:r>
      <w:r w:rsidR="00DF4125">
        <w:rPr>
          <w:rFonts w:ascii="Arial" w:hAnsi="Arial" w:cs="Arial"/>
        </w:rPr>
        <w:t>ist</w:t>
      </w:r>
      <w:r w:rsidR="00FD6BFE">
        <w:rPr>
          <w:rFonts w:ascii="Arial" w:hAnsi="Arial" w:cs="Arial"/>
        </w:rPr>
        <w:t xml:space="preserve"> essenziell für unsere Gesellschaft. </w:t>
      </w:r>
    </w:p>
    <w:p w14:paraId="3A74E8FA" w14:textId="46462D3F" w:rsidR="00442DC6" w:rsidRDefault="00442DC6" w:rsidP="00C64911">
      <w:pPr>
        <w:spacing w:after="0"/>
        <w:jc w:val="both"/>
        <w:rPr>
          <w:rFonts w:ascii="Arial" w:hAnsi="Arial" w:cs="Arial"/>
        </w:rPr>
      </w:pPr>
    </w:p>
    <w:p w14:paraId="1650AD04" w14:textId="73D5B52E" w:rsidR="00B21EE7" w:rsidRDefault="00A64F33" w:rsidP="00C64911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Zu </w:t>
      </w:r>
      <w:r w:rsidR="007F48DF">
        <w:rPr>
          <w:rFonts w:ascii="Arial" w:hAnsi="Arial" w:cs="Arial"/>
        </w:rPr>
        <w:t xml:space="preserve">meinen Stärken zähle ich meine Teamfähigkeit, die ich damals als Kapitän </w:t>
      </w:r>
      <w:r w:rsidR="0015561B">
        <w:rPr>
          <w:rFonts w:ascii="Arial" w:hAnsi="Arial" w:cs="Arial"/>
        </w:rPr>
        <w:t xml:space="preserve">in meinen alten </w:t>
      </w:r>
      <w:r w:rsidR="00033987">
        <w:rPr>
          <w:rFonts w:ascii="Arial" w:hAnsi="Arial" w:cs="Arial"/>
        </w:rPr>
        <w:t>Fußballvereinen</w:t>
      </w:r>
      <w:r w:rsidR="0015561B">
        <w:rPr>
          <w:rFonts w:ascii="Arial" w:hAnsi="Arial" w:cs="Arial"/>
        </w:rPr>
        <w:t xml:space="preserve"> unter Beweis gestellt habe, aber auch das </w:t>
      </w:r>
      <w:r w:rsidR="00700E10">
        <w:rPr>
          <w:rFonts w:ascii="Arial" w:hAnsi="Arial" w:cs="Arial"/>
        </w:rPr>
        <w:t>gemeinsame Arbeiten an Aufgaben in der Schule. Be</w:t>
      </w:r>
      <w:r w:rsidR="000C5B2C">
        <w:rPr>
          <w:rFonts w:ascii="Arial" w:hAnsi="Arial" w:cs="Arial"/>
        </w:rPr>
        <w:t xml:space="preserve">sonders blieb mir </w:t>
      </w:r>
      <w:r w:rsidR="00700E10">
        <w:rPr>
          <w:rFonts w:ascii="Arial" w:hAnsi="Arial" w:cs="Arial"/>
        </w:rPr>
        <w:t xml:space="preserve">die Aufgabe </w:t>
      </w:r>
      <w:r w:rsidR="000C5B2C">
        <w:rPr>
          <w:rFonts w:ascii="Arial" w:hAnsi="Arial" w:cs="Arial"/>
        </w:rPr>
        <w:t xml:space="preserve">in Erinnerung, </w:t>
      </w:r>
      <w:r w:rsidR="00713D57">
        <w:rPr>
          <w:rFonts w:ascii="Arial" w:hAnsi="Arial" w:cs="Arial"/>
        </w:rPr>
        <w:t xml:space="preserve">im Team </w:t>
      </w:r>
      <w:r w:rsidR="00700E10">
        <w:rPr>
          <w:rFonts w:ascii="Arial" w:hAnsi="Arial" w:cs="Arial"/>
        </w:rPr>
        <w:t>einen Podcast</w:t>
      </w:r>
      <w:r w:rsidR="00B82083">
        <w:rPr>
          <w:rFonts w:ascii="Arial" w:hAnsi="Arial" w:cs="Arial"/>
        </w:rPr>
        <w:t xml:space="preserve"> über </w:t>
      </w:r>
      <w:r w:rsidR="006315CA">
        <w:rPr>
          <w:rFonts w:ascii="Arial" w:hAnsi="Arial" w:cs="Arial"/>
        </w:rPr>
        <w:t>di</w:t>
      </w:r>
      <w:r w:rsidR="009A009B">
        <w:rPr>
          <w:rFonts w:ascii="Arial" w:hAnsi="Arial" w:cs="Arial"/>
        </w:rPr>
        <w:t xml:space="preserve">e Gesellschaft mit beschränkter </w:t>
      </w:r>
      <w:r w:rsidR="006315CA">
        <w:rPr>
          <w:rFonts w:ascii="Arial" w:hAnsi="Arial" w:cs="Arial"/>
        </w:rPr>
        <w:t xml:space="preserve">Haftung </w:t>
      </w:r>
      <w:r w:rsidR="000C5B2C">
        <w:rPr>
          <w:rFonts w:ascii="Arial" w:hAnsi="Arial" w:cs="Arial"/>
        </w:rPr>
        <w:t>zu erstellen</w:t>
      </w:r>
      <w:r w:rsidR="009A009B">
        <w:rPr>
          <w:rFonts w:ascii="Arial" w:hAnsi="Arial" w:cs="Arial"/>
        </w:rPr>
        <w:t xml:space="preserve">, </w:t>
      </w:r>
      <w:r w:rsidR="00713D57">
        <w:rPr>
          <w:rFonts w:ascii="Arial" w:hAnsi="Arial" w:cs="Arial"/>
        </w:rPr>
        <w:t>indem ich die Rollen verteilt habe, die Ideen eingebracht habe und wir als Team mit Brav</w:t>
      </w:r>
      <w:r w:rsidR="005E5827">
        <w:rPr>
          <w:rFonts w:ascii="Arial" w:hAnsi="Arial" w:cs="Arial"/>
        </w:rPr>
        <w:t>o</w:t>
      </w:r>
      <w:r w:rsidR="00713D57">
        <w:rPr>
          <w:rFonts w:ascii="Arial" w:hAnsi="Arial" w:cs="Arial"/>
        </w:rPr>
        <w:t>ur 15 Punkte erhielten.</w:t>
      </w:r>
      <w:r w:rsidR="00927742">
        <w:rPr>
          <w:rFonts w:ascii="Arial" w:hAnsi="Arial" w:cs="Arial"/>
        </w:rPr>
        <w:t xml:space="preserve"> Außerdem </w:t>
      </w:r>
      <w:r w:rsidR="00C618E7">
        <w:rPr>
          <w:rFonts w:ascii="Arial" w:hAnsi="Arial" w:cs="Arial"/>
        </w:rPr>
        <w:t>heb</w:t>
      </w:r>
      <w:r w:rsidR="008226ED">
        <w:rPr>
          <w:rFonts w:ascii="Arial" w:hAnsi="Arial" w:cs="Arial"/>
        </w:rPr>
        <w:t>e</w:t>
      </w:r>
      <w:r w:rsidR="00C618E7">
        <w:rPr>
          <w:rFonts w:ascii="Arial" w:hAnsi="Arial" w:cs="Arial"/>
        </w:rPr>
        <w:t xml:space="preserve"> ich mich durch meine Zielstrebigkeit</w:t>
      </w:r>
      <w:r w:rsidR="00814E77">
        <w:rPr>
          <w:rFonts w:ascii="Arial" w:hAnsi="Arial" w:cs="Arial"/>
        </w:rPr>
        <w:t xml:space="preserve"> ab, </w:t>
      </w:r>
      <w:r w:rsidR="00C618E7">
        <w:rPr>
          <w:rFonts w:ascii="Arial" w:hAnsi="Arial" w:cs="Arial"/>
        </w:rPr>
        <w:t xml:space="preserve">die mit meiner hohen Einsatzbereitschaft zusammenhängt. </w:t>
      </w:r>
      <w:r w:rsidR="0043734E">
        <w:rPr>
          <w:rFonts w:ascii="Arial" w:hAnsi="Arial" w:cs="Arial"/>
        </w:rPr>
        <w:t xml:space="preserve">Ich </w:t>
      </w:r>
      <w:r w:rsidR="00417A5C">
        <w:rPr>
          <w:rFonts w:ascii="Arial" w:hAnsi="Arial" w:cs="Arial"/>
        </w:rPr>
        <w:t xml:space="preserve">will mein Wissen weiter ausbauen und verbessern und habe dadurch in den letzten Jahren eine </w:t>
      </w:r>
      <w:r w:rsidR="00814E77">
        <w:rPr>
          <w:rFonts w:ascii="Arial" w:hAnsi="Arial" w:cs="Arial"/>
        </w:rPr>
        <w:t xml:space="preserve">hohe </w:t>
      </w:r>
      <w:r w:rsidR="00417A5C">
        <w:rPr>
          <w:rFonts w:ascii="Arial" w:hAnsi="Arial" w:cs="Arial"/>
        </w:rPr>
        <w:t xml:space="preserve">Lernbereitschaft </w:t>
      </w:r>
      <w:r w:rsidR="000A6AE0">
        <w:rPr>
          <w:rFonts w:ascii="Arial" w:hAnsi="Arial" w:cs="Arial"/>
        </w:rPr>
        <w:t>entwickel</w:t>
      </w:r>
      <w:r w:rsidR="00936C37">
        <w:rPr>
          <w:rFonts w:ascii="Arial" w:hAnsi="Arial" w:cs="Arial"/>
        </w:rPr>
        <w:t xml:space="preserve">t, an der ich stetig </w:t>
      </w:r>
      <w:r w:rsidR="000A6AE0">
        <w:rPr>
          <w:rFonts w:ascii="Arial" w:hAnsi="Arial" w:cs="Arial"/>
        </w:rPr>
        <w:t>arbeite</w:t>
      </w:r>
      <w:r w:rsidR="008226ED">
        <w:rPr>
          <w:rFonts w:ascii="Arial" w:hAnsi="Arial" w:cs="Arial"/>
        </w:rPr>
        <w:t>,</w:t>
      </w:r>
      <w:r w:rsidR="000A6AE0">
        <w:rPr>
          <w:rFonts w:ascii="Arial" w:hAnsi="Arial" w:cs="Arial"/>
        </w:rPr>
        <w:t xml:space="preserve"> um die perfekte Lernmethode für mich zu finden</w:t>
      </w:r>
      <w:r w:rsidR="0074224B">
        <w:rPr>
          <w:rFonts w:ascii="Arial" w:hAnsi="Arial" w:cs="Arial"/>
        </w:rPr>
        <w:t xml:space="preserve">. </w:t>
      </w:r>
      <w:r w:rsidR="00754824">
        <w:rPr>
          <w:rFonts w:ascii="Arial" w:hAnsi="Arial" w:cs="Arial"/>
        </w:rPr>
        <w:t xml:space="preserve">Meine Eignung für die WHU hängt mit meinem Weg der letzten Jahre zusammen. Neben </w:t>
      </w:r>
      <w:r w:rsidR="00936C37">
        <w:rPr>
          <w:rFonts w:ascii="Arial" w:hAnsi="Arial" w:cs="Arial"/>
        </w:rPr>
        <w:t xml:space="preserve">33 Stunden Schule in der Woche und </w:t>
      </w:r>
      <w:r w:rsidR="00754824">
        <w:rPr>
          <w:rFonts w:ascii="Arial" w:hAnsi="Arial" w:cs="Arial"/>
        </w:rPr>
        <w:t>einem Job</w:t>
      </w:r>
      <w:r w:rsidR="00936C37">
        <w:rPr>
          <w:rFonts w:ascii="Arial" w:hAnsi="Arial" w:cs="Arial"/>
        </w:rPr>
        <w:t>,</w:t>
      </w:r>
      <w:r w:rsidR="00754824">
        <w:rPr>
          <w:rFonts w:ascii="Arial" w:hAnsi="Arial" w:cs="Arial"/>
        </w:rPr>
        <w:t xml:space="preserve"> bei dem ich wöchentlich 20-30 Stunden arbeite</w:t>
      </w:r>
      <w:r w:rsidR="008226ED">
        <w:rPr>
          <w:rFonts w:ascii="Arial" w:hAnsi="Arial" w:cs="Arial"/>
        </w:rPr>
        <w:t>,</w:t>
      </w:r>
      <w:r w:rsidR="00754824">
        <w:rPr>
          <w:rFonts w:ascii="Arial" w:hAnsi="Arial" w:cs="Arial"/>
        </w:rPr>
        <w:t xml:space="preserve"> um meiner Mutter </w:t>
      </w:r>
      <w:ins w:id="8" w:author="David Döbele" w:date="2023-02-14T19:09:00Z">
        <w:r w:rsidR="00827C90">
          <w:rPr>
            <w:rFonts w:ascii="Arial" w:hAnsi="Arial" w:cs="Arial"/>
          </w:rPr>
          <w:t xml:space="preserve">finanziell </w:t>
        </w:r>
      </w:ins>
      <w:r w:rsidR="00754824">
        <w:rPr>
          <w:rFonts w:ascii="Arial" w:hAnsi="Arial" w:cs="Arial"/>
        </w:rPr>
        <w:t xml:space="preserve">unter die Arme zu greifen und danach noch lerne, </w:t>
      </w:r>
      <w:r w:rsidR="00422C60">
        <w:rPr>
          <w:rFonts w:ascii="Arial" w:hAnsi="Arial" w:cs="Arial"/>
        </w:rPr>
        <w:t>ist meine</w:t>
      </w:r>
      <w:r w:rsidR="00754824">
        <w:rPr>
          <w:rFonts w:ascii="Arial" w:hAnsi="Arial" w:cs="Arial"/>
        </w:rPr>
        <w:t xml:space="preserve"> </w:t>
      </w:r>
      <w:r w:rsidR="00754824">
        <w:rPr>
          <w:rFonts w:ascii="Arial" w:hAnsi="Arial" w:cs="Arial"/>
        </w:rPr>
        <w:lastRenderedPageBreak/>
        <w:t xml:space="preserve">Zielstrebigkeit </w:t>
      </w:r>
      <w:r w:rsidR="00555667">
        <w:rPr>
          <w:rFonts w:ascii="Arial" w:hAnsi="Arial" w:cs="Arial"/>
        </w:rPr>
        <w:t xml:space="preserve">zu </w:t>
      </w:r>
      <w:r w:rsidR="00754824">
        <w:rPr>
          <w:rFonts w:ascii="Arial" w:hAnsi="Arial" w:cs="Arial"/>
        </w:rPr>
        <w:t>erkenn</w:t>
      </w:r>
      <w:r w:rsidR="00565354">
        <w:rPr>
          <w:rFonts w:ascii="Arial" w:hAnsi="Arial" w:cs="Arial"/>
        </w:rPr>
        <w:t>en. Meine steile Lernkurve ist vor allem schulisch zu sehen,</w:t>
      </w:r>
      <w:r w:rsidR="00754824">
        <w:rPr>
          <w:rFonts w:ascii="Arial" w:hAnsi="Arial" w:cs="Arial"/>
        </w:rPr>
        <w:t xml:space="preserve"> denn in der Realschule waren meine Noten von meiner Faulheit getrieben. Während meines Freiwilligen Sozialen Jahres begann ich mich persönlich weiterzuentwickeln und mir mein „Mind</w:t>
      </w:r>
      <w:r w:rsidR="0037193A">
        <w:rPr>
          <w:rFonts w:ascii="Arial" w:hAnsi="Arial" w:cs="Arial"/>
        </w:rPr>
        <w:t xml:space="preserve">set“ aufzubauen. Bessere Noten und meine </w:t>
      </w:r>
      <w:r w:rsidR="00754824">
        <w:rPr>
          <w:rFonts w:ascii="Arial" w:hAnsi="Arial" w:cs="Arial"/>
        </w:rPr>
        <w:t>gr</w:t>
      </w:r>
      <w:r w:rsidR="0037193A">
        <w:rPr>
          <w:rFonts w:ascii="Arial" w:hAnsi="Arial" w:cs="Arial"/>
        </w:rPr>
        <w:t xml:space="preserve">oße Begeisterung für </w:t>
      </w:r>
      <w:r w:rsidR="00754824">
        <w:rPr>
          <w:rFonts w:ascii="Arial" w:hAnsi="Arial" w:cs="Arial"/>
        </w:rPr>
        <w:t>alle Fächer in der Schule motivierten mich</w:t>
      </w:r>
      <w:r w:rsidR="0037193A">
        <w:rPr>
          <w:rFonts w:ascii="Arial" w:hAnsi="Arial" w:cs="Arial"/>
        </w:rPr>
        <w:t>,</w:t>
      </w:r>
      <w:r w:rsidR="00754824">
        <w:rPr>
          <w:rFonts w:ascii="Arial" w:hAnsi="Arial" w:cs="Arial"/>
        </w:rPr>
        <w:t xml:space="preserve"> </w:t>
      </w:r>
      <w:r w:rsidR="00EC4590">
        <w:rPr>
          <w:rFonts w:ascii="Arial" w:hAnsi="Arial" w:cs="Arial"/>
        </w:rPr>
        <w:t>mehr zu machen. Meine Noten werde</w:t>
      </w:r>
      <w:r w:rsidR="00754824">
        <w:rPr>
          <w:rFonts w:ascii="Arial" w:hAnsi="Arial" w:cs="Arial"/>
        </w:rPr>
        <w:t xml:space="preserve"> ich jedenfalls noch verbessern, wob</w:t>
      </w:r>
      <w:r w:rsidR="00EC4590">
        <w:rPr>
          <w:rFonts w:ascii="Arial" w:hAnsi="Arial" w:cs="Arial"/>
        </w:rPr>
        <w:t>ei ich daran gerade arbeite</w:t>
      </w:r>
      <w:r w:rsidR="00754824">
        <w:rPr>
          <w:rFonts w:ascii="Arial" w:hAnsi="Arial" w:cs="Arial"/>
        </w:rPr>
        <w:t>.</w:t>
      </w:r>
      <w:r w:rsidR="004865BA">
        <w:rPr>
          <w:rFonts w:ascii="Arial" w:hAnsi="Arial" w:cs="Arial"/>
        </w:rPr>
        <w:t xml:space="preserve"> </w:t>
      </w:r>
    </w:p>
    <w:p w14:paraId="7F15DF6E" w14:textId="49DF80DF" w:rsidR="004865BA" w:rsidRDefault="00EC4590" w:rsidP="00C64911">
      <w:pPr>
        <w:spacing w:after="0"/>
        <w:jc w:val="both"/>
        <w:rPr>
          <w:ins w:id="9" w:author="David Döbele" w:date="2023-02-14T19:11:00Z"/>
          <w:rFonts w:ascii="Arial" w:hAnsi="Arial" w:cs="Arial"/>
        </w:rPr>
      </w:pPr>
      <w:r>
        <w:rPr>
          <w:rFonts w:ascii="Arial" w:hAnsi="Arial" w:cs="Arial"/>
        </w:rPr>
        <w:t xml:space="preserve">Ich zeige in manchen Fällen </w:t>
      </w:r>
      <w:r w:rsidR="004865BA">
        <w:rPr>
          <w:rFonts w:ascii="Arial" w:hAnsi="Arial" w:cs="Arial"/>
        </w:rPr>
        <w:t>zu wenig Interesse an Personen, obwohl ich diese</w:t>
      </w:r>
      <w:r>
        <w:rPr>
          <w:rFonts w:ascii="Arial" w:hAnsi="Arial" w:cs="Arial"/>
        </w:rPr>
        <w:t>s</w:t>
      </w:r>
      <w:r w:rsidR="004865BA">
        <w:rPr>
          <w:rFonts w:ascii="Arial" w:hAnsi="Arial" w:cs="Arial"/>
        </w:rPr>
        <w:t xml:space="preserve"> durchaus habe. Daraus wird mir </w:t>
      </w:r>
      <w:r w:rsidR="001B029A">
        <w:rPr>
          <w:rFonts w:ascii="Arial" w:hAnsi="Arial" w:cs="Arial"/>
        </w:rPr>
        <w:t>öfter eine Arroganz unterstellt</w:t>
      </w:r>
      <w:del w:id="10" w:author="David Döbele" w:date="2023-02-14T19:09:00Z">
        <w:r w:rsidR="001B029A" w:rsidDel="00827C90">
          <w:rPr>
            <w:rFonts w:ascii="Arial" w:hAnsi="Arial" w:cs="Arial"/>
          </w:rPr>
          <w:delText>.</w:delText>
        </w:r>
        <w:r w:rsidR="004865BA" w:rsidDel="00827C90">
          <w:rPr>
            <w:rFonts w:ascii="Arial" w:hAnsi="Arial" w:cs="Arial"/>
          </w:rPr>
          <w:delText xml:space="preserve"> </w:delText>
        </w:r>
        <w:r w:rsidR="001B029A" w:rsidDel="00827C90">
          <w:rPr>
            <w:rFonts w:ascii="Arial" w:hAnsi="Arial" w:cs="Arial"/>
          </w:rPr>
          <w:delText>Diese Arroganz habe ich definitiv nicht</w:delText>
        </w:r>
      </w:del>
      <w:ins w:id="11" w:author="David Döbele" w:date="2023-02-14T19:09:00Z">
        <w:r w:rsidR="00827C90">
          <w:rPr>
            <w:rFonts w:ascii="Arial" w:hAnsi="Arial" w:cs="Arial"/>
          </w:rPr>
          <w:t xml:space="preserve">, wobei </w:t>
        </w:r>
      </w:ins>
      <w:ins w:id="12" w:author="David Döbele" w:date="2023-02-14T19:10:00Z">
        <w:r w:rsidR="00827C90">
          <w:rPr>
            <w:rFonts w:ascii="Arial" w:hAnsi="Arial" w:cs="Arial"/>
          </w:rPr>
          <w:t>ich es nicht als Arroganz bezeichnen würde, sondern eher als Schwäche meiner Seite, mein Interesse der anderen Person im Gespräch offen und ehrlich zeigen zu können</w:t>
        </w:r>
      </w:ins>
      <w:r w:rsidR="004E78E5">
        <w:rPr>
          <w:rFonts w:ascii="Arial" w:hAnsi="Arial" w:cs="Arial"/>
        </w:rPr>
        <w:t>. S</w:t>
      </w:r>
      <w:r w:rsidR="00D74696">
        <w:rPr>
          <w:rFonts w:ascii="Arial" w:hAnsi="Arial" w:cs="Arial"/>
        </w:rPr>
        <w:t>eit K</w:t>
      </w:r>
      <w:r w:rsidR="004865BA">
        <w:rPr>
          <w:rFonts w:ascii="Arial" w:hAnsi="Arial" w:cs="Arial"/>
        </w:rPr>
        <w:t xml:space="preserve">urzem </w:t>
      </w:r>
      <w:r w:rsidR="004E78E5">
        <w:rPr>
          <w:rFonts w:ascii="Arial" w:hAnsi="Arial" w:cs="Arial"/>
        </w:rPr>
        <w:t xml:space="preserve">versuche ich daran zu arbeiten, wobei ich </w:t>
      </w:r>
      <w:r w:rsidR="004865BA">
        <w:rPr>
          <w:rFonts w:ascii="Arial" w:hAnsi="Arial" w:cs="Arial"/>
        </w:rPr>
        <w:t>große Fortschritte</w:t>
      </w:r>
      <w:r w:rsidR="004E78E5">
        <w:rPr>
          <w:rFonts w:ascii="Arial" w:hAnsi="Arial" w:cs="Arial"/>
        </w:rPr>
        <w:t xml:space="preserve"> mache</w:t>
      </w:r>
      <w:r w:rsidR="004865BA">
        <w:rPr>
          <w:rFonts w:ascii="Arial" w:hAnsi="Arial" w:cs="Arial"/>
        </w:rPr>
        <w:t>. Mir fällt es deutlich leichter</w:t>
      </w:r>
      <w:r w:rsidR="00D74696">
        <w:rPr>
          <w:rFonts w:ascii="Arial" w:hAnsi="Arial" w:cs="Arial"/>
        </w:rPr>
        <w:t>,</w:t>
      </w:r>
      <w:r w:rsidR="004865BA">
        <w:rPr>
          <w:rFonts w:ascii="Arial" w:hAnsi="Arial" w:cs="Arial"/>
        </w:rPr>
        <w:t xml:space="preserve"> </w:t>
      </w:r>
      <w:r w:rsidR="004E78E5">
        <w:rPr>
          <w:rFonts w:ascii="Arial" w:hAnsi="Arial" w:cs="Arial"/>
        </w:rPr>
        <w:t xml:space="preserve">mein </w:t>
      </w:r>
      <w:r w:rsidR="004865BA">
        <w:rPr>
          <w:rFonts w:ascii="Arial" w:hAnsi="Arial" w:cs="Arial"/>
        </w:rPr>
        <w:t>Interesse und meine Begeisterung zu zeigen</w:t>
      </w:r>
      <w:ins w:id="13" w:author="David Döbele" w:date="2023-02-14T19:10:00Z">
        <w:r w:rsidR="00827C90">
          <w:rPr>
            <w:rFonts w:ascii="Arial" w:hAnsi="Arial" w:cs="Arial"/>
          </w:rPr>
          <w:t xml:space="preserve"> und hoffe, dass mir die Zeit an der WHU dabei helfen wird, einen </w:t>
        </w:r>
      </w:ins>
      <w:ins w:id="14" w:author="David Döbele" w:date="2023-02-14T19:11:00Z">
        <w:r w:rsidR="00827C90">
          <w:rPr>
            <w:rFonts w:ascii="Arial" w:hAnsi="Arial" w:cs="Arial"/>
          </w:rPr>
          <w:t xml:space="preserve">noch offeneren und sympathischeren ersten Eindruck auf meine Mitmenschen machen zu können. </w:t>
        </w:r>
      </w:ins>
      <w:del w:id="15" w:author="David Döbele" w:date="2023-02-14T19:10:00Z">
        <w:r w:rsidR="004865BA" w:rsidDel="00827C90">
          <w:rPr>
            <w:rFonts w:ascii="Arial" w:hAnsi="Arial" w:cs="Arial"/>
          </w:rPr>
          <w:delText>.</w:delText>
        </w:r>
      </w:del>
    </w:p>
    <w:p w14:paraId="1E5FB62B" w14:textId="77777777" w:rsidR="00827C90" w:rsidRDefault="00827C90" w:rsidP="00C64911">
      <w:pPr>
        <w:spacing w:after="0"/>
        <w:jc w:val="both"/>
        <w:rPr>
          <w:rFonts w:ascii="Arial" w:hAnsi="Arial" w:cs="Arial"/>
        </w:rPr>
      </w:pPr>
    </w:p>
    <w:p w14:paraId="2E2AB574" w14:textId="56899C75" w:rsidR="00A53CC6" w:rsidRDefault="00480DC0" w:rsidP="00C64911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Mein Ziel ist </w:t>
      </w:r>
      <w:r w:rsidR="005F3ABC">
        <w:rPr>
          <w:rFonts w:ascii="Arial" w:hAnsi="Arial" w:cs="Arial"/>
        </w:rPr>
        <w:t xml:space="preserve">es, </w:t>
      </w:r>
      <w:r>
        <w:rPr>
          <w:rFonts w:ascii="Arial" w:hAnsi="Arial" w:cs="Arial"/>
        </w:rPr>
        <w:t>als E</w:t>
      </w:r>
      <w:r w:rsidR="00A53CC6">
        <w:rPr>
          <w:rFonts w:ascii="Arial" w:hAnsi="Arial" w:cs="Arial"/>
        </w:rPr>
        <w:t>rster in meiner Famil</w:t>
      </w:r>
      <w:r w:rsidR="002E1B3A">
        <w:rPr>
          <w:rFonts w:ascii="Arial" w:hAnsi="Arial" w:cs="Arial"/>
        </w:rPr>
        <w:t xml:space="preserve">ie einen Bachelor zu erreichen und das </w:t>
      </w:r>
      <w:r w:rsidR="0089287C">
        <w:rPr>
          <w:rFonts w:ascii="Arial" w:hAnsi="Arial" w:cs="Arial"/>
        </w:rPr>
        <w:t>mit sehr guten Noten. Anschließend</w:t>
      </w:r>
      <w:r w:rsidR="00A53CC6">
        <w:rPr>
          <w:rFonts w:ascii="Arial" w:hAnsi="Arial" w:cs="Arial"/>
        </w:rPr>
        <w:t xml:space="preserve"> könnte ich mir auch vorstellen</w:t>
      </w:r>
      <w:r>
        <w:rPr>
          <w:rFonts w:ascii="Arial" w:hAnsi="Arial" w:cs="Arial"/>
        </w:rPr>
        <w:t>,</w:t>
      </w:r>
      <w:r w:rsidR="00A53CC6">
        <w:rPr>
          <w:rFonts w:ascii="Arial" w:hAnsi="Arial" w:cs="Arial"/>
        </w:rPr>
        <w:t xml:space="preserve"> mei</w:t>
      </w:r>
      <w:r w:rsidR="002E1B3A">
        <w:rPr>
          <w:rFonts w:ascii="Arial" w:hAnsi="Arial" w:cs="Arial"/>
        </w:rPr>
        <w:t xml:space="preserve">nen Master in Richtung Finance </w:t>
      </w:r>
      <w:r w:rsidR="00A53CC6">
        <w:rPr>
          <w:rFonts w:ascii="Arial" w:hAnsi="Arial" w:cs="Arial"/>
        </w:rPr>
        <w:t>zu absolvieren. Bereiche</w:t>
      </w:r>
      <w:r>
        <w:rPr>
          <w:rFonts w:ascii="Arial" w:hAnsi="Arial" w:cs="Arial"/>
        </w:rPr>
        <w:t>,</w:t>
      </w:r>
      <w:r w:rsidR="00A53CC6">
        <w:rPr>
          <w:rFonts w:ascii="Arial" w:hAnsi="Arial" w:cs="Arial"/>
        </w:rPr>
        <w:t xml:space="preserve"> die mich besonders reizen</w:t>
      </w:r>
      <w:r w:rsidR="002E1B3A">
        <w:rPr>
          <w:rFonts w:ascii="Arial" w:hAnsi="Arial" w:cs="Arial"/>
        </w:rPr>
        <w:t>,</w:t>
      </w:r>
      <w:r w:rsidR="00A53CC6">
        <w:rPr>
          <w:rFonts w:ascii="Arial" w:hAnsi="Arial" w:cs="Arial"/>
        </w:rPr>
        <w:t xml:space="preserve"> sind Privat</w:t>
      </w:r>
      <w:r>
        <w:rPr>
          <w:rFonts w:ascii="Arial" w:hAnsi="Arial" w:cs="Arial"/>
        </w:rPr>
        <w:t>e Equity, Consulting und Start-u</w:t>
      </w:r>
      <w:r w:rsidR="00A53CC6">
        <w:rPr>
          <w:rFonts w:ascii="Arial" w:hAnsi="Arial" w:cs="Arial"/>
        </w:rPr>
        <w:t>ps.</w:t>
      </w:r>
      <w:r w:rsidR="004069E0">
        <w:rPr>
          <w:rFonts w:ascii="Arial" w:hAnsi="Arial" w:cs="Arial"/>
        </w:rPr>
        <w:t xml:space="preserve"> </w:t>
      </w:r>
      <w:r w:rsidR="009D49CF">
        <w:rPr>
          <w:rFonts w:ascii="Arial" w:hAnsi="Arial" w:cs="Arial"/>
        </w:rPr>
        <w:t>Festlegen kann ich mich aber noch nicht, weil mir die praktische Erfahrung dazu fehlt.</w:t>
      </w:r>
      <w:r w:rsidR="004069E0">
        <w:rPr>
          <w:rFonts w:ascii="Arial" w:hAnsi="Arial" w:cs="Arial"/>
        </w:rPr>
        <w:t xml:space="preserve"> </w:t>
      </w:r>
      <w:r w:rsidR="00A53CC6">
        <w:rPr>
          <w:rFonts w:ascii="Arial" w:hAnsi="Arial" w:cs="Arial"/>
        </w:rPr>
        <w:t xml:space="preserve">Bei diesen Zielen kann mich der Bachelor </w:t>
      </w:r>
      <w:r w:rsidR="002E1B3A">
        <w:rPr>
          <w:rFonts w:ascii="Arial" w:hAnsi="Arial" w:cs="Arial"/>
        </w:rPr>
        <w:t xml:space="preserve">in </w:t>
      </w:r>
      <w:r w:rsidR="00A53CC6" w:rsidRPr="00E37E4C">
        <w:rPr>
          <w:rFonts w:ascii="Arial" w:hAnsi="Arial" w:cs="Arial"/>
        </w:rPr>
        <w:t>Internationale</w:t>
      </w:r>
      <w:r w:rsidR="00C1013B">
        <w:rPr>
          <w:rFonts w:ascii="Arial" w:hAnsi="Arial" w:cs="Arial"/>
        </w:rPr>
        <w:t>r</w:t>
      </w:r>
      <w:r w:rsidR="00A53CC6">
        <w:rPr>
          <w:rFonts w:ascii="Arial" w:hAnsi="Arial" w:cs="Arial"/>
        </w:rPr>
        <w:t xml:space="preserve"> </w:t>
      </w:r>
      <w:r w:rsidR="00C1013B">
        <w:rPr>
          <w:rFonts w:ascii="Arial" w:hAnsi="Arial" w:cs="Arial"/>
        </w:rPr>
        <w:t>Betriebswirtschaftslehre</w:t>
      </w:r>
      <w:r w:rsidR="00A53CC6" w:rsidRPr="00E37E4C">
        <w:rPr>
          <w:rFonts w:ascii="Arial" w:hAnsi="Arial" w:cs="Arial"/>
        </w:rPr>
        <w:t>/Manageme</w:t>
      </w:r>
      <w:r w:rsidR="00A53CC6">
        <w:rPr>
          <w:rFonts w:ascii="Arial" w:hAnsi="Arial" w:cs="Arial"/>
        </w:rPr>
        <w:t>nt optimal d</w:t>
      </w:r>
      <w:r>
        <w:rPr>
          <w:rFonts w:ascii="Arial" w:hAnsi="Arial" w:cs="Arial"/>
        </w:rPr>
        <w:t>a</w:t>
      </w:r>
      <w:r w:rsidR="00A53CC6">
        <w:rPr>
          <w:rFonts w:ascii="Arial" w:hAnsi="Arial" w:cs="Arial"/>
        </w:rPr>
        <w:t xml:space="preserve">rauf vorbereiten. </w:t>
      </w:r>
    </w:p>
    <w:p w14:paraId="621A9E2F" w14:textId="77777777" w:rsidR="00442DC6" w:rsidRPr="00E37E4C" w:rsidRDefault="00442DC6" w:rsidP="00C64911">
      <w:pPr>
        <w:spacing w:after="0"/>
        <w:jc w:val="both"/>
        <w:rPr>
          <w:rFonts w:ascii="Arial" w:hAnsi="Arial" w:cs="Arial"/>
        </w:rPr>
      </w:pPr>
    </w:p>
    <w:p w14:paraId="32F92CD4" w14:textId="7D43F6D4" w:rsidR="00616BA7" w:rsidRPr="009E23C1" w:rsidRDefault="00616BA7" w:rsidP="00C64911">
      <w:pPr>
        <w:spacing w:after="0"/>
        <w:jc w:val="both"/>
        <w:rPr>
          <w:rFonts w:ascii="Arial" w:hAnsi="Arial" w:cs="Arial"/>
        </w:rPr>
      </w:pPr>
      <w:r w:rsidRPr="009E23C1">
        <w:rPr>
          <w:rFonts w:ascii="Arial" w:hAnsi="Arial" w:cs="Arial"/>
        </w:rPr>
        <w:t>Von der WHU und dem Bachelor in Internationaler BWL/Management erhoffe ich mi</w:t>
      </w:r>
      <w:r w:rsidR="00C8107B">
        <w:rPr>
          <w:rFonts w:ascii="Arial" w:hAnsi="Arial" w:cs="Arial"/>
        </w:rPr>
        <w:t xml:space="preserve">r eine noch steilere Lernkurve </w:t>
      </w:r>
      <w:del w:id="16" w:author="David Döbele" w:date="2023-02-14T19:11:00Z">
        <w:r w:rsidR="00C8107B" w:rsidDel="00A101C8">
          <w:rPr>
            <w:rFonts w:ascii="Arial" w:hAnsi="Arial" w:cs="Arial"/>
          </w:rPr>
          <w:delText xml:space="preserve">und </w:delText>
        </w:r>
      </w:del>
      <w:ins w:id="17" w:author="David Döbele" w:date="2023-02-14T19:11:00Z">
        <w:r w:rsidR="00A101C8">
          <w:rPr>
            <w:rFonts w:ascii="Arial" w:hAnsi="Arial" w:cs="Arial"/>
          </w:rPr>
          <w:t>sowie die Möglichkeit,</w:t>
        </w:r>
        <w:r w:rsidR="00A101C8">
          <w:rPr>
            <w:rFonts w:ascii="Arial" w:hAnsi="Arial" w:cs="Arial"/>
          </w:rPr>
          <w:t xml:space="preserve"> </w:t>
        </w:r>
      </w:ins>
      <w:r w:rsidR="00790BA3">
        <w:rPr>
          <w:rFonts w:ascii="Arial" w:hAnsi="Arial" w:cs="Arial"/>
        </w:rPr>
        <w:t xml:space="preserve">meine eigenen Ideen </w:t>
      </w:r>
      <w:r>
        <w:rPr>
          <w:rFonts w:ascii="Arial" w:hAnsi="Arial" w:cs="Arial"/>
        </w:rPr>
        <w:t>einbringen zu dürfen und mein volles Potenzial aus</w:t>
      </w:r>
      <w:r w:rsidR="00C8107B">
        <w:rPr>
          <w:rFonts w:ascii="Arial" w:hAnsi="Arial" w:cs="Arial"/>
        </w:rPr>
        <w:t>zu</w:t>
      </w:r>
      <w:r>
        <w:rPr>
          <w:rFonts w:ascii="Arial" w:hAnsi="Arial" w:cs="Arial"/>
        </w:rPr>
        <w:t>schöpfe</w:t>
      </w:r>
      <w:r w:rsidR="00790BA3">
        <w:rPr>
          <w:rFonts w:ascii="Arial" w:hAnsi="Arial" w:cs="Arial"/>
        </w:rPr>
        <w:t>n</w:t>
      </w:r>
      <w:r w:rsidR="00C8107B">
        <w:rPr>
          <w:rFonts w:ascii="Arial" w:hAnsi="Arial" w:cs="Arial"/>
        </w:rPr>
        <w:t xml:space="preserve">. </w:t>
      </w:r>
      <w:r w:rsidR="00790BA3">
        <w:rPr>
          <w:rFonts w:ascii="Arial" w:hAnsi="Arial" w:cs="Arial"/>
        </w:rPr>
        <w:t>Ich bin mir sicher, dass</w:t>
      </w:r>
      <w:r>
        <w:rPr>
          <w:rFonts w:ascii="Arial" w:hAnsi="Arial" w:cs="Arial"/>
        </w:rPr>
        <w:t xml:space="preserve"> meine Zielstrebigkeit, meine hohe Einsatzbereitschaft und mein starkes Interesse an der Wi</w:t>
      </w:r>
      <w:r w:rsidR="008B4C53">
        <w:rPr>
          <w:rFonts w:ascii="Arial" w:hAnsi="Arial" w:cs="Arial"/>
        </w:rPr>
        <w:t>rtschaft eine Bereicherung für S</w:t>
      </w:r>
      <w:r>
        <w:rPr>
          <w:rFonts w:ascii="Arial" w:hAnsi="Arial" w:cs="Arial"/>
        </w:rPr>
        <w:t>ie sein werde</w:t>
      </w:r>
      <w:r w:rsidR="00782281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 </w:t>
      </w:r>
      <w:r w:rsidRPr="009E23C1">
        <w:rPr>
          <w:rFonts w:ascii="Arial" w:hAnsi="Arial" w:cs="Arial"/>
        </w:rPr>
        <w:t>und würde mich sehr darüber freuen, Sie im As</w:t>
      </w:r>
      <w:r w:rsidR="00790BA3">
        <w:rPr>
          <w:rFonts w:ascii="Arial" w:hAnsi="Arial" w:cs="Arial"/>
        </w:rPr>
        <w:t xml:space="preserve">sessment-Center von </w:t>
      </w:r>
      <w:r w:rsidRPr="009E23C1">
        <w:rPr>
          <w:rFonts w:ascii="Arial" w:hAnsi="Arial" w:cs="Arial"/>
        </w:rPr>
        <w:t xml:space="preserve">meinen Kompetenzen </w:t>
      </w:r>
      <w:r w:rsidR="00790BA3">
        <w:rPr>
          <w:rFonts w:ascii="Arial" w:hAnsi="Arial" w:cs="Arial"/>
        </w:rPr>
        <w:t xml:space="preserve">und mir </w:t>
      </w:r>
      <w:r w:rsidRPr="009E23C1">
        <w:rPr>
          <w:rFonts w:ascii="Arial" w:hAnsi="Arial" w:cs="Arial"/>
        </w:rPr>
        <w:t>überzeugen zu dürfen.</w:t>
      </w:r>
    </w:p>
    <w:p w14:paraId="435CFB34" w14:textId="77777777" w:rsidR="00442DC6" w:rsidRPr="00E37E4C" w:rsidRDefault="00442DC6" w:rsidP="00C64911">
      <w:pPr>
        <w:spacing w:after="0"/>
        <w:jc w:val="both"/>
        <w:rPr>
          <w:rFonts w:ascii="Arial" w:hAnsi="Arial" w:cs="Arial"/>
        </w:rPr>
      </w:pPr>
    </w:p>
    <w:p w14:paraId="611DCFD5" w14:textId="77777777" w:rsidR="00442DC6" w:rsidRPr="00E37E4C" w:rsidRDefault="00442DC6" w:rsidP="00C64911">
      <w:pPr>
        <w:spacing w:after="0"/>
        <w:jc w:val="both"/>
        <w:rPr>
          <w:rFonts w:ascii="Arial" w:hAnsi="Arial" w:cs="Arial"/>
        </w:rPr>
      </w:pPr>
      <w:r w:rsidRPr="00E37E4C">
        <w:rPr>
          <w:rFonts w:ascii="Arial" w:hAnsi="Arial" w:cs="Arial"/>
        </w:rPr>
        <w:t>Mit freundlichen Grüßen</w:t>
      </w:r>
    </w:p>
    <w:p w14:paraId="4FBB0554" w14:textId="316F42B6" w:rsidR="00442DC6" w:rsidRPr="00E37E4C" w:rsidRDefault="00442DC6" w:rsidP="00C64911">
      <w:pPr>
        <w:spacing w:after="0"/>
        <w:jc w:val="both"/>
        <w:rPr>
          <w:rFonts w:ascii="Arial" w:hAnsi="Arial" w:cs="Arial"/>
        </w:rPr>
      </w:pPr>
      <w:r w:rsidRPr="00E37E4C">
        <w:rPr>
          <w:rFonts w:ascii="Arial" w:hAnsi="Arial" w:cs="Arial"/>
        </w:rPr>
        <w:t>Unterschrift</w:t>
      </w:r>
    </w:p>
    <w:p w14:paraId="145F141D" w14:textId="1E9367C4" w:rsidR="001C1BBF" w:rsidRPr="00E37E4C" w:rsidRDefault="001C1BBF" w:rsidP="00C64911">
      <w:pPr>
        <w:spacing w:after="0"/>
        <w:jc w:val="both"/>
        <w:rPr>
          <w:rFonts w:ascii="Arial" w:hAnsi="Arial" w:cs="Arial"/>
        </w:rPr>
      </w:pPr>
    </w:p>
    <w:p w14:paraId="18008BC5" w14:textId="67FEB591" w:rsidR="001C1BBF" w:rsidRPr="00E37E4C" w:rsidRDefault="001C1BBF" w:rsidP="00C64911">
      <w:pPr>
        <w:spacing w:after="0"/>
        <w:jc w:val="both"/>
        <w:rPr>
          <w:rFonts w:ascii="Arial" w:hAnsi="Arial" w:cs="Arial"/>
        </w:rPr>
      </w:pPr>
    </w:p>
    <w:p w14:paraId="318873F0" w14:textId="5AD4861E" w:rsidR="001C1BBF" w:rsidRPr="00E37E4C" w:rsidRDefault="001C1BBF" w:rsidP="00C64911">
      <w:pPr>
        <w:spacing w:after="0"/>
        <w:jc w:val="both"/>
        <w:rPr>
          <w:rFonts w:ascii="Arial" w:hAnsi="Arial" w:cs="Arial"/>
        </w:rPr>
      </w:pPr>
    </w:p>
    <w:p w14:paraId="262A1520" w14:textId="77777777" w:rsidR="001C1BBF" w:rsidRPr="00E37E4C" w:rsidRDefault="001C1BBF" w:rsidP="00C64911">
      <w:pPr>
        <w:spacing w:after="0"/>
        <w:jc w:val="both"/>
        <w:rPr>
          <w:rFonts w:ascii="Arial" w:hAnsi="Arial" w:cs="Arial"/>
        </w:rPr>
      </w:pPr>
    </w:p>
    <w:p w14:paraId="6372629B" w14:textId="77777777" w:rsidR="001F2F69" w:rsidRPr="00E37E4C" w:rsidRDefault="001F2F69" w:rsidP="00C64911">
      <w:pPr>
        <w:spacing w:after="0"/>
        <w:jc w:val="both"/>
        <w:rPr>
          <w:rFonts w:ascii="Arial" w:hAnsi="Arial" w:cs="Arial"/>
        </w:rPr>
      </w:pPr>
    </w:p>
    <w:p w14:paraId="790685B0" w14:textId="77777777" w:rsidR="001F2F69" w:rsidRPr="00E37E4C" w:rsidRDefault="001F2F69" w:rsidP="00C64911">
      <w:pPr>
        <w:spacing w:after="0"/>
        <w:jc w:val="both"/>
        <w:rPr>
          <w:rFonts w:ascii="Arial" w:hAnsi="Arial" w:cs="Arial"/>
        </w:rPr>
      </w:pPr>
    </w:p>
    <w:p w14:paraId="5F5D4184" w14:textId="77777777" w:rsidR="001F2F69" w:rsidRPr="00E37E4C" w:rsidRDefault="001F2F69" w:rsidP="00C64911">
      <w:pPr>
        <w:spacing w:after="0"/>
        <w:jc w:val="both"/>
        <w:rPr>
          <w:rFonts w:ascii="Arial" w:hAnsi="Arial" w:cs="Arial"/>
        </w:rPr>
      </w:pPr>
    </w:p>
    <w:p w14:paraId="215C8B10" w14:textId="77777777" w:rsidR="00AB5239" w:rsidRDefault="00AB5239" w:rsidP="00C64911">
      <w:pPr>
        <w:spacing w:after="0"/>
        <w:jc w:val="both"/>
        <w:rPr>
          <w:rFonts w:ascii="Arial" w:hAnsi="Arial" w:cs="Arial"/>
        </w:rPr>
      </w:pPr>
    </w:p>
    <w:p w14:paraId="6A0778B8" w14:textId="77777777" w:rsidR="00AB5239" w:rsidRDefault="00AB5239" w:rsidP="00C64911">
      <w:pPr>
        <w:spacing w:after="0"/>
        <w:jc w:val="both"/>
        <w:rPr>
          <w:rFonts w:ascii="Arial" w:hAnsi="Arial" w:cs="Arial"/>
        </w:rPr>
      </w:pPr>
    </w:p>
    <w:p w14:paraId="4989433D" w14:textId="77777777" w:rsidR="00AB5239" w:rsidRDefault="00AB5239" w:rsidP="00C64911">
      <w:pPr>
        <w:spacing w:after="0"/>
        <w:jc w:val="both"/>
        <w:rPr>
          <w:rFonts w:ascii="Arial" w:hAnsi="Arial" w:cs="Arial"/>
        </w:rPr>
      </w:pPr>
    </w:p>
    <w:p w14:paraId="46CF691A" w14:textId="77777777" w:rsidR="00AB5239" w:rsidRDefault="00AB5239" w:rsidP="00C64911">
      <w:pPr>
        <w:spacing w:after="0"/>
        <w:jc w:val="both"/>
        <w:rPr>
          <w:rFonts w:ascii="Arial" w:hAnsi="Arial" w:cs="Arial"/>
        </w:rPr>
      </w:pPr>
    </w:p>
    <w:p w14:paraId="7D1F139A" w14:textId="77777777" w:rsidR="00AB5239" w:rsidRDefault="00AB5239" w:rsidP="00C64911">
      <w:pPr>
        <w:spacing w:after="0"/>
        <w:jc w:val="both"/>
        <w:rPr>
          <w:rFonts w:ascii="Arial" w:hAnsi="Arial" w:cs="Arial"/>
        </w:rPr>
      </w:pPr>
    </w:p>
    <w:p w14:paraId="2CA6FD28" w14:textId="77777777" w:rsidR="00AB5239" w:rsidRDefault="00AB5239" w:rsidP="00C64911">
      <w:pPr>
        <w:spacing w:after="0"/>
        <w:jc w:val="both"/>
        <w:rPr>
          <w:rFonts w:ascii="Arial" w:hAnsi="Arial" w:cs="Arial"/>
        </w:rPr>
      </w:pPr>
    </w:p>
    <w:p w14:paraId="57C98C9B" w14:textId="77777777" w:rsidR="00AB5239" w:rsidRDefault="00AB5239" w:rsidP="00C64911">
      <w:pPr>
        <w:spacing w:after="0"/>
        <w:jc w:val="both"/>
        <w:rPr>
          <w:rFonts w:ascii="Arial" w:hAnsi="Arial" w:cs="Arial"/>
        </w:rPr>
      </w:pPr>
    </w:p>
    <w:p w14:paraId="00BAC83B" w14:textId="77777777" w:rsidR="00AB5239" w:rsidRDefault="00AB5239" w:rsidP="00C64911">
      <w:pPr>
        <w:spacing w:after="0"/>
        <w:jc w:val="both"/>
        <w:rPr>
          <w:rFonts w:ascii="Arial" w:hAnsi="Arial" w:cs="Arial"/>
        </w:rPr>
      </w:pPr>
    </w:p>
    <w:p w14:paraId="52BFDDFC" w14:textId="77777777" w:rsidR="00AB5239" w:rsidRDefault="00AB5239" w:rsidP="00C64911">
      <w:pPr>
        <w:spacing w:after="0"/>
        <w:jc w:val="both"/>
        <w:rPr>
          <w:rFonts w:ascii="Arial" w:hAnsi="Arial" w:cs="Arial"/>
        </w:rPr>
      </w:pPr>
    </w:p>
    <w:p w14:paraId="014B2929" w14:textId="77777777" w:rsidR="00AB5239" w:rsidRDefault="00AB5239" w:rsidP="00C64911">
      <w:pPr>
        <w:spacing w:after="0"/>
        <w:jc w:val="both"/>
        <w:rPr>
          <w:rFonts w:ascii="Arial" w:hAnsi="Arial" w:cs="Arial"/>
        </w:rPr>
      </w:pPr>
    </w:p>
    <w:p w14:paraId="54714103" w14:textId="77777777" w:rsidR="00AB5239" w:rsidRDefault="00AB5239" w:rsidP="00C64911">
      <w:pPr>
        <w:spacing w:after="0"/>
        <w:jc w:val="both"/>
        <w:rPr>
          <w:rFonts w:ascii="Arial" w:hAnsi="Arial" w:cs="Arial"/>
        </w:rPr>
      </w:pPr>
    </w:p>
    <w:p w14:paraId="53CE2342" w14:textId="77777777" w:rsidR="00AB5239" w:rsidRDefault="00AB5239" w:rsidP="00C64911">
      <w:pPr>
        <w:spacing w:after="0"/>
        <w:jc w:val="both"/>
        <w:rPr>
          <w:rFonts w:ascii="Arial" w:hAnsi="Arial" w:cs="Arial"/>
        </w:rPr>
      </w:pPr>
    </w:p>
    <w:p w14:paraId="6D2D1C16" w14:textId="77777777" w:rsidR="00AB5239" w:rsidRDefault="00AB5239" w:rsidP="00C64911">
      <w:pPr>
        <w:spacing w:after="0"/>
        <w:jc w:val="both"/>
        <w:rPr>
          <w:rFonts w:ascii="Arial" w:hAnsi="Arial" w:cs="Arial"/>
        </w:rPr>
      </w:pPr>
    </w:p>
    <w:p w14:paraId="4214ADE1" w14:textId="77777777" w:rsidR="00AB5239" w:rsidRDefault="00AB5239" w:rsidP="00C64911">
      <w:pPr>
        <w:spacing w:after="0"/>
        <w:jc w:val="both"/>
        <w:rPr>
          <w:rFonts w:ascii="Arial" w:hAnsi="Arial" w:cs="Arial"/>
        </w:rPr>
      </w:pPr>
    </w:p>
    <w:p w14:paraId="1C8B8CD2" w14:textId="77777777" w:rsidR="00AB5239" w:rsidRDefault="00AB5239" w:rsidP="00C64911">
      <w:pPr>
        <w:spacing w:after="0"/>
        <w:jc w:val="both"/>
        <w:rPr>
          <w:rFonts w:ascii="Arial" w:hAnsi="Arial" w:cs="Arial"/>
        </w:rPr>
      </w:pPr>
    </w:p>
    <w:p w14:paraId="6F0E5EA5" w14:textId="77777777" w:rsidR="00AB5239" w:rsidRDefault="00AB5239" w:rsidP="00C64911">
      <w:pPr>
        <w:spacing w:after="0"/>
        <w:jc w:val="both"/>
        <w:rPr>
          <w:rFonts w:ascii="Arial" w:hAnsi="Arial" w:cs="Arial"/>
        </w:rPr>
      </w:pPr>
    </w:p>
    <w:p w14:paraId="7F675053" w14:textId="77777777" w:rsidR="00AB5239" w:rsidRDefault="00AB5239" w:rsidP="00C64911">
      <w:pPr>
        <w:spacing w:after="0"/>
        <w:jc w:val="both"/>
        <w:rPr>
          <w:rFonts w:ascii="Arial" w:hAnsi="Arial" w:cs="Arial"/>
        </w:rPr>
      </w:pPr>
    </w:p>
    <w:p w14:paraId="388A905B" w14:textId="77777777" w:rsidR="00AB5239" w:rsidRDefault="00AB5239" w:rsidP="00C64911">
      <w:pPr>
        <w:spacing w:after="0"/>
        <w:jc w:val="both"/>
        <w:rPr>
          <w:rFonts w:ascii="Arial" w:hAnsi="Arial" w:cs="Arial"/>
        </w:rPr>
      </w:pPr>
    </w:p>
    <w:p w14:paraId="57182AB3" w14:textId="77777777" w:rsidR="0095091E" w:rsidRPr="009E23C1" w:rsidRDefault="0095091E" w:rsidP="00C64911">
      <w:pPr>
        <w:spacing w:after="0"/>
        <w:jc w:val="both"/>
        <w:rPr>
          <w:rFonts w:ascii="Arial" w:hAnsi="Arial" w:cs="Arial"/>
        </w:rPr>
      </w:pPr>
    </w:p>
    <w:sectPr w:rsidR="0095091E" w:rsidRPr="009E23C1" w:rsidSect="00E65B09">
      <w:pgSz w:w="11906" w:h="16838"/>
      <w:pgMar w:top="794" w:right="1134" w:bottom="39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C7010"/>
    <w:multiLevelType w:val="hybridMultilevel"/>
    <w:tmpl w:val="E18414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D04902"/>
    <w:multiLevelType w:val="hybridMultilevel"/>
    <w:tmpl w:val="076AD5D6"/>
    <w:lvl w:ilvl="0" w:tplc="FFFFFFFF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188945">
    <w:abstractNumId w:val="0"/>
  </w:num>
  <w:num w:numId="2" w16cid:durableId="196549724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6233"/>
    <w:rsid w:val="0000591C"/>
    <w:rsid w:val="00012D78"/>
    <w:rsid w:val="00014422"/>
    <w:rsid w:val="00021CD0"/>
    <w:rsid w:val="00033987"/>
    <w:rsid w:val="00034B68"/>
    <w:rsid w:val="00040243"/>
    <w:rsid w:val="000408F1"/>
    <w:rsid w:val="0004591A"/>
    <w:rsid w:val="00046459"/>
    <w:rsid w:val="00054239"/>
    <w:rsid w:val="000555E4"/>
    <w:rsid w:val="0005670D"/>
    <w:rsid w:val="00066879"/>
    <w:rsid w:val="000710B0"/>
    <w:rsid w:val="000721A8"/>
    <w:rsid w:val="0007296A"/>
    <w:rsid w:val="00072DCA"/>
    <w:rsid w:val="00073C82"/>
    <w:rsid w:val="00075EDF"/>
    <w:rsid w:val="0008040D"/>
    <w:rsid w:val="00081359"/>
    <w:rsid w:val="00086D8D"/>
    <w:rsid w:val="00087BA9"/>
    <w:rsid w:val="000A050E"/>
    <w:rsid w:val="000A154E"/>
    <w:rsid w:val="000A5AB8"/>
    <w:rsid w:val="000A6678"/>
    <w:rsid w:val="000A6AE0"/>
    <w:rsid w:val="000A7DEB"/>
    <w:rsid w:val="000B3372"/>
    <w:rsid w:val="000C55DE"/>
    <w:rsid w:val="000C5B2C"/>
    <w:rsid w:val="000D6FB4"/>
    <w:rsid w:val="000E4745"/>
    <w:rsid w:val="000F371C"/>
    <w:rsid w:val="0010107F"/>
    <w:rsid w:val="00113EFB"/>
    <w:rsid w:val="00115CC9"/>
    <w:rsid w:val="00117141"/>
    <w:rsid w:val="00117F83"/>
    <w:rsid w:val="001217AE"/>
    <w:rsid w:val="00124A16"/>
    <w:rsid w:val="00126C90"/>
    <w:rsid w:val="001309B8"/>
    <w:rsid w:val="00130C01"/>
    <w:rsid w:val="001318E1"/>
    <w:rsid w:val="00134E1A"/>
    <w:rsid w:val="0014685C"/>
    <w:rsid w:val="00146C8E"/>
    <w:rsid w:val="00152DF9"/>
    <w:rsid w:val="0015561B"/>
    <w:rsid w:val="00155BB3"/>
    <w:rsid w:val="00156A98"/>
    <w:rsid w:val="0015708F"/>
    <w:rsid w:val="00163D98"/>
    <w:rsid w:val="00164B6A"/>
    <w:rsid w:val="001669DB"/>
    <w:rsid w:val="00167461"/>
    <w:rsid w:val="00171D11"/>
    <w:rsid w:val="00172DFB"/>
    <w:rsid w:val="0018081F"/>
    <w:rsid w:val="001819B1"/>
    <w:rsid w:val="00182264"/>
    <w:rsid w:val="00185D09"/>
    <w:rsid w:val="001868CE"/>
    <w:rsid w:val="00190451"/>
    <w:rsid w:val="00195699"/>
    <w:rsid w:val="00196DE2"/>
    <w:rsid w:val="001A3595"/>
    <w:rsid w:val="001A4522"/>
    <w:rsid w:val="001A64DE"/>
    <w:rsid w:val="001B029A"/>
    <w:rsid w:val="001C17FC"/>
    <w:rsid w:val="001C1BBF"/>
    <w:rsid w:val="001D079A"/>
    <w:rsid w:val="001D54BC"/>
    <w:rsid w:val="001E0088"/>
    <w:rsid w:val="001E0903"/>
    <w:rsid w:val="001E1EE7"/>
    <w:rsid w:val="001F2F69"/>
    <w:rsid w:val="001F6B1D"/>
    <w:rsid w:val="002042CB"/>
    <w:rsid w:val="002062F6"/>
    <w:rsid w:val="00212042"/>
    <w:rsid w:val="002159CE"/>
    <w:rsid w:val="002213EE"/>
    <w:rsid w:val="00221425"/>
    <w:rsid w:val="0023051B"/>
    <w:rsid w:val="00235C2C"/>
    <w:rsid w:val="0023683A"/>
    <w:rsid w:val="002409F2"/>
    <w:rsid w:val="002467A0"/>
    <w:rsid w:val="002536DC"/>
    <w:rsid w:val="00255EC1"/>
    <w:rsid w:val="00257D2A"/>
    <w:rsid w:val="00264191"/>
    <w:rsid w:val="0026485F"/>
    <w:rsid w:val="00267C67"/>
    <w:rsid w:val="0027047C"/>
    <w:rsid w:val="002708C2"/>
    <w:rsid w:val="00274324"/>
    <w:rsid w:val="0028788A"/>
    <w:rsid w:val="00294292"/>
    <w:rsid w:val="002952E0"/>
    <w:rsid w:val="002A0DFF"/>
    <w:rsid w:val="002A47DC"/>
    <w:rsid w:val="002A5B9F"/>
    <w:rsid w:val="002A7AED"/>
    <w:rsid w:val="002B15FA"/>
    <w:rsid w:val="002B66A5"/>
    <w:rsid w:val="002B7617"/>
    <w:rsid w:val="002C3888"/>
    <w:rsid w:val="002D309E"/>
    <w:rsid w:val="002D594E"/>
    <w:rsid w:val="002E1B3A"/>
    <w:rsid w:val="002E3476"/>
    <w:rsid w:val="002E39B8"/>
    <w:rsid w:val="002F16E0"/>
    <w:rsid w:val="002F51FA"/>
    <w:rsid w:val="0030298C"/>
    <w:rsid w:val="00311A15"/>
    <w:rsid w:val="00321EEA"/>
    <w:rsid w:val="003250EA"/>
    <w:rsid w:val="00331EAE"/>
    <w:rsid w:val="00331F5A"/>
    <w:rsid w:val="00335255"/>
    <w:rsid w:val="003421B1"/>
    <w:rsid w:val="00344DB6"/>
    <w:rsid w:val="003523DC"/>
    <w:rsid w:val="00354231"/>
    <w:rsid w:val="00363458"/>
    <w:rsid w:val="0037193A"/>
    <w:rsid w:val="00375D2D"/>
    <w:rsid w:val="00376161"/>
    <w:rsid w:val="003811BC"/>
    <w:rsid w:val="003822DD"/>
    <w:rsid w:val="0038671F"/>
    <w:rsid w:val="003947A8"/>
    <w:rsid w:val="00397A69"/>
    <w:rsid w:val="003B3C1E"/>
    <w:rsid w:val="003D464F"/>
    <w:rsid w:val="003D5D1E"/>
    <w:rsid w:val="003D6CEC"/>
    <w:rsid w:val="003F3229"/>
    <w:rsid w:val="003F3290"/>
    <w:rsid w:val="003F688C"/>
    <w:rsid w:val="0040418F"/>
    <w:rsid w:val="004069E0"/>
    <w:rsid w:val="00415261"/>
    <w:rsid w:val="00415608"/>
    <w:rsid w:val="00417A5C"/>
    <w:rsid w:val="00420B0B"/>
    <w:rsid w:val="00422C60"/>
    <w:rsid w:val="00424CAF"/>
    <w:rsid w:val="00433033"/>
    <w:rsid w:val="00434D23"/>
    <w:rsid w:val="00436A33"/>
    <w:rsid w:val="0043734E"/>
    <w:rsid w:val="004403CB"/>
    <w:rsid w:val="00442DC6"/>
    <w:rsid w:val="00451898"/>
    <w:rsid w:val="00453C2F"/>
    <w:rsid w:val="00454C0B"/>
    <w:rsid w:val="004557F2"/>
    <w:rsid w:val="0045713F"/>
    <w:rsid w:val="0046226E"/>
    <w:rsid w:val="004657E6"/>
    <w:rsid w:val="0047108A"/>
    <w:rsid w:val="00472D94"/>
    <w:rsid w:val="00474BD2"/>
    <w:rsid w:val="00474FC2"/>
    <w:rsid w:val="004805A7"/>
    <w:rsid w:val="00480A02"/>
    <w:rsid w:val="00480DC0"/>
    <w:rsid w:val="00481D7B"/>
    <w:rsid w:val="004865BA"/>
    <w:rsid w:val="004901A9"/>
    <w:rsid w:val="00492923"/>
    <w:rsid w:val="00493FE8"/>
    <w:rsid w:val="004A1501"/>
    <w:rsid w:val="004A615C"/>
    <w:rsid w:val="004B2006"/>
    <w:rsid w:val="004B4441"/>
    <w:rsid w:val="004B4510"/>
    <w:rsid w:val="004C156C"/>
    <w:rsid w:val="004C16E1"/>
    <w:rsid w:val="004C174A"/>
    <w:rsid w:val="004C2332"/>
    <w:rsid w:val="004C7872"/>
    <w:rsid w:val="004E2285"/>
    <w:rsid w:val="004E78E5"/>
    <w:rsid w:val="004F0082"/>
    <w:rsid w:val="00500EFA"/>
    <w:rsid w:val="00501890"/>
    <w:rsid w:val="00501E22"/>
    <w:rsid w:val="00506322"/>
    <w:rsid w:val="00507BBD"/>
    <w:rsid w:val="00517446"/>
    <w:rsid w:val="00517806"/>
    <w:rsid w:val="005241B3"/>
    <w:rsid w:val="0053046D"/>
    <w:rsid w:val="00535B17"/>
    <w:rsid w:val="005407D6"/>
    <w:rsid w:val="00542F06"/>
    <w:rsid w:val="00553EC8"/>
    <w:rsid w:val="005552DC"/>
    <w:rsid w:val="00555667"/>
    <w:rsid w:val="005624FF"/>
    <w:rsid w:val="00565354"/>
    <w:rsid w:val="005705F7"/>
    <w:rsid w:val="00570B1D"/>
    <w:rsid w:val="00574140"/>
    <w:rsid w:val="005758EB"/>
    <w:rsid w:val="005762CF"/>
    <w:rsid w:val="005842A0"/>
    <w:rsid w:val="005875EE"/>
    <w:rsid w:val="00590834"/>
    <w:rsid w:val="00590E7F"/>
    <w:rsid w:val="00591CA0"/>
    <w:rsid w:val="00592299"/>
    <w:rsid w:val="00593C9C"/>
    <w:rsid w:val="00596941"/>
    <w:rsid w:val="005A0486"/>
    <w:rsid w:val="005A3456"/>
    <w:rsid w:val="005B229A"/>
    <w:rsid w:val="005B231F"/>
    <w:rsid w:val="005B2E2A"/>
    <w:rsid w:val="005B77C6"/>
    <w:rsid w:val="005B7D00"/>
    <w:rsid w:val="005C55F7"/>
    <w:rsid w:val="005D67D2"/>
    <w:rsid w:val="005D7D49"/>
    <w:rsid w:val="005E00BC"/>
    <w:rsid w:val="005E0E5B"/>
    <w:rsid w:val="005E576F"/>
    <w:rsid w:val="005E5827"/>
    <w:rsid w:val="005E63B8"/>
    <w:rsid w:val="005F2FB8"/>
    <w:rsid w:val="005F350B"/>
    <w:rsid w:val="005F3ABC"/>
    <w:rsid w:val="005F5061"/>
    <w:rsid w:val="005F7185"/>
    <w:rsid w:val="00603752"/>
    <w:rsid w:val="0060798E"/>
    <w:rsid w:val="00616BA7"/>
    <w:rsid w:val="006315CA"/>
    <w:rsid w:val="00632F05"/>
    <w:rsid w:val="0063723B"/>
    <w:rsid w:val="00637F6D"/>
    <w:rsid w:val="00647413"/>
    <w:rsid w:val="006502BE"/>
    <w:rsid w:val="00654057"/>
    <w:rsid w:val="00656888"/>
    <w:rsid w:val="006616C1"/>
    <w:rsid w:val="00666585"/>
    <w:rsid w:val="00685E88"/>
    <w:rsid w:val="006A2323"/>
    <w:rsid w:val="006A7895"/>
    <w:rsid w:val="006B0A85"/>
    <w:rsid w:val="006B302C"/>
    <w:rsid w:val="006B7BCA"/>
    <w:rsid w:val="006D2592"/>
    <w:rsid w:val="006D5181"/>
    <w:rsid w:val="006E2A8D"/>
    <w:rsid w:val="006F00D6"/>
    <w:rsid w:val="006F28F2"/>
    <w:rsid w:val="006F56F7"/>
    <w:rsid w:val="006F58EC"/>
    <w:rsid w:val="006F7104"/>
    <w:rsid w:val="00700B28"/>
    <w:rsid w:val="00700E10"/>
    <w:rsid w:val="00706233"/>
    <w:rsid w:val="00713D57"/>
    <w:rsid w:val="00723C3F"/>
    <w:rsid w:val="0072446B"/>
    <w:rsid w:val="007251EA"/>
    <w:rsid w:val="007340D7"/>
    <w:rsid w:val="00734414"/>
    <w:rsid w:val="007401D2"/>
    <w:rsid w:val="0074224B"/>
    <w:rsid w:val="0074226B"/>
    <w:rsid w:val="00742757"/>
    <w:rsid w:val="007472BD"/>
    <w:rsid w:val="00754824"/>
    <w:rsid w:val="00755A3D"/>
    <w:rsid w:val="00763114"/>
    <w:rsid w:val="00763274"/>
    <w:rsid w:val="007675B1"/>
    <w:rsid w:val="00782281"/>
    <w:rsid w:val="007851DD"/>
    <w:rsid w:val="00785B00"/>
    <w:rsid w:val="00790BA3"/>
    <w:rsid w:val="00792332"/>
    <w:rsid w:val="00797EF1"/>
    <w:rsid w:val="007A3246"/>
    <w:rsid w:val="007A64C5"/>
    <w:rsid w:val="007A719D"/>
    <w:rsid w:val="007B1B2B"/>
    <w:rsid w:val="007B283D"/>
    <w:rsid w:val="007B71A6"/>
    <w:rsid w:val="007C0052"/>
    <w:rsid w:val="007C4721"/>
    <w:rsid w:val="007C59D2"/>
    <w:rsid w:val="007D3834"/>
    <w:rsid w:val="007D522C"/>
    <w:rsid w:val="007E3DAF"/>
    <w:rsid w:val="007E4326"/>
    <w:rsid w:val="007F0344"/>
    <w:rsid w:val="007F0FC9"/>
    <w:rsid w:val="007F48DF"/>
    <w:rsid w:val="007F7EA0"/>
    <w:rsid w:val="008049F7"/>
    <w:rsid w:val="00807293"/>
    <w:rsid w:val="00810CE3"/>
    <w:rsid w:val="00811D5C"/>
    <w:rsid w:val="008133AB"/>
    <w:rsid w:val="0081350A"/>
    <w:rsid w:val="00814D2D"/>
    <w:rsid w:val="00814E77"/>
    <w:rsid w:val="00814F4B"/>
    <w:rsid w:val="008226ED"/>
    <w:rsid w:val="008231AA"/>
    <w:rsid w:val="00827C90"/>
    <w:rsid w:val="00835468"/>
    <w:rsid w:val="0083750F"/>
    <w:rsid w:val="00837ADB"/>
    <w:rsid w:val="008428CF"/>
    <w:rsid w:val="0085213A"/>
    <w:rsid w:val="008565FD"/>
    <w:rsid w:val="00857C6F"/>
    <w:rsid w:val="008657E3"/>
    <w:rsid w:val="00865BF3"/>
    <w:rsid w:val="0086704D"/>
    <w:rsid w:val="00867CED"/>
    <w:rsid w:val="00874503"/>
    <w:rsid w:val="00875BD5"/>
    <w:rsid w:val="00883B55"/>
    <w:rsid w:val="00890A63"/>
    <w:rsid w:val="00892372"/>
    <w:rsid w:val="0089287C"/>
    <w:rsid w:val="0089337A"/>
    <w:rsid w:val="00896839"/>
    <w:rsid w:val="008A248F"/>
    <w:rsid w:val="008B402E"/>
    <w:rsid w:val="008B4C53"/>
    <w:rsid w:val="008C27C1"/>
    <w:rsid w:val="008D1877"/>
    <w:rsid w:val="008D38BB"/>
    <w:rsid w:val="008D6664"/>
    <w:rsid w:val="008D7CDB"/>
    <w:rsid w:val="008E0888"/>
    <w:rsid w:val="008E100E"/>
    <w:rsid w:val="008E3766"/>
    <w:rsid w:val="008E4BA9"/>
    <w:rsid w:val="008E7A27"/>
    <w:rsid w:val="008E7D17"/>
    <w:rsid w:val="008F7772"/>
    <w:rsid w:val="00904D22"/>
    <w:rsid w:val="00914819"/>
    <w:rsid w:val="00914D9B"/>
    <w:rsid w:val="00916A80"/>
    <w:rsid w:val="00923389"/>
    <w:rsid w:val="00927742"/>
    <w:rsid w:val="00931B56"/>
    <w:rsid w:val="009332EF"/>
    <w:rsid w:val="00933FA9"/>
    <w:rsid w:val="00936C37"/>
    <w:rsid w:val="0095091E"/>
    <w:rsid w:val="00957781"/>
    <w:rsid w:val="009647FE"/>
    <w:rsid w:val="00974026"/>
    <w:rsid w:val="00976C49"/>
    <w:rsid w:val="00976DB4"/>
    <w:rsid w:val="009848D5"/>
    <w:rsid w:val="00991E04"/>
    <w:rsid w:val="009A009B"/>
    <w:rsid w:val="009A15BE"/>
    <w:rsid w:val="009A256E"/>
    <w:rsid w:val="009A48D8"/>
    <w:rsid w:val="009A4911"/>
    <w:rsid w:val="009C2BCD"/>
    <w:rsid w:val="009D07DC"/>
    <w:rsid w:val="009D3290"/>
    <w:rsid w:val="009D3BBF"/>
    <w:rsid w:val="009D3F88"/>
    <w:rsid w:val="009D49CF"/>
    <w:rsid w:val="009E23C1"/>
    <w:rsid w:val="009E24C6"/>
    <w:rsid w:val="009F46A7"/>
    <w:rsid w:val="00A05CBF"/>
    <w:rsid w:val="00A07876"/>
    <w:rsid w:val="00A07A95"/>
    <w:rsid w:val="00A101C8"/>
    <w:rsid w:val="00A1282E"/>
    <w:rsid w:val="00A13888"/>
    <w:rsid w:val="00A14247"/>
    <w:rsid w:val="00A15F56"/>
    <w:rsid w:val="00A176B3"/>
    <w:rsid w:val="00A2098A"/>
    <w:rsid w:val="00A26605"/>
    <w:rsid w:val="00A26D9C"/>
    <w:rsid w:val="00A40D57"/>
    <w:rsid w:val="00A44493"/>
    <w:rsid w:val="00A53760"/>
    <w:rsid w:val="00A53CC6"/>
    <w:rsid w:val="00A57C3A"/>
    <w:rsid w:val="00A64F33"/>
    <w:rsid w:val="00A71DC4"/>
    <w:rsid w:val="00A7455E"/>
    <w:rsid w:val="00A74F72"/>
    <w:rsid w:val="00A77C10"/>
    <w:rsid w:val="00A8011E"/>
    <w:rsid w:val="00A832E8"/>
    <w:rsid w:val="00A97E67"/>
    <w:rsid w:val="00AA0F83"/>
    <w:rsid w:val="00AA2791"/>
    <w:rsid w:val="00AA4C7C"/>
    <w:rsid w:val="00AB0149"/>
    <w:rsid w:val="00AB4CD0"/>
    <w:rsid w:val="00AB5239"/>
    <w:rsid w:val="00AC61EE"/>
    <w:rsid w:val="00AC66C4"/>
    <w:rsid w:val="00AC7086"/>
    <w:rsid w:val="00AD0954"/>
    <w:rsid w:val="00AE03AF"/>
    <w:rsid w:val="00AE26F5"/>
    <w:rsid w:val="00AE2B53"/>
    <w:rsid w:val="00AE3A33"/>
    <w:rsid w:val="00AE4F77"/>
    <w:rsid w:val="00AF4AB8"/>
    <w:rsid w:val="00AF70C5"/>
    <w:rsid w:val="00B01AA4"/>
    <w:rsid w:val="00B06622"/>
    <w:rsid w:val="00B13122"/>
    <w:rsid w:val="00B135CE"/>
    <w:rsid w:val="00B145AC"/>
    <w:rsid w:val="00B21EE7"/>
    <w:rsid w:val="00B23151"/>
    <w:rsid w:val="00B24D5A"/>
    <w:rsid w:val="00B25F67"/>
    <w:rsid w:val="00B26367"/>
    <w:rsid w:val="00B3326E"/>
    <w:rsid w:val="00B339B8"/>
    <w:rsid w:val="00B346A7"/>
    <w:rsid w:val="00B43970"/>
    <w:rsid w:val="00B4565E"/>
    <w:rsid w:val="00B50A34"/>
    <w:rsid w:val="00B5106E"/>
    <w:rsid w:val="00B54C38"/>
    <w:rsid w:val="00B550FF"/>
    <w:rsid w:val="00B5613E"/>
    <w:rsid w:val="00B57CB1"/>
    <w:rsid w:val="00B646AE"/>
    <w:rsid w:val="00B73D33"/>
    <w:rsid w:val="00B77DCE"/>
    <w:rsid w:val="00B81B0E"/>
    <w:rsid w:val="00B82083"/>
    <w:rsid w:val="00B83302"/>
    <w:rsid w:val="00B879E8"/>
    <w:rsid w:val="00B87CA9"/>
    <w:rsid w:val="00B92588"/>
    <w:rsid w:val="00B9666E"/>
    <w:rsid w:val="00BB2AC2"/>
    <w:rsid w:val="00BB3512"/>
    <w:rsid w:val="00BB3C75"/>
    <w:rsid w:val="00BB710A"/>
    <w:rsid w:val="00BB7A18"/>
    <w:rsid w:val="00BD49C3"/>
    <w:rsid w:val="00BE242F"/>
    <w:rsid w:val="00BF0F78"/>
    <w:rsid w:val="00BF522D"/>
    <w:rsid w:val="00C00234"/>
    <w:rsid w:val="00C00C18"/>
    <w:rsid w:val="00C0214A"/>
    <w:rsid w:val="00C030C1"/>
    <w:rsid w:val="00C055F3"/>
    <w:rsid w:val="00C1013B"/>
    <w:rsid w:val="00C15387"/>
    <w:rsid w:val="00C1562F"/>
    <w:rsid w:val="00C22937"/>
    <w:rsid w:val="00C231DB"/>
    <w:rsid w:val="00C30123"/>
    <w:rsid w:val="00C367CB"/>
    <w:rsid w:val="00C4772F"/>
    <w:rsid w:val="00C618E7"/>
    <w:rsid w:val="00C64911"/>
    <w:rsid w:val="00C6717B"/>
    <w:rsid w:val="00C70EE0"/>
    <w:rsid w:val="00C71380"/>
    <w:rsid w:val="00C8107B"/>
    <w:rsid w:val="00C8239E"/>
    <w:rsid w:val="00C84357"/>
    <w:rsid w:val="00C87F5C"/>
    <w:rsid w:val="00C9003C"/>
    <w:rsid w:val="00C97ECA"/>
    <w:rsid w:val="00CA1160"/>
    <w:rsid w:val="00CA52E1"/>
    <w:rsid w:val="00CA702E"/>
    <w:rsid w:val="00CA7350"/>
    <w:rsid w:val="00CB2055"/>
    <w:rsid w:val="00CB5515"/>
    <w:rsid w:val="00CB6201"/>
    <w:rsid w:val="00CB639D"/>
    <w:rsid w:val="00CC69F2"/>
    <w:rsid w:val="00CD51E6"/>
    <w:rsid w:val="00CE094D"/>
    <w:rsid w:val="00CE433B"/>
    <w:rsid w:val="00CE6F81"/>
    <w:rsid w:val="00CF2C9E"/>
    <w:rsid w:val="00CF64B8"/>
    <w:rsid w:val="00D03350"/>
    <w:rsid w:val="00D12F08"/>
    <w:rsid w:val="00D15144"/>
    <w:rsid w:val="00D15F02"/>
    <w:rsid w:val="00D16349"/>
    <w:rsid w:val="00D30CEA"/>
    <w:rsid w:val="00D4093B"/>
    <w:rsid w:val="00D41189"/>
    <w:rsid w:val="00D419A6"/>
    <w:rsid w:val="00D47E30"/>
    <w:rsid w:val="00D50598"/>
    <w:rsid w:val="00D5592F"/>
    <w:rsid w:val="00D70E76"/>
    <w:rsid w:val="00D71B86"/>
    <w:rsid w:val="00D71D8E"/>
    <w:rsid w:val="00D74696"/>
    <w:rsid w:val="00D7583B"/>
    <w:rsid w:val="00D76C64"/>
    <w:rsid w:val="00D82BBA"/>
    <w:rsid w:val="00D87AD6"/>
    <w:rsid w:val="00D9281A"/>
    <w:rsid w:val="00D96AFD"/>
    <w:rsid w:val="00D9764D"/>
    <w:rsid w:val="00DA3404"/>
    <w:rsid w:val="00DA524B"/>
    <w:rsid w:val="00DB471D"/>
    <w:rsid w:val="00DB4C7B"/>
    <w:rsid w:val="00DC47A7"/>
    <w:rsid w:val="00DD1863"/>
    <w:rsid w:val="00DD3349"/>
    <w:rsid w:val="00DD54E1"/>
    <w:rsid w:val="00DD6747"/>
    <w:rsid w:val="00DE1FBC"/>
    <w:rsid w:val="00DE5C3D"/>
    <w:rsid w:val="00DF0532"/>
    <w:rsid w:val="00DF0E2F"/>
    <w:rsid w:val="00DF11E6"/>
    <w:rsid w:val="00DF4125"/>
    <w:rsid w:val="00DF6BC7"/>
    <w:rsid w:val="00E00031"/>
    <w:rsid w:val="00E02500"/>
    <w:rsid w:val="00E10B8A"/>
    <w:rsid w:val="00E12ED8"/>
    <w:rsid w:val="00E162C9"/>
    <w:rsid w:val="00E20DC7"/>
    <w:rsid w:val="00E24CFB"/>
    <w:rsid w:val="00E3005D"/>
    <w:rsid w:val="00E30491"/>
    <w:rsid w:val="00E352C0"/>
    <w:rsid w:val="00E37E4C"/>
    <w:rsid w:val="00E473ED"/>
    <w:rsid w:val="00E47DAF"/>
    <w:rsid w:val="00E5585C"/>
    <w:rsid w:val="00E56C25"/>
    <w:rsid w:val="00E624A0"/>
    <w:rsid w:val="00E62550"/>
    <w:rsid w:val="00E635E5"/>
    <w:rsid w:val="00E658C0"/>
    <w:rsid w:val="00E65B09"/>
    <w:rsid w:val="00E67E56"/>
    <w:rsid w:val="00E7512C"/>
    <w:rsid w:val="00E83116"/>
    <w:rsid w:val="00E87DD1"/>
    <w:rsid w:val="00E914E5"/>
    <w:rsid w:val="00E91B86"/>
    <w:rsid w:val="00E92AEE"/>
    <w:rsid w:val="00EA0CBD"/>
    <w:rsid w:val="00EA3049"/>
    <w:rsid w:val="00EA6CEC"/>
    <w:rsid w:val="00EA7AC2"/>
    <w:rsid w:val="00EB0816"/>
    <w:rsid w:val="00EB66CB"/>
    <w:rsid w:val="00EC000C"/>
    <w:rsid w:val="00EC4590"/>
    <w:rsid w:val="00EC5FA5"/>
    <w:rsid w:val="00EC6D8B"/>
    <w:rsid w:val="00EC7B47"/>
    <w:rsid w:val="00ED0AD9"/>
    <w:rsid w:val="00ED218C"/>
    <w:rsid w:val="00ED47F9"/>
    <w:rsid w:val="00EF2FD5"/>
    <w:rsid w:val="00EF494E"/>
    <w:rsid w:val="00EF78D9"/>
    <w:rsid w:val="00F11473"/>
    <w:rsid w:val="00F2514E"/>
    <w:rsid w:val="00F253C5"/>
    <w:rsid w:val="00F3058A"/>
    <w:rsid w:val="00F30624"/>
    <w:rsid w:val="00F36EFF"/>
    <w:rsid w:val="00F4717F"/>
    <w:rsid w:val="00F5301B"/>
    <w:rsid w:val="00F55CE3"/>
    <w:rsid w:val="00F55CEB"/>
    <w:rsid w:val="00F71780"/>
    <w:rsid w:val="00F74175"/>
    <w:rsid w:val="00F815D8"/>
    <w:rsid w:val="00F8240D"/>
    <w:rsid w:val="00F85B05"/>
    <w:rsid w:val="00F87DA1"/>
    <w:rsid w:val="00F92A04"/>
    <w:rsid w:val="00FA4972"/>
    <w:rsid w:val="00FA5291"/>
    <w:rsid w:val="00FB2685"/>
    <w:rsid w:val="00FB3EC8"/>
    <w:rsid w:val="00FB507E"/>
    <w:rsid w:val="00FB74DB"/>
    <w:rsid w:val="00FC5B79"/>
    <w:rsid w:val="00FC7F8E"/>
    <w:rsid w:val="00FD6BFE"/>
    <w:rsid w:val="00FD7864"/>
    <w:rsid w:val="00FE622B"/>
    <w:rsid w:val="00FE6D03"/>
    <w:rsid w:val="00FF0574"/>
    <w:rsid w:val="00FF3AD9"/>
    <w:rsid w:val="00FF5030"/>
    <w:rsid w:val="00FF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docId w15:val="{848A2328-C0AA-134B-BA7B-1A9EC0AE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5405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54057"/>
    <w:rPr>
      <w:rFonts w:ascii="Times New Roman" w:hAnsi="Times New Roman" w:cs="Times New Roman"/>
      <w:sz w:val="18"/>
      <w:szCs w:val="18"/>
    </w:rPr>
  </w:style>
  <w:style w:type="character" w:customStyle="1" w:styleId="NichtaufgelsteErwhnung1">
    <w:name w:val="Nicht aufgelöste Erwähnung1"/>
    <w:basedOn w:val="Absatz-Standardschriftart"/>
    <w:uiPriority w:val="99"/>
    <w:rsid w:val="002B66A5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CF2C9E"/>
    <w:pPr>
      <w:ind w:left="720"/>
      <w:contextualSpacing/>
    </w:pPr>
  </w:style>
  <w:style w:type="paragraph" w:styleId="berarbeitung">
    <w:name w:val="Revision"/>
    <w:hidden/>
    <w:uiPriority w:val="99"/>
    <w:semiHidden/>
    <w:rsid w:val="00827C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B2EAA0E-A8A1-465C-961D-05181EB53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938</Words>
  <Characters>5914</Characters>
  <Application>Microsoft Office Word</Application>
  <DocSecurity>0</DocSecurity>
  <Lines>49</Lines>
  <Paragraphs>13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Döbele</dc:creator>
  <cp:lastModifiedBy>David Döbele</cp:lastModifiedBy>
  <cp:revision>7</cp:revision>
  <dcterms:created xsi:type="dcterms:W3CDTF">2023-01-06T18:51:00Z</dcterms:created>
  <dcterms:modified xsi:type="dcterms:W3CDTF">2023-02-14T18:11:00Z</dcterms:modified>
</cp:coreProperties>
</file>