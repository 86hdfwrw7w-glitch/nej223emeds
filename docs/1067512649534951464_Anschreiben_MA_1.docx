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8137B" w14:textId="32E02914" w:rsidR="00882804" w:rsidRPr="005577D4" w:rsidRDefault="00882804" w:rsidP="004E3B98">
      <w:pPr>
        <w:jc w:val="center"/>
        <w:rPr>
          <w:rFonts w:ascii="Georgia" w:hAnsi="Georgia"/>
          <w:sz w:val="21"/>
          <w:szCs w:val="21"/>
          <w:lang w:val="en-US"/>
        </w:rPr>
      </w:pPr>
    </w:p>
    <w:p w14:paraId="5C94C479" w14:textId="77777777" w:rsidR="00882804" w:rsidRPr="005577D4" w:rsidRDefault="00882804" w:rsidP="00CB540B">
      <w:pPr>
        <w:jc w:val="right"/>
        <w:rPr>
          <w:rFonts w:ascii="Georgia" w:hAnsi="Georgia"/>
          <w:sz w:val="21"/>
          <w:szCs w:val="21"/>
          <w:lang w:val="en-US"/>
        </w:rPr>
      </w:pPr>
    </w:p>
    <w:p w14:paraId="4B013331" w14:textId="5519636C" w:rsidR="00EE44B0" w:rsidRPr="005577D4" w:rsidRDefault="00134136" w:rsidP="00CB540B">
      <w:pPr>
        <w:jc w:val="right"/>
        <w:rPr>
          <w:rFonts w:ascii="Georgia" w:hAnsi="Georgia"/>
          <w:sz w:val="21"/>
          <w:szCs w:val="21"/>
          <w:lang w:val="en-US"/>
        </w:rPr>
      </w:pPr>
      <w:r w:rsidRPr="005577D4">
        <w:rPr>
          <w:rFonts w:ascii="Georgia" w:hAnsi="Georgia"/>
          <w:sz w:val="21"/>
          <w:szCs w:val="21"/>
          <w:lang w:val="en-US"/>
        </w:rPr>
        <w:t>Lyubomir Stoichkov</w:t>
      </w:r>
    </w:p>
    <w:p w14:paraId="240C5D71" w14:textId="1B1B5D79" w:rsidR="00714A89" w:rsidRPr="005577D4" w:rsidRDefault="00134136" w:rsidP="00CB540B">
      <w:pPr>
        <w:jc w:val="right"/>
        <w:rPr>
          <w:rFonts w:ascii="Georgia" w:hAnsi="Georgia"/>
          <w:sz w:val="21"/>
          <w:szCs w:val="21"/>
          <w:lang w:val="en-US"/>
        </w:rPr>
      </w:pPr>
      <w:r w:rsidRPr="005577D4">
        <w:rPr>
          <w:rFonts w:ascii="Georgia" w:hAnsi="Georgia"/>
          <w:sz w:val="21"/>
          <w:szCs w:val="21"/>
          <w:lang w:val="en-US"/>
        </w:rPr>
        <w:t>Isaac-Fulda-Allee 4a</w:t>
      </w:r>
    </w:p>
    <w:p w14:paraId="474D3B3D" w14:textId="1A0E7BEE" w:rsidR="001E6FC7" w:rsidRPr="005577D4" w:rsidRDefault="00134136" w:rsidP="00CB540B">
      <w:pPr>
        <w:jc w:val="right"/>
        <w:rPr>
          <w:rFonts w:ascii="Georgia" w:hAnsi="Georgia"/>
          <w:sz w:val="21"/>
          <w:szCs w:val="21"/>
          <w:lang w:val="en-US"/>
        </w:rPr>
      </w:pPr>
      <w:r w:rsidRPr="005577D4">
        <w:rPr>
          <w:rFonts w:ascii="Georgia" w:hAnsi="Georgia"/>
          <w:sz w:val="21"/>
          <w:szCs w:val="21"/>
          <w:lang w:val="en-US"/>
        </w:rPr>
        <w:t>55124</w:t>
      </w:r>
      <w:r w:rsidR="00714A89" w:rsidRPr="005577D4">
        <w:rPr>
          <w:rFonts w:ascii="Georgia" w:hAnsi="Georgia"/>
          <w:sz w:val="21"/>
          <w:szCs w:val="21"/>
          <w:lang w:val="en-US"/>
        </w:rPr>
        <w:t xml:space="preserve"> </w:t>
      </w:r>
      <w:r w:rsidRPr="005577D4">
        <w:rPr>
          <w:rFonts w:ascii="Georgia" w:hAnsi="Georgia"/>
          <w:sz w:val="21"/>
          <w:szCs w:val="21"/>
          <w:lang w:val="en-US"/>
        </w:rPr>
        <w:t>Mainz</w:t>
      </w:r>
    </w:p>
    <w:p w14:paraId="78E662E1" w14:textId="12DD310A" w:rsidR="001E6FC7" w:rsidRPr="005577D4" w:rsidRDefault="00134136" w:rsidP="00CB540B">
      <w:pPr>
        <w:jc w:val="right"/>
        <w:rPr>
          <w:rFonts w:ascii="Georgia" w:hAnsi="Georgia"/>
          <w:sz w:val="21"/>
          <w:szCs w:val="21"/>
          <w:lang w:val="en-US"/>
        </w:rPr>
      </w:pPr>
      <w:r w:rsidRPr="005577D4">
        <w:rPr>
          <w:rFonts w:ascii="Georgia" w:hAnsi="Georgia"/>
          <w:sz w:val="21"/>
          <w:szCs w:val="21"/>
          <w:lang w:val="en-US"/>
        </w:rPr>
        <w:t>lyubomir.stoichkov</w:t>
      </w:r>
      <w:r w:rsidR="00714A89" w:rsidRPr="005577D4">
        <w:rPr>
          <w:rFonts w:ascii="Georgia" w:hAnsi="Georgia"/>
          <w:sz w:val="21"/>
          <w:szCs w:val="21"/>
          <w:lang w:val="en-US"/>
        </w:rPr>
        <w:t>@yahoo.com</w:t>
      </w:r>
    </w:p>
    <w:p w14:paraId="396C5C22" w14:textId="7FCC378F" w:rsidR="001E6FC7" w:rsidRPr="005577D4" w:rsidRDefault="00134136" w:rsidP="00CB540B">
      <w:pPr>
        <w:jc w:val="right"/>
        <w:rPr>
          <w:rFonts w:ascii="Georgia" w:hAnsi="Georgia"/>
          <w:sz w:val="21"/>
          <w:szCs w:val="21"/>
          <w:lang w:val="en-US"/>
        </w:rPr>
      </w:pPr>
      <w:r w:rsidRPr="005577D4">
        <w:rPr>
          <w:rFonts w:ascii="Georgia" w:hAnsi="Georgia"/>
          <w:sz w:val="21"/>
          <w:szCs w:val="21"/>
          <w:lang w:val="en-US"/>
        </w:rPr>
        <w:t>+49</w:t>
      </w:r>
      <w:r w:rsidR="00714A89" w:rsidRPr="005577D4">
        <w:rPr>
          <w:rFonts w:ascii="Georgia" w:hAnsi="Georgia"/>
          <w:sz w:val="21"/>
          <w:szCs w:val="21"/>
          <w:lang w:val="en-US"/>
        </w:rPr>
        <w:t>1</w:t>
      </w:r>
      <w:r w:rsidRPr="005577D4">
        <w:rPr>
          <w:rFonts w:ascii="Georgia" w:hAnsi="Georgia"/>
          <w:sz w:val="21"/>
          <w:szCs w:val="21"/>
          <w:lang w:val="en-US"/>
        </w:rPr>
        <w:t>5226240956</w:t>
      </w:r>
    </w:p>
    <w:p w14:paraId="0D174AB6" w14:textId="77777777" w:rsidR="001E6FC7" w:rsidRPr="005577D4" w:rsidRDefault="001E6FC7">
      <w:pPr>
        <w:rPr>
          <w:rFonts w:ascii="Georgia" w:hAnsi="Georgia"/>
          <w:sz w:val="21"/>
          <w:szCs w:val="21"/>
          <w:lang w:val="en-US"/>
        </w:rPr>
      </w:pPr>
    </w:p>
    <w:p w14:paraId="5199F119" w14:textId="6B291DC0" w:rsidR="001E6FC7" w:rsidRPr="005577D4" w:rsidRDefault="00134136">
      <w:pPr>
        <w:rPr>
          <w:rFonts w:ascii="Georgia" w:hAnsi="Georgia"/>
          <w:color w:val="FF0000"/>
          <w:sz w:val="21"/>
          <w:szCs w:val="21"/>
        </w:rPr>
      </w:pPr>
      <w:r w:rsidRPr="005577D4">
        <w:rPr>
          <w:rFonts w:ascii="Georgia" w:hAnsi="Georgia"/>
          <w:color w:val="FF0000"/>
          <w:sz w:val="21"/>
          <w:szCs w:val="21"/>
        </w:rPr>
        <w:t>XXXXXX</w:t>
      </w:r>
    </w:p>
    <w:p w14:paraId="4CF82435" w14:textId="06915201" w:rsidR="00500424" w:rsidRPr="005577D4" w:rsidRDefault="00134136">
      <w:pPr>
        <w:rPr>
          <w:rFonts w:ascii="Georgia" w:hAnsi="Georgia"/>
          <w:color w:val="FF0000"/>
          <w:sz w:val="21"/>
          <w:szCs w:val="21"/>
        </w:rPr>
      </w:pPr>
      <w:r w:rsidRPr="005577D4">
        <w:rPr>
          <w:rFonts w:ascii="Georgia" w:hAnsi="Georgia"/>
          <w:color w:val="FF0000"/>
          <w:sz w:val="21"/>
          <w:szCs w:val="21"/>
        </w:rPr>
        <w:t>XXXXXX</w:t>
      </w:r>
    </w:p>
    <w:p w14:paraId="6E19E5D6" w14:textId="639281FA" w:rsidR="001E6FC7" w:rsidRPr="005577D4" w:rsidRDefault="00134136">
      <w:pPr>
        <w:rPr>
          <w:rFonts w:ascii="Georgia" w:hAnsi="Georgia"/>
          <w:color w:val="FF0000"/>
          <w:sz w:val="21"/>
          <w:szCs w:val="21"/>
        </w:rPr>
      </w:pPr>
      <w:r w:rsidRPr="005577D4">
        <w:rPr>
          <w:rFonts w:ascii="Georgia" w:hAnsi="Georgia"/>
          <w:color w:val="FF0000"/>
          <w:sz w:val="21"/>
          <w:szCs w:val="21"/>
        </w:rPr>
        <w:t>XXXXXX</w:t>
      </w:r>
    </w:p>
    <w:p w14:paraId="72932FC3" w14:textId="4BB95A2A" w:rsidR="001E6FC7" w:rsidRPr="005577D4" w:rsidRDefault="00134136" w:rsidP="008F7948">
      <w:pPr>
        <w:ind w:left="708" w:firstLine="708"/>
        <w:jc w:val="right"/>
        <w:rPr>
          <w:rFonts w:ascii="Georgia" w:hAnsi="Georgia"/>
          <w:sz w:val="21"/>
          <w:szCs w:val="21"/>
        </w:rPr>
      </w:pPr>
      <w:r w:rsidRPr="005577D4">
        <w:rPr>
          <w:rFonts w:ascii="Georgia" w:hAnsi="Georgia"/>
          <w:sz w:val="21"/>
          <w:szCs w:val="21"/>
        </w:rPr>
        <w:t>Mainz</w:t>
      </w:r>
      <w:r w:rsidR="00C4564A" w:rsidRPr="005577D4">
        <w:rPr>
          <w:rFonts w:ascii="Georgia" w:hAnsi="Georgia"/>
          <w:sz w:val="21"/>
          <w:szCs w:val="21"/>
        </w:rPr>
        <w:t xml:space="preserve">, </w:t>
      </w:r>
      <w:r w:rsidR="00D627D4" w:rsidRPr="008B71A6">
        <w:rPr>
          <w:rFonts w:ascii="Georgia" w:hAnsi="Georgia"/>
          <w:color w:val="FF0000"/>
          <w:sz w:val="21"/>
          <w:szCs w:val="21"/>
        </w:rPr>
        <w:t>22</w:t>
      </w:r>
      <w:r w:rsidR="00714A89" w:rsidRPr="008B71A6">
        <w:rPr>
          <w:rFonts w:ascii="Georgia" w:hAnsi="Georgia"/>
          <w:color w:val="FF0000"/>
          <w:sz w:val="21"/>
          <w:szCs w:val="21"/>
        </w:rPr>
        <w:t>.</w:t>
      </w:r>
      <w:r w:rsidRPr="008B71A6">
        <w:rPr>
          <w:rFonts w:ascii="Georgia" w:hAnsi="Georgia"/>
          <w:color w:val="FF0000"/>
          <w:sz w:val="21"/>
          <w:szCs w:val="21"/>
        </w:rPr>
        <w:t>01</w:t>
      </w:r>
      <w:r w:rsidR="00714A89" w:rsidRPr="005577D4">
        <w:rPr>
          <w:rFonts w:ascii="Georgia" w:hAnsi="Georgia"/>
          <w:sz w:val="21"/>
          <w:szCs w:val="21"/>
        </w:rPr>
        <w:t>.202</w:t>
      </w:r>
      <w:r w:rsidRPr="005577D4">
        <w:rPr>
          <w:rFonts w:ascii="Georgia" w:hAnsi="Georgia"/>
          <w:sz w:val="21"/>
          <w:szCs w:val="21"/>
        </w:rPr>
        <w:t>3</w:t>
      </w:r>
    </w:p>
    <w:p w14:paraId="139C30C5" w14:textId="77777777" w:rsidR="001E6FC7" w:rsidRPr="005577D4" w:rsidRDefault="001E6FC7">
      <w:pPr>
        <w:rPr>
          <w:rFonts w:ascii="Georgia" w:hAnsi="Georgia"/>
          <w:sz w:val="21"/>
          <w:szCs w:val="21"/>
        </w:rPr>
      </w:pPr>
    </w:p>
    <w:p w14:paraId="6A07C2D1" w14:textId="210C8F49" w:rsidR="00955BE9" w:rsidRPr="005577D4" w:rsidRDefault="00955BE9" w:rsidP="00955BE9">
      <w:pPr>
        <w:spacing w:line="247" w:lineRule="auto"/>
        <w:rPr>
          <w:rFonts w:ascii="Georgia" w:hAnsi="Georgia" w:cs="Times New Roman"/>
          <w:b/>
          <w:sz w:val="21"/>
          <w:szCs w:val="21"/>
        </w:rPr>
      </w:pPr>
      <w:r w:rsidRPr="005577D4">
        <w:rPr>
          <w:rFonts w:ascii="Georgia" w:hAnsi="Georgia" w:cs="Times New Roman"/>
          <w:b/>
          <w:sz w:val="21"/>
          <w:szCs w:val="21"/>
        </w:rPr>
        <w:t>Bewerbung als Praktikant</w:t>
      </w:r>
      <w:r w:rsidR="00134136" w:rsidRPr="005577D4">
        <w:rPr>
          <w:rFonts w:ascii="Georgia" w:hAnsi="Georgia" w:cs="Times New Roman"/>
          <w:b/>
          <w:sz w:val="21"/>
          <w:szCs w:val="21"/>
        </w:rPr>
        <w:t xml:space="preserve"> </w:t>
      </w:r>
      <w:r w:rsidR="00670C48" w:rsidRPr="005577D4">
        <w:rPr>
          <w:rFonts w:ascii="Georgia" w:hAnsi="Georgia" w:cs="Times New Roman"/>
          <w:b/>
          <w:sz w:val="21"/>
          <w:szCs w:val="21"/>
        </w:rPr>
        <w:t xml:space="preserve">im </w:t>
      </w:r>
      <w:r w:rsidR="00670C48" w:rsidRPr="005577D4">
        <w:rPr>
          <w:rFonts w:ascii="Georgia" w:hAnsi="Georgia" w:cs="Times New Roman"/>
          <w:b/>
          <w:color w:val="000000" w:themeColor="text1"/>
          <w:sz w:val="21"/>
          <w:szCs w:val="21"/>
        </w:rPr>
        <w:t xml:space="preserve">Bereich </w:t>
      </w:r>
      <w:r w:rsidR="00FB0815" w:rsidRPr="005577D4">
        <w:rPr>
          <w:rFonts w:ascii="Georgia" w:hAnsi="Georgia" w:cs="Times New Roman"/>
          <w:b/>
          <w:color w:val="000000" w:themeColor="text1"/>
          <w:sz w:val="21"/>
          <w:szCs w:val="21"/>
        </w:rPr>
        <w:t xml:space="preserve">Mergers &amp; Acquisitions </w:t>
      </w:r>
    </w:p>
    <w:p w14:paraId="2309EF7C" w14:textId="77777777" w:rsidR="007C1E04" w:rsidRPr="005577D4" w:rsidRDefault="007C1E04" w:rsidP="00955BE9">
      <w:pPr>
        <w:spacing w:line="247" w:lineRule="auto"/>
        <w:rPr>
          <w:rFonts w:ascii="Georgia" w:hAnsi="Georgia" w:cs="Times New Roman"/>
          <w:b/>
          <w:sz w:val="21"/>
          <w:szCs w:val="21"/>
        </w:rPr>
      </w:pPr>
    </w:p>
    <w:p w14:paraId="2D81E091" w14:textId="5BE4ED5B" w:rsidR="002A6B60" w:rsidRPr="005577D4" w:rsidRDefault="002A6B60" w:rsidP="003104B8">
      <w:pPr>
        <w:spacing w:line="259" w:lineRule="auto"/>
        <w:jc w:val="both"/>
        <w:rPr>
          <w:rFonts w:ascii="Georgia" w:hAnsi="Georgia" w:cs="Times New Roman"/>
          <w:sz w:val="21"/>
          <w:szCs w:val="21"/>
        </w:rPr>
      </w:pPr>
      <w:r w:rsidRPr="005577D4">
        <w:rPr>
          <w:rFonts w:ascii="Georgia" w:hAnsi="Georgia" w:cs="Times New Roman"/>
          <w:sz w:val="21"/>
          <w:szCs w:val="21"/>
        </w:rPr>
        <w:t>Sehr geehrte</w:t>
      </w:r>
      <w:r w:rsidR="009978DB" w:rsidRPr="005577D4">
        <w:rPr>
          <w:rFonts w:ascii="Georgia" w:hAnsi="Georgia" w:cs="Times New Roman"/>
          <w:sz w:val="21"/>
          <w:szCs w:val="21"/>
        </w:rPr>
        <w:t xml:space="preserve"> </w:t>
      </w:r>
      <w:r w:rsidR="00F651F1" w:rsidRPr="005577D4">
        <w:rPr>
          <w:rFonts w:ascii="Georgia" w:hAnsi="Georgia" w:cs="Times New Roman"/>
          <w:sz w:val="21"/>
          <w:szCs w:val="21"/>
        </w:rPr>
        <w:t>Damen und Herren,</w:t>
      </w:r>
    </w:p>
    <w:p w14:paraId="38F76230" w14:textId="77777777" w:rsidR="00134136" w:rsidRPr="005577D4" w:rsidRDefault="00134136" w:rsidP="003104B8">
      <w:pPr>
        <w:spacing w:line="259" w:lineRule="auto"/>
        <w:jc w:val="both"/>
        <w:rPr>
          <w:rFonts w:ascii="Georgia" w:hAnsi="Georgia" w:cs="Times New Roman"/>
          <w:sz w:val="21"/>
          <w:szCs w:val="21"/>
        </w:rPr>
      </w:pPr>
    </w:p>
    <w:p w14:paraId="4256EE06" w14:textId="0922DB54" w:rsidR="003A3BE5" w:rsidRPr="005577D4" w:rsidRDefault="00134136" w:rsidP="003104B8">
      <w:pPr>
        <w:spacing w:line="259" w:lineRule="auto"/>
        <w:jc w:val="both"/>
        <w:rPr>
          <w:rFonts w:ascii="Georgia" w:hAnsi="Georgia" w:cs="Times New Roman"/>
          <w:sz w:val="21"/>
          <w:szCs w:val="21"/>
        </w:rPr>
      </w:pPr>
      <w:r w:rsidRPr="005577D4">
        <w:rPr>
          <w:rFonts w:ascii="Georgia" w:hAnsi="Georgia" w:cs="Times New Roman"/>
          <w:sz w:val="21"/>
          <w:szCs w:val="21"/>
        </w:rPr>
        <w:t>schon zu Schulzeiten hatte ich ein großes Interesse an wirtschaftlichen Fragestellungen und beschäftigte mich viel mit der Börse und makroökonomischen Themen. Durch die Schwerpunktmodule</w:t>
      </w:r>
      <w:del w:id="0" w:author="David Döbele" w:date="2023-01-24T19:29:00Z">
        <w:r w:rsidRPr="005577D4" w:rsidDel="001251FC">
          <w:rPr>
            <w:rFonts w:ascii="Georgia" w:hAnsi="Georgia" w:cs="Times New Roman"/>
            <w:sz w:val="21"/>
            <w:szCs w:val="21"/>
          </w:rPr>
          <w:delText>n</w:delText>
        </w:r>
      </w:del>
      <w:r w:rsidRPr="005577D4">
        <w:rPr>
          <w:rFonts w:ascii="Georgia" w:hAnsi="Georgia" w:cs="Times New Roman"/>
          <w:sz w:val="21"/>
          <w:szCs w:val="21"/>
        </w:rPr>
        <w:t xml:space="preserve"> </w:t>
      </w:r>
      <w:r w:rsidR="003A3BE5" w:rsidRPr="005577D4">
        <w:rPr>
          <w:rFonts w:ascii="Georgia" w:hAnsi="Georgia" w:cs="Times New Roman"/>
          <w:sz w:val="21"/>
          <w:szCs w:val="21"/>
        </w:rPr>
        <w:t xml:space="preserve">im Studium </w:t>
      </w:r>
      <w:r w:rsidRPr="005577D4">
        <w:rPr>
          <w:rFonts w:ascii="Georgia" w:hAnsi="Georgia" w:cs="Times New Roman"/>
          <w:sz w:val="21"/>
          <w:szCs w:val="21"/>
          <w:lang w:val="bg-BG"/>
        </w:rPr>
        <w:t>„</w:t>
      </w:r>
      <w:r w:rsidRPr="005577D4">
        <w:rPr>
          <w:rFonts w:ascii="Georgia" w:hAnsi="Georgia" w:cs="Times New Roman"/>
          <w:sz w:val="21"/>
          <w:szCs w:val="21"/>
        </w:rPr>
        <w:t>Unternehmensfinanzierung</w:t>
      </w:r>
      <w:r w:rsidRPr="005577D4">
        <w:rPr>
          <w:rFonts w:ascii="Georgia" w:hAnsi="Georgia" w:cs="Times New Roman"/>
          <w:sz w:val="21"/>
          <w:szCs w:val="21"/>
          <w:lang w:val="bg-BG"/>
        </w:rPr>
        <w:t>“</w:t>
      </w:r>
      <w:r w:rsidRPr="005577D4">
        <w:rPr>
          <w:rFonts w:ascii="Georgia" w:hAnsi="Georgia" w:cs="Times New Roman"/>
          <w:sz w:val="21"/>
          <w:szCs w:val="21"/>
        </w:rPr>
        <w:t xml:space="preserve"> </w:t>
      </w:r>
      <w:r w:rsidR="007E276F" w:rsidRPr="005577D4">
        <w:rPr>
          <w:rFonts w:ascii="Georgia" w:hAnsi="Georgia" w:cs="Times New Roman"/>
          <w:sz w:val="21"/>
          <w:szCs w:val="21"/>
        </w:rPr>
        <w:t>sowie</w:t>
      </w:r>
      <w:r w:rsidRPr="005577D4">
        <w:rPr>
          <w:rFonts w:ascii="Georgia" w:hAnsi="Georgia" w:cs="Times New Roman"/>
          <w:sz w:val="21"/>
          <w:szCs w:val="21"/>
        </w:rPr>
        <w:t xml:space="preserve"> </w:t>
      </w:r>
      <w:r w:rsidRPr="005577D4">
        <w:rPr>
          <w:rFonts w:ascii="Georgia" w:hAnsi="Georgia" w:cs="Times New Roman"/>
          <w:sz w:val="21"/>
          <w:szCs w:val="21"/>
          <w:lang w:val="bg-BG"/>
        </w:rPr>
        <w:t>„</w:t>
      </w:r>
      <w:r w:rsidRPr="005577D4">
        <w:rPr>
          <w:rFonts w:ascii="Georgia" w:hAnsi="Georgia" w:cs="Times New Roman"/>
          <w:sz w:val="21"/>
          <w:szCs w:val="21"/>
        </w:rPr>
        <w:t>Bank- und Finanzmanagement</w:t>
      </w:r>
      <w:r w:rsidRPr="005577D4">
        <w:rPr>
          <w:rFonts w:ascii="Georgia" w:hAnsi="Georgia" w:cs="Times New Roman"/>
          <w:sz w:val="21"/>
          <w:szCs w:val="21"/>
          <w:lang w:val="bg-BG"/>
        </w:rPr>
        <w:t>“</w:t>
      </w:r>
      <w:r w:rsidRPr="005577D4">
        <w:rPr>
          <w:rFonts w:ascii="Georgia" w:hAnsi="Georgia" w:cs="Times New Roman"/>
          <w:sz w:val="21"/>
          <w:szCs w:val="21"/>
        </w:rPr>
        <w:t xml:space="preserve"> </w:t>
      </w:r>
      <w:r w:rsidR="003A3BE5" w:rsidRPr="005577D4">
        <w:rPr>
          <w:rFonts w:ascii="Georgia" w:hAnsi="Georgia" w:cs="Times New Roman"/>
          <w:sz w:val="21"/>
          <w:szCs w:val="21"/>
        </w:rPr>
        <w:t>ist mir klar geworden, dass mich eine Karriere im Bereich M&amp;A enorm reizt. Es begeistert mich, Projekte zu betreuen, bei denen man einen bedeutenden Impact ausüben kann. Durch die vielfältigen und spannenden Einblicke hat man als Praktikant einen enormen Lerneffekt.</w:t>
      </w:r>
      <w:r w:rsidR="00351F69" w:rsidRPr="005577D4">
        <w:rPr>
          <w:rFonts w:ascii="Georgia" w:hAnsi="Georgia" w:cs="Times New Roman"/>
          <w:sz w:val="21"/>
          <w:szCs w:val="21"/>
        </w:rPr>
        <w:t xml:space="preserve"> </w:t>
      </w:r>
      <w:r w:rsidR="003A3BE5" w:rsidRPr="005577D4">
        <w:rPr>
          <w:rFonts w:ascii="Georgia" w:hAnsi="Georgia" w:cs="Times New Roman"/>
          <w:sz w:val="21"/>
          <w:szCs w:val="21"/>
        </w:rPr>
        <w:t xml:space="preserve">Besonders die analytischen </w:t>
      </w:r>
      <w:r w:rsidR="007E276F" w:rsidRPr="005577D4">
        <w:rPr>
          <w:rFonts w:ascii="Georgia" w:hAnsi="Georgia" w:cs="Times New Roman"/>
          <w:sz w:val="21"/>
          <w:szCs w:val="21"/>
        </w:rPr>
        <w:t xml:space="preserve">sowie </w:t>
      </w:r>
      <w:r w:rsidR="003A3BE5" w:rsidRPr="005577D4">
        <w:rPr>
          <w:rFonts w:ascii="Georgia" w:hAnsi="Georgia" w:cs="Times New Roman"/>
          <w:sz w:val="21"/>
          <w:szCs w:val="21"/>
        </w:rPr>
        <w:t>bewertenden Aufgaben reizen mic</w:t>
      </w:r>
      <w:r w:rsidR="007E276F" w:rsidRPr="005577D4">
        <w:rPr>
          <w:rFonts w:ascii="Georgia" w:hAnsi="Georgia" w:cs="Times New Roman"/>
          <w:sz w:val="21"/>
          <w:szCs w:val="21"/>
        </w:rPr>
        <w:t>h. D</w:t>
      </w:r>
      <w:r w:rsidR="004251F9" w:rsidRPr="005577D4">
        <w:rPr>
          <w:rFonts w:ascii="Georgia" w:hAnsi="Georgia" w:cs="Times New Roman"/>
          <w:sz w:val="21"/>
          <w:szCs w:val="21"/>
        </w:rPr>
        <w:t>eswegen habe ich mich entschiede</w:t>
      </w:r>
      <w:r w:rsidR="00986065" w:rsidRPr="005577D4">
        <w:rPr>
          <w:rFonts w:ascii="Georgia" w:hAnsi="Georgia" w:cs="Times New Roman"/>
          <w:sz w:val="21"/>
          <w:szCs w:val="21"/>
        </w:rPr>
        <w:t>n</w:t>
      </w:r>
      <w:r w:rsidR="004251F9" w:rsidRPr="005577D4">
        <w:rPr>
          <w:rFonts w:ascii="Georgia" w:hAnsi="Georgia" w:cs="Times New Roman"/>
          <w:sz w:val="21"/>
          <w:szCs w:val="21"/>
        </w:rPr>
        <w:t xml:space="preserve">, meine Bachelorarbeit </w:t>
      </w:r>
      <w:del w:id="1" w:author="David Döbele" w:date="2023-01-24T19:29:00Z">
        <w:r w:rsidR="00B84F24" w:rsidDel="001251FC">
          <w:rPr>
            <w:rFonts w:ascii="Georgia" w:hAnsi="Georgia" w:cs="Times New Roman"/>
            <w:sz w:val="21"/>
            <w:szCs w:val="21"/>
          </w:rPr>
          <w:delText>in</w:delText>
        </w:r>
        <w:r w:rsidR="003A3BE5" w:rsidRPr="005577D4" w:rsidDel="001251FC">
          <w:rPr>
            <w:rFonts w:ascii="Georgia" w:hAnsi="Georgia" w:cs="Times New Roman"/>
            <w:sz w:val="21"/>
            <w:szCs w:val="21"/>
          </w:rPr>
          <w:delText xml:space="preserve"> April</w:delText>
        </w:r>
        <w:r w:rsidR="00B84F24" w:rsidDel="001251FC">
          <w:rPr>
            <w:rFonts w:ascii="Georgia" w:hAnsi="Georgia" w:cs="Times New Roman"/>
            <w:sz w:val="21"/>
            <w:szCs w:val="21"/>
          </w:rPr>
          <w:delText xml:space="preserve"> </w:delText>
        </w:r>
      </w:del>
      <w:r w:rsidR="003A3BE5" w:rsidRPr="005577D4">
        <w:rPr>
          <w:rFonts w:ascii="Georgia" w:hAnsi="Georgia" w:cs="Times New Roman"/>
          <w:sz w:val="21"/>
          <w:szCs w:val="21"/>
        </w:rPr>
        <w:t xml:space="preserve">zum Thema </w:t>
      </w:r>
      <w:r w:rsidR="003A3BE5" w:rsidRPr="005577D4">
        <w:rPr>
          <w:rFonts w:ascii="Georgia" w:hAnsi="Georgia" w:cs="Times New Roman"/>
          <w:sz w:val="21"/>
          <w:szCs w:val="21"/>
          <w:lang w:val="bg-BG"/>
        </w:rPr>
        <w:t>„</w:t>
      </w:r>
      <w:r w:rsidR="003A3BE5" w:rsidRPr="005577D4">
        <w:rPr>
          <w:rFonts w:ascii="Georgia" w:hAnsi="Georgia" w:cs="Times New Roman"/>
          <w:sz w:val="21"/>
          <w:szCs w:val="21"/>
        </w:rPr>
        <w:t>Unternehmensbewertungsmethoden im Vergleich</w:t>
      </w:r>
      <w:r w:rsidR="003A3BE5" w:rsidRPr="005577D4">
        <w:rPr>
          <w:rFonts w:ascii="Georgia" w:hAnsi="Georgia" w:cs="Times New Roman"/>
          <w:sz w:val="21"/>
          <w:szCs w:val="21"/>
          <w:lang w:val="bg-BG"/>
        </w:rPr>
        <w:t>“</w:t>
      </w:r>
      <w:r w:rsidR="00B84F24">
        <w:rPr>
          <w:rFonts w:ascii="Georgia" w:hAnsi="Georgia" w:cs="Times New Roman"/>
          <w:sz w:val="21"/>
          <w:szCs w:val="21"/>
        </w:rPr>
        <w:t xml:space="preserve"> zu</w:t>
      </w:r>
      <w:r w:rsidR="003A3BE5" w:rsidRPr="005577D4">
        <w:rPr>
          <w:rFonts w:ascii="Georgia" w:hAnsi="Georgia" w:cs="Times New Roman"/>
          <w:sz w:val="21"/>
          <w:szCs w:val="21"/>
        </w:rPr>
        <w:t xml:space="preserve"> schreiben. Um nun mein Interesse mit praktischen Erfahrungen zu festigen, möchte ich Sie als Praktikant am Standort Frankfurt am Main ab dem 01.05.2023 für zwölf Wochen unterstützen.</w:t>
      </w:r>
    </w:p>
    <w:p w14:paraId="695DEFBE" w14:textId="6BAB2A1D" w:rsidR="002A6B60" w:rsidRPr="005577D4" w:rsidRDefault="002A6B60" w:rsidP="003104B8">
      <w:pPr>
        <w:spacing w:line="259" w:lineRule="auto"/>
        <w:jc w:val="both"/>
        <w:rPr>
          <w:rFonts w:ascii="Georgia" w:hAnsi="Georgia" w:cs="Times New Roman"/>
          <w:sz w:val="21"/>
          <w:szCs w:val="21"/>
        </w:rPr>
      </w:pPr>
    </w:p>
    <w:p w14:paraId="49A7274F" w14:textId="160F38D9" w:rsidR="002D1DCC" w:rsidRPr="005577D4" w:rsidRDefault="002A6B60" w:rsidP="003104B8">
      <w:pPr>
        <w:spacing w:line="259" w:lineRule="auto"/>
        <w:jc w:val="both"/>
        <w:rPr>
          <w:rFonts w:ascii="Georgia" w:hAnsi="Georgia" w:cs="Times New Roman"/>
          <w:sz w:val="21"/>
          <w:szCs w:val="21"/>
        </w:rPr>
      </w:pPr>
      <w:r w:rsidRPr="005577D4">
        <w:rPr>
          <w:rFonts w:ascii="Georgia" w:hAnsi="Georgia" w:cs="Times New Roman"/>
          <w:sz w:val="21"/>
          <w:szCs w:val="21"/>
        </w:rPr>
        <w:t xml:space="preserve">Nach </w:t>
      </w:r>
      <w:r w:rsidR="002D1DCC" w:rsidRPr="005577D4">
        <w:rPr>
          <w:rFonts w:ascii="Georgia" w:hAnsi="Georgia" w:cs="Times New Roman"/>
          <w:sz w:val="21"/>
          <w:szCs w:val="21"/>
        </w:rPr>
        <w:t xml:space="preserve">dem Gymnasium </w:t>
      </w:r>
      <w:r w:rsidRPr="005577D4">
        <w:rPr>
          <w:rFonts w:ascii="Georgia" w:hAnsi="Georgia" w:cs="Times New Roman"/>
          <w:sz w:val="21"/>
          <w:szCs w:val="21"/>
        </w:rPr>
        <w:t>begann</w:t>
      </w:r>
      <w:r w:rsidR="00986065" w:rsidRPr="005577D4">
        <w:rPr>
          <w:rFonts w:ascii="Georgia" w:hAnsi="Georgia" w:cs="Times New Roman"/>
          <w:sz w:val="21"/>
          <w:szCs w:val="21"/>
        </w:rPr>
        <w:t xml:space="preserve"> ich </w:t>
      </w:r>
      <w:r w:rsidRPr="00B84F24">
        <w:rPr>
          <w:rFonts w:ascii="Georgia" w:hAnsi="Georgia" w:cs="Times New Roman"/>
          <w:color w:val="FF0000"/>
          <w:sz w:val="21"/>
          <w:szCs w:val="21"/>
        </w:rPr>
        <w:t>dire</w:t>
      </w:r>
      <w:r w:rsidR="00B84F24" w:rsidRPr="00B84F24">
        <w:rPr>
          <w:rFonts w:ascii="Georgia" w:hAnsi="Georgia" w:cs="Times New Roman"/>
          <w:color w:val="FF0000"/>
          <w:sz w:val="21"/>
          <w:szCs w:val="21"/>
        </w:rPr>
        <w:t>kt</w:t>
      </w:r>
      <w:r w:rsidR="00B84F24">
        <w:rPr>
          <w:rFonts w:ascii="Georgia" w:hAnsi="Georgia" w:cs="Times New Roman"/>
          <w:sz w:val="21"/>
          <w:szCs w:val="21"/>
        </w:rPr>
        <w:t xml:space="preserve"> </w:t>
      </w:r>
      <w:r w:rsidRPr="005577D4">
        <w:rPr>
          <w:rFonts w:ascii="Georgia" w:hAnsi="Georgia" w:cs="Times New Roman"/>
          <w:sz w:val="21"/>
          <w:szCs w:val="21"/>
        </w:rPr>
        <w:t>mein BWL-Studium an der</w:t>
      </w:r>
      <w:r w:rsidR="00FB1813" w:rsidRPr="005577D4">
        <w:rPr>
          <w:rFonts w:ascii="Georgia" w:hAnsi="Georgia" w:cs="Times New Roman"/>
          <w:sz w:val="21"/>
          <w:szCs w:val="21"/>
        </w:rPr>
        <w:t xml:space="preserve"> H</w:t>
      </w:r>
      <w:r w:rsidR="002D1DCC" w:rsidRPr="005577D4">
        <w:rPr>
          <w:rFonts w:ascii="Georgia" w:hAnsi="Georgia" w:cs="Times New Roman"/>
          <w:sz w:val="21"/>
          <w:szCs w:val="21"/>
        </w:rPr>
        <w:t>ochschule Mainz</w:t>
      </w:r>
      <w:r w:rsidR="00351F69" w:rsidRPr="005577D4">
        <w:rPr>
          <w:rFonts w:ascii="Georgia" w:hAnsi="Georgia" w:cs="Times New Roman"/>
          <w:sz w:val="21"/>
          <w:szCs w:val="21"/>
        </w:rPr>
        <w:t xml:space="preserve">, wo ich </w:t>
      </w:r>
      <w:r w:rsidR="002D1DCC" w:rsidRPr="005577D4">
        <w:rPr>
          <w:rFonts w:ascii="Georgia" w:hAnsi="Georgia" w:cs="Times New Roman"/>
          <w:sz w:val="21"/>
          <w:szCs w:val="21"/>
        </w:rPr>
        <w:t>die beste Möglichkeit</w:t>
      </w:r>
      <w:r w:rsidR="00351F69" w:rsidRPr="005577D4">
        <w:rPr>
          <w:rFonts w:ascii="Georgia" w:hAnsi="Georgia" w:cs="Times New Roman"/>
          <w:sz w:val="21"/>
          <w:szCs w:val="21"/>
        </w:rPr>
        <w:t xml:space="preserve"> hatte</w:t>
      </w:r>
      <w:r w:rsidR="002D1DCC" w:rsidRPr="005577D4">
        <w:rPr>
          <w:rFonts w:ascii="Georgia" w:hAnsi="Georgia" w:cs="Times New Roman"/>
          <w:sz w:val="21"/>
          <w:szCs w:val="21"/>
        </w:rPr>
        <w:t>, meine Interessen an der Wirtschaft zu verfolgen.</w:t>
      </w:r>
      <w:r w:rsidR="00351F69" w:rsidRPr="005577D4">
        <w:rPr>
          <w:rFonts w:ascii="Georgia" w:hAnsi="Georgia" w:cs="Times New Roman"/>
          <w:sz w:val="21"/>
          <w:szCs w:val="21"/>
        </w:rPr>
        <w:t xml:space="preserve"> </w:t>
      </w:r>
      <w:del w:id="2" w:author="David Döbele" w:date="2023-01-24T19:30:00Z">
        <w:r w:rsidR="00351F69" w:rsidRPr="005577D4" w:rsidDel="001251FC">
          <w:rPr>
            <w:rFonts w:ascii="Georgia" w:hAnsi="Georgia" w:cs="Times New Roman"/>
            <w:sz w:val="21"/>
            <w:szCs w:val="21"/>
          </w:rPr>
          <w:delText xml:space="preserve">Das </w:delText>
        </w:r>
      </w:del>
      <w:ins w:id="3" w:author="David Döbele" w:date="2023-01-24T19:30:00Z">
        <w:r w:rsidR="001251FC">
          <w:rPr>
            <w:rFonts w:ascii="Georgia" w:hAnsi="Georgia" w:cs="Times New Roman"/>
            <w:sz w:val="21"/>
            <w:szCs w:val="21"/>
          </w:rPr>
          <w:t>Da ich ursprünglich nicht aus Deutschland stamme,</w:t>
        </w:r>
        <w:r w:rsidR="001251FC" w:rsidRPr="005577D4">
          <w:rPr>
            <w:rFonts w:ascii="Georgia" w:hAnsi="Georgia" w:cs="Times New Roman"/>
            <w:sz w:val="21"/>
            <w:szCs w:val="21"/>
          </w:rPr>
          <w:t xml:space="preserve"> </w:t>
        </w:r>
      </w:ins>
      <w:r w:rsidR="00351F69" w:rsidRPr="005577D4">
        <w:rPr>
          <w:rFonts w:ascii="Georgia" w:hAnsi="Georgia" w:cs="Times New Roman"/>
          <w:sz w:val="21"/>
          <w:szCs w:val="21"/>
        </w:rPr>
        <w:t xml:space="preserve">war </w:t>
      </w:r>
      <w:ins w:id="4" w:author="David Döbele" w:date="2023-01-24T19:30:00Z">
        <w:r w:rsidR="001251FC">
          <w:rPr>
            <w:rFonts w:ascii="Georgia" w:hAnsi="Georgia" w:cs="Times New Roman"/>
            <w:sz w:val="21"/>
            <w:szCs w:val="21"/>
          </w:rPr>
          <w:t xml:space="preserve">das Studium am Anfang </w:t>
        </w:r>
      </w:ins>
      <w:r w:rsidR="00351F69" w:rsidRPr="005577D4">
        <w:rPr>
          <w:rFonts w:ascii="Georgia" w:hAnsi="Georgia" w:cs="Times New Roman"/>
          <w:sz w:val="21"/>
          <w:szCs w:val="21"/>
        </w:rPr>
        <w:t>eine große Herausforderung für mich, aber</w:t>
      </w:r>
      <w:r w:rsidR="00986065" w:rsidRPr="005577D4">
        <w:rPr>
          <w:rFonts w:ascii="Georgia" w:hAnsi="Georgia" w:cs="Times New Roman"/>
          <w:sz w:val="21"/>
          <w:szCs w:val="21"/>
        </w:rPr>
        <w:t xml:space="preserve"> </w:t>
      </w:r>
      <w:r w:rsidR="00351F69" w:rsidRPr="005577D4">
        <w:rPr>
          <w:rFonts w:ascii="Georgia" w:hAnsi="Georgia" w:cs="Times New Roman"/>
          <w:sz w:val="21"/>
          <w:szCs w:val="21"/>
        </w:rPr>
        <w:t xml:space="preserve">meine </w:t>
      </w:r>
      <w:r w:rsidR="00986065" w:rsidRPr="005577D4">
        <w:rPr>
          <w:rFonts w:ascii="Georgia" w:hAnsi="Georgia" w:cs="Times New Roman"/>
          <w:sz w:val="21"/>
          <w:szCs w:val="21"/>
        </w:rPr>
        <w:t xml:space="preserve">konsequente Lernbereitschaft und </w:t>
      </w:r>
      <w:r w:rsidR="00351F69" w:rsidRPr="005577D4">
        <w:rPr>
          <w:rFonts w:ascii="Georgia" w:hAnsi="Georgia" w:cs="Times New Roman"/>
          <w:sz w:val="21"/>
          <w:szCs w:val="21"/>
        </w:rPr>
        <w:t xml:space="preserve">meine </w:t>
      </w:r>
      <w:r w:rsidR="00986065" w:rsidRPr="005577D4">
        <w:rPr>
          <w:rFonts w:ascii="Georgia" w:hAnsi="Georgia" w:cs="Times New Roman"/>
          <w:sz w:val="21"/>
          <w:szCs w:val="21"/>
        </w:rPr>
        <w:t>Kommunikationsfähigkeit</w:t>
      </w:r>
      <w:r w:rsidR="00351F69" w:rsidRPr="005577D4">
        <w:rPr>
          <w:rFonts w:ascii="Georgia" w:hAnsi="Georgia" w:cs="Times New Roman"/>
          <w:sz w:val="21"/>
          <w:szCs w:val="21"/>
        </w:rPr>
        <w:t xml:space="preserve"> </w:t>
      </w:r>
      <w:r w:rsidR="00986065" w:rsidRPr="005577D4">
        <w:rPr>
          <w:rFonts w:ascii="Georgia" w:hAnsi="Georgia" w:cs="Times New Roman"/>
          <w:sz w:val="21"/>
          <w:szCs w:val="21"/>
        </w:rPr>
        <w:t>haben mir</w:t>
      </w:r>
      <w:r w:rsidR="000D761E" w:rsidRPr="005577D4">
        <w:rPr>
          <w:rFonts w:ascii="Georgia" w:hAnsi="Georgia" w:cs="Times New Roman"/>
          <w:sz w:val="21"/>
          <w:szCs w:val="21"/>
        </w:rPr>
        <w:t xml:space="preserve"> </w:t>
      </w:r>
      <w:del w:id="5" w:author="David Döbele" w:date="2023-01-24T19:30:00Z">
        <w:r w:rsidR="000D761E" w:rsidRPr="005577D4" w:rsidDel="001251FC">
          <w:rPr>
            <w:rFonts w:ascii="Georgia" w:hAnsi="Georgia" w:cs="Times New Roman"/>
            <w:sz w:val="21"/>
            <w:szCs w:val="21"/>
          </w:rPr>
          <w:delText>besonders</w:delText>
        </w:r>
        <w:r w:rsidR="00351F69" w:rsidRPr="005577D4" w:rsidDel="001251FC">
          <w:rPr>
            <w:rFonts w:ascii="Georgia" w:hAnsi="Georgia" w:cs="Times New Roman"/>
            <w:sz w:val="21"/>
            <w:szCs w:val="21"/>
          </w:rPr>
          <w:delText xml:space="preserve"> </w:delText>
        </w:r>
        <w:r w:rsidR="00986065" w:rsidRPr="005577D4" w:rsidDel="001251FC">
          <w:rPr>
            <w:rFonts w:ascii="Georgia" w:hAnsi="Georgia" w:cs="Times New Roman"/>
            <w:sz w:val="21"/>
            <w:szCs w:val="21"/>
          </w:rPr>
          <w:delText>in Deutschland</w:delText>
        </w:r>
      </w:del>
      <w:ins w:id="6" w:author="David Döbele" w:date="2023-01-24T19:30:00Z">
        <w:r w:rsidR="001251FC">
          <w:rPr>
            <w:rFonts w:ascii="Georgia" w:hAnsi="Georgia" w:cs="Times New Roman"/>
            <w:sz w:val="21"/>
            <w:szCs w:val="21"/>
          </w:rPr>
          <w:t>dabei</w:t>
        </w:r>
      </w:ins>
      <w:r w:rsidR="00986065" w:rsidRPr="005577D4">
        <w:rPr>
          <w:rFonts w:ascii="Georgia" w:hAnsi="Georgia" w:cs="Times New Roman"/>
          <w:sz w:val="21"/>
          <w:szCs w:val="21"/>
        </w:rPr>
        <w:t xml:space="preserve"> geholfen, mich schnell in neue Themen und soziale Gruppen einzufinden.</w:t>
      </w:r>
      <w:r w:rsidR="00351F69" w:rsidRPr="005577D4">
        <w:rPr>
          <w:rFonts w:ascii="Georgia" w:hAnsi="Georgia" w:cs="Times New Roman"/>
          <w:sz w:val="21"/>
          <w:szCs w:val="21"/>
        </w:rPr>
        <w:t xml:space="preserve"> </w:t>
      </w:r>
      <w:r w:rsidR="004251F9" w:rsidRPr="005577D4">
        <w:rPr>
          <w:rFonts w:ascii="Georgia" w:hAnsi="Georgia" w:cs="Times New Roman"/>
          <w:sz w:val="21"/>
          <w:szCs w:val="21"/>
        </w:rPr>
        <w:t>Während mein</w:t>
      </w:r>
      <w:r w:rsidR="00360172" w:rsidRPr="005577D4">
        <w:rPr>
          <w:rFonts w:ascii="Georgia" w:hAnsi="Georgia" w:cs="Times New Roman"/>
          <w:sz w:val="21"/>
          <w:szCs w:val="21"/>
        </w:rPr>
        <w:t>es</w:t>
      </w:r>
      <w:r w:rsidR="004251F9" w:rsidRPr="005577D4">
        <w:rPr>
          <w:rFonts w:ascii="Georgia" w:hAnsi="Georgia" w:cs="Times New Roman"/>
          <w:sz w:val="21"/>
          <w:szCs w:val="21"/>
        </w:rPr>
        <w:t xml:space="preserve"> </w:t>
      </w:r>
      <w:r w:rsidR="00360172" w:rsidRPr="005577D4">
        <w:rPr>
          <w:rFonts w:ascii="Georgia" w:hAnsi="Georgia" w:cs="Times New Roman"/>
          <w:sz w:val="21"/>
          <w:szCs w:val="21"/>
        </w:rPr>
        <w:t>sieben</w:t>
      </w:r>
      <w:r w:rsidR="004251F9" w:rsidRPr="005577D4">
        <w:rPr>
          <w:rFonts w:ascii="Georgia" w:hAnsi="Georgia" w:cs="Times New Roman"/>
          <w:sz w:val="21"/>
          <w:szCs w:val="21"/>
        </w:rPr>
        <w:t>monatige</w:t>
      </w:r>
      <w:r w:rsidR="00360172" w:rsidRPr="005577D4">
        <w:rPr>
          <w:rFonts w:ascii="Georgia" w:hAnsi="Georgia" w:cs="Times New Roman"/>
          <w:sz w:val="21"/>
          <w:szCs w:val="21"/>
        </w:rPr>
        <w:t>n</w:t>
      </w:r>
      <w:r w:rsidR="004251F9" w:rsidRPr="005577D4">
        <w:rPr>
          <w:rFonts w:ascii="Georgia" w:hAnsi="Georgia" w:cs="Times New Roman"/>
          <w:sz w:val="21"/>
          <w:szCs w:val="21"/>
        </w:rPr>
        <w:t xml:space="preserve"> Praktikums bei Baker Tilly habe ich mich enorm sowohl fachlich als auch persönlich weiterentwickelt. Zum einen habe ich meine Kommunikationsfähigkeiten</w:t>
      </w:r>
      <w:r w:rsidR="00FA0A44" w:rsidRPr="005577D4">
        <w:rPr>
          <w:rFonts w:ascii="Georgia" w:hAnsi="Georgia" w:cs="Times New Roman"/>
          <w:sz w:val="21"/>
          <w:szCs w:val="21"/>
        </w:rPr>
        <w:t xml:space="preserve"> und Teamarbeit</w:t>
      </w:r>
      <w:r w:rsidR="004251F9" w:rsidRPr="005577D4">
        <w:rPr>
          <w:rFonts w:ascii="Georgia" w:hAnsi="Georgia" w:cs="Times New Roman"/>
          <w:sz w:val="21"/>
          <w:szCs w:val="21"/>
        </w:rPr>
        <w:t xml:space="preserve"> verbessert. Durch Mandantenkontakt </w:t>
      </w:r>
      <w:r w:rsidR="007E276F" w:rsidRPr="005577D4">
        <w:rPr>
          <w:rFonts w:ascii="Georgia" w:hAnsi="Georgia" w:cs="Times New Roman"/>
          <w:sz w:val="21"/>
          <w:szCs w:val="21"/>
        </w:rPr>
        <w:t>sowie d</w:t>
      </w:r>
      <w:r w:rsidR="004251F9" w:rsidRPr="005577D4">
        <w:rPr>
          <w:rFonts w:ascii="Georgia" w:hAnsi="Georgia" w:cs="Times New Roman"/>
          <w:sz w:val="21"/>
          <w:szCs w:val="21"/>
        </w:rPr>
        <w:t>ie Durchführung von</w:t>
      </w:r>
      <w:r w:rsidR="00360172" w:rsidRPr="005577D4">
        <w:rPr>
          <w:rFonts w:ascii="Georgia" w:hAnsi="Georgia" w:cs="Times New Roman"/>
          <w:sz w:val="21"/>
          <w:szCs w:val="21"/>
        </w:rPr>
        <w:t xml:space="preserve"> </w:t>
      </w:r>
      <w:r w:rsidR="004251F9" w:rsidRPr="005577D4">
        <w:rPr>
          <w:rFonts w:ascii="Georgia" w:hAnsi="Georgia" w:cs="Times New Roman"/>
          <w:sz w:val="21"/>
          <w:szCs w:val="21"/>
        </w:rPr>
        <w:t>Inventuren</w:t>
      </w:r>
      <w:r w:rsidR="00FA0A44" w:rsidRPr="005577D4">
        <w:rPr>
          <w:rFonts w:ascii="Georgia" w:hAnsi="Georgia" w:cs="Times New Roman"/>
          <w:sz w:val="21"/>
          <w:szCs w:val="21"/>
        </w:rPr>
        <w:t xml:space="preserve"> konnte ich ein </w:t>
      </w:r>
      <w:del w:id="7" w:author="David Döbele" w:date="2023-01-24T19:31:00Z">
        <w:r w:rsidR="00FA0A44" w:rsidRPr="005577D4" w:rsidDel="001251FC">
          <w:rPr>
            <w:rFonts w:ascii="Georgia" w:hAnsi="Georgia" w:cs="Times New Roman"/>
            <w:sz w:val="21"/>
            <w:szCs w:val="21"/>
          </w:rPr>
          <w:delText xml:space="preserve">authentisches </w:delText>
        </w:r>
      </w:del>
      <w:ins w:id="8" w:author="David Döbele" w:date="2023-01-24T19:31:00Z">
        <w:r w:rsidR="001251FC">
          <w:rPr>
            <w:rFonts w:ascii="Georgia" w:hAnsi="Georgia" w:cs="Times New Roman"/>
            <w:sz w:val="21"/>
            <w:szCs w:val="21"/>
          </w:rPr>
          <w:t>sicheres und professionelles</w:t>
        </w:r>
        <w:r w:rsidR="001251FC" w:rsidRPr="005577D4">
          <w:rPr>
            <w:rFonts w:ascii="Georgia" w:hAnsi="Georgia" w:cs="Times New Roman"/>
            <w:sz w:val="21"/>
            <w:szCs w:val="21"/>
          </w:rPr>
          <w:t xml:space="preserve"> </w:t>
        </w:r>
      </w:ins>
      <w:r w:rsidR="00FA0A44" w:rsidRPr="005577D4">
        <w:rPr>
          <w:rFonts w:ascii="Georgia" w:hAnsi="Georgia" w:cs="Times New Roman"/>
          <w:sz w:val="21"/>
          <w:szCs w:val="21"/>
        </w:rPr>
        <w:t>Auftreten gewinnen. Zum anderen ha</w:t>
      </w:r>
      <w:r w:rsidR="000D761E" w:rsidRPr="005577D4">
        <w:rPr>
          <w:rFonts w:ascii="Georgia" w:hAnsi="Georgia" w:cs="Times New Roman"/>
          <w:sz w:val="21"/>
          <w:szCs w:val="21"/>
        </w:rPr>
        <w:t xml:space="preserve">be </w:t>
      </w:r>
      <w:r w:rsidR="00FA0A44" w:rsidRPr="005577D4">
        <w:rPr>
          <w:rFonts w:ascii="Georgia" w:hAnsi="Georgia" w:cs="Times New Roman"/>
          <w:sz w:val="21"/>
          <w:szCs w:val="21"/>
        </w:rPr>
        <w:t xml:space="preserve">ich </w:t>
      </w:r>
      <w:r w:rsidR="000D761E" w:rsidRPr="005577D4">
        <w:rPr>
          <w:rFonts w:ascii="Georgia" w:hAnsi="Georgia" w:cs="Times New Roman"/>
          <w:sz w:val="21"/>
          <w:szCs w:val="21"/>
        </w:rPr>
        <w:t>meine MS-Office</w:t>
      </w:r>
      <w:r w:rsidR="005616F0" w:rsidRPr="005616F0">
        <w:rPr>
          <w:rFonts w:ascii="Georgia" w:hAnsi="Georgia" w:cs="Times New Roman"/>
          <w:sz w:val="21"/>
          <w:szCs w:val="21"/>
        </w:rPr>
        <w:t>-</w:t>
      </w:r>
      <w:r w:rsidR="000D761E" w:rsidRPr="005577D4">
        <w:rPr>
          <w:rFonts w:ascii="Georgia" w:hAnsi="Georgia" w:cs="Times New Roman"/>
          <w:sz w:val="21"/>
          <w:szCs w:val="21"/>
        </w:rPr>
        <w:t xml:space="preserve">Kenntnisse </w:t>
      </w:r>
      <w:r w:rsidR="00FA0A44" w:rsidRPr="005577D4">
        <w:rPr>
          <w:rFonts w:ascii="Georgia" w:hAnsi="Georgia" w:cs="Times New Roman"/>
          <w:sz w:val="21"/>
          <w:szCs w:val="21"/>
        </w:rPr>
        <w:t>durch die tägliche Anwendung von Excel und PowerPoint</w:t>
      </w:r>
      <w:r w:rsidR="000D761E" w:rsidRPr="005577D4">
        <w:rPr>
          <w:rFonts w:ascii="Georgia" w:hAnsi="Georgia" w:cs="Times New Roman"/>
          <w:sz w:val="21"/>
          <w:szCs w:val="21"/>
        </w:rPr>
        <w:t xml:space="preserve"> deutlich </w:t>
      </w:r>
      <w:del w:id="9" w:author="David Döbele" w:date="2023-01-24T19:31:00Z">
        <w:r w:rsidR="00FA0A44" w:rsidRPr="00B84F24" w:rsidDel="001251FC">
          <w:rPr>
            <w:rFonts w:ascii="Georgia" w:hAnsi="Georgia" w:cs="Times New Roman"/>
            <w:color w:val="FF0000"/>
            <w:sz w:val="21"/>
            <w:szCs w:val="21"/>
          </w:rPr>
          <w:delText>verbesser</w:delText>
        </w:r>
        <w:r w:rsidR="00390FCE" w:rsidRPr="00B84F24" w:rsidDel="001251FC">
          <w:rPr>
            <w:rFonts w:ascii="Georgia" w:hAnsi="Georgia" w:cs="Times New Roman"/>
            <w:color w:val="FF0000"/>
            <w:sz w:val="21"/>
            <w:szCs w:val="21"/>
          </w:rPr>
          <w:delText>t</w:delText>
        </w:r>
      </w:del>
      <w:ins w:id="10" w:author="David Döbele" w:date="2023-01-24T19:31:00Z">
        <w:r w:rsidR="001251FC">
          <w:rPr>
            <w:rFonts w:ascii="Georgia" w:hAnsi="Georgia" w:cs="Times New Roman"/>
            <w:color w:val="FF0000"/>
            <w:sz w:val="21"/>
            <w:szCs w:val="21"/>
          </w:rPr>
          <w:t>ausgebaut und kann nun routiniert viele verschiedene Aufgaben in kurzer Zeit bewältigen – eine Fähigkeit, die mir vermutlich auch im Rahmen des M&amp;</w:t>
        </w:r>
      </w:ins>
      <w:ins w:id="11" w:author="David Döbele" w:date="2023-01-24T19:32:00Z">
        <w:r w:rsidR="001251FC">
          <w:rPr>
            <w:rFonts w:ascii="Georgia" w:hAnsi="Georgia" w:cs="Times New Roman"/>
            <w:color w:val="FF0000"/>
            <w:sz w:val="21"/>
            <w:szCs w:val="21"/>
          </w:rPr>
          <w:t>A-Praktikums bei Ihnen zugute kommen wird</w:t>
        </w:r>
      </w:ins>
      <w:del w:id="12" w:author="David Döbele" w:date="2023-01-24T19:31:00Z">
        <w:r w:rsidR="00B84F24" w:rsidRPr="00B84F24" w:rsidDel="001251FC">
          <w:rPr>
            <w:rFonts w:ascii="Georgia" w:hAnsi="Georgia" w:cs="Times New Roman"/>
            <w:color w:val="FF0000"/>
            <w:sz w:val="21"/>
            <w:szCs w:val="21"/>
            <w:lang w:val="bg-BG"/>
          </w:rPr>
          <w:delText>/</w:delText>
        </w:r>
        <w:r w:rsidR="00B84F24" w:rsidRPr="00B84F24" w:rsidDel="001251FC">
          <w:rPr>
            <w:rFonts w:ascii="Georgia" w:hAnsi="Georgia" w:cs="Times New Roman"/>
            <w:color w:val="FF0000"/>
            <w:sz w:val="21"/>
            <w:szCs w:val="21"/>
          </w:rPr>
          <w:delText>optimiert</w:delText>
        </w:r>
      </w:del>
      <w:r w:rsidR="00FA0A44" w:rsidRPr="005577D4">
        <w:rPr>
          <w:rFonts w:ascii="Georgia" w:hAnsi="Georgia" w:cs="Times New Roman"/>
          <w:sz w:val="21"/>
          <w:szCs w:val="21"/>
        </w:rPr>
        <w:t xml:space="preserve">. Außerdem </w:t>
      </w:r>
      <w:r w:rsidR="00D7730C" w:rsidRPr="005577D4">
        <w:rPr>
          <w:rFonts w:ascii="Georgia" w:hAnsi="Georgia" w:cs="Times New Roman"/>
          <w:sz w:val="21"/>
          <w:szCs w:val="21"/>
        </w:rPr>
        <w:t xml:space="preserve">wurde </w:t>
      </w:r>
      <w:del w:id="13" w:author="David Döbele" w:date="2023-01-24T19:32:00Z">
        <w:r w:rsidR="00D7730C" w:rsidRPr="005577D4" w:rsidDel="001251FC">
          <w:rPr>
            <w:rFonts w:ascii="Georgia" w:hAnsi="Georgia" w:cs="Times New Roman"/>
            <w:sz w:val="21"/>
            <w:szCs w:val="21"/>
          </w:rPr>
          <w:delText xml:space="preserve">mir </w:delText>
        </w:r>
      </w:del>
      <w:r w:rsidR="00D7730C" w:rsidRPr="005577D4">
        <w:rPr>
          <w:rFonts w:ascii="Georgia" w:hAnsi="Georgia" w:cs="Times New Roman"/>
          <w:sz w:val="21"/>
          <w:szCs w:val="21"/>
        </w:rPr>
        <w:t xml:space="preserve">von meinem Vorgesetzten besonders hervorgehoben, dass ich </w:t>
      </w:r>
      <w:ins w:id="14" w:author="David Döbele" w:date="2023-01-24T19:32:00Z">
        <w:r w:rsidR="001251FC">
          <w:rPr>
            <w:rFonts w:ascii="Georgia" w:hAnsi="Georgia" w:cs="Times New Roman"/>
            <w:sz w:val="21"/>
            <w:szCs w:val="21"/>
          </w:rPr>
          <w:t xml:space="preserve">mich insbesondere beim </w:t>
        </w:r>
      </w:ins>
      <w:del w:id="15" w:author="David Döbele" w:date="2023-01-24T19:32:00Z">
        <w:r w:rsidR="00986065" w:rsidRPr="005577D4" w:rsidDel="001251FC">
          <w:rPr>
            <w:rFonts w:ascii="Georgia" w:hAnsi="Georgia" w:cs="Times New Roman"/>
            <w:sz w:val="21"/>
            <w:szCs w:val="21"/>
          </w:rPr>
          <w:delText xml:space="preserve">des </w:delText>
        </w:r>
      </w:del>
      <w:r w:rsidR="00986065" w:rsidRPr="005577D4">
        <w:rPr>
          <w:rFonts w:ascii="Georgia" w:hAnsi="Georgia" w:cs="Times New Roman"/>
          <w:sz w:val="21"/>
          <w:szCs w:val="21"/>
        </w:rPr>
        <w:t>gleichzeitigen Ablauf</w:t>
      </w:r>
      <w:ins w:id="16" w:author="David Döbele" w:date="2023-01-24T19:32:00Z">
        <w:r w:rsidR="001251FC">
          <w:rPr>
            <w:rFonts w:ascii="Georgia" w:hAnsi="Georgia" w:cs="Times New Roman"/>
            <w:sz w:val="21"/>
            <w:szCs w:val="21"/>
          </w:rPr>
          <w:t xml:space="preserve"> von</w:t>
        </w:r>
      </w:ins>
      <w:del w:id="17" w:author="David Döbele" w:date="2023-01-24T19:32:00Z">
        <w:r w:rsidR="00986065" w:rsidRPr="005577D4" w:rsidDel="001251FC">
          <w:rPr>
            <w:rFonts w:ascii="Georgia" w:hAnsi="Georgia" w:cs="Times New Roman"/>
            <w:sz w:val="21"/>
            <w:szCs w:val="21"/>
          </w:rPr>
          <w:delText>s</w:delText>
        </w:r>
      </w:del>
      <w:r w:rsidR="00184274" w:rsidRPr="005577D4">
        <w:rPr>
          <w:rFonts w:ascii="Georgia" w:hAnsi="Georgia" w:cs="Times New Roman"/>
          <w:sz w:val="21"/>
          <w:szCs w:val="21"/>
        </w:rPr>
        <w:t xml:space="preserve"> </w:t>
      </w:r>
      <w:r w:rsidR="00D7730C" w:rsidRPr="005577D4">
        <w:rPr>
          <w:rFonts w:ascii="Georgia" w:hAnsi="Georgia" w:cs="Times New Roman"/>
          <w:sz w:val="21"/>
          <w:szCs w:val="21"/>
        </w:rPr>
        <w:t>verschiedene</w:t>
      </w:r>
      <w:ins w:id="18" w:author="David Döbele" w:date="2023-01-24T19:32:00Z">
        <w:r w:rsidR="001251FC">
          <w:rPr>
            <w:rFonts w:ascii="Georgia" w:hAnsi="Georgia" w:cs="Times New Roman"/>
            <w:sz w:val="21"/>
            <w:szCs w:val="21"/>
          </w:rPr>
          <w:t>n</w:t>
        </w:r>
      </w:ins>
      <w:r w:rsidR="00D7730C" w:rsidRPr="005577D4">
        <w:rPr>
          <w:rFonts w:ascii="Georgia" w:hAnsi="Georgia" w:cs="Times New Roman"/>
          <w:sz w:val="21"/>
          <w:szCs w:val="21"/>
        </w:rPr>
        <w:t xml:space="preserve"> Projekte</w:t>
      </w:r>
      <w:r w:rsidR="00390FCE" w:rsidRPr="005577D4">
        <w:rPr>
          <w:rFonts w:ascii="Georgia" w:hAnsi="Georgia" w:cs="Times New Roman"/>
          <w:sz w:val="21"/>
          <w:szCs w:val="21"/>
        </w:rPr>
        <w:t xml:space="preserve"> </w:t>
      </w:r>
      <w:r w:rsidR="00810166">
        <w:rPr>
          <w:rFonts w:ascii="Georgia" w:hAnsi="Georgia" w:cs="Times New Roman"/>
          <w:sz w:val="21"/>
          <w:szCs w:val="21"/>
        </w:rPr>
        <w:t>hervorragend</w:t>
      </w:r>
      <w:r w:rsidR="00390FCE" w:rsidRPr="005577D4">
        <w:rPr>
          <w:rFonts w:ascii="Georgia" w:hAnsi="Georgia" w:cs="Times New Roman"/>
          <w:sz w:val="21"/>
          <w:szCs w:val="21"/>
        </w:rPr>
        <w:t xml:space="preserve"> </w:t>
      </w:r>
      <w:ins w:id="19" w:author="David Döbele" w:date="2023-01-24T19:32:00Z">
        <w:r w:rsidR="001251FC">
          <w:rPr>
            <w:rFonts w:ascii="Georgia" w:hAnsi="Georgia" w:cs="Times New Roman"/>
            <w:sz w:val="21"/>
            <w:szCs w:val="21"/>
          </w:rPr>
          <w:t xml:space="preserve">organisieren </w:t>
        </w:r>
        <w:proofErr w:type="spellStart"/>
        <w:r w:rsidR="001251FC">
          <w:rPr>
            <w:rFonts w:ascii="Georgia" w:hAnsi="Georgia" w:cs="Times New Roman"/>
            <w:sz w:val="21"/>
            <w:szCs w:val="21"/>
          </w:rPr>
          <w:t xml:space="preserve">und </w:t>
        </w:r>
      </w:ins>
      <w:r w:rsidR="00D7730C" w:rsidRPr="005577D4">
        <w:rPr>
          <w:rFonts w:ascii="Georgia" w:hAnsi="Georgia" w:cs="Times New Roman"/>
          <w:sz w:val="21"/>
          <w:szCs w:val="21"/>
        </w:rPr>
        <w:t>koordinieren</w:t>
      </w:r>
      <w:proofErr w:type="spellEnd"/>
      <w:r w:rsidR="00184274" w:rsidRPr="005577D4">
        <w:rPr>
          <w:rFonts w:ascii="Georgia" w:hAnsi="Georgia" w:cs="Times New Roman"/>
          <w:sz w:val="21"/>
          <w:szCs w:val="21"/>
        </w:rPr>
        <w:t xml:space="preserve"> </w:t>
      </w:r>
      <w:r w:rsidR="00D7730C" w:rsidRPr="005577D4">
        <w:rPr>
          <w:rFonts w:ascii="Georgia" w:hAnsi="Georgia" w:cs="Times New Roman"/>
          <w:sz w:val="21"/>
          <w:szCs w:val="21"/>
        </w:rPr>
        <w:t>kann.</w:t>
      </w:r>
      <w:r w:rsidR="00986065" w:rsidRPr="005577D4">
        <w:rPr>
          <w:rFonts w:ascii="Georgia" w:hAnsi="Georgia" w:cs="Times New Roman"/>
          <w:sz w:val="21"/>
          <w:szCs w:val="21"/>
        </w:rPr>
        <w:t xml:space="preserve"> </w:t>
      </w:r>
      <w:r w:rsidR="00D7730C" w:rsidRPr="005577D4">
        <w:rPr>
          <w:rFonts w:ascii="Georgia" w:hAnsi="Georgia" w:cs="Times New Roman"/>
          <w:sz w:val="21"/>
          <w:szCs w:val="21"/>
        </w:rPr>
        <w:t>Abgesehen davon bes</w:t>
      </w:r>
      <w:r w:rsidR="00B84F24">
        <w:rPr>
          <w:rFonts w:ascii="Georgia" w:hAnsi="Georgia" w:cs="Times New Roman"/>
          <w:sz w:val="21"/>
          <w:szCs w:val="21"/>
        </w:rPr>
        <w:t>i</w:t>
      </w:r>
      <w:r w:rsidR="00D7730C" w:rsidRPr="005577D4">
        <w:rPr>
          <w:rFonts w:ascii="Georgia" w:hAnsi="Georgia" w:cs="Times New Roman"/>
          <w:sz w:val="21"/>
          <w:szCs w:val="21"/>
        </w:rPr>
        <w:t xml:space="preserve">tze ich viel Disziplin, welche mir </w:t>
      </w:r>
      <w:r w:rsidR="00EA56E6" w:rsidRPr="005577D4">
        <w:rPr>
          <w:rFonts w:ascii="Georgia" w:hAnsi="Georgia" w:cs="Times New Roman"/>
          <w:sz w:val="21"/>
          <w:szCs w:val="21"/>
        </w:rPr>
        <w:t xml:space="preserve">extrem </w:t>
      </w:r>
      <w:r w:rsidR="00D7730C" w:rsidRPr="005577D4">
        <w:rPr>
          <w:rFonts w:ascii="Georgia" w:hAnsi="Georgia" w:cs="Times New Roman"/>
          <w:sz w:val="21"/>
          <w:szCs w:val="21"/>
        </w:rPr>
        <w:t>geholfen hat, meine Sprachkenntnisse</w:t>
      </w:r>
      <w:r w:rsidR="001D7B8B" w:rsidRPr="005577D4">
        <w:rPr>
          <w:rFonts w:ascii="Georgia" w:hAnsi="Georgia" w:cs="Times New Roman"/>
          <w:sz w:val="21"/>
          <w:szCs w:val="21"/>
        </w:rPr>
        <w:t xml:space="preserve"> ständig</w:t>
      </w:r>
      <w:r w:rsidR="00D7730C" w:rsidRPr="005577D4">
        <w:rPr>
          <w:rFonts w:ascii="Georgia" w:hAnsi="Georgia" w:cs="Times New Roman"/>
          <w:sz w:val="21"/>
          <w:szCs w:val="21"/>
        </w:rPr>
        <w:t xml:space="preserve"> zu </w:t>
      </w:r>
      <w:r w:rsidR="00390FCE" w:rsidRPr="005577D4">
        <w:rPr>
          <w:rFonts w:ascii="Georgia" w:hAnsi="Georgia" w:cs="Times New Roman"/>
          <w:sz w:val="21"/>
          <w:szCs w:val="21"/>
        </w:rPr>
        <w:t>erweitern</w:t>
      </w:r>
      <w:r w:rsidR="00D7730C" w:rsidRPr="005577D4">
        <w:rPr>
          <w:rFonts w:ascii="Georgia" w:hAnsi="Georgia" w:cs="Times New Roman"/>
          <w:sz w:val="21"/>
          <w:szCs w:val="21"/>
        </w:rPr>
        <w:t xml:space="preserve"> </w:t>
      </w:r>
      <w:r w:rsidR="007E276F" w:rsidRPr="005577D4">
        <w:rPr>
          <w:rFonts w:ascii="Georgia" w:hAnsi="Georgia" w:cs="Times New Roman"/>
          <w:sz w:val="21"/>
          <w:szCs w:val="21"/>
        </w:rPr>
        <w:t>sowie</w:t>
      </w:r>
      <w:r w:rsidR="00D7730C" w:rsidRPr="005577D4">
        <w:rPr>
          <w:rFonts w:ascii="Georgia" w:hAnsi="Georgia" w:cs="Times New Roman"/>
          <w:sz w:val="21"/>
          <w:szCs w:val="21"/>
        </w:rPr>
        <w:t xml:space="preserve"> Erfolge im Sport</w:t>
      </w:r>
      <w:r w:rsidR="00390FCE" w:rsidRPr="005577D4">
        <w:rPr>
          <w:rFonts w:ascii="Georgia" w:hAnsi="Georgia" w:cs="Times New Roman"/>
          <w:sz w:val="21"/>
          <w:szCs w:val="21"/>
        </w:rPr>
        <w:t xml:space="preserve"> </w:t>
      </w:r>
      <w:r w:rsidR="00D7730C" w:rsidRPr="005577D4">
        <w:rPr>
          <w:rFonts w:ascii="Georgia" w:hAnsi="Georgia" w:cs="Times New Roman"/>
          <w:sz w:val="21"/>
          <w:szCs w:val="21"/>
        </w:rPr>
        <w:t>zu erzielen.</w:t>
      </w:r>
      <w:r w:rsidR="001D7B8B" w:rsidRPr="005577D4">
        <w:rPr>
          <w:rFonts w:ascii="Georgia" w:hAnsi="Georgia" w:cs="Times New Roman"/>
          <w:sz w:val="21"/>
          <w:szCs w:val="21"/>
        </w:rPr>
        <w:t xml:space="preserve"> </w:t>
      </w:r>
      <w:r w:rsidR="00390FCE" w:rsidRPr="005577D4">
        <w:rPr>
          <w:rFonts w:ascii="Georgia" w:hAnsi="Georgia" w:cs="Times New Roman"/>
          <w:sz w:val="21"/>
          <w:szCs w:val="21"/>
        </w:rPr>
        <w:t xml:space="preserve">Seit meiner frühen Jugend spiele ich </w:t>
      </w:r>
      <w:r w:rsidR="001D7B8B" w:rsidRPr="005577D4">
        <w:rPr>
          <w:rFonts w:ascii="Georgia" w:hAnsi="Georgia" w:cs="Times New Roman"/>
          <w:sz w:val="21"/>
          <w:szCs w:val="21"/>
        </w:rPr>
        <w:t>Fußball</w:t>
      </w:r>
      <w:r w:rsidR="00390FCE" w:rsidRPr="005577D4">
        <w:rPr>
          <w:rFonts w:ascii="Georgia" w:hAnsi="Georgia" w:cs="Times New Roman"/>
          <w:sz w:val="21"/>
          <w:szCs w:val="21"/>
        </w:rPr>
        <w:t xml:space="preserve"> und a</w:t>
      </w:r>
      <w:r w:rsidR="00D7730C" w:rsidRPr="005577D4">
        <w:rPr>
          <w:rFonts w:ascii="Georgia" w:hAnsi="Georgia" w:cs="Times New Roman"/>
          <w:sz w:val="21"/>
          <w:szCs w:val="21"/>
        </w:rPr>
        <w:t>ls Mannschaftskap</w:t>
      </w:r>
      <w:r w:rsidR="001D7B8B" w:rsidRPr="005577D4">
        <w:rPr>
          <w:rFonts w:ascii="Georgia" w:hAnsi="Georgia" w:cs="Times New Roman"/>
          <w:sz w:val="21"/>
          <w:szCs w:val="21"/>
        </w:rPr>
        <w:t xml:space="preserve">itän bringe ich die </w:t>
      </w:r>
      <w:r w:rsidR="00EA56E6" w:rsidRPr="005577D4">
        <w:rPr>
          <w:rFonts w:ascii="Georgia" w:hAnsi="Georgia" w:cs="Times New Roman"/>
          <w:sz w:val="21"/>
          <w:szCs w:val="21"/>
        </w:rPr>
        <w:t>Teamm</w:t>
      </w:r>
      <w:r w:rsidR="001D7B8B" w:rsidRPr="005577D4">
        <w:rPr>
          <w:rFonts w:ascii="Georgia" w:hAnsi="Georgia" w:cs="Times New Roman"/>
          <w:sz w:val="21"/>
          <w:szCs w:val="21"/>
        </w:rPr>
        <w:t>entalität mit</w:t>
      </w:r>
      <w:r w:rsidR="00390FCE" w:rsidRPr="005577D4">
        <w:rPr>
          <w:rFonts w:ascii="Georgia" w:hAnsi="Georgia" w:cs="Times New Roman"/>
          <w:sz w:val="21"/>
          <w:szCs w:val="21"/>
        </w:rPr>
        <w:t xml:space="preserve">. </w:t>
      </w:r>
      <w:del w:id="20" w:author="David Döbele" w:date="2023-01-24T19:33:00Z">
        <w:r w:rsidR="00B73D91" w:rsidRPr="005577D4" w:rsidDel="001251FC">
          <w:rPr>
            <w:rFonts w:ascii="Georgia" w:hAnsi="Georgia" w:cs="Times New Roman"/>
            <w:sz w:val="21"/>
            <w:szCs w:val="21"/>
          </w:rPr>
          <w:delText>Diese Eigenschaften habe ich als Praktikant bei Baker</w:delText>
        </w:r>
        <w:r w:rsidR="00986065" w:rsidRPr="005577D4" w:rsidDel="001251FC">
          <w:rPr>
            <w:rFonts w:ascii="Georgia" w:hAnsi="Georgia" w:cs="Times New Roman"/>
            <w:sz w:val="21"/>
            <w:szCs w:val="21"/>
          </w:rPr>
          <w:delText xml:space="preserve"> T</w:delText>
        </w:r>
        <w:r w:rsidR="00B73D91" w:rsidRPr="005577D4" w:rsidDel="001251FC">
          <w:rPr>
            <w:rFonts w:ascii="Georgia" w:hAnsi="Georgia" w:cs="Times New Roman"/>
            <w:sz w:val="21"/>
            <w:szCs w:val="21"/>
          </w:rPr>
          <w:delText>illy bereits erfolgreich unter Beweis gestellt.</w:delText>
        </w:r>
        <w:r w:rsidR="001D7B8B" w:rsidRPr="005577D4" w:rsidDel="001251FC">
          <w:rPr>
            <w:rFonts w:ascii="Georgia" w:hAnsi="Georgia" w:cs="Times New Roman"/>
            <w:sz w:val="21"/>
            <w:szCs w:val="21"/>
          </w:rPr>
          <w:delText xml:space="preserve"> </w:delText>
        </w:r>
      </w:del>
      <w:r w:rsidR="001D7B8B" w:rsidRPr="005577D4">
        <w:rPr>
          <w:rFonts w:ascii="Georgia" w:hAnsi="Georgia" w:cs="Times New Roman"/>
          <w:sz w:val="21"/>
          <w:szCs w:val="21"/>
        </w:rPr>
        <w:t>Dieses Mindset würde ich nun ausgesprochen als Praktikant</w:t>
      </w:r>
      <w:ins w:id="21" w:author="David Döbele" w:date="2023-01-24T19:33:00Z">
        <w:r w:rsidR="001251FC">
          <w:rPr>
            <w:rFonts w:ascii="Georgia" w:hAnsi="Georgia" w:cs="Times New Roman"/>
            <w:sz w:val="21"/>
            <w:szCs w:val="21"/>
          </w:rPr>
          <w:t xml:space="preserve"> auch</w:t>
        </w:r>
      </w:ins>
      <w:r w:rsidR="001D7B8B" w:rsidRPr="005577D4">
        <w:rPr>
          <w:rFonts w:ascii="Georgia" w:hAnsi="Georgia" w:cs="Times New Roman"/>
          <w:sz w:val="21"/>
          <w:szCs w:val="21"/>
        </w:rPr>
        <w:t xml:space="preserve"> in Ihr Team mit einbringen. </w:t>
      </w:r>
    </w:p>
    <w:p w14:paraId="2E1A46AA" w14:textId="26E7BE7C" w:rsidR="00986065" w:rsidRPr="005577D4" w:rsidRDefault="00986065" w:rsidP="003104B8">
      <w:pPr>
        <w:spacing w:line="259" w:lineRule="auto"/>
        <w:jc w:val="both"/>
        <w:rPr>
          <w:rFonts w:ascii="Georgia" w:hAnsi="Georgia" w:cstheme="minorHAnsi"/>
          <w:sz w:val="21"/>
          <w:szCs w:val="21"/>
        </w:rPr>
      </w:pPr>
    </w:p>
    <w:p w14:paraId="36AD5099" w14:textId="362E49B5" w:rsidR="00682C15" w:rsidRPr="005577D4" w:rsidRDefault="00682C15" w:rsidP="003104B8">
      <w:pPr>
        <w:spacing w:line="259" w:lineRule="auto"/>
        <w:jc w:val="both"/>
        <w:rPr>
          <w:rFonts w:ascii="Georgia" w:hAnsi="Georgia" w:cs="Times New Roman"/>
          <w:sz w:val="21"/>
          <w:szCs w:val="21"/>
        </w:rPr>
      </w:pPr>
      <w:r w:rsidRPr="005577D4">
        <w:rPr>
          <w:rFonts w:ascii="Georgia" w:hAnsi="Georgia" w:cs="Times New Roman"/>
          <w:sz w:val="21"/>
          <w:szCs w:val="21"/>
        </w:rPr>
        <w:t>Dritter Absatz</w:t>
      </w:r>
    </w:p>
    <w:p w14:paraId="142926E9" w14:textId="77777777" w:rsidR="00682C15" w:rsidRPr="005577D4" w:rsidRDefault="00682C15" w:rsidP="003104B8">
      <w:pPr>
        <w:spacing w:line="259" w:lineRule="auto"/>
        <w:jc w:val="both"/>
        <w:rPr>
          <w:rFonts w:ascii="Georgia" w:hAnsi="Georgia" w:cs="Times New Roman"/>
          <w:sz w:val="21"/>
          <w:szCs w:val="21"/>
        </w:rPr>
      </w:pPr>
      <w:r w:rsidRPr="005577D4">
        <w:rPr>
          <w:rFonts w:ascii="Georgia" w:hAnsi="Georgia" w:cs="Times New Roman"/>
          <w:sz w:val="21"/>
          <w:szCs w:val="21"/>
        </w:rPr>
        <w:t>Dritter Absatz</w:t>
      </w:r>
    </w:p>
    <w:p w14:paraId="09C68500" w14:textId="29ACAC86" w:rsidR="00682C15" w:rsidRPr="005577D4" w:rsidRDefault="00682C15" w:rsidP="003104B8">
      <w:pPr>
        <w:spacing w:line="259" w:lineRule="auto"/>
        <w:jc w:val="both"/>
        <w:rPr>
          <w:rFonts w:ascii="Georgia" w:hAnsi="Georgia" w:cs="Times New Roman"/>
          <w:sz w:val="21"/>
          <w:szCs w:val="21"/>
        </w:rPr>
      </w:pPr>
      <w:r w:rsidRPr="005577D4">
        <w:rPr>
          <w:rFonts w:ascii="Georgia" w:hAnsi="Georgia" w:cs="Times New Roman"/>
          <w:sz w:val="21"/>
          <w:szCs w:val="21"/>
        </w:rPr>
        <w:t>Dritter Absatz</w:t>
      </w:r>
    </w:p>
    <w:p w14:paraId="5E486106" w14:textId="77777777" w:rsidR="00D627D4" w:rsidRPr="005577D4" w:rsidRDefault="00D627D4" w:rsidP="003104B8">
      <w:pPr>
        <w:spacing w:line="259" w:lineRule="auto"/>
        <w:jc w:val="both"/>
        <w:rPr>
          <w:rFonts w:ascii="Georgia" w:hAnsi="Georgia" w:cs="Times New Roman"/>
          <w:sz w:val="21"/>
          <w:szCs w:val="21"/>
        </w:rPr>
      </w:pPr>
      <w:r w:rsidRPr="005577D4">
        <w:rPr>
          <w:rFonts w:ascii="Georgia" w:hAnsi="Georgia" w:cs="Times New Roman"/>
          <w:sz w:val="21"/>
          <w:szCs w:val="21"/>
        </w:rPr>
        <w:t>Dritter Absatz</w:t>
      </w:r>
    </w:p>
    <w:p w14:paraId="60635889" w14:textId="0B3DC0A0" w:rsidR="00D627D4" w:rsidRPr="005577D4" w:rsidRDefault="00D627D4" w:rsidP="003104B8">
      <w:pPr>
        <w:spacing w:line="259" w:lineRule="auto"/>
        <w:jc w:val="both"/>
        <w:rPr>
          <w:rFonts w:ascii="Georgia" w:hAnsi="Georgia" w:cs="Times New Roman"/>
          <w:sz w:val="21"/>
          <w:szCs w:val="21"/>
        </w:rPr>
      </w:pPr>
      <w:r w:rsidRPr="005577D4">
        <w:rPr>
          <w:rFonts w:ascii="Georgia" w:hAnsi="Georgia" w:cs="Times New Roman"/>
          <w:sz w:val="21"/>
          <w:szCs w:val="21"/>
        </w:rPr>
        <w:t>Dritter Absatz</w:t>
      </w:r>
    </w:p>
    <w:p w14:paraId="28CE79F3" w14:textId="02B154FC" w:rsidR="00682C15" w:rsidRPr="005577D4" w:rsidRDefault="00682C15" w:rsidP="003104B8">
      <w:pPr>
        <w:spacing w:line="259" w:lineRule="auto"/>
        <w:jc w:val="both"/>
        <w:rPr>
          <w:rFonts w:ascii="Georgia" w:hAnsi="Georgia" w:cs="Times New Roman"/>
          <w:sz w:val="21"/>
          <w:szCs w:val="21"/>
        </w:rPr>
      </w:pPr>
    </w:p>
    <w:p w14:paraId="2864D6BF" w14:textId="0D661A1F" w:rsidR="00D9003A" w:rsidRPr="005577D4" w:rsidRDefault="00BF64FE" w:rsidP="003104B8">
      <w:pPr>
        <w:spacing w:line="259" w:lineRule="auto"/>
        <w:jc w:val="both"/>
        <w:rPr>
          <w:rFonts w:ascii="Georgia" w:hAnsi="Georgia" w:cs="Times New Roman"/>
          <w:sz w:val="21"/>
          <w:szCs w:val="21"/>
        </w:rPr>
      </w:pPr>
      <w:r w:rsidRPr="005577D4">
        <w:rPr>
          <w:rFonts w:ascii="Georgia" w:hAnsi="Georgia"/>
          <w:noProof/>
          <w:sz w:val="21"/>
          <w:szCs w:val="21"/>
        </w:rPr>
        <w:drawing>
          <wp:anchor distT="0" distB="0" distL="114300" distR="114300" simplePos="0" relativeHeight="251659264" behindDoc="0" locked="0" layoutInCell="1" allowOverlap="1" wp14:anchorId="7B49FE60" wp14:editId="38959048">
            <wp:simplePos x="0" y="0"/>
            <wp:positionH relativeFrom="column">
              <wp:posOffset>-1130300</wp:posOffset>
            </wp:positionH>
            <wp:positionV relativeFrom="page">
              <wp:posOffset>8969604</wp:posOffset>
            </wp:positionV>
            <wp:extent cx="2918460" cy="1633855"/>
            <wp:effectExtent l="0" t="0" r="0" b="0"/>
            <wp:wrapThrough wrapText="bothSides">
              <wp:wrapPolygon edited="0">
                <wp:start x="8319" y="8563"/>
                <wp:lineTo x="8037" y="11333"/>
                <wp:lineTo x="13112" y="11333"/>
                <wp:lineTo x="13535" y="10578"/>
                <wp:lineTo x="13253" y="9822"/>
                <wp:lineTo x="12266" y="8563"/>
                <wp:lineTo x="8319" y="8563"/>
              </wp:wrapPolygon>
            </wp:wrapThrough>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18460" cy="1633855"/>
                    </a:xfrm>
                    <a:prstGeom prst="rect">
                      <a:avLst/>
                    </a:prstGeom>
                  </pic:spPr>
                </pic:pic>
              </a:graphicData>
            </a:graphic>
            <wp14:sizeRelH relativeFrom="margin">
              <wp14:pctWidth>0</wp14:pctWidth>
            </wp14:sizeRelH>
            <wp14:sizeRelV relativeFrom="margin">
              <wp14:pctHeight>0</wp14:pctHeight>
            </wp14:sizeRelV>
          </wp:anchor>
        </w:drawing>
      </w:r>
      <w:r w:rsidR="00D627D4" w:rsidRPr="005577D4">
        <w:rPr>
          <w:rFonts w:ascii="Georgia" w:hAnsi="Georgia" w:cs="Times New Roman"/>
          <w:sz w:val="21"/>
          <w:szCs w:val="21"/>
        </w:rPr>
        <w:t>Von einem Praktikum im M&amp;A erhoffe ich mir eine steile Lernkurve sowie die Möglichkeit, eigene Verantwortung zu übernehmen und einen Einfluss auf die Projektarbeit zu haben. Ich bin mir sicher, dass ich durch mein starkes Interesse an M&amp;A, meine exzellente Teamfähigkeit und meine analytische Stärke eine Bereicherung für Ihr Team darstellen werde. Deshalb würde ich mich sehr darüber freuen, Sie auch in einem persönlichen Gespräch weiter von mir überzeugen zu dürfen.</w:t>
      </w:r>
    </w:p>
    <w:p w14:paraId="21269E8A" w14:textId="0D51924C" w:rsidR="00D9003A" w:rsidRPr="005577D4" w:rsidRDefault="00D9003A" w:rsidP="003104B8">
      <w:pPr>
        <w:spacing w:line="259" w:lineRule="auto"/>
        <w:jc w:val="both"/>
        <w:rPr>
          <w:rFonts w:ascii="Georgia" w:hAnsi="Georgia" w:cs="Times New Roman"/>
          <w:sz w:val="21"/>
          <w:szCs w:val="21"/>
        </w:rPr>
      </w:pPr>
    </w:p>
    <w:p w14:paraId="6DC7E470" w14:textId="2220FE3A" w:rsidR="00D627D4" w:rsidRPr="005577D4" w:rsidRDefault="00D627D4" w:rsidP="003104B8">
      <w:pPr>
        <w:spacing w:line="259" w:lineRule="auto"/>
        <w:jc w:val="both"/>
        <w:rPr>
          <w:rFonts w:ascii="Georgia" w:hAnsi="Georgia" w:cs="Times New Roman"/>
          <w:sz w:val="21"/>
          <w:szCs w:val="21"/>
        </w:rPr>
      </w:pPr>
      <w:r w:rsidRPr="005577D4">
        <w:rPr>
          <w:rFonts w:ascii="Georgia" w:hAnsi="Georgia" w:cs="Times New Roman"/>
          <w:sz w:val="21"/>
          <w:szCs w:val="21"/>
        </w:rPr>
        <w:t>Mit freundlichen Grüßen</w:t>
      </w:r>
    </w:p>
    <w:p w14:paraId="4F1F3051" w14:textId="54C8C818" w:rsidR="00D9003A" w:rsidRPr="005577D4" w:rsidRDefault="00D9003A" w:rsidP="000C3413">
      <w:pPr>
        <w:jc w:val="both"/>
        <w:rPr>
          <w:rFonts w:ascii="Georgia" w:hAnsi="Georgia"/>
          <w:sz w:val="21"/>
          <w:szCs w:val="21"/>
        </w:rPr>
      </w:pPr>
    </w:p>
    <w:p w14:paraId="56D63B04" w14:textId="77777777" w:rsidR="00D9003A" w:rsidRPr="005577D4" w:rsidRDefault="00D9003A" w:rsidP="000C3413">
      <w:pPr>
        <w:jc w:val="both"/>
        <w:rPr>
          <w:rFonts w:ascii="Georgia" w:hAnsi="Georgia"/>
          <w:sz w:val="21"/>
          <w:szCs w:val="21"/>
        </w:rPr>
      </w:pPr>
    </w:p>
    <w:sectPr w:rsidR="00D9003A" w:rsidRPr="005577D4" w:rsidSect="00D9003A">
      <w:pgSz w:w="11900" w:h="16840"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9F5654" w14:textId="77777777" w:rsidR="00BA7022" w:rsidRDefault="00BA7022" w:rsidP="00A156B9">
      <w:r>
        <w:separator/>
      </w:r>
    </w:p>
  </w:endnote>
  <w:endnote w:type="continuationSeparator" w:id="0">
    <w:p w14:paraId="5225760A" w14:textId="77777777" w:rsidR="00BA7022" w:rsidRDefault="00BA7022"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5BE5B" w14:textId="77777777" w:rsidR="00BA7022" w:rsidRDefault="00BA7022" w:rsidP="00A156B9">
      <w:r>
        <w:separator/>
      </w:r>
    </w:p>
  </w:footnote>
  <w:footnote w:type="continuationSeparator" w:id="0">
    <w:p w14:paraId="1A4842DC" w14:textId="77777777" w:rsidR="00BA7022" w:rsidRDefault="00BA7022"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98317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4BE0"/>
    <w:rsid w:val="00027649"/>
    <w:rsid w:val="000444C7"/>
    <w:rsid w:val="00064B57"/>
    <w:rsid w:val="00064F06"/>
    <w:rsid w:val="00075FD2"/>
    <w:rsid w:val="00083CDB"/>
    <w:rsid w:val="000A0AF7"/>
    <w:rsid w:val="000C28B3"/>
    <w:rsid w:val="000C3413"/>
    <w:rsid w:val="000D55C3"/>
    <w:rsid w:val="000D761E"/>
    <w:rsid w:val="000E28DE"/>
    <w:rsid w:val="000E5759"/>
    <w:rsid w:val="000E5917"/>
    <w:rsid w:val="000E5B6F"/>
    <w:rsid w:val="000F2F6E"/>
    <w:rsid w:val="001057F0"/>
    <w:rsid w:val="00114843"/>
    <w:rsid w:val="00121062"/>
    <w:rsid w:val="001251FC"/>
    <w:rsid w:val="00134136"/>
    <w:rsid w:val="001476D4"/>
    <w:rsid w:val="001523DD"/>
    <w:rsid w:val="001609D3"/>
    <w:rsid w:val="001666E0"/>
    <w:rsid w:val="0017795A"/>
    <w:rsid w:val="00184274"/>
    <w:rsid w:val="00185DAD"/>
    <w:rsid w:val="001C3673"/>
    <w:rsid w:val="001D7B8B"/>
    <w:rsid w:val="001E6FC7"/>
    <w:rsid w:val="002101CA"/>
    <w:rsid w:val="00235669"/>
    <w:rsid w:val="00284FE4"/>
    <w:rsid w:val="002A6B60"/>
    <w:rsid w:val="002D1DCC"/>
    <w:rsid w:val="002F25C8"/>
    <w:rsid w:val="0030659E"/>
    <w:rsid w:val="003104B8"/>
    <w:rsid w:val="003112EA"/>
    <w:rsid w:val="0032583B"/>
    <w:rsid w:val="003328F3"/>
    <w:rsid w:val="00351F69"/>
    <w:rsid w:val="003529CC"/>
    <w:rsid w:val="00360172"/>
    <w:rsid w:val="00376E4C"/>
    <w:rsid w:val="00390FCE"/>
    <w:rsid w:val="003A3BE5"/>
    <w:rsid w:val="003B2432"/>
    <w:rsid w:val="003C0453"/>
    <w:rsid w:val="003F7403"/>
    <w:rsid w:val="00407537"/>
    <w:rsid w:val="004251F9"/>
    <w:rsid w:val="00427DEA"/>
    <w:rsid w:val="0043711E"/>
    <w:rsid w:val="00444DE6"/>
    <w:rsid w:val="00445698"/>
    <w:rsid w:val="00456414"/>
    <w:rsid w:val="00471CBD"/>
    <w:rsid w:val="0048308E"/>
    <w:rsid w:val="00487CEF"/>
    <w:rsid w:val="004A6740"/>
    <w:rsid w:val="004A79E4"/>
    <w:rsid w:val="004C4CD7"/>
    <w:rsid w:val="004E3B98"/>
    <w:rsid w:val="004E3D28"/>
    <w:rsid w:val="004F4636"/>
    <w:rsid w:val="00500424"/>
    <w:rsid w:val="0050495D"/>
    <w:rsid w:val="0051624B"/>
    <w:rsid w:val="00526405"/>
    <w:rsid w:val="005577D4"/>
    <w:rsid w:val="005616F0"/>
    <w:rsid w:val="00585659"/>
    <w:rsid w:val="005A7876"/>
    <w:rsid w:val="005C18A8"/>
    <w:rsid w:val="005C45BA"/>
    <w:rsid w:val="005D3D81"/>
    <w:rsid w:val="00600105"/>
    <w:rsid w:val="00616204"/>
    <w:rsid w:val="00623FD8"/>
    <w:rsid w:val="0064311F"/>
    <w:rsid w:val="00670C48"/>
    <w:rsid w:val="00682C15"/>
    <w:rsid w:val="006925A9"/>
    <w:rsid w:val="006A127A"/>
    <w:rsid w:val="006A3056"/>
    <w:rsid w:val="006B6D86"/>
    <w:rsid w:val="006C3E20"/>
    <w:rsid w:val="006D22EB"/>
    <w:rsid w:val="006E0435"/>
    <w:rsid w:val="0070635E"/>
    <w:rsid w:val="007118BA"/>
    <w:rsid w:val="00714A89"/>
    <w:rsid w:val="007271B0"/>
    <w:rsid w:val="007307F4"/>
    <w:rsid w:val="00746078"/>
    <w:rsid w:val="00755109"/>
    <w:rsid w:val="0076389E"/>
    <w:rsid w:val="0077500A"/>
    <w:rsid w:val="0078695D"/>
    <w:rsid w:val="007950E2"/>
    <w:rsid w:val="007B1948"/>
    <w:rsid w:val="007C1E04"/>
    <w:rsid w:val="007C24A1"/>
    <w:rsid w:val="007E276F"/>
    <w:rsid w:val="007E3211"/>
    <w:rsid w:val="007F0883"/>
    <w:rsid w:val="00810166"/>
    <w:rsid w:val="00836AC0"/>
    <w:rsid w:val="00843484"/>
    <w:rsid w:val="008719E0"/>
    <w:rsid w:val="00877A6C"/>
    <w:rsid w:val="00882804"/>
    <w:rsid w:val="00894D21"/>
    <w:rsid w:val="008B44BD"/>
    <w:rsid w:val="008B71A6"/>
    <w:rsid w:val="008C77FC"/>
    <w:rsid w:val="008D5621"/>
    <w:rsid w:val="008F7948"/>
    <w:rsid w:val="009124DA"/>
    <w:rsid w:val="009128E1"/>
    <w:rsid w:val="00934B5A"/>
    <w:rsid w:val="00954DD0"/>
    <w:rsid w:val="00955BE9"/>
    <w:rsid w:val="00957E6E"/>
    <w:rsid w:val="0098116A"/>
    <w:rsid w:val="00986065"/>
    <w:rsid w:val="009978DB"/>
    <w:rsid w:val="009A665D"/>
    <w:rsid w:val="009E29BE"/>
    <w:rsid w:val="009E3FEE"/>
    <w:rsid w:val="009F2E7C"/>
    <w:rsid w:val="009F47B4"/>
    <w:rsid w:val="009F50E5"/>
    <w:rsid w:val="00A156B9"/>
    <w:rsid w:val="00A3280A"/>
    <w:rsid w:val="00AA20A9"/>
    <w:rsid w:val="00AA7FE9"/>
    <w:rsid w:val="00AB6731"/>
    <w:rsid w:val="00AC4E2A"/>
    <w:rsid w:val="00AD505A"/>
    <w:rsid w:val="00B27710"/>
    <w:rsid w:val="00B27E61"/>
    <w:rsid w:val="00B73D91"/>
    <w:rsid w:val="00B7517D"/>
    <w:rsid w:val="00B804AF"/>
    <w:rsid w:val="00B843C4"/>
    <w:rsid w:val="00B84F24"/>
    <w:rsid w:val="00B87BB7"/>
    <w:rsid w:val="00BA7022"/>
    <w:rsid w:val="00BB367D"/>
    <w:rsid w:val="00BB4C0A"/>
    <w:rsid w:val="00BC6398"/>
    <w:rsid w:val="00BF64FE"/>
    <w:rsid w:val="00BF708A"/>
    <w:rsid w:val="00BF7D91"/>
    <w:rsid w:val="00C10FCC"/>
    <w:rsid w:val="00C16765"/>
    <w:rsid w:val="00C247DD"/>
    <w:rsid w:val="00C4564A"/>
    <w:rsid w:val="00C46200"/>
    <w:rsid w:val="00C575C5"/>
    <w:rsid w:val="00CA6FE3"/>
    <w:rsid w:val="00CB540B"/>
    <w:rsid w:val="00CD21F0"/>
    <w:rsid w:val="00D05069"/>
    <w:rsid w:val="00D12269"/>
    <w:rsid w:val="00D15FA0"/>
    <w:rsid w:val="00D54045"/>
    <w:rsid w:val="00D627D4"/>
    <w:rsid w:val="00D648FF"/>
    <w:rsid w:val="00D64CB6"/>
    <w:rsid w:val="00D75F8B"/>
    <w:rsid w:val="00D7730C"/>
    <w:rsid w:val="00D9003A"/>
    <w:rsid w:val="00DF2508"/>
    <w:rsid w:val="00E01186"/>
    <w:rsid w:val="00E3243A"/>
    <w:rsid w:val="00E52066"/>
    <w:rsid w:val="00E825FF"/>
    <w:rsid w:val="00EA56E6"/>
    <w:rsid w:val="00EA6931"/>
    <w:rsid w:val="00EB6E52"/>
    <w:rsid w:val="00EB7B50"/>
    <w:rsid w:val="00EE44B0"/>
    <w:rsid w:val="00F06D19"/>
    <w:rsid w:val="00F0754A"/>
    <w:rsid w:val="00F16241"/>
    <w:rsid w:val="00F17E63"/>
    <w:rsid w:val="00F32BA5"/>
    <w:rsid w:val="00F40192"/>
    <w:rsid w:val="00F651F1"/>
    <w:rsid w:val="00F7199D"/>
    <w:rsid w:val="00FA0A44"/>
    <w:rsid w:val="00FB0815"/>
    <w:rsid w:val="00FB1813"/>
    <w:rsid w:val="00FB2B88"/>
    <w:rsid w:val="00FC3192"/>
    <w:rsid w:val="00FE1311"/>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character" w:customStyle="1" w:styleId="apple-converted-space">
    <w:name w:val="apple-converted-space"/>
    <w:basedOn w:val="Absatz-Standardschriftart"/>
    <w:rsid w:val="00FB0815"/>
  </w:style>
  <w:style w:type="paragraph" w:styleId="berarbeitung">
    <w:name w:val="Revision"/>
    <w:hidden/>
    <w:uiPriority w:val="99"/>
    <w:semiHidden/>
    <w:rsid w:val="007C1E04"/>
  </w:style>
  <w:style w:type="paragraph" w:styleId="Textkrper">
    <w:name w:val="Body Text"/>
    <w:basedOn w:val="Standard"/>
    <w:link w:val="TextkrperZchn"/>
    <w:uiPriority w:val="1"/>
    <w:semiHidden/>
    <w:unhideWhenUsed/>
    <w:qFormat/>
    <w:rsid w:val="00121062"/>
    <w:pPr>
      <w:widowControl w:val="0"/>
      <w:autoSpaceDE w:val="0"/>
      <w:autoSpaceDN w:val="0"/>
    </w:pPr>
    <w:rPr>
      <w:rFonts w:ascii="Georgia" w:eastAsia="Georgia" w:hAnsi="Georgia" w:cs="Georgia"/>
      <w:sz w:val="21"/>
      <w:szCs w:val="21"/>
    </w:rPr>
  </w:style>
  <w:style w:type="character" w:customStyle="1" w:styleId="TextkrperZchn">
    <w:name w:val="Textkörper Zchn"/>
    <w:basedOn w:val="Absatz-Standardschriftart"/>
    <w:link w:val="Textkrper"/>
    <w:uiPriority w:val="1"/>
    <w:semiHidden/>
    <w:rsid w:val="00121062"/>
    <w:rPr>
      <w:rFonts w:ascii="Georgia" w:eastAsia="Georgia" w:hAnsi="Georgia" w:cs="Georgia"/>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0678057">
      <w:bodyDiv w:val="1"/>
      <w:marLeft w:val="0"/>
      <w:marRight w:val="0"/>
      <w:marTop w:val="0"/>
      <w:marBottom w:val="0"/>
      <w:divBdr>
        <w:top w:val="none" w:sz="0" w:space="0" w:color="auto"/>
        <w:left w:val="none" w:sz="0" w:space="0" w:color="auto"/>
        <w:bottom w:val="none" w:sz="0" w:space="0" w:color="auto"/>
        <w:right w:val="none" w:sz="0" w:space="0" w:color="auto"/>
      </w:divBdr>
    </w:div>
    <w:div w:id="1350377886">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 w:id="2117944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B27D23-DE1B-0449-A5BF-C663D7B86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480</Words>
  <Characters>3027</Characters>
  <Application>Microsoft Office Word</Application>
  <DocSecurity>0</DocSecurity>
  <Lines>25</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David Döbele</cp:lastModifiedBy>
  <cp:revision>49</cp:revision>
  <cp:lastPrinted>2023-01-22T14:42:00Z</cp:lastPrinted>
  <dcterms:created xsi:type="dcterms:W3CDTF">2023-01-15T09:54:00Z</dcterms:created>
  <dcterms:modified xsi:type="dcterms:W3CDTF">2023-01-24T18:33:00Z</dcterms:modified>
</cp:coreProperties>
</file>