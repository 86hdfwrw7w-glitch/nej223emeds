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BC01778" w:rsidR="006D2592" w:rsidRPr="00DF0342" w:rsidRDefault="00E532E7" w:rsidP="006A7895">
      <w:pPr>
        <w:spacing w:after="0" w:line="240" w:lineRule="auto"/>
        <w:jc w:val="right"/>
        <w:rPr>
          <w:rFonts w:ascii="Georgia" w:hAnsi="Georgia" w:cs="Times New Roman"/>
          <w:sz w:val="21"/>
          <w:szCs w:val="21"/>
        </w:rPr>
      </w:pPr>
      <w:r w:rsidRPr="00DF0342">
        <w:rPr>
          <w:rFonts w:ascii="Georgia" w:hAnsi="Georgia" w:cs="Times New Roman"/>
          <w:sz w:val="21"/>
          <w:szCs w:val="21"/>
        </w:rPr>
        <w:t>Leon</w:t>
      </w:r>
      <w:r w:rsidR="003D5D1E" w:rsidRPr="00DF0342">
        <w:rPr>
          <w:rFonts w:ascii="Georgia" w:hAnsi="Georgia" w:cs="Times New Roman"/>
          <w:sz w:val="21"/>
          <w:szCs w:val="21"/>
        </w:rPr>
        <w:t xml:space="preserve"> </w:t>
      </w:r>
      <w:proofErr w:type="spellStart"/>
      <w:r w:rsidRPr="00DF0342">
        <w:rPr>
          <w:rFonts w:ascii="Georgia" w:hAnsi="Georgia" w:cs="Times New Roman"/>
          <w:sz w:val="21"/>
          <w:szCs w:val="21"/>
        </w:rPr>
        <w:t>K</w:t>
      </w:r>
      <w:r w:rsidR="003D5D1E" w:rsidRPr="00DF0342">
        <w:rPr>
          <w:rFonts w:ascii="Georgia" w:hAnsi="Georgia" w:cs="Times New Roman"/>
          <w:sz w:val="21"/>
          <w:szCs w:val="21"/>
        </w:rPr>
        <w:t>a</w:t>
      </w:r>
      <w:r w:rsidRPr="00DF0342">
        <w:rPr>
          <w:rFonts w:ascii="Georgia" w:hAnsi="Georgia" w:cs="Times New Roman"/>
          <w:sz w:val="21"/>
          <w:szCs w:val="21"/>
        </w:rPr>
        <w:t>rgl</w:t>
      </w:r>
      <w:proofErr w:type="spellEnd"/>
    </w:p>
    <w:p w14:paraId="2458A2A0" w14:textId="71059589" w:rsidR="00857C6F" w:rsidRPr="00DF0342" w:rsidRDefault="00E532E7" w:rsidP="006A7895">
      <w:pPr>
        <w:spacing w:after="0" w:line="240" w:lineRule="auto"/>
        <w:jc w:val="right"/>
        <w:rPr>
          <w:rFonts w:ascii="Georgia" w:hAnsi="Georgia" w:cs="Times New Roman"/>
          <w:sz w:val="21"/>
          <w:szCs w:val="21"/>
        </w:rPr>
      </w:pPr>
      <w:proofErr w:type="spellStart"/>
      <w:r w:rsidRPr="00DF0342">
        <w:rPr>
          <w:rFonts w:ascii="Georgia" w:hAnsi="Georgia" w:cs="Times New Roman"/>
          <w:sz w:val="21"/>
          <w:szCs w:val="21"/>
        </w:rPr>
        <w:t>Dehmgasse</w:t>
      </w:r>
      <w:proofErr w:type="spellEnd"/>
      <w:r w:rsidR="003D5D1E" w:rsidRPr="00DF0342">
        <w:rPr>
          <w:rFonts w:ascii="Georgia" w:hAnsi="Georgia" w:cs="Times New Roman"/>
          <w:sz w:val="21"/>
          <w:szCs w:val="21"/>
        </w:rPr>
        <w:t xml:space="preserve"> </w:t>
      </w:r>
      <w:r w:rsidRPr="00DF0342">
        <w:rPr>
          <w:rFonts w:ascii="Georgia" w:hAnsi="Georgia" w:cs="Times New Roman"/>
          <w:sz w:val="21"/>
          <w:szCs w:val="21"/>
        </w:rPr>
        <w:t>6</w:t>
      </w:r>
      <w:r w:rsidR="003D5D1E" w:rsidRPr="00DF0342">
        <w:rPr>
          <w:rFonts w:ascii="Georgia" w:hAnsi="Georgia" w:cs="Times New Roman"/>
          <w:sz w:val="21"/>
          <w:szCs w:val="21"/>
        </w:rPr>
        <w:t>2</w:t>
      </w:r>
    </w:p>
    <w:p w14:paraId="451AEE20" w14:textId="13116272" w:rsidR="00857C6F" w:rsidRDefault="00E532E7" w:rsidP="006A7895">
      <w:pPr>
        <w:spacing w:after="0" w:line="240" w:lineRule="auto"/>
        <w:jc w:val="right"/>
        <w:rPr>
          <w:rFonts w:ascii="Georgia" w:hAnsi="Georgia" w:cs="Times New Roman"/>
          <w:sz w:val="21"/>
          <w:szCs w:val="21"/>
        </w:rPr>
      </w:pPr>
      <w:r w:rsidRPr="00DF0342">
        <w:rPr>
          <w:rFonts w:ascii="Georgia" w:hAnsi="Georgia" w:cs="Times New Roman"/>
          <w:sz w:val="21"/>
          <w:szCs w:val="21"/>
        </w:rPr>
        <w:t>3</w:t>
      </w:r>
      <w:r w:rsidR="003D5D1E" w:rsidRPr="00DF0342">
        <w:rPr>
          <w:rFonts w:ascii="Georgia" w:hAnsi="Georgia" w:cs="Times New Roman"/>
          <w:sz w:val="21"/>
          <w:szCs w:val="21"/>
        </w:rPr>
        <w:t>40</w:t>
      </w:r>
      <w:r w:rsidRPr="00DF0342">
        <w:rPr>
          <w:rFonts w:ascii="Georgia" w:hAnsi="Georgia" w:cs="Times New Roman"/>
          <w:sz w:val="21"/>
          <w:szCs w:val="21"/>
        </w:rPr>
        <w:t>0</w:t>
      </w:r>
      <w:r w:rsidR="00857C6F" w:rsidRPr="00DF0342">
        <w:rPr>
          <w:rFonts w:ascii="Georgia" w:hAnsi="Georgia" w:cs="Times New Roman"/>
          <w:sz w:val="21"/>
          <w:szCs w:val="21"/>
        </w:rPr>
        <w:t xml:space="preserve"> </w:t>
      </w:r>
      <w:r w:rsidRPr="00DF0342">
        <w:rPr>
          <w:rFonts w:ascii="Georgia" w:hAnsi="Georgia" w:cs="Times New Roman"/>
          <w:sz w:val="21"/>
          <w:szCs w:val="21"/>
        </w:rPr>
        <w:t>Klosterneuburg</w:t>
      </w:r>
    </w:p>
    <w:p w14:paraId="1CFA5DCC" w14:textId="44EA42A8" w:rsidR="00DF0342" w:rsidRPr="00DF0342" w:rsidRDefault="00DF0342" w:rsidP="006A7895">
      <w:pPr>
        <w:spacing w:after="0" w:line="240" w:lineRule="auto"/>
        <w:jc w:val="right"/>
        <w:rPr>
          <w:rFonts w:ascii="Georgia" w:hAnsi="Georgia" w:cs="Times New Roman"/>
          <w:sz w:val="21"/>
          <w:szCs w:val="21"/>
        </w:rPr>
      </w:pPr>
      <w:r>
        <w:rPr>
          <w:rFonts w:ascii="Georgia" w:hAnsi="Georgia" w:cs="Times New Roman"/>
          <w:sz w:val="21"/>
          <w:szCs w:val="21"/>
        </w:rPr>
        <w:t>Österreich</w:t>
      </w:r>
    </w:p>
    <w:p w14:paraId="12BA391A" w14:textId="6A4E0EE9" w:rsidR="006A7895" w:rsidRPr="00DF0342" w:rsidRDefault="00E532E7" w:rsidP="006A7895">
      <w:pPr>
        <w:spacing w:after="0" w:line="240" w:lineRule="auto"/>
        <w:jc w:val="right"/>
        <w:rPr>
          <w:rFonts w:ascii="Georgia" w:hAnsi="Georgia" w:cs="Times New Roman"/>
          <w:sz w:val="21"/>
          <w:szCs w:val="21"/>
        </w:rPr>
      </w:pPr>
      <w:r w:rsidRPr="00DF0342">
        <w:rPr>
          <w:rFonts w:ascii="Georgia" w:hAnsi="Georgia" w:cs="Georgia"/>
          <w:color w:val="000000"/>
          <w:sz w:val="21"/>
          <w:szCs w:val="21"/>
        </w:rPr>
        <w:t>karglleonphilipp</w:t>
      </w:r>
      <w:r w:rsidR="00857C6F" w:rsidRPr="00DF0342">
        <w:rPr>
          <w:rFonts w:ascii="Georgia" w:hAnsi="Georgia" w:cs="Georgia"/>
          <w:color w:val="000000"/>
          <w:sz w:val="21"/>
          <w:szCs w:val="21"/>
        </w:rPr>
        <w:t>@gmail.com</w:t>
      </w:r>
    </w:p>
    <w:p w14:paraId="170FE07D" w14:textId="01690446" w:rsidR="00F270C0" w:rsidRPr="00DF0342" w:rsidRDefault="006D2592" w:rsidP="00C729C7">
      <w:pPr>
        <w:spacing w:after="0"/>
        <w:jc w:val="right"/>
        <w:rPr>
          <w:rFonts w:ascii="Georgia" w:hAnsi="Georgia" w:cs="Georgia"/>
          <w:color w:val="000000"/>
          <w:sz w:val="21"/>
          <w:szCs w:val="21"/>
        </w:rPr>
      </w:pPr>
      <w:r w:rsidRPr="00DF0342">
        <w:rPr>
          <w:rFonts w:ascii="Georgia" w:hAnsi="Georgia" w:cs="Georgia"/>
          <w:color w:val="000000"/>
          <w:sz w:val="21"/>
          <w:szCs w:val="21"/>
        </w:rPr>
        <w:t>+</w:t>
      </w:r>
      <w:r w:rsidR="00857C6F" w:rsidRPr="00DF0342">
        <w:rPr>
          <w:rFonts w:ascii="Georgia" w:hAnsi="Georgia" w:cs="Georgia"/>
          <w:color w:val="000000"/>
          <w:sz w:val="21"/>
          <w:szCs w:val="21"/>
        </w:rPr>
        <w:t>4</w:t>
      </w:r>
      <w:r w:rsidR="00E532E7" w:rsidRPr="00DF0342">
        <w:rPr>
          <w:rFonts w:ascii="Georgia" w:hAnsi="Georgia" w:cs="Georgia"/>
          <w:color w:val="000000"/>
          <w:sz w:val="21"/>
          <w:szCs w:val="21"/>
        </w:rPr>
        <w:t>3</w:t>
      </w:r>
      <w:r w:rsidR="00857C6F" w:rsidRPr="00DF0342">
        <w:rPr>
          <w:rFonts w:ascii="Georgia" w:hAnsi="Georgia" w:cs="Georgia"/>
          <w:color w:val="000000"/>
          <w:sz w:val="21"/>
          <w:szCs w:val="21"/>
        </w:rPr>
        <w:t xml:space="preserve"> </w:t>
      </w:r>
      <w:r w:rsidR="00E532E7" w:rsidRPr="00DF0342">
        <w:rPr>
          <w:rFonts w:ascii="Georgia" w:hAnsi="Georgia" w:cs="Georgia"/>
          <w:color w:val="000000"/>
          <w:sz w:val="21"/>
          <w:szCs w:val="21"/>
        </w:rPr>
        <w:t>699</w:t>
      </w:r>
      <w:r w:rsidR="00857C6F" w:rsidRPr="00DF0342">
        <w:rPr>
          <w:rFonts w:ascii="Georgia" w:hAnsi="Georgia" w:cs="Georgia"/>
          <w:color w:val="000000"/>
          <w:sz w:val="21"/>
          <w:szCs w:val="21"/>
        </w:rPr>
        <w:t xml:space="preserve"> </w:t>
      </w:r>
      <w:r w:rsidR="003D5D1E" w:rsidRPr="00DF0342">
        <w:rPr>
          <w:rFonts w:ascii="Georgia" w:hAnsi="Georgia" w:cs="Georgia"/>
          <w:color w:val="000000"/>
          <w:sz w:val="21"/>
          <w:szCs w:val="21"/>
        </w:rPr>
        <w:t>1</w:t>
      </w:r>
      <w:r w:rsidR="00E532E7" w:rsidRPr="00DF0342">
        <w:rPr>
          <w:rFonts w:ascii="Georgia" w:hAnsi="Georgia" w:cs="Georgia"/>
          <w:color w:val="000000"/>
          <w:sz w:val="21"/>
          <w:szCs w:val="21"/>
        </w:rPr>
        <w:t>93</w:t>
      </w:r>
      <w:r w:rsidR="003D5D1E" w:rsidRPr="00DF0342">
        <w:rPr>
          <w:rFonts w:ascii="Georgia" w:hAnsi="Georgia" w:cs="Georgia"/>
          <w:color w:val="000000"/>
          <w:sz w:val="21"/>
          <w:szCs w:val="21"/>
        </w:rPr>
        <w:t>1</w:t>
      </w:r>
      <w:r w:rsidR="00E532E7" w:rsidRPr="00DF0342">
        <w:rPr>
          <w:rFonts w:ascii="Georgia" w:hAnsi="Georgia" w:cs="Georgia"/>
          <w:color w:val="000000"/>
          <w:sz w:val="21"/>
          <w:szCs w:val="21"/>
        </w:rPr>
        <w:t>3</w:t>
      </w:r>
      <w:r w:rsidR="003D5D1E" w:rsidRPr="00DF0342">
        <w:rPr>
          <w:rFonts w:ascii="Georgia" w:hAnsi="Georgia" w:cs="Georgia"/>
          <w:color w:val="000000"/>
          <w:sz w:val="21"/>
          <w:szCs w:val="21"/>
        </w:rPr>
        <w:t>1</w:t>
      </w:r>
      <w:r w:rsidR="00E532E7" w:rsidRPr="00DF0342">
        <w:rPr>
          <w:rFonts w:ascii="Georgia" w:hAnsi="Georgia" w:cs="Georgia"/>
          <w:color w:val="000000"/>
          <w:sz w:val="21"/>
          <w:szCs w:val="21"/>
        </w:rPr>
        <w:t>50</w:t>
      </w:r>
    </w:p>
    <w:p w14:paraId="4FFA7063" w14:textId="67B49DA0" w:rsidR="00F74175" w:rsidRPr="00DF0342" w:rsidRDefault="003D5D1E" w:rsidP="00F74175">
      <w:pPr>
        <w:spacing w:after="0"/>
        <w:rPr>
          <w:rFonts w:ascii="Georgia" w:hAnsi="Georgia" w:cs="Georgia"/>
          <w:color w:val="000000"/>
          <w:sz w:val="21"/>
          <w:szCs w:val="21"/>
        </w:rPr>
      </w:pPr>
      <w:r w:rsidRPr="00DF0342">
        <w:rPr>
          <w:rFonts w:ascii="Georgia" w:hAnsi="Georgia" w:cs="Georgia"/>
          <w:color w:val="000000"/>
          <w:sz w:val="21"/>
          <w:szCs w:val="21"/>
        </w:rPr>
        <w:t>Corporate Finance Beratung</w:t>
      </w:r>
      <w:r w:rsidR="00F74175" w:rsidRPr="00DF0342">
        <w:rPr>
          <w:rFonts w:ascii="Georgia" w:hAnsi="Georgia" w:cs="Georgia"/>
          <w:color w:val="000000"/>
          <w:sz w:val="21"/>
          <w:szCs w:val="21"/>
        </w:rPr>
        <w:t xml:space="preserve"> GmbH</w:t>
      </w:r>
    </w:p>
    <w:p w14:paraId="79CB2575" w14:textId="527928C8" w:rsidR="00C729C7" w:rsidRDefault="003D5D1E" w:rsidP="00F74175">
      <w:pPr>
        <w:spacing w:after="0"/>
        <w:rPr>
          <w:rFonts w:ascii="Georgia" w:hAnsi="Georgia"/>
          <w:sz w:val="21"/>
          <w:szCs w:val="21"/>
        </w:rPr>
      </w:pPr>
      <w:r w:rsidRPr="00DF0342">
        <w:rPr>
          <w:rFonts w:ascii="Georgia" w:hAnsi="Georgia"/>
          <w:sz w:val="21"/>
          <w:szCs w:val="21"/>
        </w:rPr>
        <w:t>Musterstraße 99</w:t>
      </w:r>
      <w:r w:rsidR="00F74175" w:rsidRPr="00DF0342">
        <w:rPr>
          <w:rFonts w:ascii="Georgia" w:hAnsi="Georgia"/>
          <w:sz w:val="21"/>
          <w:szCs w:val="21"/>
        </w:rPr>
        <w:br/>
      </w:r>
      <w:r w:rsidRPr="00DF0342">
        <w:rPr>
          <w:rFonts w:ascii="Georgia" w:hAnsi="Georgia"/>
          <w:sz w:val="21"/>
          <w:szCs w:val="21"/>
        </w:rPr>
        <w:t>55005</w:t>
      </w:r>
      <w:r w:rsidR="00F74175" w:rsidRPr="00DF0342">
        <w:rPr>
          <w:rFonts w:ascii="Georgia" w:hAnsi="Georgia"/>
          <w:sz w:val="21"/>
          <w:szCs w:val="21"/>
        </w:rPr>
        <w:t xml:space="preserve"> </w:t>
      </w:r>
      <w:r w:rsidRPr="00DF0342">
        <w:rPr>
          <w:rFonts w:ascii="Georgia" w:hAnsi="Georgia"/>
          <w:sz w:val="21"/>
          <w:szCs w:val="21"/>
        </w:rPr>
        <w:t>Frankfurt am Main</w:t>
      </w:r>
      <w:r w:rsidR="00F74175" w:rsidRPr="00DF0342">
        <w:rPr>
          <w:rFonts w:ascii="Georgia" w:hAnsi="Georgia"/>
          <w:sz w:val="21"/>
          <w:szCs w:val="21"/>
        </w:rPr>
        <w:t xml:space="preserve"> </w:t>
      </w:r>
    </w:p>
    <w:p w14:paraId="0D1E68E3" w14:textId="055CA175" w:rsidR="00DF0342" w:rsidRPr="00DF0342" w:rsidRDefault="00DF0342" w:rsidP="00F74175">
      <w:pPr>
        <w:spacing w:after="0"/>
        <w:rPr>
          <w:rFonts w:ascii="Georgia" w:hAnsi="Georgia"/>
          <w:sz w:val="21"/>
          <w:szCs w:val="21"/>
        </w:rPr>
      </w:pPr>
      <w:r>
        <w:rPr>
          <w:rFonts w:ascii="Georgia" w:hAnsi="Georgia"/>
          <w:sz w:val="21"/>
          <w:szCs w:val="21"/>
        </w:rPr>
        <w:t>Deutschland</w:t>
      </w:r>
    </w:p>
    <w:p w14:paraId="0731715D" w14:textId="201BECF6" w:rsidR="001E0088" w:rsidRPr="00AE33CA" w:rsidRDefault="005F68C3" w:rsidP="00C729C7">
      <w:pPr>
        <w:spacing w:after="0"/>
        <w:jc w:val="right"/>
        <w:rPr>
          <w:rFonts w:ascii="Georgia" w:hAnsi="Georgia" w:cs="Times New Roman"/>
          <w:sz w:val="21"/>
          <w:szCs w:val="21"/>
        </w:rPr>
      </w:pPr>
      <w:r w:rsidRPr="00AE33CA">
        <w:rPr>
          <w:rFonts w:ascii="Georgia" w:hAnsi="Georgia" w:cs="Times New Roman"/>
          <w:sz w:val="21"/>
          <w:szCs w:val="21"/>
        </w:rPr>
        <w:t>Kloster</w:t>
      </w:r>
      <w:r w:rsidR="003D5D1E" w:rsidRPr="00AE33CA">
        <w:rPr>
          <w:rFonts w:ascii="Georgia" w:hAnsi="Georgia" w:cs="Times New Roman"/>
          <w:sz w:val="21"/>
          <w:szCs w:val="21"/>
        </w:rPr>
        <w:t>n</w:t>
      </w:r>
      <w:r w:rsidRPr="00AE33CA">
        <w:rPr>
          <w:rFonts w:ascii="Georgia" w:hAnsi="Georgia" w:cs="Times New Roman"/>
          <w:sz w:val="21"/>
          <w:szCs w:val="21"/>
        </w:rPr>
        <w:t>euburg</w:t>
      </w:r>
      <w:r w:rsidR="002D594E" w:rsidRPr="00AE33CA">
        <w:rPr>
          <w:rFonts w:ascii="Georgia" w:hAnsi="Georgia" w:cs="Times New Roman"/>
          <w:sz w:val="21"/>
          <w:szCs w:val="21"/>
        </w:rPr>
        <w:t xml:space="preserve">, </w:t>
      </w:r>
      <w:r w:rsidR="0085213A" w:rsidRPr="00AE33CA">
        <w:rPr>
          <w:rFonts w:ascii="Georgia" w:hAnsi="Georgia" w:cs="Times New Roman"/>
          <w:sz w:val="21"/>
          <w:szCs w:val="21"/>
        </w:rPr>
        <w:t>2</w:t>
      </w:r>
      <w:r w:rsidR="00901D5B">
        <w:rPr>
          <w:rFonts w:ascii="Georgia" w:hAnsi="Georgia" w:cs="Times New Roman"/>
          <w:sz w:val="21"/>
          <w:szCs w:val="21"/>
        </w:rPr>
        <w:t>1</w:t>
      </w:r>
      <w:r w:rsidR="002D594E" w:rsidRPr="00AE33CA">
        <w:rPr>
          <w:rFonts w:ascii="Georgia" w:hAnsi="Georgia" w:cs="Times New Roman"/>
          <w:sz w:val="21"/>
          <w:szCs w:val="21"/>
        </w:rPr>
        <w:t>.</w:t>
      </w:r>
      <w:r w:rsidRPr="00AE33CA">
        <w:rPr>
          <w:rFonts w:ascii="Georgia" w:hAnsi="Georgia" w:cs="Times New Roman"/>
          <w:sz w:val="21"/>
          <w:szCs w:val="21"/>
        </w:rPr>
        <w:t>0</w:t>
      </w:r>
      <w:r w:rsidR="00901D5B">
        <w:rPr>
          <w:rFonts w:ascii="Georgia" w:hAnsi="Georgia" w:cs="Times New Roman"/>
          <w:sz w:val="21"/>
          <w:szCs w:val="21"/>
        </w:rPr>
        <w:t>2</w:t>
      </w:r>
      <w:r w:rsidR="006A7895" w:rsidRPr="00AE33CA">
        <w:rPr>
          <w:rFonts w:ascii="Georgia" w:hAnsi="Georgia" w:cs="Times New Roman"/>
          <w:sz w:val="21"/>
          <w:szCs w:val="21"/>
        </w:rPr>
        <w:t>.</w:t>
      </w:r>
      <w:r w:rsidR="003D5D1E" w:rsidRPr="00AE33CA">
        <w:rPr>
          <w:rFonts w:ascii="Georgia" w:hAnsi="Georgia" w:cs="Times New Roman"/>
          <w:sz w:val="21"/>
          <w:szCs w:val="21"/>
        </w:rPr>
        <w:t>20</w:t>
      </w:r>
      <w:r w:rsidRPr="00AE33CA">
        <w:rPr>
          <w:rFonts w:ascii="Georgia" w:hAnsi="Georgia" w:cs="Times New Roman"/>
          <w:sz w:val="21"/>
          <w:szCs w:val="21"/>
        </w:rPr>
        <w:t>23</w:t>
      </w:r>
    </w:p>
    <w:p w14:paraId="34EFD9A5" w14:textId="77777777" w:rsidR="00C729C7" w:rsidRPr="00AE33CA" w:rsidRDefault="00C729C7" w:rsidP="00C729C7">
      <w:pPr>
        <w:spacing w:after="0"/>
        <w:jc w:val="right"/>
        <w:rPr>
          <w:rFonts w:ascii="Georgia" w:hAnsi="Georgia" w:cs="Times New Roman"/>
          <w:sz w:val="21"/>
          <w:szCs w:val="21"/>
        </w:rPr>
      </w:pPr>
    </w:p>
    <w:p w14:paraId="70A974D0" w14:textId="127BFC7C" w:rsidR="000A5AB8" w:rsidRPr="00DF0342" w:rsidRDefault="0099776A" w:rsidP="000A5AB8">
      <w:pPr>
        <w:spacing w:after="0"/>
        <w:rPr>
          <w:rFonts w:ascii="Georgia" w:hAnsi="Georgia" w:cs="Times New Roman"/>
          <w:b/>
          <w:sz w:val="21"/>
          <w:szCs w:val="21"/>
        </w:rPr>
      </w:pPr>
      <w:r w:rsidRPr="00DF0342">
        <w:rPr>
          <w:rFonts w:ascii="Georgia" w:hAnsi="Georgia" w:cs="Times New Roman"/>
          <w:b/>
          <w:sz w:val="21"/>
          <w:szCs w:val="21"/>
        </w:rPr>
        <w:t xml:space="preserve">Bewerbung um ein Praktikum im </w:t>
      </w:r>
      <w:r w:rsidR="00A759A7" w:rsidRPr="00DF0342">
        <w:rPr>
          <w:rFonts w:ascii="Georgia" w:hAnsi="Georgia" w:cs="Times New Roman"/>
          <w:b/>
          <w:sz w:val="21"/>
          <w:szCs w:val="21"/>
        </w:rPr>
        <w:t>M&amp;A bei</w:t>
      </w:r>
      <w:r w:rsidRPr="00DF0342">
        <w:rPr>
          <w:rFonts w:ascii="Georgia" w:hAnsi="Georgia" w:cs="Times New Roman"/>
          <w:b/>
          <w:sz w:val="21"/>
          <w:szCs w:val="21"/>
        </w:rPr>
        <w:t xml:space="preserve"> </w:t>
      </w:r>
      <w:r w:rsidRPr="00DF0342">
        <w:rPr>
          <w:rFonts w:ascii="Georgia" w:hAnsi="Georgia" w:cs="Times New Roman"/>
          <w:b/>
          <w:color w:val="FF0000"/>
          <w:sz w:val="21"/>
          <w:szCs w:val="21"/>
        </w:rPr>
        <w:t>X</w:t>
      </w:r>
    </w:p>
    <w:p w14:paraId="3A5BDDA8" w14:textId="77777777" w:rsidR="004A615C" w:rsidRPr="00DF0342" w:rsidRDefault="004A615C" w:rsidP="000A5AB8">
      <w:pPr>
        <w:spacing w:after="0"/>
        <w:rPr>
          <w:rFonts w:ascii="Georgia" w:hAnsi="Georgia" w:cs="Times New Roman"/>
          <w:b/>
          <w:sz w:val="21"/>
          <w:szCs w:val="21"/>
        </w:rPr>
      </w:pPr>
    </w:p>
    <w:p w14:paraId="61CDE0AD" w14:textId="5D9C3695" w:rsidR="00034B68" w:rsidRPr="00DF0342" w:rsidRDefault="0099776A" w:rsidP="00375D2D">
      <w:pPr>
        <w:spacing w:after="0"/>
        <w:jc w:val="both"/>
        <w:rPr>
          <w:rFonts w:ascii="Georgia" w:hAnsi="Georgia" w:cs="Times New Roman"/>
          <w:sz w:val="21"/>
          <w:szCs w:val="21"/>
        </w:rPr>
      </w:pPr>
      <w:r w:rsidRPr="00DF0342">
        <w:rPr>
          <w:rFonts w:ascii="Georgia" w:hAnsi="Georgia" w:cs="Times New Roman"/>
          <w:sz w:val="21"/>
          <w:szCs w:val="21"/>
        </w:rPr>
        <w:t>Sehr geehrte Damen und Herren</w:t>
      </w:r>
      <w:r w:rsidR="00E65B09" w:rsidRPr="00DF0342">
        <w:rPr>
          <w:rFonts w:ascii="Georgia" w:hAnsi="Georgia" w:cs="Times New Roman"/>
          <w:sz w:val="21"/>
          <w:szCs w:val="21"/>
        </w:rPr>
        <w:t xml:space="preserve">, </w:t>
      </w:r>
    </w:p>
    <w:p w14:paraId="6C188203" w14:textId="7FF74E67" w:rsidR="00843130" w:rsidRPr="00DF0342" w:rsidRDefault="00843130" w:rsidP="00E65B09">
      <w:pPr>
        <w:spacing w:after="0"/>
        <w:jc w:val="both"/>
        <w:rPr>
          <w:rFonts w:ascii="Georgia" w:hAnsi="Georgia" w:cs="Times New Roman"/>
          <w:sz w:val="21"/>
          <w:szCs w:val="21"/>
        </w:rPr>
      </w:pPr>
    </w:p>
    <w:p w14:paraId="3436E836" w14:textId="3D8C4CC0" w:rsidR="00E65B09" w:rsidRPr="00DF0342" w:rsidRDefault="00583CC4" w:rsidP="00E65B09">
      <w:pPr>
        <w:spacing w:after="0"/>
        <w:jc w:val="both"/>
        <w:rPr>
          <w:rFonts w:ascii="Georgia" w:hAnsi="Georgia" w:cs="Times New Roman"/>
          <w:sz w:val="21"/>
          <w:szCs w:val="21"/>
        </w:rPr>
      </w:pPr>
      <w:r w:rsidRPr="00DF0342">
        <w:rPr>
          <w:rFonts w:ascii="Georgia" w:hAnsi="Georgia" w:cs="Times New Roman"/>
          <w:sz w:val="21"/>
          <w:szCs w:val="21"/>
        </w:rPr>
        <w:t>b</w:t>
      </w:r>
      <w:r w:rsidR="00843130" w:rsidRPr="00DF0342">
        <w:rPr>
          <w:rFonts w:ascii="Georgia" w:hAnsi="Georgia" w:cs="Times New Roman"/>
          <w:sz w:val="21"/>
          <w:szCs w:val="21"/>
        </w:rPr>
        <w:t xml:space="preserve">ereits während meiner Schulzeit entwickelte ich ein starkes Interesse für wirtschaftliche Thematiken und versuchte </w:t>
      </w:r>
      <w:r w:rsidR="00DC5FBB" w:rsidRPr="00DF0342">
        <w:rPr>
          <w:rFonts w:ascii="Georgia" w:hAnsi="Georgia" w:cs="Times New Roman"/>
          <w:sz w:val="21"/>
          <w:szCs w:val="21"/>
        </w:rPr>
        <w:t xml:space="preserve">schon </w:t>
      </w:r>
      <w:r w:rsidR="00843130" w:rsidRPr="00DF0342">
        <w:rPr>
          <w:rFonts w:ascii="Georgia" w:hAnsi="Georgia" w:cs="Times New Roman"/>
          <w:sz w:val="21"/>
          <w:szCs w:val="21"/>
        </w:rPr>
        <w:t>früh Erfahrungen</w:t>
      </w:r>
      <w:r w:rsidR="00DC5FBB" w:rsidRPr="00DF0342">
        <w:rPr>
          <w:rFonts w:ascii="Georgia" w:hAnsi="Georgia" w:cs="Times New Roman"/>
          <w:sz w:val="21"/>
          <w:szCs w:val="21"/>
        </w:rPr>
        <w:t xml:space="preserve"> durch das Lesen von Wirtschaftsliteratur oder der Verwaltung meines Wertpapierportfolios zu sammeln. Nach Gesprächen mit Bekannten wurde mir klar, dass mich eine Karriere im Investmentbanking </w:t>
      </w:r>
      <w:r w:rsidR="00E07509" w:rsidRPr="00DF0342">
        <w:rPr>
          <w:rFonts w:ascii="Georgia" w:hAnsi="Georgia" w:cs="Times New Roman"/>
          <w:sz w:val="21"/>
          <w:szCs w:val="21"/>
        </w:rPr>
        <w:t>besonders</w:t>
      </w:r>
      <w:r w:rsidR="00DC5FBB" w:rsidRPr="00DF0342">
        <w:rPr>
          <w:rFonts w:ascii="Georgia" w:hAnsi="Georgia" w:cs="Times New Roman"/>
          <w:sz w:val="21"/>
          <w:szCs w:val="21"/>
        </w:rPr>
        <w:t xml:space="preserve"> </w:t>
      </w:r>
      <w:r w:rsidR="0042334C" w:rsidRPr="00DF0342">
        <w:rPr>
          <w:rFonts w:ascii="Georgia" w:hAnsi="Georgia" w:cs="Times New Roman"/>
          <w:sz w:val="21"/>
          <w:szCs w:val="21"/>
        </w:rPr>
        <w:t>r</w:t>
      </w:r>
      <w:r w:rsidR="00DC5FBB" w:rsidRPr="00DF0342">
        <w:rPr>
          <w:rFonts w:ascii="Georgia" w:hAnsi="Georgia" w:cs="Times New Roman"/>
          <w:sz w:val="21"/>
          <w:szCs w:val="21"/>
        </w:rPr>
        <w:t>eizt.</w:t>
      </w:r>
      <w:r w:rsidR="0042334C" w:rsidRPr="00DF0342">
        <w:rPr>
          <w:rFonts w:ascii="Georgia" w:hAnsi="Georgia" w:cs="Times New Roman"/>
          <w:sz w:val="21"/>
          <w:szCs w:val="21"/>
        </w:rPr>
        <w:t xml:space="preserve"> Dabei fasziniert mich einerseits der Impact, den man durch die Mitarbeit an bedeutsamen Transaktionen erzielt sowie andererseits die daraus resultierende hohe Lernkurve, die mir durch das spannende Arbeitsumfeld ermöglicht wird. Durch meine bisherige Praxiserfahrung bei KPMG im Advisory konnte ich feststellen, dass eine fordernde Ar</w:t>
      </w:r>
      <w:r w:rsidR="0086577F" w:rsidRPr="00DF0342">
        <w:rPr>
          <w:rFonts w:ascii="Georgia" w:hAnsi="Georgia" w:cs="Times New Roman"/>
          <w:sz w:val="21"/>
          <w:szCs w:val="21"/>
        </w:rPr>
        <w:t xml:space="preserve">beitsumgebung essenziell </w:t>
      </w:r>
      <w:r w:rsidR="00752697" w:rsidRPr="00DF0342">
        <w:rPr>
          <w:rFonts w:ascii="Georgia" w:hAnsi="Georgia" w:cs="Times New Roman"/>
          <w:sz w:val="21"/>
          <w:szCs w:val="21"/>
        </w:rPr>
        <w:t xml:space="preserve">für mich </w:t>
      </w:r>
      <w:r w:rsidR="0086577F" w:rsidRPr="00DF0342">
        <w:rPr>
          <w:rFonts w:ascii="Georgia" w:hAnsi="Georgia" w:cs="Times New Roman"/>
          <w:sz w:val="21"/>
          <w:szCs w:val="21"/>
        </w:rPr>
        <w:t>ist, um mich</w:t>
      </w:r>
      <w:r w:rsidR="00441883" w:rsidRPr="00DF0342">
        <w:rPr>
          <w:rFonts w:ascii="Georgia" w:hAnsi="Georgia" w:cs="Times New Roman"/>
          <w:sz w:val="21"/>
          <w:szCs w:val="21"/>
        </w:rPr>
        <w:t xml:space="preserve"> optimal weiter</w:t>
      </w:r>
      <w:r w:rsidR="0086577F" w:rsidRPr="00DF0342">
        <w:rPr>
          <w:rFonts w:ascii="Georgia" w:hAnsi="Georgia" w:cs="Times New Roman"/>
          <w:sz w:val="21"/>
          <w:szCs w:val="21"/>
        </w:rPr>
        <w:t>zu</w:t>
      </w:r>
      <w:r w:rsidR="00441883" w:rsidRPr="00DF0342">
        <w:rPr>
          <w:rFonts w:ascii="Georgia" w:hAnsi="Georgia" w:cs="Times New Roman"/>
          <w:sz w:val="21"/>
          <w:szCs w:val="21"/>
        </w:rPr>
        <w:t>e</w:t>
      </w:r>
      <w:r w:rsidR="0086577F" w:rsidRPr="00DF0342">
        <w:rPr>
          <w:rFonts w:ascii="Georgia" w:hAnsi="Georgia" w:cs="Times New Roman"/>
          <w:sz w:val="21"/>
          <w:szCs w:val="21"/>
        </w:rPr>
        <w:t>ntwickeln.</w:t>
      </w:r>
      <w:r w:rsidR="00C51328" w:rsidRPr="00DF0342">
        <w:rPr>
          <w:rFonts w:ascii="Georgia" w:hAnsi="Georgia" w:cs="Times New Roman"/>
          <w:sz w:val="21"/>
          <w:szCs w:val="21"/>
        </w:rPr>
        <w:t xml:space="preserve"> Darum möchte ich ab Juli 2023 ein </w:t>
      </w:r>
      <w:proofErr w:type="spellStart"/>
      <w:r w:rsidR="00C51328" w:rsidRPr="00DF0342">
        <w:rPr>
          <w:rFonts w:ascii="Georgia" w:hAnsi="Georgia" w:cs="Times New Roman"/>
          <w:color w:val="FF0000"/>
          <w:sz w:val="21"/>
          <w:szCs w:val="21"/>
        </w:rPr>
        <w:t>X</w:t>
      </w:r>
      <w:r w:rsidR="00C51328" w:rsidRPr="00DF0342">
        <w:rPr>
          <w:rFonts w:ascii="Georgia" w:hAnsi="Georgia" w:cs="Times New Roman"/>
          <w:sz w:val="21"/>
          <w:szCs w:val="21"/>
        </w:rPr>
        <w:t>wöchiges</w:t>
      </w:r>
      <w:proofErr w:type="spellEnd"/>
      <w:r w:rsidR="00C51328" w:rsidRPr="00DF0342">
        <w:rPr>
          <w:rFonts w:ascii="Georgia" w:hAnsi="Georgia" w:cs="Times New Roman"/>
          <w:sz w:val="21"/>
          <w:szCs w:val="21"/>
        </w:rPr>
        <w:t xml:space="preserve"> Praktikum bei Ihnen im </w:t>
      </w:r>
      <w:r w:rsidR="00C51328" w:rsidRPr="00DF0342">
        <w:rPr>
          <w:rFonts w:ascii="Georgia" w:hAnsi="Georgia" w:cs="Times New Roman"/>
          <w:color w:val="FF0000"/>
          <w:sz w:val="21"/>
          <w:szCs w:val="21"/>
        </w:rPr>
        <w:t>X</w:t>
      </w:r>
      <w:r w:rsidR="0086577F" w:rsidRPr="00DF0342">
        <w:rPr>
          <w:rFonts w:ascii="Georgia" w:hAnsi="Georgia" w:cs="Times New Roman"/>
          <w:sz w:val="21"/>
          <w:szCs w:val="21"/>
        </w:rPr>
        <w:t xml:space="preserve"> </w:t>
      </w:r>
      <w:r w:rsidR="00C51328" w:rsidRPr="00DF0342">
        <w:rPr>
          <w:rFonts w:ascii="Georgia" w:hAnsi="Georgia" w:cs="Times New Roman"/>
          <w:sz w:val="21"/>
          <w:szCs w:val="21"/>
        </w:rPr>
        <w:t>absolvieren.</w:t>
      </w:r>
    </w:p>
    <w:p w14:paraId="545B5699" w14:textId="248B7C08" w:rsidR="00E65B09" w:rsidRPr="00DF0342" w:rsidRDefault="00E65B09" w:rsidP="00375D2D">
      <w:pPr>
        <w:spacing w:after="0"/>
        <w:jc w:val="both"/>
        <w:rPr>
          <w:rFonts w:ascii="Georgia" w:hAnsi="Georgia" w:cs="Times New Roman"/>
          <w:sz w:val="21"/>
          <w:szCs w:val="21"/>
        </w:rPr>
      </w:pPr>
    </w:p>
    <w:p w14:paraId="2C090CDF" w14:textId="38FE4B04" w:rsidR="00E65B09" w:rsidRPr="00DF0342" w:rsidRDefault="00843130" w:rsidP="00E65B09">
      <w:pPr>
        <w:spacing w:after="0"/>
        <w:jc w:val="both"/>
        <w:rPr>
          <w:rFonts w:ascii="Georgia" w:hAnsi="Georgia" w:cs="Times New Roman"/>
          <w:sz w:val="21"/>
          <w:szCs w:val="21"/>
        </w:rPr>
      </w:pPr>
      <w:r w:rsidRPr="00DF0342">
        <w:rPr>
          <w:rFonts w:ascii="Georgia" w:hAnsi="Georgia" w:cs="Times New Roman"/>
          <w:sz w:val="21"/>
          <w:szCs w:val="21"/>
        </w:rPr>
        <w:t xml:space="preserve">Nach meiner Matura 2021 leistete ich von Oktober 2021 bis Juni 2022 </w:t>
      </w:r>
      <w:r w:rsidR="00441883" w:rsidRPr="00DF0342">
        <w:rPr>
          <w:rFonts w:ascii="Georgia" w:hAnsi="Georgia" w:cs="Times New Roman"/>
          <w:sz w:val="21"/>
          <w:szCs w:val="21"/>
        </w:rPr>
        <w:t>meinen</w:t>
      </w:r>
      <w:r w:rsidRPr="00DF0342">
        <w:rPr>
          <w:rFonts w:ascii="Georgia" w:hAnsi="Georgia" w:cs="Times New Roman"/>
          <w:sz w:val="21"/>
          <w:szCs w:val="21"/>
        </w:rPr>
        <w:t xml:space="preserve"> Zivildienst in einem Pflegewohnheim in meiner Nähe</w:t>
      </w:r>
      <w:r w:rsidR="00441883" w:rsidRPr="00DF0342">
        <w:rPr>
          <w:rFonts w:ascii="Georgia" w:hAnsi="Georgia" w:cs="Times New Roman"/>
          <w:sz w:val="21"/>
          <w:szCs w:val="21"/>
        </w:rPr>
        <w:t xml:space="preserve">, wo ich bis heute ehrenamtlich einmal die Woche </w:t>
      </w:r>
      <w:r w:rsidR="00752697" w:rsidRPr="00DF0342">
        <w:rPr>
          <w:rFonts w:ascii="Georgia" w:hAnsi="Georgia" w:cs="Times New Roman"/>
          <w:sz w:val="21"/>
          <w:szCs w:val="21"/>
        </w:rPr>
        <w:t xml:space="preserve">als Gesprächspartner </w:t>
      </w:r>
      <w:r w:rsidR="005D4C5E" w:rsidRPr="00DF0342">
        <w:rPr>
          <w:rFonts w:ascii="Georgia" w:hAnsi="Georgia" w:cs="Times New Roman"/>
          <w:sz w:val="21"/>
          <w:szCs w:val="21"/>
        </w:rPr>
        <w:t>und</w:t>
      </w:r>
      <w:r w:rsidR="00752697" w:rsidRPr="00DF0342">
        <w:rPr>
          <w:rFonts w:ascii="Georgia" w:hAnsi="Georgia" w:cs="Times New Roman"/>
          <w:sz w:val="21"/>
          <w:szCs w:val="21"/>
        </w:rPr>
        <w:t xml:space="preserve"> Leiter eines Gesellschaftsspielenachmittages tätig bin</w:t>
      </w:r>
      <w:r w:rsidR="00441883" w:rsidRPr="00DF0342">
        <w:rPr>
          <w:rFonts w:ascii="Georgia" w:hAnsi="Georgia" w:cs="Times New Roman"/>
          <w:sz w:val="21"/>
          <w:szCs w:val="21"/>
        </w:rPr>
        <w:t xml:space="preserve">. </w:t>
      </w:r>
      <w:r w:rsidR="004C1FD9" w:rsidRPr="00DF0342">
        <w:rPr>
          <w:rFonts w:ascii="Georgia" w:hAnsi="Georgia" w:cs="Times New Roman"/>
          <w:sz w:val="21"/>
          <w:szCs w:val="21"/>
        </w:rPr>
        <w:t>Während ich es</w:t>
      </w:r>
      <w:r w:rsidR="00441883" w:rsidRPr="00DF0342">
        <w:rPr>
          <w:rFonts w:ascii="Georgia" w:hAnsi="Georgia" w:cs="Times New Roman"/>
          <w:sz w:val="21"/>
          <w:szCs w:val="21"/>
        </w:rPr>
        <w:t xml:space="preserve"> </w:t>
      </w:r>
      <w:r w:rsidR="00B27E9B" w:rsidRPr="00DF0342">
        <w:rPr>
          <w:rFonts w:ascii="Georgia" w:hAnsi="Georgia" w:cs="Times New Roman"/>
          <w:sz w:val="21"/>
          <w:szCs w:val="21"/>
        </w:rPr>
        <w:t xml:space="preserve">zum einen </w:t>
      </w:r>
      <w:r w:rsidR="003168EA" w:rsidRPr="00DF0342">
        <w:rPr>
          <w:rFonts w:ascii="Georgia" w:hAnsi="Georgia" w:cs="Times New Roman"/>
          <w:sz w:val="21"/>
          <w:szCs w:val="21"/>
        </w:rPr>
        <w:t>spannend</w:t>
      </w:r>
      <w:r w:rsidR="00441883" w:rsidRPr="00DF0342">
        <w:rPr>
          <w:rFonts w:ascii="Georgia" w:hAnsi="Georgia" w:cs="Times New Roman"/>
          <w:sz w:val="21"/>
          <w:szCs w:val="21"/>
        </w:rPr>
        <w:t xml:space="preserve"> </w:t>
      </w:r>
      <w:r w:rsidR="00DF0342" w:rsidRPr="00DF0342">
        <w:rPr>
          <w:rFonts w:ascii="Georgia" w:hAnsi="Georgia" w:cs="Times New Roman"/>
          <w:sz w:val="21"/>
          <w:szCs w:val="21"/>
        </w:rPr>
        <w:t>finde,</w:t>
      </w:r>
      <w:r w:rsidR="004C1FD9" w:rsidRPr="00DF0342">
        <w:rPr>
          <w:rFonts w:ascii="Georgia" w:hAnsi="Georgia" w:cs="Times New Roman"/>
          <w:sz w:val="21"/>
          <w:szCs w:val="21"/>
        </w:rPr>
        <w:t xml:space="preserve"> </w:t>
      </w:r>
      <w:r w:rsidR="00441883" w:rsidRPr="00DF0342">
        <w:rPr>
          <w:rFonts w:ascii="Georgia" w:hAnsi="Georgia" w:cs="Times New Roman"/>
          <w:sz w:val="21"/>
          <w:szCs w:val="21"/>
        </w:rPr>
        <w:t>mit älteren Menschen und ihren Lebenserfahrungen in Kontakt zu kommen</w:t>
      </w:r>
      <w:r w:rsidR="004C1FD9" w:rsidRPr="00DF0342">
        <w:rPr>
          <w:rFonts w:ascii="Georgia" w:hAnsi="Georgia" w:cs="Times New Roman"/>
          <w:sz w:val="21"/>
          <w:szCs w:val="21"/>
        </w:rPr>
        <w:t xml:space="preserve">, </w:t>
      </w:r>
      <w:r w:rsidR="000F74E6" w:rsidRPr="00DF0342">
        <w:rPr>
          <w:rFonts w:ascii="Georgia" w:hAnsi="Georgia" w:cs="Times New Roman"/>
          <w:sz w:val="21"/>
          <w:szCs w:val="21"/>
        </w:rPr>
        <w:t xml:space="preserve">konnte </w:t>
      </w:r>
      <w:r w:rsidR="004C1FD9" w:rsidRPr="00DF0342">
        <w:rPr>
          <w:rFonts w:ascii="Georgia" w:hAnsi="Georgia" w:cs="Times New Roman"/>
          <w:sz w:val="21"/>
          <w:szCs w:val="21"/>
        </w:rPr>
        <w:t xml:space="preserve">ich </w:t>
      </w:r>
      <w:r w:rsidR="000F74E6" w:rsidRPr="00DF0342">
        <w:rPr>
          <w:rFonts w:ascii="Georgia" w:hAnsi="Georgia" w:cs="Times New Roman"/>
          <w:sz w:val="21"/>
          <w:szCs w:val="21"/>
        </w:rPr>
        <w:t xml:space="preserve">dadurch </w:t>
      </w:r>
      <w:r w:rsidR="00752697" w:rsidRPr="00DF0342">
        <w:rPr>
          <w:rFonts w:ascii="Georgia" w:hAnsi="Georgia" w:cs="Times New Roman"/>
          <w:sz w:val="21"/>
          <w:szCs w:val="21"/>
        </w:rPr>
        <w:t xml:space="preserve">zugleich </w:t>
      </w:r>
      <w:r w:rsidR="004C1FD9" w:rsidRPr="00DF0342">
        <w:rPr>
          <w:rFonts w:ascii="Georgia" w:hAnsi="Georgia" w:cs="Times New Roman"/>
          <w:sz w:val="21"/>
          <w:szCs w:val="21"/>
        </w:rPr>
        <w:t xml:space="preserve">auch </w:t>
      </w:r>
      <w:r w:rsidR="000F74E6" w:rsidRPr="00DF0342">
        <w:rPr>
          <w:rFonts w:ascii="Georgia" w:hAnsi="Georgia" w:cs="Times New Roman"/>
          <w:sz w:val="21"/>
          <w:szCs w:val="21"/>
        </w:rPr>
        <w:t xml:space="preserve">ein hohes Maß an Kommunikationsfähigkeit gewinnen. </w:t>
      </w:r>
      <w:r w:rsidR="005D4C5E" w:rsidRPr="00DF0342">
        <w:rPr>
          <w:rFonts w:ascii="Georgia" w:hAnsi="Georgia" w:cs="Times New Roman"/>
          <w:sz w:val="21"/>
          <w:szCs w:val="21"/>
        </w:rPr>
        <w:t xml:space="preserve">Im </w:t>
      </w:r>
      <w:r w:rsidR="004C1FD9" w:rsidRPr="00DF0342">
        <w:rPr>
          <w:rFonts w:ascii="Georgia" w:hAnsi="Georgia" w:cs="Times New Roman"/>
          <w:sz w:val="21"/>
          <w:szCs w:val="21"/>
        </w:rPr>
        <w:t xml:space="preserve">September </w:t>
      </w:r>
      <w:r w:rsidR="00DF0342">
        <w:rPr>
          <w:rFonts w:ascii="Georgia" w:hAnsi="Georgia" w:cs="Times New Roman"/>
          <w:sz w:val="21"/>
          <w:szCs w:val="21"/>
        </w:rPr>
        <w:t xml:space="preserve">2022 </w:t>
      </w:r>
      <w:r w:rsidR="004C1FD9" w:rsidRPr="00DF0342">
        <w:rPr>
          <w:rFonts w:ascii="Georgia" w:hAnsi="Georgia" w:cs="Times New Roman"/>
          <w:sz w:val="21"/>
          <w:szCs w:val="21"/>
        </w:rPr>
        <w:t>begann ich</w:t>
      </w:r>
      <w:r w:rsidR="003168EA" w:rsidRPr="00DF0342">
        <w:rPr>
          <w:rFonts w:ascii="Georgia" w:hAnsi="Georgia" w:cs="Times New Roman"/>
          <w:sz w:val="21"/>
          <w:szCs w:val="21"/>
        </w:rPr>
        <w:t xml:space="preserve"> dann</w:t>
      </w:r>
      <w:r w:rsidR="004C1FD9" w:rsidRPr="00DF0342">
        <w:rPr>
          <w:rFonts w:ascii="Georgia" w:hAnsi="Georgia" w:cs="Times New Roman"/>
          <w:sz w:val="21"/>
          <w:szCs w:val="21"/>
        </w:rPr>
        <w:t xml:space="preserve"> mein </w:t>
      </w:r>
      <w:r w:rsidR="00AE33CA">
        <w:rPr>
          <w:rFonts w:ascii="Georgia" w:hAnsi="Georgia" w:cs="Times New Roman"/>
          <w:sz w:val="21"/>
          <w:szCs w:val="21"/>
        </w:rPr>
        <w:t>Betriebswirtschaft</w:t>
      </w:r>
      <w:r w:rsidR="002D22F8">
        <w:rPr>
          <w:rFonts w:ascii="Georgia" w:hAnsi="Georgia" w:cs="Times New Roman"/>
          <w:sz w:val="21"/>
          <w:szCs w:val="21"/>
        </w:rPr>
        <w:t>s</w:t>
      </w:r>
      <w:r w:rsidR="00AE33CA">
        <w:rPr>
          <w:rFonts w:ascii="Georgia" w:hAnsi="Georgia" w:cs="Times New Roman"/>
          <w:sz w:val="21"/>
          <w:szCs w:val="21"/>
        </w:rPr>
        <w:t>s</w:t>
      </w:r>
      <w:r w:rsidR="004C1FD9" w:rsidRPr="00DF0342">
        <w:rPr>
          <w:rFonts w:ascii="Georgia" w:hAnsi="Georgia" w:cs="Times New Roman"/>
          <w:sz w:val="21"/>
          <w:szCs w:val="21"/>
        </w:rPr>
        <w:t>tudium an der Wirtschaftsuniversität Wien</w:t>
      </w:r>
      <w:r w:rsidR="003168EA" w:rsidRPr="00DF0342">
        <w:rPr>
          <w:rFonts w:ascii="Georgia" w:hAnsi="Georgia" w:cs="Times New Roman"/>
          <w:sz w:val="21"/>
          <w:szCs w:val="21"/>
        </w:rPr>
        <w:t xml:space="preserve">. </w:t>
      </w:r>
      <w:r w:rsidR="00752697" w:rsidRPr="00DF0342">
        <w:rPr>
          <w:rFonts w:ascii="Georgia" w:hAnsi="Georgia" w:cs="Times New Roman"/>
          <w:sz w:val="21"/>
          <w:szCs w:val="21"/>
        </w:rPr>
        <w:t xml:space="preserve">Dieser Schritt war für mich ideal, denn mir gelang es nicht nur das erste Semester mit guten Noten abzuschließen, sondern auch mein Netzwerk an gleichgesinnten und ambitionierten Studenten zu erweitern. In meiner Freizeit spiele ich seit meiner frühen Jugend Basketball und Tennis. Während meiner Zeit bei den </w:t>
      </w:r>
      <w:proofErr w:type="gramStart"/>
      <w:r w:rsidR="00752697" w:rsidRPr="00DF0342">
        <w:rPr>
          <w:rFonts w:ascii="Georgia" w:hAnsi="Georgia" w:cs="Times New Roman"/>
          <w:sz w:val="21"/>
          <w:szCs w:val="21"/>
        </w:rPr>
        <w:t>BK Dukes</w:t>
      </w:r>
      <w:proofErr w:type="gramEnd"/>
      <w:r w:rsidR="00752697" w:rsidRPr="00DF0342">
        <w:rPr>
          <w:rFonts w:ascii="Georgia" w:hAnsi="Georgia" w:cs="Times New Roman"/>
          <w:sz w:val="21"/>
          <w:szCs w:val="21"/>
        </w:rPr>
        <w:t xml:space="preserve"> </w:t>
      </w:r>
      <w:del w:id="0" w:author="David Döbele" w:date="2023-02-21T19:10:00Z">
        <w:r w:rsidR="00752697" w:rsidRPr="00DF0342" w:rsidDel="00E25A76">
          <w:rPr>
            <w:rFonts w:ascii="Georgia" w:hAnsi="Georgia" w:cs="Times New Roman"/>
            <w:sz w:val="21"/>
            <w:szCs w:val="21"/>
          </w:rPr>
          <w:delText>(Basketball, 1. Bundesliga)</w:delText>
        </w:r>
      </w:del>
      <w:ins w:id="1" w:author="David Döbele" w:date="2023-02-21T19:10:00Z">
        <w:r w:rsidR="00E25A76">
          <w:rPr>
            <w:rFonts w:ascii="Georgia" w:hAnsi="Georgia" w:cs="Times New Roman"/>
            <w:sz w:val="21"/>
            <w:szCs w:val="21"/>
          </w:rPr>
          <w:t xml:space="preserve">– einem 1. Bundesliga Basketball-Verein </w:t>
        </w:r>
      </w:ins>
      <w:del w:id="2" w:author="David Döbele" w:date="2023-02-21T19:10:00Z">
        <w:r w:rsidR="00752697" w:rsidRPr="00DF0342" w:rsidDel="00E25A76">
          <w:rPr>
            <w:rFonts w:ascii="Georgia" w:hAnsi="Georgia" w:cs="Times New Roman"/>
            <w:sz w:val="21"/>
            <w:szCs w:val="21"/>
          </w:rPr>
          <w:delText xml:space="preserve">, </w:delText>
        </w:r>
      </w:del>
      <w:ins w:id="3" w:author="David Döbele" w:date="2023-02-21T19:10:00Z">
        <w:r w:rsidR="00E25A76">
          <w:rPr>
            <w:rFonts w:ascii="Georgia" w:hAnsi="Georgia" w:cs="Times New Roman"/>
            <w:sz w:val="21"/>
            <w:szCs w:val="21"/>
          </w:rPr>
          <w:t>–</w:t>
        </w:r>
        <w:r w:rsidR="00E25A76" w:rsidRPr="00DF0342">
          <w:rPr>
            <w:rFonts w:ascii="Georgia" w:hAnsi="Georgia" w:cs="Times New Roman"/>
            <w:sz w:val="21"/>
            <w:szCs w:val="21"/>
          </w:rPr>
          <w:t xml:space="preserve"> </w:t>
        </w:r>
      </w:ins>
      <w:r w:rsidR="00752697" w:rsidRPr="00DF0342">
        <w:rPr>
          <w:rFonts w:ascii="Georgia" w:hAnsi="Georgia" w:cs="Times New Roman"/>
          <w:sz w:val="21"/>
          <w:szCs w:val="21"/>
        </w:rPr>
        <w:t>habe ich gelernt</w:t>
      </w:r>
      <w:r w:rsidR="00DF0342">
        <w:rPr>
          <w:rFonts w:ascii="Georgia" w:hAnsi="Georgia" w:cs="Times New Roman"/>
          <w:sz w:val="21"/>
          <w:szCs w:val="21"/>
        </w:rPr>
        <w:t>,</w:t>
      </w:r>
      <w:r w:rsidR="00752697" w:rsidRPr="00DF0342">
        <w:rPr>
          <w:rFonts w:ascii="Georgia" w:hAnsi="Georgia" w:cs="Times New Roman"/>
          <w:sz w:val="21"/>
          <w:szCs w:val="21"/>
        </w:rPr>
        <w:t xml:space="preserve"> im Team zu arbeiten und Ziele </w:t>
      </w:r>
      <w:r w:rsidR="00C27566" w:rsidRPr="00DF0342">
        <w:rPr>
          <w:rFonts w:ascii="Georgia" w:hAnsi="Georgia" w:cs="Times New Roman"/>
          <w:sz w:val="21"/>
          <w:szCs w:val="21"/>
        </w:rPr>
        <w:t>konsequent</w:t>
      </w:r>
      <w:r w:rsidR="00752697" w:rsidRPr="00DF0342">
        <w:rPr>
          <w:rFonts w:ascii="Georgia" w:hAnsi="Georgia" w:cs="Times New Roman"/>
          <w:sz w:val="21"/>
          <w:szCs w:val="21"/>
        </w:rPr>
        <w:t xml:space="preserve"> zu verfolgen.</w:t>
      </w:r>
      <w:r w:rsidR="00C27566" w:rsidRPr="00DF0342">
        <w:rPr>
          <w:rFonts w:ascii="Georgia" w:hAnsi="Georgia" w:cs="Times New Roman"/>
          <w:sz w:val="21"/>
          <w:szCs w:val="21"/>
        </w:rPr>
        <w:t xml:space="preserve"> Genau diese Fähigkeiten würde ich nun gerne </w:t>
      </w:r>
      <w:r w:rsidR="00527B66" w:rsidRPr="00DF0342">
        <w:rPr>
          <w:rFonts w:ascii="Georgia" w:hAnsi="Georgia" w:cs="Times New Roman"/>
          <w:sz w:val="21"/>
          <w:szCs w:val="21"/>
        </w:rPr>
        <w:t xml:space="preserve">in Form des </w:t>
      </w:r>
      <w:r w:rsidR="00C27566" w:rsidRPr="00DF0342">
        <w:rPr>
          <w:rFonts w:ascii="Georgia" w:hAnsi="Georgia" w:cs="Times New Roman"/>
          <w:sz w:val="21"/>
          <w:szCs w:val="21"/>
        </w:rPr>
        <w:t>Praktik</w:t>
      </w:r>
      <w:r w:rsidR="00527B66" w:rsidRPr="00DF0342">
        <w:rPr>
          <w:rFonts w:ascii="Georgia" w:hAnsi="Georgia" w:cs="Times New Roman"/>
          <w:sz w:val="21"/>
          <w:szCs w:val="21"/>
        </w:rPr>
        <w:t>ums</w:t>
      </w:r>
      <w:r w:rsidR="00C27566" w:rsidRPr="00DF0342">
        <w:rPr>
          <w:rFonts w:ascii="Georgia" w:hAnsi="Georgia" w:cs="Times New Roman"/>
          <w:sz w:val="21"/>
          <w:szCs w:val="21"/>
        </w:rPr>
        <w:t xml:space="preserve"> in Ihr Team einbringen.</w:t>
      </w:r>
    </w:p>
    <w:p w14:paraId="146072D6" w14:textId="77777777" w:rsidR="00527B66" w:rsidRPr="00DF0342" w:rsidRDefault="00527B66" w:rsidP="00E65B09">
      <w:pPr>
        <w:spacing w:after="0"/>
        <w:jc w:val="both"/>
        <w:rPr>
          <w:rFonts w:ascii="Georgia" w:hAnsi="Georgia" w:cs="Times New Roman"/>
          <w:sz w:val="21"/>
          <w:szCs w:val="21"/>
        </w:rPr>
      </w:pPr>
    </w:p>
    <w:p w14:paraId="7DBF1E90" w14:textId="44B14EBB" w:rsidR="00E65B09" w:rsidRPr="00DF0342" w:rsidRDefault="00B27E9B" w:rsidP="00E65B09">
      <w:pPr>
        <w:spacing w:after="0"/>
        <w:jc w:val="both"/>
        <w:rPr>
          <w:rFonts w:ascii="Georgia" w:hAnsi="Georgia" w:cs="Times New Roman"/>
          <w:sz w:val="21"/>
          <w:szCs w:val="21"/>
        </w:rPr>
      </w:pPr>
      <w:r w:rsidRPr="00DF0342">
        <w:rPr>
          <w:rFonts w:ascii="Georgia" w:hAnsi="Georgia" w:cs="Times New Roman"/>
          <w:sz w:val="21"/>
          <w:szCs w:val="21"/>
        </w:rPr>
        <w:t xml:space="preserve">Firma </w:t>
      </w:r>
      <w:r w:rsidRPr="00DF0342">
        <w:rPr>
          <w:rFonts w:ascii="Georgia" w:hAnsi="Georgia" w:cs="Times New Roman"/>
          <w:color w:val="FF0000"/>
          <w:sz w:val="21"/>
          <w:szCs w:val="21"/>
        </w:rPr>
        <w:t>X</w:t>
      </w:r>
      <w:r w:rsidRPr="00DF0342">
        <w:rPr>
          <w:rFonts w:ascii="Georgia" w:hAnsi="Georgia" w:cs="Times New Roman"/>
          <w:sz w:val="21"/>
          <w:szCs w:val="21"/>
        </w:rPr>
        <w:t xml:space="preserve"> scheint mir für dieses Praktikum ideal</w:t>
      </w:r>
      <w:r w:rsidR="003E5A3E" w:rsidRPr="00DF0342">
        <w:rPr>
          <w:rFonts w:ascii="Georgia" w:hAnsi="Georgia" w:cs="Times New Roman"/>
          <w:sz w:val="21"/>
          <w:szCs w:val="21"/>
        </w:rPr>
        <w:t>,</w:t>
      </w:r>
    </w:p>
    <w:p w14:paraId="4C4E7185"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7865D3A7"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7575B3C9"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3F7F2B9E"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0CB92125"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35394CA1"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723D7B33"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3BAC5501" w14:textId="77777777" w:rsidR="00E65B09" w:rsidRPr="00DF0342" w:rsidRDefault="00E65B09" w:rsidP="00E65B09">
      <w:pPr>
        <w:spacing w:after="0"/>
        <w:jc w:val="both"/>
        <w:rPr>
          <w:rFonts w:ascii="Georgia" w:hAnsi="Georgia" w:cs="Times New Roman"/>
          <w:sz w:val="21"/>
          <w:szCs w:val="21"/>
        </w:rPr>
      </w:pPr>
      <w:r w:rsidRPr="00DF0342">
        <w:rPr>
          <w:rFonts w:ascii="Georgia" w:hAnsi="Georgia" w:cs="Times New Roman"/>
          <w:sz w:val="21"/>
          <w:szCs w:val="21"/>
        </w:rPr>
        <w:t>Dritter Absatz</w:t>
      </w:r>
    </w:p>
    <w:p w14:paraId="0D1927BC" w14:textId="366D7854" w:rsidR="00E65B09" w:rsidRPr="00DF0342" w:rsidRDefault="00E65B09" w:rsidP="00E65B09">
      <w:pPr>
        <w:spacing w:after="0"/>
        <w:jc w:val="both"/>
        <w:rPr>
          <w:rFonts w:ascii="Georgia" w:hAnsi="Georgia" w:cs="Times New Roman"/>
          <w:sz w:val="21"/>
          <w:szCs w:val="21"/>
        </w:rPr>
      </w:pPr>
    </w:p>
    <w:p w14:paraId="2052A7F0" w14:textId="031FFFD7" w:rsidR="00E65B09" w:rsidRPr="00DF0342" w:rsidRDefault="00C27566" w:rsidP="00E65B09">
      <w:pPr>
        <w:spacing w:after="0"/>
        <w:jc w:val="both"/>
        <w:rPr>
          <w:rFonts w:ascii="Georgia" w:hAnsi="Georgia" w:cs="Times New Roman"/>
          <w:sz w:val="21"/>
          <w:szCs w:val="21"/>
        </w:rPr>
      </w:pPr>
      <w:r w:rsidRPr="00DF0342">
        <w:rPr>
          <w:rFonts w:ascii="Georgia" w:hAnsi="Georgia" w:cs="Times New Roman"/>
          <w:sz w:val="21"/>
          <w:szCs w:val="21"/>
        </w:rPr>
        <w:t xml:space="preserve">Von dem Praktikum im M&amp;A erhoffe ich mir vor allem eine </w:t>
      </w:r>
      <w:r w:rsidR="00527B66" w:rsidRPr="00DF0342">
        <w:rPr>
          <w:rFonts w:ascii="Georgia" w:hAnsi="Georgia" w:cs="Times New Roman"/>
          <w:sz w:val="21"/>
          <w:szCs w:val="21"/>
        </w:rPr>
        <w:t>steile</w:t>
      </w:r>
      <w:r w:rsidRPr="00DF0342">
        <w:rPr>
          <w:rFonts w:ascii="Georgia" w:hAnsi="Georgia" w:cs="Times New Roman"/>
          <w:sz w:val="21"/>
          <w:szCs w:val="21"/>
        </w:rPr>
        <w:t xml:space="preserve"> Lernkurve</w:t>
      </w:r>
      <w:r w:rsidR="00910D74" w:rsidRPr="00DF0342">
        <w:rPr>
          <w:rFonts w:ascii="Georgia" w:hAnsi="Georgia" w:cs="Times New Roman"/>
          <w:sz w:val="21"/>
          <w:szCs w:val="21"/>
        </w:rPr>
        <w:t xml:space="preserve"> </w:t>
      </w:r>
      <w:r w:rsidR="00527B66" w:rsidRPr="00DF0342">
        <w:rPr>
          <w:rFonts w:ascii="Georgia" w:hAnsi="Georgia" w:cs="Times New Roman"/>
          <w:sz w:val="21"/>
          <w:szCs w:val="21"/>
        </w:rPr>
        <w:t>sowie meine Ideen und bisher gesammelten Erfahrungen mehrwertschaffend bei Ihnen einbringen zu können. Ich bin mir sicher, dass ich mit</w:t>
      </w:r>
      <w:r w:rsidR="00403F5C" w:rsidRPr="00DF0342">
        <w:rPr>
          <w:rFonts w:ascii="Georgia" w:hAnsi="Georgia" w:cs="Times New Roman"/>
          <w:sz w:val="21"/>
          <w:szCs w:val="21"/>
        </w:rPr>
        <w:t xml:space="preserve"> meiner Teamfähigkeit und analytischen Denkweise sowie meinem Ehrgeiz eine Bereicherung für </w:t>
      </w:r>
      <w:r w:rsidR="00403F5C" w:rsidRPr="00DF0342">
        <w:rPr>
          <w:rFonts w:ascii="Georgia" w:hAnsi="Georgia" w:cs="Times New Roman"/>
          <w:color w:val="FF0000"/>
          <w:sz w:val="21"/>
          <w:szCs w:val="21"/>
        </w:rPr>
        <w:t>X</w:t>
      </w:r>
      <w:r w:rsidR="00403F5C" w:rsidRPr="00DF0342">
        <w:rPr>
          <w:rFonts w:ascii="Georgia" w:hAnsi="Georgia" w:cs="Times New Roman"/>
          <w:sz w:val="21"/>
          <w:szCs w:val="21"/>
        </w:rPr>
        <w:t xml:space="preserve"> sein werde. Ich würde mich freuen</w:t>
      </w:r>
      <w:r w:rsidR="00A759A7" w:rsidRPr="00DF0342">
        <w:rPr>
          <w:rFonts w:ascii="Georgia" w:hAnsi="Georgia" w:cs="Times New Roman"/>
          <w:sz w:val="21"/>
          <w:szCs w:val="21"/>
        </w:rPr>
        <w:t>,</w:t>
      </w:r>
      <w:r w:rsidR="00403F5C" w:rsidRPr="00DF0342">
        <w:rPr>
          <w:rFonts w:ascii="Georgia" w:hAnsi="Georgia" w:cs="Times New Roman"/>
          <w:sz w:val="21"/>
          <w:szCs w:val="21"/>
        </w:rPr>
        <w:t xml:space="preserve"> Sie in einem persönlichen Gespräch von mir überzeugen zu dürfen.</w:t>
      </w:r>
    </w:p>
    <w:p w14:paraId="11B49693" w14:textId="63C4B0FD" w:rsidR="00E65B09" w:rsidRPr="00DF0342" w:rsidRDefault="00E65B09" w:rsidP="00E65B09">
      <w:pPr>
        <w:spacing w:after="0"/>
        <w:jc w:val="both"/>
        <w:rPr>
          <w:rFonts w:ascii="Georgia" w:hAnsi="Georgia" w:cs="Times New Roman"/>
          <w:sz w:val="21"/>
          <w:szCs w:val="21"/>
        </w:rPr>
      </w:pPr>
    </w:p>
    <w:p w14:paraId="4459D038" w14:textId="07A27375" w:rsidR="00E65B09" w:rsidRPr="00DF0342" w:rsidRDefault="0099776A" w:rsidP="00E65B09">
      <w:pPr>
        <w:spacing w:after="0"/>
        <w:jc w:val="both"/>
        <w:rPr>
          <w:rFonts w:ascii="Georgia" w:hAnsi="Georgia" w:cs="Times New Roman"/>
          <w:sz w:val="21"/>
          <w:szCs w:val="21"/>
        </w:rPr>
      </w:pPr>
      <w:r w:rsidRPr="00DF0342">
        <w:rPr>
          <w:rFonts w:ascii="Georgia" w:hAnsi="Georgia" w:cs="Times New Roman"/>
          <w:sz w:val="21"/>
          <w:szCs w:val="21"/>
        </w:rPr>
        <w:t>Mit freundlichen Grüßen</w:t>
      </w:r>
    </w:p>
    <w:p w14:paraId="3BDB02BA" w14:textId="445E322A" w:rsidR="00BB3512" w:rsidRPr="00DF0342" w:rsidRDefault="00220347" w:rsidP="00E65B09">
      <w:pPr>
        <w:spacing w:after="0"/>
        <w:jc w:val="both"/>
        <w:rPr>
          <w:rFonts w:ascii="Georgia" w:hAnsi="Georgia" w:cs="Times New Roman"/>
          <w:sz w:val="21"/>
          <w:szCs w:val="21"/>
        </w:rPr>
      </w:pPr>
      <w:r w:rsidRPr="000E1D30">
        <w:rPr>
          <w:rFonts w:ascii="Calibri" w:eastAsia="Times New Roman" w:hAnsi="Calibri" w:cs="Calibri"/>
          <w:noProof/>
          <w:lang w:eastAsia="de-AT"/>
        </w:rPr>
        <w:drawing>
          <wp:inline distT="0" distB="0" distL="0" distR="0" wp14:anchorId="6CEA0285" wp14:editId="686FACCA">
            <wp:extent cx="1000393" cy="461473"/>
            <wp:effectExtent l="0" t="0" r="0" b="0"/>
            <wp:docPr id="2" name="Grafik 2"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ClipArt enthält.&#10;&#10;Automatisch generierte Beschreibu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20943" cy="470953"/>
                    </a:xfrm>
                    <a:prstGeom prst="rect">
                      <a:avLst/>
                    </a:prstGeom>
                    <a:noFill/>
                    <a:ln>
                      <a:noFill/>
                    </a:ln>
                  </pic:spPr>
                </pic:pic>
              </a:graphicData>
            </a:graphic>
          </wp:inline>
        </w:drawing>
      </w:r>
    </w:p>
    <w:sectPr w:rsidR="00BB3512" w:rsidRPr="00DF0342"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D55C9"/>
    <w:rsid w:val="000F371C"/>
    <w:rsid w:val="000F74E6"/>
    <w:rsid w:val="00110E94"/>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0347"/>
    <w:rsid w:val="002213EE"/>
    <w:rsid w:val="00225CE5"/>
    <w:rsid w:val="0023683A"/>
    <w:rsid w:val="002467A0"/>
    <w:rsid w:val="002536DC"/>
    <w:rsid w:val="00255EC1"/>
    <w:rsid w:val="00257D2A"/>
    <w:rsid w:val="002627D2"/>
    <w:rsid w:val="00264191"/>
    <w:rsid w:val="0027047C"/>
    <w:rsid w:val="002708C2"/>
    <w:rsid w:val="00274324"/>
    <w:rsid w:val="002A5B9F"/>
    <w:rsid w:val="002D22F8"/>
    <w:rsid w:val="002D309E"/>
    <w:rsid w:val="002D594E"/>
    <w:rsid w:val="002E39B8"/>
    <w:rsid w:val="002F51FA"/>
    <w:rsid w:val="00311A15"/>
    <w:rsid w:val="003168EA"/>
    <w:rsid w:val="003250EA"/>
    <w:rsid w:val="003421B1"/>
    <w:rsid w:val="00367C29"/>
    <w:rsid w:val="00375D2D"/>
    <w:rsid w:val="003811BC"/>
    <w:rsid w:val="0038671F"/>
    <w:rsid w:val="003947A8"/>
    <w:rsid w:val="003D464F"/>
    <w:rsid w:val="003D5D1E"/>
    <w:rsid w:val="003E5A3E"/>
    <w:rsid w:val="003F3290"/>
    <w:rsid w:val="003F688C"/>
    <w:rsid w:val="00403F5C"/>
    <w:rsid w:val="00415608"/>
    <w:rsid w:val="0042334C"/>
    <w:rsid w:val="00424CAF"/>
    <w:rsid w:val="00434D23"/>
    <w:rsid w:val="004403CB"/>
    <w:rsid w:val="00441883"/>
    <w:rsid w:val="00453C2F"/>
    <w:rsid w:val="00454C0B"/>
    <w:rsid w:val="0046226E"/>
    <w:rsid w:val="00474FC2"/>
    <w:rsid w:val="00492923"/>
    <w:rsid w:val="004A1501"/>
    <w:rsid w:val="004A615C"/>
    <w:rsid w:val="004B4510"/>
    <w:rsid w:val="004C156C"/>
    <w:rsid w:val="004C174A"/>
    <w:rsid w:val="004C1FD9"/>
    <w:rsid w:val="00500EFA"/>
    <w:rsid w:val="00506322"/>
    <w:rsid w:val="00507BBD"/>
    <w:rsid w:val="005134CE"/>
    <w:rsid w:val="00527B66"/>
    <w:rsid w:val="005407D6"/>
    <w:rsid w:val="00542F06"/>
    <w:rsid w:val="00553EC8"/>
    <w:rsid w:val="005705F7"/>
    <w:rsid w:val="00570B1D"/>
    <w:rsid w:val="00574140"/>
    <w:rsid w:val="005762CF"/>
    <w:rsid w:val="00583CC4"/>
    <w:rsid w:val="005842A0"/>
    <w:rsid w:val="00590834"/>
    <w:rsid w:val="00590E7F"/>
    <w:rsid w:val="00593C9C"/>
    <w:rsid w:val="005B231F"/>
    <w:rsid w:val="005C55F7"/>
    <w:rsid w:val="005D4C5E"/>
    <w:rsid w:val="005D7D49"/>
    <w:rsid w:val="005E00BC"/>
    <w:rsid w:val="005E63B8"/>
    <w:rsid w:val="005F350B"/>
    <w:rsid w:val="005F68C3"/>
    <w:rsid w:val="00603752"/>
    <w:rsid w:val="00632F05"/>
    <w:rsid w:val="0063723B"/>
    <w:rsid w:val="00647413"/>
    <w:rsid w:val="006502BE"/>
    <w:rsid w:val="00657FE1"/>
    <w:rsid w:val="006A7895"/>
    <w:rsid w:val="006B302C"/>
    <w:rsid w:val="006D2592"/>
    <w:rsid w:val="006F58EC"/>
    <w:rsid w:val="00706233"/>
    <w:rsid w:val="007251EA"/>
    <w:rsid w:val="007340D7"/>
    <w:rsid w:val="007472BD"/>
    <w:rsid w:val="00752697"/>
    <w:rsid w:val="00755A3D"/>
    <w:rsid w:val="007675B1"/>
    <w:rsid w:val="00797EF1"/>
    <w:rsid w:val="007A3246"/>
    <w:rsid w:val="007A64C5"/>
    <w:rsid w:val="007A719D"/>
    <w:rsid w:val="007B1B2B"/>
    <w:rsid w:val="007C59D2"/>
    <w:rsid w:val="007E4326"/>
    <w:rsid w:val="007F0344"/>
    <w:rsid w:val="007F7EA0"/>
    <w:rsid w:val="008049F7"/>
    <w:rsid w:val="00807293"/>
    <w:rsid w:val="0083022E"/>
    <w:rsid w:val="0083750F"/>
    <w:rsid w:val="008428CF"/>
    <w:rsid w:val="00843130"/>
    <w:rsid w:val="0085213A"/>
    <w:rsid w:val="008565FD"/>
    <w:rsid w:val="00857C6F"/>
    <w:rsid w:val="0086577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1D5B"/>
    <w:rsid w:val="00910D74"/>
    <w:rsid w:val="00991E04"/>
    <w:rsid w:val="0099776A"/>
    <w:rsid w:val="009A256E"/>
    <w:rsid w:val="009D07DC"/>
    <w:rsid w:val="009D3BBF"/>
    <w:rsid w:val="009F46A7"/>
    <w:rsid w:val="00A1282E"/>
    <w:rsid w:val="00A14247"/>
    <w:rsid w:val="00A40D57"/>
    <w:rsid w:val="00A44493"/>
    <w:rsid w:val="00A53760"/>
    <w:rsid w:val="00A759A7"/>
    <w:rsid w:val="00AA2791"/>
    <w:rsid w:val="00AA4C7C"/>
    <w:rsid w:val="00AB4CD0"/>
    <w:rsid w:val="00AC61EE"/>
    <w:rsid w:val="00AC66C4"/>
    <w:rsid w:val="00AC7086"/>
    <w:rsid w:val="00AE26F5"/>
    <w:rsid w:val="00AE33CA"/>
    <w:rsid w:val="00AE3A33"/>
    <w:rsid w:val="00B135CE"/>
    <w:rsid w:val="00B27E9B"/>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27566"/>
    <w:rsid w:val="00C51328"/>
    <w:rsid w:val="00C6717B"/>
    <w:rsid w:val="00C71380"/>
    <w:rsid w:val="00C729C7"/>
    <w:rsid w:val="00C9003C"/>
    <w:rsid w:val="00C97ECA"/>
    <w:rsid w:val="00CA1160"/>
    <w:rsid w:val="00CA702E"/>
    <w:rsid w:val="00CA7350"/>
    <w:rsid w:val="00CB639D"/>
    <w:rsid w:val="00CD51E6"/>
    <w:rsid w:val="00CE433B"/>
    <w:rsid w:val="00D03A62"/>
    <w:rsid w:val="00D30CEA"/>
    <w:rsid w:val="00D517D9"/>
    <w:rsid w:val="00D71D8E"/>
    <w:rsid w:val="00D9281A"/>
    <w:rsid w:val="00DA3404"/>
    <w:rsid w:val="00DA524B"/>
    <w:rsid w:val="00DB471D"/>
    <w:rsid w:val="00DC5FBB"/>
    <w:rsid w:val="00DD1863"/>
    <w:rsid w:val="00DD3349"/>
    <w:rsid w:val="00DD54E1"/>
    <w:rsid w:val="00DD6747"/>
    <w:rsid w:val="00DE1FBC"/>
    <w:rsid w:val="00DE5C3D"/>
    <w:rsid w:val="00DF0342"/>
    <w:rsid w:val="00E02500"/>
    <w:rsid w:val="00E07509"/>
    <w:rsid w:val="00E12ED8"/>
    <w:rsid w:val="00E162C9"/>
    <w:rsid w:val="00E25A76"/>
    <w:rsid w:val="00E3005D"/>
    <w:rsid w:val="00E30491"/>
    <w:rsid w:val="00E473ED"/>
    <w:rsid w:val="00E47DAF"/>
    <w:rsid w:val="00E532E7"/>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D4C5E"/>
    <w:pPr>
      <w:spacing w:after="0" w:line="240" w:lineRule="auto"/>
    </w:pPr>
  </w:style>
  <w:style w:type="character" w:styleId="Kommentarzeichen">
    <w:name w:val="annotation reference"/>
    <w:basedOn w:val="Absatz-Standardschriftart"/>
    <w:uiPriority w:val="99"/>
    <w:semiHidden/>
    <w:unhideWhenUsed/>
    <w:rsid w:val="005D4C5E"/>
    <w:rPr>
      <w:sz w:val="16"/>
      <w:szCs w:val="16"/>
    </w:rPr>
  </w:style>
  <w:style w:type="paragraph" w:styleId="Kommentartext">
    <w:name w:val="annotation text"/>
    <w:basedOn w:val="Standard"/>
    <w:link w:val="KommentartextZchn"/>
    <w:uiPriority w:val="99"/>
    <w:unhideWhenUsed/>
    <w:rsid w:val="005D4C5E"/>
    <w:pPr>
      <w:spacing w:line="240" w:lineRule="auto"/>
    </w:pPr>
    <w:rPr>
      <w:sz w:val="20"/>
      <w:szCs w:val="20"/>
    </w:rPr>
  </w:style>
  <w:style w:type="character" w:customStyle="1" w:styleId="KommentartextZchn">
    <w:name w:val="Kommentartext Zchn"/>
    <w:basedOn w:val="Absatz-Standardschriftart"/>
    <w:link w:val="Kommentartext"/>
    <w:uiPriority w:val="99"/>
    <w:rsid w:val="005D4C5E"/>
    <w:rPr>
      <w:sz w:val="20"/>
      <w:szCs w:val="20"/>
    </w:rPr>
  </w:style>
  <w:style w:type="paragraph" w:styleId="Kommentarthema">
    <w:name w:val="annotation subject"/>
    <w:basedOn w:val="Kommentartext"/>
    <w:next w:val="Kommentartext"/>
    <w:link w:val="KommentarthemaZchn"/>
    <w:uiPriority w:val="99"/>
    <w:semiHidden/>
    <w:unhideWhenUsed/>
    <w:rsid w:val="005D4C5E"/>
    <w:rPr>
      <w:b/>
      <w:bCs/>
    </w:rPr>
  </w:style>
  <w:style w:type="character" w:customStyle="1" w:styleId="KommentarthemaZchn">
    <w:name w:val="Kommentarthema Zchn"/>
    <w:basedOn w:val="KommentartextZchn"/>
    <w:link w:val="Kommentarthema"/>
    <w:uiPriority w:val="99"/>
    <w:semiHidden/>
    <w:rsid w:val="005D4C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2445</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2023-02-07T17:46:00Z</dcterms:created>
  <dcterms:modified xsi:type="dcterms:W3CDTF">2023-02-21T18:10:00Z</dcterms:modified>
</cp:coreProperties>
</file>