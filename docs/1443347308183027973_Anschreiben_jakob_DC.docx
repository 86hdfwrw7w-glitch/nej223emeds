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A445" w14:textId="67608CE1" w:rsidR="00EE44B0" w:rsidRPr="0056609D" w:rsidRDefault="00CE1126" w:rsidP="00A156B9">
      <w:pPr>
        <w:jc w:val="right"/>
        <w:rPr>
          <w:rFonts w:ascii="Arial" w:hAnsi="Arial" w:cs="Arial"/>
          <w:sz w:val="20"/>
          <w:szCs w:val="20"/>
        </w:rPr>
      </w:pPr>
      <w:r w:rsidRPr="0056609D">
        <w:rPr>
          <w:rFonts w:ascii="Arial" w:hAnsi="Arial" w:cs="Arial"/>
          <w:sz w:val="20"/>
          <w:szCs w:val="20"/>
        </w:rPr>
        <w:t>Jakob Gläser</w:t>
      </w:r>
    </w:p>
    <w:p w14:paraId="30DCE4AD" w14:textId="78BDA0BD" w:rsidR="004A6740" w:rsidRPr="0056609D" w:rsidRDefault="00CE1126" w:rsidP="00A156B9">
      <w:pPr>
        <w:jc w:val="right"/>
        <w:rPr>
          <w:rFonts w:ascii="Arial" w:hAnsi="Arial" w:cs="Arial"/>
          <w:sz w:val="20"/>
          <w:szCs w:val="20"/>
        </w:rPr>
      </w:pPr>
      <w:r w:rsidRPr="0056609D">
        <w:rPr>
          <w:rFonts w:ascii="Arial" w:hAnsi="Arial" w:cs="Arial"/>
          <w:sz w:val="20"/>
          <w:szCs w:val="20"/>
        </w:rPr>
        <w:t>Rödelheimer Landstraße 168</w:t>
      </w:r>
    </w:p>
    <w:p w14:paraId="253D9332" w14:textId="5687976C" w:rsidR="001E6FC7" w:rsidRPr="0056609D" w:rsidRDefault="00CE1126" w:rsidP="00A156B9">
      <w:pPr>
        <w:jc w:val="right"/>
        <w:rPr>
          <w:rFonts w:ascii="Arial" w:hAnsi="Arial" w:cs="Arial"/>
          <w:sz w:val="20"/>
          <w:szCs w:val="20"/>
        </w:rPr>
      </w:pPr>
      <w:r w:rsidRPr="0056609D">
        <w:rPr>
          <w:rFonts w:ascii="Arial" w:hAnsi="Arial" w:cs="Arial"/>
          <w:sz w:val="20"/>
          <w:szCs w:val="20"/>
        </w:rPr>
        <w:t>60489 Frankfurt</w:t>
      </w:r>
    </w:p>
    <w:p w14:paraId="26454FCC" w14:textId="1F5F58F7" w:rsidR="00C20EE7" w:rsidRPr="0056609D" w:rsidRDefault="00CE1126" w:rsidP="00DF3E8D">
      <w:pPr>
        <w:jc w:val="right"/>
        <w:rPr>
          <w:rFonts w:ascii="Arial" w:hAnsi="Arial" w:cs="Arial"/>
          <w:sz w:val="20"/>
          <w:szCs w:val="20"/>
        </w:rPr>
      </w:pPr>
      <w:r w:rsidRPr="0056609D">
        <w:rPr>
          <w:rFonts w:ascii="Arial" w:hAnsi="Arial" w:cs="Arial"/>
          <w:sz w:val="20"/>
          <w:szCs w:val="20"/>
        </w:rPr>
        <w:t xml:space="preserve"> </w:t>
      </w:r>
      <w:r w:rsidR="00C20EE7" w:rsidRPr="0056609D">
        <w:rPr>
          <w:rFonts w:ascii="Arial" w:hAnsi="Arial" w:cs="Arial"/>
          <w:sz w:val="20"/>
          <w:szCs w:val="20"/>
        </w:rPr>
        <w:t>jakobglaeser2006@gmail.com</w:t>
      </w:r>
    </w:p>
    <w:p w14:paraId="267B6CC3" w14:textId="3F74EC19" w:rsidR="001E6FC7" w:rsidRPr="00733D5B" w:rsidRDefault="00CE1126" w:rsidP="00BB2078">
      <w:pPr>
        <w:jc w:val="right"/>
        <w:rPr>
          <w:rFonts w:ascii="Arial" w:hAnsi="Arial" w:cs="Arial"/>
          <w:sz w:val="20"/>
          <w:szCs w:val="20"/>
        </w:rPr>
      </w:pPr>
      <w:r w:rsidRPr="0056609D">
        <w:rPr>
          <w:rFonts w:ascii="Arial" w:hAnsi="Arial" w:cs="Arial"/>
          <w:sz w:val="20"/>
          <w:szCs w:val="20"/>
        </w:rPr>
        <w:t xml:space="preserve"> </w:t>
      </w:r>
      <w:r w:rsidRPr="00733D5B">
        <w:rPr>
          <w:rFonts w:ascii="Arial" w:hAnsi="Arial" w:cs="Arial"/>
          <w:sz w:val="20"/>
          <w:szCs w:val="20"/>
        </w:rPr>
        <w:t>+49 15566932749</w:t>
      </w:r>
    </w:p>
    <w:p w14:paraId="0120C304" w14:textId="42CA6AAA" w:rsidR="00B878C2" w:rsidRPr="00733D5B" w:rsidRDefault="00C22092">
      <w:pPr>
        <w:rPr>
          <w:rFonts w:ascii="Arial" w:hAnsi="Arial" w:cs="Arial"/>
          <w:sz w:val="20"/>
          <w:szCs w:val="20"/>
        </w:rPr>
      </w:pPr>
      <w:r>
        <w:rPr>
          <w:rFonts w:ascii="Arial" w:hAnsi="Arial" w:cs="Arial"/>
          <w:sz w:val="20"/>
          <w:szCs w:val="20"/>
        </w:rPr>
        <w:t>DEALCIRCLE GmbH</w:t>
      </w:r>
    </w:p>
    <w:p w14:paraId="1A7FE23E" w14:textId="6F407209" w:rsidR="007F63A0" w:rsidRPr="0056609D" w:rsidRDefault="00C22092">
      <w:pPr>
        <w:rPr>
          <w:rFonts w:ascii="Arial" w:hAnsi="Arial" w:cs="Arial"/>
          <w:sz w:val="20"/>
          <w:szCs w:val="20"/>
        </w:rPr>
      </w:pPr>
      <w:r>
        <w:rPr>
          <w:rFonts w:ascii="Arial" w:hAnsi="Arial" w:cs="Arial"/>
          <w:sz w:val="20"/>
          <w:szCs w:val="20"/>
        </w:rPr>
        <w:t>Speer</w:t>
      </w:r>
      <w:r w:rsidR="005C3E38">
        <w:rPr>
          <w:rFonts w:ascii="Arial" w:hAnsi="Arial" w:cs="Arial"/>
          <w:sz w:val="20"/>
          <w:szCs w:val="20"/>
        </w:rPr>
        <w:t>sort 1</w:t>
      </w:r>
    </w:p>
    <w:p w14:paraId="008F69E9" w14:textId="21EE41B4" w:rsidR="007F63A0" w:rsidRPr="0056609D" w:rsidRDefault="005C3E38" w:rsidP="007F63A0">
      <w:pPr>
        <w:rPr>
          <w:rFonts w:ascii="Arial" w:hAnsi="Arial" w:cs="Arial"/>
          <w:sz w:val="20"/>
          <w:szCs w:val="20"/>
        </w:rPr>
      </w:pPr>
      <w:r>
        <w:rPr>
          <w:rFonts w:ascii="Arial" w:hAnsi="Arial" w:cs="Arial"/>
          <w:sz w:val="20"/>
          <w:szCs w:val="20"/>
        </w:rPr>
        <w:t>20095</w:t>
      </w:r>
      <w:r w:rsidR="0056609D" w:rsidRPr="0056609D">
        <w:rPr>
          <w:rFonts w:ascii="Arial" w:hAnsi="Arial" w:cs="Arial"/>
          <w:sz w:val="20"/>
          <w:szCs w:val="20"/>
        </w:rPr>
        <w:t xml:space="preserve"> </w:t>
      </w:r>
      <w:r>
        <w:rPr>
          <w:rFonts w:ascii="Arial" w:hAnsi="Arial" w:cs="Arial"/>
          <w:sz w:val="20"/>
          <w:szCs w:val="20"/>
        </w:rPr>
        <w:t>Hamburg</w:t>
      </w:r>
    </w:p>
    <w:p w14:paraId="209AA189" w14:textId="4AAB5FD8" w:rsidR="001E6FC7" w:rsidRPr="0056609D" w:rsidRDefault="00A77761" w:rsidP="008F7948">
      <w:pPr>
        <w:ind w:left="708" w:firstLine="708"/>
        <w:jc w:val="right"/>
        <w:rPr>
          <w:rFonts w:ascii="Arial" w:hAnsi="Arial" w:cs="Arial"/>
          <w:sz w:val="20"/>
          <w:szCs w:val="20"/>
        </w:rPr>
      </w:pPr>
      <w:r w:rsidRPr="0056609D">
        <w:rPr>
          <w:rFonts w:ascii="Arial" w:hAnsi="Arial" w:cs="Arial"/>
          <w:sz w:val="20"/>
          <w:szCs w:val="20"/>
        </w:rPr>
        <w:t>Frankfurt am Main</w:t>
      </w:r>
      <w:r w:rsidR="00C4564A" w:rsidRPr="0056609D">
        <w:rPr>
          <w:rFonts w:ascii="Arial" w:hAnsi="Arial" w:cs="Arial"/>
          <w:sz w:val="20"/>
          <w:szCs w:val="20"/>
        </w:rPr>
        <w:t>,</w:t>
      </w:r>
      <w:r w:rsidR="003F2482" w:rsidRPr="0056609D">
        <w:rPr>
          <w:rFonts w:ascii="Arial" w:hAnsi="Arial" w:cs="Arial"/>
          <w:sz w:val="20"/>
          <w:szCs w:val="20"/>
        </w:rPr>
        <w:t xml:space="preserve"> </w:t>
      </w:r>
      <w:r w:rsidR="006037FF">
        <w:rPr>
          <w:rFonts w:ascii="Arial" w:hAnsi="Arial" w:cs="Arial"/>
          <w:sz w:val="20"/>
          <w:szCs w:val="20"/>
        </w:rPr>
        <w:t>26</w:t>
      </w:r>
      <w:r w:rsidR="00EF1AC1" w:rsidRPr="0056609D">
        <w:rPr>
          <w:rFonts w:ascii="Arial" w:hAnsi="Arial" w:cs="Arial"/>
          <w:sz w:val="20"/>
          <w:szCs w:val="20"/>
        </w:rPr>
        <w:t>.1</w:t>
      </w:r>
      <w:r w:rsidR="00F73FE0" w:rsidRPr="0056609D">
        <w:rPr>
          <w:rFonts w:ascii="Arial" w:hAnsi="Arial" w:cs="Arial"/>
          <w:sz w:val="20"/>
          <w:szCs w:val="20"/>
        </w:rPr>
        <w:t>1</w:t>
      </w:r>
      <w:r w:rsidR="00EF1AC1" w:rsidRPr="0056609D">
        <w:rPr>
          <w:rFonts w:ascii="Arial" w:hAnsi="Arial" w:cs="Arial"/>
          <w:sz w:val="20"/>
          <w:szCs w:val="20"/>
        </w:rPr>
        <w:t>.2025</w:t>
      </w:r>
    </w:p>
    <w:p w14:paraId="6733C954" w14:textId="77777777" w:rsidR="001E6FC7" w:rsidRPr="0056609D" w:rsidRDefault="001E6FC7" w:rsidP="00BE31E4">
      <w:pPr>
        <w:rPr>
          <w:rFonts w:ascii="Arial" w:hAnsi="Arial" w:cs="Arial"/>
          <w:sz w:val="20"/>
          <w:szCs w:val="20"/>
        </w:rPr>
      </w:pPr>
    </w:p>
    <w:p w14:paraId="51A3B7DB" w14:textId="08095F37" w:rsidR="004875CF" w:rsidRPr="0056609D" w:rsidDel="004F5AD2" w:rsidRDefault="004875CF" w:rsidP="004875CF">
      <w:pPr>
        <w:rPr>
          <w:del w:id="0" w:author="David Döbele" w:date="2025-11-26T22:06:00Z" w16du:dateUtc="2025-11-26T21:06:00Z"/>
          <w:rFonts w:ascii="Arial" w:hAnsi="Arial" w:cs="Arial"/>
          <w:b/>
          <w:bCs/>
          <w:sz w:val="20"/>
          <w:szCs w:val="20"/>
        </w:rPr>
      </w:pPr>
      <w:r w:rsidRPr="0056609D">
        <w:rPr>
          <w:rFonts w:ascii="Arial" w:hAnsi="Arial" w:cs="Arial"/>
          <w:b/>
          <w:bCs/>
          <w:sz w:val="20"/>
          <w:szCs w:val="20"/>
        </w:rPr>
        <w:t>Bewerbung um ein</w:t>
      </w:r>
      <w:r w:rsidR="00760178" w:rsidRPr="0056609D">
        <w:rPr>
          <w:rFonts w:ascii="Arial" w:hAnsi="Arial" w:cs="Arial"/>
          <w:b/>
          <w:bCs/>
          <w:sz w:val="20"/>
          <w:szCs w:val="20"/>
        </w:rPr>
        <w:t xml:space="preserve"> Praktikum</w:t>
      </w:r>
      <w:r w:rsidR="0052739D" w:rsidRPr="0056609D">
        <w:rPr>
          <w:rFonts w:ascii="Arial" w:hAnsi="Arial" w:cs="Arial"/>
          <w:b/>
          <w:bCs/>
          <w:sz w:val="20"/>
          <w:szCs w:val="20"/>
        </w:rPr>
        <w:t xml:space="preserve"> bei </w:t>
      </w:r>
      <w:r w:rsidR="009C6821">
        <w:rPr>
          <w:rFonts w:ascii="Arial" w:hAnsi="Arial" w:cs="Arial"/>
          <w:b/>
          <w:bCs/>
          <w:sz w:val="20"/>
          <w:szCs w:val="20"/>
        </w:rPr>
        <w:t>DEALCIRCLE</w:t>
      </w:r>
      <w:r w:rsidR="00CE7911">
        <w:rPr>
          <w:rFonts w:ascii="Arial" w:hAnsi="Arial" w:cs="Arial"/>
          <w:b/>
          <w:bCs/>
          <w:sz w:val="20"/>
          <w:szCs w:val="20"/>
        </w:rPr>
        <w:t xml:space="preserve"> im </w:t>
      </w:r>
      <w:r w:rsidR="009C6821">
        <w:rPr>
          <w:rFonts w:ascii="Arial" w:hAnsi="Arial" w:cs="Arial"/>
          <w:b/>
          <w:bCs/>
          <w:sz w:val="20"/>
          <w:szCs w:val="20"/>
        </w:rPr>
        <w:t>Bereich</w:t>
      </w:r>
      <w:r w:rsidR="00CE7911">
        <w:rPr>
          <w:rFonts w:ascii="Arial" w:hAnsi="Arial" w:cs="Arial"/>
          <w:b/>
          <w:bCs/>
          <w:sz w:val="20"/>
          <w:szCs w:val="20"/>
        </w:rPr>
        <w:t xml:space="preserve"> M&amp;A </w:t>
      </w:r>
      <w:r w:rsidR="009D2218">
        <w:rPr>
          <w:rFonts w:ascii="Arial" w:hAnsi="Arial" w:cs="Arial"/>
          <w:b/>
          <w:bCs/>
          <w:sz w:val="20"/>
          <w:szCs w:val="20"/>
        </w:rPr>
        <w:t>Research</w:t>
      </w:r>
    </w:p>
    <w:p w14:paraId="10D1402D" w14:textId="77777777" w:rsidR="004875CF" w:rsidRPr="0056609D" w:rsidRDefault="004875CF" w:rsidP="004875CF">
      <w:pPr>
        <w:rPr>
          <w:rFonts w:ascii="Arial" w:hAnsi="Arial" w:cs="Arial"/>
          <w:b/>
          <w:bCs/>
          <w:sz w:val="20"/>
          <w:szCs w:val="20"/>
        </w:rPr>
      </w:pPr>
    </w:p>
    <w:p w14:paraId="2465E50E" w14:textId="4697BC3D" w:rsidR="007F63A0" w:rsidRPr="0056609D" w:rsidRDefault="007F63A0" w:rsidP="00BE31E4">
      <w:pPr>
        <w:rPr>
          <w:rFonts w:ascii="Arial" w:hAnsi="Arial" w:cs="Arial"/>
          <w:b/>
          <w:bCs/>
          <w:sz w:val="20"/>
          <w:szCs w:val="20"/>
        </w:rPr>
      </w:pPr>
    </w:p>
    <w:p w14:paraId="340F8996" w14:textId="59CB8D44" w:rsidR="00BE31E4" w:rsidRPr="0056609D" w:rsidRDefault="00BE31E4" w:rsidP="00BE31E4">
      <w:pPr>
        <w:rPr>
          <w:rFonts w:ascii="Arial" w:hAnsi="Arial" w:cs="Arial"/>
          <w:sz w:val="20"/>
          <w:szCs w:val="20"/>
        </w:rPr>
      </w:pPr>
      <w:r w:rsidRPr="0056609D">
        <w:rPr>
          <w:rFonts w:ascii="Arial" w:hAnsi="Arial" w:cs="Arial"/>
          <w:sz w:val="20"/>
          <w:szCs w:val="20"/>
        </w:rPr>
        <w:t>Sehr geehrte</w:t>
      </w:r>
      <w:r w:rsidR="00B9081C" w:rsidRPr="0056609D">
        <w:rPr>
          <w:rFonts w:ascii="Arial" w:hAnsi="Arial" w:cs="Arial"/>
          <w:sz w:val="20"/>
          <w:szCs w:val="20"/>
        </w:rPr>
        <w:t xml:space="preserve"> Damen und Herren</w:t>
      </w:r>
      <w:r w:rsidRPr="0056609D">
        <w:rPr>
          <w:rFonts w:ascii="Arial" w:hAnsi="Arial" w:cs="Arial"/>
          <w:sz w:val="20"/>
          <w:szCs w:val="20"/>
        </w:rPr>
        <w:t>,</w:t>
      </w:r>
    </w:p>
    <w:p w14:paraId="347E39EA" w14:textId="77777777" w:rsidR="00B9081C" w:rsidRPr="0056609D" w:rsidRDefault="00B9081C" w:rsidP="00BE31E4">
      <w:pPr>
        <w:rPr>
          <w:rFonts w:ascii="Arial" w:hAnsi="Arial" w:cs="Arial"/>
          <w:sz w:val="20"/>
          <w:szCs w:val="20"/>
        </w:rPr>
      </w:pPr>
    </w:p>
    <w:p w14:paraId="4C14B850" w14:textId="06642534" w:rsidR="00B9081C" w:rsidRPr="0056609D" w:rsidRDefault="000678C1" w:rsidP="00BB2078">
      <w:pPr>
        <w:jc w:val="both"/>
        <w:rPr>
          <w:rFonts w:ascii="Arial" w:hAnsi="Arial" w:cs="Arial"/>
          <w:sz w:val="20"/>
          <w:szCs w:val="20"/>
        </w:rPr>
      </w:pPr>
      <w:r w:rsidRPr="0056609D">
        <w:rPr>
          <w:rFonts w:ascii="Arial" w:hAnsi="Arial" w:cs="Arial"/>
          <w:sz w:val="20"/>
          <w:szCs w:val="20"/>
        </w:rPr>
        <w:t xml:space="preserve">bereits in der Schulzeit faszinierte mich die Auseinandersetzung mit wirtschaftlichen Fragestellungen. Um diesen Themenbereich näher kennenzulernen, wechselte ich zur 11. Klasse auf ein Wirtschaftsgymnasium und studiere nun Wirtschaftswissenschaften an der Goethe-Universität </w:t>
      </w:r>
      <w:r w:rsidR="00B84DB8" w:rsidRPr="0056609D">
        <w:rPr>
          <w:rFonts w:ascii="Arial" w:hAnsi="Arial" w:cs="Arial"/>
          <w:sz w:val="20"/>
          <w:szCs w:val="20"/>
        </w:rPr>
        <w:t>Frankfurt.</w:t>
      </w:r>
      <w:r w:rsidR="006B014B" w:rsidRPr="0056609D">
        <w:rPr>
          <w:rFonts w:ascii="Arial" w:hAnsi="Arial" w:cs="Arial"/>
          <w:sz w:val="20"/>
          <w:szCs w:val="20"/>
        </w:rPr>
        <w:t xml:space="preserve"> </w:t>
      </w:r>
      <w:r w:rsidR="00BC38C6" w:rsidRPr="0056609D">
        <w:rPr>
          <w:rFonts w:ascii="Arial" w:hAnsi="Arial" w:cs="Arial"/>
          <w:sz w:val="20"/>
          <w:szCs w:val="20"/>
        </w:rPr>
        <w:t>M</w:t>
      </w:r>
      <w:r w:rsidR="009B7D71" w:rsidRPr="0056609D">
        <w:rPr>
          <w:rFonts w:ascii="Arial" w:hAnsi="Arial" w:cs="Arial"/>
          <w:sz w:val="20"/>
          <w:szCs w:val="20"/>
        </w:rPr>
        <w:t>it</w:t>
      </w:r>
      <w:r w:rsidR="005F4FF6" w:rsidRPr="0056609D">
        <w:rPr>
          <w:rFonts w:ascii="Arial" w:hAnsi="Arial" w:cs="Arial"/>
          <w:sz w:val="20"/>
          <w:szCs w:val="20"/>
        </w:rPr>
        <w:t xml:space="preserve"> eine</w:t>
      </w:r>
      <w:r w:rsidR="00DB46F0" w:rsidRPr="0056609D">
        <w:rPr>
          <w:rFonts w:ascii="Arial" w:hAnsi="Arial" w:cs="Arial"/>
          <w:sz w:val="20"/>
          <w:szCs w:val="20"/>
        </w:rPr>
        <w:t>m Praktikum</w:t>
      </w:r>
      <w:r w:rsidR="00F56E9B" w:rsidRPr="0056609D">
        <w:rPr>
          <w:rFonts w:ascii="Arial" w:hAnsi="Arial" w:cs="Arial"/>
          <w:sz w:val="20"/>
          <w:szCs w:val="20"/>
        </w:rPr>
        <w:t xml:space="preserve"> i</w:t>
      </w:r>
      <w:r w:rsidR="006E7A8B">
        <w:rPr>
          <w:rFonts w:ascii="Arial" w:hAnsi="Arial" w:cs="Arial"/>
          <w:sz w:val="20"/>
          <w:szCs w:val="20"/>
        </w:rPr>
        <w:t>m M&amp;A Research</w:t>
      </w:r>
      <w:r w:rsidR="00F56E9B" w:rsidRPr="0056609D">
        <w:rPr>
          <w:rFonts w:ascii="Arial" w:hAnsi="Arial" w:cs="Arial"/>
          <w:sz w:val="20"/>
          <w:szCs w:val="20"/>
        </w:rPr>
        <w:t xml:space="preserve"> assoziiere</w:t>
      </w:r>
      <w:r w:rsidR="005F4FF6" w:rsidRPr="0056609D">
        <w:rPr>
          <w:rFonts w:ascii="Arial" w:hAnsi="Arial" w:cs="Arial"/>
          <w:sz w:val="20"/>
          <w:szCs w:val="20"/>
        </w:rPr>
        <w:t xml:space="preserve"> ich </w:t>
      </w:r>
      <w:r w:rsidR="001F1764" w:rsidRPr="0056609D">
        <w:rPr>
          <w:rFonts w:ascii="Arial" w:hAnsi="Arial" w:cs="Arial"/>
          <w:sz w:val="20"/>
          <w:szCs w:val="20"/>
        </w:rPr>
        <w:t>engagierte Projektarbeit</w:t>
      </w:r>
      <w:r w:rsidR="001E7CD2" w:rsidRPr="0056609D">
        <w:rPr>
          <w:rFonts w:ascii="Arial" w:hAnsi="Arial" w:cs="Arial"/>
          <w:sz w:val="20"/>
          <w:szCs w:val="20"/>
        </w:rPr>
        <w:t xml:space="preserve">, bei </w:t>
      </w:r>
      <w:r w:rsidR="00385B2B" w:rsidRPr="0056609D">
        <w:rPr>
          <w:rFonts w:ascii="Arial" w:hAnsi="Arial" w:cs="Arial"/>
          <w:sz w:val="20"/>
          <w:szCs w:val="20"/>
        </w:rPr>
        <w:t>der</w:t>
      </w:r>
      <w:r w:rsidR="001E7CD2" w:rsidRPr="0056609D">
        <w:rPr>
          <w:rFonts w:ascii="Arial" w:hAnsi="Arial" w:cs="Arial"/>
          <w:sz w:val="20"/>
          <w:szCs w:val="20"/>
        </w:rPr>
        <w:t xml:space="preserve"> ich </w:t>
      </w:r>
      <w:r w:rsidR="005E3391" w:rsidRPr="0056609D">
        <w:rPr>
          <w:rFonts w:ascii="Arial" w:hAnsi="Arial" w:cs="Arial"/>
          <w:sz w:val="20"/>
          <w:szCs w:val="20"/>
        </w:rPr>
        <w:t xml:space="preserve">mein theoretisches wirtschaftliches Wissen sowohl anwenden als auch </w:t>
      </w:r>
      <w:r w:rsidR="001560A3" w:rsidRPr="0056609D">
        <w:rPr>
          <w:rFonts w:ascii="Arial" w:hAnsi="Arial" w:cs="Arial"/>
          <w:sz w:val="20"/>
          <w:szCs w:val="20"/>
        </w:rPr>
        <w:t>erweitern</w:t>
      </w:r>
      <w:r w:rsidR="008E7AFD" w:rsidRPr="0056609D">
        <w:rPr>
          <w:rFonts w:ascii="Arial" w:hAnsi="Arial" w:cs="Arial"/>
          <w:sz w:val="20"/>
          <w:szCs w:val="20"/>
        </w:rPr>
        <w:t xml:space="preserve"> kann</w:t>
      </w:r>
      <w:r w:rsidR="00834497" w:rsidRPr="0056609D">
        <w:rPr>
          <w:rFonts w:ascii="Arial" w:hAnsi="Arial" w:cs="Arial"/>
          <w:sz w:val="20"/>
          <w:szCs w:val="20"/>
        </w:rPr>
        <w:t>.</w:t>
      </w:r>
      <w:r w:rsidR="00F21482" w:rsidRPr="0056609D">
        <w:rPr>
          <w:rFonts w:ascii="Arial" w:hAnsi="Arial" w:cs="Arial"/>
          <w:sz w:val="20"/>
          <w:szCs w:val="20"/>
        </w:rPr>
        <w:t xml:space="preserve"> </w:t>
      </w:r>
      <w:r w:rsidR="005D2C3D" w:rsidRPr="0056609D">
        <w:rPr>
          <w:rFonts w:ascii="Arial" w:hAnsi="Arial" w:cs="Arial"/>
          <w:sz w:val="20"/>
          <w:szCs w:val="20"/>
        </w:rPr>
        <w:t xml:space="preserve">Meine Hauptmotivation jedoch ist, </w:t>
      </w:r>
      <w:r w:rsidR="007F56FA" w:rsidRPr="0056609D">
        <w:rPr>
          <w:rFonts w:ascii="Arial" w:hAnsi="Arial" w:cs="Arial"/>
          <w:sz w:val="20"/>
          <w:szCs w:val="20"/>
        </w:rPr>
        <w:t>dass d</w:t>
      </w:r>
      <w:r w:rsidR="00A32AA9">
        <w:rPr>
          <w:rFonts w:ascii="Arial" w:hAnsi="Arial" w:cs="Arial"/>
          <w:sz w:val="20"/>
          <w:szCs w:val="20"/>
        </w:rPr>
        <w:t>er Bereich Mergers &amp; Acquisitions</w:t>
      </w:r>
      <w:r w:rsidR="009226C0" w:rsidRPr="0056609D">
        <w:rPr>
          <w:rFonts w:ascii="Arial" w:hAnsi="Arial" w:cs="Arial"/>
          <w:sz w:val="20"/>
          <w:szCs w:val="20"/>
        </w:rPr>
        <w:t xml:space="preserve"> </w:t>
      </w:r>
      <w:r w:rsidR="0032456F" w:rsidRPr="0056609D">
        <w:rPr>
          <w:rFonts w:ascii="Arial" w:hAnsi="Arial" w:cs="Arial"/>
          <w:sz w:val="20"/>
          <w:szCs w:val="20"/>
        </w:rPr>
        <w:t>Fähigkeiten wie ein strukturiertes Vorgehen</w:t>
      </w:r>
      <w:r w:rsidR="005A2AE8" w:rsidRPr="0056609D">
        <w:rPr>
          <w:rFonts w:ascii="Arial" w:hAnsi="Arial" w:cs="Arial"/>
          <w:sz w:val="20"/>
          <w:szCs w:val="20"/>
        </w:rPr>
        <w:t xml:space="preserve">, kritisches Hinterfragen und Präzision </w:t>
      </w:r>
      <w:r w:rsidR="00483538" w:rsidRPr="0056609D">
        <w:rPr>
          <w:rFonts w:ascii="Arial" w:hAnsi="Arial" w:cs="Arial"/>
          <w:sz w:val="20"/>
          <w:szCs w:val="20"/>
        </w:rPr>
        <w:t>einfordert</w:t>
      </w:r>
      <w:r w:rsidR="00C575F6">
        <w:rPr>
          <w:rFonts w:ascii="Arial" w:hAnsi="Arial" w:cs="Arial"/>
          <w:sz w:val="20"/>
          <w:szCs w:val="20"/>
        </w:rPr>
        <w:t>,</w:t>
      </w:r>
      <w:r w:rsidR="00483538" w:rsidRPr="0056609D">
        <w:rPr>
          <w:rFonts w:ascii="Arial" w:hAnsi="Arial" w:cs="Arial"/>
          <w:sz w:val="20"/>
          <w:szCs w:val="20"/>
        </w:rPr>
        <w:t xml:space="preserve"> aber auch fördert. Genau diese Kompetenzen sprechen mich an und möchte ich langfristig in meiner Karriere weiter ausbauen</w:t>
      </w:r>
      <w:r w:rsidR="0052739D" w:rsidRPr="0056609D">
        <w:rPr>
          <w:rFonts w:ascii="Arial" w:hAnsi="Arial" w:cs="Arial"/>
          <w:sz w:val="20"/>
          <w:szCs w:val="20"/>
        </w:rPr>
        <w:t>. Das</w:t>
      </w:r>
      <w:r w:rsidR="00C161BF" w:rsidRPr="0056609D">
        <w:rPr>
          <w:rFonts w:ascii="Arial" w:hAnsi="Arial" w:cs="Arial"/>
          <w:sz w:val="20"/>
          <w:szCs w:val="20"/>
        </w:rPr>
        <w:t xml:space="preserve"> motiviert mich</w:t>
      </w:r>
      <w:r w:rsidR="00701788">
        <w:rPr>
          <w:rFonts w:ascii="Arial" w:hAnsi="Arial" w:cs="Arial"/>
          <w:sz w:val="20"/>
          <w:szCs w:val="20"/>
        </w:rPr>
        <w:t>,</w:t>
      </w:r>
      <w:r w:rsidR="00C161BF" w:rsidRPr="0056609D">
        <w:rPr>
          <w:rFonts w:ascii="Arial" w:hAnsi="Arial" w:cs="Arial"/>
          <w:sz w:val="20"/>
          <w:szCs w:val="20"/>
        </w:rPr>
        <w:t xml:space="preserve"> ab März 2026 ein zehnwöchiges Praktikum bei Ihnen zu absolvieren.</w:t>
      </w:r>
    </w:p>
    <w:p w14:paraId="51EFBB1D" w14:textId="77777777" w:rsidR="00B9081C" w:rsidRPr="0056609D" w:rsidRDefault="00B9081C" w:rsidP="00BB2078">
      <w:pPr>
        <w:jc w:val="both"/>
        <w:rPr>
          <w:rFonts w:ascii="Arial" w:hAnsi="Arial" w:cs="Arial"/>
          <w:sz w:val="20"/>
          <w:szCs w:val="20"/>
        </w:rPr>
      </w:pPr>
    </w:p>
    <w:p w14:paraId="738983E9" w14:textId="6ABC7E72" w:rsidR="00745B34" w:rsidRPr="0056609D" w:rsidRDefault="00B9081C" w:rsidP="00745B34">
      <w:pPr>
        <w:jc w:val="both"/>
        <w:rPr>
          <w:rFonts w:ascii="Arial" w:hAnsi="Arial" w:cs="Arial"/>
          <w:sz w:val="20"/>
          <w:szCs w:val="20"/>
        </w:rPr>
      </w:pPr>
      <w:r w:rsidRPr="0056609D">
        <w:rPr>
          <w:rFonts w:ascii="Arial" w:hAnsi="Arial" w:cs="Arial"/>
          <w:sz w:val="20"/>
          <w:szCs w:val="20"/>
        </w:rPr>
        <w:t xml:space="preserve">Ich bringe ausgeprägte analytische und organisatorische Stärken sowie Führungserfahrung mit, </w:t>
      </w:r>
      <w:r w:rsidR="00CF12FC" w:rsidRPr="0056609D">
        <w:rPr>
          <w:rFonts w:ascii="Arial" w:hAnsi="Arial" w:cs="Arial"/>
          <w:sz w:val="20"/>
          <w:szCs w:val="20"/>
        </w:rPr>
        <w:t>die sich</w:t>
      </w:r>
      <w:r w:rsidRPr="0056609D">
        <w:rPr>
          <w:rFonts w:ascii="Arial" w:hAnsi="Arial" w:cs="Arial"/>
          <w:sz w:val="20"/>
          <w:szCs w:val="20"/>
        </w:rPr>
        <w:t xml:space="preserve"> in meinen Noten widerspiegeln und von denen </w:t>
      </w:r>
      <w:r w:rsidR="00B84910">
        <w:rPr>
          <w:rFonts w:ascii="Arial" w:hAnsi="Arial" w:cs="Arial"/>
          <w:sz w:val="20"/>
          <w:szCs w:val="20"/>
        </w:rPr>
        <w:t>DEALCIRCLE</w:t>
      </w:r>
      <w:r w:rsidRPr="0056609D">
        <w:rPr>
          <w:rFonts w:ascii="Arial" w:hAnsi="Arial" w:cs="Arial"/>
          <w:sz w:val="20"/>
          <w:szCs w:val="20"/>
        </w:rPr>
        <w:t xml:space="preserve"> direkt profitieren kann. Als Schichtleiter bei Subway habe ich Verantwortung für Qualitätsstandards und die Koordination von Teams übernommen, was meine Kommunikations- und Führungsfähigkeiten stärkte. In einem Praktikum im Prozessmanagement entwickelte ich ein internes Service-Tool zur Optimierung von Bestellprozessen und unterstützte Inventurprozesse, was meinen Blick für Effizienz und datenbasierte Lösungen geschärft hat. Zudem habe ich finanzielle Verantwortung bei der Organisation der Abiturkasse übernommen und als Nachhilfegeber in VBWL / Mathematik komplexe Sachverhalte verständlich vermittelt. Technisch arbeite ich sicher mit MS Office und verfüge über Kenntnisse in Python, HTML und SQL. Dies sind Fähigkeiten, die ich gern in Analysen und Modellierungen für eure Projekte einbringe.</w:t>
      </w:r>
      <w:r w:rsidR="00745B34" w:rsidRPr="0056609D">
        <w:rPr>
          <w:rFonts w:ascii="Arial" w:hAnsi="Arial" w:cs="Arial"/>
          <w:sz w:val="20"/>
          <w:szCs w:val="20"/>
        </w:rPr>
        <w:t xml:space="preserve"> Neben meinem Studium engagiere ich mich bei R</w:t>
      </w:r>
      <w:r w:rsidR="00E328B4" w:rsidRPr="0056609D">
        <w:rPr>
          <w:rFonts w:ascii="Arial" w:hAnsi="Arial" w:cs="Arial"/>
          <w:sz w:val="20"/>
          <w:szCs w:val="20"/>
        </w:rPr>
        <w:t>OCK YOUR LIFE!</w:t>
      </w:r>
      <w:r w:rsidR="00745B34" w:rsidRPr="0056609D">
        <w:rPr>
          <w:rFonts w:ascii="Arial" w:hAnsi="Arial" w:cs="Arial"/>
          <w:sz w:val="20"/>
          <w:szCs w:val="20"/>
        </w:rPr>
        <w:t xml:space="preserve"> und war über drei Jahre als Messdiener aktiv. Diese Erfahrungen haben mir gezeigt, wie wichtig Verantwortung, Verlässlichkeit und Teamgeist sind. Darüber hinaus vertiefe ich im Skyline Investment Club meine analytischen Fähigkeiten im Bereich Equity Research. Diese Mischung aus sozialem Engagement und strukturiertem Denken möchte ich auch bei </w:t>
      </w:r>
      <w:r w:rsidR="009C6821">
        <w:rPr>
          <w:rFonts w:ascii="Arial" w:hAnsi="Arial" w:cs="Arial"/>
          <w:sz w:val="20"/>
          <w:szCs w:val="20"/>
        </w:rPr>
        <w:t>DEALCIRCLE</w:t>
      </w:r>
      <w:r w:rsidR="00593FE3" w:rsidRPr="0056609D">
        <w:rPr>
          <w:rFonts w:ascii="Arial" w:hAnsi="Arial" w:cs="Arial"/>
          <w:sz w:val="20"/>
          <w:szCs w:val="20"/>
        </w:rPr>
        <w:t xml:space="preserve"> </w:t>
      </w:r>
      <w:r w:rsidR="00745B34" w:rsidRPr="0056609D">
        <w:rPr>
          <w:rFonts w:ascii="Arial" w:hAnsi="Arial" w:cs="Arial"/>
          <w:sz w:val="20"/>
          <w:szCs w:val="20"/>
        </w:rPr>
        <w:t>einbringen, um Ideen nicht nur zu entwickeln, sondern wirkungsvoll umzusetzen</w:t>
      </w:r>
      <w:r w:rsidR="00593FE3" w:rsidRPr="0056609D">
        <w:rPr>
          <w:rFonts w:ascii="Arial" w:hAnsi="Arial" w:cs="Arial"/>
          <w:sz w:val="20"/>
          <w:szCs w:val="20"/>
        </w:rPr>
        <w:t>.</w:t>
      </w:r>
    </w:p>
    <w:p w14:paraId="5753D76C" w14:textId="77777777" w:rsidR="00B9081C" w:rsidRPr="0056609D" w:rsidRDefault="00B9081C" w:rsidP="00BB2078">
      <w:pPr>
        <w:jc w:val="both"/>
        <w:rPr>
          <w:rFonts w:ascii="Arial" w:hAnsi="Arial" w:cs="Arial"/>
          <w:sz w:val="20"/>
          <w:szCs w:val="20"/>
        </w:rPr>
      </w:pPr>
    </w:p>
    <w:p w14:paraId="467C2F2A" w14:textId="127C8AE5" w:rsidR="00B9081C" w:rsidRPr="0056609D" w:rsidRDefault="00EC2B74" w:rsidP="00BB2078">
      <w:pPr>
        <w:jc w:val="both"/>
        <w:rPr>
          <w:rFonts w:ascii="Arial" w:hAnsi="Arial" w:cs="Arial"/>
          <w:sz w:val="20"/>
          <w:szCs w:val="20"/>
        </w:rPr>
      </w:pPr>
      <w:r w:rsidRPr="0056609D">
        <w:rPr>
          <w:rFonts w:ascii="Arial" w:hAnsi="Arial" w:cs="Arial"/>
          <w:sz w:val="20"/>
          <w:szCs w:val="20"/>
        </w:rPr>
        <w:t>Ich</w:t>
      </w:r>
      <w:r w:rsidR="003D180D" w:rsidRPr="0056609D">
        <w:rPr>
          <w:rFonts w:ascii="Arial" w:hAnsi="Arial" w:cs="Arial"/>
          <w:sz w:val="20"/>
          <w:szCs w:val="20"/>
        </w:rPr>
        <w:t xml:space="preserve"> sehe viele Überschneidungen zwischen meinen Vorstellungen und Qualifikationen und </w:t>
      </w:r>
      <w:r w:rsidR="00BA163A">
        <w:rPr>
          <w:rFonts w:ascii="Arial" w:hAnsi="Arial" w:cs="Arial"/>
          <w:sz w:val="20"/>
          <w:szCs w:val="20"/>
        </w:rPr>
        <w:t>Ihren</w:t>
      </w:r>
      <w:r w:rsidR="003D180D" w:rsidRPr="0056609D">
        <w:rPr>
          <w:rFonts w:ascii="Arial" w:hAnsi="Arial" w:cs="Arial"/>
          <w:sz w:val="20"/>
          <w:szCs w:val="20"/>
        </w:rPr>
        <w:t xml:space="preserve"> Werten</w:t>
      </w:r>
      <w:r w:rsidR="00AA29E4" w:rsidRPr="0056609D">
        <w:rPr>
          <w:rFonts w:ascii="Arial" w:hAnsi="Arial" w:cs="Arial"/>
          <w:sz w:val="20"/>
          <w:szCs w:val="20"/>
        </w:rPr>
        <w:t>.</w:t>
      </w:r>
      <w:r w:rsidR="00057555" w:rsidRPr="0056609D">
        <w:rPr>
          <w:rFonts w:ascii="Arial" w:hAnsi="Arial" w:cs="Arial"/>
          <w:sz w:val="20"/>
          <w:szCs w:val="20"/>
        </w:rPr>
        <w:t xml:space="preserve"> </w:t>
      </w:r>
      <w:r w:rsidR="008C54DE" w:rsidRPr="0056609D">
        <w:rPr>
          <w:rFonts w:ascii="Arial" w:hAnsi="Arial" w:cs="Arial"/>
          <w:sz w:val="20"/>
          <w:szCs w:val="20"/>
        </w:rPr>
        <w:t xml:space="preserve">Ich bin überzeugt davon, dass </w:t>
      </w:r>
      <w:r w:rsidR="00BA163A">
        <w:rPr>
          <w:rFonts w:ascii="Arial" w:hAnsi="Arial" w:cs="Arial"/>
          <w:sz w:val="20"/>
          <w:szCs w:val="20"/>
        </w:rPr>
        <w:t>DEALCIRCLE</w:t>
      </w:r>
      <w:r w:rsidR="00B41914" w:rsidRPr="0056609D">
        <w:rPr>
          <w:rFonts w:ascii="Arial" w:hAnsi="Arial" w:cs="Arial"/>
          <w:sz w:val="20"/>
          <w:szCs w:val="20"/>
        </w:rPr>
        <w:t>, genau d</w:t>
      </w:r>
      <w:r w:rsidR="007E31D0" w:rsidRPr="0056609D">
        <w:rPr>
          <w:rFonts w:ascii="Arial" w:hAnsi="Arial" w:cs="Arial"/>
          <w:sz w:val="20"/>
          <w:szCs w:val="20"/>
        </w:rPr>
        <w:t>as</w:t>
      </w:r>
      <w:r w:rsidR="00B41914" w:rsidRPr="0056609D">
        <w:rPr>
          <w:rFonts w:ascii="Arial" w:hAnsi="Arial" w:cs="Arial"/>
          <w:sz w:val="20"/>
          <w:szCs w:val="20"/>
        </w:rPr>
        <w:t xml:space="preserve"> richtige </w:t>
      </w:r>
      <w:r w:rsidR="007E31D0" w:rsidRPr="0056609D">
        <w:rPr>
          <w:rFonts w:ascii="Arial" w:hAnsi="Arial" w:cs="Arial"/>
          <w:sz w:val="20"/>
          <w:szCs w:val="20"/>
        </w:rPr>
        <w:t>Unternehmen</w:t>
      </w:r>
      <w:r w:rsidR="00B41914" w:rsidRPr="0056609D">
        <w:rPr>
          <w:rFonts w:ascii="Arial" w:hAnsi="Arial" w:cs="Arial"/>
          <w:sz w:val="20"/>
          <w:szCs w:val="20"/>
        </w:rPr>
        <w:t xml:space="preserve"> für mich</w:t>
      </w:r>
      <w:r w:rsidR="00E34324" w:rsidRPr="0056609D">
        <w:rPr>
          <w:rFonts w:ascii="Arial" w:hAnsi="Arial" w:cs="Arial"/>
          <w:sz w:val="20"/>
          <w:szCs w:val="20"/>
        </w:rPr>
        <w:t xml:space="preserve"> ist</w:t>
      </w:r>
      <w:r w:rsidR="00B41914" w:rsidRPr="0056609D">
        <w:rPr>
          <w:rFonts w:ascii="Arial" w:hAnsi="Arial" w:cs="Arial"/>
          <w:sz w:val="20"/>
          <w:szCs w:val="20"/>
        </w:rPr>
        <w:t xml:space="preserve">, </w:t>
      </w:r>
      <w:r w:rsidR="009F0C84" w:rsidRPr="0056609D">
        <w:rPr>
          <w:rFonts w:ascii="Arial" w:hAnsi="Arial" w:cs="Arial"/>
          <w:sz w:val="20"/>
          <w:szCs w:val="20"/>
        </w:rPr>
        <w:t>da Ihre Praktikanten</w:t>
      </w:r>
      <w:r w:rsidR="006E7E1A">
        <w:rPr>
          <w:rFonts w:ascii="Arial" w:hAnsi="Arial" w:cs="Arial"/>
          <w:sz w:val="20"/>
          <w:szCs w:val="20"/>
        </w:rPr>
        <w:t xml:space="preserve"> </w:t>
      </w:r>
      <w:r w:rsidR="00745B51" w:rsidRPr="0056609D">
        <w:rPr>
          <w:rFonts w:ascii="Arial" w:hAnsi="Arial" w:cs="Arial"/>
          <w:sz w:val="20"/>
          <w:szCs w:val="20"/>
        </w:rPr>
        <w:t>durch innovative und strategische An</w:t>
      </w:r>
      <w:r w:rsidR="00E96D8C" w:rsidRPr="0056609D">
        <w:rPr>
          <w:rFonts w:ascii="Arial" w:hAnsi="Arial" w:cs="Arial"/>
          <w:sz w:val="20"/>
          <w:szCs w:val="20"/>
        </w:rPr>
        <w:t>sätze überzeugen</w:t>
      </w:r>
      <w:r w:rsidR="00AC58F0" w:rsidRPr="0056609D">
        <w:rPr>
          <w:rFonts w:ascii="Arial" w:hAnsi="Arial" w:cs="Arial"/>
          <w:sz w:val="20"/>
          <w:szCs w:val="20"/>
        </w:rPr>
        <w:t xml:space="preserve">. Dies sind </w:t>
      </w:r>
      <w:r w:rsidR="00771066" w:rsidRPr="0056609D">
        <w:rPr>
          <w:rFonts w:ascii="Arial" w:hAnsi="Arial" w:cs="Arial"/>
          <w:sz w:val="20"/>
          <w:szCs w:val="20"/>
        </w:rPr>
        <w:t>Qualifikationen,</w:t>
      </w:r>
      <w:r w:rsidR="00AC58F0" w:rsidRPr="0056609D">
        <w:rPr>
          <w:rFonts w:ascii="Arial" w:hAnsi="Arial" w:cs="Arial"/>
          <w:sz w:val="20"/>
          <w:szCs w:val="20"/>
        </w:rPr>
        <w:t xml:space="preserve"> </w:t>
      </w:r>
      <w:r w:rsidR="00BA7DA7" w:rsidRPr="0056609D">
        <w:rPr>
          <w:rFonts w:ascii="Arial" w:hAnsi="Arial" w:cs="Arial"/>
          <w:sz w:val="20"/>
          <w:szCs w:val="20"/>
        </w:rPr>
        <w:t>die</w:t>
      </w:r>
      <w:r w:rsidR="00AC58F0" w:rsidRPr="0056609D">
        <w:rPr>
          <w:rFonts w:ascii="Arial" w:hAnsi="Arial" w:cs="Arial"/>
          <w:sz w:val="20"/>
          <w:szCs w:val="20"/>
        </w:rPr>
        <w:t xml:space="preserve"> ich </w:t>
      </w:r>
      <w:r w:rsidR="00883304" w:rsidRPr="0056609D">
        <w:rPr>
          <w:rFonts w:ascii="Arial" w:hAnsi="Arial" w:cs="Arial"/>
          <w:sz w:val="20"/>
          <w:szCs w:val="20"/>
        </w:rPr>
        <w:t xml:space="preserve">ebenfalls mitbringe und auch bereit bin, bei Ihnen praxisnah auszubauen. </w:t>
      </w:r>
      <w:r w:rsidR="00A2273D" w:rsidRPr="0056609D">
        <w:rPr>
          <w:rFonts w:ascii="Arial" w:hAnsi="Arial" w:cs="Arial"/>
          <w:sz w:val="20"/>
          <w:szCs w:val="20"/>
        </w:rPr>
        <w:t>Besonders beeindruckt hat mich</w:t>
      </w:r>
      <w:r w:rsidR="00E96D8C" w:rsidRPr="0056609D">
        <w:rPr>
          <w:rFonts w:ascii="Arial" w:hAnsi="Arial" w:cs="Arial"/>
          <w:sz w:val="20"/>
          <w:szCs w:val="20"/>
        </w:rPr>
        <w:t xml:space="preserve"> </w:t>
      </w:r>
      <w:r w:rsidR="009626C3" w:rsidRPr="0056609D">
        <w:rPr>
          <w:rFonts w:ascii="Arial" w:hAnsi="Arial" w:cs="Arial"/>
          <w:sz w:val="20"/>
          <w:szCs w:val="20"/>
        </w:rPr>
        <w:t>der Ansatz,</w:t>
      </w:r>
      <w:r w:rsidR="00635D3A">
        <w:rPr>
          <w:rFonts w:ascii="Arial" w:hAnsi="Arial" w:cs="Arial"/>
          <w:sz w:val="20"/>
          <w:szCs w:val="20"/>
        </w:rPr>
        <w:t xml:space="preserve"> die Bereiche M&amp;A und Tech zu verbinden</w:t>
      </w:r>
      <w:r w:rsidR="009E33FD">
        <w:rPr>
          <w:rFonts w:ascii="Arial" w:hAnsi="Arial" w:cs="Arial"/>
          <w:sz w:val="20"/>
          <w:szCs w:val="20"/>
        </w:rPr>
        <w:t xml:space="preserve"> und somit die weltweit größte Datenbank</w:t>
      </w:r>
      <w:r w:rsidR="002463AF">
        <w:rPr>
          <w:rFonts w:ascii="Arial" w:hAnsi="Arial" w:cs="Arial"/>
          <w:sz w:val="20"/>
          <w:szCs w:val="20"/>
        </w:rPr>
        <w:t xml:space="preserve"> von Such- und Kaufprofilen zu erschaffen</w:t>
      </w:r>
      <w:r w:rsidR="00542443" w:rsidRPr="0056609D">
        <w:rPr>
          <w:rFonts w:ascii="Arial" w:hAnsi="Arial" w:cs="Arial"/>
          <w:sz w:val="20"/>
          <w:szCs w:val="20"/>
        </w:rPr>
        <w:t>. Dies</w:t>
      </w:r>
      <w:r w:rsidR="006D4B35" w:rsidRPr="0056609D">
        <w:rPr>
          <w:rFonts w:ascii="Arial" w:hAnsi="Arial" w:cs="Arial"/>
          <w:sz w:val="20"/>
          <w:szCs w:val="20"/>
        </w:rPr>
        <w:t xml:space="preserve"> signalisiert mir eine </w:t>
      </w:r>
      <w:r w:rsidR="00733D5B">
        <w:rPr>
          <w:rFonts w:ascii="Arial" w:hAnsi="Arial" w:cs="Arial"/>
          <w:sz w:val="20"/>
          <w:szCs w:val="20"/>
        </w:rPr>
        <w:t>z</w:t>
      </w:r>
      <w:r w:rsidR="00E94C42" w:rsidRPr="0056609D">
        <w:rPr>
          <w:rFonts w:ascii="Arial" w:hAnsi="Arial" w:cs="Arial"/>
          <w:sz w:val="20"/>
          <w:szCs w:val="20"/>
        </w:rPr>
        <w:t>ukunfts</w:t>
      </w:r>
      <w:r w:rsidR="006D4B35" w:rsidRPr="0056609D">
        <w:rPr>
          <w:rFonts w:ascii="Arial" w:hAnsi="Arial" w:cs="Arial"/>
          <w:sz w:val="20"/>
          <w:szCs w:val="20"/>
        </w:rPr>
        <w:t xml:space="preserve">orientierte </w:t>
      </w:r>
      <w:r w:rsidR="00EF409A" w:rsidRPr="0056609D">
        <w:rPr>
          <w:rFonts w:ascii="Arial" w:hAnsi="Arial" w:cs="Arial"/>
          <w:sz w:val="20"/>
          <w:szCs w:val="20"/>
        </w:rPr>
        <w:t>Unternehmenskultur,</w:t>
      </w:r>
      <w:r w:rsidR="006D4B35" w:rsidRPr="0056609D">
        <w:rPr>
          <w:rFonts w:ascii="Arial" w:hAnsi="Arial" w:cs="Arial"/>
          <w:sz w:val="20"/>
          <w:szCs w:val="20"/>
        </w:rPr>
        <w:t xml:space="preserve"> von welcher ich </w:t>
      </w:r>
      <w:r w:rsidR="00647AE1" w:rsidRPr="0056609D">
        <w:rPr>
          <w:rFonts w:ascii="Arial" w:hAnsi="Arial" w:cs="Arial"/>
          <w:sz w:val="20"/>
          <w:szCs w:val="20"/>
        </w:rPr>
        <w:t>sehr profitieren könnte</w:t>
      </w:r>
      <w:r w:rsidR="00CC5149" w:rsidRPr="0056609D">
        <w:rPr>
          <w:rFonts w:ascii="Arial" w:hAnsi="Arial" w:cs="Arial"/>
          <w:sz w:val="20"/>
          <w:szCs w:val="20"/>
        </w:rPr>
        <w:t>.</w:t>
      </w:r>
      <w:r w:rsidR="007E2247">
        <w:rPr>
          <w:rFonts w:ascii="Arial" w:hAnsi="Arial" w:cs="Arial"/>
          <w:sz w:val="20"/>
          <w:szCs w:val="20"/>
        </w:rPr>
        <w:t xml:space="preserve"> Außerdem sag</w:t>
      </w:r>
      <w:r w:rsidR="00283276">
        <w:rPr>
          <w:rFonts w:ascii="Arial" w:hAnsi="Arial" w:cs="Arial"/>
          <w:sz w:val="20"/>
          <w:szCs w:val="20"/>
        </w:rPr>
        <w:t>t mir eine kleinere Unternehmensgrö</w:t>
      </w:r>
      <w:r w:rsidR="007126E2">
        <w:rPr>
          <w:rFonts w:ascii="Arial" w:hAnsi="Arial" w:cs="Arial"/>
          <w:sz w:val="20"/>
          <w:szCs w:val="20"/>
        </w:rPr>
        <w:t xml:space="preserve">ße mit flacheren </w:t>
      </w:r>
      <w:proofErr w:type="spellStart"/>
      <w:r w:rsidR="007126E2">
        <w:rPr>
          <w:rFonts w:ascii="Arial" w:hAnsi="Arial" w:cs="Arial"/>
          <w:sz w:val="20"/>
          <w:szCs w:val="20"/>
        </w:rPr>
        <w:t>Hierachiestufen</w:t>
      </w:r>
      <w:proofErr w:type="spellEnd"/>
      <w:r w:rsidR="007126E2">
        <w:rPr>
          <w:rFonts w:ascii="Arial" w:hAnsi="Arial" w:cs="Arial"/>
          <w:sz w:val="20"/>
          <w:szCs w:val="20"/>
        </w:rPr>
        <w:t xml:space="preserve"> zu, da ich </w:t>
      </w:r>
      <w:r w:rsidR="00D57A79" w:rsidRPr="00D57A79">
        <w:rPr>
          <w:rFonts w:ascii="Arial" w:hAnsi="Arial" w:cs="Arial"/>
          <w:sz w:val="20"/>
          <w:szCs w:val="20"/>
        </w:rPr>
        <w:t>eine steile Lernkurve anstrebe und von Anfang an wirklich ins Team eingebunden sein möchte.</w:t>
      </w:r>
      <w:r w:rsidR="00CC5149" w:rsidRPr="0056609D">
        <w:rPr>
          <w:rFonts w:ascii="Arial" w:hAnsi="Arial" w:cs="Arial"/>
          <w:sz w:val="20"/>
          <w:szCs w:val="20"/>
        </w:rPr>
        <w:t xml:space="preserve"> </w:t>
      </w:r>
      <w:r w:rsidR="00EF409A" w:rsidRPr="0056609D">
        <w:rPr>
          <w:rFonts w:ascii="Arial" w:hAnsi="Arial" w:cs="Arial"/>
          <w:sz w:val="20"/>
          <w:szCs w:val="20"/>
        </w:rPr>
        <w:t>Ich würde gern Teil dieser Projekte werden und durch die Erarbeitung von praxisorientierte</w:t>
      </w:r>
      <w:r w:rsidR="003658B7" w:rsidRPr="0056609D">
        <w:rPr>
          <w:rFonts w:ascii="Arial" w:hAnsi="Arial" w:cs="Arial"/>
          <w:sz w:val="20"/>
          <w:szCs w:val="20"/>
        </w:rPr>
        <w:t>n</w:t>
      </w:r>
      <w:r w:rsidR="00EF409A" w:rsidRPr="0056609D">
        <w:rPr>
          <w:rFonts w:ascii="Arial" w:hAnsi="Arial" w:cs="Arial"/>
          <w:sz w:val="20"/>
          <w:szCs w:val="20"/>
        </w:rPr>
        <w:t xml:space="preserve"> Ideen </w:t>
      </w:r>
      <w:r w:rsidR="00D57A79">
        <w:rPr>
          <w:rFonts w:ascii="Arial" w:hAnsi="Arial" w:cs="Arial"/>
          <w:sz w:val="20"/>
          <w:szCs w:val="20"/>
        </w:rPr>
        <w:t>DEALCIRCLE</w:t>
      </w:r>
      <w:r w:rsidR="004D3890">
        <w:rPr>
          <w:rFonts w:ascii="Arial" w:hAnsi="Arial" w:cs="Arial"/>
          <w:sz w:val="20"/>
          <w:szCs w:val="20"/>
        </w:rPr>
        <w:t xml:space="preserve"> </w:t>
      </w:r>
      <w:r w:rsidR="00757809">
        <w:rPr>
          <w:rFonts w:ascii="Arial" w:hAnsi="Arial" w:cs="Arial"/>
          <w:sz w:val="20"/>
          <w:szCs w:val="20"/>
        </w:rPr>
        <w:t>unterstützen</w:t>
      </w:r>
      <w:r w:rsidR="00EF409A" w:rsidRPr="0056609D">
        <w:rPr>
          <w:rFonts w:ascii="Arial" w:hAnsi="Arial" w:cs="Arial"/>
          <w:sz w:val="20"/>
          <w:szCs w:val="20"/>
        </w:rPr>
        <w:t xml:space="preserve">. </w:t>
      </w:r>
      <w:r w:rsidR="0016669B" w:rsidRPr="0056609D">
        <w:rPr>
          <w:rFonts w:ascii="Arial" w:hAnsi="Arial" w:cs="Arial"/>
          <w:sz w:val="20"/>
          <w:szCs w:val="20"/>
        </w:rPr>
        <w:t>Zudem lege ich großen Wert auf soziales Engagement</w:t>
      </w:r>
      <w:r w:rsidR="00CF40EC" w:rsidRPr="0056609D">
        <w:rPr>
          <w:rFonts w:ascii="Arial" w:hAnsi="Arial" w:cs="Arial"/>
          <w:sz w:val="20"/>
          <w:szCs w:val="20"/>
        </w:rPr>
        <w:t xml:space="preserve">, </w:t>
      </w:r>
      <w:r w:rsidR="00C426D0" w:rsidRPr="0056609D">
        <w:rPr>
          <w:rFonts w:ascii="Arial" w:hAnsi="Arial" w:cs="Arial"/>
          <w:sz w:val="20"/>
          <w:szCs w:val="20"/>
        </w:rPr>
        <w:t>das</w:t>
      </w:r>
      <w:r w:rsidR="00CF40EC" w:rsidRPr="0056609D">
        <w:rPr>
          <w:rFonts w:ascii="Arial" w:hAnsi="Arial" w:cs="Arial"/>
          <w:sz w:val="20"/>
          <w:szCs w:val="20"/>
        </w:rPr>
        <w:t xml:space="preserve"> ich durch meine</w:t>
      </w:r>
      <w:r w:rsidR="00753EEB" w:rsidRPr="0056609D">
        <w:rPr>
          <w:rFonts w:ascii="Arial" w:hAnsi="Arial" w:cs="Arial"/>
          <w:sz w:val="20"/>
          <w:szCs w:val="20"/>
        </w:rPr>
        <w:t xml:space="preserve"> langjährige Tätigkeit als Messdiener</w:t>
      </w:r>
      <w:r w:rsidR="008D2700" w:rsidRPr="0056609D">
        <w:rPr>
          <w:rFonts w:ascii="Arial" w:hAnsi="Arial" w:cs="Arial"/>
          <w:sz w:val="20"/>
          <w:szCs w:val="20"/>
        </w:rPr>
        <w:t xml:space="preserve"> verwirklicht habe und nun durch eine Mitgliedschaft bei </w:t>
      </w:r>
      <w:r w:rsidR="00CC38F6" w:rsidRPr="0056609D">
        <w:rPr>
          <w:rFonts w:ascii="Arial" w:hAnsi="Arial" w:cs="Arial"/>
          <w:sz w:val="20"/>
          <w:szCs w:val="20"/>
        </w:rPr>
        <w:t xml:space="preserve">ROCK YOUR LIFE! Frankfurt am Main e. V. </w:t>
      </w:r>
      <w:r w:rsidR="00645FD5" w:rsidRPr="0056609D">
        <w:rPr>
          <w:rFonts w:ascii="Arial" w:hAnsi="Arial" w:cs="Arial"/>
          <w:sz w:val="20"/>
          <w:szCs w:val="20"/>
        </w:rPr>
        <w:t>weiterführe. Genau diese</w:t>
      </w:r>
      <w:r w:rsidR="008D2700" w:rsidRPr="0056609D">
        <w:rPr>
          <w:rFonts w:ascii="Arial" w:hAnsi="Arial" w:cs="Arial"/>
          <w:sz w:val="20"/>
          <w:szCs w:val="20"/>
        </w:rPr>
        <w:t xml:space="preserve"> </w:t>
      </w:r>
      <w:r w:rsidR="00645FD5" w:rsidRPr="0056609D">
        <w:rPr>
          <w:rFonts w:ascii="Arial" w:hAnsi="Arial" w:cs="Arial"/>
          <w:sz w:val="20"/>
          <w:szCs w:val="20"/>
        </w:rPr>
        <w:t xml:space="preserve">werteorientierte Perspektive möchte </w:t>
      </w:r>
      <w:r w:rsidR="00B435DB" w:rsidRPr="0056609D">
        <w:rPr>
          <w:rFonts w:ascii="Arial" w:hAnsi="Arial" w:cs="Arial"/>
          <w:sz w:val="20"/>
          <w:szCs w:val="20"/>
        </w:rPr>
        <w:t xml:space="preserve">ich </w:t>
      </w:r>
      <w:r w:rsidR="00A84071" w:rsidRPr="0056609D">
        <w:rPr>
          <w:rFonts w:ascii="Arial" w:hAnsi="Arial" w:cs="Arial"/>
          <w:sz w:val="20"/>
          <w:szCs w:val="20"/>
        </w:rPr>
        <w:t xml:space="preserve">bei Ihrer </w:t>
      </w:r>
      <w:r w:rsidR="00B435DB" w:rsidRPr="0056609D">
        <w:rPr>
          <w:rFonts w:ascii="Arial" w:hAnsi="Arial" w:cs="Arial"/>
          <w:sz w:val="20"/>
          <w:szCs w:val="20"/>
        </w:rPr>
        <w:t>Projektarbeit einbri</w:t>
      </w:r>
      <w:r w:rsidR="00E71380" w:rsidRPr="0056609D">
        <w:rPr>
          <w:rFonts w:ascii="Arial" w:hAnsi="Arial" w:cs="Arial"/>
          <w:sz w:val="20"/>
          <w:szCs w:val="20"/>
        </w:rPr>
        <w:t>ngen</w:t>
      </w:r>
      <w:ins w:id="1" w:author="David Döbele" w:date="2025-11-26T22:05:00Z" w16du:dateUtc="2025-11-26T21:05:00Z">
        <w:r w:rsidR="004F5AD2">
          <w:rPr>
            <w:rFonts w:ascii="Arial" w:hAnsi="Arial" w:cs="Arial"/>
            <w:sz w:val="20"/>
            <w:szCs w:val="20"/>
          </w:rPr>
          <w:t>. Zuletzt habe ich mir auch schon viele Podcasts insbesondere mit Ihrem Co-Gründer Kai Hesselmann angehört</w:t>
        </w:r>
      </w:ins>
      <w:ins w:id="2" w:author="David Döbele" w:date="2025-11-26T22:06:00Z" w16du:dateUtc="2025-11-26T21:06:00Z">
        <w:r w:rsidR="004F5AD2">
          <w:rPr>
            <w:rFonts w:ascii="Arial" w:hAnsi="Arial" w:cs="Arial"/>
            <w:sz w:val="20"/>
            <w:szCs w:val="20"/>
          </w:rPr>
          <w:t xml:space="preserve"> und bin daraufhin sicher, dass DEALCIRCLE die ideale Station für mein erstes Praktikum im M&amp;A ist.</w:t>
        </w:r>
      </w:ins>
    </w:p>
    <w:p w14:paraId="252A2B70" w14:textId="77777777" w:rsidR="00B9081C" w:rsidRPr="0056609D" w:rsidRDefault="00B9081C" w:rsidP="00BB2078">
      <w:pPr>
        <w:jc w:val="both"/>
        <w:rPr>
          <w:rFonts w:ascii="Arial" w:hAnsi="Arial" w:cs="Arial"/>
          <w:sz w:val="20"/>
          <w:szCs w:val="20"/>
        </w:rPr>
      </w:pPr>
    </w:p>
    <w:p w14:paraId="3291DAE9" w14:textId="20799886" w:rsidR="00B9081C" w:rsidRPr="0056609D" w:rsidRDefault="007712B3" w:rsidP="00BB2078">
      <w:pPr>
        <w:jc w:val="both"/>
        <w:rPr>
          <w:rFonts w:ascii="Arial" w:hAnsi="Arial" w:cs="Arial"/>
          <w:sz w:val="20"/>
          <w:szCs w:val="20"/>
        </w:rPr>
      </w:pPr>
      <w:r w:rsidRPr="0056609D">
        <w:rPr>
          <w:rFonts w:ascii="Arial" w:hAnsi="Arial" w:cs="Arial"/>
          <w:sz w:val="20"/>
          <w:szCs w:val="20"/>
        </w:rPr>
        <w:t xml:space="preserve">Mit meiner Erfahrung in der Teamführung, meinem strukturierten Vorgehen und meiner Begeisterung für nachhaltige Finanzthemen bin ich überzeugt, </w:t>
      </w:r>
      <w:r w:rsidR="008C6973" w:rsidRPr="0056609D">
        <w:rPr>
          <w:rFonts w:ascii="Arial" w:hAnsi="Arial" w:cs="Arial"/>
          <w:sz w:val="20"/>
          <w:szCs w:val="20"/>
        </w:rPr>
        <w:t xml:space="preserve">euer </w:t>
      </w:r>
      <w:r w:rsidRPr="0056609D">
        <w:rPr>
          <w:rFonts w:ascii="Arial" w:hAnsi="Arial" w:cs="Arial"/>
          <w:sz w:val="20"/>
          <w:szCs w:val="20"/>
        </w:rPr>
        <w:t xml:space="preserve">Team bereichern zu können. Ich freue mich darauf, bei </w:t>
      </w:r>
      <w:r w:rsidR="00855F8A">
        <w:rPr>
          <w:rFonts w:ascii="Arial" w:hAnsi="Arial" w:cs="Arial"/>
          <w:sz w:val="20"/>
          <w:szCs w:val="20"/>
        </w:rPr>
        <w:t>DEALCIRCLE</w:t>
      </w:r>
      <w:r w:rsidRPr="0056609D">
        <w:rPr>
          <w:rFonts w:ascii="Arial" w:hAnsi="Arial" w:cs="Arial"/>
          <w:sz w:val="20"/>
          <w:szCs w:val="20"/>
        </w:rPr>
        <w:t xml:space="preserve"> in interdisziplinären Projekten mitzuwirken und dabei weitere praxisnahe Beratungsfertigkeiten zu erlernen. Gern</w:t>
      </w:r>
      <w:r w:rsidR="006005FE">
        <w:rPr>
          <w:rFonts w:ascii="Arial" w:hAnsi="Arial" w:cs="Arial"/>
          <w:sz w:val="20"/>
          <w:szCs w:val="20"/>
        </w:rPr>
        <w:t>e</w:t>
      </w:r>
      <w:r w:rsidRPr="0056609D">
        <w:rPr>
          <w:rFonts w:ascii="Arial" w:hAnsi="Arial" w:cs="Arial"/>
          <w:sz w:val="20"/>
          <w:szCs w:val="20"/>
        </w:rPr>
        <w:t xml:space="preserve"> würde ich mich persönlich bei Ihnen vorstellen und mehr darüber erfahren, wie ich </w:t>
      </w:r>
      <w:r w:rsidR="002E2508" w:rsidRPr="0056609D">
        <w:rPr>
          <w:rFonts w:ascii="Arial" w:hAnsi="Arial" w:cs="Arial"/>
          <w:sz w:val="20"/>
          <w:szCs w:val="20"/>
        </w:rPr>
        <w:t>Ihr Team während meines Praktikums bestmöglich unterstützen und zugleich</w:t>
      </w:r>
      <w:r w:rsidR="001D0D72" w:rsidRPr="0056609D">
        <w:rPr>
          <w:rFonts w:ascii="Arial" w:hAnsi="Arial" w:cs="Arial"/>
          <w:sz w:val="20"/>
          <w:szCs w:val="20"/>
        </w:rPr>
        <w:t xml:space="preserve"> wertvolle Einblicke in die Arbeit </w:t>
      </w:r>
      <w:r w:rsidR="006E08AC" w:rsidRPr="0056609D">
        <w:rPr>
          <w:rFonts w:ascii="Arial" w:hAnsi="Arial" w:cs="Arial"/>
          <w:sz w:val="20"/>
          <w:szCs w:val="20"/>
        </w:rPr>
        <w:t>bei Ihnen gewinnen</w:t>
      </w:r>
      <w:r w:rsidRPr="0056609D">
        <w:rPr>
          <w:rFonts w:ascii="Arial" w:hAnsi="Arial" w:cs="Arial"/>
          <w:sz w:val="20"/>
          <w:szCs w:val="20"/>
        </w:rPr>
        <w:t xml:space="preserve"> kann.</w:t>
      </w:r>
      <w:r w:rsidR="00B9081C" w:rsidRPr="0056609D">
        <w:rPr>
          <w:rFonts w:ascii="Arial" w:hAnsi="Arial" w:cs="Arial"/>
          <w:sz w:val="20"/>
          <w:szCs w:val="20"/>
        </w:rPr>
        <w:t xml:space="preserve"> </w:t>
      </w:r>
    </w:p>
    <w:p w14:paraId="18D67825" w14:textId="5A201804" w:rsidR="00BE31E4" w:rsidRPr="0056609D" w:rsidRDefault="00BE31E4" w:rsidP="00BE31E4">
      <w:pPr>
        <w:rPr>
          <w:rFonts w:ascii="Arial" w:hAnsi="Arial" w:cs="Arial"/>
          <w:sz w:val="20"/>
          <w:szCs w:val="20"/>
        </w:rPr>
      </w:pPr>
    </w:p>
    <w:p w14:paraId="71D53436" w14:textId="1C46381B" w:rsidR="003328F3" w:rsidRPr="002F0EE0" w:rsidRDefault="009B7B86" w:rsidP="00BB2078">
      <w:pPr>
        <w:rPr>
          <w:rFonts w:ascii="Arial" w:hAnsi="Arial" w:cs="Arial"/>
          <w:sz w:val="16"/>
          <w:szCs w:val="22"/>
        </w:rPr>
      </w:pPr>
      <w:r w:rsidRPr="0056609D">
        <w:rPr>
          <w:rFonts w:ascii="Arial" w:hAnsi="Arial" w:cs="Arial"/>
          <w:noProof/>
          <w:sz w:val="16"/>
          <w:szCs w:val="22"/>
        </w:rPr>
        <w:drawing>
          <wp:anchor distT="0" distB="0" distL="114300" distR="114300" simplePos="0" relativeHeight="251658240" behindDoc="1" locked="0" layoutInCell="1" allowOverlap="1" wp14:anchorId="4AFF0390" wp14:editId="245F90B9">
            <wp:simplePos x="0" y="0"/>
            <wp:positionH relativeFrom="margin">
              <wp:posOffset>-34290</wp:posOffset>
            </wp:positionH>
            <wp:positionV relativeFrom="paragraph">
              <wp:posOffset>27940</wp:posOffset>
            </wp:positionV>
            <wp:extent cx="672465" cy="1093151"/>
            <wp:effectExtent l="0" t="0" r="0" b="0"/>
            <wp:wrapNone/>
            <wp:docPr id="456958575" name="Grafik 1" descr="Ein Bild, das Text, Handschrift, Brief,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8575" name="Grafik 1" descr="Ein Bild, das Text, Handschrift, Brief, Entwurf enthält.&#10;&#10;KI-generierte Inhalte können fehlerhaft sein."/>
                    <pic:cNvPicPr/>
                  </pic:nvPicPr>
                  <pic:blipFill rotWithShape="1">
                    <a:blip r:embed="rId7" cstate="print">
                      <a:extLst>
                        <a:ext uri="{BEBA8EAE-BF5A-486C-A8C5-ECC9F3942E4B}">
                          <a14:imgProps xmlns:a14="http://schemas.microsoft.com/office/drawing/2010/main">
                            <a14:imgLayer r:embed="rId8">
                              <a14:imgEffect>
                                <a14:sharpenSoften amount="100000"/>
                              </a14:imgEffect>
                              <a14:imgEffect>
                                <a14:brightnessContrast bright="35000"/>
                              </a14:imgEffect>
                            </a14:imgLayer>
                          </a14:imgProps>
                        </a:ext>
                        <a:ext uri="{28A0092B-C50C-407E-A947-70E740481C1C}">
                          <a14:useLocalDpi xmlns:a14="http://schemas.microsoft.com/office/drawing/2010/main" val="0"/>
                        </a:ext>
                      </a:extLst>
                    </a:blip>
                    <a:srcRect l="47924" t="56382" r="29524" b="16122"/>
                    <a:stretch>
                      <a:fillRect/>
                    </a:stretch>
                  </pic:blipFill>
                  <pic:spPr bwMode="auto">
                    <a:xfrm>
                      <a:off x="0" y="0"/>
                      <a:ext cx="672465" cy="10931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1E4" w:rsidRPr="0056609D">
        <w:rPr>
          <w:rFonts w:ascii="Arial" w:hAnsi="Arial" w:cs="Arial"/>
          <w:sz w:val="20"/>
          <w:szCs w:val="20"/>
        </w:rPr>
        <w:t>Mit freundlichen Grüßen</w:t>
      </w:r>
      <w:r w:rsidR="00BE31E4" w:rsidRPr="0056609D">
        <w:rPr>
          <w:rFonts w:ascii="Arial" w:hAnsi="Arial" w:cs="Arial"/>
          <w:sz w:val="20"/>
          <w:szCs w:val="20"/>
        </w:rPr>
        <w:br/>
      </w:r>
    </w:p>
    <w:sectPr w:rsidR="003328F3" w:rsidRPr="002F0EE0" w:rsidSect="00783A1C">
      <w:pgSz w:w="11900" w:h="16840"/>
      <w:pgMar w:top="1077" w:right="1134" w:bottom="62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27C45" w14:textId="77777777" w:rsidR="00843A2D" w:rsidRDefault="00843A2D" w:rsidP="00A156B9">
      <w:r>
        <w:separator/>
      </w:r>
    </w:p>
  </w:endnote>
  <w:endnote w:type="continuationSeparator" w:id="0">
    <w:p w14:paraId="7E9CDD3D" w14:textId="77777777" w:rsidR="00843A2D" w:rsidRDefault="00843A2D"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C9EF1" w14:textId="77777777" w:rsidR="00843A2D" w:rsidRDefault="00843A2D" w:rsidP="00A156B9">
      <w:r>
        <w:separator/>
      </w:r>
    </w:p>
  </w:footnote>
  <w:footnote w:type="continuationSeparator" w:id="0">
    <w:p w14:paraId="78785FF0" w14:textId="77777777" w:rsidR="00843A2D" w:rsidRDefault="00843A2D"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5695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7DF3"/>
    <w:rsid w:val="00017C04"/>
    <w:rsid w:val="00022F30"/>
    <w:rsid w:val="00027649"/>
    <w:rsid w:val="00057555"/>
    <w:rsid w:val="00067828"/>
    <w:rsid w:val="000678C1"/>
    <w:rsid w:val="00090E56"/>
    <w:rsid w:val="00093486"/>
    <w:rsid w:val="000B1EC9"/>
    <w:rsid w:val="000C3413"/>
    <w:rsid w:val="000C3DDE"/>
    <w:rsid w:val="000E5917"/>
    <w:rsid w:val="000F2F6E"/>
    <w:rsid w:val="00105607"/>
    <w:rsid w:val="001057F0"/>
    <w:rsid w:val="00116BFB"/>
    <w:rsid w:val="00120747"/>
    <w:rsid w:val="0012099C"/>
    <w:rsid w:val="0013061C"/>
    <w:rsid w:val="001476D4"/>
    <w:rsid w:val="001560A3"/>
    <w:rsid w:val="00165783"/>
    <w:rsid w:val="0016669B"/>
    <w:rsid w:val="00177957"/>
    <w:rsid w:val="0017795A"/>
    <w:rsid w:val="00185DAD"/>
    <w:rsid w:val="001A012E"/>
    <w:rsid w:val="001B5CF7"/>
    <w:rsid w:val="001C3673"/>
    <w:rsid w:val="001D0D72"/>
    <w:rsid w:val="001D4E5E"/>
    <w:rsid w:val="001E6FC7"/>
    <w:rsid w:val="001E7CD2"/>
    <w:rsid w:val="001E7F44"/>
    <w:rsid w:val="001F1764"/>
    <w:rsid w:val="00235669"/>
    <w:rsid w:val="00241A1C"/>
    <w:rsid w:val="002463AF"/>
    <w:rsid w:val="002713F2"/>
    <w:rsid w:val="002717C6"/>
    <w:rsid w:val="0027418A"/>
    <w:rsid w:val="002766FD"/>
    <w:rsid w:val="00283276"/>
    <w:rsid w:val="00284FE4"/>
    <w:rsid w:val="002950F2"/>
    <w:rsid w:val="002A59A4"/>
    <w:rsid w:val="002A5DCC"/>
    <w:rsid w:val="002B70E7"/>
    <w:rsid w:val="002C5F07"/>
    <w:rsid w:val="002D2B41"/>
    <w:rsid w:val="002E099B"/>
    <w:rsid w:val="002E2508"/>
    <w:rsid w:val="002E3F2E"/>
    <w:rsid w:val="002F0EE0"/>
    <w:rsid w:val="002F7529"/>
    <w:rsid w:val="00304D5C"/>
    <w:rsid w:val="00306DD4"/>
    <w:rsid w:val="003112EA"/>
    <w:rsid w:val="0032456F"/>
    <w:rsid w:val="0032583B"/>
    <w:rsid w:val="003328F3"/>
    <w:rsid w:val="00345437"/>
    <w:rsid w:val="00347C97"/>
    <w:rsid w:val="00352DA0"/>
    <w:rsid w:val="00355ADE"/>
    <w:rsid w:val="003606B8"/>
    <w:rsid w:val="00363576"/>
    <w:rsid w:val="003658B7"/>
    <w:rsid w:val="003717F1"/>
    <w:rsid w:val="00375C8B"/>
    <w:rsid w:val="00376E4C"/>
    <w:rsid w:val="00385B2B"/>
    <w:rsid w:val="003A48A3"/>
    <w:rsid w:val="003B2432"/>
    <w:rsid w:val="003C0453"/>
    <w:rsid w:val="003C063B"/>
    <w:rsid w:val="003C29DF"/>
    <w:rsid w:val="003C6066"/>
    <w:rsid w:val="003D180D"/>
    <w:rsid w:val="003D5CFC"/>
    <w:rsid w:val="003F2482"/>
    <w:rsid w:val="003F7403"/>
    <w:rsid w:val="00407537"/>
    <w:rsid w:val="00416A15"/>
    <w:rsid w:val="00432B19"/>
    <w:rsid w:val="00444DE6"/>
    <w:rsid w:val="00471A61"/>
    <w:rsid w:val="004729B6"/>
    <w:rsid w:val="00483538"/>
    <w:rsid w:val="004875CF"/>
    <w:rsid w:val="00487BD1"/>
    <w:rsid w:val="004A6740"/>
    <w:rsid w:val="004B55C3"/>
    <w:rsid w:val="004C61FE"/>
    <w:rsid w:val="004D3890"/>
    <w:rsid w:val="004D54C6"/>
    <w:rsid w:val="004E02F5"/>
    <w:rsid w:val="004F5AD2"/>
    <w:rsid w:val="0050362E"/>
    <w:rsid w:val="00513856"/>
    <w:rsid w:val="0051624B"/>
    <w:rsid w:val="0052739D"/>
    <w:rsid w:val="00530799"/>
    <w:rsid w:val="00531526"/>
    <w:rsid w:val="00542443"/>
    <w:rsid w:val="005447E5"/>
    <w:rsid w:val="0056609D"/>
    <w:rsid w:val="005824C7"/>
    <w:rsid w:val="00586591"/>
    <w:rsid w:val="00593FE3"/>
    <w:rsid w:val="005A2AE8"/>
    <w:rsid w:val="005A33F4"/>
    <w:rsid w:val="005A7876"/>
    <w:rsid w:val="005B291F"/>
    <w:rsid w:val="005C18A8"/>
    <w:rsid w:val="005C3E38"/>
    <w:rsid w:val="005C45BA"/>
    <w:rsid w:val="005C79D3"/>
    <w:rsid w:val="005D2C3D"/>
    <w:rsid w:val="005E3391"/>
    <w:rsid w:val="005E388D"/>
    <w:rsid w:val="005E4F2A"/>
    <w:rsid w:val="005F1D17"/>
    <w:rsid w:val="005F4FF6"/>
    <w:rsid w:val="005F7AA2"/>
    <w:rsid w:val="006005FE"/>
    <w:rsid w:val="006037FF"/>
    <w:rsid w:val="00622562"/>
    <w:rsid w:val="00623FD8"/>
    <w:rsid w:val="00632E9D"/>
    <w:rsid w:val="00635D3A"/>
    <w:rsid w:val="0064311F"/>
    <w:rsid w:val="00645FD5"/>
    <w:rsid w:val="00647AE1"/>
    <w:rsid w:val="00650496"/>
    <w:rsid w:val="006661EE"/>
    <w:rsid w:val="00686F0C"/>
    <w:rsid w:val="006A3056"/>
    <w:rsid w:val="006A3780"/>
    <w:rsid w:val="006B014B"/>
    <w:rsid w:val="006C3E20"/>
    <w:rsid w:val="006C6004"/>
    <w:rsid w:val="006D25FC"/>
    <w:rsid w:val="006D4B35"/>
    <w:rsid w:val="006E08AC"/>
    <w:rsid w:val="006E7A8B"/>
    <w:rsid w:val="006E7E1A"/>
    <w:rsid w:val="006F1DF4"/>
    <w:rsid w:val="006F55C1"/>
    <w:rsid w:val="0070136B"/>
    <w:rsid w:val="007013B2"/>
    <w:rsid w:val="00701788"/>
    <w:rsid w:val="0070635E"/>
    <w:rsid w:val="007126E2"/>
    <w:rsid w:val="007271B0"/>
    <w:rsid w:val="007307F4"/>
    <w:rsid w:val="00733D5B"/>
    <w:rsid w:val="00742F06"/>
    <w:rsid w:val="00745AFC"/>
    <w:rsid w:val="00745B34"/>
    <w:rsid w:val="00745B51"/>
    <w:rsid w:val="0075090E"/>
    <w:rsid w:val="00753EEB"/>
    <w:rsid w:val="00755109"/>
    <w:rsid w:val="00757809"/>
    <w:rsid w:val="00760178"/>
    <w:rsid w:val="00771066"/>
    <w:rsid w:val="007712B3"/>
    <w:rsid w:val="00783A1C"/>
    <w:rsid w:val="0078695D"/>
    <w:rsid w:val="007921E6"/>
    <w:rsid w:val="00792466"/>
    <w:rsid w:val="007950E2"/>
    <w:rsid w:val="00797F89"/>
    <w:rsid w:val="007C24A1"/>
    <w:rsid w:val="007C44C5"/>
    <w:rsid w:val="007C641F"/>
    <w:rsid w:val="007D4BBB"/>
    <w:rsid w:val="007E2247"/>
    <w:rsid w:val="007E31D0"/>
    <w:rsid w:val="007E3211"/>
    <w:rsid w:val="007F4508"/>
    <w:rsid w:val="007F56FA"/>
    <w:rsid w:val="007F63A0"/>
    <w:rsid w:val="008044B1"/>
    <w:rsid w:val="0082681F"/>
    <w:rsid w:val="00834497"/>
    <w:rsid w:val="00836AC0"/>
    <w:rsid w:val="00836CEA"/>
    <w:rsid w:val="00843A2D"/>
    <w:rsid w:val="00855F8A"/>
    <w:rsid w:val="00863756"/>
    <w:rsid w:val="00883304"/>
    <w:rsid w:val="00883869"/>
    <w:rsid w:val="00894D21"/>
    <w:rsid w:val="008A5B63"/>
    <w:rsid w:val="008B7689"/>
    <w:rsid w:val="008C54DE"/>
    <w:rsid w:val="008C6973"/>
    <w:rsid w:val="008C77FC"/>
    <w:rsid w:val="008D2700"/>
    <w:rsid w:val="008D5621"/>
    <w:rsid w:val="008E7AFD"/>
    <w:rsid w:val="008F0795"/>
    <w:rsid w:val="008F7948"/>
    <w:rsid w:val="009226C0"/>
    <w:rsid w:val="00955BE9"/>
    <w:rsid w:val="00962119"/>
    <w:rsid w:val="009626C3"/>
    <w:rsid w:val="00962B5D"/>
    <w:rsid w:val="00984D82"/>
    <w:rsid w:val="009868F6"/>
    <w:rsid w:val="00992A56"/>
    <w:rsid w:val="009A2817"/>
    <w:rsid w:val="009A4989"/>
    <w:rsid w:val="009B7B86"/>
    <w:rsid w:val="009B7D71"/>
    <w:rsid w:val="009B7EB8"/>
    <w:rsid w:val="009C1696"/>
    <w:rsid w:val="009C6821"/>
    <w:rsid w:val="009D2218"/>
    <w:rsid w:val="009E33FD"/>
    <w:rsid w:val="009F0C84"/>
    <w:rsid w:val="009F2E7C"/>
    <w:rsid w:val="009F47B4"/>
    <w:rsid w:val="009F50E5"/>
    <w:rsid w:val="00A02E6A"/>
    <w:rsid w:val="00A10A19"/>
    <w:rsid w:val="00A156B9"/>
    <w:rsid w:val="00A2273D"/>
    <w:rsid w:val="00A3280A"/>
    <w:rsid w:val="00A32AA9"/>
    <w:rsid w:val="00A47281"/>
    <w:rsid w:val="00A64663"/>
    <w:rsid w:val="00A66993"/>
    <w:rsid w:val="00A67A9A"/>
    <w:rsid w:val="00A77761"/>
    <w:rsid w:val="00A84071"/>
    <w:rsid w:val="00A87F55"/>
    <w:rsid w:val="00A90976"/>
    <w:rsid w:val="00AA29E4"/>
    <w:rsid w:val="00AA7FE9"/>
    <w:rsid w:val="00AB431B"/>
    <w:rsid w:val="00AC146E"/>
    <w:rsid w:val="00AC17F8"/>
    <w:rsid w:val="00AC4E2A"/>
    <w:rsid w:val="00AC58F0"/>
    <w:rsid w:val="00AF10AB"/>
    <w:rsid w:val="00B27710"/>
    <w:rsid w:val="00B32EC4"/>
    <w:rsid w:val="00B41914"/>
    <w:rsid w:val="00B435DB"/>
    <w:rsid w:val="00B470B9"/>
    <w:rsid w:val="00B471DB"/>
    <w:rsid w:val="00B478FA"/>
    <w:rsid w:val="00B51C4A"/>
    <w:rsid w:val="00B564DC"/>
    <w:rsid w:val="00B634FE"/>
    <w:rsid w:val="00B7517D"/>
    <w:rsid w:val="00B804AF"/>
    <w:rsid w:val="00B843C4"/>
    <w:rsid w:val="00B84910"/>
    <w:rsid w:val="00B84DB8"/>
    <w:rsid w:val="00B878C2"/>
    <w:rsid w:val="00B87BB7"/>
    <w:rsid w:val="00B9081C"/>
    <w:rsid w:val="00BA163A"/>
    <w:rsid w:val="00BA7DA7"/>
    <w:rsid w:val="00BB2078"/>
    <w:rsid w:val="00BB55B0"/>
    <w:rsid w:val="00BC38C6"/>
    <w:rsid w:val="00BC6398"/>
    <w:rsid w:val="00BE31E4"/>
    <w:rsid w:val="00BE3A37"/>
    <w:rsid w:val="00BE5255"/>
    <w:rsid w:val="00BF708A"/>
    <w:rsid w:val="00C10FCC"/>
    <w:rsid w:val="00C161BF"/>
    <w:rsid w:val="00C16765"/>
    <w:rsid w:val="00C20EE7"/>
    <w:rsid w:val="00C22092"/>
    <w:rsid w:val="00C247DD"/>
    <w:rsid w:val="00C338BE"/>
    <w:rsid w:val="00C426D0"/>
    <w:rsid w:val="00C436FE"/>
    <w:rsid w:val="00C4564A"/>
    <w:rsid w:val="00C45F9B"/>
    <w:rsid w:val="00C504CC"/>
    <w:rsid w:val="00C514B6"/>
    <w:rsid w:val="00C575F6"/>
    <w:rsid w:val="00C873E3"/>
    <w:rsid w:val="00C87FB6"/>
    <w:rsid w:val="00C973D7"/>
    <w:rsid w:val="00C97FBB"/>
    <w:rsid w:val="00CA014D"/>
    <w:rsid w:val="00CA3501"/>
    <w:rsid w:val="00CA6FE3"/>
    <w:rsid w:val="00CB393C"/>
    <w:rsid w:val="00CC38F6"/>
    <w:rsid w:val="00CC5149"/>
    <w:rsid w:val="00CD2AE4"/>
    <w:rsid w:val="00CE1126"/>
    <w:rsid w:val="00CE5FC6"/>
    <w:rsid w:val="00CE7911"/>
    <w:rsid w:val="00CF12FC"/>
    <w:rsid w:val="00CF40EC"/>
    <w:rsid w:val="00CF5E5E"/>
    <w:rsid w:val="00CF7119"/>
    <w:rsid w:val="00D00256"/>
    <w:rsid w:val="00D05D77"/>
    <w:rsid w:val="00D06951"/>
    <w:rsid w:val="00D15FA0"/>
    <w:rsid w:val="00D2033A"/>
    <w:rsid w:val="00D31189"/>
    <w:rsid w:val="00D41CDC"/>
    <w:rsid w:val="00D422A8"/>
    <w:rsid w:val="00D45816"/>
    <w:rsid w:val="00D54045"/>
    <w:rsid w:val="00D57873"/>
    <w:rsid w:val="00D57A79"/>
    <w:rsid w:val="00D648FF"/>
    <w:rsid w:val="00D64CB6"/>
    <w:rsid w:val="00D81716"/>
    <w:rsid w:val="00D8789C"/>
    <w:rsid w:val="00D9767E"/>
    <w:rsid w:val="00DA1BE1"/>
    <w:rsid w:val="00DB46F0"/>
    <w:rsid w:val="00DB593E"/>
    <w:rsid w:val="00DC4587"/>
    <w:rsid w:val="00DD3777"/>
    <w:rsid w:val="00DE05E7"/>
    <w:rsid w:val="00DF3E8D"/>
    <w:rsid w:val="00E01186"/>
    <w:rsid w:val="00E168B5"/>
    <w:rsid w:val="00E3243A"/>
    <w:rsid w:val="00E328B4"/>
    <w:rsid w:val="00E34324"/>
    <w:rsid w:val="00E351C8"/>
    <w:rsid w:val="00E44C40"/>
    <w:rsid w:val="00E555BE"/>
    <w:rsid w:val="00E55736"/>
    <w:rsid w:val="00E606EE"/>
    <w:rsid w:val="00E71380"/>
    <w:rsid w:val="00E825FF"/>
    <w:rsid w:val="00E8502E"/>
    <w:rsid w:val="00E94C42"/>
    <w:rsid w:val="00E96D8C"/>
    <w:rsid w:val="00EA6931"/>
    <w:rsid w:val="00EB6E52"/>
    <w:rsid w:val="00EC2B74"/>
    <w:rsid w:val="00EC2D87"/>
    <w:rsid w:val="00ED0EFD"/>
    <w:rsid w:val="00ED3D04"/>
    <w:rsid w:val="00EE44B0"/>
    <w:rsid w:val="00EF11B1"/>
    <w:rsid w:val="00EF1AC1"/>
    <w:rsid w:val="00EF409A"/>
    <w:rsid w:val="00EF7788"/>
    <w:rsid w:val="00F06D19"/>
    <w:rsid w:val="00F07430"/>
    <w:rsid w:val="00F14088"/>
    <w:rsid w:val="00F17E63"/>
    <w:rsid w:val="00F21482"/>
    <w:rsid w:val="00F32BA5"/>
    <w:rsid w:val="00F40192"/>
    <w:rsid w:val="00F5419A"/>
    <w:rsid w:val="00F56E9B"/>
    <w:rsid w:val="00F63D88"/>
    <w:rsid w:val="00F70849"/>
    <w:rsid w:val="00F7199D"/>
    <w:rsid w:val="00F73FE0"/>
    <w:rsid w:val="00F85FDD"/>
    <w:rsid w:val="00FA00EF"/>
    <w:rsid w:val="00FB2B88"/>
    <w:rsid w:val="00FC1C20"/>
    <w:rsid w:val="00FE1BD8"/>
    <w:rsid w:val="00FE3DBB"/>
    <w:rsid w:val="00FF60C8"/>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B90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629</Words>
  <Characters>3967</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8</cp:revision>
  <cp:lastPrinted>2025-11-01T20:21:00Z</cp:lastPrinted>
  <dcterms:created xsi:type="dcterms:W3CDTF">2025-11-19T13:59:00Z</dcterms:created>
  <dcterms:modified xsi:type="dcterms:W3CDTF">2025-11-26T21:06:00Z</dcterms:modified>
</cp:coreProperties>
</file>