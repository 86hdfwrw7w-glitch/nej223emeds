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FC7C9D" w14:textId="38C64DC5" w:rsidR="006D2592"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Maik</w:t>
      </w:r>
      <w:r w:rsidR="003D5D1E" w:rsidRPr="005E49AA">
        <w:rPr>
          <w:rFonts w:ascii="Georgia" w:hAnsi="Georgia" w:cs="Times New Roman"/>
          <w:sz w:val="21"/>
          <w:szCs w:val="21"/>
        </w:rPr>
        <w:t xml:space="preserve"> </w:t>
      </w:r>
      <w:r w:rsidRPr="005E49AA">
        <w:rPr>
          <w:rFonts w:ascii="Georgia" w:hAnsi="Georgia" w:cs="Times New Roman"/>
          <w:sz w:val="21"/>
          <w:szCs w:val="21"/>
        </w:rPr>
        <w:t>Günther</w:t>
      </w:r>
    </w:p>
    <w:p w14:paraId="2458A2A0" w14:textId="50FC3DAC" w:rsidR="00857C6F"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Bramscher Straße 168</w:t>
      </w:r>
    </w:p>
    <w:p w14:paraId="451AEE20" w14:textId="0544F42D" w:rsidR="00857C6F" w:rsidRPr="005E49AA" w:rsidRDefault="009D6790" w:rsidP="006A7895">
      <w:pPr>
        <w:spacing w:after="0" w:line="240" w:lineRule="auto"/>
        <w:jc w:val="right"/>
        <w:rPr>
          <w:rFonts w:ascii="Georgia" w:hAnsi="Georgia" w:cs="Times New Roman"/>
          <w:sz w:val="21"/>
          <w:szCs w:val="21"/>
        </w:rPr>
      </w:pPr>
      <w:r w:rsidRPr="005E49AA">
        <w:rPr>
          <w:rFonts w:ascii="Georgia" w:hAnsi="Georgia" w:cs="Times New Roman"/>
          <w:sz w:val="21"/>
          <w:szCs w:val="21"/>
        </w:rPr>
        <w:t>49088 Osnabrück</w:t>
      </w:r>
    </w:p>
    <w:p w14:paraId="12BA391A" w14:textId="60527B1F" w:rsidR="006A7895" w:rsidRPr="005E49AA" w:rsidRDefault="00C21712" w:rsidP="004018F7">
      <w:pPr>
        <w:spacing w:after="0" w:line="240" w:lineRule="auto"/>
        <w:jc w:val="right"/>
        <w:rPr>
          <w:rFonts w:ascii="Georgia" w:hAnsi="Georgia" w:cs="Times New Roman"/>
          <w:sz w:val="21"/>
          <w:szCs w:val="21"/>
        </w:rPr>
      </w:pPr>
      <w:r w:rsidRPr="005E49AA">
        <w:rPr>
          <w:rFonts w:ascii="Georgia" w:hAnsi="Georgia" w:cs="Georgia"/>
          <w:color w:val="000000"/>
          <w:sz w:val="21"/>
          <w:szCs w:val="21"/>
        </w:rPr>
        <w:t>m</w:t>
      </w:r>
      <w:r w:rsidR="009D6790" w:rsidRPr="005E49AA">
        <w:rPr>
          <w:rFonts w:ascii="Georgia" w:hAnsi="Georgia" w:cs="Georgia"/>
          <w:color w:val="000000"/>
          <w:sz w:val="21"/>
          <w:szCs w:val="21"/>
        </w:rPr>
        <w:t>aik</w:t>
      </w:r>
      <w:r w:rsidRPr="005E49AA">
        <w:rPr>
          <w:rFonts w:ascii="Georgia" w:hAnsi="Georgia" w:cs="Georgia"/>
          <w:color w:val="000000"/>
          <w:sz w:val="21"/>
          <w:szCs w:val="21"/>
        </w:rPr>
        <w:t>.dietmar.guenther</w:t>
      </w:r>
      <w:r w:rsidR="009D6790" w:rsidRPr="005E49AA">
        <w:rPr>
          <w:rFonts w:ascii="Georgia" w:hAnsi="Georgia" w:cs="Georgia"/>
          <w:color w:val="000000"/>
          <w:sz w:val="21"/>
          <w:szCs w:val="21"/>
        </w:rPr>
        <w:t>@gmx.de</w:t>
      </w:r>
    </w:p>
    <w:p w14:paraId="2E7278C7" w14:textId="6C91C292" w:rsidR="00F74175" w:rsidRPr="005E49AA" w:rsidRDefault="006D2592" w:rsidP="00E65B09">
      <w:pPr>
        <w:spacing w:after="0"/>
        <w:jc w:val="right"/>
        <w:rPr>
          <w:rFonts w:ascii="Georgia" w:hAnsi="Georgia" w:cs="Georgia"/>
          <w:color w:val="000000"/>
          <w:sz w:val="21"/>
          <w:szCs w:val="21"/>
        </w:rPr>
      </w:pPr>
      <w:r w:rsidRPr="005E49AA">
        <w:rPr>
          <w:rFonts w:ascii="Georgia" w:hAnsi="Georgia" w:cs="Georgia"/>
          <w:color w:val="000000"/>
          <w:sz w:val="21"/>
          <w:szCs w:val="21"/>
        </w:rPr>
        <w:t>+</w:t>
      </w:r>
      <w:r w:rsidR="00857C6F" w:rsidRPr="005E49AA">
        <w:rPr>
          <w:rFonts w:ascii="Georgia" w:hAnsi="Georgia" w:cs="Georgia"/>
          <w:color w:val="000000"/>
          <w:sz w:val="21"/>
          <w:szCs w:val="21"/>
        </w:rPr>
        <w:t xml:space="preserve">49 </w:t>
      </w:r>
      <w:r w:rsidR="009D6790" w:rsidRPr="005E49AA">
        <w:rPr>
          <w:rFonts w:ascii="Georgia" w:hAnsi="Georgia" w:cs="Georgia"/>
          <w:color w:val="000000"/>
          <w:sz w:val="21"/>
          <w:szCs w:val="21"/>
        </w:rPr>
        <w:t>152 21756211</w:t>
      </w:r>
    </w:p>
    <w:p w14:paraId="170FE07D" w14:textId="77777777" w:rsidR="00F270C0" w:rsidRPr="005E49AA" w:rsidRDefault="00F270C0" w:rsidP="00F74175">
      <w:pPr>
        <w:spacing w:after="0"/>
        <w:rPr>
          <w:rFonts w:ascii="Georgia" w:hAnsi="Georgia" w:cs="Georgia"/>
          <w:color w:val="000000"/>
          <w:sz w:val="21"/>
          <w:szCs w:val="21"/>
        </w:rPr>
      </w:pPr>
    </w:p>
    <w:p w14:paraId="4FFA7063" w14:textId="55C5D6D5" w:rsidR="00F74175" w:rsidRPr="005E49AA" w:rsidRDefault="005E49AA" w:rsidP="00F74175">
      <w:pPr>
        <w:spacing w:after="0"/>
        <w:rPr>
          <w:rFonts w:ascii="Georgia" w:hAnsi="Georgia" w:cs="Georgia"/>
          <w:color w:val="000000"/>
          <w:sz w:val="21"/>
          <w:szCs w:val="21"/>
        </w:rPr>
      </w:pPr>
      <w:r w:rsidRPr="005E49AA">
        <w:rPr>
          <w:rFonts w:ascii="Georgia" w:hAnsi="Georgia" w:cs="Georgia"/>
          <w:color w:val="000000"/>
          <w:sz w:val="21"/>
          <w:szCs w:val="21"/>
        </w:rPr>
        <w:t xml:space="preserve">BLOK Management </w:t>
      </w:r>
      <w:r w:rsidR="00F74175" w:rsidRPr="005E49AA">
        <w:rPr>
          <w:rFonts w:ascii="Georgia" w:hAnsi="Georgia" w:cs="Georgia"/>
          <w:color w:val="000000"/>
          <w:sz w:val="21"/>
          <w:szCs w:val="21"/>
        </w:rPr>
        <w:t>GmbH</w:t>
      </w:r>
    </w:p>
    <w:p w14:paraId="6A013FD1" w14:textId="7A7A5530" w:rsidR="00F74175" w:rsidRPr="005E49AA" w:rsidRDefault="005E49AA" w:rsidP="00F74175">
      <w:pPr>
        <w:spacing w:after="0"/>
        <w:rPr>
          <w:rFonts w:ascii="Georgia" w:hAnsi="Georgia"/>
          <w:sz w:val="21"/>
          <w:szCs w:val="21"/>
        </w:rPr>
      </w:pPr>
      <w:r w:rsidRPr="005E49AA">
        <w:rPr>
          <w:rFonts w:ascii="Georgia" w:hAnsi="Georgia" w:cs="Arial"/>
          <w:color w:val="000000"/>
          <w:spacing w:val="4"/>
          <w:sz w:val="21"/>
          <w:szCs w:val="21"/>
          <w:shd w:val="clear" w:color="auto" w:fill="FFFFFF"/>
        </w:rPr>
        <w:t>Hartmann-Ibach-Str. 65</w:t>
      </w:r>
      <w:r w:rsidR="00F74175" w:rsidRPr="005E49AA">
        <w:rPr>
          <w:rFonts w:ascii="Georgia" w:hAnsi="Georgia"/>
          <w:sz w:val="21"/>
          <w:szCs w:val="21"/>
        </w:rPr>
        <w:br/>
      </w:r>
      <w:r w:rsidRPr="005E49AA">
        <w:rPr>
          <w:rFonts w:ascii="Georgia" w:hAnsi="Georgia" w:cs="Arial"/>
          <w:color w:val="000000"/>
          <w:spacing w:val="4"/>
          <w:sz w:val="21"/>
          <w:szCs w:val="21"/>
          <w:shd w:val="clear" w:color="auto" w:fill="FFFFFF"/>
        </w:rPr>
        <w:t>60389 Frankfurt am Main</w:t>
      </w:r>
    </w:p>
    <w:p w14:paraId="096C8AF5" w14:textId="77777777" w:rsidR="00647413" w:rsidRPr="005E49AA" w:rsidRDefault="00647413" w:rsidP="00F74175">
      <w:pPr>
        <w:spacing w:after="0"/>
        <w:rPr>
          <w:rFonts w:ascii="Georgia" w:hAnsi="Georgia" w:cs="Georgia"/>
          <w:color w:val="000000"/>
          <w:sz w:val="21"/>
          <w:szCs w:val="21"/>
        </w:rPr>
      </w:pPr>
    </w:p>
    <w:p w14:paraId="155B6E2E" w14:textId="1C85F7E2" w:rsidR="006A7895" w:rsidRPr="005E49AA" w:rsidRDefault="009D6790" w:rsidP="0085213A">
      <w:pPr>
        <w:spacing w:after="0"/>
        <w:jc w:val="right"/>
        <w:rPr>
          <w:rFonts w:ascii="Georgia" w:hAnsi="Georgia" w:cs="Times New Roman"/>
          <w:sz w:val="21"/>
          <w:szCs w:val="21"/>
        </w:rPr>
      </w:pPr>
      <w:r w:rsidRPr="005E49AA">
        <w:rPr>
          <w:rFonts w:ascii="Georgia" w:hAnsi="Georgia" w:cs="Times New Roman"/>
          <w:sz w:val="21"/>
          <w:szCs w:val="21"/>
        </w:rPr>
        <w:t>Osnabrück</w:t>
      </w:r>
      <w:r w:rsidR="002D594E" w:rsidRPr="005E49AA">
        <w:rPr>
          <w:rFonts w:ascii="Georgia" w:hAnsi="Georgia" w:cs="Times New Roman"/>
          <w:sz w:val="21"/>
          <w:szCs w:val="21"/>
        </w:rPr>
        <w:t xml:space="preserve">, </w:t>
      </w:r>
      <w:r w:rsidR="0025410C" w:rsidRPr="005E49AA">
        <w:rPr>
          <w:rFonts w:ascii="Georgia" w:hAnsi="Georgia" w:cs="Times New Roman"/>
          <w:sz w:val="21"/>
          <w:szCs w:val="21"/>
        </w:rPr>
        <w:t>2</w:t>
      </w:r>
      <w:r w:rsidR="00A536D2" w:rsidRPr="005E49AA">
        <w:rPr>
          <w:rFonts w:ascii="Georgia" w:hAnsi="Georgia" w:cs="Times New Roman"/>
          <w:sz w:val="21"/>
          <w:szCs w:val="21"/>
        </w:rPr>
        <w:t>7</w:t>
      </w:r>
      <w:r w:rsidR="002D594E" w:rsidRPr="005E49AA">
        <w:rPr>
          <w:rFonts w:ascii="Georgia" w:hAnsi="Georgia" w:cs="Times New Roman"/>
          <w:sz w:val="21"/>
          <w:szCs w:val="21"/>
        </w:rPr>
        <w:t>.</w:t>
      </w:r>
      <w:r w:rsidRPr="005E49AA">
        <w:rPr>
          <w:rFonts w:ascii="Georgia" w:hAnsi="Georgia" w:cs="Times New Roman"/>
          <w:sz w:val="21"/>
          <w:szCs w:val="21"/>
        </w:rPr>
        <w:t>0</w:t>
      </w:r>
      <w:r w:rsidR="0025410C" w:rsidRPr="005E49AA">
        <w:rPr>
          <w:rFonts w:ascii="Georgia" w:hAnsi="Georgia" w:cs="Times New Roman"/>
          <w:sz w:val="21"/>
          <w:szCs w:val="21"/>
        </w:rPr>
        <w:t>9</w:t>
      </w:r>
      <w:r w:rsidR="006A7895" w:rsidRPr="005E49AA">
        <w:rPr>
          <w:rFonts w:ascii="Georgia" w:hAnsi="Georgia" w:cs="Times New Roman"/>
          <w:sz w:val="21"/>
          <w:szCs w:val="21"/>
        </w:rPr>
        <w:t>.</w:t>
      </w:r>
      <w:r w:rsidR="003D5D1E" w:rsidRPr="005E49AA">
        <w:rPr>
          <w:rFonts w:ascii="Georgia" w:hAnsi="Georgia" w:cs="Times New Roman"/>
          <w:sz w:val="21"/>
          <w:szCs w:val="21"/>
        </w:rPr>
        <w:t>20</w:t>
      </w:r>
      <w:r w:rsidRPr="005E49AA">
        <w:rPr>
          <w:rFonts w:ascii="Georgia" w:hAnsi="Georgia" w:cs="Times New Roman"/>
          <w:sz w:val="21"/>
          <w:szCs w:val="21"/>
        </w:rPr>
        <w:t>22</w:t>
      </w:r>
    </w:p>
    <w:p w14:paraId="0731715D" w14:textId="77777777" w:rsidR="001E0088" w:rsidRPr="005E49AA" w:rsidRDefault="001E0088" w:rsidP="001E0088">
      <w:pPr>
        <w:spacing w:after="0"/>
        <w:jc w:val="right"/>
        <w:rPr>
          <w:rFonts w:ascii="Georgia" w:hAnsi="Georgia" w:cs="Times New Roman"/>
          <w:sz w:val="21"/>
          <w:szCs w:val="21"/>
        </w:rPr>
      </w:pPr>
    </w:p>
    <w:p w14:paraId="0098600D" w14:textId="47491EE9" w:rsidR="000A5AB8" w:rsidRPr="005E49AA" w:rsidRDefault="0099776A" w:rsidP="00590834">
      <w:pPr>
        <w:spacing w:after="0"/>
        <w:rPr>
          <w:rFonts w:ascii="Georgia" w:hAnsi="Georgia" w:cs="Times New Roman"/>
          <w:b/>
          <w:sz w:val="21"/>
          <w:szCs w:val="21"/>
        </w:rPr>
      </w:pPr>
      <w:r w:rsidRPr="005E49AA">
        <w:rPr>
          <w:rFonts w:ascii="Georgia" w:hAnsi="Georgia" w:cs="Times New Roman"/>
          <w:b/>
          <w:sz w:val="21"/>
          <w:szCs w:val="21"/>
        </w:rPr>
        <w:t xml:space="preserve">Bewerbung um ein Praktikum im </w:t>
      </w:r>
      <w:r w:rsidR="00F66301" w:rsidRPr="005E49AA">
        <w:rPr>
          <w:rFonts w:ascii="Georgia" w:hAnsi="Georgia" w:cs="Times New Roman"/>
          <w:b/>
          <w:sz w:val="21"/>
          <w:szCs w:val="21"/>
        </w:rPr>
        <w:t>Investment Banking</w:t>
      </w:r>
    </w:p>
    <w:p w14:paraId="70A974D0" w14:textId="3277D60F" w:rsidR="000A5AB8" w:rsidRPr="005E49AA" w:rsidRDefault="000A5AB8" w:rsidP="000A5AB8">
      <w:pPr>
        <w:spacing w:after="0"/>
        <w:rPr>
          <w:rFonts w:ascii="Georgia" w:hAnsi="Georgia" w:cs="Times New Roman"/>
          <w:b/>
          <w:sz w:val="21"/>
          <w:szCs w:val="21"/>
        </w:rPr>
      </w:pPr>
    </w:p>
    <w:p w14:paraId="3A5BDDA8" w14:textId="77777777" w:rsidR="004A615C" w:rsidRPr="005E49AA" w:rsidRDefault="004A615C" w:rsidP="000A5AB8">
      <w:pPr>
        <w:spacing w:after="0"/>
        <w:rPr>
          <w:rFonts w:ascii="Georgia" w:hAnsi="Georgia" w:cs="Times New Roman"/>
          <w:b/>
          <w:sz w:val="21"/>
          <w:szCs w:val="21"/>
        </w:rPr>
      </w:pPr>
    </w:p>
    <w:p w14:paraId="61CDE0AD" w14:textId="5D9C3695" w:rsidR="00034B68" w:rsidRPr="005E49AA" w:rsidRDefault="0099776A" w:rsidP="0064150E">
      <w:pPr>
        <w:spacing w:after="0" w:line="240" w:lineRule="auto"/>
        <w:jc w:val="both"/>
        <w:rPr>
          <w:rFonts w:ascii="Georgia" w:hAnsi="Georgia" w:cs="Times New Roman"/>
          <w:sz w:val="21"/>
          <w:szCs w:val="21"/>
        </w:rPr>
      </w:pPr>
      <w:r w:rsidRPr="005E49AA">
        <w:rPr>
          <w:rFonts w:ascii="Georgia" w:hAnsi="Georgia" w:cs="Times New Roman"/>
          <w:sz w:val="21"/>
          <w:szCs w:val="21"/>
        </w:rPr>
        <w:t>Sehr geehrte Damen und Herren</w:t>
      </w:r>
      <w:r w:rsidR="00E65B09" w:rsidRPr="005E49AA">
        <w:rPr>
          <w:rFonts w:ascii="Georgia" w:hAnsi="Georgia" w:cs="Times New Roman"/>
          <w:sz w:val="21"/>
          <w:szCs w:val="21"/>
        </w:rPr>
        <w:t xml:space="preserve">, </w:t>
      </w:r>
    </w:p>
    <w:p w14:paraId="433CF1AE" w14:textId="14106765" w:rsidR="00E65B09" w:rsidRPr="005E49AA" w:rsidRDefault="00E65B09" w:rsidP="0064150E">
      <w:pPr>
        <w:spacing w:after="0" w:line="240" w:lineRule="auto"/>
        <w:jc w:val="both"/>
        <w:rPr>
          <w:rFonts w:ascii="Georgia" w:hAnsi="Georgia" w:cs="Times New Roman"/>
          <w:sz w:val="21"/>
          <w:szCs w:val="21"/>
        </w:rPr>
      </w:pPr>
    </w:p>
    <w:p w14:paraId="1EC3AD50" w14:textId="4A6DF4FE" w:rsidR="0035254E" w:rsidRPr="005E49AA" w:rsidRDefault="00742665" w:rsidP="0064150E">
      <w:pPr>
        <w:spacing w:after="0" w:line="240" w:lineRule="auto"/>
        <w:jc w:val="both"/>
        <w:rPr>
          <w:rFonts w:ascii="Georgia" w:hAnsi="Georgia" w:cs="Times New Roman"/>
          <w:sz w:val="21"/>
          <w:szCs w:val="21"/>
        </w:rPr>
      </w:pPr>
      <w:r w:rsidRPr="005E49AA">
        <w:rPr>
          <w:rFonts w:ascii="Georgia" w:hAnsi="Georgia" w:cs="Times New Roman"/>
          <w:sz w:val="21"/>
          <w:szCs w:val="21"/>
        </w:rPr>
        <w:t>an der Tätigkeit im Investment Banking fasziniert mich vor allem</w:t>
      </w:r>
      <w:r w:rsidR="003A0C85" w:rsidRPr="005E49AA">
        <w:rPr>
          <w:rFonts w:ascii="Georgia" w:hAnsi="Georgia" w:cs="Times New Roman"/>
          <w:sz w:val="21"/>
          <w:szCs w:val="21"/>
        </w:rPr>
        <w:t xml:space="preserve"> die Bedeutung für das gesamtwirtschaftliche System und </w:t>
      </w:r>
      <w:r w:rsidR="00306638" w:rsidRPr="005E49AA">
        <w:rPr>
          <w:rFonts w:ascii="Georgia" w:hAnsi="Georgia" w:cs="Times New Roman"/>
          <w:sz w:val="21"/>
          <w:szCs w:val="21"/>
        </w:rPr>
        <w:t>dessen</w:t>
      </w:r>
      <w:r w:rsidR="003A0C85" w:rsidRPr="005E49AA">
        <w:rPr>
          <w:rFonts w:ascii="Georgia" w:hAnsi="Georgia" w:cs="Times New Roman"/>
          <w:sz w:val="21"/>
          <w:szCs w:val="21"/>
        </w:rPr>
        <w:t xml:space="preserve"> </w:t>
      </w:r>
      <w:r w:rsidR="00015A41" w:rsidRPr="005E49AA">
        <w:rPr>
          <w:rFonts w:ascii="Georgia" w:hAnsi="Georgia" w:cs="Times New Roman"/>
          <w:sz w:val="21"/>
          <w:szCs w:val="21"/>
        </w:rPr>
        <w:t xml:space="preserve">positive </w:t>
      </w:r>
      <w:r w:rsidR="003A0C85" w:rsidRPr="005E49AA">
        <w:rPr>
          <w:rFonts w:ascii="Georgia" w:hAnsi="Georgia" w:cs="Times New Roman"/>
          <w:sz w:val="21"/>
          <w:szCs w:val="21"/>
        </w:rPr>
        <w:t>Auswirkungen</w:t>
      </w:r>
      <w:r w:rsidR="00015A41" w:rsidRPr="005E49AA">
        <w:rPr>
          <w:rFonts w:ascii="Georgia" w:hAnsi="Georgia" w:cs="Times New Roman"/>
          <w:sz w:val="21"/>
          <w:szCs w:val="21"/>
        </w:rPr>
        <w:t>, wie zum Beispiel Zusammenschlüsse von großen Unternehmen und der daraus gesteigerten Wirtschaftlichkeit</w:t>
      </w:r>
      <w:r w:rsidR="001526D5" w:rsidRPr="005E49AA">
        <w:rPr>
          <w:rFonts w:ascii="Georgia" w:hAnsi="Georgia" w:cs="Times New Roman"/>
          <w:sz w:val="21"/>
          <w:szCs w:val="21"/>
        </w:rPr>
        <w:t xml:space="preserve"> </w:t>
      </w:r>
      <w:r w:rsidR="00306638" w:rsidRPr="005E49AA">
        <w:rPr>
          <w:rFonts w:ascii="Georgia" w:hAnsi="Georgia" w:cs="Times New Roman"/>
          <w:sz w:val="21"/>
          <w:szCs w:val="21"/>
        </w:rPr>
        <w:t>sowie de</w:t>
      </w:r>
      <w:r w:rsidR="001526D5" w:rsidRPr="005E49AA">
        <w:rPr>
          <w:rFonts w:ascii="Georgia" w:hAnsi="Georgia" w:cs="Times New Roman"/>
          <w:sz w:val="21"/>
          <w:szCs w:val="21"/>
        </w:rPr>
        <w:t>r</w:t>
      </w:r>
      <w:r w:rsidR="00306638" w:rsidRPr="005E49AA">
        <w:rPr>
          <w:rFonts w:ascii="Georgia" w:hAnsi="Georgia" w:cs="Times New Roman"/>
          <w:sz w:val="21"/>
          <w:szCs w:val="21"/>
        </w:rPr>
        <w:t xml:space="preserve"> Einfluss, den man </w:t>
      </w:r>
      <w:r w:rsidR="00A400B9" w:rsidRPr="005E49AA">
        <w:rPr>
          <w:rFonts w:ascii="Georgia" w:hAnsi="Georgia" w:cs="Times New Roman"/>
          <w:sz w:val="21"/>
          <w:szCs w:val="21"/>
        </w:rPr>
        <w:t>als Investment Banker auf das System haben kann</w:t>
      </w:r>
      <w:r w:rsidR="00306638" w:rsidRPr="005E49AA">
        <w:rPr>
          <w:rFonts w:ascii="Georgia" w:hAnsi="Georgia" w:cs="Times New Roman"/>
          <w:sz w:val="21"/>
          <w:szCs w:val="21"/>
        </w:rPr>
        <w:t>.</w:t>
      </w:r>
      <w:r w:rsidR="003A0C85" w:rsidRPr="005E49AA">
        <w:rPr>
          <w:rFonts w:ascii="Georgia" w:hAnsi="Georgia" w:cs="Times New Roman"/>
          <w:sz w:val="21"/>
          <w:szCs w:val="21"/>
        </w:rPr>
        <w:t xml:space="preserve"> Außerdem bin ich überzeugt davon, dass man in keiner anderen </w:t>
      </w:r>
      <w:r w:rsidR="00232749" w:rsidRPr="005E49AA">
        <w:rPr>
          <w:rFonts w:ascii="Georgia" w:hAnsi="Georgia" w:cs="Times New Roman"/>
          <w:sz w:val="21"/>
          <w:szCs w:val="21"/>
        </w:rPr>
        <w:t>Branche diesen Impact und diese exponentiell steigende Lernkurve wiederfindet, welche automatisch durch das motivierende Arbeitsumfeld des Teams ge</w:t>
      </w:r>
      <w:r w:rsidR="0035254E" w:rsidRPr="005E49AA">
        <w:rPr>
          <w:rFonts w:ascii="Georgia" w:hAnsi="Georgia" w:cs="Times New Roman"/>
          <w:sz w:val="21"/>
          <w:szCs w:val="21"/>
        </w:rPr>
        <w:t>schaffen</w:t>
      </w:r>
      <w:r w:rsidR="00232749" w:rsidRPr="005E49AA">
        <w:rPr>
          <w:rFonts w:ascii="Georgia" w:hAnsi="Georgia" w:cs="Times New Roman"/>
          <w:sz w:val="21"/>
          <w:szCs w:val="21"/>
        </w:rPr>
        <w:t xml:space="preserve"> wird</w:t>
      </w:r>
      <w:r w:rsidR="0035254E" w:rsidRPr="005E49AA">
        <w:rPr>
          <w:rFonts w:ascii="Georgia" w:hAnsi="Georgia" w:cs="Times New Roman"/>
          <w:sz w:val="21"/>
          <w:szCs w:val="21"/>
        </w:rPr>
        <w:t xml:space="preserve">. </w:t>
      </w:r>
      <w:r w:rsidR="006A135D" w:rsidRPr="005E49AA">
        <w:rPr>
          <w:rFonts w:ascii="Georgia" w:hAnsi="Georgia" w:cs="Times New Roman"/>
          <w:sz w:val="21"/>
          <w:szCs w:val="21"/>
        </w:rPr>
        <w:t xml:space="preserve">Um mein im Studium angesammeltes theoretisches Wissen in der Praxis anwenden zu können, möchte ich Sie ab März 2023 als Praktikant in </w:t>
      </w:r>
      <w:r w:rsidR="00C433A4" w:rsidRPr="005E49AA">
        <w:rPr>
          <w:rFonts w:ascii="Georgia" w:hAnsi="Georgia" w:cs="Times New Roman"/>
          <w:sz w:val="21"/>
          <w:szCs w:val="21"/>
        </w:rPr>
        <w:t>I</w:t>
      </w:r>
      <w:r w:rsidR="006A135D" w:rsidRPr="005E49AA">
        <w:rPr>
          <w:rFonts w:ascii="Georgia" w:hAnsi="Georgia" w:cs="Times New Roman"/>
          <w:sz w:val="21"/>
          <w:szCs w:val="21"/>
        </w:rPr>
        <w:t>hrem</w:t>
      </w:r>
      <w:r w:rsidR="00950CAA" w:rsidRPr="005E49AA">
        <w:rPr>
          <w:rFonts w:ascii="Georgia" w:hAnsi="Georgia" w:cs="Times New Roman"/>
          <w:sz w:val="21"/>
          <w:szCs w:val="21"/>
        </w:rPr>
        <w:t xml:space="preserve"> Frankfurter </w:t>
      </w:r>
      <w:r w:rsidR="006A135D" w:rsidRPr="005E49AA">
        <w:rPr>
          <w:rFonts w:ascii="Georgia" w:hAnsi="Georgia" w:cs="Times New Roman"/>
          <w:sz w:val="21"/>
          <w:szCs w:val="21"/>
        </w:rPr>
        <w:t>Office für eine Dauer von acht bis zwölf Wochen unterstützen.</w:t>
      </w:r>
    </w:p>
    <w:p w14:paraId="545B5699" w14:textId="248B7C08" w:rsidR="00E65B09" w:rsidRPr="005E49AA" w:rsidRDefault="00E65B09" w:rsidP="0064150E">
      <w:pPr>
        <w:spacing w:after="0" w:line="240" w:lineRule="auto"/>
        <w:jc w:val="both"/>
        <w:rPr>
          <w:rFonts w:ascii="Georgia" w:hAnsi="Georgia" w:cs="Times New Roman"/>
          <w:sz w:val="21"/>
          <w:szCs w:val="21"/>
        </w:rPr>
      </w:pPr>
    </w:p>
    <w:p w14:paraId="7250DB56" w14:textId="5EE0AF6A" w:rsidR="00E65B09" w:rsidRPr="005E49AA" w:rsidRDefault="00C17DF1" w:rsidP="0064150E">
      <w:pPr>
        <w:spacing w:after="0" w:line="240" w:lineRule="auto"/>
        <w:jc w:val="both"/>
        <w:rPr>
          <w:rFonts w:ascii="Georgia" w:hAnsi="Georgia" w:cs="Times New Roman"/>
          <w:sz w:val="21"/>
          <w:szCs w:val="21"/>
        </w:rPr>
      </w:pPr>
      <w:r w:rsidRPr="005E49AA">
        <w:rPr>
          <w:rFonts w:ascii="Georgia" w:hAnsi="Georgia" w:cs="Times New Roman"/>
          <w:sz w:val="21"/>
          <w:szCs w:val="21"/>
        </w:rPr>
        <w:t>Derzeit befinde ich mich im vierten Semester meines Bachelors</w:t>
      </w:r>
      <w:r w:rsidR="00BB1989" w:rsidRPr="005E49AA">
        <w:rPr>
          <w:rFonts w:ascii="Georgia" w:hAnsi="Georgia" w:cs="Times New Roman"/>
          <w:sz w:val="21"/>
          <w:szCs w:val="21"/>
        </w:rPr>
        <w:t xml:space="preserve"> in Wirtschaftswissenschaften</w:t>
      </w:r>
      <w:r w:rsidRPr="005E49AA">
        <w:rPr>
          <w:rFonts w:ascii="Georgia" w:hAnsi="Georgia" w:cs="Times New Roman"/>
          <w:sz w:val="21"/>
          <w:szCs w:val="21"/>
        </w:rPr>
        <w:t xml:space="preserve"> an der Universität Osnabrück. Vor Beginn meines Studiums engagierte ich mich für drei Jahre in einer kirchlichen Gemeinde</w:t>
      </w:r>
      <w:r w:rsidR="005A0E49" w:rsidRPr="005E49AA">
        <w:rPr>
          <w:rFonts w:ascii="Georgia" w:hAnsi="Georgia" w:cs="Times New Roman"/>
          <w:sz w:val="21"/>
          <w:szCs w:val="21"/>
        </w:rPr>
        <w:t xml:space="preserve">, </w:t>
      </w:r>
      <w:r w:rsidR="007A784A" w:rsidRPr="005E49AA">
        <w:rPr>
          <w:rFonts w:ascii="Georgia" w:hAnsi="Georgia" w:cs="Times New Roman"/>
          <w:sz w:val="21"/>
          <w:szCs w:val="21"/>
        </w:rPr>
        <w:t>wo</w:t>
      </w:r>
      <w:r w:rsidR="005A0E49" w:rsidRPr="005E49AA">
        <w:rPr>
          <w:rFonts w:ascii="Georgia" w:hAnsi="Georgia" w:cs="Times New Roman"/>
          <w:sz w:val="21"/>
          <w:szCs w:val="21"/>
        </w:rPr>
        <w:t xml:space="preserve"> ich als Gruppenleiter </w:t>
      </w:r>
      <w:r w:rsidR="007A784A" w:rsidRPr="005E49AA">
        <w:rPr>
          <w:rFonts w:ascii="Georgia" w:hAnsi="Georgia" w:cs="Times New Roman"/>
          <w:sz w:val="21"/>
          <w:szCs w:val="21"/>
        </w:rPr>
        <w:t>Team- sowie Führung</w:t>
      </w:r>
      <w:r w:rsidR="00481610" w:rsidRPr="005E49AA">
        <w:rPr>
          <w:rFonts w:ascii="Georgia" w:hAnsi="Georgia" w:cs="Times New Roman"/>
          <w:sz w:val="21"/>
          <w:szCs w:val="21"/>
        </w:rPr>
        <w:t>sfähigkeiten</w:t>
      </w:r>
      <w:r w:rsidR="00FD0CA4" w:rsidRPr="005E49AA">
        <w:rPr>
          <w:rFonts w:ascii="Georgia" w:hAnsi="Georgia" w:cs="Times New Roman"/>
          <w:sz w:val="21"/>
          <w:szCs w:val="21"/>
        </w:rPr>
        <w:t xml:space="preserve"> durch die Planung von</w:t>
      </w:r>
      <w:r w:rsidR="007A784A" w:rsidRPr="005E49AA">
        <w:rPr>
          <w:rFonts w:ascii="Georgia" w:hAnsi="Georgia" w:cs="Times New Roman"/>
          <w:sz w:val="21"/>
          <w:szCs w:val="21"/>
        </w:rPr>
        <w:t xml:space="preserve"> Ferienlagern</w:t>
      </w:r>
      <w:r w:rsidR="00BB1989" w:rsidRPr="005E49AA">
        <w:rPr>
          <w:rFonts w:ascii="Georgia" w:hAnsi="Georgia" w:cs="Times New Roman"/>
          <w:sz w:val="21"/>
          <w:szCs w:val="21"/>
        </w:rPr>
        <w:t>, mit über 150 Teilnehmern,</w:t>
      </w:r>
      <w:r w:rsidR="00FD0CA4" w:rsidRPr="005E49AA">
        <w:rPr>
          <w:rFonts w:ascii="Georgia" w:hAnsi="Georgia" w:cs="Times New Roman"/>
          <w:sz w:val="21"/>
          <w:szCs w:val="21"/>
        </w:rPr>
        <w:t xml:space="preserve"> entwickelt habe</w:t>
      </w:r>
      <w:r w:rsidR="007A784A" w:rsidRPr="005E49AA">
        <w:rPr>
          <w:rFonts w:ascii="Georgia" w:hAnsi="Georgia" w:cs="Times New Roman"/>
          <w:sz w:val="21"/>
          <w:szCs w:val="21"/>
        </w:rPr>
        <w:t>.</w:t>
      </w:r>
      <w:r w:rsidR="006240A3" w:rsidRPr="005E49AA">
        <w:rPr>
          <w:rFonts w:ascii="Georgia" w:hAnsi="Georgia" w:cs="Times New Roman"/>
          <w:sz w:val="21"/>
          <w:szCs w:val="21"/>
        </w:rPr>
        <w:t xml:space="preserve"> Durch </w:t>
      </w:r>
      <w:del w:id="0" w:author="David Döbele" w:date="2022-10-04T19:47:00Z">
        <w:r w:rsidR="006240A3" w:rsidRPr="005E49AA" w:rsidDel="00016A9F">
          <w:rPr>
            <w:rFonts w:ascii="Georgia" w:hAnsi="Georgia" w:cs="Times New Roman"/>
            <w:sz w:val="21"/>
            <w:szCs w:val="21"/>
          </w:rPr>
          <w:delText xml:space="preserve">das </w:delText>
        </w:r>
      </w:del>
      <w:ins w:id="1" w:author="David Döbele" w:date="2022-10-04T19:47:00Z">
        <w:r w:rsidR="00016A9F">
          <w:rPr>
            <w:rFonts w:ascii="Georgia" w:hAnsi="Georgia" w:cs="Times New Roman"/>
            <w:sz w:val="21"/>
            <w:szCs w:val="21"/>
          </w:rPr>
          <w:t>ein</w:t>
        </w:r>
        <w:r w:rsidR="00016A9F" w:rsidRPr="005E49AA">
          <w:rPr>
            <w:rFonts w:ascii="Georgia" w:hAnsi="Georgia" w:cs="Times New Roman"/>
            <w:sz w:val="21"/>
            <w:szCs w:val="21"/>
          </w:rPr>
          <w:t xml:space="preserve"> </w:t>
        </w:r>
      </w:ins>
      <w:r w:rsidR="006240A3" w:rsidRPr="005E49AA">
        <w:rPr>
          <w:rFonts w:ascii="Georgia" w:hAnsi="Georgia" w:cs="Times New Roman"/>
          <w:sz w:val="21"/>
          <w:szCs w:val="21"/>
        </w:rPr>
        <w:t>freiwillige</w:t>
      </w:r>
      <w:ins w:id="2" w:author="David Döbele" w:date="2022-10-04T19:47:00Z">
        <w:r w:rsidR="00016A9F">
          <w:rPr>
            <w:rFonts w:ascii="Georgia" w:hAnsi="Georgia" w:cs="Times New Roman"/>
            <w:sz w:val="21"/>
            <w:szCs w:val="21"/>
          </w:rPr>
          <w:t>s</w:t>
        </w:r>
      </w:ins>
      <w:r w:rsidR="006240A3" w:rsidRPr="005E49AA">
        <w:rPr>
          <w:rFonts w:ascii="Georgia" w:hAnsi="Georgia" w:cs="Times New Roman"/>
          <w:sz w:val="21"/>
          <w:szCs w:val="21"/>
        </w:rPr>
        <w:t xml:space="preserve"> Elefanten Forschungsprojekt</w:t>
      </w:r>
      <w:r w:rsidR="001034A8" w:rsidRPr="005E49AA">
        <w:rPr>
          <w:rFonts w:ascii="Georgia" w:hAnsi="Georgia" w:cs="Times New Roman"/>
          <w:sz w:val="21"/>
          <w:szCs w:val="21"/>
        </w:rPr>
        <w:t xml:space="preserve"> in Südafrika, an dem ich zeitnah nach meinem Abitur teilgenommen</w:t>
      </w:r>
      <w:r w:rsidR="006240A3" w:rsidRPr="005E49AA">
        <w:rPr>
          <w:rFonts w:ascii="Georgia" w:hAnsi="Georgia" w:cs="Times New Roman"/>
          <w:sz w:val="21"/>
          <w:szCs w:val="21"/>
        </w:rPr>
        <w:t xml:space="preserve"> habe</w:t>
      </w:r>
      <w:r w:rsidR="001034A8" w:rsidRPr="005E49AA">
        <w:rPr>
          <w:rFonts w:ascii="Georgia" w:hAnsi="Georgia" w:cs="Times New Roman"/>
          <w:sz w:val="21"/>
          <w:szCs w:val="21"/>
        </w:rPr>
        <w:t>, konnte</w:t>
      </w:r>
      <w:r w:rsidR="006240A3" w:rsidRPr="005E49AA">
        <w:rPr>
          <w:rFonts w:ascii="Georgia" w:hAnsi="Georgia" w:cs="Times New Roman"/>
          <w:sz w:val="21"/>
          <w:szCs w:val="21"/>
        </w:rPr>
        <w:t xml:space="preserve"> ich</w:t>
      </w:r>
      <w:r w:rsidR="00874B04" w:rsidRPr="005E49AA">
        <w:rPr>
          <w:rFonts w:ascii="Georgia" w:hAnsi="Georgia" w:cs="Times New Roman"/>
          <w:sz w:val="21"/>
          <w:szCs w:val="21"/>
        </w:rPr>
        <w:t xml:space="preserve"> lernen</w:t>
      </w:r>
      <w:ins w:id="3" w:author="David Döbele" w:date="2022-10-04T19:47:00Z">
        <w:r w:rsidR="00016A9F">
          <w:rPr>
            <w:rFonts w:ascii="Georgia" w:hAnsi="Georgia" w:cs="Times New Roman"/>
            <w:sz w:val="21"/>
            <w:szCs w:val="21"/>
          </w:rPr>
          <w:t>,</w:t>
        </w:r>
      </w:ins>
      <w:r w:rsidR="006240A3" w:rsidRPr="005E49AA">
        <w:rPr>
          <w:rFonts w:ascii="Georgia" w:hAnsi="Georgia" w:cs="Times New Roman"/>
          <w:sz w:val="21"/>
          <w:szCs w:val="21"/>
        </w:rPr>
        <w:t xml:space="preserve"> </w:t>
      </w:r>
      <w:r w:rsidR="00874B04" w:rsidRPr="005E49AA">
        <w:rPr>
          <w:rFonts w:ascii="Georgia" w:hAnsi="Georgia" w:cs="Times New Roman"/>
          <w:sz w:val="21"/>
          <w:szCs w:val="21"/>
        </w:rPr>
        <w:t>große</w:t>
      </w:r>
      <w:r w:rsidR="006240A3" w:rsidRPr="005E49AA">
        <w:rPr>
          <w:rFonts w:ascii="Georgia" w:hAnsi="Georgia" w:cs="Times New Roman"/>
          <w:sz w:val="21"/>
          <w:szCs w:val="21"/>
        </w:rPr>
        <w:t xml:space="preserve"> </w:t>
      </w:r>
      <w:r w:rsidR="00B65F81" w:rsidRPr="005E49AA">
        <w:rPr>
          <w:rFonts w:ascii="Georgia" w:hAnsi="Georgia" w:cs="Times New Roman"/>
          <w:sz w:val="21"/>
          <w:szCs w:val="21"/>
        </w:rPr>
        <w:t>Verantwortung zu</w:t>
      </w:r>
      <w:r w:rsidR="006240A3" w:rsidRPr="005E49AA">
        <w:rPr>
          <w:rFonts w:ascii="Georgia" w:hAnsi="Georgia" w:cs="Times New Roman"/>
          <w:sz w:val="21"/>
          <w:szCs w:val="21"/>
        </w:rPr>
        <w:t xml:space="preserve"> übernehmen, </w:t>
      </w:r>
      <w:r w:rsidR="00B65F81" w:rsidRPr="005E49AA">
        <w:rPr>
          <w:rFonts w:ascii="Georgia" w:hAnsi="Georgia" w:cs="Times New Roman"/>
          <w:sz w:val="21"/>
          <w:szCs w:val="21"/>
        </w:rPr>
        <w:t>welche auf der</w:t>
      </w:r>
      <w:r w:rsidR="006240A3" w:rsidRPr="005E49AA">
        <w:rPr>
          <w:rFonts w:ascii="Georgia" w:hAnsi="Georgia" w:cs="Times New Roman"/>
          <w:sz w:val="21"/>
          <w:szCs w:val="21"/>
        </w:rPr>
        <w:t xml:space="preserve"> </w:t>
      </w:r>
      <w:r w:rsidR="00A52C66" w:rsidRPr="005E49AA">
        <w:rPr>
          <w:rFonts w:ascii="Georgia" w:hAnsi="Georgia" w:cs="Times New Roman"/>
          <w:sz w:val="21"/>
          <w:szCs w:val="21"/>
        </w:rPr>
        <w:t>zuverlässigen</w:t>
      </w:r>
      <w:r w:rsidR="006240A3" w:rsidRPr="005E49AA">
        <w:rPr>
          <w:rFonts w:ascii="Georgia" w:hAnsi="Georgia" w:cs="Times New Roman"/>
          <w:sz w:val="21"/>
          <w:szCs w:val="21"/>
        </w:rPr>
        <w:t xml:space="preserve"> </w:t>
      </w:r>
      <w:r w:rsidR="0074594B" w:rsidRPr="005E49AA">
        <w:rPr>
          <w:rFonts w:ascii="Georgia" w:hAnsi="Georgia" w:cs="Times New Roman"/>
          <w:sz w:val="21"/>
          <w:szCs w:val="21"/>
        </w:rPr>
        <w:t>Beobachtung</w:t>
      </w:r>
      <w:r w:rsidR="00306638" w:rsidRPr="005E49AA">
        <w:rPr>
          <w:rFonts w:ascii="Georgia" w:hAnsi="Georgia" w:cs="Times New Roman"/>
          <w:sz w:val="21"/>
          <w:szCs w:val="21"/>
        </w:rPr>
        <w:t xml:space="preserve"> der Tiere</w:t>
      </w:r>
      <w:r w:rsidR="0074594B" w:rsidRPr="005E49AA">
        <w:rPr>
          <w:rFonts w:ascii="Georgia" w:hAnsi="Georgia" w:cs="Times New Roman"/>
          <w:sz w:val="21"/>
          <w:szCs w:val="21"/>
        </w:rPr>
        <w:t xml:space="preserve">, </w:t>
      </w:r>
      <w:r w:rsidR="00306638" w:rsidRPr="005E49AA">
        <w:rPr>
          <w:rFonts w:ascii="Georgia" w:hAnsi="Georgia" w:cs="Times New Roman"/>
          <w:sz w:val="21"/>
          <w:szCs w:val="21"/>
        </w:rPr>
        <w:t xml:space="preserve">der </w:t>
      </w:r>
      <w:r w:rsidR="0074594B" w:rsidRPr="005E49AA">
        <w:rPr>
          <w:rFonts w:ascii="Georgia" w:hAnsi="Georgia" w:cs="Times New Roman"/>
          <w:sz w:val="21"/>
          <w:szCs w:val="21"/>
        </w:rPr>
        <w:t xml:space="preserve">Datenerfassung und </w:t>
      </w:r>
      <w:r w:rsidR="00306638" w:rsidRPr="005E49AA">
        <w:rPr>
          <w:rFonts w:ascii="Georgia" w:hAnsi="Georgia" w:cs="Times New Roman"/>
          <w:sz w:val="21"/>
          <w:szCs w:val="21"/>
        </w:rPr>
        <w:t xml:space="preserve">der </w:t>
      </w:r>
      <w:r w:rsidR="00C8418B" w:rsidRPr="005E49AA">
        <w:rPr>
          <w:rFonts w:ascii="Georgia" w:hAnsi="Georgia" w:cs="Times New Roman"/>
          <w:sz w:val="21"/>
          <w:szCs w:val="21"/>
        </w:rPr>
        <w:t>Eintragung</w:t>
      </w:r>
      <w:r w:rsidR="0074594B" w:rsidRPr="005E49AA">
        <w:rPr>
          <w:rFonts w:ascii="Georgia" w:hAnsi="Georgia" w:cs="Times New Roman"/>
          <w:sz w:val="21"/>
          <w:szCs w:val="21"/>
        </w:rPr>
        <w:t xml:space="preserve"> </w:t>
      </w:r>
      <w:r w:rsidR="00B65F81" w:rsidRPr="005E49AA">
        <w:rPr>
          <w:rFonts w:ascii="Georgia" w:hAnsi="Georgia" w:cs="Times New Roman"/>
          <w:sz w:val="21"/>
          <w:szCs w:val="21"/>
        </w:rPr>
        <w:t xml:space="preserve">der </w:t>
      </w:r>
      <w:r w:rsidR="00C8418B" w:rsidRPr="005E49AA">
        <w:rPr>
          <w:rFonts w:ascii="Georgia" w:hAnsi="Georgia" w:cs="Times New Roman"/>
          <w:sz w:val="21"/>
          <w:szCs w:val="21"/>
        </w:rPr>
        <w:t>Daten</w:t>
      </w:r>
      <w:r w:rsidR="00B65F81" w:rsidRPr="005E49AA">
        <w:rPr>
          <w:rFonts w:ascii="Georgia" w:hAnsi="Georgia" w:cs="Times New Roman"/>
          <w:sz w:val="21"/>
          <w:szCs w:val="21"/>
        </w:rPr>
        <w:t xml:space="preserve"> </w:t>
      </w:r>
      <w:r w:rsidR="00B114E4" w:rsidRPr="005E49AA">
        <w:rPr>
          <w:rFonts w:ascii="Georgia" w:hAnsi="Georgia" w:cs="Times New Roman"/>
          <w:sz w:val="21"/>
          <w:szCs w:val="21"/>
        </w:rPr>
        <w:t>beruht</w:t>
      </w:r>
      <w:ins w:id="4" w:author="David Döbele" w:date="2022-10-04T19:48:00Z">
        <w:r w:rsidR="00016A9F">
          <w:rPr>
            <w:rFonts w:ascii="Georgia" w:hAnsi="Georgia" w:cs="Times New Roman"/>
            <w:sz w:val="21"/>
            <w:szCs w:val="21"/>
          </w:rPr>
          <w:t xml:space="preserve">. </w:t>
        </w:r>
      </w:ins>
      <w:del w:id="5" w:author="David Döbele" w:date="2022-10-04T19:48:00Z">
        <w:r w:rsidR="00B114E4" w:rsidRPr="005E49AA" w:rsidDel="00016A9F">
          <w:rPr>
            <w:rFonts w:ascii="Georgia" w:hAnsi="Georgia" w:cs="Times New Roman"/>
            <w:sz w:val="21"/>
            <w:szCs w:val="21"/>
          </w:rPr>
          <w:delText>.</w:delText>
        </w:r>
        <w:r w:rsidR="00874B04" w:rsidRPr="005E49AA" w:rsidDel="00016A9F">
          <w:rPr>
            <w:rFonts w:ascii="Georgia" w:hAnsi="Georgia" w:cs="Times New Roman"/>
            <w:sz w:val="21"/>
            <w:szCs w:val="21"/>
          </w:rPr>
          <w:delText xml:space="preserve"> Ziel dieses Projektes </w:delText>
        </w:r>
        <w:r w:rsidR="001A385B" w:rsidRPr="005E49AA" w:rsidDel="00016A9F">
          <w:rPr>
            <w:rFonts w:ascii="Georgia" w:hAnsi="Georgia" w:cs="Times New Roman"/>
            <w:sz w:val="21"/>
            <w:szCs w:val="21"/>
          </w:rPr>
          <w:delText>ist</w:delText>
        </w:r>
        <w:r w:rsidR="00874B04" w:rsidRPr="005E49AA" w:rsidDel="00016A9F">
          <w:rPr>
            <w:rFonts w:ascii="Georgia" w:hAnsi="Georgia" w:cs="Times New Roman"/>
            <w:sz w:val="21"/>
            <w:szCs w:val="21"/>
          </w:rPr>
          <w:delText xml:space="preserve"> es festzustellen, wie die von unterschiedlichen Herden ausgestoßene</w:delText>
        </w:r>
        <w:r w:rsidR="001A385B" w:rsidRPr="005E49AA" w:rsidDel="00016A9F">
          <w:rPr>
            <w:rFonts w:ascii="Georgia" w:hAnsi="Georgia" w:cs="Times New Roman"/>
            <w:sz w:val="21"/>
            <w:szCs w:val="21"/>
          </w:rPr>
          <w:delText>n</w:delText>
        </w:r>
        <w:r w:rsidR="00874B04" w:rsidRPr="005E49AA" w:rsidDel="00016A9F">
          <w:rPr>
            <w:rFonts w:ascii="Georgia" w:hAnsi="Georgia" w:cs="Times New Roman"/>
            <w:sz w:val="21"/>
            <w:szCs w:val="21"/>
          </w:rPr>
          <w:delText xml:space="preserve"> Elefanten</w:delText>
        </w:r>
        <w:r w:rsidR="001A385B" w:rsidRPr="005E49AA" w:rsidDel="00016A9F">
          <w:rPr>
            <w:rFonts w:ascii="Georgia" w:hAnsi="Georgia" w:cs="Times New Roman"/>
            <w:sz w:val="21"/>
            <w:szCs w:val="21"/>
          </w:rPr>
          <w:delText xml:space="preserve"> langfristig </w:delText>
        </w:r>
        <w:r w:rsidR="00874B04" w:rsidRPr="005E49AA" w:rsidDel="00016A9F">
          <w:rPr>
            <w:rFonts w:ascii="Georgia" w:hAnsi="Georgia" w:cs="Times New Roman"/>
            <w:sz w:val="21"/>
            <w:szCs w:val="21"/>
          </w:rPr>
          <w:delText xml:space="preserve">untereinander </w:delText>
        </w:r>
        <w:r w:rsidR="001A385B" w:rsidRPr="005E49AA" w:rsidDel="00016A9F">
          <w:rPr>
            <w:rFonts w:ascii="Georgia" w:hAnsi="Georgia" w:cs="Times New Roman"/>
            <w:sz w:val="21"/>
            <w:szCs w:val="21"/>
          </w:rPr>
          <w:delText xml:space="preserve">sozial agieren. </w:delText>
        </w:r>
      </w:del>
      <w:proofErr w:type="spellStart"/>
      <w:r w:rsidR="00B114E4" w:rsidRPr="005E49AA">
        <w:rPr>
          <w:rFonts w:ascii="Georgia" w:hAnsi="Georgia" w:cs="Times New Roman"/>
          <w:sz w:val="21"/>
          <w:szCs w:val="21"/>
        </w:rPr>
        <w:t>In</w:t>
      </w:r>
      <w:proofErr w:type="spellEnd"/>
      <w:r w:rsidR="00B114E4" w:rsidRPr="005E49AA">
        <w:rPr>
          <w:rFonts w:ascii="Georgia" w:hAnsi="Georgia" w:cs="Times New Roman"/>
          <w:sz w:val="21"/>
          <w:szCs w:val="21"/>
        </w:rPr>
        <w:t xml:space="preserve"> meiner Freizeit spiele</w:t>
      </w:r>
      <w:r w:rsidR="009A56A2" w:rsidRPr="005E49AA">
        <w:rPr>
          <w:rFonts w:ascii="Georgia" w:hAnsi="Georgia" w:cs="Times New Roman"/>
          <w:sz w:val="21"/>
          <w:szCs w:val="21"/>
        </w:rPr>
        <w:t xml:space="preserve"> ich</w:t>
      </w:r>
      <w:r w:rsidR="00B114E4" w:rsidRPr="005E49AA">
        <w:rPr>
          <w:rFonts w:ascii="Georgia" w:hAnsi="Georgia" w:cs="Times New Roman"/>
          <w:sz w:val="21"/>
          <w:szCs w:val="21"/>
        </w:rPr>
        <w:t xml:space="preserve"> gerne Squash </w:t>
      </w:r>
      <w:r w:rsidR="00C8418B" w:rsidRPr="005E49AA">
        <w:rPr>
          <w:rFonts w:ascii="Georgia" w:hAnsi="Georgia" w:cs="Times New Roman"/>
          <w:sz w:val="21"/>
          <w:szCs w:val="21"/>
        </w:rPr>
        <w:t>und</w:t>
      </w:r>
      <w:r w:rsidR="00B114E4" w:rsidRPr="005E49AA">
        <w:rPr>
          <w:rFonts w:ascii="Georgia" w:hAnsi="Georgia" w:cs="Times New Roman"/>
          <w:sz w:val="21"/>
          <w:szCs w:val="21"/>
        </w:rPr>
        <w:t xml:space="preserve"> Tennis</w:t>
      </w:r>
      <w:r w:rsidR="009A56A2" w:rsidRPr="005E49AA">
        <w:rPr>
          <w:rFonts w:ascii="Georgia" w:hAnsi="Georgia" w:cs="Times New Roman"/>
          <w:sz w:val="21"/>
          <w:szCs w:val="21"/>
        </w:rPr>
        <w:t>.</w:t>
      </w:r>
      <w:r w:rsidR="00645F5E" w:rsidRPr="005E49AA">
        <w:rPr>
          <w:rFonts w:ascii="Georgia" w:hAnsi="Georgia" w:cs="Times New Roman"/>
          <w:sz w:val="21"/>
          <w:szCs w:val="21"/>
        </w:rPr>
        <w:t xml:space="preserve"> Bei diesen Sportarten gefällt mir besonders, dass man </w:t>
      </w:r>
      <w:r w:rsidR="00A725D4" w:rsidRPr="005E49AA">
        <w:rPr>
          <w:rFonts w:ascii="Georgia" w:hAnsi="Georgia" w:cs="Times New Roman"/>
          <w:sz w:val="21"/>
          <w:szCs w:val="21"/>
        </w:rPr>
        <w:t xml:space="preserve">sich durch </w:t>
      </w:r>
      <w:r w:rsidR="00645F5E" w:rsidRPr="005E49AA">
        <w:rPr>
          <w:rFonts w:ascii="Georgia" w:hAnsi="Georgia" w:cs="Times New Roman"/>
          <w:sz w:val="21"/>
          <w:szCs w:val="21"/>
        </w:rPr>
        <w:t>vorausschauend</w:t>
      </w:r>
      <w:r w:rsidR="00A725D4" w:rsidRPr="005E49AA">
        <w:rPr>
          <w:rFonts w:ascii="Georgia" w:hAnsi="Georgia" w:cs="Times New Roman"/>
          <w:sz w:val="21"/>
          <w:szCs w:val="21"/>
        </w:rPr>
        <w:t>es</w:t>
      </w:r>
      <w:r w:rsidR="00645F5E" w:rsidRPr="005E49AA">
        <w:rPr>
          <w:rFonts w:ascii="Georgia" w:hAnsi="Georgia" w:cs="Times New Roman"/>
          <w:sz w:val="21"/>
          <w:szCs w:val="21"/>
        </w:rPr>
        <w:t xml:space="preserve"> </w:t>
      </w:r>
      <w:r w:rsidR="00A725D4" w:rsidRPr="005E49AA">
        <w:rPr>
          <w:rFonts w:ascii="Georgia" w:hAnsi="Georgia" w:cs="Times New Roman"/>
          <w:sz w:val="21"/>
          <w:szCs w:val="21"/>
        </w:rPr>
        <w:t>D</w:t>
      </w:r>
      <w:r w:rsidR="00645F5E" w:rsidRPr="005E49AA">
        <w:rPr>
          <w:rFonts w:ascii="Georgia" w:hAnsi="Georgia" w:cs="Times New Roman"/>
          <w:sz w:val="21"/>
          <w:szCs w:val="21"/>
        </w:rPr>
        <w:t>enken</w:t>
      </w:r>
      <w:r w:rsidR="0074594B" w:rsidRPr="005E49AA">
        <w:rPr>
          <w:rFonts w:ascii="Georgia" w:hAnsi="Georgia" w:cs="Times New Roman"/>
          <w:sz w:val="21"/>
          <w:szCs w:val="21"/>
        </w:rPr>
        <w:t xml:space="preserve"> und Durchhaltevermögen einen Vorteil verschaffen kann</w:t>
      </w:r>
      <w:r w:rsidR="00A725D4" w:rsidRPr="005E49AA">
        <w:rPr>
          <w:rFonts w:ascii="Georgia" w:hAnsi="Georgia" w:cs="Times New Roman"/>
          <w:sz w:val="21"/>
          <w:szCs w:val="21"/>
        </w:rPr>
        <w:t>.</w:t>
      </w:r>
      <w:r w:rsidR="006F02FD" w:rsidRPr="005E49AA">
        <w:rPr>
          <w:rFonts w:ascii="Georgia" w:hAnsi="Georgia" w:cs="Times New Roman"/>
          <w:sz w:val="21"/>
          <w:szCs w:val="21"/>
        </w:rPr>
        <w:t xml:space="preserve"> </w:t>
      </w:r>
      <w:r w:rsidR="00B130E0" w:rsidRPr="005E49AA">
        <w:rPr>
          <w:rFonts w:ascii="Georgia" w:hAnsi="Georgia" w:cs="Times New Roman"/>
          <w:sz w:val="21"/>
          <w:szCs w:val="21"/>
        </w:rPr>
        <w:t>Meine Team- und Führungsf</w:t>
      </w:r>
      <w:r w:rsidR="0074594B" w:rsidRPr="005E49AA">
        <w:rPr>
          <w:rFonts w:ascii="Georgia" w:hAnsi="Georgia" w:cs="Times New Roman"/>
          <w:sz w:val="21"/>
          <w:szCs w:val="21"/>
        </w:rPr>
        <w:t>ähigkeiten</w:t>
      </w:r>
      <w:r w:rsidR="006F02FD" w:rsidRPr="005E49AA">
        <w:rPr>
          <w:rFonts w:ascii="Georgia" w:hAnsi="Georgia" w:cs="Times New Roman"/>
          <w:sz w:val="21"/>
          <w:szCs w:val="21"/>
        </w:rPr>
        <w:t xml:space="preserve"> sowie mein Verantwortungsbewusstsein </w:t>
      </w:r>
      <w:r w:rsidR="0074594B" w:rsidRPr="005E49AA">
        <w:rPr>
          <w:rFonts w:ascii="Georgia" w:hAnsi="Georgia" w:cs="Times New Roman"/>
          <w:sz w:val="21"/>
          <w:szCs w:val="21"/>
        </w:rPr>
        <w:t>möchte ich gerne im Rahmen eines Investment</w:t>
      </w:r>
      <w:r w:rsidR="00736C55" w:rsidRPr="005E49AA">
        <w:rPr>
          <w:rFonts w:ascii="Georgia" w:hAnsi="Georgia" w:cs="Times New Roman"/>
          <w:sz w:val="21"/>
          <w:szCs w:val="21"/>
        </w:rPr>
        <w:t>b</w:t>
      </w:r>
      <w:r w:rsidR="0074594B" w:rsidRPr="005E49AA">
        <w:rPr>
          <w:rFonts w:ascii="Georgia" w:hAnsi="Georgia" w:cs="Times New Roman"/>
          <w:sz w:val="21"/>
          <w:szCs w:val="21"/>
        </w:rPr>
        <w:t>anking Praktikums unter Beweis stellen und so</w:t>
      </w:r>
      <w:r w:rsidR="00C8418B" w:rsidRPr="005E49AA">
        <w:rPr>
          <w:rFonts w:ascii="Georgia" w:hAnsi="Georgia" w:cs="Times New Roman"/>
          <w:sz w:val="21"/>
          <w:szCs w:val="21"/>
        </w:rPr>
        <w:t>mit</w:t>
      </w:r>
      <w:r w:rsidR="0074594B" w:rsidRPr="005E49AA">
        <w:rPr>
          <w:rFonts w:ascii="Georgia" w:hAnsi="Georgia" w:cs="Times New Roman"/>
          <w:sz w:val="21"/>
          <w:szCs w:val="21"/>
        </w:rPr>
        <w:t xml:space="preserve"> in </w:t>
      </w:r>
      <w:r w:rsidR="00C4182D" w:rsidRPr="005E49AA">
        <w:rPr>
          <w:rFonts w:ascii="Georgia" w:hAnsi="Georgia" w:cs="Times New Roman"/>
          <w:sz w:val="21"/>
          <w:szCs w:val="21"/>
        </w:rPr>
        <w:t>das</w:t>
      </w:r>
      <w:r w:rsidR="0074594B" w:rsidRPr="005E49AA">
        <w:rPr>
          <w:rFonts w:ascii="Georgia" w:hAnsi="Georgia" w:cs="Times New Roman"/>
          <w:sz w:val="21"/>
          <w:szCs w:val="21"/>
        </w:rPr>
        <w:t xml:space="preserve"> Team einbringen. </w:t>
      </w:r>
      <w:ins w:id="6" w:author="David Döbele" w:date="2022-10-04T19:48:00Z">
        <w:r w:rsidR="00016A9F">
          <w:rPr>
            <w:rFonts w:ascii="Georgia" w:hAnsi="Georgia" w:cs="Times New Roman"/>
            <w:sz w:val="21"/>
            <w:szCs w:val="21"/>
          </w:rPr>
          <w:t>Bisher konnte ich mir im Studium vor allem über Kurse wie X oder Y erstes Wissen im Bereich Corporate Finance ansammeln. Durch weitere Recherche im Internet und diverse Online-Kurse konnte ich dieses Wissen ausbauen</w:t>
        </w:r>
      </w:ins>
      <w:ins w:id="7" w:author="David Döbele" w:date="2022-10-04T19:49:00Z">
        <w:r w:rsidR="00016A9F">
          <w:rPr>
            <w:rFonts w:ascii="Georgia" w:hAnsi="Georgia" w:cs="Times New Roman"/>
            <w:sz w:val="21"/>
            <w:szCs w:val="21"/>
          </w:rPr>
          <w:t xml:space="preserve"> und mein Berufsziel festigen. Gerne würde ich mich nun im Rahmen eines ersten M&amp;A-Praktikums unter Beweis stellen und </w:t>
        </w:r>
      </w:ins>
      <w:ins w:id="8" w:author="David Döbele" w:date="2022-10-04T19:50:00Z">
        <w:r w:rsidR="00016A9F">
          <w:rPr>
            <w:rFonts w:ascii="Georgia" w:hAnsi="Georgia" w:cs="Times New Roman"/>
            <w:sz w:val="21"/>
            <w:szCs w:val="21"/>
          </w:rPr>
          <w:t>Ihnen durch meine Arbeit zur Seite stehen.</w:t>
        </w:r>
      </w:ins>
    </w:p>
    <w:p w14:paraId="17A1D0CF" w14:textId="77777777" w:rsidR="00950CAA" w:rsidRPr="005E49AA" w:rsidRDefault="00950CAA" w:rsidP="0064150E">
      <w:pPr>
        <w:spacing w:after="0" w:line="240" w:lineRule="auto"/>
        <w:jc w:val="both"/>
        <w:rPr>
          <w:rFonts w:ascii="Georgia" w:hAnsi="Georgia" w:cs="Times New Roman"/>
          <w:sz w:val="21"/>
          <w:szCs w:val="21"/>
        </w:rPr>
      </w:pPr>
    </w:p>
    <w:p w14:paraId="22640E32" w14:textId="17DF1A9C" w:rsidR="00950CAA" w:rsidRPr="005E49AA" w:rsidRDefault="00950CAA" w:rsidP="0064150E">
      <w:pPr>
        <w:spacing w:after="0" w:line="240" w:lineRule="auto"/>
        <w:jc w:val="both"/>
        <w:rPr>
          <w:rFonts w:ascii="Georgia" w:hAnsi="Georgia" w:cs="Times New Roman"/>
          <w:sz w:val="21"/>
          <w:szCs w:val="21"/>
        </w:rPr>
      </w:pPr>
      <w:r w:rsidRPr="005E49AA">
        <w:rPr>
          <w:rFonts w:ascii="Georgia" w:hAnsi="Georgia"/>
          <w:sz w:val="21"/>
          <w:szCs w:val="21"/>
        </w:rPr>
        <w:t xml:space="preserve">Die BLOK Management GmbH scheint mir die optimale Auswahl für dieses Praktikum zu sein, da Sie sich als M&amp;A Boutique auf hoch komplexe Projekte im Bereich Bau- und Infrastruktur spezialisieren und sich so auf einem Wachstumsmarkt mit viel Potenzial ausgerichtet haben. Außerdem können Sie durch </w:t>
      </w:r>
      <w:del w:id="9" w:author="David Döbele" w:date="2022-10-04T19:50:00Z">
        <w:r w:rsidRPr="005E49AA" w:rsidDel="00016A9F">
          <w:rPr>
            <w:rFonts w:ascii="Georgia" w:hAnsi="Georgia"/>
            <w:sz w:val="21"/>
            <w:szCs w:val="21"/>
          </w:rPr>
          <w:delText>die geringe Anzahl von Team Mitgliedern</w:delText>
        </w:r>
      </w:del>
      <w:ins w:id="10" w:author="David Döbele" w:date="2022-10-04T19:50:00Z">
        <w:r w:rsidR="00016A9F">
          <w:rPr>
            <w:rFonts w:ascii="Georgia" w:hAnsi="Georgia"/>
            <w:sz w:val="21"/>
            <w:szCs w:val="21"/>
          </w:rPr>
          <w:t>Ihre kleine Teamgröße</w:t>
        </w:r>
      </w:ins>
      <w:r w:rsidRPr="005E49AA">
        <w:rPr>
          <w:rFonts w:ascii="Georgia" w:hAnsi="Georgia"/>
          <w:sz w:val="21"/>
          <w:szCs w:val="21"/>
        </w:rPr>
        <w:t xml:space="preserve"> </w:t>
      </w:r>
      <w:proofErr w:type="gramStart"/>
      <w:r w:rsidRPr="005E49AA">
        <w:rPr>
          <w:rFonts w:ascii="Georgia" w:hAnsi="Georgia"/>
          <w:sz w:val="21"/>
          <w:szCs w:val="21"/>
        </w:rPr>
        <w:t>den Praktikant</w:t>
      </w:r>
      <w:proofErr w:type="gramEnd"/>
      <w:r w:rsidRPr="005E49AA">
        <w:rPr>
          <w:rFonts w:ascii="Georgia" w:hAnsi="Georgia"/>
          <w:sz w:val="21"/>
          <w:szCs w:val="21"/>
        </w:rPr>
        <w:t xml:space="preserve">/-innen eine besonders hohe Lernkurve bieten. Ebenfalls sehr überzeugend ist die über zwei Jahrzehnte lange Praxiserfahrung der BLOK Management GmbH, mit welcher ich vor allem Vertrauen, aber auch Flexibilität des Unternehmens assoziiere. Des Weiteren spricht mich Ihr Denkansatz an, dass </w:t>
      </w:r>
      <w:r w:rsidR="00E5752B">
        <w:rPr>
          <w:rFonts w:ascii="Georgia" w:hAnsi="Georgia"/>
          <w:sz w:val="21"/>
          <w:szCs w:val="21"/>
        </w:rPr>
        <w:t>S</w:t>
      </w:r>
      <w:r w:rsidRPr="005E49AA">
        <w:rPr>
          <w:rFonts w:ascii="Georgia" w:hAnsi="Georgia"/>
          <w:sz w:val="21"/>
          <w:szCs w:val="21"/>
        </w:rPr>
        <w:t xml:space="preserve">ie mit </w:t>
      </w:r>
      <w:del w:id="11" w:author="David Döbele" w:date="2022-10-04T19:51:00Z">
        <w:r w:rsidRPr="005E49AA" w:rsidDel="00016A9F">
          <w:rPr>
            <w:rFonts w:ascii="Georgia" w:hAnsi="Georgia"/>
            <w:sz w:val="21"/>
            <w:szCs w:val="21"/>
          </w:rPr>
          <w:delText xml:space="preserve">ihrer </w:delText>
        </w:r>
      </w:del>
      <w:ins w:id="12" w:author="David Döbele" w:date="2022-10-04T19:51:00Z">
        <w:r w:rsidR="00016A9F">
          <w:rPr>
            <w:rFonts w:ascii="Georgia" w:hAnsi="Georgia"/>
            <w:sz w:val="21"/>
            <w:szCs w:val="21"/>
          </w:rPr>
          <w:t>I</w:t>
        </w:r>
        <w:r w:rsidR="00016A9F" w:rsidRPr="005E49AA">
          <w:rPr>
            <w:rFonts w:ascii="Georgia" w:hAnsi="Georgia"/>
            <w:sz w:val="21"/>
            <w:szCs w:val="21"/>
          </w:rPr>
          <w:t xml:space="preserve">hrer </w:t>
        </w:r>
      </w:ins>
      <w:r w:rsidRPr="005E49AA">
        <w:rPr>
          <w:rFonts w:ascii="Georgia" w:hAnsi="Georgia"/>
          <w:sz w:val="21"/>
          <w:szCs w:val="21"/>
        </w:rPr>
        <w:t xml:space="preserve">Arbeit auch nachhaltige Effekte erzielen. Darüber hinaus kann ich mich mit dem internen Geschäftsmodell einer flachen Hierarchie sehr gut identifizieren, da mir die Idee der Zusammenarbeit auf Augenhöhe gefällt. Ich bin daher überzeugt davon, dass mich ein Praktikum bei Ihnen ideal auf eine spätere Karriere im </w:t>
      </w:r>
      <w:del w:id="13" w:author="David Döbele" w:date="2022-10-04T19:51:00Z">
        <w:r w:rsidRPr="005E49AA" w:rsidDel="00016A9F">
          <w:rPr>
            <w:rFonts w:ascii="Georgia" w:hAnsi="Georgia"/>
            <w:sz w:val="21"/>
            <w:szCs w:val="21"/>
          </w:rPr>
          <w:delText>Investment Banking</w:delText>
        </w:r>
      </w:del>
      <w:ins w:id="14" w:author="David Döbele" w:date="2022-10-04T19:51:00Z">
        <w:r w:rsidR="00016A9F">
          <w:rPr>
            <w:rFonts w:ascii="Georgia" w:hAnsi="Georgia"/>
            <w:sz w:val="21"/>
            <w:szCs w:val="21"/>
          </w:rPr>
          <w:t>M&amp;A</w:t>
        </w:r>
      </w:ins>
      <w:r w:rsidRPr="005E49AA">
        <w:rPr>
          <w:rFonts w:ascii="Georgia" w:hAnsi="Georgia"/>
          <w:sz w:val="21"/>
          <w:szCs w:val="21"/>
        </w:rPr>
        <w:t xml:space="preserve"> vorbereitet.</w:t>
      </w:r>
    </w:p>
    <w:p w14:paraId="0D1927BC" w14:textId="366D7854" w:rsidR="00E65B09" w:rsidRPr="005E49AA" w:rsidRDefault="00E65B09" w:rsidP="0064150E">
      <w:pPr>
        <w:spacing w:after="0" w:line="240" w:lineRule="auto"/>
        <w:jc w:val="both"/>
        <w:rPr>
          <w:rFonts w:ascii="Georgia" w:hAnsi="Georgia" w:cs="Times New Roman"/>
          <w:sz w:val="21"/>
          <w:szCs w:val="21"/>
        </w:rPr>
      </w:pPr>
    </w:p>
    <w:p w14:paraId="2052A7F0" w14:textId="3B5E0547" w:rsidR="00E65B09" w:rsidRPr="005E49AA" w:rsidRDefault="00E65B09" w:rsidP="0064150E">
      <w:pPr>
        <w:spacing w:after="0" w:line="240" w:lineRule="auto"/>
        <w:jc w:val="both"/>
        <w:rPr>
          <w:rFonts w:ascii="Georgia" w:hAnsi="Georgia" w:cs="Times New Roman"/>
          <w:sz w:val="21"/>
          <w:szCs w:val="21"/>
        </w:rPr>
      </w:pPr>
      <w:r w:rsidRPr="005E49AA">
        <w:rPr>
          <w:rFonts w:ascii="Georgia" w:hAnsi="Georgia" w:cs="Times New Roman"/>
          <w:sz w:val="21"/>
          <w:szCs w:val="21"/>
        </w:rPr>
        <w:t>V</w:t>
      </w:r>
      <w:r w:rsidR="00C4182D" w:rsidRPr="005E49AA">
        <w:rPr>
          <w:rFonts w:ascii="Georgia" w:hAnsi="Georgia" w:cs="Times New Roman"/>
          <w:sz w:val="21"/>
          <w:szCs w:val="21"/>
        </w:rPr>
        <w:t>on dem Praktikum erhoffe ich mir die Möglichkeit meine eigenen Ideen und Fähigkeit</w:t>
      </w:r>
      <w:r w:rsidR="00736C55" w:rsidRPr="005E49AA">
        <w:rPr>
          <w:rFonts w:ascii="Georgia" w:hAnsi="Georgia" w:cs="Times New Roman"/>
          <w:sz w:val="21"/>
          <w:szCs w:val="21"/>
        </w:rPr>
        <w:t>en</w:t>
      </w:r>
      <w:r w:rsidR="00C4182D" w:rsidRPr="005E49AA">
        <w:rPr>
          <w:rFonts w:ascii="Georgia" w:hAnsi="Georgia" w:cs="Times New Roman"/>
          <w:sz w:val="21"/>
          <w:szCs w:val="21"/>
        </w:rPr>
        <w:t xml:space="preserve"> mit einbringen zu dürfen, selbst Verantwortung zu übernehmen und eine hohe Lernkurve zu haben. Ich bin mir sicher, dass</w:t>
      </w:r>
      <w:r w:rsidR="00814D09" w:rsidRPr="005E49AA">
        <w:rPr>
          <w:rFonts w:ascii="Georgia" w:hAnsi="Georgia" w:cs="Times New Roman"/>
          <w:sz w:val="21"/>
          <w:szCs w:val="21"/>
        </w:rPr>
        <w:t xml:space="preserve"> ich durch meine Disziplin, meine hohe Teamfähigkeit und mein starke</w:t>
      </w:r>
      <w:r w:rsidR="00C433A4" w:rsidRPr="005E49AA">
        <w:rPr>
          <w:rFonts w:ascii="Georgia" w:hAnsi="Georgia" w:cs="Times New Roman"/>
          <w:sz w:val="21"/>
          <w:szCs w:val="21"/>
        </w:rPr>
        <w:t>s</w:t>
      </w:r>
      <w:r w:rsidR="00814D09" w:rsidRPr="005E49AA">
        <w:rPr>
          <w:rFonts w:ascii="Georgia" w:hAnsi="Georgia" w:cs="Times New Roman"/>
          <w:sz w:val="21"/>
          <w:szCs w:val="21"/>
        </w:rPr>
        <w:t xml:space="preserve"> Interesse am Investment</w:t>
      </w:r>
      <w:r w:rsidR="00736C55" w:rsidRPr="005E49AA">
        <w:rPr>
          <w:rFonts w:ascii="Georgia" w:hAnsi="Georgia" w:cs="Times New Roman"/>
          <w:sz w:val="21"/>
          <w:szCs w:val="21"/>
        </w:rPr>
        <w:t>b</w:t>
      </w:r>
      <w:r w:rsidR="00814D09" w:rsidRPr="005E49AA">
        <w:rPr>
          <w:rFonts w:ascii="Georgia" w:hAnsi="Georgia" w:cs="Times New Roman"/>
          <w:sz w:val="21"/>
          <w:szCs w:val="21"/>
        </w:rPr>
        <w:t>anking eine Bereicherung für</w:t>
      </w:r>
      <w:r w:rsidR="00950CAA" w:rsidRPr="005E49AA">
        <w:rPr>
          <w:rFonts w:ascii="Georgia" w:hAnsi="Georgia" w:cs="Times New Roman"/>
          <w:sz w:val="21"/>
          <w:szCs w:val="21"/>
        </w:rPr>
        <w:t xml:space="preserve"> die BLOK Management GmbH</w:t>
      </w:r>
      <w:r w:rsidR="00814D09" w:rsidRPr="005E49AA">
        <w:rPr>
          <w:rFonts w:ascii="Georgia" w:hAnsi="Georgia" w:cs="Times New Roman"/>
          <w:sz w:val="21"/>
          <w:szCs w:val="21"/>
        </w:rPr>
        <w:t xml:space="preserve"> sein werde. Ich würde mich sehr darüber freuen, Sie auch in einem persönlichen Gespräch </w:t>
      </w:r>
      <w:r w:rsidR="004018F7" w:rsidRPr="005E49AA">
        <w:rPr>
          <w:rFonts w:ascii="Georgia" w:hAnsi="Georgia" w:cs="Times New Roman"/>
          <w:sz w:val="21"/>
          <w:szCs w:val="21"/>
        </w:rPr>
        <w:t xml:space="preserve">von mir zu überzeugen. </w:t>
      </w:r>
    </w:p>
    <w:p w14:paraId="11B49693" w14:textId="63C4B0FD" w:rsidR="00E65B09" w:rsidRPr="005E49AA" w:rsidRDefault="00E65B09" w:rsidP="0064150E">
      <w:pPr>
        <w:spacing w:after="0" w:line="240" w:lineRule="auto"/>
        <w:jc w:val="both"/>
        <w:rPr>
          <w:rFonts w:ascii="Georgia" w:hAnsi="Georgia" w:cs="Times New Roman"/>
          <w:sz w:val="21"/>
          <w:szCs w:val="21"/>
        </w:rPr>
      </w:pPr>
    </w:p>
    <w:p w14:paraId="3BDB02BA" w14:textId="2D43569E" w:rsidR="00BB3512" w:rsidRPr="005E49AA" w:rsidRDefault="0099776A" w:rsidP="0064150E">
      <w:pPr>
        <w:spacing w:after="0" w:line="240" w:lineRule="auto"/>
        <w:jc w:val="both"/>
        <w:rPr>
          <w:rFonts w:ascii="Georgia" w:hAnsi="Georgia" w:cs="Times New Roman"/>
          <w:sz w:val="21"/>
          <w:szCs w:val="21"/>
        </w:rPr>
      </w:pPr>
      <w:r w:rsidRPr="005E49AA">
        <w:rPr>
          <w:rFonts w:ascii="Georgia" w:hAnsi="Georgia" w:cs="Times New Roman"/>
          <w:sz w:val="21"/>
          <w:szCs w:val="21"/>
        </w:rPr>
        <w:t>Mit freundlichen Grüßen</w:t>
      </w:r>
    </w:p>
    <w:sectPr w:rsidR="00BB3512" w:rsidRPr="005E49AA" w:rsidSect="002627D2">
      <w:pgSz w:w="11906" w:h="16838"/>
      <w:pgMar w:top="1021" w:right="1247" w:bottom="397" w:left="1247"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1"/>
  <w:proofState w:spelling="clean" w:grammar="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6233"/>
    <w:rsid w:val="00012D78"/>
    <w:rsid w:val="00015A41"/>
    <w:rsid w:val="00016A9F"/>
    <w:rsid w:val="00034B68"/>
    <w:rsid w:val="0004591A"/>
    <w:rsid w:val="00046459"/>
    <w:rsid w:val="000555E4"/>
    <w:rsid w:val="0005670D"/>
    <w:rsid w:val="000710B0"/>
    <w:rsid w:val="00073C82"/>
    <w:rsid w:val="00081359"/>
    <w:rsid w:val="000821C7"/>
    <w:rsid w:val="000A154E"/>
    <w:rsid w:val="000A5AB8"/>
    <w:rsid w:val="000A6678"/>
    <w:rsid w:val="000A7DEB"/>
    <w:rsid w:val="000B7D40"/>
    <w:rsid w:val="000C55DE"/>
    <w:rsid w:val="000E0A06"/>
    <w:rsid w:val="000F371C"/>
    <w:rsid w:val="001034A8"/>
    <w:rsid w:val="00105B3B"/>
    <w:rsid w:val="00111407"/>
    <w:rsid w:val="00117F83"/>
    <w:rsid w:val="00146C8E"/>
    <w:rsid w:val="00152366"/>
    <w:rsid w:val="001526D5"/>
    <w:rsid w:val="00152DF9"/>
    <w:rsid w:val="00156A98"/>
    <w:rsid w:val="001669DB"/>
    <w:rsid w:val="00171D11"/>
    <w:rsid w:val="001819B1"/>
    <w:rsid w:val="0019717C"/>
    <w:rsid w:val="001A385B"/>
    <w:rsid w:val="001A4522"/>
    <w:rsid w:val="001C17FC"/>
    <w:rsid w:val="001D079A"/>
    <w:rsid w:val="001E0088"/>
    <w:rsid w:val="001E0903"/>
    <w:rsid w:val="001E1EE7"/>
    <w:rsid w:val="002042CB"/>
    <w:rsid w:val="002062F6"/>
    <w:rsid w:val="00212042"/>
    <w:rsid w:val="002213EE"/>
    <w:rsid w:val="00232749"/>
    <w:rsid w:val="0023683A"/>
    <w:rsid w:val="002467A0"/>
    <w:rsid w:val="002536DC"/>
    <w:rsid w:val="0025410C"/>
    <w:rsid w:val="00255EC1"/>
    <w:rsid w:val="00257D2A"/>
    <w:rsid w:val="002627D2"/>
    <w:rsid w:val="00264191"/>
    <w:rsid w:val="0027047C"/>
    <w:rsid w:val="002708C2"/>
    <w:rsid w:val="00274324"/>
    <w:rsid w:val="002A5B9F"/>
    <w:rsid w:val="002D309E"/>
    <w:rsid w:val="002D594E"/>
    <w:rsid w:val="002E39B8"/>
    <w:rsid w:val="002F51FA"/>
    <w:rsid w:val="00306638"/>
    <w:rsid w:val="00311A15"/>
    <w:rsid w:val="003250EA"/>
    <w:rsid w:val="00327E10"/>
    <w:rsid w:val="003421B1"/>
    <w:rsid w:val="0035254E"/>
    <w:rsid w:val="00375D2D"/>
    <w:rsid w:val="003811BC"/>
    <w:rsid w:val="0038671F"/>
    <w:rsid w:val="0039339A"/>
    <w:rsid w:val="003947A8"/>
    <w:rsid w:val="003A0C85"/>
    <w:rsid w:val="003D464F"/>
    <w:rsid w:val="003D5D1E"/>
    <w:rsid w:val="003F3290"/>
    <w:rsid w:val="003F688C"/>
    <w:rsid w:val="004018F7"/>
    <w:rsid w:val="00415608"/>
    <w:rsid w:val="00424CAF"/>
    <w:rsid w:val="00434D23"/>
    <w:rsid w:val="004403CB"/>
    <w:rsid w:val="00440802"/>
    <w:rsid w:val="00453C2F"/>
    <w:rsid w:val="00454C0B"/>
    <w:rsid w:val="0046226E"/>
    <w:rsid w:val="00474FC2"/>
    <w:rsid w:val="00481610"/>
    <w:rsid w:val="00492923"/>
    <w:rsid w:val="004A1501"/>
    <w:rsid w:val="004A615C"/>
    <w:rsid w:val="004B4510"/>
    <w:rsid w:val="004C156C"/>
    <w:rsid w:val="004C174A"/>
    <w:rsid w:val="004F764B"/>
    <w:rsid w:val="00500EFA"/>
    <w:rsid w:val="00506322"/>
    <w:rsid w:val="00507BBD"/>
    <w:rsid w:val="005407D6"/>
    <w:rsid w:val="00542F06"/>
    <w:rsid w:val="00553EC8"/>
    <w:rsid w:val="005705F7"/>
    <w:rsid w:val="00570B1D"/>
    <w:rsid w:val="00574140"/>
    <w:rsid w:val="005762CF"/>
    <w:rsid w:val="00583094"/>
    <w:rsid w:val="005842A0"/>
    <w:rsid w:val="00590834"/>
    <w:rsid w:val="00590E7F"/>
    <w:rsid w:val="00593C9C"/>
    <w:rsid w:val="005A0E49"/>
    <w:rsid w:val="005B231F"/>
    <w:rsid w:val="005C55F7"/>
    <w:rsid w:val="005D7D49"/>
    <w:rsid w:val="005E00BC"/>
    <w:rsid w:val="005E49AA"/>
    <w:rsid w:val="005E63B8"/>
    <w:rsid w:val="005F195B"/>
    <w:rsid w:val="005F350B"/>
    <w:rsid w:val="00603752"/>
    <w:rsid w:val="006240A3"/>
    <w:rsid w:val="00632F05"/>
    <w:rsid w:val="0063723B"/>
    <w:rsid w:val="0064150E"/>
    <w:rsid w:val="00645F5E"/>
    <w:rsid w:val="00647413"/>
    <w:rsid w:val="006502BE"/>
    <w:rsid w:val="006A135D"/>
    <w:rsid w:val="006A7895"/>
    <w:rsid w:val="006B302C"/>
    <w:rsid w:val="006D2592"/>
    <w:rsid w:val="006F02FD"/>
    <w:rsid w:val="006F58EC"/>
    <w:rsid w:val="00706233"/>
    <w:rsid w:val="007251EA"/>
    <w:rsid w:val="007340D7"/>
    <w:rsid w:val="00736C55"/>
    <w:rsid w:val="00742665"/>
    <w:rsid w:val="007442FA"/>
    <w:rsid w:val="0074594B"/>
    <w:rsid w:val="007472BD"/>
    <w:rsid w:val="00755A3D"/>
    <w:rsid w:val="007675B1"/>
    <w:rsid w:val="00797EF1"/>
    <w:rsid w:val="007A3246"/>
    <w:rsid w:val="007A64C5"/>
    <w:rsid w:val="007A719D"/>
    <w:rsid w:val="007A784A"/>
    <w:rsid w:val="007B1B2B"/>
    <w:rsid w:val="007C59D2"/>
    <w:rsid w:val="007D5BAA"/>
    <w:rsid w:val="007E4326"/>
    <w:rsid w:val="007F0344"/>
    <w:rsid w:val="007F3528"/>
    <w:rsid w:val="007F7EA0"/>
    <w:rsid w:val="008049F7"/>
    <w:rsid w:val="00807293"/>
    <w:rsid w:val="00814D09"/>
    <w:rsid w:val="00817EAC"/>
    <w:rsid w:val="0083750F"/>
    <w:rsid w:val="008428CF"/>
    <w:rsid w:val="0085213A"/>
    <w:rsid w:val="008565FD"/>
    <w:rsid w:val="00857C6F"/>
    <w:rsid w:val="008657E3"/>
    <w:rsid w:val="00867CED"/>
    <w:rsid w:val="00874503"/>
    <w:rsid w:val="00874B04"/>
    <w:rsid w:val="00883B55"/>
    <w:rsid w:val="0089337A"/>
    <w:rsid w:val="008A248F"/>
    <w:rsid w:val="008B402E"/>
    <w:rsid w:val="008C27C1"/>
    <w:rsid w:val="008D6664"/>
    <w:rsid w:val="008D7CDB"/>
    <w:rsid w:val="008E100E"/>
    <w:rsid w:val="008E4BA9"/>
    <w:rsid w:val="008E7A27"/>
    <w:rsid w:val="008E7D17"/>
    <w:rsid w:val="009073FA"/>
    <w:rsid w:val="009171E9"/>
    <w:rsid w:val="00950CAA"/>
    <w:rsid w:val="00991E04"/>
    <w:rsid w:val="0099776A"/>
    <w:rsid w:val="009A256E"/>
    <w:rsid w:val="009A56A2"/>
    <w:rsid w:val="009D07DC"/>
    <w:rsid w:val="009D3BBF"/>
    <w:rsid w:val="009D6790"/>
    <w:rsid w:val="009F46A7"/>
    <w:rsid w:val="00A1282E"/>
    <w:rsid w:val="00A14247"/>
    <w:rsid w:val="00A400B9"/>
    <w:rsid w:val="00A40D57"/>
    <w:rsid w:val="00A44493"/>
    <w:rsid w:val="00A52C66"/>
    <w:rsid w:val="00A536D2"/>
    <w:rsid w:val="00A53760"/>
    <w:rsid w:val="00A725D4"/>
    <w:rsid w:val="00AA2791"/>
    <w:rsid w:val="00AA4C7C"/>
    <w:rsid w:val="00AB4CD0"/>
    <w:rsid w:val="00AC61EE"/>
    <w:rsid w:val="00AC66C4"/>
    <w:rsid w:val="00AC7086"/>
    <w:rsid w:val="00AE26F5"/>
    <w:rsid w:val="00AE3A33"/>
    <w:rsid w:val="00AE4E28"/>
    <w:rsid w:val="00B114E4"/>
    <w:rsid w:val="00B130E0"/>
    <w:rsid w:val="00B135CE"/>
    <w:rsid w:val="00B339B8"/>
    <w:rsid w:val="00B346A7"/>
    <w:rsid w:val="00B43970"/>
    <w:rsid w:val="00B50A34"/>
    <w:rsid w:val="00B54C38"/>
    <w:rsid w:val="00B5613E"/>
    <w:rsid w:val="00B57CB1"/>
    <w:rsid w:val="00B65F81"/>
    <w:rsid w:val="00B77DCE"/>
    <w:rsid w:val="00B81B0E"/>
    <w:rsid w:val="00B87CA9"/>
    <w:rsid w:val="00B9666E"/>
    <w:rsid w:val="00BB1989"/>
    <w:rsid w:val="00BB3512"/>
    <w:rsid w:val="00BB3C75"/>
    <w:rsid w:val="00BF522D"/>
    <w:rsid w:val="00C0214A"/>
    <w:rsid w:val="00C030C1"/>
    <w:rsid w:val="00C1562F"/>
    <w:rsid w:val="00C17DF1"/>
    <w:rsid w:val="00C21712"/>
    <w:rsid w:val="00C4182D"/>
    <w:rsid w:val="00C433A4"/>
    <w:rsid w:val="00C6717B"/>
    <w:rsid w:val="00C71380"/>
    <w:rsid w:val="00C8418B"/>
    <w:rsid w:val="00C9003C"/>
    <w:rsid w:val="00C97ECA"/>
    <w:rsid w:val="00CA1160"/>
    <w:rsid w:val="00CA702E"/>
    <w:rsid w:val="00CA7350"/>
    <w:rsid w:val="00CB4E63"/>
    <w:rsid w:val="00CB639D"/>
    <w:rsid w:val="00CC6062"/>
    <w:rsid w:val="00CD51E6"/>
    <w:rsid w:val="00CE433B"/>
    <w:rsid w:val="00D30CEA"/>
    <w:rsid w:val="00D71D8E"/>
    <w:rsid w:val="00D9281A"/>
    <w:rsid w:val="00DA3404"/>
    <w:rsid w:val="00DA524B"/>
    <w:rsid w:val="00DB471D"/>
    <w:rsid w:val="00DD1863"/>
    <w:rsid w:val="00DD3349"/>
    <w:rsid w:val="00DD54E1"/>
    <w:rsid w:val="00DD6747"/>
    <w:rsid w:val="00DE1FBC"/>
    <w:rsid w:val="00DE5C3D"/>
    <w:rsid w:val="00DF47C8"/>
    <w:rsid w:val="00E02500"/>
    <w:rsid w:val="00E12ED8"/>
    <w:rsid w:val="00E162C9"/>
    <w:rsid w:val="00E3005D"/>
    <w:rsid w:val="00E30491"/>
    <w:rsid w:val="00E473ED"/>
    <w:rsid w:val="00E47DAF"/>
    <w:rsid w:val="00E5752B"/>
    <w:rsid w:val="00E62550"/>
    <w:rsid w:val="00E65B09"/>
    <w:rsid w:val="00E83116"/>
    <w:rsid w:val="00E914E5"/>
    <w:rsid w:val="00E91B86"/>
    <w:rsid w:val="00E95AC2"/>
    <w:rsid w:val="00EA6152"/>
    <w:rsid w:val="00EA6CEC"/>
    <w:rsid w:val="00EA7AC2"/>
    <w:rsid w:val="00EC000C"/>
    <w:rsid w:val="00EF2FD5"/>
    <w:rsid w:val="00F00DAA"/>
    <w:rsid w:val="00F11473"/>
    <w:rsid w:val="00F253C5"/>
    <w:rsid w:val="00F270C0"/>
    <w:rsid w:val="00F30624"/>
    <w:rsid w:val="00F41561"/>
    <w:rsid w:val="00F4717F"/>
    <w:rsid w:val="00F5301B"/>
    <w:rsid w:val="00F55CE3"/>
    <w:rsid w:val="00F66301"/>
    <w:rsid w:val="00F74175"/>
    <w:rsid w:val="00F92A04"/>
    <w:rsid w:val="00FA4972"/>
    <w:rsid w:val="00FA5291"/>
    <w:rsid w:val="00FD0CA4"/>
    <w:rsid w:val="00FD7864"/>
    <w:rsid w:val="00FF1E49"/>
    <w:rsid w:val="00FF503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D576F6"/>
  <w15:chartTrackingRefBased/>
  <w15:docId w15:val="{CCEE6F00-E6C1-4DF4-BF71-5A411A9C12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styleId="Hyperlink">
    <w:name w:val="Hyperlink"/>
    <w:basedOn w:val="Absatz-Standardschriftart"/>
    <w:uiPriority w:val="99"/>
    <w:unhideWhenUsed/>
    <w:rsid w:val="00C97ECA"/>
    <w:rPr>
      <w:color w:val="0563C1" w:themeColor="hyperlink"/>
      <w:u w:val="single"/>
    </w:rPr>
  </w:style>
  <w:style w:type="table" w:styleId="Tabellenraster">
    <w:name w:val="Table Grid"/>
    <w:basedOn w:val="NormaleTabelle"/>
    <w:uiPriority w:val="39"/>
    <w:rsid w:val="006D25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tandardWeb">
    <w:name w:val="Normal (Web)"/>
    <w:basedOn w:val="Standard"/>
    <w:uiPriority w:val="99"/>
    <w:semiHidden/>
    <w:unhideWhenUsed/>
    <w:rsid w:val="00F74175"/>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NichtaufgelsteErwhnung">
    <w:name w:val="Unresolved Mention"/>
    <w:basedOn w:val="Absatz-Standardschriftart"/>
    <w:uiPriority w:val="99"/>
    <w:rsid w:val="009D6790"/>
    <w:rPr>
      <w:color w:val="605E5C"/>
      <w:shd w:val="clear" w:color="auto" w:fill="E1DFDD"/>
    </w:rPr>
  </w:style>
  <w:style w:type="paragraph" w:styleId="berarbeitung">
    <w:name w:val="Revision"/>
    <w:hidden/>
    <w:uiPriority w:val="99"/>
    <w:semiHidden/>
    <w:rsid w:val="00306638"/>
    <w:pPr>
      <w:spacing w:after="0" w:line="240" w:lineRule="auto"/>
    </w:pPr>
  </w:style>
  <w:style w:type="character" w:styleId="Kommentarzeichen">
    <w:name w:val="annotation reference"/>
    <w:basedOn w:val="Absatz-Standardschriftart"/>
    <w:uiPriority w:val="99"/>
    <w:semiHidden/>
    <w:unhideWhenUsed/>
    <w:rsid w:val="00306638"/>
    <w:rPr>
      <w:sz w:val="16"/>
      <w:szCs w:val="16"/>
    </w:rPr>
  </w:style>
  <w:style w:type="paragraph" w:styleId="Kommentartext">
    <w:name w:val="annotation text"/>
    <w:basedOn w:val="Standard"/>
    <w:link w:val="KommentartextZchn"/>
    <w:uiPriority w:val="99"/>
    <w:unhideWhenUsed/>
    <w:rsid w:val="00306638"/>
    <w:pPr>
      <w:spacing w:line="240" w:lineRule="auto"/>
    </w:pPr>
    <w:rPr>
      <w:sz w:val="20"/>
      <w:szCs w:val="20"/>
    </w:rPr>
  </w:style>
  <w:style w:type="character" w:customStyle="1" w:styleId="KommentartextZchn">
    <w:name w:val="Kommentartext Zchn"/>
    <w:basedOn w:val="Absatz-Standardschriftart"/>
    <w:link w:val="Kommentartext"/>
    <w:uiPriority w:val="99"/>
    <w:rsid w:val="00306638"/>
    <w:rPr>
      <w:sz w:val="20"/>
      <w:szCs w:val="20"/>
    </w:rPr>
  </w:style>
  <w:style w:type="paragraph" w:styleId="Kommentarthema">
    <w:name w:val="annotation subject"/>
    <w:basedOn w:val="Kommentartext"/>
    <w:next w:val="Kommentartext"/>
    <w:link w:val="KommentarthemaZchn"/>
    <w:uiPriority w:val="99"/>
    <w:semiHidden/>
    <w:unhideWhenUsed/>
    <w:rsid w:val="00306638"/>
    <w:rPr>
      <w:b/>
      <w:bCs/>
    </w:rPr>
  </w:style>
  <w:style w:type="character" w:customStyle="1" w:styleId="KommentarthemaZchn">
    <w:name w:val="Kommentarthema Zchn"/>
    <w:basedOn w:val="KommentartextZchn"/>
    <w:link w:val="Kommentarthema"/>
    <w:uiPriority w:val="99"/>
    <w:semiHidden/>
    <w:rsid w:val="0030663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0006075">
      <w:bodyDiv w:val="1"/>
      <w:marLeft w:val="0"/>
      <w:marRight w:val="0"/>
      <w:marTop w:val="0"/>
      <w:marBottom w:val="0"/>
      <w:divBdr>
        <w:top w:val="none" w:sz="0" w:space="0" w:color="auto"/>
        <w:left w:val="none" w:sz="0" w:space="0" w:color="auto"/>
        <w:bottom w:val="none" w:sz="0" w:space="0" w:color="auto"/>
        <w:right w:val="none" w:sz="0" w:space="0" w:color="auto"/>
      </w:divBdr>
    </w:div>
    <w:div w:id="117533913">
      <w:bodyDiv w:val="1"/>
      <w:marLeft w:val="0"/>
      <w:marRight w:val="0"/>
      <w:marTop w:val="0"/>
      <w:marBottom w:val="0"/>
      <w:divBdr>
        <w:top w:val="none" w:sz="0" w:space="0" w:color="auto"/>
        <w:left w:val="none" w:sz="0" w:space="0" w:color="auto"/>
        <w:bottom w:val="none" w:sz="0" w:space="0" w:color="auto"/>
        <w:right w:val="none" w:sz="0" w:space="0" w:color="auto"/>
      </w:divBdr>
    </w:div>
    <w:div w:id="157815002">
      <w:bodyDiv w:val="1"/>
      <w:marLeft w:val="0"/>
      <w:marRight w:val="0"/>
      <w:marTop w:val="0"/>
      <w:marBottom w:val="0"/>
      <w:divBdr>
        <w:top w:val="none" w:sz="0" w:space="0" w:color="auto"/>
        <w:left w:val="none" w:sz="0" w:space="0" w:color="auto"/>
        <w:bottom w:val="none" w:sz="0" w:space="0" w:color="auto"/>
        <w:right w:val="none" w:sz="0" w:space="0" w:color="auto"/>
      </w:divBdr>
      <w:divsChild>
        <w:div w:id="1832215316">
          <w:marLeft w:val="0"/>
          <w:marRight w:val="0"/>
          <w:marTop w:val="0"/>
          <w:marBottom w:val="0"/>
          <w:divBdr>
            <w:top w:val="none" w:sz="0" w:space="0" w:color="auto"/>
            <w:left w:val="none" w:sz="0" w:space="0" w:color="auto"/>
            <w:bottom w:val="none" w:sz="0" w:space="0" w:color="auto"/>
            <w:right w:val="none" w:sz="0" w:space="0" w:color="auto"/>
          </w:divBdr>
          <w:divsChild>
            <w:div w:id="1444493112">
              <w:marLeft w:val="0"/>
              <w:marRight w:val="0"/>
              <w:marTop w:val="0"/>
              <w:marBottom w:val="0"/>
              <w:divBdr>
                <w:top w:val="none" w:sz="0" w:space="0" w:color="auto"/>
                <w:left w:val="none" w:sz="0" w:space="0" w:color="auto"/>
                <w:bottom w:val="none" w:sz="0" w:space="0" w:color="auto"/>
                <w:right w:val="none" w:sz="0" w:space="0" w:color="auto"/>
              </w:divBdr>
              <w:divsChild>
                <w:div w:id="2043167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661564">
      <w:bodyDiv w:val="1"/>
      <w:marLeft w:val="0"/>
      <w:marRight w:val="0"/>
      <w:marTop w:val="0"/>
      <w:marBottom w:val="0"/>
      <w:divBdr>
        <w:top w:val="none" w:sz="0" w:space="0" w:color="auto"/>
        <w:left w:val="none" w:sz="0" w:space="0" w:color="auto"/>
        <w:bottom w:val="none" w:sz="0" w:space="0" w:color="auto"/>
        <w:right w:val="none" w:sz="0" w:space="0" w:color="auto"/>
      </w:divBdr>
    </w:div>
    <w:div w:id="369184075">
      <w:bodyDiv w:val="1"/>
      <w:marLeft w:val="0"/>
      <w:marRight w:val="0"/>
      <w:marTop w:val="0"/>
      <w:marBottom w:val="0"/>
      <w:divBdr>
        <w:top w:val="none" w:sz="0" w:space="0" w:color="auto"/>
        <w:left w:val="none" w:sz="0" w:space="0" w:color="auto"/>
        <w:bottom w:val="none" w:sz="0" w:space="0" w:color="auto"/>
        <w:right w:val="none" w:sz="0" w:space="0" w:color="auto"/>
      </w:divBdr>
    </w:div>
    <w:div w:id="394090858">
      <w:bodyDiv w:val="1"/>
      <w:marLeft w:val="0"/>
      <w:marRight w:val="0"/>
      <w:marTop w:val="0"/>
      <w:marBottom w:val="0"/>
      <w:divBdr>
        <w:top w:val="none" w:sz="0" w:space="0" w:color="auto"/>
        <w:left w:val="none" w:sz="0" w:space="0" w:color="auto"/>
        <w:bottom w:val="none" w:sz="0" w:space="0" w:color="auto"/>
        <w:right w:val="none" w:sz="0" w:space="0" w:color="auto"/>
      </w:divBdr>
    </w:div>
    <w:div w:id="655499646">
      <w:bodyDiv w:val="1"/>
      <w:marLeft w:val="0"/>
      <w:marRight w:val="0"/>
      <w:marTop w:val="0"/>
      <w:marBottom w:val="0"/>
      <w:divBdr>
        <w:top w:val="none" w:sz="0" w:space="0" w:color="auto"/>
        <w:left w:val="none" w:sz="0" w:space="0" w:color="auto"/>
        <w:bottom w:val="none" w:sz="0" w:space="0" w:color="auto"/>
        <w:right w:val="none" w:sz="0" w:space="0" w:color="auto"/>
      </w:divBdr>
    </w:div>
    <w:div w:id="826480554">
      <w:bodyDiv w:val="1"/>
      <w:marLeft w:val="0"/>
      <w:marRight w:val="0"/>
      <w:marTop w:val="0"/>
      <w:marBottom w:val="0"/>
      <w:divBdr>
        <w:top w:val="none" w:sz="0" w:space="0" w:color="auto"/>
        <w:left w:val="none" w:sz="0" w:space="0" w:color="auto"/>
        <w:bottom w:val="none" w:sz="0" w:space="0" w:color="auto"/>
        <w:right w:val="none" w:sz="0" w:space="0" w:color="auto"/>
      </w:divBdr>
    </w:div>
    <w:div w:id="1077167689">
      <w:bodyDiv w:val="1"/>
      <w:marLeft w:val="0"/>
      <w:marRight w:val="0"/>
      <w:marTop w:val="0"/>
      <w:marBottom w:val="0"/>
      <w:divBdr>
        <w:top w:val="none" w:sz="0" w:space="0" w:color="auto"/>
        <w:left w:val="none" w:sz="0" w:space="0" w:color="auto"/>
        <w:bottom w:val="none" w:sz="0" w:space="0" w:color="auto"/>
        <w:right w:val="none" w:sz="0" w:space="0" w:color="auto"/>
      </w:divBdr>
    </w:div>
    <w:div w:id="1140221449">
      <w:bodyDiv w:val="1"/>
      <w:marLeft w:val="0"/>
      <w:marRight w:val="0"/>
      <w:marTop w:val="0"/>
      <w:marBottom w:val="0"/>
      <w:divBdr>
        <w:top w:val="none" w:sz="0" w:space="0" w:color="auto"/>
        <w:left w:val="none" w:sz="0" w:space="0" w:color="auto"/>
        <w:bottom w:val="none" w:sz="0" w:space="0" w:color="auto"/>
        <w:right w:val="none" w:sz="0" w:space="0" w:color="auto"/>
      </w:divBdr>
    </w:div>
    <w:div w:id="1141574392">
      <w:bodyDiv w:val="1"/>
      <w:marLeft w:val="0"/>
      <w:marRight w:val="0"/>
      <w:marTop w:val="0"/>
      <w:marBottom w:val="0"/>
      <w:divBdr>
        <w:top w:val="none" w:sz="0" w:space="0" w:color="auto"/>
        <w:left w:val="none" w:sz="0" w:space="0" w:color="auto"/>
        <w:bottom w:val="none" w:sz="0" w:space="0" w:color="auto"/>
        <w:right w:val="none" w:sz="0" w:space="0" w:color="auto"/>
      </w:divBdr>
      <w:divsChild>
        <w:div w:id="2066291635">
          <w:marLeft w:val="0"/>
          <w:marRight w:val="0"/>
          <w:marTop w:val="0"/>
          <w:marBottom w:val="0"/>
          <w:divBdr>
            <w:top w:val="none" w:sz="0" w:space="0" w:color="auto"/>
            <w:left w:val="none" w:sz="0" w:space="0" w:color="auto"/>
            <w:bottom w:val="none" w:sz="0" w:space="0" w:color="auto"/>
            <w:right w:val="none" w:sz="0" w:space="0" w:color="auto"/>
          </w:divBdr>
          <w:divsChild>
            <w:div w:id="1285502132">
              <w:marLeft w:val="0"/>
              <w:marRight w:val="0"/>
              <w:marTop w:val="0"/>
              <w:marBottom w:val="0"/>
              <w:divBdr>
                <w:top w:val="none" w:sz="0" w:space="0" w:color="auto"/>
                <w:left w:val="none" w:sz="0" w:space="0" w:color="auto"/>
                <w:bottom w:val="none" w:sz="0" w:space="0" w:color="auto"/>
                <w:right w:val="none" w:sz="0" w:space="0" w:color="auto"/>
              </w:divBdr>
              <w:divsChild>
                <w:div w:id="1318146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75674607">
      <w:bodyDiv w:val="1"/>
      <w:marLeft w:val="0"/>
      <w:marRight w:val="0"/>
      <w:marTop w:val="0"/>
      <w:marBottom w:val="0"/>
      <w:divBdr>
        <w:top w:val="none" w:sz="0" w:space="0" w:color="auto"/>
        <w:left w:val="none" w:sz="0" w:space="0" w:color="auto"/>
        <w:bottom w:val="none" w:sz="0" w:space="0" w:color="auto"/>
        <w:right w:val="none" w:sz="0" w:space="0" w:color="auto"/>
      </w:divBdr>
    </w:div>
    <w:div w:id="1372146320">
      <w:bodyDiv w:val="1"/>
      <w:marLeft w:val="0"/>
      <w:marRight w:val="0"/>
      <w:marTop w:val="0"/>
      <w:marBottom w:val="0"/>
      <w:divBdr>
        <w:top w:val="none" w:sz="0" w:space="0" w:color="auto"/>
        <w:left w:val="none" w:sz="0" w:space="0" w:color="auto"/>
        <w:bottom w:val="none" w:sz="0" w:space="0" w:color="auto"/>
        <w:right w:val="none" w:sz="0" w:space="0" w:color="auto"/>
      </w:divBdr>
      <w:divsChild>
        <w:div w:id="1720779972">
          <w:marLeft w:val="0"/>
          <w:marRight w:val="0"/>
          <w:marTop w:val="0"/>
          <w:marBottom w:val="0"/>
          <w:divBdr>
            <w:top w:val="none" w:sz="0" w:space="0" w:color="auto"/>
            <w:left w:val="none" w:sz="0" w:space="0" w:color="auto"/>
            <w:bottom w:val="none" w:sz="0" w:space="0" w:color="auto"/>
            <w:right w:val="none" w:sz="0" w:space="0" w:color="auto"/>
          </w:divBdr>
          <w:divsChild>
            <w:div w:id="1662349119">
              <w:marLeft w:val="0"/>
              <w:marRight w:val="0"/>
              <w:marTop w:val="0"/>
              <w:marBottom w:val="0"/>
              <w:divBdr>
                <w:top w:val="none" w:sz="0" w:space="0" w:color="auto"/>
                <w:left w:val="none" w:sz="0" w:space="0" w:color="auto"/>
                <w:bottom w:val="none" w:sz="0" w:space="0" w:color="auto"/>
                <w:right w:val="none" w:sz="0" w:space="0" w:color="auto"/>
              </w:divBdr>
              <w:divsChild>
                <w:div w:id="1358038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3031604">
      <w:bodyDiv w:val="1"/>
      <w:marLeft w:val="0"/>
      <w:marRight w:val="0"/>
      <w:marTop w:val="0"/>
      <w:marBottom w:val="0"/>
      <w:divBdr>
        <w:top w:val="none" w:sz="0" w:space="0" w:color="auto"/>
        <w:left w:val="none" w:sz="0" w:space="0" w:color="auto"/>
        <w:bottom w:val="none" w:sz="0" w:space="0" w:color="auto"/>
        <w:right w:val="none" w:sz="0" w:space="0" w:color="auto"/>
      </w:divBdr>
      <w:divsChild>
        <w:div w:id="1758357222">
          <w:marLeft w:val="0"/>
          <w:marRight w:val="0"/>
          <w:marTop w:val="0"/>
          <w:marBottom w:val="0"/>
          <w:divBdr>
            <w:top w:val="none" w:sz="0" w:space="0" w:color="auto"/>
            <w:left w:val="none" w:sz="0" w:space="0" w:color="auto"/>
            <w:bottom w:val="none" w:sz="0" w:space="0" w:color="auto"/>
            <w:right w:val="none" w:sz="0" w:space="0" w:color="auto"/>
          </w:divBdr>
        </w:div>
        <w:div w:id="926813150">
          <w:marLeft w:val="0"/>
          <w:marRight w:val="0"/>
          <w:marTop w:val="0"/>
          <w:marBottom w:val="0"/>
          <w:divBdr>
            <w:top w:val="none" w:sz="0" w:space="0" w:color="auto"/>
            <w:left w:val="none" w:sz="0" w:space="0" w:color="auto"/>
            <w:bottom w:val="none" w:sz="0" w:space="0" w:color="auto"/>
            <w:right w:val="none" w:sz="0" w:space="0" w:color="auto"/>
          </w:divBdr>
        </w:div>
      </w:divsChild>
    </w:div>
    <w:div w:id="1630277193">
      <w:bodyDiv w:val="1"/>
      <w:marLeft w:val="0"/>
      <w:marRight w:val="0"/>
      <w:marTop w:val="0"/>
      <w:marBottom w:val="0"/>
      <w:divBdr>
        <w:top w:val="none" w:sz="0" w:space="0" w:color="auto"/>
        <w:left w:val="none" w:sz="0" w:space="0" w:color="auto"/>
        <w:bottom w:val="none" w:sz="0" w:space="0" w:color="auto"/>
        <w:right w:val="none" w:sz="0" w:space="0" w:color="auto"/>
      </w:divBdr>
      <w:divsChild>
        <w:div w:id="892499306">
          <w:marLeft w:val="0"/>
          <w:marRight w:val="0"/>
          <w:marTop w:val="0"/>
          <w:marBottom w:val="0"/>
          <w:divBdr>
            <w:top w:val="none" w:sz="0" w:space="0" w:color="auto"/>
            <w:left w:val="none" w:sz="0" w:space="0" w:color="auto"/>
            <w:bottom w:val="none" w:sz="0" w:space="0" w:color="auto"/>
            <w:right w:val="none" w:sz="0" w:space="0" w:color="auto"/>
          </w:divBdr>
        </w:div>
        <w:div w:id="380519948">
          <w:marLeft w:val="0"/>
          <w:marRight w:val="0"/>
          <w:marTop w:val="0"/>
          <w:marBottom w:val="0"/>
          <w:divBdr>
            <w:top w:val="none" w:sz="0" w:space="0" w:color="auto"/>
            <w:left w:val="none" w:sz="0" w:space="0" w:color="auto"/>
            <w:bottom w:val="none" w:sz="0" w:space="0" w:color="auto"/>
            <w:right w:val="none" w:sz="0" w:space="0" w:color="auto"/>
          </w:divBdr>
        </w:div>
      </w:divsChild>
    </w:div>
    <w:div w:id="1771656622">
      <w:bodyDiv w:val="1"/>
      <w:marLeft w:val="0"/>
      <w:marRight w:val="0"/>
      <w:marTop w:val="0"/>
      <w:marBottom w:val="0"/>
      <w:divBdr>
        <w:top w:val="none" w:sz="0" w:space="0" w:color="auto"/>
        <w:left w:val="none" w:sz="0" w:space="0" w:color="auto"/>
        <w:bottom w:val="none" w:sz="0" w:space="0" w:color="auto"/>
        <w:right w:val="none" w:sz="0" w:space="0" w:color="auto"/>
      </w:divBdr>
    </w:div>
    <w:div w:id="2048947465">
      <w:bodyDiv w:val="1"/>
      <w:marLeft w:val="0"/>
      <w:marRight w:val="0"/>
      <w:marTop w:val="0"/>
      <w:marBottom w:val="0"/>
      <w:divBdr>
        <w:top w:val="none" w:sz="0" w:space="0" w:color="auto"/>
        <w:left w:val="none" w:sz="0" w:space="0" w:color="auto"/>
        <w:bottom w:val="none" w:sz="0" w:space="0" w:color="auto"/>
        <w:right w:val="none" w:sz="0" w:space="0" w:color="auto"/>
      </w:divBdr>
    </w:div>
    <w:div w:id="20886517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microsoft.com/office/2011/relationships/people" Target="people.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Props1.xml><?xml version="1.0" encoding="utf-8"?>
<ds:datastoreItem xmlns:ds="http://schemas.openxmlformats.org/officeDocument/2006/customXml" ds:itemID="{1227821A-3ABC-5144-A2E7-2E2F140513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563</Words>
  <Characters>3550</Characters>
  <Application>Microsoft Office Word</Application>
  <DocSecurity>0</DocSecurity>
  <Lines>29</Lines>
  <Paragraphs>8</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4105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Döbele</dc:creator>
  <cp:keywords/>
  <dc:description/>
  <cp:lastModifiedBy>David Döbele</cp:lastModifiedBy>
  <cp:revision>20</cp:revision>
  <dcterms:created xsi:type="dcterms:W3CDTF">2022-08-10T22:16:00Z</dcterms:created>
  <dcterms:modified xsi:type="dcterms:W3CDTF">2022-10-04T17:51:00Z</dcterms:modified>
</cp:coreProperties>
</file>