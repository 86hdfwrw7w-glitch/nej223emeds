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C6FA07" w14:textId="30AA1262" w:rsidR="001B43B9" w:rsidRDefault="001B6678">
      <w:pPr>
        <w:rPr>
          <w:b/>
          <w:bCs/>
        </w:rPr>
      </w:pPr>
      <w:r w:rsidRPr="001B6678">
        <w:rPr>
          <w:b/>
          <w:bCs/>
        </w:rPr>
        <w:t>Selbstpräsentation</w:t>
      </w:r>
      <w:r w:rsidR="009B1349">
        <w:rPr>
          <w:b/>
          <w:bCs/>
        </w:rPr>
        <w:t xml:space="preserve"> </w:t>
      </w:r>
    </w:p>
    <w:p w14:paraId="61E0D137" w14:textId="5A740E44" w:rsidR="001B6678" w:rsidRDefault="001B6678">
      <w:r>
        <w:t>Vielen Dank erstmal für die Einladung u</w:t>
      </w:r>
      <w:r w:rsidR="0092690E">
        <w:t xml:space="preserve">nd Ihre Zeit. </w:t>
      </w:r>
    </w:p>
    <w:p w14:paraId="30487B37" w14:textId="62218111" w:rsidR="00E3469D" w:rsidRDefault="00EA0535" w:rsidP="001D3CB3">
      <w:pPr>
        <w:jc w:val="both"/>
      </w:pPr>
      <w:r>
        <w:t xml:space="preserve">Vor meinem Studium </w:t>
      </w:r>
      <w:r w:rsidR="000A0A57">
        <w:t>habe ich</w:t>
      </w:r>
      <w:r w:rsidR="0092690E">
        <w:t xml:space="preserve"> mich </w:t>
      </w:r>
      <w:r w:rsidR="001D3CB3">
        <w:t>intensiv mit den Kapitalmärkten</w:t>
      </w:r>
      <w:r w:rsidR="0092690E">
        <w:t xml:space="preserve"> beschäftigt</w:t>
      </w:r>
      <w:r w:rsidR="001D3CB3">
        <w:t>.</w:t>
      </w:r>
      <w:r w:rsidR="000A0A57">
        <w:t xml:space="preserve"> Ich habe die Entwicklung einzelner Aktien verfolgt, </w:t>
      </w:r>
      <w:commentRangeStart w:id="0"/>
      <w:r w:rsidR="000A0A57">
        <w:t>hauptsächlich Large Cap Aktien</w:t>
      </w:r>
      <w:commentRangeEnd w:id="0"/>
      <w:r w:rsidR="002745AF">
        <w:rPr>
          <w:rStyle w:val="CommentReference"/>
        </w:rPr>
        <w:commentReference w:id="0"/>
      </w:r>
      <w:r w:rsidR="000A0A57">
        <w:t xml:space="preserve">. Gleichzeitig fand ich es immer sehr interessant, makroökonomische Faktoren der Börse im Blick zu behalten, </w:t>
      </w:r>
      <w:proofErr w:type="spellStart"/>
      <w:r w:rsidR="000A0A57">
        <w:t>z.B</w:t>
      </w:r>
      <w:proofErr w:type="spellEnd"/>
      <w:r w:rsidR="000A0A57">
        <w:t xml:space="preserve"> Leitzinsen, BIP-Wachstum etc.</w:t>
      </w:r>
      <w:r w:rsidR="003A2982">
        <w:t>, u</w:t>
      </w:r>
      <w:r w:rsidR="00304D1E">
        <w:t xml:space="preserve">m </w:t>
      </w:r>
      <w:r w:rsidR="000A0A57">
        <w:t>ein Verständnis zu bekommen für das „Bigger Picture“</w:t>
      </w:r>
      <w:r w:rsidR="003A2982">
        <w:t xml:space="preserve">. </w:t>
      </w:r>
    </w:p>
    <w:p w14:paraId="0C21454D" w14:textId="1B59F5C0" w:rsidR="0087623A" w:rsidRDefault="0092690E" w:rsidP="007D5003">
      <w:pPr>
        <w:jc w:val="both"/>
      </w:pPr>
      <w:r>
        <w:t>Bei der Wahl meiner Studienrichtung war ich mir zunächst unschlüssig zwischen BWL und VWL</w:t>
      </w:r>
      <w:r w:rsidR="00E3469D">
        <w:t>.</w:t>
      </w:r>
      <w:r w:rsidR="00DC0DD2">
        <w:t xml:space="preserve"> Makroökonomie fand ich sehr spannend, genauso wie Finance. </w:t>
      </w:r>
      <w:r w:rsidR="00E3469D">
        <w:t xml:space="preserve"> </w:t>
      </w:r>
      <w:r w:rsidR="003A2982">
        <w:t>I</w:t>
      </w:r>
      <w:r w:rsidR="00E3469D">
        <w:t xml:space="preserve">ch </w:t>
      </w:r>
      <w:r w:rsidR="003A2982">
        <w:t xml:space="preserve">habe </w:t>
      </w:r>
      <w:r w:rsidR="00E3469D">
        <w:t>mich dann für VWL in Köln entschieden</w:t>
      </w:r>
      <w:r w:rsidR="00F6118C">
        <w:t>. G</w:t>
      </w:r>
      <w:r w:rsidR="00DC0DD2">
        <w:t>leichzeitig</w:t>
      </w:r>
      <w:r w:rsidR="00F6118C">
        <w:t xml:space="preserve"> habe ich</w:t>
      </w:r>
      <w:r w:rsidR="00DC0DD2">
        <w:t xml:space="preserve"> einige Accounting- und Finance-Module in mein Studium integrie</w:t>
      </w:r>
      <w:r w:rsidR="00F6118C">
        <w:t>rt, sodass ich beide Themen gut abdecken konnte</w:t>
      </w:r>
      <w:r w:rsidR="00DC0DD2">
        <w:t>.</w:t>
      </w:r>
      <w:r w:rsidR="00E3469D">
        <w:t xml:space="preserve"> </w:t>
      </w:r>
      <w:r w:rsidR="00DC0DD2">
        <w:t>Das war auf jeden Fall die richtige Entscheidung. D</w:t>
      </w:r>
      <w:r w:rsidR="00E3469D">
        <w:t>er Studiengang</w:t>
      </w:r>
      <w:r w:rsidR="00DC0DD2">
        <w:t xml:space="preserve"> ist</w:t>
      </w:r>
      <w:r>
        <w:t xml:space="preserve"> sehr quantitativ ausgerichtet</w:t>
      </w:r>
      <w:r w:rsidR="00F6118C">
        <w:t xml:space="preserve"> </w:t>
      </w:r>
      <w:r w:rsidR="007A7E5E">
        <w:t>un</w:t>
      </w:r>
      <w:r w:rsidR="00F6118C">
        <w:t>d dadurch konnte ich meine mathematischen und analytischen Fähigkeiten weiterentwickeln.</w:t>
      </w:r>
      <w:r w:rsidR="00DC0DD2">
        <w:t xml:space="preserve"> </w:t>
      </w:r>
    </w:p>
    <w:p w14:paraId="1B3B9846" w14:textId="2323D770" w:rsidR="0087623A" w:rsidRDefault="007D5003" w:rsidP="007D5003">
      <w:pPr>
        <w:jc w:val="both"/>
      </w:pPr>
      <w:r>
        <w:t>Mein Auslandssemester in den USA absolvierte ich</w:t>
      </w:r>
      <w:r w:rsidR="004C62D9">
        <w:t xml:space="preserve"> im Bereich </w:t>
      </w:r>
      <w:r>
        <w:t>Finance.</w:t>
      </w:r>
      <w:r w:rsidR="00AB296D">
        <w:t xml:space="preserve"> Im Vordergrund stand für mich in diesem Semester allerdings der Sport. Ich habe für die Tennismannschaft der Uni gespielt. Tennis ist meine große Leidenschaft </w:t>
      </w:r>
      <w:r w:rsidR="00AB296D" w:rsidRPr="002745AF">
        <w:rPr>
          <w:highlight w:val="yellow"/>
          <w:rPrChange w:id="1" w:author="jonas.stegh@pumpkincareers.com" w:date="2023-01-12T09:27:00Z">
            <w:rPr/>
          </w:rPrChange>
        </w:rPr>
        <w:t>und ich habe früher jeden Tag trainiert.</w:t>
      </w:r>
      <w:r w:rsidR="005D1C87">
        <w:t xml:space="preserve"> In den USA habe ich eindrücklich erlebt, dass nicht nu</w:t>
      </w:r>
      <w:r w:rsidR="00A9500E">
        <w:t xml:space="preserve">r </w:t>
      </w:r>
      <w:r w:rsidR="005D1C87">
        <w:t>individuelle Fähigkeiten entscheidend sind, sondern vor allem auch der Teamspirit.  Wir haben als Team Begegnungen gewonnen, obwohl wir auf dem Papier die klaren Außenseiter waren.</w:t>
      </w:r>
      <w:r w:rsidR="009B1349">
        <w:t xml:space="preserve"> Die Zeit war sehr prägend.</w:t>
      </w:r>
    </w:p>
    <w:p w14:paraId="10122DAA" w14:textId="27C91F5B" w:rsidR="00EA528C" w:rsidRDefault="00707C34" w:rsidP="007D5003">
      <w:pPr>
        <w:jc w:val="both"/>
      </w:pPr>
      <w:r>
        <w:t>Parallel zu</w:t>
      </w:r>
      <w:r w:rsidR="00E71481">
        <w:t xml:space="preserve"> meinem</w:t>
      </w:r>
      <w:r w:rsidR="00600321">
        <w:t xml:space="preserve"> Studium</w:t>
      </w:r>
      <w:r w:rsidR="005D6716">
        <w:t xml:space="preserve"> </w:t>
      </w:r>
      <w:r>
        <w:t>hatte ich zwei Jobs als Werkstudent, wo ich 20h die Woche gearbeitet habe. Nach dem ersten Semester begann ich i</w:t>
      </w:r>
      <w:r w:rsidR="00E06E82">
        <w:t xml:space="preserve">n der </w:t>
      </w:r>
      <w:r>
        <w:t>Firma meines Vaters zu arbeiten, ein Versicherungsmakler mit 8-10 Mitarbeitern</w:t>
      </w:r>
      <w:r w:rsidR="00337CB3">
        <w:t>. I</w:t>
      </w:r>
      <w:r>
        <w:t>ch</w:t>
      </w:r>
      <w:r w:rsidR="00F87007">
        <w:t xml:space="preserve"> war</w:t>
      </w:r>
      <w:r>
        <w:t xml:space="preserve"> in das Liquiditätsmanagement eingebunden</w:t>
      </w:r>
      <w:r w:rsidR="00EA528C">
        <w:t xml:space="preserve">. Liquidität ist in diesem Geschäft ein großes Thema, da </w:t>
      </w:r>
      <w:r w:rsidR="003F2442">
        <w:t xml:space="preserve">man </w:t>
      </w:r>
      <w:r w:rsidR="00EA528C">
        <w:t>verdiente Provisionen</w:t>
      </w:r>
      <w:r w:rsidR="003F2442">
        <w:t xml:space="preserve"> zurückzahlen muss, wenn eine Versicherung vorzeitig gekündigt wird</w:t>
      </w:r>
      <w:r w:rsidR="00EA528C">
        <w:t>.</w:t>
      </w:r>
      <w:r w:rsidR="00096146">
        <w:t xml:space="preserve"> </w:t>
      </w:r>
      <w:del w:id="2" w:author="jonas.stegh@pumpkincareers.com" w:date="2023-01-12T09:27:00Z">
        <w:r w:rsidR="00096146" w:rsidDel="002745AF">
          <w:delText>Es hat mir sehr viel Spaß gemacht, unser Family Business mit meiner Arbeit zu unterstützen</w:delText>
        </w:r>
        <w:r w:rsidR="003F2442" w:rsidDel="002745AF">
          <w:delText>.</w:delText>
        </w:r>
      </w:del>
    </w:p>
    <w:p w14:paraId="4724D22F" w14:textId="52F7373E" w:rsidR="00EA5752" w:rsidRDefault="00EA528C" w:rsidP="007D5003">
      <w:pPr>
        <w:jc w:val="both"/>
      </w:pPr>
      <w:r>
        <w:t>Seit einem Jahr arbeite ich bei einem Asset Manager. In unserem Team erstellen wir Berichte über die Performance de</w:t>
      </w:r>
      <w:r w:rsidR="00265DE5">
        <w:t>s</w:t>
      </w:r>
      <w:r>
        <w:t xml:space="preserve"> Private Equity</w:t>
      </w:r>
      <w:r w:rsidR="00ED0E32">
        <w:t xml:space="preserve"> </w:t>
      </w:r>
      <w:r>
        <w:t>Portfolios.</w:t>
      </w:r>
      <w:r w:rsidR="00265DE5">
        <w:t xml:space="preserve"> Ich habe mich zu diesem Schritt entschieden, da</w:t>
      </w:r>
      <w:r w:rsidR="00CE0916">
        <w:t xml:space="preserve"> man spannende Einblicke in die Arbeit der PE-Fonds erhält. </w:t>
      </w:r>
      <w:r w:rsidR="00010D89">
        <w:t>Im</w:t>
      </w:r>
      <w:r w:rsidR="00993D9F">
        <w:t xml:space="preserve"> Rahmen meiner</w:t>
      </w:r>
      <w:r w:rsidR="00010D89">
        <w:t xml:space="preserve"> Arbeit </w:t>
      </w:r>
      <w:r w:rsidR="00CE0916">
        <w:t>lese</w:t>
      </w:r>
      <w:r w:rsidR="00010D89">
        <w:t xml:space="preserve"> ich</w:t>
      </w:r>
      <w:r w:rsidR="00CE0916">
        <w:t xml:space="preserve"> die Quartalsberichte der Fonds, um relevante Kennzahlen</w:t>
      </w:r>
      <w:r w:rsidR="005502FF">
        <w:t xml:space="preserve"> in unsere Datenbank aufzunehmen. Auf dieser Basis führe ich Benchmarking-Analysen mit Excel durch und unterstütze das Team bei Portfolio-Auswertungen. H</w:t>
      </w:r>
      <w:r w:rsidR="00010D89">
        <w:t>äufig</w:t>
      </w:r>
      <w:r w:rsidR="005502FF">
        <w:t xml:space="preserve"> arbeite ich</w:t>
      </w:r>
      <w:r w:rsidR="00010D89">
        <w:t xml:space="preserve"> mit Pivot-Tabellen, um relevante Daten für unsere Kunden prägnant darzustellen. </w:t>
      </w:r>
    </w:p>
    <w:p w14:paraId="0B94B5F8" w14:textId="63FD1733" w:rsidR="00491771" w:rsidRDefault="00EA5752" w:rsidP="007D5003">
      <w:pPr>
        <w:jc w:val="both"/>
      </w:pPr>
      <w:r>
        <w:t>Unsere Analyse</w:t>
      </w:r>
      <w:r w:rsidR="003F2442">
        <w:t>n</w:t>
      </w:r>
      <w:r>
        <w:t xml:space="preserve"> basier</w:t>
      </w:r>
      <w:r w:rsidR="003F2442">
        <w:t>en</w:t>
      </w:r>
      <w:r>
        <w:t xml:space="preserve"> hauptsächlich auf unrealisierten Gewinnen und deswegen ist die „korrekte“ Bewertung der Beteiligungen durch die PE-Fonds enorm wichtig.</w:t>
      </w:r>
      <w:r w:rsidR="00A90BC7">
        <w:t xml:space="preserve"> </w:t>
      </w:r>
      <w:r w:rsidR="006131D0">
        <w:t>Das hat mein Interesse geweckt, mich noch näher mit</w:t>
      </w:r>
      <w:r w:rsidR="00EA5719">
        <w:t xml:space="preserve"> Unternehmenswertungen und</w:t>
      </w:r>
      <w:r w:rsidR="006131D0">
        <w:t xml:space="preserve"> dem </w:t>
      </w:r>
      <w:r w:rsidR="00A90BC7">
        <w:t>M&amp;A</w:t>
      </w:r>
      <w:r w:rsidR="006131D0">
        <w:t>-</w:t>
      </w:r>
      <w:r w:rsidR="00A90BC7">
        <w:t xml:space="preserve">Prozess </w:t>
      </w:r>
      <w:commentRangeStart w:id="3"/>
      <w:r w:rsidR="006131D0">
        <w:t xml:space="preserve">zu </w:t>
      </w:r>
      <w:r w:rsidR="00A90BC7">
        <w:t>beschäftig</w:t>
      </w:r>
      <w:r w:rsidR="006131D0">
        <w:t>en</w:t>
      </w:r>
      <w:r w:rsidR="00A90BC7">
        <w:t xml:space="preserve">. </w:t>
      </w:r>
      <w:r w:rsidR="006131D0">
        <w:t xml:space="preserve"> </w:t>
      </w:r>
      <w:commentRangeEnd w:id="3"/>
      <w:r w:rsidR="002745AF">
        <w:rPr>
          <w:rStyle w:val="CommentReference"/>
        </w:rPr>
        <w:commentReference w:id="3"/>
      </w:r>
      <w:r w:rsidR="006131D0">
        <w:t>Mir gefällt in diesem Bereic</w:t>
      </w:r>
      <w:r w:rsidR="008F6B9F">
        <w:t>h, dass man Einblicke in viel</w:t>
      </w:r>
      <w:r w:rsidR="00631F3B">
        <w:t>e interessante</w:t>
      </w:r>
      <w:r w:rsidR="008F6B9F">
        <w:t xml:space="preserve"> Branchen erhält,</w:t>
      </w:r>
      <w:r w:rsidR="00ED0E32">
        <w:t xml:space="preserve"> </w:t>
      </w:r>
      <w:r w:rsidR="00631F3B">
        <w:t xml:space="preserve">das kompetitive Arbeitsumfeld und der hohe </w:t>
      </w:r>
      <w:r w:rsidR="008F6B9F">
        <w:t>erzielbare Impact</w:t>
      </w:r>
      <w:r w:rsidR="006131D0">
        <w:t>.</w:t>
      </w:r>
      <w:r w:rsidR="00ED0E32">
        <w:t xml:space="preserve"> </w:t>
      </w:r>
    </w:p>
    <w:p w14:paraId="77645A11" w14:textId="3F181D22" w:rsidR="001B6678" w:rsidRDefault="0035157E" w:rsidP="00F36DDE">
      <w:pPr>
        <w:jc w:val="both"/>
      </w:pPr>
      <w:r>
        <w:t>Deswegen habe</w:t>
      </w:r>
      <w:r w:rsidR="00595175">
        <w:t xml:space="preserve"> ich mich für ein Praktikum bei Deloitte im Bereich M&amp;A Transaction Services – Financial Due Diligence entschieden</w:t>
      </w:r>
      <w:r w:rsidR="00631F3B">
        <w:t>.</w:t>
      </w:r>
      <w:r w:rsidR="00C102E3">
        <w:t xml:space="preserve"> </w:t>
      </w:r>
      <w:r w:rsidR="0001589C">
        <w:t xml:space="preserve">In meinem darauffolgenden </w:t>
      </w:r>
      <w:r w:rsidR="008E604C">
        <w:t>Praktikum</w:t>
      </w:r>
      <w:r w:rsidR="0001589C">
        <w:t xml:space="preserve"> wäre ich gerne</w:t>
      </w:r>
      <w:r w:rsidR="00A979B1">
        <w:t xml:space="preserve"> </w:t>
      </w:r>
      <w:r w:rsidR="0001589C">
        <w:t>eingebunden</w:t>
      </w:r>
      <w:r w:rsidR="00A723D1">
        <w:t xml:space="preserve"> in </w:t>
      </w:r>
      <w:r w:rsidR="00A979B1">
        <w:t>d</w:t>
      </w:r>
      <w:r w:rsidR="00A723D1">
        <w:t>ie</w:t>
      </w:r>
      <w:r w:rsidR="00DB3B8A">
        <w:t xml:space="preserve"> Recherchearbeit zu Unternehmen und Märkten sowie in die Unternehmensbewertung</w:t>
      </w:r>
      <w:r w:rsidR="00A979B1">
        <w:t xml:space="preserve">. </w:t>
      </w:r>
      <w:r w:rsidR="0087623A">
        <w:t>Daher reizt mich ein Praktikum bei XY sehr. Außerdem gefällt mir bei XY die Kultur im Hinblick darauf, dass ….. Daher freue ich mich über den gemeinsamen Austausch heute.</w:t>
      </w:r>
    </w:p>
    <w:sectPr w:rsidR="001B667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jonas.stegh@pumpkincareers.com" w:date="2023-01-12T09:26:00Z" w:initials="j">
    <w:p w14:paraId="6A6AB132" w14:textId="77777777" w:rsidR="002745AF" w:rsidRDefault="002745AF" w:rsidP="00E80F8C">
      <w:pPr>
        <w:pStyle w:val="CommentText"/>
      </w:pPr>
      <w:r>
        <w:rPr>
          <w:rStyle w:val="CommentReference"/>
        </w:rPr>
        <w:annotationRef/>
      </w:r>
      <w:r>
        <w:t>Beispiele</w:t>
      </w:r>
    </w:p>
  </w:comment>
  <w:comment w:id="3" w:author="jonas.stegh@pumpkincareers.com" w:date="2023-01-12T09:28:00Z" w:initials="j">
    <w:p w14:paraId="434A3B5C" w14:textId="77777777" w:rsidR="002745AF" w:rsidRDefault="002745AF" w:rsidP="00703C60">
      <w:pPr>
        <w:pStyle w:val="CommentText"/>
      </w:pPr>
      <w:r>
        <w:rPr>
          <w:rStyle w:val="CommentReference"/>
        </w:rPr>
        <w:annotationRef/>
      </w:r>
      <w:r>
        <w:t>Nochmal 1 Satz ausbauen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A6AB132" w15:done="0"/>
  <w15:commentEx w15:paraId="434A3B5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6A50DE" w16cex:dateUtc="2023-01-12T08:26:00Z"/>
  <w16cex:commentExtensible w16cex:durableId="276A5131" w16cex:dateUtc="2023-01-12T08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A6AB132" w16cid:durableId="276A50DE"/>
  <w16cid:commentId w16cid:paraId="434A3B5C" w16cid:durableId="276A513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9938DA" w14:textId="77777777" w:rsidR="00141CB5" w:rsidRDefault="00141CB5" w:rsidP="008E604C">
      <w:pPr>
        <w:spacing w:after="0" w:line="240" w:lineRule="auto"/>
      </w:pPr>
      <w:r>
        <w:separator/>
      </w:r>
    </w:p>
  </w:endnote>
  <w:endnote w:type="continuationSeparator" w:id="0">
    <w:p w14:paraId="4934F66A" w14:textId="77777777" w:rsidR="00141CB5" w:rsidRDefault="00141CB5" w:rsidP="008E60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9586CC" w14:textId="77777777" w:rsidR="00141CB5" w:rsidRDefault="00141CB5" w:rsidP="008E604C">
      <w:pPr>
        <w:spacing w:after="0" w:line="240" w:lineRule="auto"/>
      </w:pPr>
      <w:r>
        <w:separator/>
      </w:r>
    </w:p>
  </w:footnote>
  <w:footnote w:type="continuationSeparator" w:id="0">
    <w:p w14:paraId="1348605C" w14:textId="77777777" w:rsidR="00141CB5" w:rsidRDefault="00141CB5" w:rsidP="008E604C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onas.stegh@pumpkincareers.com">
    <w15:presenceInfo w15:providerId="Windows Live" w15:userId="0586385806711be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678"/>
    <w:rsid w:val="00010D89"/>
    <w:rsid w:val="0001589C"/>
    <w:rsid w:val="00096146"/>
    <w:rsid w:val="000A0A57"/>
    <w:rsid w:val="00141CB5"/>
    <w:rsid w:val="00144D50"/>
    <w:rsid w:val="001B43B9"/>
    <w:rsid w:val="001B6678"/>
    <w:rsid w:val="001D3CB3"/>
    <w:rsid w:val="002127FA"/>
    <w:rsid w:val="00265DE5"/>
    <w:rsid w:val="002745AF"/>
    <w:rsid w:val="002A0E0B"/>
    <w:rsid w:val="00304D1E"/>
    <w:rsid w:val="00337CB3"/>
    <w:rsid w:val="0035157E"/>
    <w:rsid w:val="003A2982"/>
    <w:rsid w:val="003E0E63"/>
    <w:rsid w:val="003F2442"/>
    <w:rsid w:val="00491771"/>
    <w:rsid w:val="004C62D9"/>
    <w:rsid w:val="005502FF"/>
    <w:rsid w:val="00595175"/>
    <w:rsid w:val="005D1C87"/>
    <w:rsid w:val="005D6716"/>
    <w:rsid w:val="00600321"/>
    <w:rsid w:val="006131D0"/>
    <w:rsid w:val="00631F3B"/>
    <w:rsid w:val="00666785"/>
    <w:rsid w:val="0068692C"/>
    <w:rsid w:val="00707C34"/>
    <w:rsid w:val="007A7E5E"/>
    <w:rsid w:val="007D5003"/>
    <w:rsid w:val="0087623A"/>
    <w:rsid w:val="008E604C"/>
    <w:rsid w:val="008F6B9F"/>
    <w:rsid w:val="0092690E"/>
    <w:rsid w:val="009337AB"/>
    <w:rsid w:val="00993D9F"/>
    <w:rsid w:val="009B1349"/>
    <w:rsid w:val="00A1338D"/>
    <w:rsid w:val="00A723D1"/>
    <w:rsid w:val="00A90BC7"/>
    <w:rsid w:val="00A9500E"/>
    <w:rsid w:val="00A979B1"/>
    <w:rsid w:val="00AB296D"/>
    <w:rsid w:val="00B61D5D"/>
    <w:rsid w:val="00C102E3"/>
    <w:rsid w:val="00C4692A"/>
    <w:rsid w:val="00CC7F4D"/>
    <w:rsid w:val="00CE0916"/>
    <w:rsid w:val="00DB3B8A"/>
    <w:rsid w:val="00DC0DD2"/>
    <w:rsid w:val="00E06E82"/>
    <w:rsid w:val="00E3469D"/>
    <w:rsid w:val="00E6784C"/>
    <w:rsid w:val="00E71481"/>
    <w:rsid w:val="00EA0535"/>
    <w:rsid w:val="00EA528C"/>
    <w:rsid w:val="00EA5719"/>
    <w:rsid w:val="00EA5752"/>
    <w:rsid w:val="00ED0E32"/>
    <w:rsid w:val="00F36DDE"/>
    <w:rsid w:val="00F6118C"/>
    <w:rsid w:val="00F87007"/>
    <w:rsid w:val="00F9736B"/>
    <w:rsid w:val="00FA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E7C56"/>
  <w15:chartTrackingRefBased/>
  <w15:docId w15:val="{382D94D1-EF1D-4DB9-82DC-6BE831721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E60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604C"/>
  </w:style>
  <w:style w:type="paragraph" w:styleId="Footer">
    <w:name w:val="footer"/>
    <w:basedOn w:val="Normal"/>
    <w:link w:val="FooterChar"/>
    <w:uiPriority w:val="99"/>
    <w:unhideWhenUsed/>
    <w:rsid w:val="008E60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604C"/>
  </w:style>
  <w:style w:type="paragraph" w:styleId="Revision">
    <w:name w:val="Revision"/>
    <w:hidden/>
    <w:uiPriority w:val="99"/>
    <w:semiHidden/>
    <w:rsid w:val="002745AF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2745A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745A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745A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45A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45A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476</Words>
  <Characters>3000</Characters>
  <Application>Microsoft Office Word</Application>
  <DocSecurity>0</DocSecurity>
  <Lines>25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Maarten Kremer</dc:creator>
  <cp:keywords/>
  <dc:description/>
  <cp:lastModifiedBy>jonas.stegh@pumpkincareers.com</cp:lastModifiedBy>
  <cp:revision>6</cp:revision>
  <dcterms:created xsi:type="dcterms:W3CDTF">2023-01-03T22:44:00Z</dcterms:created>
  <dcterms:modified xsi:type="dcterms:W3CDTF">2023-01-12T08:33:00Z</dcterms:modified>
</cp:coreProperties>
</file>