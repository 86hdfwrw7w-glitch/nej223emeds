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105"/>
        <w:gridCol w:w="431"/>
        <w:gridCol w:w="567"/>
        <w:gridCol w:w="142"/>
        <w:gridCol w:w="141"/>
        <w:gridCol w:w="142"/>
        <w:gridCol w:w="851"/>
        <w:gridCol w:w="283"/>
        <w:gridCol w:w="142"/>
        <w:gridCol w:w="567"/>
        <w:gridCol w:w="1701"/>
        <w:tblGridChange w:id="0">
          <w:tblGrid>
            <w:gridCol w:w="851"/>
            <w:gridCol w:w="851"/>
            <w:gridCol w:w="4105"/>
            <w:gridCol w:w="431"/>
            <w:gridCol w:w="567"/>
            <w:gridCol w:w="142"/>
            <w:gridCol w:w="141"/>
            <w:gridCol w:w="142"/>
            <w:gridCol w:w="426"/>
            <w:gridCol w:w="425"/>
            <w:gridCol w:w="283"/>
            <w:gridCol w:w="142"/>
            <w:gridCol w:w="567"/>
            <w:gridCol w:w="1701"/>
            <w:gridCol w:w="851"/>
          </w:tblGrid>
        </w:tblGridChange>
      </w:tblGrid>
      <w:tr w:rsidR="00E55D90" w:rsidRPr="006854AD" w14:paraId="487AC9CE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0CBC6997" w14:textId="32B8D48C" w:rsidR="00E55D90" w:rsidRPr="006854AD" w:rsidRDefault="0013733F" w:rsidP="00BF196B">
            <w:pPr>
              <w:jc w:val="center"/>
              <w:rPr>
                <w:rFonts w:cstheme="minorHAnsi"/>
                <w:b/>
                <w:sz w:val="48"/>
                <w:szCs w:val="44"/>
                <w:rPrChange w:id="1" w:author="Sinan Sarigöl" w:date="2025-08-13T18:48:00Z" w16du:dateUtc="2025-08-13T16:48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</w:pPr>
            <w:r w:rsidRPr="006854AD">
              <w:rPr>
                <w:rFonts w:cstheme="minorHAnsi"/>
                <w:b/>
                <w:sz w:val="48"/>
                <w:szCs w:val="44"/>
                <w:rPrChange w:id="2" w:author="Sinan Sarigöl" w:date="2025-08-13T18:48:00Z" w16du:dateUtc="2025-08-13T16:48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  <w:t>Sinan Sarigöl</w:t>
            </w:r>
          </w:p>
          <w:p w14:paraId="135895E2" w14:textId="3FA2EBA1" w:rsidR="00F44F5F" w:rsidRPr="006854AD" w:rsidRDefault="0013733F" w:rsidP="00BF196B">
            <w:pPr>
              <w:jc w:val="center"/>
              <w:rPr>
                <w:rFonts w:cstheme="minorHAnsi"/>
                <w:bCs/>
                <w:sz w:val="20"/>
                <w:szCs w:val="20"/>
                <w:rPrChange w:id="3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Cs/>
                <w:sz w:val="20"/>
                <w:szCs w:val="20"/>
                <w:rPrChange w:id="4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Friedrichstraße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5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6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1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7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9, </w:t>
            </w:r>
            <w:r w:rsidR="00C91F78" w:rsidRPr="006854AD">
              <w:rPr>
                <w:rFonts w:cstheme="minorHAnsi"/>
                <w:bCs/>
                <w:sz w:val="20"/>
                <w:szCs w:val="20"/>
                <w:rPrChange w:id="8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70794 </w:t>
            </w:r>
            <w:r w:rsidRPr="006854AD">
              <w:rPr>
                <w:rFonts w:cstheme="minorHAnsi"/>
                <w:bCs/>
                <w:sz w:val="20"/>
                <w:szCs w:val="20"/>
                <w:rPrChange w:id="9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Filderstadt</w:t>
            </w:r>
            <w:r w:rsidR="00C91F78" w:rsidRPr="006854AD">
              <w:rPr>
                <w:rFonts w:cstheme="minorHAnsi"/>
                <w:bCs/>
                <w:sz w:val="20"/>
                <w:szCs w:val="20"/>
                <w:rPrChange w:id="10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="000C71ED" w:rsidRPr="006854AD">
              <w:rPr>
                <w:rFonts w:cstheme="minorHAnsi"/>
                <w:bCs/>
                <w:sz w:val="20"/>
                <w:szCs w:val="20"/>
                <w:rPrChange w:id="11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| </w:t>
            </w:r>
            <w:r w:rsidRPr="006854AD">
              <w:rPr>
                <w:rFonts w:cstheme="minorHAnsi"/>
                <w:bCs/>
                <w:sz w:val="20"/>
                <w:szCs w:val="20"/>
                <w:rPrChange w:id="12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sinan.sarigoel@gmail.com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13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| +49</w:t>
            </w:r>
            <w:r w:rsidRPr="006854AD">
              <w:rPr>
                <w:rFonts w:cstheme="minorHAnsi"/>
                <w:bCs/>
                <w:sz w:val="20"/>
                <w:szCs w:val="20"/>
                <w:rPrChange w:id="14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15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1</w:t>
            </w:r>
            <w:r w:rsidRPr="006854AD">
              <w:rPr>
                <w:rFonts w:cstheme="minorHAnsi"/>
                <w:bCs/>
                <w:sz w:val="20"/>
                <w:szCs w:val="20"/>
                <w:rPrChange w:id="16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73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17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18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86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19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20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97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21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22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821</w:t>
            </w:r>
          </w:p>
        </w:tc>
      </w:tr>
      <w:tr w:rsidR="002508C2" w:rsidRPr="006854AD" w14:paraId="0FCADE56" w14:textId="77777777" w:rsidTr="00BF196B">
        <w:trPr>
          <w:trHeight w:val="454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854AD" w:rsidRDefault="00F44F5F" w:rsidP="000F284B">
            <w:pPr>
              <w:jc w:val="center"/>
              <w:rPr>
                <w:rFonts w:cstheme="minorHAnsi"/>
                <w:b/>
                <w:sz w:val="26"/>
                <w:szCs w:val="26"/>
                <w:rPrChange w:id="23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</w:pPr>
            <w:r w:rsidRPr="006854AD">
              <w:rPr>
                <w:rFonts w:cstheme="minorHAnsi"/>
                <w:b/>
                <w:sz w:val="26"/>
                <w:szCs w:val="26"/>
                <w:rPrChange w:id="24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  <w:t>SCHULE &amp; STUDIUM</w:t>
            </w:r>
          </w:p>
        </w:tc>
      </w:tr>
      <w:tr w:rsidR="00D1492F" w:rsidRPr="006854AD" w14:paraId="7D1DEBF7" w14:textId="77777777" w:rsidTr="00BF196B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E21D54" w:rsidR="00D1492F" w:rsidRPr="006854AD" w:rsidRDefault="0013733F" w:rsidP="000F284B">
            <w:pPr>
              <w:rPr>
                <w:rFonts w:cstheme="minorHAnsi"/>
                <w:b/>
                <w:sz w:val="20"/>
                <w:szCs w:val="20"/>
                <w:rPrChange w:id="25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26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Universität Hohenheim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019ED24" w:rsidR="00D1492F" w:rsidRPr="006854AD" w:rsidRDefault="0013733F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2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2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Stuttgart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2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D1492F" w:rsidRPr="006854AD" w14:paraId="61E5D482" w14:textId="77777777" w:rsidTr="00BF196B">
        <w:trPr>
          <w:trHeight w:val="20"/>
        </w:trPr>
        <w:tc>
          <w:tcPr>
            <w:tcW w:w="7088" w:type="dxa"/>
            <w:gridSpan w:val="6"/>
            <w:vAlign w:val="bottom"/>
          </w:tcPr>
          <w:p w14:paraId="11CB9A0F" w14:textId="2D8E32C5" w:rsidR="00D1492F" w:rsidRPr="006854AD" w:rsidRDefault="0013733F" w:rsidP="00BF196B">
            <w:pPr>
              <w:rPr>
                <w:rFonts w:cstheme="minorHAnsi"/>
                <w:sz w:val="20"/>
                <w:szCs w:val="20"/>
                <w:rPrChange w:id="3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proofErr w:type="spellStart"/>
            <w:r w:rsidRPr="006854AD">
              <w:rPr>
                <w:rFonts w:cstheme="minorHAnsi"/>
                <w:sz w:val="20"/>
                <w:szCs w:val="20"/>
                <w:rPrChange w:id="3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M</w:t>
            </w:r>
            <w:r w:rsidR="00D1492F" w:rsidRPr="006854AD">
              <w:rPr>
                <w:rFonts w:cstheme="minorHAnsi"/>
                <w:sz w:val="20"/>
                <w:szCs w:val="20"/>
                <w:rPrChange w:id="3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.Sc</w:t>
            </w:r>
            <w:proofErr w:type="spellEnd"/>
            <w:r w:rsidR="00D1492F" w:rsidRPr="006854AD">
              <w:rPr>
                <w:rFonts w:cstheme="minorHAnsi"/>
                <w:sz w:val="20"/>
                <w:szCs w:val="20"/>
                <w:rPrChange w:id="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. in </w:t>
            </w:r>
            <w:r w:rsidRPr="006854AD">
              <w:rPr>
                <w:rFonts w:cstheme="minorHAnsi"/>
                <w:sz w:val="20"/>
                <w:szCs w:val="20"/>
                <w:rPrChange w:id="3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Management</w:t>
            </w:r>
            <w:r w:rsidR="0030574C" w:rsidRPr="006854AD">
              <w:rPr>
                <w:rFonts w:cstheme="minorHAnsi"/>
                <w:sz w:val="20"/>
                <w:szCs w:val="20"/>
                <w:rPrChange w:id="3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30574C" w:rsidRPr="006854AD">
              <w:rPr>
                <w:rFonts w:cstheme="minorHAnsi"/>
                <w:sz w:val="20"/>
                <w:szCs w:val="20"/>
                <w:rPrChange w:id="36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(Note: 1,</w:t>
            </w:r>
            <w:r w:rsidR="00953344" w:rsidRPr="006854AD">
              <w:rPr>
                <w:rFonts w:cstheme="minorHAnsi"/>
                <w:sz w:val="20"/>
                <w:szCs w:val="20"/>
                <w:rPrChange w:id="37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4</w:t>
            </w:r>
            <w:r w:rsidR="0030574C" w:rsidRPr="006854AD">
              <w:rPr>
                <w:rFonts w:cstheme="minorHAnsi"/>
                <w:sz w:val="20"/>
                <w:szCs w:val="20"/>
                <w:rPrChange w:id="38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3686" w:type="dxa"/>
            <w:gridSpan w:val="6"/>
            <w:vAlign w:val="bottom"/>
          </w:tcPr>
          <w:p w14:paraId="419A9228" w14:textId="12F42854" w:rsidR="00D1492F" w:rsidRPr="006854AD" w:rsidRDefault="0013733F" w:rsidP="000F284B">
            <w:pPr>
              <w:jc w:val="right"/>
              <w:rPr>
                <w:rFonts w:cstheme="minorHAnsi"/>
                <w:sz w:val="20"/>
                <w:szCs w:val="20"/>
                <w:rPrChange w:id="3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4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10</w:t>
            </w:r>
            <w:r w:rsidR="00D1492F" w:rsidRPr="006854AD">
              <w:rPr>
                <w:rFonts w:cstheme="minorHAnsi"/>
                <w:sz w:val="20"/>
                <w:szCs w:val="20"/>
                <w:rPrChange w:id="4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Pr="006854AD">
              <w:rPr>
                <w:rFonts w:cstheme="minorHAnsi"/>
                <w:sz w:val="20"/>
                <w:szCs w:val="20"/>
                <w:rPrChange w:id="4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24</w:t>
            </w:r>
            <w:r w:rsidR="00D1492F" w:rsidRPr="006854AD">
              <w:rPr>
                <w:rFonts w:cstheme="minorHAnsi"/>
                <w:sz w:val="20"/>
                <w:szCs w:val="20"/>
                <w:rPrChange w:id="4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</w:t>
            </w:r>
            <w:r w:rsidR="00B17D95" w:rsidRPr="006854AD">
              <w:rPr>
                <w:rFonts w:cstheme="minorHAnsi"/>
                <w:sz w:val="20"/>
                <w:szCs w:val="20"/>
                <w:rPrChange w:id="4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D5280E" w:rsidRPr="006854AD">
              <w:rPr>
                <w:rFonts w:cstheme="minorHAnsi"/>
                <w:sz w:val="20"/>
                <w:szCs w:val="20"/>
                <w:rPrChange w:id="4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heute</w:t>
            </w:r>
          </w:p>
        </w:tc>
      </w:tr>
      <w:tr w:rsidR="000B7EF0" w:rsidRPr="006854AD" w14:paraId="514084CF" w14:textId="77777777" w:rsidTr="005778F8">
        <w:trPr>
          <w:trHeight w:val="20"/>
        </w:trPr>
        <w:tc>
          <w:tcPr>
            <w:tcW w:w="10774" w:type="dxa"/>
            <w:gridSpan w:val="12"/>
            <w:vAlign w:val="bottom"/>
          </w:tcPr>
          <w:p w14:paraId="6DEB3717" w14:textId="6F546739" w:rsidR="00953344" w:rsidRPr="00986BC0" w:rsidDel="00CF4CF2" w:rsidRDefault="0021468F" w:rsidP="007B16BC">
            <w:pPr>
              <w:pStyle w:val="Listenabsatz"/>
              <w:numPr>
                <w:ilvl w:val="0"/>
                <w:numId w:val="47"/>
              </w:numPr>
              <w:jc w:val="both"/>
              <w:rPr>
                <w:ins w:id="46" w:author="Sinan Sarigöl" w:date="2025-09-17T12:11:00Z" w16du:dateUtc="2025-09-17T10:11:00Z"/>
                <w:del w:id="47" w:author="David Döbele" w:date="2025-09-17T19:31:00Z" w16du:dateUtc="2025-09-17T17:31:00Z"/>
                <w:rFonts w:cstheme="minorHAnsi"/>
                <w:sz w:val="20"/>
                <w:szCs w:val="20"/>
                <w:rPrChange w:id="48" w:author="Sinan Sarigöl" w:date="2025-09-17T12:11:00Z" w16du:dateUtc="2025-09-17T10:11:00Z">
                  <w:rPr>
                    <w:ins w:id="49" w:author="Sinan Sarigöl" w:date="2025-09-17T12:11:00Z" w16du:dateUtc="2025-09-17T10:11:00Z"/>
                    <w:del w:id="50" w:author="David Döbele" w:date="2025-09-17T19:31:00Z" w16du:dateUtc="2025-09-17T17:31:00Z"/>
                    <w:rFonts w:cstheme="minorHAnsi"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sz w:val="20"/>
                <w:szCs w:val="20"/>
                <w:rPrChange w:id="51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Erhalt des </w:t>
            </w:r>
            <w:r w:rsidR="00953344" w:rsidRPr="006854AD">
              <w:rPr>
                <w:rFonts w:cstheme="minorHAnsi"/>
                <w:i/>
                <w:iCs/>
                <w:sz w:val="20"/>
                <w:szCs w:val="20"/>
                <w:rPrChange w:id="5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Stipendium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5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s</w:t>
            </w:r>
            <w:r w:rsidR="00953344" w:rsidRPr="006854AD">
              <w:rPr>
                <w:rFonts w:cstheme="minorHAnsi"/>
                <w:i/>
                <w:iCs/>
                <w:sz w:val="20"/>
                <w:szCs w:val="20"/>
                <w:rPrChange w:id="5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 des KCH (Kreditwirtschaftliches Colloquium Hohenheim e.V.</w:t>
            </w:r>
            <w:ins w:id="55" w:author="David Döbele" w:date="2025-09-17T19:31:00Z" w16du:dateUtc="2025-09-17T17:31:00Z">
              <w:r w:rsidR="00CF4CF2">
                <w:rPr>
                  <w:rFonts w:cstheme="minorHAnsi"/>
                  <w:i/>
                  <w:iCs/>
                  <w:sz w:val="20"/>
                  <w:szCs w:val="20"/>
                </w:rPr>
                <w:t xml:space="preserve">) und des </w:t>
              </w:r>
            </w:ins>
            <w:del w:id="56" w:author="David Döbele" w:date="2025-09-17T19:31:00Z" w16du:dateUtc="2025-09-17T17:31:00Z">
              <w:r w:rsidR="00953344" w:rsidRPr="006854AD" w:rsidDel="00CF4CF2">
                <w:rPr>
                  <w:rFonts w:cstheme="minorHAnsi"/>
                  <w:i/>
                  <w:iCs/>
                  <w:sz w:val="20"/>
                  <w:szCs w:val="20"/>
                  <w:rPrChange w:id="57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sz w:val="20"/>
                      <w:szCs w:val="20"/>
                    </w:rPr>
                  </w:rPrChange>
                </w:rPr>
                <w:delText>)</w:delText>
              </w:r>
            </w:del>
          </w:p>
          <w:p w14:paraId="18815C62" w14:textId="42EE6855" w:rsidR="00986BC0" w:rsidRPr="00CF4CF2" w:rsidRDefault="00986BC0" w:rsidP="00CF4CF2">
            <w:pPr>
              <w:pStyle w:val="Listenabsatz"/>
              <w:numPr>
                <w:ilvl w:val="0"/>
                <w:numId w:val="47"/>
              </w:numPr>
              <w:jc w:val="both"/>
              <w:rPr>
                <w:rFonts w:cstheme="minorHAnsi"/>
                <w:sz w:val="20"/>
                <w:szCs w:val="20"/>
                <w:rPrChange w:id="58" w:author="David Döbele" w:date="2025-09-17T19:31:00Z" w16du:dateUtc="2025-09-17T17:31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ins w:id="59" w:author="Sinan Sarigöl" w:date="2025-09-17T12:12:00Z" w16du:dateUtc="2025-09-17T10:12:00Z">
              <w:r w:rsidRPr="00CF4CF2">
                <w:rPr>
                  <w:rFonts w:cstheme="minorHAnsi"/>
                  <w:i/>
                  <w:iCs/>
                  <w:sz w:val="20"/>
                  <w:szCs w:val="20"/>
                  <w:rPrChange w:id="60" w:author="David Döbele" w:date="2025-09-17T19:31:00Z" w16du:dateUtc="2025-09-17T17:31:00Z">
                    <w:rPr/>
                  </w:rPrChange>
                </w:rPr>
                <w:t>e-</w:t>
              </w:r>
              <w:proofErr w:type="spellStart"/>
              <w:r w:rsidRPr="00CF4CF2">
                <w:rPr>
                  <w:rFonts w:cstheme="minorHAnsi"/>
                  <w:i/>
                  <w:iCs/>
                  <w:sz w:val="20"/>
                  <w:szCs w:val="20"/>
                  <w:rPrChange w:id="61" w:author="David Döbele" w:date="2025-09-17T19:31:00Z" w16du:dateUtc="2025-09-17T17:31:00Z">
                    <w:rPr/>
                  </w:rPrChange>
                </w:rPr>
                <w:t>fellows</w:t>
              </w:r>
              <w:proofErr w:type="spellEnd"/>
              <w:r w:rsidRPr="00CF4CF2">
                <w:rPr>
                  <w:rFonts w:cstheme="minorHAnsi"/>
                  <w:i/>
                  <w:iCs/>
                  <w:sz w:val="20"/>
                  <w:szCs w:val="20"/>
                  <w:rPrChange w:id="62" w:author="David Döbele" w:date="2025-09-17T19:31:00Z" w16du:dateUtc="2025-09-17T17:31:00Z">
                    <w:rPr/>
                  </w:rPrChange>
                </w:rPr>
                <w:t xml:space="preserve"> Stipend</w:t>
              </w:r>
              <w:del w:id="63" w:author="David Döbele" w:date="2025-09-17T19:31:00Z" w16du:dateUtc="2025-09-17T17:31:00Z">
                <w:r w:rsidRPr="00CF4CF2" w:rsidDel="00CF4CF2">
                  <w:rPr>
                    <w:rFonts w:cstheme="minorHAnsi"/>
                    <w:i/>
                    <w:iCs/>
                    <w:sz w:val="20"/>
                    <w:szCs w:val="20"/>
                    <w:rPrChange w:id="64" w:author="David Döbele" w:date="2025-09-17T19:31:00Z" w16du:dateUtc="2025-09-17T17:31:00Z">
                      <w:rPr/>
                    </w:rPrChange>
                  </w:rPr>
                  <w:delText>ia</w:delText>
                </w:r>
              </w:del>
            </w:ins>
            <w:ins w:id="65" w:author="David Döbele" w:date="2025-09-17T19:32:00Z" w16du:dateUtc="2025-09-17T17:32:00Z">
              <w:r w:rsidR="00CF4CF2">
                <w:rPr>
                  <w:rFonts w:cstheme="minorHAnsi"/>
                  <w:i/>
                  <w:iCs/>
                  <w:sz w:val="20"/>
                  <w:szCs w:val="20"/>
                </w:rPr>
                <w:t>iums</w:t>
              </w:r>
            </w:ins>
            <w:ins w:id="66" w:author="Sinan Sarigöl" w:date="2025-09-17T12:12:00Z" w16du:dateUtc="2025-09-17T10:12:00Z">
              <w:del w:id="67" w:author="David Döbele" w:date="2025-09-17T19:32:00Z" w16du:dateUtc="2025-09-17T17:32:00Z">
                <w:r w:rsidRPr="00CF4CF2" w:rsidDel="00CF4CF2">
                  <w:rPr>
                    <w:rFonts w:cstheme="minorHAnsi"/>
                    <w:i/>
                    <w:iCs/>
                    <w:sz w:val="20"/>
                    <w:szCs w:val="20"/>
                    <w:rPrChange w:id="68" w:author="David Döbele" w:date="2025-09-17T19:31:00Z" w16du:dateUtc="2025-09-17T17:31:00Z">
                      <w:rPr/>
                    </w:rPrChange>
                  </w:rPr>
                  <w:delText>t</w:delText>
                </w:r>
              </w:del>
            </w:ins>
          </w:p>
          <w:p w14:paraId="69132E77" w14:textId="77777777" w:rsidR="00E6261F" w:rsidRPr="00CF4CF2" w:rsidRDefault="000B7EF0" w:rsidP="00953344">
            <w:pPr>
              <w:pStyle w:val="Listenabsatz"/>
              <w:numPr>
                <w:ilvl w:val="0"/>
                <w:numId w:val="47"/>
              </w:numPr>
              <w:jc w:val="both"/>
              <w:rPr>
                <w:ins w:id="69" w:author="David Döbele" w:date="2025-09-17T19:35:00Z" w16du:dateUtc="2025-09-17T17:35:00Z"/>
                <w:rFonts w:cstheme="minorHAnsi"/>
                <w:sz w:val="20"/>
                <w:szCs w:val="20"/>
                <w:rPrChange w:id="70" w:author="David Döbele" w:date="2025-09-17T19:35:00Z" w16du:dateUtc="2025-09-17T17:35:00Z">
                  <w:rPr>
                    <w:ins w:id="71" w:author="David Döbele" w:date="2025-09-17T19:35:00Z" w16du:dateUtc="2025-09-17T17:35:00Z"/>
                    <w:rFonts w:cstheme="minorHAnsi"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sz w:val="20"/>
                <w:szCs w:val="20"/>
                <w:rPrChange w:id="7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Regelmäßige Teilnahme an </w:t>
            </w:r>
            <w:r w:rsidR="00046972" w:rsidRPr="006854AD">
              <w:rPr>
                <w:rFonts w:cstheme="minorHAnsi"/>
                <w:i/>
                <w:iCs/>
                <w:sz w:val="20"/>
                <w:szCs w:val="20"/>
                <w:rPrChange w:id="7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Finance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7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- und M&amp;A-Workshops, u.a. mit </w:t>
            </w:r>
            <w:r w:rsidR="001F27DA" w:rsidRPr="006854AD">
              <w:rPr>
                <w:rFonts w:cstheme="minorHAnsi"/>
                <w:i/>
                <w:iCs/>
                <w:sz w:val="20"/>
                <w:szCs w:val="20"/>
                <w:rPrChange w:id="7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der </w:t>
            </w:r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7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DZ Bank</w:t>
            </w:r>
            <w:r w:rsidR="0008352C" w:rsidRPr="006854AD">
              <w:rPr>
                <w:rFonts w:cstheme="minorHAnsi"/>
                <w:i/>
                <w:iCs/>
                <w:sz w:val="20"/>
                <w:szCs w:val="20"/>
                <w:rPrChange w:id="7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, </w:t>
            </w:r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78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BNP Paribas</w:t>
            </w:r>
            <w:r w:rsidR="0008352C" w:rsidRPr="006854AD">
              <w:rPr>
                <w:rFonts w:cstheme="minorHAnsi"/>
                <w:i/>
                <w:iCs/>
                <w:sz w:val="20"/>
                <w:szCs w:val="20"/>
                <w:rPrChange w:id="7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 und </w:t>
            </w:r>
            <w:proofErr w:type="spellStart"/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8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Carlsquare</w:t>
            </w:r>
            <w:proofErr w:type="spellEnd"/>
          </w:p>
          <w:p w14:paraId="141052AD" w14:textId="165FF082" w:rsidR="00CF4CF2" w:rsidRPr="006854AD" w:rsidRDefault="00CF4CF2" w:rsidP="00953344">
            <w:pPr>
              <w:pStyle w:val="Listenabsatz"/>
              <w:numPr>
                <w:ilvl w:val="0"/>
                <w:numId w:val="47"/>
              </w:numPr>
              <w:jc w:val="both"/>
              <w:rPr>
                <w:rFonts w:cstheme="minorHAnsi"/>
                <w:sz w:val="20"/>
                <w:szCs w:val="20"/>
                <w:rPrChange w:id="8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ins w:id="82" w:author="David Döbele" w:date="2025-09-17T19:35:00Z" w16du:dateUtc="2025-09-17T17:35:00Z">
              <w:r>
                <w:rPr>
                  <w:rFonts w:cstheme="minorHAnsi"/>
                  <w:i/>
                  <w:iCs/>
                  <w:sz w:val="20"/>
                  <w:szCs w:val="20"/>
                </w:rPr>
                <w:t>Ehrenamtliches Mitglied der Fachschaft (</w:t>
              </w:r>
              <w:r w:rsidRPr="0038101B">
                <w:rPr>
                  <w:rFonts w:cstheme="minorHAnsi"/>
                  <w:i/>
                  <w:iCs/>
                  <w:color w:val="000000"/>
                  <w:sz w:val="20"/>
                  <w:szCs w:val="20"/>
                </w:rPr>
                <w:t xml:space="preserve">Konzeptionierung, Planung und Durchführung von </w:t>
              </w:r>
              <w:r>
                <w:rPr>
                  <w:rFonts w:cstheme="minorHAnsi"/>
                  <w:i/>
                  <w:iCs/>
                  <w:color w:val="000000"/>
                  <w:sz w:val="20"/>
                  <w:szCs w:val="20"/>
                </w:rPr>
                <w:t xml:space="preserve">verschiedenen </w:t>
              </w:r>
              <w:r w:rsidRPr="0038101B">
                <w:rPr>
                  <w:rFonts w:cstheme="minorHAnsi"/>
                  <w:i/>
                  <w:iCs/>
                  <w:color w:val="000000"/>
                  <w:sz w:val="20"/>
                  <w:szCs w:val="20"/>
                </w:rPr>
                <w:t>Events</w:t>
              </w:r>
              <w:r>
                <w:rPr>
                  <w:rFonts w:cstheme="minorHAnsi"/>
                  <w:i/>
                  <w:iCs/>
                  <w:color w:val="000000"/>
                  <w:sz w:val="20"/>
                  <w:szCs w:val="20"/>
                </w:rPr>
                <w:t>)</w:t>
              </w:r>
            </w:ins>
          </w:p>
        </w:tc>
      </w:tr>
      <w:tr w:rsidR="00D5280E" w:rsidRPr="006854AD" w14:paraId="013361E1" w14:textId="77777777" w:rsidTr="00BF196B">
        <w:trPr>
          <w:trHeight w:val="340"/>
        </w:trPr>
        <w:tc>
          <w:tcPr>
            <w:tcW w:w="7230" w:type="dxa"/>
            <w:gridSpan w:val="7"/>
            <w:vAlign w:val="bottom"/>
          </w:tcPr>
          <w:p w14:paraId="197620E3" w14:textId="699AE818" w:rsidR="00D1492F" w:rsidRPr="006854AD" w:rsidRDefault="0013733F" w:rsidP="000F284B">
            <w:pPr>
              <w:rPr>
                <w:rFonts w:cstheme="minorHAnsi"/>
                <w:sz w:val="20"/>
                <w:szCs w:val="20"/>
                <w:lang w:val="en-US"/>
                <w:rPrChange w:id="8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  <w:lang w:val="en-US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lang w:val="en-US"/>
                <w:rPrChange w:id="84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>Hochschule Esslingen – University of Applied Science</w:t>
            </w:r>
          </w:p>
        </w:tc>
        <w:tc>
          <w:tcPr>
            <w:tcW w:w="3544" w:type="dxa"/>
            <w:gridSpan w:val="5"/>
            <w:vAlign w:val="bottom"/>
          </w:tcPr>
          <w:p w14:paraId="63D86F51" w14:textId="227D7720" w:rsidR="00D1492F" w:rsidRPr="006854AD" w:rsidRDefault="00E73CCA" w:rsidP="000F284B">
            <w:pPr>
              <w:ind w:left="-279"/>
              <w:jc w:val="right"/>
              <w:rPr>
                <w:rFonts w:cstheme="minorHAnsi"/>
                <w:b/>
                <w:bCs/>
                <w:sz w:val="20"/>
                <w:szCs w:val="20"/>
                <w:rPrChange w:id="85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8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Esslingen am Neckar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8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D5280E" w:rsidRPr="006854AD" w14:paraId="62632213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5F71027E" w14:textId="5D6DBFD1" w:rsidR="00D1492F" w:rsidRPr="006854AD" w:rsidRDefault="0013733F" w:rsidP="00BF196B">
            <w:pPr>
              <w:rPr>
                <w:rFonts w:cstheme="minorHAnsi"/>
                <w:sz w:val="20"/>
                <w:szCs w:val="20"/>
                <w:rPrChange w:id="88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</w:pPr>
            <w:proofErr w:type="spellStart"/>
            <w:r w:rsidRPr="006854AD">
              <w:rPr>
                <w:rFonts w:cstheme="minorHAnsi"/>
                <w:sz w:val="20"/>
                <w:szCs w:val="20"/>
                <w:rPrChange w:id="8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B.</w:t>
            </w:r>
            <w:r w:rsidR="007B16BC" w:rsidRPr="006854AD">
              <w:rPr>
                <w:rFonts w:cstheme="minorHAnsi"/>
                <w:sz w:val="20"/>
                <w:szCs w:val="20"/>
                <w:rPrChange w:id="9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Eng</w:t>
            </w:r>
            <w:proofErr w:type="spellEnd"/>
            <w:r w:rsidRPr="006854AD">
              <w:rPr>
                <w:rFonts w:cstheme="minorHAnsi"/>
                <w:sz w:val="20"/>
                <w:szCs w:val="20"/>
                <w:rPrChange w:id="9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. in </w:t>
            </w:r>
            <w:r w:rsidRPr="006854AD">
              <w:rPr>
                <w:rFonts w:cstheme="minorHAnsi"/>
                <w:sz w:val="20"/>
                <w:szCs w:val="20"/>
                <w:rPrChange w:id="92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Wirtschaftsingenieurwesen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93" w:author="Sinan Sarigöl" w:date="2025-08-13T18:48:00Z" w16du:dateUtc="2025-08-13T16:48:00Z">
                  <w:rPr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sz w:val="20"/>
                <w:szCs w:val="20"/>
                <w:rPrChange w:id="94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(Note: 2,0</w:t>
            </w:r>
            <w:ins w:id="95" w:author="Sinan Sarigöl" w:date="2025-08-07T16:07:00Z" w16du:dateUtc="2025-08-07T14:07:00Z">
              <w:r w:rsidR="00A81586" w:rsidRPr="006854AD">
                <w:rPr>
                  <w:rFonts w:cstheme="minorHAnsi"/>
                  <w:sz w:val="20"/>
                  <w:szCs w:val="20"/>
                  <w:rPrChange w:id="96" w:author="Sinan Sarigöl" w:date="2025-08-13T18:48:00Z" w16du:dateUtc="2025-08-13T16:48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; Top 15%</w:t>
              </w:r>
            </w:ins>
            <w:r w:rsidRPr="006854AD">
              <w:rPr>
                <w:rFonts w:cstheme="minorHAnsi"/>
                <w:sz w:val="20"/>
                <w:szCs w:val="20"/>
                <w:rPrChange w:id="97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51FC9814" w14:textId="1A1136EE" w:rsidR="00D1492F" w:rsidRPr="006854AD" w:rsidRDefault="00426D7E" w:rsidP="000F284B">
            <w:pPr>
              <w:jc w:val="right"/>
              <w:rPr>
                <w:rFonts w:cstheme="minorHAnsi"/>
                <w:sz w:val="20"/>
                <w:szCs w:val="20"/>
                <w:rPrChange w:id="98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9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09/20</w:t>
            </w:r>
            <w:r w:rsidR="0013733F" w:rsidRPr="006854AD">
              <w:rPr>
                <w:rFonts w:cstheme="minorHAnsi"/>
                <w:sz w:val="20"/>
                <w:szCs w:val="20"/>
                <w:rPrChange w:id="10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20</w:t>
            </w:r>
            <w:r w:rsidRPr="006854AD">
              <w:rPr>
                <w:rFonts w:cstheme="minorHAnsi"/>
                <w:sz w:val="20"/>
                <w:szCs w:val="20"/>
                <w:rPrChange w:id="10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</w:t>
            </w:r>
            <w:r w:rsidR="0091331D" w:rsidRPr="006854AD">
              <w:rPr>
                <w:rFonts w:cstheme="minorHAnsi"/>
                <w:sz w:val="20"/>
                <w:szCs w:val="20"/>
                <w:rPrChange w:id="10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</w:t>
            </w:r>
            <w:ins w:id="103" w:author="Sinan Sarigöl" w:date="2025-08-07T13:27:00Z" w16du:dateUtc="2025-08-07T11:27:00Z">
              <w:r w:rsidR="006D5379" w:rsidRPr="006854AD">
                <w:rPr>
                  <w:rFonts w:cstheme="minorHAnsi"/>
                  <w:sz w:val="20"/>
                  <w:szCs w:val="20"/>
                  <w:rPrChange w:id="104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t>7</w:t>
              </w:r>
            </w:ins>
            <w:del w:id="105" w:author="Sinan Sarigöl" w:date="2025-08-07T13:27:00Z" w16du:dateUtc="2025-08-07T11:27:00Z">
              <w:r w:rsidR="0013733F" w:rsidRPr="006854AD" w:rsidDel="006D5379">
                <w:rPr>
                  <w:rFonts w:cstheme="minorHAnsi"/>
                  <w:sz w:val="20"/>
                  <w:szCs w:val="20"/>
                  <w:rPrChange w:id="106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delText>8</w:delText>
              </w:r>
            </w:del>
            <w:r w:rsidRPr="006854AD">
              <w:rPr>
                <w:rFonts w:cstheme="minorHAnsi"/>
                <w:sz w:val="20"/>
                <w:szCs w:val="20"/>
                <w:rPrChange w:id="10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13733F" w:rsidRPr="006854AD">
              <w:rPr>
                <w:rFonts w:cstheme="minorHAnsi"/>
                <w:sz w:val="20"/>
                <w:szCs w:val="20"/>
                <w:rPrChange w:id="108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24</w:t>
            </w:r>
          </w:p>
        </w:tc>
      </w:tr>
      <w:tr w:rsidR="00D5280E" w:rsidRPr="006854AD" w14:paraId="4D68BFE7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43911947" w14:textId="3C3FA336" w:rsidR="0091331D" w:rsidRPr="006854AD" w:rsidRDefault="0021468F" w:rsidP="000F284B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109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Stipendiat </w:t>
            </w:r>
            <w:r w:rsidR="004029F7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1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der Hanns-</w:t>
            </w:r>
            <w:r w:rsidR="004029F7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2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Voith-Stiftung</w:t>
            </w:r>
            <w:r w:rsidR="0013733F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3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</w:t>
            </w:r>
          </w:p>
          <w:p w14:paraId="54BF63E9" w14:textId="7CA219D4" w:rsidR="000B7EF0" w:rsidRPr="006854AD" w:rsidRDefault="000B7EF0" w:rsidP="000F284B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11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Bachelor-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116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Arbeit zur Veränderung der M&amp;A-Aktivitäten von MHP im Kontext der Transformation der Automobilwirtschaft</w:t>
            </w:r>
          </w:p>
        </w:tc>
      </w:tr>
      <w:tr w:rsidR="00AE4ED3" w:rsidRPr="006854AD" w14:paraId="6B19CF91" w14:textId="77777777" w:rsidTr="00BF196B">
        <w:trPr>
          <w:trHeight w:val="340"/>
        </w:trPr>
        <w:tc>
          <w:tcPr>
            <w:tcW w:w="8506" w:type="dxa"/>
            <w:gridSpan w:val="10"/>
            <w:vAlign w:val="bottom"/>
          </w:tcPr>
          <w:p w14:paraId="54F7169D" w14:textId="097C75D3" w:rsidR="00AE4ED3" w:rsidRPr="006854AD" w:rsidRDefault="0013733F" w:rsidP="000F284B">
            <w:pPr>
              <w:rPr>
                <w:rFonts w:cstheme="minorHAnsi"/>
                <w:b/>
                <w:sz w:val="20"/>
                <w:szCs w:val="20"/>
                <w:lang w:val="en-US"/>
                <w:rPrChange w:id="117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lang w:val="en-US"/>
                <w:rPrChange w:id="118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>University of Alabama</w:t>
            </w:r>
            <w:r w:rsidR="00180A59" w:rsidRPr="006854AD">
              <w:rPr>
                <w:rFonts w:cstheme="minorHAnsi"/>
                <w:b/>
                <w:sz w:val="20"/>
                <w:szCs w:val="20"/>
                <w:lang w:val="en-US"/>
                <w:rPrChange w:id="119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 xml:space="preserve"> – Culverhouse College of Business</w:t>
            </w:r>
          </w:p>
        </w:tc>
        <w:tc>
          <w:tcPr>
            <w:tcW w:w="2268" w:type="dxa"/>
            <w:gridSpan w:val="2"/>
            <w:vAlign w:val="bottom"/>
          </w:tcPr>
          <w:p w14:paraId="262B6DA3" w14:textId="3E3B7AD8" w:rsidR="00AE4ED3" w:rsidRPr="006854AD" w:rsidRDefault="00E73CCA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20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121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Alabama, USA</w:t>
            </w:r>
          </w:p>
        </w:tc>
      </w:tr>
      <w:tr w:rsidR="00AE4ED3" w:rsidRPr="006854AD" w14:paraId="263521E3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36282A3A" w14:textId="3B35BEC6" w:rsidR="00AE4ED3" w:rsidRPr="006854AD" w:rsidRDefault="00E73CCA" w:rsidP="00BF196B">
            <w:pPr>
              <w:rPr>
                <w:rFonts w:cstheme="minorHAnsi"/>
                <w:i/>
                <w:iCs/>
                <w:sz w:val="20"/>
                <w:szCs w:val="20"/>
                <w:rPrChange w:id="12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2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Auslandssemester an der Fakultät für Betriebswirtschaftslehre</w:t>
            </w:r>
            <w:r w:rsidR="00A20147" w:rsidRPr="006854AD">
              <w:rPr>
                <w:rFonts w:cstheme="minorHAnsi"/>
                <w:sz w:val="20"/>
                <w:szCs w:val="20"/>
                <w:rPrChange w:id="12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(</w:t>
            </w:r>
            <w:r w:rsidR="00A20147" w:rsidRPr="006854AD">
              <w:rPr>
                <w:rFonts w:cstheme="minorHAnsi"/>
                <w:color w:val="000000"/>
                <w:sz w:val="20"/>
                <w:szCs w:val="20"/>
                <w:rPrChange w:id="12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Note: 1,0)</w:t>
            </w:r>
          </w:p>
        </w:tc>
        <w:tc>
          <w:tcPr>
            <w:tcW w:w="2268" w:type="dxa"/>
            <w:gridSpan w:val="2"/>
            <w:vAlign w:val="bottom"/>
          </w:tcPr>
          <w:p w14:paraId="3DE8C75D" w14:textId="5AC8398D" w:rsidR="00AE4ED3" w:rsidRPr="006854AD" w:rsidRDefault="00AE4ED3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2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2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</w:t>
            </w:r>
            <w:r w:rsidR="00BF196B" w:rsidRPr="006854AD">
              <w:rPr>
                <w:rFonts w:cstheme="minorHAnsi"/>
                <w:sz w:val="20"/>
                <w:szCs w:val="20"/>
                <w:rPrChange w:id="128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8</w:t>
            </w:r>
            <w:r w:rsidRPr="006854AD">
              <w:rPr>
                <w:rFonts w:cstheme="minorHAnsi"/>
                <w:sz w:val="20"/>
                <w:szCs w:val="20"/>
                <w:rPrChange w:id="12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BF196B" w:rsidRPr="006854AD">
              <w:rPr>
                <w:rFonts w:cstheme="minorHAnsi"/>
                <w:sz w:val="20"/>
                <w:szCs w:val="20"/>
                <w:rPrChange w:id="13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22</w:t>
            </w:r>
            <w:r w:rsidRPr="006854AD">
              <w:rPr>
                <w:rFonts w:cstheme="minorHAnsi"/>
                <w:sz w:val="20"/>
                <w:szCs w:val="20"/>
                <w:rPrChange w:id="13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</w:t>
            </w:r>
            <w:r w:rsidR="00BF196B" w:rsidRPr="006854AD">
              <w:rPr>
                <w:rFonts w:cstheme="minorHAnsi"/>
                <w:sz w:val="20"/>
                <w:szCs w:val="20"/>
                <w:rPrChange w:id="13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12</w:t>
            </w:r>
            <w:r w:rsidRPr="006854AD">
              <w:rPr>
                <w:rFonts w:cstheme="minorHAnsi"/>
                <w:sz w:val="20"/>
                <w:szCs w:val="20"/>
                <w:rPrChange w:id="1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BF196B" w:rsidRPr="006854AD">
              <w:rPr>
                <w:rFonts w:cstheme="minorHAnsi"/>
                <w:sz w:val="20"/>
                <w:szCs w:val="20"/>
                <w:rPrChange w:id="13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22</w:t>
            </w:r>
          </w:p>
        </w:tc>
      </w:tr>
      <w:tr w:rsidR="00AE4ED3" w:rsidRPr="006854AD" w:rsidDel="00D861D6" w14:paraId="27601A10" w14:textId="241AD30F" w:rsidTr="00BF196B">
        <w:trPr>
          <w:trHeight w:val="20"/>
          <w:del w:id="135" w:author="David Döbele" w:date="2025-09-09T19:55:00Z"/>
        </w:trPr>
        <w:tc>
          <w:tcPr>
            <w:tcW w:w="10774" w:type="dxa"/>
            <w:gridSpan w:val="12"/>
            <w:vAlign w:val="bottom"/>
          </w:tcPr>
          <w:p w14:paraId="6ECF7248" w14:textId="51FAF877" w:rsidR="00E73CCA" w:rsidRPr="006854AD" w:rsidDel="00D861D6" w:rsidRDefault="00E73CCA" w:rsidP="000F284B">
            <w:pPr>
              <w:pStyle w:val="Listenabsatz"/>
              <w:numPr>
                <w:ilvl w:val="0"/>
                <w:numId w:val="29"/>
              </w:numPr>
              <w:rPr>
                <w:del w:id="136" w:author="David Döbele" w:date="2025-09-09T19:55:00Z" w16du:dateUtc="2025-09-09T17:55:00Z"/>
                <w:rFonts w:cstheme="minorHAnsi"/>
                <w:i/>
                <w:iCs/>
                <w:sz w:val="20"/>
                <w:szCs w:val="20"/>
                <w:rPrChange w:id="137" w:author="Sinan Sarigöl" w:date="2025-08-13T18:48:00Z" w16du:dateUtc="2025-08-13T16:48:00Z">
                  <w:rPr>
                    <w:del w:id="138" w:author="David Döbele" w:date="2025-09-09T19:55:00Z" w16du:dateUtc="2025-09-09T17:55:00Z"/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del w:id="139" w:author="David Döbele" w:date="2025-09-09T19:55:00Z" w16du:dateUtc="2025-09-09T17:55:00Z"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40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Aufnahme in die President</w:delText>
              </w:r>
              <w:r w:rsidR="0021468F"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41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‘</w:delText>
              </w:r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42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 und Dean</w:delText>
              </w:r>
              <w:r w:rsidR="0021468F"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43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‘</w:delText>
              </w:r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44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 List</w:delText>
              </w:r>
            </w:del>
          </w:p>
        </w:tc>
      </w:tr>
      <w:tr w:rsidR="00D5280E" w:rsidRPr="006854AD" w14:paraId="1C51E2FF" w14:textId="77777777" w:rsidTr="00BF196B">
        <w:trPr>
          <w:trHeight w:val="340"/>
        </w:trPr>
        <w:tc>
          <w:tcPr>
            <w:tcW w:w="8506" w:type="dxa"/>
            <w:gridSpan w:val="10"/>
            <w:vAlign w:val="bottom"/>
          </w:tcPr>
          <w:p w14:paraId="4BAC65D2" w14:textId="264E9B9A" w:rsidR="00665BF3" w:rsidRPr="006854AD" w:rsidRDefault="00E73CCA" w:rsidP="000F284B">
            <w:pPr>
              <w:rPr>
                <w:rFonts w:cstheme="minorHAnsi"/>
                <w:sz w:val="20"/>
                <w:szCs w:val="20"/>
                <w:rPrChange w:id="14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146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Elisabeth-Selbert-Gymnasium</w:t>
            </w:r>
          </w:p>
        </w:tc>
        <w:tc>
          <w:tcPr>
            <w:tcW w:w="2268" w:type="dxa"/>
            <w:gridSpan w:val="2"/>
            <w:vAlign w:val="bottom"/>
          </w:tcPr>
          <w:p w14:paraId="2FCB10D7" w14:textId="6A61DDCD" w:rsidR="00665BF3" w:rsidRPr="006854AD" w:rsidRDefault="00E73CCA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4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14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Filderstadt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14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91331D" w:rsidRPr="006854AD" w14:paraId="312B82BC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1CEE182B" w14:textId="0F7157E8" w:rsidR="0091331D" w:rsidRPr="006854AD" w:rsidRDefault="0091331D" w:rsidP="00BF196B">
            <w:pPr>
              <w:rPr>
                <w:rFonts w:cstheme="minorHAnsi"/>
                <w:sz w:val="20"/>
                <w:szCs w:val="20"/>
                <w:rPrChange w:id="15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5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Allgemeine Hochschulreife (Note: </w:t>
            </w:r>
            <w:r w:rsidR="00E73CCA" w:rsidRPr="006854AD">
              <w:rPr>
                <w:rFonts w:cstheme="minorHAnsi"/>
                <w:sz w:val="20"/>
                <w:szCs w:val="20"/>
                <w:rPrChange w:id="15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2,2</w:t>
            </w:r>
            <w:r w:rsidRPr="006854AD">
              <w:rPr>
                <w:rFonts w:cstheme="minorHAnsi"/>
                <w:sz w:val="20"/>
                <w:szCs w:val="20"/>
                <w:rPrChange w:id="15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7521EA6E" w14:textId="584E185F" w:rsidR="0091331D" w:rsidRPr="006854AD" w:rsidRDefault="0091331D" w:rsidP="000F284B">
            <w:pPr>
              <w:jc w:val="right"/>
              <w:rPr>
                <w:rFonts w:cstheme="minorHAnsi"/>
                <w:sz w:val="20"/>
                <w:szCs w:val="20"/>
                <w:rPrChange w:id="15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5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09/20</w:t>
            </w:r>
            <w:r w:rsidR="00E73CCA" w:rsidRPr="006854AD">
              <w:rPr>
                <w:rFonts w:cstheme="minorHAnsi"/>
                <w:sz w:val="20"/>
                <w:szCs w:val="20"/>
                <w:rPrChange w:id="156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11</w:t>
            </w:r>
            <w:r w:rsidRPr="006854AD">
              <w:rPr>
                <w:rFonts w:cstheme="minorHAnsi"/>
                <w:sz w:val="20"/>
                <w:szCs w:val="20"/>
                <w:rPrChange w:id="15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0</w:t>
            </w:r>
            <w:ins w:id="158" w:author="Sinan Sarigöl" w:date="2025-08-07T16:03:00Z" w16du:dateUtc="2025-08-07T14:03:00Z">
              <w:r w:rsidR="00DA67FF" w:rsidRPr="006854AD">
                <w:rPr>
                  <w:rFonts w:cstheme="minorHAnsi"/>
                  <w:sz w:val="20"/>
                  <w:szCs w:val="20"/>
                  <w:rPrChange w:id="159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t>7</w:t>
              </w:r>
            </w:ins>
            <w:del w:id="160" w:author="Sinan Sarigöl" w:date="2025-08-07T16:03:00Z" w16du:dateUtc="2025-08-07T14:03:00Z">
              <w:r w:rsidRPr="006854AD" w:rsidDel="00DA67FF">
                <w:rPr>
                  <w:rFonts w:cstheme="minorHAnsi"/>
                  <w:sz w:val="20"/>
                  <w:szCs w:val="20"/>
                  <w:rPrChange w:id="161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delText>6</w:delText>
              </w:r>
            </w:del>
            <w:r w:rsidRPr="006854AD">
              <w:rPr>
                <w:rFonts w:cstheme="minorHAnsi"/>
                <w:sz w:val="20"/>
                <w:szCs w:val="20"/>
                <w:rPrChange w:id="16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/201</w:t>
            </w:r>
            <w:r w:rsidR="00E73CCA" w:rsidRPr="006854AD">
              <w:rPr>
                <w:rFonts w:cstheme="minorHAnsi"/>
                <w:sz w:val="20"/>
                <w:szCs w:val="20"/>
                <w:rPrChange w:id="16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9</w:t>
            </w:r>
          </w:p>
        </w:tc>
      </w:tr>
      <w:tr w:rsidR="00E55D90" w:rsidRPr="006854AD" w14:paraId="3A2665B3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854AD" w:rsidRDefault="00F44F5F" w:rsidP="000F284B">
            <w:pPr>
              <w:pStyle w:val="BERSCHRIFT"/>
              <w:jc w:val="center"/>
              <w:rPr>
                <w:rFonts w:asciiTheme="minorHAnsi" w:hAnsiTheme="minorHAnsi" w:cstheme="minorHAnsi"/>
                <w:smallCaps w:val="0"/>
                <w:sz w:val="26"/>
                <w:szCs w:val="26"/>
                <w:rPrChange w:id="164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smallCaps w:val="0"/>
                <w:sz w:val="26"/>
                <w:szCs w:val="26"/>
                <w:rPrChange w:id="165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  <w:t>PRAKTISCHE ERFAHRUNGEN</w:t>
            </w:r>
          </w:p>
        </w:tc>
      </w:tr>
      <w:tr w:rsidR="00986BC0" w:rsidRPr="006854AD" w14:paraId="008DEE15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6" w:author="Sinan Sarigöl" w:date="2025-09-17T12:15:00Z" w16du:dateUtc="2025-09-17T10:15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ins w:id="167" w:author="Sinan Sarigöl" w:date="2025-09-17T12:14:00Z"/>
          <w:trPrChange w:id="168" w:author="Sinan Sarigöl" w:date="2025-09-17T12:15:00Z" w16du:dateUtc="2025-09-17T10:15:00Z">
            <w:trPr>
              <w:gridBefore w:val="1"/>
              <w:trHeight w:val="340"/>
            </w:trPr>
          </w:trPrChange>
        </w:trPr>
        <w:tc>
          <w:tcPr>
            <w:tcW w:w="6805" w:type="dxa"/>
            <w:gridSpan w:val="4"/>
            <w:tcBorders>
              <w:top w:val="single" w:sz="4" w:space="0" w:color="auto"/>
            </w:tcBorders>
            <w:vAlign w:val="bottom"/>
            <w:tcPrChange w:id="169" w:author="Sinan Sarigöl" w:date="2025-09-17T12:15:00Z" w16du:dateUtc="2025-09-17T10:15:00Z">
              <w:tcPr>
                <w:tcW w:w="680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0D7209E" w14:textId="4E8BD863" w:rsidR="00986BC0" w:rsidRPr="00986BC0" w:rsidRDefault="00986BC0" w:rsidP="000F284B">
            <w:pPr>
              <w:rPr>
                <w:ins w:id="170" w:author="Sinan Sarigöl" w:date="2025-09-17T12:14:00Z" w16du:dateUtc="2025-09-17T10:14:00Z"/>
                <w:rFonts w:cstheme="minorHAnsi"/>
                <w:b/>
                <w:sz w:val="20"/>
                <w:szCs w:val="20"/>
              </w:rPr>
            </w:pPr>
            <w:proofErr w:type="spellStart"/>
            <w:ins w:id="171" w:author="Sinan Sarigöl" w:date="2025-09-17T12:16:00Z" w16du:dateUtc="2025-09-17T10:16:00Z">
              <w:r>
                <w:rPr>
                  <w:rFonts w:cstheme="minorHAnsi"/>
                  <w:b/>
                  <w:sz w:val="20"/>
                  <w:szCs w:val="20"/>
                </w:rPr>
                <w:t>Bachert&amp;Partner</w:t>
              </w:r>
            </w:ins>
            <w:proofErr w:type="spellEnd"/>
          </w:p>
        </w:tc>
        <w:tc>
          <w:tcPr>
            <w:tcW w:w="3969" w:type="dxa"/>
            <w:gridSpan w:val="8"/>
            <w:vAlign w:val="bottom"/>
            <w:tcPrChange w:id="172" w:author="Sinan Sarigöl" w:date="2025-09-17T12:15:00Z" w16du:dateUtc="2025-09-17T10:15:00Z">
              <w:tcPr>
                <w:tcW w:w="3969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80B321B" w14:textId="6EC1181D" w:rsidR="00986BC0" w:rsidRPr="00986BC0" w:rsidRDefault="00986BC0" w:rsidP="000F284B">
            <w:pPr>
              <w:jc w:val="right"/>
              <w:rPr>
                <w:ins w:id="173" w:author="Sinan Sarigöl" w:date="2025-09-17T12:14:00Z" w16du:dateUtc="2025-09-17T10:14:00Z"/>
                <w:rFonts w:cstheme="minorHAnsi"/>
                <w:b/>
                <w:bCs/>
                <w:sz w:val="20"/>
                <w:szCs w:val="20"/>
              </w:rPr>
            </w:pPr>
            <w:ins w:id="174" w:author="Sinan Sarigöl" w:date="2025-09-17T12:19:00Z" w16du:dateUtc="2025-09-17T10:19:00Z">
              <w:r>
                <w:rPr>
                  <w:rFonts w:cstheme="minorHAnsi"/>
                  <w:b/>
                  <w:bCs/>
                  <w:sz w:val="20"/>
                  <w:szCs w:val="20"/>
                </w:rPr>
                <w:t>Stuttgart, DE</w:t>
              </w:r>
            </w:ins>
          </w:p>
        </w:tc>
      </w:tr>
      <w:tr w:rsidR="00986BC0" w:rsidRPr="006854AD" w14:paraId="27ED8579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75" w:author="Sinan Sarigöl" w:date="2025-09-17T12:18:00Z" w16du:dateUtc="2025-09-17T10:18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76" w:author="Sinan Sarigöl" w:date="2025-09-17T12:14:00Z"/>
          <w:trPrChange w:id="177" w:author="Sinan Sarigöl" w:date="2025-09-17T12:18:00Z" w16du:dateUtc="2025-09-17T10:18:00Z">
            <w:trPr>
              <w:gridBefore w:val="1"/>
              <w:trHeight w:val="340"/>
            </w:trPr>
          </w:trPrChange>
        </w:trPr>
        <w:tc>
          <w:tcPr>
            <w:tcW w:w="6805" w:type="dxa"/>
            <w:gridSpan w:val="4"/>
            <w:vAlign w:val="bottom"/>
            <w:tcPrChange w:id="178" w:author="Sinan Sarigöl" w:date="2025-09-17T12:18:00Z" w16du:dateUtc="2025-09-17T10:18:00Z">
              <w:tcPr>
                <w:tcW w:w="680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312C229" w14:textId="0C2C936F" w:rsidR="00986BC0" w:rsidRPr="00986BC0" w:rsidRDefault="00986BC0" w:rsidP="000F284B">
            <w:pPr>
              <w:rPr>
                <w:ins w:id="179" w:author="Sinan Sarigöl" w:date="2025-09-17T12:14:00Z" w16du:dateUtc="2025-09-17T10:14:00Z"/>
                <w:rFonts w:cstheme="minorHAnsi"/>
                <w:b/>
                <w:sz w:val="20"/>
                <w:szCs w:val="20"/>
              </w:rPr>
            </w:pPr>
            <w:ins w:id="180" w:author="Sinan Sarigöl" w:date="2025-09-17T12:16:00Z" w16du:dateUtc="2025-09-17T10:16:00Z">
              <w:r w:rsidRPr="00986BC0">
                <w:rPr>
                  <w:rFonts w:cstheme="minorHAnsi"/>
                  <w:sz w:val="20"/>
                  <w:szCs w:val="20"/>
                  <w:rPrChange w:id="181" w:author="Sinan Sarigöl" w:date="2025-09-17T12:18:00Z" w16du:dateUtc="2025-09-17T10:18:00Z">
                    <w:rPr>
                      <w:rFonts w:cstheme="minorHAnsi"/>
                      <w:b/>
                      <w:sz w:val="20"/>
                      <w:szCs w:val="20"/>
                    </w:rPr>
                  </w:rPrChange>
                </w:rPr>
                <w:t>Praktikant im Bereich M&amp;A / Corporate Finance (anstehend)</w:t>
              </w:r>
            </w:ins>
          </w:p>
        </w:tc>
        <w:tc>
          <w:tcPr>
            <w:tcW w:w="3969" w:type="dxa"/>
            <w:gridSpan w:val="8"/>
            <w:vAlign w:val="bottom"/>
            <w:tcPrChange w:id="182" w:author="Sinan Sarigöl" w:date="2025-09-17T12:18:00Z" w16du:dateUtc="2025-09-17T10:18:00Z">
              <w:tcPr>
                <w:tcW w:w="3969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1AF94D4" w14:textId="63718057" w:rsidR="00986BC0" w:rsidRPr="00986BC0" w:rsidRDefault="00986BC0" w:rsidP="000F284B">
            <w:pPr>
              <w:jc w:val="right"/>
              <w:rPr>
                <w:ins w:id="183" w:author="Sinan Sarigöl" w:date="2025-09-17T12:14:00Z" w16du:dateUtc="2025-09-17T10:14:00Z"/>
                <w:rFonts w:cstheme="minorHAnsi"/>
                <w:sz w:val="20"/>
                <w:szCs w:val="20"/>
                <w:rPrChange w:id="184" w:author="Sinan Sarigöl" w:date="2025-09-17T12:19:00Z" w16du:dateUtc="2025-09-17T10:19:00Z">
                  <w:rPr>
                    <w:ins w:id="185" w:author="Sinan Sarigöl" w:date="2025-09-17T12:14:00Z" w16du:dateUtc="2025-09-17T10:14:00Z"/>
                    <w:rFonts w:cstheme="minorHAnsi"/>
                    <w:b/>
                    <w:bCs/>
                    <w:sz w:val="20"/>
                    <w:szCs w:val="20"/>
                  </w:rPr>
                </w:rPrChange>
              </w:rPr>
            </w:pPr>
            <w:ins w:id="186" w:author="Sinan Sarigöl" w:date="2025-09-17T12:19:00Z" w16du:dateUtc="2025-09-17T10:19:00Z">
              <w:r w:rsidRPr="00986BC0">
                <w:rPr>
                  <w:rFonts w:cstheme="minorHAnsi"/>
                  <w:sz w:val="20"/>
                  <w:szCs w:val="20"/>
                  <w:rPrChange w:id="187" w:author="Sinan Sarigöl" w:date="2025-09-17T12:19:00Z" w16du:dateUtc="2025-09-17T10:19:00Z"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rPrChange>
                </w:rPr>
                <w:t>04/2026 – 06/2026</w:t>
              </w:r>
            </w:ins>
          </w:p>
        </w:tc>
      </w:tr>
      <w:tr w:rsidR="00986BC0" w:rsidRPr="006854AD" w14:paraId="632C8B44" w14:textId="77777777" w:rsidTr="00ED35EA">
        <w:trPr>
          <w:trHeight w:val="340"/>
          <w:ins w:id="188" w:author="Sinan Sarigöl" w:date="2025-09-17T12:16:00Z"/>
        </w:trPr>
        <w:tc>
          <w:tcPr>
            <w:tcW w:w="10774" w:type="dxa"/>
            <w:gridSpan w:val="12"/>
            <w:vAlign w:val="bottom"/>
          </w:tcPr>
          <w:p w14:paraId="41C74480" w14:textId="01503F81" w:rsidR="00986BC0" w:rsidRPr="000D62A8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ins w:id="189" w:author="Sinan Sarigöl" w:date="2025-09-17T14:16:00Z" w16du:dateUtc="2025-09-17T12:16:00Z"/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190" w:author="Sinan Sarigöl" w:date="2025-09-17T14:16:00Z" w16du:dateUtc="2025-09-17T12:16:00Z">
                  <w:rPr>
                    <w:ins w:id="191" w:author="Sinan Sarigöl" w:date="2025-09-17T14:16:00Z" w16du:dateUtc="2025-09-17T12:16:00Z"/>
                    <w:rFonts w:asciiTheme="minorHAnsi" w:hAnsiTheme="minorHAnsi" w:cstheme="minorHAnsi"/>
                    <w:i/>
                    <w:iCs/>
                    <w:sz w:val="20"/>
                    <w:szCs w:val="20"/>
                  </w:rPr>
                </w:rPrChange>
              </w:rPr>
              <w:pPrChange w:id="192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ins w:id="193" w:author="Sinan Sarigöl" w:date="2025-09-17T12:17:00Z" w16du:dateUtc="2025-09-17T10:17:00Z">
              <w:r w:rsidRPr="00254B20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>Erstellung von Vermarktungsunterlagen (Teaser, Information Memorandum etc.)</w:t>
              </w:r>
            </w:ins>
            <w:ins w:id="194" w:author="Sinan Sarigöl" w:date="2025-09-17T14:15:00Z" w16du:dateUtc="2025-09-17T12:15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&amp; Unterstützung bei</w:t>
              </w:r>
            </w:ins>
            <w:ins w:id="195" w:author="Sinan Sarigöl" w:date="2025-09-17T14:18:00Z" w16du:dateUtc="2025-09-17T12:18:00Z">
              <w:r w:rsidR="00E07020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</w:t>
              </w:r>
            </w:ins>
            <w:ins w:id="196" w:author="Sinan Sarigöl" w:date="2025-09-17T14:16:00Z" w16du:dateUtc="2025-09-17T12:16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>Unternehmensbewertungen</w:t>
              </w:r>
            </w:ins>
            <w:ins w:id="197" w:author="Sinan Sarigöl" w:date="2025-09-17T14:17:00Z" w16du:dateUtc="2025-09-17T12:17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(</w:t>
              </w:r>
              <w:r w:rsidR="000D62A8" w:rsidRPr="00254B20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DCF-Verfahren und Multiples</w:t>
              </w:r>
              <w:r w:rsidR="000D62A8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)</w:t>
              </w:r>
            </w:ins>
          </w:p>
          <w:p w14:paraId="5E7CFD8F" w14:textId="4AED9BED" w:rsidR="000D62A8" w:rsidRPr="000D62A8" w:rsidRDefault="000D62A8">
            <w:pPr>
              <w:pStyle w:val="Listenabsatz"/>
              <w:numPr>
                <w:ilvl w:val="0"/>
                <w:numId w:val="29"/>
              </w:numPr>
              <w:rPr>
                <w:ins w:id="198" w:author="Sinan Sarigöl" w:date="2025-09-17T12:17:00Z" w16du:dateUtc="2025-09-17T10:17:00Z"/>
                <w:rFonts w:eastAsia="Times New Roman" w:cstheme="minorHAnsi"/>
                <w:i/>
                <w:iCs/>
                <w:sz w:val="20"/>
                <w:szCs w:val="20"/>
                <w:lang w:eastAsia="de-DE"/>
                <w:rPrChange w:id="199" w:author="Sinan Sarigöl" w:date="2025-09-17T14:17:00Z" w16du:dateUtc="2025-09-17T12:17:00Z">
                  <w:rPr>
                    <w:ins w:id="200" w:author="Sinan Sarigöl" w:date="2025-09-17T12:17:00Z" w16du:dateUtc="2025-09-17T10:17:00Z"/>
                    <w:rFonts w:eastAsiaTheme="minorHAnsi"/>
                    <w:lang w:eastAsia="en-US"/>
                  </w:rPr>
                </w:rPrChange>
              </w:rPr>
              <w:pPrChange w:id="201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ins w:id="202" w:author="Sinan Sarigöl" w:date="2025-09-17T14:16:00Z" w16du:dateUtc="2025-09-17T12:16:00Z">
              <w:r w:rsidRPr="000D62A8">
                <w:rPr>
                  <w:rFonts w:cstheme="minorHAnsi"/>
                  <w:i/>
                  <w:iCs/>
                  <w:sz w:val="20"/>
                  <w:szCs w:val="20"/>
                </w:rPr>
                <w:t>Anfertigung von Pitch-Präsentationen und</w:t>
              </w:r>
            </w:ins>
            <w:ins w:id="203" w:author="Sinan Sarigöl" w:date="2025-09-17T14:17:00Z" w16du:dateUtc="2025-09-17T12:17:00Z">
              <w:r w:rsidRPr="000D62A8">
                <w:rPr>
                  <w:rFonts w:cstheme="minorHAnsi"/>
                  <w:i/>
                  <w:iCs/>
                  <w:sz w:val="20"/>
                  <w:szCs w:val="20"/>
                </w:rPr>
                <w:t xml:space="preserve"> </w:t>
              </w:r>
              <w:r w:rsidRPr="000D62A8">
                <w:rPr>
                  <w:rFonts w:eastAsia="Times New Roman" w:cstheme="minorHAnsi"/>
                  <w:i/>
                  <w:iCs/>
                  <w:sz w:val="20"/>
                  <w:szCs w:val="20"/>
                  <w:lang w:eastAsia="de-DE"/>
                </w:rPr>
                <w:t>Vorbereitung von Datenräumen und Due Diligence Prüfungen</w:t>
              </w:r>
            </w:ins>
          </w:p>
          <w:p w14:paraId="25F5D657" w14:textId="2AED42D6" w:rsidR="00986BC0" w:rsidRPr="00986BC0" w:rsidRDefault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ins w:id="204" w:author="Sinan Sarigöl" w:date="2025-09-17T12:16:00Z" w16du:dateUtc="2025-09-17T10:16:00Z"/>
                <w:rFonts w:cstheme="minorHAnsi"/>
                <w:i/>
                <w:iCs/>
                <w:color w:val="000000" w:themeColor="text1"/>
                <w:sz w:val="20"/>
                <w:szCs w:val="20"/>
                <w:rPrChange w:id="205" w:author="Sinan Sarigöl" w:date="2025-09-17T12:19:00Z" w16du:dateUtc="2025-09-17T10:19:00Z">
                  <w:rPr>
                    <w:ins w:id="206" w:author="Sinan Sarigöl" w:date="2025-09-17T12:16:00Z" w16du:dateUtc="2025-09-17T10:16:00Z"/>
                    <w:b/>
                    <w:bCs/>
                  </w:rPr>
                </w:rPrChange>
              </w:rPr>
              <w:pPrChange w:id="207" w:author="Sinan Sarigöl" w:date="2025-09-17T14:18:00Z" w16du:dateUtc="2025-09-17T12:18:00Z">
                <w:pPr>
                  <w:jc w:val="right"/>
                </w:pPr>
              </w:pPrChange>
            </w:pPr>
            <w:ins w:id="208" w:author="Sinan Sarigöl" w:date="2025-09-17T14:17:00Z" w16du:dateUtc="2025-09-17T12:17:00Z">
              <w:r w:rsidRPr="000D62A8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Analyse und detaillierte Aufbereitung von Markt-, Branchen- und Geschäftsmodellen von Unternehmen</w:t>
              </w:r>
            </w:ins>
          </w:p>
        </w:tc>
      </w:tr>
      <w:tr w:rsidR="00986BC0" w:rsidRPr="006854AD" w14:paraId="127C64E2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9" w:author="Sinan Sarigöl" w:date="2025-09-17T12:15:00Z" w16du:dateUtc="2025-09-17T10:15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10" w:author="Sinan Sarigöl" w:date="2025-09-17T12:15:00Z" w16du:dateUtc="2025-09-17T10:15:00Z">
            <w:trPr>
              <w:gridBefore w:val="1"/>
              <w:trHeight w:val="340"/>
            </w:trPr>
          </w:trPrChange>
        </w:trPr>
        <w:tc>
          <w:tcPr>
            <w:tcW w:w="6805" w:type="dxa"/>
            <w:gridSpan w:val="4"/>
            <w:vAlign w:val="bottom"/>
            <w:tcPrChange w:id="211" w:author="Sinan Sarigöl" w:date="2025-09-17T12:15:00Z" w16du:dateUtc="2025-09-17T10:15:00Z">
              <w:tcPr>
                <w:tcW w:w="680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0FDE05E1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21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213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Daimler Truck AG</w:t>
            </w:r>
          </w:p>
        </w:tc>
        <w:tc>
          <w:tcPr>
            <w:tcW w:w="3969" w:type="dxa"/>
            <w:gridSpan w:val="8"/>
            <w:vAlign w:val="bottom"/>
            <w:tcPrChange w:id="214" w:author="Sinan Sarigöl" w:date="2025-09-17T12:15:00Z" w16du:dateUtc="2025-09-17T10:15:00Z">
              <w:tcPr>
                <w:tcW w:w="3969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07B789B6" w:rsidR="00986BC0" w:rsidRPr="006854AD" w:rsidRDefault="00986BC0" w:rsidP="00986BC0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215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21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Leinfelden-Echterdingen, DE</w:t>
            </w:r>
          </w:p>
        </w:tc>
      </w:tr>
      <w:tr w:rsidR="00986BC0" w:rsidRPr="006854AD" w14:paraId="335D84E9" w14:textId="77777777" w:rsidTr="00853D58">
        <w:trPr>
          <w:trHeight w:val="20"/>
        </w:trPr>
        <w:tc>
          <w:tcPr>
            <w:tcW w:w="6947" w:type="dxa"/>
            <w:gridSpan w:val="5"/>
            <w:vAlign w:val="bottom"/>
          </w:tcPr>
          <w:p w14:paraId="20B1570F" w14:textId="297E822A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21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18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Werkstudent im Projektmanagement</w:t>
            </w:r>
          </w:p>
        </w:tc>
        <w:tc>
          <w:tcPr>
            <w:tcW w:w="3827" w:type="dxa"/>
            <w:gridSpan w:val="7"/>
            <w:vAlign w:val="bottom"/>
          </w:tcPr>
          <w:p w14:paraId="0475B997" w14:textId="43260F3D" w:rsidR="00986BC0" w:rsidRPr="006854AD" w:rsidRDefault="00986BC0" w:rsidP="00986BC0">
            <w:pPr>
              <w:jc w:val="right"/>
              <w:rPr>
                <w:rFonts w:cstheme="minorHAnsi"/>
                <w:sz w:val="20"/>
                <w:szCs w:val="20"/>
                <w:rPrChange w:id="21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2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04/2024 – 08/2024 &amp; 10/2024 – 04/2025 </w:t>
            </w:r>
          </w:p>
        </w:tc>
      </w:tr>
      <w:tr w:rsidR="00986BC0" w:rsidRPr="006854AD" w14:paraId="54C3D64C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308FAA40" w14:textId="3E9A168D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21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pPrChange w:id="222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sz w:val="20"/>
                <w:szCs w:val="20"/>
                <w:rPrChange w:id="223" w:author="Sinan Sarigöl" w:date="2025-08-13T18:48:00Z" w16du:dateUtc="2025-08-13T16:48:00Z">
                  <w:rPr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t>Leitung eines Projekts zur Entwicklung und Implementierung eines KPI-Dashboards zur transparenten Darstellung der Fortschritte und Statusberichte verschiedener Produktprojekte: Erstellung und Visualisierung von jeweils zehn KPIs für drei verschiedene Produktprojekte, wodurch eine wesentliche Effizienzsteigerung zustande kam</w:t>
            </w:r>
          </w:p>
          <w:p w14:paraId="6DD9BA0F" w14:textId="225BA32D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24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pPrChange w:id="225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2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Konzeption und Implementierung eines Risikomanagementprozesses zur effizienten Identifikation und Mitigation von </w:t>
            </w: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27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t>Risiken (Reduktion und gleichzeitig qualitative Steigerung von 62 auf 30 Risiken)</w:t>
            </w:r>
          </w:p>
        </w:tc>
      </w:tr>
      <w:tr w:rsidR="00986BC0" w:rsidRPr="006854AD" w14:paraId="45404236" w14:textId="77777777" w:rsidTr="00BF196B">
        <w:trPr>
          <w:trHeight w:val="340"/>
        </w:trPr>
        <w:tc>
          <w:tcPr>
            <w:tcW w:w="5807" w:type="dxa"/>
            <w:gridSpan w:val="2"/>
            <w:vAlign w:val="bottom"/>
          </w:tcPr>
          <w:p w14:paraId="3CF978EE" w14:textId="23EFB612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28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29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  <w:t>MHP Management- und IT-Beratung GmbH</w:t>
            </w:r>
          </w:p>
        </w:tc>
        <w:tc>
          <w:tcPr>
            <w:tcW w:w="4967" w:type="dxa"/>
            <w:gridSpan w:val="10"/>
            <w:vAlign w:val="bottom"/>
          </w:tcPr>
          <w:p w14:paraId="49A11F72" w14:textId="2FF09DEA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30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31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  <w:t>Ludwigsburg, DE</w:t>
            </w:r>
          </w:p>
        </w:tc>
      </w:tr>
      <w:tr w:rsidR="00986BC0" w:rsidRPr="006854AD" w14:paraId="16C6F7AD" w14:textId="77777777" w:rsidTr="00BF196B">
        <w:trPr>
          <w:trHeight w:val="57"/>
        </w:trPr>
        <w:tc>
          <w:tcPr>
            <w:tcW w:w="9073" w:type="dxa"/>
            <w:gridSpan w:val="11"/>
            <w:vAlign w:val="bottom"/>
          </w:tcPr>
          <w:p w14:paraId="5D8760E9" w14:textId="44407EEA" w:rsidR="00986BC0" w:rsidRPr="006854AD" w:rsidRDefault="00986BC0" w:rsidP="00986BC0">
            <w:pPr>
              <w:rPr>
                <w:rFonts w:cstheme="minorHAnsi"/>
                <w:b/>
                <w:sz w:val="20"/>
                <w:szCs w:val="20"/>
                <w:rPrChange w:id="232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Werkstudent und Bachelorand im M&amp;A-Bereich</w:t>
            </w:r>
          </w:p>
        </w:tc>
        <w:tc>
          <w:tcPr>
            <w:tcW w:w="1701" w:type="dxa"/>
            <w:vAlign w:val="bottom"/>
          </w:tcPr>
          <w:p w14:paraId="2D9DB8CA" w14:textId="16E3CC1F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34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rPrChange w:id="235" w:author="Sinan Sarigöl" w:date="2025-08-13T18:48:00Z" w16du:dateUtc="2025-08-13T16:48:00Z">
                  <w:rPr>
                    <w:rFonts w:ascii="Optima" w:hAnsi="Optima" w:cs="Times New Roman"/>
                    <w:i w:val="0"/>
                    <w:iCs w:val="0"/>
                    <w:sz w:val="20"/>
                    <w:szCs w:val="20"/>
                  </w:rPr>
                </w:rPrChange>
              </w:rPr>
              <w:t>07/2023 – 02/2024</w:t>
            </w:r>
          </w:p>
        </w:tc>
      </w:tr>
      <w:tr w:rsidR="00986BC0" w:rsidRPr="006854AD" w14:paraId="7660C4BA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0AD4A4AA" w14:textId="3EF34A06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3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37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38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Durchführung eines Target Screenings für einen deutschen OEM zur Evaluierung der Übernahme eines Batterieherstellers</w:t>
            </w:r>
          </w:p>
          <w:p w14:paraId="755058C1" w14:textId="243336E1" w:rsidR="00986BC0" w:rsidRPr="006854AD" w:rsidRDefault="00986BC0">
            <w:pPr>
              <w:pStyle w:val="StandardWeb"/>
              <w:numPr>
                <w:ilvl w:val="0"/>
                <w:numId w:val="29"/>
              </w:numPr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39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40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1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 xml:space="preserve">Erstellung &amp; Überarbeitung von Präsentationsunterlagen für das MHP Top-Management, sowie für MHP-Kunden </w:t>
            </w:r>
          </w:p>
          <w:p w14:paraId="5BCB20FE" w14:textId="2E24535F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2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43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4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 xml:space="preserve">Mitarbeit an M&amp;A-Projekten (Erstellung von Long- und </w:t>
            </w:r>
            <w:proofErr w:type="spellStart"/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5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Shortlists</w:t>
            </w:r>
            <w:proofErr w:type="spellEnd"/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, Erstellung von Firmen-Profilen und Dokumenten)</w:t>
            </w:r>
          </w:p>
          <w:p w14:paraId="132465C4" w14:textId="47D4A153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7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48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49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Detailrecherchen zu verschiedenen Markttrends und M&amp;A-Themen mit Fokus auf den IT- und Automobilsektor</w:t>
            </w:r>
          </w:p>
        </w:tc>
      </w:tr>
      <w:tr w:rsidR="00986BC0" w:rsidRPr="006854AD" w14:paraId="3DA6D0F3" w14:textId="77777777" w:rsidTr="004029F7">
        <w:trPr>
          <w:trHeight w:val="340"/>
        </w:trPr>
        <w:tc>
          <w:tcPr>
            <w:tcW w:w="9073" w:type="dxa"/>
            <w:gridSpan w:val="11"/>
            <w:vAlign w:val="bottom"/>
          </w:tcPr>
          <w:p w14:paraId="2AD74D29" w14:textId="0C0B8D81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25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5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Praktikant und Werkstudent in der strategischen Unternehmensentwicklung &amp; Internationalisierung</w:t>
            </w:r>
          </w:p>
        </w:tc>
        <w:tc>
          <w:tcPr>
            <w:tcW w:w="1701" w:type="dxa"/>
            <w:vAlign w:val="bottom"/>
          </w:tcPr>
          <w:p w14:paraId="1CD1F4BE" w14:textId="5E696AA0" w:rsidR="00986BC0" w:rsidRPr="006854AD" w:rsidRDefault="00986BC0" w:rsidP="00986BC0">
            <w:pPr>
              <w:pStyle w:val="StandardWeb"/>
              <w:spacing w:before="0" w:beforeAutospacing="0" w:after="0" w:afterAutospacing="0"/>
              <w:jc w:val="right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  <w:rPrChange w:id="252" w:author="Sinan Sarigöl" w:date="2025-08-13T18:48:00Z" w16du:dateUtc="2025-08-13T16:48:00Z">
                  <w:rPr>
                    <w:rFonts w:ascii="Optima" w:eastAsiaTheme="minorHAnsi" w:hAnsi="Optima"/>
                    <w:sz w:val="20"/>
                    <w:szCs w:val="20"/>
                    <w:lang w:eastAsia="en-US"/>
                  </w:rPr>
                </w:rPrChange>
              </w:rPr>
            </w:pPr>
            <w:r w:rsidRPr="006854AD"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  <w:rPrChange w:id="253" w:author="Sinan Sarigöl" w:date="2025-08-13T18:48:00Z" w16du:dateUtc="2025-08-13T16:48:00Z">
                  <w:rPr>
                    <w:rFonts w:ascii="Optima" w:eastAsiaTheme="minorHAnsi" w:hAnsi="Optima"/>
                    <w:sz w:val="20"/>
                    <w:szCs w:val="20"/>
                    <w:lang w:eastAsia="en-US"/>
                  </w:rPr>
                </w:rPrChange>
              </w:rPr>
              <w:t>01/2023 – 06/2023</w:t>
            </w:r>
          </w:p>
        </w:tc>
      </w:tr>
      <w:tr w:rsidR="00986BC0" w:rsidRPr="006854AD" w14:paraId="4E1428A5" w14:textId="77777777" w:rsidTr="00BF196B">
        <w:trPr>
          <w:trHeight w:val="57"/>
        </w:trPr>
        <w:tc>
          <w:tcPr>
            <w:tcW w:w="10774" w:type="dxa"/>
            <w:gridSpan w:val="12"/>
            <w:vAlign w:val="bottom"/>
          </w:tcPr>
          <w:p w14:paraId="0F5700F6" w14:textId="20510F2D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54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55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5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Durchführung umfassender Marktanalysen und Bewertung </w:t>
            </w:r>
            <w:ins w:id="257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von 10+</w:t>
              </w:r>
            </w:ins>
            <w:ins w:id="258" w:author="David Döbele" w:date="2025-09-09T19:54:00Z" w16du:dateUtc="2025-09-09T17:54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 xml:space="preserve"> </w:t>
              </w:r>
            </w:ins>
            <w:del w:id="259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60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 xml:space="preserve">von über zehn potenziellen 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61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>Länder</w:t>
            </w:r>
            <w:ins w:id="262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n</w:t>
              </w:r>
            </w:ins>
            <w:del w:id="263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64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n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65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 </w:t>
            </w:r>
            <w:del w:id="266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67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zur Unterstützung</w:delText>
              </w:r>
            </w:del>
            <w:ins w:id="268" w:author="David Döbele" w:date="2025-09-09T19:54:00Z" w16du:dateUtc="2025-09-09T17:54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im Rah</w:t>
              </w:r>
            </w:ins>
            <w:ins w:id="269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men</w:t>
              </w:r>
            </w:ins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70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 der</w:t>
            </w:r>
            <w:ins w:id="271" w:author="Sinan Sarigöl" w:date="2025-09-17T14:19:00Z" w16du:dateUtc="2025-09-17T12:19:00Z">
              <w:r w:rsidR="00E07020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 xml:space="preserve"> </w:t>
              </w:r>
            </w:ins>
            <w:del w:id="272" w:author="David Döbele" w:date="2025-09-09T19:55:00Z" w16du:dateUtc="2025-09-09T17:55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73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 xml:space="preserve"> 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74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>Internationalisierungsstrategi</w:t>
            </w:r>
            <w:ins w:id="275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e</w:t>
              </w:r>
            </w:ins>
            <w:del w:id="276" w:author="David Döbele" w:date="2025-09-09T19:55:00Z" w16du:dateUtc="2025-09-09T17:55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77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e der MHP</w:delText>
              </w:r>
            </w:del>
          </w:p>
          <w:p w14:paraId="45E3CAA2" w14:textId="26C7A1D1" w:rsidR="00986BC0" w:rsidRPr="006854AD" w:rsidDel="00D861D6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del w:id="278" w:author="David Döbele" w:date="2025-09-09T19:55:00Z" w16du:dateUtc="2025-09-09T17:55:00Z"/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79" w:author="Sinan Sarigöl" w:date="2025-08-13T18:48:00Z" w16du:dateUtc="2025-08-13T16:48:00Z">
                  <w:rPr>
                    <w:del w:id="280" w:author="David Döbele" w:date="2025-09-09T19:55:00Z" w16du:dateUtc="2025-09-09T17:55:00Z"/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81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2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Unterstützung bei der Projektleitung eines KI-basierten </w:t>
            </w:r>
            <w:proofErr w:type="spellStart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3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Staffing</w:t>
            </w:r>
            <w:proofErr w:type="spellEnd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-Tools, einschließlich Zeitplanerstellung, Risikobewertung und der strategischen Planung sowie Organisation, Vorbereitung und Koordination von verschiedenen Workshop</w:t>
            </w:r>
            <w:ins w:id="285" w:author="David Döbele" w:date="2025-09-09T19:56:00Z" w16du:dateUtc="2025-09-09T17:56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s</w:t>
              </w:r>
            </w:ins>
            <w:del w:id="286" w:author="David Döbele" w:date="2025-09-09T19:55:00Z" w16du:dateUtc="2025-09-09T17:55:00Z">
              <w:r w:rsidRPr="006854AD" w:rsidDel="00D861D6">
                <w:rPr>
                  <w:rFonts w:asciiTheme="minorHAnsi" w:hAnsiTheme="minorHAnsi" w:cstheme="minorHAnsi"/>
                  <w:i/>
                  <w:iCs/>
                  <w:color w:val="000000"/>
                  <w:sz w:val="20"/>
                  <w:szCs w:val="20"/>
                  <w:rPrChange w:id="287" w:author="Sinan Sarigöl" w:date="2025-08-13T18:48:00Z" w16du:dateUtc="2025-08-13T16:48:00Z">
                    <w:rPr>
                      <w:rFonts w:ascii="Optima" w:hAnsi="Optim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</w:delText>
              </w:r>
            </w:del>
          </w:p>
          <w:p w14:paraId="6A1F4E85" w14:textId="466C14D3" w:rsidR="00986BC0" w:rsidRPr="00D861D6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88" w:author="David Döbele" w:date="2025-09-09T19:55:00Z" w16du:dateUtc="2025-09-09T17:55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89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del w:id="290" w:author="David Döbele" w:date="2025-09-09T19:55:00Z" w16du:dateUtc="2025-09-09T17:55:00Z">
              <w:r w:rsidRPr="00D861D6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91" w:author="David Döbele" w:date="2025-09-09T19:55:00Z" w16du:dateUtc="2025-09-09T17:55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Detailrecherchen zu strategischen Themen wie der „Internationalisierung der MHP“ sowie den „Zukunfts- und Entwicklungsfeldern der MHP“</w:delText>
              </w:r>
            </w:del>
          </w:p>
        </w:tc>
      </w:tr>
      <w:tr w:rsidR="00986BC0" w:rsidRPr="006854AD" w14:paraId="4EC9DEB8" w14:textId="77777777" w:rsidTr="00BF196B">
        <w:trPr>
          <w:trHeight w:val="340"/>
        </w:trPr>
        <w:tc>
          <w:tcPr>
            <w:tcW w:w="5807" w:type="dxa"/>
            <w:gridSpan w:val="2"/>
            <w:vAlign w:val="bottom"/>
          </w:tcPr>
          <w:p w14:paraId="061D97E7" w14:textId="695DA9EC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92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93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  <w:t>Mercedes-Benz Group AG</w:t>
            </w:r>
          </w:p>
        </w:tc>
        <w:tc>
          <w:tcPr>
            <w:tcW w:w="4967" w:type="dxa"/>
            <w:gridSpan w:val="10"/>
            <w:vAlign w:val="bottom"/>
          </w:tcPr>
          <w:p w14:paraId="38592414" w14:textId="5CCB7268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94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95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  <w:t>Stuttgart, DE</w:t>
            </w:r>
          </w:p>
        </w:tc>
      </w:tr>
      <w:tr w:rsidR="00986BC0" w:rsidRPr="006854AD" w14:paraId="0A0FFCF6" w14:textId="77777777" w:rsidTr="00BF196B">
        <w:trPr>
          <w:trHeight w:val="20"/>
        </w:trPr>
        <w:tc>
          <w:tcPr>
            <w:tcW w:w="8364" w:type="dxa"/>
            <w:gridSpan w:val="9"/>
            <w:vAlign w:val="bottom"/>
          </w:tcPr>
          <w:p w14:paraId="30382087" w14:textId="3F4CABCA" w:rsidR="00986BC0" w:rsidRPr="006854AD" w:rsidRDefault="00986BC0" w:rsidP="00986BC0">
            <w:pPr>
              <w:rPr>
                <w:rFonts w:cstheme="minorHAnsi"/>
                <w:b/>
                <w:sz w:val="20"/>
                <w:szCs w:val="20"/>
                <w:rPrChange w:id="296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9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Praktikant im Controlling</w:t>
            </w:r>
          </w:p>
        </w:tc>
        <w:tc>
          <w:tcPr>
            <w:tcW w:w="2410" w:type="dxa"/>
            <w:gridSpan w:val="3"/>
            <w:vAlign w:val="bottom"/>
          </w:tcPr>
          <w:p w14:paraId="7444AF8F" w14:textId="1796C572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9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rPrChange w:id="299" w:author="Sinan Sarigöl" w:date="2025-08-13T18:48:00Z" w16du:dateUtc="2025-08-13T16:48:00Z">
                  <w:rPr>
                    <w:rFonts w:ascii="Optima" w:hAnsi="Optima" w:cs="Times New Roman"/>
                    <w:i w:val="0"/>
                    <w:iCs w:val="0"/>
                    <w:sz w:val="20"/>
                    <w:szCs w:val="20"/>
                  </w:rPr>
                </w:rPrChange>
              </w:rPr>
              <w:t>03/2022 – 08/2022</w:t>
            </w:r>
          </w:p>
        </w:tc>
      </w:tr>
      <w:tr w:rsidR="00986BC0" w:rsidRPr="006854AD" w14:paraId="4C00CD42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351B924B" w14:textId="7E1F4EE2" w:rsidR="00986BC0" w:rsidRPr="006854AD" w:rsidRDefault="00986BC0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300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pPrChange w:id="301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302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Entwicklung und Optimierung von Tools und Vorlagen für Standardprozesse sowie Erstellung von </w:t>
            </w:r>
            <w:proofErr w:type="spellStart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303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PowerBI</w:t>
            </w:r>
            <w:proofErr w:type="spellEnd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30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-Dashboards</w:t>
            </w:r>
          </w:p>
          <w:p w14:paraId="746118C9" w14:textId="31904526" w:rsidR="00986BC0" w:rsidRPr="006854AD" w:rsidRDefault="00986BC0">
            <w:pPr>
              <w:pStyle w:val="Listenabsatz"/>
              <w:widowControl w:val="0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sz w:val="20"/>
                <w:szCs w:val="20"/>
                <w:rPrChange w:id="305" w:author="Sinan Sarigöl" w:date="2025-08-13T18:48:00Z" w16du:dateUtc="2025-08-13T16:48:00Z">
                  <w:rPr>
                    <w:rFonts w:ascii="Carlito" w:hAnsi="Carlito" w:cs="Times New Roman"/>
                    <w:sz w:val="20"/>
                    <w:szCs w:val="20"/>
                  </w:rPr>
                </w:rPrChange>
              </w:rPr>
              <w:pPrChange w:id="306" w:author="Sinan Sarigöl" w:date="2025-09-17T14:18:00Z" w16du:dateUtc="2025-09-17T12:18:00Z">
                <w:pPr>
                  <w:pStyle w:val="Listenabsatz"/>
                  <w:widowControl w:val="0"/>
                  <w:numPr>
                    <w:numId w:val="29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spacing w:line="276" w:lineRule="auto"/>
                  <w:ind w:left="360" w:hanging="360"/>
                  <w:contextualSpacing w:val="0"/>
                  <w:jc w:val="both"/>
                </w:pPr>
              </w:pPrChange>
            </w:pPr>
            <w:r w:rsidRPr="006854A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de-DE"/>
                <w:rPrChange w:id="307" w:author="Sinan Sarigöl" w:date="2025-08-13T18:48:00Z" w16du:dateUtc="2025-08-13T16:48:00Z">
                  <w:rPr>
                    <w:rFonts w:ascii="Optima" w:eastAsia="Times New Roman" w:hAnsi="Optima" w:cs="Times New Roman"/>
                    <w:i/>
                    <w:iCs/>
                    <w:color w:val="000000"/>
                    <w:sz w:val="20"/>
                    <w:szCs w:val="20"/>
                    <w:lang w:eastAsia="de-DE"/>
                  </w:rPr>
                </w:rPrChange>
              </w:rPr>
              <w:t>Vorbereitung &amp; Erstellung von strategischen Planungsdateien, Präsentationen und Berichten für das Management-Board</w:t>
            </w:r>
            <w:r w:rsidRPr="006854AD">
              <w:rPr>
                <w:rFonts w:cstheme="minorHAnsi"/>
                <w:sz w:val="20"/>
                <w:szCs w:val="20"/>
                <w:rPrChange w:id="308" w:author="Sinan Sarigöl" w:date="2025-08-13T18:48:00Z" w16du:dateUtc="2025-08-13T16:48:00Z">
                  <w:rPr>
                    <w:rFonts w:ascii="Carlito" w:hAnsi="Carlito" w:cs="Times New Roman"/>
                    <w:sz w:val="20"/>
                    <w:szCs w:val="20"/>
                  </w:rPr>
                </w:rPrChange>
              </w:rPr>
              <w:t xml:space="preserve">  </w:t>
            </w:r>
          </w:p>
        </w:tc>
      </w:tr>
      <w:tr w:rsidR="00986BC0" w:rsidRPr="006854AD" w14:paraId="414B4085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986BC0" w:rsidRPr="006854AD" w:rsidRDefault="00986BC0" w:rsidP="00986BC0">
            <w:pPr>
              <w:pStyle w:val="BERSCHRIFT"/>
              <w:jc w:val="center"/>
              <w:rPr>
                <w:rFonts w:asciiTheme="minorHAnsi" w:hAnsiTheme="minorHAnsi" w:cstheme="minorHAnsi"/>
                <w:i/>
                <w:smallCaps w:val="0"/>
                <w:sz w:val="26"/>
                <w:szCs w:val="26"/>
                <w:rPrChange w:id="309" w:author="Sinan Sarigöl" w:date="2025-08-13T18:48:00Z" w16du:dateUtc="2025-08-13T16:48:00Z">
                  <w:rPr>
                    <w:rFonts w:ascii="Optima" w:hAnsi="Optima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smallCaps w:val="0"/>
                <w:sz w:val="26"/>
                <w:szCs w:val="26"/>
                <w:rPrChange w:id="310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986BC0" w:rsidRPr="006854AD" w:rsidDel="00CF4CF2" w14:paraId="3B26943D" w14:textId="6852EAD5" w:rsidTr="00BF196B">
        <w:trPr>
          <w:trHeight w:val="340"/>
          <w:del w:id="311" w:author="David Döbele" w:date="2025-09-17T19:36:00Z" w16du:dateUtc="2025-09-17T17:36:00Z"/>
        </w:trPr>
        <w:tc>
          <w:tcPr>
            <w:tcW w:w="6238" w:type="dxa"/>
            <w:gridSpan w:val="3"/>
            <w:vAlign w:val="bottom"/>
          </w:tcPr>
          <w:p w14:paraId="11E538C2" w14:textId="0FF35EF4" w:rsidR="00986BC0" w:rsidRPr="006854AD" w:rsidDel="00CF4CF2" w:rsidRDefault="00986BC0" w:rsidP="00986BC0">
            <w:pPr>
              <w:pStyle w:val="Bullets"/>
              <w:numPr>
                <w:ilvl w:val="0"/>
                <w:numId w:val="0"/>
              </w:numPr>
              <w:rPr>
                <w:del w:id="312" w:author="David Döbele" w:date="2025-09-17T19:36:00Z" w16du:dateUtc="2025-09-17T17:36:00Z"/>
                <w:rFonts w:asciiTheme="minorHAnsi" w:hAnsiTheme="minorHAnsi" w:cstheme="minorHAnsi"/>
                <w:b/>
                <w:i w:val="0"/>
                <w:sz w:val="20"/>
                <w:szCs w:val="20"/>
                <w:rPrChange w:id="313" w:author="Sinan Sarigöl" w:date="2025-08-13T18:48:00Z" w16du:dateUtc="2025-08-13T16:48:00Z">
                  <w:rPr>
                    <w:del w:id="314" w:author="David Döbele" w:date="2025-09-17T19:36:00Z" w16du:dateUtc="2025-09-17T17:36:00Z"/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</w:pPr>
            <w:del w:id="315" w:author="David Döbele" w:date="2025-09-17T19:36:00Z" w16du:dateUtc="2025-09-17T17:36:00Z">
              <w:r w:rsidRPr="006854AD" w:rsidDel="00CF4CF2">
                <w:rPr>
                  <w:rFonts w:asciiTheme="minorHAnsi" w:hAnsiTheme="minorHAnsi" w:cstheme="minorHAnsi"/>
                  <w:b/>
                  <w:i w:val="0"/>
                  <w:sz w:val="20"/>
                  <w:szCs w:val="20"/>
                  <w:rPrChange w:id="316" w:author="Sinan Sarigöl" w:date="2025-08-13T18:48:00Z" w16du:dateUtc="2025-08-13T16:48:00Z">
                    <w:rPr>
                      <w:rFonts w:ascii="Optima" w:hAnsi="Optima" w:cs="Times New Roman"/>
                      <w:b/>
                      <w:i w:val="0"/>
                      <w:sz w:val="20"/>
                      <w:szCs w:val="20"/>
                    </w:rPr>
                  </w:rPrChange>
                </w:rPr>
                <w:delText>Fachschaft Wiso Universität Hohenheim</w:delText>
              </w:r>
            </w:del>
          </w:p>
        </w:tc>
        <w:tc>
          <w:tcPr>
            <w:tcW w:w="4536" w:type="dxa"/>
            <w:gridSpan w:val="9"/>
            <w:vAlign w:val="bottom"/>
          </w:tcPr>
          <w:p w14:paraId="21BF18C9" w14:textId="204A956B" w:rsidR="00986BC0" w:rsidRPr="006854AD" w:rsidDel="00CF4CF2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del w:id="317" w:author="David Döbele" w:date="2025-09-17T19:36:00Z" w16du:dateUtc="2025-09-17T17:36:00Z"/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18" w:author="Sinan Sarigöl" w:date="2025-08-13T18:48:00Z" w16du:dateUtc="2025-08-13T16:48:00Z">
                  <w:rPr>
                    <w:del w:id="319" w:author="David Döbele" w:date="2025-09-17T19:36:00Z" w16du:dateUtc="2025-09-17T17:36:00Z"/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del w:id="320" w:author="David Döbele" w:date="2025-09-17T19:36:00Z" w16du:dateUtc="2025-09-17T17:36:00Z">
              <w:r w:rsidRPr="006854AD" w:rsidDel="00CF4CF2">
                <w:rPr>
                  <w:rFonts w:asciiTheme="minorHAnsi" w:hAnsiTheme="minorHAnsi" w:cstheme="minorHAnsi"/>
                  <w:b/>
                  <w:bCs/>
                  <w:i w:val="0"/>
                  <w:sz w:val="20"/>
                  <w:szCs w:val="20"/>
                  <w:rPrChange w:id="321" w:author="Sinan Sarigöl" w:date="2025-08-13T18:48:00Z" w16du:dateUtc="2025-08-13T16:48:00Z">
                    <w:rPr>
                      <w:rFonts w:ascii="Optima" w:hAnsi="Optima" w:cs="Times New Roman"/>
                      <w:b/>
                      <w:bCs/>
                      <w:i w:val="0"/>
                      <w:sz w:val="20"/>
                      <w:szCs w:val="20"/>
                    </w:rPr>
                  </w:rPrChange>
                </w:rPr>
                <w:delText>Stuttgart, DE</w:delText>
              </w:r>
            </w:del>
          </w:p>
        </w:tc>
      </w:tr>
      <w:tr w:rsidR="00986BC0" w:rsidRPr="006854AD" w:rsidDel="00CF4CF2" w14:paraId="04BFDD79" w14:textId="4005478F" w:rsidTr="00853D58">
        <w:trPr>
          <w:trHeight w:val="20"/>
          <w:del w:id="322" w:author="David Döbele" w:date="2025-09-17T19:36:00Z" w16du:dateUtc="2025-09-17T17:36:00Z"/>
        </w:trPr>
        <w:tc>
          <w:tcPr>
            <w:tcW w:w="6947" w:type="dxa"/>
            <w:gridSpan w:val="5"/>
            <w:vAlign w:val="bottom"/>
          </w:tcPr>
          <w:p w14:paraId="5D908AF7" w14:textId="58388112" w:rsidR="00986BC0" w:rsidRPr="006854AD" w:rsidDel="00CF4CF2" w:rsidRDefault="00986BC0" w:rsidP="00986BC0">
            <w:pPr>
              <w:rPr>
                <w:del w:id="323" w:author="David Döbele" w:date="2025-09-17T19:36:00Z" w16du:dateUtc="2025-09-17T17:36:00Z"/>
                <w:rFonts w:cstheme="minorHAnsi"/>
                <w:b/>
                <w:sz w:val="20"/>
                <w:szCs w:val="20"/>
                <w:rPrChange w:id="324" w:author="Sinan Sarigöl" w:date="2025-08-13T18:48:00Z" w16du:dateUtc="2025-08-13T16:48:00Z">
                  <w:rPr>
                    <w:del w:id="325" w:author="David Döbele" w:date="2025-09-17T19:36:00Z" w16du:dateUtc="2025-09-17T17:36:00Z"/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del w:id="326" w:author="David Döbele" w:date="2025-09-17T19:36:00Z" w16du:dateUtc="2025-09-17T17:36:00Z">
              <w:r w:rsidRPr="006854AD" w:rsidDel="00CF4CF2">
                <w:rPr>
                  <w:rFonts w:cstheme="minorHAnsi"/>
                  <w:sz w:val="20"/>
                  <w:szCs w:val="20"/>
                  <w:rPrChange w:id="327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delText>Aktives Mitglied der Fachschaft Wirtschaft- und Sozialwissenschaften</w:delText>
              </w:r>
            </w:del>
          </w:p>
        </w:tc>
        <w:tc>
          <w:tcPr>
            <w:tcW w:w="3827" w:type="dxa"/>
            <w:gridSpan w:val="7"/>
            <w:vAlign w:val="bottom"/>
          </w:tcPr>
          <w:p w14:paraId="0D2FFB14" w14:textId="7BC141C6" w:rsidR="00986BC0" w:rsidRPr="006854AD" w:rsidDel="00CF4CF2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del w:id="328" w:author="David Döbele" w:date="2025-09-17T19:36:00Z" w16du:dateUtc="2025-09-17T17:36:00Z"/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29" w:author="Sinan Sarigöl" w:date="2025-08-13T18:48:00Z" w16du:dateUtc="2025-08-13T16:48:00Z">
                  <w:rPr>
                    <w:del w:id="330" w:author="David Döbele" w:date="2025-09-17T19:36:00Z" w16du:dateUtc="2025-09-17T17:36:00Z"/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del w:id="331" w:author="David Döbele" w:date="2025-09-17T19:36:00Z" w16du:dateUtc="2025-09-17T17:36:00Z">
              <w:r w:rsidRPr="006854AD" w:rsidDel="00CF4CF2">
                <w:rPr>
                  <w:rFonts w:asciiTheme="minorHAnsi" w:hAnsiTheme="minorHAnsi" w:cstheme="minorHAnsi"/>
                  <w:i w:val="0"/>
                  <w:sz w:val="20"/>
                  <w:szCs w:val="20"/>
                  <w:rPrChange w:id="332" w:author="Sinan Sarigöl" w:date="2025-08-13T18:48:00Z" w16du:dateUtc="2025-08-13T16:48:00Z">
                    <w:rPr>
                      <w:rFonts w:ascii="Optima" w:hAnsi="Optima" w:cs="Times New Roman"/>
                      <w:i w:val="0"/>
                      <w:sz w:val="20"/>
                      <w:szCs w:val="20"/>
                    </w:rPr>
                  </w:rPrChange>
                </w:rPr>
                <w:delText>10/2024 – heute</w:delText>
              </w:r>
            </w:del>
          </w:p>
        </w:tc>
      </w:tr>
      <w:tr w:rsidR="00986BC0" w:rsidRPr="006854AD" w:rsidDel="00CF4CF2" w14:paraId="66A58453" w14:textId="512DA501" w:rsidTr="00CF4CF2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33" w:author="David Döbele" w:date="2025-09-17T19:36:00Z" w16du:dateUtc="2025-09-17T17:3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del w:id="334" w:author="David Döbele" w:date="2025-09-17T19:36:00Z" w16du:dateUtc="2025-09-17T17:36:00Z"/>
          <w:trPrChange w:id="335" w:author="David Döbele" w:date="2025-09-17T19:36:00Z" w16du:dateUtc="2025-09-17T17:36:00Z">
            <w:trPr>
              <w:gridAfter w:val="0"/>
              <w:trHeight w:val="20"/>
            </w:trPr>
          </w:trPrChange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  <w:tcPrChange w:id="336" w:author="David Döbele" w:date="2025-09-17T19:36:00Z" w16du:dateUtc="2025-09-17T17:36:00Z">
              <w:tcPr>
                <w:tcW w:w="10774" w:type="dxa"/>
                <w:gridSpan w:val="14"/>
                <w:vAlign w:val="bottom"/>
              </w:tcPr>
            </w:tcPrChange>
          </w:tcPr>
          <w:p w14:paraId="50B5B9CB" w14:textId="2F9062DE" w:rsidR="00986BC0" w:rsidRPr="006854AD" w:rsidDel="00CF4CF2" w:rsidRDefault="00986BC0" w:rsidP="00986BC0">
            <w:pPr>
              <w:pStyle w:val="Listenabsatz"/>
              <w:numPr>
                <w:ilvl w:val="0"/>
                <w:numId w:val="29"/>
              </w:numPr>
              <w:rPr>
                <w:del w:id="337" w:author="David Döbele" w:date="2025-09-17T19:36:00Z" w16du:dateUtc="2025-09-17T17:36:00Z"/>
                <w:rFonts w:cstheme="minorHAnsi"/>
                <w:b/>
                <w:bCs/>
                <w:i/>
                <w:iCs/>
                <w:sz w:val="20"/>
                <w:szCs w:val="20"/>
                <w:rPrChange w:id="338" w:author="Sinan Sarigöl" w:date="2025-08-13T18:48:00Z" w16du:dateUtc="2025-08-13T16:48:00Z">
                  <w:rPr>
                    <w:del w:id="339" w:author="David Döbele" w:date="2025-09-17T19:36:00Z" w16du:dateUtc="2025-09-17T17:36:00Z"/>
                    <w:rFonts w:ascii="Optima" w:hAnsi="Optima" w:cs="Times New Roman"/>
                    <w:b/>
                    <w:bCs/>
                    <w:i/>
                    <w:iCs/>
                    <w:sz w:val="20"/>
                    <w:szCs w:val="20"/>
                  </w:rPr>
                </w:rPrChange>
              </w:rPr>
            </w:pPr>
            <w:del w:id="340" w:author="David Döbele" w:date="2025-09-17T19:36:00Z" w16du:dateUtc="2025-09-17T17:36:00Z">
              <w:r w:rsidRPr="006854AD" w:rsidDel="00CF4CF2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341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Konzeptionierung, Planung und Durchführung von Events für die Universität und für die Studierenden</w:delText>
              </w:r>
            </w:del>
          </w:p>
        </w:tc>
      </w:tr>
      <w:tr w:rsidR="00986BC0" w:rsidRPr="006854AD" w14:paraId="398EAE9E" w14:textId="77777777" w:rsidTr="00CF4CF2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42" w:author="David Döbele" w:date="2025-09-17T19:36:00Z" w16du:dateUtc="2025-09-17T17:3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343" w:author="David Döbele" w:date="2025-09-17T19:36:00Z" w16du:dateUtc="2025-09-17T17:36:00Z">
            <w:trPr>
              <w:gridAfter w:val="0"/>
              <w:trHeight w:val="340"/>
            </w:trPr>
          </w:trPrChange>
        </w:trPr>
        <w:tc>
          <w:tcPr>
            <w:tcW w:w="8081" w:type="dxa"/>
            <w:gridSpan w:val="8"/>
            <w:tcBorders>
              <w:top w:val="single" w:sz="4" w:space="0" w:color="auto"/>
            </w:tcBorders>
            <w:vAlign w:val="bottom"/>
            <w:tcPrChange w:id="344" w:author="David Döbele" w:date="2025-09-17T19:36:00Z" w16du:dateUtc="2025-09-17T17:36:00Z">
              <w:tcPr>
                <w:tcW w:w="8081" w:type="dxa"/>
                <w:gridSpan w:val="10"/>
                <w:vAlign w:val="bottom"/>
              </w:tcPr>
            </w:tcPrChange>
          </w:tcPr>
          <w:p w14:paraId="14D69EA0" w14:textId="0C171D70" w:rsidR="00986BC0" w:rsidRPr="006854AD" w:rsidRDefault="00986BC0" w:rsidP="00986BC0">
            <w:pPr>
              <w:rPr>
                <w:rFonts w:cstheme="minorHAnsi"/>
                <w:b/>
                <w:bCs/>
                <w:color w:val="000000"/>
                <w:sz w:val="20"/>
                <w:szCs w:val="20"/>
                <w:rPrChange w:id="345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color w:val="000000"/>
                <w:sz w:val="20"/>
                <w:szCs w:val="20"/>
                <w:rPrChange w:id="34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  <w:t>Ehrenamtliche Nachhilfe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  <w:tcPrChange w:id="347" w:author="David Döbele" w:date="2025-09-17T19:36:00Z" w16du:dateUtc="2025-09-17T17:36:00Z">
              <w:tcPr>
                <w:tcW w:w="2693" w:type="dxa"/>
                <w:gridSpan w:val="4"/>
                <w:vAlign w:val="bottom"/>
              </w:tcPr>
            </w:tcPrChange>
          </w:tcPr>
          <w:p w14:paraId="50612329" w14:textId="2C884C3F" w:rsidR="00986BC0" w:rsidRPr="006854AD" w:rsidRDefault="00986BC0" w:rsidP="00986BC0">
            <w:pPr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  <w:rPrChange w:id="34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color w:val="000000"/>
                <w:sz w:val="20"/>
                <w:szCs w:val="20"/>
                <w:rPrChange w:id="34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  <w:t>Stuttgart, DE</w:t>
            </w:r>
          </w:p>
        </w:tc>
      </w:tr>
      <w:tr w:rsidR="00986BC0" w:rsidRPr="006854AD" w14:paraId="740449B2" w14:textId="77777777" w:rsidTr="002B422E">
        <w:trPr>
          <w:trHeight w:val="208"/>
        </w:trPr>
        <w:tc>
          <w:tcPr>
            <w:tcW w:w="8081" w:type="dxa"/>
            <w:gridSpan w:val="8"/>
            <w:vAlign w:val="bottom"/>
          </w:tcPr>
          <w:p w14:paraId="15AE1187" w14:textId="12AF8DED" w:rsidR="00986BC0" w:rsidRPr="006854AD" w:rsidRDefault="00986BC0" w:rsidP="00986BC0">
            <w:pPr>
              <w:rPr>
                <w:rFonts w:cstheme="minorHAnsi"/>
                <w:color w:val="000000"/>
                <w:sz w:val="20"/>
                <w:szCs w:val="20"/>
                <w:rPrChange w:id="350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51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Fach: Mathematik in den Klassen 7 – 12 (Gymnasium)</w:t>
            </w:r>
          </w:p>
        </w:tc>
        <w:tc>
          <w:tcPr>
            <w:tcW w:w="2693" w:type="dxa"/>
            <w:gridSpan w:val="4"/>
            <w:vAlign w:val="bottom"/>
          </w:tcPr>
          <w:p w14:paraId="1FAABC3E" w14:textId="59D0A313" w:rsidR="00986BC0" w:rsidRPr="006854AD" w:rsidRDefault="00986BC0" w:rsidP="00986BC0">
            <w:pPr>
              <w:jc w:val="right"/>
              <w:rPr>
                <w:rFonts w:cstheme="minorHAnsi"/>
                <w:color w:val="000000"/>
                <w:sz w:val="20"/>
                <w:szCs w:val="20"/>
                <w:rPrChange w:id="352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53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01/2023 </w:t>
            </w:r>
            <w:r w:rsidRPr="006854AD">
              <w:rPr>
                <w:rFonts w:cstheme="minorHAnsi"/>
                <w:sz w:val="20"/>
                <w:szCs w:val="20"/>
                <w:rPrChange w:id="35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–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5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heute </w:t>
            </w:r>
          </w:p>
        </w:tc>
      </w:tr>
      <w:tr w:rsidR="00986BC0" w:rsidRPr="006854AD" w14:paraId="4AF19DD1" w14:textId="77777777" w:rsidTr="00BF196B">
        <w:trPr>
          <w:trHeight w:val="340"/>
        </w:trPr>
        <w:tc>
          <w:tcPr>
            <w:tcW w:w="6238" w:type="dxa"/>
            <w:gridSpan w:val="3"/>
            <w:vAlign w:val="bottom"/>
          </w:tcPr>
          <w:p w14:paraId="7756FD9A" w14:textId="6A71AC1E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sz w:val="20"/>
                <w:szCs w:val="20"/>
                <w:rPrChange w:id="356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357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  <w:t>Consulting Generation Esslingen e.V. (CGE)</w:t>
            </w:r>
          </w:p>
        </w:tc>
        <w:tc>
          <w:tcPr>
            <w:tcW w:w="4536" w:type="dxa"/>
            <w:gridSpan w:val="9"/>
            <w:vAlign w:val="bottom"/>
          </w:tcPr>
          <w:p w14:paraId="30626CB8" w14:textId="0E2163E6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5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5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  <w:t xml:space="preserve">Esslingen am Neckar, DE </w:t>
            </w:r>
          </w:p>
        </w:tc>
      </w:tr>
      <w:tr w:rsidR="00986BC0" w:rsidRPr="006854AD" w14:paraId="56372BDE" w14:textId="77777777" w:rsidTr="00853D58">
        <w:trPr>
          <w:trHeight w:val="20"/>
        </w:trPr>
        <w:tc>
          <w:tcPr>
            <w:tcW w:w="6947" w:type="dxa"/>
            <w:gridSpan w:val="5"/>
          </w:tcPr>
          <w:p w14:paraId="3C87D247" w14:textId="39B8A1E5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6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6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Ressortleiter Sales &amp; Partnerschaftsmanagement</w:t>
            </w:r>
          </w:p>
        </w:tc>
        <w:tc>
          <w:tcPr>
            <w:tcW w:w="3827" w:type="dxa"/>
            <w:gridSpan w:val="7"/>
            <w:vAlign w:val="bottom"/>
          </w:tcPr>
          <w:p w14:paraId="288A2195" w14:textId="074BCCB7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sz w:val="20"/>
                <w:szCs w:val="20"/>
                <w:rPrChange w:id="362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sz w:val="20"/>
                <w:szCs w:val="20"/>
                <w:rPrChange w:id="363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  <w:t>08/2022 – 08/2023</w:t>
            </w:r>
          </w:p>
        </w:tc>
      </w:tr>
      <w:tr w:rsidR="00986BC0" w:rsidRPr="006854AD" w14:paraId="7ECB507F" w14:textId="77777777" w:rsidTr="00BF196B">
        <w:trPr>
          <w:trHeight w:val="193"/>
        </w:trPr>
        <w:tc>
          <w:tcPr>
            <w:tcW w:w="10774" w:type="dxa"/>
            <w:gridSpan w:val="12"/>
          </w:tcPr>
          <w:p w14:paraId="53EC5A83" w14:textId="4DAA6F3A" w:rsidR="00986BC0" w:rsidRPr="006854AD" w:rsidRDefault="00986BC0" w:rsidP="00986BC0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36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6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Führung eines vierköpfigen Teams zur erfolgreichen Akquise und Umsetzung von zwei Marktanalyseprojekten</w:t>
            </w:r>
          </w:p>
          <w:p w14:paraId="2CC438FF" w14:textId="351F5CC7" w:rsidR="00986BC0" w:rsidRPr="006854AD" w:rsidRDefault="00986BC0" w:rsidP="00986BC0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36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6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Entwicklung und Implementierung neuer Akquise- (+2 Projekte), Wachstums- (+8 Mitglieder) und Weiterbildungsstrategien (Partnerschaften &amp; Workshops mit u.a. KPMG, GFT, EY)</w:t>
            </w:r>
          </w:p>
        </w:tc>
      </w:tr>
      <w:tr w:rsidR="00986BC0" w:rsidRPr="006854AD" w14:paraId="482569A2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986BC0" w:rsidRPr="006854AD" w:rsidRDefault="00986BC0" w:rsidP="00986BC0">
            <w:pPr>
              <w:jc w:val="center"/>
              <w:rPr>
                <w:rFonts w:cstheme="minorHAnsi"/>
                <w:b/>
                <w:sz w:val="26"/>
                <w:szCs w:val="26"/>
                <w:rPrChange w:id="368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</w:pPr>
            <w:r w:rsidRPr="006854AD">
              <w:rPr>
                <w:rFonts w:cstheme="minorHAnsi"/>
                <w:b/>
                <w:sz w:val="26"/>
                <w:szCs w:val="26"/>
                <w:rPrChange w:id="369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986BC0" w:rsidRPr="006854AD" w14:paraId="2B257790" w14:textId="77777777" w:rsidTr="00BF196B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7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7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Sprachen:</w:t>
            </w:r>
          </w:p>
        </w:tc>
        <w:tc>
          <w:tcPr>
            <w:tcW w:w="907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00D44C8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7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73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Deutsch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7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(C2)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7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Englisch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7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(C1),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77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Türkisch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78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(C1),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79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Französisch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8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(B2)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81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</w:t>
            </w:r>
          </w:p>
        </w:tc>
      </w:tr>
      <w:tr w:rsidR="00986BC0" w:rsidRPr="006854AD" w14:paraId="45706C3F" w14:textId="77777777" w:rsidTr="00BF196B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8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8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Technisch:</w:t>
            </w:r>
          </w:p>
        </w:tc>
        <w:tc>
          <w:tcPr>
            <w:tcW w:w="9072" w:type="dxa"/>
            <w:gridSpan w:val="11"/>
            <w:vAlign w:val="bottom"/>
          </w:tcPr>
          <w:p w14:paraId="60CA2168" w14:textId="69205454" w:rsidR="00986BC0" w:rsidRPr="006854AD" w:rsidRDefault="00986BC0" w:rsidP="00986BC0">
            <w:pPr>
              <w:rPr>
                <w:rFonts w:cstheme="minorHAnsi"/>
                <w:i/>
                <w:iCs/>
                <w:color w:val="000000"/>
                <w:sz w:val="20"/>
                <w:szCs w:val="20"/>
                <w:rPrChange w:id="38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8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MS Office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8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(Experte)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87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</w:t>
            </w:r>
            <w:proofErr w:type="spellStart"/>
            <w:r w:rsidRPr="006854AD">
              <w:rPr>
                <w:rFonts w:cstheme="minorHAnsi"/>
                <w:color w:val="000000"/>
                <w:sz w:val="20"/>
                <w:szCs w:val="20"/>
                <w:rPrChange w:id="388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Confluence</w:t>
            </w:r>
            <w:proofErr w:type="spellEnd"/>
            <w:r w:rsidRPr="006854AD">
              <w:rPr>
                <w:rFonts w:cstheme="minorHAnsi"/>
                <w:color w:val="000000"/>
                <w:sz w:val="20"/>
                <w:szCs w:val="20"/>
                <w:rPrChange w:id="389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&amp; Miro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9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(fortgeschritten),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91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KI-Tools: u.a. ChatGPT &amp; MS Copilot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9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(Experte)</w:t>
            </w:r>
          </w:p>
        </w:tc>
      </w:tr>
      <w:tr w:rsidR="00986BC0" w:rsidRPr="006854AD" w14:paraId="70CB01B0" w14:textId="77777777" w:rsidTr="00BF196B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9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9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Interessen: </w:t>
            </w:r>
          </w:p>
        </w:tc>
        <w:tc>
          <w:tcPr>
            <w:tcW w:w="9072" w:type="dxa"/>
            <w:gridSpan w:val="11"/>
            <w:vAlign w:val="bottom"/>
          </w:tcPr>
          <w:p w14:paraId="598C2742" w14:textId="0F3A6AA6" w:rsidR="00986BC0" w:rsidRPr="006854AD" w:rsidRDefault="00986BC0" w:rsidP="00986BC0">
            <w:pPr>
              <w:rPr>
                <w:rFonts w:cstheme="minorHAnsi"/>
                <w:color w:val="000000"/>
                <w:sz w:val="20"/>
                <w:szCs w:val="20"/>
                <w:rPrChange w:id="39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96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Fußball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9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(ehem. Leistungssportler in der Fußball-Jugend-Bundesliga)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98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Tennis, Reisen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9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(&gt; 15 Länder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400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)</w:t>
            </w:r>
          </w:p>
        </w:tc>
      </w:tr>
    </w:tbl>
    <w:p w14:paraId="56F54ECE" w14:textId="77777777" w:rsidR="001F7AFE" w:rsidRPr="006854AD" w:rsidRDefault="001F7AFE" w:rsidP="001F7AFE">
      <w:pPr>
        <w:spacing w:after="0" w:line="240" w:lineRule="auto"/>
        <w:rPr>
          <w:rFonts w:cstheme="minorHAnsi"/>
          <w:sz w:val="18"/>
          <w:rPrChange w:id="401" w:author="Sinan Sarigöl" w:date="2025-08-13T18:48:00Z" w16du:dateUtc="2025-08-13T16:48:00Z">
            <w:rPr>
              <w:rFonts w:ascii="Optima" w:hAnsi="Optima" w:cs="Times New Roman"/>
              <w:sz w:val="18"/>
            </w:rPr>
          </w:rPrChange>
        </w:rPr>
      </w:pPr>
    </w:p>
    <w:sectPr w:rsidR="001F7AFE" w:rsidRPr="006854AD" w:rsidSect="007F7572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D174" w14:textId="77777777" w:rsidR="009A7030" w:rsidRDefault="009A7030" w:rsidP="00BE053D">
      <w:pPr>
        <w:spacing w:after="0" w:line="240" w:lineRule="auto"/>
      </w:pPr>
      <w:r>
        <w:separator/>
      </w:r>
    </w:p>
  </w:endnote>
  <w:endnote w:type="continuationSeparator" w:id="0">
    <w:p w14:paraId="35FB9984" w14:textId="77777777" w:rsidR="009A7030" w:rsidRDefault="009A70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rlito">
    <w:altName w:val="Calibri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0E48" w14:textId="77777777" w:rsidR="009A7030" w:rsidRDefault="009A7030" w:rsidP="00BE053D">
      <w:pPr>
        <w:spacing w:after="0" w:line="240" w:lineRule="auto"/>
      </w:pPr>
      <w:r>
        <w:separator/>
      </w:r>
    </w:p>
  </w:footnote>
  <w:footnote w:type="continuationSeparator" w:id="0">
    <w:p w14:paraId="5CC868C3" w14:textId="77777777" w:rsidR="009A7030" w:rsidRDefault="009A70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11EA9782"/>
    <w:lvl w:ilvl="0" w:tplc="379601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65CAE"/>
    <w:multiLevelType w:val="multilevel"/>
    <w:tmpl w:val="B34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65C1"/>
    <w:multiLevelType w:val="hybridMultilevel"/>
    <w:tmpl w:val="C186BFB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E02D6"/>
    <w:multiLevelType w:val="multilevel"/>
    <w:tmpl w:val="19F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4A02F5"/>
    <w:multiLevelType w:val="multilevel"/>
    <w:tmpl w:val="3B5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AA5B11"/>
    <w:multiLevelType w:val="multilevel"/>
    <w:tmpl w:val="B36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EE20F9"/>
    <w:multiLevelType w:val="multilevel"/>
    <w:tmpl w:val="3B5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C3B3F"/>
    <w:multiLevelType w:val="hybridMultilevel"/>
    <w:tmpl w:val="2B801B8A"/>
    <w:lvl w:ilvl="0" w:tplc="379601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C6813"/>
    <w:multiLevelType w:val="multilevel"/>
    <w:tmpl w:val="DF9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845D6D"/>
    <w:multiLevelType w:val="hybridMultilevel"/>
    <w:tmpl w:val="F252FF32"/>
    <w:lvl w:ilvl="0" w:tplc="8B189BC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9B785C"/>
    <w:multiLevelType w:val="multilevel"/>
    <w:tmpl w:val="873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85174C"/>
    <w:multiLevelType w:val="hybridMultilevel"/>
    <w:tmpl w:val="D06C681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E25852"/>
    <w:multiLevelType w:val="multilevel"/>
    <w:tmpl w:val="193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20"/>
  </w:num>
  <w:num w:numId="2" w16cid:durableId="1152600156">
    <w:abstractNumId w:val="28"/>
  </w:num>
  <w:num w:numId="3" w16cid:durableId="1697927410">
    <w:abstractNumId w:val="32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9"/>
  </w:num>
  <w:num w:numId="8" w16cid:durableId="881020874">
    <w:abstractNumId w:val="37"/>
  </w:num>
  <w:num w:numId="9" w16cid:durableId="1263149610">
    <w:abstractNumId w:val="18"/>
  </w:num>
  <w:num w:numId="10" w16cid:durableId="189681442">
    <w:abstractNumId w:val="40"/>
  </w:num>
  <w:num w:numId="11" w16cid:durableId="1844860521">
    <w:abstractNumId w:val="10"/>
  </w:num>
  <w:num w:numId="12" w16cid:durableId="369766251">
    <w:abstractNumId w:val="12"/>
  </w:num>
  <w:num w:numId="13" w16cid:durableId="318115815">
    <w:abstractNumId w:val="14"/>
  </w:num>
  <w:num w:numId="14" w16cid:durableId="303974678">
    <w:abstractNumId w:val="15"/>
  </w:num>
  <w:num w:numId="15" w16cid:durableId="91245226">
    <w:abstractNumId w:val="36"/>
  </w:num>
  <w:num w:numId="16" w16cid:durableId="1138110109">
    <w:abstractNumId w:val="9"/>
  </w:num>
  <w:num w:numId="17" w16cid:durableId="1063874226">
    <w:abstractNumId w:val="27"/>
  </w:num>
  <w:num w:numId="18" w16cid:durableId="113788392">
    <w:abstractNumId w:val="6"/>
  </w:num>
  <w:num w:numId="19" w16cid:durableId="560748726">
    <w:abstractNumId w:val="31"/>
  </w:num>
  <w:num w:numId="20" w16cid:durableId="1019890446">
    <w:abstractNumId w:val="16"/>
  </w:num>
  <w:num w:numId="21" w16cid:durableId="1358241060">
    <w:abstractNumId w:val="17"/>
  </w:num>
  <w:num w:numId="22" w16cid:durableId="1565333374">
    <w:abstractNumId w:val="26"/>
  </w:num>
  <w:num w:numId="23" w16cid:durableId="749930063">
    <w:abstractNumId w:val="13"/>
  </w:num>
  <w:num w:numId="24" w16cid:durableId="69692987">
    <w:abstractNumId w:val="34"/>
  </w:num>
  <w:num w:numId="25" w16cid:durableId="842476508">
    <w:abstractNumId w:val="43"/>
  </w:num>
  <w:num w:numId="26" w16cid:durableId="834301136">
    <w:abstractNumId w:val="29"/>
  </w:num>
  <w:num w:numId="27" w16cid:durableId="1631785384">
    <w:abstractNumId w:val="44"/>
  </w:num>
  <w:num w:numId="28" w16cid:durableId="274676215">
    <w:abstractNumId w:val="8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30"/>
  </w:num>
  <w:num w:numId="32" w16cid:durableId="1930698584">
    <w:abstractNumId w:val="33"/>
  </w:num>
  <w:num w:numId="33" w16cid:durableId="727144380">
    <w:abstractNumId w:val="39"/>
  </w:num>
  <w:num w:numId="34" w16cid:durableId="2079790446">
    <w:abstractNumId w:val="24"/>
  </w:num>
  <w:num w:numId="35" w16cid:durableId="1845628106">
    <w:abstractNumId w:val="23"/>
  </w:num>
  <w:num w:numId="36" w16cid:durableId="559484805">
    <w:abstractNumId w:val="22"/>
  </w:num>
  <w:num w:numId="37" w16cid:durableId="1856071882">
    <w:abstractNumId w:val="21"/>
  </w:num>
  <w:num w:numId="38" w16cid:durableId="1121610899">
    <w:abstractNumId w:val="42"/>
  </w:num>
  <w:num w:numId="39" w16cid:durableId="792015914">
    <w:abstractNumId w:val="35"/>
  </w:num>
  <w:num w:numId="40" w16cid:durableId="1412387454">
    <w:abstractNumId w:val="38"/>
  </w:num>
  <w:num w:numId="41" w16cid:durableId="940532784">
    <w:abstractNumId w:val="32"/>
  </w:num>
  <w:num w:numId="42" w16cid:durableId="733509815">
    <w:abstractNumId w:val="32"/>
  </w:num>
  <w:num w:numId="43" w16cid:durableId="998850814">
    <w:abstractNumId w:val="11"/>
  </w:num>
  <w:num w:numId="44" w16cid:durableId="629241707">
    <w:abstractNumId w:val="25"/>
  </w:num>
  <w:num w:numId="45" w16cid:durableId="1533149355">
    <w:abstractNumId w:val="7"/>
  </w:num>
  <w:num w:numId="46" w16cid:durableId="1226910215">
    <w:abstractNumId w:val="4"/>
  </w:num>
  <w:num w:numId="47" w16cid:durableId="1222594474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an Sarigöl">
    <w15:presenceInfo w15:providerId="AD" w15:userId="S::sinan.sarigoel@cg-esslingen.de::614b17e8-9e28-4e24-8f4a-f877b4755019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183C"/>
    <w:rsid w:val="00046972"/>
    <w:rsid w:val="00061D33"/>
    <w:rsid w:val="00064643"/>
    <w:rsid w:val="0008352C"/>
    <w:rsid w:val="00087747"/>
    <w:rsid w:val="000A1FDA"/>
    <w:rsid w:val="000B63E2"/>
    <w:rsid w:val="000B6548"/>
    <w:rsid w:val="000B7EF0"/>
    <w:rsid w:val="000C71ED"/>
    <w:rsid w:val="000D62A8"/>
    <w:rsid w:val="000D671A"/>
    <w:rsid w:val="000F284B"/>
    <w:rsid w:val="00103EC5"/>
    <w:rsid w:val="00115CE3"/>
    <w:rsid w:val="00116C6E"/>
    <w:rsid w:val="00125CA6"/>
    <w:rsid w:val="0013733F"/>
    <w:rsid w:val="00142DE9"/>
    <w:rsid w:val="00156FC9"/>
    <w:rsid w:val="00162A5A"/>
    <w:rsid w:val="001647AB"/>
    <w:rsid w:val="00167A2F"/>
    <w:rsid w:val="00172867"/>
    <w:rsid w:val="00175B6D"/>
    <w:rsid w:val="00180A59"/>
    <w:rsid w:val="001901ED"/>
    <w:rsid w:val="0019483A"/>
    <w:rsid w:val="001A46BF"/>
    <w:rsid w:val="001A481B"/>
    <w:rsid w:val="001B0186"/>
    <w:rsid w:val="001B62CA"/>
    <w:rsid w:val="001D439E"/>
    <w:rsid w:val="001D4DCD"/>
    <w:rsid w:val="001F1A52"/>
    <w:rsid w:val="001F27DA"/>
    <w:rsid w:val="001F4175"/>
    <w:rsid w:val="001F7AFE"/>
    <w:rsid w:val="0021468F"/>
    <w:rsid w:val="00223A4D"/>
    <w:rsid w:val="002249CA"/>
    <w:rsid w:val="00226581"/>
    <w:rsid w:val="0023054D"/>
    <w:rsid w:val="002326B8"/>
    <w:rsid w:val="00232CB5"/>
    <w:rsid w:val="00234A7E"/>
    <w:rsid w:val="0024373D"/>
    <w:rsid w:val="002508C2"/>
    <w:rsid w:val="00267252"/>
    <w:rsid w:val="00277DFE"/>
    <w:rsid w:val="00282DB0"/>
    <w:rsid w:val="002B2091"/>
    <w:rsid w:val="002B422E"/>
    <w:rsid w:val="002C6972"/>
    <w:rsid w:val="002D2B32"/>
    <w:rsid w:val="002D4516"/>
    <w:rsid w:val="002D7415"/>
    <w:rsid w:val="002F46AD"/>
    <w:rsid w:val="00302E96"/>
    <w:rsid w:val="0030574C"/>
    <w:rsid w:val="003101F0"/>
    <w:rsid w:val="00314B7A"/>
    <w:rsid w:val="00324BC5"/>
    <w:rsid w:val="00326A66"/>
    <w:rsid w:val="00340BAB"/>
    <w:rsid w:val="003418E0"/>
    <w:rsid w:val="00347F8D"/>
    <w:rsid w:val="00367780"/>
    <w:rsid w:val="00371A85"/>
    <w:rsid w:val="00372F7B"/>
    <w:rsid w:val="003733E5"/>
    <w:rsid w:val="00390EA6"/>
    <w:rsid w:val="003C2F9A"/>
    <w:rsid w:val="003C5855"/>
    <w:rsid w:val="003C674A"/>
    <w:rsid w:val="003E27C3"/>
    <w:rsid w:val="003F3E3F"/>
    <w:rsid w:val="004029F7"/>
    <w:rsid w:val="004067B8"/>
    <w:rsid w:val="004154BE"/>
    <w:rsid w:val="0042013D"/>
    <w:rsid w:val="00422F83"/>
    <w:rsid w:val="00426D7E"/>
    <w:rsid w:val="0043430C"/>
    <w:rsid w:val="00435E6D"/>
    <w:rsid w:val="00443668"/>
    <w:rsid w:val="0045396D"/>
    <w:rsid w:val="00456B0D"/>
    <w:rsid w:val="00476AF8"/>
    <w:rsid w:val="00484FD7"/>
    <w:rsid w:val="0048544D"/>
    <w:rsid w:val="004929FB"/>
    <w:rsid w:val="004A54BA"/>
    <w:rsid w:val="004B3C2F"/>
    <w:rsid w:val="004B6A5E"/>
    <w:rsid w:val="004C4631"/>
    <w:rsid w:val="00507EA7"/>
    <w:rsid w:val="005238B9"/>
    <w:rsid w:val="00526089"/>
    <w:rsid w:val="00527A28"/>
    <w:rsid w:val="00527DCA"/>
    <w:rsid w:val="00560748"/>
    <w:rsid w:val="005716D4"/>
    <w:rsid w:val="00571B60"/>
    <w:rsid w:val="00572876"/>
    <w:rsid w:val="005774EB"/>
    <w:rsid w:val="00583913"/>
    <w:rsid w:val="00585A4D"/>
    <w:rsid w:val="0059478F"/>
    <w:rsid w:val="005A3119"/>
    <w:rsid w:val="005D6329"/>
    <w:rsid w:val="005E57F6"/>
    <w:rsid w:val="006058D8"/>
    <w:rsid w:val="00610200"/>
    <w:rsid w:val="00623699"/>
    <w:rsid w:val="006262CE"/>
    <w:rsid w:val="0063059B"/>
    <w:rsid w:val="00632D5A"/>
    <w:rsid w:val="00635515"/>
    <w:rsid w:val="006546FD"/>
    <w:rsid w:val="00665BF3"/>
    <w:rsid w:val="006732D6"/>
    <w:rsid w:val="00677418"/>
    <w:rsid w:val="006854AD"/>
    <w:rsid w:val="00693E09"/>
    <w:rsid w:val="006A2DE9"/>
    <w:rsid w:val="006A7230"/>
    <w:rsid w:val="006B4E32"/>
    <w:rsid w:val="006B72C7"/>
    <w:rsid w:val="006B7A3B"/>
    <w:rsid w:val="006B7F78"/>
    <w:rsid w:val="006C2252"/>
    <w:rsid w:val="006C668B"/>
    <w:rsid w:val="006D1BE5"/>
    <w:rsid w:val="006D5379"/>
    <w:rsid w:val="006D7F7F"/>
    <w:rsid w:val="006E1300"/>
    <w:rsid w:val="006E2C9C"/>
    <w:rsid w:val="006E3D55"/>
    <w:rsid w:val="006E40EF"/>
    <w:rsid w:val="006F0039"/>
    <w:rsid w:val="006F2EF6"/>
    <w:rsid w:val="006F7D46"/>
    <w:rsid w:val="00711CEF"/>
    <w:rsid w:val="00720320"/>
    <w:rsid w:val="00723643"/>
    <w:rsid w:val="00725D3C"/>
    <w:rsid w:val="00733DA1"/>
    <w:rsid w:val="007368F0"/>
    <w:rsid w:val="00737822"/>
    <w:rsid w:val="0074111D"/>
    <w:rsid w:val="00753D4A"/>
    <w:rsid w:val="00756295"/>
    <w:rsid w:val="00756912"/>
    <w:rsid w:val="00761609"/>
    <w:rsid w:val="00763DCE"/>
    <w:rsid w:val="00763F9C"/>
    <w:rsid w:val="00767196"/>
    <w:rsid w:val="00776C46"/>
    <w:rsid w:val="0078260B"/>
    <w:rsid w:val="007838D1"/>
    <w:rsid w:val="00785254"/>
    <w:rsid w:val="00785853"/>
    <w:rsid w:val="007966F0"/>
    <w:rsid w:val="00797BFC"/>
    <w:rsid w:val="007A1767"/>
    <w:rsid w:val="007A720F"/>
    <w:rsid w:val="007B16BC"/>
    <w:rsid w:val="007C6A3C"/>
    <w:rsid w:val="007D4BEE"/>
    <w:rsid w:val="007D5BE9"/>
    <w:rsid w:val="007F4145"/>
    <w:rsid w:val="007F7572"/>
    <w:rsid w:val="00802D99"/>
    <w:rsid w:val="008050E4"/>
    <w:rsid w:val="0082026C"/>
    <w:rsid w:val="0082257D"/>
    <w:rsid w:val="00853438"/>
    <w:rsid w:val="00853D58"/>
    <w:rsid w:val="00866846"/>
    <w:rsid w:val="00875DA9"/>
    <w:rsid w:val="00895E38"/>
    <w:rsid w:val="008A49DF"/>
    <w:rsid w:val="008A782B"/>
    <w:rsid w:val="008B0FC0"/>
    <w:rsid w:val="008B79BB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53344"/>
    <w:rsid w:val="009668B9"/>
    <w:rsid w:val="00976577"/>
    <w:rsid w:val="00980947"/>
    <w:rsid w:val="00986BC0"/>
    <w:rsid w:val="00996356"/>
    <w:rsid w:val="00997D9A"/>
    <w:rsid w:val="009A7030"/>
    <w:rsid w:val="009D2157"/>
    <w:rsid w:val="009D7C49"/>
    <w:rsid w:val="009E332D"/>
    <w:rsid w:val="009E7297"/>
    <w:rsid w:val="009F04AB"/>
    <w:rsid w:val="009F46EE"/>
    <w:rsid w:val="00A0257D"/>
    <w:rsid w:val="00A12EDC"/>
    <w:rsid w:val="00A15925"/>
    <w:rsid w:val="00A15B94"/>
    <w:rsid w:val="00A20147"/>
    <w:rsid w:val="00A26D0D"/>
    <w:rsid w:val="00A33BDE"/>
    <w:rsid w:val="00A34885"/>
    <w:rsid w:val="00A43BC1"/>
    <w:rsid w:val="00A74225"/>
    <w:rsid w:val="00A81586"/>
    <w:rsid w:val="00A86F7B"/>
    <w:rsid w:val="00A9328C"/>
    <w:rsid w:val="00A936D5"/>
    <w:rsid w:val="00A938E0"/>
    <w:rsid w:val="00AA1EB0"/>
    <w:rsid w:val="00AA2DA3"/>
    <w:rsid w:val="00AA5A9C"/>
    <w:rsid w:val="00AB016A"/>
    <w:rsid w:val="00AB2A5A"/>
    <w:rsid w:val="00AD28F8"/>
    <w:rsid w:val="00AE4ED3"/>
    <w:rsid w:val="00AE6D07"/>
    <w:rsid w:val="00B0230B"/>
    <w:rsid w:val="00B04DFB"/>
    <w:rsid w:val="00B17D95"/>
    <w:rsid w:val="00B23509"/>
    <w:rsid w:val="00B23C1C"/>
    <w:rsid w:val="00B359DB"/>
    <w:rsid w:val="00B3632B"/>
    <w:rsid w:val="00B409D8"/>
    <w:rsid w:val="00B5178D"/>
    <w:rsid w:val="00B67F1F"/>
    <w:rsid w:val="00B701D7"/>
    <w:rsid w:val="00B73388"/>
    <w:rsid w:val="00B90595"/>
    <w:rsid w:val="00BA215A"/>
    <w:rsid w:val="00BB5F09"/>
    <w:rsid w:val="00BC0D9F"/>
    <w:rsid w:val="00BE053D"/>
    <w:rsid w:val="00BF196B"/>
    <w:rsid w:val="00BF1A7A"/>
    <w:rsid w:val="00BF1FA3"/>
    <w:rsid w:val="00C00974"/>
    <w:rsid w:val="00C018E4"/>
    <w:rsid w:val="00C0399E"/>
    <w:rsid w:val="00C066FA"/>
    <w:rsid w:val="00C07650"/>
    <w:rsid w:val="00C25387"/>
    <w:rsid w:val="00C511F2"/>
    <w:rsid w:val="00C54BE3"/>
    <w:rsid w:val="00C5571C"/>
    <w:rsid w:val="00C57F80"/>
    <w:rsid w:val="00C768ED"/>
    <w:rsid w:val="00C82443"/>
    <w:rsid w:val="00C82A8F"/>
    <w:rsid w:val="00C85F4D"/>
    <w:rsid w:val="00C916C2"/>
    <w:rsid w:val="00C91F78"/>
    <w:rsid w:val="00CC7F56"/>
    <w:rsid w:val="00CD1B12"/>
    <w:rsid w:val="00CD55DC"/>
    <w:rsid w:val="00CE1BBC"/>
    <w:rsid w:val="00CE2595"/>
    <w:rsid w:val="00CE28CC"/>
    <w:rsid w:val="00CE72FC"/>
    <w:rsid w:val="00CF31EE"/>
    <w:rsid w:val="00CF4CF2"/>
    <w:rsid w:val="00D1484D"/>
    <w:rsid w:val="00D1492F"/>
    <w:rsid w:val="00D17B69"/>
    <w:rsid w:val="00D3003C"/>
    <w:rsid w:val="00D331F4"/>
    <w:rsid w:val="00D3454A"/>
    <w:rsid w:val="00D470E4"/>
    <w:rsid w:val="00D52142"/>
    <w:rsid w:val="00D5280E"/>
    <w:rsid w:val="00D61F14"/>
    <w:rsid w:val="00D80D6B"/>
    <w:rsid w:val="00D83A18"/>
    <w:rsid w:val="00D85D41"/>
    <w:rsid w:val="00D861D6"/>
    <w:rsid w:val="00D90950"/>
    <w:rsid w:val="00D958DE"/>
    <w:rsid w:val="00DA67FF"/>
    <w:rsid w:val="00DA69DF"/>
    <w:rsid w:val="00DB33F8"/>
    <w:rsid w:val="00DD38E2"/>
    <w:rsid w:val="00DF40CB"/>
    <w:rsid w:val="00E00140"/>
    <w:rsid w:val="00E07020"/>
    <w:rsid w:val="00E13110"/>
    <w:rsid w:val="00E21A49"/>
    <w:rsid w:val="00E21AB9"/>
    <w:rsid w:val="00E24DF1"/>
    <w:rsid w:val="00E26FD7"/>
    <w:rsid w:val="00E40B9A"/>
    <w:rsid w:val="00E431ED"/>
    <w:rsid w:val="00E55D90"/>
    <w:rsid w:val="00E6261F"/>
    <w:rsid w:val="00E64FF5"/>
    <w:rsid w:val="00E73CCA"/>
    <w:rsid w:val="00E907EC"/>
    <w:rsid w:val="00E912FF"/>
    <w:rsid w:val="00EA5421"/>
    <w:rsid w:val="00EB34FC"/>
    <w:rsid w:val="00EB5816"/>
    <w:rsid w:val="00ED0EA9"/>
    <w:rsid w:val="00ED693C"/>
    <w:rsid w:val="00EE2077"/>
    <w:rsid w:val="00EF77DF"/>
    <w:rsid w:val="00F11BEF"/>
    <w:rsid w:val="00F165E1"/>
    <w:rsid w:val="00F258E7"/>
    <w:rsid w:val="00F31B84"/>
    <w:rsid w:val="00F33F62"/>
    <w:rsid w:val="00F37473"/>
    <w:rsid w:val="00F44F5F"/>
    <w:rsid w:val="00F57BA5"/>
    <w:rsid w:val="00F631EC"/>
    <w:rsid w:val="00F64C22"/>
    <w:rsid w:val="00F64FA7"/>
    <w:rsid w:val="00F655A5"/>
    <w:rsid w:val="00F65CB7"/>
    <w:rsid w:val="00F72D3C"/>
    <w:rsid w:val="00F74D19"/>
    <w:rsid w:val="00F80053"/>
    <w:rsid w:val="00FA02C7"/>
    <w:rsid w:val="00FA4186"/>
    <w:rsid w:val="00FC0531"/>
    <w:rsid w:val="00FC13F0"/>
    <w:rsid w:val="00FD0FB7"/>
    <w:rsid w:val="00FE0496"/>
    <w:rsid w:val="00FE2785"/>
    <w:rsid w:val="00FE79A2"/>
    <w:rsid w:val="00F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91F7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6074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074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074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074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07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8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3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4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1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5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7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5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6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4234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2025-09-17T12:20:00Z</dcterms:created>
  <dcterms:modified xsi:type="dcterms:W3CDTF">2025-09-17T17:36:00Z</dcterms:modified>
</cp:coreProperties>
</file>