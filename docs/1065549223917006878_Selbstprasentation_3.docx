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4B4F0" w14:textId="0892565A" w:rsidR="001B08F2" w:rsidRDefault="001B08F2">
      <w:pPr>
        <w:rPr>
          <w:rFonts w:ascii="Georgia" w:hAnsi="Georgia"/>
          <w:b/>
          <w:bCs/>
        </w:rPr>
      </w:pPr>
      <w:r w:rsidRPr="001B08F2">
        <w:rPr>
          <w:rFonts w:ascii="Georgia" w:hAnsi="Georgia"/>
          <w:b/>
          <w:bCs/>
        </w:rPr>
        <w:t xml:space="preserve">Selbstpräsentation </w:t>
      </w:r>
    </w:p>
    <w:p w14:paraId="5F8935D5" w14:textId="2DE312E2" w:rsidR="001B08F2" w:rsidRDefault="001B08F2">
      <w:pPr>
        <w:rPr>
          <w:rFonts w:ascii="Georgia" w:hAnsi="Georgia"/>
          <w:b/>
          <w:bCs/>
        </w:rPr>
      </w:pPr>
    </w:p>
    <w:p w14:paraId="4631F473" w14:textId="1D1AF70D" w:rsidR="00EE215E" w:rsidRPr="000E0789" w:rsidRDefault="000E0789" w:rsidP="000E0789">
      <w:pPr>
        <w:rPr>
          <w:rFonts w:ascii="Georgia" w:hAnsi="Georgia"/>
        </w:rPr>
      </w:pPr>
      <w:r w:rsidRPr="000E0789">
        <w:rPr>
          <w:rFonts w:ascii="Georgia" w:hAnsi="Georgia" w:cs="Segoe UI"/>
          <w:color w:val="222222"/>
        </w:rPr>
        <w:t>Ich habe schon sehr früh begonnen, mich mit meiner beruflichen Zukunft auseinander zusetzten, da es für mich immer</w:t>
      </w:r>
      <w:r w:rsidRPr="000E0789">
        <w:rPr>
          <w:rStyle w:val="apple-converted-space"/>
          <w:rFonts w:ascii="Georgia" w:hAnsi="Georgia" w:cs="Segoe UI"/>
          <w:color w:val="222222"/>
        </w:rPr>
        <w:t> </w:t>
      </w:r>
      <w:r w:rsidRPr="000E0789">
        <w:rPr>
          <w:rStyle w:val="hiddensuggestion"/>
          <w:rFonts w:ascii="Georgia" w:hAnsi="Georgia" w:cs="Segoe UI"/>
          <w:color w:val="222222"/>
        </w:rPr>
        <w:t>sehr</w:t>
      </w:r>
      <w:r w:rsidRPr="000E0789">
        <w:rPr>
          <w:rStyle w:val="apple-converted-space"/>
          <w:rFonts w:ascii="Georgia" w:hAnsi="Georgia" w:cs="Segoe UI"/>
          <w:color w:val="222222"/>
        </w:rPr>
        <w:t> </w:t>
      </w:r>
      <w:r w:rsidRPr="000E0789">
        <w:rPr>
          <w:rFonts w:ascii="Georgia" w:hAnsi="Georgia" w:cs="Segoe UI"/>
          <w:color w:val="222222"/>
        </w:rPr>
        <w:t>wichtig war, dass ich einmal einen Job finde, der mich wirklich fordert und erfüllt.</w:t>
      </w:r>
      <w:r w:rsidRPr="000E0789">
        <w:rPr>
          <w:rFonts w:ascii="Georgia" w:hAnsi="Georgia" w:cs="Segoe UI"/>
          <w:color w:val="222222"/>
        </w:rPr>
        <w:br/>
      </w:r>
      <w:r w:rsidRPr="000E0789">
        <w:rPr>
          <w:rFonts w:ascii="Georgia" w:hAnsi="Georgia" w:cs="Segoe UI"/>
          <w:color w:val="222222"/>
        </w:rPr>
        <w:br/>
        <w:t>Deshalb habe ich mich in er Schulzeit schon viel ausprobiert und war unter anderem für ein Praktikum in einer Grundschule und habe in verschiedene Minijobs gearbeitet, wie in der Gastro oder im lokalen Skiverleih. Dort habe ich schnell gemerkt, dass es mir zwar gefällt in einem Team zu arbeiten und Menschen etwas beizubringen, aber, dass ich mir für meine berufliche Zukunft etwas anderes vorstelle.</w:t>
      </w:r>
      <w:r w:rsidRPr="000E0789">
        <w:rPr>
          <w:rFonts w:ascii="Georgia" w:hAnsi="Georgia" w:cs="Segoe UI"/>
          <w:color w:val="222222"/>
        </w:rPr>
        <w:br/>
        <w:t xml:space="preserve">Neben der Schule und den Minijobs engagierte mich in verschiedenen </w:t>
      </w:r>
      <w:proofErr w:type="spellStart"/>
      <w:r w:rsidRPr="000E0789">
        <w:rPr>
          <w:rFonts w:ascii="Georgia" w:hAnsi="Georgia" w:cs="Segoe UI"/>
          <w:color w:val="222222"/>
        </w:rPr>
        <w:t>NGO</w:t>
      </w:r>
      <w:r w:rsidRPr="000E0789">
        <w:rPr>
          <w:rStyle w:val="hiddengrammarerror"/>
          <w:rFonts w:ascii="Georgia" w:hAnsi="Georgia" w:cs="Segoe UI"/>
          <w:color w:val="222222"/>
        </w:rPr>
        <w:t>´s</w:t>
      </w:r>
      <w:proofErr w:type="spellEnd"/>
      <w:r w:rsidRPr="000E0789">
        <w:rPr>
          <w:rFonts w:ascii="Georgia" w:hAnsi="Georgia" w:cs="Segoe UI"/>
          <w:color w:val="222222"/>
        </w:rPr>
        <w:t>. So half ich Menschen bei dem deutschen Spracherwerb und war quasi ein Sprachtutor oder war als Vereinshelfer in einem Behinderten Sportgemeinschaft tätig. Auch diese Jobs haben mir viel Spaß gemacht und vor allem der Charakter, dass man schnell die Resultate seiner Arbeit sieht, hat mir sehr gefallen.</w:t>
      </w:r>
      <w:r w:rsidRPr="000E0789">
        <w:rPr>
          <w:rFonts w:ascii="Georgia" w:hAnsi="Georgia" w:cs="Segoe UI"/>
          <w:color w:val="222222"/>
        </w:rPr>
        <w:br/>
      </w:r>
      <w:r w:rsidRPr="000E0789">
        <w:rPr>
          <w:rFonts w:ascii="Georgia" w:hAnsi="Georgia" w:cs="Segoe UI"/>
          <w:color w:val="222222"/>
        </w:rPr>
        <w:br/>
        <w:t>Allerdings war es so, dass ich bei all diesen Tätigkeiten gemerkt habe, dass ich mir für meine berufliche Zukunft ein</w:t>
      </w:r>
      <w:r w:rsidRPr="000E0789">
        <w:rPr>
          <w:rStyle w:val="apple-converted-space"/>
          <w:rFonts w:ascii="Georgia" w:hAnsi="Georgia" w:cs="Segoe UI"/>
          <w:color w:val="222222"/>
        </w:rPr>
        <w:t> </w:t>
      </w:r>
      <w:r w:rsidRPr="000E0789">
        <w:rPr>
          <w:rStyle w:val="hiddenspellerror"/>
          <w:rFonts w:ascii="Georgia" w:hAnsi="Georgia" w:cs="Segoe UI"/>
          <w:color w:val="222222"/>
        </w:rPr>
        <w:t>motivierteres</w:t>
      </w:r>
      <w:r w:rsidRPr="000E0789">
        <w:rPr>
          <w:rStyle w:val="apple-converted-space"/>
          <w:rFonts w:ascii="Georgia" w:hAnsi="Georgia" w:cs="Segoe UI"/>
          <w:color w:val="222222"/>
        </w:rPr>
        <w:t> </w:t>
      </w:r>
      <w:r w:rsidRPr="000E0789">
        <w:rPr>
          <w:rFonts w:ascii="Georgia" w:hAnsi="Georgia" w:cs="Segoe UI"/>
          <w:color w:val="222222"/>
        </w:rPr>
        <w:t>Umfeld wünsche und einer Tätigkeit nachgehen möchte, die mich mehr fordert und intrinsisch begeistert.</w:t>
      </w:r>
      <w:r w:rsidRPr="000E0789">
        <w:rPr>
          <w:rFonts w:ascii="Georgia" w:hAnsi="Georgia" w:cs="Segoe UI"/>
          <w:color w:val="222222"/>
        </w:rPr>
        <w:br/>
      </w:r>
      <w:r w:rsidRPr="000E0789">
        <w:rPr>
          <w:rFonts w:ascii="Georgia" w:hAnsi="Georgia" w:cs="Segoe UI"/>
          <w:color w:val="222222"/>
        </w:rPr>
        <w:br/>
        <w:t>Simultan habe ich begonnen Schach zu spielen, das hat mich wirklich sehr begeistert. Vor allem hat mir das analytische Vorgehen gefallen und ich fand es sehr faszinierend unter einem gewissen Druck die bestmögliche Entscheidung zutreffen. Ich war mir sehr sicher, dass ich dies auch gerne in meinem Beruf sehen würde.</w:t>
      </w:r>
      <w:r w:rsidRPr="000E0789">
        <w:rPr>
          <w:rFonts w:ascii="Georgia" w:hAnsi="Georgia" w:cs="Segoe UI"/>
          <w:color w:val="222222"/>
        </w:rPr>
        <w:br/>
      </w:r>
      <w:r w:rsidRPr="000E0789">
        <w:rPr>
          <w:rFonts w:ascii="Georgia" w:hAnsi="Georgia" w:cs="Segoe UI"/>
          <w:color w:val="222222"/>
        </w:rPr>
        <w:br/>
        <w:t>Seitdem wir wirtschaftliche Abläufe in der Schule thematisiert hatten, empfand ich große Begeisterung und verschlang regelrecht die klassischen Bücher über Elon Musk,</w:t>
      </w:r>
      <w:r w:rsidRPr="000E0789">
        <w:rPr>
          <w:rStyle w:val="apple-converted-space"/>
          <w:rFonts w:ascii="Georgia" w:hAnsi="Georgia" w:cs="Segoe UI"/>
          <w:color w:val="222222"/>
        </w:rPr>
        <w:t> </w:t>
      </w:r>
      <w:r w:rsidRPr="000E0789">
        <w:rPr>
          <w:rStyle w:val="hiddengrammarerror"/>
          <w:rFonts w:ascii="Georgia" w:hAnsi="Georgia" w:cs="Segoe UI"/>
          <w:color w:val="222222"/>
        </w:rPr>
        <w:t>Warren Buffet</w:t>
      </w:r>
      <w:r w:rsidRPr="000E0789">
        <w:rPr>
          <w:rStyle w:val="apple-converted-space"/>
          <w:rFonts w:ascii="Georgia" w:hAnsi="Georgia" w:cs="Segoe UI"/>
          <w:color w:val="222222"/>
        </w:rPr>
        <w:t> </w:t>
      </w:r>
      <w:r w:rsidRPr="000E0789">
        <w:rPr>
          <w:rFonts w:ascii="Georgia" w:hAnsi="Georgia" w:cs="Segoe UI"/>
          <w:color w:val="222222"/>
        </w:rPr>
        <w:t>usw. Deshalb begann ich auch mit Bekannten, die in wirtschaftlichen Berufen arbeiteten zu sprechen, um mehr über diese Berufe zu erfahren. So sprach ich mit einem Bekannten, der bei</w:t>
      </w:r>
      <w:r w:rsidRPr="000E0789">
        <w:rPr>
          <w:rStyle w:val="apple-converted-space"/>
          <w:rFonts w:ascii="Georgia" w:hAnsi="Georgia" w:cs="Segoe UI"/>
          <w:color w:val="222222"/>
        </w:rPr>
        <w:t> </w:t>
      </w:r>
      <w:proofErr w:type="spellStart"/>
      <w:r w:rsidRPr="000E0789">
        <w:rPr>
          <w:rStyle w:val="hiddenspellerror"/>
          <w:rFonts w:ascii="Georgia" w:hAnsi="Georgia" w:cs="Segoe UI"/>
          <w:color w:val="222222"/>
        </w:rPr>
        <w:t>Noventum</w:t>
      </w:r>
      <w:proofErr w:type="spellEnd"/>
      <w:r w:rsidRPr="000E0789">
        <w:rPr>
          <w:rStyle w:val="apple-converted-space"/>
          <w:rFonts w:ascii="Georgia" w:hAnsi="Georgia" w:cs="Segoe UI"/>
          <w:color w:val="222222"/>
        </w:rPr>
        <w:t> </w:t>
      </w:r>
      <w:r w:rsidRPr="000E0789">
        <w:rPr>
          <w:rFonts w:ascii="Georgia" w:hAnsi="Georgia" w:cs="Segoe UI"/>
          <w:color w:val="222222"/>
        </w:rPr>
        <w:t>in der Strategieberatung arbeitet und habe wirklich gemerkt, dass das ein Umfeld ist, welches mich wirklich reizt, mit</w:t>
      </w:r>
      <w:r w:rsidRPr="000E0789">
        <w:rPr>
          <w:rStyle w:val="apple-converted-space"/>
          <w:rFonts w:ascii="Georgia" w:hAnsi="Georgia" w:cs="Segoe UI"/>
          <w:color w:val="222222"/>
        </w:rPr>
        <w:t> </w:t>
      </w:r>
      <w:r w:rsidRPr="000E0789">
        <w:rPr>
          <w:rStyle w:val="hiddensuggestion"/>
          <w:rFonts w:ascii="Georgia" w:hAnsi="Georgia" w:cs="Segoe UI"/>
          <w:color w:val="222222"/>
        </w:rPr>
        <w:t>hochmotivierten</w:t>
      </w:r>
      <w:r w:rsidRPr="000E0789">
        <w:rPr>
          <w:rStyle w:val="apple-converted-space"/>
          <w:rFonts w:ascii="Georgia" w:hAnsi="Georgia" w:cs="Segoe UI"/>
          <w:color w:val="222222"/>
        </w:rPr>
        <w:t> </w:t>
      </w:r>
      <w:r w:rsidRPr="000E0789">
        <w:rPr>
          <w:rFonts w:ascii="Georgia" w:hAnsi="Georgia" w:cs="Segoe UI"/>
          <w:color w:val="222222"/>
        </w:rPr>
        <w:t>und intelligenten Personen an relevanten Problemstellungen zuarbeiten.</w:t>
      </w:r>
      <w:r w:rsidRPr="000E0789">
        <w:rPr>
          <w:rFonts w:ascii="Georgia" w:hAnsi="Georgia" w:cs="Segoe UI"/>
          <w:color w:val="222222"/>
        </w:rPr>
        <w:br/>
      </w:r>
      <w:r w:rsidRPr="000E0789">
        <w:rPr>
          <w:rFonts w:ascii="Georgia" w:hAnsi="Georgia" w:cs="Segoe UI"/>
          <w:color w:val="222222"/>
        </w:rPr>
        <w:br/>
        <w:t>Deshalb habe ich damit begonnen mich intensiv mit den Berufen auseinanderzusetzen und konnte mich mit diversen Leuten austauschen, welche bereits Erfahrung in der Strategieberatung und auch dem Investmentbanking gesammelt haben. Mit der Zeit habe ich mich noch mehr in Richtung des</w:t>
      </w:r>
      <w:r w:rsidRPr="000E0789">
        <w:rPr>
          <w:rStyle w:val="apple-converted-space"/>
          <w:rFonts w:ascii="Georgia" w:hAnsi="Georgia" w:cs="Segoe UI"/>
          <w:color w:val="222222"/>
        </w:rPr>
        <w:t> </w:t>
      </w:r>
      <w:r w:rsidRPr="000E0789">
        <w:rPr>
          <w:rStyle w:val="hiddenspellerror"/>
          <w:rFonts w:ascii="Georgia" w:hAnsi="Georgia" w:cs="Segoe UI"/>
          <w:color w:val="222222"/>
        </w:rPr>
        <w:t>I</w:t>
      </w:r>
      <w:ins w:id="0" w:author="jonas.stegh@pumpkincareers.com" w:date="2023-01-19T09:27:00Z">
        <w:r w:rsidR="009B3403">
          <w:rPr>
            <w:rStyle w:val="hiddenspellerror"/>
            <w:rFonts w:ascii="Georgia" w:hAnsi="Georgia" w:cs="Segoe UI"/>
            <w:color w:val="222222"/>
          </w:rPr>
          <w:t>B</w:t>
        </w:r>
      </w:ins>
      <w:del w:id="1" w:author="jonas.stegh@pumpkincareers.com" w:date="2023-01-19T09:27:00Z">
        <w:r w:rsidRPr="000E0789" w:rsidDel="009B3403">
          <w:rPr>
            <w:rStyle w:val="hiddenspellerror"/>
            <w:rFonts w:ascii="Georgia" w:hAnsi="Georgia" w:cs="Segoe UI"/>
            <w:color w:val="222222"/>
          </w:rPr>
          <w:delText>b</w:delText>
        </w:r>
      </w:del>
      <w:r w:rsidRPr="000E0789">
        <w:rPr>
          <w:rStyle w:val="hiddenspellerror"/>
          <w:rFonts w:ascii="Georgia" w:hAnsi="Georgia" w:cs="Segoe UI"/>
          <w:color w:val="222222"/>
        </w:rPr>
        <w:t>s</w:t>
      </w:r>
      <w:r w:rsidRPr="000E0789">
        <w:rPr>
          <w:rStyle w:val="apple-converted-space"/>
          <w:rFonts w:ascii="Georgia" w:hAnsi="Georgia" w:cs="Segoe UI"/>
          <w:color w:val="222222"/>
        </w:rPr>
        <w:t> </w:t>
      </w:r>
      <w:r w:rsidRPr="000E0789">
        <w:rPr>
          <w:rFonts w:ascii="Georgia" w:hAnsi="Georgia" w:cs="Segoe UI"/>
          <w:color w:val="222222"/>
        </w:rPr>
        <w:t>entwickelt,</w:t>
      </w:r>
      <w:r w:rsidRPr="000E0789">
        <w:rPr>
          <w:rStyle w:val="apple-converted-space"/>
          <w:rFonts w:ascii="Georgia" w:hAnsi="Georgia" w:cs="Segoe UI"/>
          <w:color w:val="222222"/>
        </w:rPr>
        <w:t> </w:t>
      </w:r>
      <w:commentRangeStart w:id="2"/>
      <w:r w:rsidRPr="000E0789">
        <w:rPr>
          <w:rStyle w:val="hiddenspellerror"/>
          <w:rFonts w:ascii="Georgia" w:hAnsi="Georgia" w:cs="Segoe UI"/>
          <w:color w:val="222222"/>
        </w:rPr>
        <w:t>unteranderem</w:t>
      </w:r>
      <w:r w:rsidRPr="000E0789">
        <w:rPr>
          <w:rStyle w:val="apple-converted-space"/>
          <w:rFonts w:ascii="Georgia" w:hAnsi="Georgia" w:cs="Segoe UI"/>
          <w:color w:val="222222"/>
        </w:rPr>
        <w:t> </w:t>
      </w:r>
      <w:r w:rsidRPr="000E0789">
        <w:rPr>
          <w:rFonts w:ascii="Georgia" w:hAnsi="Georgia" w:cs="Segoe UI"/>
          <w:color w:val="222222"/>
        </w:rPr>
        <w:t>weil der Verkauf/Kauf von Unternehmen mich mehr gereizt hat als die typischen Aufgaben des Strategieberaters.</w:t>
      </w:r>
      <w:r w:rsidRPr="000E0789">
        <w:rPr>
          <w:rFonts w:ascii="Georgia" w:hAnsi="Georgia" w:cs="Segoe UI"/>
          <w:color w:val="222222"/>
        </w:rPr>
        <w:br/>
      </w:r>
      <w:commentRangeEnd w:id="2"/>
      <w:r w:rsidR="009B3403">
        <w:rPr>
          <w:rStyle w:val="CommentReference"/>
        </w:rPr>
        <w:commentReference w:id="2"/>
      </w:r>
      <w:r w:rsidRPr="000E0789">
        <w:rPr>
          <w:rFonts w:ascii="Georgia" w:hAnsi="Georgia" w:cs="Segoe UI"/>
          <w:color w:val="222222"/>
        </w:rPr>
        <w:br/>
        <w:t>So kam es dazu, dass ich mich noch während meines Abiturs auf die Suche nach Möglichkeiten für ein Praktikum machte. Nach einer langen und intensiven Bewerbungsphase konnte ich sofort nach meinem Abitur bei der kleinen Frankfurter Investmentbank</w:t>
      </w:r>
      <w:r w:rsidRPr="000E0789">
        <w:rPr>
          <w:rStyle w:val="apple-converted-space"/>
          <w:rFonts w:ascii="Georgia" w:hAnsi="Georgia" w:cs="Segoe UI"/>
          <w:color w:val="222222"/>
        </w:rPr>
        <w:t> </w:t>
      </w:r>
      <w:proofErr w:type="spellStart"/>
      <w:r w:rsidRPr="000E0789">
        <w:rPr>
          <w:rStyle w:val="hiddenspellerror"/>
          <w:rFonts w:ascii="Georgia" w:hAnsi="Georgia" w:cs="Segoe UI"/>
          <w:color w:val="222222"/>
        </w:rPr>
        <w:t>BankM</w:t>
      </w:r>
      <w:proofErr w:type="spellEnd"/>
      <w:r w:rsidRPr="000E0789">
        <w:rPr>
          <w:rStyle w:val="apple-converted-space"/>
          <w:rFonts w:ascii="Georgia" w:hAnsi="Georgia" w:cs="Segoe UI"/>
          <w:color w:val="222222"/>
        </w:rPr>
        <w:t> </w:t>
      </w:r>
      <w:r w:rsidRPr="000E0789">
        <w:rPr>
          <w:rFonts w:ascii="Georgia" w:hAnsi="Georgia" w:cs="Segoe UI"/>
          <w:color w:val="222222"/>
        </w:rPr>
        <w:t>im Corporate Research anfangen. In den drei Monaten, die ich dort arbeiten konnten, war es mir möglich sehr viel über Accounting,</w:t>
      </w:r>
      <w:r w:rsidRPr="000E0789">
        <w:rPr>
          <w:rStyle w:val="apple-converted-space"/>
          <w:rFonts w:ascii="Georgia" w:hAnsi="Georgia" w:cs="Segoe UI"/>
          <w:color w:val="222222"/>
        </w:rPr>
        <w:t> </w:t>
      </w:r>
      <w:proofErr w:type="spellStart"/>
      <w:r w:rsidRPr="000E0789">
        <w:rPr>
          <w:rStyle w:val="hiddenspellerror"/>
          <w:rFonts w:ascii="Georgia" w:hAnsi="Georgia" w:cs="Segoe UI"/>
          <w:color w:val="222222"/>
        </w:rPr>
        <w:t>Valuation</w:t>
      </w:r>
      <w:proofErr w:type="spellEnd"/>
      <w:r w:rsidRPr="000E0789">
        <w:rPr>
          <w:rStyle w:val="apple-converted-space"/>
          <w:rFonts w:ascii="Georgia" w:hAnsi="Georgia" w:cs="Segoe UI"/>
          <w:color w:val="222222"/>
        </w:rPr>
        <w:t> </w:t>
      </w:r>
      <w:r w:rsidRPr="000E0789">
        <w:rPr>
          <w:rFonts w:ascii="Georgia" w:hAnsi="Georgia" w:cs="Segoe UI"/>
          <w:color w:val="222222"/>
        </w:rPr>
        <w:t>und das Alltagsgeschäft einer Investmentbank zulernen. Ich fand großen Gefallen an den verschiedenen Aufgaben, wie dem Analysieren von Firmen mit verschiedenen Bewertungsmethoden und dem Erstellen von Unternehmensstudien.</w:t>
      </w:r>
      <w:r w:rsidRPr="000E0789">
        <w:rPr>
          <w:rFonts w:ascii="Georgia" w:hAnsi="Georgia" w:cs="Segoe UI"/>
          <w:color w:val="222222"/>
        </w:rPr>
        <w:br/>
      </w:r>
      <w:r w:rsidRPr="000E0789">
        <w:rPr>
          <w:rFonts w:ascii="Georgia" w:hAnsi="Georgia" w:cs="Segoe UI"/>
          <w:color w:val="222222"/>
        </w:rPr>
        <w:lastRenderedPageBreak/>
        <w:t>Sowohl in der Bank selbst als auch auf Kapitalmarktveranstaltungen habe ich Berührungspunkte mit dem Bereich M&amp;A gesammelt.</w:t>
      </w:r>
      <w:r w:rsidRPr="000E0789">
        <w:rPr>
          <w:rFonts w:ascii="Georgia" w:hAnsi="Georgia" w:cs="Segoe UI"/>
          <w:color w:val="222222"/>
        </w:rPr>
        <w:br/>
        <w:t>Ich fand diesen Bereich wirklich sehr spannend und wollte auch dort erste Erfahrungen sammeln. Nicht nur, weil die Personen sehr positive Erfahrungen bezüglich des</w:t>
      </w:r>
      <w:r w:rsidRPr="000E0789">
        <w:rPr>
          <w:rStyle w:val="apple-converted-space"/>
          <w:rFonts w:ascii="Georgia" w:hAnsi="Georgia" w:cs="Segoe UI"/>
          <w:color w:val="222222"/>
        </w:rPr>
        <w:t> </w:t>
      </w:r>
      <w:r w:rsidRPr="000E0789">
        <w:rPr>
          <w:rStyle w:val="hiddenspellerror"/>
          <w:rFonts w:ascii="Georgia" w:hAnsi="Georgia" w:cs="Segoe UI"/>
          <w:color w:val="222222"/>
        </w:rPr>
        <w:t>Teamcharakters</w:t>
      </w:r>
      <w:r w:rsidRPr="000E0789">
        <w:rPr>
          <w:rStyle w:val="apple-converted-space"/>
          <w:rFonts w:ascii="Georgia" w:hAnsi="Georgia" w:cs="Segoe UI"/>
          <w:color w:val="222222"/>
        </w:rPr>
        <w:t> </w:t>
      </w:r>
      <w:r w:rsidRPr="000E0789">
        <w:rPr>
          <w:rFonts w:ascii="Georgia" w:hAnsi="Georgia" w:cs="Segoe UI"/>
          <w:color w:val="222222"/>
        </w:rPr>
        <w:t>und der Lernkurve mit mir teilten. Sondern vor allem, weil ich das Gefühl hatte, in solch ein</w:t>
      </w:r>
      <w:r w:rsidRPr="000E0789">
        <w:rPr>
          <w:rStyle w:val="apple-converted-space"/>
          <w:rFonts w:ascii="Georgia" w:hAnsi="Georgia" w:cs="Segoe UI"/>
          <w:color w:val="222222"/>
        </w:rPr>
        <w:t> </w:t>
      </w:r>
      <w:r w:rsidRPr="000E0789">
        <w:rPr>
          <w:rStyle w:val="hiddenspellerror"/>
          <w:rFonts w:ascii="Georgia" w:hAnsi="Georgia" w:cs="Segoe UI"/>
          <w:color w:val="222222"/>
        </w:rPr>
        <w:t>Fast-</w:t>
      </w:r>
      <w:proofErr w:type="spellStart"/>
      <w:r w:rsidRPr="000E0789">
        <w:rPr>
          <w:rStyle w:val="hiddenspellerror"/>
          <w:rFonts w:ascii="Georgia" w:hAnsi="Georgia" w:cs="Segoe UI"/>
          <w:color w:val="222222"/>
        </w:rPr>
        <w:t>Paced</w:t>
      </w:r>
      <w:proofErr w:type="spellEnd"/>
      <w:r w:rsidRPr="000E0789">
        <w:rPr>
          <w:rStyle w:val="hiddenspellerror"/>
          <w:rFonts w:ascii="Georgia" w:hAnsi="Georgia" w:cs="Segoe UI"/>
          <w:color w:val="222222"/>
        </w:rPr>
        <w:t>-Environment</w:t>
      </w:r>
      <w:r w:rsidRPr="000E0789">
        <w:rPr>
          <w:rStyle w:val="apple-converted-space"/>
          <w:rFonts w:ascii="Georgia" w:hAnsi="Georgia" w:cs="Segoe UI"/>
          <w:color w:val="222222"/>
        </w:rPr>
        <w:t> </w:t>
      </w:r>
      <w:r w:rsidRPr="000E0789">
        <w:rPr>
          <w:rFonts w:ascii="Georgia" w:hAnsi="Georgia" w:cs="Segoe UI"/>
          <w:color w:val="222222"/>
        </w:rPr>
        <w:t>gut hineinzupassen würde.</w:t>
      </w:r>
      <w:r w:rsidRPr="000E0789">
        <w:rPr>
          <w:rFonts w:ascii="Georgia" w:hAnsi="Georgia" w:cs="Segoe UI"/>
          <w:color w:val="222222"/>
        </w:rPr>
        <w:br/>
        <w:t>Deshalb wechselte ich, nachdem mein Praktikum bei der</w:t>
      </w:r>
      <w:r w:rsidRPr="000E0789">
        <w:rPr>
          <w:rStyle w:val="apple-converted-space"/>
          <w:rFonts w:ascii="Georgia" w:hAnsi="Georgia" w:cs="Segoe UI"/>
          <w:color w:val="222222"/>
        </w:rPr>
        <w:t> </w:t>
      </w:r>
      <w:proofErr w:type="spellStart"/>
      <w:r w:rsidRPr="000E0789">
        <w:rPr>
          <w:rStyle w:val="hiddenspellerror"/>
          <w:rFonts w:ascii="Georgia" w:hAnsi="Georgia" w:cs="Segoe UI"/>
          <w:color w:val="222222"/>
        </w:rPr>
        <w:t>BankM</w:t>
      </w:r>
      <w:proofErr w:type="spellEnd"/>
      <w:r w:rsidRPr="000E0789">
        <w:rPr>
          <w:rStyle w:val="apple-converted-space"/>
          <w:rFonts w:ascii="Georgia" w:hAnsi="Georgia" w:cs="Segoe UI"/>
          <w:color w:val="222222"/>
        </w:rPr>
        <w:t> </w:t>
      </w:r>
      <w:r w:rsidRPr="000E0789">
        <w:rPr>
          <w:rFonts w:ascii="Georgia" w:hAnsi="Georgia" w:cs="Segoe UI"/>
          <w:color w:val="222222"/>
        </w:rPr>
        <w:t xml:space="preserve">beendet, war zu der M&amp;A Boutique </w:t>
      </w:r>
      <w:proofErr w:type="spellStart"/>
      <w:r w:rsidRPr="000E0789">
        <w:rPr>
          <w:rFonts w:ascii="Georgia" w:hAnsi="Georgia" w:cs="Segoe UI"/>
          <w:color w:val="222222"/>
        </w:rPr>
        <w:t>Edelweiss</w:t>
      </w:r>
      <w:proofErr w:type="spellEnd"/>
      <w:r w:rsidRPr="000E0789">
        <w:rPr>
          <w:rFonts w:ascii="Georgia" w:hAnsi="Georgia" w:cs="Segoe UI"/>
          <w:color w:val="222222"/>
        </w:rPr>
        <w:t xml:space="preserve"> Corporate Finance. Hier konnte ich mein Wissen, welches ich bei</w:t>
      </w:r>
      <w:r w:rsidRPr="000E0789">
        <w:rPr>
          <w:rStyle w:val="apple-converted-space"/>
          <w:rFonts w:ascii="Georgia" w:hAnsi="Georgia" w:cs="Segoe UI"/>
          <w:color w:val="222222"/>
        </w:rPr>
        <w:t> </w:t>
      </w:r>
      <w:proofErr w:type="spellStart"/>
      <w:r w:rsidRPr="000E0789">
        <w:rPr>
          <w:rStyle w:val="hiddenspellerror"/>
          <w:rFonts w:ascii="Georgia" w:hAnsi="Georgia" w:cs="Segoe UI"/>
          <w:color w:val="222222"/>
        </w:rPr>
        <w:t>BankM</w:t>
      </w:r>
      <w:proofErr w:type="spellEnd"/>
      <w:r w:rsidRPr="000E0789">
        <w:rPr>
          <w:rStyle w:val="apple-converted-space"/>
          <w:rFonts w:ascii="Georgia" w:hAnsi="Georgia" w:cs="Segoe UI"/>
          <w:color w:val="222222"/>
        </w:rPr>
        <w:t> </w:t>
      </w:r>
      <w:r w:rsidRPr="000E0789">
        <w:rPr>
          <w:rFonts w:ascii="Georgia" w:hAnsi="Georgia" w:cs="Segoe UI"/>
          <w:color w:val="222222"/>
        </w:rPr>
        <w:t>erlernt hatten, optimal einbringen und durch klassische M&amp;A Aufgaben, wie das Erstellen von Marketingmaterialien und</w:t>
      </w:r>
      <w:r w:rsidRPr="000E0789">
        <w:rPr>
          <w:rStyle w:val="apple-converted-space"/>
          <w:rFonts w:ascii="Georgia" w:hAnsi="Georgia" w:cs="Segoe UI"/>
          <w:color w:val="222222"/>
        </w:rPr>
        <w:t> </w:t>
      </w:r>
      <w:r w:rsidRPr="000E0789">
        <w:rPr>
          <w:rStyle w:val="hiddensuggestion"/>
          <w:rFonts w:ascii="Georgia" w:hAnsi="Georgia" w:cs="Segoe UI"/>
          <w:color w:val="222222"/>
        </w:rPr>
        <w:t>Potential</w:t>
      </w:r>
      <w:r w:rsidRPr="000E0789">
        <w:rPr>
          <w:rStyle w:val="apple-converted-space"/>
          <w:rFonts w:ascii="Georgia" w:hAnsi="Georgia" w:cs="Segoe UI"/>
          <w:color w:val="222222"/>
        </w:rPr>
        <w:t> </w:t>
      </w:r>
      <w:r w:rsidRPr="000E0789">
        <w:rPr>
          <w:rStyle w:val="hiddenspellerror"/>
          <w:rFonts w:ascii="Georgia" w:hAnsi="Georgia" w:cs="Segoe UI"/>
          <w:color w:val="222222"/>
        </w:rPr>
        <w:t>Buyer</w:t>
      </w:r>
      <w:r w:rsidRPr="000E0789">
        <w:rPr>
          <w:rStyle w:val="apple-converted-space"/>
          <w:rFonts w:ascii="Georgia" w:hAnsi="Georgia" w:cs="Segoe UI"/>
          <w:color w:val="222222"/>
        </w:rPr>
        <w:t> </w:t>
      </w:r>
      <w:r w:rsidRPr="000E0789">
        <w:rPr>
          <w:rFonts w:ascii="Georgia" w:hAnsi="Georgia" w:cs="Segoe UI"/>
          <w:color w:val="222222"/>
        </w:rPr>
        <w:t>Listen erweitern. Diese Zeit war sehr intensiv für mich, da ich erstmalig unter solch hohem Druck stand und es nicht gewohnt war bis spät in den Abend und auch wenn nötig an Wochenenden zuarbeiten.</w:t>
      </w:r>
      <w:r w:rsidRPr="000E0789">
        <w:rPr>
          <w:rFonts w:ascii="Georgia" w:hAnsi="Georgia" w:cs="Segoe UI"/>
          <w:color w:val="222222"/>
        </w:rPr>
        <w:br/>
      </w:r>
      <w:r w:rsidRPr="000E0789">
        <w:rPr>
          <w:rFonts w:ascii="Georgia" w:hAnsi="Georgia" w:cs="Segoe UI"/>
          <w:color w:val="222222"/>
        </w:rPr>
        <w:br/>
        <w:t>Allerdings empfand ich diese Arbeitsweise nicht als unangenehmen oder schlimm, sondern lernte schnell, dass ich durch die hohe Verantwortung, den Druck und die langen Arbeitszeiten in einer sehr kurzen Zeit sehr viel lernen konnte. Ich wurde oft für meine Motivation und genaue Arbeitsweise gelobt und konnte so mehr und mehr Verantwortung übernehmen, dies war durchaus herausfordert. Allerdings konnte ich an diesen Herausforderungen wachsen und bin sehr dankbar für diese Erfahrung.</w:t>
      </w:r>
      <w:r w:rsidRPr="000E0789">
        <w:rPr>
          <w:rFonts w:ascii="Georgia" w:hAnsi="Georgia" w:cs="Segoe UI"/>
          <w:color w:val="222222"/>
        </w:rPr>
        <w:br/>
      </w:r>
      <w:r w:rsidRPr="000E0789">
        <w:rPr>
          <w:rFonts w:ascii="Georgia" w:hAnsi="Georgia" w:cs="Segoe UI"/>
          <w:color w:val="222222"/>
        </w:rPr>
        <w:br/>
        <w:t>Nun starte ich zum Sommersemester an der</w:t>
      </w:r>
      <w:r w:rsidRPr="000E0789">
        <w:rPr>
          <w:rStyle w:val="apple-converted-space"/>
          <w:rFonts w:ascii="Georgia" w:hAnsi="Georgia" w:cs="Segoe UI"/>
          <w:color w:val="222222"/>
        </w:rPr>
        <w:t> </w:t>
      </w:r>
      <w:r w:rsidRPr="000E0789">
        <w:rPr>
          <w:rStyle w:val="hiddenspellerror"/>
          <w:rFonts w:ascii="Georgia" w:hAnsi="Georgia" w:cs="Segoe UI"/>
          <w:color w:val="222222"/>
        </w:rPr>
        <w:t>Gothe</w:t>
      </w:r>
      <w:r w:rsidRPr="000E0789">
        <w:rPr>
          <w:rStyle w:val="apple-converted-space"/>
          <w:rFonts w:ascii="Georgia" w:hAnsi="Georgia" w:cs="Segoe UI"/>
          <w:color w:val="222222"/>
        </w:rPr>
        <w:t> </w:t>
      </w:r>
      <w:r w:rsidRPr="000E0789">
        <w:rPr>
          <w:rFonts w:ascii="Georgia" w:hAnsi="Georgia" w:cs="Segoe UI"/>
          <w:color w:val="222222"/>
        </w:rPr>
        <w:t>Universität mein wirtschaftliches Studium und freue mich sehr darauf, mehr zu lernen und noch tiefere theoretische Einblicke zu erhalten.</w:t>
      </w:r>
      <w:r w:rsidRPr="000E0789">
        <w:rPr>
          <w:rFonts w:ascii="Georgia" w:hAnsi="Georgia" w:cs="Segoe UI"/>
          <w:color w:val="222222"/>
        </w:rPr>
        <w:br/>
        <w:t>Da mir</w:t>
      </w:r>
      <w:r w:rsidRPr="000E0789">
        <w:rPr>
          <w:rStyle w:val="apple-converted-space"/>
          <w:rFonts w:ascii="Georgia" w:hAnsi="Georgia" w:cs="Segoe UI"/>
          <w:color w:val="222222"/>
        </w:rPr>
        <w:t> </w:t>
      </w:r>
      <w:r w:rsidRPr="000E0789">
        <w:rPr>
          <w:rFonts w:ascii="Georgia" w:hAnsi="Georgia" w:cs="Segoe UI"/>
          <w:color w:val="222222"/>
        </w:rPr>
        <w:t>meine bisherigen Praxiserfahrungen sehr gefallen haben und ich gerne mein Wissen im Bereich M&amp;A erweitern würde, plane ich ein weiteres M&amp;A Praktikum für den Sommer und bin daher auf</w:t>
      </w:r>
      <w:r w:rsidRPr="000E0789">
        <w:rPr>
          <w:rStyle w:val="apple-converted-space"/>
          <w:rFonts w:ascii="Georgia" w:hAnsi="Georgia" w:cs="Segoe UI"/>
          <w:color w:val="222222"/>
        </w:rPr>
        <w:t> </w:t>
      </w:r>
      <w:r w:rsidRPr="000E0789">
        <w:rPr>
          <w:rStyle w:val="hiddenspellerror"/>
          <w:rFonts w:ascii="Georgia" w:hAnsi="Georgia" w:cs="Segoe UI"/>
          <w:color w:val="222222"/>
        </w:rPr>
        <w:t>Clearwater</w:t>
      </w:r>
      <w:r w:rsidRPr="000E0789">
        <w:rPr>
          <w:rStyle w:val="apple-converted-space"/>
          <w:rFonts w:ascii="Georgia" w:hAnsi="Georgia" w:cs="Segoe UI"/>
          <w:color w:val="222222"/>
        </w:rPr>
        <w:t> </w:t>
      </w:r>
      <w:r w:rsidRPr="000E0789">
        <w:rPr>
          <w:rFonts w:ascii="Georgia" w:hAnsi="Georgia" w:cs="Segoe UI"/>
          <w:color w:val="222222"/>
        </w:rPr>
        <w:t>gestoßen.</w:t>
      </w:r>
    </w:p>
    <w:sectPr w:rsidR="00EE215E" w:rsidRPr="000E0789">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jonas.stegh@pumpkincareers.com" w:date="2023-01-19T09:27:00Z" w:initials="j">
    <w:p w14:paraId="00DED452" w14:textId="77777777" w:rsidR="009B3403" w:rsidRDefault="009B3403" w:rsidP="00983204">
      <w:pPr>
        <w:pStyle w:val="CommentText"/>
      </w:pPr>
      <w:r>
        <w:rPr>
          <w:rStyle w:val="CommentReference"/>
        </w:rPr>
        <w:annotationRef/>
      </w:r>
      <w:r>
        <w:t>Keine wirkliche Begründung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DED4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38B83" w16cex:dateUtc="2023-01-19T0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DED452" w16cid:durableId="27738B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9"/>
    <w:rsid w:val="00083ABC"/>
    <w:rsid w:val="000E0789"/>
    <w:rsid w:val="00164403"/>
    <w:rsid w:val="00166392"/>
    <w:rsid w:val="001B08F2"/>
    <w:rsid w:val="00200646"/>
    <w:rsid w:val="00217A63"/>
    <w:rsid w:val="002F7DA8"/>
    <w:rsid w:val="003560A8"/>
    <w:rsid w:val="003A3124"/>
    <w:rsid w:val="00487687"/>
    <w:rsid w:val="004A6D4A"/>
    <w:rsid w:val="00515BE9"/>
    <w:rsid w:val="00575462"/>
    <w:rsid w:val="005A5A9A"/>
    <w:rsid w:val="00621CE3"/>
    <w:rsid w:val="006D3D66"/>
    <w:rsid w:val="00803B25"/>
    <w:rsid w:val="008C68DC"/>
    <w:rsid w:val="009B3403"/>
    <w:rsid w:val="00A26524"/>
    <w:rsid w:val="00AB4AFD"/>
    <w:rsid w:val="00E3156E"/>
    <w:rsid w:val="00E53E4D"/>
    <w:rsid w:val="00EE215E"/>
    <w:rsid w:val="00F2360A"/>
    <w:rsid w:val="00FB5D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1E88"/>
  <w15:chartTrackingRefBased/>
  <w15:docId w15:val="{3DFD85D3-B2BD-3F42-88B6-22777A658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E0789"/>
  </w:style>
  <w:style w:type="character" w:customStyle="1" w:styleId="hiddensuggestion">
    <w:name w:val="hiddensuggestion"/>
    <w:basedOn w:val="DefaultParagraphFont"/>
    <w:rsid w:val="000E0789"/>
  </w:style>
  <w:style w:type="character" w:customStyle="1" w:styleId="hiddengrammarerror">
    <w:name w:val="hiddengrammarerror"/>
    <w:basedOn w:val="DefaultParagraphFont"/>
    <w:rsid w:val="000E0789"/>
  </w:style>
  <w:style w:type="character" w:customStyle="1" w:styleId="hiddenspellerror">
    <w:name w:val="hiddenspellerror"/>
    <w:basedOn w:val="DefaultParagraphFont"/>
    <w:rsid w:val="000E0789"/>
  </w:style>
  <w:style w:type="paragraph" w:styleId="Revision">
    <w:name w:val="Revision"/>
    <w:hidden/>
    <w:uiPriority w:val="99"/>
    <w:semiHidden/>
    <w:rsid w:val="009B3403"/>
  </w:style>
  <w:style w:type="character" w:styleId="CommentReference">
    <w:name w:val="annotation reference"/>
    <w:basedOn w:val="DefaultParagraphFont"/>
    <w:uiPriority w:val="99"/>
    <w:semiHidden/>
    <w:unhideWhenUsed/>
    <w:rsid w:val="009B3403"/>
    <w:rPr>
      <w:sz w:val="16"/>
      <w:szCs w:val="16"/>
    </w:rPr>
  </w:style>
  <w:style w:type="paragraph" w:styleId="CommentText">
    <w:name w:val="annotation text"/>
    <w:basedOn w:val="Normal"/>
    <w:link w:val="CommentTextChar"/>
    <w:uiPriority w:val="99"/>
    <w:unhideWhenUsed/>
    <w:rsid w:val="009B3403"/>
    <w:rPr>
      <w:sz w:val="20"/>
      <w:szCs w:val="20"/>
    </w:rPr>
  </w:style>
  <w:style w:type="character" w:customStyle="1" w:styleId="CommentTextChar">
    <w:name w:val="Comment Text Char"/>
    <w:basedOn w:val="DefaultParagraphFont"/>
    <w:link w:val="CommentText"/>
    <w:uiPriority w:val="99"/>
    <w:rsid w:val="009B3403"/>
    <w:rPr>
      <w:sz w:val="20"/>
      <w:szCs w:val="20"/>
    </w:rPr>
  </w:style>
  <w:style w:type="paragraph" w:styleId="CommentSubject">
    <w:name w:val="annotation subject"/>
    <w:basedOn w:val="CommentText"/>
    <w:next w:val="CommentText"/>
    <w:link w:val="CommentSubjectChar"/>
    <w:uiPriority w:val="99"/>
    <w:semiHidden/>
    <w:unhideWhenUsed/>
    <w:rsid w:val="009B3403"/>
    <w:rPr>
      <w:b/>
      <w:bCs/>
    </w:rPr>
  </w:style>
  <w:style w:type="character" w:customStyle="1" w:styleId="CommentSubjectChar">
    <w:name w:val="Comment Subject Char"/>
    <w:basedOn w:val="CommentTextChar"/>
    <w:link w:val="CommentSubject"/>
    <w:uiPriority w:val="99"/>
    <w:semiHidden/>
    <w:rsid w:val="009B34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Design 2013–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686</Words>
  <Characters>4326</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Wahle</dc:creator>
  <cp:keywords/>
  <dc:description/>
  <cp:lastModifiedBy>jonas.stegh@pumpkincareers.com</cp:lastModifiedBy>
  <cp:revision>3</cp:revision>
  <dcterms:created xsi:type="dcterms:W3CDTF">2023-01-19T07:47:00Z</dcterms:created>
  <dcterms:modified xsi:type="dcterms:W3CDTF">2023-01-19T08:31:00Z</dcterms:modified>
</cp:coreProperties>
</file>