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3"/>
        <w:gridCol w:w="3984"/>
        <w:gridCol w:w="418"/>
        <w:gridCol w:w="550"/>
        <w:gridCol w:w="137"/>
        <w:gridCol w:w="137"/>
        <w:gridCol w:w="138"/>
        <w:gridCol w:w="963"/>
        <w:gridCol w:w="275"/>
        <w:gridCol w:w="138"/>
        <w:gridCol w:w="1925"/>
        <w:tblGridChange w:id="0">
          <w:tblGrid>
            <w:gridCol w:w="1513"/>
            <w:gridCol w:w="3984"/>
            <w:gridCol w:w="418"/>
            <w:gridCol w:w="550"/>
            <w:gridCol w:w="137"/>
            <w:gridCol w:w="137"/>
            <w:gridCol w:w="138"/>
            <w:gridCol w:w="963"/>
            <w:gridCol w:w="275"/>
            <w:gridCol w:w="138"/>
            <w:gridCol w:w="1925"/>
          </w:tblGrid>
        </w:tblGridChange>
      </w:tblGrid>
      <w:tr w:rsidR="00E55D90" w:rsidRPr="000C4011" w14:paraId="487AC9CE" w14:textId="77777777" w:rsidTr="00EC0FE1">
        <w:trPr>
          <w:trHeight w:val="20"/>
        </w:trPr>
        <w:tc>
          <w:tcPr>
            <w:tcW w:w="10178" w:type="dxa"/>
            <w:gridSpan w:val="11"/>
            <w:vAlign w:val="bottom"/>
          </w:tcPr>
          <w:p w14:paraId="0CBC6997" w14:textId="1265BFD4" w:rsidR="00E55D90" w:rsidRPr="00D65BA3" w:rsidRDefault="00D421DE" w:rsidP="00EC0FE1">
            <w:pPr>
              <w:spacing w:after="1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8"/>
                <w:szCs w:val="44"/>
                <w:lang w:val="nl-NL"/>
              </w:rPr>
            </w:pPr>
            <w:r>
              <w:rPr>
                <w:b/>
                <w:color w:val="000000" w:themeColor="text1"/>
                <w:sz w:val="44"/>
                <w:szCs w:val="44"/>
                <w:lang w:val="nl-NL"/>
              </w:rPr>
              <w:t>Louis Vincent Langner</w:t>
            </w:r>
          </w:p>
          <w:p w14:paraId="135895E2" w14:textId="479D1176" w:rsidR="00F44F5F" w:rsidRPr="00D65BA3" w:rsidRDefault="00D421DE" w:rsidP="00EC0FE1">
            <w:pPr>
              <w:spacing w:after="1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nl-NL"/>
              </w:rPr>
            </w:pPr>
            <w:r>
              <w:rPr>
                <w:bCs/>
                <w:color w:val="000000" w:themeColor="text1"/>
                <w:sz w:val="18"/>
                <w:szCs w:val="18"/>
                <w:lang w:val="nl-NL"/>
              </w:rPr>
              <w:t>Franciscus Romanusweg 2, 6221 AE Maastricht, Netherlands | louis.langner@icloud.com | +33 6 40 22 75 99</w:t>
            </w:r>
            <w:r>
              <w:rPr>
                <w:sz w:val="18"/>
                <w:szCs w:val="18"/>
                <w:lang w:val="nl-NL"/>
              </w:rPr>
              <w:t xml:space="preserve"> | </w:t>
            </w:r>
            <w:hyperlink r:id="rId8">
              <w:r>
                <w:rPr>
                  <w:sz w:val="18"/>
                  <w:szCs w:val="18"/>
                  <w:lang w:val="nl-NL"/>
                </w:rPr>
                <w:t>LinkedIn</w:t>
              </w:r>
            </w:hyperlink>
          </w:p>
        </w:tc>
      </w:tr>
      <w:tr w:rsidR="002508C2" w:rsidRPr="00AE390C" w14:paraId="0FCADE56" w14:textId="77777777" w:rsidTr="00EC0FE1">
        <w:trPr>
          <w:trHeight w:val="510"/>
        </w:trPr>
        <w:tc>
          <w:tcPr>
            <w:tcW w:w="10178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D65BA3" w:rsidRDefault="00F44F5F" w:rsidP="005E70AB">
            <w:pPr>
              <w:spacing w:before="60"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EDUCATION</w:t>
            </w:r>
          </w:p>
        </w:tc>
      </w:tr>
      <w:tr w:rsidR="00D1492F" w:rsidRPr="00AE390C" w14:paraId="7D1DEBF7" w14:textId="77777777" w:rsidTr="00EC0FE1">
        <w:trPr>
          <w:trHeight w:val="340"/>
        </w:trPr>
        <w:tc>
          <w:tcPr>
            <w:tcW w:w="6739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4D9D4793" w:rsidR="00D1492F" w:rsidRPr="00D65BA3" w:rsidRDefault="00D421DE" w:rsidP="005E70AB">
            <w:pPr>
              <w:spacing w:before="20" w:after="10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>
              <w:rPr>
                <w:b/>
                <w:sz w:val="20"/>
                <w:szCs w:val="20"/>
                <w:lang w:val="en-GB"/>
              </w:rPr>
              <w:t>Maastricht University School of Business and Economics</w:t>
            </w:r>
          </w:p>
        </w:tc>
        <w:tc>
          <w:tcPr>
            <w:tcW w:w="3439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715C67C7" w:rsidR="00D1492F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Maastricht, Netherlands</w:t>
            </w:r>
          </w:p>
        </w:tc>
      </w:tr>
      <w:tr w:rsidR="00D1492F" w:rsidRPr="00AE390C" w14:paraId="61E5D482" w14:textId="77777777" w:rsidTr="00EC0FE1">
        <w:tc>
          <w:tcPr>
            <w:tcW w:w="6739" w:type="dxa"/>
            <w:gridSpan w:val="6"/>
          </w:tcPr>
          <w:p w14:paraId="11CB9A0F" w14:textId="46C9B374" w:rsidR="00D1492F" w:rsidRPr="00D65BA3" w:rsidRDefault="00D421DE" w:rsidP="005E70AB">
            <w:pPr>
              <w:pStyle w:val="Listenabsatz"/>
              <w:numPr>
                <w:ilvl w:val="0"/>
                <w:numId w:val="32"/>
              </w:numPr>
              <w:spacing w:after="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B.Sc. International Business</w:t>
            </w:r>
          </w:p>
        </w:tc>
        <w:tc>
          <w:tcPr>
            <w:tcW w:w="3439" w:type="dxa"/>
            <w:gridSpan w:val="5"/>
          </w:tcPr>
          <w:p w14:paraId="419A9228" w14:textId="46DFB977" w:rsidR="00D1492F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09/2023 – 07/2026</w:t>
            </w:r>
          </w:p>
        </w:tc>
      </w:tr>
      <w:tr w:rsidR="00D5280E" w:rsidRPr="00F60954" w14:paraId="7EABE9F1" w14:textId="77777777" w:rsidTr="00EC0FE1">
        <w:tc>
          <w:tcPr>
            <w:tcW w:w="10178" w:type="dxa"/>
            <w:gridSpan w:val="11"/>
          </w:tcPr>
          <w:p w14:paraId="3CFC063D" w14:textId="201945E6" w:rsidR="00D421DE" w:rsidRPr="00F60954" w:rsidRDefault="00D421DE" w:rsidP="005E70AB">
            <w:pPr>
              <w:pStyle w:val="Listenabsatz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Weighted GPA: 8.0</w:t>
            </w:r>
            <w:r w:rsidR="00F60954" w:rsidRPr="00F60954">
              <w:rPr>
                <w:color w:val="000000"/>
                <w:sz w:val="20"/>
                <w:szCs w:val="20"/>
                <w:lang w:val="en-GB"/>
              </w:rPr>
              <w:t>6</w:t>
            </w:r>
            <w:r w:rsidRPr="00F60954">
              <w:rPr>
                <w:color w:val="000000"/>
                <w:sz w:val="20"/>
                <w:szCs w:val="20"/>
                <w:lang w:val="en-GB"/>
              </w:rPr>
              <w:t>/10 (0 = lowest, 10 = highest; top 10–15% of class)</w:t>
            </w:r>
          </w:p>
          <w:p w14:paraId="5FF300FF" w14:textId="77777777" w:rsidR="00426D7E" w:rsidRPr="00F60954" w:rsidRDefault="00D421DE" w:rsidP="005E70AB">
            <w:pPr>
              <w:pStyle w:val="Listenabsatz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Specialisation in Accounting; graduated with distinction (cum laude)</w:t>
            </w:r>
          </w:p>
          <w:p w14:paraId="7A71E6B0" w14:textId="0CB127E0" w:rsidR="00D421DE" w:rsidRPr="00D65BA3" w:rsidRDefault="00D421DE" w:rsidP="005E70AB">
            <w:pPr>
              <w:pStyle w:val="Listenabsatz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>
              <w:rPr>
                <w:color w:val="000000"/>
                <w:sz w:val="20"/>
                <w:szCs w:val="20"/>
                <w:lang w:val="en-GB"/>
              </w:rPr>
              <w:t>Selected courses: Modern Economic Crises (9.0), Management Information Systems (9.0), Finance (8.5), Accounting &amp; Financial Reporting (8.5)</w:t>
            </w:r>
          </w:p>
          <w:p w14:paraId="777C52D5" w14:textId="6352A4E2" w:rsidR="00D65BA3" w:rsidRPr="00B25817" w:rsidDel="00FE49BC" w:rsidRDefault="00D421DE" w:rsidP="00D65BA3">
            <w:pPr>
              <w:pStyle w:val="Listenabsatz"/>
              <w:numPr>
                <w:ilvl w:val="0"/>
                <w:numId w:val="29"/>
              </w:numPr>
              <w:spacing w:after="10"/>
              <w:rPr>
                <w:del w:id="1" w:author="David Döbele" w:date="2026-08-05T09:27:00Z" w16du:dateUtc="2026-08-05T07:27:00Z"/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color w:val="000000"/>
                <w:sz w:val="20"/>
                <w:szCs w:val="20"/>
                <w:lang w:val="en-GB"/>
              </w:rPr>
              <w:t>Bachelor's thesis (grade: 9.0): "To what extent is the effect of income-statement classification shifting on analys</w:t>
            </w:r>
            <w:ins w:id="2" w:author="David Döbele" w:date="2026-08-05T09:27:00Z" w16du:dateUtc="2026-08-05T07:27:00Z">
              <w:r w:rsidR="00FE49BC">
                <w:rPr>
                  <w:color w:val="000000"/>
                  <w:sz w:val="20"/>
                  <w:szCs w:val="20"/>
                  <w:lang w:val="en-GB"/>
                </w:rPr>
                <w:t xml:space="preserve">t </w:t>
              </w:r>
            </w:ins>
            <w:del w:id="3" w:author="David Döbele" w:date="2026-08-05T09:27:00Z" w16du:dateUtc="2026-08-05T07:27:00Z">
              <w:r w:rsidDel="00FE49BC">
                <w:rPr>
                  <w:color w:val="000000"/>
                  <w:sz w:val="20"/>
                  <w:szCs w:val="20"/>
                  <w:lang w:val="en-GB"/>
                </w:rPr>
                <w:delText>t</w:delText>
              </w:r>
            </w:del>
          </w:p>
          <w:p w14:paraId="7625A077" w14:textId="0EC790D4" w:rsidR="00D421DE" w:rsidRPr="00FE49BC" w:rsidRDefault="00D65BA3" w:rsidP="00FE49BC">
            <w:pPr>
              <w:pStyle w:val="Listenabsatz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  <w:rPrChange w:id="4" w:author="David Döbele" w:date="2026-08-05T09:27:00Z" w16du:dateUtc="2026-08-05T07:27:00Z">
                  <w:rPr>
                    <w:rFonts w:ascii="Times New Roman" w:hAnsi="Times New Roman" w:cs="Times New Roman"/>
                    <w:lang w:val="en-GB"/>
                  </w:rPr>
                </w:rPrChange>
              </w:rPr>
              <w:pPrChange w:id="5" w:author="David Döbele" w:date="2026-08-05T09:27:00Z" w16du:dateUtc="2026-08-05T07:27:00Z">
                <w:pPr>
                  <w:pStyle w:val="Listenabsatz"/>
                  <w:spacing w:after="10"/>
                </w:pPr>
              </w:pPrChange>
            </w:pPr>
            <w:r w:rsidRPr="00FE49BC">
              <w:rPr>
                <w:color w:val="000000"/>
                <w:sz w:val="20"/>
                <w:szCs w:val="20"/>
                <w:lang w:val="en-GB"/>
                <w:rPrChange w:id="6" w:author="David Döbele" w:date="2026-08-05T09:27:00Z" w16du:dateUtc="2026-08-05T07:27:00Z">
                  <w:rPr>
                    <w:lang w:val="en-GB"/>
                  </w:rPr>
                </w:rPrChange>
              </w:rPr>
              <w:t xml:space="preserve">forecast accuracy moderated by analyst experience?" </w:t>
            </w:r>
          </w:p>
        </w:tc>
      </w:tr>
      <w:tr w:rsidR="00D5280E" w:rsidRPr="00AE390C" w14:paraId="013361E1" w14:textId="77777777" w:rsidTr="00EC0FE1">
        <w:trPr>
          <w:trHeight w:val="340"/>
        </w:trPr>
        <w:tc>
          <w:tcPr>
            <w:tcW w:w="6877" w:type="dxa"/>
            <w:gridSpan w:val="7"/>
            <w:vAlign w:val="bottom"/>
          </w:tcPr>
          <w:p w14:paraId="197620E3" w14:textId="6481D333" w:rsidR="00D1492F" w:rsidRPr="00D65BA3" w:rsidRDefault="00D421DE" w:rsidP="005E70AB">
            <w:pPr>
              <w:spacing w:before="20" w:after="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Singapore Management University</w:t>
            </w:r>
          </w:p>
        </w:tc>
        <w:tc>
          <w:tcPr>
            <w:tcW w:w="3301" w:type="dxa"/>
            <w:gridSpan w:val="4"/>
            <w:vAlign w:val="bottom"/>
          </w:tcPr>
          <w:p w14:paraId="63D86F51" w14:textId="4916B1FD" w:rsidR="00D1492F" w:rsidRPr="00D65BA3" w:rsidRDefault="00D421DE" w:rsidP="005E70AB">
            <w:pPr>
              <w:spacing w:after="10"/>
              <w:ind w:left="-279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Singapore</w:t>
            </w:r>
          </w:p>
        </w:tc>
      </w:tr>
      <w:tr w:rsidR="00D421DE" w:rsidRPr="00AE390C" w14:paraId="62632213" w14:textId="77777777" w:rsidTr="00EC0FE1">
        <w:tc>
          <w:tcPr>
            <w:tcW w:w="8115" w:type="dxa"/>
            <w:gridSpan w:val="9"/>
          </w:tcPr>
          <w:p w14:paraId="5F71027E" w14:textId="6FB3B9AD" w:rsidR="00D421DE" w:rsidRPr="00D65BA3" w:rsidRDefault="00D421DE" w:rsidP="005E70AB">
            <w:pPr>
              <w:pStyle w:val="Listenabsatz"/>
              <w:numPr>
                <w:ilvl w:val="0"/>
                <w:numId w:val="32"/>
              </w:numPr>
              <w:spacing w:after="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Semester Abroad</w:t>
            </w:r>
          </w:p>
        </w:tc>
        <w:tc>
          <w:tcPr>
            <w:tcW w:w="2063" w:type="dxa"/>
            <w:gridSpan w:val="2"/>
          </w:tcPr>
          <w:p w14:paraId="51FC9814" w14:textId="6209156C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08/2025 – 12/2025</w:t>
            </w:r>
          </w:p>
        </w:tc>
      </w:tr>
      <w:tr w:rsidR="00D421DE" w:rsidRPr="00AE390C" w14:paraId="4D68BFE7" w14:textId="77777777" w:rsidTr="00EC0FE1">
        <w:tc>
          <w:tcPr>
            <w:tcW w:w="10178" w:type="dxa"/>
            <w:gridSpan w:val="11"/>
          </w:tcPr>
          <w:p w14:paraId="54BF63E9" w14:textId="60E1D3AE" w:rsidR="00D421DE" w:rsidRPr="00D65BA3" w:rsidRDefault="00D421DE" w:rsidP="005E70AB">
            <w:pPr>
              <w:pStyle w:val="Listenabsatz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color w:val="000000"/>
                <w:sz w:val="20"/>
                <w:szCs w:val="20"/>
              </w:rPr>
              <w:t>Focus: Strategy &amp; Behavioural Change</w:t>
            </w:r>
          </w:p>
        </w:tc>
      </w:tr>
      <w:tr w:rsidR="00D421DE" w:rsidRPr="00AE390C" w14:paraId="6B19CF91" w14:textId="77777777" w:rsidTr="00EC0FE1">
        <w:trPr>
          <w:trHeight w:val="340"/>
        </w:trPr>
        <w:tc>
          <w:tcPr>
            <w:tcW w:w="6602" w:type="dxa"/>
            <w:gridSpan w:val="5"/>
            <w:vAlign w:val="bottom"/>
          </w:tcPr>
          <w:p w14:paraId="54F7169D" w14:textId="2877609E" w:rsidR="00D421DE" w:rsidRPr="00D65BA3" w:rsidRDefault="00D421DE" w:rsidP="005E70AB">
            <w:pPr>
              <w:spacing w:before="20" w:after="10"/>
              <w:rPr>
                <w:rFonts w:ascii="Times New Roman" w:hAnsi="Times New Roman" w:cs="Times New Roman"/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</w:rPr>
              <w:t>Lycée Général et Technologique privé Marie Rivier</w:t>
            </w:r>
          </w:p>
        </w:tc>
        <w:tc>
          <w:tcPr>
            <w:tcW w:w="3576" w:type="dxa"/>
            <w:gridSpan w:val="6"/>
            <w:vAlign w:val="bottom"/>
          </w:tcPr>
          <w:p w14:paraId="262B6DA3" w14:textId="57E59E38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Bourg Saint And</w:t>
            </w:r>
            <w:r>
              <w:rPr>
                <w:b/>
                <w:sz w:val="20"/>
                <w:szCs w:val="20"/>
              </w:rPr>
              <w:t>é</w:t>
            </w:r>
            <w:r>
              <w:rPr>
                <w:b/>
                <w:bCs/>
                <w:sz w:val="20"/>
                <w:szCs w:val="20"/>
              </w:rPr>
              <w:t>ol, France</w:t>
            </w:r>
          </w:p>
        </w:tc>
      </w:tr>
      <w:tr w:rsidR="00D421DE" w:rsidRPr="00AE390C" w14:paraId="263521E3" w14:textId="77777777" w:rsidTr="00EC0FE1">
        <w:trPr>
          <w:trHeight w:val="57"/>
        </w:trPr>
        <w:tc>
          <w:tcPr>
            <w:tcW w:w="6602" w:type="dxa"/>
            <w:gridSpan w:val="5"/>
          </w:tcPr>
          <w:p w14:paraId="36282A3A" w14:textId="3F246A34" w:rsidR="00D421DE" w:rsidRPr="00D65BA3" w:rsidRDefault="00D421DE" w:rsidP="005E70AB">
            <w:pPr>
              <w:pStyle w:val="Listenabsatz"/>
              <w:numPr>
                <w:ilvl w:val="0"/>
                <w:numId w:val="32"/>
              </w:numPr>
              <w:spacing w:after="10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Baccalauréat (secondary-school diploma)</w:t>
            </w:r>
          </w:p>
        </w:tc>
        <w:tc>
          <w:tcPr>
            <w:tcW w:w="3576" w:type="dxa"/>
            <w:gridSpan w:val="6"/>
          </w:tcPr>
          <w:p w14:paraId="3DE8C75D" w14:textId="5A091FC0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09/2020 – 07/2023</w:t>
            </w:r>
          </w:p>
        </w:tc>
      </w:tr>
      <w:tr w:rsidR="00D421DE" w:rsidRPr="00F60954" w14:paraId="27601A10" w14:textId="77777777" w:rsidTr="00EC0FE1">
        <w:trPr>
          <w:trHeight w:val="57"/>
        </w:trPr>
        <w:tc>
          <w:tcPr>
            <w:tcW w:w="10178" w:type="dxa"/>
            <w:gridSpan w:val="11"/>
          </w:tcPr>
          <w:p w14:paraId="6135AB9B" w14:textId="21B72285" w:rsidR="00D421DE" w:rsidRPr="00D65BA3" w:rsidRDefault="00677DDC" w:rsidP="005E70AB">
            <w:pPr>
              <w:pStyle w:val="Listenabsatz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Final grade: 14.39/20 (with merit) </w:t>
            </w:r>
          </w:p>
          <w:p w14:paraId="6ECF7248" w14:textId="739EDF04" w:rsidR="00D421DE" w:rsidRPr="00F60954" w:rsidRDefault="00D421DE" w:rsidP="005E70AB">
            <w:pPr>
              <w:pStyle w:val="Listenabsatz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Majors: Mathematics, Economics &amp; Social Sciences</w:t>
            </w:r>
          </w:p>
        </w:tc>
      </w:tr>
      <w:tr w:rsidR="00D421DE" w:rsidRPr="00AE390C" w14:paraId="3A2665B3" w14:textId="77777777" w:rsidTr="00EC0FE1">
        <w:trPr>
          <w:trHeight w:val="510"/>
        </w:trPr>
        <w:tc>
          <w:tcPr>
            <w:tcW w:w="10178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D421DE" w:rsidRPr="00D65BA3" w:rsidRDefault="00D421DE" w:rsidP="005E70AB">
            <w:pPr>
              <w:pStyle w:val="BERSCHRIFT"/>
              <w:spacing w:before="60" w:after="40"/>
              <w:jc w:val="center"/>
              <w:rPr>
                <w:rFonts w:ascii="Times New Roman" w:hAnsi="Times New Roman" w:cs="Times New Roman"/>
                <w:smallCaps w:val="0"/>
                <w:sz w:val="26"/>
                <w:szCs w:val="26"/>
              </w:rPr>
            </w:pPr>
            <w:r>
              <w:rPr>
                <w:rFonts w:ascii="Optima" w:hAnsi="Optima"/>
                <w:smallCaps w:val="0"/>
                <w:sz w:val="26"/>
                <w:szCs w:val="26"/>
              </w:rPr>
              <w:t>PROFESSIONAL EXPERIENCE</w:t>
            </w:r>
          </w:p>
        </w:tc>
      </w:tr>
      <w:tr w:rsidR="00D421DE" w:rsidRPr="00AE390C" w14:paraId="00E17A01" w14:textId="77777777" w:rsidTr="00EC0FE1">
        <w:trPr>
          <w:trHeight w:val="340"/>
        </w:trPr>
        <w:tc>
          <w:tcPr>
            <w:tcW w:w="6465" w:type="dxa"/>
            <w:gridSpan w:val="4"/>
            <w:vAlign w:val="bottom"/>
          </w:tcPr>
          <w:p w14:paraId="00E17A02" w14:textId="00E17A02" w:rsidR="00D421DE" w:rsidRPr="00D65BA3" w:rsidRDefault="00D421DE" w:rsidP="005E70AB">
            <w:pPr>
              <w:spacing w:before="20" w:after="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Enpal</w:t>
            </w:r>
          </w:p>
        </w:tc>
        <w:tc>
          <w:tcPr>
            <w:tcW w:w="3713" w:type="dxa"/>
            <w:gridSpan w:val="7"/>
            <w:vAlign w:val="bottom"/>
          </w:tcPr>
          <w:p w14:paraId="00E17A03" w14:textId="00E17A03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Berlin, Germany</w:t>
            </w:r>
          </w:p>
        </w:tc>
      </w:tr>
      <w:tr w:rsidR="00D421DE" w:rsidRPr="00AE390C" w14:paraId="00E17A04" w14:textId="77777777" w:rsidTr="00EC0FE1">
        <w:tc>
          <w:tcPr>
            <w:tcW w:w="8253" w:type="dxa"/>
            <w:gridSpan w:val="10"/>
          </w:tcPr>
          <w:p w14:paraId="00E17A05" w14:textId="5BEB4536" w:rsidR="00D421DE" w:rsidRPr="00D65BA3" w:rsidRDefault="00D421DE" w:rsidP="005E70AB">
            <w:pPr>
              <w:pStyle w:val="Listenabsatz"/>
              <w:numPr>
                <w:ilvl w:val="0"/>
                <w:numId w:val="32"/>
              </w:numPr>
              <w:spacing w:after="1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GB"/>
              </w:rPr>
              <w:t>Venture Development Intern (C&amp;I) (</w:t>
            </w:r>
            <w:ins w:id="7" w:author="David Döbele" w:date="2026-08-05T09:27:00Z" w16du:dateUtc="2026-08-05T07:27:00Z">
              <w:r w:rsidR="00FE49BC">
                <w:rPr>
                  <w:i/>
                  <w:iCs/>
                  <w:sz w:val="20"/>
                  <w:szCs w:val="20"/>
                  <w:lang w:val="en-GB"/>
                </w:rPr>
                <w:t xml:space="preserve">incoming, </w:t>
              </w:r>
            </w:ins>
            <w:r>
              <w:rPr>
                <w:i/>
                <w:iCs/>
                <w:sz w:val="20"/>
                <w:szCs w:val="20"/>
                <w:lang w:val="en-GB"/>
              </w:rPr>
              <w:t>contract signed)</w:t>
            </w:r>
          </w:p>
        </w:tc>
        <w:tc>
          <w:tcPr>
            <w:tcW w:w="1925" w:type="dxa"/>
          </w:tcPr>
          <w:p w14:paraId="00E17A06" w14:textId="34FD3678" w:rsidR="00D421DE" w:rsidRPr="00D65BA3" w:rsidRDefault="00B25817" w:rsidP="005E70AB">
            <w:pPr>
              <w:spacing w:after="10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09/2026 – 01/2027</w:t>
            </w:r>
          </w:p>
        </w:tc>
      </w:tr>
      <w:tr w:rsidR="00D421DE" w:rsidRPr="00F60954" w14:paraId="00E17A07" w14:textId="77777777" w:rsidTr="00EC0FE1">
        <w:tc>
          <w:tcPr>
            <w:tcW w:w="10178" w:type="dxa"/>
            <w:gridSpan w:val="11"/>
          </w:tcPr>
          <w:p w14:paraId="00E17A08" w14:textId="00E17A08" w:rsidR="00D421DE" w:rsidRPr="00F60954" w:rsidRDefault="00D421DE" w:rsidP="005E70AB">
            <w:pPr>
              <w:pStyle w:val="Listenabsatz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Focus: building and scaling the C&amp;I (Commercial &amp; Industrial) segment</w:t>
            </w:r>
          </w:p>
        </w:tc>
      </w:tr>
      <w:tr w:rsidR="00D421DE" w:rsidRPr="00AE390C" w14:paraId="127C64E2" w14:textId="77777777" w:rsidTr="00EC0FE1">
        <w:trPr>
          <w:trHeight w:val="340"/>
        </w:trPr>
        <w:tc>
          <w:tcPr>
            <w:tcW w:w="6465" w:type="dxa"/>
            <w:gridSpan w:val="4"/>
            <w:vAlign w:val="bottom"/>
          </w:tcPr>
          <w:p w14:paraId="38F27285" w14:textId="74945EF5" w:rsidR="00D421DE" w:rsidRPr="00D65BA3" w:rsidRDefault="00D421DE" w:rsidP="005E70AB">
            <w:pPr>
              <w:spacing w:before="20" w:after="1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Preply</w:t>
            </w:r>
            <w:proofErr w:type="spellEnd"/>
          </w:p>
        </w:tc>
        <w:tc>
          <w:tcPr>
            <w:tcW w:w="3713" w:type="dxa"/>
            <w:gridSpan w:val="7"/>
            <w:vAlign w:val="bottom"/>
          </w:tcPr>
          <w:p w14:paraId="4820196E" w14:textId="685553AF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Online</w:t>
            </w:r>
          </w:p>
        </w:tc>
      </w:tr>
      <w:tr w:rsidR="00D421DE" w:rsidRPr="00AE390C" w14:paraId="335D84E9" w14:textId="77777777" w:rsidTr="00EC0FE1">
        <w:tc>
          <w:tcPr>
            <w:tcW w:w="8253" w:type="dxa"/>
            <w:gridSpan w:val="10"/>
          </w:tcPr>
          <w:p w14:paraId="20B1570F" w14:textId="0851EE35" w:rsidR="00D421DE" w:rsidRPr="00F60954" w:rsidRDefault="00D421DE" w:rsidP="005E70AB">
            <w:pPr>
              <w:pStyle w:val="Listenabsatz"/>
              <w:numPr>
                <w:ilvl w:val="0"/>
                <w:numId w:val="32"/>
              </w:numPr>
              <w:spacing w:after="1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60954">
              <w:rPr>
                <w:i/>
                <w:iCs/>
                <w:sz w:val="20"/>
                <w:szCs w:val="20"/>
                <w:lang w:val="en-GB"/>
              </w:rPr>
              <w:t xml:space="preserve">Freelance Tutor (French &amp; German), </w:t>
            </w:r>
            <w:hyperlink r:id="rId9" w:history="1">
              <w:r w:rsidRPr="00F60954">
                <w:rPr>
                  <w:rStyle w:val="Hyperlink"/>
                  <w:i/>
                  <w:iCs/>
                  <w:color w:val="000000" w:themeColor="text1"/>
                  <w:sz w:val="20"/>
                  <w:szCs w:val="20"/>
                  <w:u w:val="none"/>
                  <w:lang w:val="en-GB"/>
                </w:rPr>
                <w:t>profile link</w:t>
              </w:r>
            </w:hyperlink>
          </w:p>
        </w:tc>
        <w:tc>
          <w:tcPr>
            <w:tcW w:w="1925" w:type="dxa"/>
          </w:tcPr>
          <w:p w14:paraId="0475B997" w14:textId="2D3B967C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05/2024 – </w:t>
            </w:r>
            <w:proofErr w:type="spellStart"/>
            <w:r>
              <w:rPr>
                <w:sz w:val="20"/>
                <w:szCs w:val="20"/>
              </w:rPr>
              <w:t>present</w:t>
            </w:r>
            <w:proofErr w:type="spellEnd"/>
          </w:p>
        </w:tc>
      </w:tr>
      <w:tr w:rsidR="00D421DE" w:rsidRPr="00F60954" w14:paraId="54C3D64C" w14:textId="77777777" w:rsidTr="00EC0FE1">
        <w:tc>
          <w:tcPr>
            <w:tcW w:w="10178" w:type="dxa"/>
            <w:gridSpan w:val="11"/>
          </w:tcPr>
          <w:p w14:paraId="0A028551" w14:textId="2F4FBAF4" w:rsidR="00D421DE" w:rsidRPr="00F60954" w:rsidRDefault="000B13EC" w:rsidP="002751FB">
            <w:pPr>
              <w:pStyle w:val="Listenabsatz"/>
              <w:numPr>
                <w:ilvl w:val="0"/>
                <w:numId w:val="29"/>
              </w:numPr>
              <w:tabs>
                <w:tab w:val="left" w:pos="1984"/>
                <w:tab w:val="left" w:pos="2154"/>
              </w:tabs>
              <w:autoSpaceDE w:val="0"/>
              <w:autoSpaceDN w:val="0"/>
              <w:adjustRightInd w:val="0"/>
              <w:spacing w:after="1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 w:eastAsia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 xml:space="preserve">Delivered </w:t>
            </w:r>
            <w:r w:rsidRPr="00F60954">
              <w:rPr>
                <w:color w:val="000000" w:themeColor="text1"/>
                <w:sz w:val="20"/>
                <w:szCs w:val="20"/>
                <w:lang w:val="en-GB"/>
              </w:rPr>
              <w:t>1,10</w:t>
            </w:r>
            <w:r w:rsidRPr="00F60954">
              <w:rPr>
                <w:color w:val="000000"/>
                <w:sz w:val="20"/>
                <w:szCs w:val="20"/>
                <w:lang w:val="en-GB"/>
              </w:rPr>
              <w:t>0+ hours of French and German tutoring for 50+ international students</w:t>
            </w:r>
          </w:p>
          <w:p w14:paraId="1DC12AC0" w14:textId="5FCAE57E" w:rsidR="00D421DE" w:rsidRPr="00F60954" w:rsidRDefault="000B13EC" w:rsidP="005E70AB">
            <w:pPr>
              <w:pStyle w:val="Listenabsatz"/>
              <w:numPr>
                <w:ilvl w:val="0"/>
                <w:numId w:val="29"/>
              </w:numPr>
              <w:tabs>
                <w:tab w:val="left" w:pos="1984"/>
                <w:tab w:val="left" w:pos="2154"/>
              </w:tabs>
              <w:autoSpaceDE w:val="0"/>
              <w:autoSpaceDN w:val="0"/>
              <w:adjustRightInd w:val="0"/>
              <w:spacing w:after="1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 w:eastAsia="en-GB"/>
              </w:rPr>
            </w:pPr>
            <w:r w:rsidRPr="00F60954">
              <w:rPr>
                <w:color w:val="000000" w:themeColor="text1"/>
                <w:sz w:val="20"/>
                <w:szCs w:val="20"/>
                <w:lang w:val="en-GB"/>
              </w:rPr>
              <w:t>Developed individual 1-on-1 learning plans tailored to each learner's goals</w:t>
            </w:r>
          </w:p>
          <w:p w14:paraId="6DD9BA0F" w14:textId="61BE9C94" w:rsidR="00D421DE" w:rsidRPr="00F60954" w:rsidRDefault="00D421DE" w:rsidP="005E70AB">
            <w:pPr>
              <w:pStyle w:val="Listenabsatz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F60954">
              <w:rPr>
                <w:color w:val="000000" w:themeColor="text1"/>
                <w:sz w:val="20"/>
                <w:szCs w:val="20"/>
                <w:lang w:val="en-GB"/>
              </w:rPr>
              <w:t>Generated USD 23,000+ in revenue through client and pricing management</w:t>
            </w:r>
          </w:p>
        </w:tc>
      </w:tr>
      <w:tr w:rsidR="00D421DE" w:rsidRPr="00AE390C" w14:paraId="3BDA3B1C" w14:textId="77777777" w:rsidTr="00EC0FE1">
        <w:trPr>
          <w:trHeight w:val="340"/>
        </w:trPr>
        <w:tc>
          <w:tcPr>
            <w:tcW w:w="6465" w:type="dxa"/>
            <w:gridSpan w:val="4"/>
            <w:vAlign w:val="bottom"/>
          </w:tcPr>
          <w:p w14:paraId="5882C3EF" w14:textId="77777777" w:rsidR="00D421DE" w:rsidRPr="00D65BA3" w:rsidRDefault="00D421DE" w:rsidP="005E70AB">
            <w:pPr>
              <w:spacing w:before="20" w:after="1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Capfun</w:t>
            </w:r>
            <w:proofErr w:type="spellEnd"/>
          </w:p>
        </w:tc>
        <w:tc>
          <w:tcPr>
            <w:tcW w:w="3713" w:type="dxa"/>
            <w:gridSpan w:val="7"/>
            <w:vAlign w:val="bottom"/>
          </w:tcPr>
          <w:p w14:paraId="2BA38962" w14:textId="77777777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Gras, France</w:t>
            </w:r>
          </w:p>
        </w:tc>
      </w:tr>
      <w:tr w:rsidR="00D421DE" w:rsidRPr="00AE390C" w14:paraId="2EF3377F" w14:textId="77777777" w:rsidTr="00EC0FE1">
        <w:tc>
          <w:tcPr>
            <w:tcW w:w="8253" w:type="dxa"/>
            <w:gridSpan w:val="10"/>
          </w:tcPr>
          <w:p w14:paraId="3E1A7817" w14:textId="77777777" w:rsidR="00D421DE" w:rsidRPr="00D65BA3" w:rsidRDefault="00D421DE" w:rsidP="005E70AB">
            <w:pPr>
              <w:pStyle w:val="Listenabsatz"/>
              <w:numPr>
                <w:ilvl w:val="0"/>
                <w:numId w:val="32"/>
              </w:numPr>
              <w:spacing w:after="1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</w:rPr>
              <w:t>Service Staff / Operational Support</w:t>
            </w:r>
          </w:p>
        </w:tc>
        <w:tc>
          <w:tcPr>
            <w:tcW w:w="1925" w:type="dxa"/>
          </w:tcPr>
          <w:p w14:paraId="187DD8CF" w14:textId="77777777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07/2021 – 09/2023</w:t>
            </w:r>
          </w:p>
        </w:tc>
      </w:tr>
      <w:tr w:rsidR="00D421DE" w:rsidRPr="00F60954" w14:paraId="25ABD96F" w14:textId="77777777" w:rsidTr="00EC0FE1">
        <w:tc>
          <w:tcPr>
            <w:tcW w:w="10178" w:type="dxa"/>
            <w:gridSpan w:val="11"/>
          </w:tcPr>
          <w:p w14:paraId="43A4C2C0" w14:textId="77777777" w:rsidR="00D421DE" w:rsidRPr="00F60954" w:rsidRDefault="000B13EC" w:rsidP="002751FB">
            <w:pPr>
              <w:pStyle w:val="Listenabsatz"/>
              <w:numPr>
                <w:ilvl w:val="0"/>
                <w:numId w:val="29"/>
              </w:numPr>
              <w:tabs>
                <w:tab w:val="left" w:pos="1984"/>
                <w:tab w:val="left" w:pos="2154"/>
              </w:tabs>
              <w:autoSpaceDE w:val="0"/>
              <w:autoSpaceDN w:val="0"/>
              <w:adjustRightInd w:val="0"/>
              <w:spacing w:after="1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 w:eastAsia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Customer-focused service in a high-traffic hospitality business under time pressure</w:t>
            </w:r>
          </w:p>
          <w:p w14:paraId="22D021C2" w14:textId="77777777" w:rsidR="00D421DE" w:rsidRPr="00F60954" w:rsidRDefault="000B13EC" w:rsidP="005E70AB">
            <w:pPr>
              <w:pStyle w:val="Listenabsatz"/>
              <w:numPr>
                <w:ilvl w:val="0"/>
                <w:numId w:val="29"/>
              </w:numPr>
              <w:tabs>
                <w:tab w:val="left" w:pos="1984"/>
                <w:tab w:val="left" w:pos="2154"/>
              </w:tabs>
              <w:autoSpaceDE w:val="0"/>
              <w:autoSpaceDN w:val="0"/>
              <w:adjustRightInd w:val="0"/>
              <w:spacing w:after="1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 w:eastAsia="en-GB"/>
              </w:rPr>
            </w:pPr>
            <w:r w:rsidRPr="00F60954">
              <w:rPr>
                <w:color w:val="000000" w:themeColor="text1"/>
                <w:sz w:val="20"/>
                <w:szCs w:val="20"/>
                <w:lang w:val="en-GB"/>
              </w:rPr>
              <w:t>Ensured smooth daily operations through prioritisation and close teamwork</w:t>
            </w:r>
          </w:p>
        </w:tc>
      </w:tr>
      <w:tr w:rsidR="00D421DE" w:rsidRPr="00AE390C" w14:paraId="3F60A732" w14:textId="77777777" w:rsidTr="00EC0FE1">
        <w:trPr>
          <w:trHeight w:val="340"/>
        </w:trPr>
        <w:tc>
          <w:tcPr>
            <w:tcW w:w="6465" w:type="dxa"/>
            <w:gridSpan w:val="4"/>
            <w:vAlign w:val="bottom"/>
          </w:tcPr>
          <w:p w14:paraId="4CC13584" w14:textId="77777777" w:rsidR="00D421DE" w:rsidRPr="00D65BA3" w:rsidRDefault="00D421DE" w:rsidP="005E70AB">
            <w:pPr>
              <w:spacing w:before="20" w:after="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Rheinische Post</w:t>
            </w:r>
          </w:p>
        </w:tc>
        <w:tc>
          <w:tcPr>
            <w:tcW w:w="3713" w:type="dxa"/>
            <w:gridSpan w:val="7"/>
            <w:vAlign w:val="bottom"/>
          </w:tcPr>
          <w:p w14:paraId="2B2ED9A7" w14:textId="77777777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Viersen, Germany</w:t>
            </w:r>
          </w:p>
        </w:tc>
      </w:tr>
      <w:tr w:rsidR="00D421DE" w:rsidRPr="00AE390C" w14:paraId="5D148069" w14:textId="77777777" w:rsidTr="00EC0FE1">
        <w:tc>
          <w:tcPr>
            <w:tcW w:w="8253" w:type="dxa"/>
            <w:gridSpan w:val="10"/>
          </w:tcPr>
          <w:p w14:paraId="79FB0699" w14:textId="77777777" w:rsidR="00D421DE" w:rsidRPr="00D65BA3" w:rsidRDefault="00D421DE" w:rsidP="005E70AB">
            <w:pPr>
              <w:pStyle w:val="Listenabsatz"/>
              <w:numPr>
                <w:ilvl w:val="0"/>
                <w:numId w:val="32"/>
              </w:numPr>
              <w:spacing w:after="1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</w:rPr>
              <w:t>Editorial Intern</w:t>
            </w:r>
          </w:p>
        </w:tc>
        <w:tc>
          <w:tcPr>
            <w:tcW w:w="1925" w:type="dxa"/>
          </w:tcPr>
          <w:p w14:paraId="2E3908D4" w14:textId="77777777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11/2019 – 11/2019</w:t>
            </w:r>
          </w:p>
        </w:tc>
      </w:tr>
      <w:tr w:rsidR="00D421DE" w:rsidRPr="00F60954" w14:paraId="7FCD0483" w14:textId="77777777" w:rsidTr="00EC0FE1">
        <w:tc>
          <w:tcPr>
            <w:tcW w:w="10178" w:type="dxa"/>
            <w:gridSpan w:val="11"/>
          </w:tcPr>
          <w:p w14:paraId="768F1C59" w14:textId="77777777" w:rsidR="00D421DE" w:rsidRPr="00F60954" w:rsidRDefault="000B13EC" w:rsidP="002751FB">
            <w:pPr>
              <w:pStyle w:val="Listenabsatz"/>
              <w:numPr>
                <w:ilvl w:val="0"/>
                <w:numId w:val="29"/>
              </w:numPr>
              <w:tabs>
                <w:tab w:val="left" w:pos="1984"/>
                <w:tab w:val="left" w:pos="2154"/>
              </w:tabs>
              <w:autoSpaceDE w:val="0"/>
              <w:autoSpaceDN w:val="0"/>
              <w:adjustRightInd w:val="0"/>
              <w:spacing w:after="1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 w:eastAsia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Supported the editorial team with research, topic development and editorial production</w:t>
            </w:r>
          </w:p>
          <w:p w14:paraId="6B3F8B39" w14:textId="77777777" w:rsidR="00D421DE" w:rsidRPr="00F60954" w:rsidRDefault="000B13EC" w:rsidP="005E70AB">
            <w:pPr>
              <w:pStyle w:val="Listenabsatz"/>
              <w:numPr>
                <w:ilvl w:val="0"/>
                <w:numId w:val="29"/>
              </w:numPr>
              <w:tabs>
                <w:tab w:val="left" w:pos="1984"/>
                <w:tab w:val="left" w:pos="2154"/>
              </w:tabs>
              <w:autoSpaceDE w:val="0"/>
              <w:autoSpaceDN w:val="0"/>
              <w:adjustRightInd w:val="0"/>
              <w:spacing w:after="1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 w:eastAsia="en-GB"/>
              </w:rPr>
            </w:pPr>
            <w:r w:rsidRPr="00F60954">
              <w:rPr>
                <w:color w:val="000000" w:themeColor="text1"/>
                <w:sz w:val="20"/>
                <w:szCs w:val="20"/>
                <w:lang w:val="en-GB"/>
              </w:rPr>
              <w:t>Wrote and published articles on regional, cultural and political topics</w:t>
            </w:r>
          </w:p>
        </w:tc>
      </w:tr>
      <w:tr w:rsidR="00D421DE" w:rsidRPr="00AE390C" w14:paraId="414B4085" w14:textId="77777777" w:rsidTr="00EC0FE1">
        <w:trPr>
          <w:trHeight w:val="510"/>
        </w:trPr>
        <w:tc>
          <w:tcPr>
            <w:tcW w:w="10178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03AE1B82" w:rsidR="00D421DE" w:rsidRPr="00D65BA3" w:rsidRDefault="00D421DE" w:rsidP="005E70AB">
            <w:pPr>
              <w:pStyle w:val="BERSCHRIFT"/>
              <w:spacing w:before="60" w:after="40"/>
              <w:jc w:val="center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Optima" w:hAnsi="Optima"/>
                <w:smallCaps w:val="0"/>
                <w:sz w:val="26"/>
                <w:szCs w:val="26"/>
              </w:rPr>
              <w:t>ATHLETIC ACHIEVEMENTS</w:t>
            </w:r>
          </w:p>
        </w:tc>
      </w:tr>
      <w:tr w:rsidR="00D421DE" w:rsidRPr="00AE390C" w14:paraId="74251178" w14:textId="77777777" w:rsidTr="00EC0FE1">
        <w:trPr>
          <w:trHeight w:val="340"/>
        </w:trPr>
        <w:tc>
          <w:tcPr>
            <w:tcW w:w="5497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14CE60FC" w:rsidR="00D421DE" w:rsidRPr="00D65BA3" w:rsidRDefault="00D421DE" w:rsidP="005E70AB">
            <w:pPr>
              <w:pStyle w:val="Ort"/>
              <w:spacing w:before="20" w:after="10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Optima" w:hAnsi="Optima"/>
                <w:b/>
                <w:i w:val="0"/>
                <w:iCs/>
                <w:smallCaps w:val="0"/>
                <w:sz w:val="20"/>
                <w:szCs w:val="20"/>
              </w:rPr>
              <w:t xml:space="preserve">Sporting Club Bourguésan </w:t>
            </w:r>
          </w:p>
        </w:tc>
        <w:tc>
          <w:tcPr>
            <w:tcW w:w="4681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6AE09E58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Bourg Saint And</w:t>
            </w:r>
            <w:r>
              <w:rPr>
                <w:b/>
                <w:sz w:val="20"/>
                <w:szCs w:val="20"/>
              </w:rPr>
              <w:t>é</w:t>
            </w:r>
            <w:r>
              <w:rPr>
                <w:b/>
                <w:bCs/>
                <w:sz w:val="20"/>
                <w:szCs w:val="20"/>
              </w:rPr>
              <w:t>ol, France</w:t>
            </w:r>
          </w:p>
        </w:tc>
      </w:tr>
      <w:tr w:rsidR="00D421DE" w:rsidRPr="00AE390C" w14:paraId="4F59C612" w14:textId="77777777" w:rsidTr="00EC0FE1">
        <w:trPr>
          <w:trHeight w:val="193"/>
        </w:trPr>
        <w:tc>
          <w:tcPr>
            <w:tcW w:w="7840" w:type="dxa"/>
            <w:gridSpan w:val="8"/>
          </w:tcPr>
          <w:p w14:paraId="32F07601" w14:textId="3CA8A25C" w:rsidR="00D421DE" w:rsidRPr="00F60954" w:rsidRDefault="008D01F8" w:rsidP="005E70AB">
            <w:pPr>
              <w:pStyle w:val="Listenabsatz"/>
              <w:numPr>
                <w:ilvl w:val="0"/>
                <w:numId w:val="32"/>
              </w:numPr>
              <w:spacing w:after="10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F60954">
              <w:rPr>
                <w:i/>
                <w:iCs/>
                <w:sz w:val="20"/>
                <w:szCs w:val="20"/>
                <w:lang w:val="en-GB"/>
              </w:rPr>
              <w:t xml:space="preserve">Competitive footballer at the French club Sporting Club </w:t>
            </w:r>
            <w:proofErr w:type="spellStart"/>
            <w:r w:rsidRPr="00F60954">
              <w:rPr>
                <w:i/>
                <w:iCs/>
                <w:sz w:val="20"/>
                <w:szCs w:val="20"/>
                <w:lang w:val="en-GB"/>
              </w:rPr>
              <w:t>Bourguésan</w:t>
            </w:r>
            <w:proofErr w:type="spellEnd"/>
          </w:p>
        </w:tc>
        <w:tc>
          <w:tcPr>
            <w:tcW w:w="2338" w:type="dxa"/>
            <w:gridSpan w:val="3"/>
          </w:tcPr>
          <w:p w14:paraId="45DD2178" w14:textId="091CEE50" w:rsidR="00D421DE" w:rsidRPr="00D65BA3" w:rsidRDefault="00D421DE" w:rsidP="005E70AB">
            <w:pPr>
              <w:pStyle w:val="Beschreibung"/>
              <w:spacing w:after="10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Optima" w:hAnsi="Optima"/>
                <w:iCs/>
                <w:sz w:val="20"/>
                <w:szCs w:val="20"/>
              </w:rPr>
              <w:t>08/2017 – 07/2023</w:t>
            </w:r>
          </w:p>
        </w:tc>
      </w:tr>
      <w:tr w:rsidR="00D421DE" w:rsidRPr="00F60954" w14:paraId="02437711" w14:textId="77777777" w:rsidTr="00EC0FE1">
        <w:trPr>
          <w:trHeight w:val="193"/>
        </w:trPr>
        <w:tc>
          <w:tcPr>
            <w:tcW w:w="10178" w:type="dxa"/>
            <w:gridSpan w:val="11"/>
          </w:tcPr>
          <w:p w14:paraId="326710A7" w14:textId="46AED9FA" w:rsidR="00D421DE" w:rsidRPr="00D65BA3" w:rsidRDefault="00D421DE" w:rsidP="005E70AB">
            <w:pPr>
              <w:pStyle w:val="Listenabsatz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color w:val="000000"/>
                <w:sz w:val="20"/>
                <w:szCs w:val="20"/>
              </w:rPr>
              <w:t xml:space="preserve">Player U13–U18; position: striker </w:t>
            </w:r>
          </w:p>
          <w:p w14:paraId="68CFAD97" w14:textId="1ECA9B61" w:rsidR="005035BE" w:rsidRPr="00F60954" w:rsidRDefault="005035BE" w:rsidP="005E70AB">
            <w:pPr>
              <w:pStyle w:val="Listenabsatz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Competed in various national and international tournaments, e.g. in Barcelona</w:t>
            </w:r>
          </w:p>
        </w:tc>
      </w:tr>
      <w:tr w:rsidR="00D421DE" w:rsidRPr="00AE390C" w14:paraId="3B26943D" w14:textId="77777777" w:rsidTr="00EC0FE1">
        <w:trPr>
          <w:trHeight w:val="346"/>
        </w:trPr>
        <w:tc>
          <w:tcPr>
            <w:tcW w:w="5915" w:type="dxa"/>
            <w:gridSpan w:val="3"/>
            <w:vAlign w:val="bottom"/>
          </w:tcPr>
          <w:p w14:paraId="11E538C2" w14:textId="7165CF15" w:rsidR="00D421DE" w:rsidRPr="00D65BA3" w:rsidRDefault="005035BE" w:rsidP="005E70AB">
            <w:pPr>
              <w:pStyle w:val="Bullets"/>
              <w:numPr>
                <w:ilvl w:val="0"/>
                <w:numId w:val="0"/>
              </w:numPr>
              <w:spacing w:before="20" w:after="10"/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</w:pPr>
            <w:r>
              <w:rPr>
                <w:rFonts w:ascii="Optima" w:hAnsi="Optima" w:cs="Optima"/>
                <w:b/>
                <w:i w:val="0"/>
                <w:sz w:val="20"/>
                <w:szCs w:val="20"/>
              </w:rPr>
              <w:t>La Lame de Bergoïata</w:t>
            </w:r>
          </w:p>
        </w:tc>
        <w:tc>
          <w:tcPr>
            <w:tcW w:w="4263" w:type="dxa"/>
            <w:gridSpan w:val="8"/>
            <w:vAlign w:val="bottom"/>
          </w:tcPr>
          <w:p w14:paraId="21BF18C9" w14:textId="6D7EE066" w:rsidR="00D421DE" w:rsidRPr="00D65BA3" w:rsidRDefault="005035BE" w:rsidP="005E70AB">
            <w:pPr>
              <w:spacing w:after="10"/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Bourg Saint And</w:t>
            </w:r>
            <w:r>
              <w:rPr>
                <w:b/>
                <w:sz w:val="20"/>
                <w:szCs w:val="20"/>
              </w:rPr>
              <w:t>é</w:t>
            </w:r>
            <w:r>
              <w:rPr>
                <w:b/>
                <w:bCs/>
                <w:sz w:val="20"/>
                <w:szCs w:val="20"/>
              </w:rPr>
              <w:t>ol, France</w:t>
            </w:r>
          </w:p>
        </w:tc>
      </w:tr>
      <w:tr w:rsidR="00D421DE" w:rsidRPr="00AE390C" w14:paraId="04BFDD79" w14:textId="77777777" w:rsidTr="00EC0FE1">
        <w:trPr>
          <w:trHeight w:val="20"/>
        </w:trPr>
        <w:tc>
          <w:tcPr>
            <w:tcW w:w="8253" w:type="dxa"/>
            <w:gridSpan w:val="10"/>
          </w:tcPr>
          <w:p w14:paraId="5D908AF7" w14:textId="42127ED7" w:rsidR="00D421DE" w:rsidRPr="00F60954" w:rsidRDefault="009C0A00" w:rsidP="005E70AB">
            <w:pPr>
              <w:pStyle w:val="Listenabsatz"/>
              <w:numPr>
                <w:ilvl w:val="0"/>
                <w:numId w:val="32"/>
              </w:numPr>
              <w:spacing w:after="10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  <w:lang w:val="en-GB"/>
              </w:rPr>
            </w:pPr>
            <w:r w:rsidRPr="00F60954">
              <w:rPr>
                <w:i/>
                <w:iCs/>
                <w:sz w:val="20"/>
                <w:szCs w:val="20"/>
                <w:lang w:val="en-GB"/>
              </w:rPr>
              <w:t xml:space="preserve">Competitive fencer at the French club La Lame de Bergoïata </w:t>
            </w:r>
          </w:p>
        </w:tc>
        <w:tc>
          <w:tcPr>
            <w:tcW w:w="1925" w:type="dxa"/>
            <w:vAlign w:val="bottom"/>
          </w:tcPr>
          <w:p w14:paraId="0D2FFB14" w14:textId="1FC1A8F6" w:rsidR="00D421DE" w:rsidRPr="00D65BA3" w:rsidRDefault="00D421DE" w:rsidP="005E70AB">
            <w:pPr>
              <w:pStyle w:val="Bullets"/>
              <w:numPr>
                <w:ilvl w:val="0"/>
                <w:numId w:val="0"/>
              </w:numPr>
              <w:spacing w:after="10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Optima"/>
                <w:i w:val="0"/>
                <w:sz w:val="20"/>
                <w:szCs w:val="20"/>
              </w:rPr>
              <w:t>08/2014 – 09/2017</w:t>
            </w:r>
          </w:p>
        </w:tc>
      </w:tr>
      <w:tr w:rsidR="00D421DE" w:rsidRPr="00F60954" w14:paraId="66A58453" w14:textId="77777777" w:rsidTr="00EC0FE1">
        <w:trPr>
          <w:trHeight w:val="20"/>
        </w:trPr>
        <w:tc>
          <w:tcPr>
            <w:tcW w:w="10178" w:type="dxa"/>
            <w:gridSpan w:val="11"/>
          </w:tcPr>
          <w:p w14:paraId="537B1508" w14:textId="55E4FA87" w:rsidR="00D421DE" w:rsidRPr="00F60954" w:rsidRDefault="009C0A00" w:rsidP="005E70AB">
            <w:pPr>
              <w:pStyle w:val="Listenabsatz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F60954">
              <w:rPr>
                <w:sz w:val="20"/>
                <w:szCs w:val="20"/>
                <w:lang w:val="en-GB"/>
              </w:rPr>
              <w:t>Tournament wins </w:t>
            </w:r>
            <w:r w:rsidRPr="00F60954">
              <w:rPr>
                <w:color w:val="000000"/>
                <w:sz w:val="20"/>
                <w:szCs w:val="20"/>
                <w:lang w:val="en-GB"/>
              </w:rPr>
              <w:t>in individual and team (duo) events</w:t>
            </w:r>
          </w:p>
          <w:p w14:paraId="50B5B9CB" w14:textId="622807BC" w:rsidR="009C0A00" w:rsidRPr="00F60954" w:rsidRDefault="009C0A00" w:rsidP="005E70AB">
            <w:pPr>
              <w:pStyle w:val="Listenabsatz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Competed in</w:t>
            </w:r>
            <w:r w:rsidRPr="00F60954">
              <w:rPr>
                <w:sz w:val="20"/>
                <w:szCs w:val="20"/>
                <w:lang w:val="en-GB"/>
              </w:rPr>
              <w:t> inter-regional tournaments </w:t>
            </w:r>
            <w:r w:rsidRPr="00F60954">
              <w:rPr>
                <w:color w:val="000000"/>
                <w:sz w:val="20"/>
                <w:szCs w:val="20"/>
                <w:lang w:val="en-GB"/>
              </w:rPr>
              <w:t>in several major French cities</w:t>
            </w:r>
          </w:p>
        </w:tc>
      </w:tr>
      <w:tr w:rsidR="00D421DE" w:rsidRPr="00AE390C" w14:paraId="482569A2" w14:textId="77777777" w:rsidTr="00EC0FE1">
        <w:trPr>
          <w:trHeight w:val="510"/>
        </w:trPr>
        <w:tc>
          <w:tcPr>
            <w:tcW w:w="10178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D421DE" w:rsidRPr="00D65BA3" w:rsidRDefault="00D421DE" w:rsidP="005E70AB">
            <w:pPr>
              <w:spacing w:before="60" w:after="4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SKILLS &amp; INTERESTS</w:t>
            </w:r>
          </w:p>
        </w:tc>
      </w:tr>
      <w:tr w:rsidR="00D421DE" w:rsidRPr="00AE390C" w14:paraId="2B257790" w14:textId="77777777" w:rsidTr="00EC0FE1">
        <w:trPr>
          <w:trHeight w:val="567"/>
        </w:trPr>
        <w:tc>
          <w:tcPr>
            <w:tcW w:w="1513" w:type="dxa"/>
            <w:tcBorders>
              <w:top w:val="single" w:sz="4" w:space="0" w:color="auto"/>
            </w:tcBorders>
            <w:vAlign w:val="bottom"/>
          </w:tcPr>
          <w:p w14:paraId="5A093C16" w14:textId="77777777" w:rsidR="00D421DE" w:rsidRPr="00D65BA3" w:rsidRDefault="00D421DE" w:rsidP="005E70AB">
            <w:pPr>
              <w:spacing w:after="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Languages:</w:t>
            </w:r>
          </w:p>
          <w:p w14:paraId="15B2C431" w14:textId="56F73C25" w:rsidR="005E70AB" w:rsidRPr="00D65BA3" w:rsidRDefault="005E70AB" w:rsidP="005E70AB">
            <w:pPr>
              <w:spacing w:after="1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65" w:type="dxa"/>
            <w:gridSpan w:val="10"/>
            <w:tcBorders>
              <w:top w:val="single" w:sz="4" w:space="0" w:color="auto"/>
            </w:tcBorders>
            <w:vAlign w:val="bottom"/>
          </w:tcPr>
          <w:p w14:paraId="7595DD7D" w14:textId="0FA75A78" w:rsidR="002751FB" w:rsidRPr="00F60954" w:rsidRDefault="00D421DE" w:rsidP="005E70AB">
            <w:pPr>
              <w:spacing w:after="10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 xml:space="preserve">German </w:t>
            </w:r>
            <w:r w:rsidRPr="00F60954">
              <w:rPr>
                <w:i/>
                <w:iCs/>
                <w:color w:val="000000"/>
                <w:sz w:val="20"/>
                <w:szCs w:val="20"/>
                <w:lang w:val="en-GB"/>
              </w:rPr>
              <w:t>(native language),</w:t>
            </w:r>
            <w:r w:rsidRPr="00F60954">
              <w:rPr>
                <w:color w:val="000000"/>
                <w:sz w:val="20"/>
                <w:szCs w:val="20"/>
                <w:lang w:val="en-GB"/>
              </w:rPr>
              <w:t xml:space="preserve"> French </w:t>
            </w:r>
            <w:r w:rsidRPr="00F60954">
              <w:rPr>
                <w:i/>
                <w:iCs/>
                <w:color w:val="000000"/>
                <w:sz w:val="20"/>
                <w:szCs w:val="20"/>
                <w:lang w:val="en-GB"/>
              </w:rPr>
              <w:t>(native language),</w:t>
            </w:r>
            <w:r w:rsidRPr="00F60954">
              <w:rPr>
                <w:color w:val="000000"/>
                <w:sz w:val="20"/>
                <w:szCs w:val="20"/>
                <w:lang w:val="en-GB"/>
              </w:rPr>
              <w:t xml:space="preserve"> English </w:t>
            </w:r>
            <w:r w:rsidRPr="00F60954">
              <w:rPr>
                <w:i/>
                <w:iCs/>
                <w:color w:val="000000"/>
                <w:sz w:val="20"/>
                <w:szCs w:val="20"/>
                <w:lang w:val="en-GB"/>
              </w:rPr>
              <w:t xml:space="preserve">(fluent), </w:t>
            </w:r>
          </w:p>
          <w:p w14:paraId="061D3FCE" w14:textId="040EDE4C" w:rsidR="00D421DE" w:rsidRPr="00D65BA3" w:rsidRDefault="00B86828" w:rsidP="005E70AB">
            <w:pPr>
              <w:spacing w:after="10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color w:val="000000"/>
                <w:sz w:val="20"/>
                <w:szCs w:val="20"/>
              </w:rPr>
              <w:t xml:space="preserve">Spanish </w:t>
            </w:r>
            <w:r>
              <w:rPr>
                <w:i/>
                <w:iCs/>
                <w:color w:val="000000"/>
                <w:sz w:val="20"/>
                <w:szCs w:val="20"/>
              </w:rPr>
              <w:t>(basic)</w:t>
            </w:r>
            <w:r>
              <w:rPr>
                <w:sz w:val="20"/>
              </w:rPr>
              <w:t xml:space="preserve">, Mandarin </w:t>
            </w:r>
            <w:r>
              <w:rPr>
                <w:i/>
                <w:sz w:val="20"/>
              </w:rPr>
              <w:t>(beginner)</w:t>
            </w:r>
          </w:p>
        </w:tc>
      </w:tr>
      <w:tr w:rsidR="00B86828" w:rsidRPr="00F60954" w14:paraId="45706C3F" w14:textId="77777777" w:rsidTr="00FE49BC">
        <w:tblPrEx>
          <w:tblW w:w="101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8" w:author="David Döbele" w:date="2026-08-05T09:27:00Z" w16du:dateUtc="2026-08-05T07:27:00Z">
            <w:tblPrEx>
              <w:tblW w:w="101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9" w:author="David Döbele" w:date="2026-08-05T09:27:00Z" w16du:dateUtc="2026-08-05T07:27:00Z">
            <w:trPr>
              <w:trHeight w:val="283"/>
            </w:trPr>
          </w:trPrChange>
        </w:trPr>
        <w:tc>
          <w:tcPr>
            <w:tcW w:w="1513" w:type="dxa"/>
            <w:vAlign w:val="bottom"/>
            <w:tcPrChange w:id="10" w:author="David Döbele" w:date="2026-08-05T09:27:00Z" w16du:dateUtc="2026-08-05T07:27:00Z">
              <w:tcPr>
                <w:tcW w:w="1513" w:type="dxa"/>
                <w:vAlign w:val="center"/>
              </w:tcPr>
            </w:tcPrChange>
          </w:tcPr>
          <w:p w14:paraId="57688BDA" w14:textId="350496FE" w:rsidR="00B86828" w:rsidRPr="00D65BA3" w:rsidRDefault="00B86828" w:rsidP="00FE49BC">
            <w:pPr>
              <w:spacing w:after="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Technical:</w:t>
            </w:r>
          </w:p>
        </w:tc>
        <w:tc>
          <w:tcPr>
            <w:tcW w:w="8665" w:type="dxa"/>
            <w:gridSpan w:val="10"/>
            <w:vAlign w:val="bottom"/>
            <w:tcPrChange w:id="11" w:author="David Döbele" w:date="2026-08-05T09:27:00Z" w16du:dateUtc="2026-08-05T07:27:00Z">
              <w:tcPr>
                <w:tcW w:w="8665" w:type="dxa"/>
                <w:gridSpan w:val="10"/>
                <w:vAlign w:val="bottom"/>
              </w:tcPr>
            </w:tcPrChange>
          </w:tcPr>
          <w:p w14:paraId="60CA2168" w14:textId="04C423D2" w:rsidR="00B86828" w:rsidRPr="00D65BA3" w:rsidRDefault="00B86828" w:rsidP="00FE49BC">
            <w:pPr>
              <w:spacing w:after="10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color w:val="000000"/>
                <w:sz w:val="20"/>
                <w:szCs w:val="20"/>
                <w:lang w:val="en-GB"/>
              </w:rPr>
              <w:t>Microsoft Office (</w:t>
            </w:r>
            <w:r>
              <w:rPr>
                <w:i/>
                <w:iCs/>
                <w:color w:val="000000"/>
                <w:sz w:val="20"/>
                <w:szCs w:val="20"/>
                <w:lang w:val="en-GB"/>
              </w:rPr>
              <w:t>PowerPoint, Excel, Word, OneNote, SharePoint</w:t>
            </w:r>
            <w:r>
              <w:rPr>
                <w:color w:val="000000"/>
                <w:sz w:val="20"/>
                <w:szCs w:val="20"/>
                <w:lang w:val="en-GB"/>
              </w:rPr>
              <w:t>)</w:t>
            </w:r>
          </w:p>
        </w:tc>
      </w:tr>
      <w:tr w:rsidR="00B86828" w:rsidRPr="00F60954" w14:paraId="70CB01B0" w14:textId="77777777" w:rsidTr="00FE49BC">
        <w:tblPrEx>
          <w:tblW w:w="101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2" w:author="David Döbele" w:date="2026-08-05T09:27:00Z" w16du:dateUtc="2026-08-05T07:27:00Z">
            <w:tblPrEx>
              <w:tblW w:w="101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624"/>
          <w:trPrChange w:id="13" w:author="David Döbele" w:date="2026-08-05T09:27:00Z" w16du:dateUtc="2026-08-05T07:27:00Z">
            <w:trPr>
              <w:trHeight w:val="510"/>
            </w:trPr>
          </w:trPrChange>
        </w:trPr>
        <w:tc>
          <w:tcPr>
            <w:tcW w:w="1513" w:type="dxa"/>
            <w:vAlign w:val="bottom"/>
            <w:tcPrChange w:id="14" w:author="David Döbele" w:date="2026-08-05T09:27:00Z" w16du:dateUtc="2026-08-05T07:27:00Z">
              <w:tcPr>
                <w:tcW w:w="1513" w:type="dxa"/>
                <w:vAlign w:val="bottom"/>
              </w:tcPr>
            </w:tcPrChange>
          </w:tcPr>
          <w:p w14:paraId="343FBE16" w14:textId="77777777" w:rsidR="00B86828" w:rsidRPr="00D65BA3" w:rsidRDefault="00B86828" w:rsidP="005E70AB">
            <w:pPr>
              <w:spacing w:after="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Interests: </w:t>
            </w:r>
          </w:p>
          <w:p w14:paraId="04F58216" w14:textId="6D413C27" w:rsidR="005E70AB" w:rsidRPr="00D65BA3" w:rsidRDefault="005E70AB" w:rsidP="005E70AB">
            <w:pPr>
              <w:spacing w:after="1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65" w:type="dxa"/>
            <w:gridSpan w:val="10"/>
            <w:vAlign w:val="bottom"/>
            <w:tcPrChange w:id="15" w:author="David Döbele" w:date="2026-08-05T09:27:00Z" w16du:dateUtc="2026-08-05T07:27:00Z">
              <w:tcPr>
                <w:tcW w:w="8665" w:type="dxa"/>
                <w:gridSpan w:val="10"/>
                <w:vAlign w:val="bottom"/>
              </w:tcPr>
            </w:tcPrChange>
          </w:tcPr>
          <w:p w14:paraId="002F1B93" w14:textId="77777777" w:rsidR="005E70AB" w:rsidRPr="00F60954" w:rsidRDefault="00B86828" w:rsidP="005E70AB">
            <w:pPr>
              <w:spacing w:after="10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Competitive sport (</w:t>
            </w:r>
            <w:r w:rsidRPr="00F60954">
              <w:rPr>
                <w:i/>
                <w:iCs/>
                <w:color w:val="000000"/>
                <w:sz w:val="20"/>
                <w:szCs w:val="20"/>
                <w:lang w:val="en-GB"/>
              </w:rPr>
              <w:t>football, fencing, long-distance running / marathon</w:t>
            </w:r>
            <w:r w:rsidRPr="00F60954">
              <w:rPr>
                <w:color w:val="000000"/>
                <w:sz w:val="20"/>
                <w:szCs w:val="20"/>
                <w:lang w:val="en-GB"/>
              </w:rPr>
              <w:t xml:space="preserve">), motorsport, </w:t>
            </w:r>
          </w:p>
          <w:p w14:paraId="598C2742" w14:textId="4972BC7C" w:rsidR="00B86828" w:rsidRPr="00F60954" w:rsidRDefault="00B86828" w:rsidP="005E70AB">
            <w:pPr>
              <w:spacing w:after="10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chess, economic, political and historical topics, travel</w:t>
            </w:r>
          </w:p>
        </w:tc>
      </w:tr>
    </w:tbl>
    <w:p w14:paraId="0747D2BF" w14:textId="69F47280" w:rsidR="00723643" w:rsidRPr="00F60954" w:rsidRDefault="00723643" w:rsidP="00EC0FE1">
      <w:pPr>
        <w:spacing w:after="0" w:line="240" w:lineRule="auto"/>
        <w:rPr>
          <w:rFonts w:ascii="Arial" w:hAnsi="Arial" w:cs="Arial"/>
          <w:sz w:val="2"/>
          <w:lang w:val="en-GB"/>
        </w:rPr>
      </w:pPr>
    </w:p>
    <w:sectPr w:rsidR="00723643" w:rsidRPr="00F60954" w:rsidSect="00EC0FE1">
      <w:footerReference w:type="even" r:id="rId10"/>
      <w:pgSz w:w="11906" w:h="16838"/>
      <w:pgMar w:top="504" w:right="864" w:bottom="360" w:left="864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7E2D5B" w14:textId="77777777" w:rsidR="003347D9" w:rsidRDefault="003347D9" w:rsidP="00BE053D">
      <w:pPr>
        <w:spacing w:after="0" w:line="240" w:lineRule="auto"/>
      </w:pPr>
      <w:r>
        <w:separator/>
      </w:r>
    </w:p>
  </w:endnote>
  <w:endnote w:type="continuationSeparator" w:id="0">
    <w:p w14:paraId="4E8C80BB" w14:textId="77777777" w:rsidR="003347D9" w:rsidRDefault="003347D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F45867" w14:textId="77777777" w:rsidR="003347D9" w:rsidRDefault="003347D9" w:rsidP="00BE053D">
      <w:pPr>
        <w:spacing w:after="0" w:line="240" w:lineRule="auto"/>
      </w:pPr>
      <w:r>
        <w:separator/>
      </w:r>
    </w:p>
  </w:footnote>
  <w:footnote w:type="continuationSeparator" w:id="0">
    <w:p w14:paraId="2538BE5D" w14:textId="77777777" w:rsidR="003347D9" w:rsidRDefault="003347D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0"/>
  </w:num>
  <w:num w:numId="3" w16cid:durableId="1697927410">
    <w:abstractNumId w:val="24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8"/>
  </w:num>
  <w:num w:numId="9" w16cid:durableId="1263149610">
    <w:abstractNumId w:val="15"/>
  </w:num>
  <w:num w:numId="10" w16cid:durableId="189681442">
    <w:abstractNumId w:val="29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7"/>
  </w:num>
  <w:num w:numId="16" w16cid:durableId="1138110109">
    <w:abstractNumId w:val="7"/>
  </w:num>
  <w:num w:numId="17" w16cid:durableId="1063874226">
    <w:abstractNumId w:val="19"/>
  </w:num>
  <w:num w:numId="18" w16cid:durableId="113788392">
    <w:abstractNumId w:val="5"/>
  </w:num>
  <w:num w:numId="19" w16cid:durableId="560748726">
    <w:abstractNumId w:val="23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8"/>
  </w:num>
  <w:num w:numId="23" w16cid:durableId="749930063">
    <w:abstractNumId w:val="10"/>
  </w:num>
  <w:num w:numId="24" w16cid:durableId="69692987">
    <w:abstractNumId w:val="26"/>
  </w:num>
  <w:num w:numId="25" w16cid:durableId="842476508">
    <w:abstractNumId w:val="30"/>
  </w:num>
  <w:num w:numId="26" w16cid:durableId="834301136">
    <w:abstractNumId w:val="21"/>
  </w:num>
  <w:num w:numId="27" w16cid:durableId="1631785384">
    <w:abstractNumId w:val="31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2"/>
  </w:num>
  <w:num w:numId="32" w16cid:durableId="1930698584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3344"/>
    <w:rsid w:val="00061D33"/>
    <w:rsid w:val="00064643"/>
    <w:rsid w:val="00064902"/>
    <w:rsid w:val="00087747"/>
    <w:rsid w:val="00096525"/>
    <w:rsid w:val="000A1FDA"/>
    <w:rsid w:val="000B13EC"/>
    <w:rsid w:val="000B4E37"/>
    <w:rsid w:val="000B63E2"/>
    <w:rsid w:val="000B6548"/>
    <w:rsid w:val="000C4011"/>
    <w:rsid w:val="000C487C"/>
    <w:rsid w:val="000C71ED"/>
    <w:rsid w:val="000C7D79"/>
    <w:rsid w:val="000D671A"/>
    <w:rsid w:val="00103EC5"/>
    <w:rsid w:val="00116C6E"/>
    <w:rsid w:val="00125CA6"/>
    <w:rsid w:val="00156FC9"/>
    <w:rsid w:val="00162A5A"/>
    <w:rsid w:val="001647AB"/>
    <w:rsid w:val="001655D1"/>
    <w:rsid w:val="0016601A"/>
    <w:rsid w:val="00172867"/>
    <w:rsid w:val="00175B6D"/>
    <w:rsid w:val="001901ED"/>
    <w:rsid w:val="0019483A"/>
    <w:rsid w:val="001A46BF"/>
    <w:rsid w:val="001A481B"/>
    <w:rsid w:val="001B0186"/>
    <w:rsid w:val="001B62CA"/>
    <w:rsid w:val="001D439E"/>
    <w:rsid w:val="001D4DCD"/>
    <w:rsid w:val="001F2AFC"/>
    <w:rsid w:val="001F4175"/>
    <w:rsid w:val="002151B9"/>
    <w:rsid w:val="00223A4D"/>
    <w:rsid w:val="0023054D"/>
    <w:rsid w:val="00232CB5"/>
    <w:rsid w:val="00234A7E"/>
    <w:rsid w:val="0024204E"/>
    <w:rsid w:val="0024373D"/>
    <w:rsid w:val="002508C2"/>
    <w:rsid w:val="00253457"/>
    <w:rsid w:val="00267252"/>
    <w:rsid w:val="00271F9D"/>
    <w:rsid w:val="002751FB"/>
    <w:rsid w:val="00282DB0"/>
    <w:rsid w:val="002977A7"/>
    <w:rsid w:val="002B2091"/>
    <w:rsid w:val="002C6972"/>
    <w:rsid w:val="002D2B32"/>
    <w:rsid w:val="002D4516"/>
    <w:rsid w:val="002F46AD"/>
    <w:rsid w:val="0030072B"/>
    <w:rsid w:val="00306E86"/>
    <w:rsid w:val="003101F0"/>
    <w:rsid w:val="00314B7A"/>
    <w:rsid w:val="00324BC5"/>
    <w:rsid w:val="00327F18"/>
    <w:rsid w:val="00330E7E"/>
    <w:rsid w:val="003347D9"/>
    <w:rsid w:val="00340BAB"/>
    <w:rsid w:val="003418E0"/>
    <w:rsid w:val="00347F8D"/>
    <w:rsid w:val="00364DF6"/>
    <w:rsid w:val="00372F61"/>
    <w:rsid w:val="00372F7B"/>
    <w:rsid w:val="003733E5"/>
    <w:rsid w:val="00390EA6"/>
    <w:rsid w:val="00396082"/>
    <w:rsid w:val="003E27C3"/>
    <w:rsid w:val="003F3E3F"/>
    <w:rsid w:val="00401ED2"/>
    <w:rsid w:val="004067B8"/>
    <w:rsid w:val="00414656"/>
    <w:rsid w:val="004154BE"/>
    <w:rsid w:val="0042013D"/>
    <w:rsid w:val="0042039E"/>
    <w:rsid w:val="00422F83"/>
    <w:rsid w:val="00424534"/>
    <w:rsid w:val="00426D7E"/>
    <w:rsid w:val="0043430C"/>
    <w:rsid w:val="00435465"/>
    <w:rsid w:val="00435E6D"/>
    <w:rsid w:val="00443668"/>
    <w:rsid w:val="00456B0D"/>
    <w:rsid w:val="00471FC0"/>
    <w:rsid w:val="004752BB"/>
    <w:rsid w:val="00476929"/>
    <w:rsid w:val="00476AF8"/>
    <w:rsid w:val="00484FD7"/>
    <w:rsid w:val="004929FB"/>
    <w:rsid w:val="004A54BA"/>
    <w:rsid w:val="004B0F85"/>
    <w:rsid w:val="004B3C2F"/>
    <w:rsid w:val="004B6A5E"/>
    <w:rsid w:val="004E18F0"/>
    <w:rsid w:val="004E2BA1"/>
    <w:rsid w:val="004E462A"/>
    <w:rsid w:val="005035BE"/>
    <w:rsid w:val="00507EA7"/>
    <w:rsid w:val="00526089"/>
    <w:rsid w:val="00527A28"/>
    <w:rsid w:val="00527DCA"/>
    <w:rsid w:val="00534C47"/>
    <w:rsid w:val="00556774"/>
    <w:rsid w:val="005716D4"/>
    <w:rsid w:val="00571B60"/>
    <w:rsid w:val="00572876"/>
    <w:rsid w:val="005735C8"/>
    <w:rsid w:val="00585A4D"/>
    <w:rsid w:val="005B288E"/>
    <w:rsid w:val="005B5D43"/>
    <w:rsid w:val="005B5EEC"/>
    <w:rsid w:val="005D6329"/>
    <w:rsid w:val="005E54BC"/>
    <w:rsid w:val="005E57F6"/>
    <w:rsid w:val="005E70AB"/>
    <w:rsid w:val="006058D8"/>
    <w:rsid w:val="00610200"/>
    <w:rsid w:val="00623699"/>
    <w:rsid w:val="0063033D"/>
    <w:rsid w:val="006326B7"/>
    <w:rsid w:val="00632D5A"/>
    <w:rsid w:val="00635515"/>
    <w:rsid w:val="006546FD"/>
    <w:rsid w:val="0066081F"/>
    <w:rsid w:val="00665BF3"/>
    <w:rsid w:val="00673000"/>
    <w:rsid w:val="006732D6"/>
    <w:rsid w:val="00677DDC"/>
    <w:rsid w:val="00682023"/>
    <w:rsid w:val="0068436A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7D46"/>
    <w:rsid w:val="00711CEF"/>
    <w:rsid w:val="00720320"/>
    <w:rsid w:val="00723643"/>
    <w:rsid w:val="00725D3C"/>
    <w:rsid w:val="00733DA1"/>
    <w:rsid w:val="00737822"/>
    <w:rsid w:val="0074111D"/>
    <w:rsid w:val="00747D4E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21F3"/>
    <w:rsid w:val="007966F0"/>
    <w:rsid w:val="00797BFC"/>
    <w:rsid w:val="007A720F"/>
    <w:rsid w:val="007B7F42"/>
    <w:rsid w:val="007C0B4C"/>
    <w:rsid w:val="007C6A3C"/>
    <w:rsid w:val="007D4BEE"/>
    <w:rsid w:val="007D5BE9"/>
    <w:rsid w:val="008050E4"/>
    <w:rsid w:val="0082257D"/>
    <w:rsid w:val="008340D9"/>
    <w:rsid w:val="008459AF"/>
    <w:rsid w:val="00853438"/>
    <w:rsid w:val="00861766"/>
    <w:rsid w:val="00861AA1"/>
    <w:rsid w:val="00866846"/>
    <w:rsid w:val="00875DA9"/>
    <w:rsid w:val="00895E38"/>
    <w:rsid w:val="008A782B"/>
    <w:rsid w:val="008B0FC0"/>
    <w:rsid w:val="008C429A"/>
    <w:rsid w:val="008D01F8"/>
    <w:rsid w:val="008D10FD"/>
    <w:rsid w:val="008E1F3D"/>
    <w:rsid w:val="009053D7"/>
    <w:rsid w:val="00907EA4"/>
    <w:rsid w:val="0091331D"/>
    <w:rsid w:val="00930924"/>
    <w:rsid w:val="0093223C"/>
    <w:rsid w:val="00941A87"/>
    <w:rsid w:val="009501C2"/>
    <w:rsid w:val="00950CB2"/>
    <w:rsid w:val="009668B9"/>
    <w:rsid w:val="00976577"/>
    <w:rsid w:val="00996356"/>
    <w:rsid w:val="00997D9A"/>
    <w:rsid w:val="009A1CAC"/>
    <w:rsid w:val="009C0A00"/>
    <w:rsid w:val="009D7C49"/>
    <w:rsid w:val="009E7297"/>
    <w:rsid w:val="009F04AB"/>
    <w:rsid w:val="00A0257D"/>
    <w:rsid w:val="00A04FDA"/>
    <w:rsid w:val="00A12EDC"/>
    <w:rsid w:val="00A26D0D"/>
    <w:rsid w:val="00A2719F"/>
    <w:rsid w:val="00A30A2B"/>
    <w:rsid w:val="00A33BDE"/>
    <w:rsid w:val="00A34885"/>
    <w:rsid w:val="00A43BC1"/>
    <w:rsid w:val="00A47996"/>
    <w:rsid w:val="00A63BB3"/>
    <w:rsid w:val="00A74225"/>
    <w:rsid w:val="00A936D5"/>
    <w:rsid w:val="00AA1EB0"/>
    <w:rsid w:val="00AA2DA3"/>
    <w:rsid w:val="00AA5A9C"/>
    <w:rsid w:val="00AA5E83"/>
    <w:rsid w:val="00AB016A"/>
    <w:rsid w:val="00AB2A5A"/>
    <w:rsid w:val="00AD00D7"/>
    <w:rsid w:val="00AD28F8"/>
    <w:rsid w:val="00AE390C"/>
    <w:rsid w:val="00AE4ED3"/>
    <w:rsid w:val="00B0230B"/>
    <w:rsid w:val="00B03320"/>
    <w:rsid w:val="00B17D95"/>
    <w:rsid w:val="00B23509"/>
    <w:rsid w:val="00B25817"/>
    <w:rsid w:val="00B359DB"/>
    <w:rsid w:val="00B3632B"/>
    <w:rsid w:val="00B36C95"/>
    <w:rsid w:val="00B409D8"/>
    <w:rsid w:val="00B5178D"/>
    <w:rsid w:val="00B6215B"/>
    <w:rsid w:val="00B67F1F"/>
    <w:rsid w:val="00B701D7"/>
    <w:rsid w:val="00B86828"/>
    <w:rsid w:val="00B90595"/>
    <w:rsid w:val="00B9784D"/>
    <w:rsid w:val="00BA215A"/>
    <w:rsid w:val="00BB5F09"/>
    <w:rsid w:val="00BC0D9F"/>
    <w:rsid w:val="00BC786C"/>
    <w:rsid w:val="00BE053D"/>
    <w:rsid w:val="00BE6FB8"/>
    <w:rsid w:val="00BF1A7A"/>
    <w:rsid w:val="00BF1FA3"/>
    <w:rsid w:val="00C00974"/>
    <w:rsid w:val="00C018E4"/>
    <w:rsid w:val="00C066FA"/>
    <w:rsid w:val="00C25387"/>
    <w:rsid w:val="00C26FD4"/>
    <w:rsid w:val="00C455F4"/>
    <w:rsid w:val="00C54BE3"/>
    <w:rsid w:val="00C5571C"/>
    <w:rsid w:val="00C57F80"/>
    <w:rsid w:val="00C768ED"/>
    <w:rsid w:val="00C82A8F"/>
    <w:rsid w:val="00C8492A"/>
    <w:rsid w:val="00C85F4D"/>
    <w:rsid w:val="00C916C2"/>
    <w:rsid w:val="00CC4AB1"/>
    <w:rsid w:val="00CC7F56"/>
    <w:rsid w:val="00CD1B12"/>
    <w:rsid w:val="00CD55DC"/>
    <w:rsid w:val="00CE0045"/>
    <w:rsid w:val="00CE1BBC"/>
    <w:rsid w:val="00CE2595"/>
    <w:rsid w:val="00CE28CC"/>
    <w:rsid w:val="00CE72FC"/>
    <w:rsid w:val="00CF31EE"/>
    <w:rsid w:val="00D1492F"/>
    <w:rsid w:val="00D17B69"/>
    <w:rsid w:val="00D3003C"/>
    <w:rsid w:val="00D32C56"/>
    <w:rsid w:val="00D331F4"/>
    <w:rsid w:val="00D421DE"/>
    <w:rsid w:val="00D470E4"/>
    <w:rsid w:val="00D52142"/>
    <w:rsid w:val="00D5280E"/>
    <w:rsid w:val="00D61AB4"/>
    <w:rsid w:val="00D61F14"/>
    <w:rsid w:val="00D65BA3"/>
    <w:rsid w:val="00D80D6B"/>
    <w:rsid w:val="00D85D41"/>
    <w:rsid w:val="00D90950"/>
    <w:rsid w:val="00D921D0"/>
    <w:rsid w:val="00DA69DF"/>
    <w:rsid w:val="00DB33F8"/>
    <w:rsid w:val="00DC4F90"/>
    <w:rsid w:val="00DC7183"/>
    <w:rsid w:val="00DD38E2"/>
    <w:rsid w:val="00E00140"/>
    <w:rsid w:val="00E13110"/>
    <w:rsid w:val="00E21A49"/>
    <w:rsid w:val="00E24DF1"/>
    <w:rsid w:val="00E26B8C"/>
    <w:rsid w:val="00E40B9A"/>
    <w:rsid w:val="00E431ED"/>
    <w:rsid w:val="00E55D90"/>
    <w:rsid w:val="00E560BA"/>
    <w:rsid w:val="00E64FF5"/>
    <w:rsid w:val="00E75C57"/>
    <w:rsid w:val="00E9072A"/>
    <w:rsid w:val="00E907EC"/>
    <w:rsid w:val="00EA5421"/>
    <w:rsid w:val="00EB34FC"/>
    <w:rsid w:val="00EB5816"/>
    <w:rsid w:val="00EC0FE1"/>
    <w:rsid w:val="00EC21AC"/>
    <w:rsid w:val="00ED0EA9"/>
    <w:rsid w:val="00ED1EFA"/>
    <w:rsid w:val="00ED3F5B"/>
    <w:rsid w:val="00ED4FD0"/>
    <w:rsid w:val="00EE6CB1"/>
    <w:rsid w:val="00EF77DF"/>
    <w:rsid w:val="00F03489"/>
    <w:rsid w:val="00F054EA"/>
    <w:rsid w:val="00F1116B"/>
    <w:rsid w:val="00F11BEF"/>
    <w:rsid w:val="00F165E1"/>
    <w:rsid w:val="00F258E7"/>
    <w:rsid w:val="00F31B84"/>
    <w:rsid w:val="00F44F5F"/>
    <w:rsid w:val="00F57BA5"/>
    <w:rsid w:val="00F60954"/>
    <w:rsid w:val="00F631EC"/>
    <w:rsid w:val="00F64C22"/>
    <w:rsid w:val="00F64FA7"/>
    <w:rsid w:val="00F655A5"/>
    <w:rsid w:val="00F74D19"/>
    <w:rsid w:val="00F80053"/>
    <w:rsid w:val="00FA02C7"/>
    <w:rsid w:val="00FA4186"/>
    <w:rsid w:val="00FB1410"/>
    <w:rsid w:val="00FC0531"/>
    <w:rsid w:val="00FC0F11"/>
    <w:rsid w:val="00FC13F0"/>
    <w:rsid w:val="00FD0FB7"/>
    <w:rsid w:val="00FE0496"/>
    <w:rsid w:val="00FE2785"/>
    <w:rsid w:val="00FE49BC"/>
    <w:rsid w:val="00FE79A2"/>
    <w:rsid w:val="00FF5741"/>
    <w:rsid w:val="00FF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Optima" w:eastAsia="Optima" w:hAnsi="Optima" w:cs="Optima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bsatz-Standardschriftart"/>
    <w:rsid w:val="009C0A00"/>
  </w:style>
  <w:style w:type="character" w:styleId="Fett">
    <w:name w:val="Strong"/>
    <w:basedOn w:val="Absatz-Standardschriftart"/>
    <w:uiPriority w:val="22"/>
    <w:qFormat/>
    <w:rsid w:val="009C0A00"/>
    <w:rPr>
      <w:b/>
      <w:bCs/>
    </w:rPr>
  </w:style>
  <w:style w:type="paragraph" w:styleId="berarbeitung">
    <w:name w:val="Revision"/>
    <w:hidden/>
    <w:uiPriority w:val="99"/>
    <w:semiHidden/>
    <w:rsid w:val="005E70AB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340D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340D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340D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340D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340D9"/>
    <w:rPr>
      <w:b/>
      <w:bCs/>
      <w:sz w:val="20"/>
      <w:szCs w:val="20"/>
    </w:rPr>
  </w:style>
  <w:style w:type="paragraph" w:customStyle="1" w:styleId="p1">
    <w:name w:val="p1"/>
    <w:basedOn w:val="Standard"/>
    <w:rsid w:val="00D65BA3"/>
    <w:pPr>
      <w:spacing w:after="0" w:line="240" w:lineRule="auto"/>
    </w:pPr>
    <w:rPr>
      <w:rFonts w:ascii="Times New Roman" w:eastAsia="Times New Roman" w:hAnsi="Times New Roman" w:cs="Times New Roman"/>
      <w:color w:val="121212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ouis-vincent-langner-29b05133a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reply.com/en/tutor/4849756?utm_source=friend_plg&amp;utm_medium=copy_link&amp;utm_campaign=tut_plg_st_all_0_mul_xx_multiplesub_share-your-tutor-6&amp;utm_content=MTM0MzkzMTY%3D&amp;ts=17683151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Optima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Optima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</Words>
  <Characters>2787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cp:lastPrinted>2026-06-20T12:57:00Z</cp:lastPrinted>
  <dcterms:created xsi:type="dcterms:W3CDTF">2026-08-04T20:09:00Z</dcterms:created>
  <dcterms:modified xsi:type="dcterms:W3CDTF">2026-08-05T07:28:00Z</dcterms:modified>
</cp:coreProperties>
</file>