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AA534" w14:textId="561EAE37" w:rsidR="0043193A" w:rsidRDefault="0043193A">
      <w:r>
        <w:t>Selbstpräsentation</w:t>
      </w:r>
      <w:r w:rsidR="00BD0212">
        <w:t xml:space="preserve"> </w:t>
      </w:r>
      <w:r w:rsidR="00A43BE4">
        <w:t>HPP</w:t>
      </w:r>
      <w:r>
        <w:t xml:space="preserve"> – Max Schwalbe</w:t>
      </w:r>
    </w:p>
    <w:p w14:paraId="5ADB5FB0" w14:textId="2CF2BA3B" w:rsidR="0043193A" w:rsidRDefault="0043193A"/>
    <w:p w14:paraId="17AED5BC" w14:textId="2FFF3D6A" w:rsidR="0043193A" w:rsidRDefault="0043193A">
      <w:r>
        <w:t>Vorab nochmal, vielen Dank für die Einladung, ich freue mich wirklich, heute dieses Gespräch führen zu dürfen.</w:t>
      </w:r>
    </w:p>
    <w:p w14:paraId="7BC39DBB" w14:textId="77777777" w:rsidR="0003431D" w:rsidRDefault="0003431D"/>
    <w:p w14:paraId="79AAE3BC" w14:textId="18886F7C" w:rsidR="00107792" w:rsidRPr="006556CF" w:rsidRDefault="00107792">
      <w:pPr>
        <w:rPr>
          <w:color w:val="70AD47" w:themeColor="accent6"/>
        </w:rPr>
      </w:pPr>
      <w:r>
        <w:t xml:space="preserve">Nachdem ich mein Abitur 2020 abgeschlossen hatte, habe ich direkt das Wirtschaftsingenieurstudium in Darmstadt begonnen. Da habe ich auch </w:t>
      </w:r>
      <w:r w:rsidR="003846B0">
        <w:t xml:space="preserve">u.a. </w:t>
      </w:r>
      <w:r>
        <w:t>d</w:t>
      </w:r>
      <w:r w:rsidR="003846B0">
        <w:t xml:space="preserve">ie </w:t>
      </w:r>
      <w:r>
        <w:t>Modul</w:t>
      </w:r>
      <w:r w:rsidR="003846B0">
        <w:t>e</w:t>
      </w:r>
      <w:r>
        <w:t xml:space="preserve"> Externes Rechnungswesen</w:t>
      </w:r>
      <w:r w:rsidR="003846B0">
        <w:t xml:space="preserve"> und Einführung in die BWL</w:t>
      </w:r>
      <w:r>
        <w:t xml:space="preserve"> belegt und konnte diese mit großem Interesse </w:t>
      </w:r>
      <w:r w:rsidR="003846B0">
        <w:t>und sehr guten Noten</w:t>
      </w:r>
      <w:r>
        <w:t xml:space="preserve"> ab</w:t>
      </w:r>
      <w:r w:rsidR="003846B0">
        <w:t>schließen</w:t>
      </w:r>
      <w:r>
        <w:t xml:space="preserve">. Hier merkte ich schnell das der wirtschaftliche Teil mich wesentlich mehr interessierte und ich mich gerne in diese Richtung </w:t>
      </w:r>
      <w:r w:rsidR="006556CF">
        <w:t xml:space="preserve">weiter </w:t>
      </w:r>
      <w:r>
        <w:t>vertiefen möchte.</w:t>
      </w:r>
    </w:p>
    <w:p w14:paraId="471E1535" w14:textId="77777777" w:rsidR="008609CE" w:rsidRPr="00281F81" w:rsidRDefault="008609CE">
      <w:pPr>
        <w:rPr>
          <w:color w:val="000000" w:themeColor="text1"/>
        </w:rPr>
      </w:pPr>
    </w:p>
    <w:p w14:paraId="221C4CA9" w14:textId="7DC6C9F5" w:rsidR="0043193A" w:rsidRDefault="00107792">
      <w:r>
        <w:t>D</w:t>
      </w:r>
      <w:r w:rsidR="008609CE">
        <w:t xml:space="preserve">araufhin </w:t>
      </w:r>
      <w:r>
        <w:t>bin ich nach dem 2. Semester auf die Johannes-Gutenberg-Universität in Mainz gewechselt, um Wirtschaftswissenschaften zu studieren</w:t>
      </w:r>
      <w:r w:rsidR="00281F81">
        <w:t xml:space="preserve">. </w:t>
      </w:r>
      <w:del w:id="0" w:author="jonas.stegh@pumpkincareers.com" w:date="2023-01-02T20:28:00Z">
        <w:r w:rsidR="006556CF" w:rsidDel="00B95EA9">
          <w:delText xml:space="preserve">Über diese Entscheidung bin ich sehr froh, da ich meinte Interessen für die Wirtschaft hier mehr vertiefen kann. </w:delText>
        </w:r>
      </w:del>
    </w:p>
    <w:p w14:paraId="67B659AC" w14:textId="75B976F8" w:rsidR="00BD0212" w:rsidRDefault="004C4A32" w:rsidP="00BD0212">
      <w:r>
        <w:t xml:space="preserve">Seit dem ersten Semester an der JGU engagiere ich mich in einer studentischen Unternehmensberatung, </w:t>
      </w:r>
      <w:r w:rsidR="00BD0212">
        <w:t>als Junior Consultant im Ressort Customer Relations. Hier akquirieren wir in einem Team externe Projekte, Kunden und Kooperationspartner und betreuen diese.</w:t>
      </w:r>
    </w:p>
    <w:p w14:paraId="367D6247" w14:textId="0330085A" w:rsidR="003846B0" w:rsidRPr="003846B0" w:rsidRDefault="00BD0212" w:rsidP="00BD0212">
      <w:r>
        <w:t xml:space="preserve">In der studentischen Unternehmensberatung konnte ich mein Interesse für die Beratung </w:t>
      </w:r>
      <w:r w:rsidR="004C4A32">
        <w:t xml:space="preserve">und die Wirtschaft </w:t>
      </w:r>
      <w:r>
        <w:t xml:space="preserve">weiter </w:t>
      </w:r>
      <w:r w:rsidR="004C4A32">
        <w:t xml:space="preserve">durch die Mitarbeit bei Projekten </w:t>
      </w:r>
      <w:r w:rsidR="004C4A32" w:rsidRPr="003846B0">
        <w:t>bspw</w:t>
      </w:r>
      <w:r w:rsidR="003846B0" w:rsidRPr="003846B0">
        <w:t>:</w:t>
      </w:r>
      <w:r w:rsidR="004C4A32" w:rsidRPr="003846B0">
        <w:t xml:space="preserve"> </w:t>
      </w:r>
    </w:p>
    <w:p w14:paraId="0DB5347B" w14:textId="7330E991" w:rsidR="008F2BE5" w:rsidRDefault="007C1820" w:rsidP="00BD0212">
      <w:pPr>
        <w:rPr>
          <w:lang w:val="en-US"/>
        </w:rPr>
      </w:pPr>
      <w:r>
        <w:rPr>
          <w:lang w:val="en-US"/>
        </w:rPr>
        <w:t xml:space="preserve">1) </w:t>
      </w:r>
      <w:r w:rsidR="004C4A32" w:rsidRPr="00B907B1">
        <w:rPr>
          <w:lang w:val="en-US"/>
        </w:rPr>
        <w:t>Business Plan für ein Start Up</w:t>
      </w:r>
      <w:r w:rsidR="008F2BE5" w:rsidRPr="00B907B1">
        <w:rPr>
          <w:lang w:val="en-US"/>
        </w:rPr>
        <w:t>:</w:t>
      </w:r>
    </w:p>
    <w:p w14:paraId="751FC987" w14:textId="77777777" w:rsidR="003846B0" w:rsidRDefault="008F2BE5" w:rsidP="003846B0">
      <w:pPr>
        <w:pStyle w:val="ListParagraph"/>
        <w:numPr>
          <w:ilvl w:val="0"/>
          <w:numId w:val="1"/>
        </w:numPr>
      </w:pPr>
      <w:r w:rsidRPr="00B907B1">
        <w:t>One Women</w:t>
      </w:r>
      <w:r w:rsidR="00B907B1" w:rsidRPr="00B907B1">
        <w:t xml:space="preserve"> mit einer Idee für ein St</w:t>
      </w:r>
      <w:r w:rsidR="00B907B1">
        <w:t>art Up: -&gt; Vermietung von Abendkleidern für besondere Anlässe</w:t>
      </w:r>
    </w:p>
    <w:p w14:paraId="5811EE96" w14:textId="1DBE7E47" w:rsidR="00B907B1" w:rsidRDefault="00B907B1" w:rsidP="003846B0">
      <w:pPr>
        <w:pStyle w:val="ListParagraph"/>
        <w:numPr>
          <w:ilvl w:val="0"/>
          <w:numId w:val="1"/>
        </w:numPr>
      </w:pPr>
      <w:r>
        <w:t xml:space="preserve"> -&gt;</w:t>
      </w:r>
      <w:r w:rsidR="003846B0">
        <w:t xml:space="preserve"> Mein Team und ichwaren für die</w:t>
      </w:r>
      <w:r>
        <w:t xml:space="preserve"> Erstellung eines Businessplan</w:t>
      </w:r>
      <w:r w:rsidR="003846B0">
        <w:t xml:space="preserve"> zuständig</w:t>
      </w:r>
      <w:r>
        <w:t xml:space="preserve"> (Marktanalyse, Wettbewerbsanalyse, Vision)</w:t>
      </w:r>
    </w:p>
    <w:p w14:paraId="331AD80E" w14:textId="25D6B836" w:rsidR="00B907B1" w:rsidRPr="00B907B1" w:rsidRDefault="00B907B1" w:rsidP="00B907B1">
      <w:pPr>
        <w:pStyle w:val="ListParagraph"/>
        <w:numPr>
          <w:ilvl w:val="0"/>
          <w:numId w:val="1"/>
        </w:numPr>
        <w:rPr>
          <w:lang w:val="en-US"/>
        </w:rPr>
      </w:pPr>
      <w:r w:rsidRPr="00B907B1">
        <w:rPr>
          <w:lang w:val="en-US"/>
        </w:rPr>
        <w:t>Andere Teams -&gt; Financing und Mar</w:t>
      </w:r>
      <w:r>
        <w:rPr>
          <w:lang w:val="en-US"/>
        </w:rPr>
        <w:t>keting</w:t>
      </w:r>
    </w:p>
    <w:p w14:paraId="51733EF4" w14:textId="0FFC6AED" w:rsidR="00B907B1" w:rsidRDefault="007C1820" w:rsidP="00BD0212">
      <w:r>
        <w:t>2)</w:t>
      </w:r>
      <w:r w:rsidR="00B94E7F">
        <w:t xml:space="preserve"> </w:t>
      </w:r>
      <w:r w:rsidR="003846B0">
        <w:t>Umfragen Auswertung</w:t>
      </w:r>
      <w:r w:rsidR="00B94E7F">
        <w:t xml:space="preserve"> einer </w:t>
      </w:r>
      <w:r w:rsidR="003846B0">
        <w:t>französischen</w:t>
      </w:r>
      <w:r w:rsidR="00B94E7F">
        <w:t xml:space="preserve"> Bank</w:t>
      </w:r>
      <w:r w:rsidR="00B907B1">
        <w:t>:</w:t>
      </w:r>
    </w:p>
    <w:p w14:paraId="62C1E901" w14:textId="2941EEE5" w:rsidR="00B94E7F" w:rsidRDefault="00B907B1" w:rsidP="00B907B1">
      <w:pPr>
        <w:pStyle w:val="ListParagraph"/>
        <w:numPr>
          <w:ilvl w:val="0"/>
          <w:numId w:val="1"/>
        </w:numPr>
      </w:pPr>
      <w:r>
        <w:t xml:space="preserve">Französische Bank </w:t>
      </w:r>
      <w:r w:rsidR="007C1820">
        <w:t xml:space="preserve">hat eine Umfrage mit ihren </w:t>
      </w:r>
      <w:r w:rsidR="003846B0">
        <w:t>Mitarbeitenden</w:t>
      </w:r>
      <w:r w:rsidR="007C1820">
        <w:t xml:space="preserve"> gemacht -&gt; Auswertung in Excel mithilfe von Pivot Tabellen Analyse</w:t>
      </w:r>
      <w:r w:rsidR="004C4A32">
        <w:t xml:space="preserve">) oder den Besuch durch Schulungen (bspw. Lean-Management) </w:t>
      </w:r>
      <w:r w:rsidR="00BD0212">
        <w:t>vertiefen und mir ein Netzwerk an ähnlich ambitionierten Kommilitonen aufbauen.</w:t>
      </w:r>
    </w:p>
    <w:p w14:paraId="343B797D" w14:textId="78A7A326" w:rsidR="00776234" w:rsidRDefault="00B94E7F" w:rsidP="00BD0212">
      <w:r>
        <w:t>Was mir besonders gut gefallen a</w:t>
      </w:r>
      <w:r w:rsidR="00B60F08">
        <w:t>n der stud</w:t>
      </w:r>
      <w:r w:rsidR="008F2BE5">
        <w:t xml:space="preserve">entischen </w:t>
      </w:r>
      <w:r w:rsidR="00B60F08">
        <w:t xml:space="preserve">UB waren die </w:t>
      </w:r>
      <w:r w:rsidR="008F2BE5">
        <w:t>abwechslungsreichen</w:t>
      </w:r>
      <w:r w:rsidR="00B60F08">
        <w:t xml:space="preserve"> Aufgaben, da man die Möglichkeit hatte in kurzer Zeit in verschiedensten Bereichen sich weiterzubilden und man eine steile Lernkurve hat</w:t>
      </w:r>
      <w:r w:rsidR="007C1820">
        <w:t>, sowie die Arbeit im Team.</w:t>
      </w:r>
    </w:p>
    <w:p w14:paraId="522AEEDA" w14:textId="76CBD401" w:rsidR="007C1820" w:rsidRDefault="007C1820" w:rsidP="00BD0212">
      <w:pPr>
        <w:rPr>
          <w:ins w:id="1" w:author="jonas.stegh@pumpkincareers.com" w:date="2023-01-02T20:29:00Z"/>
        </w:rPr>
      </w:pPr>
    </w:p>
    <w:p w14:paraId="049117D6" w14:textId="6417E829" w:rsidR="00B95EA9" w:rsidDel="00B95EA9" w:rsidRDefault="00B95EA9" w:rsidP="00BD0212">
      <w:pPr>
        <w:rPr>
          <w:del w:id="2" w:author="jonas.stegh@pumpkincareers.com" w:date="2023-01-02T20:30:00Z"/>
        </w:rPr>
      </w:pPr>
      <w:ins w:id="3" w:author="jonas.stegh@pumpkincareers.com" w:date="2023-01-02T20:29:00Z">
        <w:r>
          <w:t>Um erste praktische Erfahrungen zu sammeln und mich weiterzuentwickeln, abso</w:t>
        </w:r>
      </w:ins>
      <w:ins w:id="4" w:author="jonas.stegh@pumpkincareers.com" w:date="2023-01-02T20:30:00Z">
        <w:r>
          <w:t>lvierte ich dann auch</w:t>
        </w:r>
      </w:ins>
    </w:p>
    <w:p w14:paraId="3D1C9AD9" w14:textId="299F03BD" w:rsidR="00776234" w:rsidRDefault="00B60F08" w:rsidP="00BD0212">
      <w:del w:id="5" w:author="jonas.stegh@pumpkincareers.com" w:date="2023-01-02T20:30:00Z">
        <w:r w:rsidDel="00B95EA9">
          <w:delText>M</w:delText>
        </w:r>
      </w:del>
      <w:ins w:id="6" w:author="jonas.stegh@pumpkincareers.com" w:date="2023-01-02T20:30:00Z">
        <w:r w:rsidR="00B95EA9">
          <w:t>m</w:t>
        </w:r>
      </w:ins>
      <w:r>
        <w:t xml:space="preserve">ein erstes Praktikum </w:t>
      </w:r>
      <w:del w:id="7" w:author="jonas.stegh@pumpkincareers.com" w:date="2023-01-02T20:30:00Z">
        <w:r w:rsidDel="00B95EA9">
          <w:delText xml:space="preserve">absolvierte ich dann </w:delText>
        </w:r>
      </w:del>
      <w:r>
        <w:t>bei EY in der Wirtschaftsprüfung</w:t>
      </w:r>
      <w:del w:id="8" w:author="jonas.stegh@pumpkincareers.com" w:date="2023-01-02T20:30:00Z">
        <w:r w:rsidDel="00B95EA9">
          <w:delText>, da</w:delText>
        </w:r>
      </w:del>
      <w:r>
        <w:t xml:space="preserve"> </w:t>
      </w:r>
    </w:p>
    <w:p w14:paraId="23D02EBE" w14:textId="56E183F1" w:rsidR="004C4A32" w:rsidDel="00B95EA9" w:rsidRDefault="006556CF">
      <w:pPr>
        <w:rPr>
          <w:del w:id="9" w:author="jonas.stegh@pumpkincareers.com" w:date="2023-01-02T20:29:00Z"/>
        </w:rPr>
      </w:pPr>
      <w:del w:id="10" w:author="jonas.stegh@pumpkincareers.com" w:date="2023-01-02T20:29:00Z">
        <w:r w:rsidDel="00B95EA9">
          <w:delText>Ich selbst bin im Aktienmarkt investiert und d</w:delText>
        </w:r>
        <w:r w:rsidR="003E2728" w:rsidDel="00B95EA9">
          <w:delText xml:space="preserve">ie Wirtschaftsprüfung ist enorm wichtig, da Sie den Grundbaustein für eine funktionierende Wirtschaft legt. Die Wirtschaft und die Börsen bauen auf Vertrauen auf, Wirtschaftsprüfungen sorgen durch die Audits dafür, dass wir Unternehmen dieses Vertrauen auch </w:delText>
        </w:r>
        <w:r w:rsidDel="00B95EA9">
          <w:delText>in einem größeren Umfang</w:delText>
        </w:r>
        <w:r w:rsidR="003E2728" w:rsidDel="00B95EA9">
          <w:delText xml:space="preserve"> schenken können und in diese zb. Investieren zu können. </w:delText>
        </w:r>
      </w:del>
    </w:p>
    <w:p w14:paraId="248FA0C0" w14:textId="412EF000" w:rsidR="00B95EA9" w:rsidRDefault="00B95EA9">
      <w:pPr>
        <w:rPr>
          <w:ins w:id="11" w:author="jonas.stegh@pumpkincareers.com" w:date="2023-01-02T20:30:00Z"/>
        </w:rPr>
      </w:pPr>
      <w:ins w:id="12" w:author="jonas.stegh@pumpkincareers.com" w:date="2023-01-02T20:30:00Z">
        <w:r>
          <w:t>Ergänzen was du da genau gemacht hast.</w:t>
        </w:r>
      </w:ins>
    </w:p>
    <w:p w14:paraId="6C9530B4" w14:textId="059B539B" w:rsidR="00B60F08" w:rsidRDefault="00B60F08"/>
    <w:p w14:paraId="32E306D9" w14:textId="0C3E3367" w:rsidR="00B60F08" w:rsidRDefault="00B60F08">
      <w:pPr>
        <w:rPr>
          <w:ins w:id="13" w:author="jonas.stegh@pumpkincareers.com" w:date="2023-01-02T20:29:00Z"/>
        </w:rPr>
      </w:pPr>
      <w:r>
        <w:t>Nun möchte ich</w:t>
      </w:r>
      <w:r w:rsidR="008F2BE5">
        <w:t xml:space="preserve"> durch mein Endstandes Interesse durch die studentische UB und der Wirtschaft mithilfe eines Praktikums bei Ihnen weiter vertiefen</w:t>
      </w:r>
      <w:r w:rsidR="003846B0">
        <w:t>.</w:t>
      </w:r>
    </w:p>
    <w:p w14:paraId="4946A0C1" w14:textId="55D91CC4" w:rsidR="00B95EA9" w:rsidRDefault="00B95EA9">
      <w:pPr>
        <w:rPr>
          <w:ins w:id="14" w:author="jonas.stegh@pumpkincareers.com" w:date="2023-01-02T20:29:00Z"/>
        </w:rPr>
      </w:pPr>
    </w:p>
    <w:p w14:paraId="05315F94" w14:textId="6B382575" w:rsidR="00B95EA9" w:rsidRDefault="00B95EA9">
      <w:ins w:id="15" w:author="jonas.stegh@pumpkincareers.com" w:date="2023-01-02T20:29:00Z">
        <w:r>
          <w:t>Firmenspezifischer Teil fehlt</w:t>
        </w:r>
      </w:ins>
    </w:p>
    <w:p w14:paraId="065D6645" w14:textId="52AA4650" w:rsidR="006556CF" w:rsidRDefault="006556CF"/>
    <w:sectPr w:rsidR="006556C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26CA0"/>
    <w:multiLevelType w:val="hybridMultilevel"/>
    <w:tmpl w:val="079A1C2A"/>
    <w:lvl w:ilvl="0" w:tplc="42AE9AFA">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592003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93A"/>
    <w:rsid w:val="0003431D"/>
    <w:rsid w:val="00107792"/>
    <w:rsid w:val="001A19CE"/>
    <w:rsid w:val="00281F81"/>
    <w:rsid w:val="003846B0"/>
    <w:rsid w:val="003E2728"/>
    <w:rsid w:val="0043193A"/>
    <w:rsid w:val="004C4A32"/>
    <w:rsid w:val="00592142"/>
    <w:rsid w:val="006556CF"/>
    <w:rsid w:val="00776234"/>
    <w:rsid w:val="007C1820"/>
    <w:rsid w:val="00832F91"/>
    <w:rsid w:val="008609CE"/>
    <w:rsid w:val="008F2BE5"/>
    <w:rsid w:val="00A43BE4"/>
    <w:rsid w:val="00AA10E9"/>
    <w:rsid w:val="00AD2C1F"/>
    <w:rsid w:val="00B60F08"/>
    <w:rsid w:val="00B61779"/>
    <w:rsid w:val="00B907B1"/>
    <w:rsid w:val="00B94E7F"/>
    <w:rsid w:val="00B95EA9"/>
    <w:rsid w:val="00BD0212"/>
    <w:rsid w:val="00C5237E"/>
    <w:rsid w:val="00E959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C8262"/>
  <w15:chartTrackingRefBased/>
  <w15:docId w15:val="{52A605DE-45B0-DF4D-A0DB-83557EEE1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3431D"/>
    <w:rPr>
      <w:sz w:val="16"/>
      <w:szCs w:val="16"/>
    </w:rPr>
  </w:style>
  <w:style w:type="paragraph" w:styleId="CommentText">
    <w:name w:val="annotation text"/>
    <w:basedOn w:val="Normal"/>
    <w:link w:val="CommentTextChar"/>
    <w:uiPriority w:val="99"/>
    <w:semiHidden/>
    <w:unhideWhenUsed/>
    <w:rsid w:val="0003431D"/>
    <w:rPr>
      <w:sz w:val="20"/>
      <w:szCs w:val="20"/>
    </w:rPr>
  </w:style>
  <w:style w:type="character" w:customStyle="1" w:styleId="CommentTextChar">
    <w:name w:val="Comment Text Char"/>
    <w:basedOn w:val="DefaultParagraphFont"/>
    <w:link w:val="CommentText"/>
    <w:uiPriority w:val="99"/>
    <w:semiHidden/>
    <w:rsid w:val="0003431D"/>
    <w:rPr>
      <w:sz w:val="20"/>
      <w:szCs w:val="20"/>
    </w:rPr>
  </w:style>
  <w:style w:type="paragraph" w:styleId="CommentSubject">
    <w:name w:val="annotation subject"/>
    <w:basedOn w:val="CommentText"/>
    <w:next w:val="CommentText"/>
    <w:link w:val="CommentSubjectChar"/>
    <w:uiPriority w:val="99"/>
    <w:semiHidden/>
    <w:unhideWhenUsed/>
    <w:rsid w:val="0003431D"/>
    <w:rPr>
      <w:b/>
      <w:bCs/>
    </w:rPr>
  </w:style>
  <w:style w:type="character" w:customStyle="1" w:styleId="CommentSubjectChar">
    <w:name w:val="Comment Subject Char"/>
    <w:basedOn w:val="CommentTextChar"/>
    <w:link w:val="CommentSubject"/>
    <w:uiPriority w:val="99"/>
    <w:semiHidden/>
    <w:rsid w:val="0003431D"/>
    <w:rPr>
      <w:b/>
      <w:bCs/>
      <w:sz w:val="20"/>
      <w:szCs w:val="20"/>
    </w:rPr>
  </w:style>
  <w:style w:type="paragraph" w:styleId="ListParagraph">
    <w:name w:val="List Paragraph"/>
    <w:basedOn w:val="Normal"/>
    <w:uiPriority w:val="34"/>
    <w:qFormat/>
    <w:rsid w:val="008F2BE5"/>
    <w:pPr>
      <w:ind w:left="720"/>
      <w:contextualSpacing/>
    </w:pPr>
  </w:style>
  <w:style w:type="paragraph" w:styleId="Revision">
    <w:name w:val="Revision"/>
    <w:hidden/>
    <w:uiPriority w:val="99"/>
    <w:semiHidden/>
    <w:rsid w:val="00B95E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2493</Characters>
  <Application>Microsoft Office Word</Application>
  <DocSecurity>0</DocSecurity>
  <Lines>20</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Schwalbe</dc:creator>
  <cp:keywords/>
  <dc:description/>
  <cp:lastModifiedBy>jonas.stegh@pumpkincareers.com</cp:lastModifiedBy>
  <cp:revision>4</cp:revision>
  <dcterms:created xsi:type="dcterms:W3CDTF">2023-01-02T10:06:00Z</dcterms:created>
  <dcterms:modified xsi:type="dcterms:W3CDTF">2023-01-02T19:30:00Z</dcterms:modified>
</cp:coreProperties>
</file>