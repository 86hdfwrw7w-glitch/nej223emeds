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7C7642E" w:rsidR="006D2592" w:rsidRPr="00E56B4D" w:rsidRDefault="00983586" w:rsidP="00E56B4D">
      <w:pPr>
        <w:jc w:val="right"/>
        <w:rPr>
          <w:rFonts w:ascii="Georgia" w:hAnsi="Georgia"/>
          <w:sz w:val="21"/>
          <w:szCs w:val="21"/>
        </w:rPr>
      </w:pPr>
      <w:r w:rsidRPr="00E56B4D">
        <w:rPr>
          <w:rFonts w:ascii="Georgia" w:hAnsi="Georgia"/>
          <w:sz w:val="21"/>
          <w:szCs w:val="21"/>
        </w:rPr>
        <w:t>Simon Werner</w:t>
      </w:r>
    </w:p>
    <w:p w14:paraId="2458A2A0" w14:textId="46E4E35C" w:rsidR="00857C6F" w:rsidRPr="00E56B4D" w:rsidRDefault="00983586" w:rsidP="00E56B4D">
      <w:pPr>
        <w:jc w:val="right"/>
        <w:rPr>
          <w:rFonts w:ascii="Georgia" w:hAnsi="Georgia"/>
          <w:sz w:val="21"/>
          <w:szCs w:val="21"/>
        </w:rPr>
      </w:pPr>
      <w:r w:rsidRPr="00E56B4D">
        <w:rPr>
          <w:rFonts w:ascii="Georgia" w:hAnsi="Georgia"/>
          <w:sz w:val="21"/>
          <w:szCs w:val="21"/>
        </w:rPr>
        <w:t>Am Wingert 10</w:t>
      </w:r>
    </w:p>
    <w:p w14:paraId="451AEE20" w14:textId="2CFA3039" w:rsidR="00857C6F" w:rsidRPr="00E56B4D" w:rsidRDefault="00983586" w:rsidP="00E56B4D">
      <w:pPr>
        <w:jc w:val="right"/>
        <w:rPr>
          <w:rFonts w:ascii="Georgia" w:hAnsi="Georgia"/>
          <w:sz w:val="21"/>
          <w:szCs w:val="21"/>
        </w:rPr>
      </w:pPr>
      <w:r w:rsidRPr="00E56B4D">
        <w:rPr>
          <w:rFonts w:ascii="Georgia" w:hAnsi="Georgia"/>
          <w:sz w:val="21"/>
          <w:szCs w:val="21"/>
        </w:rPr>
        <w:t>65205 Wiesbaden</w:t>
      </w:r>
    </w:p>
    <w:p w14:paraId="12BA391A" w14:textId="040F5C14" w:rsidR="006A7895" w:rsidRPr="00E56B4D" w:rsidRDefault="00C85B5D" w:rsidP="00E56B4D">
      <w:pPr>
        <w:jc w:val="right"/>
        <w:rPr>
          <w:rFonts w:ascii="Georgia" w:hAnsi="Georgia"/>
          <w:sz w:val="21"/>
          <w:szCs w:val="21"/>
        </w:rPr>
      </w:pPr>
      <w:ins w:id="0" w:author="Catharina Freier" w:date="2025-01-27T23:13:00Z" w16du:dateUtc="2025-01-27T22:13:00Z">
        <w:r w:rsidRPr="0089433C">
          <w:rPr>
            <w:rFonts w:ascii="Georgia" w:hAnsi="Georgia" w:cs="Georgia"/>
            <w:color w:val="000000"/>
            <w:sz w:val="21"/>
            <w:szCs w:val="21"/>
          </w:rPr>
          <w:t>w</w:t>
        </w:r>
      </w:ins>
      <w:del w:id="1" w:author="Catharina Freier" w:date="2025-01-27T23:13:00Z" w16du:dateUtc="2025-01-27T22:13:00Z">
        <w:r w:rsidR="00983586" w:rsidRPr="00E56B4D" w:rsidDel="00C85B5D">
          <w:rPr>
            <w:rFonts w:ascii="Georgia" w:hAnsi="Georgia" w:cs="Georgia"/>
            <w:color w:val="000000"/>
            <w:sz w:val="21"/>
            <w:szCs w:val="21"/>
          </w:rPr>
          <w:delText>W</w:delText>
        </w:r>
      </w:del>
      <w:r w:rsidR="00983586" w:rsidRPr="00E56B4D">
        <w:rPr>
          <w:rFonts w:ascii="Georgia" w:hAnsi="Georgia" w:cs="Georgia"/>
          <w:color w:val="000000"/>
          <w:sz w:val="21"/>
          <w:szCs w:val="21"/>
        </w:rPr>
        <w:t>erner_simon@outlook.com</w:t>
      </w:r>
    </w:p>
    <w:p w14:paraId="76201A07" w14:textId="2279BA4B" w:rsidR="00823AC4" w:rsidRPr="00E56B4D" w:rsidRDefault="006D2592" w:rsidP="00E56B4D">
      <w:pPr>
        <w:jc w:val="right"/>
        <w:rPr>
          <w:rFonts w:ascii="Georgia" w:hAnsi="Georgia" w:cs="Georgia"/>
          <w:color w:val="000000"/>
          <w:sz w:val="21"/>
          <w:szCs w:val="21"/>
        </w:rPr>
      </w:pPr>
      <w:r w:rsidRPr="00E56B4D">
        <w:rPr>
          <w:rFonts w:ascii="Georgia" w:hAnsi="Georgia" w:cs="Georgia"/>
          <w:color w:val="000000"/>
          <w:sz w:val="21"/>
          <w:szCs w:val="21"/>
        </w:rPr>
        <w:t>+</w:t>
      </w:r>
      <w:r w:rsidR="00857C6F" w:rsidRPr="00E56B4D">
        <w:rPr>
          <w:rFonts w:ascii="Georgia" w:hAnsi="Georgia" w:cs="Georgia"/>
          <w:color w:val="000000"/>
          <w:sz w:val="21"/>
          <w:szCs w:val="21"/>
        </w:rPr>
        <w:t>49 17</w:t>
      </w:r>
      <w:r w:rsidR="00112F9C" w:rsidRPr="00E56B4D">
        <w:rPr>
          <w:rFonts w:ascii="Georgia" w:hAnsi="Georgia" w:cs="Georgia"/>
          <w:color w:val="000000"/>
          <w:sz w:val="21"/>
          <w:szCs w:val="21"/>
        </w:rPr>
        <w:t>6</w:t>
      </w:r>
      <w:r w:rsidR="00857C6F" w:rsidRPr="00E56B4D">
        <w:rPr>
          <w:rFonts w:ascii="Georgia" w:hAnsi="Georgia" w:cs="Georgia"/>
          <w:color w:val="000000"/>
          <w:sz w:val="21"/>
          <w:szCs w:val="21"/>
        </w:rPr>
        <w:t xml:space="preserve"> </w:t>
      </w:r>
      <w:r w:rsidR="00112F9C" w:rsidRPr="00E56B4D">
        <w:rPr>
          <w:rFonts w:ascii="Georgia" w:hAnsi="Georgia" w:cs="Georgia"/>
          <w:color w:val="000000"/>
          <w:sz w:val="21"/>
          <w:szCs w:val="21"/>
        </w:rPr>
        <w:t>47161917</w:t>
      </w:r>
    </w:p>
    <w:p w14:paraId="52E7603F" w14:textId="2A80A0EC" w:rsidR="00886604" w:rsidRPr="00E56B4D" w:rsidRDefault="00886604" w:rsidP="00E56B4D">
      <w:pPr>
        <w:rPr>
          <w:rFonts w:ascii="Georgia" w:hAnsi="Georgia"/>
          <w:sz w:val="21"/>
          <w:szCs w:val="21"/>
          <w:highlight w:val="yellow"/>
          <w:rPrChange w:id="2" w:author="Sarah Bergmann" w:date="2025-01-28T11:46:00Z" w16du:dateUtc="2025-01-28T10:46:00Z">
            <w:rPr>
              <w:highlight w:val="yellow"/>
            </w:rPr>
          </w:rPrChange>
        </w:rPr>
      </w:pPr>
      <w:r w:rsidRPr="00E56B4D">
        <w:rPr>
          <w:rFonts w:ascii="Georgia" w:hAnsi="Georgia" w:cs="Georgia"/>
          <w:color w:val="000000"/>
          <w:sz w:val="21"/>
          <w:szCs w:val="21"/>
        </w:rPr>
        <w:t>Deloitte GmbH Wirtschaftsprüfungsgesellschaft</w:t>
      </w:r>
    </w:p>
    <w:p w14:paraId="02D3FFE8" w14:textId="77777777" w:rsidR="00886604" w:rsidRPr="00E56B4D" w:rsidRDefault="00886604" w:rsidP="00E56B4D">
      <w:pPr>
        <w:rPr>
          <w:rFonts w:ascii="Georgia" w:hAnsi="Georgia"/>
          <w:sz w:val="21"/>
          <w:szCs w:val="21"/>
        </w:rPr>
      </w:pPr>
      <w:r w:rsidRPr="00E56B4D">
        <w:rPr>
          <w:rFonts w:ascii="Georgia" w:hAnsi="Georgia"/>
          <w:sz w:val="21"/>
          <w:szCs w:val="21"/>
        </w:rPr>
        <w:t>Rosenheimer Platz 4</w:t>
      </w:r>
    </w:p>
    <w:p w14:paraId="303D7DA5" w14:textId="5514806F" w:rsidR="00886604" w:rsidRPr="00E56B4D" w:rsidRDefault="00886604" w:rsidP="00E56B4D">
      <w:pPr>
        <w:rPr>
          <w:rFonts w:ascii="Georgia" w:hAnsi="Georgia"/>
          <w:sz w:val="21"/>
          <w:szCs w:val="21"/>
          <w:highlight w:val="yellow"/>
        </w:rPr>
      </w:pPr>
      <w:r w:rsidRPr="00E56B4D">
        <w:rPr>
          <w:rFonts w:ascii="Georgia" w:hAnsi="Georgia"/>
          <w:sz w:val="21"/>
          <w:szCs w:val="21"/>
        </w:rPr>
        <w:t>81669 München</w:t>
      </w:r>
    </w:p>
    <w:p w14:paraId="155B6E2E" w14:textId="6F76A6F6" w:rsidR="006A7895" w:rsidRPr="00E56B4D" w:rsidRDefault="00112F9C" w:rsidP="00E56B4D">
      <w:pPr>
        <w:jc w:val="right"/>
        <w:rPr>
          <w:rFonts w:ascii="Georgia" w:hAnsi="Georgia"/>
          <w:sz w:val="21"/>
          <w:szCs w:val="21"/>
        </w:rPr>
      </w:pPr>
      <w:r w:rsidRPr="00E56B4D">
        <w:rPr>
          <w:rFonts w:ascii="Georgia" w:hAnsi="Georgia"/>
          <w:sz w:val="21"/>
          <w:szCs w:val="21"/>
        </w:rPr>
        <w:t>Wiesbaden</w:t>
      </w:r>
      <w:r w:rsidR="00C4646D" w:rsidRPr="00E56B4D">
        <w:rPr>
          <w:rFonts w:ascii="Georgia" w:hAnsi="Georgia"/>
          <w:sz w:val="21"/>
          <w:szCs w:val="21"/>
        </w:rPr>
        <w:t xml:space="preserve">, </w:t>
      </w:r>
      <w:ins w:id="3" w:author="Catharina Freier" w:date="2025-01-27T23:10:00Z" w16du:dateUtc="2025-01-27T22:10:00Z">
        <w:r w:rsidR="00C85B5D" w:rsidRPr="00E56B4D">
          <w:rPr>
            <w:rFonts w:ascii="Georgia" w:hAnsi="Georgia"/>
            <w:sz w:val="21"/>
            <w:szCs w:val="21"/>
          </w:rPr>
          <w:t>27.01.2025</w:t>
        </w:r>
      </w:ins>
      <w:del w:id="4" w:author="Catharina Freier" w:date="2025-01-27T23:10:00Z" w16du:dateUtc="2025-01-27T22:10:00Z">
        <w:r w:rsidR="00886604" w:rsidRPr="00E56B4D" w:rsidDel="00C85B5D">
          <w:rPr>
            <w:rFonts w:ascii="Georgia" w:hAnsi="Georgia"/>
            <w:sz w:val="21"/>
            <w:szCs w:val="21"/>
          </w:rPr>
          <w:delText>26</w:delText>
        </w:r>
        <w:r w:rsidR="00C4646D" w:rsidRPr="00E56B4D" w:rsidDel="00C85B5D">
          <w:rPr>
            <w:rFonts w:ascii="Georgia" w:hAnsi="Georgia"/>
            <w:sz w:val="21"/>
            <w:szCs w:val="21"/>
          </w:rPr>
          <w:delText>.11.202</w:delText>
        </w:r>
        <w:r w:rsidR="00886604" w:rsidRPr="00E56B4D" w:rsidDel="00C85B5D">
          <w:rPr>
            <w:rFonts w:ascii="Georgia" w:hAnsi="Georgia"/>
            <w:sz w:val="21"/>
            <w:szCs w:val="21"/>
          </w:rPr>
          <w:delText>5</w:delText>
        </w:r>
      </w:del>
    </w:p>
    <w:p w14:paraId="0731715D" w14:textId="77777777" w:rsidR="001E0088" w:rsidRPr="00E56B4D" w:rsidRDefault="001E0088" w:rsidP="00E56B4D">
      <w:pPr>
        <w:jc w:val="right"/>
        <w:rPr>
          <w:rFonts w:ascii="Georgia" w:hAnsi="Georgia"/>
          <w:sz w:val="21"/>
          <w:szCs w:val="21"/>
        </w:rPr>
      </w:pPr>
    </w:p>
    <w:p w14:paraId="70A974D0" w14:textId="3D1D7E06" w:rsidR="000A5AB8" w:rsidRPr="00E56B4D" w:rsidRDefault="0099776A" w:rsidP="00E56B4D">
      <w:pPr>
        <w:rPr>
          <w:rFonts w:ascii="Georgia" w:hAnsi="Georgia"/>
          <w:b/>
          <w:sz w:val="21"/>
          <w:szCs w:val="21"/>
        </w:rPr>
      </w:pPr>
      <w:r w:rsidRPr="00E56B4D">
        <w:rPr>
          <w:rFonts w:ascii="Georgia" w:hAnsi="Georgia"/>
          <w:b/>
          <w:sz w:val="21"/>
          <w:szCs w:val="21"/>
        </w:rPr>
        <w:t xml:space="preserve">Bewerbung um ein Praktikum im </w:t>
      </w:r>
      <w:r w:rsidR="00104E81" w:rsidRPr="00E56B4D">
        <w:rPr>
          <w:rStyle w:val="Fett"/>
          <w:rFonts w:ascii="Georgia" w:hAnsi="Georgia" w:cs="Arial"/>
          <w:color w:val="000000"/>
          <w:sz w:val="21"/>
          <w:szCs w:val="21"/>
        </w:rPr>
        <w:t>Audit</w:t>
      </w:r>
      <w:del w:id="5" w:author="Sarah Bergmann" w:date="2025-01-28T11:39:00Z" w16du:dateUtc="2025-01-28T10:39:00Z">
        <w:r w:rsidR="00104E81" w:rsidRPr="00E56B4D" w:rsidDel="00E56B4D">
          <w:rPr>
            <w:rStyle w:val="Fett"/>
            <w:rFonts w:ascii="Georgia" w:hAnsi="Georgia" w:cs="Arial"/>
            <w:color w:val="000000"/>
            <w:sz w:val="21"/>
            <w:szCs w:val="21"/>
          </w:rPr>
          <w:delText>,</w:delText>
        </w:r>
      </w:del>
      <w:r w:rsidR="00104E81" w:rsidRPr="00E56B4D">
        <w:rPr>
          <w:rStyle w:val="Fett"/>
          <w:rFonts w:ascii="Georgia" w:hAnsi="Georgia" w:cs="Arial"/>
          <w:color w:val="000000"/>
          <w:sz w:val="21"/>
          <w:szCs w:val="21"/>
        </w:rPr>
        <w:t xml:space="preserve"> </w:t>
      </w:r>
      <w:r w:rsidR="00CF0BD0" w:rsidRPr="00E56B4D">
        <w:rPr>
          <w:rStyle w:val="Fett"/>
          <w:rFonts w:ascii="Georgia" w:hAnsi="Georgia" w:cs="Arial"/>
          <w:color w:val="000000"/>
          <w:sz w:val="21"/>
          <w:szCs w:val="21"/>
        </w:rPr>
        <w:t>(</w:t>
      </w:r>
      <w:r w:rsidR="00886604" w:rsidRPr="00E56B4D">
        <w:rPr>
          <w:rStyle w:val="Fett"/>
          <w:rFonts w:ascii="Georgia" w:hAnsi="Georgia" w:cs="Arial"/>
          <w:color w:val="000000"/>
          <w:sz w:val="21"/>
          <w:szCs w:val="21"/>
        </w:rPr>
        <w:t>1151</w:t>
      </w:r>
      <w:r w:rsidR="00CF0BD0" w:rsidRPr="00E56B4D">
        <w:rPr>
          <w:rStyle w:val="Fett"/>
          <w:rFonts w:ascii="Georgia" w:hAnsi="Georgia" w:cs="Arial"/>
          <w:color w:val="000000"/>
          <w:sz w:val="21"/>
          <w:szCs w:val="21"/>
        </w:rPr>
        <w:t>)</w:t>
      </w:r>
    </w:p>
    <w:p w14:paraId="3B7951CE" w14:textId="77777777" w:rsidR="001C5C5A" w:rsidRPr="00E56B4D" w:rsidRDefault="001C5C5A" w:rsidP="00E56B4D">
      <w:pPr>
        <w:rPr>
          <w:rFonts w:ascii="Georgia" w:hAnsi="Georgia"/>
          <w:b/>
          <w:sz w:val="21"/>
          <w:szCs w:val="21"/>
        </w:rPr>
      </w:pPr>
    </w:p>
    <w:p w14:paraId="411F7799" w14:textId="44631BF8" w:rsidR="006F7CFD" w:rsidRDefault="006F7CFD">
      <w:pPr>
        <w:jc w:val="both"/>
        <w:rPr>
          <w:ins w:id="6" w:author="David Döbele" w:date="2025-01-28T16:04:00Z" w16du:dateUtc="2025-01-28T15:04:00Z"/>
          <w:rFonts w:ascii="Georgia" w:hAnsi="Georgia"/>
          <w:sz w:val="21"/>
          <w:szCs w:val="21"/>
        </w:rPr>
      </w:pPr>
      <w:ins w:id="7" w:author="David Döbele" w:date="2025-01-28T16:04:00Z" w16du:dateUtc="2025-01-28T15:04:00Z">
        <w:r>
          <w:rPr>
            <w:rFonts w:ascii="Georgia" w:hAnsi="Georgia"/>
            <w:sz w:val="21"/>
            <w:szCs w:val="21"/>
          </w:rPr>
          <w:t>Sehr geehrte Damen und Herren,</w:t>
        </w:r>
      </w:ins>
    </w:p>
    <w:p w14:paraId="6D666D32" w14:textId="77777777" w:rsidR="006F7CFD" w:rsidRDefault="006F7CFD">
      <w:pPr>
        <w:jc w:val="both"/>
        <w:rPr>
          <w:ins w:id="8" w:author="David Döbele" w:date="2025-01-28T16:04:00Z" w16du:dateUtc="2025-01-28T15:04:00Z"/>
          <w:rFonts w:ascii="Georgia" w:hAnsi="Georgia"/>
          <w:sz w:val="21"/>
          <w:szCs w:val="21"/>
        </w:rPr>
      </w:pPr>
    </w:p>
    <w:p w14:paraId="6DC4900C" w14:textId="6F3C0A5C" w:rsidR="00C85B5D" w:rsidRPr="00E56B4D" w:rsidRDefault="00C85B5D">
      <w:pPr>
        <w:jc w:val="both"/>
        <w:rPr>
          <w:ins w:id="9" w:author="Catharina Freier" w:date="2025-01-27T23:10:00Z" w16du:dateUtc="2025-01-27T22:10:00Z"/>
          <w:rFonts w:ascii="Georgia" w:hAnsi="Georgia"/>
          <w:sz w:val="21"/>
          <w:szCs w:val="21"/>
        </w:rPr>
        <w:pPrChange w:id="10" w:author="Sarah Bergmann" w:date="2025-01-28T11:46:00Z" w16du:dateUtc="2025-01-28T10:46:00Z">
          <w:pPr/>
        </w:pPrChange>
      </w:pPr>
      <w:ins w:id="11" w:author="Catharina Freier" w:date="2025-01-27T23:10:00Z">
        <w:r w:rsidRPr="00E56B4D">
          <w:rPr>
            <w:rFonts w:ascii="Georgia" w:hAnsi="Georgia"/>
            <w:sz w:val="21"/>
            <w:szCs w:val="21"/>
          </w:rPr>
          <w:t>schon in der Mittelstufe entdeckte ich mein Interesse für wirtschaftliche Prozesse und setzte mich intensiv mit den betriebswirtschaftlichen sowie makroökonomischen Hintergründen aktueller Themen auseinander. Durch persönliche Erfahrungen und den Austausch mit Berufstätigen in verschiedenen Workshops wurde mir bewusst, dass mich eine Karriere im Audit besonders anspricht. Ohne das Audit könnten Unstimmigkeiten in der Wirtschaft nicht erkannt und zukünftige unternehmerische Entscheidungen nicht fundiert getroffen werden. Mich begeistert insbesondere die steile Lernkurve, die durch ein hohes Maß an Professionalität und die spannenden Herausforderungen automatisch e</w:t>
        </w:r>
      </w:ins>
      <w:ins w:id="12" w:author="Catharina Freier" w:date="2025-01-27T23:11:00Z" w16du:dateUtc="2025-01-27T22:11:00Z">
        <w:r w:rsidRPr="00E56B4D">
          <w:rPr>
            <w:rFonts w:ascii="Georgia" w:hAnsi="Georgia"/>
            <w:sz w:val="21"/>
            <w:szCs w:val="21"/>
          </w:rPr>
          <w:t>ntsteht</w:t>
        </w:r>
      </w:ins>
      <w:ins w:id="13" w:author="Catharina Freier" w:date="2025-01-27T23:10:00Z">
        <w:r w:rsidRPr="00E56B4D">
          <w:rPr>
            <w:rFonts w:ascii="Georgia" w:hAnsi="Georgia"/>
            <w:sz w:val="21"/>
            <w:szCs w:val="21"/>
          </w:rPr>
          <w:t>. Um mein bisheriges Wissen im Audit schon zu Beginn meines Studiums weiter zu vertiefen, möchte ich Ihr Team in Frankfurt am Main ab dem 11. August 2025 für bis zu drei Monate als Praktikant unterstützen.</w:t>
        </w:r>
      </w:ins>
    </w:p>
    <w:p w14:paraId="213A0D46" w14:textId="77777777" w:rsidR="00C85B5D" w:rsidRPr="00E56B4D" w:rsidRDefault="00C85B5D">
      <w:pPr>
        <w:jc w:val="both"/>
        <w:rPr>
          <w:ins w:id="14" w:author="Catharina Freier" w:date="2025-01-27T23:10:00Z"/>
          <w:rFonts w:ascii="Georgia" w:hAnsi="Georgia"/>
          <w:sz w:val="21"/>
          <w:szCs w:val="21"/>
        </w:rPr>
        <w:pPrChange w:id="15" w:author="Sarah Bergmann" w:date="2025-01-28T11:46:00Z" w16du:dateUtc="2025-01-28T10:46:00Z">
          <w:pPr/>
        </w:pPrChange>
      </w:pPr>
    </w:p>
    <w:p w14:paraId="28D70B1B" w14:textId="69F07FE6" w:rsidR="00C85B5D" w:rsidRPr="00E56B4D" w:rsidRDefault="00C85B5D">
      <w:pPr>
        <w:jc w:val="both"/>
        <w:rPr>
          <w:ins w:id="16" w:author="Catharina Freier" w:date="2025-01-27T23:10:00Z" w16du:dateUtc="2025-01-27T22:10:00Z"/>
          <w:rFonts w:ascii="Georgia" w:hAnsi="Georgia"/>
          <w:sz w:val="21"/>
          <w:szCs w:val="21"/>
        </w:rPr>
        <w:pPrChange w:id="17" w:author="Sarah Bergmann" w:date="2025-01-28T11:46:00Z" w16du:dateUtc="2025-01-28T10:46:00Z">
          <w:pPr/>
        </w:pPrChange>
      </w:pPr>
      <w:ins w:id="18" w:author="Catharina Freier" w:date="2025-01-27T23:10:00Z">
        <w:r w:rsidRPr="00E56B4D">
          <w:rPr>
            <w:rFonts w:ascii="Georgia" w:hAnsi="Georgia"/>
            <w:sz w:val="21"/>
            <w:szCs w:val="21"/>
          </w:rPr>
          <w:t>Von 2021 bis 2024 absolvierte ich das berufliche Abitur mit der Fachrichtung Wirtschaftslehre in englischer Sprache am Friedrich-List-Gymnasium – eine Ausbildung, die hervorragend zu meinen beruflichen Ambitionen passte. Bereits vor meinem Studium konnte ich so grundlegende Einblicke in die Mikro- und Makroökonomie gewinnen und das Rechnungswesen mit Themen wie Jahresabschluss, Kennzahlen- und Bilanzanalyse sowie die Datenverarbeitung in MS Excel für mich entdecken. Darüber hinaus konnte ich</w:t>
        </w:r>
      </w:ins>
      <w:ins w:id="19" w:author="Sarah Bergmann" w:date="2025-01-28T11:40:00Z" w16du:dateUtc="2025-01-28T10:40:00Z">
        <w:r w:rsidR="00E56B4D" w:rsidRPr="00E56B4D">
          <w:rPr>
            <w:rFonts w:ascii="Georgia" w:hAnsi="Georgia"/>
            <w:sz w:val="21"/>
            <w:szCs w:val="21"/>
          </w:rPr>
          <w:t xml:space="preserve"> mir</w:t>
        </w:r>
      </w:ins>
      <w:ins w:id="20" w:author="Catharina Freier" w:date="2025-01-27T23:10:00Z">
        <w:r w:rsidRPr="00E56B4D">
          <w:rPr>
            <w:rFonts w:ascii="Georgia" w:hAnsi="Georgia"/>
            <w:sz w:val="21"/>
            <w:szCs w:val="21"/>
          </w:rPr>
          <w:t xml:space="preserve"> ein Netzwerk a</w:t>
        </w:r>
      </w:ins>
      <w:ins w:id="21" w:author="Sarah Bergmann" w:date="2025-01-28T11:40:00Z" w16du:dateUtc="2025-01-28T10:40:00Z">
        <w:r w:rsidR="00E56B4D" w:rsidRPr="00E56B4D">
          <w:rPr>
            <w:rFonts w:ascii="Georgia" w:hAnsi="Georgia"/>
            <w:sz w:val="21"/>
            <w:szCs w:val="21"/>
          </w:rPr>
          <w:t>us</w:t>
        </w:r>
      </w:ins>
      <w:ins w:id="22" w:author="Catharina Freier" w:date="2025-01-27T23:10:00Z">
        <w:del w:id="23" w:author="Sarah Bergmann" w:date="2025-01-28T11:40:00Z" w16du:dateUtc="2025-01-28T10:40:00Z">
          <w:r w:rsidRPr="00E56B4D" w:rsidDel="00E56B4D">
            <w:rPr>
              <w:rFonts w:ascii="Georgia" w:hAnsi="Georgia"/>
              <w:sz w:val="21"/>
              <w:szCs w:val="21"/>
            </w:rPr>
            <w:delText>n</w:delText>
          </w:r>
        </w:del>
        <w:r w:rsidRPr="00E56B4D">
          <w:rPr>
            <w:rFonts w:ascii="Georgia" w:hAnsi="Georgia"/>
            <w:sz w:val="21"/>
            <w:szCs w:val="21"/>
          </w:rPr>
          <w:t xml:space="preserve"> gleichgesinnten Klassenkameraden aufbauen, mit denen ich erfolgreich innovative Projekte wie DECA durchführte. Besonders schätzten meine Klassenkameraden meine respektvolle und disziplinierte Arbeitsweise, die ich durch meine langjährige Praxis im Judo entwickelt habe. Seit Februar letzten Jahres bin ich zudem aktives Mitglied der Jungen Liberalen Wiesbaden. Dort habe ich bereits von der Entwicklung bis zur Ausarbeitung von Anträgen meine Sorgfalt und Motivation unter Beweis gestellt, was dazu führte, dass ich das Angebot erhielt, mich als Vorsitzender für Programmatik aufstellen zu lassen. Der Grundgedanke einer Partei</w:t>
        </w:r>
      </w:ins>
      <w:ins w:id="24" w:author="Catharina Freier" w:date="2025-01-27T23:12:00Z" w16du:dateUtc="2025-01-27T22:12:00Z">
        <w:r w:rsidRPr="00E56B4D">
          <w:rPr>
            <w:rFonts w:ascii="Georgia" w:hAnsi="Georgia"/>
            <w:sz w:val="21"/>
            <w:szCs w:val="21"/>
          </w:rPr>
          <w:t xml:space="preserve">, </w:t>
        </w:r>
      </w:ins>
      <w:ins w:id="25" w:author="Catharina Freier" w:date="2025-01-27T23:10:00Z">
        <w:r w:rsidRPr="00E56B4D">
          <w:rPr>
            <w:rFonts w:ascii="Georgia" w:hAnsi="Georgia"/>
            <w:sz w:val="21"/>
            <w:szCs w:val="21"/>
          </w:rPr>
          <w:t xml:space="preserve">dass man als Gruppe langfristig mehr erreichen kann als </w:t>
        </w:r>
        <w:proofErr w:type="gramStart"/>
        <w:r w:rsidRPr="00E56B4D">
          <w:rPr>
            <w:rFonts w:ascii="Georgia" w:hAnsi="Georgia"/>
            <w:sz w:val="21"/>
            <w:szCs w:val="21"/>
          </w:rPr>
          <w:t>allein</w:t>
        </w:r>
      </w:ins>
      <w:ins w:id="26" w:author="Catharina Freier" w:date="2025-01-27T23:12:00Z" w16du:dateUtc="2025-01-27T22:12:00Z">
        <w:r w:rsidRPr="00E56B4D">
          <w:rPr>
            <w:rFonts w:ascii="Georgia" w:hAnsi="Georgia"/>
            <w:sz w:val="21"/>
            <w:szCs w:val="21"/>
          </w:rPr>
          <w:t>e</w:t>
        </w:r>
        <w:proofErr w:type="gramEnd"/>
        <w:r w:rsidRPr="00E56B4D">
          <w:rPr>
            <w:rFonts w:ascii="Georgia" w:hAnsi="Georgia"/>
            <w:sz w:val="21"/>
            <w:szCs w:val="21"/>
          </w:rPr>
          <w:t xml:space="preserve">, </w:t>
        </w:r>
      </w:ins>
      <w:ins w:id="27" w:author="Catharina Freier" w:date="2025-01-27T23:10:00Z">
        <w:r w:rsidRPr="00E56B4D">
          <w:rPr>
            <w:rFonts w:ascii="Georgia" w:hAnsi="Georgia"/>
            <w:sz w:val="21"/>
            <w:szCs w:val="21"/>
          </w:rPr>
          <w:t>fasziniert mich. Diese Überzeugung sehe ich bei Ihnen optimal verwirklicht.</w:t>
        </w:r>
      </w:ins>
    </w:p>
    <w:p w14:paraId="74CC1179" w14:textId="77777777" w:rsidR="00C85B5D" w:rsidRPr="00E56B4D" w:rsidRDefault="00C85B5D">
      <w:pPr>
        <w:jc w:val="both"/>
        <w:rPr>
          <w:ins w:id="28" w:author="Catharina Freier" w:date="2025-01-27T23:10:00Z"/>
          <w:rFonts w:ascii="Georgia" w:hAnsi="Georgia"/>
          <w:sz w:val="21"/>
          <w:szCs w:val="21"/>
        </w:rPr>
        <w:pPrChange w:id="29" w:author="Sarah Bergmann" w:date="2025-01-28T11:46:00Z" w16du:dateUtc="2025-01-28T10:46:00Z">
          <w:pPr/>
        </w:pPrChange>
      </w:pPr>
    </w:p>
    <w:p w14:paraId="5CD1D044" w14:textId="7901545E" w:rsidR="00C85B5D" w:rsidRPr="00E56B4D" w:rsidRDefault="00C85B5D">
      <w:pPr>
        <w:jc w:val="both"/>
        <w:rPr>
          <w:ins w:id="30" w:author="Catharina Freier" w:date="2025-01-27T23:10:00Z" w16du:dateUtc="2025-01-27T22:10:00Z"/>
          <w:rFonts w:ascii="Georgia" w:hAnsi="Georgia"/>
          <w:sz w:val="21"/>
          <w:szCs w:val="21"/>
        </w:rPr>
        <w:pPrChange w:id="31" w:author="Sarah Bergmann" w:date="2025-01-28T11:46:00Z" w16du:dateUtc="2025-01-28T10:46:00Z">
          <w:pPr/>
        </w:pPrChange>
      </w:pPr>
      <w:ins w:id="32" w:author="Catharina Freier" w:date="2025-01-27T23:10:00Z">
        <w:r w:rsidRPr="00E56B4D">
          <w:rPr>
            <w:rFonts w:ascii="Georgia" w:hAnsi="Georgia"/>
            <w:sz w:val="21"/>
            <w:szCs w:val="21"/>
          </w:rPr>
          <w:t>Deloitte erscheint mir für dieses Praktikum ideal, da Sie in einer von Zahlen getriebenen Branche wie dem Audit stets den respektvollen Umgang mit Mandanten und im Team als Grundvoraussetzung ansehen.</w:t>
        </w:r>
      </w:ins>
      <w:ins w:id="33" w:author="Catharina Freier" w:date="2025-01-27T23:15:00Z" w16du:dateUtc="2025-01-27T22:15:00Z">
        <w:r w:rsidRPr="00E56B4D">
          <w:rPr>
            <w:rFonts w:ascii="Georgia" w:hAnsi="Georgia"/>
            <w:sz w:val="21"/>
            <w:szCs w:val="21"/>
          </w:rPr>
          <w:t xml:space="preserve"> </w:t>
        </w:r>
      </w:ins>
      <w:ins w:id="34" w:author="Catharina Freier" w:date="2025-01-27T23:19:00Z" w16du:dateUtc="2025-01-27T22:19:00Z">
        <w:r w:rsidR="00DE4D33" w:rsidRPr="00E56B4D">
          <w:rPr>
            <w:rFonts w:ascii="Georgia" w:hAnsi="Georgia"/>
            <w:sz w:val="21"/>
            <w:szCs w:val="21"/>
          </w:rPr>
          <w:t>Durch</w:t>
        </w:r>
      </w:ins>
      <w:ins w:id="35" w:author="Catharina Freier" w:date="2025-01-27T23:10:00Z">
        <w:r w:rsidRPr="00E56B4D">
          <w:rPr>
            <w:rFonts w:ascii="Georgia" w:hAnsi="Georgia"/>
            <w:sz w:val="21"/>
            <w:szCs w:val="21"/>
          </w:rPr>
          <w:t xml:space="preserve"> Ihre immense Kapazität und Ihr einzigartiges Netzwerk</w:t>
        </w:r>
      </w:ins>
      <w:ins w:id="36" w:author="Catharina Freier" w:date="2025-01-27T23:19:00Z" w16du:dateUtc="2025-01-27T22:19:00Z">
        <w:r w:rsidR="00DE4D33" w:rsidRPr="00E56B4D">
          <w:rPr>
            <w:rFonts w:ascii="Georgia" w:hAnsi="Georgia"/>
            <w:sz w:val="21"/>
            <w:szCs w:val="21"/>
          </w:rPr>
          <w:t xml:space="preserve"> schaffen Sie es zudem</w:t>
        </w:r>
      </w:ins>
      <w:ins w:id="37" w:author="Catharina Freier" w:date="2025-01-27T23:10:00Z">
        <w:r w:rsidRPr="00E56B4D">
          <w:rPr>
            <w:rFonts w:ascii="Georgia" w:hAnsi="Georgia"/>
            <w:sz w:val="21"/>
            <w:szCs w:val="21"/>
          </w:rPr>
          <w:t xml:space="preserve">, eigene operationalisierbare Ansätze für aktuelle Richtlinien wie die CSRD mitzuentwickeln. Dies ermöglicht es sowohl Ihren mittelständischen als auch internationalen Mandanten, nicht nur wirtschaftlich, sondern auch nachhaltig erfolgreich zu sein. </w:t>
        </w:r>
      </w:ins>
      <w:commentRangeStart w:id="38"/>
      <w:ins w:id="39" w:author="Catharina Freier" w:date="2025-01-27T23:17:00Z" w16du:dateUtc="2025-01-27T22:17:00Z">
        <w:del w:id="40" w:author="Sarah Bergmann" w:date="2025-01-28T11:43:00Z" w16du:dateUtc="2025-01-28T10:43:00Z">
          <w:r w:rsidR="00DE4D33" w:rsidRPr="00E56B4D" w:rsidDel="00E56B4D">
            <w:rPr>
              <w:rFonts w:ascii="Georgia" w:hAnsi="Georgia"/>
              <w:sz w:val="21"/>
              <w:szCs w:val="21"/>
            </w:rPr>
            <w:delText>Von d</w:delText>
          </w:r>
        </w:del>
      </w:ins>
      <w:ins w:id="41" w:author="Catharina Freier" w:date="2025-01-27T23:16:00Z" w16du:dateUtc="2025-01-27T22:16:00Z">
        <w:del w:id="42" w:author="Sarah Bergmann" w:date="2025-01-28T11:43:00Z" w16du:dateUtc="2025-01-28T10:43:00Z">
          <w:r w:rsidR="00DE4D33" w:rsidRPr="00E56B4D" w:rsidDel="00E56B4D">
            <w:rPr>
              <w:rFonts w:ascii="Georgia" w:hAnsi="Georgia"/>
              <w:sz w:val="21"/>
              <w:szCs w:val="21"/>
            </w:rPr>
            <w:delText>iese</w:delText>
          </w:r>
        </w:del>
      </w:ins>
      <w:ins w:id="43" w:author="Catharina Freier" w:date="2025-01-27T23:17:00Z" w16du:dateUtc="2025-01-27T22:17:00Z">
        <w:del w:id="44" w:author="Sarah Bergmann" w:date="2025-01-28T11:43:00Z" w16du:dateUtc="2025-01-28T10:43:00Z">
          <w:r w:rsidR="00DE4D33" w:rsidRPr="00E56B4D" w:rsidDel="00E56B4D">
            <w:rPr>
              <w:rFonts w:ascii="Georgia" w:hAnsi="Georgia"/>
              <w:sz w:val="21"/>
              <w:szCs w:val="21"/>
            </w:rPr>
            <w:delText>n</w:delText>
          </w:r>
        </w:del>
      </w:ins>
      <w:ins w:id="45" w:author="Catharina Freier" w:date="2025-01-27T23:16:00Z" w16du:dateUtc="2025-01-27T22:16:00Z">
        <w:del w:id="46" w:author="Sarah Bergmann" w:date="2025-01-28T11:43:00Z" w16du:dateUtc="2025-01-28T10:43:00Z">
          <w:r w:rsidR="00DE4D33" w:rsidRPr="00E56B4D" w:rsidDel="00E56B4D">
            <w:rPr>
              <w:rFonts w:ascii="Georgia" w:hAnsi="Georgia"/>
              <w:sz w:val="21"/>
              <w:szCs w:val="21"/>
            </w:rPr>
            <w:delText xml:space="preserve"> positiven Aspekte </w:delText>
          </w:r>
        </w:del>
      </w:ins>
      <w:ins w:id="47" w:author="Catharina Freier" w:date="2025-01-27T23:17:00Z" w16du:dateUtc="2025-01-27T22:17:00Z">
        <w:del w:id="48" w:author="Sarah Bergmann" w:date="2025-01-28T11:43:00Z" w16du:dateUtc="2025-01-28T10:43:00Z">
          <w:r w:rsidR="00DE4D33" w:rsidRPr="00E56B4D" w:rsidDel="00E56B4D">
            <w:rPr>
              <w:rFonts w:ascii="Georgia" w:hAnsi="Georgia"/>
              <w:sz w:val="21"/>
              <w:szCs w:val="21"/>
            </w:rPr>
            <w:delText xml:space="preserve">wurde ich </w:delText>
          </w:r>
        </w:del>
      </w:ins>
      <w:ins w:id="49" w:author="Catharina Freier" w:date="2025-01-27T23:16:00Z" w16du:dateUtc="2025-01-27T22:16:00Z">
        <w:del w:id="50" w:author="Sarah Bergmann" w:date="2025-01-28T11:43:00Z" w16du:dateUtc="2025-01-28T10:43:00Z">
          <w:r w:rsidR="00DE4D33" w:rsidRPr="00E56B4D" w:rsidDel="00E56B4D">
            <w:rPr>
              <w:rFonts w:ascii="Georgia" w:hAnsi="Georgia"/>
              <w:sz w:val="21"/>
              <w:szCs w:val="21"/>
            </w:rPr>
            <w:delText xml:space="preserve">während </w:delText>
          </w:r>
        </w:del>
      </w:ins>
      <w:ins w:id="51" w:author="Sarah Bergmann" w:date="2025-01-28T11:43:00Z" w16du:dateUtc="2025-01-28T10:43:00Z">
        <w:r w:rsidR="00E56B4D" w:rsidRPr="00E56B4D">
          <w:rPr>
            <w:rFonts w:ascii="Georgia" w:hAnsi="Georgia"/>
            <w:sz w:val="21"/>
            <w:szCs w:val="21"/>
          </w:rPr>
          <w:t xml:space="preserve">Durch </w:t>
        </w:r>
      </w:ins>
      <w:ins w:id="52" w:author="Catharina Freier" w:date="2025-01-27T23:16:00Z" w16du:dateUtc="2025-01-27T22:16:00Z">
        <w:r w:rsidR="00DE4D33" w:rsidRPr="00E56B4D">
          <w:rPr>
            <w:rFonts w:ascii="Georgia" w:hAnsi="Georgia"/>
            <w:sz w:val="21"/>
            <w:szCs w:val="21"/>
            <w:highlight w:val="yellow"/>
            <w:rPrChange w:id="53" w:author="Sarah Bergmann" w:date="2025-01-28T11:46:00Z" w16du:dateUtc="2025-01-28T10:46:00Z">
              <w:rPr>
                <w:rFonts w:ascii="Georgia" w:hAnsi="Georgia"/>
                <w:sz w:val="21"/>
                <w:szCs w:val="21"/>
              </w:rPr>
            </w:rPrChange>
          </w:rPr>
          <w:t>eine</w:t>
        </w:r>
      </w:ins>
      <w:ins w:id="54" w:author="Sarah Bergmann" w:date="2025-01-28T11:43:00Z" w16du:dateUtc="2025-01-28T10:43:00Z">
        <w:r w:rsidR="00E56B4D" w:rsidRPr="00E56B4D">
          <w:rPr>
            <w:rFonts w:ascii="Georgia" w:hAnsi="Georgia"/>
            <w:sz w:val="21"/>
            <w:szCs w:val="21"/>
            <w:highlight w:val="yellow"/>
          </w:rPr>
          <w:t>n</w:t>
        </w:r>
      </w:ins>
      <w:ins w:id="55" w:author="Catharina Freier" w:date="2025-01-27T23:16:00Z" w16du:dateUtc="2025-01-27T22:16:00Z">
        <w:del w:id="56" w:author="Sarah Bergmann" w:date="2025-01-28T11:43:00Z" w16du:dateUtc="2025-01-28T10:43:00Z">
          <w:r w:rsidR="00DE4D33" w:rsidRPr="00E56B4D" w:rsidDel="00E56B4D">
            <w:rPr>
              <w:rFonts w:ascii="Georgia" w:hAnsi="Georgia"/>
              <w:sz w:val="21"/>
              <w:szCs w:val="21"/>
              <w:highlight w:val="yellow"/>
              <w:rPrChange w:id="57" w:author="Sarah Bergmann" w:date="2025-01-28T11:46:00Z" w16du:dateUtc="2025-01-28T10:46:00Z">
                <w:rPr>
                  <w:rFonts w:ascii="Georgia" w:hAnsi="Georgia"/>
                  <w:sz w:val="21"/>
                  <w:szCs w:val="21"/>
                </w:rPr>
              </w:rPrChange>
            </w:rPr>
            <w:delText>s</w:delText>
          </w:r>
        </w:del>
        <w:r w:rsidR="00DE4D33" w:rsidRPr="00E56B4D">
          <w:rPr>
            <w:rFonts w:ascii="Georgia" w:hAnsi="Georgia"/>
            <w:sz w:val="21"/>
            <w:szCs w:val="21"/>
          </w:rPr>
          <w:t xml:space="preserve"> Video-Call</w:t>
        </w:r>
        <w:del w:id="58" w:author="Sarah Bergmann" w:date="2025-01-28T11:43:00Z" w16du:dateUtc="2025-01-28T10:43:00Z">
          <w:r w:rsidR="00DE4D33" w:rsidRPr="00E56B4D" w:rsidDel="00E56B4D">
            <w:rPr>
              <w:rFonts w:ascii="Georgia" w:hAnsi="Georgia"/>
              <w:sz w:val="21"/>
              <w:szCs w:val="21"/>
            </w:rPr>
            <w:delText>s</w:delText>
          </w:r>
        </w:del>
        <w:r w:rsidR="00DE4D33" w:rsidRPr="00E56B4D">
          <w:rPr>
            <w:rFonts w:ascii="Georgia" w:hAnsi="Georgia"/>
            <w:sz w:val="21"/>
            <w:szCs w:val="21"/>
          </w:rPr>
          <w:t xml:space="preserve"> mit</w:t>
        </w:r>
      </w:ins>
      <w:ins w:id="59" w:author="Catharina Freier" w:date="2025-01-27T23:17:00Z" w16du:dateUtc="2025-01-27T22:17:00Z">
        <w:r w:rsidR="00DE4D33" w:rsidRPr="00E56B4D">
          <w:rPr>
            <w:rFonts w:ascii="Georgia" w:hAnsi="Georgia"/>
            <w:sz w:val="21"/>
            <w:szCs w:val="21"/>
          </w:rPr>
          <w:t xml:space="preserve"> Thomas </w:t>
        </w:r>
      </w:ins>
      <w:ins w:id="60" w:author="Catharina Freier" w:date="2025-01-27T23:22:00Z" w16du:dateUtc="2025-01-27T22:22:00Z">
        <w:r w:rsidR="00DE4D33" w:rsidRPr="00E56B4D">
          <w:rPr>
            <w:rFonts w:ascii="Georgia" w:hAnsi="Georgia"/>
            <w:sz w:val="21"/>
            <w:szCs w:val="21"/>
          </w:rPr>
          <w:t>Lüd</w:t>
        </w:r>
        <w:del w:id="61" w:author="Simon Werner" w:date="2025-01-28T15:50:00Z" w16du:dateUtc="2025-01-28T14:50:00Z">
          <w:r w:rsidR="00DE4D33" w:rsidRPr="00E56B4D" w:rsidDel="00047BDA">
            <w:rPr>
              <w:rFonts w:ascii="Georgia" w:hAnsi="Georgia"/>
              <w:sz w:val="21"/>
              <w:szCs w:val="21"/>
            </w:rPr>
            <w:delText>t</w:delText>
          </w:r>
        </w:del>
        <w:r w:rsidR="00DE4D33" w:rsidRPr="00E56B4D">
          <w:rPr>
            <w:rFonts w:ascii="Georgia" w:hAnsi="Georgia"/>
            <w:sz w:val="21"/>
            <w:szCs w:val="21"/>
          </w:rPr>
          <w:t>ke</w:t>
        </w:r>
      </w:ins>
      <w:ins w:id="62" w:author="Catharina Freier" w:date="2025-01-27T23:17:00Z" w16du:dateUtc="2025-01-27T22:17:00Z">
        <w:r w:rsidR="00DE4D33" w:rsidRPr="00E56B4D">
          <w:rPr>
            <w:rFonts w:ascii="Georgia" w:hAnsi="Georgia"/>
            <w:sz w:val="21"/>
            <w:szCs w:val="21"/>
          </w:rPr>
          <w:t xml:space="preserve"> </w:t>
        </w:r>
      </w:ins>
      <w:ins w:id="63" w:author="Sarah Bergmann" w:date="2025-01-28T11:43:00Z" w16du:dateUtc="2025-01-28T10:43:00Z">
        <w:r w:rsidR="00E56B4D" w:rsidRPr="00E56B4D">
          <w:rPr>
            <w:rFonts w:ascii="Georgia" w:hAnsi="Georgia"/>
            <w:sz w:val="21"/>
            <w:szCs w:val="21"/>
          </w:rPr>
          <w:t xml:space="preserve">wurde mein Wunsch bestärkt, ein Praktikum in </w:t>
        </w:r>
      </w:ins>
      <w:ins w:id="64" w:author="Sarah Bergmann" w:date="2025-01-28T11:44:00Z" w16du:dateUtc="2025-01-28T10:44:00Z">
        <w:r w:rsidR="00E56B4D" w:rsidRPr="00E56B4D">
          <w:rPr>
            <w:rFonts w:ascii="Georgia" w:hAnsi="Georgia"/>
            <w:sz w:val="21"/>
            <w:szCs w:val="21"/>
          </w:rPr>
          <w:t xml:space="preserve">Ihrem Unternehmen zu absolvieren, </w:t>
        </w:r>
      </w:ins>
      <w:ins w:id="65" w:author="Catharina Freier" w:date="2025-01-27T23:19:00Z" w16du:dateUtc="2025-01-27T22:19:00Z">
        <w:del w:id="66" w:author="Sarah Bergmann" w:date="2025-01-28T11:43:00Z" w16du:dateUtc="2025-01-28T10:43:00Z">
          <w:r w:rsidR="00DE4D33" w:rsidRPr="00E56B4D" w:rsidDel="00E56B4D">
            <w:rPr>
              <w:rFonts w:ascii="Georgia" w:hAnsi="Georgia"/>
              <w:sz w:val="21"/>
              <w:szCs w:val="21"/>
            </w:rPr>
            <w:delText xml:space="preserve">besonders </w:delText>
          </w:r>
        </w:del>
      </w:ins>
      <w:ins w:id="67" w:author="Catharina Freier" w:date="2025-01-27T23:18:00Z" w16du:dateUtc="2025-01-27T22:18:00Z">
        <w:del w:id="68" w:author="Sarah Bergmann" w:date="2025-01-28T11:43:00Z" w16du:dateUtc="2025-01-28T10:43:00Z">
          <w:r w:rsidR="00DE4D33" w:rsidRPr="00E56B4D" w:rsidDel="00E56B4D">
            <w:rPr>
              <w:rFonts w:ascii="Georgia" w:hAnsi="Georgia"/>
              <w:sz w:val="21"/>
              <w:szCs w:val="21"/>
            </w:rPr>
            <w:delText xml:space="preserve">überzeugt, weswegen ich ausgesprochen motiviert bin, </w:delText>
          </w:r>
        </w:del>
        <w:del w:id="69" w:author="Sarah Bergmann" w:date="2025-01-28T11:42:00Z" w16du:dateUtc="2025-01-28T10:42:00Z">
          <w:r w:rsidR="00DE4D33" w:rsidRPr="00E56B4D" w:rsidDel="00E56B4D">
            <w:rPr>
              <w:rFonts w:ascii="Georgia" w:hAnsi="Georgia"/>
              <w:sz w:val="21"/>
              <w:szCs w:val="21"/>
            </w:rPr>
            <w:delText>sie</w:delText>
          </w:r>
        </w:del>
        <w:del w:id="70" w:author="Sarah Bergmann" w:date="2025-01-28T11:43:00Z" w16du:dateUtc="2025-01-28T10:43:00Z">
          <w:r w:rsidR="00DE4D33" w:rsidRPr="00E56B4D" w:rsidDel="00E56B4D">
            <w:rPr>
              <w:rFonts w:ascii="Georgia" w:hAnsi="Georgia"/>
              <w:sz w:val="21"/>
              <w:szCs w:val="21"/>
            </w:rPr>
            <w:delText xml:space="preserve"> persönlich erleben zu dürfen.</w:delText>
          </w:r>
        </w:del>
      </w:ins>
      <w:commentRangeEnd w:id="38"/>
      <w:ins w:id="71" w:author="Catharina Freier" w:date="2025-01-27T23:21:00Z" w16du:dateUtc="2025-01-27T22:21:00Z">
        <w:del w:id="72" w:author="Sarah Bergmann" w:date="2025-01-28T11:43:00Z" w16du:dateUtc="2025-01-28T10:43:00Z">
          <w:r w:rsidR="00DE4D33" w:rsidRPr="00E56B4D" w:rsidDel="00E56B4D">
            <w:rPr>
              <w:rStyle w:val="Kommentarzeichen"/>
              <w:rFonts w:ascii="Georgia" w:hAnsi="Georgia"/>
              <w:sz w:val="21"/>
              <w:szCs w:val="21"/>
              <w:rPrChange w:id="73" w:author="Sarah Bergmann" w:date="2025-01-28T11:46:00Z" w16du:dateUtc="2025-01-28T10:46:00Z">
                <w:rPr>
                  <w:rStyle w:val="Kommentarzeichen"/>
                </w:rPr>
              </w:rPrChange>
            </w:rPr>
            <w:commentReference w:id="38"/>
          </w:r>
        </w:del>
      </w:ins>
      <w:ins w:id="74" w:author="Catharina Freier" w:date="2025-01-27T23:18:00Z" w16du:dateUtc="2025-01-27T22:18:00Z">
        <w:del w:id="75" w:author="Sarah Bergmann" w:date="2025-01-28T11:43:00Z" w16du:dateUtc="2025-01-28T10:43:00Z">
          <w:r w:rsidR="00DE4D33" w:rsidRPr="00E56B4D" w:rsidDel="00E56B4D">
            <w:rPr>
              <w:rFonts w:ascii="Georgia" w:hAnsi="Georgia"/>
              <w:sz w:val="21"/>
              <w:szCs w:val="21"/>
            </w:rPr>
            <w:delText xml:space="preserve"> </w:delText>
          </w:r>
        </w:del>
      </w:ins>
      <w:ins w:id="76" w:author="Sarah Bergmann" w:date="2025-01-28T11:44:00Z" w16du:dateUtc="2025-01-28T10:44:00Z">
        <w:r w:rsidR="00E56B4D" w:rsidRPr="00E56B4D">
          <w:rPr>
            <w:rFonts w:ascii="Georgia" w:hAnsi="Georgia"/>
            <w:sz w:val="21"/>
            <w:szCs w:val="21"/>
          </w:rPr>
          <w:t xml:space="preserve">da ich davon </w:t>
        </w:r>
      </w:ins>
      <w:ins w:id="77" w:author="Catharina Freier" w:date="2025-01-27T23:10:00Z">
        <w:del w:id="78" w:author="Sarah Bergmann" w:date="2025-01-28T11:44:00Z" w16du:dateUtc="2025-01-28T10:44:00Z">
          <w:r w:rsidRPr="00E56B4D" w:rsidDel="00E56B4D">
            <w:rPr>
              <w:rFonts w:ascii="Georgia" w:hAnsi="Georgia"/>
              <w:sz w:val="21"/>
              <w:szCs w:val="21"/>
            </w:rPr>
            <w:delText xml:space="preserve">Ich bin </w:delText>
          </w:r>
        </w:del>
        <w:r w:rsidRPr="00E56B4D">
          <w:rPr>
            <w:rFonts w:ascii="Georgia" w:hAnsi="Georgia"/>
            <w:sz w:val="21"/>
            <w:szCs w:val="21"/>
          </w:rPr>
          <w:t>überzeugt</w:t>
        </w:r>
      </w:ins>
      <w:ins w:id="79" w:author="Sarah Bergmann" w:date="2025-01-28T11:44:00Z" w16du:dateUtc="2025-01-28T10:44:00Z">
        <w:r w:rsidR="00E56B4D" w:rsidRPr="00E56B4D">
          <w:rPr>
            <w:rFonts w:ascii="Georgia" w:hAnsi="Georgia"/>
            <w:sz w:val="21"/>
            <w:szCs w:val="21"/>
          </w:rPr>
          <w:t xml:space="preserve"> bin</w:t>
        </w:r>
      </w:ins>
      <w:ins w:id="80" w:author="Catharina Freier" w:date="2025-01-27T23:10:00Z">
        <w:r w:rsidRPr="00E56B4D">
          <w:rPr>
            <w:rFonts w:ascii="Georgia" w:hAnsi="Georgia"/>
            <w:sz w:val="21"/>
            <w:szCs w:val="21"/>
          </w:rPr>
          <w:t xml:space="preserve">, dass </w:t>
        </w:r>
      </w:ins>
      <w:ins w:id="81" w:author="Sarah Bergmann" w:date="2025-01-28T11:45:00Z" w16du:dateUtc="2025-01-28T10:45:00Z">
        <w:r w:rsidR="00E56B4D" w:rsidRPr="00E56B4D">
          <w:rPr>
            <w:rFonts w:ascii="Georgia" w:hAnsi="Georgia"/>
            <w:sz w:val="21"/>
            <w:szCs w:val="21"/>
          </w:rPr>
          <w:t xml:space="preserve">mich </w:t>
        </w:r>
      </w:ins>
      <w:ins w:id="82" w:author="Catharina Freier" w:date="2025-01-27T23:10:00Z">
        <w:r w:rsidRPr="00E56B4D">
          <w:rPr>
            <w:rFonts w:ascii="Georgia" w:hAnsi="Georgia"/>
            <w:sz w:val="21"/>
            <w:szCs w:val="21"/>
          </w:rPr>
          <w:t>ein Praktikum bei Ihne</w:t>
        </w:r>
      </w:ins>
      <w:ins w:id="83" w:author="Sarah Bergmann" w:date="2025-01-28T11:45:00Z" w16du:dateUtc="2025-01-28T10:45:00Z">
        <w:r w:rsidR="00E56B4D" w:rsidRPr="00E56B4D">
          <w:rPr>
            <w:rFonts w:ascii="Georgia" w:hAnsi="Georgia"/>
            <w:sz w:val="21"/>
            <w:szCs w:val="21"/>
          </w:rPr>
          <w:t>n</w:t>
        </w:r>
      </w:ins>
      <w:ins w:id="84" w:author="Catharina Freier" w:date="2025-01-27T23:10:00Z">
        <w:del w:id="85" w:author="Sarah Bergmann" w:date="2025-01-28T11:45:00Z" w16du:dateUtc="2025-01-28T10:45:00Z">
          <w:r w:rsidRPr="00E56B4D" w:rsidDel="00E56B4D">
            <w:rPr>
              <w:rFonts w:ascii="Georgia" w:hAnsi="Georgia"/>
              <w:sz w:val="21"/>
              <w:szCs w:val="21"/>
            </w:rPr>
            <w:delText>n mich</w:delText>
          </w:r>
        </w:del>
        <w:r w:rsidRPr="00E56B4D">
          <w:rPr>
            <w:rFonts w:ascii="Georgia" w:hAnsi="Georgia"/>
            <w:sz w:val="21"/>
            <w:szCs w:val="21"/>
          </w:rPr>
          <w:t xml:space="preserve"> ideal auf eine spätere Karriere in der Wirtschaftsprüfung vorbereitet</w:t>
        </w:r>
      </w:ins>
      <w:ins w:id="86" w:author="Sarah Bergmann" w:date="2025-01-28T11:44:00Z" w16du:dateUtc="2025-01-28T10:44:00Z">
        <w:r w:rsidR="00E56B4D" w:rsidRPr="00E56B4D">
          <w:rPr>
            <w:rFonts w:ascii="Georgia" w:hAnsi="Georgia"/>
            <w:sz w:val="21"/>
            <w:szCs w:val="21"/>
          </w:rPr>
          <w:t xml:space="preserve">. Bei Ihnen </w:t>
        </w:r>
      </w:ins>
      <w:ins w:id="87" w:author="Catharina Freier" w:date="2025-01-27T23:10:00Z">
        <w:del w:id="88" w:author="Sarah Bergmann" w:date="2025-01-28T11:44:00Z" w16du:dateUtc="2025-01-28T10:44:00Z">
          <w:r w:rsidRPr="00E56B4D" w:rsidDel="00E56B4D">
            <w:rPr>
              <w:rFonts w:ascii="Georgia" w:hAnsi="Georgia"/>
              <w:sz w:val="21"/>
              <w:szCs w:val="21"/>
            </w:rPr>
            <w:delText xml:space="preserve"> – </w:delText>
          </w:r>
        </w:del>
        <w:del w:id="89" w:author="Sarah Bergmann" w:date="2025-01-28T11:45:00Z" w16du:dateUtc="2025-01-28T10:45:00Z">
          <w:r w:rsidRPr="00E56B4D" w:rsidDel="00E56B4D">
            <w:rPr>
              <w:rFonts w:ascii="Georgia" w:hAnsi="Georgia"/>
              <w:sz w:val="21"/>
              <w:szCs w:val="21"/>
            </w:rPr>
            <w:delText>n</w:delText>
          </w:r>
        </w:del>
        <w:del w:id="90" w:author="Sarah Bergmann" w:date="2025-01-28T11:44:00Z" w16du:dateUtc="2025-01-28T10:44:00Z">
          <w:r w:rsidRPr="00E56B4D" w:rsidDel="00E56B4D">
            <w:rPr>
              <w:rFonts w:ascii="Georgia" w:hAnsi="Georgia"/>
              <w:sz w:val="21"/>
              <w:szCs w:val="21"/>
            </w:rPr>
            <w:delText xml:space="preserve">icht nur </w:delText>
          </w:r>
        </w:del>
        <w:r w:rsidRPr="00E56B4D">
          <w:rPr>
            <w:rFonts w:ascii="Georgia" w:hAnsi="Georgia"/>
            <w:sz w:val="21"/>
            <w:szCs w:val="21"/>
          </w:rPr>
          <w:t xml:space="preserve">kann ich </w:t>
        </w:r>
      </w:ins>
      <w:ins w:id="91" w:author="Sarah Bergmann" w:date="2025-01-28T11:45:00Z" w16du:dateUtc="2025-01-28T10:45:00Z">
        <w:r w:rsidR="00E56B4D" w:rsidRPr="00E56B4D">
          <w:rPr>
            <w:rFonts w:ascii="Georgia" w:hAnsi="Georgia"/>
            <w:sz w:val="21"/>
            <w:szCs w:val="21"/>
          </w:rPr>
          <w:t xml:space="preserve">nicht nur </w:t>
        </w:r>
      </w:ins>
      <w:ins w:id="92" w:author="Catharina Freier" w:date="2025-01-27T23:10:00Z">
        <w:del w:id="93" w:author="Sarah Bergmann" w:date="2025-01-28T11:45:00Z" w16du:dateUtc="2025-01-28T10:45:00Z">
          <w:r w:rsidRPr="00E56B4D" w:rsidDel="00E56B4D">
            <w:rPr>
              <w:rFonts w:ascii="Georgia" w:hAnsi="Georgia"/>
              <w:sz w:val="21"/>
              <w:szCs w:val="21"/>
            </w:rPr>
            <w:delText xml:space="preserve">bei Ihnen </w:delText>
          </w:r>
        </w:del>
        <w:r w:rsidRPr="00E56B4D">
          <w:rPr>
            <w:rFonts w:ascii="Georgia" w:hAnsi="Georgia"/>
            <w:sz w:val="21"/>
            <w:szCs w:val="21"/>
          </w:rPr>
          <w:t>das Handwerkszeug und die Arbeitsweise einer ausgezeichneten Wirtschaftsprüfung kennenlernen, sondern auch an Projekten für bedeutende Partner wie Bertelsmann oder thyssenkrupp Materials Services mitarbeiten.</w:t>
        </w:r>
      </w:ins>
    </w:p>
    <w:p w14:paraId="21C27FB8" w14:textId="77777777" w:rsidR="00C85B5D" w:rsidRPr="00E56B4D" w:rsidRDefault="00C85B5D">
      <w:pPr>
        <w:jc w:val="both"/>
        <w:rPr>
          <w:ins w:id="94" w:author="Catharina Freier" w:date="2025-01-27T23:10:00Z"/>
          <w:rFonts w:ascii="Georgia" w:hAnsi="Georgia"/>
          <w:sz w:val="21"/>
          <w:szCs w:val="21"/>
        </w:rPr>
        <w:pPrChange w:id="95" w:author="Sarah Bergmann" w:date="2025-01-28T11:46:00Z" w16du:dateUtc="2025-01-28T10:46:00Z">
          <w:pPr/>
        </w:pPrChange>
      </w:pPr>
    </w:p>
    <w:p w14:paraId="782FA926" w14:textId="21ABEDB1" w:rsidR="00C85B5D" w:rsidRPr="00E56B4D" w:rsidRDefault="00C85B5D">
      <w:pPr>
        <w:jc w:val="both"/>
        <w:rPr>
          <w:ins w:id="96" w:author="Catharina Freier" w:date="2025-01-27T23:10:00Z" w16du:dateUtc="2025-01-27T22:10:00Z"/>
          <w:rFonts w:ascii="Georgia" w:hAnsi="Georgia"/>
          <w:sz w:val="21"/>
          <w:szCs w:val="21"/>
        </w:rPr>
        <w:pPrChange w:id="97" w:author="Sarah Bergmann" w:date="2025-01-28T11:46:00Z" w16du:dateUtc="2025-01-28T10:46:00Z">
          <w:pPr/>
        </w:pPrChange>
      </w:pPr>
      <w:ins w:id="98" w:author="Catharina Freier" w:date="2025-01-27T23:10:00Z">
        <w:r w:rsidRPr="00E56B4D">
          <w:rPr>
            <w:rFonts w:ascii="Georgia" w:hAnsi="Georgia"/>
            <w:sz w:val="21"/>
            <w:szCs w:val="21"/>
          </w:rPr>
          <w:t>Von dem Praktikum im Audit erhoffe ich mir eine steile Lernkurve sowie die Möglichkeit, mich in das Unternehmen zu integrieren und Verantwortung zu übernehmen. Ich bin</w:t>
        </w:r>
      </w:ins>
      <w:ins w:id="99" w:author="Sarah Bergmann" w:date="2025-01-28T11:46:00Z" w16du:dateUtc="2025-01-28T10:46:00Z">
        <w:r w:rsidR="00E56B4D" w:rsidRPr="00E56B4D">
          <w:rPr>
            <w:rFonts w:ascii="Georgia" w:hAnsi="Georgia"/>
            <w:sz w:val="21"/>
            <w:szCs w:val="21"/>
          </w:rPr>
          <w:t xml:space="preserve"> davon</w:t>
        </w:r>
      </w:ins>
      <w:ins w:id="100" w:author="Catharina Freier" w:date="2025-01-27T23:10:00Z">
        <w:r w:rsidRPr="00E56B4D">
          <w:rPr>
            <w:rFonts w:ascii="Georgia" w:hAnsi="Georgia"/>
            <w:sz w:val="21"/>
            <w:szCs w:val="21"/>
          </w:rPr>
          <w:t xml:space="preserve"> überzeugt, dass ich durch mein starkes Interesse am Rechnungswesen, meine disziplinierte Arbeitsweise und meinen kommunikativen Charakter eine Bereicherung für Deloitte sein werde. Ich würde mich sehr </w:t>
        </w:r>
      </w:ins>
      <w:ins w:id="101" w:author="Sarah Bergmann" w:date="2025-01-28T11:46:00Z" w16du:dateUtc="2025-01-28T10:46:00Z">
        <w:r w:rsidR="00E56B4D" w:rsidRPr="00E56B4D">
          <w:rPr>
            <w:rFonts w:ascii="Georgia" w:hAnsi="Georgia"/>
            <w:sz w:val="21"/>
            <w:szCs w:val="21"/>
          </w:rPr>
          <w:t xml:space="preserve">darüber </w:t>
        </w:r>
      </w:ins>
      <w:ins w:id="102" w:author="Catharina Freier" w:date="2025-01-27T23:10:00Z">
        <w:r w:rsidRPr="00E56B4D">
          <w:rPr>
            <w:rFonts w:ascii="Georgia" w:hAnsi="Georgia"/>
            <w:sz w:val="21"/>
            <w:szCs w:val="21"/>
          </w:rPr>
          <w:t>freuen, Sie auch in einem persönlichen Gespräch von mir überzeugen zu dürfen.</w:t>
        </w:r>
      </w:ins>
    </w:p>
    <w:p w14:paraId="5670B266" w14:textId="77777777" w:rsidR="00C85B5D" w:rsidRPr="00E56B4D" w:rsidRDefault="00C85B5D" w:rsidP="00E56B4D">
      <w:pPr>
        <w:rPr>
          <w:ins w:id="103" w:author="Catharina Freier" w:date="2025-01-27T23:10:00Z"/>
          <w:rFonts w:ascii="Georgia" w:hAnsi="Georgia"/>
          <w:sz w:val="21"/>
          <w:szCs w:val="21"/>
        </w:rPr>
      </w:pPr>
    </w:p>
    <w:p w14:paraId="03CCF105" w14:textId="418AEB24" w:rsidR="00823AC4" w:rsidRPr="00E56B4D" w:rsidDel="00C85B5D" w:rsidRDefault="00823AC4">
      <w:pPr>
        <w:rPr>
          <w:del w:id="104" w:author="Catharina Freier" w:date="2025-01-27T23:10:00Z" w16du:dateUtc="2025-01-27T22:10:00Z"/>
          <w:rFonts w:ascii="Georgia" w:hAnsi="Georgia"/>
          <w:sz w:val="21"/>
          <w:szCs w:val="21"/>
        </w:rPr>
      </w:pPr>
      <w:del w:id="105" w:author="Catharina Freier" w:date="2025-01-27T23:10:00Z" w16du:dateUtc="2025-01-27T22:10:00Z">
        <w:r w:rsidRPr="00E56B4D" w:rsidDel="00C85B5D">
          <w:rPr>
            <w:rFonts w:ascii="Georgia" w:hAnsi="Georgia"/>
            <w:sz w:val="21"/>
            <w:szCs w:val="21"/>
          </w:rPr>
          <w:delText xml:space="preserve">Sehr geehrte </w:delText>
        </w:r>
        <w:r w:rsidR="00886604" w:rsidRPr="00E56B4D" w:rsidDel="00C85B5D">
          <w:rPr>
            <w:rFonts w:ascii="Georgia" w:hAnsi="Georgia"/>
            <w:sz w:val="21"/>
            <w:szCs w:val="21"/>
          </w:rPr>
          <w:delText>Damen und Herren</w:delText>
        </w:r>
        <w:r w:rsidRPr="00E56B4D" w:rsidDel="00C85B5D">
          <w:rPr>
            <w:rFonts w:ascii="Georgia" w:hAnsi="Georgia"/>
            <w:sz w:val="21"/>
            <w:szCs w:val="21"/>
          </w:rPr>
          <w:delText>,</w:delText>
        </w:r>
      </w:del>
    </w:p>
    <w:p w14:paraId="68470A68" w14:textId="096B8F16" w:rsidR="00823AC4" w:rsidRPr="00E56B4D" w:rsidDel="00C85B5D" w:rsidRDefault="00823AC4">
      <w:pPr>
        <w:rPr>
          <w:del w:id="106" w:author="Catharina Freier" w:date="2025-01-27T23:10:00Z" w16du:dateUtc="2025-01-27T22:10:00Z"/>
          <w:rFonts w:ascii="Georgia" w:hAnsi="Georgia"/>
          <w:sz w:val="21"/>
          <w:szCs w:val="21"/>
        </w:rPr>
      </w:pPr>
    </w:p>
    <w:p w14:paraId="08671D76" w14:textId="758931D3" w:rsidR="00823AC4" w:rsidRPr="00E56B4D" w:rsidDel="00C85B5D" w:rsidRDefault="00823AC4">
      <w:pPr>
        <w:jc w:val="both"/>
        <w:rPr>
          <w:del w:id="107" w:author="Catharina Freier" w:date="2025-01-27T23:10:00Z" w16du:dateUtc="2025-01-27T22:10:00Z"/>
          <w:rFonts w:ascii="Georgia" w:hAnsi="Georgia"/>
          <w:sz w:val="21"/>
          <w:szCs w:val="21"/>
        </w:rPr>
      </w:pPr>
      <w:del w:id="108" w:author="Catharina Freier" w:date="2025-01-27T23:10:00Z" w16du:dateUtc="2025-01-27T22:10:00Z">
        <w:r w:rsidRPr="00E56B4D" w:rsidDel="00C85B5D">
          <w:rPr>
            <w:rFonts w:ascii="Georgia" w:hAnsi="Georgia"/>
            <w:sz w:val="21"/>
            <w:szCs w:val="21"/>
          </w:rPr>
          <w:delText xml:space="preserve">schon in der Mittelstufe blühte mein Interesse für wirtschaftliche Prozesse auf und ich beschäftigte mich viel mit den betriebswirtschaftlichen sowie makroökonomischen Hintergründen aktueller Themen. Aufgrund meiner persönlichen Erfahrungen sowie des Austausches mit Berufstätigen in verschiedenen Workshops ist mir </w:delText>
        </w:r>
        <w:r w:rsidR="002F6C95" w:rsidRPr="00E56B4D" w:rsidDel="00C85B5D">
          <w:rPr>
            <w:rFonts w:ascii="Georgia" w:hAnsi="Georgia"/>
            <w:sz w:val="21"/>
            <w:szCs w:val="21"/>
          </w:rPr>
          <w:delText>bewusst geworden</w:delText>
        </w:r>
        <w:r w:rsidRPr="00E56B4D" w:rsidDel="00C85B5D">
          <w:rPr>
            <w:rFonts w:ascii="Georgia" w:hAnsi="Georgia"/>
            <w:sz w:val="21"/>
            <w:szCs w:val="21"/>
          </w:rPr>
          <w:delText xml:space="preserve">, dass mich eine Karriere im Audit </w:delText>
        </w:r>
        <w:r w:rsidR="002F6C95" w:rsidRPr="00E56B4D" w:rsidDel="00C85B5D">
          <w:rPr>
            <w:rFonts w:ascii="Georgia" w:hAnsi="Georgia"/>
            <w:sz w:val="21"/>
            <w:szCs w:val="21"/>
          </w:rPr>
          <w:delText>enorm</w:delText>
        </w:r>
        <w:r w:rsidRPr="00E56B4D" w:rsidDel="00C85B5D">
          <w:rPr>
            <w:rFonts w:ascii="Georgia" w:hAnsi="Georgia"/>
            <w:sz w:val="21"/>
            <w:szCs w:val="21"/>
          </w:rPr>
          <w:delText xml:space="preserve"> anspricht. Ohne das Audit könnten Unstimmigkeiten in der Wirtschaft nicht vorgebeugt und zukünftige unternehmerische Entscheidungen nicht rational gefällt werden. Mich fasziniert dabei die durch ein hohes Maß an Professionalität und Spannung automatisch erlebte steile Lernkurve. Um mein bisheriges Wissen im Audit schon </w:delText>
        </w:r>
        <w:r w:rsidR="00C4646D" w:rsidRPr="00E56B4D" w:rsidDel="00C85B5D">
          <w:rPr>
            <w:rFonts w:ascii="Georgia" w:hAnsi="Georgia"/>
            <w:sz w:val="21"/>
            <w:szCs w:val="21"/>
          </w:rPr>
          <w:delText>am Anfang meines Studiums</w:delText>
        </w:r>
        <w:r w:rsidRPr="00E56B4D" w:rsidDel="00C85B5D">
          <w:rPr>
            <w:rFonts w:ascii="Georgia" w:hAnsi="Georgia"/>
            <w:sz w:val="21"/>
            <w:szCs w:val="21"/>
          </w:rPr>
          <w:delText xml:space="preserve"> weiter ausbauen</w:delText>
        </w:r>
        <w:r w:rsidR="00C4646D" w:rsidRPr="00E56B4D" w:rsidDel="00C85B5D">
          <w:rPr>
            <w:rFonts w:ascii="Georgia" w:hAnsi="Georgia"/>
            <w:sz w:val="21"/>
            <w:szCs w:val="21"/>
          </w:rPr>
          <w:delText xml:space="preserve"> zu können</w:delText>
        </w:r>
        <w:r w:rsidRPr="00E56B4D" w:rsidDel="00C85B5D">
          <w:rPr>
            <w:rFonts w:ascii="Georgia" w:hAnsi="Georgia"/>
            <w:sz w:val="21"/>
            <w:szCs w:val="21"/>
          </w:rPr>
          <w:delText xml:space="preserve">, möchte </w:delText>
        </w:r>
        <w:r w:rsidR="002F6C95" w:rsidRPr="00E56B4D" w:rsidDel="00C85B5D">
          <w:rPr>
            <w:rFonts w:ascii="Georgia" w:hAnsi="Georgia"/>
            <w:sz w:val="21"/>
            <w:szCs w:val="21"/>
          </w:rPr>
          <w:delText>ich Ihr</w:delText>
        </w:r>
        <w:r w:rsidRPr="00E56B4D" w:rsidDel="00C85B5D">
          <w:rPr>
            <w:rFonts w:ascii="Georgia" w:hAnsi="Georgia"/>
            <w:sz w:val="21"/>
            <w:szCs w:val="21"/>
          </w:rPr>
          <w:delText xml:space="preserve"> Team </w:delText>
        </w:r>
        <w:r w:rsidR="00C4646D" w:rsidRPr="00E56B4D" w:rsidDel="00C85B5D">
          <w:rPr>
            <w:rFonts w:ascii="Georgia" w:hAnsi="Georgia"/>
            <w:sz w:val="21"/>
            <w:szCs w:val="21"/>
          </w:rPr>
          <w:delText xml:space="preserve">in Frankfurt a.M. ab dem </w:delText>
        </w:r>
        <w:r w:rsidR="00CD6438" w:rsidRPr="00E56B4D" w:rsidDel="00C85B5D">
          <w:rPr>
            <w:rFonts w:ascii="Georgia" w:hAnsi="Georgia"/>
            <w:sz w:val="21"/>
            <w:szCs w:val="21"/>
          </w:rPr>
          <w:delText>11</w:delText>
        </w:r>
        <w:r w:rsidR="00C4646D" w:rsidRPr="00E56B4D" w:rsidDel="00C85B5D">
          <w:rPr>
            <w:rFonts w:ascii="Georgia" w:hAnsi="Georgia"/>
            <w:sz w:val="21"/>
            <w:szCs w:val="21"/>
          </w:rPr>
          <w:delText xml:space="preserve">. </w:delText>
        </w:r>
        <w:r w:rsidR="00CD6438" w:rsidRPr="00E56B4D" w:rsidDel="00C85B5D">
          <w:rPr>
            <w:rFonts w:ascii="Georgia" w:hAnsi="Georgia"/>
            <w:sz w:val="21"/>
            <w:szCs w:val="21"/>
          </w:rPr>
          <w:delText>August</w:delText>
        </w:r>
        <w:r w:rsidR="00C4646D" w:rsidRPr="00E56B4D" w:rsidDel="00C85B5D">
          <w:rPr>
            <w:rFonts w:ascii="Georgia" w:hAnsi="Georgia"/>
            <w:sz w:val="21"/>
            <w:szCs w:val="21"/>
          </w:rPr>
          <w:delText xml:space="preserve"> 2025 </w:delText>
        </w:r>
        <w:r w:rsidR="00B863AE" w:rsidRPr="00E56B4D" w:rsidDel="00C85B5D">
          <w:rPr>
            <w:rFonts w:ascii="Georgia" w:hAnsi="Georgia"/>
            <w:sz w:val="21"/>
            <w:szCs w:val="21"/>
          </w:rPr>
          <w:delText xml:space="preserve">für </w:delText>
        </w:r>
        <w:r w:rsidR="00886604" w:rsidRPr="00E56B4D" w:rsidDel="00C85B5D">
          <w:rPr>
            <w:rFonts w:ascii="Georgia" w:hAnsi="Georgia"/>
            <w:sz w:val="21"/>
            <w:szCs w:val="21"/>
          </w:rPr>
          <w:delText xml:space="preserve">bis zu drei Monate </w:delText>
        </w:r>
        <w:r w:rsidRPr="00E56B4D" w:rsidDel="00C85B5D">
          <w:rPr>
            <w:rFonts w:ascii="Georgia" w:hAnsi="Georgia"/>
            <w:sz w:val="21"/>
            <w:szCs w:val="21"/>
          </w:rPr>
          <w:delText xml:space="preserve">als Praktikant </w:delText>
        </w:r>
        <w:r w:rsidR="002F6C95" w:rsidRPr="00E56B4D" w:rsidDel="00C85B5D">
          <w:rPr>
            <w:rFonts w:ascii="Georgia" w:hAnsi="Georgia"/>
            <w:sz w:val="21"/>
            <w:szCs w:val="21"/>
          </w:rPr>
          <w:delText>unterstützen</w:delText>
        </w:r>
        <w:r w:rsidRPr="00E56B4D" w:rsidDel="00C85B5D">
          <w:rPr>
            <w:rFonts w:ascii="Georgia" w:hAnsi="Georgia"/>
            <w:sz w:val="21"/>
            <w:szCs w:val="21"/>
          </w:rPr>
          <w:delText>.</w:delText>
        </w:r>
      </w:del>
    </w:p>
    <w:p w14:paraId="76E1FDFF" w14:textId="2B496EC7" w:rsidR="00823AC4" w:rsidRPr="00E56B4D" w:rsidDel="00C85B5D" w:rsidRDefault="00823AC4">
      <w:pPr>
        <w:jc w:val="both"/>
        <w:rPr>
          <w:del w:id="109" w:author="Catharina Freier" w:date="2025-01-27T23:10:00Z" w16du:dateUtc="2025-01-27T22:10:00Z"/>
          <w:rFonts w:ascii="Georgia" w:hAnsi="Georgia"/>
          <w:sz w:val="21"/>
          <w:szCs w:val="21"/>
        </w:rPr>
      </w:pPr>
    </w:p>
    <w:p w14:paraId="71323910" w14:textId="6B5D4C8B" w:rsidR="00F42F78" w:rsidRPr="00E56B4D" w:rsidDel="00C85B5D" w:rsidRDefault="00736BA7">
      <w:pPr>
        <w:jc w:val="both"/>
        <w:rPr>
          <w:del w:id="110" w:author="Catharina Freier" w:date="2025-01-27T23:10:00Z" w16du:dateUtc="2025-01-27T22:10:00Z"/>
          <w:rFonts w:ascii="Georgia" w:hAnsi="Georgia"/>
          <w:sz w:val="21"/>
          <w:szCs w:val="21"/>
        </w:rPr>
      </w:pPr>
      <w:del w:id="111" w:author="Catharina Freier" w:date="2025-01-27T23:10:00Z" w16du:dateUtc="2025-01-27T22:10:00Z">
        <w:r w:rsidRPr="00E56B4D" w:rsidDel="00C85B5D">
          <w:rPr>
            <w:rFonts w:ascii="Georgia" w:hAnsi="Georgia"/>
            <w:color w:val="000000"/>
            <w:sz w:val="21"/>
            <w:szCs w:val="21"/>
          </w:rPr>
          <w:delText>Von 2021 bis 2024</w:delText>
        </w:r>
        <w:r w:rsidR="00F42F78" w:rsidRPr="00E56B4D" w:rsidDel="00C85B5D">
          <w:rPr>
            <w:rFonts w:ascii="Georgia" w:hAnsi="Georgia"/>
            <w:color w:val="000000"/>
            <w:sz w:val="21"/>
            <w:szCs w:val="21"/>
          </w:rPr>
          <w:delText xml:space="preserve"> absolvierte ich das berufliche Abitur mit der Fachrichtung Wirtschaftslehre in englischer Sprache am Friedrich-List-Gymnasium, welches hervorragend zu mir und meinen beruflichen Ambitionen passte – nicht nur konnte ich schon vor meinem Studium die Mikro- und Makroökonomie kennenlernen, sondern auch das Rechnungswesen mit samt dem Jahresabschluss, der Kennzahlen und Bilanzanalyse sowie die Datenverarbeitung in MS-Excel für mich entdecken. Ferner konnte ich mir ein Netzwerk an gleich gesinnten Klassenkameraden aufbauen, mit denen ich erfolgreich innovative Projekte, wie DECA, bestritt. Dabei schätzten meine Klassenkameraden hauptsächlich meine respektvolle und disziplinierte Arbeitsweise, welche ich während meiner Kindheit und Jugend durch das Judo erlangte. Seit Februar </w:delText>
        </w:r>
        <w:r w:rsidR="00BF2661" w:rsidRPr="00E56B4D" w:rsidDel="00C85B5D">
          <w:rPr>
            <w:rFonts w:ascii="Georgia" w:hAnsi="Georgia"/>
            <w:color w:val="000000"/>
            <w:sz w:val="21"/>
            <w:szCs w:val="21"/>
          </w:rPr>
          <w:delText>letzten</w:delText>
        </w:r>
        <w:r w:rsidR="00F42F78" w:rsidRPr="00E56B4D" w:rsidDel="00C85B5D">
          <w:rPr>
            <w:rFonts w:ascii="Georgia" w:hAnsi="Georgia"/>
            <w:color w:val="000000"/>
            <w:sz w:val="21"/>
            <w:szCs w:val="21"/>
          </w:rPr>
          <w:delText xml:space="preserve"> Jahres bin ich aktives Mitglied der Jungen Liberalen Wiesbaden. Dort konnte ich bereits von der Entwicklung bis zur Ausarbeitung von Anträgen meine Sorgfalt und Motivation unter Beweis stellen, sodass ich das Angebot erhielt, mich als Vorsitzender für Programmatik aufstellen zu lassen. Schon der Grundgedanke einer Partei zeigt, dass man als Gruppe langfristig mehr erreichen kann als allein, was mich fasziniert. Die Möglichkeit, dies zu realisieren, sehe ich bei Ihnen gegeben.</w:delText>
        </w:r>
      </w:del>
    </w:p>
    <w:p w14:paraId="091B4BD2" w14:textId="754E538C" w:rsidR="00823AC4" w:rsidRPr="00E56B4D" w:rsidDel="00C85B5D" w:rsidRDefault="00823AC4">
      <w:pPr>
        <w:jc w:val="both"/>
        <w:rPr>
          <w:del w:id="112" w:author="Catharina Freier" w:date="2025-01-27T23:10:00Z" w16du:dateUtc="2025-01-27T22:10:00Z"/>
          <w:rFonts w:ascii="Georgia" w:hAnsi="Georgia"/>
          <w:sz w:val="21"/>
          <w:szCs w:val="21"/>
        </w:rPr>
      </w:pPr>
    </w:p>
    <w:p w14:paraId="5E4EB34C" w14:textId="2B92130E" w:rsidR="00D333DD" w:rsidRPr="00E56B4D" w:rsidDel="00C85B5D" w:rsidRDefault="00D333DD">
      <w:pPr>
        <w:jc w:val="both"/>
        <w:rPr>
          <w:del w:id="113" w:author="Catharina Freier" w:date="2025-01-27T23:10:00Z" w16du:dateUtc="2025-01-27T22:10:00Z"/>
          <w:rFonts w:ascii="Georgia" w:hAnsi="Georgia"/>
          <w:sz w:val="21"/>
          <w:szCs w:val="21"/>
        </w:rPr>
      </w:pPr>
      <w:del w:id="114" w:author="Catharina Freier" w:date="2025-01-27T23:10:00Z" w16du:dateUtc="2025-01-27T22:10:00Z">
        <w:r w:rsidRPr="00E56B4D" w:rsidDel="00C85B5D">
          <w:rPr>
            <w:rFonts w:ascii="Georgia" w:hAnsi="Georgia"/>
            <w:sz w:val="21"/>
            <w:szCs w:val="21"/>
          </w:rPr>
          <w:delText xml:space="preserve">Deloitte scheint mir für dieses Praktikum ideal zu sein, da Sie in einer durch Zahlen getriebenen Branche (Audit) stets den respektvollen Umgang mit dem Mandanten sowie im Team als Grundvoraussetzung sehen. Zudem schaffen Sie es, durch Ihre immense Kapazität, als auch Ihr einzigartiges Netzwerk, eigene operationalisierbare Ansätze für aktuellste Richtlinien, wie CSRD </w:delText>
        </w:r>
        <w:r w:rsidR="00886604" w:rsidRPr="00E56B4D" w:rsidDel="00C85B5D">
          <w:rPr>
            <w:rFonts w:ascii="Georgia" w:hAnsi="Georgia"/>
            <w:sz w:val="21"/>
            <w:szCs w:val="21"/>
          </w:rPr>
          <w:delText>mitzuentwickeln</w:delText>
        </w:r>
        <w:r w:rsidRPr="00E56B4D" w:rsidDel="00C85B5D">
          <w:rPr>
            <w:rFonts w:ascii="Georgia" w:hAnsi="Georgia"/>
            <w:sz w:val="21"/>
            <w:szCs w:val="21"/>
          </w:rPr>
          <w:delText>. Dies verhilft sowohl Ihren mittelständischen als auch internationalen Mandanten – nicht nur wirtschaftlich – nachhaltige Erfolge zu erreichen. Ich bin daher überzeugt davon, dass mich ein Praktikum bei Ihnen ideal auf eine spätere Karriere in der Wirtschaftsprüfung vorbereiten wird – nicht nur kann ich bei Ihnen das Handwerkszeug und die Arbeitsweise einer ausgezeichneten Wirtschaftsprüfung kennenlernen, sondern ebenfalls an Projekten für bedeutende Partner wie Bertelsmann oder thyssenkrupp Materials Services mitarbeiten.</w:delText>
        </w:r>
      </w:del>
    </w:p>
    <w:p w14:paraId="4C2DBE50" w14:textId="1DF1DAD4" w:rsidR="00823AC4" w:rsidRPr="00E56B4D" w:rsidDel="00C85B5D" w:rsidRDefault="00823AC4">
      <w:pPr>
        <w:jc w:val="both"/>
        <w:rPr>
          <w:del w:id="115" w:author="Catharina Freier" w:date="2025-01-27T23:10:00Z" w16du:dateUtc="2025-01-27T22:10:00Z"/>
          <w:rFonts w:ascii="Georgia" w:hAnsi="Georgia"/>
          <w:sz w:val="21"/>
          <w:szCs w:val="21"/>
        </w:rPr>
      </w:pPr>
    </w:p>
    <w:p w14:paraId="11EAD975" w14:textId="729BE23E" w:rsidR="00823AC4" w:rsidRPr="00E56B4D" w:rsidDel="00C85B5D" w:rsidRDefault="00823AC4">
      <w:pPr>
        <w:jc w:val="both"/>
        <w:rPr>
          <w:del w:id="116" w:author="Catharina Freier" w:date="2025-01-27T23:10:00Z" w16du:dateUtc="2025-01-27T22:10:00Z"/>
          <w:rFonts w:ascii="Georgia" w:hAnsi="Georgia"/>
          <w:sz w:val="21"/>
          <w:szCs w:val="21"/>
        </w:rPr>
      </w:pPr>
      <w:del w:id="117" w:author="Catharina Freier" w:date="2025-01-27T23:10:00Z" w16du:dateUtc="2025-01-27T22:10:00Z">
        <w:r w:rsidRPr="00E56B4D" w:rsidDel="00C85B5D">
          <w:rPr>
            <w:rFonts w:ascii="Georgia" w:hAnsi="Georgia"/>
            <w:sz w:val="21"/>
            <w:szCs w:val="21"/>
          </w:rPr>
          <w:delText xml:space="preserve">Von dem Praktikum im Audit erhoffe ich mir eine steile Lernkurve sowie die Möglichkeit, mich in das Unternehmen </w:delText>
        </w:r>
        <w:r w:rsidR="002F6C95" w:rsidRPr="00E56B4D" w:rsidDel="00C85B5D">
          <w:rPr>
            <w:rFonts w:ascii="Georgia" w:hAnsi="Georgia"/>
            <w:sz w:val="21"/>
            <w:szCs w:val="21"/>
          </w:rPr>
          <w:delText xml:space="preserve">zu </w:delText>
        </w:r>
        <w:r w:rsidRPr="00E56B4D" w:rsidDel="00C85B5D">
          <w:rPr>
            <w:rFonts w:ascii="Georgia" w:hAnsi="Georgia"/>
            <w:sz w:val="21"/>
            <w:szCs w:val="21"/>
          </w:rPr>
          <w:delText xml:space="preserve">integrieren und Verantwortung übernehmen zu können. Ich bin überzeugt, dass ich durch mein starkes Interesse am Rechnungswesen, meine disziplinierte Arbeitsweise sowie meinen kommunikativen Charakter eine Bereicherung </w:delText>
        </w:r>
        <w:r w:rsidR="00BA66A5" w:rsidRPr="00E56B4D" w:rsidDel="00C85B5D">
          <w:rPr>
            <w:rFonts w:ascii="Georgia" w:hAnsi="Georgia"/>
            <w:sz w:val="21"/>
            <w:szCs w:val="21"/>
          </w:rPr>
          <w:delText>für Deloitte</w:delText>
        </w:r>
        <w:r w:rsidRPr="00E56B4D" w:rsidDel="00C85B5D">
          <w:rPr>
            <w:rFonts w:ascii="Georgia" w:hAnsi="Georgia"/>
            <w:sz w:val="21"/>
            <w:szCs w:val="21"/>
          </w:rPr>
          <w:delText xml:space="preserve"> sein werde und würde mich sehr darüber freuen, Sie auch in einem persönlichen Gespräch von mir überzeugen zu dürfen.</w:delText>
        </w:r>
      </w:del>
    </w:p>
    <w:p w14:paraId="79A52189" w14:textId="61434BEC" w:rsidR="00823AC4" w:rsidRPr="00E56B4D" w:rsidDel="00C85B5D" w:rsidRDefault="00823AC4">
      <w:pPr>
        <w:rPr>
          <w:del w:id="118" w:author="Catharina Freier" w:date="2025-01-27T23:10:00Z" w16du:dateUtc="2025-01-27T22:10:00Z"/>
          <w:rFonts w:ascii="Georgia" w:hAnsi="Georgia"/>
          <w:sz w:val="21"/>
          <w:szCs w:val="21"/>
        </w:rPr>
      </w:pPr>
    </w:p>
    <w:p w14:paraId="7A1C00DB" w14:textId="39AD76A3" w:rsidR="000860E0" w:rsidRPr="00E56B4D" w:rsidDel="00E56B4D" w:rsidRDefault="00823AC4">
      <w:pPr>
        <w:jc w:val="both"/>
        <w:rPr>
          <w:del w:id="119" w:author="Catharina Freier" w:date="2025-01-27T23:10:00Z" w16du:dateUtc="2025-01-27T22:10:00Z"/>
          <w:rFonts w:ascii="Georgia" w:hAnsi="Georgia"/>
          <w:sz w:val="21"/>
          <w:szCs w:val="21"/>
        </w:rPr>
      </w:pPr>
      <w:r w:rsidRPr="00E56B4D">
        <w:rPr>
          <w:rFonts w:ascii="Georgia" w:hAnsi="Georgia"/>
          <w:sz w:val="21"/>
          <w:szCs w:val="21"/>
        </w:rPr>
        <w:t>Mit freundlichen Grüßen</w:t>
      </w:r>
    </w:p>
    <w:p w14:paraId="10130A31" w14:textId="77777777" w:rsidR="00E56B4D" w:rsidRPr="00E56B4D" w:rsidRDefault="00E56B4D" w:rsidP="00E56B4D">
      <w:pPr>
        <w:jc w:val="both"/>
        <w:rPr>
          <w:ins w:id="120" w:author="Sarah Bergmann" w:date="2025-01-28T11:46:00Z" w16du:dateUtc="2025-01-28T10:46:00Z"/>
          <w:rFonts w:ascii="Georgia" w:hAnsi="Georgia"/>
          <w:sz w:val="21"/>
          <w:szCs w:val="21"/>
        </w:rPr>
      </w:pPr>
    </w:p>
    <w:p w14:paraId="11376AE4" w14:textId="3CC08143" w:rsidR="00C85B5D" w:rsidRPr="00E56B4D" w:rsidRDefault="00C85B5D" w:rsidP="00E56B4D">
      <w:pPr>
        <w:jc w:val="both"/>
        <w:rPr>
          <w:ins w:id="121" w:author="Catharina Freier" w:date="2025-01-27T23:10:00Z" w16du:dateUtc="2025-01-27T22:10:00Z"/>
          <w:rFonts w:ascii="Georgia" w:hAnsi="Georgia"/>
          <w:sz w:val="21"/>
          <w:szCs w:val="21"/>
        </w:rPr>
      </w:pPr>
    </w:p>
    <w:p w14:paraId="4668710E" w14:textId="2D561894" w:rsidR="000860E0" w:rsidRPr="00E56B4D" w:rsidDel="00C85B5D" w:rsidRDefault="00C85B5D">
      <w:pPr>
        <w:jc w:val="both"/>
        <w:rPr>
          <w:del w:id="122" w:author="Catharina Freier" w:date="2025-01-27T23:10:00Z" w16du:dateUtc="2025-01-27T22:10:00Z"/>
          <w:rFonts w:ascii="Georgia" w:hAnsi="Georgia"/>
          <w:sz w:val="21"/>
          <w:szCs w:val="21"/>
        </w:rPr>
      </w:pPr>
      <w:ins w:id="123" w:author="Catharina Freier" w:date="2025-01-27T23:10:00Z" w16du:dateUtc="2025-01-27T22:10:00Z">
        <w:r w:rsidRPr="00E56B4D">
          <w:rPr>
            <w:rFonts w:ascii="Georgia" w:hAnsi="Georgia"/>
            <w:sz w:val="21"/>
            <w:szCs w:val="21"/>
          </w:rPr>
          <w:t>Unterschrift</w:t>
        </w:r>
      </w:ins>
    </w:p>
    <w:p w14:paraId="31F4E80B" w14:textId="77777777" w:rsidR="00823AC4" w:rsidRPr="00E56B4D" w:rsidDel="00C85B5D" w:rsidRDefault="00823AC4">
      <w:pPr>
        <w:jc w:val="both"/>
        <w:rPr>
          <w:del w:id="124" w:author="Catharina Freier" w:date="2025-01-27T23:10:00Z" w16du:dateUtc="2025-01-27T22:10:00Z"/>
          <w:rFonts w:ascii="Georgia" w:hAnsi="Georgia"/>
          <w:sz w:val="21"/>
          <w:szCs w:val="21"/>
        </w:rPr>
      </w:pPr>
    </w:p>
    <w:p w14:paraId="3BDB02BA" w14:textId="2EE743D0" w:rsidR="00BB3512" w:rsidRPr="00E56B4D" w:rsidRDefault="00BB3512" w:rsidP="00E56B4D">
      <w:pPr>
        <w:jc w:val="both"/>
        <w:rPr>
          <w:rFonts w:ascii="Georgia" w:hAnsi="Georgia"/>
          <w:sz w:val="21"/>
          <w:szCs w:val="21"/>
        </w:rPr>
      </w:pPr>
    </w:p>
    <w:sectPr w:rsidR="00BB3512" w:rsidRPr="00E56B4D" w:rsidSect="00E56B4D">
      <w:pgSz w:w="11906" w:h="16838"/>
      <w:pgMar w:top="1361" w:right="1247" w:bottom="397" w:left="1247" w:header="709" w:footer="709" w:gutter="0"/>
      <w:cols w:space="708"/>
      <w:docGrid w:linePitch="360"/>
      <w:sectPrChange w:id="125" w:author="Sarah Bergmann" w:date="2025-01-28T11:47:00Z" w16du:dateUtc="2025-01-28T10:47:00Z">
        <w:sectPr w:rsidR="00BB3512" w:rsidRPr="00E56B4D" w:rsidSect="00E56B4D">
          <w:pgMar w:top="1247" w:right="1418" w:bottom="397"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Catharina Freier" w:date="2025-01-27T23:21:00Z" w:initials="CF">
    <w:p w14:paraId="2FD694D9" w14:textId="77777777" w:rsidR="00DE4D33" w:rsidRDefault="00DE4D33" w:rsidP="00DE4D33">
      <w:r>
        <w:rPr>
          <w:rStyle w:val="Kommentarzeichen"/>
        </w:rPr>
        <w:annotationRef/>
      </w:r>
      <w:r>
        <w:rPr>
          <w:sz w:val="20"/>
          <w:szCs w:val="20"/>
        </w:rPr>
        <w:t>Hier habe ich das einmal beispielhaft eingebaut. Ich kenne den genaueren Kontext des Video-Calls nicht, fand der bei pumpkin statt? Füge das gerne noch kurz hinzu bzw. führe das generell ein kleines bisschen aus, wenn Du magst. Theoretisch kann das aber auch so bleiben. :)</w:t>
      </w:r>
    </w:p>
    <w:p w14:paraId="7522FC79" w14:textId="77777777" w:rsidR="00DE4D33" w:rsidRDefault="00DE4D33" w:rsidP="00DE4D33">
      <w:r>
        <w:rPr>
          <w:sz w:val="20"/>
          <w:szCs w:val="20"/>
        </w:rPr>
        <w:t>Wie gesagt, ich kenne den Kontext leider nicht, deswegen kann ich jetzt auch (bzw. generell) nicht so ganz nachvollziehen, warum die anderen drei Seniors das stören sollte. Wenn er konkret dazu geraten hat, kannst Du ruhig seinen Namen bzw. auch die anderen nennen, wenn Du Sie weißt / herausfinden kannst.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2F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6809C" w16cex:dateUtc="2025-01-27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2FC79" w16cid:durableId="26E680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863E3"/>
    <w:multiLevelType w:val="hybridMultilevel"/>
    <w:tmpl w:val="B55AD61A"/>
    <w:lvl w:ilvl="0" w:tplc="3F228382">
      <w:numFmt w:val="bullet"/>
      <w:lvlText w:val="-"/>
      <w:lvlJc w:val="left"/>
      <w:pPr>
        <w:ind w:left="720" w:hanging="360"/>
      </w:pPr>
      <w:rPr>
        <w:rFonts w:ascii="Georgia" w:eastAsia="Times New Roman"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8747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rson w15:author="David Döbele">
    <w15:presenceInfo w15:providerId="AD" w15:userId="S::david.doebele@pumpkinadvisory.onmicrosoft.com::a00222db-f5a0-4b93-9122-d1c61d864339"/>
  </w15:person>
  <w15:person w15:author="Simon Werner">
    <w15:presenceInfo w15:providerId="Windows Live" w15:userId="6d1609fdc00c65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736F"/>
    <w:rsid w:val="0004591A"/>
    <w:rsid w:val="00046459"/>
    <w:rsid w:val="00047BDA"/>
    <w:rsid w:val="000555E4"/>
    <w:rsid w:val="0005670D"/>
    <w:rsid w:val="00065931"/>
    <w:rsid w:val="000710B0"/>
    <w:rsid w:val="00073C82"/>
    <w:rsid w:val="00081359"/>
    <w:rsid w:val="000860E0"/>
    <w:rsid w:val="0008641E"/>
    <w:rsid w:val="000A154E"/>
    <w:rsid w:val="000A5AB8"/>
    <w:rsid w:val="000A6678"/>
    <w:rsid w:val="000A7DEB"/>
    <w:rsid w:val="000C55DE"/>
    <w:rsid w:val="000F371C"/>
    <w:rsid w:val="00104E81"/>
    <w:rsid w:val="00112F9C"/>
    <w:rsid w:val="00117F83"/>
    <w:rsid w:val="001254C2"/>
    <w:rsid w:val="00146C8E"/>
    <w:rsid w:val="00152DF9"/>
    <w:rsid w:val="00156A98"/>
    <w:rsid w:val="001669DB"/>
    <w:rsid w:val="00171D11"/>
    <w:rsid w:val="00180780"/>
    <w:rsid w:val="001819B1"/>
    <w:rsid w:val="001A4522"/>
    <w:rsid w:val="001A6585"/>
    <w:rsid w:val="001C17FC"/>
    <w:rsid w:val="001C5C5A"/>
    <w:rsid w:val="001C7DD5"/>
    <w:rsid w:val="001D079A"/>
    <w:rsid w:val="001E0088"/>
    <w:rsid w:val="001E0903"/>
    <w:rsid w:val="001E1EE7"/>
    <w:rsid w:val="002042CB"/>
    <w:rsid w:val="002062F6"/>
    <w:rsid w:val="00212042"/>
    <w:rsid w:val="00212F3A"/>
    <w:rsid w:val="002213EE"/>
    <w:rsid w:val="0023683A"/>
    <w:rsid w:val="00242EA6"/>
    <w:rsid w:val="00245542"/>
    <w:rsid w:val="002467A0"/>
    <w:rsid w:val="002536DC"/>
    <w:rsid w:val="00255EC1"/>
    <w:rsid w:val="00257D2A"/>
    <w:rsid w:val="002627D2"/>
    <w:rsid w:val="00264191"/>
    <w:rsid w:val="0027047C"/>
    <w:rsid w:val="002708C2"/>
    <w:rsid w:val="00273DBE"/>
    <w:rsid w:val="00274324"/>
    <w:rsid w:val="002A5B9F"/>
    <w:rsid w:val="002D309E"/>
    <w:rsid w:val="002D594E"/>
    <w:rsid w:val="002E39B8"/>
    <w:rsid w:val="002E45D2"/>
    <w:rsid w:val="002E5372"/>
    <w:rsid w:val="002F51FA"/>
    <w:rsid w:val="002F6C95"/>
    <w:rsid w:val="00311A15"/>
    <w:rsid w:val="003250EA"/>
    <w:rsid w:val="003421B1"/>
    <w:rsid w:val="00371664"/>
    <w:rsid w:val="00375D2D"/>
    <w:rsid w:val="003811BC"/>
    <w:rsid w:val="0038671F"/>
    <w:rsid w:val="003947A8"/>
    <w:rsid w:val="003D464F"/>
    <w:rsid w:val="003D5D1E"/>
    <w:rsid w:val="003D6760"/>
    <w:rsid w:val="003E33C3"/>
    <w:rsid w:val="003F3290"/>
    <w:rsid w:val="003F688C"/>
    <w:rsid w:val="00415608"/>
    <w:rsid w:val="00420B7F"/>
    <w:rsid w:val="00424CAF"/>
    <w:rsid w:val="00434D23"/>
    <w:rsid w:val="004403CB"/>
    <w:rsid w:val="00453C2F"/>
    <w:rsid w:val="00454C0B"/>
    <w:rsid w:val="0046226E"/>
    <w:rsid w:val="00463DD9"/>
    <w:rsid w:val="00474FC2"/>
    <w:rsid w:val="0047669C"/>
    <w:rsid w:val="00492923"/>
    <w:rsid w:val="004A1501"/>
    <w:rsid w:val="004A615C"/>
    <w:rsid w:val="004B4510"/>
    <w:rsid w:val="004C156C"/>
    <w:rsid w:val="004C174A"/>
    <w:rsid w:val="004D321E"/>
    <w:rsid w:val="00500EFA"/>
    <w:rsid w:val="00506322"/>
    <w:rsid w:val="00507BBD"/>
    <w:rsid w:val="005407D6"/>
    <w:rsid w:val="00542F06"/>
    <w:rsid w:val="00553EC8"/>
    <w:rsid w:val="00560375"/>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7CB3"/>
    <w:rsid w:val="00603752"/>
    <w:rsid w:val="00632F05"/>
    <w:rsid w:val="0063723B"/>
    <w:rsid w:val="00647413"/>
    <w:rsid w:val="006502BE"/>
    <w:rsid w:val="006A2E99"/>
    <w:rsid w:val="006A7895"/>
    <w:rsid w:val="006B302C"/>
    <w:rsid w:val="006D0BBF"/>
    <w:rsid w:val="006D2592"/>
    <w:rsid w:val="006E05D3"/>
    <w:rsid w:val="006F58EC"/>
    <w:rsid w:val="006F7CFD"/>
    <w:rsid w:val="00706233"/>
    <w:rsid w:val="007251EA"/>
    <w:rsid w:val="007340D7"/>
    <w:rsid w:val="00736BA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14F78"/>
    <w:rsid w:val="00815A93"/>
    <w:rsid w:val="00821A5B"/>
    <w:rsid w:val="00823AC4"/>
    <w:rsid w:val="0083750F"/>
    <w:rsid w:val="008428CF"/>
    <w:rsid w:val="008509D6"/>
    <w:rsid w:val="0085213A"/>
    <w:rsid w:val="008565FD"/>
    <w:rsid w:val="00857C6F"/>
    <w:rsid w:val="008657E3"/>
    <w:rsid w:val="00867CED"/>
    <w:rsid w:val="00874503"/>
    <w:rsid w:val="00881806"/>
    <w:rsid w:val="00883B55"/>
    <w:rsid w:val="00886604"/>
    <w:rsid w:val="0089337A"/>
    <w:rsid w:val="008A248F"/>
    <w:rsid w:val="008B402E"/>
    <w:rsid w:val="008C27C1"/>
    <w:rsid w:val="008D6664"/>
    <w:rsid w:val="008D7CDB"/>
    <w:rsid w:val="008E100E"/>
    <w:rsid w:val="008E4BA9"/>
    <w:rsid w:val="008E7A27"/>
    <w:rsid w:val="008E7D17"/>
    <w:rsid w:val="00911A19"/>
    <w:rsid w:val="00983586"/>
    <w:rsid w:val="00991E04"/>
    <w:rsid w:val="009937DD"/>
    <w:rsid w:val="0099776A"/>
    <w:rsid w:val="009A256E"/>
    <w:rsid w:val="009B403C"/>
    <w:rsid w:val="009D07DC"/>
    <w:rsid w:val="009D0CBA"/>
    <w:rsid w:val="009D3BBF"/>
    <w:rsid w:val="009F0C2D"/>
    <w:rsid w:val="009F46A7"/>
    <w:rsid w:val="00A1282E"/>
    <w:rsid w:val="00A14247"/>
    <w:rsid w:val="00A40D57"/>
    <w:rsid w:val="00A44493"/>
    <w:rsid w:val="00A53760"/>
    <w:rsid w:val="00A6431A"/>
    <w:rsid w:val="00AA2791"/>
    <w:rsid w:val="00AA4C7C"/>
    <w:rsid w:val="00AB4CD0"/>
    <w:rsid w:val="00AC61EE"/>
    <w:rsid w:val="00AC66C4"/>
    <w:rsid w:val="00AC7086"/>
    <w:rsid w:val="00AC7F60"/>
    <w:rsid w:val="00AE26F5"/>
    <w:rsid w:val="00AE3A33"/>
    <w:rsid w:val="00B135CE"/>
    <w:rsid w:val="00B339B8"/>
    <w:rsid w:val="00B346A7"/>
    <w:rsid w:val="00B43970"/>
    <w:rsid w:val="00B449B6"/>
    <w:rsid w:val="00B50A34"/>
    <w:rsid w:val="00B54C38"/>
    <w:rsid w:val="00B5613E"/>
    <w:rsid w:val="00B57CB1"/>
    <w:rsid w:val="00B77DCE"/>
    <w:rsid w:val="00B81B0E"/>
    <w:rsid w:val="00B863AE"/>
    <w:rsid w:val="00B87CA9"/>
    <w:rsid w:val="00B9666E"/>
    <w:rsid w:val="00BA2016"/>
    <w:rsid w:val="00BA66A5"/>
    <w:rsid w:val="00BB0E3D"/>
    <w:rsid w:val="00BB3512"/>
    <w:rsid w:val="00BB3C75"/>
    <w:rsid w:val="00BF2661"/>
    <w:rsid w:val="00BF522D"/>
    <w:rsid w:val="00C00A41"/>
    <w:rsid w:val="00C0214A"/>
    <w:rsid w:val="00C030C1"/>
    <w:rsid w:val="00C10A7E"/>
    <w:rsid w:val="00C1562F"/>
    <w:rsid w:val="00C4646D"/>
    <w:rsid w:val="00C52186"/>
    <w:rsid w:val="00C6717B"/>
    <w:rsid w:val="00C71380"/>
    <w:rsid w:val="00C8087D"/>
    <w:rsid w:val="00C85B5D"/>
    <w:rsid w:val="00C9003C"/>
    <w:rsid w:val="00C97ECA"/>
    <w:rsid w:val="00CA1160"/>
    <w:rsid w:val="00CA702E"/>
    <w:rsid w:val="00CA7350"/>
    <w:rsid w:val="00CB639D"/>
    <w:rsid w:val="00CD51E6"/>
    <w:rsid w:val="00CD6438"/>
    <w:rsid w:val="00CE433B"/>
    <w:rsid w:val="00CE4538"/>
    <w:rsid w:val="00CF0BD0"/>
    <w:rsid w:val="00D24FE6"/>
    <w:rsid w:val="00D30CEA"/>
    <w:rsid w:val="00D333DD"/>
    <w:rsid w:val="00D71D8E"/>
    <w:rsid w:val="00D91697"/>
    <w:rsid w:val="00D9281A"/>
    <w:rsid w:val="00DA3404"/>
    <w:rsid w:val="00DA524B"/>
    <w:rsid w:val="00DB471D"/>
    <w:rsid w:val="00DD1863"/>
    <w:rsid w:val="00DD3349"/>
    <w:rsid w:val="00DD54E1"/>
    <w:rsid w:val="00DD6747"/>
    <w:rsid w:val="00DE1FBC"/>
    <w:rsid w:val="00DE4D33"/>
    <w:rsid w:val="00DE5C3D"/>
    <w:rsid w:val="00E02500"/>
    <w:rsid w:val="00E12ED8"/>
    <w:rsid w:val="00E162C9"/>
    <w:rsid w:val="00E3005D"/>
    <w:rsid w:val="00E30491"/>
    <w:rsid w:val="00E473ED"/>
    <w:rsid w:val="00E47DAF"/>
    <w:rsid w:val="00E56B4D"/>
    <w:rsid w:val="00E62550"/>
    <w:rsid w:val="00E65B09"/>
    <w:rsid w:val="00E83116"/>
    <w:rsid w:val="00E914E5"/>
    <w:rsid w:val="00E91B86"/>
    <w:rsid w:val="00EA6CEC"/>
    <w:rsid w:val="00EA7AC2"/>
    <w:rsid w:val="00EC000C"/>
    <w:rsid w:val="00EF2FD5"/>
    <w:rsid w:val="00EF49C5"/>
    <w:rsid w:val="00F11473"/>
    <w:rsid w:val="00F253C5"/>
    <w:rsid w:val="00F270C0"/>
    <w:rsid w:val="00F30624"/>
    <w:rsid w:val="00F372DB"/>
    <w:rsid w:val="00F42F78"/>
    <w:rsid w:val="00F4717F"/>
    <w:rsid w:val="00F5301B"/>
    <w:rsid w:val="00F55CE3"/>
    <w:rsid w:val="00F74175"/>
    <w:rsid w:val="00F74275"/>
    <w:rsid w:val="00F92A04"/>
    <w:rsid w:val="00F9310A"/>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CE4538"/>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eastAsia="en-GB"/>
    </w:rPr>
  </w:style>
  <w:style w:type="character" w:styleId="Fett">
    <w:name w:val="Strong"/>
    <w:basedOn w:val="Absatz-Standardschriftart"/>
    <w:uiPriority w:val="22"/>
    <w:qFormat/>
    <w:rsid w:val="00104E81"/>
    <w:rPr>
      <w:b/>
      <w:bCs/>
    </w:rPr>
  </w:style>
  <w:style w:type="character" w:customStyle="1" w:styleId="apple-converted-space">
    <w:name w:val="apple-converted-space"/>
    <w:basedOn w:val="Absatz-Standardschriftart"/>
    <w:rsid w:val="00BB0E3D"/>
  </w:style>
  <w:style w:type="paragraph" w:styleId="berarbeitung">
    <w:name w:val="Revision"/>
    <w:hidden/>
    <w:uiPriority w:val="99"/>
    <w:semiHidden/>
    <w:rsid w:val="00823AC4"/>
    <w:pPr>
      <w:spacing w:after="0" w:line="240" w:lineRule="auto"/>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2F6C95"/>
    <w:rPr>
      <w:sz w:val="16"/>
      <w:szCs w:val="16"/>
    </w:rPr>
  </w:style>
  <w:style w:type="paragraph" w:styleId="Kommentartext">
    <w:name w:val="annotation text"/>
    <w:basedOn w:val="Standard"/>
    <w:link w:val="KommentartextZchn"/>
    <w:uiPriority w:val="99"/>
    <w:semiHidden/>
    <w:unhideWhenUsed/>
    <w:rsid w:val="002F6C95"/>
    <w:rPr>
      <w:sz w:val="20"/>
      <w:szCs w:val="20"/>
    </w:rPr>
  </w:style>
  <w:style w:type="character" w:customStyle="1" w:styleId="KommentartextZchn">
    <w:name w:val="Kommentartext Zchn"/>
    <w:basedOn w:val="Absatz-Standardschriftart"/>
    <w:link w:val="Kommentartext"/>
    <w:uiPriority w:val="99"/>
    <w:semiHidden/>
    <w:rsid w:val="002F6C95"/>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2F6C95"/>
    <w:rPr>
      <w:b/>
      <w:bCs/>
    </w:rPr>
  </w:style>
  <w:style w:type="character" w:customStyle="1" w:styleId="KommentarthemaZchn">
    <w:name w:val="Kommentarthema Zchn"/>
    <w:basedOn w:val="KommentartextZchn"/>
    <w:link w:val="Kommentarthema"/>
    <w:uiPriority w:val="99"/>
    <w:semiHidden/>
    <w:rsid w:val="002F6C95"/>
    <w:rPr>
      <w:rFonts w:ascii="Times New Roman" w:eastAsia="Times New Roman" w:hAnsi="Times New Roman" w:cs="Times New Roman"/>
      <w:b/>
      <w:bCs/>
      <w:sz w:val="20"/>
      <w:szCs w:val="20"/>
      <w:lang w:eastAsia="de-DE"/>
    </w:rPr>
  </w:style>
  <w:style w:type="character" w:styleId="NichtaufgelsteErwhnung">
    <w:name w:val="Unresolved Mention"/>
    <w:basedOn w:val="Absatz-Standardschriftart"/>
    <w:uiPriority w:val="99"/>
    <w:rsid w:val="00B449B6"/>
    <w:rPr>
      <w:color w:val="605E5C"/>
      <w:shd w:val="clear" w:color="auto" w:fill="E1DFDD"/>
    </w:rPr>
  </w:style>
  <w:style w:type="paragraph" w:styleId="Listenabsatz">
    <w:name w:val="List Paragraph"/>
    <w:basedOn w:val="Standard"/>
    <w:uiPriority w:val="34"/>
    <w:qFormat/>
    <w:rsid w:val="008866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8831857">
      <w:bodyDiv w:val="1"/>
      <w:marLeft w:val="0"/>
      <w:marRight w:val="0"/>
      <w:marTop w:val="0"/>
      <w:marBottom w:val="0"/>
      <w:divBdr>
        <w:top w:val="none" w:sz="0" w:space="0" w:color="auto"/>
        <w:left w:val="none" w:sz="0" w:space="0" w:color="auto"/>
        <w:bottom w:val="none" w:sz="0" w:space="0" w:color="auto"/>
        <w:right w:val="none" w:sz="0" w:space="0" w:color="auto"/>
      </w:divBdr>
    </w:div>
    <w:div w:id="344358632">
      <w:bodyDiv w:val="1"/>
      <w:marLeft w:val="0"/>
      <w:marRight w:val="0"/>
      <w:marTop w:val="0"/>
      <w:marBottom w:val="0"/>
      <w:divBdr>
        <w:top w:val="none" w:sz="0" w:space="0" w:color="auto"/>
        <w:left w:val="none" w:sz="0" w:space="0" w:color="auto"/>
        <w:bottom w:val="none" w:sz="0" w:space="0" w:color="auto"/>
        <w:right w:val="none" w:sz="0" w:space="0" w:color="auto"/>
      </w:divBdr>
      <w:divsChild>
        <w:div w:id="1040477032">
          <w:marLeft w:val="0"/>
          <w:marRight w:val="0"/>
          <w:marTop w:val="0"/>
          <w:marBottom w:val="0"/>
          <w:divBdr>
            <w:top w:val="none" w:sz="0" w:space="0" w:color="auto"/>
            <w:left w:val="none" w:sz="0" w:space="0" w:color="auto"/>
            <w:bottom w:val="none" w:sz="0" w:space="0" w:color="auto"/>
            <w:right w:val="none" w:sz="0" w:space="0" w:color="auto"/>
          </w:divBdr>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46893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6352197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5145">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436270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1057</Words>
  <Characters>6666</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cp:lastPrinted>2024-06-24T19:27:00Z</cp:lastPrinted>
  <dcterms:created xsi:type="dcterms:W3CDTF">2025-01-28T10:47:00Z</dcterms:created>
  <dcterms:modified xsi:type="dcterms:W3CDTF">2025-01-28T15:04:00Z</dcterms:modified>
</cp:coreProperties>
</file>