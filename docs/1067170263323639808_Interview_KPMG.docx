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703EC" w14:textId="41B717F4" w:rsidR="00174B44" w:rsidRDefault="00174B44">
      <w:pPr>
        <w:rPr>
          <w:lang w:val="de-DE"/>
        </w:rPr>
      </w:pPr>
      <w:r>
        <w:rPr>
          <w:lang w:val="de-DE"/>
        </w:rPr>
        <w:t xml:space="preserve">Aufbau des Dokuments: </w:t>
      </w:r>
    </w:p>
    <w:p w14:paraId="3DA3973D" w14:textId="77777777" w:rsidR="00174B44" w:rsidRDefault="00174B44">
      <w:pPr>
        <w:rPr>
          <w:lang w:val="de-DE"/>
        </w:rPr>
      </w:pPr>
    </w:p>
    <w:p w14:paraId="0B45DFB1" w14:textId="1820342D" w:rsidR="00174B44" w:rsidRDefault="0043042A">
      <w:pPr>
        <w:rPr>
          <w:lang w:val="de-DE"/>
        </w:rPr>
      </w:pPr>
      <w:r>
        <w:rPr>
          <w:lang w:val="de-DE"/>
        </w:rPr>
        <w:t xml:space="preserve">Research zu KPMG </w:t>
      </w:r>
    </w:p>
    <w:p w14:paraId="56A6DD39" w14:textId="77777777" w:rsidR="0043042A" w:rsidRDefault="0043042A">
      <w:pPr>
        <w:rPr>
          <w:lang w:val="de-DE"/>
        </w:rPr>
      </w:pPr>
    </w:p>
    <w:p w14:paraId="3B2DEE11" w14:textId="6C244508" w:rsidR="0043042A" w:rsidRDefault="0043042A">
      <w:pPr>
        <w:rPr>
          <w:lang w:val="de-DE"/>
        </w:rPr>
      </w:pPr>
      <w:r>
        <w:rPr>
          <w:lang w:val="de-DE"/>
        </w:rPr>
        <w:t>Research zu meinen Interviewern</w:t>
      </w:r>
    </w:p>
    <w:p w14:paraId="35CC3132" w14:textId="77777777" w:rsidR="0043042A" w:rsidRDefault="0043042A">
      <w:pPr>
        <w:rPr>
          <w:lang w:val="de-DE"/>
        </w:rPr>
      </w:pPr>
    </w:p>
    <w:p w14:paraId="009C2496" w14:textId="43323FAD" w:rsidR="0043042A" w:rsidRDefault="0037663F">
      <w:pPr>
        <w:rPr>
          <w:lang w:val="de-DE"/>
        </w:rPr>
      </w:pPr>
      <w:r>
        <w:rPr>
          <w:lang w:val="de-DE"/>
        </w:rPr>
        <w:t xml:space="preserve">Personal Fit fragen </w:t>
      </w:r>
    </w:p>
    <w:p w14:paraId="1497C21F" w14:textId="77777777" w:rsidR="0037663F" w:rsidRDefault="0037663F">
      <w:pPr>
        <w:rPr>
          <w:lang w:val="de-DE"/>
        </w:rPr>
      </w:pPr>
    </w:p>
    <w:p w14:paraId="4EF19036" w14:textId="4379DF94" w:rsidR="0037663F" w:rsidRDefault="0037663F">
      <w:pPr>
        <w:rPr>
          <w:lang w:val="de-DE"/>
        </w:rPr>
      </w:pPr>
      <w:r>
        <w:rPr>
          <w:lang w:val="de-DE"/>
        </w:rPr>
        <w:t>Selbstpräsentation</w:t>
      </w:r>
    </w:p>
    <w:p w14:paraId="62D91A45" w14:textId="77777777" w:rsidR="00174B44" w:rsidRDefault="00174B44">
      <w:pPr>
        <w:rPr>
          <w:lang w:val="de-DE"/>
        </w:rPr>
      </w:pPr>
    </w:p>
    <w:p w14:paraId="311550EB" w14:textId="77777777" w:rsidR="00174B44" w:rsidRDefault="00174B44">
      <w:pPr>
        <w:rPr>
          <w:lang w:val="de-DE"/>
        </w:rPr>
      </w:pPr>
    </w:p>
    <w:p w14:paraId="0F4DDACC" w14:textId="77777777" w:rsidR="00174B44" w:rsidRDefault="00174B44">
      <w:pPr>
        <w:rPr>
          <w:lang w:val="de-DE"/>
        </w:rPr>
      </w:pPr>
    </w:p>
    <w:p w14:paraId="0DA0DF56" w14:textId="0C9645E4" w:rsidR="00174B44" w:rsidRDefault="00EB6DC0">
      <w:pPr>
        <w:rPr>
          <w:sz w:val="36"/>
          <w:szCs w:val="36"/>
          <w:lang w:val="de-DE"/>
        </w:rPr>
      </w:pPr>
      <w:r>
        <w:rPr>
          <w:sz w:val="36"/>
          <w:szCs w:val="36"/>
          <w:lang w:val="de-DE"/>
        </w:rPr>
        <w:t>Research KPMG</w:t>
      </w:r>
    </w:p>
    <w:p w14:paraId="3BDB4DB6" w14:textId="77777777" w:rsidR="00EB6DC0" w:rsidRDefault="00EB6DC0">
      <w:pPr>
        <w:rPr>
          <w:sz w:val="36"/>
          <w:szCs w:val="36"/>
          <w:lang w:val="de-DE"/>
        </w:rPr>
      </w:pPr>
    </w:p>
    <w:p w14:paraId="4492E144" w14:textId="3169D0AC" w:rsidR="00EB6DC0" w:rsidRDefault="00EB6DC0">
      <w:pPr>
        <w:rPr>
          <w:lang w:val="de-DE"/>
        </w:rPr>
      </w:pPr>
      <w:r>
        <w:rPr>
          <w:lang w:val="de-DE"/>
        </w:rPr>
        <w:t xml:space="preserve">Aktuelle </w:t>
      </w:r>
      <w:proofErr w:type="spellStart"/>
      <w:r>
        <w:rPr>
          <w:lang w:val="de-DE"/>
        </w:rPr>
        <w:t>Daxmandate</w:t>
      </w:r>
      <w:proofErr w:type="spellEnd"/>
      <w:r>
        <w:rPr>
          <w:lang w:val="de-DE"/>
        </w:rPr>
        <w:t xml:space="preserve">: </w:t>
      </w:r>
    </w:p>
    <w:p w14:paraId="4D12E282" w14:textId="77777777" w:rsidR="00EB6DC0" w:rsidRDefault="00EB6DC0">
      <w:pPr>
        <w:rPr>
          <w:lang w:val="de-DE"/>
        </w:rPr>
      </w:pPr>
    </w:p>
    <w:p w14:paraId="54369B10" w14:textId="18EE6D90" w:rsidR="00EB6DC0" w:rsidRDefault="00EB6DC0" w:rsidP="00EB6DC0">
      <w:pPr>
        <w:pStyle w:val="ListParagraph"/>
        <w:numPr>
          <w:ilvl w:val="0"/>
          <w:numId w:val="6"/>
        </w:numPr>
        <w:rPr>
          <w:lang w:val="de-DE"/>
        </w:rPr>
      </w:pPr>
      <w:r>
        <w:rPr>
          <w:lang w:val="de-DE"/>
        </w:rPr>
        <w:t>Daimler Truck</w:t>
      </w:r>
    </w:p>
    <w:p w14:paraId="4DB4A8F0" w14:textId="436441C2" w:rsidR="002160F4" w:rsidRDefault="00012D84" w:rsidP="00B16FE1">
      <w:pPr>
        <w:pStyle w:val="ListParagraph"/>
        <w:numPr>
          <w:ilvl w:val="0"/>
          <w:numId w:val="6"/>
        </w:numPr>
        <w:rPr>
          <w:lang w:val="de-DE"/>
        </w:rPr>
      </w:pPr>
      <w:r>
        <w:rPr>
          <w:lang w:val="de-DE"/>
        </w:rPr>
        <w:t xml:space="preserve">BASF und Mercedes Benz (bis 2024) </w:t>
      </w:r>
    </w:p>
    <w:p w14:paraId="1E96FF88" w14:textId="037EE863" w:rsidR="00B16FE1" w:rsidRDefault="009E2F27" w:rsidP="00B16FE1">
      <w:pPr>
        <w:pStyle w:val="ListParagraph"/>
        <w:numPr>
          <w:ilvl w:val="0"/>
          <w:numId w:val="6"/>
        </w:numPr>
        <w:rPr>
          <w:lang w:val="de-DE"/>
        </w:rPr>
      </w:pPr>
      <w:r>
        <w:rPr>
          <w:lang w:val="de-DE"/>
        </w:rPr>
        <w:t xml:space="preserve">Eon </w:t>
      </w:r>
    </w:p>
    <w:p w14:paraId="4B89C71B" w14:textId="055C1794" w:rsidR="009E2F27" w:rsidRDefault="009E2F27" w:rsidP="009E2F27">
      <w:pPr>
        <w:rPr>
          <w:lang w:val="de-DE"/>
        </w:rPr>
      </w:pPr>
      <w:r>
        <w:rPr>
          <w:lang w:val="de-DE"/>
        </w:rPr>
        <w:t>Trotzdem unglaublich viele Mandatsverluste zu verzeichnen, könnte aber auch Strategie sein, um sich dadurch mehr größere Beratungsprojekte einzufahren. Macht es Sinn zu fragen ob das Strategie ist, oder ist das zu gefährlich?</w:t>
      </w:r>
      <w:r w:rsidR="006A66F4">
        <w:rPr>
          <w:lang w:val="de-DE"/>
        </w:rPr>
        <w:t xml:space="preserve"> (Advisory hat im letzten </w:t>
      </w:r>
      <w:r w:rsidR="00B3095D">
        <w:rPr>
          <w:lang w:val="de-DE"/>
        </w:rPr>
        <w:t xml:space="preserve">Geschäftsjahr auch mehr </w:t>
      </w:r>
      <w:proofErr w:type="spellStart"/>
      <w:r w:rsidR="00B3095D">
        <w:rPr>
          <w:lang w:val="de-DE"/>
        </w:rPr>
        <w:t>umsatz</w:t>
      </w:r>
      <w:proofErr w:type="spellEnd"/>
      <w:r w:rsidR="00B3095D">
        <w:rPr>
          <w:lang w:val="de-DE"/>
        </w:rPr>
        <w:t xml:space="preserve"> erzielt als Audit</w:t>
      </w:r>
    </w:p>
    <w:p w14:paraId="6102B843" w14:textId="77777777" w:rsidR="009E2F27" w:rsidRDefault="009E2F27" w:rsidP="009E2F27">
      <w:pPr>
        <w:rPr>
          <w:lang w:val="de-DE"/>
        </w:rPr>
      </w:pPr>
    </w:p>
    <w:p w14:paraId="51F40BCE" w14:textId="2CF528FF" w:rsidR="009E2F27" w:rsidRDefault="009E2F27" w:rsidP="009E2F27">
      <w:pPr>
        <w:rPr>
          <w:lang w:val="de-DE"/>
        </w:rPr>
      </w:pPr>
    </w:p>
    <w:p w14:paraId="30DA36FB" w14:textId="5EE68893" w:rsidR="00A616B2" w:rsidRDefault="00A616B2" w:rsidP="009E2F27">
      <w:pPr>
        <w:rPr>
          <w:lang w:val="de-DE"/>
        </w:rPr>
      </w:pPr>
      <w:r>
        <w:rPr>
          <w:lang w:val="de-DE"/>
        </w:rPr>
        <w:t xml:space="preserve">Unternehmensform: </w:t>
      </w:r>
    </w:p>
    <w:p w14:paraId="56872808" w14:textId="77777777" w:rsidR="00A616B2" w:rsidRDefault="00A616B2" w:rsidP="009E2F27">
      <w:pPr>
        <w:rPr>
          <w:lang w:val="de-DE"/>
        </w:rPr>
      </w:pPr>
    </w:p>
    <w:p w14:paraId="0034E325" w14:textId="4E242D6F" w:rsidR="00A616B2" w:rsidRDefault="00A616B2" w:rsidP="009E2F27">
      <w:pPr>
        <w:rPr>
          <w:lang w:val="de-DE"/>
        </w:rPr>
      </w:pPr>
      <w:r>
        <w:rPr>
          <w:lang w:val="de-DE"/>
        </w:rPr>
        <w:t xml:space="preserve">In Deutschland: KPMG AG Wirtschaftsprüfungsgesellschaft </w:t>
      </w:r>
    </w:p>
    <w:p w14:paraId="78FC707A" w14:textId="77777777" w:rsidR="00A616B2" w:rsidRDefault="00A616B2" w:rsidP="009E2F27">
      <w:pPr>
        <w:rPr>
          <w:lang w:val="de-DE"/>
        </w:rPr>
      </w:pPr>
    </w:p>
    <w:p w14:paraId="0603CA96" w14:textId="3B29D73A" w:rsidR="00A616B2" w:rsidRPr="00156E0F" w:rsidRDefault="00A616B2" w:rsidP="009E2F27">
      <w:pPr>
        <w:rPr>
          <w:lang w:val="en-US"/>
        </w:rPr>
      </w:pPr>
      <w:r w:rsidRPr="00156E0F">
        <w:rPr>
          <w:lang w:val="en-US"/>
        </w:rPr>
        <w:t xml:space="preserve">Parent Company </w:t>
      </w:r>
    </w:p>
    <w:p w14:paraId="181A3FFC" w14:textId="52E1FC68" w:rsidR="00174B44" w:rsidRDefault="00156E0F">
      <w:pPr>
        <w:rPr>
          <w:lang w:val="en-US"/>
        </w:rPr>
      </w:pPr>
      <w:r w:rsidRPr="00156E0F">
        <w:rPr>
          <w:lang w:val="en-US"/>
        </w:rPr>
        <w:t xml:space="preserve">KPMG International </w:t>
      </w:r>
      <w:r>
        <w:rPr>
          <w:lang w:val="en-US"/>
        </w:rPr>
        <w:t>Limited</w:t>
      </w:r>
    </w:p>
    <w:p w14:paraId="2BB864B6" w14:textId="77777777" w:rsidR="00B1131F" w:rsidRDefault="00B1131F">
      <w:pPr>
        <w:rPr>
          <w:lang w:val="en-US"/>
        </w:rPr>
      </w:pPr>
    </w:p>
    <w:p w14:paraId="7BE5B31C" w14:textId="77777777" w:rsidR="00B1131F" w:rsidRDefault="00B1131F">
      <w:pPr>
        <w:rPr>
          <w:lang w:val="en-US"/>
        </w:rPr>
      </w:pPr>
    </w:p>
    <w:p w14:paraId="63F40FE6" w14:textId="2A057D7D" w:rsidR="00B1131F" w:rsidRDefault="00B1131F">
      <w:pPr>
        <w:rPr>
          <w:sz w:val="36"/>
          <w:szCs w:val="36"/>
          <w:lang w:val="en-US"/>
        </w:rPr>
      </w:pPr>
      <w:r>
        <w:rPr>
          <w:sz w:val="36"/>
          <w:szCs w:val="36"/>
          <w:lang w:val="en-US"/>
        </w:rPr>
        <w:t xml:space="preserve">Research </w:t>
      </w:r>
      <w:proofErr w:type="spellStart"/>
      <w:r>
        <w:rPr>
          <w:sz w:val="36"/>
          <w:szCs w:val="36"/>
          <w:lang w:val="en-US"/>
        </w:rPr>
        <w:t>zu</w:t>
      </w:r>
      <w:proofErr w:type="spellEnd"/>
      <w:r>
        <w:rPr>
          <w:sz w:val="36"/>
          <w:szCs w:val="36"/>
          <w:lang w:val="en-US"/>
        </w:rPr>
        <w:t xml:space="preserve"> </w:t>
      </w:r>
      <w:proofErr w:type="spellStart"/>
      <w:r>
        <w:rPr>
          <w:sz w:val="36"/>
          <w:szCs w:val="36"/>
          <w:lang w:val="en-US"/>
        </w:rPr>
        <w:t>Interviewern</w:t>
      </w:r>
      <w:proofErr w:type="spellEnd"/>
      <w:r>
        <w:rPr>
          <w:sz w:val="36"/>
          <w:szCs w:val="36"/>
          <w:lang w:val="en-US"/>
        </w:rPr>
        <w:t xml:space="preserve"> </w:t>
      </w:r>
    </w:p>
    <w:p w14:paraId="083DB871" w14:textId="77777777" w:rsidR="00B1131F" w:rsidRDefault="00B1131F">
      <w:pPr>
        <w:rPr>
          <w:lang w:val="en-US"/>
        </w:rPr>
      </w:pPr>
    </w:p>
    <w:p w14:paraId="7C97AEF0" w14:textId="22DBB69F" w:rsidR="00B1131F" w:rsidRDefault="00EB4569" w:rsidP="00B1131F">
      <w:pPr>
        <w:pStyle w:val="ListParagraph"/>
        <w:numPr>
          <w:ilvl w:val="0"/>
          <w:numId w:val="6"/>
        </w:numPr>
        <w:rPr>
          <w:lang w:val="de-DE"/>
        </w:rPr>
      </w:pPr>
      <w:r w:rsidRPr="00EB4569">
        <w:rPr>
          <w:lang w:val="de-DE"/>
        </w:rPr>
        <w:t xml:space="preserve">Nicole </w:t>
      </w:r>
      <w:proofErr w:type="spellStart"/>
      <w:r w:rsidRPr="00EB4569">
        <w:rPr>
          <w:lang w:val="de-DE"/>
        </w:rPr>
        <w:t>Queerfurth</w:t>
      </w:r>
      <w:proofErr w:type="spellEnd"/>
      <w:r w:rsidRPr="00EB4569">
        <w:rPr>
          <w:lang w:val="de-DE"/>
        </w:rPr>
        <w:t>: wenig zu finde</w:t>
      </w:r>
      <w:r>
        <w:rPr>
          <w:lang w:val="de-DE"/>
        </w:rPr>
        <w:t xml:space="preserve">n, Uni Regensburg, seit 4 Jahren bei KPMG </w:t>
      </w:r>
    </w:p>
    <w:p w14:paraId="43C30A1F" w14:textId="77777777" w:rsidR="00EB4569" w:rsidRDefault="00EB4569" w:rsidP="00EB4569">
      <w:pPr>
        <w:rPr>
          <w:lang w:val="de-DE"/>
        </w:rPr>
      </w:pPr>
    </w:p>
    <w:p w14:paraId="253E4EC7" w14:textId="7041919E" w:rsidR="00EB4569" w:rsidRDefault="00EB4569" w:rsidP="00EB4569">
      <w:pPr>
        <w:rPr>
          <w:lang w:val="de-DE"/>
        </w:rPr>
      </w:pPr>
      <w:r>
        <w:rPr>
          <w:lang w:val="de-DE"/>
        </w:rPr>
        <w:t>Vielleicht:</w:t>
      </w:r>
      <w:r w:rsidR="006529E9">
        <w:rPr>
          <w:lang w:val="de-DE"/>
        </w:rPr>
        <w:t xml:space="preserve"> Warum hat Sie sich für KPMG entschieden oder warum Uni Regensburg</w:t>
      </w:r>
    </w:p>
    <w:p w14:paraId="219BAF7D" w14:textId="77777777" w:rsidR="006529E9" w:rsidRDefault="006529E9" w:rsidP="00EB4569">
      <w:pPr>
        <w:rPr>
          <w:lang w:val="de-DE"/>
        </w:rPr>
      </w:pPr>
    </w:p>
    <w:p w14:paraId="395991AA" w14:textId="39370D5C" w:rsidR="006529E9" w:rsidRDefault="006529E9" w:rsidP="00EB4569">
      <w:pPr>
        <w:rPr>
          <w:lang w:val="de-DE"/>
        </w:rPr>
      </w:pPr>
      <w:r>
        <w:rPr>
          <w:lang w:val="de-DE"/>
        </w:rPr>
        <w:t xml:space="preserve">Tanja Renninger nichts zu finden </w:t>
      </w:r>
    </w:p>
    <w:p w14:paraId="36DC0F0C" w14:textId="77777777" w:rsidR="006529E9" w:rsidRDefault="006529E9" w:rsidP="00EB4569">
      <w:pPr>
        <w:rPr>
          <w:lang w:val="de-DE"/>
        </w:rPr>
      </w:pPr>
    </w:p>
    <w:p w14:paraId="28B9C600" w14:textId="77777777" w:rsidR="006529E9" w:rsidRDefault="006529E9" w:rsidP="00EB4569">
      <w:pPr>
        <w:rPr>
          <w:lang w:val="de-DE"/>
        </w:rPr>
      </w:pPr>
    </w:p>
    <w:p w14:paraId="71B887D9" w14:textId="12725448" w:rsidR="00BB4AD6" w:rsidRDefault="00BB4AD6" w:rsidP="00EB4569">
      <w:pPr>
        <w:rPr>
          <w:sz w:val="36"/>
          <w:szCs w:val="36"/>
          <w:lang w:val="de-DE"/>
        </w:rPr>
      </w:pPr>
      <w:r>
        <w:rPr>
          <w:sz w:val="36"/>
          <w:szCs w:val="36"/>
          <w:lang w:val="de-DE"/>
        </w:rPr>
        <w:t xml:space="preserve">Personal Fit Fragen: </w:t>
      </w:r>
    </w:p>
    <w:p w14:paraId="01003EA3" w14:textId="77777777" w:rsidR="00BB4AD6" w:rsidRDefault="00BB4AD6" w:rsidP="00EB4569">
      <w:pPr>
        <w:rPr>
          <w:lang w:val="de-DE"/>
        </w:rPr>
      </w:pPr>
    </w:p>
    <w:p w14:paraId="175DA244" w14:textId="77777777" w:rsidR="00EA4DC7" w:rsidRDefault="00EA4DC7" w:rsidP="00EB4569">
      <w:pPr>
        <w:rPr>
          <w:lang w:val="de-DE"/>
        </w:rPr>
      </w:pPr>
    </w:p>
    <w:p w14:paraId="333547A8" w14:textId="03F6350B" w:rsidR="00BB4AD6" w:rsidRDefault="001F6F02" w:rsidP="00EB4569">
      <w:pPr>
        <w:rPr>
          <w:lang w:val="de-DE"/>
        </w:rPr>
      </w:pPr>
      <w:r>
        <w:rPr>
          <w:lang w:val="de-DE"/>
        </w:rPr>
        <w:lastRenderedPageBreak/>
        <w:t>Welcher Abschnitt stellt den wichtigsten Ihres Lebens dar?</w:t>
      </w:r>
    </w:p>
    <w:p w14:paraId="0D45DD59" w14:textId="77777777" w:rsidR="001F6F02" w:rsidRDefault="001F6F02" w:rsidP="00EB4569">
      <w:pPr>
        <w:rPr>
          <w:lang w:val="de-DE"/>
        </w:rPr>
      </w:pPr>
    </w:p>
    <w:p w14:paraId="36D4C006" w14:textId="08308A8C" w:rsidR="001F6F02" w:rsidRDefault="0088644B" w:rsidP="00EB4569">
      <w:pPr>
        <w:rPr>
          <w:i/>
          <w:iCs/>
          <w:lang w:val="de-DE"/>
        </w:rPr>
      </w:pPr>
      <w:r>
        <w:rPr>
          <w:i/>
          <w:iCs/>
          <w:lang w:val="de-DE"/>
        </w:rPr>
        <w:t xml:space="preserve">Ich denke, der bisher wichtigste Abschnitt meines Lebens, war </w:t>
      </w:r>
      <w:r w:rsidR="008529FA">
        <w:rPr>
          <w:i/>
          <w:iCs/>
          <w:lang w:val="de-DE"/>
        </w:rPr>
        <w:t xml:space="preserve">der letzte Sommer. Dort habe ich die Entscheidung getroffen meine sportliche Karriere zu beenden und </w:t>
      </w:r>
      <w:r w:rsidR="00C67255">
        <w:rPr>
          <w:i/>
          <w:iCs/>
          <w:lang w:val="de-DE"/>
        </w:rPr>
        <w:t xml:space="preserve">meine Karriere in der Wirtschaft zu starten. Eine sehr schwere Entscheidung, die </w:t>
      </w:r>
      <w:r w:rsidR="0099370C">
        <w:rPr>
          <w:i/>
          <w:iCs/>
          <w:lang w:val="de-DE"/>
        </w:rPr>
        <w:t>ich bisher aber noch keine Sekunde bereut habe</w:t>
      </w:r>
    </w:p>
    <w:p w14:paraId="2DDAFF6D" w14:textId="77777777" w:rsidR="0099370C" w:rsidRDefault="0099370C" w:rsidP="00EB4569">
      <w:pPr>
        <w:rPr>
          <w:i/>
          <w:iCs/>
          <w:lang w:val="de-DE"/>
        </w:rPr>
      </w:pPr>
    </w:p>
    <w:p w14:paraId="2902BAD3" w14:textId="12FE3625" w:rsidR="0099370C" w:rsidRDefault="0099370C" w:rsidP="0099370C">
      <w:pPr>
        <w:rPr>
          <w:lang w:val="de-DE"/>
        </w:rPr>
      </w:pPr>
      <w:r>
        <w:rPr>
          <w:lang w:val="de-DE"/>
        </w:rPr>
        <w:t>Warum der Studiengang?</w:t>
      </w:r>
    </w:p>
    <w:p w14:paraId="14FE6474" w14:textId="77777777" w:rsidR="0099370C" w:rsidRDefault="0099370C" w:rsidP="0099370C">
      <w:pPr>
        <w:rPr>
          <w:lang w:val="de-DE"/>
        </w:rPr>
      </w:pPr>
    </w:p>
    <w:p w14:paraId="540880D6" w14:textId="125A65A4" w:rsidR="0099370C" w:rsidRDefault="0099370C" w:rsidP="0099370C">
      <w:pPr>
        <w:rPr>
          <w:i/>
          <w:iCs/>
          <w:lang w:val="de-DE"/>
        </w:rPr>
      </w:pPr>
      <w:r>
        <w:rPr>
          <w:i/>
          <w:iCs/>
          <w:lang w:val="de-DE"/>
        </w:rPr>
        <w:t xml:space="preserve">Mir war </w:t>
      </w:r>
      <w:r w:rsidR="009771FA">
        <w:rPr>
          <w:i/>
          <w:iCs/>
          <w:lang w:val="de-DE"/>
        </w:rPr>
        <w:t xml:space="preserve">direkt bewusst, dass ich einen Studiengang finden will bei dem ich nicht nur mein wirtschaftliches Wissen, sondern auch mein </w:t>
      </w:r>
      <w:r w:rsidR="000F1684">
        <w:rPr>
          <w:i/>
          <w:iCs/>
          <w:lang w:val="de-DE"/>
        </w:rPr>
        <w:t xml:space="preserve">technisch-analytisches Wissen weiter ausbauen will. </w:t>
      </w:r>
      <w:r w:rsidR="00E348E9">
        <w:rPr>
          <w:i/>
          <w:iCs/>
          <w:lang w:val="de-DE"/>
        </w:rPr>
        <w:t>Mit TUM-BWL habe ich den perfekten Mix aus diesen beiden Themen</w:t>
      </w:r>
    </w:p>
    <w:p w14:paraId="02ADABBE" w14:textId="77777777" w:rsidR="00E348E9" w:rsidRDefault="00E348E9" w:rsidP="0099370C">
      <w:pPr>
        <w:rPr>
          <w:i/>
          <w:iCs/>
          <w:lang w:val="de-DE"/>
        </w:rPr>
      </w:pPr>
    </w:p>
    <w:p w14:paraId="7B73C7F7" w14:textId="3FE5416F" w:rsidR="00E348E9" w:rsidRDefault="00E348E9" w:rsidP="0099370C">
      <w:pPr>
        <w:rPr>
          <w:lang w:val="de-DE"/>
        </w:rPr>
      </w:pPr>
      <w:r>
        <w:rPr>
          <w:lang w:val="de-DE"/>
        </w:rPr>
        <w:t>Warum die TUM?</w:t>
      </w:r>
    </w:p>
    <w:p w14:paraId="3ED26194" w14:textId="77777777" w:rsidR="00E348E9" w:rsidRDefault="00E348E9" w:rsidP="0099370C">
      <w:pPr>
        <w:rPr>
          <w:lang w:val="de-DE"/>
        </w:rPr>
      </w:pPr>
    </w:p>
    <w:p w14:paraId="4A3C520E" w14:textId="5CEDBCC1" w:rsidR="00174B44" w:rsidRDefault="00B822A3">
      <w:pPr>
        <w:rPr>
          <w:i/>
          <w:lang w:val="de-DE"/>
        </w:rPr>
      </w:pPr>
      <w:r>
        <w:rPr>
          <w:i/>
          <w:lang w:val="de-DE"/>
        </w:rPr>
        <w:t xml:space="preserve">Natürlich auch beeinflusst durch den Studiengang, da es diesen in der Ausführung nur an der TUM gibt. </w:t>
      </w:r>
      <w:r w:rsidR="001972D3">
        <w:rPr>
          <w:i/>
          <w:lang w:val="de-DE"/>
        </w:rPr>
        <w:t>Trotzdem sicherlich</w:t>
      </w:r>
      <w:r>
        <w:rPr>
          <w:i/>
          <w:lang w:val="de-DE"/>
        </w:rPr>
        <w:t xml:space="preserve"> auch ausschlaggebend war einerseits</w:t>
      </w:r>
      <w:r w:rsidR="00370073">
        <w:rPr>
          <w:i/>
          <w:lang w:val="de-DE"/>
        </w:rPr>
        <w:t xml:space="preserve"> die Stadt München und der national sowie international gute Ruf, den die TUM genieß</w:t>
      </w:r>
      <w:r w:rsidR="001972D3">
        <w:rPr>
          <w:i/>
          <w:lang w:val="de-DE"/>
        </w:rPr>
        <w:t>t</w:t>
      </w:r>
    </w:p>
    <w:p w14:paraId="6AE8511F" w14:textId="77777777" w:rsidR="001972D3" w:rsidRDefault="001972D3">
      <w:pPr>
        <w:rPr>
          <w:i/>
          <w:lang w:val="de-DE"/>
        </w:rPr>
      </w:pPr>
    </w:p>
    <w:p w14:paraId="6F4ED299" w14:textId="2C66C606" w:rsidR="001972D3" w:rsidRPr="006F5004" w:rsidRDefault="001972D3">
      <w:pPr>
        <w:rPr>
          <w:iCs/>
          <w:lang w:val="de-DE"/>
        </w:rPr>
      </w:pPr>
      <w:r w:rsidRPr="006F5004">
        <w:rPr>
          <w:iCs/>
          <w:lang w:val="de-DE"/>
        </w:rPr>
        <w:t>Was machen Sie gerne in Ihrer Freizeit?</w:t>
      </w:r>
    </w:p>
    <w:p w14:paraId="6C1079AA" w14:textId="77777777" w:rsidR="001972D3" w:rsidRDefault="001972D3">
      <w:pPr>
        <w:rPr>
          <w:i/>
          <w:lang w:val="de-DE"/>
        </w:rPr>
      </w:pPr>
    </w:p>
    <w:p w14:paraId="7582BAD6" w14:textId="2AA137B9" w:rsidR="001972D3" w:rsidRPr="006F5004" w:rsidRDefault="001972D3">
      <w:pPr>
        <w:rPr>
          <w:i/>
          <w:lang w:val="de-DE"/>
        </w:rPr>
      </w:pPr>
      <w:r w:rsidRPr="006F5004">
        <w:rPr>
          <w:i/>
          <w:lang w:val="de-DE"/>
        </w:rPr>
        <w:t xml:space="preserve">Ich treibe </w:t>
      </w:r>
      <w:proofErr w:type="spellStart"/>
      <w:r w:rsidRPr="006F5004">
        <w:rPr>
          <w:i/>
          <w:lang w:val="de-DE"/>
        </w:rPr>
        <w:t>immernoch</w:t>
      </w:r>
      <w:proofErr w:type="spellEnd"/>
      <w:r w:rsidRPr="006F5004">
        <w:rPr>
          <w:i/>
          <w:lang w:val="de-DE"/>
        </w:rPr>
        <w:t xml:space="preserve"> unglaublich gerne Spor</w:t>
      </w:r>
      <w:r w:rsidR="00116162" w:rsidRPr="006F5004">
        <w:rPr>
          <w:i/>
          <w:lang w:val="de-DE"/>
        </w:rPr>
        <w:t>t und gehe grade sehr gerne laufen und treibe Kraftsport</w:t>
      </w:r>
      <w:r w:rsidR="00F76974" w:rsidRPr="006F5004">
        <w:rPr>
          <w:i/>
          <w:lang w:val="de-DE"/>
        </w:rPr>
        <w:t>.</w:t>
      </w:r>
      <w:r w:rsidR="00AC75F2" w:rsidRPr="006F5004">
        <w:rPr>
          <w:i/>
          <w:lang w:val="de-DE"/>
        </w:rPr>
        <w:t xml:space="preserve"> </w:t>
      </w:r>
      <w:r w:rsidR="00116162" w:rsidRPr="006F5004">
        <w:rPr>
          <w:i/>
          <w:lang w:val="de-DE"/>
        </w:rPr>
        <w:t xml:space="preserve">Der Sport ist für mich einfach ein unglaublich wichtiger Ausgleich, </w:t>
      </w:r>
      <w:r w:rsidR="006F5004" w:rsidRPr="006F5004">
        <w:rPr>
          <w:i/>
          <w:lang w:val="de-DE"/>
        </w:rPr>
        <w:t xml:space="preserve">was ich </w:t>
      </w:r>
      <w:r w:rsidR="00116162" w:rsidRPr="006F5004">
        <w:rPr>
          <w:i/>
          <w:lang w:val="de-DE"/>
        </w:rPr>
        <w:t>vor allem in der Klausurenphase</w:t>
      </w:r>
      <w:r w:rsidR="006F5004" w:rsidRPr="006F5004">
        <w:rPr>
          <w:i/>
          <w:lang w:val="de-DE"/>
        </w:rPr>
        <w:t xml:space="preserve"> merke</w:t>
      </w:r>
      <w:r w:rsidR="00116162" w:rsidRPr="006F5004">
        <w:rPr>
          <w:i/>
          <w:lang w:val="de-DE"/>
        </w:rPr>
        <w:t xml:space="preserve">, </w:t>
      </w:r>
      <w:r w:rsidR="006F5004" w:rsidRPr="006F5004">
        <w:rPr>
          <w:i/>
          <w:lang w:val="de-DE"/>
        </w:rPr>
        <w:t>in der</w:t>
      </w:r>
      <w:r w:rsidR="00116162" w:rsidRPr="006F5004">
        <w:rPr>
          <w:i/>
          <w:lang w:val="de-DE"/>
        </w:rPr>
        <w:t xml:space="preserve"> man viel sitzt und lernt. </w:t>
      </w:r>
      <w:r w:rsidR="00AC75F2" w:rsidRPr="006F5004">
        <w:rPr>
          <w:i/>
          <w:lang w:val="de-DE"/>
        </w:rPr>
        <w:t>Im Moment</w:t>
      </w:r>
      <w:r w:rsidR="00116162" w:rsidRPr="006F5004">
        <w:rPr>
          <w:i/>
          <w:lang w:val="de-DE"/>
        </w:rPr>
        <w:t xml:space="preserve"> </w:t>
      </w:r>
      <w:r w:rsidR="00F76974" w:rsidRPr="006F5004">
        <w:rPr>
          <w:i/>
          <w:lang w:val="de-DE"/>
        </w:rPr>
        <w:t xml:space="preserve">bereite ich mich auf einen Halbmarathon im April vor und habe mir das Ziel gesetzt </w:t>
      </w:r>
      <w:r w:rsidR="00AC75F2" w:rsidRPr="006F5004">
        <w:rPr>
          <w:i/>
          <w:lang w:val="de-DE"/>
        </w:rPr>
        <w:t xml:space="preserve">im Oktober den Marathon in München mitzulaufen. </w:t>
      </w:r>
    </w:p>
    <w:p w14:paraId="28B85307" w14:textId="77777777" w:rsidR="00174B44" w:rsidRPr="00EB4569" w:rsidRDefault="00174B44">
      <w:pPr>
        <w:rPr>
          <w:lang w:val="de-DE"/>
        </w:rPr>
      </w:pPr>
    </w:p>
    <w:p w14:paraId="78D0CB57" w14:textId="7D88C669" w:rsidR="00174B44" w:rsidRDefault="00BE5F9E">
      <w:pPr>
        <w:rPr>
          <w:lang w:val="de-DE"/>
        </w:rPr>
      </w:pPr>
      <w:r>
        <w:rPr>
          <w:lang w:val="de-DE"/>
        </w:rPr>
        <w:t>Warum die Wirtschaftsprüfung?</w:t>
      </w:r>
    </w:p>
    <w:p w14:paraId="79E4CE07" w14:textId="77777777" w:rsidR="00BE5F9E" w:rsidRDefault="00BE5F9E">
      <w:pPr>
        <w:rPr>
          <w:lang w:val="de-DE"/>
        </w:rPr>
      </w:pPr>
    </w:p>
    <w:p w14:paraId="57F87FF0" w14:textId="16D5C4B0" w:rsidR="00BE5F9E" w:rsidRPr="00BE5F9E" w:rsidRDefault="00E21C24">
      <w:pPr>
        <w:rPr>
          <w:i/>
          <w:iCs/>
          <w:lang w:val="de-DE"/>
        </w:rPr>
      </w:pPr>
      <w:r>
        <w:rPr>
          <w:i/>
          <w:iCs/>
          <w:lang w:val="de-DE"/>
        </w:rPr>
        <w:t xml:space="preserve">Ich finde, die Wirtschaftsprüfung ist der Baustein, der die komplette Wirtschaft zusammenhält und somit unglaublich </w:t>
      </w:r>
      <w:r w:rsidR="00245413">
        <w:rPr>
          <w:i/>
          <w:iCs/>
          <w:lang w:val="de-DE"/>
        </w:rPr>
        <w:t xml:space="preserve">wichtig. Die ganze Wirtschaft und vor allem die Börse bauen </w:t>
      </w:r>
      <w:r w:rsidR="001B4008">
        <w:rPr>
          <w:i/>
          <w:iCs/>
          <w:lang w:val="de-DE"/>
        </w:rPr>
        <w:t xml:space="preserve">auf dem Vertrauen auf, dass z.B. die Zahlen, die ein Unternehmen veröffentlicht, stimmen. </w:t>
      </w:r>
      <w:r w:rsidR="007F48B4">
        <w:rPr>
          <w:i/>
          <w:iCs/>
          <w:lang w:val="de-DE"/>
        </w:rPr>
        <w:t xml:space="preserve">Wirtschaftsprüfer </w:t>
      </w:r>
      <w:r w:rsidR="006B69F8">
        <w:rPr>
          <w:i/>
          <w:iCs/>
          <w:lang w:val="de-DE"/>
        </w:rPr>
        <w:t>schaffen die Basis für dieses Vertrauen und sind dadurch absolut essenziell</w:t>
      </w:r>
      <w:r w:rsidR="00412234">
        <w:rPr>
          <w:i/>
          <w:iCs/>
          <w:lang w:val="de-DE"/>
        </w:rPr>
        <w:t xml:space="preserve"> für die Wirtschaft</w:t>
      </w:r>
      <w:r w:rsidR="001B4008">
        <w:rPr>
          <w:i/>
          <w:iCs/>
          <w:lang w:val="de-DE"/>
        </w:rPr>
        <w:t xml:space="preserve"> </w:t>
      </w:r>
    </w:p>
    <w:p w14:paraId="48BCB3D3" w14:textId="77777777" w:rsidR="00174B44" w:rsidRPr="00EB4569" w:rsidRDefault="00174B44">
      <w:pPr>
        <w:rPr>
          <w:lang w:val="de-DE"/>
        </w:rPr>
      </w:pPr>
    </w:p>
    <w:p w14:paraId="4FFB2530" w14:textId="70CE759B" w:rsidR="00B811B6" w:rsidRDefault="00B811B6">
      <w:pPr>
        <w:rPr>
          <w:lang w:val="de-DE"/>
        </w:rPr>
      </w:pPr>
    </w:p>
    <w:p w14:paraId="0B6E9410" w14:textId="3682725A" w:rsidR="005559E7" w:rsidRDefault="005559E7">
      <w:pPr>
        <w:rPr>
          <w:lang w:val="de-DE"/>
        </w:rPr>
      </w:pPr>
      <w:r>
        <w:rPr>
          <w:lang w:val="de-DE"/>
        </w:rPr>
        <w:t xml:space="preserve">Warum </w:t>
      </w:r>
      <w:r w:rsidR="00412234">
        <w:rPr>
          <w:lang w:val="de-DE"/>
        </w:rPr>
        <w:t>KPMG?</w:t>
      </w:r>
    </w:p>
    <w:p w14:paraId="30869E73" w14:textId="77777777" w:rsidR="00B64C8E" w:rsidRDefault="00B64C8E" w:rsidP="00B64C8E">
      <w:pPr>
        <w:rPr>
          <w:lang w:val="de-DE"/>
        </w:rPr>
      </w:pPr>
    </w:p>
    <w:p w14:paraId="2CE77F11" w14:textId="1C446A27" w:rsidR="00CE437D" w:rsidRDefault="007D739C" w:rsidP="00B64C8E">
      <w:pPr>
        <w:rPr>
          <w:i/>
          <w:iCs/>
          <w:lang w:val="de-DE"/>
        </w:rPr>
      </w:pPr>
      <w:r w:rsidRPr="00C03FAA">
        <w:rPr>
          <w:i/>
          <w:iCs/>
          <w:lang w:val="de-DE"/>
        </w:rPr>
        <w:t>Mein Interesse an KPMG hat sicherlich Bernd Grottel geweck</w:t>
      </w:r>
      <w:r w:rsidR="00FF7CB9" w:rsidRPr="00C03FAA">
        <w:rPr>
          <w:i/>
          <w:iCs/>
          <w:lang w:val="de-DE"/>
        </w:rPr>
        <w:t xml:space="preserve">t. Einerseits durch seine </w:t>
      </w:r>
      <w:r w:rsidR="00264E2F" w:rsidRPr="00C03FAA">
        <w:rPr>
          <w:i/>
          <w:iCs/>
          <w:lang w:val="de-DE"/>
        </w:rPr>
        <w:t xml:space="preserve">gleichzeitig professionelle und </w:t>
      </w:r>
      <w:r w:rsidR="00585B36" w:rsidRPr="00C03FAA">
        <w:rPr>
          <w:i/>
          <w:iCs/>
          <w:lang w:val="de-DE"/>
        </w:rPr>
        <w:t xml:space="preserve">zugängliche Art </w:t>
      </w:r>
      <w:r w:rsidR="00FF7CB9" w:rsidRPr="00C03FAA">
        <w:rPr>
          <w:i/>
          <w:iCs/>
          <w:lang w:val="de-DE"/>
        </w:rPr>
        <w:t xml:space="preserve">und vor allem aber auch durch </w:t>
      </w:r>
      <w:r w:rsidR="00585B36" w:rsidRPr="00C03FAA">
        <w:rPr>
          <w:i/>
          <w:iCs/>
          <w:lang w:val="de-DE"/>
        </w:rPr>
        <w:t xml:space="preserve">sein tiefgreifendes Wirtschaftswissen, was mich unglaublich fasziniert hat. Er konnte uns zum Beispiel Probleme der </w:t>
      </w:r>
      <w:r w:rsidR="00DB1ED0" w:rsidRPr="00C03FAA">
        <w:rPr>
          <w:i/>
          <w:iCs/>
          <w:lang w:val="de-DE"/>
        </w:rPr>
        <w:t xml:space="preserve">Automobilhersteller mit Abschreibungen </w:t>
      </w:r>
      <w:r w:rsidR="00E977E9" w:rsidRPr="00C03FAA">
        <w:rPr>
          <w:i/>
          <w:iCs/>
          <w:lang w:val="de-DE"/>
        </w:rPr>
        <w:t>im Hinblick auf E-Mobilität nennen oder Strategiewechsel von BMW und Mercedes-Benz während der Corona-</w:t>
      </w:r>
      <w:r w:rsidR="00C03FAA" w:rsidRPr="00C03FAA">
        <w:rPr>
          <w:i/>
          <w:iCs/>
          <w:lang w:val="de-DE"/>
        </w:rPr>
        <w:t>Krise auf eine Art erklären, die es sonst wahrscheinlich nur Leute können, die bei diesen Unternehmen arbeiten</w:t>
      </w:r>
      <w:r w:rsidR="00C03FAA">
        <w:rPr>
          <w:i/>
          <w:iCs/>
          <w:lang w:val="de-DE"/>
        </w:rPr>
        <w:t xml:space="preserve">. </w:t>
      </w:r>
      <w:r w:rsidR="00FD7FE2">
        <w:rPr>
          <w:i/>
          <w:iCs/>
          <w:lang w:val="de-DE"/>
        </w:rPr>
        <w:t xml:space="preserve">Weiter </w:t>
      </w:r>
      <w:r w:rsidR="007A0BFF">
        <w:rPr>
          <w:i/>
          <w:iCs/>
          <w:lang w:val="de-DE"/>
        </w:rPr>
        <w:t xml:space="preserve">zeugen Ziele wie die weltweite Klimaneutralität </w:t>
      </w:r>
      <w:r w:rsidR="00750EE2">
        <w:rPr>
          <w:i/>
          <w:iCs/>
          <w:lang w:val="de-DE"/>
        </w:rPr>
        <w:t xml:space="preserve">bis 2030 von der sehr </w:t>
      </w:r>
      <w:r w:rsidR="001D5EB2">
        <w:rPr>
          <w:i/>
          <w:iCs/>
          <w:lang w:val="de-DE"/>
        </w:rPr>
        <w:t xml:space="preserve">aufgeschlossenen und zeitgerechten Unternehmenskultur von KPMG, die ich gerne noch </w:t>
      </w:r>
      <w:r w:rsidR="001D5EB2">
        <w:rPr>
          <w:i/>
          <w:iCs/>
          <w:lang w:val="de-DE"/>
        </w:rPr>
        <w:lastRenderedPageBreak/>
        <w:t xml:space="preserve">besser kennenlernen will. </w:t>
      </w:r>
      <w:r w:rsidR="001D5EB2" w:rsidRPr="001D5EB2">
        <w:rPr>
          <w:lang w:val="de-DE"/>
        </w:rPr>
        <w:t>(etabliert und absoluter Top-Player im Bereich Wirtschaftsprüfung mitreinnehmen?) finde den letzten Satz von mir schwammig formuliert</w:t>
      </w:r>
    </w:p>
    <w:p w14:paraId="35268FC0" w14:textId="77777777" w:rsidR="001D5EB2" w:rsidRDefault="001D5EB2" w:rsidP="00B64C8E">
      <w:pPr>
        <w:rPr>
          <w:i/>
          <w:iCs/>
          <w:lang w:val="de-DE"/>
        </w:rPr>
      </w:pPr>
    </w:p>
    <w:p w14:paraId="0B819359" w14:textId="77777777" w:rsidR="001D5EB2" w:rsidRDefault="001D5EB2" w:rsidP="00B64C8E">
      <w:pPr>
        <w:rPr>
          <w:i/>
          <w:iCs/>
          <w:lang w:val="de-DE"/>
        </w:rPr>
      </w:pPr>
    </w:p>
    <w:p w14:paraId="7CFB9369" w14:textId="4E2D9C58" w:rsidR="001D5EB2" w:rsidRDefault="001D5EB2" w:rsidP="00B64C8E">
      <w:pPr>
        <w:rPr>
          <w:sz w:val="36"/>
          <w:szCs w:val="36"/>
          <w:lang w:val="de-DE"/>
        </w:rPr>
      </w:pPr>
      <w:r>
        <w:rPr>
          <w:sz w:val="36"/>
          <w:szCs w:val="36"/>
          <w:lang w:val="de-DE"/>
        </w:rPr>
        <w:t>Stärken und Schwächen</w:t>
      </w:r>
    </w:p>
    <w:p w14:paraId="7A9EA6D4" w14:textId="77777777" w:rsidR="000C672A" w:rsidRDefault="000C672A" w:rsidP="00B64C8E">
      <w:pPr>
        <w:rPr>
          <w:lang w:val="de-DE"/>
        </w:rPr>
      </w:pPr>
    </w:p>
    <w:p w14:paraId="1FAD2B7A" w14:textId="39ABE9B3" w:rsidR="000C672A" w:rsidRDefault="000C672A" w:rsidP="00B64C8E">
      <w:pPr>
        <w:rPr>
          <w:lang w:val="de-DE"/>
        </w:rPr>
      </w:pPr>
      <w:r>
        <w:rPr>
          <w:lang w:val="de-DE"/>
        </w:rPr>
        <w:t>Stärken</w:t>
      </w:r>
    </w:p>
    <w:p w14:paraId="64A03485" w14:textId="77777777" w:rsidR="000C672A" w:rsidRDefault="000C672A" w:rsidP="00B64C8E">
      <w:pPr>
        <w:rPr>
          <w:lang w:val="de-DE"/>
        </w:rPr>
      </w:pPr>
    </w:p>
    <w:p w14:paraId="696D99F7" w14:textId="4E483B6A" w:rsidR="000C672A" w:rsidRPr="00620502" w:rsidRDefault="000C672A" w:rsidP="000C672A">
      <w:pPr>
        <w:pStyle w:val="ListParagraph"/>
        <w:numPr>
          <w:ilvl w:val="0"/>
          <w:numId w:val="6"/>
        </w:numPr>
        <w:rPr>
          <w:i/>
          <w:iCs/>
          <w:lang w:val="de-DE"/>
        </w:rPr>
      </w:pPr>
      <w:r w:rsidRPr="00620502">
        <w:rPr>
          <w:i/>
          <w:iCs/>
          <w:lang w:val="de-DE"/>
        </w:rPr>
        <w:t>Analytisches und mathematisches Verständnis</w:t>
      </w:r>
    </w:p>
    <w:p w14:paraId="0A2D4AAF" w14:textId="1ADF7F41" w:rsidR="000C672A" w:rsidRPr="00620502" w:rsidRDefault="00FF6B2A" w:rsidP="000C672A">
      <w:pPr>
        <w:rPr>
          <w:i/>
          <w:iCs/>
          <w:lang w:val="de-DE"/>
        </w:rPr>
      </w:pPr>
      <w:r w:rsidRPr="00620502">
        <w:rPr>
          <w:i/>
          <w:iCs/>
          <w:lang w:val="de-DE"/>
        </w:rPr>
        <w:t>Ich verstehe theoretische Modelle sehr gut und kann diese dann anwenden</w:t>
      </w:r>
    </w:p>
    <w:p w14:paraId="23D335AA" w14:textId="77777777" w:rsidR="00FF6B2A" w:rsidRPr="00620502" w:rsidRDefault="00FF6B2A" w:rsidP="000C672A">
      <w:pPr>
        <w:rPr>
          <w:i/>
          <w:iCs/>
          <w:lang w:val="de-DE"/>
        </w:rPr>
      </w:pPr>
    </w:p>
    <w:p w14:paraId="40D094D8" w14:textId="0C0C69BC" w:rsidR="00FF6B2A" w:rsidRPr="00620502" w:rsidRDefault="00FF6B2A" w:rsidP="00FF6B2A">
      <w:pPr>
        <w:pStyle w:val="ListParagraph"/>
        <w:numPr>
          <w:ilvl w:val="0"/>
          <w:numId w:val="6"/>
        </w:numPr>
        <w:rPr>
          <w:i/>
          <w:iCs/>
          <w:lang w:val="de-DE"/>
        </w:rPr>
      </w:pPr>
      <w:r w:rsidRPr="00620502">
        <w:rPr>
          <w:i/>
          <w:iCs/>
          <w:lang w:val="de-DE"/>
        </w:rPr>
        <w:t xml:space="preserve">Attention </w:t>
      </w:r>
      <w:proofErr w:type="spellStart"/>
      <w:r w:rsidRPr="00620502">
        <w:rPr>
          <w:i/>
          <w:iCs/>
          <w:lang w:val="de-DE"/>
        </w:rPr>
        <w:t>to</w:t>
      </w:r>
      <w:proofErr w:type="spellEnd"/>
      <w:r w:rsidRPr="00620502">
        <w:rPr>
          <w:i/>
          <w:iCs/>
          <w:lang w:val="de-DE"/>
        </w:rPr>
        <w:t xml:space="preserve"> Detail </w:t>
      </w:r>
    </w:p>
    <w:p w14:paraId="005851FE" w14:textId="641D9859" w:rsidR="00FF6B2A" w:rsidRPr="00620502" w:rsidRDefault="00FF6B2A" w:rsidP="00FF6B2A">
      <w:pPr>
        <w:rPr>
          <w:i/>
          <w:iCs/>
          <w:lang w:val="de-DE"/>
        </w:rPr>
      </w:pPr>
      <w:r w:rsidRPr="00620502">
        <w:rPr>
          <w:i/>
          <w:iCs/>
          <w:lang w:val="de-DE"/>
        </w:rPr>
        <w:t>Lege viel Wert drauf, dass ich Dinge ordentlich</w:t>
      </w:r>
      <w:r w:rsidR="005C7915" w:rsidRPr="00620502">
        <w:rPr>
          <w:i/>
          <w:iCs/>
          <w:lang w:val="de-DE"/>
        </w:rPr>
        <w:t xml:space="preserve"> erledige </w:t>
      </w:r>
    </w:p>
    <w:p w14:paraId="38A8D26B" w14:textId="77777777" w:rsidR="005C7915" w:rsidRPr="00620502" w:rsidRDefault="005C7915" w:rsidP="00FF6B2A">
      <w:pPr>
        <w:rPr>
          <w:i/>
          <w:iCs/>
          <w:lang w:val="de-DE"/>
        </w:rPr>
      </w:pPr>
    </w:p>
    <w:p w14:paraId="08ACD79E" w14:textId="114F4172" w:rsidR="005C7915" w:rsidRPr="00620502" w:rsidRDefault="005C7915" w:rsidP="005C7915">
      <w:pPr>
        <w:pStyle w:val="ListParagraph"/>
        <w:numPr>
          <w:ilvl w:val="0"/>
          <w:numId w:val="6"/>
        </w:numPr>
        <w:rPr>
          <w:i/>
          <w:iCs/>
          <w:lang w:val="de-DE"/>
        </w:rPr>
      </w:pPr>
      <w:r w:rsidRPr="00620502">
        <w:rPr>
          <w:i/>
          <w:iCs/>
          <w:lang w:val="de-DE"/>
        </w:rPr>
        <w:t>Belastbarkeit, Disziplin</w:t>
      </w:r>
      <w:r w:rsidR="00FD2478" w:rsidRPr="00620502">
        <w:rPr>
          <w:i/>
          <w:iCs/>
          <w:lang w:val="de-DE"/>
        </w:rPr>
        <w:t>, Ehrgeiz</w:t>
      </w:r>
      <w:r w:rsidRPr="00620502">
        <w:rPr>
          <w:i/>
          <w:iCs/>
          <w:lang w:val="de-DE"/>
        </w:rPr>
        <w:t xml:space="preserve"> </w:t>
      </w:r>
    </w:p>
    <w:p w14:paraId="75D94CB0" w14:textId="77777777" w:rsidR="00E22D5F" w:rsidRPr="00620502" w:rsidRDefault="005C7915" w:rsidP="005C7915">
      <w:pPr>
        <w:rPr>
          <w:i/>
          <w:iCs/>
          <w:lang w:val="de-DE"/>
        </w:rPr>
      </w:pPr>
      <w:r w:rsidRPr="00620502">
        <w:rPr>
          <w:i/>
          <w:iCs/>
          <w:lang w:val="de-DE"/>
        </w:rPr>
        <w:t xml:space="preserve">Durch die Doppelbelastung von </w:t>
      </w:r>
      <w:r w:rsidR="002C138F" w:rsidRPr="00620502">
        <w:rPr>
          <w:i/>
          <w:iCs/>
          <w:lang w:val="de-DE"/>
        </w:rPr>
        <w:t>Schule und Sport bin ich sehr belastbar und stressresistent geworden. Dazu denke ich auch, dass es mich diszipliniert hab, da ich gelernt habe, auch wenn man mal nicht so Lust sich</w:t>
      </w:r>
      <w:r w:rsidR="00391D8F" w:rsidRPr="00620502">
        <w:rPr>
          <w:i/>
          <w:iCs/>
          <w:lang w:val="de-DE"/>
        </w:rPr>
        <w:t xml:space="preserve"> nach dem Training </w:t>
      </w:r>
      <w:r w:rsidR="002C138F" w:rsidRPr="00620502">
        <w:rPr>
          <w:i/>
          <w:iCs/>
          <w:lang w:val="de-DE"/>
        </w:rPr>
        <w:t>noch an den Schreibtisch zu setzen und zu lernen,</w:t>
      </w:r>
      <w:r w:rsidR="00391D8F" w:rsidRPr="00620502">
        <w:rPr>
          <w:i/>
          <w:iCs/>
          <w:lang w:val="de-DE"/>
        </w:rPr>
        <w:t xml:space="preserve"> sich seinen Zielen bewusst zu sein und</w:t>
      </w:r>
      <w:r w:rsidR="00E22D5F" w:rsidRPr="00620502">
        <w:rPr>
          <w:i/>
          <w:iCs/>
          <w:lang w:val="de-DE"/>
        </w:rPr>
        <w:t xml:space="preserve"> dementsprechend zu handeln auch wenn es mal nicht so viel Spaß macht</w:t>
      </w:r>
    </w:p>
    <w:p w14:paraId="644D4A3E" w14:textId="77777777" w:rsidR="00CE437D" w:rsidRPr="00620502" w:rsidRDefault="00CE437D" w:rsidP="00B64C8E">
      <w:pPr>
        <w:rPr>
          <w:i/>
          <w:iCs/>
          <w:lang w:val="de-DE"/>
        </w:rPr>
      </w:pPr>
    </w:p>
    <w:p w14:paraId="66DB58A0" w14:textId="77777777" w:rsidR="00620502" w:rsidRPr="00620502" w:rsidRDefault="00620502" w:rsidP="00B64C8E">
      <w:pPr>
        <w:rPr>
          <w:i/>
          <w:iCs/>
          <w:lang w:val="de-DE"/>
        </w:rPr>
      </w:pPr>
    </w:p>
    <w:p w14:paraId="4D6462BE" w14:textId="6CD223DE" w:rsidR="00620502" w:rsidRPr="00620502" w:rsidRDefault="00620502" w:rsidP="00620502">
      <w:pPr>
        <w:pStyle w:val="ListParagraph"/>
        <w:numPr>
          <w:ilvl w:val="0"/>
          <w:numId w:val="6"/>
        </w:numPr>
        <w:rPr>
          <w:i/>
          <w:iCs/>
          <w:lang w:val="de-DE"/>
        </w:rPr>
      </w:pPr>
      <w:r w:rsidRPr="00620502">
        <w:rPr>
          <w:i/>
          <w:iCs/>
          <w:lang w:val="de-DE"/>
        </w:rPr>
        <w:t xml:space="preserve">Teamfähigkeit </w:t>
      </w:r>
    </w:p>
    <w:p w14:paraId="0A5332AC" w14:textId="77777777" w:rsidR="00620502" w:rsidRDefault="00620502" w:rsidP="00620502">
      <w:pPr>
        <w:rPr>
          <w:lang w:val="de-DE"/>
        </w:rPr>
      </w:pPr>
    </w:p>
    <w:p w14:paraId="250B1466" w14:textId="77777777" w:rsidR="00620502" w:rsidRDefault="00620502" w:rsidP="00620502">
      <w:pPr>
        <w:rPr>
          <w:lang w:val="de-DE"/>
        </w:rPr>
      </w:pPr>
    </w:p>
    <w:p w14:paraId="4C8083B0" w14:textId="14C23D6A" w:rsidR="00620502" w:rsidRDefault="00620502" w:rsidP="00620502">
      <w:pPr>
        <w:rPr>
          <w:lang w:val="de-DE"/>
        </w:rPr>
      </w:pPr>
      <w:r>
        <w:rPr>
          <w:lang w:val="de-DE"/>
        </w:rPr>
        <w:t>Schwächen</w:t>
      </w:r>
    </w:p>
    <w:p w14:paraId="6851E5D2" w14:textId="77777777" w:rsidR="00620502" w:rsidRDefault="00620502" w:rsidP="00620502">
      <w:pPr>
        <w:rPr>
          <w:lang w:val="de-DE"/>
        </w:rPr>
      </w:pPr>
    </w:p>
    <w:p w14:paraId="6368B563" w14:textId="4D77BD30" w:rsidR="00457A32" w:rsidRPr="00301191" w:rsidRDefault="00D10CBC" w:rsidP="00301191">
      <w:pPr>
        <w:pStyle w:val="ListParagraph"/>
        <w:numPr>
          <w:ilvl w:val="0"/>
          <w:numId w:val="6"/>
        </w:numPr>
        <w:rPr>
          <w:i/>
          <w:iCs/>
          <w:lang w:val="de-DE"/>
        </w:rPr>
      </w:pPr>
      <w:r w:rsidRPr="00301191">
        <w:rPr>
          <w:i/>
          <w:iCs/>
          <w:lang w:val="de-DE"/>
        </w:rPr>
        <w:t xml:space="preserve">Vor allem anfangs, wenn ich neue Leute kennenlerne, bin ich etwas zurückhaltender und </w:t>
      </w:r>
      <w:r w:rsidR="00C61197" w:rsidRPr="00301191">
        <w:rPr>
          <w:i/>
          <w:iCs/>
          <w:lang w:val="de-DE"/>
        </w:rPr>
        <w:t>will niemandem auf die Füße treten. Außerdem fällt es mir manchmal schwer Konversationen zu starten („den ersten Schritt zu machen“)</w:t>
      </w:r>
      <w:r w:rsidR="00457A32" w:rsidRPr="00301191">
        <w:rPr>
          <w:i/>
          <w:iCs/>
          <w:lang w:val="de-DE"/>
        </w:rPr>
        <w:t xml:space="preserve"> vor allem bei Leuten, die ich überhaupt nicht kenne. </w:t>
      </w:r>
      <w:r w:rsidR="001B0CDF" w:rsidRPr="00301191">
        <w:rPr>
          <w:i/>
          <w:iCs/>
          <w:lang w:val="de-DE"/>
        </w:rPr>
        <w:t xml:space="preserve">Ich versuche natürlich das zu verbessern und bei gegebenen Situationen </w:t>
      </w:r>
      <w:r w:rsidR="00FD5AB2" w:rsidRPr="00301191">
        <w:rPr>
          <w:i/>
          <w:iCs/>
          <w:lang w:val="de-DE"/>
        </w:rPr>
        <w:t xml:space="preserve">auf Leute zuzugehen und offener zu sein. Vor allem beim </w:t>
      </w:r>
      <w:proofErr w:type="spellStart"/>
      <w:r w:rsidR="00FD5AB2" w:rsidRPr="00301191">
        <w:rPr>
          <w:i/>
          <w:iCs/>
          <w:lang w:val="de-DE"/>
        </w:rPr>
        <w:t>Unistart</w:t>
      </w:r>
      <w:proofErr w:type="spellEnd"/>
      <w:r w:rsidR="00FD5AB2" w:rsidRPr="00301191">
        <w:rPr>
          <w:i/>
          <w:iCs/>
          <w:lang w:val="de-DE"/>
        </w:rPr>
        <w:t xml:space="preserve"> als ich viele neue Leute kennengelernt habe, habe ich einen Fortschritt gemerkt </w:t>
      </w:r>
    </w:p>
    <w:p w14:paraId="772090C7" w14:textId="77777777" w:rsidR="00FD5AB2" w:rsidRPr="00301191" w:rsidRDefault="00FD5AB2" w:rsidP="00D10CBC">
      <w:pPr>
        <w:rPr>
          <w:i/>
          <w:iCs/>
          <w:lang w:val="de-DE"/>
        </w:rPr>
      </w:pPr>
    </w:p>
    <w:p w14:paraId="53AAA2B3" w14:textId="6A84EFE6" w:rsidR="00FD5AB2" w:rsidRPr="00301191" w:rsidRDefault="000160B2" w:rsidP="0062570A">
      <w:pPr>
        <w:pStyle w:val="ListParagraph"/>
        <w:numPr>
          <w:ilvl w:val="0"/>
          <w:numId w:val="6"/>
        </w:numPr>
        <w:rPr>
          <w:i/>
          <w:iCs/>
          <w:lang w:val="de-DE"/>
        </w:rPr>
      </w:pPr>
      <w:r w:rsidRPr="00301191">
        <w:rPr>
          <w:i/>
          <w:iCs/>
          <w:lang w:val="de-DE"/>
        </w:rPr>
        <w:t>Mir</w:t>
      </w:r>
      <w:r w:rsidR="0062570A" w:rsidRPr="00301191">
        <w:rPr>
          <w:i/>
          <w:iCs/>
          <w:lang w:val="de-DE"/>
        </w:rPr>
        <w:t xml:space="preserve"> fehlt manchmal die nötige Geduld, wenn es darum geht, meine Ziele zu erreichen. Ich lasse mich dann </w:t>
      </w:r>
      <w:r w:rsidR="00150EAB" w:rsidRPr="00301191">
        <w:rPr>
          <w:i/>
          <w:iCs/>
          <w:lang w:val="de-DE"/>
        </w:rPr>
        <w:t xml:space="preserve">zu sehr nach unten ziehen, wenn etwas nicht so klappt, wie ich es mir vorstelle. </w:t>
      </w:r>
      <w:r w:rsidR="00400635" w:rsidRPr="00301191">
        <w:rPr>
          <w:i/>
          <w:iCs/>
          <w:lang w:val="de-DE"/>
        </w:rPr>
        <w:t xml:space="preserve">Ich hatte mich zum Beispiel zu Uni-Beginn für den TU Investment Club beworben, Studentenclub an der TUM, wurde aber leider </w:t>
      </w:r>
      <w:r w:rsidR="003138F2" w:rsidRPr="00301191">
        <w:rPr>
          <w:i/>
          <w:iCs/>
          <w:lang w:val="de-DE"/>
        </w:rPr>
        <w:t xml:space="preserve">abgelehnt. Ich war dann schon für 2-3 </w:t>
      </w:r>
      <w:r w:rsidR="00EC7CFE" w:rsidRPr="00301191">
        <w:rPr>
          <w:i/>
          <w:iCs/>
          <w:lang w:val="de-DE"/>
        </w:rPr>
        <w:t>etwas niedergeschlagen, habe dann aber versucht, etwas aus der Situation „</w:t>
      </w:r>
      <w:proofErr w:type="spellStart"/>
      <w:r w:rsidR="00EC7CFE" w:rsidRPr="00301191">
        <w:rPr>
          <w:i/>
          <w:iCs/>
          <w:lang w:val="de-DE"/>
        </w:rPr>
        <w:t>rauszuzoomen</w:t>
      </w:r>
      <w:proofErr w:type="spellEnd"/>
      <w:r w:rsidR="00EC7CFE" w:rsidRPr="00301191">
        <w:rPr>
          <w:i/>
          <w:iCs/>
          <w:lang w:val="de-DE"/>
        </w:rPr>
        <w:t xml:space="preserve">“ und </w:t>
      </w:r>
      <w:r w:rsidR="00373835" w:rsidRPr="00301191">
        <w:rPr>
          <w:i/>
          <w:iCs/>
          <w:lang w:val="de-DE"/>
        </w:rPr>
        <w:t>mir klarzumachen, dass mich auch nächstes Semester wieder bewerben kann und es jetzt darum geht, dass ich analysiere, welche Fehler ich gemacht hab</w:t>
      </w:r>
      <w:r w:rsidRPr="00301191">
        <w:rPr>
          <w:i/>
          <w:iCs/>
          <w:lang w:val="de-DE"/>
        </w:rPr>
        <w:t xml:space="preserve">e,  um es beim nächsten Mal dann besser zu machen </w:t>
      </w:r>
    </w:p>
    <w:p w14:paraId="6AD07EC9" w14:textId="77777777" w:rsidR="000160B2" w:rsidRPr="00301191" w:rsidRDefault="000160B2" w:rsidP="000160B2">
      <w:pPr>
        <w:rPr>
          <w:i/>
          <w:iCs/>
          <w:lang w:val="de-DE"/>
        </w:rPr>
      </w:pPr>
    </w:p>
    <w:p w14:paraId="13B8840F" w14:textId="77777777" w:rsidR="008C2BCC" w:rsidRPr="00301191" w:rsidRDefault="000160B2" w:rsidP="00B64C8E">
      <w:pPr>
        <w:pStyle w:val="ListParagraph"/>
        <w:numPr>
          <w:ilvl w:val="0"/>
          <w:numId w:val="6"/>
        </w:numPr>
        <w:rPr>
          <w:i/>
          <w:iCs/>
          <w:lang w:val="de-DE"/>
        </w:rPr>
      </w:pPr>
      <w:r w:rsidRPr="00301191">
        <w:rPr>
          <w:i/>
          <w:iCs/>
          <w:lang w:val="de-DE"/>
        </w:rPr>
        <w:t xml:space="preserve">Mein Attention </w:t>
      </w:r>
      <w:proofErr w:type="spellStart"/>
      <w:r w:rsidRPr="00301191">
        <w:rPr>
          <w:i/>
          <w:iCs/>
          <w:lang w:val="de-DE"/>
        </w:rPr>
        <w:t>to</w:t>
      </w:r>
      <w:proofErr w:type="spellEnd"/>
      <w:r w:rsidRPr="00301191">
        <w:rPr>
          <w:i/>
          <w:iCs/>
          <w:lang w:val="de-DE"/>
        </w:rPr>
        <w:t xml:space="preserve"> Detail </w:t>
      </w:r>
      <w:r w:rsidR="007156D1" w:rsidRPr="00301191">
        <w:rPr>
          <w:i/>
          <w:iCs/>
          <w:lang w:val="de-DE"/>
        </w:rPr>
        <w:t>ist in manchen Situationen etwas zu viel. Ich verliere mich dann in unnötigen Details und brauche</w:t>
      </w:r>
      <w:r w:rsidR="008C2BCC" w:rsidRPr="00301191">
        <w:rPr>
          <w:i/>
          <w:iCs/>
          <w:lang w:val="de-DE"/>
        </w:rPr>
        <w:t xml:space="preserve"> für manche Aufgaben dann zu lange</w:t>
      </w:r>
    </w:p>
    <w:p w14:paraId="28AEE9B3" w14:textId="77777777" w:rsidR="008C2BCC" w:rsidRPr="008C2BCC" w:rsidRDefault="008C2BCC" w:rsidP="008C2BCC">
      <w:pPr>
        <w:pStyle w:val="ListParagraph"/>
        <w:rPr>
          <w:lang w:val="de-DE"/>
        </w:rPr>
      </w:pPr>
    </w:p>
    <w:p w14:paraId="19D678EE" w14:textId="77777777" w:rsidR="008C2BCC" w:rsidRDefault="008C2BCC" w:rsidP="008C2BCC">
      <w:pPr>
        <w:rPr>
          <w:lang w:val="de-DE"/>
        </w:rPr>
      </w:pPr>
      <w:r>
        <w:rPr>
          <w:lang w:val="de-DE"/>
        </w:rPr>
        <w:lastRenderedPageBreak/>
        <w:t xml:space="preserve">3 Adjektive, die Sie am besten beschreiben: </w:t>
      </w:r>
    </w:p>
    <w:p w14:paraId="46853802" w14:textId="5D8B409F" w:rsidR="00B64C8E" w:rsidRDefault="00B64C8E" w:rsidP="008C2BCC">
      <w:pPr>
        <w:rPr>
          <w:lang w:val="de-DE"/>
        </w:rPr>
      </w:pPr>
    </w:p>
    <w:p w14:paraId="6E4BE9FB" w14:textId="76C6C6A9" w:rsidR="00005004" w:rsidRPr="00107F16" w:rsidRDefault="00005004" w:rsidP="008C2BCC">
      <w:pPr>
        <w:rPr>
          <w:i/>
          <w:iCs/>
          <w:lang w:val="de-DE"/>
        </w:rPr>
      </w:pPr>
      <w:r w:rsidRPr="00107F16">
        <w:rPr>
          <w:i/>
          <w:iCs/>
          <w:lang w:val="de-DE"/>
        </w:rPr>
        <w:t xml:space="preserve">Ehrgeizig, empathisch, </w:t>
      </w:r>
      <w:r w:rsidR="0097292F" w:rsidRPr="00107F16">
        <w:rPr>
          <w:i/>
          <w:iCs/>
          <w:lang w:val="de-DE"/>
        </w:rPr>
        <w:t xml:space="preserve">analytisch </w:t>
      </w:r>
    </w:p>
    <w:p w14:paraId="712FA5D0" w14:textId="77777777" w:rsidR="005559E7" w:rsidRPr="007156D1" w:rsidRDefault="005559E7">
      <w:pPr>
        <w:rPr>
          <w:lang w:val="de-DE"/>
        </w:rPr>
      </w:pPr>
    </w:p>
    <w:p w14:paraId="6DEB147C" w14:textId="4AF7C167" w:rsidR="005559E7" w:rsidRDefault="005559E7">
      <w:pPr>
        <w:rPr>
          <w:lang w:val="de-DE"/>
        </w:rPr>
      </w:pPr>
      <w:r>
        <w:rPr>
          <w:lang w:val="de-DE"/>
        </w:rPr>
        <w:br/>
      </w:r>
      <w:r w:rsidR="00AD799F">
        <w:rPr>
          <w:lang w:val="de-DE"/>
        </w:rPr>
        <w:t>Prägende Ereignisse</w:t>
      </w:r>
    </w:p>
    <w:p w14:paraId="6C6A8151" w14:textId="77777777" w:rsidR="00AD799F" w:rsidRDefault="00AD799F">
      <w:pPr>
        <w:rPr>
          <w:lang w:val="de-DE"/>
        </w:rPr>
      </w:pPr>
    </w:p>
    <w:p w14:paraId="261EB86D" w14:textId="28CB18DC" w:rsidR="00107F16" w:rsidRDefault="0040585E">
      <w:pPr>
        <w:rPr>
          <w:i/>
          <w:iCs/>
          <w:lang w:val="de-DE"/>
        </w:rPr>
      </w:pPr>
      <w:r>
        <w:rPr>
          <w:i/>
          <w:iCs/>
          <w:lang w:val="de-DE"/>
        </w:rPr>
        <w:t>Die ersten Monate der Corona-Krise waren eine sehr prägende Zeit für mich.</w:t>
      </w:r>
      <w:r w:rsidR="00581BA0">
        <w:rPr>
          <w:i/>
          <w:iCs/>
          <w:lang w:val="de-DE"/>
        </w:rPr>
        <w:t xml:space="preserve"> Da mein Alltag vor </w:t>
      </w:r>
      <w:r w:rsidR="007D1EFE">
        <w:rPr>
          <w:i/>
          <w:iCs/>
          <w:lang w:val="de-DE"/>
        </w:rPr>
        <w:t>Corona</w:t>
      </w:r>
      <w:r w:rsidR="00581BA0">
        <w:rPr>
          <w:i/>
          <w:iCs/>
          <w:lang w:val="de-DE"/>
        </w:rPr>
        <w:t xml:space="preserve"> komplett vorbestimmt war, hatte ich große Probleme m</w:t>
      </w:r>
      <w:r w:rsidR="0016308C">
        <w:rPr>
          <w:i/>
          <w:iCs/>
          <w:lang w:val="de-DE"/>
        </w:rPr>
        <w:t>it dieser abrupten Umstellung</w:t>
      </w:r>
      <w:r w:rsidR="00173244">
        <w:rPr>
          <w:i/>
          <w:iCs/>
          <w:lang w:val="de-DE"/>
        </w:rPr>
        <w:t>.</w:t>
      </w:r>
      <w:r w:rsidR="00227AC6">
        <w:rPr>
          <w:i/>
          <w:iCs/>
          <w:lang w:val="de-DE"/>
        </w:rPr>
        <w:t xml:space="preserve"> </w:t>
      </w:r>
      <w:r w:rsidR="00B4066B">
        <w:rPr>
          <w:i/>
          <w:iCs/>
          <w:lang w:val="de-DE"/>
        </w:rPr>
        <w:t>D</w:t>
      </w:r>
      <w:r w:rsidR="00173244">
        <w:rPr>
          <w:i/>
          <w:iCs/>
          <w:lang w:val="de-DE"/>
        </w:rPr>
        <w:t>adurch</w:t>
      </w:r>
      <w:r w:rsidR="00B4066B">
        <w:rPr>
          <w:i/>
          <w:iCs/>
          <w:lang w:val="de-DE"/>
        </w:rPr>
        <w:t xml:space="preserve"> habe ich gemerkt, wie wichtig es ist, dass ich mir selber eine Struktur gebe, wenn diese nicht gegeben ist, </w:t>
      </w:r>
      <w:r w:rsidR="009D5AFA">
        <w:rPr>
          <w:i/>
          <w:iCs/>
          <w:lang w:val="de-DE"/>
        </w:rPr>
        <w:t xml:space="preserve">und habe gelernt mich besser zu organisieren. </w:t>
      </w:r>
    </w:p>
    <w:p w14:paraId="739D10CC" w14:textId="77777777" w:rsidR="009D5AFA" w:rsidRDefault="009D5AFA">
      <w:pPr>
        <w:rPr>
          <w:i/>
          <w:iCs/>
          <w:lang w:val="de-DE"/>
        </w:rPr>
      </w:pPr>
    </w:p>
    <w:p w14:paraId="1AC35F5E" w14:textId="0EEE4A64" w:rsidR="009D5AFA" w:rsidRDefault="00ED5321">
      <w:pPr>
        <w:rPr>
          <w:i/>
          <w:iCs/>
          <w:lang w:val="de-DE"/>
        </w:rPr>
      </w:pPr>
      <w:r>
        <w:rPr>
          <w:i/>
          <w:iCs/>
          <w:lang w:val="de-DE"/>
        </w:rPr>
        <w:t xml:space="preserve">Dazu hat mich ein alter Trainer von mir sehr geprägt, in dem er mir das Thema „Meditation“ näher gebracht hat. </w:t>
      </w:r>
      <w:r w:rsidR="00EE0243">
        <w:rPr>
          <w:i/>
          <w:iCs/>
          <w:lang w:val="de-DE"/>
        </w:rPr>
        <w:t>Nachdem ich mich einige Monate damit beschäftigt habe, habe ich es zum Teil meiner täglichen Routine gemacht, was meine Konzentrationsfähigkeit verbessert</w:t>
      </w:r>
      <w:r w:rsidR="00053C54">
        <w:rPr>
          <w:i/>
          <w:iCs/>
          <w:lang w:val="de-DE"/>
        </w:rPr>
        <w:t xml:space="preserve"> </w:t>
      </w:r>
      <w:r w:rsidR="007E2EFD">
        <w:rPr>
          <w:i/>
          <w:iCs/>
          <w:lang w:val="de-DE"/>
        </w:rPr>
        <w:t xml:space="preserve">hat und </w:t>
      </w:r>
      <w:r w:rsidR="004C5EB3">
        <w:rPr>
          <w:i/>
          <w:iCs/>
          <w:lang w:val="de-DE"/>
        </w:rPr>
        <w:t>dazu führte</w:t>
      </w:r>
      <w:r w:rsidR="00987454">
        <w:rPr>
          <w:i/>
          <w:iCs/>
          <w:lang w:val="de-DE"/>
        </w:rPr>
        <w:t xml:space="preserve">, </w:t>
      </w:r>
      <w:r w:rsidR="007E2EFD">
        <w:rPr>
          <w:i/>
          <w:iCs/>
          <w:lang w:val="de-DE"/>
        </w:rPr>
        <w:t>dass ich besser mit meinen Emotionen umgehen kann</w:t>
      </w:r>
      <w:r w:rsidR="000609AA">
        <w:rPr>
          <w:i/>
          <w:iCs/>
          <w:lang w:val="de-DE"/>
        </w:rPr>
        <w:t>.</w:t>
      </w:r>
    </w:p>
    <w:p w14:paraId="18CDFB9C" w14:textId="77777777" w:rsidR="000609AA" w:rsidRDefault="000609AA">
      <w:pPr>
        <w:rPr>
          <w:i/>
          <w:iCs/>
          <w:lang w:val="de-DE"/>
        </w:rPr>
      </w:pPr>
    </w:p>
    <w:p w14:paraId="27C0C5D8" w14:textId="6524D585" w:rsidR="000609AA" w:rsidRDefault="000609AA">
      <w:pPr>
        <w:rPr>
          <w:lang w:val="de-DE"/>
        </w:rPr>
      </w:pPr>
      <w:r>
        <w:rPr>
          <w:lang w:val="de-DE"/>
        </w:rPr>
        <w:t>Was sind wichtige Werte für Sie?</w:t>
      </w:r>
    </w:p>
    <w:p w14:paraId="5BAF1FFE" w14:textId="77777777" w:rsidR="000609AA" w:rsidRDefault="000609AA">
      <w:pPr>
        <w:rPr>
          <w:i/>
          <w:iCs/>
          <w:lang w:val="de-DE"/>
        </w:rPr>
      </w:pPr>
    </w:p>
    <w:p w14:paraId="2C59F6D3" w14:textId="77777777" w:rsidR="00C518E1" w:rsidRDefault="000609AA">
      <w:pPr>
        <w:rPr>
          <w:i/>
          <w:iCs/>
          <w:lang w:val="de-DE"/>
        </w:rPr>
      </w:pPr>
      <w:r>
        <w:rPr>
          <w:i/>
          <w:iCs/>
          <w:lang w:val="de-DE"/>
        </w:rPr>
        <w:t xml:space="preserve">Respekt, </w:t>
      </w:r>
      <w:r w:rsidR="00053C54">
        <w:rPr>
          <w:i/>
          <w:iCs/>
          <w:lang w:val="de-DE"/>
        </w:rPr>
        <w:t>Vertrauen und</w:t>
      </w:r>
      <w:r w:rsidR="00173244">
        <w:rPr>
          <w:i/>
          <w:iCs/>
          <w:lang w:val="de-DE"/>
        </w:rPr>
        <w:t xml:space="preserve"> </w:t>
      </w:r>
      <w:r w:rsidR="00C518E1">
        <w:rPr>
          <w:i/>
          <w:iCs/>
          <w:lang w:val="de-DE"/>
        </w:rPr>
        <w:t xml:space="preserve">Ehrlichkeit </w:t>
      </w:r>
    </w:p>
    <w:p w14:paraId="58BF6F52" w14:textId="77777777" w:rsidR="00C518E1" w:rsidRDefault="00C518E1">
      <w:pPr>
        <w:rPr>
          <w:i/>
          <w:iCs/>
          <w:lang w:val="de-DE"/>
        </w:rPr>
      </w:pPr>
    </w:p>
    <w:p w14:paraId="1B72205E" w14:textId="77777777" w:rsidR="00C518E1" w:rsidRDefault="00C518E1">
      <w:pPr>
        <w:rPr>
          <w:lang w:val="de-DE"/>
        </w:rPr>
      </w:pPr>
      <w:r>
        <w:rPr>
          <w:lang w:val="de-DE"/>
        </w:rPr>
        <w:t>Was würden Sie gerne im Praktikum lernen?</w:t>
      </w:r>
    </w:p>
    <w:p w14:paraId="1CC5A73B" w14:textId="77777777" w:rsidR="00C518E1" w:rsidRDefault="00C518E1">
      <w:pPr>
        <w:rPr>
          <w:lang w:val="de-DE"/>
        </w:rPr>
      </w:pPr>
    </w:p>
    <w:p w14:paraId="74D0AAA2" w14:textId="11D44DA1" w:rsidR="000609AA" w:rsidRDefault="00C518E1">
      <w:pPr>
        <w:rPr>
          <w:i/>
          <w:lang w:val="de-DE"/>
        </w:rPr>
      </w:pPr>
      <w:r>
        <w:rPr>
          <w:i/>
          <w:lang w:val="de-DE"/>
        </w:rPr>
        <w:t xml:space="preserve">Ich möchte den Arbeitsalltag </w:t>
      </w:r>
      <w:r w:rsidR="00E12292">
        <w:rPr>
          <w:i/>
          <w:lang w:val="de-DE"/>
        </w:rPr>
        <w:t xml:space="preserve">eines Wirtschaftsprüfers selbst miterleben und </w:t>
      </w:r>
      <w:r w:rsidR="0025075D">
        <w:rPr>
          <w:i/>
          <w:lang w:val="de-DE"/>
        </w:rPr>
        <w:t>mein</w:t>
      </w:r>
      <w:r w:rsidR="001B5902">
        <w:rPr>
          <w:i/>
          <w:lang w:val="de-DE"/>
        </w:rPr>
        <w:t xml:space="preserve"> </w:t>
      </w:r>
      <w:r w:rsidR="003F476E">
        <w:rPr>
          <w:i/>
          <w:lang w:val="de-DE"/>
        </w:rPr>
        <w:t>Wissen über erfolgreiche Geschäftsmodelle</w:t>
      </w:r>
      <w:r w:rsidR="001B5902">
        <w:rPr>
          <w:i/>
          <w:lang w:val="de-DE"/>
        </w:rPr>
        <w:t xml:space="preserve"> und -strategien</w:t>
      </w:r>
      <w:r w:rsidR="003F476E">
        <w:rPr>
          <w:i/>
          <w:lang w:val="de-DE"/>
        </w:rPr>
        <w:t xml:space="preserve"> </w:t>
      </w:r>
      <w:r w:rsidR="0025075D">
        <w:rPr>
          <w:i/>
          <w:lang w:val="de-DE"/>
        </w:rPr>
        <w:t>weiter ausbauen</w:t>
      </w:r>
      <w:r w:rsidR="00560359">
        <w:rPr>
          <w:i/>
          <w:lang w:val="de-DE"/>
        </w:rPr>
        <w:t>.</w:t>
      </w:r>
      <w:r w:rsidR="0025075D">
        <w:rPr>
          <w:i/>
          <w:lang w:val="de-DE"/>
        </w:rPr>
        <w:t xml:space="preserve"> Außerdem will ich</w:t>
      </w:r>
      <w:r w:rsidR="00EE593C">
        <w:rPr>
          <w:i/>
          <w:lang w:val="de-DE"/>
        </w:rPr>
        <w:t xml:space="preserve"> mir</w:t>
      </w:r>
      <w:r w:rsidR="0025075D">
        <w:rPr>
          <w:i/>
          <w:lang w:val="de-DE"/>
        </w:rPr>
        <w:t xml:space="preserve"> im Laufe des Praktikums </w:t>
      </w:r>
      <w:r w:rsidR="00716B5E">
        <w:rPr>
          <w:i/>
          <w:lang w:val="de-DE"/>
        </w:rPr>
        <w:t xml:space="preserve">die Frage beantworten können, </w:t>
      </w:r>
      <w:r w:rsidR="00EE593C">
        <w:rPr>
          <w:i/>
          <w:lang w:val="de-DE"/>
        </w:rPr>
        <w:t xml:space="preserve">ob es für mich der richtige Schritt ist, eine Karriere in der Wirtschaftsprüfung anzustreben. </w:t>
      </w:r>
    </w:p>
    <w:p w14:paraId="216A8F01" w14:textId="77777777" w:rsidR="00EE593C" w:rsidRDefault="00EE593C">
      <w:pPr>
        <w:rPr>
          <w:i/>
          <w:lang w:val="de-DE"/>
        </w:rPr>
      </w:pPr>
    </w:p>
    <w:p w14:paraId="72AC8A5C" w14:textId="18890387" w:rsidR="00EE593C" w:rsidRDefault="00A43274">
      <w:pPr>
        <w:rPr>
          <w:iCs/>
          <w:lang w:val="de-DE"/>
        </w:rPr>
      </w:pPr>
      <w:r>
        <w:rPr>
          <w:iCs/>
          <w:lang w:val="de-DE"/>
        </w:rPr>
        <w:t>Was war bislang Ihre größte Herausforderung / Ihre größte Leistung?</w:t>
      </w:r>
    </w:p>
    <w:p w14:paraId="5BCC648B" w14:textId="77777777" w:rsidR="00A43274" w:rsidRDefault="00A43274">
      <w:pPr>
        <w:rPr>
          <w:iCs/>
          <w:lang w:val="de-DE"/>
        </w:rPr>
      </w:pPr>
    </w:p>
    <w:p w14:paraId="0CE0E90C" w14:textId="77777777" w:rsidR="00E75A94" w:rsidRDefault="00A43274">
      <w:pPr>
        <w:rPr>
          <w:i/>
          <w:lang w:val="de-DE"/>
        </w:rPr>
      </w:pPr>
      <w:r>
        <w:rPr>
          <w:i/>
          <w:lang w:val="de-DE"/>
        </w:rPr>
        <w:t>Ich würde sagen die Abi-Phase.</w:t>
      </w:r>
      <w:r w:rsidR="00F911F7">
        <w:rPr>
          <w:i/>
          <w:lang w:val="de-DE"/>
        </w:rPr>
        <w:t xml:space="preserve"> Ich musste während dem Lernen noch ins Training und teilweise auch nach 5</w:t>
      </w:r>
      <w:r w:rsidR="00C549FB">
        <w:rPr>
          <w:i/>
          <w:lang w:val="de-DE"/>
        </w:rPr>
        <w:t>-</w:t>
      </w:r>
      <w:r w:rsidR="00F911F7">
        <w:rPr>
          <w:i/>
          <w:lang w:val="de-DE"/>
        </w:rPr>
        <w:t xml:space="preserve">stündigen </w:t>
      </w:r>
      <w:r w:rsidR="00C549FB">
        <w:rPr>
          <w:i/>
          <w:lang w:val="de-DE"/>
        </w:rPr>
        <w:t>Abi Prüfungen</w:t>
      </w:r>
      <w:r w:rsidR="00F911F7">
        <w:rPr>
          <w:i/>
          <w:lang w:val="de-DE"/>
        </w:rPr>
        <w:t xml:space="preserve"> auch im Training noch Leistung zeigen</w:t>
      </w:r>
      <w:r w:rsidR="00C549FB">
        <w:rPr>
          <w:i/>
          <w:lang w:val="de-DE"/>
        </w:rPr>
        <w:t>. Trotzdem habe ich diese Zeit als schöne in Erinnerung</w:t>
      </w:r>
      <w:r w:rsidR="000012FD">
        <w:rPr>
          <w:i/>
          <w:lang w:val="de-DE"/>
        </w:rPr>
        <w:t xml:space="preserve">, da es für mich sehr selbsterfüllend war unter diesem Stress </w:t>
      </w:r>
      <w:r w:rsidR="00E75A94">
        <w:rPr>
          <w:i/>
          <w:lang w:val="de-DE"/>
        </w:rPr>
        <w:t>trotzdem zu performen.</w:t>
      </w:r>
    </w:p>
    <w:p w14:paraId="18457C21" w14:textId="77777777" w:rsidR="00E75A94" w:rsidRDefault="00E75A94">
      <w:pPr>
        <w:rPr>
          <w:i/>
          <w:lang w:val="de-DE"/>
        </w:rPr>
      </w:pPr>
    </w:p>
    <w:p w14:paraId="0C8A85F2" w14:textId="5C4CA521" w:rsidR="00F954BF" w:rsidRDefault="00565ED2">
      <w:pPr>
        <w:rPr>
          <w:iCs/>
          <w:lang w:val="de-DE"/>
        </w:rPr>
      </w:pPr>
      <w:r>
        <w:rPr>
          <w:iCs/>
          <w:lang w:val="de-DE"/>
        </w:rPr>
        <w:t>Lieblingsbuch / letztes gelesenes Buch?</w:t>
      </w:r>
    </w:p>
    <w:p w14:paraId="3E08DF96" w14:textId="77777777" w:rsidR="00565ED2" w:rsidRDefault="00565ED2">
      <w:pPr>
        <w:rPr>
          <w:iCs/>
          <w:lang w:val="de-DE"/>
        </w:rPr>
      </w:pPr>
    </w:p>
    <w:p w14:paraId="549D109B" w14:textId="324C11F9" w:rsidR="00565ED2" w:rsidRDefault="001D1D8A">
      <w:pPr>
        <w:rPr>
          <w:i/>
          <w:lang w:val="de-DE"/>
        </w:rPr>
      </w:pPr>
      <w:r>
        <w:rPr>
          <w:i/>
          <w:lang w:val="de-DE"/>
        </w:rPr>
        <w:t xml:space="preserve">„Besser </w:t>
      </w:r>
      <w:proofErr w:type="spellStart"/>
      <w:r>
        <w:rPr>
          <w:i/>
          <w:lang w:val="de-DE"/>
        </w:rPr>
        <w:t>Fühlen</w:t>
      </w:r>
      <w:proofErr w:type="spellEnd"/>
      <w:r>
        <w:rPr>
          <w:i/>
          <w:lang w:val="de-DE"/>
        </w:rPr>
        <w:t>“</w:t>
      </w:r>
      <w:r w:rsidR="00712CB1">
        <w:rPr>
          <w:i/>
          <w:lang w:val="de-DE"/>
        </w:rPr>
        <w:t>. In diesem Buch werden die „Hauptemotionen“</w:t>
      </w:r>
      <w:r w:rsidR="0013323F">
        <w:rPr>
          <w:i/>
          <w:lang w:val="de-DE"/>
        </w:rPr>
        <w:t xml:space="preserve"> die wir </w:t>
      </w:r>
      <w:r w:rsidR="006D33B2">
        <w:rPr>
          <w:i/>
          <w:lang w:val="de-DE"/>
        </w:rPr>
        <w:t>haben</w:t>
      </w:r>
      <w:r w:rsidR="00712CB1">
        <w:rPr>
          <w:i/>
          <w:lang w:val="de-DE"/>
        </w:rPr>
        <w:t xml:space="preserve"> besser erklärt mit kleinen Tipps, wie man mit diesen</w:t>
      </w:r>
      <w:r w:rsidR="006D33B2">
        <w:rPr>
          <w:i/>
          <w:lang w:val="de-DE"/>
        </w:rPr>
        <w:t xml:space="preserve"> (vor allem </w:t>
      </w:r>
      <w:r w:rsidR="00811F11">
        <w:rPr>
          <w:i/>
          <w:lang w:val="de-DE"/>
        </w:rPr>
        <w:t>den negativen)</w:t>
      </w:r>
      <w:r w:rsidR="00712CB1">
        <w:rPr>
          <w:i/>
          <w:lang w:val="de-DE"/>
        </w:rPr>
        <w:t xml:space="preserve"> umgehen kann</w:t>
      </w:r>
      <w:r w:rsidR="00811F11">
        <w:rPr>
          <w:i/>
          <w:lang w:val="de-DE"/>
        </w:rPr>
        <w:t xml:space="preserve">. Dieses Buch hat mir sehr geholfen, meine Emotionen besser einordnen zu können. </w:t>
      </w:r>
    </w:p>
    <w:p w14:paraId="4010DB9B" w14:textId="77777777" w:rsidR="00811F11" w:rsidRDefault="00811F11">
      <w:pPr>
        <w:rPr>
          <w:i/>
          <w:lang w:val="de-DE"/>
        </w:rPr>
      </w:pPr>
    </w:p>
    <w:p w14:paraId="336EDC44" w14:textId="77777777" w:rsidR="007C6454" w:rsidRPr="007C6454" w:rsidRDefault="007C6454">
      <w:pPr>
        <w:rPr>
          <w:iCs/>
          <w:lang w:val="de-DE"/>
        </w:rPr>
      </w:pPr>
    </w:p>
    <w:p w14:paraId="2FA41A43" w14:textId="026502BF" w:rsidR="00AD3B35" w:rsidRDefault="00AD3B35">
      <w:pPr>
        <w:rPr>
          <w:iCs/>
          <w:lang w:val="de-DE"/>
        </w:rPr>
      </w:pPr>
    </w:p>
    <w:p w14:paraId="54009B52" w14:textId="77777777" w:rsidR="00122D9A" w:rsidRDefault="00122D9A">
      <w:pPr>
        <w:rPr>
          <w:iCs/>
          <w:lang w:val="de-DE"/>
        </w:rPr>
      </w:pPr>
    </w:p>
    <w:p w14:paraId="2762B005" w14:textId="7C4BACC5" w:rsidR="00A43274" w:rsidRPr="00A43274" w:rsidRDefault="00F911F7">
      <w:pPr>
        <w:rPr>
          <w:i/>
          <w:lang w:val="de-DE"/>
        </w:rPr>
      </w:pPr>
      <w:r>
        <w:rPr>
          <w:i/>
          <w:lang w:val="de-DE"/>
        </w:rPr>
        <w:t xml:space="preserve"> </w:t>
      </w:r>
    </w:p>
    <w:p w14:paraId="39C1733F" w14:textId="77777777" w:rsidR="003C0129" w:rsidRDefault="003C0129" w:rsidP="00AD664C">
      <w:pPr>
        <w:rPr>
          <w:lang w:val="de-DE"/>
        </w:rPr>
      </w:pPr>
    </w:p>
    <w:p w14:paraId="12A46587" w14:textId="77777777" w:rsidR="00D20D0F" w:rsidRDefault="00D20D0F" w:rsidP="00AD664C">
      <w:pPr>
        <w:rPr>
          <w:lang w:val="de-DE"/>
        </w:rPr>
      </w:pPr>
    </w:p>
    <w:p w14:paraId="56CE8A6C" w14:textId="1411CCA5" w:rsidR="00E57DF1" w:rsidRDefault="00E57DF1" w:rsidP="00E57DF1">
      <w:pPr>
        <w:rPr>
          <w:lang w:val="de-DE"/>
        </w:rPr>
      </w:pPr>
      <w:r>
        <w:rPr>
          <w:lang w:val="de-DE"/>
        </w:rPr>
        <w:lastRenderedPageBreak/>
        <w:t>Ich denke, es macht Sinn, damit einzusteigen, dass ich mit 13 Jahren die Möglichkeit, zu</w:t>
      </w:r>
      <w:r w:rsidR="001148BC">
        <w:rPr>
          <w:lang w:val="de-DE"/>
        </w:rPr>
        <w:t>m</w:t>
      </w:r>
      <w:r>
        <w:rPr>
          <w:lang w:val="de-DE"/>
        </w:rPr>
        <w:t xml:space="preserve"> FC Bayern München zu wechseln, welche ich, wie wahrscheinlich die meisten anderen fußballinteressierten Jungs in meinem Alter, natürlich wahrgenommen habe. Über die 4 Jahre dort konnte ich unglaublich viele wertvolle Erfahrungen sammeln, wie zum Beispiel internationale Turniere gegen Mannschaften, wie Real Madrid oder ein Jahr in dem ich unter dem Weltmeister Miroslav Klose trainieren durfte. Was ich aber vor allem in dieser Zeit entwickelt habe, wofür ich noch heute unglaublich dankbar bin sind meine Motivation und Teamfähigkeit, die man auch braucht wenn man 5 mal die Woche nach der Schule ins Training fährt. </w:t>
      </w:r>
    </w:p>
    <w:p w14:paraId="215862AF" w14:textId="77777777" w:rsidR="00E57DF1" w:rsidRDefault="00E57DF1">
      <w:pPr>
        <w:rPr>
          <w:lang w:val="de-DE"/>
        </w:rPr>
      </w:pPr>
    </w:p>
    <w:p w14:paraId="148F0C2A" w14:textId="752009C5" w:rsidR="00876D1E" w:rsidRDefault="002A04E6">
      <w:pPr>
        <w:rPr>
          <w:lang w:val="de-DE"/>
        </w:rPr>
      </w:pPr>
      <w:r>
        <w:rPr>
          <w:lang w:val="de-DE"/>
        </w:rPr>
        <w:t>Ich habe natürlich gleichzeitig die Schule besucht und</w:t>
      </w:r>
      <w:r w:rsidR="007A5775">
        <w:rPr>
          <w:lang w:val="de-DE"/>
        </w:rPr>
        <w:t xml:space="preserve"> kann mich noch ganz gut daran erinnern, dass ich </w:t>
      </w:r>
      <w:r w:rsidR="002C0A6F">
        <w:rPr>
          <w:lang w:val="de-DE"/>
        </w:rPr>
        <w:t>an dem „Planspiel Börse“ teilgenommen</w:t>
      </w:r>
      <w:r w:rsidR="00F41334">
        <w:rPr>
          <w:lang w:val="de-DE"/>
        </w:rPr>
        <w:t xml:space="preserve"> – das ist ein Online-Wettbewerb von der Sparkasse</w:t>
      </w:r>
      <w:r w:rsidR="002C0A6F">
        <w:rPr>
          <w:lang w:val="de-DE"/>
        </w:rPr>
        <w:t xml:space="preserve">, </w:t>
      </w:r>
      <w:r w:rsidR="004571D4">
        <w:rPr>
          <w:lang w:val="de-DE"/>
        </w:rPr>
        <w:t>bei dem man als Gruppe</w:t>
      </w:r>
      <w:r w:rsidR="00C0337B">
        <w:rPr>
          <w:lang w:val="de-DE"/>
        </w:rPr>
        <w:t xml:space="preserve"> ein Demo-Konto</w:t>
      </w:r>
      <w:r w:rsidR="004571D4">
        <w:rPr>
          <w:lang w:val="de-DE"/>
        </w:rPr>
        <w:t xml:space="preserve"> bekommt,</w:t>
      </w:r>
      <w:r w:rsidR="00C0337B">
        <w:rPr>
          <w:lang w:val="de-DE"/>
        </w:rPr>
        <w:t xml:space="preserve"> mit dem man sich sein eigenes Aktienportfolio aufbauen kann. </w:t>
      </w:r>
      <w:r w:rsidR="00917B1A">
        <w:rPr>
          <w:lang w:val="de-DE"/>
        </w:rPr>
        <w:t>Das hat mir unglaublich viel Spaß gemacht und ich habe im Rahmen von dieser „Simulation“ mein Interesse an der Wirtschaft entdeckt.</w:t>
      </w:r>
    </w:p>
    <w:p w14:paraId="78CFBA5E" w14:textId="77777777" w:rsidR="00876D1E" w:rsidRDefault="00876D1E">
      <w:pPr>
        <w:rPr>
          <w:lang w:val="de-DE"/>
        </w:rPr>
      </w:pPr>
    </w:p>
    <w:p w14:paraId="6FD182C5" w14:textId="77777777" w:rsidR="004C4216" w:rsidRDefault="00E350B5">
      <w:pPr>
        <w:rPr>
          <w:lang w:val="de-DE"/>
        </w:rPr>
      </w:pPr>
      <w:r>
        <w:rPr>
          <w:lang w:val="de-DE"/>
        </w:rPr>
        <w:t xml:space="preserve">In der Oberstufe habe ich dann auch gemerkt, dass mir wirtschaftliche Themen und Zusammenhänge </w:t>
      </w:r>
      <w:r w:rsidR="007E2A2C">
        <w:rPr>
          <w:lang w:val="de-DE"/>
        </w:rPr>
        <w:t>sehr logisch verkommen</w:t>
      </w:r>
      <w:r w:rsidR="00414B49">
        <w:rPr>
          <w:lang w:val="de-DE"/>
        </w:rPr>
        <w:t xml:space="preserve">, was sicherlich auch damit zusammenhängt, dass ich mich mehr mit diesen Themen </w:t>
      </w:r>
      <w:r w:rsidR="00BA09E3">
        <w:rPr>
          <w:lang w:val="de-DE"/>
        </w:rPr>
        <w:t>auseinandergesetzt</w:t>
      </w:r>
      <w:r w:rsidR="00414B49">
        <w:rPr>
          <w:lang w:val="de-DE"/>
        </w:rPr>
        <w:t xml:space="preserve"> habe, </w:t>
      </w:r>
      <w:r w:rsidR="00087DAA">
        <w:rPr>
          <w:lang w:val="de-DE"/>
        </w:rPr>
        <w:t xml:space="preserve">zum Beispiel in Form von Podcasts oder </w:t>
      </w:r>
      <w:r w:rsidR="00BA09E3">
        <w:rPr>
          <w:lang w:val="de-DE"/>
        </w:rPr>
        <w:t>YouTube</w:t>
      </w:r>
      <w:r w:rsidR="00087DAA">
        <w:rPr>
          <w:lang w:val="de-DE"/>
        </w:rPr>
        <w:t xml:space="preserve">-Videos </w:t>
      </w:r>
      <w:r w:rsidR="008134D4">
        <w:rPr>
          <w:lang w:val="de-DE"/>
        </w:rPr>
        <w:t>von dem Channel „Finanzfluss“.</w:t>
      </w:r>
      <w:r w:rsidR="007E2A2C">
        <w:rPr>
          <w:lang w:val="de-DE"/>
        </w:rPr>
        <w:t xml:space="preserve"> </w:t>
      </w:r>
    </w:p>
    <w:p w14:paraId="3DC2D21C" w14:textId="77777777" w:rsidR="004C4216" w:rsidRDefault="004C4216">
      <w:pPr>
        <w:rPr>
          <w:lang w:val="de-DE"/>
        </w:rPr>
      </w:pPr>
    </w:p>
    <w:p w14:paraId="0069B78F" w14:textId="0A965FF0" w:rsidR="00BA09E3" w:rsidRDefault="008134D4">
      <w:pPr>
        <w:rPr>
          <w:lang w:val="de-DE"/>
        </w:rPr>
      </w:pPr>
      <w:commentRangeStart w:id="0"/>
      <w:r>
        <w:rPr>
          <w:lang w:val="de-DE"/>
        </w:rPr>
        <w:t>Auch dadurch</w:t>
      </w:r>
      <w:r w:rsidR="00DE32CD">
        <w:rPr>
          <w:lang w:val="de-DE"/>
        </w:rPr>
        <w:t xml:space="preserve"> ist es mir nicht schwergefallen</w:t>
      </w:r>
      <w:r w:rsidR="007E2A2C">
        <w:rPr>
          <w:lang w:val="de-DE"/>
        </w:rPr>
        <w:t>, diese zu verstehen</w:t>
      </w:r>
      <w:r w:rsidR="00203DC5">
        <w:rPr>
          <w:lang w:val="de-DE"/>
        </w:rPr>
        <w:t>, was ich mit</w:t>
      </w:r>
      <w:r w:rsidR="00371F8B">
        <w:rPr>
          <w:lang w:val="de-DE"/>
        </w:rPr>
        <w:t xml:space="preserve"> 15 Punkten in meiner mündlichen Abiturprüfung im Fach Wirtschaft &amp; Recht auch nochmal unterstreichen konnte.</w:t>
      </w:r>
      <w:r w:rsidR="00E106B4">
        <w:rPr>
          <w:lang w:val="de-DE"/>
        </w:rPr>
        <w:t xml:space="preserve"> Aber nicht nur für wirtschaftliche, sondern auch technisch mathematische und analytische Themen habe ich mich immer begeistert</w:t>
      </w:r>
      <w:r w:rsidR="00A83F3B">
        <w:rPr>
          <w:lang w:val="de-DE"/>
        </w:rPr>
        <w:t xml:space="preserve"> und konnte so auch </w:t>
      </w:r>
      <w:r w:rsidR="00A0328A">
        <w:rPr>
          <w:lang w:val="de-DE"/>
        </w:rPr>
        <w:t>mein</w:t>
      </w:r>
      <w:r w:rsidR="00A83F3B">
        <w:rPr>
          <w:lang w:val="de-DE"/>
        </w:rPr>
        <w:t xml:space="preserve"> Mathe-Abitur </w:t>
      </w:r>
      <w:r w:rsidR="008A2421">
        <w:rPr>
          <w:lang w:val="de-DE"/>
        </w:rPr>
        <w:t>mit 13 Punkten erfolgreich gestalten.</w:t>
      </w:r>
      <w:r w:rsidR="001B3CDB">
        <w:rPr>
          <w:lang w:val="de-DE"/>
        </w:rPr>
        <w:t xml:space="preserve"> </w:t>
      </w:r>
      <w:commentRangeEnd w:id="0"/>
      <w:r w:rsidR="004C4216">
        <w:rPr>
          <w:rStyle w:val="CommentReference"/>
        </w:rPr>
        <w:commentReference w:id="0"/>
      </w:r>
      <w:del w:id="1" w:author="jonas.stegh@pumpkincareers.com" w:date="2023-01-23T20:41:00Z">
        <w:r w:rsidR="001B3CDB" w:rsidDel="00183C3E">
          <w:rPr>
            <w:lang w:val="de-DE"/>
          </w:rPr>
          <w:delText>Insgesamt war die Abitur-Phase eine sehr lehrreiche Zeit für mich</w:delText>
        </w:r>
        <w:r w:rsidR="003E2501" w:rsidDel="00183C3E">
          <w:rPr>
            <w:lang w:val="de-DE"/>
          </w:rPr>
          <w:delText xml:space="preserve">, da ich während der Vorbereitung auf die Prüfungen gleichzeitig 5 mal die Woche ins Fußballtraining </w:delText>
        </w:r>
        <w:r w:rsidR="00AA7610" w:rsidDel="00183C3E">
          <w:rPr>
            <w:lang w:val="de-DE"/>
          </w:rPr>
          <w:delText>gegangen bin</w:delText>
        </w:r>
        <w:r w:rsidR="00EF77A1" w:rsidDel="00183C3E">
          <w:rPr>
            <w:lang w:val="de-DE"/>
          </w:rPr>
          <w:delText>.</w:delText>
        </w:r>
      </w:del>
      <w:r w:rsidR="00EF77A1">
        <w:rPr>
          <w:lang w:val="de-DE"/>
        </w:rPr>
        <w:t xml:space="preserve"> </w:t>
      </w:r>
      <w:del w:id="2" w:author="jonas.stegh@pumpkincareers.com" w:date="2023-01-23T20:39:00Z">
        <w:r w:rsidR="00EF77A1" w:rsidDel="004C4216">
          <w:rPr>
            <w:lang w:val="de-DE"/>
          </w:rPr>
          <w:delText>Da ich trotz dieser zusätzlichen Anstrengung gute Ergebnisse erziel</w:delText>
        </w:r>
        <w:r w:rsidR="00C838EE" w:rsidDel="004C4216">
          <w:rPr>
            <w:lang w:val="de-DE"/>
          </w:rPr>
          <w:delText>te, konnte ich mir selbst</w:delText>
        </w:r>
        <w:r w:rsidR="00FA2CCE" w:rsidDel="004C4216">
          <w:rPr>
            <w:lang w:val="de-DE"/>
          </w:rPr>
          <w:delText xml:space="preserve"> beweisen, dass ich auch eine gewisse Belastungsfähigkeit entwickelt habe</w:delText>
        </w:r>
        <w:r w:rsidR="00017AE3" w:rsidDel="004C4216">
          <w:rPr>
            <w:lang w:val="de-DE"/>
          </w:rPr>
          <w:delText>.</w:delText>
        </w:r>
      </w:del>
    </w:p>
    <w:p w14:paraId="5E6F629E" w14:textId="77777777" w:rsidR="00BA09E3" w:rsidRDefault="00BA09E3">
      <w:pPr>
        <w:rPr>
          <w:lang w:val="de-DE"/>
        </w:rPr>
      </w:pPr>
    </w:p>
    <w:p w14:paraId="2CA26FFD" w14:textId="50C0BBEA" w:rsidR="006355FF" w:rsidRDefault="00BA09E3">
      <w:pPr>
        <w:rPr>
          <w:lang w:val="de-DE"/>
        </w:rPr>
      </w:pPr>
      <w:r>
        <w:rPr>
          <w:lang w:val="de-DE"/>
        </w:rPr>
        <w:t>Nach dem Abitur habe ich dann ein Gap-Year</w:t>
      </w:r>
      <w:r w:rsidR="0089474E">
        <w:rPr>
          <w:lang w:val="de-DE"/>
        </w:rPr>
        <w:t xml:space="preserve"> gemacht, mit dem Ziel</w:t>
      </w:r>
      <w:r w:rsidR="00017AE3">
        <w:rPr>
          <w:lang w:val="de-DE"/>
        </w:rPr>
        <w:t xml:space="preserve">, </w:t>
      </w:r>
      <w:r w:rsidR="0089474E">
        <w:rPr>
          <w:lang w:val="de-DE"/>
        </w:rPr>
        <w:t>mich auf meine sportliche Karriere zu konzentrieren, die für viele Jahre der wahrscheinlich größte Teil meines Lebens war.</w:t>
      </w:r>
      <w:r w:rsidR="00E27E2A">
        <w:rPr>
          <w:lang w:val="de-DE"/>
        </w:rPr>
        <w:t xml:space="preserve"> </w:t>
      </w:r>
      <w:r w:rsidR="00825F07">
        <w:rPr>
          <w:lang w:val="de-DE"/>
        </w:rPr>
        <w:t xml:space="preserve">Leider </w:t>
      </w:r>
      <w:r w:rsidR="00E27E2A">
        <w:rPr>
          <w:lang w:val="de-DE"/>
        </w:rPr>
        <w:t>habe ich</w:t>
      </w:r>
      <w:r w:rsidR="00825F07">
        <w:rPr>
          <w:lang w:val="de-DE"/>
        </w:rPr>
        <w:t xml:space="preserve"> in meinem Gap-Year etwas die unschöne Seite des Fußballgeschäfts kennengelernt. </w:t>
      </w:r>
      <w:r w:rsidR="00E56AD4">
        <w:rPr>
          <w:lang w:val="de-DE"/>
        </w:rPr>
        <w:t xml:space="preserve">Einige Verletzungen </w:t>
      </w:r>
      <w:r w:rsidR="00064A2A">
        <w:rPr>
          <w:lang w:val="de-DE"/>
        </w:rPr>
        <w:t xml:space="preserve">waren für mich herbe Rückschläge </w:t>
      </w:r>
      <w:r w:rsidR="003B7579">
        <w:rPr>
          <w:lang w:val="de-DE"/>
        </w:rPr>
        <w:t xml:space="preserve">und </w:t>
      </w:r>
      <w:r w:rsidR="001F7CE3">
        <w:rPr>
          <w:lang w:val="de-DE"/>
        </w:rPr>
        <w:t xml:space="preserve">leere Versprechungen und </w:t>
      </w:r>
      <w:r w:rsidR="0089088C">
        <w:rPr>
          <w:lang w:val="de-DE"/>
        </w:rPr>
        <w:t xml:space="preserve">(ich will es jetzt mal nett „unklare Kommunikation“ nennen), </w:t>
      </w:r>
      <w:r w:rsidR="00E56AD4">
        <w:rPr>
          <w:lang w:val="de-DE"/>
        </w:rPr>
        <w:t>nahmen mir etwas d</w:t>
      </w:r>
      <w:r w:rsidR="00242F8F">
        <w:rPr>
          <w:lang w:val="de-DE"/>
        </w:rPr>
        <w:t>en Spaß am Fußball</w:t>
      </w:r>
      <w:r w:rsidR="00DA2FF6">
        <w:rPr>
          <w:lang w:val="de-DE"/>
        </w:rPr>
        <w:t xml:space="preserve">. </w:t>
      </w:r>
      <w:del w:id="3" w:author="jonas.stegh@pumpkincareers.com" w:date="2023-01-23T20:40:00Z">
        <w:r w:rsidR="009465EB" w:rsidDel="00183C3E">
          <w:rPr>
            <w:lang w:val="de-DE"/>
          </w:rPr>
          <w:delText>Mein erster Plan war dann</w:delText>
        </w:r>
        <w:r w:rsidR="004501B3" w:rsidDel="00183C3E">
          <w:rPr>
            <w:lang w:val="de-DE"/>
          </w:rPr>
          <w:delText xml:space="preserve"> nach dem Gap-Year mit einem Sportstipendium den Schritt an eine amerikanische Top-Uni zu machen</w:delText>
        </w:r>
        <w:r w:rsidR="00563336" w:rsidDel="00183C3E">
          <w:rPr>
            <w:lang w:val="de-DE"/>
          </w:rPr>
          <w:delText xml:space="preserve"> und dort Economics / Finance zu studieren</w:delText>
        </w:r>
        <w:r w:rsidR="00F83796" w:rsidDel="00183C3E">
          <w:rPr>
            <w:lang w:val="de-DE"/>
          </w:rPr>
          <w:delText>,</w:delText>
        </w:r>
        <w:r w:rsidR="009465EB" w:rsidDel="00183C3E">
          <w:rPr>
            <w:lang w:val="de-DE"/>
          </w:rPr>
          <w:delText xml:space="preserve"> womit ich Sport und Uni </w:delText>
        </w:r>
        <w:r w:rsidR="00D11718" w:rsidDel="00183C3E">
          <w:rPr>
            <w:lang w:val="de-DE"/>
          </w:rPr>
          <w:delText xml:space="preserve">hätte kombinieren </w:delText>
        </w:r>
        <w:r w:rsidR="003131E1" w:rsidDel="00183C3E">
          <w:rPr>
            <w:lang w:val="de-DE"/>
          </w:rPr>
          <w:delText>können, ging</w:delText>
        </w:r>
        <w:r w:rsidR="00064A2A" w:rsidDel="00183C3E">
          <w:rPr>
            <w:lang w:val="de-DE"/>
          </w:rPr>
          <w:delText xml:space="preserve"> dann leider auch nicht auf</w:delText>
        </w:r>
        <w:r w:rsidR="00F83796" w:rsidDel="00183C3E">
          <w:rPr>
            <w:lang w:val="de-DE"/>
          </w:rPr>
          <w:delText>,</w:delText>
        </w:r>
        <w:r w:rsidR="00064A2A" w:rsidDel="00183C3E">
          <w:rPr>
            <w:lang w:val="de-DE"/>
          </w:rPr>
          <w:delText xml:space="preserve"> da abgesehen von </w:delText>
        </w:r>
        <w:r w:rsidR="00796A0A" w:rsidDel="00183C3E">
          <w:rPr>
            <w:lang w:val="de-DE"/>
          </w:rPr>
          <w:delText xml:space="preserve">kurzem email Kontakt mit Stanford </w:delText>
        </w:r>
        <w:r w:rsidR="00563336" w:rsidDel="00183C3E">
          <w:rPr>
            <w:lang w:val="de-DE"/>
          </w:rPr>
          <w:delText>nichts zustande kam, was für mich eine ernstzunehmende Option gewesen wäre.</w:delText>
        </w:r>
        <w:r w:rsidR="00D11718" w:rsidDel="00183C3E">
          <w:rPr>
            <w:lang w:val="de-DE"/>
          </w:rPr>
          <w:delText xml:space="preserve"> </w:delText>
        </w:r>
      </w:del>
      <w:r w:rsidR="00D11718">
        <w:rPr>
          <w:lang w:val="de-DE"/>
        </w:rPr>
        <w:t xml:space="preserve">Das war </w:t>
      </w:r>
      <w:r w:rsidR="00FB4345">
        <w:rPr>
          <w:lang w:val="de-DE"/>
        </w:rPr>
        <w:t xml:space="preserve">ein ziemlicher Rückschlag, ich hatten dann schon auch eine kleine Down-Phase, habe es dann aber geschafft mich neu zu </w:t>
      </w:r>
      <w:r w:rsidR="004C4216">
        <w:rPr>
          <w:lang w:val="de-DE"/>
        </w:rPr>
        <w:t>orientieren</w:t>
      </w:r>
      <w:r w:rsidR="00F3626E">
        <w:rPr>
          <w:lang w:val="de-DE"/>
        </w:rPr>
        <w:t xml:space="preserve"> und da war für mich ziemlich schnell klar, dass ich </w:t>
      </w:r>
      <w:r w:rsidR="00C45362">
        <w:rPr>
          <w:lang w:val="de-DE"/>
        </w:rPr>
        <w:t xml:space="preserve">eine Karriere in der Wirtschaft einschlagen </w:t>
      </w:r>
      <w:r w:rsidR="003131E1">
        <w:rPr>
          <w:lang w:val="de-DE"/>
        </w:rPr>
        <w:t>will</w:t>
      </w:r>
      <w:r w:rsidR="00356C8E">
        <w:rPr>
          <w:lang w:val="de-DE"/>
        </w:rPr>
        <w:t xml:space="preserve">. </w:t>
      </w:r>
      <w:r w:rsidR="00A05943">
        <w:rPr>
          <w:lang w:val="de-DE"/>
        </w:rPr>
        <w:t>D</w:t>
      </w:r>
      <w:r w:rsidR="00AC200D">
        <w:rPr>
          <w:lang w:val="de-DE"/>
        </w:rPr>
        <w:t>iese</w:t>
      </w:r>
      <w:r w:rsidR="00356C8E">
        <w:rPr>
          <w:lang w:val="de-DE"/>
        </w:rPr>
        <w:t>n</w:t>
      </w:r>
      <w:r w:rsidR="00AC200D">
        <w:rPr>
          <w:lang w:val="de-DE"/>
        </w:rPr>
        <w:t xml:space="preserve"> Ehrgeiz, den ich eben</w:t>
      </w:r>
      <w:r w:rsidR="00122305">
        <w:rPr>
          <w:lang w:val="de-DE"/>
        </w:rPr>
        <w:t xml:space="preserve"> durch den Fußball </w:t>
      </w:r>
      <w:r w:rsidR="007005CB">
        <w:rPr>
          <w:lang w:val="de-DE"/>
        </w:rPr>
        <w:t>entwickelt</w:t>
      </w:r>
      <w:r w:rsidR="00122305">
        <w:rPr>
          <w:lang w:val="de-DE"/>
        </w:rPr>
        <w:t xml:space="preserve"> hatte, ist dann auch sehr schnell übergesprungen eben auf </w:t>
      </w:r>
      <w:r w:rsidR="005E5A25">
        <w:rPr>
          <w:lang w:val="de-DE"/>
        </w:rPr>
        <w:t>die Wirtschaft</w:t>
      </w:r>
      <w:r w:rsidR="000C6D8D">
        <w:rPr>
          <w:lang w:val="de-DE"/>
        </w:rPr>
        <w:t xml:space="preserve">. </w:t>
      </w:r>
      <w:del w:id="4" w:author="jonas.stegh@pumpkincareers.com" w:date="2023-01-23T20:40:00Z">
        <w:r w:rsidR="000C6D8D" w:rsidDel="00183C3E">
          <w:rPr>
            <w:lang w:val="de-DE"/>
          </w:rPr>
          <w:delText xml:space="preserve">Ich glaube Ehrgeiz ist eh eher eine allgemeine Einstellung </w:delText>
        </w:r>
        <w:r w:rsidR="00B63890" w:rsidDel="00183C3E">
          <w:rPr>
            <w:lang w:val="de-DE"/>
          </w:rPr>
          <w:delText>und nicht etwas, was sich nur auf einen Part im Leben konzentriert.</w:delText>
        </w:r>
      </w:del>
    </w:p>
    <w:p w14:paraId="44DBC4C3" w14:textId="77777777" w:rsidR="00215D8A" w:rsidRDefault="00215D8A">
      <w:pPr>
        <w:rPr>
          <w:lang w:val="de-DE"/>
        </w:rPr>
      </w:pPr>
    </w:p>
    <w:p w14:paraId="12CFDD27" w14:textId="7A41B3A9" w:rsidR="00457436" w:rsidRDefault="004500F1">
      <w:pPr>
        <w:rPr>
          <w:lang w:val="de-DE"/>
        </w:rPr>
      </w:pPr>
      <w:r>
        <w:rPr>
          <w:lang w:val="de-DE"/>
        </w:rPr>
        <w:t>Nachdem für mich feststand, dass ich meine sportliche Karriere beenden werde,</w:t>
      </w:r>
      <w:r w:rsidR="009D758D">
        <w:rPr>
          <w:lang w:val="de-DE"/>
        </w:rPr>
        <w:t xml:space="preserve"> </w:t>
      </w:r>
      <w:r>
        <w:rPr>
          <w:lang w:val="de-DE"/>
        </w:rPr>
        <w:t>habe ich mich intensiv mit</w:t>
      </w:r>
      <w:r w:rsidR="00D64607">
        <w:rPr>
          <w:lang w:val="de-DE"/>
        </w:rPr>
        <w:t xml:space="preserve"> meiner Uni-Auswahl auseinandergesetzt. </w:t>
      </w:r>
      <w:r w:rsidR="004D1937">
        <w:rPr>
          <w:lang w:val="de-DE"/>
        </w:rPr>
        <w:t xml:space="preserve">Mir war wichtig, dass ich neben meinem wirtschaftlichen, auch mein analytisches Wissen weiter ausbauen </w:t>
      </w:r>
      <w:r w:rsidR="00F102BF">
        <w:rPr>
          <w:lang w:val="de-DE"/>
        </w:rPr>
        <w:t>kann</w:t>
      </w:r>
      <w:r w:rsidR="004D1937">
        <w:rPr>
          <w:lang w:val="de-DE"/>
        </w:rPr>
        <w:t>.</w:t>
      </w:r>
      <w:r w:rsidR="00F102BF">
        <w:rPr>
          <w:lang w:val="de-DE"/>
        </w:rPr>
        <w:t xml:space="preserve"> Dadurch war die TU München</w:t>
      </w:r>
      <w:r w:rsidR="00D44C3A">
        <w:rPr>
          <w:lang w:val="de-DE"/>
        </w:rPr>
        <w:t xml:space="preserve"> mit dem Studiengang TUM-BWL</w:t>
      </w:r>
      <w:r w:rsidR="00F102BF">
        <w:rPr>
          <w:lang w:val="de-DE"/>
        </w:rPr>
        <w:t xml:space="preserve"> die perfekte Wahl für mich, da dort neben den normalen wirtschaftlichen Themen auch ein technischer Schwerpunkt behandelt wird</w:t>
      </w:r>
      <w:r w:rsidR="00722631">
        <w:rPr>
          <w:lang w:val="de-DE"/>
        </w:rPr>
        <w:t xml:space="preserve">. </w:t>
      </w:r>
      <w:r w:rsidR="00457436">
        <w:rPr>
          <w:lang w:val="de-DE"/>
        </w:rPr>
        <w:t xml:space="preserve">Ich wollte auch </w:t>
      </w:r>
      <w:r w:rsidR="00117EE7">
        <w:rPr>
          <w:lang w:val="de-DE"/>
        </w:rPr>
        <w:t xml:space="preserve">unbedingt direkt von </w:t>
      </w:r>
      <w:proofErr w:type="spellStart"/>
      <w:r w:rsidR="00D92E04">
        <w:rPr>
          <w:lang w:val="de-DE"/>
        </w:rPr>
        <w:t>beginn</w:t>
      </w:r>
      <w:proofErr w:type="spellEnd"/>
      <w:r w:rsidR="00D92E04">
        <w:rPr>
          <w:lang w:val="de-DE"/>
        </w:rPr>
        <w:t xml:space="preserve"> an praktische Erfahrung sammeln, weswegen ich dann im August bei der </w:t>
      </w:r>
      <w:proofErr w:type="spellStart"/>
      <w:r w:rsidR="00D92E04">
        <w:rPr>
          <w:lang w:val="de-DE"/>
        </w:rPr>
        <w:t>Burek</w:t>
      </w:r>
      <w:proofErr w:type="spellEnd"/>
      <w:r w:rsidR="00D92E04">
        <w:rPr>
          <w:lang w:val="de-DE"/>
        </w:rPr>
        <w:t xml:space="preserve"> GmbH</w:t>
      </w:r>
      <w:r w:rsidR="00F0768F">
        <w:rPr>
          <w:lang w:val="de-DE"/>
        </w:rPr>
        <w:t>, das ist eine etwas kleinere Baufirma, angefangen habe</w:t>
      </w:r>
      <w:r w:rsidR="00885D37">
        <w:rPr>
          <w:lang w:val="de-DE"/>
        </w:rPr>
        <w:t>, kleinere Aufgaben im Bereich Finance &amp; Accounting zu übernehmen.</w:t>
      </w:r>
    </w:p>
    <w:p w14:paraId="1162AA7B" w14:textId="77777777" w:rsidR="009D2678" w:rsidRDefault="009D2678">
      <w:pPr>
        <w:rPr>
          <w:lang w:val="de-DE"/>
        </w:rPr>
      </w:pPr>
    </w:p>
    <w:p w14:paraId="2E2215AE" w14:textId="57A59E46" w:rsidR="004E53FB" w:rsidRDefault="00722631">
      <w:pPr>
        <w:rPr>
          <w:lang w:val="de-DE"/>
        </w:rPr>
      </w:pPr>
      <w:r>
        <w:rPr>
          <w:lang w:val="de-DE"/>
        </w:rPr>
        <w:t xml:space="preserve">Im Laufe meines 1. Semesters an der TUM </w:t>
      </w:r>
      <w:r w:rsidR="00D44C3A">
        <w:rPr>
          <w:lang w:val="de-DE"/>
        </w:rPr>
        <w:t>durfte ich durch das Modul „Financial Accounting“ Euren Kollegen Bernd Grottel kennenlernen, der mir durch seine</w:t>
      </w:r>
      <w:r w:rsidR="00530C2C">
        <w:rPr>
          <w:lang w:val="de-DE"/>
        </w:rPr>
        <w:t xml:space="preserve"> professionelle und gleichzeitig </w:t>
      </w:r>
      <w:r w:rsidR="00E578C0">
        <w:rPr>
          <w:lang w:val="de-DE"/>
        </w:rPr>
        <w:t>sympathische</w:t>
      </w:r>
      <w:r w:rsidR="00530C2C">
        <w:rPr>
          <w:lang w:val="de-DE"/>
        </w:rPr>
        <w:t xml:space="preserve"> Art</w:t>
      </w:r>
      <w:r w:rsidR="00FA64DC">
        <w:rPr>
          <w:lang w:val="de-DE"/>
        </w:rPr>
        <w:t xml:space="preserve"> die behandelten Themen sehr gut vermitteln konnte. </w:t>
      </w:r>
      <w:r w:rsidR="00C877C1">
        <w:rPr>
          <w:lang w:val="de-DE"/>
        </w:rPr>
        <w:t xml:space="preserve">Da bei uns dieses Modul in einer 2,5 Stunden-Vorlesung am </w:t>
      </w:r>
      <w:proofErr w:type="spellStart"/>
      <w:r w:rsidR="00C877C1">
        <w:rPr>
          <w:lang w:val="de-DE"/>
        </w:rPr>
        <w:t>Freitag Nachmittag</w:t>
      </w:r>
      <w:proofErr w:type="spellEnd"/>
      <w:r w:rsidR="00C877C1">
        <w:rPr>
          <w:lang w:val="de-DE"/>
        </w:rPr>
        <w:t xml:space="preserve"> gelehrt wurde, war es für Ihn sicher keine leichte Aufgabe </w:t>
      </w:r>
      <w:r w:rsidR="00A94015">
        <w:rPr>
          <w:lang w:val="de-DE"/>
        </w:rPr>
        <w:t xml:space="preserve">den Lehrsaal für sich zu gewinnen. </w:t>
      </w:r>
      <w:r w:rsidR="00C355E6">
        <w:rPr>
          <w:lang w:val="de-DE"/>
        </w:rPr>
        <w:t>Durch zum Beispiel kleine Quizspiele während der Vorlesung zu den behandelten Themen hat er dies meiner Meinung nach aber geschafft.</w:t>
      </w:r>
      <w:r w:rsidR="00714B82">
        <w:rPr>
          <w:lang w:val="de-DE"/>
        </w:rPr>
        <w:t xml:space="preserve"> Durch Ihn habe ich mich dann auch etwas mehr mit KPMG beschäftigt und habe dann zum Beispiel auch entdeckt,</w:t>
      </w:r>
      <w:r w:rsidR="00714B82" w:rsidRPr="00714B82">
        <w:rPr>
          <w:lang w:val="de-DE"/>
        </w:rPr>
        <w:t xml:space="preserve"> </w:t>
      </w:r>
      <w:r w:rsidR="00714B82">
        <w:rPr>
          <w:lang w:val="de-DE"/>
        </w:rPr>
        <w:t>dass KPMG sich das Ziel gesetzt hat, bis 2030 klimaneutral zu werden</w:t>
      </w:r>
      <w:r w:rsidR="00E8044A">
        <w:rPr>
          <w:lang w:val="de-DE"/>
        </w:rPr>
        <w:t>,</w:t>
      </w:r>
      <w:r w:rsidR="00C11E43">
        <w:rPr>
          <w:lang w:val="de-DE"/>
        </w:rPr>
        <w:t xml:space="preserve"> was etwas ist mit dem ich mich voll und ganz identifizieren kann. </w:t>
      </w:r>
      <w:del w:id="5" w:author="jonas.stegh@pumpkincareers.com" w:date="2023-01-23T20:42:00Z">
        <w:r w:rsidR="00C11E43" w:rsidDel="00183C3E">
          <w:rPr>
            <w:lang w:val="de-DE"/>
          </w:rPr>
          <w:delText xml:space="preserve">Ich glaube wir alle haben gemerkt, wie </w:delText>
        </w:r>
        <w:r w:rsidR="0085086A" w:rsidDel="00183C3E">
          <w:rPr>
            <w:lang w:val="de-DE"/>
          </w:rPr>
          <w:delText xml:space="preserve">wichtig </w:delText>
        </w:r>
        <w:r w:rsidR="000A35B3" w:rsidDel="00183C3E">
          <w:rPr>
            <w:lang w:val="de-DE"/>
          </w:rPr>
          <w:delText>Themen wie Umweltschutz und Sustainability</w:delText>
        </w:r>
        <w:r w:rsidR="0085086A" w:rsidDel="00183C3E">
          <w:rPr>
            <w:lang w:val="de-DE"/>
          </w:rPr>
          <w:delText xml:space="preserve"> </w:delText>
        </w:r>
        <w:r w:rsidR="000A35B3" w:rsidDel="00183C3E">
          <w:rPr>
            <w:lang w:val="de-DE"/>
          </w:rPr>
          <w:delText xml:space="preserve">sind. </w:delText>
        </w:r>
      </w:del>
      <w:r w:rsidR="0085086A">
        <w:rPr>
          <w:lang w:val="de-DE"/>
        </w:rPr>
        <w:t xml:space="preserve">Im </w:t>
      </w:r>
      <w:r w:rsidR="005716F1">
        <w:rPr>
          <w:lang w:val="de-DE"/>
        </w:rPr>
        <w:t xml:space="preserve">Praktikum bei Euch würde ich mich freuen, von genauso </w:t>
      </w:r>
      <w:r w:rsidR="00986FBA">
        <w:rPr>
          <w:lang w:val="de-DE"/>
        </w:rPr>
        <w:t xml:space="preserve">erfahrenen Kollegen lernen zu dürfen und vielleicht auch selbst meinen eigenen Beitrag zu leisten, dass KPMG ein Stück klimaneutraler wird. </w:t>
      </w:r>
    </w:p>
    <w:p w14:paraId="0C9003C4" w14:textId="77777777" w:rsidR="002C6B5E" w:rsidRDefault="002C6B5E">
      <w:pPr>
        <w:rPr>
          <w:lang w:val="de-DE"/>
        </w:rPr>
      </w:pPr>
    </w:p>
    <w:p w14:paraId="49D34794" w14:textId="77777777" w:rsidR="00917B1A" w:rsidRPr="00B811B6" w:rsidRDefault="00917B1A">
      <w:pPr>
        <w:rPr>
          <w:lang w:val="de-DE"/>
        </w:rPr>
      </w:pPr>
    </w:p>
    <w:sectPr w:rsidR="00917B1A" w:rsidRPr="00B811B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nas.stegh@pumpkincareers.com" w:date="2023-01-23T20:40:00Z" w:initials="j">
    <w:p w14:paraId="1D9A6BF4" w14:textId="77777777" w:rsidR="004C4216" w:rsidRDefault="004C4216" w:rsidP="006050B8">
      <w:pPr>
        <w:pStyle w:val="CommentText"/>
      </w:pPr>
      <w:r>
        <w:rPr>
          <w:rStyle w:val="CommentReference"/>
        </w:rPr>
        <w:annotationRef/>
      </w:r>
      <w:r>
        <w:t>Hälfte der Dauer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D9A6B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796F21" w16cex:dateUtc="2023-01-23T19: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D9A6BF4" w16cid:durableId="27796F2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57F70"/>
    <w:multiLevelType w:val="hybridMultilevel"/>
    <w:tmpl w:val="4CCEF2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612B9E"/>
    <w:multiLevelType w:val="hybridMultilevel"/>
    <w:tmpl w:val="0ECCEE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95D516F"/>
    <w:multiLevelType w:val="hybridMultilevel"/>
    <w:tmpl w:val="582E2E2C"/>
    <w:lvl w:ilvl="0" w:tplc="F1B8A234">
      <w:start w:val="1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D2E4CC6"/>
    <w:multiLevelType w:val="hybridMultilevel"/>
    <w:tmpl w:val="0DDE3D9E"/>
    <w:lvl w:ilvl="0" w:tplc="AC4C6F4A">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AD36AFF"/>
    <w:multiLevelType w:val="hybridMultilevel"/>
    <w:tmpl w:val="B1FA64FE"/>
    <w:lvl w:ilvl="0" w:tplc="1700E124">
      <w:start w:val="13"/>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CC62951"/>
    <w:multiLevelType w:val="hybridMultilevel"/>
    <w:tmpl w:val="E5988DF8"/>
    <w:lvl w:ilvl="0" w:tplc="1C5A25DC">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89273029">
    <w:abstractNumId w:val="1"/>
  </w:num>
  <w:num w:numId="2" w16cid:durableId="225920403">
    <w:abstractNumId w:val="3"/>
  </w:num>
  <w:num w:numId="3" w16cid:durableId="1884053703">
    <w:abstractNumId w:val="5"/>
  </w:num>
  <w:num w:numId="4" w16cid:durableId="1511679250">
    <w:abstractNumId w:val="0"/>
  </w:num>
  <w:num w:numId="5" w16cid:durableId="2061245401">
    <w:abstractNumId w:val="4"/>
  </w:num>
  <w:num w:numId="6" w16cid:durableId="10554438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1B6"/>
    <w:rsid w:val="000012FD"/>
    <w:rsid w:val="00005004"/>
    <w:rsid w:val="000119B8"/>
    <w:rsid w:val="00012D84"/>
    <w:rsid w:val="0001360C"/>
    <w:rsid w:val="000160B2"/>
    <w:rsid w:val="00017AE3"/>
    <w:rsid w:val="00026323"/>
    <w:rsid w:val="00031B68"/>
    <w:rsid w:val="00052C6B"/>
    <w:rsid w:val="00053C54"/>
    <w:rsid w:val="000562F5"/>
    <w:rsid w:val="000609AA"/>
    <w:rsid w:val="00064A2A"/>
    <w:rsid w:val="000732F5"/>
    <w:rsid w:val="00077145"/>
    <w:rsid w:val="00087DAA"/>
    <w:rsid w:val="000A35B3"/>
    <w:rsid w:val="000C672A"/>
    <w:rsid w:val="000C6D8D"/>
    <w:rsid w:val="000E0022"/>
    <w:rsid w:val="000E02C1"/>
    <w:rsid w:val="000E0520"/>
    <w:rsid w:val="000E3CCF"/>
    <w:rsid w:val="000F1684"/>
    <w:rsid w:val="00107F16"/>
    <w:rsid w:val="001148BC"/>
    <w:rsid w:val="00116162"/>
    <w:rsid w:val="00117EE7"/>
    <w:rsid w:val="00122305"/>
    <w:rsid w:val="00122D9A"/>
    <w:rsid w:val="0013323F"/>
    <w:rsid w:val="00134897"/>
    <w:rsid w:val="00140D58"/>
    <w:rsid w:val="00150D9F"/>
    <w:rsid w:val="00150EAB"/>
    <w:rsid w:val="00156E0F"/>
    <w:rsid w:val="0016308C"/>
    <w:rsid w:val="00173244"/>
    <w:rsid w:val="00174B44"/>
    <w:rsid w:val="00183C3E"/>
    <w:rsid w:val="00185316"/>
    <w:rsid w:val="001909DB"/>
    <w:rsid w:val="001972D3"/>
    <w:rsid w:val="001A62F6"/>
    <w:rsid w:val="001B0CDF"/>
    <w:rsid w:val="001B3CDB"/>
    <w:rsid w:val="001B4008"/>
    <w:rsid w:val="001B5902"/>
    <w:rsid w:val="001C5A27"/>
    <w:rsid w:val="001C624D"/>
    <w:rsid w:val="001C7800"/>
    <w:rsid w:val="001D1D8A"/>
    <w:rsid w:val="001D290A"/>
    <w:rsid w:val="001D5EB2"/>
    <w:rsid w:val="001E1643"/>
    <w:rsid w:val="001F60C0"/>
    <w:rsid w:val="001F6F02"/>
    <w:rsid w:val="001F7CE3"/>
    <w:rsid w:val="00203DC5"/>
    <w:rsid w:val="00215D8A"/>
    <w:rsid w:val="002160F4"/>
    <w:rsid w:val="00223A25"/>
    <w:rsid w:val="00224E03"/>
    <w:rsid w:val="00227AC6"/>
    <w:rsid w:val="00242F8F"/>
    <w:rsid w:val="00245413"/>
    <w:rsid w:val="0025075D"/>
    <w:rsid w:val="002620D7"/>
    <w:rsid w:val="00264E2F"/>
    <w:rsid w:val="00274C48"/>
    <w:rsid w:val="00275FEB"/>
    <w:rsid w:val="0027614C"/>
    <w:rsid w:val="00283B7F"/>
    <w:rsid w:val="002A04E6"/>
    <w:rsid w:val="002B1872"/>
    <w:rsid w:val="002B269C"/>
    <w:rsid w:val="002C0A6F"/>
    <w:rsid w:val="002C138F"/>
    <w:rsid w:val="002C68B6"/>
    <w:rsid w:val="002C6B5E"/>
    <w:rsid w:val="002C7B94"/>
    <w:rsid w:val="002D1E5D"/>
    <w:rsid w:val="002F1E49"/>
    <w:rsid w:val="002F7305"/>
    <w:rsid w:val="003004DB"/>
    <w:rsid w:val="00301191"/>
    <w:rsid w:val="003131E1"/>
    <w:rsid w:val="003138F2"/>
    <w:rsid w:val="00356C8E"/>
    <w:rsid w:val="00360883"/>
    <w:rsid w:val="00370073"/>
    <w:rsid w:val="00371F8B"/>
    <w:rsid w:val="00373835"/>
    <w:rsid w:val="0037663F"/>
    <w:rsid w:val="003779EE"/>
    <w:rsid w:val="003852A2"/>
    <w:rsid w:val="00391D8F"/>
    <w:rsid w:val="0039483D"/>
    <w:rsid w:val="003A4839"/>
    <w:rsid w:val="003B73C9"/>
    <w:rsid w:val="003B7579"/>
    <w:rsid w:val="003C0129"/>
    <w:rsid w:val="003D1E0E"/>
    <w:rsid w:val="003D3DB9"/>
    <w:rsid w:val="003D6F71"/>
    <w:rsid w:val="003E2501"/>
    <w:rsid w:val="003F476E"/>
    <w:rsid w:val="003F5E66"/>
    <w:rsid w:val="00400635"/>
    <w:rsid w:val="00402485"/>
    <w:rsid w:val="0040585E"/>
    <w:rsid w:val="00412234"/>
    <w:rsid w:val="00414B49"/>
    <w:rsid w:val="004170E9"/>
    <w:rsid w:val="00426FB8"/>
    <w:rsid w:val="0043042A"/>
    <w:rsid w:val="004500F1"/>
    <w:rsid w:val="004501B3"/>
    <w:rsid w:val="00452DC2"/>
    <w:rsid w:val="004571D4"/>
    <w:rsid w:val="00457436"/>
    <w:rsid w:val="00457A32"/>
    <w:rsid w:val="00460BD2"/>
    <w:rsid w:val="0047172B"/>
    <w:rsid w:val="00484FD9"/>
    <w:rsid w:val="00497FA0"/>
    <w:rsid w:val="004A5C15"/>
    <w:rsid w:val="004C4216"/>
    <w:rsid w:val="004C5EB3"/>
    <w:rsid w:val="004D1937"/>
    <w:rsid w:val="004E53FB"/>
    <w:rsid w:val="004F0012"/>
    <w:rsid w:val="0050091B"/>
    <w:rsid w:val="00513D2D"/>
    <w:rsid w:val="00514550"/>
    <w:rsid w:val="00530C2C"/>
    <w:rsid w:val="00534486"/>
    <w:rsid w:val="00540C09"/>
    <w:rsid w:val="00553294"/>
    <w:rsid w:val="005559E7"/>
    <w:rsid w:val="00555A79"/>
    <w:rsid w:val="00560359"/>
    <w:rsid w:val="00563336"/>
    <w:rsid w:val="00565ED2"/>
    <w:rsid w:val="005716F1"/>
    <w:rsid w:val="00581BA0"/>
    <w:rsid w:val="00585B36"/>
    <w:rsid w:val="005954BB"/>
    <w:rsid w:val="005A3EB9"/>
    <w:rsid w:val="005A6AB2"/>
    <w:rsid w:val="005C7915"/>
    <w:rsid w:val="005E1A35"/>
    <w:rsid w:val="005E5A25"/>
    <w:rsid w:val="00606D3E"/>
    <w:rsid w:val="00607E02"/>
    <w:rsid w:val="00620502"/>
    <w:rsid w:val="0062570A"/>
    <w:rsid w:val="00626DFB"/>
    <w:rsid w:val="00630183"/>
    <w:rsid w:val="006355FF"/>
    <w:rsid w:val="006529E9"/>
    <w:rsid w:val="00672FC4"/>
    <w:rsid w:val="00691B93"/>
    <w:rsid w:val="006A66F4"/>
    <w:rsid w:val="006B69F8"/>
    <w:rsid w:val="006D080A"/>
    <w:rsid w:val="006D33B2"/>
    <w:rsid w:val="006E4F11"/>
    <w:rsid w:val="006E5A36"/>
    <w:rsid w:val="006F5004"/>
    <w:rsid w:val="007005CB"/>
    <w:rsid w:val="00706414"/>
    <w:rsid w:val="00712CB1"/>
    <w:rsid w:val="00714B82"/>
    <w:rsid w:val="007153F9"/>
    <w:rsid w:val="007156D1"/>
    <w:rsid w:val="00716B5E"/>
    <w:rsid w:val="00722631"/>
    <w:rsid w:val="00732295"/>
    <w:rsid w:val="00747D3F"/>
    <w:rsid w:val="00750EE2"/>
    <w:rsid w:val="0076156C"/>
    <w:rsid w:val="0076627F"/>
    <w:rsid w:val="00767C47"/>
    <w:rsid w:val="00787129"/>
    <w:rsid w:val="00796A0A"/>
    <w:rsid w:val="007A065B"/>
    <w:rsid w:val="007A0BFF"/>
    <w:rsid w:val="007A5775"/>
    <w:rsid w:val="007C6454"/>
    <w:rsid w:val="007D1EFE"/>
    <w:rsid w:val="007D739C"/>
    <w:rsid w:val="007D73A0"/>
    <w:rsid w:val="007E2A2C"/>
    <w:rsid w:val="007E2EFD"/>
    <w:rsid w:val="007F48B4"/>
    <w:rsid w:val="008024A1"/>
    <w:rsid w:val="008026EA"/>
    <w:rsid w:val="00804B74"/>
    <w:rsid w:val="00811F11"/>
    <w:rsid w:val="008134D4"/>
    <w:rsid w:val="00825F07"/>
    <w:rsid w:val="00826D92"/>
    <w:rsid w:val="00850258"/>
    <w:rsid w:val="0085086A"/>
    <w:rsid w:val="008529FA"/>
    <w:rsid w:val="00864E32"/>
    <w:rsid w:val="00876D1E"/>
    <w:rsid w:val="00885D37"/>
    <w:rsid w:val="0088644B"/>
    <w:rsid w:val="0089088C"/>
    <w:rsid w:val="0089474E"/>
    <w:rsid w:val="00896D74"/>
    <w:rsid w:val="008A2421"/>
    <w:rsid w:val="008B4A64"/>
    <w:rsid w:val="008B585F"/>
    <w:rsid w:val="008B6958"/>
    <w:rsid w:val="008C2BCC"/>
    <w:rsid w:val="008D7E26"/>
    <w:rsid w:val="008E7376"/>
    <w:rsid w:val="008E7947"/>
    <w:rsid w:val="00902ECD"/>
    <w:rsid w:val="0090563E"/>
    <w:rsid w:val="00907357"/>
    <w:rsid w:val="00917B1A"/>
    <w:rsid w:val="009465EB"/>
    <w:rsid w:val="0097292F"/>
    <w:rsid w:val="009750E1"/>
    <w:rsid w:val="009771FA"/>
    <w:rsid w:val="009833F8"/>
    <w:rsid w:val="00984098"/>
    <w:rsid w:val="00986FBA"/>
    <w:rsid w:val="00987454"/>
    <w:rsid w:val="00993680"/>
    <w:rsid w:val="0099370C"/>
    <w:rsid w:val="009A0AC1"/>
    <w:rsid w:val="009A6F86"/>
    <w:rsid w:val="009D0CB6"/>
    <w:rsid w:val="009D1E92"/>
    <w:rsid w:val="009D2678"/>
    <w:rsid w:val="009D5AFA"/>
    <w:rsid w:val="009D758D"/>
    <w:rsid w:val="009E170D"/>
    <w:rsid w:val="009E2F27"/>
    <w:rsid w:val="009E4CD5"/>
    <w:rsid w:val="00A0328A"/>
    <w:rsid w:val="00A05943"/>
    <w:rsid w:val="00A173EA"/>
    <w:rsid w:val="00A344A7"/>
    <w:rsid w:val="00A43274"/>
    <w:rsid w:val="00A43A00"/>
    <w:rsid w:val="00A616B2"/>
    <w:rsid w:val="00A83F3B"/>
    <w:rsid w:val="00A842A7"/>
    <w:rsid w:val="00A94015"/>
    <w:rsid w:val="00AA7610"/>
    <w:rsid w:val="00AC200D"/>
    <w:rsid w:val="00AC75F2"/>
    <w:rsid w:val="00AD3B35"/>
    <w:rsid w:val="00AD664C"/>
    <w:rsid w:val="00AD799F"/>
    <w:rsid w:val="00AE314C"/>
    <w:rsid w:val="00AE5DF6"/>
    <w:rsid w:val="00B1131F"/>
    <w:rsid w:val="00B16FE1"/>
    <w:rsid w:val="00B201BA"/>
    <w:rsid w:val="00B3095D"/>
    <w:rsid w:val="00B35FC1"/>
    <w:rsid w:val="00B4066B"/>
    <w:rsid w:val="00B51C36"/>
    <w:rsid w:val="00B63890"/>
    <w:rsid w:val="00B64C8E"/>
    <w:rsid w:val="00B7200B"/>
    <w:rsid w:val="00B811B6"/>
    <w:rsid w:val="00B822A3"/>
    <w:rsid w:val="00B842A5"/>
    <w:rsid w:val="00B84402"/>
    <w:rsid w:val="00B90C87"/>
    <w:rsid w:val="00BA09E3"/>
    <w:rsid w:val="00BB4AD6"/>
    <w:rsid w:val="00BD08AC"/>
    <w:rsid w:val="00BE5F9E"/>
    <w:rsid w:val="00BE6899"/>
    <w:rsid w:val="00BE7CD4"/>
    <w:rsid w:val="00BF1D88"/>
    <w:rsid w:val="00C0337B"/>
    <w:rsid w:val="00C03FAA"/>
    <w:rsid w:val="00C1133A"/>
    <w:rsid w:val="00C11E43"/>
    <w:rsid w:val="00C355E6"/>
    <w:rsid w:val="00C45362"/>
    <w:rsid w:val="00C518E1"/>
    <w:rsid w:val="00C549FB"/>
    <w:rsid w:val="00C61197"/>
    <w:rsid w:val="00C67255"/>
    <w:rsid w:val="00C77F32"/>
    <w:rsid w:val="00C838EE"/>
    <w:rsid w:val="00C877C1"/>
    <w:rsid w:val="00C95C79"/>
    <w:rsid w:val="00C95D67"/>
    <w:rsid w:val="00CC0D7F"/>
    <w:rsid w:val="00CC4416"/>
    <w:rsid w:val="00CD2ADF"/>
    <w:rsid w:val="00CE437D"/>
    <w:rsid w:val="00D10CBC"/>
    <w:rsid w:val="00D11718"/>
    <w:rsid w:val="00D20D0F"/>
    <w:rsid w:val="00D211A2"/>
    <w:rsid w:val="00D214D0"/>
    <w:rsid w:val="00D21B86"/>
    <w:rsid w:val="00D33A15"/>
    <w:rsid w:val="00D37D0A"/>
    <w:rsid w:val="00D417A3"/>
    <w:rsid w:val="00D44C3A"/>
    <w:rsid w:val="00D5212C"/>
    <w:rsid w:val="00D64607"/>
    <w:rsid w:val="00D65DA7"/>
    <w:rsid w:val="00D76CCC"/>
    <w:rsid w:val="00D7750F"/>
    <w:rsid w:val="00D7777D"/>
    <w:rsid w:val="00D92276"/>
    <w:rsid w:val="00D92E04"/>
    <w:rsid w:val="00DA2FF6"/>
    <w:rsid w:val="00DA68B0"/>
    <w:rsid w:val="00DB1ED0"/>
    <w:rsid w:val="00DC619F"/>
    <w:rsid w:val="00DC63D7"/>
    <w:rsid w:val="00DC73AC"/>
    <w:rsid w:val="00DE32CD"/>
    <w:rsid w:val="00DE57BA"/>
    <w:rsid w:val="00E106B4"/>
    <w:rsid w:val="00E12292"/>
    <w:rsid w:val="00E21C24"/>
    <w:rsid w:val="00E22D5F"/>
    <w:rsid w:val="00E27E2A"/>
    <w:rsid w:val="00E34026"/>
    <w:rsid w:val="00E348E9"/>
    <w:rsid w:val="00E350B5"/>
    <w:rsid w:val="00E52295"/>
    <w:rsid w:val="00E56AD4"/>
    <w:rsid w:val="00E578C0"/>
    <w:rsid w:val="00E57DF1"/>
    <w:rsid w:val="00E628C0"/>
    <w:rsid w:val="00E75A94"/>
    <w:rsid w:val="00E8044A"/>
    <w:rsid w:val="00E91287"/>
    <w:rsid w:val="00E9667F"/>
    <w:rsid w:val="00E977E9"/>
    <w:rsid w:val="00EA1FC2"/>
    <w:rsid w:val="00EA4DC7"/>
    <w:rsid w:val="00EB4569"/>
    <w:rsid w:val="00EB6DC0"/>
    <w:rsid w:val="00EC7CFE"/>
    <w:rsid w:val="00ED5321"/>
    <w:rsid w:val="00ED5988"/>
    <w:rsid w:val="00EE0243"/>
    <w:rsid w:val="00EE593C"/>
    <w:rsid w:val="00EF77A1"/>
    <w:rsid w:val="00F0768F"/>
    <w:rsid w:val="00F102BF"/>
    <w:rsid w:val="00F240EA"/>
    <w:rsid w:val="00F247DF"/>
    <w:rsid w:val="00F34183"/>
    <w:rsid w:val="00F347D8"/>
    <w:rsid w:val="00F3626E"/>
    <w:rsid w:val="00F41334"/>
    <w:rsid w:val="00F76974"/>
    <w:rsid w:val="00F83796"/>
    <w:rsid w:val="00F911F7"/>
    <w:rsid w:val="00F92500"/>
    <w:rsid w:val="00F954BF"/>
    <w:rsid w:val="00FA2CCE"/>
    <w:rsid w:val="00FA64DC"/>
    <w:rsid w:val="00FB4345"/>
    <w:rsid w:val="00FB4623"/>
    <w:rsid w:val="00FC4660"/>
    <w:rsid w:val="00FD2478"/>
    <w:rsid w:val="00FD2955"/>
    <w:rsid w:val="00FD3B87"/>
    <w:rsid w:val="00FD467F"/>
    <w:rsid w:val="00FD5AB2"/>
    <w:rsid w:val="00FD7FE2"/>
    <w:rsid w:val="00FE0778"/>
    <w:rsid w:val="00FF03BF"/>
    <w:rsid w:val="00FF6B2A"/>
    <w:rsid w:val="00FF7851"/>
    <w:rsid w:val="00FF7CB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0D7BE"/>
  <w15:chartTrackingRefBased/>
  <w15:docId w15:val="{A8B88181-2D1B-834D-BAF3-AB740304A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0183"/>
    <w:pPr>
      <w:ind w:left="720"/>
      <w:contextualSpacing/>
    </w:pPr>
  </w:style>
  <w:style w:type="paragraph" w:styleId="Revision">
    <w:name w:val="Revision"/>
    <w:hidden/>
    <w:uiPriority w:val="99"/>
    <w:semiHidden/>
    <w:rsid w:val="004C4216"/>
  </w:style>
  <w:style w:type="character" w:styleId="CommentReference">
    <w:name w:val="annotation reference"/>
    <w:basedOn w:val="DefaultParagraphFont"/>
    <w:uiPriority w:val="99"/>
    <w:semiHidden/>
    <w:unhideWhenUsed/>
    <w:rsid w:val="004C4216"/>
    <w:rPr>
      <w:sz w:val="16"/>
      <w:szCs w:val="16"/>
    </w:rPr>
  </w:style>
  <w:style w:type="paragraph" w:styleId="CommentText">
    <w:name w:val="annotation text"/>
    <w:basedOn w:val="Normal"/>
    <w:link w:val="CommentTextChar"/>
    <w:uiPriority w:val="99"/>
    <w:unhideWhenUsed/>
    <w:rsid w:val="004C4216"/>
    <w:rPr>
      <w:sz w:val="20"/>
      <w:szCs w:val="20"/>
    </w:rPr>
  </w:style>
  <w:style w:type="character" w:customStyle="1" w:styleId="CommentTextChar">
    <w:name w:val="Comment Text Char"/>
    <w:basedOn w:val="DefaultParagraphFont"/>
    <w:link w:val="CommentText"/>
    <w:uiPriority w:val="99"/>
    <w:rsid w:val="004C4216"/>
    <w:rPr>
      <w:sz w:val="20"/>
      <w:szCs w:val="20"/>
    </w:rPr>
  </w:style>
  <w:style w:type="paragraph" w:styleId="CommentSubject">
    <w:name w:val="annotation subject"/>
    <w:basedOn w:val="CommentText"/>
    <w:next w:val="CommentText"/>
    <w:link w:val="CommentSubjectChar"/>
    <w:uiPriority w:val="99"/>
    <w:semiHidden/>
    <w:unhideWhenUsed/>
    <w:rsid w:val="004C4216"/>
    <w:rPr>
      <w:b/>
      <w:bCs/>
    </w:rPr>
  </w:style>
  <w:style w:type="character" w:customStyle="1" w:styleId="CommentSubjectChar">
    <w:name w:val="Comment Subject Char"/>
    <w:basedOn w:val="CommentTextChar"/>
    <w:link w:val="CommentSubject"/>
    <w:uiPriority w:val="99"/>
    <w:semiHidden/>
    <w:rsid w:val="004C42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8EC108-E021-5D4C-BEAC-86D08F481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1734</Words>
  <Characters>10927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Barakat</dc:creator>
  <cp:keywords/>
  <dc:description/>
  <cp:lastModifiedBy>jonas.stegh@pumpkincareers.com</cp:lastModifiedBy>
  <cp:revision>384</cp:revision>
  <dcterms:created xsi:type="dcterms:W3CDTF">2023-01-13T11:12:00Z</dcterms:created>
  <dcterms:modified xsi:type="dcterms:W3CDTF">2023-01-23T19:53:00Z</dcterms:modified>
</cp:coreProperties>
</file>