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93AB" w14:textId="15663535" w:rsidR="165FF3DE" w:rsidRPr="00357A58" w:rsidRDefault="165FF3DE" w:rsidP="6E00E0CC">
      <w:pPr>
        <w:spacing w:after="0" w:line="240" w:lineRule="auto"/>
        <w:jc w:val="right"/>
        <w:rPr>
          <w:sz w:val="20"/>
          <w:szCs w:val="20"/>
          <w:rPrChange w:id="0" w:author="David Döbele" w:date="2026-03-15T19:56:00Z" w16du:dateUtc="2026-03-15T17:56:00Z">
            <w:rPr/>
          </w:rPrChange>
        </w:rPr>
      </w:pPr>
      <w:r w:rsidRPr="00357A58">
        <w:rPr>
          <w:rFonts w:ascii="Times New Roman" w:eastAsia="Times New Roman" w:hAnsi="Times New Roman" w:cs="Times New Roman"/>
          <w:sz w:val="20"/>
          <w:szCs w:val="20"/>
          <w:rPrChange w:id="1" w:author="David Döbele" w:date="2026-03-15T19:56:00Z" w16du:dateUtc="2026-03-15T17:56:00Z">
            <w:rPr>
              <w:rFonts w:ascii="Times New Roman" w:eastAsia="Times New Roman" w:hAnsi="Times New Roman" w:cs="Times New Roman"/>
              <w:sz w:val="21"/>
              <w:szCs w:val="21"/>
            </w:rPr>
          </w:rPrChange>
        </w:rPr>
        <w:t>Clemens Heuer</w:t>
      </w:r>
    </w:p>
    <w:p w14:paraId="0463116A" w14:textId="3FA8C859" w:rsidR="165FF3DE" w:rsidRPr="00357A58" w:rsidRDefault="165FF3DE" w:rsidP="6E00E0CC">
      <w:pPr>
        <w:spacing w:after="0" w:line="240" w:lineRule="auto"/>
        <w:jc w:val="right"/>
        <w:rPr>
          <w:sz w:val="20"/>
          <w:szCs w:val="20"/>
          <w:rPrChange w:id="2" w:author="David Döbele" w:date="2026-03-15T19:56:00Z" w16du:dateUtc="2026-03-15T17:56:00Z">
            <w:rPr/>
          </w:rPrChange>
        </w:rPr>
      </w:pPr>
      <w:r w:rsidRPr="00357A58">
        <w:rPr>
          <w:rFonts w:ascii="Times New Roman" w:eastAsia="Times New Roman" w:hAnsi="Times New Roman" w:cs="Times New Roman"/>
          <w:sz w:val="20"/>
          <w:szCs w:val="20"/>
          <w:rPrChange w:id="3" w:author="David Döbele" w:date="2026-03-15T19:56:00Z" w16du:dateUtc="2026-03-15T17:56:00Z">
            <w:rPr>
              <w:rFonts w:ascii="Times New Roman" w:eastAsia="Times New Roman" w:hAnsi="Times New Roman" w:cs="Times New Roman"/>
              <w:sz w:val="21"/>
              <w:szCs w:val="21"/>
            </w:rPr>
          </w:rPrChange>
        </w:rPr>
        <w:t>Am Sonnenberg 15</w:t>
      </w:r>
    </w:p>
    <w:p w14:paraId="451AEE20" w14:textId="11EAB9AD" w:rsidR="00857C6F" w:rsidRPr="00357A58" w:rsidRDefault="165FF3DE" w:rsidP="6E00E0CC">
      <w:pPr>
        <w:spacing w:after="0" w:line="240" w:lineRule="auto"/>
        <w:jc w:val="right"/>
        <w:rPr>
          <w:rFonts w:ascii="Times New Roman" w:eastAsia="Times New Roman" w:hAnsi="Times New Roman" w:cs="Times New Roman"/>
          <w:sz w:val="20"/>
          <w:szCs w:val="20"/>
          <w:rPrChange w:id="4" w:author="David Döbele" w:date="2026-03-15T19:56:00Z" w16du:dateUtc="2026-03-15T17:56:00Z">
            <w:rPr>
              <w:rFonts w:ascii="Times New Roman" w:eastAsia="Times New Roman" w:hAnsi="Times New Roman" w:cs="Times New Roman"/>
              <w:sz w:val="21"/>
              <w:szCs w:val="21"/>
            </w:rPr>
          </w:rPrChange>
        </w:rPr>
      </w:pPr>
      <w:r w:rsidRPr="00357A58">
        <w:rPr>
          <w:rFonts w:ascii="Times New Roman" w:eastAsia="Times New Roman" w:hAnsi="Times New Roman" w:cs="Times New Roman"/>
          <w:sz w:val="20"/>
          <w:szCs w:val="20"/>
          <w:rPrChange w:id="5" w:author="David Döbele" w:date="2026-03-15T19:56:00Z" w16du:dateUtc="2026-03-15T17:56:00Z">
            <w:rPr>
              <w:rFonts w:ascii="Times New Roman" w:eastAsia="Times New Roman" w:hAnsi="Times New Roman" w:cs="Times New Roman"/>
              <w:sz w:val="21"/>
              <w:szCs w:val="21"/>
            </w:rPr>
          </w:rPrChange>
        </w:rPr>
        <w:t>55595 Hargesheim</w:t>
      </w:r>
    </w:p>
    <w:p w14:paraId="21B89AC1" w14:textId="15A71C6F" w:rsidR="5C12C03E" w:rsidRPr="00357A58" w:rsidRDefault="5C12C03E" w:rsidP="6E00E0CC">
      <w:pPr>
        <w:spacing w:after="0" w:line="240" w:lineRule="auto"/>
        <w:jc w:val="right"/>
        <w:rPr>
          <w:sz w:val="20"/>
          <w:szCs w:val="20"/>
          <w:rPrChange w:id="6" w:author="David Döbele" w:date="2026-03-15T19:56:00Z" w16du:dateUtc="2026-03-15T17:56:00Z">
            <w:rPr/>
          </w:rPrChange>
        </w:rPr>
      </w:pPr>
      <w:r w:rsidRPr="00357A58">
        <w:rPr>
          <w:rFonts w:ascii="Times New Roman" w:eastAsia="Times New Roman" w:hAnsi="Times New Roman" w:cs="Times New Roman"/>
          <w:color w:val="000000" w:themeColor="text1"/>
          <w:sz w:val="20"/>
          <w:szCs w:val="20"/>
          <w:rPrChange w:id="7" w:author="David Döbele" w:date="2026-03-15T19:56:00Z" w16du:dateUtc="2026-03-15T17:56:00Z">
            <w:rPr>
              <w:rFonts w:ascii="Times New Roman" w:eastAsia="Times New Roman" w:hAnsi="Times New Roman" w:cs="Times New Roman"/>
              <w:color w:val="000000" w:themeColor="text1"/>
              <w:sz w:val="21"/>
              <w:szCs w:val="21"/>
            </w:rPr>
          </w:rPrChange>
        </w:rPr>
        <w:t>c</w:t>
      </w:r>
      <w:r w:rsidR="165FF3DE" w:rsidRPr="00357A58">
        <w:rPr>
          <w:rFonts w:ascii="Times New Roman" w:eastAsia="Times New Roman" w:hAnsi="Times New Roman" w:cs="Times New Roman"/>
          <w:color w:val="000000" w:themeColor="text1"/>
          <w:sz w:val="20"/>
          <w:szCs w:val="20"/>
          <w:rPrChange w:id="8" w:author="David Döbele" w:date="2026-03-15T19:56:00Z" w16du:dateUtc="2026-03-15T17:56:00Z">
            <w:rPr>
              <w:rFonts w:ascii="Times New Roman" w:eastAsia="Times New Roman" w:hAnsi="Times New Roman" w:cs="Times New Roman"/>
              <w:color w:val="000000" w:themeColor="text1"/>
              <w:sz w:val="21"/>
              <w:szCs w:val="21"/>
            </w:rPr>
          </w:rPrChange>
        </w:rPr>
        <w:t>lemens.heuer06@outlook.de</w:t>
      </w:r>
    </w:p>
    <w:p w14:paraId="2DAA3F8F" w14:textId="660887D1" w:rsidR="58F1E856" w:rsidRPr="00357A58" w:rsidRDefault="58F1E856" w:rsidP="6E00E0CC">
      <w:pPr>
        <w:spacing w:after="0"/>
        <w:jc w:val="right"/>
        <w:rPr>
          <w:rFonts w:ascii="Times New Roman" w:eastAsia="Times New Roman" w:hAnsi="Times New Roman" w:cs="Times New Roman"/>
          <w:color w:val="000000" w:themeColor="text1"/>
          <w:sz w:val="20"/>
          <w:szCs w:val="20"/>
          <w:lang w:val="en-US"/>
          <w:rPrChange w:id="9" w:author="David Döbele" w:date="2026-03-15T19:56:00Z" w16du:dateUtc="2026-03-15T17:56:00Z">
            <w:rPr>
              <w:rFonts w:ascii="Times New Roman" w:eastAsia="Times New Roman" w:hAnsi="Times New Roman" w:cs="Times New Roman"/>
              <w:color w:val="000000" w:themeColor="text1"/>
              <w:sz w:val="21"/>
              <w:szCs w:val="21"/>
              <w:lang w:val="en-US"/>
            </w:rPr>
          </w:rPrChange>
        </w:rPr>
      </w:pPr>
      <w:r w:rsidRPr="00357A58">
        <w:rPr>
          <w:rFonts w:ascii="Times New Roman" w:eastAsia="Times New Roman" w:hAnsi="Times New Roman" w:cs="Times New Roman"/>
          <w:color w:val="000000" w:themeColor="text1"/>
          <w:sz w:val="20"/>
          <w:szCs w:val="20"/>
          <w:lang w:val="en-US"/>
          <w:rPrChange w:id="10" w:author="David Döbele" w:date="2026-03-15T19:56:00Z" w16du:dateUtc="2026-03-15T17:56:00Z">
            <w:rPr>
              <w:rFonts w:ascii="Times New Roman" w:eastAsia="Times New Roman" w:hAnsi="Times New Roman" w:cs="Times New Roman"/>
              <w:color w:val="000000" w:themeColor="text1"/>
              <w:sz w:val="21"/>
              <w:szCs w:val="21"/>
              <w:lang w:val="en-US"/>
            </w:rPr>
          </w:rPrChange>
        </w:rPr>
        <w:t>+</w:t>
      </w:r>
      <w:r w:rsidR="114BA9B7" w:rsidRPr="00357A58">
        <w:rPr>
          <w:rFonts w:ascii="Times New Roman" w:eastAsia="Times New Roman" w:hAnsi="Times New Roman" w:cs="Times New Roman"/>
          <w:color w:val="000000" w:themeColor="text1"/>
          <w:sz w:val="20"/>
          <w:szCs w:val="20"/>
          <w:lang w:val="en-US"/>
          <w:rPrChange w:id="11" w:author="David Döbele" w:date="2026-03-15T19:56:00Z" w16du:dateUtc="2026-03-15T17:56:00Z">
            <w:rPr>
              <w:rFonts w:ascii="Times New Roman" w:eastAsia="Times New Roman" w:hAnsi="Times New Roman" w:cs="Times New Roman"/>
              <w:color w:val="000000" w:themeColor="text1"/>
              <w:sz w:val="21"/>
              <w:szCs w:val="21"/>
              <w:lang w:val="en-US"/>
            </w:rPr>
          </w:rPrChange>
        </w:rPr>
        <w:t xml:space="preserve">49 </w:t>
      </w:r>
      <w:r w:rsidR="42953C1F" w:rsidRPr="00357A58">
        <w:rPr>
          <w:rFonts w:ascii="Times New Roman" w:eastAsia="Times New Roman" w:hAnsi="Times New Roman" w:cs="Times New Roman"/>
          <w:color w:val="000000" w:themeColor="text1"/>
          <w:sz w:val="20"/>
          <w:szCs w:val="20"/>
          <w:lang w:val="en-US"/>
          <w:rPrChange w:id="12" w:author="David Döbele" w:date="2026-03-15T19:56:00Z" w16du:dateUtc="2026-03-15T17:56:00Z">
            <w:rPr>
              <w:rFonts w:ascii="Times New Roman" w:eastAsia="Times New Roman" w:hAnsi="Times New Roman" w:cs="Times New Roman"/>
              <w:color w:val="000000" w:themeColor="text1"/>
              <w:sz w:val="21"/>
              <w:szCs w:val="21"/>
              <w:lang w:val="en-US"/>
            </w:rPr>
          </w:rPrChange>
        </w:rPr>
        <w:t>15140146146</w:t>
      </w:r>
    </w:p>
    <w:p w14:paraId="170FE07D" w14:textId="77777777" w:rsidR="00F270C0" w:rsidRPr="00357A58" w:rsidRDefault="00F270C0" w:rsidP="6E00E0CC">
      <w:pPr>
        <w:spacing w:after="0"/>
        <w:rPr>
          <w:rFonts w:ascii="Times New Roman" w:eastAsia="Times New Roman" w:hAnsi="Times New Roman" w:cs="Times New Roman"/>
          <w:color w:val="000000"/>
          <w:sz w:val="20"/>
          <w:szCs w:val="20"/>
          <w:lang w:val="en-US"/>
          <w:rPrChange w:id="13" w:author="David Döbele" w:date="2026-03-15T19:56:00Z" w16du:dateUtc="2026-03-15T17:56:00Z">
            <w:rPr>
              <w:rFonts w:ascii="Times New Roman" w:eastAsia="Times New Roman" w:hAnsi="Times New Roman" w:cs="Times New Roman"/>
              <w:color w:val="000000"/>
              <w:sz w:val="21"/>
              <w:szCs w:val="21"/>
              <w:lang w:val="en-US"/>
            </w:rPr>
          </w:rPrChange>
        </w:rPr>
      </w:pPr>
    </w:p>
    <w:p w14:paraId="4FFA7063" w14:textId="5B99C411" w:rsidR="00F74175" w:rsidRPr="00357A58" w:rsidRDefault="00C87530" w:rsidP="6E00E0CC">
      <w:pPr>
        <w:spacing w:after="0"/>
        <w:rPr>
          <w:rFonts w:ascii="Times New Roman" w:eastAsia="Times New Roman" w:hAnsi="Times New Roman" w:cs="Times New Roman"/>
          <w:color w:val="000000"/>
          <w:sz w:val="20"/>
          <w:szCs w:val="20"/>
          <w:rPrChange w:id="14" w:author="David Döbele" w:date="2026-03-15T19:56:00Z" w16du:dateUtc="2026-03-15T17:56:00Z">
            <w:rPr>
              <w:rFonts w:ascii="Times New Roman" w:eastAsia="Times New Roman" w:hAnsi="Times New Roman" w:cs="Times New Roman"/>
              <w:color w:val="000000"/>
              <w:sz w:val="21"/>
              <w:szCs w:val="21"/>
            </w:rPr>
          </w:rPrChange>
        </w:rPr>
      </w:pPr>
      <w:proofErr w:type="spellStart"/>
      <w:r w:rsidRPr="00357A58">
        <w:rPr>
          <w:rFonts w:ascii="Times New Roman" w:eastAsia="Times New Roman" w:hAnsi="Times New Roman" w:cs="Times New Roman"/>
          <w:color w:val="000000" w:themeColor="text1"/>
          <w:sz w:val="20"/>
          <w:szCs w:val="20"/>
          <w:rPrChange w:id="15" w:author="David Döbele" w:date="2026-03-15T19:56:00Z" w16du:dateUtc="2026-03-15T17:56:00Z">
            <w:rPr>
              <w:rFonts w:ascii="Times New Roman" w:eastAsia="Times New Roman" w:hAnsi="Times New Roman" w:cs="Times New Roman"/>
              <w:color w:val="000000" w:themeColor="text1"/>
              <w:sz w:val="21"/>
              <w:szCs w:val="21"/>
            </w:rPr>
          </w:rPrChange>
        </w:rPr>
        <w:t>UnternehmensBörse</w:t>
      </w:r>
      <w:proofErr w:type="spellEnd"/>
      <w:r w:rsidRPr="00357A58">
        <w:rPr>
          <w:rFonts w:ascii="Times New Roman" w:eastAsia="Times New Roman" w:hAnsi="Times New Roman" w:cs="Times New Roman"/>
          <w:color w:val="000000" w:themeColor="text1"/>
          <w:sz w:val="20"/>
          <w:szCs w:val="20"/>
          <w:rPrChange w:id="16" w:author="David Döbele" w:date="2026-03-15T19:56:00Z" w16du:dateUtc="2026-03-15T17:56:00Z">
            <w:rPr>
              <w:rFonts w:ascii="Times New Roman" w:eastAsia="Times New Roman" w:hAnsi="Times New Roman" w:cs="Times New Roman"/>
              <w:color w:val="000000" w:themeColor="text1"/>
              <w:sz w:val="21"/>
              <w:szCs w:val="21"/>
            </w:rPr>
          </w:rPrChange>
        </w:rPr>
        <w:t xml:space="preserve"> </w:t>
      </w:r>
      <w:proofErr w:type="spellStart"/>
      <w:r w:rsidRPr="00357A58">
        <w:rPr>
          <w:rFonts w:ascii="Times New Roman" w:eastAsia="Times New Roman" w:hAnsi="Times New Roman" w:cs="Times New Roman"/>
          <w:color w:val="000000" w:themeColor="text1"/>
          <w:sz w:val="20"/>
          <w:szCs w:val="20"/>
          <w:rPrChange w:id="17" w:author="David Döbele" w:date="2026-03-15T19:56:00Z" w16du:dateUtc="2026-03-15T17:56:00Z">
            <w:rPr>
              <w:rFonts w:ascii="Times New Roman" w:eastAsia="Times New Roman" w:hAnsi="Times New Roman" w:cs="Times New Roman"/>
              <w:color w:val="000000" w:themeColor="text1"/>
              <w:sz w:val="21"/>
              <w:szCs w:val="21"/>
            </w:rPr>
          </w:rPrChange>
        </w:rPr>
        <w:t>Grönig</w:t>
      </w:r>
      <w:proofErr w:type="spellEnd"/>
      <w:r w:rsidRPr="00357A58">
        <w:rPr>
          <w:rFonts w:ascii="Times New Roman" w:eastAsia="Times New Roman" w:hAnsi="Times New Roman" w:cs="Times New Roman"/>
          <w:color w:val="000000" w:themeColor="text1"/>
          <w:sz w:val="20"/>
          <w:szCs w:val="20"/>
          <w:rPrChange w:id="18" w:author="David Döbele" w:date="2026-03-15T19:56:00Z" w16du:dateUtc="2026-03-15T17:56:00Z">
            <w:rPr>
              <w:rFonts w:ascii="Times New Roman" w:eastAsia="Times New Roman" w:hAnsi="Times New Roman" w:cs="Times New Roman"/>
              <w:color w:val="000000" w:themeColor="text1"/>
              <w:sz w:val="21"/>
              <w:szCs w:val="21"/>
            </w:rPr>
          </w:rPrChange>
        </w:rPr>
        <w:t xml:space="preserve"> &amp; Kollegen AG</w:t>
      </w:r>
    </w:p>
    <w:p w14:paraId="096C8AF5" w14:textId="3959EE45" w:rsidR="00647413" w:rsidRPr="00357A58" w:rsidRDefault="00C87530" w:rsidP="6E00E0CC">
      <w:pPr>
        <w:spacing w:after="0"/>
        <w:rPr>
          <w:rFonts w:ascii="Times New Roman" w:eastAsia="Times New Roman" w:hAnsi="Times New Roman" w:cs="Times New Roman"/>
          <w:sz w:val="20"/>
          <w:szCs w:val="20"/>
          <w:rPrChange w:id="19" w:author="David Döbele" w:date="2026-03-15T19:56:00Z" w16du:dateUtc="2026-03-15T17:56:00Z">
            <w:rPr>
              <w:rFonts w:ascii="Times New Roman" w:eastAsia="Times New Roman" w:hAnsi="Times New Roman" w:cs="Times New Roman"/>
              <w:sz w:val="21"/>
              <w:szCs w:val="21"/>
            </w:rPr>
          </w:rPrChange>
        </w:rPr>
      </w:pPr>
      <w:proofErr w:type="spellStart"/>
      <w:r w:rsidRPr="00357A58">
        <w:rPr>
          <w:rFonts w:ascii="Times New Roman" w:eastAsia="Times New Roman" w:hAnsi="Times New Roman" w:cs="Times New Roman"/>
          <w:sz w:val="20"/>
          <w:szCs w:val="20"/>
          <w:rPrChange w:id="20" w:author="David Döbele" w:date="2026-03-15T19:56:00Z" w16du:dateUtc="2026-03-15T17:56:00Z">
            <w:rPr>
              <w:rFonts w:ascii="Times New Roman" w:eastAsia="Times New Roman" w:hAnsi="Times New Roman" w:cs="Times New Roman"/>
              <w:sz w:val="21"/>
              <w:szCs w:val="21"/>
            </w:rPr>
          </w:rPrChange>
        </w:rPr>
        <w:t>Gervinusstraße</w:t>
      </w:r>
      <w:proofErr w:type="spellEnd"/>
      <w:r w:rsidRPr="00357A58">
        <w:rPr>
          <w:rFonts w:ascii="Times New Roman" w:eastAsia="Times New Roman" w:hAnsi="Times New Roman" w:cs="Times New Roman"/>
          <w:sz w:val="20"/>
          <w:szCs w:val="20"/>
          <w:rPrChange w:id="21" w:author="David Döbele" w:date="2026-03-15T19:56:00Z" w16du:dateUtc="2026-03-15T17:56:00Z">
            <w:rPr>
              <w:rFonts w:ascii="Times New Roman" w:eastAsia="Times New Roman" w:hAnsi="Times New Roman" w:cs="Times New Roman"/>
              <w:sz w:val="21"/>
              <w:szCs w:val="21"/>
            </w:rPr>
          </w:rPrChange>
        </w:rPr>
        <w:t xml:space="preserve"> 17 </w:t>
      </w:r>
      <w:r w:rsidR="00D958F4" w:rsidRPr="00357A58">
        <w:rPr>
          <w:rFonts w:ascii="Times New Roman" w:eastAsia="Times New Roman" w:hAnsi="Times New Roman" w:cs="Times New Roman"/>
          <w:sz w:val="20"/>
          <w:szCs w:val="20"/>
          <w:rPrChange w:id="22" w:author="David Döbele" w:date="2026-03-15T19:56:00Z" w16du:dateUtc="2026-03-15T17:56:00Z">
            <w:rPr>
              <w:rFonts w:ascii="Times New Roman" w:eastAsia="Times New Roman" w:hAnsi="Times New Roman" w:cs="Times New Roman"/>
              <w:sz w:val="21"/>
              <w:szCs w:val="21"/>
            </w:rPr>
          </w:rPrChange>
        </w:rPr>
        <w:t xml:space="preserve"> </w:t>
      </w:r>
      <w:r w:rsidR="00647413" w:rsidRPr="00357A58">
        <w:rPr>
          <w:sz w:val="20"/>
          <w:szCs w:val="20"/>
          <w:rPrChange w:id="23" w:author="David Döbele" w:date="2026-03-15T19:56:00Z" w16du:dateUtc="2026-03-15T17:56:00Z">
            <w:rPr/>
          </w:rPrChange>
        </w:rPr>
        <w:br/>
      </w:r>
      <w:r w:rsidRPr="00357A58">
        <w:rPr>
          <w:rFonts w:ascii="Times New Roman" w:eastAsia="Times New Roman" w:hAnsi="Times New Roman" w:cs="Times New Roman"/>
          <w:sz w:val="20"/>
          <w:szCs w:val="20"/>
          <w:rPrChange w:id="24" w:author="David Döbele" w:date="2026-03-15T19:56:00Z" w16du:dateUtc="2026-03-15T17:56:00Z">
            <w:rPr>
              <w:rFonts w:ascii="Times New Roman" w:eastAsia="Times New Roman" w:hAnsi="Times New Roman" w:cs="Times New Roman"/>
              <w:sz w:val="21"/>
              <w:szCs w:val="21"/>
            </w:rPr>
          </w:rPrChange>
        </w:rPr>
        <w:t xml:space="preserve">60322 Frankfurt am Main </w:t>
      </w:r>
    </w:p>
    <w:p w14:paraId="0731715D" w14:textId="44059B52" w:rsidR="001E0088" w:rsidRPr="00357A58" w:rsidRDefault="07EB0DAE" w:rsidP="6E00E0CC">
      <w:pPr>
        <w:spacing w:after="0"/>
        <w:jc w:val="right"/>
        <w:rPr>
          <w:rFonts w:ascii="Times New Roman" w:eastAsia="Times New Roman" w:hAnsi="Times New Roman" w:cs="Times New Roman"/>
          <w:sz w:val="20"/>
          <w:szCs w:val="20"/>
          <w:rPrChange w:id="25" w:author="David Döbele" w:date="2026-03-15T19:56:00Z" w16du:dateUtc="2026-03-15T17:56:00Z">
            <w:rPr>
              <w:rFonts w:ascii="Times New Roman" w:eastAsia="Times New Roman" w:hAnsi="Times New Roman" w:cs="Times New Roman"/>
              <w:sz w:val="21"/>
              <w:szCs w:val="21"/>
            </w:rPr>
          </w:rPrChange>
        </w:rPr>
      </w:pPr>
      <w:r w:rsidRPr="00357A58">
        <w:rPr>
          <w:rFonts w:ascii="Times New Roman" w:eastAsia="Times New Roman" w:hAnsi="Times New Roman" w:cs="Times New Roman"/>
          <w:sz w:val="20"/>
          <w:szCs w:val="20"/>
          <w:rPrChange w:id="26" w:author="David Döbele" w:date="2026-03-15T19:56:00Z" w16du:dateUtc="2026-03-15T17:56:00Z">
            <w:rPr>
              <w:rFonts w:ascii="Times New Roman" w:eastAsia="Times New Roman" w:hAnsi="Times New Roman" w:cs="Times New Roman"/>
              <w:sz w:val="21"/>
              <w:szCs w:val="21"/>
            </w:rPr>
          </w:rPrChange>
        </w:rPr>
        <w:t>Hargesheim</w:t>
      </w:r>
      <w:r w:rsidR="2FA5F290" w:rsidRPr="00357A58">
        <w:rPr>
          <w:rFonts w:ascii="Times New Roman" w:eastAsia="Times New Roman" w:hAnsi="Times New Roman" w:cs="Times New Roman"/>
          <w:sz w:val="20"/>
          <w:szCs w:val="20"/>
          <w:rPrChange w:id="27" w:author="David Döbele" w:date="2026-03-15T19:56:00Z" w16du:dateUtc="2026-03-15T17:56:00Z">
            <w:rPr>
              <w:rFonts w:ascii="Times New Roman" w:eastAsia="Times New Roman" w:hAnsi="Times New Roman" w:cs="Times New Roman"/>
              <w:sz w:val="21"/>
              <w:szCs w:val="21"/>
            </w:rPr>
          </w:rPrChange>
        </w:rPr>
        <w:t xml:space="preserve">, </w:t>
      </w:r>
      <w:r w:rsidR="00C87530" w:rsidRPr="00357A58">
        <w:rPr>
          <w:rFonts w:ascii="Times New Roman" w:eastAsia="Times New Roman" w:hAnsi="Times New Roman" w:cs="Times New Roman"/>
          <w:sz w:val="20"/>
          <w:szCs w:val="20"/>
          <w:rPrChange w:id="28" w:author="David Döbele" w:date="2026-03-15T19:56:00Z" w16du:dateUtc="2026-03-15T17:56:00Z">
            <w:rPr>
              <w:rFonts w:ascii="Times New Roman" w:eastAsia="Times New Roman" w:hAnsi="Times New Roman" w:cs="Times New Roman"/>
              <w:sz w:val="21"/>
              <w:szCs w:val="21"/>
            </w:rPr>
          </w:rPrChange>
        </w:rPr>
        <w:t>14</w:t>
      </w:r>
      <w:r w:rsidR="2FA5F290" w:rsidRPr="00357A58">
        <w:rPr>
          <w:rFonts w:ascii="Times New Roman" w:eastAsia="Times New Roman" w:hAnsi="Times New Roman" w:cs="Times New Roman"/>
          <w:sz w:val="20"/>
          <w:szCs w:val="20"/>
          <w:rPrChange w:id="29" w:author="David Döbele" w:date="2026-03-15T19:56:00Z" w16du:dateUtc="2026-03-15T17:56:00Z">
            <w:rPr>
              <w:rFonts w:ascii="Times New Roman" w:eastAsia="Times New Roman" w:hAnsi="Times New Roman" w:cs="Times New Roman"/>
              <w:sz w:val="21"/>
              <w:szCs w:val="21"/>
            </w:rPr>
          </w:rPrChange>
        </w:rPr>
        <w:t>.</w:t>
      </w:r>
      <w:r w:rsidR="00C87530" w:rsidRPr="00357A58">
        <w:rPr>
          <w:rFonts w:ascii="Times New Roman" w:eastAsia="Times New Roman" w:hAnsi="Times New Roman" w:cs="Times New Roman"/>
          <w:sz w:val="20"/>
          <w:szCs w:val="20"/>
          <w:rPrChange w:id="30" w:author="David Döbele" w:date="2026-03-15T19:56:00Z" w16du:dateUtc="2026-03-15T17:56:00Z">
            <w:rPr>
              <w:rFonts w:ascii="Times New Roman" w:eastAsia="Times New Roman" w:hAnsi="Times New Roman" w:cs="Times New Roman"/>
              <w:sz w:val="21"/>
              <w:szCs w:val="21"/>
            </w:rPr>
          </w:rPrChange>
        </w:rPr>
        <w:t>03</w:t>
      </w:r>
      <w:r w:rsidR="6764E02A" w:rsidRPr="00357A58">
        <w:rPr>
          <w:rFonts w:ascii="Times New Roman" w:eastAsia="Times New Roman" w:hAnsi="Times New Roman" w:cs="Times New Roman"/>
          <w:sz w:val="20"/>
          <w:szCs w:val="20"/>
          <w:rPrChange w:id="31" w:author="David Döbele" w:date="2026-03-15T19:56:00Z" w16du:dateUtc="2026-03-15T17:56:00Z">
            <w:rPr>
              <w:rFonts w:ascii="Times New Roman" w:eastAsia="Times New Roman" w:hAnsi="Times New Roman" w:cs="Times New Roman"/>
              <w:sz w:val="21"/>
              <w:szCs w:val="21"/>
            </w:rPr>
          </w:rPrChange>
        </w:rPr>
        <w:t>.</w:t>
      </w:r>
      <w:r w:rsidR="1A96CD64" w:rsidRPr="00357A58">
        <w:rPr>
          <w:rFonts w:ascii="Times New Roman" w:eastAsia="Times New Roman" w:hAnsi="Times New Roman" w:cs="Times New Roman"/>
          <w:sz w:val="20"/>
          <w:szCs w:val="20"/>
          <w:rPrChange w:id="32" w:author="David Döbele" w:date="2026-03-15T19:56:00Z" w16du:dateUtc="2026-03-15T17:56:00Z">
            <w:rPr>
              <w:rFonts w:ascii="Times New Roman" w:eastAsia="Times New Roman" w:hAnsi="Times New Roman" w:cs="Times New Roman"/>
              <w:sz w:val="21"/>
              <w:szCs w:val="21"/>
            </w:rPr>
          </w:rPrChange>
        </w:rPr>
        <w:t>20</w:t>
      </w:r>
      <w:r w:rsidR="5FCA574F" w:rsidRPr="00357A58">
        <w:rPr>
          <w:rFonts w:ascii="Times New Roman" w:eastAsia="Times New Roman" w:hAnsi="Times New Roman" w:cs="Times New Roman"/>
          <w:sz w:val="20"/>
          <w:szCs w:val="20"/>
          <w:rPrChange w:id="33" w:author="David Döbele" w:date="2026-03-15T19:56:00Z" w16du:dateUtc="2026-03-15T17:56:00Z">
            <w:rPr>
              <w:rFonts w:ascii="Times New Roman" w:eastAsia="Times New Roman" w:hAnsi="Times New Roman" w:cs="Times New Roman"/>
              <w:sz w:val="21"/>
              <w:szCs w:val="21"/>
            </w:rPr>
          </w:rPrChange>
        </w:rPr>
        <w:t>2</w:t>
      </w:r>
      <w:r w:rsidR="00C87530" w:rsidRPr="00357A58">
        <w:rPr>
          <w:rFonts w:ascii="Times New Roman" w:eastAsia="Times New Roman" w:hAnsi="Times New Roman" w:cs="Times New Roman"/>
          <w:sz w:val="20"/>
          <w:szCs w:val="20"/>
          <w:rPrChange w:id="34" w:author="David Döbele" w:date="2026-03-15T19:56:00Z" w16du:dateUtc="2026-03-15T17:56:00Z">
            <w:rPr>
              <w:rFonts w:ascii="Times New Roman" w:eastAsia="Times New Roman" w:hAnsi="Times New Roman" w:cs="Times New Roman"/>
              <w:sz w:val="21"/>
              <w:szCs w:val="21"/>
            </w:rPr>
          </w:rPrChange>
        </w:rPr>
        <w:t>6</w:t>
      </w:r>
    </w:p>
    <w:p w14:paraId="3EDA7363" w14:textId="1101BA24" w:rsidR="0032094C" w:rsidRPr="00357A58" w:rsidRDefault="68570E11" w:rsidP="0032094C">
      <w:pPr>
        <w:spacing w:after="0"/>
        <w:rPr>
          <w:rFonts w:ascii="Times New Roman" w:eastAsia="Times New Roman" w:hAnsi="Times New Roman" w:cs="Times New Roman"/>
          <w:b/>
          <w:bCs/>
          <w:sz w:val="20"/>
          <w:szCs w:val="20"/>
          <w:rPrChange w:id="35" w:author="David Döbele" w:date="2026-03-15T19:56:00Z" w16du:dateUtc="2026-03-15T17:56:00Z">
            <w:rPr>
              <w:rFonts w:ascii="Times New Roman" w:eastAsia="Times New Roman" w:hAnsi="Times New Roman" w:cs="Times New Roman"/>
              <w:b/>
              <w:bCs/>
              <w:sz w:val="21"/>
              <w:szCs w:val="21"/>
            </w:rPr>
          </w:rPrChange>
        </w:rPr>
      </w:pPr>
      <w:r w:rsidRPr="00357A58">
        <w:rPr>
          <w:rFonts w:ascii="Times New Roman" w:eastAsia="Times New Roman" w:hAnsi="Times New Roman" w:cs="Times New Roman"/>
          <w:b/>
          <w:bCs/>
          <w:sz w:val="20"/>
          <w:szCs w:val="20"/>
          <w:rPrChange w:id="36" w:author="David Döbele" w:date="2026-03-15T19:56:00Z" w16du:dateUtc="2026-03-15T17:56:00Z">
            <w:rPr>
              <w:rFonts w:ascii="Times New Roman" w:eastAsia="Times New Roman" w:hAnsi="Times New Roman" w:cs="Times New Roman"/>
              <w:b/>
              <w:bCs/>
              <w:sz w:val="21"/>
              <w:szCs w:val="21"/>
            </w:rPr>
          </w:rPrChange>
        </w:rPr>
        <w:t xml:space="preserve">Bewerbung um ein Praktikum </w:t>
      </w:r>
      <w:r w:rsidR="00EE3246" w:rsidRPr="00357A58">
        <w:rPr>
          <w:rFonts w:ascii="Times New Roman" w:eastAsia="Times New Roman" w:hAnsi="Times New Roman" w:cs="Times New Roman"/>
          <w:b/>
          <w:bCs/>
          <w:sz w:val="20"/>
          <w:szCs w:val="20"/>
          <w:rPrChange w:id="37" w:author="David Döbele" w:date="2026-03-15T19:56:00Z" w16du:dateUtc="2026-03-15T17:56:00Z">
            <w:rPr>
              <w:rFonts w:ascii="Times New Roman" w:eastAsia="Times New Roman" w:hAnsi="Times New Roman" w:cs="Times New Roman"/>
              <w:b/>
              <w:bCs/>
              <w:sz w:val="21"/>
              <w:szCs w:val="21"/>
            </w:rPr>
          </w:rPrChange>
        </w:rPr>
        <w:t>im M&amp;A</w:t>
      </w:r>
    </w:p>
    <w:p w14:paraId="0989DD63" w14:textId="77777777" w:rsidR="0032094C" w:rsidRPr="00357A58" w:rsidRDefault="0032094C" w:rsidP="0032094C">
      <w:pPr>
        <w:spacing w:after="0"/>
        <w:rPr>
          <w:rFonts w:ascii="Times New Roman" w:eastAsia="Times New Roman" w:hAnsi="Times New Roman" w:cs="Times New Roman"/>
          <w:b/>
          <w:bCs/>
          <w:sz w:val="20"/>
          <w:szCs w:val="20"/>
          <w:rPrChange w:id="38" w:author="David Döbele" w:date="2026-03-15T19:56:00Z" w16du:dateUtc="2026-03-15T17:56:00Z">
            <w:rPr>
              <w:rFonts w:ascii="Times New Roman" w:eastAsia="Times New Roman" w:hAnsi="Times New Roman" w:cs="Times New Roman"/>
              <w:b/>
              <w:bCs/>
              <w:sz w:val="12"/>
              <w:szCs w:val="12"/>
            </w:rPr>
          </w:rPrChange>
        </w:rPr>
      </w:pPr>
    </w:p>
    <w:p w14:paraId="5D897275" w14:textId="77777777" w:rsidR="0032094C" w:rsidRPr="00357A58" w:rsidRDefault="0032094C" w:rsidP="0032094C">
      <w:pPr>
        <w:spacing w:after="0"/>
        <w:jc w:val="both"/>
        <w:rPr>
          <w:rFonts w:ascii="Times New Roman" w:eastAsia="Times New Roman" w:hAnsi="Times New Roman" w:cs="Times New Roman"/>
          <w:sz w:val="20"/>
          <w:szCs w:val="20"/>
          <w:rPrChange w:id="39" w:author="David Döbele" w:date="2026-03-15T19:56:00Z" w16du:dateUtc="2026-03-15T17:56:00Z">
            <w:rPr>
              <w:rFonts w:ascii="Times New Roman" w:eastAsia="Times New Roman" w:hAnsi="Times New Roman" w:cs="Times New Roman"/>
              <w:sz w:val="21"/>
              <w:szCs w:val="21"/>
            </w:rPr>
          </w:rPrChange>
        </w:rPr>
      </w:pPr>
      <w:r w:rsidRPr="00357A58">
        <w:rPr>
          <w:rFonts w:ascii="Times New Roman" w:eastAsia="Times New Roman" w:hAnsi="Times New Roman" w:cs="Times New Roman"/>
          <w:sz w:val="20"/>
          <w:szCs w:val="20"/>
          <w:rPrChange w:id="40" w:author="David Döbele" w:date="2026-03-15T19:56:00Z" w16du:dateUtc="2026-03-15T17:56:00Z">
            <w:rPr>
              <w:rFonts w:ascii="Times New Roman" w:eastAsia="Times New Roman" w:hAnsi="Times New Roman" w:cs="Times New Roman"/>
              <w:sz w:val="21"/>
              <w:szCs w:val="21"/>
            </w:rPr>
          </w:rPrChange>
        </w:rPr>
        <w:t xml:space="preserve">Sehr geehrte Damen und Herren, </w:t>
      </w:r>
    </w:p>
    <w:p w14:paraId="7CF8D601" w14:textId="77777777" w:rsidR="0032094C" w:rsidRPr="00357A58" w:rsidRDefault="0032094C" w:rsidP="0032094C">
      <w:pPr>
        <w:spacing w:after="0"/>
        <w:jc w:val="both"/>
        <w:rPr>
          <w:rFonts w:ascii="Times New Roman" w:eastAsia="Times New Roman" w:hAnsi="Times New Roman" w:cs="Times New Roman"/>
          <w:sz w:val="20"/>
          <w:szCs w:val="20"/>
          <w:rPrChange w:id="41" w:author="David Döbele" w:date="2026-03-15T19:56:00Z" w16du:dateUtc="2026-03-15T17:56:00Z">
            <w:rPr>
              <w:rFonts w:ascii="Times New Roman" w:eastAsia="Times New Roman" w:hAnsi="Times New Roman" w:cs="Times New Roman"/>
              <w:sz w:val="12"/>
              <w:szCs w:val="12"/>
            </w:rPr>
          </w:rPrChange>
        </w:rPr>
      </w:pPr>
    </w:p>
    <w:p w14:paraId="7136ECF4" w14:textId="77777777" w:rsidR="0032094C" w:rsidRPr="00357A58" w:rsidRDefault="0032094C" w:rsidP="0032094C">
      <w:pPr>
        <w:spacing w:after="0"/>
        <w:jc w:val="both"/>
        <w:rPr>
          <w:rFonts w:ascii="Times New Roman" w:eastAsia="Times New Roman" w:hAnsi="Times New Roman" w:cs="Times New Roman"/>
          <w:sz w:val="20"/>
          <w:szCs w:val="20"/>
          <w:rPrChange w:id="42" w:author="David Döbele" w:date="2026-03-15T19:56:00Z" w16du:dateUtc="2026-03-15T17:56:00Z">
            <w:rPr>
              <w:rFonts w:ascii="Times New Roman" w:eastAsia="Times New Roman" w:hAnsi="Times New Roman" w:cs="Times New Roman"/>
              <w:sz w:val="21"/>
              <w:szCs w:val="21"/>
            </w:rPr>
          </w:rPrChange>
        </w:rPr>
      </w:pPr>
      <w:r w:rsidRPr="00357A58">
        <w:rPr>
          <w:rFonts w:ascii="Times New Roman" w:eastAsia="Times New Roman" w:hAnsi="Times New Roman" w:cs="Times New Roman"/>
          <w:sz w:val="20"/>
          <w:szCs w:val="20"/>
          <w:rPrChange w:id="43" w:author="David Döbele" w:date="2026-03-15T19:56:00Z" w16du:dateUtc="2026-03-15T17:56:00Z">
            <w:rPr>
              <w:rFonts w:ascii="Times New Roman" w:eastAsia="Times New Roman" w:hAnsi="Times New Roman" w:cs="Times New Roman"/>
              <w:sz w:val="21"/>
              <w:szCs w:val="21"/>
            </w:rPr>
          </w:rPrChange>
        </w:rPr>
        <w:t>schon vor meinem Studium habe ich ein großes Interesse an der Tätigkeit als M&amp;A-Analyst entwickelt. Durch meine Teilnahme am einjährigen M&amp;A-Curriculum des Bundesverbands M&amp;A sowie inspirierende Gespräche mit Alumni meiner Universität wurde mir endgültig klar, wie sehr mich eine Karriere im M&amp;A reizt. Besonders spannend finde ich, dass jede Transaktion im M&amp;A eine neue, maßgeschneiderte Lösung erfordert und man dadurch eine steile Lernkurve hat. Mich begeistert vor allem die Kombination aus finanziellen Analysen und strategischem Denken, aber auch, dass M&amp;A ein Peoples Business ist, in dem am Ende ebenso persönliches Fingerspitzengefühl zählt. Ich bin überzeugt, dass der M&amp;A-Markt in Deutschland durch die Vielzahl an anstehenden Unternehmensnachfolgen weiterhin großes Potenzial bietet. Daher möchte ich mein bisher erworbenes Wissen im M&amp;A nun in der Praxis vertiefen und Ihr Team ab dem 1. August 2026 für drei Monate als Praktikant in Ihrem Office in Frankfurt unterstützen.</w:t>
      </w:r>
    </w:p>
    <w:p w14:paraId="632D51F0" w14:textId="77777777" w:rsidR="0032094C" w:rsidRPr="00357A58" w:rsidRDefault="0032094C" w:rsidP="0032094C">
      <w:pPr>
        <w:spacing w:after="0"/>
        <w:jc w:val="both"/>
        <w:rPr>
          <w:rFonts w:ascii="Times New Roman" w:eastAsia="Times New Roman" w:hAnsi="Times New Roman" w:cs="Times New Roman"/>
          <w:sz w:val="20"/>
          <w:szCs w:val="20"/>
          <w:rPrChange w:id="44" w:author="David Döbele" w:date="2026-03-15T19:56:00Z" w16du:dateUtc="2026-03-15T17:56:00Z">
            <w:rPr>
              <w:rFonts w:ascii="Times New Roman" w:eastAsia="Times New Roman" w:hAnsi="Times New Roman" w:cs="Times New Roman"/>
              <w:sz w:val="12"/>
              <w:szCs w:val="12"/>
            </w:rPr>
          </w:rPrChange>
        </w:rPr>
      </w:pPr>
    </w:p>
    <w:p w14:paraId="5CAD436C" w14:textId="1D7F8F42" w:rsidR="0032094C" w:rsidRPr="00357A58" w:rsidRDefault="0032094C" w:rsidP="0032094C">
      <w:pPr>
        <w:spacing w:after="0"/>
        <w:jc w:val="both"/>
        <w:rPr>
          <w:rFonts w:ascii="Times New Roman" w:eastAsia="Times New Roman" w:hAnsi="Times New Roman" w:cs="Times New Roman"/>
          <w:sz w:val="20"/>
          <w:szCs w:val="20"/>
          <w:rPrChange w:id="45" w:author="David Döbele" w:date="2026-03-15T19:56:00Z" w16du:dateUtc="2026-03-15T17:56:00Z">
            <w:rPr>
              <w:rFonts w:ascii="Times New Roman" w:eastAsia="Times New Roman" w:hAnsi="Times New Roman" w:cs="Times New Roman"/>
              <w:sz w:val="21"/>
              <w:szCs w:val="21"/>
            </w:rPr>
          </w:rPrChange>
        </w:rPr>
      </w:pPr>
      <w:r w:rsidRPr="00357A58">
        <w:rPr>
          <w:rFonts w:ascii="Times New Roman" w:eastAsia="Times New Roman" w:hAnsi="Times New Roman" w:cs="Times New Roman"/>
          <w:sz w:val="20"/>
          <w:szCs w:val="20"/>
          <w:rPrChange w:id="46" w:author="David Döbele" w:date="2026-03-15T19:56:00Z" w16du:dateUtc="2026-03-15T17:56:00Z">
            <w:rPr>
              <w:rFonts w:ascii="Times New Roman" w:eastAsia="Times New Roman" w:hAnsi="Times New Roman" w:cs="Times New Roman"/>
              <w:sz w:val="21"/>
              <w:szCs w:val="21"/>
            </w:rPr>
          </w:rPrChange>
        </w:rPr>
        <w:t xml:space="preserve">Nachdem ich während meiner Schulzeit ein starkes Interesse an wirtschaftlichen Themen entwickelt hatte, begann ich mein Studium der Wirtschaftswissenschaften </w:t>
      </w:r>
      <w:ins w:id="47" w:author="David Döbele" w:date="2026-03-15T19:57:00Z" w16du:dateUtc="2026-03-15T17:57:00Z">
        <w:r w:rsidR="00357A58">
          <w:rPr>
            <w:rFonts w:ascii="Times New Roman" w:eastAsia="Times New Roman" w:hAnsi="Times New Roman" w:cs="Times New Roman"/>
            <w:sz w:val="20"/>
            <w:szCs w:val="20"/>
          </w:rPr>
          <w:t>in Mainz</w:t>
        </w:r>
      </w:ins>
      <w:del w:id="48" w:author="David Döbele" w:date="2026-03-15T19:57:00Z" w16du:dateUtc="2026-03-15T17:57:00Z">
        <w:r w:rsidRPr="00357A58" w:rsidDel="00357A58">
          <w:rPr>
            <w:rFonts w:ascii="Times New Roman" w:eastAsia="Times New Roman" w:hAnsi="Times New Roman" w:cs="Times New Roman"/>
            <w:sz w:val="20"/>
            <w:szCs w:val="20"/>
            <w:rPrChange w:id="49" w:author="David Döbele" w:date="2026-03-15T19:56:00Z" w16du:dateUtc="2026-03-15T17:56:00Z">
              <w:rPr>
                <w:rFonts w:ascii="Times New Roman" w:eastAsia="Times New Roman" w:hAnsi="Times New Roman" w:cs="Times New Roman"/>
                <w:sz w:val="21"/>
                <w:szCs w:val="21"/>
              </w:rPr>
            </w:rPrChange>
          </w:rPr>
          <w:delText>an der Johannes-Gutenberg-Universität in Mainz</w:delText>
        </w:r>
      </w:del>
      <w:r w:rsidRPr="00357A58">
        <w:rPr>
          <w:rFonts w:ascii="Times New Roman" w:eastAsia="Times New Roman" w:hAnsi="Times New Roman" w:cs="Times New Roman"/>
          <w:sz w:val="20"/>
          <w:szCs w:val="20"/>
          <w:rPrChange w:id="50" w:author="David Döbele" w:date="2026-03-15T19:56:00Z" w16du:dateUtc="2026-03-15T17:56:00Z">
            <w:rPr>
              <w:rFonts w:ascii="Times New Roman" w:eastAsia="Times New Roman" w:hAnsi="Times New Roman" w:cs="Times New Roman"/>
              <w:sz w:val="21"/>
              <w:szCs w:val="21"/>
            </w:rPr>
          </w:rPrChange>
        </w:rPr>
        <w:t xml:space="preserve">. </w:t>
      </w:r>
      <w:del w:id="51" w:author="David Döbele" w:date="2026-03-15T19:57:00Z" w16du:dateUtc="2026-03-15T17:57:00Z">
        <w:r w:rsidRPr="00357A58" w:rsidDel="00357A58">
          <w:rPr>
            <w:rFonts w:ascii="Times New Roman" w:eastAsia="Times New Roman" w:hAnsi="Times New Roman" w:cs="Times New Roman"/>
            <w:sz w:val="20"/>
            <w:szCs w:val="20"/>
            <w:rPrChange w:id="52" w:author="David Döbele" w:date="2026-03-15T19:56:00Z" w16du:dateUtc="2026-03-15T17:56:00Z">
              <w:rPr>
                <w:rFonts w:ascii="Times New Roman" w:eastAsia="Times New Roman" w:hAnsi="Times New Roman" w:cs="Times New Roman"/>
                <w:sz w:val="21"/>
                <w:szCs w:val="21"/>
              </w:rPr>
            </w:rPrChange>
          </w:rPr>
          <w:delText xml:space="preserve">Dort </w:delText>
        </w:r>
      </w:del>
      <w:ins w:id="53" w:author="David Döbele" w:date="2026-03-15T19:57:00Z" w16du:dateUtc="2026-03-15T17:57:00Z">
        <w:r w:rsidR="00357A58">
          <w:rPr>
            <w:rFonts w:ascii="Times New Roman" w:eastAsia="Times New Roman" w:hAnsi="Times New Roman" w:cs="Times New Roman"/>
            <w:sz w:val="20"/>
            <w:szCs w:val="20"/>
          </w:rPr>
          <w:t>An der Uni</w:t>
        </w:r>
        <w:r w:rsidR="00357A58" w:rsidRPr="00357A58">
          <w:rPr>
            <w:rFonts w:ascii="Times New Roman" w:eastAsia="Times New Roman" w:hAnsi="Times New Roman" w:cs="Times New Roman"/>
            <w:sz w:val="20"/>
            <w:szCs w:val="20"/>
            <w:rPrChange w:id="54" w:author="David Döbele" w:date="2026-03-15T19:56:00Z" w16du:dateUtc="2026-03-15T17:56:00Z">
              <w:rPr>
                <w:rFonts w:ascii="Times New Roman" w:eastAsia="Times New Roman" w:hAnsi="Times New Roman" w:cs="Times New Roman"/>
                <w:sz w:val="21"/>
                <w:szCs w:val="21"/>
              </w:rPr>
            </w:rPrChange>
          </w:rPr>
          <w:t xml:space="preserve"> </w:t>
        </w:r>
      </w:ins>
      <w:r w:rsidRPr="00357A58">
        <w:rPr>
          <w:rFonts w:ascii="Times New Roman" w:eastAsia="Times New Roman" w:hAnsi="Times New Roman" w:cs="Times New Roman"/>
          <w:sz w:val="20"/>
          <w:szCs w:val="20"/>
          <w:rPrChange w:id="55" w:author="David Döbele" w:date="2026-03-15T19:56:00Z" w16du:dateUtc="2026-03-15T17:56:00Z">
            <w:rPr>
              <w:rFonts w:ascii="Times New Roman" w:eastAsia="Times New Roman" w:hAnsi="Times New Roman" w:cs="Times New Roman"/>
              <w:sz w:val="21"/>
              <w:szCs w:val="21"/>
            </w:rPr>
          </w:rPrChange>
        </w:rPr>
        <w:t>engagiere ich mich im Arbeitskreis Börse, wo ich mein Interesse an Finance und M&amp;A weiter vertiefen konnte. Bereits vor meinem Studium absolvierte ich zwei kleinere Praktika, eines im Bereich Vertrags- und Datenanalyse bei einer Allianzvertretung, bei dem ich meine analytischen Fähigkeiten unter Beweis stellen konnte, sowie ein weiteres Praktikum bei einer Wirtschaftsprüfungs- und Steuerberatungsgesellschaft, bei der ich ab dem ersten Tag eigenständig Projekte bearbeiten durfte. Um meine Kenntnisse im Bereich Financial Analysis und Accounting weiter zu vertiefen, absolviere ich derzeit mein zweites Audit-Praktikum bei der DDP-Gruppe, einem überregionalen mittelständischen Prüfungs- und Consulting-Unternehmen. Dort analysiere ich Bilanz-, GuV- und Cashflow-Positionen mittelständischer Unternehmen und Konzerne sowie finanzielle Kennzahlen und führe Plausibilitätsprüfungen in Excel zur Bewertung der Kapitalstruktur durch. Zudem bereite ich Finanzdaten auf, erstelle prüfungsrelevante Arbeitspapiere und analysiere Geschäftsmodelle sowie Kennzahlen von Mandanten, insbesondere aus dem MedTech- und Lebensmittelsektor, um deren wirtschaftliche Entwicklung zu beurteilen. Mit Beginn meines Studiums wurde ich als einer von 20 Studierenden deutschlandweit ausgewählt, am einjährigen M&amp;A Curriculum des Bundesverbands M&amp;A teilzunehmen. Dadurch kann ich zusätzlich mein Wissen in Screening, Targeting, DCF-Bewertungen und weiteren für den M&amp;A-Prozess entscheidenden Bereichen ausbauen, tiefere Einblicke in Transaktionen gewinnen und mich optimal auf ein Praktikum im M&amp;A vorbereiten. In meiner Freizeit spiele ich leidenschaftlich Basketball. Mein Trainer und mein Team schätzen dabei besonders meinen Ehrgeiz sowie meine Kommunikations- und Teamfähigkeit. Dieses Mindset eines ehrgeizigen Teamplayers und meine Freude an Herausforderungen möchte ich nun im Rahmen eines Praktikums in Ihrem Unternehmen einbringen.</w:t>
      </w:r>
    </w:p>
    <w:p w14:paraId="7E005AE6" w14:textId="77777777" w:rsidR="0032094C" w:rsidRPr="00357A58" w:rsidRDefault="0032094C" w:rsidP="0032094C">
      <w:pPr>
        <w:spacing w:after="0"/>
        <w:jc w:val="both"/>
        <w:rPr>
          <w:rFonts w:ascii="Times New Roman" w:eastAsia="Times New Roman" w:hAnsi="Times New Roman" w:cs="Times New Roman"/>
          <w:sz w:val="20"/>
          <w:szCs w:val="20"/>
          <w:rPrChange w:id="56" w:author="David Döbele" w:date="2026-03-15T19:56:00Z" w16du:dateUtc="2026-03-15T17:56:00Z">
            <w:rPr>
              <w:rFonts w:ascii="Times New Roman" w:eastAsia="Times New Roman" w:hAnsi="Times New Roman" w:cs="Times New Roman"/>
              <w:sz w:val="12"/>
              <w:szCs w:val="12"/>
            </w:rPr>
          </w:rPrChange>
        </w:rPr>
      </w:pPr>
    </w:p>
    <w:p w14:paraId="6EAC337F" w14:textId="0ED8D54C" w:rsidR="0032094C" w:rsidRPr="00357A58" w:rsidRDefault="0032094C" w:rsidP="0032094C">
      <w:pPr>
        <w:spacing w:after="0"/>
        <w:jc w:val="both"/>
        <w:rPr>
          <w:rFonts w:ascii="Times New Roman" w:eastAsia="Times New Roman" w:hAnsi="Times New Roman" w:cs="Times New Roman"/>
          <w:sz w:val="20"/>
          <w:szCs w:val="20"/>
          <w:rPrChange w:id="57" w:author="David Döbele" w:date="2026-03-15T19:56:00Z" w16du:dateUtc="2026-03-15T17:56:00Z">
            <w:rPr>
              <w:rFonts w:ascii="Times New Roman" w:eastAsia="Times New Roman" w:hAnsi="Times New Roman" w:cs="Times New Roman"/>
              <w:sz w:val="21"/>
              <w:szCs w:val="21"/>
            </w:rPr>
          </w:rPrChange>
        </w:rPr>
      </w:pPr>
      <w:r w:rsidRPr="00357A58">
        <w:rPr>
          <w:rFonts w:ascii="Times New Roman" w:eastAsia="Times New Roman" w:hAnsi="Times New Roman" w:cs="Times New Roman"/>
          <w:sz w:val="20"/>
          <w:szCs w:val="20"/>
          <w:rPrChange w:id="58" w:author="David Döbele" w:date="2026-03-15T19:56:00Z" w16du:dateUtc="2026-03-15T17:56:00Z">
            <w:rPr>
              <w:rFonts w:ascii="Times New Roman" w:eastAsia="Times New Roman" w:hAnsi="Times New Roman" w:cs="Times New Roman"/>
              <w:sz w:val="21"/>
              <w:szCs w:val="21"/>
            </w:rPr>
          </w:rPrChange>
        </w:rPr>
        <w:t xml:space="preserve">Ein Praktikum bei der </w:t>
      </w:r>
      <w:proofErr w:type="spellStart"/>
      <w:r w:rsidRPr="00357A58">
        <w:rPr>
          <w:rFonts w:ascii="Times New Roman" w:eastAsia="Times New Roman" w:hAnsi="Times New Roman" w:cs="Times New Roman"/>
          <w:sz w:val="20"/>
          <w:szCs w:val="20"/>
          <w:rPrChange w:id="59" w:author="David Döbele" w:date="2026-03-15T19:56:00Z" w16du:dateUtc="2026-03-15T17:56:00Z">
            <w:rPr>
              <w:rFonts w:ascii="Times New Roman" w:eastAsia="Times New Roman" w:hAnsi="Times New Roman" w:cs="Times New Roman"/>
              <w:sz w:val="21"/>
              <w:szCs w:val="21"/>
            </w:rPr>
          </w:rPrChange>
        </w:rPr>
        <w:t>UnternehmensBörse</w:t>
      </w:r>
      <w:proofErr w:type="spellEnd"/>
      <w:r w:rsidRPr="00357A58">
        <w:rPr>
          <w:rFonts w:ascii="Times New Roman" w:eastAsia="Times New Roman" w:hAnsi="Times New Roman" w:cs="Times New Roman"/>
          <w:sz w:val="20"/>
          <w:szCs w:val="20"/>
          <w:rPrChange w:id="60" w:author="David Döbele" w:date="2026-03-15T19:56:00Z" w16du:dateUtc="2026-03-15T17:56:00Z">
            <w:rPr>
              <w:rFonts w:ascii="Times New Roman" w:eastAsia="Times New Roman" w:hAnsi="Times New Roman" w:cs="Times New Roman"/>
              <w:sz w:val="21"/>
              <w:szCs w:val="21"/>
            </w:rPr>
          </w:rPrChange>
        </w:rPr>
        <w:t xml:space="preserve"> </w:t>
      </w:r>
      <w:proofErr w:type="spellStart"/>
      <w:r w:rsidRPr="00357A58">
        <w:rPr>
          <w:rFonts w:ascii="Times New Roman" w:eastAsia="Times New Roman" w:hAnsi="Times New Roman" w:cs="Times New Roman"/>
          <w:sz w:val="20"/>
          <w:szCs w:val="20"/>
          <w:rPrChange w:id="61" w:author="David Döbele" w:date="2026-03-15T19:56:00Z" w16du:dateUtc="2026-03-15T17:56:00Z">
            <w:rPr>
              <w:rFonts w:ascii="Times New Roman" w:eastAsia="Times New Roman" w:hAnsi="Times New Roman" w:cs="Times New Roman"/>
              <w:sz w:val="21"/>
              <w:szCs w:val="21"/>
            </w:rPr>
          </w:rPrChange>
        </w:rPr>
        <w:t>Grönig</w:t>
      </w:r>
      <w:proofErr w:type="spellEnd"/>
      <w:r w:rsidRPr="00357A58">
        <w:rPr>
          <w:rFonts w:ascii="Times New Roman" w:eastAsia="Times New Roman" w:hAnsi="Times New Roman" w:cs="Times New Roman"/>
          <w:sz w:val="20"/>
          <w:szCs w:val="20"/>
          <w:rPrChange w:id="62" w:author="David Döbele" w:date="2026-03-15T19:56:00Z" w16du:dateUtc="2026-03-15T17:56:00Z">
            <w:rPr>
              <w:rFonts w:ascii="Times New Roman" w:eastAsia="Times New Roman" w:hAnsi="Times New Roman" w:cs="Times New Roman"/>
              <w:sz w:val="21"/>
              <w:szCs w:val="21"/>
            </w:rPr>
          </w:rPrChange>
        </w:rPr>
        <w:t xml:space="preserve"> &amp; Kollegen AG reizt mich besonders, weil Sie als familiengeführte M&amp;A-Boutique den deutschen Mittelstand bei Unternehmensnachfolgen und Transaktionen mit einer klar werteorientierten Beratung begleiten. Besonders spannend finde ich, dass Sie sowohl Verkäufer als auch Käufer durch den gesamten Transaktionsprozess begleiten und damit Einblicke in beide Perspektiven einer Transaktion ermöglichen. Gleichzeitig überzeugen mich Ihre ausgeprägte Macher-Mentalität sowie der Anspruch, Ihre Mandanten mit Verantwortung, Verlässlichkeit und unternehmerischem Denken zu begleiten. Das sind Werte, die auch für mich persönlich wichtig sind. Gerade diese Verbindung aus Mittelstandsfokus, direkter Projektarbeit und einer Kultur, in der Eigeninitiative und Lernen durch Mentoring gefördert werden, sehe ich als ideale Umgebung, um meine analytischen Fähigkeiten im Bereich Corporate Finance weiterzuentwickeln und aktiv zum Erfolg von Mittelstandstransaktionen beizutragen.</w:t>
      </w:r>
    </w:p>
    <w:p w14:paraId="5F407869" w14:textId="77777777" w:rsidR="0032094C" w:rsidRPr="00357A58" w:rsidRDefault="0032094C" w:rsidP="0032094C">
      <w:pPr>
        <w:spacing w:after="0"/>
        <w:jc w:val="both"/>
        <w:rPr>
          <w:rFonts w:ascii="Times New Roman" w:eastAsia="Times New Roman" w:hAnsi="Times New Roman" w:cs="Times New Roman"/>
          <w:sz w:val="20"/>
          <w:szCs w:val="20"/>
          <w:rPrChange w:id="63" w:author="David Döbele" w:date="2026-03-15T19:56:00Z" w16du:dateUtc="2026-03-15T17:56:00Z">
            <w:rPr>
              <w:rFonts w:ascii="Times New Roman" w:eastAsia="Times New Roman" w:hAnsi="Times New Roman" w:cs="Times New Roman"/>
              <w:sz w:val="12"/>
              <w:szCs w:val="12"/>
            </w:rPr>
          </w:rPrChange>
        </w:rPr>
      </w:pPr>
    </w:p>
    <w:p w14:paraId="475835ED" w14:textId="6F869D8D" w:rsidR="0032094C" w:rsidRPr="00357A58" w:rsidRDefault="0032094C" w:rsidP="0032094C">
      <w:pPr>
        <w:spacing w:after="0"/>
        <w:jc w:val="both"/>
        <w:rPr>
          <w:rFonts w:ascii="Times New Roman" w:eastAsia="Times New Roman" w:hAnsi="Times New Roman" w:cs="Times New Roman"/>
          <w:sz w:val="20"/>
          <w:szCs w:val="20"/>
          <w:rPrChange w:id="64" w:author="David Döbele" w:date="2026-03-15T19:56:00Z" w16du:dateUtc="2026-03-15T17:56:00Z">
            <w:rPr>
              <w:rFonts w:ascii="Times New Roman" w:eastAsia="Times New Roman" w:hAnsi="Times New Roman" w:cs="Times New Roman"/>
              <w:sz w:val="21"/>
              <w:szCs w:val="21"/>
            </w:rPr>
          </w:rPrChange>
        </w:rPr>
      </w:pPr>
      <w:r w:rsidRPr="00357A58">
        <w:rPr>
          <w:rFonts w:ascii="Times New Roman" w:eastAsia="Times New Roman" w:hAnsi="Times New Roman" w:cs="Times New Roman"/>
          <w:sz w:val="20"/>
          <w:szCs w:val="20"/>
          <w:rPrChange w:id="65" w:author="David Döbele" w:date="2026-03-15T19:56:00Z" w16du:dateUtc="2026-03-15T17:56:00Z">
            <w:rPr>
              <w:rFonts w:ascii="Times New Roman" w:eastAsia="Times New Roman" w:hAnsi="Times New Roman" w:cs="Times New Roman"/>
              <w:sz w:val="21"/>
              <w:szCs w:val="21"/>
            </w:rPr>
          </w:rPrChange>
        </w:rPr>
        <w:t>Von dem Praktikum erhoffe ich mir eine steile Lernkurve, sowie die Möglichkeit, meine eigenen Ideen und bisherigen Erfahrungen in M&amp;A und Datenanalyse bei Ihnen mehrwertschaffend einzubringen. Ich bin mir sicher, dass ich durch mein starkes Interesse an M&amp;A, meine hohe Zahlenaffinität, Belastbarkeit und meine analytischen Fähigkeiten eine Bereicherung für Ihr Unternehmen sein werde, und würde mich sehr freuen, Sie auch in einem persönlichen Gespräch von mir überzeugen zu dürfen.</w:t>
      </w:r>
    </w:p>
    <w:p w14:paraId="1E19A083" w14:textId="77777777" w:rsidR="0032094C" w:rsidRPr="00357A58" w:rsidRDefault="0032094C" w:rsidP="0032094C">
      <w:pPr>
        <w:spacing w:after="0"/>
        <w:jc w:val="both"/>
        <w:rPr>
          <w:rFonts w:ascii="Times New Roman" w:eastAsia="Times New Roman" w:hAnsi="Times New Roman" w:cs="Times New Roman"/>
          <w:sz w:val="20"/>
          <w:szCs w:val="20"/>
          <w:rPrChange w:id="66" w:author="David Döbele" w:date="2026-03-15T19:56:00Z" w16du:dateUtc="2026-03-15T17:56:00Z">
            <w:rPr>
              <w:rFonts w:ascii="Times New Roman" w:eastAsia="Times New Roman" w:hAnsi="Times New Roman" w:cs="Times New Roman"/>
              <w:sz w:val="12"/>
              <w:szCs w:val="12"/>
            </w:rPr>
          </w:rPrChange>
        </w:rPr>
      </w:pPr>
    </w:p>
    <w:p w14:paraId="582F8C24" w14:textId="77777777" w:rsidR="0032094C" w:rsidRPr="00357A58" w:rsidRDefault="0032094C" w:rsidP="0032094C">
      <w:pPr>
        <w:spacing w:after="0"/>
        <w:jc w:val="both"/>
        <w:rPr>
          <w:rFonts w:ascii="Times New Roman" w:eastAsia="Times New Roman" w:hAnsi="Times New Roman" w:cs="Times New Roman"/>
          <w:sz w:val="20"/>
          <w:szCs w:val="20"/>
          <w:rPrChange w:id="67" w:author="David Döbele" w:date="2026-03-15T19:56:00Z" w16du:dateUtc="2026-03-15T17:56:00Z">
            <w:rPr>
              <w:rFonts w:ascii="Times New Roman" w:eastAsia="Times New Roman" w:hAnsi="Times New Roman" w:cs="Times New Roman"/>
              <w:sz w:val="21"/>
              <w:szCs w:val="21"/>
            </w:rPr>
          </w:rPrChange>
        </w:rPr>
      </w:pPr>
      <w:r w:rsidRPr="00357A58">
        <w:rPr>
          <w:rFonts w:ascii="Times New Roman" w:eastAsia="Times New Roman" w:hAnsi="Times New Roman" w:cs="Times New Roman"/>
          <w:sz w:val="20"/>
          <w:szCs w:val="20"/>
          <w:rPrChange w:id="68" w:author="David Döbele" w:date="2026-03-15T19:56:00Z" w16du:dateUtc="2026-03-15T17:56:00Z">
            <w:rPr>
              <w:rFonts w:ascii="Times New Roman" w:eastAsia="Times New Roman" w:hAnsi="Times New Roman" w:cs="Times New Roman"/>
              <w:sz w:val="21"/>
              <w:szCs w:val="21"/>
            </w:rPr>
          </w:rPrChange>
        </w:rPr>
        <w:t>Mit freundlichen Grüßen</w:t>
      </w:r>
    </w:p>
    <w:p w14:paraId="3540A1B6" w14:textId="00674AED" w:rsidR="288EAF21" w:rsidRPr="00357A58" w:rsidRDefault="288EAF21" w:rsidP="6E00E0CC">
      <w:pPr>
        <w:spacing w:after="0"/>
        <w:jc w:val="both"/>
        <w:rPr>
          <w:sz w:val="20"/>
          <w:szCs w:val="20"/>
          <w:rPrChange w:id="69" w:author="David Döbele" w:date="2026-03-15T19:56:00Z" w16du:dateUtc="2026-03-15T17:56:00Z">
            <w:rPr/>
          </w:rPrChange>
        </w:rPr>
      </w:pPr>
      <w:r w:rsidRPr="00357A58">
        <w:rPr>
          <w:noProof/>
          <w:sz w:val="20"/>
          <w:szCs w:val="20"/>
          <w:rPrChange w:id="70" w:author="David Döbele" w:date="2026-03-15T19:56:00Z" w16du:dateUtc="2026-03-15T17:56:00Z">
            <w:rPr>
              <w:noProof/>
            </w:rPr>
          </w:rPrChange>
        </w:rPr>
        <w:drawing>
          <wp:inline distT="0" distB="0" distL="0" distR="0" wp14:anchorId="0943E3B9" wp14:editId="5AF8DBDC">
            <wp:extent cx="954201" cy="523875"/>
            <wp:effectExtent l="0" t="0" r="0" b="0"/>
            <wp:docPr id="23047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7832" name=""/>
                    <pic:cNvPicPr/>
                  </pic:nvPicPr>
                  <pic:blipFill>
                    <a:blip r:embed="rId7">
                      <a:extLst>
                        <a:ext uri="{28A0092B-C50C-407E-A947-70E740481C1C}">
                          <a14:useLocalDpi xmlns:a14="http://schemas.microsoft.com/office/drawing/2010/main"/>
                        </a:ext>
                      </a:extLst>
                    </a:blip>
                    <a:stretch>
                      <a:fillRect/>
                    </a:stretch>
                  </pic:blipFill>
                  <pic:spPr>
                    <a:xfrm>
                      <a:off x="0" y="0"/>
                      <a:ext cx="954201" cy="523875"/>
                    </a:xfrm>
                    <a:prstGeom prst="rect">
                      <a:avLst/>
                    </a:prstGeom>
                  </pic:spPr>
                </pic:pic>
              </a:graphicData>
            </a:graphic>
          </wp:inline>
        </w:drawing>
      </w:r>
    </w:p>
    <w:sectPr w:rsidR="288EAF21" w:rsidRPr="00357A58" w:rsidSect="002627D2">
      <w:headerReference w:type="default" r:id="rId8"/>
      <w:pgSz w:w="11906" w:h="16838"/>
      <w:pgMar w:top="737" w:right="850" w:bottom="57" w:left="85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5C6C0" w14:textId="77777777" w:rsidR="006D72D7" w:rsidRDefault="006D72D7">
      <w:pPr>
        <w:spacing w:after="0" w:line="240" w:lineRule="auto"/>
      </w:pPr>
      <w:r>
        <w:separator/>
      </w:r>
    </w:p>
  </w:endnote>
  <w:endnote w:type="continuationSeparator" w:id="0">
    <w:p w14:paraId="0CD2AB88" w14:textId="77777777" w:rsidR="006D72D7" w:rsidRDefault="006D7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8CA53" w14:textId="77777777" w:rsidR="006D72D7" w:rsidRDefault="006D72D7">
      <w:pPr>
        <w:spacing w:after="0" w:line="240" w:lineRule="auto"/>
      </w:pPr>
      <w:r>
        <w:separator/>
      </w:r>
    </w:p>
  </w:footnote>
  <w:footnote w:type="continuationSeparator" w:id="0">
    <w:p w14:paraId="07E58177" w14:textId="77777777" w:rsidR="006D72D7" w:rsidRDefault="006D7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6E00E0CC" w14:paraId="1B893632" w14:textId="77777777" w:rsidTr="6E00E0CC">
      <w:trPr>
        <w:trHeight w:val="300"/>
      </w:trPr>
      <w:tc>
        <w:tcPr>
          <w:tcW w:w="3135" w:type="dxa"/>
        </w:tcPr>
        <w:p w14:paraId="07EA3931" w14:textId="573EA097" w:rsidR="6E00E0CC" w:rsidRDefault="6E00E0CC" w:rsidP="6E00E0CC">
          <w:pPr>
            <w:pStyle w:val="Kopfzeile"/>
            <w:ind w:left="-115"/>
          </w:pPr>
        </w:p>
      </w:tc>
      <w:tc>
        <w:tcPr>
          <w:tcW w:w="3135" w:type="dxa"/>
        </w:tcPr>
        <w:p w14:paraId="11C5BBA9" w14:textId="2543D14D" w:rsidR="6E00E0CC" w:rsidRDefault="6E00E0CC" w:rsidP="6E00E0CC">
          <w:pPr>
            <w:pStyle w:val="Kopfzeile"/>
            <w:jc w:val="center"/>
          </w:pPr>
        </w:p>
      </w:tc>
      <w:tc>
        <w:tcPr>
          <w:tcW w:w="3135" w:type="dxa"/>
        </w:tcPr>
        <w:p w14:paraId="36C48CCB" w14:textId="53A19C27" w:rsidR="6E00E0CC" w:rsidRDefault="6E00E0CC" w:rsidP="6E00E0CC">
          <w:pPr>
            <w:pStyle w:val="Kopfzeile"/>
          </w:pPr>
        </w:p>
      </w:tc>
    </w:tr>
  </w:tbl>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659A"/>
    <w:rsid w:val="00012D78"/>
    <w:rsid w:val="00024B9A"/>
    <w:rsid w:val="00027EF8"/>
    <w:rsid w:val="00034B68"/>
    <w:rsid w:val="0004591A"/>
    <w:rsid w:val="00046459"/>
    <w:rsid w:val="000555E4"/>
    <w:rsid w:val="000565B3"/>
    <w:rsid w:val="0005670D"/>
    <w:rsid w:val="000710B0"/>
    <w:rsid w:val="00073C82"/>
    <w:rsid w:val="00081359"/>
    <w:rsid w:val="00094814"/>
    <w:rsid w:val="000A154E"/>
    <w:rsid w:val="000A5AB8"/>
    <w:rsid w:val="000A6678"/>
    <w:rsid w:val="000A7DEB"/>
    <w:rsid w:val="000C55DE"/>
    <w:rsid w:val="000E163D"/>
    <w:rsid w:val="000E6DD7"/>
    <w:rsid w:val="000F371C"/>
    <w:rsid w:val="00107BD1"/>
    <w:rsid w:val="00117F83"/>
    <w:rsid w:val="001336C0"/>
    <w:rsid w:val="00146C8E"/>
    <w:rsid w:val="001517F7"/>
    <w:rsid w:val="00152DF9"/>
    <w:rsid w:val="00156A98"/>
    <w:rsid w:val="001669DB"/>
    <w:rsid w:val="001719A3"/>
    <w:rsid w:val="00171AE1"/>
    <w:rsid w:val="00171D11"/>
    <w:rsid w:val="001819B1"/>
    <w:rsid w:val="001A1827"/>
    <w:rsid w:val="001A4522"/>
    <w:rsid w:val="001C17FC"/>
    <w:rsid w:val="001D079A"/>
    <w:rsid w:val="001E0088"/>
    <w:rsid w:val="001E0903"/>
    <w:rsid w:val="001E1EE7"/>
    <w:rsid w:val="002042CB"/>
    <w:rsid w:val="002062F6"/>
    <w:rsid w:val="00212042"/>
    <w:rsid w:val="002213EE"/>
    <w:rsid w:val="00232A0D"/>
    <w:rsid w:val="0023683A"/>
    <w:rsid w:val="002467A0"/>
    <w:rsid w:val="002536DC"/>
    <w:rsid w:val="00255EC1"/>
    <w:rsid w:val="00257D2A"/>
    <w:rsid w:val="002627D2"/>
    <w:rsid w:val="00264191"/>
    <w:rsid w:val="0027047C"/>
    <w:rsid w:val="002708C2"/>
    <w:rsid w:val="00274324"/>
    <w:rsid w:val="00277257"/>
    <w:rsid w:val="002A5B9F"/>
    <w:rsid w:val="002C5ABF"/>
    <w:rsid w:val="002D309E"/>
    <w:rsid w:val="002D594E"/>
    <w:rsid w:val="002E39B8"/>
    <w:rsid w:val="002F51FA"/>
    <w:rsid w:val="00311A15"/>
    <w:rsid w:val="0032094C"/>
    <w:rsid w:val="003250EA"/>
    <w:rsid w:val="003421B1"/>
    <w:rsid w:val="00357A58"/>
    <w:rsid w:val="003749EA"/>
    <w:rsid w:val="00375D2D"/>
    <w:rsid w:val="003811BC"/>
    <w:rsid w:val="0038671F"/>
    <w:rsid w:val="003947A8"/>
    <w:rsid w:val="003D464F"/>
    <w:rsid w:val="003D5D1E"/>
    <w:rsid w:val="003E6FCD"/>
    <w:rsid w:val="003F3290"/>
    <w:rsid w:val="003F688C"/>
    <w:rsid w:val="00412CDB"/>
    <w:rsid w:val="00415608"/>
    <w:rsid w:val="00424CAF"/>
    <w:rsid w:val="004322AA"/>
    <w:rsid w:val="004325F7"/>
    <w:rsid w:val="00434D23"/>
    <w:rsid w:val="004403CB"/>
    <w:rsid w:val="004511E4"/>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37E0"/>
    <w:rsid w:val="005C55F7"/>
    <w:rsid w:val="005D7D49"/>
    <w:rsid w:val="005E00BC"/>
    <w:rsid w:val="005E63B8"/>
    <w:rsid w:val="005F2BF5"/>
    <w:rsid w:val="005F350B"/>
    <w:rsid w:val="00603752"/>
    <w:rsid w:val="00632F05"/>
    <w:rsid w:val="0063341A"/>
    <w:rsid w:val="0063723B"/>
    <w:rsid w:val="00643DD4"/>
    <w:rsid w:val="00647413"/>
    <w:rsid w:val="006502BE"/>
    <w:rsid w:val="0066205F"/>
    <w:rsid w:val="006A7895"/>
    <w:rsid w:val="006B01B6"/>
    <w:rsid w:val="006B302C"/>
    <w:rsid w:val="006C59D7"/>
    <w:rsid w:val="006D2592"/>
    <w:rsid w:val="006D72D7"/>
    <w:rsid w:val="006F066D"/>
    <w:rsid w:val="006F58EC"/>
    <w:rsid w:val="00706233"/>
    <w:rsid w:val="007251EA"/>
    <w:rsid w:val="007340D7"/>
    <w:rsid w:val="00744709"/>
    <w:rsid w:val="007472BD"/>
    <w:rsid w:val="00755A3D"/>
    <w:rsid w:val="007675B1"/>
    <w:rsid w:val="00797EF1"/>
    <w:rsid w:val="007A3246"/>
    <w:rsid w:val="007A64C5"/>
    <w:rsid w:val="007A719D"/>
    <w:rsid w:val="007B1B2B"/>
    <w:rsid w:val="007C59D2"/>
    <w:rsid w:val="007E18F6"/>
    <w:rsid w:val="007E35BA"/>
    <w:rsid w:val="007E4326"/>
    <w:rsid w:val="007F0344"/>
    <w:rsid w:val="007F191E"/>
    <w:rsid w:val="007F7EA0"/>
    <w:rsid w:val="00803B9D"/>
    <w:rsid w:val="008049F7"/>
    <w:rsid w:val="00807293"/>
    <w:rsid w:val="00825CE3"/>
    <w:rsid w:val="0083750F"/>
    <w:rsid w:val="008428CF"/>
    <w:rsid w:val="0085213A"/>
    <w:rsid w:val="008565FD"/>
    <w:rsid w:val="00857C6F"/>
    <w:rsid w:val="008657E3"/>
    <w:rsid w:val="00867CED"/>
    <w:rsid w:val="00874503"/>
    <w:rsid w:val="00877285"/>
    <w:rsid w:val="00883B55"/>
    <w:rsid w:val="008931B0"/>
    <w:rsid w:val="0089337A"/>
    <w:rsid w:val="008A248F"/>
    <w:rsid w:val="008A410E"/>
    <w:rsid w:val="008B3738"/>
    <w:rsid w:val="008B402E"/>
    <w:rsid w:val="008C27C1"/>
    <w:rsid w:val="008D6664"/>
    <w:rsid w:val="008D7CDB"/>
    <w:rsid w:val="008E100E"/>
    <w:rsid w:val="008E4BA9"/>
    <w:rsid w:val="008E7A27"/>
    <w:rsid w:val="008E7D17"/>
    <w:rsid w:val="008F7792"/>
    <w:rsid w:val="009103E6"/>
    <w:rsid w:val="00991E04"/>
    <w:rsid w:val="0099776A"/>
    <w:rsid w:val="009A256E"/>
    <w:rsid w:val="009B2F6A"/>
    <w:rsid w:val="009D07DC"/>
    <w:rsid w:val="009D3BBF"/>
    <w:rsid w:val="009E5172"/>
    <w:rsid w:val="009F46A7"/>
    <w:rsid w:val="009F737F"/>
    <w:rsid w:val="00A1282E"/>
    <w:rsid w:val="00A1332B"/>
    <w:rsid w:val="00A14247"/>
    <w:rsid w:val="00A40D57"/>
    <w:rsid w:val="00A436E5"/>
    <w:rsid w:val="00A44493"/>
    <w:rsid w:val="00A53760"/>
    <w:rsid w:val="00A81608"/>
    <w:rsid w:val="00A829ED"/>
    <w:rsid w:val="00A94019"/>
    <w:rsid w:val="00A963E6"/>
    <w:rsid w:val="00AA2791"/>
    <w:rsid w:val="00AA4C7C"/>
    <w:rsid w:val="00AB4CD0"/>
    <w:rsid w:val="00AC61EE"/>
    <w:rsid w:val="00AC66C4"/>
    <w:rsid w:val="00AC7086"/>
    <w:rsid w:val="00AC7CED"/>
    <w:rsid w:val="00AE26F5"/>
    <w:rsid w:val="00AE3A33"/>
    <w:rsid w:val="00B01DD8"/>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22C8E"/>
    <w:rsid w:val="00C5509A"/>
    <w:rsid w:val="00C6717B"/>
    <w:rsid w:val="00C71380"/>
    <w:rsid w:val="00C87530"/>
    <w:rsid w:val="00C9003C"/>
    <w:rsid w:val="00C93BAB"/>
    <w:rsid w:val="00C97ECA"/>
    <w:rsid w:val="00CA1160"/>
    <w:rsid w:val="00CA702E"/>
    <w:rsid w:val="00CA7350"/>
    <w:rsid w:val="00CB639D"/>
    <w:rsid w:val="00CD51E6"/>
    <w:rsid w:val="00CE1558"/>
    <w:rsid w:val="00CE433B"/>
    <w:rsid w:val="00D30CEA"/>
    <w:rsid w:val="00D51868"/>
    <w:rsid w:val="00D6063F"/>
    <w:rsid w:val="00D61F92"/>
    <w:rsid w:val="00D71D8E"/>
    <w:rsid w:val="00D92163"/>
    <w:rsid w:val="00D9281A"/>
    <w:rsid w:val="00D958F4"/>
    <w:rsid w:val="00DA3404"/>
    <w:rsid w:val="00DA524B"/>
    <w:rsid w:val="00DB471D"/>
    <w:rsid w:val="00DD1863"/>
    <w:rsid w:val="00DD3349"/>
    <w:rsid w:val="00DD54E1"/>
    <w:rsid w:val="00DD6747"/>
    <w:rsid w:val="00DE1FBC"/>
    <w:rsid w:val="00DE4385"/>
    <w:rsid w:val="00DE5C3D"/>
    <w:rsid w:val="00E02500"/>
    <w:rsid w:val="00E02BF5"/>
    <w:rsid w:val="00E12ED8"/>
    <w:rsid w:val="00E162C9"/>
    <w:rsid w:val="00E3005D"/>
    <w:rsid w:val="00E30491"/>
    <w:rsid w:val="00E473ED"/>
    <w:rsid w:val="00E47C6F"/>
    <w:rsid w:val="00E47DAF"/>
    <w:rsid w:val="00E52D40"/>
    <w:rsid w:val="00E62550"/>
    <w:rsid w:val="00E65B09"/>
    <w:rsid w:val="00E83116"/>
    <w:rsid w:val="00E914E5"/>
    <w:rsid w:val="00E91B86"/>
    <w:rsid w:val="00EA6CEC"/>
    <w:rsid w:val="00EA7AC2"/>
    <w:rsid w:val="00EC000C"/>
    <w:rsid w:val="00EE3246"/>
    <w:rsid w:val="00EF2FD5"/>
    <w:rsid w:val="00EF42C6"/>
    <w:rsid w:val="00EF4962"/>
    <w:rsid w:val="00F03BC7"/>
    <w:rsid w:val="00F11473"/>
    <w:rsid w:val="00F253C5"/>
    <w:rsid w:val="00F270C0"/>
    <w:rsid w:val="00F30624"/>
    <w:rsid w:val="00F4717F"/>
    <w:rsid w:val="00F5301B"/>
    <w:rsid w:val="00F55CE3"/>
    <w:rsid w:val="00F676BC"/>
    <w:rsid w:val="00F74175"/>
    <w:rsid w:val="00F92A04"/>
    <w:rsid w:val="00F96B16"/>
    <w:rsid w:val="00FA4972"/>
    <w:rsid w:val="00FA5291"/>
    <w:rsid w:val="00FC3295"/>
    <w:rsid w:val="00FD7864"/>
    <w:rsid w:val="00FF5030"/>
    <w:rsid w:val="048A5702"/>
    <w:rsid w:val="052FD263"/>
    <w:rsid w:val="071AE143"/>
    <w:rsid w:val="07EB0DAE"/>
    <w:rsid w:val="09BF7344"/>
    <w:rsid w:val="0A753A9F"/>
    <w:rsid w:val="0AE016B7"/>
    <w:rsid w:val="0AEF8E81"/>
    <w:rsid w:val="0DAB117A"/>
    <w:rsid w:val="0DBC72F5"/>
    <w:rsid w:val="0DE275F3"/>
    <w:rsid w:val="0E78C7DE"/>
    <w:rsid w:val="0E8FCE95"/>
    <w:rsid w:val="0FBACAB9"/>
    <w:rsid w:val="1089CD9C"/>
    <w:rsid w:val="114BA9B7"/>
    <w:rsid w:val="11EFD139"/>
    <w:rsid w:val="12D31071"/>
    <w:rsid w:val="12FC9034"/>
    <w:rsid w:val="165FF3DE"/>
    <w:rsid w:val="16639495"/>
    <w:rsid w:val="175D280F"/>
    <w:rsid w:val="17E11BA6"/>
    <w:rsid w:val="194FBE8F"/>
    <w:rsid w:val="1A32C466"/>
    <w:rsid w:val="1A96CD64"/>
    <w:rsid w:val="1D5FC852"/>
    <w:rsid w:val="1E447781"/>
    <w:rsid w:val="1EBEF573"/>
    <w:rsid w:val="1FF8FCDA"/>
    <w:rsid w:val="204F7B3A"/>
    <w:rsid w:val="2079BDAA"/>
    <w:rsid w:val="21CDA71D"/>
    <w:rsid w:val="232026FB"/>
    <w:rsid w:val="2428C813"/>
    <w:rsid w:val="244AB984"/>
    <w:rsid w:val="25534EE5"/>
    <w:rsid w:val="25A66011"/>
    <w:rsid w:val="2771A6F1"/>
    <w:rsid w:val="27B30F46"/>
    <w:rsid w:val="288EAF21"/>
    <w:rsid w:val="2A773235"/>
    <w:rsid w:val="2B0FCDC9"/>
    <w:rsid w:val="2B3A1C69"/>
    <w:rsid w:val="2C4D5DBE"/>
    <w:rsid w:val="2C9B702D"/>
    <w:rsid w:val="2D083453"/>
    <w:rsid w:val="2D24E03B"/>
    <w:rsid w:val="2F393B4A"/>
    <w:rsid w:val="2FA5F290"/>
    <w:rsid w:val="318186A6"/>
    <w:rsid w:val="32375435"/>
    <w:rsid w:val="3533FCDB"/>
    <w:rsid w:val="376495F9"/>
    <w:rsid w:val="38380F6A"/>
    <w:rsid w:val="3E7C0432"/>
    <w:rsid w:val="3FA68F31"/>
    <w:rsid w:val="3FC183F8"/>
    <w:rsid w:val="40A48AE0"/>
    <w:rsid w:val="410FFD80"/>
    <w:rsid w:val="42953C1F"/>
    <w:rsid w:val="43551314"/>
    <w:rsid w:val="462C4916"/>
    <w:rsid w:val="46859CD1"/>
    <w:rsid w:val="471876B3"/>
    <w:rsid w:val="4AD8EF5D"/>
    <w:rsid w:val="4B0FAF6C"/>
    <w:rsid w:val="4C414D73"/>
    <w:rsid w:val="4E056164"/>
    <w:rsid w:val="4FFFE338"/>
    <w:rsid w:val="51D15E89"/>
    <w:rsid w:val="528B67F4"/>
    <w:rsid w:val="544CA4FA"/>
    <w:rsid w:val="5497A75A"/>
    <w:rsid w:val="54A81B7D"/>
    <w:rsid w:val="55311C03"/>
    <w:rsid w:val="553919DB"/>
    <w:rsid w:val="56098CAE"/>
    <w:rsid w:val="57260EEF"/>
    <w:rsid w:val="5805C897"/>
    <w:rsid w:val="585E1C4D"/>
    <w:rsid w:val="58A692F6"/>
    <w:rsid w:val="58EDDD39"/>
    <w:rsid w:val="58F1E856"/>
    <w:rsid w:val="59266082"/>
    <w:rsid w:val="5933B46C"/>
    <w:rsid w:val="59C3EE29"/>
    <w:rsid w:val="5B5DA4C4"/>
    <w:rsid w:val="5C12C03E"/>
    <w:rsid w:val="5C21FD79"/>
    <w:rsid w:val="5CA1DCAD"/>
    <w:rsid w:val="5DDA856A"/>
    <w:rsid w:val="5E86DAEC"/>
    <w:rsid w:val="5F1C401B"/>
    <w:rsid w:val="5F281A49"/>
    <w:rsid w:val="5FCA574F"/>
    <w:rsid w:val="5FF8D0AA"/>
    <w:rsid w:val="62C0906B"/>
    <w:rsid w:val="62EB6111"/>
    <w:rsid w:val="6486DC00"/>
    <w:rsid w:val="6536EFAC"/>
    <w:rsid w:val="6606DBAB"/>
    <w:rsid w:val="6764E02A"/>
    <w:rsid w:val="68366D72"/>
    <w:rsid w:val="68570E11"/>
    <w:rsid w:val="6A0BDBAE"/>
    <w:rsid w:val="6C41214D"/>
    <w:rsid w:val="6C509E4A"/>
    <w:rsid w:val="6D98A2DA"/>
    <w:rsid w:val="6E00E0CC"/>
    <w:rsid w:val="6E1FABEB"/>
    <w:rsid w:val="6E23058B"/>
    <w:rsid w:val="70218F20"/>
    <w:rsid w:val="702B6B58"/>
    <w:rsid w:val="71179B6D"/>
    <w:rsid w:val="71B50946"/>
    <w:rsid w:val="71F9897E"/>
    <w:rsid w:val="72171303"/>
    <w:rsid w:val="724D61C0"/>
    <w:rsid w:val="7376AD2B"/>
    <w:rsid w:val="73F5AEBC"/>
    <w:rsid w:val="75B792E1"/>
    <w:rsid w:val="7686159F"/>
    <w:rsid w:val="77F98BB4"/>
    <w:rsid w:val="7802A75A"/>
    <w:rsid w:val="78922DAB"/>
    <w:rsid w:val="7CD4157E"/>
    <w:rsid w:val="7D648F1D"/>
    <w:rsid w:val="7DD77D37"/>
    <w:rsid w:val="7E3912BE"/>
    <w:rsid w:val="7E63AC27"/>
    <w:rsid w:val="7EF83527"/>
    <w:rsid w:val="7F8487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uiPriority w:val="99"/>
    <w:unhideWhenUsed/>
    <w:rsid w:val="6E00E0CC"/>
    <w:pPr>
      <w:tabs>
        <w:tab w:val="center" w:pos="4680"/>
        <w:tab w:val="right" w:pos="9360"/>
      </w:tabs>
      <w:spacing w:after="0" w:line="240" w:lineRule="auto"/>
    </w:pPr>
  </w:style>
  <w:style w:type="paragraph" w:styleId="berarbeitung">
    <w:name w:val="Revision"/>
    <w:hidden/>
    <w:uiPriority w:val="99"/>
    <w:semiHidden/>
    <w:rsid w:val="00357A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675</Words>
  <Characters>4257</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2026-03-14T14:57:00Z</dcterms:created>
  <dcterms:modified xsi:type="dcterms:W3CDTF">2026-03-15T17:57:00Z</dcterms:modified>
</cp:coreProperties>
</file>