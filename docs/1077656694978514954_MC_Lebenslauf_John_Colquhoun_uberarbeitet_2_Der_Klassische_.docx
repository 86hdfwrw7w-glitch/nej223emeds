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1E3B4" w14:textId="77777777" w:rsidR="00E00325" w:rsidRDefault="00E003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74" w:type="dxa"/>
        <w:tblInd w:w="-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  <w:tblPrChange w:id="0" w:author="David Döbele" w:date="2023-02-21T19:21:00Z">
          <w:tblPr>
            <w:tblStyle w:val="a"/>
            <w:tblW w:w="10206" w:type="dxa"/>
            <w:tblInd w:w="-567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2552"/>
        <w:gridCol w:w="3685"/>
        <w:gridCol w:w="709"/>
        <w:gridCol w:w="142"/>
        <w:gridCol w:w="283"/>
        <w:gridCol w:w="426"/>
        <w:gridCol w:w="2977"/>
        <w:tblGridChange w:id="1">
          <w:tblGrid>
            <w:gridCol w:w="2552"/>
            <w:gridCol w:w="3685"/>
            <w:gridCol w:w="709"/>
            <w:gridCol w:w="142"/>
            <w:gridCol w:w="283"/>
            <w:gridCol w:w="426"/>
            <w:gridCol w:w="2409"/>
          </w:tblGrid>
        </w:tblGridChange>
      </w:tblGrid>
      <w:tr w:rsidR="00E00325" w14:paraId="40B66B39" w14:textId="77777777" w:rsidTr="00E87DFE">
        <w:trPr>
          <w:trHeight w:val="227"/>
          <w:trPrChange w:id="2" w:author="David Döbele" w:date="2023-02-21T19:21:00Z">
            <w:trPr>
              <w:trHeight w:val="227"/>
            </w:trPr>
          </w:trPrChange>
        </w:trPr>
        <w:tc>
          <w:tcPr>
            <w:tcW w:w="10774" w:type="dxa"/>
            <w:gridSpan w:val="7"/>
            <w:tcPrChange w:id="3" w:author="David Döbele" w:date="2023-02-21T19:21:00Z">
              <w:tcPr>
                <w:tcW w:w="10206" w:type="dxa"/>
                <w:gridSpan w:val="7"/>
              </w:tcPr>
            </w:tcPrChange>
          </w:tcPr>
          <w:p w14:paraId="2DA93D32" w14:textId="7B76C7BC" w:rsidR="00E00325" w:rsidRDefault="003D7980" w:rsidP="004D24F3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John Colquhoun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Birkenweg 3, 48301 Nottuln</w:t>
            </w:r>
          </w:p>
          <w:p w14:paraId="509D619C" w14:textId="7E9A2086" w:rsidR="00E00325" w:rsidRDefault="005D0D4E" w:rsidP="004D24F3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+49 1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57 55067272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johncolquhoun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@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web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.de | </w:t>
            </w:r>
            <w:r w:rsidR="002067B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geb. am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8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.0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9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2004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 Mün</w:t>
            </w:r>
            <w:r w:rsidR="003D798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ster</w:t>
            </w:r>
          </w:p>
        </w:tc>
      </w:tr>
      <w:tr w:rsidR="00E00325" w14:paraId="6FF543A8" w14:textId="77777777" w:rsidTr="00E87DFE">
        <w:trPr>
          <w:trHeight w:val="454"/>
          <w:trPrChange w:id="4" w:author="David Döbele" w:date="2023-02-21T19:21:00Z">
            <w:trPr>
              <w:trHeight w:val="454"/>
            </w:trPr>
          </w:trPrChange>
        </w:trPr>
        <w:tc>
          <w:tcPr>
            <w:tcW w:w="10774" w:type="dxa"/>
            <w:gridSpan w:val="7"/>
            <w:tcBorders>
              <w:bottom w:val="single" w:sz="4" w:space="0" w:color="000000"/>
            </w:tcBorders>
            <w:vAlign w:val="bottom"/>
            <w:tcPrChange w:id="5" w:author="David Döbele" w:date="2023-02-21T19:21:00Z">
              <w:tcPr>
                <w:tcW w:w="10206" w:type="dxa"/>
                <w:gridSpan w:val="7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313C4379" w14:textId="77777777" w:rsidR="00E00325" w:rsidRDefault="005D0D4E" w:rsidP="00490795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E00325" w14:paraId="6293F0A0" w14:textId="77777777" w:rsidTr="00E87DFE">
        <w:trPr>
          <w:trHeight w:val="340"/>
          <w:trPrChange w:id="6" w:author="David Döbele" w:date="2023-02-21T19:21:00Z">
            <w:trPr>
              <w:trHeight w:val="340"/>
            </w:trPr>
          </w:trPrChange>
        </w:trPr>
        <w:tc>
          <w:tcPr>
            <w:tcW w:w="7371" w:type="dxa"/>
            <w:gridSpan w:val="5"/>
            <w:tcBorders>
              <w:top w:val="single" w:sz="4" w:space="0" w:color="000000"/>
            </w:tcBorders>
            <w:vAlign w:val="bottom"/>
            <w:tcPrChange w:id="7" w:author="David Döbele" w:date="2023-02-21T19:21:00Z">
              <w:tcPr>
                <w:tcW w:w="7371" w:type="dxa"/>
                <w:gridSpan w:val="5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2F3187E8" w14:textId="77777777" w:rsidR="00E00325" w:rsidRDefault="005D0D4E" w:rsidP="00490795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</w:tcBorders>
            <w:vAlign w:val="bottom"/>
            <w:tcPrChange w:id="8" w:author="David Döbele" w:date="2023-02-21T19:21:00Z">
              <w:tcPr>
                <w:tcW w:w="2835" w:type="dxa"/>
                <w:gridSpan w:val="2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1A379D22" w14:textId="77777777" w:rsidR="00E00325" w:rsidRDefault="005D0D4E" w:rsidP="00490795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00325" w14:paraId="63AA3EF7" w14:textId="77777777" w:rsidTr="00E87DFE">
        <w:trPr>
          <w:trHeight w:val="20"/>
          <w:trPrChange w:id="9" w:author="David Döbele" w:date="2023-02-21T19:21:00Z">
            <w:trPr>
              <w:trHeight w:val="20"/>
            </w:trPr>
          </w:trPrChange>
        </w:trPr>
        <w:tc>
          <w:tcPr>
            <w:tcW w:w="7371" w:type="dxa"/>
            <w:gridSpan w:val="5"/>
            <w:vAlign w:val="bottom"/>
            <w:tcPrChange w:id="10" w:author="David Döbele" w:date="2023-02-21T19:21:00Z">
              <w:tcPr>
                <w:tcW w:w="7371" w:type="dxa"/>
                <w:gridSpan w:val="5"/>
                <w:vAlign w:val="bottom"/>
              </w:tcPr>
            </w:tcPrChange>
          </w:tcPr>
          <w:p w14:paraId="60830AB5" w14:textId="0AB2E1D4" w:rsidR="00E00325" w:rsidRDefault="005D0D4E" w:rsidP="0049079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Wirtschaftswissenschaften (</w:t>
            </w:r>
            <w:r w:rsidR="003D7980">
              <w:rPr>
                <w:rFonts w:ascii="Georgia" w:eastAsia="Georgia" w:hAnsi="Georgia" w:cs="Georgia"/>
                <w:sz w:val="18"/>
                <w:szCs w:val="18"/>
              </w:rPr>
              <w:t>geplant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403" w:type="dxa"/>
            <w:gridSpan w:val="2"/>
            <w:vAlign w:val="bottom"/>
            <w:tcPrChange w:id="11" w:author="David Döbele" w:date="2023-02-21T19:21:00Z">
              <w:tcPr>
                <w:tcW w:w="2835" w:type="dxa"/>
                <w:gridSpan w:val="2"/>
                <w:vAlign w:val="bottom"/>
              </w:tcPr>
            </w:tcPrChange>
          </w:tcPr>
          <w:p w14:paraId="1E3EA0C4" w14:textId="2DD1FC95" w:rsidR="00E00325" w:rsidRDefault="003D7980" w:rsidP="0049079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ab 10/2023 </w:t>
            </w:r>
          </w:p>
        </w:tc>
      </w:tr>
      <w:tr w:rsidR="00E00325" w14:paraId="2DC0F14D" w14:textId="77777777" w:rsidTr="00E87DFE">
        <w:trPr>
          <w:trHeight w:val="340"/>
          <w:trPrChange w:id="12" w:author="David Döbele" w:date="2023-02-21T19:21:00Z">
            <w:trPr>
              <w:trHeight w:val="340"/>
            </w:trPr>
          </w:trPrChange>
        </w:trPr>
        <w:tc>
          <w:tcPr>
            <w:tcW w:w="6237" w:type="dxa"/>
            <w:gridSpan w:val="2"/>
            <w:vAlign w:val="bottom"/>
            <w:tcPrChange w:id="13" w:author="David Döbele" w:date="2023-02-21T19:21:00Z">
              <w:tcPr>
                <w:tcW w:w="6237" w:type="dxa"/>
                <w:gridSpan w:val="2"/>
                <w:vAlign w:val="bottom"/>
              </w:tcPr>
            </w:tcPrChange>
          </w:tcPr>
          <w:p w14:paraId="4A9AF3F8" w14:textId="51235B61" w:rsidR="00E00325" w:rsidRDefault="003D7980" w:rsidP="0049079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Anne-Frank-Gesamtschule Havixbeck</w:t>
            </w:r>
          </w:p>
        </w:tc>
        <w:tc>
          <w:tcPr>
            <w:tcW w:w="4537" w:type="dxa"/>
            <w:gridSpan w:val="5"/>
            <w:vAlign w:val="bottom"/>
            <w:tcPrChange w:id="14" w:author="David Döbele" w:date="2023-02-21T19:21:00Z">
              <w:tcPr>
                <w:tcW w:w="3969" w:type="dxa"/>
                <w:gridSpan w:val="5"/>
                <w:vAlign w:val="bottom"/>
              </w:tcPr>
            </w:tcPrChange>
          </w:tcPr>
          <w:p w14:paraId="358E4384" w14:textId="3585B6F7" w:rsidR="00E00325" w:rsidRDefault="003D7980" w:rsidP="0049079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Havixbeck</w:t>
            </w:r>
          </w:p>
        </w:tc>
      </w:tr>
      <w:tr w:rsidR="00E00325" w14:paraId="46D25B4A" w14:textId="77777777" w:rsidTr="00E87DFE">
        <w:trPr>
          <w:trHeight w:val="20"/>
          <w:trPrChange w:id="15" w:author="David Döbele" w:date="2023-02-21T19:21:00Z">
            <w:trPr>
              <w:trHeight w:val="20"/>
            </w:trPr>
          </w:trPrChange>
        </w:trPr>
        <w:tc>
          <w:tcPr>
            <w:tcW w:w="6237" w:type="dxa"/>
            <w:gridSpan w:val="2"/>
            <w:vAlign w:val="bottom"/>
            <w:tcPrChange w:id="16" w:author="David Döbele" w:date="2023-02-21T19:21:00Z">
              <w:tcPr>
                <w:tcW w:w="6237" w:type="dxa"/>
                <w:gridSpan w:val="2"/>
                <w:vAlign w:val="bottom"/>
              </w:tcPr>
            </w:tcPrChange>
          </w:tcPr>
          <w:p w14:paraId="5DF5E259" w14:textId="65F0E228" w:rsidR="00E00325" w:rsidRDefault="005D0D4E" w:rsidP="0049079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  <w:r w:rsidR="003E5DDD">
              <w:rPr>
                <w:rFonts w:ascii="Georgia" w:eastAsia="Georgia" w:hAnsi="Georgia" w:cs="Georgia"/>
                <w:sz w:val="18"/>
                <w:szCs w:val="18"/>
              </w:rPr>
              <w:t>(</w:t>
            </w:r>
            <w:r w:rsidR="002067BF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="003E5DDD">
              <w:rPr>
                <w:rFonts w:ascii="Georgia" w:eastAsia="Georgia" w:hAnsi="Georgia" w:cs="Georgia"/>
                <w:sz w:val="18"/>
                <w:szCs w:val="18"/>
              </w:rPr>
              <w:t>ktueller Schnitt</w:t>
            </w:r>
            <w:r w:rsidR="002067BF">
              <w:rPr>
                <w:rFonts w:ascii="Georgia" w:eastAsia="Georgia" w:hAnsi="Georgia" w:cs="Georgia"/>
                <w:sz w:val="18"/>
                <w:szCs w:val="18"/>
              </w:rPr>
              <w:t>:</w:t>
            </w:r>
            <w:r w:rsidR="003E5DDD">
              <w:rPr>
                <w:rFonts w:ascii="Georgia" w:eastAsia="Georgia" w:hAnsi="Georgia" w:cs="Georgia"/>
                <w:sz w:val="18"/>
                <w:szCs w:val="18"/>
              </w:rPr>
              <w:t xml:space="preserve"> 2,2)</w:t>
            </w:r>
          </w:p>
        </w:tc>
        <w:tc>
          <w:tcPr>
            <w:tcW w:w="4537" w:type="dxa"/>
            <w:gridSpan w:val="5"/>
            <w:vAlign w:val="bottom"/>
            <w:tcPrChange w:id="17" w:author="David Döbele" w:date="2023-02-21T19:21:00Z">
              <w:tcPr>
                <w:tcW w:w="3969" w:type="dxa"/>
                <w:gridSpan w:val="5"/>
                <w:vAlign w:val="bottom"/>
              </w:tcPr>
            </w:tcPrChange>
          </w:tcPr>
          <w:p w14:paraId="3CF96632" w14:textId="7846CABE" w:rsidR="00E00325" w:rsidRDefault="005D0D4E" w:rsidP="0049079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3344F6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3344F6">
              <w:rPr>
                <w:rFonts w:ascii="Georgia" w:eastAsia="Georgia" w:hAnsi="Georgia" w:cs="Georgia"/>
                <w:sz w:val="18"/>
                <w:szCs w:val="18"/>
              </w:rPr>
              <w:t>14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D7980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E00325" w14:paraId="5F2C349F" w14:textId="77777777" w:rsidTr="00E87DFE">
        <w:trPr>
          <w:trHeight w:val="20"/>
          <w:trPrChange w:id="18" w:author="David Döbele" w:date="2023-02-21T19:21:00Z">
            <w:trPr>
              <w:trHeight w:val="20"/>
            </w:trPr>
          </w:trPrChange>
        </w:trPr>
        <w:tc>
          <w:tcPr>
            <w:tcW w:w="10774" w:type="dxa"/>
            <w:gridSpan w:val="7"/>
            <w:vAlign w:val="bottom"/>
            <w:tcPrChange w:id="19" w:author="David Döbele" w:date="2023-02-21T19:21:00Z">
              <w:tcPr>
                <w:tcW w:w="10206" w:type="dxa"/>
                <w:gridSpan w:val="7"/>
                <w:vAlign w:val="bottom"/>
              </w:tcPr>
            </w:tcPrChange>
          </w:tcPr>
          <w:p w14:paraId="7B4C48D3" w14:textId="2A3551E7" w:rsidR="003D7980" w:rsidRDefault="005D0D4E" w:rsidP="007E1E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del w:id="20" w:author="David Döbele" w:date="2023-02-21T19:16:00Z">
              <w:r w:rsidDel="00D110DA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Schwerpunktfächer</w:delText>
              </w:r>
            </w:del>
            <w:ins w:id="21" w:author="David Döbele" w:date="2023-02-21T19:16:00Z">
              <w:r w:rsidR="00D110DA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Relevante Fächer</w:t>
              </w:r>
            </w:ins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: </w:t>
            </w:r>
            <w:r w:rsidR="00D60A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Englisch (13 Punkte)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del w:id="22" w:author="David Döbele" w:date="2023-02-21T19:16:00Z">
              <w:r w:rsidR="00D60AAB" w:rsidDel="00D110DA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Biologie</w:delText>
              </w:r>
              <w:r w:rsidDel="00D110DA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 xml:space="preserve"> (1</w:delText>
              </w:r>
              <w:r w:rsidR="00D60AAB" w:rsidDel="00D110DA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2</w:delText>
              </w:r>
              <w:r w:rsidDel="00D110DA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 xml:space="preserve"> Punkte)</w:delText>
              </w:r>
              <w:r w:rsidR="00D60AAB" w:rsidDel="00D110DA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 xml:space="preserve">, </w:delText>
              </w:r>
              <w:commentRangeStart w:id="23"/>
              <w:commentRangeStart w:id="24"/>
              <w:r w:rsidR="003344F6" w:rsidDel="00D110DA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Geschichte (9 Punkte), Deutsch (9 Punkte)</w:delText>
              </w:r>
              <w:commentRangeEnd w:id="23"/>
              <w:r w:rsidR="002067BF" w:rsidDel="00D110DA">
                <w:rPr>
                  <w:rStyle w:val="Kommentarzeichen"/>
                </w:rPr>
                <w:commentReference w:id="23"/>
              </w:r>
              <w:commentRangeEnd w:id="24"/>
              <w:r w:rsidR="00843EE7" w:rsidDel="00D110DA">
                <w:rPr>
                  <w:rStyle w:val="Kommentarzeichen"/>
                </w:rPr>
                <w:commentReference w:id="24"/>
              </w:r>
            </w:del>
            <w:ins w:id="25" w:author="David Döbele" w:date="2023-02-21T19:16:00Z">
              <w:r w:rsidR="00D110DA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S … </w:t>
              </w:r>
            </w:ins>
          </w:p>
          <w:p w14:paraId="368D7007" w14:textId="3CF71887" w:rsidR="00A52F42" w:rsidDel="00E87DFE" w:rsidRDefault="00314F1E" w:rsidP="00E87D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6" w:author="David Döbele" w:date="2023-02-21T19:18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  <w:pPrChange w:id="27" w:author="David Döbele" w:date="2023-02-21T19:18:00Z">
                <w:pPr>
                  <w:numPr>
                    <w:numId w:val="2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in der Schülervertretung</w:t>
            </w:r>
            <w:r w:rsid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="002067B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der </w:t>
            </w:r>
            <w:r w:rsidRP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Schulkonferenz</w:t>
            </w:r>
            <w:r w:rsid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</w:t>
            </w:r>
            <w:r w:rsidR="002067B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der </w:t>
            </w:r>
            <w:r w:rsidR="00FB3562" w:rsidRP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Fachkonferenz</w:t>
            </w:r>
            <w:r w:rsidRPr="00FB356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Fach Englisch </w:t>
            </w:r>
          </w:p>
          <w:p w14:paraId="4CBF3A4B" w14:textId="6E74C1DD" w:rsidR="007E1EF2" w:rsidRPr="00FB3562" w:rsidRDefault="007E1EF2" w:rsidP="00E87D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del w:id="28" w:author="David Döbele" w:date="2023-02-21T19:18:00Z">
              <w:r w:rsidDel="00E87DFE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Lernbegleiter und Integrationshelfer in der Internationalen Klasse</w:delText>
              </w:r>
            </w:del>
          </w:p>
        </w:tc>
      </w:tr>
      <w:tr w:rsidR="00E00325" w14:paraId="159BC050" w14:textId="77777777" w:rsidTr="00E87DFE">
        <w:trPr>
          <w:trHeight w:val="454"/>
          <w:trPrChange w:id="29" w:author="David Döbele" w:date="2023-02-21T19:21:00Z">
            <w:trPr>
              <w:trHeight w:val="454"/>
            </w:trPr>
          </w:trPrChange>
        </w:trPr>
        <w:tc>
          <w:tcPr>
            <w:tcW w:w="10774" w:type="dxa"/>
            <w:gridSpan w:val="7"/>
            <w:tcBorders>
              <w:bottom w:val="single" w:sz="4" w:space="0" w:color="000000"/>
            </w:tcBorders>
            <w:vAlign w:val="bottom"/>
            <w:tcPrChange w:id="30" w:author="David Döbele" w:date="2023-02-21T19:21:00Z">
              <w:tcPr>
                <w:tcW w:w="10206" w:type="dxa"/>
                <w:gridSpan w:val="7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3DEBAEC0" w14:textId="77777777" w:rsidR="00E00325" w:rsidRDefault="005D0D4E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E00325" w14:paraId="77E265F6" w14:textId="77777777" w:rsidTr="00E87DFE">
        <w:trPr>
          <w:trHeight w:val="340"/>
          <w:trPrChange w:id="31" w:author="David Döbele" w:date="2023-02-21T19:21:00Z">
            <w:trPr>
              <w:trHeight w:val="340"/>
            </w:trPr>
          </w:trPrChange>
        </w:trPr>
        <w:tc>
          <w:tcPr>
            <w:tcW w:w="7088" w:type="dxa"/>
            <w:gridSpan w:val="4"/>
            <w:tcBorders>
              <w:top w:val="single" w:sz="4" w:space="0" w:color="000000"/>
            </w:tcBorders>
            <w:vAlign w:val="bottom"/>
            <w:tcPrChange w:id="32" w:author="David Döbele" w:date="2023-02-21T19:21:00Z">
              <w:tcPr>
                <w:tcW w:w="7088" w:type="dxa"/>
                <w:gridSpan w:val="4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132D7842" w14:textId="054C4300" w:rsidR="00E00325" w:rsidRDefault="003D7980" w:rsidP="00490795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Auto I. Becker GmbH</w:t>
            </w:r>
          </w:p>
        </w:tc>
        <w:tc>
          <w:tcPr>
            <w:tcW w:w="3686" w:type="dxa"/>
            <w:gridSpan w:val="3"/>
            <w:tcBorders>
              <w:top w:val="single" w:sz="4" w:space="0" w:color="000000"/>
            </w:tcBorders>
            <w:vAlign w:val="bottom"/>
            <w:tcPrChange w:id="33" w:author="David Döbele" w:date="2023-02-21T19:21:00Z">
              <w:tcPr>
                <w:tcW w:w="3118" w:type="dxa"/>
                <w:gridSpan w:val="3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526B427C" w14:textId="16D1B1F5" w:rsidR="00E00325" w:rsidRDefault="003D7980" w:rsidP="00490795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Münster</w:t>
            </w:r>
          </w:p>
        </w:tc>
      </w:tr>
      <w:tr w:rsidR="00E00325" w14:paraId="26064800" w14:textId="77777777" w:rsidTr="00E87DFE">
        <w:trPr>
          <w:trHeight w:val="20"/>
          <w:trPrChange w:id="34" w:author="David Döbele" w:date="2023-02-21T19:21:00Z">
            <w:trPr>
              <w:trHeight w:val="20"/>
            </w:trPr>
          </w:trPrChange>
        </w:trPr>
        <w:tc>
          <w:tcPr>
            <w:tcW w:w="6946" w:type="dxa"/>
            <w:gridSpan w:val="3"/>
            <w:vAlign w:val="bottom"/>
            <w:tcPrChange w:id="35" w:author="David Döbele" w:date="2023-02-21T19:21:00Z">
              <w:tcPr>
                <w:tcW w:w="6946" w:type="dxa"/>
                <w:gridSpan w:val="3"/>
                <w:vAlign w:val="bottom"/>
              </w:tcPr>
            </w:tcPrChange>
          </w:tcPr>
          <w:p w14:paraId="436E832E" w14:textId="65B7A218" w:rsidR="00E00325" w:rsidRDefault="003D7980" w:rsidP="0049079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972F84">
              <w:rPr>
                <w:rFonts w:ascii="Georgia" w:eastAsia="Georgia" w:hAnsi="Georgia" w:cs="Georgia"/>
                <w:sz w:val="18"/>
                <w:szCs w:val="18"/>
              </w:rPr>
              <w:t>als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Büro</w:t>
            </w:r>
            <w:r w:rsidR="00972F84">
              <w:rPr>
                <w:rFonts w:ascii="Georgia" w:eastAsia="Georgia" w:hAnsi="Georgia" w:cs="Georgia"/>
                <w:sz w:val="18"/>
                <w:szCs w:val="18"/>
              </w:rPr>
              <w:t xml:space="preserve">kaufmann </w:t>
            </w:r>
          </w:p>
        </w:tc>
        <w:tc>
          <w:tcPr>
            <w:tcW w:w="3828" w:type="dxa"/>
            <w:gridSpan w:val="4"/>
            <w:vAlign w:val="bottom"/>
            <w:tcPrChange w:id="36" w:author="David Döbele" w:date="2023-02-21T19:21:00Z">
              <w:tcPr>
                <w:tcW w:w="3260" w:type="dxa"/>
                <w:gridSpan w:val="4"/>
                <w:vAlign w:val="bottom"/>
              </w:tcPr>
            </w:tcPrChange>
          </w:tcPr>
          <w:p w14:paraId="01AB5C73" w14:textId="473D5DF8" w:rsidR="00E00325" w:rsidRDefault="003D7980" w:rsidP="0049079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01/2022 </w:t>
            </w:r>
          </w:p>
        </w:tc>
      </w:tr>
      <w:tr w:rsidR="00E00325" w14:paraId="094B2F7B" w14:textId="77777777" w:rsidTr="00E87DFE">
        <w:trPr>
          <w:trHeight w:val="20"/>
          <w:trPrChange w:id="37" w:author="David Döbele" w:date="2023-02-21T19:21:00Z">
            <w:trPr>
              <w:trHeight w:val="20"/>
            </w:trPr>
          </w:trPrChange>
        </w:trPr>
        <w:tc>
          <w:tcPr>
            <w:tcW w:w="10774" w:type="dxa"/>
            <w:gridSpan w:val="7"/>
            <w:vAlign w:val="bottom"/>
            <w:tcPrChange w:id="38" w:author="David Döbele" w:date="2023-02-21T19:21:00Z">
              <w:tcPr>
                <w:tcW w:w="10206" w:type="dxa"/>
                <w:gridSpan w:val="7"/>
                <w:vAlign w:val="bottom"/>
              </w:tcPr>
            </w:tcPrChange>
          </w:tcPr>
          <w:p w14:paraId="11C07DC9" w14:textId="0AB46E65" w:rsidR="006948E2" w:rsidRPr="006948E2" w:rsidRDefault="006948E2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6948E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Auto I. Becker GmbH ist ei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n renommierter ADAC und </w:t>
            </w:r>
            <w:r w:rsidR="00333A6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ssistance Partner</w:t>
            </w:r>
          </w:p>
          <w:p w14:paraId="5A04DF86" w14:textId="1B1CAA70" w:rsidR="00E00325" w:rsidRDefault="002067BF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Erlangen tiefer</w:t>
            </w:r>
            <w:r w:rsidR="00967F7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Einblicke in die Buchhaltung und die damit verbundenen Abläufe</w:t>
            </w:r>
          </w:p>
          <w:p w14:paraId="07FFF904" w14:textId="5DD22F70" w:rsidR="00E00325" w:rsidDel="00E87DFE" w:rsidRDefault="00967F74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9" w:author="David Döbele" w:date="2023-02-21T19:20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Verantwortung für das Erstellen und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die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Überprüf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Rechnungen</w:t>
            </w:r>
            <w:ins w:id="40" w:author="David Döbele" w:date="2023-02-21T19:20:00Z">
              <w:r w:rsidR="00E87DFE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, </w:t>
              </w:r>
            </w:ins>
            <w:del w:id="41" w:author="David Döbele" w:date="2023-02-21T19:20:00Z">
              <w:r w:rsidDel="00E87DFE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 xml:space="preserve"> </w:delText>
              </w:r>
            </w:del>
          </w:p>
          <w:p w14:paraId="71D4BC5D" w14:textId="30F92821" w:rsidR="00E00325" w:rsidRPr="00E87DFE" w:rsidRDefault="00967F74" w:rsidP="00E87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 w:rsidRPr="00E87DF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</w:t>
            </w:r>
            <w:proofErr w:type="spellEnd"/>
            <w:r w:rsidRPr="00E87DF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Beratung der Kunden</w:t>
            </w:r>
          </w:p>
        </w:tc>
      </w:tr>
      <w:tr w:rsidR="00E00325" w14:paraId="1EF92402" w14:textId="77777777" w:rsidTr="00E87DFE">
        <w:trPr>
          <w:trHeight w:val="340"/>
          <w:trPrChange w:id="42" w:author="David Döbele" w:date="2023-02-21T19:21:00Z">
            <w:trPr>
              <w:trHeight w:val="340"/>
            </w:trPr>
          </w:trPrChange>
        </w:trPr>
        <w:tc>
          <w:tcPr>
            <w:tcW w:w="7371" w:type="dxa"/>
            <w:gridSpan w:val="5"/>
            <w:vAlign w:val="bottom"/>
            <w:tcPrChange w:id="43" w:author="David Döbele" w:date="2023-02-21T19:21:00Z">
              <w:tcPr>
                <w:tcW w:w="7371" w:type="dxa"/>
                <w:gridSpan w:val="5"/>
                <w:vAlign w:val="bottom"/>
              </w:tcPr>
            </w:tcPrChange>
          </w:tcPr>
          <w:p w14:paraId="24693742" w14:textId="2941C9B0" w:rsidR="00E00325" w:rsidRDefault="003D7980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metrica GmbH &amp; Co. KG</w:t>
            </w:r>
          </w:p>
        </w:tc>
        <w:tc>
          <w:tcPr>
            <w:tcW w:w="3403" w:type="dxa"/>
            <w:gridSpan w:val="2"/>
            <w:vAlign w:val="bottom"/>
            <w:tcPrChange w:id="44" w:author="David Döbele" w:date="2023-02-21T19:21:00Z">
              <w:tcPr>
                <w:tcW w:w="2835" w:type="dxa"/>
                <w:gridSpan w:val="2"/>
                <w:vAlign w:val="bottom"/>
              </w:tcPr>
            </w:tcPrChange>
          </w:tcPr>
          <w:p w14:paraId="7379B3F1" w14:textId="79164DA1" w:rsidR="00E00325" w:rsidRDefault="003D7980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Senden</w:t>
            </w:r>
          </w:p>
        </w:tc>
      </w:tr>
      <w:tr w:rsidR="00E00325" w14:paraId="3A20033C" w14:textId="77777777" w:rsidTr="00E87DFE">
        <w:trPr>
          <w:trHeight w:val="20"/>
          <w:trPrChange w:id="45" w:author="David Döbele" w:date="2023-02-21T19:21:00Z">
            <w:trPr>
              <w:trHeight w:val="20"/>
            </w:trPr>
          </w:trPrChange>
        </w:trPr>
        <w:tc>
          <w:tcPr>
            <w:tcW w:w="6946" w:type="dxa"/>
            <w:gridSpan w:val="3"/>
            <w:vAlign w:val="bottom"/>
            <w:tcPrChange w:id="46" w:author="David Döbele" w:date="2023-02-21T19:21:00Z">
              <w:tcPr>
                <w:tcW w:w="6946" w:type="dxa"/>
                <w:gridSpan w:val="3"/>
                <w:vAlign w:val="bottom"/>
              </w:tcPr>
            </w:tcPrChange>
          </w:tcPr>
          <w:p w14:paraId="56E71327" w14:textId="2FC11346" w:rsidR="00E00325" w:rsidRPr="00967F74" w:rsidRDefault="00972F84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Praktikant als Tischler</w:t>
            </w:r>
            <w:r w:rsidR="00967F74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  <w:tc>
          <w:tcPr>
            <w:tcW w:w="3828" w:type="dxa"/>
            <w:gridSpan w:val="4"/>
            <w:vAlign w:val="bottom"/>
            <w:tcPrChange w:id="47" w:author="David Döbele" w:date="2023-02-21T19:21:00Z">
              <w:tcPr>
                <w:tcW w:w="3260" w:type="dxa"/>
                <w:gridSpan w:val="4"/>
                <w:vAlign w:val="bottom"/>
              </w:tcPr>
            </w:tcPrChange>
          </w:tcPr>
          <w:p w14:paraId="79D6A25F" w14:textId="48848B39" w:rsidR="00E00325" w:rsidRDefault="005D0D4E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3D798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 – 0</w:t>
            </w:r>
            <w:r w:rsidR="003D798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</w:t>
            </w:r>
          </w:p>
        </w:tc>
      </w:tr>
      <w:tr w:rsidR="00E00325" w14:paraId="2001CF1C" w14:textId="77777777" w:rsidTr="00E87DFE">
        <w:trPr>
          <w:trHeight w:val="20"/>
          <w:trPrChange w:id="48" w:author="David Döbele" w:date="2023-02-21T19:21:00Z">
            <w:trPr>
              <w:trHeight w:val="20"/>
            </w:trPr>
          </w:trPrChange>
        </w:trPr>
        <w:tc>
          <w:tcPr>
            <w:tcW w:w="10774" w:type="dxa"/>
            <w:gridSpan w:val="7"/>
            <w:vAlign w:val="bottom"/>
            <w:tcPrChange w:id="49" w:author="David Döbele" w:date="2023-02-21T19:21:00Z">
              <w:tcPr>
                <w:tcW w:w="10206" w:type="dxa"/>
                <w:gridSpan w:val="7"/>
                <w:vAlign w:val="bottom"/>
              </w:tcPr>
            </w:tcPrChange>
          </w:tcPr>
          <w:p w14:paraId="51B166D6" w14:textId="11111E67" w:rsidR="00972F84" w:rsidRPr="00972F84" w:rsidRDefault="003E5DDD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</w:t>
            </w:r>
            <w:r w:rsidR="00972F84" w:rsidRPr="000F16F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etrica GmbH &amp; Co. </w:t>
            </w:r>
            <w:r w:rsidR="00972F84" w:rsidRP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KG ist ein 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international führender</w:t>
            </w:r>
            <w:r w:rsidR="00972F84" w:rsidRP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Innenau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sstatter für Super-Yachten und Luxus-Residenzen, die auf Perfektion im Prozess abzielen</w:t>
            </w:r>
          </w:p>
          <w:p w14:paraId="7928DDD9" w14:textId="654168D3" w:rsidR="00E00325" w:rsidRPr="005D7BF6" w:rsidRDefault="002067BF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Erhalten von 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Einblicke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="00967F74" w:rsidRPr="005D7BF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 die effiziente Umsetzung von</w:t>
            </w:r>
            <w:r w:rsidR="00967F74" w:rsidRPr="005D7BF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972F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anspruchsvollen</w:t>
            </w:r>
            <w:r w:rsidR="00967F74" w:rsidRPr="005D7BF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Projekten in der Planung sowie Umsetzung </w:t>
            </w:r>
          </w:p>
          <w:p w14:paraId="6C269A7E" w14:textId="6461D2C4" w:rsidR="005D7BF6" w:rsidRPr="00967F74" w:rsidRDefault="005D7BF6" w:rsidP="0049079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von selbstständiger Perfektionsarbeit mit Holz </w:t>
            </w:r>
          </w:p>
        </w:tc>
      </w:tr>
      <w:tr w:rsidR="00E00325" w14:paraId="4AFEE778" w14:textId="77777777" w:rsidTr="00E87DFE">
        <w:trPr>
          <w:trHeight w:val="454"/>
          <w:trPrChange w:id="50" w:author="David Döbele" w:date="2023-02-21T19:21:00Z">
            <w:trPr>
              <w:trHeight w:val="454"/>
            </w:trPr>
          </w:trPrChange>
        </w:trPr>
        <w:tc>
          <w:tcPr>
            <w:tcW w:w="10774" w:type="dxa"/>
            <w:gridSpan w:val="7"/>
            <w:tcBorders>
              <w:bottom w:val="single" w:sz="4" w:space="0" w:color="000000"/>
            </w:tcBorders>
            <w:vAlign w:val="bottom"/>
            <w:tcPrChange w:id="51" w:author="David Döbele" w:date="2023-02-21T19:21:00Z">
              <w:tcPr>
                <w:tcW w:w="10206" w:type="dxa"/>
                <w:gridSpan w:val="7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29DAD3DF" w14:textId="096445FA" w:rsidR="00E00325" w:rsidRDefault="008E6D65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Ausserschulisches Engagement</w:t>
            </w:r>
          </w:p>
        </w:tc>
      </w:tr>
      <w:tr w:rsidR="001837E2" w14:paraId="0E0B972B" w14:textId="77777777" w:rsidTr="00E87DFE">
        <w:trPr>
          <w:trHeight w:val="340"/>
          <w:trPrChange w:id="52" w:author="David Döbele" w:date="2023-02-21T19:21:00Z">
            <w:trPr>
              <w:trHeight w:val="340"/>
            </w:trPr>
          </w:trPrChange>
        </w:trPr>
        <w:tc>
          <w:tcPr>
            <w:tcW w:w="7371" w:type="dxa"/>
            <w:gridSpan w:val="5"/>
            <w:tcBorders>
              <w:top w:val="single" w:sz="4" w:space="0" w:color="auto"/>
            </w:tcBorders>
            <w:vAlign w:val="bottom"/>
            <w:tcPrChange w:id="53" w:author="David Döbele" w:date="2023-02-21T19:21:00Z">
              <w:tcPr>
                <w:tcW w:w="7371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BBC7D8E" w14:textId="3A373B2D" w:rsidR="001837E2" w:rsidRDefault="001837E2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pumpkincareers GmbH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bottom w:val="nil"/>
            </w:tcBorders>
            <w:vAlign w:val="bottom"/>
            <w:tcPrChange w:id="54" w:author="David Döbele" w:date="2023-02-21T19:21:00Z">
              <w:tcPr>
                <w:tcW w:w="2835" w:type="dxa"/>
                <w:gridSpan w:val="2"/>
                <w:tcBorders>
                  <w:top w:val="single" w:sz="4" w:space="0" w:color="000000"/>
                  <w:bottom w:val="nil"/>
                </w:tcBorders>
                <w:vAlign w:val="bottom"/>
              </w:tcPr>
            </w:tcPrChange>
          </w:tcPr>
          <w:p w14:paraId="3929A77F" w14:textId="77173740" w:rsidR="001837E2" w:rsidRDefault="001837E2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Online</w:t>
            </w:r>
          </w:p>
        </w:tc>
      </w:tr>
      <w:tr w:rsidR="001837E2" w14:paraId="7794ACAA" w14:textId="77777777" w:rsidTr="00E87DFE">
        <w:trPr>
          <w:trHeight w:val="20"/>
          <w:trPrChange w:id="55" w:author="David Döbele" w:date="2023-02-21T19:21:00Z">
            <w:trPr>
              <w:trHeight w:val="20"/>
            </w:trPr>
          </w:trPrChange>
        </w:trPr>
        <w:tc>
          <w:tcPr>
            <w:tcW w:w="7371" w:type="dxa"/>
            <w:gridSpan w:val="5"/>
            <w:tcBorders>
              <w:top w:val="nil"/>
              <w:bottom w:val="nil"/>
            </w:tcBorders>
            <w:vAlign w:val="bottom"/>
            <w:tcPrChange w:id="56" w:author="David Döbele" w:date="2023-02-21T19:21:00Z">
              <w:tcPr>
                <w:tcW w:w="7371" w:type="dxa"/>
                <w:gridSpan w:val="5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5D82A1A2" w14:textId="4D0860FA" w:rsidR="001837E2" w:rsidRDefault="001837E2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im Coaching-Netzwerk einer Karriereberatung für Studierende</w:t>
            </w:r>
          </w:p>
        </w:tc>
        <w:tc>
          <w:tcPr>
            <w:tcW w:w="3403" w:type="dxa"/>
            <w:gridSpan w:val="2"/>
            <w:tcBorders>
              <w:top w:val="nil"/>
              <w:bottom w:val="nil"/>
            </w:tcBorders>
            <w:vAlign w:val="bottom"/>
            <w:tcPrChange w:id="57" w:author="David Döbele" w:date="2023-02-21T19:21:00Z">
              <w:tcPr>
                <w:tcW w:w="2835" w:type="dxa"/>
                <w:gridSpan w:val="2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777FA974" w14:textId="3E11E2E2" w:rsidR="001837E2" w:rsidRDefault="001837E2" w:rsidP="0049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01/2023 – heute </w:t>
            </w:r>
          </w:p>
        </w:tc>
      </w:tr>
      <w:tr w:rsidR="001837E2" w14:paraId="3AAA5E06" w14:textId="77777777" w:rsidTr="00E87DFE">
        <w:trPr>
          <w:trHeight w:val="20"/>
          <w:trPrChange w:id="58" w:author="David Döbele" w:date="2023-02-21T19:21:00Z">
            <w:trPr>
              <w:trHeight w:val="20"/>
            </w:trPr>
          </w:trPrChange>
        </w:trPr>
        <w:tc>
          <w:tcPr>
            <w:tcW w:w="10774" w:type="dxa"/>
            <w:gridSpan w:val="7"/>
            <w:tcBorders>
              <w:bottom w:val="nil"/>
            </w:tcBorders>
            <w:vAlign w:val="bottom"/>
            <w:tcPrChange w:id="59" w:author="David Döbele" w:date="2023-02-21T19:21:00Z">
              <w:tcPr>
                <w:tcW w:w="10206" w:type="dxa"/>
                <w:gridSpan w:val="7"/>
                <w:tcBorders>
                  <w:bottom w:val="nil"/>
                </w:tcBorders>
                <w:vAlign w:val="bottom"/>
              </w:tcPr>
            </w:tcPrChange>
          </w:tcPr>
          <w:p w14:paraId="65DBF66D" w14:textId="06394E89" w:rsidR="001837E2" w:rsidRDefault="001837E2" w:rsidP="004907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Fachliche und persönliche Weiterentwicklung durch Vorbereitungskurse für den Arbeitsalltag in verschiedenen Fachbereichen der Wirtschaft (MS-Office, Branchen</w:t>
            </w:r>
            <w:r w:rsidR="008E6D6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-V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erständnis, …)</w:t>
            </w:r>
          </w:p>
          <w:p w14:paraId="6812F769" w14:textId="3301F73A" w:rsidR="001837E2" w:rsidRDefault="001837E2" w:rsidP="004907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Aufbau eines DACH-weiten Netzwerk</w:t>
            </w:r>
            <w:r w:rsidR="002067B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 über 1.000 Studierenden mit hohem Interesse an</w:t>
            </w:r>
            <w:r w:rsidR="00D60A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den Themen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Finance und Consulting</w:t>
            </w:r>
            <w:r w:rsidR="008E6D6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von verschiedenen Experten und Mentoren mit jahrelanger Berufserfahrung in diesen Branchen </w:t>
            </w:r>
          </w:p>
        </w:tc>
      </w:tr>
      <w:tr w:rsidR="004D24F3" w14:paraId="0F2D8A13" w14:textId="77777777" w:rsidTr="00E87DFE">
        <w:trPr>
          <w:trHeight w:val="340"/>
          <w:trPrChange w:id="60" w:author="David Döbele" w:date="2023-02-21T19:21:00Z">
            <w:trPr>
              <w:trHeight w:val="340"/>
            </w:trPr>
          </w:trPrChange>
        </w:trPr>
        <w:tc>
          <w:tcPr>
            <w:tcW w:w="7371" w:type="dxa"/>
            <w:gridSpan w:val="5"/>
            <w:tcBorders>
              <w:top w:val="nil"/>
            </w:tcBorders>
            <w:vAlign w:val="bottom"/>
            <w:tcPrChange w:id="61" w:author="David Döbele" w:date="2023-02-21T19:21:00Z">
              <w:tcPr>
                <w:tcW w:w="7371" w:type="dxa"/>
                <w:gridSpan w:val="5"/>
                <w:tcBorders>
                  <w:top w:val="nil"/>
                </w:tcBorders>
                <w:vAlign w:val="bottom"/>
              </w:tcPr>
            </w:tcPrChange>
          </w:tcPr>
          <w:p w14:paraId="649BD843" w14:textId="5829180C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Anne-Frank-Gesamtschule</w:t>
            </w:r>
          </w:p>
        </w:tc>
        <w:tc>
          <w:tcPr>
            <w:tcW w:w="3403" w:type="dxa"/>
            <w:gridSpan w:val="2"/>
            <w:tcBorders>
              <w:top w:val="nil"/>
              <w:bottom w:val="nil"/>
            </w:tcBorders>
            <w:vAlign w:val="bottom"/>
            <w:tcPrChange w:id="62" w:author="David Döbele" w:date="2023-02-21T19:21:00Z">
              <w:tcPr>
                <w:tcW w:w="2835" w:type="dxa"/>
                <w:gridSpan w:val="2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49C46A44" w14:textId="32802A71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Havixbeck</w:t>
            </w:r>
          </w:p>
        </w:tc>
      </w:tr>
      <w:tr w:rsidR="004D24F3" w14:paraId="25983BA0" w14:textId="77777777" w:rsidTr="00E87DFE">
        <w:trPr>
          <w:trHeight w:val="20"/>
          <w:trPrChange w:id="63" w:author="David Döbele" w:date="2023-02-21T19:21:00Z">
            <w:trPr>
              <w:trHeight w:val="20"/>
            </w:trPr>
          </w:trPrChange>
        </w:trPr>
        <w:tc>
          <w:tcPr>
            <w:tcW w:w="7371" w:type="dxa"/>
            <w:gridSpan w:val="5"/>
            <w:tcBorders>
              <w:top w:val="nil"/>
            </w:tcBorders>
            <w:vAlign w:val="bottom"/>
            <w:tcPrChange w:id="64" w:author="David Döbele" w:date="2023-02-21T19:21:00Z">
              <w:tcPr>
                <w:tcW w:w="7371" w:type="dxa"/>
                <w:gridSpan w:val="5"/>
                <w:tcBorders>
                  <w:top w:val="nil"/>
                </w:tcBorders>
                <w:vAlign w:val="bottom"/>
              </w:tcPr>
            </w:tcPrChange>
          </w:tcPr>
          <w:p w14:paraId="6116A66F" w14:textId="6CA18402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Lernbegleiter und Integrationshelfer </w:t>
            </w:r>
            <w:commentRangeStart w:id="65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bei der neu eingeführten </w:t>
            </w:r>
            <w:commentRangeEnd w:id="65"/>
            <w:r w:rsidR="007E1EF2">
              <w:rPr>
                <w:rStyle w:val="Kommentarzeichen"/>
              </w:rPr>
              <w:commentReference w:id="65"/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Internationalen Klasse</w:t>
            </w:r>
          </w:p>
        </w:tc>
        <w:tc>
          <w:tcPr>
            <w:tcW w:w="3403" w:type="dxa"/>
            <w:gridSpan w:val="2"/>
            <w:tcBorders>
              <w:top w:val="nil"/>
              <w:bottom w:val="nil"/>
            </w:tcBorders>
            <w:vAlign w:val="bottom"/>
            <w:tcPrChange w:id="66" w:author="David Döbele" w:date="2023-02-21T19:21:00Z">
              <w:tcPr>
                <w:tcW w:w="2835" w:type="dxa"/>
                <w:gridSpan w:val="2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3CFBDE9F" w14:textId="1C4BE017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11/2022 – heute</w:t>
            </w:r>
          </w:p>
        </w:tc>
      </w:tr>
      <w:tr w:rsidR="00843EE7" w14:paraId="0EA6FDCB" w14:textId="77777777" w:rsidTr="00E87DFE">
        <w:trPr>
          <w:trHeight w:val="20"/>
          <w:trPrChange w:id="67" w:author="David Döbele" w:date="2023-02-21T19:21:00Z">
            <w:trPr>
              <w:trHeight w:val="20"/>
            </w:trPr>
          </w:trPrChange>
        </w:trPr>
        <w:tc>
          <w:tcPr>
            <w:tcW w:w="10774" w:type="dxa"/>
            <w:gridSpan w:val="7"/>
            <w:tcBorders>
              <w:bottom w:val="nil"/>
            </w:tcBorders>
            <w:vAlign w:val="bottom"/>
            <w:tcPrChange w:id="68" w:author="David Döbele" w:date="2023-02-21T19:21:00Z">
              <w:tcPr>
                <w:tcW w:w="10206" w:type="dxa"/>
                <w:gridSpan w:val="7"/>
                <w:tcBorders>
                  <w:bottom w:val="nil"/>
                </w:tcBorders>
                <w:vAlign w:val="bottom"/>
              </w:tcPr>
            </w:tcPrChange>
          </w:tcPr>
          <w:p w14:paraId="0D2ECF03" w14:textId="77777777" w:rsidR="00843EE7" w:rsidRDefault="00843EE7" w:rsidP="00843E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Förderung von ca. 25 geflüchteten Schülern bei ihrer Eingewöhnung in das Schulsystem und Anpassung an ihr neues Zuhause</w:t>
            </w:r>
          </w:p>
          <w:p w14:paraId="57C84EB3" w14:textId="77777777" w:rsidR="00843EE7" w:rsidRDefault="00843EE7" w:rsidP="00843E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Beitrag zur Verbesserung ihrer Bildungschancen und Förderung des interkulturellen Verständnisses</w:t>
            </w:r>
          </w:p>
          <w:p w14:paraId="15202E90" w14:textId="22D9EC73" w:rsidR="00843EE7" w:rsidRPr="00843EE7" w:rsidRDefault="00843EE7" w:rsidP="00843E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43EE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Evaluation des Unterrichts und Anpassung von Inhalten und Methoden, um eine effektive Vermittlung von Wissen und Fähigkeiten zu gewährleisten</w:t>
            </w:r>
          </w:p>
        </w:tc>
      </w:tr>
      <w:tr w:rsidR="004D24F3" w14:paraId="5B8BA5BD" w14:textId="77777777" w:rsidTr="00E87DFE">
        <w:trPr>
          <w:trHeight w:val="340"/>
          <w:trPrChange w:id="69" w:author="David Döbele" w:date="2023-02-21T19:21:00Z">
            <w:trPr>
              <w:trHeight w:val="340"/>
            </w:trPr>
          </w:trPrChange>
        </w:trPr>
        <w:tc>
          <w:tcPr>
            <w:tcW w:w="7371" w:type="dxa"/>
            <w:gridSpan w:val="5"/>
            <w:tcBorders>
              <w:top w:val="nil"/>
            </w:tcBorders>
            <w:vAlign w:val="bottom"/>
            <w:tcPrChange w:id="70" w:author="David Döbele" w:date="2023-02-21T19:21:00Z">
              <w:tcPr>
                <w:tcW w:w="7371" w:type="dxa"/>
                <w:gridSpan w:val="5"/>
                <w:tcBorders>
                  <w:top w:val="nil"/>
                </w:tcBorders>
                <w:vAlign w:val="bottom"/>
              </w:tcPr>
            </w:tcPrChange>
          </w:tcPr>
          <w:p w14:paraId="1C12056D" w14:textId="208846E3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Junge Liberale </w:t>
            </w:r>
          </w:p>
        </w:tc>
        <w:tc>
          <w:tcPr>
            <w:tcW w:w="3403" w:type="dxa"/>
            <w:gridSpan w:val="2"/>
            <w:tcBorders>
              <w:top w:val="nil"/>
              <w:bottom w:val="nil"/>
            </w:tcBorders>
            <w:vAlign w:val="bottom"/>
            <w:tcPrChange w:id="71" w:author="David Döbele" w:date="2023-02-21T19:21:00Z">
              <w:tcPr>
                <w:tcW w:w="2835" w:type="dxa"/>
                <w:gridSpan w:val="2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7A66F9D7" w14:textId="0F405A62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Münster</w:t>
            </w:r>
          </w:p>
        </w:tc>
      </w:tr>
      <w:tr w:rsidR="004D24F3" w14:paraId="14673DAE" w14:textId="77777777" w:rsidTr="00E87DFE">
        <w:trPr>
          <w:trHeight w:val="20"/>
          <w:trPrChange w:id="72" w:author="David Döbele" w:date="2023-02-21T19:21:00Z">
            <w:trPr>
              <w:trHeight w:val="20"/>
            </w:trPr>
          </w:trPrChange>
        </w:trPr>
        <w:tc>
          <w:tcPr>
            <w:tcW w:w="7371" w:type="dxa"/>
            <w:gridSpan w:val="5"/>
            <w:tcBorders>
              <w:top w:val="nil"/>
            </w:tcBorders>
            <w:vAlign w:val="bottom"/>
            <w:tcPrChange w:id="73" w:author="David Döbele" w:date="2023-02-21T19:21:00Z">
              <w:tcPr>
                <w:tcW w:w="7371" w:type="dxa"/>
                <w:gridSpan w:val="5"/>
                <w:tcBorders>
                  <w:top w:val="nil"/>
                </w:tcBorders>
                <w:vAlign w:val="bottom"/>
              </w:tcPr>
            </w:tcPrChange>
          </w:tcPr>
          <w:p w14:paraId="1BBF9B96" w14:textId="669BD114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bei der Jugend-Organisation der FDP</w:t>
            </w:r>
          </w:p>
        </w:tc>
        <w:tc>
          <w:tcPr>
            <w:tcW w:w="3403" w:type="dxa"/>
            <w:gridSpan w:val="2"/>
            <w:tcBorders>
              <w:top w:val="nil"/>
            </w:tcBorders>
            <w:vAlign w:val="bottom"/>
            <w:tcPrChange w:id="74" w:author="David Döbele" w:date="2023-02-21T19:21:00Z">
              <w:tcPr>
                <w:tcW w:w="2835" w:type="dxa"/>
                <w:gridSpan w:val="2"/>
                <w:tcBorders>
                  <w:top w:val="nil"/>
                </w:tcBorders>
                <w:vAlign w:val="bottom"/>
              </w:tcPr>
            </w:tcPrChange>
          </w:tcPr>
          <w:p w14:paraId="20C082D1" w14:textId="0FDAD415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10/2022 – heute </w:t>
            </w:r>
          </w:p>
        </w:tc>
      </w:tr>
      <w:tr w:rsidR="004D24F3" w14:paraId="07F23E22" w14:textId="77777777" w:rsidTr="00E87DFE">
        <w:trPr>
          <w:trHeight w:val="20"/>
          <w:trPrChange w:id="75" w:author="David Döbele" w:date="2023-02-21T19:21:00Z">
            <w:trPr>
              <w:trHeight w:val="20"/>
            </w:trPr>
          </w:trPrChange>
        </w:trPr>
        <w:tc>
          <w:tcPr>
            <w:tcW w:w="10774" w:type="dxa"/>
            <w:gridSpan w:val="7"/>
            <w:tcBorders>
              <w:bottom w:val="nil"/>
            </w:tcBorders>
            <w:vAlign w:val="bottom"/>
            <w:tcPrChange w:id="76" w:author="David Döbele" w:date="2023-02-21T19:21:00Z">
              <w:tcPr>
                <w:tcW w:w="10206" w:type="dxa"/>
                <w:gridSpan w:val="7"/>
                <w:tcBorders>
                  <w:bottom w:val="nil"/>
                </w:tcBorders>
                <w:vAlign w:val="bottom"/>
              </w:tcPr>
            </w:tcPrChange>
          </w:tcPr>
          <w:p w14:paraId="1C4D728A" w14:textId="35D69CF2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argumentativen politischen Debatten </w:t>
            </w:r>
          </w:p>
          <w:p w14:paraId="1C6CA9BE" w14:textId="199F27ED" w:rsidR="00EB742C" w:rsidRPr="007E1EF2" w:rsidRDefault="00EB742C" w:rsidP="007E1E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commentRangeStart w:id="77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Vertretung der Junge Liberale</w:t>
            </w:r>
            <w:r w:rsidR="007E1EF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(Kreis Münster und Bezirk Münsterland) auf dem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Landes- und Bundes</w:t>
            </w:r>
            <w:r w:rsidR="007E1EF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kongress</w:t>
            </w:r>
            <w:del w:id="78" w:author="David Döbele" w:date="2023-02-21T19:18:00Z">
              <w:r w:rsidDel="00E87DFE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 xml:space="preserve"> als Ersatzdelegierter </w:delText>
              </w:r>
              <w:commentRangeEnd w:id="77"/>
              <w:r w:rsidR="007E1EF2" w:rsidDel="00E87DFE">
                <w:rPr>
                  <w:rStyle w:val="Kommentarzeichen"/>
                </w:rPr>
                <w:commentReference w:id="77"/>
              </w:r>
            </w:del>
          </w:p>
          <w:p w14:paraId="104025AE" w14:textId="3A136BA7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Erfolgreiche Teilnahme an einem vier-tägigen Praxisseminar zur Professionalisierung ehrenamtlicher Arbeit mit Schwerpunkt auf Organisation und Strategie </w:t>
            </w:r>
          </w:p>
        </w:tc>
      </w:tr>
      <w:tr w:rsidR="004D24F3" w14:paraId="11266310" w14:textId="77777777" w:rsidTr="00E87DFE">
        <w:trPr>
          <w:trHeight w:val="340"/>
          <w:trPrChange w:id="79" w:author="David Döbele" w:date="2023-02-21T19:21:00Z">
            <w:trPr>
              <w:trHeight w:val="340"/>
            </w:trPr>
          </w:trPrChange>
        </w:trPr>
        <w:tc>
          <w:tcPr>
            <w:tcW w:w="7371" w:type="dxa"/>
            <w:gridSpan w:val="5"/>
            <w:tcBorders>
              <w:top w:val="nil"/>
            </w:tcBorders>
            <w:vAlign w:val="bottom"/>
            <w:tcPrChange w:id="80" w:author="David Döbele" w:date="2023-02-21T19:21:00Z">
              <w:tcPr>
                <w:tcW w:w="7371" w:type="dxa"/>
                <w:gridSpan w:val="5"/>
                <w:tcBorders>
                  <w:top w:val="nil"/>
                </w:tcBorders>
                <w:vAlign w:val="bottom"/>
              </w:tcPr>
            </w:tcPrChange>
          </w:tcPr>
          <w:p w14:paraId="3002B36F" w14:textId="723B6C6B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commentRangeStart w:id="81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Schüler-Vertretung (SV)</w:t>
            </w:r>
            <w:commentRangeEnd w:id="81"/>
            <w:r w:rsidR="00EC05A4">
              <w:rPr>
                <w:rStyle w:val="Kommentarzeichen"/>
              </w:rPr>
              <w:commentReference w:id="81"/>
            </w:r>
          </w:p>
        </w:tc>
        <w:tc>
          <w:tcPr>
            <w:tcW w:w="3403" w:type="dxa"/>
            <w:gridSpan w:val="2"/>
            <w:tcBorders>
              <w:top w:val="nil"/>
            </w:tcBorders>
            <w:vAlign w:val="bottom"/>
            <w:tcPrChange w:id="82" w:author="David Döbele" w:date="2023-02-21T19:21:00Z">
              <w:tcPr>
                <w:tcW w:w="2835" w:type="dxa"/>
                <w:gridSpan w:val="2"/>
                <w:tcBorders>
                  <w:top w:val="nil"/>
                </w:tcBorders>
                <w:vAlign w:val="bottom"/>
              </w:tcPr>
            </w:tcPrChange>
          </w:tcPr>
          <w:p w14:paraId="72AA7A65" w14:textId="13D604A3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Havixbeck</w:t>
            </w:r>
          </w:p>
        </w:tc>
      </w:tr>
      <w:tr w:rsidR="004D24F3" w14:paraId="295345B5" w14:textId="77777777" w:rsidTr="00E87DFE">
        <w:trPr>
          <w:trHeight w:val="20"/>
          <w:trPrChange w:id="83" w:author="David Döbele" w:date="2023-02-21T19:21:00Z">
            <w:trPr>
              <w:trHeight w:val="20"/>
            </w:trPr>
          </w:trPrChange>
        </w:trPr>
        <w:tc>
          <w:tcPr>
            <w:tcW w:w="7371" w:type="dxa"/>
            <w:gridSpan w:val="5"/>
            <w:vAlign w:val="bottom"/>
            <w:tcPrChange w:id="84" w:author="David Döbele" w:date="2023-02-21T19:21:00Z">
              <w:tcPr>
                <w:tcW w:w="7371" w:type="dxa"/>
                <w:gridSpan w:val="5"/>
                <w:vAlign w:val="bottom"/>
              </w:tcPr>
            </w:tcPrChange>
          </w:tcPr>
          <w:p w14:paraId="08B325B9" w14:textId="6CA16221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in der Schüler-Vertretung der Anne-Frank-Gesamtschule Havixbeck</w:t>
            </w:r>
          </w:p>
        </w:tc>
        <w:tc>
          <w:tcPr>
            <w:tcW w:w="3403" w:type="dxa"/>
            <w:gridSpan w:val="2"/>
            <w:vAlign w:val="bottom"/>
            <w:tcPrChange w:id="85" w:author="David Döbele" w:date="2023-02-21T19:21:00Z">
              <w:tcPr>
                <w:tcW w:w="2835" w:type="dxa"/>
                <w:gridSpan w:val="2"/>
                <w:vAlign w:val="bottom"/>
              </w:tcPr>
            </w:tcPrChange>
          </w:tcPr>
          <w:p w14:paraId="5BBAD391" w14:textId="5CC7086B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10/2021 – heute</w:t>
            </w:r>
          </w:p>
        </w:tc>
      </w:tr>
      <w:tr w:rsidR="004D24F3" w14:paraId="29A320D5" w14:textId="77777777" w:rsidTr="00E87DFE">
        <w:trPr>
          <w:trHeight w:val="20"/>
          <w:trPrChange w:id="86" w:author="David Döbele" w:date="2023-02-21T19:21:00Z">
            <w:trPr>
              <w:trHeight w:val="20"/>
            </w:trPr>
          </w:trPrChange>
        </w:trPr>
        <w:tc>
          <w:tcPr>
            <w:tcW w:w="10774" w:type="dxa"/>
            <w:gridSpan w:val="7"/>
            <w:tcBorders>
              <w:bottom w:val="nil"/>
            </w:tcBorders>
            <w:vAlign w:val="bottom"/>
            <w:tcPrChange w:id="87" w:author="David Döbele" w:date="2023-02-21T19:21:00Z">
              <w:tcPr>
                <w:tcW w:w="10206" w:type="dxa"/>
                <w:gridSpan w:val="7"/>
                <w:tcBorders>
                  <w:bottom w:val="nil"/>
                </w:tcBorders>
                <w:vAlign w:val="bottom"/>
              </w:tcPr>
            </w:tcPrChange>
          </w:tcPr>
          <w:p w14:paraId="7AA5F709" w14:textId="696B0E66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Schulkonferenz-Mitglied: Vertretung der Interessen der ca. 1.200 Mitschüler im direkten Austausch mit dem Schulleiter und anderen gewählten Schulkonferenz-Mitgliedern</w:t>
            </w:r>
          </w:p>
          <w:p w14:paraId="4C72DFC6" w14:textId="0DEF0562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Fachkonferenz-Mitglied Englisch: Teilnahme an Diskussionen, Planungen und Entscheidungen in Bezug auf Themen, Lehrpläne und Austauschprogramme im Zusammenhang mit dem Englischunterricht</w:t>
            </w:r>
          </w:p>
          <w:p w14:paraId="4C02FCA5" w14:textId="12E8CD96" w:rsidR="004D24F3" w:rsidRPr="00D60AAB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Mitorganisation, Planung und Durchführung von Events für die gesamte Schule, wie der SV-Unterstufen Party (ca. 80 Schüler), dem SV-Leseabend (ca. 35 Schüler) oder dem Friedenszeichen für die Ukraine (1.200+ Schüler und Einwohner)</w:t>
            </w:r>
          </w:p>
        </w:tc>
      </w:tr>
      <w:tr w:rsidR="004D24F3" w14:paraId="57357D6B" w14:textId="77777777" w:rsidTr="00E87DFE">
        <w:trPr>
          <w:trHeight w:val="340"/>
          <w:trPrChange w:id="88" w:author="David Döbele" w:date="2023-02-21T19:21:00Z">
            <w:trPr>
              <w:trHeight w:val="340"/>
            </w:trPr>
          </w:trPrChange>
        </w:trPr>
        <w:tc>
          <w:tcPr>
            <w:tcW w:w="6946" w:type="dxa"/>
            <w:gridSpan w:val="3"/>
            <w:tcBorders>
              <w:top w:val="nil"/>
            </w:tcBorders>
            <w:vAlign w:val="bottom"/>
            <w:tcPrChange w:id="89" w:author="David Döbele" w:date="2023-02-21T19:21:00Z">
              <w:tcPr>
                <w:tcW w:w="6946" w:type="dxa"/>
                <w:gridSpan w:val="3"/>
                <w:tcBorders>
                  <w:top w:val="nil"/>
                </w:tcBorders>
                <w:vAlign w:val="bottom"/>
              </w:tcPr>
            </w:tcPrChange>
          </w:tcPr>
          <w:p w14:paraId="722F4B84" w14:textId="525E561E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Panama-Aktions-Team</w:t>
            </w:r>
          </w:p>
        </w:tc>
        <w:tc>
          <w:tcPr>
            <w:tcW w:w="3828" w:type="dxa"/>
            <w:gridSpan w:val="4"/>
            <w:tcBorders>
              <w:top w:val="nil"/>
            </w:tcBorders>
            <w:vAlign w:val="bottom"/>
            <w:tcPrChange w:id="90" w:author="David Döbele" w:date="2023-02-21T19:21:00Z">
              <w:tcPr>
                <w:tcW w:w="3260" w:type="dxa"/>
                <w:gridSpan w:val="4"/>
                <w:tcBorders>
                  <w:top w:val="nil"/>
                </w:tcBorders>
                <w:vAlign w:val="bottom"/>
              </w:tcPr>
            </w:tcPrChange>
          </w:tcPr>
          <w:p w14:paraId="1B70F360" w14:textId="710C98F7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Nottuln</w:t>
            </w:r>
          </w:p>
        </w:tc>
      </w:tr>
      <w:tr w:rsidR="004D24F3" w14:paraId="67EA7524" w14:textId="77777777" w:rsidTr="00E87DFE">
        <w:trPr>
          <w:trHeight w:val="20"/>
          <w:trPrChange w:id="91" w:author="David Döbele" w:date="2023-02-21T19:21:00Z">
            <w:trPr>
              <w:trHeight w:val="20"/>
            </w:trPr>
          </w:trPrChange>
        </w:trPr>
        <w:tc>
          <w:tcPr>
            <w:tcW w:w="7797" w:type="dxa"/>
            <w:gridSpan w:val="6"/>
            <w:vAlign w:val="bottom"/>
            <w:tcPrChange w:id="92" w:author="David Döbele" w:date="2023-02-21T19:21:00Z">
              <w:tcPr>
                <w:tcW w:w="7797" w:type="dxa"/>
                <w:gridSpan w:val="6"/>
                <w:vAlign w:val="bottom"/>
              </w:tcPr>
            </w:tcPrChange>
          </w:tcPr>
          <w:p w14:paraId="3A196004" w14:textId="1CCE2344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Aktives Mitglied in der Jugendleiterrunde der katholischen Kirchengemeinde St. Martin Nottuln </w:t>
            </w:r>
          </w:p>
        </w:tc>
        <w:tc>
          <w:tcPr>
            <w:tcW w:w="2977" w:type="dxa"/>
            <w:vAlign w:val="bottom"/>
            <w:tcPrChange w:id="93" w:author="David Döbele" w:date="2023-02-21T19:21:00Z">
              <w:tcPr>
                <w:tcW w:w="2409" w:type="dxa"/>
                <w:vAlign w:val="bottom"/>
              </w:tcPr>
            </w:tcPrChange>
          </w:tcPr>
          <w:p w14:paraId="7A8553BD" w14:textId="5FD56957" w:rsidR="004D24F3" w:rsidRDefault="004D24F3" w:rsidP="004D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09/2021 – heute</w:t>
            </w:r>
          </w:p>
        </w:tc>
      </w:tr>
      <w:tr w:rsidR="004D24F3" w14:paraId="0A558825" w14:textId="77777777" w:rsidTr="00E87DFE">
        <w:trPr>
          <w:trHeight w:val="20"/>
          <w:trPrChange w:id="94" w:author="David Döbele" w:date="2023-02-21T19:21:00Z">
            <w:trPr>
              <w:trHeight w:val="20"/>
            </w:trPr>
          </w:trPrChange>
        </w:trPr>
        <w:tc>
          <w:tcPr>
            <w:tcW w:w="10774" w:type="dxa"/>
            <w:gridSpan w:val="7"/>
            <w:vAlign w:val="bottom"/>
            <w:tcPrChange w:id="95" w:author="David Döbele" w:date="2023-02-21T19:21:00Z">
              <w:tcPr>
                <w:tcW w:w="10206" w:type="dxa"/>
                <w:gridSpan w:val="7"/>
                <w:vAlign w:val="bottom"/>
              </w:tcPr>
            </w:tcPrChange>
          </w:tcPr>
          <w:p w14:paraId="289CCD1B" w14:textId="7A80A5F9" w:rsidR="004D24F3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Organisation von Aktionen für das Gemeinwohl der Gegend und Angebote für Kinder und Jugendliche </w:t>
            </w:r>
          </w:p>
          <w:p w14:paraId="22755549" w14:textId="0E2178C6" w:rsidR="004D24F3" w:rsidRPr="00C30BB4" w:rsidRDefault="004D24F3" w:rsidP="004D24F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bei Aktionen wie dem Ukraine Spiele/Spende Fest, 1000 Jahre Appelhülsen, Tannenbaum Aktion etc.</w:t>
            </w:r>
          </w:p>
        </w:tc>
      </w:tr>
      <w:tr w:rsidR="004D24F3" w14:paraId="62F89B7F" w14:textId="77777777" w:rsidTr="00E87DFE">
        <w:trPr>
          <w:trHeight w:val="454"/>
          <w:trPrChange w:id="96" w:author="David Döbele" w:date="2023-02-21T19:21:00Z">
            <w:trPr>
              <w:trHeight w:val="454"/>
            </w:trPr>
          </w:trPrChange>
        </w:trPr>
        <w:tc>
          <w:tcPr>
            <w:tcW w:w="10774" w:type="dxa"/>
            <w:gridSpan w:val="7"/>
            <w:tcBorders>
              <w:bottom w:val="single" w:sz="4" w:space="0" w:color="000000"/>
            </w:tcBorders>
            <w:vAlign w:val="bottom"/>
            <w:tcPrChange w:id="97" w:author="David Döbele" w:date="2023-02-21T19:21:00Z">
              <w:tcPr>
                <w:tcW w:w="10206" w:type="dxa"/>
                <w:gridSpan w:val="7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0E54B6E1" w14:textId="6CD13C7B" w:rsidR="004D24F3" w:rsidRDefault="004D24F3" w:rsidP="004D24F3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4D24F3" w14:paraId="414C5339" w14:textId="77777777" w:rsidTr="00E87DFE">
        <w:trPr>
          <w:trHeight w:val="340"/>
          <w:trPrChange w:id="98" w:author="David Döbele" w:date="2023-02-21T19:21:00Z">
            <w:trPr>
              <w:trHeight w:val="340"/>
            </w:trPr>
          </w:trPrChange>
        </w:trPr>
        <w:tc>
          <w:tcPr>
            <w:tcW w:w="2552" w:type="dxa"/>
            <w:tcBorders>
              <w:top w:val="single" w:sz="4" w:space="0" w:color="000000"/>
            </w:tcBorders>
            <w:vAlign w:val="bottom"/>
            <w:tcPrChange w:id="99" w:author="David Döbele" w:date="2023-02-21T19:21:00Z">
              <w:tcPr>
                <w:tcW w:w="2552" w:type="dxa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76723518" w14:textId="77777777" w:rsidR="004D24F3" w:rsidRDefault="004D24F3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222" w:type="dxa"/>
            <w:gridSpan w:val="6"/>
            <w:tcBorders>
              <w:top w:val="single" w:sz="4" w:space="0" w:color="000000"/>
            </w:tcBorders>
            <w:vAlign w:val="bottom"/>
            <w:tcPrChange w:id="100" w:author="David Döbele" w:date="2023-02-21T19:21:00Z">
              <w:tcPr>
                <w:tcW w:w="7654" w:type="dxa"/>
                <w:gridSpan w:val="6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166BD162" w14:textId="5492428F" w:rsidR="004D24F3" w:rsidRDefault="004D24F3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Spanisch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(Grundkenntnisse)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4D24F3" w:rsidRPr="003D7980" w14:paraId="363B9482" w14:textId="77777777" w:rsidTr="00E87DFE">
        <w:trPr>
          <w:trHeight w:val="283"/>
          <w:trPrChange w:id="101" w:author="David Döbele" w:date="2023-02-21T19:21:00Z">
            <w:trPr>
              <w:trHeight w:val="283"/>
            </w:trPr>
          </w:trPrChange>
        </w:trPr>
        <w:tc>
          <w:tcPr>
            <w:tcW w:w="2552" w:type="dxa"/>
            <w:vAlign w:val="bottom"/>
            <w:tcPrChange w:id="102" w:author="David Döbele" w:date="2023-02-21T19:21:00Z">
              <w:tcPr>
                <w:tcW w:w="2552" w:type="dxa"/>
                <w:vAlign w:val="bottom"/>
              </w:tcPr>
            </w:tcPrChange>
          </w:tcPr>
          <w:p w14:paraId="28219B82" w14:textId="77777777" w:rsidR="004D24F3" w:rsidRDefault="004D24F3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222" w:type="dxa"/>
            <w:gridSpan w:val="6"/>
            <w:vAlign w:val="bottom"/>
            <w:tcPrChange w:id="103" w:author="David Döbele" w:date="2023-02-21T19:21:00Z">
              <w:tcPr>
                <w:tcW w:w="7654" w:type="dxa"/>
                <w:gridSpan w:val="6"/>
                <w:vAlign w:val="bottom"/>
              </w:tcPr>
            </w:tcPrChange>
          </w:tcPr>
          <w:p w14:paraId="2C578FFD" w14:textId="6F8314BB" w:rsidR="004D24F3" w:rsidRPr="003D7980" w:rsidRDefault="004D24F3" w:rsidP="004D24F3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3D798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</w:p>
        </w:tc>
      </w:tr>
      <w:tr w:rsidR="004D24F3" w14:paraId="4922A0B0" w14:textId="77777777" w:rsidTr="007C6375">
        <w:trPr>
          <w:trHeight w:val="510"/>
          <w:trPrChange w:id="104" w:author="David Döbele" w:date="2023-02-21T19:21:00Z">
            <w:trPr>
              <w:trHeight w:val="283"/>
            </w:trPr>
          </w:trPrChange>
        </w:trPr>
        <w:tc>
          <w:tcPr>
            <w:tcW w:w="2552" w:type="dxa"/>
            <w:vAlign w:val="bottom"/>
            <w:tcPrChange w:id="105" w:author="David Döbele" w:date="2023-02-21T19:21:00Z">
              <w:tcPr>
                <w:tcW w:w="2552" w:type="dxa"/>
                <w:vAlign w:val="bottom"/>
              </w:tcPr>
            </w:tcPrChange>
          </w:tcPr>
          <w:p w14:paraId="7F48B626" w14:textId="77777777" w:rsidR="004D24F3" w:rsidRDefault="004D24F3" w:rsidP="004D24F3">
            <w:pPr>
              <w:rPr>
                <w:ins w:id="106" w:author="John Colquhoun" w:date="2023-02-21T08:44:00Z"/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  <w:p w14:paraId="26BD1087" w14:textId="1096ABC7" w:rsidR="007E1EF2" w:rsidRDefault="007E1EF2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8222" w:type="dxa"/>
            <w:gridSpan w:val="6"/>
            <w:vAlign w:val="bottom"/>
            <w:tcPrChange w:id="107" w:author="David Döbele" w:date="2023-02-21T19:21:00Z">
              <w:tcPr>
                <w:tcW w:w="7654" w:type="dxa"/>
                <w:gridSpan w:val="6"/>
                <w:vAlign w:val="bottom"/>
              </w:tcPr>
            </w:tcPrChange>
          </w:tcPr>
          <w:p w14:paraId="3E2FC197" w14:textId="2662A430" w:rsidR="004D24F3" w:rsidRDefault="004D24F3" w:rsidP="004D24F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Kapitalmärkte und Wirtschaftszusammenhänge, Geschichte, Motocross (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sechs</w:t>
            </w:r>
            <w:r w:rsidRPr="00425FE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Jahre gefahren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ins w:id="108" w:author="John Colquhoun" w:date="2023-02-21T08:43:00Z">
              <w:r w:rsidR="007E1EF2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t xml:space="preserve">, </w:t>
              </w:r>
            </w:ins>
            <w:r w:rsidR="007E1EF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Kraftsport, Musik (</w:t>
            </w:r>
            <w:r w:rsidR="007E1EF2" w:rsidRPr="007E1EF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rPrChange w:id="109" w:author="John Colquhoun" w:date="2023-02-21T08:46:00Z">
                  <w:rPr>
                    <w:rFonts w:ascii="Georgia" w:eastAsia="Georgia" w:hAnsi="Georgia" w:cs="Georgia"/>
                    <w:color w:val="000000"/>
                    <w:sz w:val="18"/>
                    <w:szCs w:val="18"/>
                  </w:rPr>
                </w:rPrChange>
              </w:rPr>
              <w:t>sechs Jahre Schlagzeug, zwei Jahre DJ</w:t>
            </w:r>
            <w:r w:rsidR="007E1EF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</w:p>
        </w:tc>
      </w:tr>
      <w:tr w:rsidR="004D24F3" w14:paraId="35D8DA69" w14:textId="77777777" w:rsidTr="00E87DFE">
        <w:trPr>
          <w:trHeight w:val="794"/>
          <w:trPrChange w:id="110" w:author="David Döbele" w:date="2023-02-21T19:21:00Z">
            <w:trPr>
              <w:trHeight w:val="794"/>
            </w:trPr>
          </w:trPrChange>
        </w:trPr>
        <w:tc>
          <w:tcPr>
            <w:tcW w:w="2552" w:type="dxa"/>
            <w:vAlign w:val="bottom"/>
            <w:tcPrChange w:id="111" w:author="David Döbele" w:date="2023-02-21T19:21:00Z">
              <w:tcPr>
                <w:tcW w:w="2552" w:type="dxa"/>
                <w:vAlign w:val="bottom"/>
              </w:tcPr>
            </w:tcPrChange>
          </w:tcPr>
          <w:p w14:paraId="507B49D1" w14:textId="26EF08CA" w:rsidR="004D24F3" w:rsidRDefault="004D24F3" w:rsidP="004D24F3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Nottuln, 17.02.2023</w:t>
            </w:r>
          </w:p>
        </w:tc>
        <w:tc>
          <w:tcPr>
            <w:tcW w:w="8222" w:type="dxa"/>
            <w:gridSpan w:val="6"/>
            <w:vAlign w:val="bottom"/>
            <w:tcPrChange w:id="112" w:author="David Döbele" w:date="2023-02-21T19:21:00Z">
              <w:tcPr>
                <w:tcW w:w="7654" w:type="dxa"/>
                <w:gridSpan w:val="6"/>
                <w:vAlign w:val="bottom"/>
              </w:tcPr>
            </w:tcPrChange>
          </w:tcPr>
          <w:p w14:paraId="24CBB483" w14:textId="77777777" w:rsidR="004D24F3" w:rsidRDefault="004D24F3" w:rsidP="004D24F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5B3FB94C" w14:textId="77777777" w:rsidR="00E00325" w:rsidRDefault="00E00325">
      <w:pPr>
        <w:rPr>
          <w:sz w:val="18"/>
          <w:szCs w:val="18"/>
        </w:rPr>
      </w:pPr>
    </w:p>
    <w:sectPr w:rsidR="00E00325" w:rsidSect="00843EE7">
      <w:footerReference w:type="even" r:id="rId13"/>
      <w:pgSz w:w="11906" w:h="16838"/>
      <w:pgMar w:top="113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3" w:author="Sophie Klocke" w:date="2023-02-20T10:17:00Z" w:initials="SK">
    <w:p w14:paraId="3700E18D" w14:textId="77777777" w:rsidR="002067BF" w:rsidRDefault="002067BF" w:rsidP="00E05CDE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Die beiden würde ich rausnehmen.</w:t>
      </w:r>
    </w:p>
  </w:comment>
  <w:comment w:id="24" w:author="John Colquhoun" w:date="2023-02-21T08:25:00Z" w:initials="JC">
    <w:p w14:paraId="7F6CC482" w14:textId="77777777" w:rsidR="00843EE7" w:rsidRDefault="00843EE7" w:rsidP="00D47C80">
      <w:r>
        <w:rPr>
          <w:rStyle w:val="Kommentarzeichen"/>
        </w:rPr>
        <w:annotationRef/>
      </w:r>
      <w:r>
        <w:rPr>
          <w:sz w:val="20"/>
          <w:szCs w:val="20"/>
        </w:rPr>
        <w:t>Passt es, wenn ich nur die Punkte rausstreiche? Da Englisch und Geschichte meine LK Fächer sind und Bio und Deutsch lediglich 3 &amp; 4 Abi Fach sind</w:t>
      </w:r>
    </w:p>
  </w:comment>
  <w:comment w:id="65" w:author="John Colquhoun" w:date="2023-02-21T08:45:00Z" w:initials="JC">
    <w:p w14:paraId="2344BF27" w14:textId="77777777" w:rsidR="007E1EF2" w:rsidRDefault="007E1EF2" w:rsidP="00CA2A5B">
      <w:r>
        <w:rPr>
          <w:rStyle w:val="Kommentarzeichen"/>
        </w:rPr>
        <w:annotationRef/>
      </w:r>
      <w:r>
        <w:rPr>
          <w:sz w:val="20"/>
          <w:szCs w:val="20"/>
        </w:rPr>
        <w:t>Ist es von Vorteil, zu schreiben das die Internationale Klasse neu eingeführt wurde und ich von beginn an dabei war?</w:t>
      </w:r>
    </w:p>
  </w:comment>
  <w:comment w:id="77" w:author="John Colquhoun" w:date="2023-02-21T08:44:00Z" w:initials="JC">
    <w:p w14:paraId="28B8A5FF" w14:textId="54BE2ED6" w:rsidR="007E1EF2" w:rsidRDefault="007E1EF2" w:rsidP="009F22E4">
      <w:r>
        <w:rPr>
          <w:rStyle w:val="Kommentarzeichen"/>
        </w:rPr>
        <w:annotationRef/>
      </w:r>
      <w:r>
        <w:rPr>
          <w:sz w:val="20"/>
          <w:szCs w:val="20"/>
        </w:rPr>
        <w:t>Habe ich die Position zu „Krass“ dargestellt? (Bin nur Ersatzdelegierter)</w:t>
      </w:r>
    </w:p>
  </w:comment>
  <w:comment w:id="81" w:author="John Colquhoun" w:date="2023-02-21T16:21:00Z" w:initials="JC">
    <w:p w14:paraId="3C0EA457" w14:textId="77777777" w:rsidR="00EC05A4" w:rsidRDefault="00EC05A4" w:rsidP="00DD5782">
      <w:r>
        <w:rPr>
          <w:rStyle w:val="Kommentarzeichen"/>
        </w:rPr>
        <w:annotationRef/>
      </w:r>
      <w:r>
        <w:rPr>
          <w:sz w:val="20"/>
          <w:szCs w:val="20"/>
        </w:rPr>
        <w:t>Muss ich hier dann auch meine Schule hinschreiben?</w:t>
      </w:r>
    </w:p>
    <w:p w14:paraId="28F6ED89" w14:textId="77777777" w:rsidR="00EC05A4" w:rsidRDefault="00EC05A4" w:rsidP="00DD5782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00E18D" w15:done="0"/>
  <w15:commentEx w15:paraId="7F6CC482" w15:paraIdParent="3700E18D" w15:done="0"/>
  <w15:commentEx w15:paraId="2344BF27" w15:done="0"/>
  <w15:commentEx w15:paraId="28B8A5FF" w15:done="0"/>
  <w15:commentEx w15:paraId="28F6ED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DC74B" w16cex:dateUtc="2023-02-20T09:17:00Z"/>
  <w16cex:commentExtensible w16cex:durableId="279EFE73" w16cex:dateUtc="2023-02-21T07:25:00Z"/>
  <w16cex:commentExtensible w16cex:durableId="279F0341" w16cex:dateUtc="2023-02-21T07:45:00Z"/>
  <w16cex:commentExtensible w16cex:durableId="279F030A" w16cex:dateUtc="2023-02-21T07:44:00Z"/>
  <w16cex:commentExtensible w16cex:durableId="279F6E05" w16cex:dateUtc="2023-02-21T15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00E18D" w16cid:durableId="279DC74B"/>
  <w16cid:commentId w16cid:paraId="7F6CC482" w16cid:durableId="279EFE73"/>
  <w16cid:commentId w16cid:paraId="2344BF27" w16cid:durableId="279F0341"/>
  <w16cid:commentId w16cid:paraId="28B8A5FF" w16cid:durableId="279F030A"/>
  <w16cid:commentId w16cid:paraId="28F6ED89" w16cid:durableId="279F6E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93F4E" w14:textId="77777777" w:rsidR="001759E2" w:rsidRDefault="001759E2">
      <w:pPr>
        <w:spacing w:after="0" w:line="240" w:lineRule="auto"/>
      </w:pPr>
      <w:r>
        <w:separator/>
      </w:r>
    </w:p>
  </w:endnote>
  <w:endnote w:type="continuationSeparator" w:id="0">
    <w:p w14:paraId="685EF31B" w14:textId="77777777" w:rsidR="001759E2" w:rsidRDefault="0017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C0D8B" w14:textId="77777777" w:rsidR="00E00325" w:rsidRDefault="005D0D4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32F05FFE" w14:textId="77777777" w:rsidR="00E00325" w:rsidRDefault="00E0032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32F37" w14:textId="77777777" w:rsidR="001759E2" w:rsidRDefault="001759E2">
      <w:pPr>
        <w:spacing w:after="0" w:line="240" w:lineRule="auto"/>
      </w:pPr>
      <w:r>
        <w:separator/>
      </w:r>
    </w:p>
  </w:footnote>
  <w:footnote w:type="continuationSeparator" w:id="0">
    <w:p w14:paraId="14834A8F" w14:textId="77777777" w:rsidR="001759E2" w:rsidRDefault="001759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A6111"/>
    <w:multiLevelType w:val="multilevel"/>
    <w:tmpl w:val="3ED86D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9E56B7"/>
    <w:multiLevelType w:val="multilevel"/>
    <w:tmpl w:val="CF00B94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897EE7"/>
    <w:multiLevelType w:val="multilevel"/>
    <w:tmpl w:val="621666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19639657">
    <w:abstractNumId w:val="0"/>
  </w:num>
  <w:num w:numId="2" w16cid:durableId="1600527508">
    <w:abstractNumId w:val="2"/>
  </w:num>
  <w:num w:numId="3" w16cid:durableId="53550299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  <w15:person w15:author="Sophie Klocke">
    <w15:presenceInfo w15:providerId="AD" w15:userId="S::sophie.klocke@uni-bielefeld.de::4a69cec3-bb69-4d72-b84c-f3bdc39d94c3"/>
  </w15:person>
  <w15:person w15:author="John Colquhoun">
    <w15:presenceInfo w15:providerId="AD" w15:userId="S::john.colquhoun@afg-hb.de::9807bb7a-e3e7-4a7d-8e97-cd690d6970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325"/>
    <w:rsid w:val="0009288D"/>
    <w:rsid w:val="000B5438"/>
    <w:rsid w:val="000F16F0"/>
    <w:rsid w:val="001759E2"/>
    <w:rsid w:val="001837E2"/>
    <w:rsid w:val="002067BF"/>
    <w:rsid w:val="002F187B"/>
    <w:rsid w:val="00314F1E"/>
    <w:rsid w:val="00333A65"/>
    <w:rsid w:val="003344F6"/>
    <w:rsid w:val="003D7980"/>
    <w:rsid w:val="003E5DDD"/>
    <w:rsid w:val="00425FE9"/>
    <w:rsid w:val="00490795"/>
    <w:rsid w:val="004D24F3"/>
    <w:rsid w:val="005D0D4E"/>
    <w:rsid w:val="005D7BF6"/>
    <w:rsid w:val="0065785B"/>
    <w:rsid w:val="006948E2"/>
    <w:rsid w:val="007C6375"/>
    <w:rsid w:val="007E1EF2"/>
    <w:rsid w:val="00843EE7"/>
    <w:rsid w:val="008A1A52"/>
    <w:rsid w:val="008B3539"/>
    <w:rsid w:val="008E6D65"/>
    <w:rsid w:val="00967F74"/>
    <w:rsid w:val="009718BE"/>
    <w:rsid w:val="00972F84"/>
    <w:rsid w:val="00A150E9"/>
    <w:rsid w:val="00A52F42"/>
    <w:rsid w:val="00B36D69"/>
    <w:rsid w:val="00B40BFA"/>
    <w:rsid w:val="00BC473D"/>
    <w:rsid w:val="00C16926"/>
    <w:rsid w:val="00C30BB4"/>
    <w:rsid w:val="00D110DA"/>
    <w:rsid w:val="00D60AAB"/>
    <w:rsid w:val="00E00325"/>
    <w:rsid w:val="00E26162"/>
    <w:rsid w:val="00E87DFE"/>
    <w:rsid w:val="00EB742C"/>
    <w:rsid w:val="00EC05A4"/>
    <w:rsid w:val="00FB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9D3C0"/>
  <w15:docId w15:val="{3C76DBFF-B389-B94C-A78B-CE9CD99A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4907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067B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067B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067B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067B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067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4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AMUW2mUlSn4KFdM/6JJmewW8yeh57Pf063EDpbxMKxpiu5e8kLsAMPFrFBxbyjREPcdCMyAvvdZQ8sbQf0cZgPYCc2rPpC2JO3pi5KDfogNrW6Ryd/MmiLM=</go:docsCustomData>
</go:gDocsCustomXmlDataStorage>
</file>

<file path=customXml/itemProps1.xml><?xml version="1.0" encoding="utf-8"?>
<ds:datastoreItem xmlns:ds="http://schemas.openxmlformats.org/officeDocument/2006/customXml" ds:itemID="{3838FC7F-B0FA-7A45-8427-B60381AEEF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8</cp:revision>
  <dcterms:created xsi:type="dcterms:W3CDTF">2023-02-21T07:51:00Z</dcterms:created>
  <dcterms:modified xsi:type="dcterms:W3CDTF">2023-02-21T18:21:00Z</dcterms:modified>
</cp:coreProperties>
</file>