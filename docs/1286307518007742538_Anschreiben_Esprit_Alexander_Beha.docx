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2A308"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   </w:t>
      </w:r>
      <w:bookmarkStart w:id="0" w:name="_Hlk173487241"/>
      <w:bookmarkStart w:id="1" w:name="_Hlk173487191"/>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t xml:space="preserve">             Alexander Beha</w:t>
      </w:r>
    </w:p>
    <w:p w14:paraId="6F956B28"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Dufourstrasse 150</w:t>
      </w:r>
    </w:p>
    <w:p w14:paraId="523CC41B"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9000 St. Gallen </w:t>
      </w:r>
    </w:p>
    <w:p w14:paraId="003C3347"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Mail: behaalexander@gmail.com</w:t>
      </w:r>
    </w:p>
    <w:p w14:paraId="2087DAC0"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Mobil: +49 15159837496 </w:t>
      </w:r>
    </w:p>
    <w:bookmarkEnd w:id="0"/>
    <w:p w14:paraId="16DFB4D2"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Esprit St.Gallen – Beratung durch Studenten</w:t>
      </w:r>
    </w:p>
    <w:p w14:paraId="1F289F94"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Dufourstrasse 50</w:t>
      </w:r>
    </w:p>
    <w:p w14:paraId="747EA896"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9000 St.Gallen</w:t>
      </w:r>
    </w:p>
    <w:p w14:paraId="3A1668B2"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St.Gallen, 18.09.2024</w:t>
      </w:r>
    </w:p>
    <w:p w14:paraId="08BB4537" w14:textId="77777777" w:rsidR="00215CAC" w:rsidRPr="00215CAC" w:rsidRDefault="00215CAC" w:rsidP="00215CAC">
      <w:pPr>
        <w:rPr>
          <w:rFonts w:ascii="Times New Roman" w:hAnsi="Times New Roman" w:cs="Times New Roman"/>
          <w:b/>
          <w:sz w:val="20"/>
          <w:szCs w:val="20"/>
        </w:rPr>
      </w:pPr>
      <w:commentRangeStart w:id="2"/>
      <w:r w:rsidRPr="00215CAC">
        <w:rPr>
          <w:rFonts w:ascii="Times New Roman" w:hAnsi="Times New Roman" w:cs="Times New Roman"/>
          <w:b/>
          <w:sz w:val="20"/>
          <w:szCs w:val="20"/>
        </w:rPr>
        <w:t>Bewerbung um eine Stelle als Student Consultant</w:t>
      </w:r>
      <w:commentRangeEnd w:id="2"/>
      <w:r w:rsidR="009B2B74">
        <w:rPr>
          <w:rStyle w:val="Kommentarzeichen"/>
        </w:rPr>
        <w:commentReference w:id="2"/>
      </w:r>
    </w:p>
    <w:p w14:paraId="135B0C93" w14:textId="77777777" w:rsidR="00215CAC" w:rsidRPr="00215CAC" w:rsidRDefault="00215CAC" w:rsidP="00215CAC">
      <w:pPr>
        <w:rPr>
          <w:rFonts w:ascii="Times New Roman" w:hAnsi="Times New Roman" w:cs="Times New Roman"/>
          <w:sz w:val="20"/>
          <w:szCs w:val="20"/>
        </w:rPr>
      </w:pPr>
    </w:p>
    <w:p w14:paraId="26FE22B8" w14:textId="79F748D1"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 xml:space="preserve">Sehr </w:t>
      </w:r>
      <w:del w:id="3" w:author="David Döbele" w:date="2024-09-19T14:43:00Z" w16du:dateUtc="2024-09-19T12:43:00Z">
        <w:r w:rsidRPr="00215CAC" w:rsidDel="009B2B74">
          <w:rPr>
            <w:rFonts w:ascii="Times New Roman" w:hAnsi="Times New Roman" w:cs="Times New Roman"/>
            <w:sz w:val="20"/>
            <w:szCs w:val="20"/>
          </w:rPr>
          <w:delText>geehrte Damen und Herren</w:delText>
        </w:r>
      </w:del>
      <w:ins w:id="4" w:author="David Döbele" w:date="2024-09-19T14:43:00Z" w16du:dateUtc="2024-09-19T12:43:00Z">
        <w:r w:rsidR="009B2B74">
          <w:rPr>
            <w:rFonts w:ascii="Times New Roman" w:hAnsi="Times New Roman" w:cs="Times New Roman"/>
            <w:sz w:val="20"/>
            <w:szCs w:val="20"/>
          </w:rPr>
          <w:t>geehrtes Esprit-Team</w:t>
        </w:r>
      </w:ins>
      <w:r w:rsidRPr="00215CAC">
        <w:rPr>
          <w:rFonts w:ascii="Times New Roman" w:hAnsi="Times New Roman" w:cs="Times New Roman"/>
          <w:sz w:val="20"/>
          <w:szCs w:val="20"/>
        </w:rPr>
        <w:t>,</w:t>
      </w:r>
    </w:p>
    <w:p w14:paraId="7E86B2F9" w14:textId="77777777" w:rsidR="00215CAC" w:rsidRPr="00215CAC" w:rsidRDefault="00215CAC" w:rsidP="00215CAC">
      <w:pPr>
        <w:rPr>
          <w:rFonts w:ascii="Times New Roman" w:hAnsi="Times New Roman" w:cs="Times New Roman"/>
          <w:sz w:val="20"/>
          <w:szCs w:val="20"/>
        </w:rPr>
      </w:pPr>
    </w:p>
    <w:p w14:paraId="108CFB43" w14:textId="53F8479C" w:rsidR="00215CAC" w:rsidRPr="00215CAC" w:rsidRDefault="009B2B74" w:rsidP="00215CAC">
      <w:pPr>
        <w:rPr>
          <w:rFonts w:ascii="Times New Roman" w:hAnsi="Times New Roman" w:cs="Times New Roman"/>
          <w:sz w:val="20"/>
          <w:szCs w:val="20"/>
        </w:rPr>
      </w:pPr>
      <w:ins w:id="5" w:author="David Döbele" w:date="2024-09-19T14:43:00Z" w16du:dateUtc="2024-09-19T12:43:00Z">
        <w:r>
          <w:rPr>
            <w:rFonts w:ascii="Times New Roman" w:hAnsi="Times New Roman" w:cs="Times New Roman"/>
            <w:sz w:val="20"/>
            <w:szCs w:val="20"/>
          </w:rPr>
          <w:t>nach einem längeren Gespräch mit Max Mustermann an eurem Stand bei der XYZ-Woche habe ich ein sehr positives Bild</w:t>
        </w:r>
      </w:ins>
      <w:ins w:id="6" w:author="David Döbele" w:date="2024-09-19T14:44:00Z" w16du:dateUtc="2024-09-19T12:44:00Z">
        <w:r>
          <w:rPr>
            <w:rFonts w:ascii="Times New Roman" w:hAnsi="Times New Roman" w:cs="Times New Roman"/>
            <w:sz w:val="20"/>
            <w:szCs w:val="20"/>
          </w:rPr>
          <w:t xml:space="preserve"> von Esprit gewinnen können. In erster Linie verbinde ich </w:t>
        </w:r>
      </w:ins>
      <w:r w:rsidR="00215CAC" w:rsidRPr="00215CAC">
        <w:rPr>
          <w:rFonts w:ascii="Times New Roman" w:hAnsi="Times New Roman" w:cs="Times New Roman"/>
          <w:sz w:val="20"/>
          <w:szCs w:val="20"/>
        </w:rPr>
        <w:t xml:space="preserve">mit einer Tätigkeit in einer studentischen Unternehmensberatung </w:t>
      </w:r>
      <w:del w:id="7" w:author="David Döbele" w:date="2024-09-19T14:44:00Z" w16du:dateUtc="2024-09-19T12:44:00Z">
        <w:r w:rsidR="00215CAC" w:rsidRPr="00215CAC" w:rsidDel="009B2B74">
          <w:rPr>
            <w:rFonts w:ascii="Times New Roman" w:hAnsi="Times New Roman" w:cs="Times New Roman"/>
            <w:sz w:val="20"/>
            <w:szCs w:val="20"/>
          </w:rPr>
          <w:delText xml:space="preserve">verbinde ich </w:delText>
        </w:r>
      </w:del>
      <w:r w:rsidR="00215CAC" w:rsidRPr="00215CAC">
        <w:rPr>
          <w:rFonts w:ascii="Times New Roman" w:hAnsi="Times New Roman" w:cs="Times New Roman"/>
          <w:sz w:val="20"/>
          <w:szCs w:val="20"/>
        </w:rPr>
        <w:t>aufregende und abwechslungsreiche Tätigkeiten sowie eine enorm steile Lernkurve. Doch am meisten beeindruckt mich die Möglichkeit, weitere Erfahrung in der Beratung sammeln zu können und somit viel über die Projektarbeit zu lernen sowie mir Skills anzueignen, die für Praktika sowie den Berufseinstieg von Vorteil sind. Darüber hinaus begeistert mich die Möglichkeit, sich mit Studierenden zu vernetzen, die auch Spaß an der Beratung haben. Daher möchte ich mich um einen Platz als Student Consultant bei Esprit bewerben.</w:t>
      </w:r>
    </w:p>
    <w:p w14:paraId="0B8FF61C" w14:textId="77777777" w:rsidR="00215CAC" w:rsidRPr="00215CAC" w:rsidRDefault="00215CAC" w:rsidP="00215CAC">
      <w:pPr>
        <w:rPr>
          <w:rFonts w:ascii="Times New Roman" w:hAnsi="Times New Roman" w:cs="Times New Roman"/>
          <w:sz w:val="20"/>
          <w:szCs w:val="20"/>
        </w:rPr>
      </w:pPr>
    </w:p>
    <w:p w14:paraId="3D09C2AE" w14:textId="3758700B" w:rsidR="009B2B74" w:rsidRDefault="00215CAC" w:rsidP="00215CAC">
      <w:pPr>
        <w:rPr>
          <w:ins w:id="8" w:author="David Döbele" w:date="2024-09-19T14:44:00Z" w16du:dateUtc="2024-09-19T12:44:00Z"/>
          <w:rFonts w:ascii="Times New Roman" w:hAnsi="Times New Roman" w:cs="Times New Roman"/>
          <w:sz w:val="20"/>
          <w:szCs w:val="20"/>
        </w:rPr>
      </w:pPr>
      <w:r w:rsidRPr="00215CAC">
        <w:rPr>
          <w:rFonts w:ascii="Times New Roman" w:hAnsi="Times New Roman" w:cs="Times New Roman"/>
          <w:sz w:val="20"/>
          <w:szCs w:val="20"/>
        </w:rPr>
        <w:t>Mein initiales Interesse an wirtschaftlichen Themen wurde durch das Erreichen des vierten Platzes beim Planspielbörse in der achten Klasse gebildet. Dieses habe ich dann durch das Lesen von Finanzliteratur, das Konsumieren von Social-Media-Content &amp; durch die Betreuung meines eigenen Instagram-Accounts</w:t>
      </w:r>
      <w:ins w:id="9" w:author="David Döbele" w:date="2024-09-19T14:45:00Z" w16du:dateUtc="2024-09-19T12:45:00Z">
        <w:r w:rsidR="009B2B74">
          <w:rPr>
            <w:rFonts w:ascii="Times New Roman" w:hAnsi="Times New Roman" w:cs="Times New Roman"/>
            <w:sz w:val="20"/>
            <w:szCs w:val="20"/>
          </w:rPr>
          <w:t xml:space="preserve"> </w:t>
        </w:r>
      </w:ins>
      <w:del w:id="10" w:author="David Döbele" w:date="2024-09-19T14:45:00Z" w16du:dateUtc="2024-09-19T12:45:00Z">
        <w:r w:rsidRPr="00215CAC" w:rsidDel="009B2B74">
          <w:rPr>
            <w:rFonts w:ascii="Times New Roman" w:hAnsi="Times New Roman" w:cs="Times New Roman"/>
            <w:sz w:val="20"/>
            <w:szCs w:val="20"/>
          </w:rPr>
          <w:delText xml:space="preserve">, welcher sich mit Online-Marketing und der Neukunden-Akquise beschäftigte, </w:delText>
        </w:r>
      </w:del>
      <w:r w:rsidRPr="00215CAC">
        <w:rPr>
          <w:rFonts w:ascii="Times New Roman" w:hAnsi="Times New Roman" w:cs="Times New Roman"/>
          <w:sz w:val="20"/>
          <w:szCs w:val="20"/>
        </w:rPr>
        <w:t xml:space="preserve">intensiviert. </w:t>
      </w:r>
      <w:del w:id="11" w:author="David Döbele" w:date="2024-09-19T14:45:00Z" w16du:dateUtc="2024-09-19T12:45:00Z">
        <w:r w:rsidRPr="00215CAC" w:rsidDel="009B2B74">
          <w:rPr>
            <w:rFonts w:ascii="Times New Roman" w:hAnsi="Times New Roman" w:cs="Times New Roman"/>
            <w:sz w:val="20"/>
            <w:szCs w:val="20"/>
          </w:rPr>
          <w:delText xml:space="preserve">Bei der Betreuung dieses Accounts habe ich gelernt, analytisch zu denken &amp; habe Kenntnisse über Online-Marketing sammeln können. Diese Dinge führten unter anderem dazu, dass ich eine Online-Marketing-Strategie entwickelte, welche ein Wachstum des Accounts von bis zu 1000 Followern pro Woche zur Folge hatte. </w:delText>
        </w:r>
      </w:del>
      <w:r w:rsidRPr="00215CAC">
        <w:rPr>
          <w:rFonts w:ascii="Times New Roman" w:hAnsi="Times New Roman" w:cs="Times New Roman"/>
          <w:sz w:val="20"/>
          <w:szCs w:val="20"/>
        </w:rPr>
        <w:t xml:space="preserve">Während meines Abiturs verstärkte sich mein wirtschaftliches Interesse durch den Wirtschafts-LK weiter und ich arbeitete bei einem Edeka in meiner Nähe. Initial wollte ich aufgrund meines wirtschaftlichen Interesses &amp; </w:t>
      </w:r>
      <w:commentRangeStart w:id="12"/>
      <w:r w:rsidRPr="00215CAC">
        <w:rPr>
          <w:rFonts w:ascii="Times New Roman" w:hAnsi="Times New Roman" w:cs="Times New Roman"/>
          <w:sz w:val="20"/>
          <w:szCs w:val="20"/>
        </w:rPr>
        <w:t xml:space="preserve">meiner Eltern </w:t>
      </w:r>
      <w:commentRangeEnd w:id="12"/>
      <w:r w:rsidR="009B2B74">
        <w:rPr>
          <w:rStyle w:val="Kommentarzeichen"/>
        </w:rPr>
        <w:commentReference w:id="12"/>
      </w:r>
      <w:r w:rsidRPr="00215CAC">
        <w:rPr>
          <w:rFonts w:ascii="Times New Roman" w:hAnsi="Times New Roman" w:cs="Times New Roman"/>
          <w:sz w:val="20"/>
          <w:szCs w:val="20"/>
        </w:rPr>
        <w:t xml:space="preserve">eine Ausbildung zum Bankkaufmann absolvieren. Jedoch entdeckte ich durch einen glücklichen Zufall in den Sommerferien die Unternehmensberatungsindustrie und entschied mich gegen die Ausbildung &amp; für ein Gap-Year in dem ich mich weiter mit der Industrie und wie man in diese kommt, auseinandersetzte. </w:t>
      </w:r>
    </w:p>
    <w:p w14:paraId="7C331C76" w14:textId="77777777" w:rsidR="009B2B74" w:rsidRDefault="009B2B74" w:rsidP="00215CAC">
      <w:pPr>
        <w:rPr>
          <w:ins w:id="13" w:author="David Döbele" w:date="2024-09-19T14:44:00Z" w16du:dateUtc="2024-09-19T12:44:00Z"/>
          <w:rFonts w:ascii="Times New Roman" w:hAnsi="Times New Roman" w:cs="Times New Roman"/>
          <w:sz w:val="20"/>
          <w:szCs w:val="20"/>
        </w:rPr>
      </w:pPr>
    </w:p>
    <w:p w14:paraId="50090C86" w14:textId="477FCCB6" w:rsidR="009B2B74" w:rsidRDefault="00215CAC" w:rsidP="00215CAC">
      <w:pPr>
        <w:rPr>
          <w:ins w:id="14" w:author="David Döbele" w:date="2024-09-19T14:45:00Z" w16du:dateUtc="2024-09-19T12:45:00Z"/>
          <w:rFonts w:ascii="Times New Roman" w:hAnsi="Times New Roman" w:cs="Times New Roman"/>
          <w:sz w:val="20"/>
          <w:szCs w:val="20"/>
        </w:rPr>
      </w:pPr>
      <w:r w:rsidRPr="00215CAC">
        <w:rPr>
          <w:rFonts w:ascii="Times New Roman" w:hAnsi="Times New Roman" w:cs="Times New Roman"/>
          <w:sz w:val="20"/>
          <w:szCs w:val="20"/>
        </w:rPr>
        <w:t xml:space="preserve">In dieser Zeit entschied ich mich primär aufgrund der Reputation als eine der besten Wirtschafts-Universitäten im Dachraum sowie des ambitionierten &amp; engagierten Lernkörpers, was durch Dinge wie die Vereinslandschaft bestätigt wird, für die Universität St.Gallen. </w:t>
      </w:r>
      <w:ins w:id="15" w:author="David Döbele" w:date="2024-09-19T14:45:00Z" w16du:dateUtc="2024-09-19T12:45:00Z">
        <w:r w:rsidR="009B2B74">
          <w:rPr>
            <w:rFonts w:ascii="Times New Roman" w:hAnsi="Times New Roman" w:cs="Times New Roman"/>
            <w:sz w:val="20"/>
            <w:szCs w:val="20"/>
          </w:rPr>
          <w:t>HIER WEITER AUSFÜHREN</w:t>
        </w:r>
      </w:ins>
    </w:p>
    <w:p w14:paraId="534D5762" w14:textId="77777777" w:rsidR="009B2B74" w:rsidRDefault="009B2B74" w:rsidP="00215CAC">
      <w:pPr>
        <w:rPr>
          <w:ins w:id="16" w:author="David Döbele" w:date="2024-09-19T14:45:00Z" w16du:dateUtc="2024-09-19T12:45:00Z"/>
          <w:rFonts w:ascii="Times New Roman" w:hAnsi="Times New Roman" w:cs="Times New Roman"/>
          <w:sz w:val="20"/>
          <w:szCs w:val="20"/>
        </w:rPr>
      </w:pPr>
    </w:p>
    <w:p w14:paraId="2CE14F90" w14:textId="063250AB"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 xml:space="preserve">Des </w:t>
      </w:r>
      <w:proofErr w:type="spellStart"/>
      <w:r w:rsidRPr="00215CAC">
        <w:rPr>
          <w:rFonts w:ascii="Times New Roman" w:hAnsi="Times New Roman" w:cs="Times New Roman"/>
          <w:sz w:val="20"/>
          <w:szCs w:val="20"/>
        </w:rPr>
        <w:t>Weiteren</w:t>
      </w:r>
      <w:proofErr w:type="spellEnd"/>
      <w:r w:rsidRPr="00215CAC">
        <w:rPr>
          <w:rFonts w:ascii="Times New Roman" w:hAnsi="Times New Roman" w:cs="Times New Roman"/>
          <w:sz w:val="20"/>
          <w:szCs w:val="20"/>
        </w:rPr>
        <w:t xml:space="preserve"> wurde ich in meinem Gap-Year motivierter, etwas zu bewegen, weshalb ich mich beim DAV als Kinder- und Jugendtrainer &amp; bei einer Stadt in meiner Nähe als Deutschlehrer für ukrainische Flüchtlinge sowie als ehrenamtlicher Dolmetscher für die Sprache Englisch engagierte. Bei diesen Engagements konnte ich meine Team- sowie meine Kommunikationsfähigkeit stärken. Darüber hinaus absolvierte ich ein Praktikum bei der RWT in den Bereichen Unternehmensberatung, Wirtschaftsprüfung &amp; Steuerberatung. Bei diesem Praktikum konnte ich meine Fähigkeiten in Microsoft Office sowie meine Kommunikation verbessern. Außerdem steigerte sich mein Interesse an der Beratung dadurch weiter. Nach diesem Praktikum arbeitete ich als Ferienjobber in der Spritzerei &amp; begann mein Studium an der Universität St.Gallen. Zudem bouldere ich seit Längerem in meiner Freizeit, wodurch ich mein Durchhaltevermögen weiter ausbilden konnte. Diese Fähigkeiten möchte ich nun bei Esprit als Student Consultant einbringen.</w:t>
      </w:r>
    </w:p>
    <w:p w14:paraId="5AB6146A" w14:textId="77777777" w:rsidR="00215CAC" w:rsidRPr="00215CAC" w:rsidRDefault="00215CAC" w:rsidP="00215CAC">
      <w:pPr>
        <w:rPr>
          <w:rFonts w:ascii="Times New Roman" w:hAnsi="Times New Roman" w:cs="Times New Roman"/>
          <w:sz w:val="20"/>
          <w:szCs w:val="20"/>
        </w:rPr>
      </w:pPr>
    </w:p>
    <w:p w14:paraId="1639FCD4"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 xml:space="preserve">Esprit scheint mir als studentische Unternehmensberatung ideal. Mir gefällt besonders die Tatsache, dass bei Esprit viele ambitionierte &amp; </w:t>
      </w:r>
      <w:commentRangeStart w:id="17"/>
      <w:r w:rsidRPr="00215CAC">
        <w:rPr>
          <w:rFonts w:ascii="Times New Roman" w:hAnsi="Times New Roman" w:cs="Times New Roman"/>
          <w:sz w:val="20"/>
          <w:szCs w:val="20"/>
        </w:rPr>
        <w:t xml:space="preserve">gleich gesinnte Studierende sind, mit denen man zusammenarbeiten kann. Besonders spannend finde ich auch das Integrität einer Ihrer Werte ist, das liegt daran, dass man dadurch die Reputation aufbauen kann das man eine ehrliche &amp; transparente Beratung ist was natürlich maßgeblich zum Erfolg beiträgt. Wodurch Esprit die perfekte Adresse für mein Engagement in einer studentischen </w:t>
      </w:r>
      <w:commentRangeEnd w:id="17"/>
      <w:r w:rsidR="000E0E43">
        <w:rPr>
          <w:rStyle w:val="Kommentarzeichen"/>
        </w:rPr>
        <w:commentReference w:id="17"/>
      </w:r>
      <w:r w:rsidRPr="00215CAC">
        <w:rPr>
          <w:rFonts w:ascii="Times New Roman" w:hAnsi="Times New Roman" w:cs="Times New Roman"/>
          <w:sz w:val="20"/>
          <w:szCs w:val="20"/>
        </w:rPr>
        <w:t>Unternehmensberatung macht.</w:t>
      </w:r>
    </w:p>
    <w:p w14:paraId="49A50E15" w14:textId="77777777" w:rsidR="00215CAC" w:rsidRPr="00215CAC" w:rsidRDefault="00215CAC" w:rsidP="00215CAC">
      <w:pPr>
        <w:rPr>
          <w:rFonts w:ascii="Times New Roman" w:hAnsi="Times New Roman" w:cs="Times New Roman"/>
          <w:sz w:val="20"/>
          <w:szCs w:val="20"/>
        </w:rPr>
      </w:pPr>
    </w:p>
    <w:p w14:paraId="5C1A16E4"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Von einer Tätigkeit als Student Consultant erhoffe ich mir eine steile Lernkurve sowie die Möglichkeit, mit gleich Gesinntem zusammenzuarbeiten. Ich bin mir sicher, dass ich durch mein starkes Interesse an der Tätigkeit als Student Consultant, meiner ausgeprägten Teamfähigkeit sowie den technischen Fähigkeiten, welche ich bei meinem Vorpraktikum erlernt habe, eine Bereicherung für Esprit sein werde. Und ich würde mich sehr darüber freuen, Sie auch bei den Gruppen Cases &amp; bei einem persönlichen Gespräch von mir überzeugen zu dürfen.</w:t>
      </w:r>
    </w:p>
    <w:p w14:paraId="6FED0BCE" w14:textId="78215B7B"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noProof/>
          <w:sz w:val="20"/>
          <w:szCs w:val="20"/>
        </w:rPr>
        <w:drawing>
          <wp:anchor distT="0" distB="0" distL="114300" distR="114300" simplePos="0" relativeHeight="251659264" behindDoc="1" locked="0" layoutInCell="1" allowOverlap="1" wp14:anchorId="626279AC" wp14:editId="3DB8DDCA">
            <wp:simplePos x="0" y="0"/>
            <wp:positionH relativeFrom="column">
              <wp:posOffset>-76835</wp:posOffset>
            </wp:positionH>
            <wp:positionV relativeFrom="paragraph">
              <wp:posOffset>167005</wp:posOffset>
            </wp:positionV>
            <wp:extent cx="883920" cy="508000"/>
            <wp:effectExtent l="0" t="0" r="0" b="6350"/>
            <wp:wrapNone/>
            <wp:docPr id="1883778887" name="Picture 2"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A close-up of a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3920" cy="508000"/>
                    </a:xfrm>
                    <a:prstGeom prst="rect">
                      <a:avLst/>
                    </a:prstGeom>
                    <a:noFill/>
                  </pic:spPr>
                </pic:pic>
              </a:graphicData>
            </a:graphic>
            <wp14:sizeRelH relativeFrom="margin">
              <wp14:pctWidth>0</wp14:pctWidth>
            </wp14:sizeRelH>
            <wp14:sizeRelV relativeFrom="margin">
              <wp14:pctHeight>0</wp14:pctHeight>
            </wp14:sizeRelV>
          </wp:anchor>
        </w:drawing>
      </w:r>
    </w:p>
    <w:p w14:paraId="73EADC03" w14:textId="1E314629"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Mit freundlichen Grüßen</w:t>
      </w:r>
    </w:p>
    <w:p w14:paraId="14075ACD" w14:textId="77777777" w:rsidR="00215CAC" w:rsidRPr="00215CAC" w:rsidRDefault="00215CAC" w:rsidP="00215CAC">
      <w:pPr>
        <w:rPr>
          <w:rFonts w:ascii="Times New Roman" w:hAnsi="Times New Roman" w:cs="Times New Roman"/>
          <w:sz w:val="20"/>
          <w:szCs w:val="20"/>
        </w:rPr>
      </w:pPr>
    </w:p>
    <w:p w14:paraId="793319C0" w14:textId="77777777" w:rsidR="00215CAC" w:rsidRPr="00215CAC" w:rsidRDefault="00215CAC" w:rsidP="00215CAC">
      <w:pPr>
        <w:rPr>
          <w:rFonts w:ascii="Times New Roman" w:hAnsi="Times New Roman" w:cs="Times New Roman"/>
          <w:sz w:val="20"/>
          <w:szCs w:val="20"/>
        </w:rPr>
      </w:pPr>
    </w:p>
    <w:p w14:paraId="386FCC31"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Alexander Beha</w:t>
      </w:r>
      <w:bookmarkEnd w:id="1"/>
    </w:p>
    <w:p w14:paraId="30C9D1EC" w14:textId="54F8A86E" w:rsidR="007B701F" w:rsidRPr="00215CAC" w:rsidRDefault="007B701F" w:rsidP="00215CAC"/>
    <w:sectPr w:rsidR="007B701F" w:rsidRPr="00215CAC" w:rsidSect="00781BB0">
      <w:pgSz w:w="11906" w:h="16838"/>
      <w:pgMar w:top="1417" w:right="991" w:bottom="1134" w:left="1417"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David Döbele" w:date="2024-09-19T14:42:00Z" w:initials="MOU">
    <w:p w14:paraId="3403159E" w14:textId="77777777" w:rsidR="009B2B74" w:rsidRDefault="009B2B74" w:rsidP="009B2B74">
      <w:r>
        <w:rPr>
          <w:rStyle w:val="Kommentarzeichen"/>
        </w:rPr>
        <w:annotationRef/>
      </w:r>
      <w:r>
        <w:rPr>
          <w:sz w:val="20"/>
          <w:szCs w:val="20"/>
        </w:rPr>
        <w:t>Bitte duzen, die duzen ja auch auf ihrer Seite</w:t>
      </w:r>
    </w:p>
  </w:comment>
  <w:comment w:id="12" w:author="David Döbele" w:date="2024-09-19T14:44:00Z" w:initials="MOU">
    <w:p w14:paraId="4B2843E2" w14:textId="77777777" w:rsidR="009B2B74" w:rsidRDefault="009B2B74" w:rsidP="009B2B74">
      <w:r>
        <w:rPr>
          <w:rStyle w:val="Kommentarzeichen"/>
        </w:rPr>
        <w:annotationRef/>
      </w:r>
      <w:r>
        <w:rPr>
          <w:sz w:val="20"/>
          <w:szCs w:val="20"/>
        </w:rPr>
        <w:t>Kannste so lassen</w:t>
      </w:r>
    </w:p>
  </w:comment>
  <w:comment w:id="17" w:author="David Döbele" w:date="2024-09-19T14:46:00Z" w:initials="MOU">
    <w:p w14:paraId="41CB5F84" w14:textId="77777777" w:rsidR="000E0E43" w:rsidRDefault="000E0E43" w:rsidP="000E0E43">
      <w:r>
        <w:rPr>
          <w:rStyle w:val="Kommentarzeichen"/>
        </w:rPr>
        <w:annotationRef/>
      </w:r>
      <w:r>
        <w:rPr>
          <w:sz w:val="20"/>
          <w:szCs w:val="20"/>
        </w:rPr>
        <w:t>Finde ich bissle langweilig, würde eher drauf eingehen dass du coole consulting Projekte machen kannst aber auch andere smarte Studenten kennenerlenn und coole connections klären kannst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03159E" w15:done="0"/>
  <w15:commentEx w15:paraId="4B2843E2" w15:done="0"/>
  <w15:commentEx w15:paraId="41CB5F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4BE48A1" w16cex:dateUtc="2024-09-19T12:42:00Z"/>
  <w16cex:commentExtensible w16cex:durableId="666EF3F7" w16cex:dateUtc="2024-09-19T12:44:00Z"/>
  <w16cex:commentExtensible w16cex:durableId="53B343E3" w16cex:dateUtc="2024-09-19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03159E" w16cid:durableId="44BE48A1"/>
  <w16cid:commentId w16cid:paraId="4B2843E2" w16cid:durableId="666EF3F7"/>
  <w16cid:commentId w16cid:paraId="41CB5F84" w16cid:durableId="53B343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B1A06" w14:textId="77777777" w:rsidR="0097052A" w:rsidRDefault="0097052A" w:rsidP="00781BB0">
      <w:r>
        <w:separator/>
      </w:r>
    </w:p>
  </w:endnote>
  <w:endnote w:type="continuationSeparator" w:id="0">
    <w:p w14:paraId="5DCF138B" w14:textId="77777777" w:rsidR="0097052A" w:rsidRDefault="0097052A" w:rsidP="0078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A5321A" w14:textId="77777777" w:rsidR="0097052A" w:rsidRDefault="0097052A" w:rsidP="00781BB0">
      <w:r>
        <w:separator/>
      </w:r>
    </w:p>
  </w:footnote>
  <w:footnote w:type="continuationSeparator" w:id="0">
    <w:p w14:paraId="4BC2102E" w14:textId="77777777" w:rsidR="0097052A" w:rsidRDefault="0097052A" w:rsidP="00781BB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A0"/>
    <w:rsid w:val="000E0E43"/>
    <w:rsid w:val="00215CAC"/>
    <w:rsid w:val="00355140"/>
    <w:rsid w:val="00707BB2"/>
    <w:rsid w:val="00781BB0"/>
    <w:rsid w:val="007B701F"/>
    <w:rsid w:val="00865FA0"/>
    <w:rsid w:val="0097052A"/>
    <w:rsid w:val="009B2B74"/>
    <w:rsid w:val="00C251B5"/>
    <w:rsid w:val="00D84E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5F34"/>
  <w15:chartTrackingRefBased/>
  <w15:docId w15:val="{DD2B5EA1-1AA4-43F4-B156-F4EDE5B9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1BB0"/>
    <w:pPr>
      <w:spacing w:line="240" w:lineRule="auto"/>
    </w:pPr>
    <w:rPr>
      <w:sz w:val="24"/>
      <w:szCs w:val="24"/>
    </w:rPr>
  </w:style>
  <w:style w:type="paragraph" w:styleId="berschrift1">
    <w:name w:val="heading 1"/>
    <w:basedOn w:val="Standard"/>
    <w:next w:val="Standard"/>
    <w:link w:val="berschrift1Zchn"/>
    <w:uiPriority w:val="9"/>
    <w:qFormat/>
    <w:rsid w:val="00865FA0"/>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65FA0"/>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65FA0"/>
    <w:pPr>
      <w:keepNext/>
      <w:keepLines/>
      <w:spacing w:before="160" w:after="80" w:line="259" w:lineRule="auto"/>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65FA0"/>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berschrift5">
    <w:name w:val="heading 5"/>
    <w:basedOn w:val="Standard"/>
    <w:next w:val="Standard"/>
    <w:link w:val="berschrift5Zchn"/>
    <w:uiPriority w:val="9"/>
    <w:semiHidden/>
    <w:unhideWhenUsed/>
    <w:qFormat/>
    <w:rsid w:val="00865FA0"/>
    <w:pPr>
      <w:keepNext/>
      <w:keepLines/>
      <w:spacing w:before="80" w:after="40" w:line="259" w:lineRule="auto"/>
      <w:outlineLvl w:val="4"/>
    </w:pPr>
    <w:rPr>
      <w:rFonts w:eastAsiaTheme="majorEastAsia" w:cstheme="majorBidi"/>
      <w:color w:val="2F5496" w:themeColor="accent1" w:themeShade="BF"/>
      <w:sz w:val="22"/>
      <w:szCs w:val="22"/>
    </w:rPr>
  </w:style>
  <w:style w:type="paragraph" w:styleId="berschrift6">
    <w:name w:val="heading 6"/>
    <w:basedOn w:val="Standard"/>
    <w:next w:val="Standard"/>
    <w:link w:val="berschrift6Zchn"/>
    <w:uiPriority w:val="9"/>
    <w:semiHidden/>
    <w:unhideWhenUsed/>
    <w:qFormat/>
    <w:rsid w:val="00865FA0"/>
    <w:pPr>
      <w:keepNext/>
      <w:keepLines/>
      <w:spacing w:before="40" w:line="259" w:lineRule="auto"/>
      <w:outlineLvl w:val="5"/>
    </w:pPr>
    <w:rPr>
      <w:rFonts w:eastAsiaTheme="majorEastAsia" w:cstheme="majorBidi"/>
      <w:i/>
      <w:iCs/>
      <w:color w:val="595959" w:themeColor="text1" w:themeTint="A6"/>
      <w:sz w:val="22"/>
      <w:szCs w:val="22"/>
    </w:rPr>
  </w:style>
  <w:style w:type="paragraph" w:styleId="berschrift7">
    <w:name w:val="heading 7"/>
    <w:basedOn w:val="Standard"/>
    <w:next w:val="Standard"/>
    <w:link w:val="berschrift7Zchn"/>
    <w:uiPriority w:val="9"/>
    <w:semiHidden/>
    <w:unhideWhenUsed/>
    <w:qFormat/>
    <w:rsid w:val="00865FA0"/>
    <w:pPr>
      <w:keepNext/>
      <w:keepLines/>
      <w:spacing w:before="40" w:line="259" w:lineRule="auto"/>
      <w:outlineLvl w:val="6"/>
    </w:pPr>
    <w:rPr>
      <w:rFonts w:eastAsiaTheme="majorEastAsia" w:cstheme="majorBidi"/>
      <w:color w:val="595959" w:themeColor="text1" w:themeTint="A6"/>
      <w:sz w:val="22"/>
      <w:szCs w:val="22"/>
    </w:rPr>
  </w:style>
  <w:style w:type="paragraph" w:styleId="berschrift8">
    <w:name w:val="heading 8"/>
    <w:basedOn w:val="Standard"/>
    <w:next w:val="Standard"/>
    <w:link w:val="berschrift8Zchn"/>
    <w:uiPriority w:val="9"/>
    <w:semiHidden/>
    <w:unhideWhenUsed/>
    <w:qFormat/>
    <w:rsid w:val="00865FA0"/>
    <w:pPr>
      <w:keepNext/>
      <w:keepLines/>
      <w:spacing w:line="259" w:lineRule="auto"/>
      <w:outlineLvl w:val="7"/>
    </w:pPr>
    <w:rPr>
      <w:rFonts w:eastAsiaTheme="majorEastAsia" w:cstheme="majorBidi"/>
      <w:i/>
      <w:iCs/>
      <w:color w:val="272727" w:themeColor="text1" w:themeTint="D8"/>
      <w:sz w:val="22"/>
      <w:szCs w:val="22"/>
    </w:rPr>
  </w:style>
  <w:style w:type="paragraph" w:styleId="berschrift9">
    <w:name w:val="heading 9"/>
    <w:basedOn w:val="Standard"/>
    <w:next w:val="Standard"/>
    <w:link w:val="berschrift9Zchn"/>
    <w:uiPriority w:val="9"/>
    <w:semiHidden/>
    <w:unhideWhenUsed/>
    <w:qFormat/>
    <w:rsid w:val="00865FA0"/>
    <w:pPr>
      <w:keepNext/>
      <w:keepLines/>
      <w:spacing w:line="259" w:lineRule="auto"/>
      <w:outlineLvl w:val="8"/>
    </w:pPr>
    <w:rPr>
      <w:rFonts w:eastAsiaTheme="majorEastAsia" w:cstheme="majorBidi"/>
      <w:color w:val="272727" w:themeColor="text1" w:themeTint="D8"/>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5FA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65FA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65FA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65FA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65FA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65F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5F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5F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5FA0"/>
    <w:rPr>
      <w:rFonts w:eastAsiaTheme="majorEastAsia" w:cstheme="majorBidi"/>
      <w:color w:val="272727" w:themeColor="text1" w:themeTint="D8"/>
    </w:rPr>
  </w:style>
  <w:style w:type="paragraph" w:styleId="Titel">
    <w:name w:val="Title"/>
    <w:basedOn w:val="Standard"/>
    <w:next w:val="Standard"/>
    <w:link w:val="TitelZchn"/>
    <w:uiPriority w:val="10"/>
    <w:qFormat/>
    <w:rsid w:val="00865FA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5F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5FA0"/>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5F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5FA0"/>
    <w:pPr>
      <w:spacing w:before="160" w:after="160" w:line="259" w:lineRule="auto"/>
      <w:jc w:val="center"/>
    </w:pPr>
    <w:rPr>
      <w:i/>
      <w:iCs/>
      <w:color w:val="404040" w:themeColor="text1" w:themeTint="BF"/>
      <w:sz w:val="22"/>
      <w:szCs w:val="22"/>
    </w:rPr>
  </w:style>
  <w:style w:type="character" w:customStyle="1" w:styleId="ZitatZchn">
    <w:name w:val="Zitat Zchn"/>
    <w:basedOn w:val="Absatz-Standardschriftart"/>
    <w:link w:val="Zitat"/>
    <w:uiPriority w:val="29"/>
    <w:rsid w:val="00865FA0"/>
    <w:rPr>
      <w:i/>
      <w:iCs/>
      <w:color w:val="404040" w:themeColor="text1" w:themeTint="BF"/>
    </w:rPr>
  </w:style>
  <w:style w:type="paragraph" w:styleId="Listenabsatz">
    <w:name w:val="List Paragraph"/>
    <w:basedOn w:val="Standard"/>
    <w:uiPriority w:val="34"/>
    <w:qFormat/>
    <w:rsid w:val="00865FA0"/>
    <w:pPr>
      <w:spacing w:line="259" w:lineRule="auto"/>
      <w:ind w:left="720"/>
      <w:contextualSpacing/>
    </w:pPr>
    <w:rPr>
      <w:sz w:val="22"/>
      <w:szCs w:val="22"/>
    </w:rPr>
  </w:style>
  <w:style w:type="character" w:styleId="IntensiveHervorhebung">
    <w:name w:val="Intense Emphasis"/>
    <w:basedOn w:val="Absatz-Standardschriftart"/>
    <w:uiPriority w:val="21"/>
    <w:qFormat/>
    <w:rsid w:val="00865FA0"/>
    <w:rPr>
      <w:i/>
      <w:iCs/>
      <w:color w:val="2F5496" w:themeColor="accent1" w:themeShade="BF"/>
    </w:rPr>
  </w:style>
  <w:style w:type="paragraph" w:styleId="IntensivesZitat">
    <w:name w:val="Intense Quote"/>
    <w:basedOn w:val="Standard"/>
    <w:next w:val="Standard"/>
    <w:link w:val="IntensivesZitatZchn"/>
    <w:uiPriority w:val="30"/>
    <w:qFormat/>
    <w:rsid w:val="00865FA0"/>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ivesZitatZchn">
    <w:name w:val="Intensives Zitat Zchn"/>
    <w:basedOn w:val="Absatz-Standardschriftart"/>
    <w:link w:val="IntensivesZitat"/>
    <w:uiPriority w:val="30"/>
    <w:rsid w:val="00865FA0"/>
    <w:rPr>
      <w:i/>
      <w:iCs/>
      <w:color w:val="2F5496" w:themeColor="accent1" w:themeShade="BF"/>
    </w:rPr>
  </w:style>
  <w:style w:type="character" w:styleId="IntensiverVerweis">
    <w:name w:val="Intense Reference"/>
    <w:basedOn w:val="Absatz-Standardschriftart"/>
    <w:uiPriority w:val="32"/>
    <w:qFormat/>
    <w:rsid w:val="00865FA0"/>
    <w:rPr>
      <w:b/>
      <w:bCs/>
      <w:smallCaps/>
      <w:color w:val="2F5496" w:themeColor="accent1" w:themeShade="BF"/>
      <w:spacing w:val="5"/>
    </w:rPr>
  </w:style>
  <w:style w:type="paragraph" w:styleId="Kopfzeile">
    <w:name w:val="header"/>
    <w:basedOn w:val="Standard"/>
    <w:link w:val="KopfzeileZchn"/>
    <w:uiPriority w:val="99"/>
    <w:unhideWhenUsed/>
    <w:rsid w:val="00781BB0"/>
    <w:pPr>
      <w:tabs>
        <w:tab w:val="center" w:pos="4536"/>
        <w:tab w:val="right" w:pos="9072"/>
      </w:tabs>
    </w:pPr>
  </w:style>
  <w:style w:type="character" w:customStyle="1" w:styleId="KopfzeileZchn">
    <w:name w:val="Kopfzeile Zchn"/>
    <w:basedOn w:val="Absatz-Standardschriftart"/>
    <w:link w:val="Kopfzeile"/>
    <w:uiPriority w:val="99"/>
    <w:rsid w:val="00781BB0"/>
    <w:rPr>
      <w:sz w:val="24"/>
      <w:szCs w:val="24"/>
    </w:rPr>
  </w:style>
  <w:style w:type="paragraph" w:styleId="Fuzeile">
    <w:name w:val="footer"/>
    <w:basedOn w:val="Standard"/>
    <w:link w:val="FuzeileZchn"/>
    <w:uiPriority w:val="99"/>
    <w:unhideWhenUsed/>
    <w:rsid w:val="00781BB0"/>
    <w:pPr>
      <w:tabs>
        <w:tab w:val="center" w:pos="4536"/>
        <w:tab w:val="right" w:pos="9072"/>
      </w:tabs>
    </w:pPr>
  </w:style>
  <w:style w:type="character" w:customStyle="1" w:styleId="FuzeileZchn">
    <w:name w:val="Fußzeile Zchn"/>
    <w:basedOn w:val="Absatz-Standardschriftart"/>
    <w:link w:val="Fuzeile"/>
    <w:uiPriority w:val="99"/>
    <w:rsid w:val="00781BB0"/>
    <w:rPr>
      <w:sz w:val="24"/>
      <w:szCs w:val="24"/>
    </w:rPr>
  </w:style>
  <w:style w:type="paragraph" w:styleId="berarbeitung">
    <w:name w:val="Revision"/>
    <w:hidden/>
    <w:uiPriority w:val="99"/>
    <w:semiHidden/>
    <w:rsid w:val="009B2B74"/>
    <w:pPr>
      <w:spacing w:line="240" w:lineRule="auto"/>
    </w:pPr>
    <w:rPr>
      <w:sz w:val="24"/>
      <w:szCs w:val="24"/>
    </w:rPr>
  </w:style>
  <w:style w:type="character" w:styleId="Kommentarzeichen">
    <w:name w:val="annotation reference"/>
    <w:basedOn w:val="Absatz-Standardschriftart"/>
    <w:uiPriority w:val="99"/>
    <w:semiHidden/>
    <w:unhideWhenUsed/>
    <w:rsid w:val="009B2B74"/>
    <w:rPr>
      <w:sz w:val="16"/>
      <w:szCs w:val="16"/>
    </w:rPr>
  </w:style>
  <w:style w:type="paragraph" w:styleId="Kommentartext">
    <w:name w:val="annotation text"/>
    <w:basedOn w:val="Standard"/>
    <w:link w:val="KommentartextZchn"/>
    <w:uiPriority w:val="99"/>
    <w:semiHidden/>
    <w:unhideWhenUsed/>
    <w:rsid w:val="009B2B74"/>
    <w:rPr>
      <w:sz w:val="20"/>
      <w:szCs w:val="20"/>
    </w:rPr>
  </w:style>
  <w:style w:type="character" w:customStyle="1" w:styleId="KommentartextZchn">
    <w:name w:val="Kommentartext Zchn"/>
    <w:basedOn w:val="Absatz-Standardschriftart"/>
    <w:link w:val="Kommentartext"/>
    <w:uiPriority w:val="99"/>
    <w:semiHidden/>
    <w:rsid w:val="009B2B74"/>
    <w:rPr>
      <w:sz w:val="20"/>
      <w:szCs w:val="20"/>
    </w:rPr>
  </w:style>
  <w:style w:type="paragraph" w:styleId="Kommentarthema">
    <w:name w:val="annotation subject"/>
    <w:basedOn w:val="Kommentartext"/>
    <w:next w:val="Kommentartext"/>
    <w:link w:val="KommentarthemaZchn"/>
    <w:uiPriority w:val="99"/>
    <w:semiHidden/>
    <w:unhideWhenUsed/>
    <w:rsid w:val="009B2B74"/>
    <w:rPr>
      <w:b/>
      <w:bCs/>
    </w:rPr>
  </w:style>
  <w:style w:type="character" w:customStyle="1" w:styleId="KommentarthemaZchn">
    <w:name w:val="Kommentarthema Zchn"/>
    <w:basedOn w:val="KommentartextZchn"/>
    <w:link w:val="Kommentarthema"/>
    <w:uiPriority w:val="99"/>
    <w:semiHidden/>
    <w:rsid w:val="009B2B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578885">
      <w:bodyDiv w:val="1"/>
      <w:marLeft w:val="0"/>
      <w:marRight w:val="0"/>
      <w:marTop w:val="0"/>
      <w:marBottom w:val="0"/>
      <w:divBdr>
        <w:top w:val="none" w:sz="0" w:space="0" w:color="auto"/>
        <w:left w:val="none" w:sz="0" w:space="0" w:color="auto"/>
        <w:bottom w:val="none" w:sz="0" w:space="0" w:color="auto"/>
        <w:right w:val="none" w:sz="0" w:space="0" w:color="auto"/>
      </w:divBdr>
    </w:div>
    <w:div w:id="196322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4108</Characters>
  <Application>Microsoft Office Word</Application>
  <DocSecurity>0</DocSecurity>
  <Lines>34</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Beha</dc:creator>
  <cp:keywords/>
  <dc:description/>
  <cp:lastModifiedBy>David Döbele</cp:lastModifiedBy>
  <cp:revision>6</cp:revision>
  <dcterms:created xsi:type="dcterms:W3CDTF">2024-09-19T11:24:00Z</dcterms:created>
  <dcterms:modified xsi:type="dcterms:W3CDTF">2024-09-19T12:46:00Z</dcterms:modified>
</cp:coreProperties>
</file>