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9BD26" w14:textId="77777777" w:rsidR="00300C09" w:rsidRPr="003160CF" w:rsidRDefault="00300C09" w:rsidP="00624EE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de-DE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283"/>
        <w:gridCol w:w="993"/>
        <w:gridCol w:w="141"/>
        <w:gridCol w:w="142"/>
        <w:gridCol w:w="1701"/>
        <w:gridCol w:w="992"/>
        <w:gridCol w:w="567"/>
        <w:tblGridChange w:id="0">
          <w:tblGrid>
            <w:gridCol w:w="1418"/>
            <w:gridCol w:w="3969"/>
            <w:gridCol w:w="283"/>
            <w:gridCol w:w="993"/>
            <w:gridCol w:w="141"/>
            <w:gridCol w:w="142"/>
            <w:gridCol w:w="1701"/>
            <w:gridCol w:w="1559"/>
          </w:tblGrid>
        </w:tblGridChange>
      </w:tblGrid>
      <w:tr w:rsidR="00300C09" w:rsidRPr="003160CF" w14:paraId="1E29BD2A" w14:textId="77777777" w:rsidTr="00EC553F">
        <w:trPr>
          <w:trHeight w:val="340"/>
        </w:trPr>
        <w:tc>
          <w:tcPr>
            <w:tcW w:w="10206" w:type="dxa"/>
            <w:gridSpan w:val="9"/>
            <w:vAlign w:val="center"/>
          </w:tcPr>
          <w:p w14:paraId="1E29BD27" w14:textId="31FB6632" w:rsidR="00300C09" w:rsidRPr="003160CF" w:rsidRDefault="00FD02DA" w:rsidP="00717CFB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  <w:t>Artin Nahreyni</w:t>
            </w:r>
          </w:p>
          <w:p w14:paraId="1E29BD28" w14:textId="1EADE139" w:rsidR="00300C09" w:rsidRPr="003160CF" w:rsidRDefault="00B52152" w:rsidP="00717CF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Luckemeyerstraße 60, Düsseldorf, 40629, Deutschland</w:t>
            </w:r>
          </w:p>
          <w:p w14:paraId="1E29BD29" w14:textId="298462E9" w:rsidR="00300C09" w:rsidRPr="003160CF" w:rsidRDefault="00B52152" w:rsidP="00717CFB">
            <w:pPr>
              <w:jc w:val="center"/>
              <w:rPr>
                <w:rFonts w:ascii="Times New Roman" w:eastAsia="Times New Roman" w:hAnsi="Times New Roman" w:cs="Times New Roman"/>
                <w:b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artinnahreyni@gmail.com | +49(0)15</w:t>
            </w:r>
            <w:r w:rsidR="005D5594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777927322</w:t>
            </w:r>
          </w:p>
        </w:tc>
      </w:tr>
      <w:tr w:rsidR="00300C09" w:rsidRPr="003160CF" w14:paraId="1E29BD2C" w14:textId="77777777" w:rsidTr="00D40E63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" w:author="David Döbele" w:date="2024-10-08T18:25:00Z" w16du:dateUtc="2024-10-08T16:25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2" w:author="David Döbele" w:date="2024-10-08T18:25:00Z" w16du:dateUtc="2024-10-08T16:25:00Z">
            <w:trPr>
              <w:trHeight w:val="340"/>
            </w:trPr>
          </w:trPrChange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  <w:tcPrChange w:id="3" w:author="David Döbele" w:date="2024-10-08T18:25:00Z" w16du:dateUtc="2024-10-08T16:25:00Z">
              <w:tcPr>
                <w:tcW w:w="10206" w:type="dxa"/>
                <w:gridSpan w:val="8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1E29BD2B" w14:textId="77777777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de-DE"/>
              </w:rPr>
              <w:t>SCHULE &amp; STUDIUM</w:t>
            </w:r>
          </w:p>
        </w:tc>
      </w:tr>
      <w:tr w:rsidR="00300C09" w:rsidRPr="003160CF" w14:paraId="1E29BD2F" w14:textId="77777777" w:rsidTr="00EC553F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1E29BD2D" w14:textId="0FA71EF9" w:rsidR="00300C09" w:rsidRPr="003160CF" w:rsidRDefault="005D5594" w:rsidP="00717CF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 xml:space="preserve">Heinrich-Heine-Universität 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</w:tcBorders>
            <w:vAlign w:val="bottom"/>
          </w:tcPr>
          <w:p w14:paraId="1E29BD2E" w14:textId="4D484135" w:rsidR="00300C09" w:rsidRPr="003160CF" w:rsidRDefault="005D5594" w:rsidP="00717CF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Düsseldorf</w:t>
            </w:r>
          </w:p>
        </w:tc>
      </w:tr>
      <w:tr w:rsidR="00300C09" w:rsidRPr="003160CF" w14:paraId="1E29BD32" w14:textId="77777777" w:rsidTr="00F74345">
        <w:trPr>
          <w:trHeight w:val="170"/>
        </w:trPr>
        <w:tc>
          <w:tcPr>
            <w:tcW w:w="6946" w:type="dxa"/>
            <w:gridSpan w:val="6"/>
            <w:vAlign w:val="bottom"/>
          </w:tcPr>
          <w:p w14:paraId="1E29BD30" w14:textId="02E851F2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B.Sc. in </w:t>
            </w:r>
            <w:r w:rsidR="0053653F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Physik</w:t>
            </w: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(aktueller Schnitt: </w:t>
            </w:r>
            <w:r w:rsidR="0053653F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2,0</w:t>
            </w: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3260" w:type="dxa"/>
            <w:gridSpan w:val="3"/>
            <w:vAlign w:val="bottom"/>
          </w:tcPr>
          <w:p w14:paraId="1E29BD31" w14:textId="37D81ECA" w:rsidR="00300C09" w:rsidRPr="003160CF" w:rsidRDefault="0053653F" w:rsidP="00717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10/2020 – heute</w:t>
            </w:r>
          </w:p>
        </w:tc>
      </w:tr>
      <w:tr w:rsidR="00300C09" w:rsidRPr="003160CF" w14:paraId="1E29BD34" w14:textId="77777777" w:rsidTr="00EC553F">
        <w:trPr>
          <w:trHeight w:val="340"/>
        </w:trPr>
        <w:tc>
          <w:tcPr>
            <w:tcW w:w="10206" w:type="dxa"/>
            <w:gridSpan w:val="9"/>
            <w:vAlign w:val="bottom"/>
          </w:tcPr>
          <w:p w14:paraId="65ECCE20" w14:textId="61975A72" w:rsidR="00183EDC" w:rsidRPr="003160CF" w:rsidRDefault="00A95857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Vertiefung in theoretischer Phyik und Mathematik</w:t>
            </w:r>
          </w:p>
          <w:p w14:paraId="3C1B40BA" w14:textId="23D7B2D1" w:rsidR="0035346E" w:rsidRDefault="0035346E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Exkurs in </w:t>
            </w:r>
            <w:r w:rsidR="002C64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Medizinischer</w:t>
            </w:r>
            <w:r w:rsidR="00030A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-</w:t>
            </w:r>
            <w:r w:rsidR="002C64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Bio</w:t>
            </w:r>
            <w:r w:rsidR="00030A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-P</w:t>
            </w:r>
            <w:r w:rsidR="002C64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hysik</w:t>
            </w:r>
          </w:p>
          <w:p w14:paraId="1E29BD33" w14:textId="5641EC64" w:rsidR="00EA46E3" w:rsidRPr="002C6491" w:rsidRDefault="007E27CA" w:rsidP="002C649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Abschlussarbeit</w:t>
            </w:r>
            <w:r w:rsidR="0093753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auf dem Gebiet: Laser-Plasma-Beschleunigung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300C09" w:rsidRPr="003160CF" w14:paraId="1E29BD37" w14:textId="77777777" w:rsidTr="00EC553F">
        <w:trPr>
          <w:trHeight w:val="340"/>
        </w:trPr>
        <w:tc>
          <w:tcPr>
            <w:tcW w:w="6946" w:type="dxa"/>
            <w:gridSpan w:val="6"/>
            <w:vAlign w:val="bottom"/>
          </w:tcPr>
          <w:p w14:paraId="1E29BD35" w14:textId="5510FA3A" w:rsidR="00300C09" w:rsidRPr="003160CF" w:rsidRDefault="0053653F" w:rsidP="00717C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Universität Sevilla</w:t>
            </w:r>
          </w:p>
        </w:tc>
        <w:tc>
          <w:tcPr>
            <w:tcW w:w="3260" w:type="dxa"/>
            <w:gridSpan w:val="3"/>
            <w:vAlign w:val="bottom"/>
          </w:tcPr>
          <w:p w14:paraId="1E29BD36" w14:textId="543C7C5B" w:rsidR="00300C09" w:rsidRPr="003160CF" w:rsidRDefault="00593C7D" w:rsidP="00717CFB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</w:t>
            </w:r>
            <w:r w:rsidR="0053653F"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evilla</w:t>
            </w: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 xml:space="preserve">, </w:t>
            </w:r>
            <w:r w:rsidR="0053653F"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Spanien</w:t>
            </w:r>
          </w:p>
        </w:tc>
      </w:tr>
      <w:tr w:rsidR="00300C09" w:rsidRPr="003160CF" w14:paraId="1E29BD3A" w14:textId="77777777" w:rsidTr="00F74345">
        <w:trPr>
          <w:trHeight w:val="170"/>
        </w:trPr>
        <w:tc>
          <w:tcPr>
            <w:tcW w:w="5387" w:type="dxa"/>
            <w:gridSpan w:val="2"/>
            <w:vAlign w:val="bottom"/>
          </w:tcPr>
          <w:p w14:paraId="1E29BD38" w14:textId="41DD8430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Auslandssemester an der Fakultät für</w:t>
            </w:r>
            <w:r w:rsidR="00367CAB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Mathematik</w:t>
            </w:r>
          </w:p>
        </w:tc>
        <w:tc>
          <w:tcPr>
            <w:tcW w:w="4819" w:type="dxa"/>
            <w:gridSpan w:val="7"/>
            <w:vAlign w:val="bottom"/>
          </w:tcPr>
          <w:p w14:paraId="1E29BD39" w14:textId="3CC77724" w:rsidR="00300C09" w:rsidRPr="003160CF" w:rsidRDefault="00593C7D" w:rsidP="00717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0</w:t>
            </w:r>
            <w:r w:rsidR="0053653F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/20</w:t>
            </w:r>
            <w:r w:rsidR="0053653F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23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– 0</w:t>
            </w:r>
            <w:r w:rsidR="0053653F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7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/20</w:t>
            </w:r>
            <w:r w:rsidR="0053653F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23</w:t>
            </w:r>
          </w:p>
        </w:tc>
      </w:tr>
      <w:tr w:rsidR="00300C09" w:rsidRPr="003160CF" w14:paraId="1E29BD3C" w14:textId="77777777" w:rsidTr="00EC553F">
        <w:trPr>
          <w:trHeight w:val="340"/>
        </w:trPr>
        <w:tc>
          <w:tcPr>
            <w:tcW w:w="10206" w:type="dxa"/>
            <w:gridSpan w:val="9"/>
            <w:vAlign w:val="bottom"/>
          </w:tcPr>
          <w:p w14:paraId="4FC4967E" w14:textId="1FBCA9C4" w:rsidR="00300C09" w:rsidRPr="003160CF" w:rsidRDefault="000C56DD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Belegung von Mathematik-Wahlpflichtmodulen in der Kurssprache Spanisch</w:t>
            </w:r>
            <w:r w:rsidR="00637E97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  <w:p w14:paraId="082B6466" w14:textId="56659FDE" w:rsidR="00637E97" w:rsidRPr="003160CF" w:rsidRDefault="00DD7C41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Erwerb des Spanisch B1-Zertifikats ohne vorhe</w:t>
            </w:r>
            <w:r w:rsidR="009B0CB6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rige Sprachkentnisse</w:t>
            </w:r>
          </w:p>
          <w:p w14:paraId="1E29BD3B" w14:textId="6866A3D6" w:rsidR="001C6014" w:rsidRPr="003160CF" w:rsidRDefault="00F74345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XXX</w:t>
            </w:r>
          </w:p>
        </w:tc>
      </w:tr>
      <w:tr w:rsidR="00300C09" w:rsidRPr="003160CF" w14:paraId="1E29BD3F" w14:textId="77777777" w:rsidTr="00EC553F">
        <w:trPr>
          <w:trHeight w:val="340"/>
        </w:trPr>
        <w:tc>
          <w:tcPr>
            <w:tcW w:w="5670" w:type="dxa"/>
            <w:gridSpan w:val="3"/>
            <w:vAlign w:val="bottom"/>
          </w:tcPr>
          <w:p w14:paraId="1E29BD3D" w14:textId="0CD69E90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 xml:space="preserve">Gymnasium </w:t>
            </w:r>
            <w:r w:rsidR="00367CAB"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Gerresheim</w:t>
            </w:r>
          </w:p>
        </w:tc>
        <w:tc>
          <w:tcPr>
            <w:tcW w:w="4536" w:type="dxa"/>
            <w:gridSpan w:val="6"/>
            <w:vAlign w:val="bottom"/>
          </w:tcPr>
          <w:p w14:paraId="1E29BD3E" w14:textId="4261D714" w:rsidR="00300C09" w:rsidRPr="003160CF" w:rsidRDefault="00367CAB" w:rsidP="00717CF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Düsseldorf</w:t>
            </w:r>
          </w:p>
        </w:tc>
      </w:tr>
      <w:tr w:rsidR="00300C09" w:rsidRPr="003160CF" w14:paraId="1E29BD42" w14:textId="77777777" w:rsidTr="00F74345">
        <w:trPr>
          <w:trHeight w:val="170"/>
        </w:trPr>
        <w:tc>
          <w:tcPr>
            <w:tcW w:w="5670" w:type="dxa"/>
            <w:gridSpan w:val="3"/>
            <w:vAlign w:val="bottom"/>
          </w:tcPr>
          <w:p w14:paraId="1E29BD40" w14:textId="77DD9E34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Allgemeine Hochschulreife (Note: 1,</w:t>
            </w:r>
            <w:r w:rsidR="00367CAB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8</w:t>
            </w: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1E29BD41" w14:textId="2E975EC6" w:rsidR="00300C09" w:rsidRPr="003160CF" w:rsidRDefault="00593C7D" w:rsidP="00717CF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09/20</w:t>
            </w:r>
            <w:r w:rsidR="00367CAB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12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– 06/20</w:t>
            </w:r>
            <w:r w:rsidR="00367CAB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20</w:t>
            </w:r>
          </w:p>
        </w:tc>
      </w:tr>
      <w:tr w:rsidR="00300C09" w:rsidRPr="003160CF" w14:paraId="1E29BD44" w14:textId="77777777" w:rsidTr="00EC553F">
        <w:trPr>
          <w:trHeight w:val="340"/>
        </w:trPr>
        <w:tc>
          <w:tcPr>
            <w:tcW w:w="10206" w:type="dxa"/>
            <w:gridSpan w:val="9"/>
            <w:vAlign w:val="bottom"/>
          </w:tcPr>
          <w:p w14:paraId="62883C39" w14:textId="37ED8DED" w:rsidR="00300C09" w:rsidRPr="003160CF" w:rsidRDefault="00593C7D" w:rsidP="00A85B1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Schwerpunktfächer: Mathematik</w:t>
            </w:r>
            <w:r w:rsidR="00A46A3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Physik, Geschichte</w:t>
            </w:r>
            <w:r w:rsidR="00D430F8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</w:t>
            </w:r>
            <w:r w:rsidR="00A46A3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Englisch</w:t>
            </w:r>
          </w:p>
          <w:p w14:paraId="6BF10A43" w14:textId="77777777" w:rsidR="00B933B8" w:rsidRDefault="00B204E2" w:rsidP="00A85B1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Erteilung von Nachhilfeunterricht in Physik und Mathematik für gleichaltrige und jüngere </w:t>
            </w:r>
            <w:r w:rsidR="00717CF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Schüler</w:t>
            </w:r>
          </w:p>
          <w:p w14:paraId="1E29BD43" w14:textId="38D671BC" w:rsidR="00F54669" w:rsidRPr="003160CF" w:rsidRDefault="00F74345" w:rsidP="00A85B1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XXX</w:t>
            </w:r>
          </w:p>
        </w:tc>
      </w:tr>
      <w:tr w:rsidR="00300C09" w:rsidRPr="003160CF" w14:paraId="1E29BD4E" w14:textId="77777777" w:rsidTr="00D40E63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4" w:author="David Döbele" w:date="2024-10-08T18:25:00Z" w16du:dateUtc="2024-10-08T16:25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5" w:author="David Döbele" w:date="2024-10-08T18:25:00Z" w16du:dateUtc="2024-10-08T16:25:00Z">
            <w:trPr>
              <w:trHeight w:val="340"/>
            </w:trPr>
          </w:trPrChange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  <w:tcPrChange w:id="6" w:author="David Döbele" w:date="2024-10-08T18:25:00Z" w16du:dateUtc="2024-10-08T16:25:00Z">
              <w:tcPr>
                <w:tcW w:w="10206" w:type="dxa"/>
                <w:gridSpan w:val="8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1E29BD4D" w14:textId="77777777" w:rsidR="00300C09" w:rsidRPr="003160CF" w:rsidRDefault="00593C7D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PRAKTISCHE ERFAHRUNGEN</w:t>
            </w:r>
          </w:p>
        </w:tc>
      </w:tr>
      <w:tr w:rsidR="00300C09" w:rsidRPr="003160CF" w14:paraId="1E29BD51" w14:textId="77777777" w:rsidTr="008834E8">
        <w:trPr>
          <w:trHeight w:val="340"/>
        </w:trPr>
        <w:tc>
          <w:tcPr>
            <w:tcW w:w="6663" w:type="dxa"/>
            <w:gridSpan w:val="4"/>
            <w:tcBorders>
              <w:top w:val="single" w:sz="4" w:space="0" w:color="000000"/>
            </w:tcBorders>
            <w:vAlign w:val="bottom"/>
          </w:tcPr>
          <w:p w14:paraId="1E29BD4F" w14:textId="720C1AFE" w:rsidR="00300C09" w:rsidRPr="003160CF" w:rsidRDefault="00E9538E" w:rsidP="00717C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d-fine</w:t>
            </w:r>
            <w:r w:rsidR="00367CAB"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 xml:space="preserve"> </w:t>
            </w:r>
          </w:p>
        </w:tc>
        <w:tc>
          <w:tcPr>
            <w:tcW w:w="3543" w:type="dxa"/>
            <w:gridSpan w:val="5"/>
            <w:tcBorders>
              <w:top w:val="single" w:sz="4" w:space="0" w:color="000000"/>
            </w:tcBorders>
            <w:vAlign w:val="bottom"/>
          </w:tcPr>
          <w:p w14:paraId="1E29BD50" w14:textId="26D4D909" w:rsidR="00300C09" w:rsidRPr="003160CF" w:rsidRDefault="008C7C34" w:rsidP="00717CF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Düsseldorf</w:t>
            </w:r>
          </w:p>
        </w:tc>
      </w:tr>
      <w:tr w:rsidR="00300C09" w:rsidRPr="003160CF" w14:paraId="1E29BD54" w14:textId="77777777" w:rsidTr="00F74345">
        <w:trPr>
          <w:trHeight w:val="170"/>
        </w:trPr>
        <w:tc>
          <w:tcPr>
            <w:tcW w:w="6663" w:type="dxa"/>
            <w:gridSpan w:val="4"/>
            <w:vAlign w:val="bottom"/>
          </w:tcPr>
          <w:p w14:paraId="1E29BD52" w14:textId="2977FD45" w:rsidR="00300C09" w:rsidRPr="003160CF" w:rsidRDefault="00E9538E" w:rsidP="00717CFB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Praktikant in der Management Beratung</w:t>
            </w:r>
            <w:r w:rsidR="00FB62D9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(geplant</w:t>
            </w:r>
            <w:r w:rsidR="00BD71DF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, Vertrag bereits unterzeichnet</w:t>
            </w:r>
            <w:r w:rsidR="00FB62D9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3543" w:type="dxa"/>
            <w:gridSpan w:val="5"/>
            <w:vAlign w:val="bottom"/>
          </w:tcPr>
          <w:p w14:paraId="1E29BD53" w14:textId="1F32AF2D" w:rsidR="00300C09" w:rsidRPr="003160CF" w:rsidRDefault="001526BA" w:rsidP="00717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0</w:t>
            </w:r>
            <w:r w:rsidR="00E9538E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/20</w:t>
            </w:r>
            <w:r w:rsidR="00E9538E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25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– </w:t>
            </w:r>
            <w:r w:rsidR="00E9538E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03/2025</w:t>
            </w:r>
          </w:p>
        </w:tc>
      </w:tr>
      <w:tr w:rsidR="0071200D" w:rsidRPr="003160CF" w14:paraId="7E4E9F45" w14:textId="77777777" w:rsidTr="00D40E63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7" w:author="David Döbele" w:date="2024-10-08T18:25:00Z" w16du:dateUtc="2024-10-08T16:25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113"/>
          <w:trPrChange w:id="8" w:author="David Döbele" w:date="2024-10-08T18:25:00Z" w16du:dateUtc="2024-10-08T16:25:00Z">
            <w:trPr>
              <w:trHeight w:val="340"/>
            </w:trPr>
          </w:trPrChange>
        </w:trPr>
        <w:tc>
          <w:tcPr>
            <w:tcW w:w="9639" w:type="dxa"/>
            <w:gridSpan w:val="8"/>
            <w:vAlign w:val="bottom"/>
            <w:tcPrChange w:id="9" w:author="David Döbele" w:date="2024-10-08T18:25:00Z" w16du:dateUtc="2024-10-08T16:25:00Z">
              <w:tcPr>
                <w:tcW w:w="6663" w:type="dxa"/>
                <w:gridSpan w:val="4"/>
                <w:vAlign w:val="bottom"/>
              </w:tcPr>
            </w:tcPrChange>
          </w:tcPr>
          <w:p w14:paraId="74CD1AFA" w14:textId="5117F433" w:rsidR="0071200D" w:rsidRPr="003160CF" w:rsidRDefault="00F74345" w:rsidP="0071200D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XXX</w:t>
            </w:r>
          </w:p>
        </w:tc>
        <w:tc>
          <w:tcPr>
            <w:tcW w:w="567" w:type="dxa"/>
            <w:vAlign w:val="bottom"/>
            <w:tcPrChange w:id="10" w:author="David Döbele" w:date="2024-10-08T18:25:00Z" w16du:dateUtc="2024-10-08T16:25:00Z">
              <w:tcPr>
                <w:tcW w:w="3543" w:type="dxa"/>
                <w:gridSpan w:val="4"/>
                <w:vAlign w:val="bottom"/>
              </w:tcPr>
            </w:tcPrChange>
          </w:tcPr>
          <w:p w14:paraId="7B90D52A" w14:textId="77777777" w:rsidR="0071200D" w:rsidRPr="003160CF" w:rsidRDefault="0071200D" w:rsidP="00717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300C09" w:rsidRPr="003160CF" w14:paraId="1E29BD5A" w14:textId="77777777" w:rsidTr="00EC553F">
        <w:trPr>
          <w:trHeight w:val="340"/>
        </w:trPr>
        <w:tc>
          <w:tcPr>
            <w:tcW w:w="6946" w:type="dxa"/>
            <w:gridSpan w:val="6"/>
            <w:vAlign w:val="bottom"/>
          </w:tcPr>
          <w:p w14:paraId="1E29BD58" w14:textId="2320F238" w:rsidR="00300C09" w:rsidRPr="003160CF" w:rsidRDefault="00495017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Boston Consulting Group</w:t>
            </w:r>
          </w:p>
        </w:tc>
        <w:tc>
          <w:tcPr>
            <w:tcW w:w="3260" w:type="dxa"/>
            <w:gridSpan w:val="3"/>
            <w:vAlign w:val="bottom"/>
          </w:tcPr>
          <w:p w14:paraId="1E29BD59" w14:textId="32DC6F7E" w:rsidR="00300C09" w:rsidRPr="003160CF" w:rsidRDefault="004677C9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  <w:t>Düsseldorf</w:t>
            </w:r>
          </w:p>
        </w:tc>
      </w:tr>
      <w:tr w:rsidR="00300C09" w:rsidRPr="003160CF" w14:paraId="1E29BD5D" w14:textId="77777777" w:rsidTr="00F74345">
        <w:trPr>
          <w:trHeight w:val="170"/>
        </w:trPr>
        <w:tc>
          <w:tcPr>
            <w:tcW w:w="6946" w:type="dxa"/>
            <w:gridSpan w:val="6"/>
            <w:vAlign w:val="bottom"/>
          </w:tcPr>
          <w:p w14:paraId="1E29BD5B" w14:textId="0D349D43" w:rsidR="00300C09" w:rsidRPr="003160CF" w:rsidRDefault="008C0CAD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Werkstudent</w:t>
            </w:r>
            <w:r w:rsidR="00DF1C5F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im </w:t>
            </w:r>
            <w:r w:rsidR="00901654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Bereich Finance im Team </w:t>
            </w:r>
            <w:r w:rsidR="00DF1C5F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Controlling</w:t>
            </w:r>
            <w:r w:rsidR="005879E2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a</w:t>
            </w:r>
            <w:r w:rsidR="00DF1C5F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nd Analys</w:t>
            </w:r>
            <w:r w:rsidR="002836CE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is</w:t>
            </w:r>
            <w:r w:rsidR="00DF1C5F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</w:t>
            </w:r>
            <w:r w:rsidR="00F404D9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(travel)</w:t>
            </w:r>
          </w:p>
        </w:tc>
        <w:tc>
          <w:tcPr>
            <w:tcW w:w="3260" w:type="dxa"/>
            <w:gridSpan w:val="3"/>
            <w:vAlign w:val="bottom"/>
          </w:tcPr>
          <w:p w14:paraId="1E29BD5C" w14:textId="7F63ABA5" w:rsidR="00300C09" w:rsidRPr="003160CF" w:rsidRDefault="00593C7D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 w:rsidR="004677C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9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 w:rsidR="004677C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23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</w:t>
            </w:r>
            <w:r w:rsidR="004677C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heute</w:t>
            </w:r>
          </w:p>
        </w:tc>
      </w:tr>
      <w:tr w:rsidR="00300C09" w:rsidRPr="003160CF" w14:paraId="1E29BD5F" w14:textId="77777777" w:rsidTr="00EC553F">
        <w:trPr>
          <w:trHeight w:val="340"/>
        </w:trPr>
        <w:tc>
          <w:tcPr>
            <w:tcW w:w="10206" w:type="dxa"/>
            <w:gridSpan w:val="9"/>
            <w:vAlign w:val="bottom"/>
          </w:tcPr>
          <w:p w14:paraId="4DB93A88" w14:textId="17E4F67B" w:rsidR="00231507" w:rsidRPr="003160CF" w:rsidRDefault="005B69EA" w:rsidP="00717C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Unterstützung</w:t>
            </w:r>
            <w:r w:rsidR="00507F9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bei der Planung, Erstellung und </w:t>
            </w:r>
            <w:r w:rsidR="0098452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dem </w:t>
            </w:r>
            <w:r w:rsidR="0002399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Monitoring</w:t>
            </w:r>
            <w:r w:rsidR="00507F9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von Projekten</w:t>
            </w:r>
          </w:p>
          <w:p w14:paraId="1897BE3F" w14:textId="712A65F0" w:rsidR="00507F9B" w:rsidRPr="003160CF" w:rsidRDefault="0098452C" w:rsidP="00717C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Mitarbeit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am Wo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chen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-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onat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sreporting</w:t>
            </w:r>
            <w:r w:rsidR="00F7279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sowie </w:t>
            </w:r>
            <w:r w:rsidR="00065471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die Vorbereitung von </w:t>
            </w:r>
            <w:r w:rsidR="00D61EAD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Financial 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Report</w:t>
            </w:r>
            <w:r w:rsidR="00D61EAD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</w:t>
            </w:r>
            <w:r w:rsidR="00065471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Sicherungskopien </w:t>
            </w:r>
            <w:r w:rsidR="003F68D4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und </w:t>
            </w:r>
            <w:r w:rsidR="00F12CBA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Entscheidungsvorlagen für das Management</w:t>
            </w:r>
          </w:p>
          <w:p w14:paraId="4AB5FB57" w14:textId="77777777" w:rsidR="00F12CBA" w:rsidRPr="003160CF" w:rsidRDefault="00F12CBA" w:rsidP="00717C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Administration </w:t>
            </w:r>
            <w:r w:rsidR="005F3E00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von internen Accounts sowie das Reportingmanagement für unterschiedliche </w:t>
            </w:r>
            <w:r w:rsidR="006F3ACF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Mobility-Programme</w:t>
            </w:r>
          </w:p>
          <w:p w14:paraId="1E29BD5E" w14:textId="3C2FE4DD" w:rsidR="00CB2E94" w:rsidRPr="003160CF" w:rsidRDefault="00CB2E94" w:rsidP="00717C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XXX</w:t>
            </w:r>
          </w:p>
        </w:tc>
      </w:tr>
      <w:tr w:rsidR="00300C09" w:rsidRPr="003160CF" w14:paraId="1E29BD72" w14:textId="77777777" w:rsidTr="00D40E63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1" w:author="David Döbele" w:date="2024-10-08T18:25:00Z" w16du:dateUtc="2024-10-08T16:25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12" w:author="David Döbele" w:date="2024-10-08T18:25:00Z" w16du:dateUtc="2024-10-08T16:25:00Z">
            <w:trPr>
              <w:trHeight w:val="340"/>
            </w:trPr>
          </w:trPrChange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  <w:tcPrChange w:id="13" w:author="David Döbele" w:date="2024-10-08T18:25:00Z" w16du:dateUtc="2024-10-08T16:25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E29BD71" w14:textId="2753CD39" w:rsidR="00300C09" w:rsidRPr="003160CF" w:rsidRDefault="00A677D2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E</w:t>
            </w:r>
            <w:r w:rsidR="00687086" w:rsidRPr="003160C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XTRACU</w:t>
            </w:r>
            <w:r w:rsidR="006140A1" w:rsidRPr="003160C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RRICULARES ENGAGEMENT</w:t>
            </w:r>
          </w:p>
        </w:tc>
      </w:tr>
      <w:tr w:rsidR="008D23BF" w:rsidRPr="003160CF" w14:paraId="64AEBE5F" w14:textId="77777777" w:rsidTr="008834E8">
        <w:trPr>
          <w:trHeight w:val="340"/>
        </w:trPr>
        <w:tc>
          <w:tcPr>
            <w:tcW w:w="10206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E7E0FB" w14:textId="117EB286" w:rsidR="008D23BF" w:rsidRPr="003160CF" w:rsidRDefault="00F74345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</w:pPr>
            <w:r w:rsidRPr="00F74345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XXX</w:t>
            </w:r>
          </w:p>
        </w:tc>
      </w:tr>
      <w:tr w:rsidR="00772D6A" w:rsidRPr="003160CF" w14:paraId="2F105A7F" w14:textId="77777777" w:rsidTr="008834E8">
        <w:trPr>
          <w:trHeight w:val="340"/>
        </w:trPr>
        <w:tc>
          <w:tcPr>
            <w:tcW w:w="6804" w:type="dxa"/>
            <w:gridSpan w:val="5"/>
            <w:tcBorders>
              <w:top w:val="nil"/>
            </w:tcBorders>
            <w:vAlign w:val="bottom"/>
          </w:tcPr>
          <w:p w14:paraId="374E3DFC" w14:textId="54A4941F" w:rsidR="00772D6A" w:rsidRPr="003160CF" w:rsidRDefault="0067648F" w:rsidP="00600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 xml:space="preserve">SG </w:t>
            </w:r>
            <w:r w:rsidR="008303F2" w:rsidRPr="003160C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ART Giants Düsseldorf</w:t>
            </w:r>
          </w:p>
        </w:tc>
        <w:tc>
          <w:tcPr>
            <w:tcW w:w="3402" w:type="dxa"/>
            <w:gridSpan w:val="4"/>
            <w:tcBorders>
              <w:top w:val="nil"/>
            </w:tcBorders>
            <w:vAlign w:val="bottom"/>
          </w:tcPr>
          <w:p w14:paraId="4FACB108" w14:textId="2DB109C0" w:rsidR="00772D6A" w:rsidRPr="003160CF" w:rsidRDefault="0067648F" w:rsidP="00600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de-DE"/>
              </w:rPr>
              <w:t>Düsseldorf</w:t>
            </w:r>
          </w:p>
        </w:tc>
      </w:tr>
      <w:tr w:rsidR="00600A74" w:rsidRPr="003160CF" w14:paraId="1E29BD78" w14:textId="77777777" w:rsidTr="00F74345">
        <w:trPr>
          <w:trHeight w:val="170"/>
        </w:trPr>
        <w:tc>
          <w:tcPr>
            <w:tcW w:w="6804" w:type="dxa"/>
            <w:gridSpan w:val="5"/>
            <w:vAlign w:val="bottom"/>
          </w:tcPr>
          <w:p w14:paraId="1E29BD76" w14:textId="00D5BEA6" w:rsidR="00600A74" w:rsidRPr="003160CF" w:rsidRDefault="00600A74" w:rsidP="00600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Basketball Spieler</w:t>
            </w:r>
          </w:p>
        </w:tc>
        <w:tc>
          <w:tcPr>
            <w:tcW w:w="3402" w:type="dxa"/>
            <w:gridSpan w:val="4"/>
            <w:vAlign w:val="bottom"/>
          </w:tcPr>
          <w:p w14:paraId="1E29BD77" w14:textId="7EEB38DB" w:rsidR="00600A74" w:rsidRPr="003160CF" w:rsidRDefault="00600A74" w:rsidP="00600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201</w:t>
            </w:r>
            <w:r w:rsidR="00F54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1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 2020</w:t>
            </w:r>
          </w:p>
        </w:tc>
      </w:tr>
      <w:tr w:rsidR="00600A74" w:rsidRPr="003160CF" w14:paraId="1E29BD7A" w14:textId="77777777" w:rsidTr="00EC553F">
        <w:trPr>
          <w:trHeight w:val="340"/>
        </w:trPr>
        <w:tc>
          <w:tcPr>
            <w:tcW w:w="10206" w:type="dxa"/>
            <w:gridSpan w:val="9"/>
            <w:vAlign w:val="bottom"/>
          </w:tcPr>
          <w:p w14:paraId="0E82D6B0" w14:textId="1706EAF0" w:rsidR="00600A74" w:rsidRPr="003160CF" w:rsidRDefault="00600A74" w:rsidP="00600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Erreichen des 3. Platzes bei der deutschen U14-Meisterschaft 2014 in München</w:t>
            </w:r>
          </w:p>
          <w:p w14:paraId="69B3F524" w14:textId="77777777" w:rsidR="00600A74" w:rsidRDefault="00600A74" w:rsidP="00600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Teilnahme an der JBBL (U16 Jugend Basketball Bundesliga) und der NBBL (U19 Nachwuchs Basketball Bundesliga)</w:t>
            </w:r>
          </w:p>
          <w:p w14:paraId="1E29BD79" w14:textId="2A9127CB" w:rsidR="00144D9D" w:rsidRPr="003160CF" w:rsidRDefault="00E37521" w:rsidP="00600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Teilnahme an internationalen Turnieren </w:t>
            </w:r>
            <w:r w:rsidR="001138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in Wien und Amsterdam</w:t>
            </w:r>
          </w:p>
        </w:tc>
      </w:tr>
      <w:tr w:rsidR="004E10C6" w:rsidRPr="003160CF" w14:paraId="13401B42" w14:textId="77777777" w:rsidTr="008834E8">
        <w:trPr>
          <w:trHeight w:val="340"/>
        </w:trPr>
        <w:tc>
          <w:tcPr>
            <w:tcW w:w="8647" w:type="dxa"/>
            <w:gridSpan w:val="7"/>
            <w:vAlign w:val="bottom"/>
          </w:tcPr>
          <w:p w14:paraId="75FEA392" w14:textId="7DB79ABD" w:rsidR="004E10C6" w:rsidRPr="003160CF" w:rsidRDefault="00B73461" w:rsidP="00A75E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Basketball</w:t>
            </w:r>
            <w:r w:rsidR="00B82A54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-Camp</w:t>
            </w:r>
            <w:r w:rsidR="008F0AFB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-</w:t>
            </w:r>
            <w:r w:rsidR="004E10C6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Trainer</w:t>
            </w:r>
            <w:r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für</w:t>
            </w:r>
            <w:r w:rsidR="00B82A54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neun bis 14 Jährige Kinder</w:t>
            </w:r>
            <w:r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141E62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in den Schulferien</w:t>
            </w:r>
            <w:r w:rsidRPr="003160C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1559" w:type="dxa"/>
            <w:gridSpan w:val="2"/>
            <w:vAlign w:val="bottom"/>
          </w:tcPr>
          <w:p w14:paraId="6ECEEBFC" w14:textId="60B416A0" w:rsidR="004E10C6" w:rsidRPr="00D93154" w:rsidRDefault="004E10C6" w:rsidP="00557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  <w:rPrChange w:id="14" w:author="David Döbele" w:date="2024-10-08T18:27:00Z" w16du:dateUtc="2024-10-08T16:27:00Z">
                  <w:rPr>
                    <w:rFonts w:ascii="Times New Roman" w:eastAsia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DE"/>
                  </w:rPr>
                </w:rPrChange>
              </w:rPr>
            </w:pPr>
            <w:r w:rsidRPr="00D931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  <w:rPrChange w:id="15" w:author="David Döbele" w:date="2024-10-08T18:27:00Z" w16du:dateUtc="2024-10-08T16:27:00Z">
                  <w:rPr>
                    <w:rFonts w:ascii="Times New Roman" w:eastAsia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DE"/>
                  </w:rPr>
                </w:rPrChange>
              </w:rPr>
              <w:t>20</w:t>
            </w:r>
            <w:r w:rsidR="0055743E" w:rsidRPr="00D931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  <w:rPrChange w:id="16" w:author="David Döbele" w:date="2024-10-08T18:27:00Z" w16du:dateUtc="2024-10-08T16:27:00Z">
                  <w:rPr>
                    <w:rFonts w:ascii="Times New Roman" w:eastAsia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DE"/>
                  </w:rPr>
                </w:rPrChange>
              </w:rPr>
              <w:t>17</w:t>
            </w:r>
            <w:ins w:id="17" w:author="David Döbele" w:date="2024-10-08T18:27:00Z" w16du:dateUtc="2024-10-08T16:27:00Z">
              <w:r w:rsidR="00D93154" w:rsidRPr="00D9315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val="de-DE"/>
                  <w:rPrChange w:id="18" w:author="David Döbele" w:date="2024-10-08T18:27:00Z" w16du:dateUtc="2024-10-08T16:27:00Z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de-DE"/>
                    </w:rPr>
                  </w:rPrChange>
                </w:rPr>
                <w:t xml:space="preserve"> </w:t>
              </w:r>
            </w:ins>
            <w:del w:id="19" w:author="David Döbele" w:date="2024-10-08T18:27:00Z" w16du:dateUtc="2024-10-08T16:27:00Z">
              <w:r w:rsidR="0055743E" w:rsidRPr="00D93154" w:rsidDel="00D9315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val="de-DE"/>
                  <w:rPrChange w:id="20" w:author="David Döbele" w:date="2024-10-08T18:27:00Z" w16du:dateUtc="2024-10-08T16:27:00Z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de-DE"/>
                    </w:rPr>
                  </w:rPrChange>
                </w:rPr>
                <w:delText>-</w:delText>
              </w:r>
            </w:del>
            <w:ins w:id="21" w:author="David Döbele" w:date="2024-10-08T18:27:00Z" w16du:dateUtc="2024-10-08T16:27:00Z">
              <w:r w:rsidR="00D93154" w:rsidRPr="00D9315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val="de-DE"/>
                  <w:rPrChange w:id="22" w:author="David Döbele" w:date="2024-10-08T18:27:00Z" w16du:dateUtc="2024-10-08T16:27:00Z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de-DE"/>
                    </w:rPr>
                  </w:rPrChange>
                </w:rPr>
                <w:t xml:space="preserve">– </w:t>
              </w:r>
            </w:ins>
            <w:r w:rsidR="0055743E" w:rsidRPr="00D931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  <w:rPrChange w:id="23" w:author="David Döbele" w:date="2024-10-08T18:27:00Z" w16du:dateUtc="2024-10-08T16:27:00Z">
                  <w:rPr>
                    <w:rFonts w:ascii="Times New Roman" w:eastAsia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DE"/>
                  </w:rPr>
                </w:rPrChange>
              </w:rPr>
              <w:t>2020</w:t>
            </w:r>
          </w:p>
        </w:tc>
      </w:tr>
      <w:tr w:rsidR="007A25FB" w:rsidRPr="003160CF" w14:paraId="3E5B8B09" w14:textId="77777777" w:rsidTr="008834E8">
        <w:trPr>
          <w:trHeight w:val="340"/>
        </w:trPr>
        <w:tc>
          <w:tcPr>
            <w:tcW w:w="8647" w:type="dxa"/>
            <w:gridSpan w:val="7"/>
            <w:vAlign w:val="bottom"/>
          </w:tcPr>
          <w:p w14:paraId="3B8C7898" w14:textId="2D7545C5" w:rsidR="007A25FB" w:rsidRPr="00CC6AEF" w:rsidRDefault="00CC6AEF" w:rsidP="008F0A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CC6A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Leitung und Durchführung von Trainings für Kinder, Förderung von Teamarbeit, Disziplin und sportlicher Entwicklung</w:t>
            </w:r>
          </w:p>
        </w:tc>
        <w:tc>
          <w:tcPr>
            <w:tcW w:w="1559" w:type="dxa"/>
            <w:gridSpan w:val="2"/>
            <w:vAlign w:val="bottom"/>
          </w:tcPr>
          <w:p w14:paraId="16FB3637" w14:textId="77777777" w:rsidR="007A25FB" w:rsidRPr="003160CF" w:rsidRDefault="007A25FB" w:rsidP="00557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</w:p>
        </w:tc>
      </w:tr>
      <w:tr w:rsidR="00600A74" w:rsidRPr="003160CF" w14:paraId="1E29BD94" w14:textId="77777777" w:rsidTr="00D40E63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24" w:author="David Döbele" w:date="2024-10-08T18:25:00Z" w16du:dateUtc="2024-10-08T16:25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25" w:author="David Döbele" w:date="2024-10-08T18:25:00Z" w16du:dateUtc="2024-10-08T16:25:00Z">
            <w:trPr>
              <w:trHeight w:val="340"/>
            </w:trPr>
          </w:trPrChange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  <w:tcPrChange w:id="26" w:author="David Döbele" w:date="2024-10-08T18:25:00Z" w16du:dateUtc="2024-10-08T16:25:00Z">
              <w:tcPr>
                <w:tcW w:w="10206" w:type="dxa"/>
                <w:gridSpan w:val="8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1E29BD93" w14:textId="77777777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  <w:t>FÄHIGKEITEN &amp; INTERESSEN</w:t>
            </w:r>
          </w:p>
        </w:tc>
      </w:tr>
      <w:tr w:rsidR="00600A74" w:rsidRPr="003160CF" w14:paraId="1E29BD97" w14:textId="77777777" w:rsidTr="00EC553F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1E29BD95" w14:textId="7D4A3E5E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000000"/>
            </w:tcBorders>
            <w:vAlign w:val="bottom"/>
          </w:tcPr>
          <w:p w14:paraId="1E29BD96" w14:textId="6B816283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Deutsch, Persisch (Muttersprachen), Englisch (fließend), Spanisch (B1), Französisch (B1)</w:t>
            </w:r>
          </w:p>
        </w:tc>
      </w:tr>
      <w:tr w:rsidR="00600A74" w:rsidRPr="003160CF" w14:paraId="1E29BD9A" w14:textId="77777777" w:rsidTr="00EC553F">
        <w:trPr>
          <w:trHeight w:val="340"/>
        </w:trPr>
        <w:tc>
          <w:tcPr>
            <w:tcW w:w="1418" w:type="dxa"/>
            <w:vAlign w:val="bottom"/>
          </w:tcPr>
          <w:p w14:paraId="1E29BD98" w14:textId="77777777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1E29BD99" w14:textId="20F11FCC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Microsoft Office (fortgeschritten), Python (fortgeschritten), MATLAB (basic)</w:t>
            </w:r>
          </w:p>
        </w:tc>
      </w:tr>
      <w:tr w:rsidR="00600A74" w:rsidRPr="00DE0C7C" w14:paraId="1E29BD9D" w14:textId="77777777" w:rsidTr="00F74345">
        <w:trPr>
          <w:trHeight w:val="340"/>
        </w:trPr>
        <w:tc>
          <w:tcPr>
            <w:tcW w:w="1418" w:type="dxa"/>
            <w:vAlign w:val="center"/>
          </w:tcPr>
          <w:p w14:paraId="1E29BD9B" w14:textId="60E90391" w:rsidR="00600A74" w:rsidRPr="003160CF" w:rsidRDefault="00600A74" w:rsidP="00F7434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Interessen:</w:t>
            </w:r>
          </w:p>
        </w:tc>
        <w:tc>
          <w:tcPr>
            <w:tcW w:w="8788" w:type="dxa"/>
            <w:gridSpan w:val="8"/>
            <w:vAlign w:val="bottom"/>
          </w:tcPr>
          <w:p w14:paraId="1E29BD9C" w14:textId="6CD5699A" w:rsidR="00600A74" w:rsidRPr="00DE0C7C" w:rsidRDefault="00600A74" w:rsidP="00600A7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Basketball</w:t>
            </w:r>
            <w:r w:rsidR="004D79CB" w:rsidRP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(</w:t>
            </w:r>
            <w:r w:rsidR="00DE0C7C" w:rsidRP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Spieler für </w:t>
            </w:r>
            <w:r w:rsid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die </w:t>
            </w:r>
            <w:r w:rsidR="006707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SG alte Freunde Düsseldorf , Oberliga) </w:t>
            </w:r>
            <w:r w:rsidRP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Calisthenics, Klavier, Kochen</w:t>
            </w:r>
          </w:p>
        </w:tc>
      </w:tr>
      <w:tr w:rsidR="00600A74" w:rsidRPr="003160CF" w14:paraId="1E29BD9F" w14:textId="77777777" w:rsidTr="00EC553F">
        <w:trPr>
          <w:trHeight w:val="340"/>
        </w:trPr>
        <w:tc>
          <w:tcPr>
            <w:tcW w:w="10206" w:type="dxa"/>
            <w:gridSpan w:val="9"/>
            <w:vAlign w:val="bottom"/>
          </w:tcPr>
          <w:p w14:paraId="1C6C91D9" w14:textId="5B93A8F9" w:rsidR="00761997" w:rsidRPr="00DE0C7C" w:rsidRDefault="00761997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  <w:p w14:paraId="5879F55C" w14:textId="021D43B7" w:rsidR="00761997" w:rsidRPr="00DE0C7C" w:rsidRDefault="002A7CBC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noProof/>
                <w:sz w:val="18"/>
                <w:szCs w:val="18"/>
                <w:lang w:val="de-DE"/>
              </w:rPr>
              <w:drawing>
                <wp:inline distT="0" distB="0" distL="0" distR="0" wp14:anchorId="37BB7E13" wp14:editId="2EE07A65">
                  <wp:extent cx="809486" cy="518160"/>
                  <wp:effectExtent l="0" t="0" r="0" b="0"/>
                  <wp:docPr id="107231221" name="Picture 1" descr="A close-up of a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31221" name="Picture 1" descr="A close-up of a signature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84" t="25617" r="30182" b="13127"/>
                          <a:stretch/>
                        </pic:blipFill>
                        <pic:spPr bwMode="auto">
                          <a:xfrm>
                            <a:off x="0" y="0"/>
                            <a:ext cx="824302" cy="527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61246E" w14:textId="77777777" w:rsidR="00761997" w:rsidRPr="00DE0C7C" w:rsidRDefault="00761997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  <w:p w14:paraId="1E29BD9E" w14:textId="2C495313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Düsseldorf, </w:t>
            </w:r>
            <w:r w:rsidR="00D2722D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XX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.</w:t>
            </w:r>
            <w:r w:rsidR="007637A2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10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.2024</w:t>
            </w:r>
          </w:p>
        </w:tc>
      </w:tr>
    </w:tbl>
    <w:p w14:paraId="1E29BDA0" w14:textId="78F21F47" w:rsidR="00300C09" w:rsidRPr="003160CF" w:rsidRDefault="00300C09">
      <w:pPr>
        <w:rPr>
          <w:sz w:val="18"/>
          <w:szCs w:val="18"/>
          <w:lang w:val="de-DE"/>
        </w:rPr>
      </w:pPr>
    </w:p>
    <w:sectPr w:rsidR="00300C09" w:rsidRPr="003160CF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CCE0F3" w14:textId="77777777" w:rsidR="00CE65A0" w:rsidRDefault="00CE65A0">
      <w:pPr>
        <w:spacing w:after="0" w:line="240" w:lineRule="auto"/>
      </w:pPr>
      <w:r>
        <w:separator/>
      </w:r>
    </w:p>
  </w:endnote>
  <w:endnote w:type="continuationSeparator" w:id="0">
    <w:p w14:paraId="5CE10BE3" w14:textId="77777777" w:rsidR="00CE65A0" w:rsidRDefault="00CE6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9BDA1" w14:textId="77777777" w:rsidR="00300C09" w:rsidRDefault="00593C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29BDA2" w14:textId="77777777" w:rsidR="00300C09" w:rsidRDefault="00300C0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B38649" w14:textId="77777777" w:rsidR="00CE65A0" w:rsidRDefault="00CE65A0">
      <w:pPr>
        <w:spacing w:after="0" w:line="240" w:lineRule="auto"/>
      </w:pPr>
      <w:r>
        <w:separator/>
      </w:r>
    </w:p>
  </w:footnote>
  <w:footnote w:type="continuationSeparator" w:id="0">
    <w:p w14:paraId="337A5DB4" w14:textId="77777777" w:rsidR="00CE65A0" w:rsidRDefault="00CE6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05A1B"/>
    <w:multiLevelType w:val="multilevel"/>
    <w:tmpl w:val="25A0AD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5079F9"/>
    <w:multiLevelType w:val="multilevel"/>
    <w:tmpl w:val="0BEA5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493234"/>
    <w:multiLevelType w:val="multilevel"/>
    <w:tmpl w:val="4A5CFE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1D5AA9"/>
    <w:multiLevelType w:val="multilevel"/>
    <w:tmpl w:val="88D252B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EA3C3E"/>
    <w:multiLevelType w:val="multilevel"/>
    <w:tmpl w:val="B4605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03044050">
    <w:abstractNumId w:val="2"/>
  </w:num>
  <w:num w:numId="2" w16cid:durableId="36588913">
    <w:abstractNumId w:val="4"/>
  </w:num>
  <w:num w:numId="3" w16cid:durableId="1629972436">
    <w:abstractNumId w:val="3"/>
  </w:num>
  <w:num w:numId="4" w16cid:durableId="837959201">
    <w:abstractNumId w:val="1"/>
  </w:num>
  <w:num w:numId="5" w16cid:durableId="9924876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09"/>
    <w:rsid w:val="0002399C"/>
    <w:rsid w:val="00030ACB"/>
    <w:rsid w:val="00065471"/>
    <w:rsid w:val="00077321"/>
    <w:rsid w:val="000C56DD"/>
    <w:rsid w:val="000D079F"/>
    <w:rsid w:val="001138D7"/>
    <w:rsid w:val="001263E2"/>
    <w:rsid w:val="00137BCC"/>
    <w:rsid w:val="00141E62"/>
    <w:rsid w:val="00144D9D"/>
    <w:rsid w:val="001526BA"/>
    <w:rsid w:val="00183EDC"/>
    <w:rsid w:val="0019002B"/>
    <w:rsid w:val="001A7661"/>
    <w:rsid w:val="001C6014"/>
    <w:rsid w:val="001E1637"/>
    <w:rsid w:val="00231507"/>
    <w:rsid w:val="00234768"/>
    <w:rsid w:val="00260677"/>
    <w:rsid w:val="00271500"/>
    <w:rsid w:val="002836CE"/>
    <w:rsid w:val="002A7CBC"/>
    <w:rsid w:val="002C6491"/>
    <w:rsid w:val="002D36FE"/>
    <w:rsid w:val="002D7C4A"/>
    <w:rsid w:val="00300C09"/>
    <w:rsid w:val="003160CF"/>
    <w:rsid w:val="003277E7"/>
    <w:rsid w:val="00330356"/>
    <w:rsid w:val="00337EFB"/>
    <w:rsid w:val="0035346E"/>
    <w:rsid w:val="00367CAB"/>
    <w:rsid w:val="003F68D4"/>
    <w:rsid w:val="00426635"/>
    <w:rsid w:val="00437CA5"/>
    <w:rsid w:val="004677C9"/>
    <w:rsid w:val="00495017"/>
    <w:rsid w:val="004A2B9F"/>
    <w:rsid w:val="004D79CB"/>
    <w:rsid w:val="004E10C6"/>
    <w:rsid w:val="00507F9B"/>
    <w:rsid w:val="00531F3E"/>
    <w:rsid w:val="0053653F"/>
    <w:rsid w:val="0055743E"/>
    <w:rsid w:val="00560043"/>
    <w:rsid w:val="00572A2A"/>
    <w:rsid w:val="00584EC5"/>
    <w:rsid w:val="005879E2"/>
    <w:rsid w:val="00593C7D"/>
    <w:rsid w:val="005B69EA"/>
    <w:rsid w:val="005D5594"/>
    <w:rsid w:val="005F2AF1"/>
    <w:rsid w:val="005F3E00"/>
    <w:rsid w:val="00600A74"/>
    <w:rsid w:val="006140A1"/>
    <w:rsid w:val="00615355"/>
    <w:rsid w:val="00624EE3"/>
    <w:rsid w:val="00637E97"/>
    <w:rsid w:val="006441DD"/>
    <w:rsid w:val="00665643"/>
    <w:rsid w:val="00670760"/>
    <w:rsid w:val="00671759"/>
    <w:rsid w:val="0067648F"/>
    <w:rsid w:val="00687086"/>
    <w:rsid w:val="006A7039"/>
    <w:rsid w:val="006B7759"/>
    <w:rsid w:val="006F3ACF"/>
    <w:rsid w:val="00705C67"/>
    <w:rsid w:val="0071200D"/>
    <w:rsid w:val="00715354"/>
    <w:rsid w:val="00717CFB"/>
    <w:rsid w:val="007474D2"/>
    <w:rsid w:val="00753E31"/>
    <w:rsid w:val="00761997"/>
    <w:rsid w:val="00762966"/>
    <w:rsid w:val="007637A2"/>
    <w:rsid w:val="00772D6A"/>
    <w:rsid w:val="007A25FB"/>
    <w:rsid w:val="007E27CA"/>
    <w:rsid w:val="008059CC"/>
    <w:rsid w:val="008063EC"/>
    <w:rsid w:val="0081635D"/>
    <w:rsid w:val="008303F2"/>
    <w:rsid w:val="008327CF"/>
    <w:rsid w:val="008349DB"/>
    <w:rsid w:val="00852D30"/>
    <w:rsid w:val="00882C07"/>
    <w:rsid w:val="008834E8"/>
    <w:rsid w:val="00892287"/>
    <w:rsid w:val="00897F16"/>
    <w:rsid w:val="008C0CAD"/>
    <w:rsid w:val="008C2BCC"/>
    <w:rsid w:val="008C7C34"/>
    <w:rsid w:val="008D23BF"/>
    <w:rsid w:val="008F0AFB"/>
    <w:rsid w:val="00901654"/>
    <w:rsid w:val="00937539"/>
    <w:rsid w:val="00940F00"/>
    <w:rsid w:val="00962C8E"/>
    <w:rsid w:val="0098452C"/>
    <w:rsid w:val="009B0CB6"/>
    <w:rsid w:val="009B70FF"/>
    <w:rsid w:val="009C4365"/>
    <w:rsid w:val="009C446E"/>
    <w:rsid w:val="009D1B6A"/>
    <w:rsid w:val="00A46A3B"/>
    <w:rsid w:val="00A677D2"/>
    <w:rsid w:val="00A75E93"/>
    <w:rsid w:val="00A85B1A"/>
    <w:rsid w:val="00A8759D"/>
    <w:rsid w:val="00A95857"/>
    <w:rsid w:val="00B204E2"/>
    <w:rsid w:val="00B32203"/>
    <w:rsid w:val="00B52152"/>
    <w:rsid w:val="00B62A15"/>
    <w:rsid w:val="00B70311"/>
    <w:rsid w:val="00B72619"/>
    <w:rsid w:val="00B73461"/>
    <w:rsid w:val="00B82A54"/>
    <w:rsid w:val="00B933B8"/>
    <w:rsid w:val="00B9361F"/>
    <w:rsid w:val="00B971F3"/>
    <w:rsid w:val="00BD71DF"/>
    <w:rsid w:val="00C03785"/>
    <w:rsid w:val="00C0637D"/>
    <w:rsid w:val="00C13F54"/>
    <w:rsid w:val="00C1596E"/>
    <w:rsid w:val="00C37CAC"/>
    <w:rsid w:val="00C528D7"/>
    <w:rsid w:val="00C76964"/>
    <w:rsid w:val="00CB041C"/>
    <w:rsid w:val="00CB2E94"/>
    <w:rsid w:val="00CB5B9C"/>
    <w:rsid w:val="00CB6CB1"/>
    <w:rsid w:val="00CC6AEF"/>
    <w:rsid w:val="00CE65A0"/>
    <w:rsid w:val="00D15500"/>
    <w:rsid w:val="00D2722D"/>
    <w:rsid w:val="00D40E63"/>
    <w:rsid w:val="00D430F8"/>
    <w:rsid w:val="00D61EAD"/>
    <w:rsid w:val="00D93154"/>
    <w:rsid w:val="00DB7073"/>
    <w:rsid w:val="00DD7C41"/>
    <w:rsid w:val="00DE0C7C"/>
    <w:rsid w:val="00DE4981"/>
    <w:rsid w:val="00DF1C5F"/>
    <w:rsid w:val="00E16285"/>
    <w:rsid w:val="00E26B17"/>
    <w:rsid w:val="00E37521"/>
    <w:rsid w:val="00E54D80"/>
    <w:rsid w:val="00E7184E"/>
    <w:rsid w:val="00E80779"/>
    <w:rsid w:val="00E9538E"/>
    <w:rsid w:val="00EA46E3"/>
    <w:rsid w:val="00EC1691"/>
    <w:rsid w:val="00EC343E"/>
    <w:rsid w:val="00EC553F"/>
    <w:rsid w:val="00ED78C0"/>
    <w:rsid w:val="00F12CBA"/>
    <w:rsid w:val="00F371C2"/>
    <w:rsid w:val="00F404D9"/>
    <w:rsid w:val="00F54669"/>
    <w:rsid w:val="00F7075C"/>
    <w:rsid w:val="00F72799"/>
    <w:rsid w:val="00F74345"/>
    <w:rsid w:val="00FA7D2C"/>
    <w:rsid w:val="00FB62D9"/>
    <w:rsid w:val="00FD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BD26"/>
  <w15:docId w15:val="{274F5C12-A0E7-4CF9-8013-E931235E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D40E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153</cp:revision>
  <dcterms:created xsi:type="dcterms:W3CDTF">2022-11-08T17:21:00Z</dcterms:created>
  <dcterms:modified xsi:type="dcterms:W3CDTF">2024-10-08T16:27:00Z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2024-08-30T16:24:34Z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7cdd8a5f-77dd-454b-9c84-2751e1c3b317</vt:lpwstr>
  </property>
  <property fmtid="{D5CDD505-2E9C-101B-9397-08002B2CF9AE}" pid="8" name="MSIP_Label_b0d5c4f4-7a29-4385-b7a5-afbe2154ae6f_ContentBits">
    <vt:lpwstr>0</vt:lpwstr>
  </property>
</Properties>
</file>