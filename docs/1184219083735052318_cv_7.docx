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98"/>
        <w:gridCol w:w="3634"/>
        <w:gridCol w:w="1317"/>
        <w:gridCol w:w="424"/>
        <w:gridCol w:w="591"/>
        <w:gridCol w:w="1843"/>
      </w:tblGrid>
      <w:tr w:rsidR="002F1856" w:rsidRPr="002E0867" w14:paraId="45AA57C6" w14:textId="77777777" w:rsidTr="00254D58">
        <w:trPr>
          <w:trHeight w:val="416"/>
        </w:trPr>
        <w:tc>
          <w:tcPr>
            <w:tcW w:w="10207" w:type="dxa"/>
            <w:gridSpan w:val="6"/>
            <w:tcBorders>
              <w:bottom w:val="nil"/>
            </w:tcBorders>
          </w:tcPr>
          <w:p w14:paraId="02836227" w14:textId="25193EC4" w:rsidR="002F1856" w:rsidRPr="002E0867" w:rsidRDefault="008750BB" w:rsidP="00FF5268">
            <w:pPr>
              <w:ind w:left="-430" w:right="-288" w:firstLine="142"/>
              <w:jc w:val="center"/>
              <w:rPr>
                <w:rFonts w:ascii="Georgia" w:eastAsia="Georgia" w:hAnsi="Georgia" w:cs="Georgia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2E0867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2E0867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proofErr w:type="spellEnd"/>
            <w:r w:rsidR="00826BDF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2E0867" w:rsidRDefault="00826BDF" w:rsidP="00FF5268">
            <w:pPr>
              <w:ind w:left="-430" w:firstLine="426"/>
              <w:jc w:val="center"/>
              <w:rPr>
                <w:rFonts w:ascii="Georgia" w:eastAsia="Georgia" w:hAnsi="Georgia" w:cs="Georgia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2E086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2E0867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2E0867" w14:paraId="282B3187" w14:textId="77777777" w:rsidTr="00254D58">
        <w:trPr>
          <w:trHeight w:val="454"/>
        </w:trPr>
        <w:tc>
          <w:tcPr>
            <w:tcW w:w="1020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2E0867" w:rsidRDefault="00826BDF" w:rsidP="00FF5268">
            <w:pPr>
              <w:ind w:left="-430" w:firstLine="426"/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2E0867" w14:paraId="648E42A4" w14:textId="77777777" w:rsidTr="00254D58">
        <w:trPr>
          <w:trHeight w:val="340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1F47BD23" w:rsidR="002F1856" w:rsidRPr="002E0867" w:rsidRDefault="00783BE3" w:rsidP="00FF5268">
            <w:pPr>
              <w:ind w:left="-430" w:firstLine="426"/>
              <w:rPr>
                <w:rFonts w:ascii="Georgia" w:eastAsia="Georgia" w:hAnsi="Georgia" w:cs="Georgia"/>
                <w:sz w:val="23"/>
                <w:szCs w:val="23"/>
                <w:lang w:val="de-DE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Gottfried Wilhelm </w:t>
            </w:r>
            <w:r w:rsidR="00C32A8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Leibniz Universität</w:t>
            </w:r>
            <w:r w:rsidR="00FC6C4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 xml:space="preserve"> </w:t>
            </w:r>
            <w:r w:rsidR="002F7495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H</w:t>
            </w:r>
            <w:r w:rsidR="00FC6C4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annover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2E0867" w:rsidRDefault="00C32A88" w:rsidP="00FF5268">
            <w:pP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2E0867" w14:paraId="5FC5AAFB" w14:textId="77777777" w:rsidTr="004F587C">
        <w:trPr>
          <w:trHeight w:val="20"/>
        </w:trPr>
        <w:tc>
          <w:tcPr>
            <w:tcW w:w="8364" w:type="dxa"/>
            <w:gridSpan w:val="5"/>
            <w:tcBorders>
              <w:right w:val="nil"/>
            </w:tcBorders>
            <w:vAlign w:val="bottom"/>
          </w:tcPr>
          <w:p w14:paraId="409F8C5B" w14:textId="0CEA854B" w:rsidR="002F1856" w:rsidRPr="002E0867" w:rsidRDefault="00AB0E6F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2E0867" w:rsidRDefault="008F0D26" w:rsidP="00FF5268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2E0867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 w:rsidRPr="002E0867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 w:rsidRPr="002E0867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4F587C" w:rsidRPr="002E0867" w14:paraId="7A7C06E1" w14:textId="77777777" w:rsidTr="0076542C">
        <w:trPr>
          <w:trHeight w:val="20"/>
        </w:trPr>
        <w:tc>
          <w:tcPr>
            <w:tcW w:w="10207" w:type="dxa"/>
            <w:gridSpan w:val="6"/>
            <w:tcBorders>
              <w:right w:val="nil"/>
            </w:tcBorders>
            <w:vAlign w:val="bottom"/>
          </w:tcPr>
          <w:p w14:paraId="613D47AC" w14:textId="137166D5" w:rsidR="004F587C" w:rsidRPr="002E0867" w:rsidDel="007959D1" w:rsidRDefault="004F587C" w:rsidP="00FF5268">
            <w:pPr>
              <w:pStyle w:val="Listenabsatz"/>
              <w:numPr>
                <w:ilvl w:val="0"/>
                <w:numId w:val="19"/>
              </w:numPr>
              <w:rPr>
                <w:del w:id="0" w:author="David Döbele" w:date="2023-12-12T20:42:00Z"/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del w:id="1" w:author="David Döbele" w:date="2023-12-12T20:42:00Z">
              <w:r w:rsidRPr="002E0867"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Schnitt</w:delText>
              </w:r>
              <w:r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:</w:delText>
              </w:r>
              <w:r w:rsidRPr="002E0867"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 xml:space="preserve"> 2,5 (Top 30</w:delText>
              </w:r>
              <w:r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 xml:space="preserve"> </w:delText>
              </w:r>
              <w:r w:rsidRPr="002E0867"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%)</w:delText>
              </w:r>
            </w:del>
          </w:p>
          <w:p w14:paraId="06F379F0" w14:textId="77777777" w:rsidR="004F587C" w:rsidRPr="002E0867" w:rsidRDefault="004F587C" w:rsidP="00FF5268">
            <w:pPr>
              <w:pStyle w:val="Listenabsatz"/>
              <w:numPr>
                <w:ilvl w:val="0"/>
                <w:numId w:val="19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Relevante Module: Externes Rechnungswesen, 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Investition und Finanzierung</w:t>
            </w:r>
          </w:p>
          <w:p w14:paraId="48944085" w14:textId="4599A79B" w:rsidR="004F587C" w:rsidRPr="004F587C" w:rsidRDefault="004F587C" w:rsidP="004F587C">
            <w:pPr>
              <w:pStyle w:val="Listenabsatz"/>
              <w:numPr>
                <w:ilvl w:val="0"/>
                <w:numId w:val="19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4F587C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Erfolgreiche Teilnahme am englischen Tandemprogramm zwischen der Leibniz Universität Hannover und der Pennsylvania State University</w:t>
            </w:r>
          </w:p>
        </w:tc>
      </w:tr>
      <w:tr w:rsidR="00CE6AD6" w:rsidRPr="002E0867" w14:paraId="7F1168B8" w14:textId="77777777" w:rsidTr="004F587C">
        <w:trPr>
          <w:trHeight w:val="283"/>
        </w:trPr>
        <w:tc>
          <w:tcPr>
            <w:tcW w:w="8364" w:type="dxa"/>
            <w:gridSpan w:val="5"/>
            <w:vAlign w:val="bottom"/>
          </w:tcPr>
          <w:p w14:paraId="65289441" w14:textId="00FC7D83" w:rsidR="00CE6AD6" w:rsidRPr="002E0867" w:rsidRDefault="00AD6066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 w:rsidRPr="002E0867">
              <w:rPr>
                <w:rFonts w:ascii="Georgia" w:eastAsia="Georgia" w:hAnsi="Georgia" w:cs="Georgia"/>
                <w:sz w:val="18"/>
                <w:szCs w:val="18"/>
              </w:rPr>
              <w:t>StEx</w:t>
            </w:r>
            <w:proofErr w:type="spellEnd"/>
            <w:r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FF5268">
              <w:rPr>
                <w:rFonts w:ascii="Georgia" w:eastAsia="Georgia" w:hAnsi="Georgia" w:cs="Georgia"/>
                <w:sz w:val="18"/>
                <w:szCs w:val="18"/>
              </w:rPr>
              <w:t xml:space="preserve">in </w:t>
            </w:r>
            <w:r w:rsidR="00CE6AD6" w:rsidRPr="002E0867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1843" w:type="dxa"/>
            <w:vAlign w:val="bottom"/>
          </w:tcPr>
          <w:p w14:paraId="677E9B1C" w14:textId="1FC87802" w:rsidR="00CE6AD6" w:rsidRPr="002E0867" w:rsidRDefault="00CE6AD6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2E0867" w14:paraId="76527849" w14:textId="77777777" w:rsidTr="00254D58">
        <w:trPr>
          <w:trHeight w:val="20"/>
        </w:trPr>
        <w:tc>
          <w:tcPr>
            <w:tcW w:w="10207" w:type="dxa"/>
            <w:gridSpan w:val="6"/>
            <w:vAlign w:val="bottom"/>
          </w:tcPr>
          <w:p w14:paraId="74B0EA21" w14:textId="2B0A4166" w:rsidR="00413A93" w:rsidRPr="002E0867" w:rsidRDefault="007959D1" w:rsidP="00FF5268">
            <w:pPr>
              <w:pStyle w:val="Listenabsatz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ins w:id="2" w:author="David Döbele" w:date="2023-12-12T20:42:00Z"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Abschließender </w:t>
              </w:r>
            </w:ins>
            <w:r w:rsidR="00413A9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Schnitt: 7 Punkte</w:t>
            </w:r>
            <w:ins w:id="3" w:author="David Döbele" w:date="2023-12-12T20:42:00Z"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 (Studiengangwechsel nach dem 2. Semester)</w:t>
              </w:r>
            </w:ins>
          </w:p>
          <w:p w14:paraId="4A3F37F4" w14:textId="377B2C1D" w:rsidR="00E46D76" w:rsidRPr="002E0867" w:rsidRDefault="00E46D76" w:rsidP="00FF5268">
            <w:pPr>
              <w:pStyle w:val="Listenabsatz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Grundlegendes Wissen im Zivil</w:t>
            </w:r>
            <w:r w:rsidR="0048746A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recht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48746A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Öffentlichen Recht</w:t>
            </w:r>
          </w:p>
        </w:tc>
      </w:tr>
      <w:tr w:rsidR="00CE6AD6" w:rsidRPr="002E0867" w14:paraId="53ED0AF0" w14:textId="77777777" w:rsidTr="00254D58">
        <w:trPr>
          <w:trHeight w:val="340"/>
        </w:trPr>
        <w:tc>
          <w:tcPr>
            <w:tcW w:w="6032" w:type="dxa"/>
            <w:gridSpan w:val="2"/>
            <w:vAlign w:val="bottom"/>
          </w:tcPr>
          <w:p w14:paraId="04F81DEC" w14:textId="6A7CE6B4" w:rsidR="00CE6AD6" w:rsidRPr="002E0867" w:rsidRDefault="00CE6AD6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 w:rsidR="00FC6C48" w:rsidRPr="002E0867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4175" w:type="dxa"/>
            <w:gridSpan w:val="4"/>
            <w:vAlign w:val="bottom"/>
          </w:tcPr>
          <w:p w14:paraId="3DA09125" w14:textId="3FF096EE" w:rsidR="00CE6AD6" w:rsidRPr="002E0867" w:rsidRDefault="00CE6AD6" w:rsidP="00FF5268">
            <w:pP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2E0867" w14:paraId="5E382322" w14:textId="77777777" w:rsidTr="00254D58">
        <w:trPr>
          <w:trHeight w:val="20"/>
        </w:trPr>
        <w:tc>
          <w:tcPr>
            <w:tcW w:w="6032" w:type="dxa"/>
            <w:gridSpan w:val="2"/>
            <w:vAlign w:val="bottom"/>
          </w:tcPr>
          <w:p w14:paraId="47C97280" w14:textId="54AB83EC" w:rsidR="00CE6AD6" w:rsidRPr="002E0867" w:rsidRDefault="00CE6AD6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4175" w:type="dxa"/>
            <w:gridSpan w:val="4"/>
            <w:vAlign w:val="bottom"/>
          </w:tcPr>
          <w:p w14:paraId="163A861F" w14:textId="406EEB67" w:rsidR="00CE6AD6" w:rsidRPr="002E0867" w:rsidRDefault="00CE6AD6" w:rsidP="00FF5268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2E0867" w14:paraId="3E4AC224" w14:textId="77777777" w:rsidTr="00254D58">
        <w:trPr>
          <w:trHeight w:val="20"/>
        </w:trPr>
        <w:tc>
          <w:tcPr>
            <w:tcW w:w="10207" w:type="dxa"/>
            <w:gridSpan w:val="6"/>
            <w:tcBorders>
              <w:bottom w:val="nil"/>
            </w:tcBorders>
            <w:vAlign w:val="bottom"/>
          </w:tcPr>
          <w:p w14:paraId="0C53EA1C" w14:textId="39E86C1C" w:rsidR="00CE6AD6" w:rsidRPr="002E0867" w:rsidRDefault="00B762EE" w:rsidP="00FF5268">
            <w:pPr>
              <w:pStyle w:val="Listenabsatz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del w:id="4" w:author="David Döbele" w:date="2023-12-12T20:42:00Z">
              <w:r w:rsidRPr="002E0867" w:rsidDel="007959D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Schnitt</w:delText>
              </w:r>
            </w:del>
            <w:ins w:id="5" w:author="David Döbele" w:date="2023-12-12T20:42:00Z">
              <w:r w:rsidR="007959D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Abschlussnote</w:t>
              </w:r>
            </w:ins>
            <w:r w:rsidR="00CE6AD6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2,0</w:t>
            </w:r>
            <w:del w:id="6" w:author="David Döbele" w:date="2023-12-12T20:42:00Z">
              <w:r w:rsidR="00783BE3" w:rsidRPr="002E0867" w:rsidDel="007959D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</w:delText>
              </w:r>
              <w:r w:rsidR="00783BE3" w:rsidRPr="002E0867"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(Top 30</w:delText>
              </w:r>
              <w:r w:rsidR="00FF5268"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 xml:space="preserve"> </w:delText>
              </w:r>
              <w:r w:rsidR="00783BE3" w:rsidRPr="002E0867" w:rsidDel="007959D1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%)</w:delText>
              </w:r>
            </w:del>
          </w:p>
          <w:p w14:paraId="24C76B8C" w14:textId="77777777" w:rsidR="00E46D76" w:rsidRPr="002E0867" w:rsidRDefault="00E46D76" w:rsidP="00FF5268">
            <w:pPr>
              <w:pStyle w:val="Listenabsatz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Leistungskurse: Geschichte, Chemie, Politik &amp; Wirtschaft</w:t>
            </w:r>
          </w:p>
          <w:p w14:paraId="270D24D5" w14:textId="7A8AF692" w:rsidR="00E46D76" w:rsidRPr="002E0867" w:rsidRDefault="00E46D76" w:rsidP="00FF5268">
            <w:pPr>
              <w:pStyle w:val="Listenabsatz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Prüfungskurse: Mathematik, Englisch</w:t>
            </w:r>
          </w:p>
        </w:tc>
      </w:tr>
      <w:tr w:rsidR="00CE6AD6" w:rsidRPr="002E0867" w14:paraId="104A48EA" w14:textId="77777777" w:rsidTr="00254D58">
        <w:trPr>
          <w:trHeight w:val="454"/>
        </w:trPr>
        <w:tc>
          <w:tcPr>
            <w:tcW w:w="10207" w:type="dxa"/>
            <w:gridSpan w:val="6"/>
            <w:tcBorders>
              <w:bottom w:val="single" w:sz="4" w:space="0" w:color="auto"/>
            </w:tcBorders>
            <w:vAlign w:val="bottom"/>
          </w:tcPr>
          <w:p w14:paraId="77D3B817" w14:textId="795AA68A" w:rsidR="00CE6AD6" w:rsidRPr="002E0867" w:rsidRDefault="00CE6AD6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7A4B53" w:rsidRPr="002E0867" w14:paraId="6B55E276" w14:textId="77777777" w:rsidTr="00254D58">
        <w:trPr>
          <w:trHeight w:val="340"/>
        </w:trPr>
        <w:tc>
          <w:tcPr>
            <w:tcW w:w="73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C2DF98" w14:textId="4D789677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PricewaterhouseCoopers </w:t>
            </w:r>
            <w:r w:rsidR="00783BE3"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 WPG</w:t>
            </w:r>
          </w:p>
        </w:tc>
        <w:tc>
          <w:tcPr>
            <w:tcW w:w="285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08CAB9" w14:textId="59AF99AA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7A4B53" w:rsidRPr="002E0867" w14:paraId="61BB38FF" w14:textId="77777777" w:rsidTr="00254D58">
        <w:trPr>
          <w:trHeight w:val="20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4E8CF" w14:textId="402247A2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Praktikant im </w:t>
            </w:r>
            <w:r w:rsidR="00FC6C48"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Audit &amp; Assurance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43B7E" w14:textId="684B27F9" w:rsidR="007A4B53" w:rsidRPr="002E0867" w:rsidRDefault="002F7495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737FFC" w:rsidRPr="002E0867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7A4B53"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/2023 – </w:t>
            </w:r>
            <w:r w:rsidR="00783BE3" w:rsidRPr="002E0867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FC6C48" w:rsidRPr="002E0867" w14:paraId="2C11FC0A" w14:textId="77777777" w:rsidTr="00254D58">
        <w:trPr>
          <w:trHeight w:val="7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68834" w14:textId="3AE657B2" w:rsidR="00783BE3" w:rsidRPr="002E0867" w:rsidRDefault="00783BE3" w:rsidP="00FF5268">
            <w:pPr>
              <w:pStyle w:val="Listenabsatz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bei der Erstellung von Jahres- und Konzernabschlüssen für mittelständische Familienunternehmen </w:t>
            </w:r>
            <w:r w:rsidR="00FF526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für ein in Hannover ansässiges DAX 40 Unternehmen</w:t>
            </w:r>
          </w:p>
          <w:p w14:paraId="79AE4162" w14:textId="31BF172A" w:rsidR="00FC6C48" w:rsidRPr="002E0867" w:rsidRDefault="00783BE3" w:rsidP="00FF5268">
            <w:pPr>
              <w:pStyle w:val="Listenabsatz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Auswertung und Überprüfung von Stichproben mittels SAP und Excel</w:t>
            </w:r>
          </w:p>
          <w:p w14:paraId="5DD402A8" w14:textId="504E5336" w:rsidR="00783BE3" w:rsidRPr="002E0867" w:rsidRDefault="00783BE3" w:rsidP="00FF5268">
            <w:pPr>
              <w:pStyle w:val="Listenabsatz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ausgewählter Bilanz und GuV Posten</w:t>
            </w:r>
          </w:p>
          <w:p w14:paraId="750DC380" w14:textId="0AE87563" w:rsidR="00FC6C48" w:rsidRPr="002E0867" w:rsidRDefault="00783BE3" w:rsidP="00FF5268">
            <w:pPr>
              <w:pStyle w:val="Listenabsatz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und Auditierung von Inventuren</w:t>
            </w:r>
          </w:p>
        </w:tc>
      </w:tr>
      <w:tr w:rsidR="007A4B53" w:rsidRPr="002E0867" w14:paraId="74F6E174" w14:textId="77777777" w:rsidTr="00254D58">
        <w:trPr>
          <w:trHeight w:val="454"/>
        </w:trPr>
        <w:tc>
          <w:tcPr>
            <w:tcW w:w="1020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7A4B53" w:rsidRPr="002E0867" w:rsidRDefault="007A4B5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6C1AB3" w:rsidRPr="002E0867" w14:paraId="3CDB54A6" w14:textId="77777777" w:rsidTr="00254D58">
        <w:trPr>
          <w:trHeight w:val="340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2B898D49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  <w:r w:rsidR="00783BE3"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e.V.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6C1AB3" w:rsidRPr="002E0867" w14:paraId="387B0ABB" w14:textId="77777777" w:rsidTr="00254D58">
        <w:trPr>
          <w:trHeight w:val="57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6C1AB3" w:rsidRPr="002E0867" w:rsidRDefault="006C1AB3" w:rsidP="00FF5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07/2022 – heute</w:t>
            </w:r>
          </w:p>
        </w:tc>
      </w:tr>
      <w:tr w:rsidR="006C1AB3" w:rsidRPr="002E0867" w14:paraId="17CE653B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6C1AB3" w:rsidRPr="002E0867" w:rsidRDefault="006C1AB3" w:rsidP="00FF5268">
            <w:pPr>
              <w:pStyle w:val="Listenabsatz"/>
              <w:numPr>
                <w:ilvl w:val="0"/>
                <w:numId w:val="23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6CCA760" w:rsidR="006C1AB3" w:rsidRPr="002E0867" w:rsidRDefault="006C1AB3" w:rsidP="00FF5268">
            <w:pPr>
              <w:pStyle w:val="Listenabsatz"/>
              <w:numPr>
                <w:ilvl w:val="0"/>
                <w:numId w:val="23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Verfassung und Ausarbeitung von programmatischen Inhalten für den Social Media Auftritt des Kreisverbandes</w:t>
            </w:r>
          </w:p>
          <w:p w14:paraId="2B9F42B2" w14:textId="1CFFCFDD" w:rsidR="006C1AB3" w:rsidRPr="002E0867" w:rsidRDefault="006C1AB3" w:rsidP="00FF5268">
            <w:pPr>
              <w:pStyle w:val="Listenabsatz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r w:rsidR="00783BE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programmatischen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Anträgen für den Landeskongress der Jungen Liberalen Niedersachsen</w:t>
            </w:r>
          </w:p>
        </w:tc>
      </w:tr>
      <w:tr w:rsidR="006C1AB3" w:rsidRPr="002E0867" w14:paraId="02D849C5" w14:textId="77777777" w:rsidTr="00254D58">
        <w:trPr>
          <w:trHeight w:val="283"/>
        </w:trPr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AA98B92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08/2021 </w:t>
            </w:r>
            <w:r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6C1AB3" w:rsidRPr="002E0867" w14:paraId="068BEFEC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3B9D14BC" w:rsidR="006C1AB3" w:rsidRPr="002E0867" w:rsidRDefault="006C1AB3" w:rsidP="00FF5268">
            <w:pPr>
              <w:pStyle w:val="Listenabsatz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des FDP-Stadtverbandes am Wahlkampfstand durch Diskussionen</w:t>
            </w:r>
            <w:r w:rsidR="00FB3C1D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 Passanten und Verteilung von Wahlprogrammen im Zuge des Bundestagswahlkampfs 2021</w:t>
            </w:r>
            <w:r w:rsidR="00783BE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des Landtagswahlkampfes 2022</w:t>
            </w:r>
          </w:p>
          <w:p w14:paraId="7EAC9D26" w14:textId="047F90D7" w:rsidR="006C1AB3" w:rsidRPr="002E0867" w:rsidRDefault="006C1AB3" w:rsidP="00FF5268">
            <w:pPr>
              <w:pStyle w:val="Listenabsatz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Organisation einer landesweiten Wahlkampfs-Bustour im Zuge der niedersächsischen Landtagswahl 2022</w:t>
            </w:r>
          </w:p>
          <w:p w14:paraId="27190971" w14:textId="305BCD75" w:rsidR="006C1AB3" w:rsidRPr="002E0867" w:rsidRDefault="006C1AB3" w:rsidP="00FF5268">
            <w:pPr>
              <w:pStyle w:val="Listenabsatz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„Wirtschaft“</w:t>
            </w:r>
          </w:p>
        </w:tc>
      </w:tr>
      <w:tr w:rsidR="006C1AB3" w:rsidRPr="002E0867" w14:paraId="5634848E" w14:textId="77777777" w:rsidTr="00254D58">
        <w:trPr>
          <w:trHeight w:val="340"/>
        </w:trPr>
        <w:tc>
          <w:tcPr>
            <w:tcW w:w="7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4C76B6E4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0867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6C1AB3" w:rsidRPr="002E0867" w14:paraId="4BEA3B52" w14:textId="77777777" w:rsidTr="00254D58">
        <w:trPr>
          <w:trHeight w:val="20"/>
        </w:trPr>
        <w:tc>
          <w:tcPr>
            <w:tcW w:w="7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 Mitglied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31747A5B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03/2022 – 10/2022</w:t>
            </w:r>
          </w:p>
        </w:tc>
      </w:tr>
      <w:tr w:rsidR="006C1AB3" w:rsidRPr="002E0867" w14:paraId="19DF93B2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633B2F6" w:rsidR="006C1AB3" w:rsidRPr="002E0867" w:rsidRDefault="006C1AB3" w:rsidP="00FF5268">
            <w:pPr>
              <w:pStyle w:val="Listenabsatz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2.100 Studierenden der</w:t>
            </w:r>
            <w:r w:rsidR="00FB3C1D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 Fakultät Hannover</w:t>
            </w:r>
          </w:p>
          <w:p w14:paraId="3EA5F88A" w14:textId="77777777" w:rsidR="00783BE3" w:rsidRPr="002E0867" w:rsidRDefault="006C1AB3" w:rsidP="00FF5268">
            <w:pPr>
              <w:pStyle w:val="Listenabsatz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Planung und Organisation einer Podiumsdiskussion zur kommenden Landtagswah</w:t>
            </w:r>
            <w:r w:rsidR="00FB3C1D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2022 in Niedersachsen</w:t>
            </w:r>
          </w:p>
          <w:p w14:paraId="3E45E143" w14:textId="7E810F68" w:rsidR="006C1AB3" w:rsidRPr="002E0867" w:rsidRDefault="00783BE3" w:rsidP="00FF5268">
            <w:pPr>
              <w:pStyle w:val="Listenabsatz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der </w:t>
            </w:r>
            <w:r w:rsidR="006C1AB3"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Orientierungswoche für die kommenden Erstsemester</w:t>
            </w:r>
          </w:p>
        </w:tc>
      </w:tr>
      <w:tr w:rsidR="006C1AB3" w:rsidRPr="002E0867" w14:paraId="54043F2F" w14:textId="77777777" w:rsidTr="00254D58">
        <w:trPr>
          <w:trHeight w:val="283"/>
        </w:trPr>
        <w:tc>
          <w:tcPr>
            <w:tcW w:w="7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4DF5B7E9" w:rsidR="006C1AB3" w:rsidRPr="002E0867" w:rsidRDefault="00783BE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Aktives </w:t>
            </w:r>
            <w:r w:rsidR="006C1AB3" w:rsidRPr="002E08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6C1AB3" w:rsidRPr="002E0867" w:rsidRDefault="006C1AB3" w:rsidP="00FF5268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10/2021 – 10/2022</w:t>
            </w:r>
          </w:p>
        </w:tc>
      </w:tr>
      <w:tr w:rsidR="006C1AB3" w:rsidRPr="002E0867" w14:paraId="07284D84" w14:textId="77777777" w:rsidTr="00254D58">
        <w:trPr>
          <w:trHeight w:val="2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720C0C73" w:rsidR="006C1AB3" w:rsidRPr="002E0867" w:rsidRDefault="006C1AB3" w:rsidP="00FF5268">
            <w:pPr>
              <w:pStyle w:val="Listenabsatz"/>
              <w:numPr>
                <w:ilvl w:val="0"/>
                <w:numId w:val="26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Übernahme von Büroschichten zum Verleih von Lehrmaterialien an Studierende</w:t>
            </w:r>
          </w:p>
          <w:p w14:paraId="1E7199DC" w14:textId="7D66DDED" w:rsidR="006C1AB3" w:rsidRPr="002E0867" w:rsidRDefault="006C1AB3" w:rsidP="00FF5268">
            <w:pPr>
              <w:pStyle w:val="Listenabsatz"/>
              <w:numPr>
                <w:ilvl w:val="0"/>
                <w:numId w:val="26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2E0867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6C1AB3" w:rsidRPr="002E0867" w14:paraId="107C4983" w14:textId="77777777" w:rsidTr="00254D58">
        <w:trPr>
          <w:trHeight w:val="454"/>
        </w:trPr>
        <w:tc>
          <w:tcPr>
            <w:tcW w:w="10207" w:type="dxa"/>
            <w:gridSpan w:val="6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6C1AB3" w:rsidRPr="002E0867" w:rsidRDefault="006C1AB3" w:rsidP="00FF5268">
            <w:pPr>
              <w:ind w:left="-430" w:firstLine="426"/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2E0867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6C1AB3" w:rsidRPr="002E0867" w14:paraId="61C5F8BA" w14:textId="77777777" w:rsidTr="00254D58">
        <w:trPr>
          <w:trHeight w:val="340"/>
        </w:trPr>
        <w:tc>
          <w:tcPr>
            <w:tcW w:w="2398" w:type="dxa"/>
            <w:tcBorders>
              <w:top w:val="single" w:sz="4" w:space="0" w:color="000000"/>
            </w:tcBorders>
            <w:vAlign w:val="bottom"/>
          </w:tcPr>
          <w:p w14:paraId="0B1CEADA" w14:textId="77777777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809" w:type="dxa"/>
            <w:gridSpan w:val="5"/>
            <w:tcBorders>
              <w:top w:val="single" w:sz="4" w:space="0" w:color="000000"/>
            </w:tcBorders>
            <w:vAlign w:val="bottom"/>
          </w:tcPr>
          <w:p w14:paraId="6F6A72E0" w14:textId="58276EC0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</w:p>
        </w:tc>
      </w:tr>
      <w:tr w:rsidR="006C1AB3" w:rsidRPr="002E0867" w14:paraId="278547AE" w14:textId="77777777" w:rsidTr="00254D58">
        <w:trPr>
          <w:trHeight w:val="340"/>
        </w:trPr>
        <w:tc>
          <w:tcPr>
            <w:tcW w:w="2398" w:type="dxa"/>
            <w:vAlign w:val="bottom"/>
          </w:tcPr>
          <w:p w14:paraId="02E3F36E" w14:textId="77777777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809" w:type="dxa"/>
            <w:gridSpan w:val="5"/>
            <w:vAlign w:val="bottom"/>
          </w:tcPr>
          <w:p w14:paraId="7DFE8019" w14:textId="5F016022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 (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Excel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Pr="002E086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PowerPoint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6C1AB3" w:rsidRPr="002E0867" w14:paraId="7A37932B" w14:textId="77777777" w:rsidTr="00254D58">
        <w:trPr>
          <w:trHeight w:val="340"/>
        </w:trPr>
        <w:tc>
          <w:tcPr>
            <w:tcW w:w="2398" w:type="dxa"/>
            <w:vAlign w:val="bottom"/>
          </w:tcPr>
          <w:p w14:paraId="3F1BADB6" w14:textId="7BD0913D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7809" w:type="dxa"/>
            <w:gridSpan w:val="5"/>
            <w:vAlign w:val="bottom"/>
          </w:tcPr>
          <w:p w14:paraId="23E3EE3E" w14:textId="655A2DE4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Persönlichkeitsentwicklung, </w:t>
            </w:r>
            <w:r w:rsidR="00783BE3"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Wandern, </w:t>
            </w:r>
            <w:r w:rsidRPr="002E086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</w:t>
            </w:r>
          </w:p>
        </w:tc>
      </w:tr>
      <w:tr w:rsidR="006C1AB3" w:rsidRPr="002E0867" w14:paraId="03EA93B2" w14:textId="77777777" w:rsidTr="00254D58">
        <w:trPr>
          <w:trHeight w:val="778"/>
        </w:trPr>
        <w:tc>
          <w:tcPr>
            <w:tcW w:w="10207" w:type="dxa"/>
            <w:gridSpan w:val="6"/>
            <w:vAlign w:val="bottom"/>
          </w:tcPr>
          <w:p w14:paraId="12C711FC" w14:textId="77777777" w:rsidR="00737FFC" w:rsidRPr="002E0867" w:rsidRDefault="00737FFC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1212E81F" w14:textId="13048916" w:rsidR="00737FFC" w:rsidRPr="002E0867" w:rsidRDefault="007959D1" w:rsidP="00FF5268">
            <w:pPr>
              <w:rPr>
                <w:rFonts w:ascii="Georgia" w:eastAsia="Georgia" w:hAnsi="Georgia" w:cs="Georgia"/>
                <w:sz w:val="18"/>
                <w:szCs w:val="18"/>
              </w:rPr>
            </w:pPr>
            <w:ins w:id="7" w:author="David Döbele" w:date="2023-12-12T20:43:00Z">
              <w:r>
                <w:rPr>
                  <w:rFonts w:ascii="Georgia" w:eastAsia="Georgia" w:hAnsi="Georgia" w:cs="Georgia"/>
                  <w:sz w:val="18"/>
                  <w:szCs w:val="18"/>
                </w:rPr>
                <w:br/>
              </w:r>
            </w:ins>
          </w:p>
          <w:p w14:paraId="6213C740" w14:textId="77777777" w:rsidR="00737FFC" w:rsidRPr="002E0867" w:rsidRDefault="00737FFC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A6EB389" w14:textId="4A957B70" w:rsidR="006C1AB3" w:rsidRPr="002E0867" w:rsidRDefault="006C1AB3" w:rsidP="00FF5268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2E0867">
              <w:rPr>
                <w:rFonts w:ascii="Georgia" w:eastAsia="Georgia" w:hAnsi="Georgia" w:cs="Georgia"/>
                <w:sz w:val="18"/>
                <w:szCs w:val="18"/>
              </w:rPr>
              <w:t xml:space="preserve">Hannover, </w:t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fldChar w:fldCharType="begin"/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instrText xml:space="preserve"> TIME \@ "dd.MM.yy" </w:instrText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fldChar w:fldCharType="separate"/>
            </w:r>
            <w:r w:rsidR="007959D1">
              <w:rPr>
                <w:rFonts w:ascii="Georgia" w:eastAsia="Georgia" w:hAnsi="Georgia" w:cs="Georgia"/>
                <w:noProof/>
                <w:sz w:val="18"/>
                <w:szCs w:val="18"/>
              </w:rPr>
              <w:t>12.12.23</w:t>
            </w:r>
            <w:r w:rsidR="00254D58">
              <w:rPr>
                <w:rFonts w:ascii="Georgia" w:eastAsia="Georgia" w:hAnsi="Georgia" w:cs="Georgia"/>
                <w:sz w:val="18"/>
                <w:szCs w:val="18"/>
              </w:rPr>
              <w:fldChar w:fldCharType="end"/>
            </w:r>
          </w:p>
        </w:tc>
      </w:tr>
    </w:tbl>
    <w:p w14:paraId="3437237A" w14:textId="77777777" w:rsidR="00FB3C1D" w:rsidRPr="00FB3C1D" w:rsidRDefault="00FB3C1D" w:rsidP="00FB3C1D">
      <w:pPr>
        <w:rPr>
          <w:rFonts w:ascii="Georgia" w:hAnsi="Georgia"/>
          <w:sz w:val="18"/>
          <w:szCs w:val="18"/>
        </w:rPr>
      </w:pPr>
    </w:p>
    <w:sectPr w:rsidR="00FB3C1D" w:rsidRPr="00FB3C1D" w:rsidSect="00254D58">
      <w:footerReference w:type="even" r:id="rId9"/>
      <w:pgSz w:w="11906" w:h="16838"/>
      <w:pgMar w:top="1134" w:right="1304" w:bottom="816" w:left="1304" w:header="624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8A989" w14:textId="77777777" w:rsidR="00ED6FB1" w:rsidRDefault="00ED6FB1">
      <w:pPr>
        <w:spacing w:after="0" w:line="240" w:lineRule="auto"/>
      </w:pPr>
      <w:r>
        <w:separator/>
      </w:r>
    </w:p>
  </w:endnote>
  <w:endnote w:type="continuationSeparator" w:id="0">
    <w:p w14:paraId="1E371D4C" w14:textId="77777777" w:rsidR="00ED6FB1" w:rsidRDefault="00ED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21A0A485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1AB3">
      <w:rPr>
        <w:noProof/>
        <w:color w:val="000000"/>
      </w:rPr>
      <w:t>1</w:t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DEC63" w14:textId="77777777" w:rsidR="00ED6FB1" w:rsidRDefault="00ED6FB1">
      <w:pPr>
        <w:spacing w:after="0" w:line="240" w:lineRule="auto"/>
      </w:pPr>
      <w:r>
        <w:separator/>
      </w:r>
    </w:p>
  </w:footnote>
  <w:footnote w:type="continuationSeparator" w:id="0">
    <w:p w14:paraId="72A6CDB2" w14:textId="77777777" w:rsidR="00ED6FB1" w:rsidRDefault="00ED6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A74CC"/>
    <w:multiLevelType w:val="hybridMultilevel"/>
    <w:tmpl w:val="03CAC356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" w15:restartNumberingAfterBreak="0">
    <w:nsid w:val="06AE6DDC"/>
    <w:multiLevelType w:val="hybridMultilevel"/>
    <w:tmpl w:val="E5C0AE6A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F4B53"/>
    <w:multiLevelType w:val="hybridMultilevel"/>
    <w:tmpl w:val="D6003F60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61271"/>
    <w:multiLevelType w:val="hybridMultilevel"/>
    <w:tmpl w:val="3D541FEE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8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4575B"/>
    <w:multiLevelType w:val="hybridMultilevel"/>
    <w:tmpl w:val="08784CC0"/>
    <w:lvl w:ilvl="0" w:tplc="81643E04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81AC7"/>
    <w:multiLevelType w:val="hybridMultilevel"/>
    <w:tmpl w:val="6FD479AA"/>
    <w:lvl w:ilvl="0" w:tplc="51022BC4">
      <w:start w:val="1"/>
      <w:numFmt w:val="bullet"/>
      <w:lvlText w:val=""/>
      <w:lvlJc w:val="left"/>
      <w:pPr>
        <w:ind w:left="907" w:hanging="45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3B6A"/>
    <w:multiLevelType w:val="hybridMultilevel"/>
    <w:tmpl w:val="49582E4A"/>
    <w:lvl w:ilvl="0" w:tplc="81643E04">
      <w:start w:val="1"/>
      <w:numFmt w:val="bullet"/>
      <w:lvlText w:val=""/>
      <w:lvlJc w:val="left"/>
      <w:pPr>
        <w:ind w:left="620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6E5D54"/>
    <w:multiLevelType w:val="hybridMultilevel"/>
    <w:tmpl w:val="7882ACDA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4F9E2390"/>
    <w:multiLevelType w:val="hybridMultilevel"/>
    <w:tmpl w:val="E2E040E2"/>
    <w:lvl w:ilvl="0" w:tplc="51022BC4">
      <w:start w:val="1"/>
      <w:numFmt w:val="bullet"/>
      <w:lvlText w:val=""/>
      <w:lvlJc w:val="left"/>
      <w:pPr>
        <w:ind w:left="1001" w:hanging="45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5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946E8"/>
    <w:multiLevelType w:val="hybridMultilevel"/>
    <w:tmpl w:val="EAD241CC"/>
    <w:lvl w:ilvl="0" w:tplc="81643E04">
      <w:start w:val="1"/>
      <w:numFmt w:val="bullet"/>
      <w:lvlText w:val=""/>
      <w:lvlJc w:val="left"/>
      <w:pPr>
        <w:ind w:left="620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7" w15:restartNumberingAfterBreak="0">
    <w:nsid w:val="5910122A"/>
    <w:multiLevelType w:val="hybridMultilevel"/>
    <w:tmpl w:val="080853CE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8" w15:restartNumberingAfterBreak="0">
    <w:nsid w:val="61776E28"/>
    <w:multiLevelType w:val="hybridMultilevel"/>
    <w:tmpl w:val="F10AA966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9" w15:restartNumberingAfterBreak="0">
    <w:nsid w:val="68334055"/>
    <w:multiLevelType w:val="hybridMultilevel"/>
    <w:tmpl w:val="C3424206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FBA0E58"/>
    <w:multiLevelType w:val="hybridMultilevel"/>
    <w:tmpl w:val="77EAE43E"/>
    <w:lvl w:ilvl="0" w:tplc="81643E04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F62A9"/>
    <w:multiLevelType w:val="hybridMultilevel"/>
    <w:tmpl w:val="6EC60FA4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3" w15:restartNumberingAfterBreak="0">
    <w:nsid w:val="78D30D10"/>
    <w:multiLevelType w:val="hybridMultilevel"/>
    <w:tmpl w:val="83640A08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24"/>
  </w:num>
  <w:num w:numId="2" w16cid:durableId="914825589">
    <w:abstractNumId w:val="12"/>
  </w:num>
  <w:num w:numId="3" w16cid:durableId="1334408526">
    <w:abstractNumId w:val="20"/>
  </w:num>
  <w:num w:numId="4" w16cid:durableId="316499672">
    <w:abstractNumId w:val="8"/>
  </w:num>
  <w:num w:numId="5" w16cid:durableId="1694262827">
    <w:abstractNumId w:val="15"/>
  </w:num>
  <w:num w:numId="6" w16cid:durableId="2039618840">
    <w:abstractNumId w:val="8"/>
  </w:num>
  <w:num w:numId="7" w16cid:durableId="121845443">
    <w:abstractNumId w:val="6"/>
  </w:num>
  <w:num w:numId="8" w16cid:durableId="1919165929">
    <w:abstractNumId w:val="5"/>
  </w:num>
  <w:num w:numId="9" w16cid:durableId="896286807">
    <w:abstractNumId w:val="3"/>
  </w:num>
  <w:num w:numId="10" w16cid:durableId="1434668440">
    <w:abstractNumId w:val="0"/>
  </w:num>
  <w:num w:numId="11" w16cid:durableId="1020542689">
    <w:abstractNumId w:val="21"/>
  </w:num>
  <w:num w:numId="12" w16cid:durableId="1814592618">
    <w:abstractNumId w:val="11"/>
  </w:num>
  <w:num w:numId="13" w16cid:durableId="766273181">
    <w:abstractNumId w:val="16"/>
  </w:num>
  <w:num w:numId="14" w16cid:durableId="991299851">
    <w:abstractNumId w:val="9"/>
  </w:num>
  <w:num w:numId="15" w16cid:durableId="2124378394">
    <w:abstractNumId w:val="10"/>
  </w:num>
  <w:num w:numId="16" w16cid:durableId="1678843146">
    <w:abstractNumId w:val="14"/>
  </w:num>
  <w:num w:numId="17" w16cid:durableId="1056901266">
    <w:abstractNumId w:val="18"/>
  </w:num>
  <w:num w:numId="18" w16cid:durableId="1518927947">
    <w:abstractNumId w:val="23"/>
  </w:num>
  <w:num w:numId="19" w16cid:durableId="902103182">
    <w:abstractNumId w:val="19"/>
  </w:num>
  <w:num w:numId="20" w16cid:durableId="472647104">
    <w:abstractNumId w:val="13"/>
  </w:num>
  <w:num w:numId="21" w16cid:durableId="895774173">
    <w:abstractNumId w:val="1"/>
  </w:num>
  <w:num w:numId="22" w16cid:durableId="1375276289">
    <w:abstractNumId w:val="4"/>
  </w:num>
  <w:num w:numId="23" w16cid:durableId="2510560">
    <w:abstractNumId w:val="7"/>
  </w:num>
  <w:num w:numId="24" w16cid:durableId="1136142915">
    <w:abstractNumId w:val="2"/>
  </w:num>
  <w:num w:numId="25" w16cid:durableId="1750811334">
    <w:abstractNumId w:val="17"/>
  </w:num>
  <w:num w:numId="26" w16cid:durableId="1425954520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67FA"/>
    <w:rsid w:val="000A7B08"/>
    <w:rsid w:val="000B061C"/>
    <w:rsid w:val="000C5C2E"/>
    <w:rsid w:val="000F1B83"/>
    <w:rsid w:val="00106EC3"/>
    <w:rsid w:val="00112E06"/>
    <w:rsid w:val="001313CA"/>
    <w:rsid w:val="00142A0D"/>
    <w:rsid w:val="001457BE"/>
    <w:rsid w:val="0014789B"/>
    <w:rsid w:val="00155D07"/>
    <w:rsid w:val="001765C4"/>
    <w:rsid w:val="001847CF"/>
    <w:rsid w:val="00185E50"/>
    <w:rsid w:val="00185FF9"/>
    <w:rsid w:val="001A0C0F"/>
    <w:rsid w:val="001A34AA"/>
    <w:rsid w:val="001B3E28"/>
    <w:rsid w:val="001C1112"/>
    <w:rsid w:val="001C6495"/>
    <w:rsid w:val="001D50AD"/>
    <w:rsid w:val="001F5936"/>
    <w:rsid w:val="002419E5"/>
    <w:rsid w:val="00254D58"/>
    <w:rsid w:val="00262F53"/>
    <w:rsid w:val="0026795C"/>
    <w:rsid w:val="00282397"/>
    <w:rsid w:val="00282D13"/>
    <w:rsid w:val="0029192A"/>
    <w:rsid w:val="002D2565"/>
    <w:rsid w:val="002D33F3"/>
    <w:rsid w:val="002E0867"/>
    <w:rsid w:val="002F1856"/>
    <w:rsid w:val="002F4539"/>
    <w:rsid w:val="002F7495"/>
    <w:rsid w:val="00315799"/>
    <w:rsid w:val="003163B1"/>
    <w:rsid w:val="00321867"/>
    <w:rsid w:val="00331B52"/>
    <w:rsid w:val="00365426"/>
    <w:rsid w:val="00367A9A"/>
    <w:rsid w:val="003A3C1D"/>
    <w:rsid w:val="003B782C"/>
    <w:rsid w:val="00413A93"/>
    <w:rsid w:val="00417D0B"/>
    <w:rsid w:val="00450C92"/>
    <w:rsid w:val="00457DF7"/>
    <w:rsid w:val="0047251A"/>
    <w:rsid w:val="0048746A"/>
    <w:rsid w:val="004A2D35"/>
    <w:rsid w:val="004A3039"/>
    <w:rsid w:val="004A76C9"/>
    <w:rsid w:val="004C61F8"/>
    <w:rsid w:val="004F587C"/>
    <w:rsid w:val="00511C86"/>
    <w:rsid w:val="00515684"/>
    <w:rsid w:val="00537DD6"/>
    <w:rsid w:val="00543CBC"/>
    <w:rsid w:val="005637FE"/>
    <w:rsid w:val="00566DA8"/>
    <w:rsid w:val="00583B9C"/>
    <w:rsid w:val="00585C49"/>
    <w:rsid w:val="00585FB1"/>
    <w:rsid w:val="00592C49"/>
    <w:rsid w:val="00593E88"/>
    <w:rsid w:val="005A00E8"/>
    <w:rsid w:val="005A41E3"/>
    <w:rsid w:val="005B3351"/>
    <w:rsid w:val="006015CD"/>
    <w:rsid w:val="006120BD"/>
    <w:rsid w:val="006154B5"/>
    <w:rsid w:val="006343D0"/>
    <w:rsid w:val="006345AE"/>
    <w:rsid w:val="00637A69"/>
    <w:rsid w:val="00647140"/>
    <w:rsid w:val="0068385A"/>
    <w:rsid w:val="006A6D87"/>
    <w:rsid w:val="006C1AB3"/>
    <w:rsid w:val="006D37A9"/>
    <w:rsid w:val="006F30FC"/>
    <w:rsid w:val="006F5AB7"/>
    <w:rsid w:val="0071421D"/>
    <w:rsid w:val="00737FFC"/>
    <w:rsid w:val="007649C3"/>
    <w:rsid w:val="00765C01"/>
    <w:rsid w:val="00783BE3"/>
    <w:rsid w:val="0078426E"/>
    <w:rsid w:val="0079260C"/>
    <w:rsid w:val="007959D1"/>
    <w:rsid w:val="007A4B53"/>
    <w:rsid w:val="007E1D96"/>
    <w:rsid w:val="007F091C"/>
    <w:rsid w:val="00805C66"/>
    <w:rsid w:val="0081518D"/>
    <w:rsid w:val="00823B9C"/>
    <w:rsid w:val="00826BDF"/>
    <w:rsid w:val="00846823"/>
    <w:rsid w:val="00863A3C"/>
    <w:rsid w:val="008750BB"/>
    <w:rsid w:val="008A15E5"/>
    <w:rsid w:val="008B3304"/>
    <w:rsid w:val="008B596E"/>
    <w:rsid w:val="008C3BEE"/>
    <w:rsid w:val="008F0D26"/>
    <w:rsid w:val="008F37CB"/>
    <w:rsid w:val="009000F4"/>
    <w:rsid w:val="009036FC"/>
    <w:rsid w:val="00904D69"/>
    <w:rsid w:val="00906C8A"/>
    <w:rsid w:val="009376D6"/>
    <w:rsid w:val="00944B1C"/>
    <w:rsid w:val="00952745"/>
    <w:rsid w:val="009659A1"/>
    <w:rsid w:val="00966A30"/>
    <w:rsid w:val="009851C8"/>
    <w:rsid w:val="00987229"/>
    <w:rsid w:val="00996C9A"/>
    <w:rsid w:val="009B612B"/>
    <w:rsid w:val="009B6BC9"/>
    <w:rsid w:val="009C4D82"/>
    <w:rsid w:val="009D5338"/>
    <w:rsid w:val="009F1FC5"/>
    <w:rsid w:val="009F363F"/>
    <w:rsid w:val="00A114B2"/>
    <w:rsid w:val="00A20B9C"/>
    <w:rsid w:val="00A211E8"/>
    <w:rsid w:val="00A4112D"/>
    <w:rsid w:val="00A44C2F"/>
    <w:rsid w:val="00A64B59"/>
    <w:rsid w:val="00A81382"/>
    <w:rsid w:val="00AB0E6F"/>
    <w:rsid w:val="00AC1AC1"/>
    <w:rsid w:val="00AC4014"/>
    <w:rsid w:val="00AC57A2"/>
    <w:rsid w:val="00AC5828"/>
    <w:rsid w:val="00AD6066"/>
    <w:rsid w:val="00AE35CA"/>
    <w:rsid w:val="00AE43D6"/>
    <w:rsid w:val="00AE477A"/>
    <w:rsid w:val="00B02756"/>
    <w:rsid w:val="00B04EB5"/>
    <w:rsid w:val="00B278FF"/>
    <w:rsid w:val="00B41C27"/>
    <w:rsid w:val="00B64E1C"/>
    <w:rsid w:val="00B762EE"/>
    <w:rsid w:val="00BA33AB"/>
    <w:rsid w:val="00BE12E0"/>
    <w:rsid w:val="00BF7D04"/>
    <w:rsid w:val="00C32778"/>
    <w:rsid w:val="00C32A88"/>
    <w:rsid w:val="00C44E6F"/>
    <w:rsid w:val="00C512C5"/>
    <w:rsid w:val="00C55006"/>
    <w:rsid w:val="00C57A87"/>
    <w:rsid w:val="00C8567E"/>
    <w:rsid w:val="00C956DC"/>
    <w:rsid w:val="00CD4E8D"/>
    <w:rsid w:val="00CD62A5"/>
    <w:rsid w:val="00CE3664"/>
    <w:rsid w:val="00CE6AD6"/>
    <w:rsid w:val="00CE7479"/>
    <w:rsid w:val="00D1018D"/>
    <w:rsid w:val="00D174F4"/>
    <w:rsid w:val="00D26CB3"/>
    <w:rsid w:val="00D44115"/>
    <w:rsid w:val="00D67220"/>
    <w:rsid w:val="00D80736"/>
    <w:rsid w:val="00D908F5"/>
    <w:rsid w:val="00D93CA2"/>
    <w:rsid w:val="00D97F24"/>
    <w:rsid w:val="00DB40CB"/>
    <w:rsid w:val="00DB4EB7"/>
    <w:rsid w:val="00DC2C23"/>
    <w:rsid w:val="00DE4CEE"/>
    <w:rsid w:val="00E46D76"/>
    <w:rsid w:val="00E52D63"/>
    <w:rsid w:val="00E83356"/>
    <w:rsid w:val="00E9254D"/>
    <w:rsid w:val="00EB19AB"/>
    <w:rsid w:val="00EC267F"/>
    <w:rsid w:val="00ED3A1D"/>
    <w:rsid w:val="00ED3AA8"/>
    <w:rsid w:val="00ED4715"/>
    <w:rsid w:val="00ED6FB1"/>
    <w:rsid w:val="00EE0A1B"/>
    <w:rsid w:val="00F12D5C"/>
    <w:rsid w:val="00F34998"/>
    <w:rsid w:val="00F60C38"/>
    <w:rsid w:val="00F80764"/>
    <w:rsid w:val="00FB0E81"/>
    <w:rsid w:val="00FB3C1D"/>
    <w:rsid w:val="00FC12B1"/>
    <w:rsid w:val="00FC6C48"/>
    <w:rsid w:val="00FE5E70"/>
    <w:rsid w:val="00FF3E8E"/>
    <w:rsid w:val="00FF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B278F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411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411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411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2533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5</cp:revision>
  <cp:lastPrinted>2023-10-09T10:39:00Z</cp:lastPrinted>
  <dcterms:created xsi:type="dcterms:W3CDTF">2023-11-13T19:07:00Z</dcterms:created>
  <dcterms:modified xsi:type="dcterms:W3CDTF">2023-12-12T19:43:00Z</dcterms:modified>
</cp:coreProperties>
</file>