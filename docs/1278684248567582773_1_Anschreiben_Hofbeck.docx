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C7C9D" w14:textId="6881A664" w:rsidR="006D2592" w:rsidRPr="00DB106D" w:rsidRDefault="00BB795E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DB106D">
        <w:rPr>
          <w:rFonts w:ascii="Times New Roman" w:hAnsi="Times New Roman" w:cs="Times New Roman"/>
          <w:sz w:val="21"/>
          <w:szCs w:val="21"/>
        </w:rPr>
        <w:t xml:space="preserve">Jonathan </w:t>
      </w:r>
      <w:proofErr w:type="spellStart"/>
      <w:r w:rsidRPr="00DB106D">
        <w:rPr>
          <w:rFonts w:ascii="Times New Roman" w:hAnsi="Times New Roman" w:cs="Times New Roman"/>
          <w:sz w:val="21"/>
          <w:szCs w:val="21"/>
        </w:rPr>
        <w:t>Hofbeck</w:t>
      </w:r>
      <w:proofErr w:type="spellEnd"/>
      <w:r w:rsidRPr="00DB106D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677BF4B" w14:textId="77777777" w:rsidR="008856A6" w:rsidRPr="008856A6" w:rsidRDefault="008856A6" w:rsidP="008856A6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proofErr w:type="spellStart"/>
      <w:r w:rsidRPr="008856A6">
        <w:rPr>
          <w:rFonts w:ascii="Times New Roman" w:hAnsi="Times New Roman" w:cs="Times New Roman"/>
          <w:sz w:val="21"/>
          <w:szCs w:val="21"/>
        </w:rPr>
        <w:t>Gößweinstraße</w:t>
      </w:r>
      <w:proofErr w:type="spellEnd"/>
      <w:r w:rsidRPr="008856A6">
        <w:rPr>
          <w:rFonts w:ascii="Times New Roman" w:hAnsi="Times New Roman" w:cs="Times New Roman"/>
          <w:sz w:val="21"/>
          <w:szCs w:val="21"/>
        </w:rPr>
        <w:t xml:space="preserve"> 3a</w:t>
      </w:r>
    </w:p>
    <w:p w14:paraId="4FA737FF" w14:textId="77777777" w:rsidR="008856A6" w:rsidRDefault="008856A6" w:rsidP="008856A6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8856A6">
        <w:rPr>
          <w:rFonts w:ascii="Times New Roman" w:hAnsi="Times New Roman" w:cs="Times New Roman"/>
          <w:sz w:val="21"/>
          <w:szCs w:val="21"/>
        </w:rPr>
        <w:t>92318 Neumarkt</w:t>
      </w:r>
    </w:p>
    <w:p w14:paraId="12BA391A" w14:textId="30BCA232" w:rsidR="006A7895" w:rsidRPr="00DB106D" w:rsidRDefault="00BB795E" w:rsidP="008856A6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 w:rsidRPr="00DB106D">
        <w:rPr>
          <w:rFonts w:ascii="Times New Roman" w:hAnsi="Times New Roman" w:cs="Times New Roman"/>
          <w:color w:val="000000"/>
          <w:sz w:val="21"/>
          <w:szCs w:val="21"/>
        </w:rPr>
        <w:t>jonathan.hofbeck</w:t>
      </w:r>
      <w:r w:rsidR="00857C6F" w:rsidRPr="00DB106D">
        <w:rPr>
          <w:rFonts w:ascii="Times New Roman" w:hAnsi="Times New Roman" w:cs="Times New Roman"/>
          <w:color w:val="000000"/>
          <w:sz w:val="21"/>
          <w:szCs w:val="21"/>
        </w:rPr>
        <w:t>@g</w:t>
      </w:r>
      <w:r w:rsidRPr="00DB106D">
        <w:rPr>
          <w:rFonts w:ascii="Times New Roman" w:hAnsi="Times New Roman" w:cs="Times New Roman"/>
          <w:color w:val="000000"/>
          <w:sz w:val="21"/>
          <w:szCs w:val="21"/>
        </w:rPr>
        <w:t>mx.</w:t>
      </w:r>
      <w:r w:rsidR="00FE5FBD" w:rsidRPr="00DB106D">
        <w:rPr>
          <w:rFonts w:ascii="Times New Roman" w:hAnsi="Times New Roman" w:cs="Times New Roman"/>
          <w:color w:val="000000"/>
          <w:sz w:val="21"/>
          <w:szCs w:val="21"/>
        </w:rPr>
        <w:t>de</w:t>
      </w:r>
    </w:p>
    <w:p w14:paraId="2E7278C7" w14:textId="181C5154" w:rsidR="00F74175" w:rsidRPr="00DB106D" w:rsidRDefault="006D2592" w:rsidP="00E65B09">
      <w:pPr>
        <w:spacing w:after="0"/>
        <w:jc w:val="right"/>
        <w:rPr>
          <w:rFonts w:ascii="Times New Roman" w:hAnsi="Times New Roman" w:cs="Times New Roman"/>
          <w:color w:val="000000"/>
          <w:sz w:val="21"/>
          <w:szCs w:val="21"/>
        </w:rPr>
      </w:pPr>
      <w:r w:rsidRPr="00DB106D">
        <w:rPr>
          <w:rFonts w:ascii="Times New Roman" w:hAnsi="Times New Roman" w:cs="Times New Roman"/>
          <w:color w:val="000000"/>
          <w:sz w:val="21"/>
          <w:szCs w:val="21"/>
        </w:rPr>
        <w:t>+</w:t>
      </w:r>
      <w:r w:rsidR="00857C6F" w:rsidRPr="00DB106D">
        <w:rPr>
          <w:rFonts w:ascii="Times New Roman" w:hAnsi="Times New Roman" w:cs="Times New Roman"/>
          <w:color w:val="000000"/>
          <w:sz w:val="21"/>
          <w:szCs w:val="21"/>
        </w:rPr>
        <w:t>49 15</w:t>
      </w:r>
      <w:r w:rsidR="00BB795E" w:rsidRPr="00DB106D">
        <w:rPr>
          <w:rFonts w:ascii="Times New Roman" w:hAnsi="Times New Roman" w:cs="Times New Roman"/>
          <w:color w:val="000000"/>
          <w:sz w:val="21"/>
          <w:szCs w:val="21"/>
        </w:rPr>
        <w:t>1</w:t>
      </w:r>
      <w:r w:rsidR="00857C6F" w:rsidRPr="00DB106D"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="003D5D1E" w:rsidRPr="00DB106D">
        <w:rPr>
          <w:rFonts w:ascii="Times New Roman" w:hAnsi="Times New Roman" w:cs="Times New Roman"/>
          <w:color w:val="000000"/>
          <w:sz w:val="21"/>
          <w:szCs w:val="21"/>
        </w:rPr>
        <w:t>1</w:t>
      </w:r>
      <w:r w:rsidR="00BB795E" w:rsidRPr="00DB106D">
        <w:rPr>
          <w:rFonts w:ascii="Times New Roman" w:hAnsi="Times New Roman" w:cs="Times New Roman"/>
          <w:color w:val="000000"/>
          <w:sz w:val="21"/>
          <w:szCs w:val="21"/>
        </w:rPr>
        <w:t>6052755</w:t>
      </w:r>
    </w:p>
    <w:p w14:paraId="170FE07D" w14:textId="77777777" w:rsidR="00F270C0" w:rsidRPr="00DB106D" w:rsidRDefault="00F270C0" w:rsidP="00F74175">
      <w:pPr>
        <w:spacing w:after="0"/>
        <w:rPr>
          <w:rFonts w:ascii="Times New Roman" w:hAnsi="Times New Roman" w:cs="Times New Roman"/>
          <w:color w:val="000000"/>
          <w:sz w:val="14"/>
          <w:szCs w:val="14"/>
        </w:rPr>
      </w:pPr>
    </w:p>
    <w:p w14:paraId="00393E98" w14:textId="7DD53867" w:rsidR="002A345E" w:rsidRPr="004C4AF2" w:rsidRDefault="004C4AF2" w:rsidP="000C7FAE">
      <w:pPr>
        <w:spacing w:after="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Volkswagen AG</w:t>
      </w:r>
    </w:p>
    <w:p w14:paraId="63419B11" w14:textId="751BF406" w:rsidR="00A101C3" w:rsidRPr="00AC1224" w:rsidRDefault="004B4E09" w:rsidP="000C7FAE">
      <w:pPr>
        <w:spacing w:after="0"/>
        <w:rPr>
          <w:rFonts w:ascii="Times New Roman" w:hAnsi="Times New Roman" w:cs="Times New Roman"/>
          <w:color w:val="000000"/>
          <w:sz w:val="21"/>
          <w:szCs w:val="21"/>
        </w:rPr>
      </w:pPr>
      <w:r w:rsidRPr="004B4E09">
        <w:rPr>
          <w:rFonts w:ascii="Times New Roman" w:hAnsi="Times New Roman" w:cs="Times New Roman"/>
          <w:color w:val="000000"/>
          <w:sz w:val="21"/>
          <w:szCs w:val="21"/>
        </w:rPr>
        <w:t>Berliner Ring 2</w:t>
      </w:r>
    </w:p>
    <w:p w14:paraId="096C8AF5" w14:textId="65F4A27D" w:rsidR="00647413" w:rsidRPr="00DB106D" w:rsidRDefault="00CD4E11" w:rsidP="000C7FAE">
      <w:pPr>
        <w:spacing w:after="0"/>
        <w:rPr>
          <w:rFonts w:ascii="Times New Roman" w:hAnsi="Times New Roman" w:cs="Times New Roman"/>
          <w:color w:val="000000"/>
          <w:sz w:val="14"/>
          <w:szCs w:val="14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38440 Wolfsburg</w:t>
      </w:r>
    </w:p>
    <w:p w14:paraId="0731715D" w14:textId="00CC528D" w:rsidR="001E0088" w:rsidRDefault="00CD4E11" w:rsidP="001E0088">
      <w:pPr>
        <w:spacing w:after="0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München</w:t>
      </w:r>
      <w:r w:rsidR="0050282A" w:rsidRPr="0050282A">
        <w:rPr>
          <w:rFonts w:ascii="Times New Roman" w:hAnsi="Times New Roman" w:cs="Times New Roman"/>
          <w:sz w:val="21"/>
          <w:szCs w:val="21"/>
        </w:rPr>
        <w:t xml:space="preserve">, </w:t>
      </w:r>
      <w:r w:rsidRPr="00CD4E11">
        <w:rPr>
          <w:rFonts w:ascii="Times New Roman" w:hAnsi="Times New Roman" w:cs="Times New Roman"/>
          <w:sz w:val="21"/>
          <w:szCs w:val="21"/>
          <w:highlight w:val="yellow"/>
        </w:rPr>
        <w:t>DD</w:t>
      </w:r>
      <w:r w:rsidR="0050282A" w:rsidRPr="00CD4E11">
        <w:rPr>
          <w:rFonts w:ascii="Times New Roman" w:hAnsi="Times New Roman" w:cs="Times New Roman"/>
          <w:sz w:val="21"/>
          <w:szCs w:val="21"/>
          <w:highlight w:val="yellow"/>
        </w:rPr>
        <w:t>.</w:t>
      </w:r>
      <w:r w:rsidRPr="00CD4E11">
        <w:rPr>
          <w:rFonts w:ascii="Times New Roman" w:hAnsi="Times New Roman" w:cs="Times New Roman"/>
          <w:sz w:val="21"/>
          <w:szCs w:val="21"/>
          <w:highlight w:val="yellow"/>
        </w:rPr>
        <w:t>MM</w:t>
      </w:r>
      <w:r w:rsidR="0050282A" w:rsidRPr="0050282A">
        <w:rPr>
          <w:rFonts w:ascii="Times New Roman" w:hAnsi="Times New Roman" w:cs="Times New Roman"/>
          <w:sz w:val="21"/>
          <w:szCs w:val="21"/>
        </w:rPr>
        <w:t>.2024</w:t>
      </w:r>
    </w:p>
    <w:p w14:paraId="7DAC9F11" w14:textId="77777777" w:rsidR="0050282A" w:rsidRPr="00DB106D" w:rsidRDefault="0050282A" w:rsidP="001E0088">
      <w:pPr>
        <w:spacing w:after="0"/>
        <w:jc w:val="right"/>
        <w:rPr>
          <w:rFonts w:ascii="Times New Roman" w:hAnsi="Times New Roman" w:cs="Times New Roman"/>
          <w:sz w:val="14"/>
          <w:szCs w:val="14"/>
        </w:rPr>
      </w:pPr>
    </w:p>
    <w:p w14:paraId="70A974D0" w14:textId="5534A58F" w:rsidR="000A5AB8" w:rsidRPr="00DB106D" w:rsidRDefault="0099776A" w:rsidP="000A5AB8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DB106D">
        <w:rPr>
          <w:rFonts w:ascii="Times New Roman" w:hAnsi="Times New Roman" w:cs="Times New Roman"/>
          <w:b/>
          <w:sz w:val="21"/>
          <w:szCs w:val="21"/>
        </w:rPr>
        <w:t xml:space="preserve">Bewerbung um ein Praktikum </w:t>
      </w:r>
      <w:r w:rsidR="00AC1224">
        <w:rPr>
          <w:rFonts w:ascii="Times New Roman" w:hAnsi="Times New Roman" w:cs="Times New Roman"/>
          <w:b/>
          <w:sz w:val="21"/>
          <w:szCs w:val="21"/>
        </w:rPr>
        <w:t xml:space="preserve">im </w:t>
      </w:r>
      <w:r w:rsidR="00777FFE">
        <w:rPr>
          <w:rFonts w:ascii="Times New Roman" w:hAnsi="Times New Roman" w:cs="Times New Roman"/>
          <w:b/>
          <w:sz w:val="21"/>
          <w:szCs w:val="21"/>
        </w:rPr>
        <w:t>der Produktstrategie Konzern (ID: 9218)</w:t>
      </w:r>
    </w:p>
    <w:p w14:paraId="3A5BDDA8" w14:textId="77777777" w:rsidR="004A615C" w:rsidRPr="004F5D71" w:rsidRDefault="004A615C" w:rsidP="000A5AB8">
      <w:pPr>
        <w:spacing w:after="0"/>
        <w:rPr>
          <w:rFonts w:ascii="Times New Roman" w:hAnsi="Times New Roman" w:cs="Times New Roman"/>
          <w:b/>
          <w:sz w:val="16"/>
          <w:szCs w:val="16"/>
        </w:rPr>
      </w:pPr>
    </w:p>
    <w:p w14:paraId="31D2935A" w14:textId="5FC327E8" w:rsidR="0032238F" w:rsidDel="00F2178E" w:rsidRDefault="00E11BD2" w:rsidP="00375D2D">
      <w:pPr>
        <w:spacing w:after="0"/>
        <w:jc w:val="both"/>
        <w:rPr>
          <w:del w:id="0" w:author="David Döbele" w:date="2024-08-29T13:51:00Z" w16du:dateUtc="2024-08-29T11:51:00Z"/>
          <w:rFonts w:ascii="Times New Roman" w:hAnsi="Times New Roman" w:cs="Times New Roman"/>
          <w:sz w:val="21"/>
          <w:szCs w:val="21"/>
        </w:rPr>
      </w:pPr>
      <w:r w:rsidRPr="00DB106D">
        <w:rPr>
          <w:rFonts w:ascii="Times New Roman" w:hAnsi="Times New Roman" w:cs="Times New Roman"/>
          <w:sz w:val="21"/>
          <w:szCs w:val="21"/>
        </w:rPr>
        <w:t>S</w:t>
      </w:r>
      <w:r w:rsidR="0099776A" w:rsidRPr="00DB106D">
        <w:rPr>
          <w:rFonts w:ascii="Times New Roman" w:hAnsi="Times New Roman" w:cs="Times New Roman"/>
          <w:sz w:val="21"/>
          <w:szCs w:val="21"/>
        </w:rPr>
        <w:t xml:space="preserve">ehr </w:t>
      </w:r>
      <w:r w:rsidR="0032238F">
        <w:rPr>
          <w:rFonts w:ascii="Times New Roman" w:hAnsi="Times New Roman" w:cs="Times New Roman"/>
          <w:sz w:val="21"/>
          <w:szCs w:val="21"/>
        </w:rPr>
        <w:t>geehrter Herr Fromm</w:t>
      </w:r>
      <w:r w:rsidR="00395FC0">
        <w:rPr>
          <w:rFonts w:ascii="Times New Roman" w:hAnsi="Times New Roman" w:cs="Times New Roman"/>
          <w:sz w:val="21"/>
          <w:szCs w:val="21"/>
        </w:rPr>
        <w:t>,</w:t>
      </w:r>
      <w:ins w:id="1" w:author="David Döbele" w:date="2024-08-29T13:51:00Z" w16du:dateUtc="2024-08-29T11:51:00Z">
        <w:r w:rsidR="00F2178E">
          <w:rPr>
            <w:rFonts w:ascii="Times New Roman" w:hAnsi="Times New Roman" w:cs="Times New Roman"/>
            <w:sz w:val="21"/>
            <w:szCs w:val="21"/>
          </w:rPr>
          <w:t xml:space="preserve"> </w:t>
        </w:r>
      </w:ins>
    </w:p>
    <w:p w14:paraId="61CDE0AD" w14:textId="46CF75FC" w:rsidR="00034B68" w:rsidRPr="00DB106D" w:rsidRDefault="0032238F" w:rsidP="00375D2D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sehr </w:t>
      </w:r>
      <w:r w:rsidR="0099776A" w:rsidRPr="00DB106D">
        <w:rPr>
          <w:rFonts w:ascii="Times New Roman" w:hAnsi="Times New Roman" w:cs="Times New Roman"/>
          <w:sz w:val="21"/>
          <w:szCs w:val="21"/>
        </w:rPr>
        <w:t>geehrt</w:t>
      </w:r>
      <w:r>
        <w:rPr>
          <w:rFonts w:ascii="Times New Roman" w:hAnsi="Times New Roman" w:cs="Times New Roman"/>
          <w:sz w:val="21"/>
          <w:szCs w:val="21"/>
        </w:rPr>
        <w:t>e Damen und Herren</w:t>
      </w:r>
      <w:r w:rsidR="00E65B09" w:rsidRPr="00DB106D">
        <w:rPr>
          <w:rFonts w:ascii="Times New Roman" w:hAnsi="Times New Roman" w:cs="Times New Roman"/>
          <w:sz w:val="21"/>
          <w:szCs w:val="21"/>
        </w:rPr>
        <w:t xml:space="preserve">, </w:t>
      </w:r>
    </w:p>
    <w:p w14:paraId="433CF1AE" w14:textId="14106765" w:rsidR="00E65B09" w:rsidRPr="004F5D71" w:rsidRDefault="00E65B09" w:rsidP="009217F1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5929C467" w14:textId="7B729FAA" w:rsidR="00E65B09" w:rsidRPr="00DB106D" w:rsidRDefault="002B1EC5" w:rsidP="009217F1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2B1EC5">
        <w:rPr>
          <w:rFonts w:ascii="Times New Roman" w:hAnsi="Times New Roman" w:cs="Times New Roman"/>
          <w:sz w:val="21"/>
          <w:szCs w:val="21"/>
        </w:rPr>
        <w:t xml:space="preserve">mit einer Tätigkeit im Strategiebereich eines Unternehmens assoziiere ich spannende und </w:t>
      </w:r>
      <w:r w:rsidR="00F1064A">
        <w:rPr>
          <w:rFonts w:ascii="Times New Roman" w:hAnsi="Times New Roman" w:cs="Times New Roman"/>
          <w:sz w:val="21"/>
          <w:szCs w:val="21"/>
        </w:rPr>
        <w:t>vielfältige</w:t>
      </w:r>
      <w:r w:rsidRPr="002B1EC5">
        <w:rPr>
          <w:rFonts w:ascii="Times New Roman" w:hAnsi="Times New Roman" w:cs="Times New Roman"/>
          <w:sz w:val="21"/>
          <w:szCs w:val="21"/>
        </w:rPr>
        <w:t xml:space="preserve"> Aufgaben, sowie die Herausforderung, Verantwortung für d</w:t>
      </w:r>
      <w:r w:rsidR="00E14D11">
        <w:rPr>
          <w:rFonts w:ascii="Times New Roman" w:hAnsi="Times New Roman" w:cs="Times New Roman"/>
          <w:sz w:val="21"/>
          <w:szCs w:val="21"/>
        </w:rPr>
        <w:t>en Erfolg</w:t>
      </w:r>
      <w:r w:rsidRPr="002B1EC5">
        <w:rPr>
          <w:rFonts w:ascii="Times New Roman" w:hAnsi="Times New Roman" w:cs="Times New Roman"/>
          <w:sz w:val="21"/>
          <w:szCs w:val="21"/>
        </w:rPr>
        <w:t xml:space="preserve"> </w:t>
      </w:r>
      <w:r w:rsidR="00E14D11">
        <w:rPr>
          <w:rFonts w:ascii="Times New Roman" w:hAnsi="Times New Roman" w:cs="Times New Roman"/>
          <w:sz w:val="21"/>
          <w:szCs w:val="21"/>
        </w:rPr>
        <w:t>des</w:t>
      </w:r>
      <w:r w:rsidRPr="002B1EC5">
        <w:rPr>
          <w:rFonts w:ascii="Times New Roman" w:hAnsi="Times New Roman" w:cs="Times New Roman"/>
          <w:sz w:val="21"/>
          <w:szCs w:val="21"/>
        </w:rPr>
        <w:t xml:space="preserve"> Unternehmens zu übernehmen</w:t>
      </w:r>
      <w:r w:rsidR="00A36343" w:rsidRPr="00DB106D">
        <w:rPr>
          <w:rFonts w:ascii="Times New Roman" w:hAnsi="Times New Roman" w:cs="Times New Roman"/>
          <w:sz w:val="21"/>
          <w:szCs w:val="21"/>
        </w:rPr>
        <w:t xml:space="preserve">. </w:t>
      </w:r>
      <w:r w:rsidR="00CE6230" w:rsidRPr="00CE6230">
        <w:rPr>
          <w:rFonts w:ascii="Times New Roman" w:hAnsi="Times New Roman" w:cs="Times New Roman"/>
          <w:sz w:val="21"/>
          <w:szCs w:val="21"/>
        </w:rPr>
        <w:t>Die Produktstrategie fasziniert mich</w:t>
      </w:r>
      <w:r w:rsidR="00CE6230">
        <w:rPr>
          <w:rFonts w:ascii="Times New Roman" w:hAnsi="Times New Roman" w:cs="Times New Roman"/>
          <w:sz w:val="21"/>
          <w:szCs w:val="21"/>
        </w:rPr>
        <w:t xml:space="preserve"> dabei</w:t>
      </w:r>
      <w:r w:rsidR="00CE6230" w:rsidRPr="00CE6230">
        <w:rPr>
          <w:rFonts w:ascii="Times New Roman" w:hAnsi="Times New Roman" w:cs="Times New Roman"/>
          <w:sz w:val="21"/>
          <w:szCs w:val="21"/>
        </w:rPr>
        <w:t xml:space="preserve"> besonders, da sie es erfordert, </w:t>
      </w:r>
      <w:r w:rsidR="00C1200D">
        <w:rPr>
          <w:rFonts w:ascii="Times New Roman" w:hAnsi="Times New Roman" w:cs="Times New Roman"/>
          <w:sz w:val="21"/>
          <w:szCs w:val="21"/>
        </w:rPr>
        <w:t xml:space="preserve">sowohl marktorientiert als auch </w:t>
      </w:r>
      <w:r w:rsidR="00CE6230" w:rsidRPr="00CE6230">
        <w:rPr>
          <w:rFonts w:ascii="Times New Roman" w:hAnsi="Times New Roman" w:cs="Times New Roman"/>
          <w:sz w:val="21"/>
          <w:szCs w:val="21"/>
        </w:rPr>
        <w:t>visionär</w:t>
      </w:r>
      <w:r w:rsidR="00C1200D">
        <w:rPr>
          <w:rFonts w:ascii="Times New Roman" w:hAnsi="Times New Roman" w:cs="Times New Roman"/>
          <w:sz w:val="21"/>
          <w:szCs w:val="21"/>
        </w:rPr>
        <w:t xml:space="preserve"> </w:t>
      </w:r>
      <w:r w:rsidR="00CE6230" w:rsidRPr="00CE6230">
        <w:rPr>
          <w:rFonts w:ascii="Times New Roman" w:hAnsi="Times New Roman" w:cs="Times New Roman"/>
          <w:sz w:val="21"/>
          <w:szCs w:val="21"/>
        </w:rPr>
        <w:t xml:space="preserve">zu agieren, um nicht nur aktuelle </w:t>
      </w:r>
      <w:r w:rsidR="00C1200D">
        <w:rPr>
          <w:rFonts w:ascii="Times New Roman" w:hAnsi="Times New Roman" w:cs="Times New Roman"/>
          <w:sz w:val="21"/>
          <w:szCs w:val="21"/>
        </w:rPr>
        <w:t>C</w:t>
      </w:r>
      <w:r w:rsidR="00CE6230" w:rsidRPr="00CE6230">
        <w:rPr>
          <w:rFonts w:ascii="Times New Roman" w:hAnsi="Times New Roman" w:cs="Times New Roman"/>
          <w:sz w:val="21"/>
          <w:szCs w:val="21"/>
        </w:rPr>
        <w:t>hancen zu nutzen, sondern auch zukünftige Trends vorauszusehen und darauf aufzubauen.</w:t>
      </w:r>
      <w:r w:rsidR="009665FD">
        <w:rPr>
          <w:rFonts w:ascii="Times New Roman" w:hAnsi="Times New Roman" w:cs="Times New Roman"/>
          <w:sz w:val="21"/>
          <w:szCs w:val="21"/>
        </w:rPr>
        <w:t xml:space="preserve"> Daher</w:t>
      </w:r>
      <w:r w:rsidR="00F30D19">
        <w:rPr>
          <w:rFonts w:ascii="Times New Roman" w:hAnsi="Times New Roman" w:cs="Times New Roman"/>
          <w:sz w:val="21"/>
          <w:szCs w:val="21"/>
        </w:rPr>
        <w:t xml:space="preserve"> bietet dieser Bereich besonders</w:t>
      </w:r>
      <w:r w:rsidR="00814C0B" w:rsidRPr="00DB106D">
        <w:rPr>
          <w:rFonts w:ascii="Times New Roman" w:hAnsi="Times New Roman" w:cs="Times New Roman"/>
          <w:sz w:val="21"/>
          <w:szCs w:val="21"/>
        </w:rPr>
        <w:t xml:space="preserve"> abwechslungsreiche Aufgabe</w:t>
      </w:r>
      <w:r w:rsidR="00C17B6D">
        <w:rPr>
          <w:rFonts w:ascii="Times New Roman" w:hAnsi="Times New Roman" w:cs="Times New Roman"/>
          <w:sz w:val="21"/>
          <w:szCs w:val="21"/>
        </w:rPr>
        <w:t>n</w:t>
      </w:r>
      <w:r w:rsidR="00814C0B" w:rsidRPr="00DB106D">
        <w:rPr>
          <w:rFonts w:ascii="Times New Roman" w:hAnsi="Times New Roman" w:cs="Times New Roman"/>
          <w:sz w:val="21"/>
          <w:szCs w:val="21"/>
        </w:rPr>
        <w:t>stellungen,</w:t>
      </w:r>
      <w:r w:rsidR="006869F5">
        <w:rPr>
          <w:rFonts w:ascii="Times New Roman" w:hAnsi="Times New Roman" w:cs="Times New Roman"/>
          <w:sz w:val="21"/>
          <w:szCs w:val="21"/>
        </w:rPr>
        <w:t xml:space="preserve"> eine</w:t>
      </w:r>
      <w:r w:rsidR="00814C0B" w:rsidRPr="00DB106D">
        <w:rPr>
          <w:rFonts w:ascii="Times New Roman" w:hAnsi="Times New Roman" w:cs="Times New Roman"/>
          <w:sz w:val="21"/>
          <w:szCs w:val="21"/>
        </w:rPr>
        <w:t xml:space="preserve"> steile Lernkurve und vor allem die Zusammenarbeit mit i</w:t>
      </w:r>
      <w:r w:rsidR="00944F10" w:rsidRPr="00DB106D">
        <w:rPr>
          <w:rFonts w:ascii="Times New Roman" w:hAnsi="Times New Roman" w:cs="Times New Roman"/>
          <w:sz w:val="21"/>
          <w:szCs w:val="21"/>
        </w:rPr>
        <w:t>nteressanten</w:t>
      </w:r>
      <w:r w:rsidR="00814C0B" w:rsidRPr="00DB106D">
        <w:rPr>
          <w:rFonts w:ascii="Times New Roman" w:hAnsi="Times New Roman" w:cs="Times New Roman"/>
          <w:sz w:val="21"/>
          <w:szCs w:val="21"/>
        </w:rPr>
        <w:t xml:space="preserve"> Personen</w:t>
      </w:r>
      <w:r w:rsidR="00E664CD">
        <w:rPr>
          <w:rFonts w:ascii="Times New Roman" w:hAnsi="Times New Roman" w:cs="Times New Roman"/>
          <w:sz w:val="21"/>
          <w:szCs w:val="21"/>
        </w:rPr>
        <w:t xml:space="preserve">. </w:t>
      </w:r>
      <w:r w:rsidR="00F5711A">
        <w:rPr>
          <w:rFonts w:ascii="Times New Roman" w:hAnsi="Times New Roman" w:cs="Times New Roman"/>
          <w:sz w:val="21"/>
          <w:szCs w:val="21"/>
        </w:rPr>
        <w:t>Entsprechend</w:t>
      </w:r>
      <w:r w:rsidR="009217F1" w:rsidRPr="009217F1">
        <w:rPr>
          <w:rFonts w:ascii="Times New Roman" w:hAnsi="Times New Roman" w:cs="Times New Roman"/>
          <w:sz w:val="21"/>
          <w:szCs w:val="21"/>
        </w:rPr>
        <w:t xml:space="preserve"> </w:t>
      </w:r>
      <w:r w:rsidR="00C75AED">
        <w:rPr>
          <w:rFonts w:ascii="Times New Roman" w:hAnsi="Times New Roman" w:cs="Times New Roman"/>
          <w:sz w:val="21"/>
          <w:szCs w:val="21"/>
        </w:rPr>
        <w:t xml:space="preserve">ermöglicht es </w:t>
      </w:r>
      <w:r w:rsidR="00F5711A">
        <w:rPr>
          <w:rFonts w:ascii="Times New Roman" w:hAnsi="Times New Roman" w:cs="Times New Roman"/>
          <w:sz w:val="21"/>
          <w:szCs w:val="21"/>
        </w:rPr>
        <w:t>diese Rolle</w:t>
      </w:r>
      <w:r w:rsidR="009217F1" w:rsidRPr="009217F1">
        <w:rPr>
          <w:rFonts w:ascii="Times New Roman" w:hAnsi="Times New Roman" w:cs="Times New Roman"/>
          <w:sz w:val="21"/>
          <w:szCs w:val="21"/>
        </w:rPr>
        <w:t xml:space="preserve">, die direkten und langfristigen Auswirkungen auf das Unternehmen zu erleben und mitzugestalten, </w:t>
      </w:r>
      <w:r w:rsidR="000C1CF9">
        <w:rPr>
          <w:rFonts w:ascii="Times New Roman" w:hAnsi="Times New Roman" w:cs="Times New Roman"/>
          <w:sz w:val="21"/>
          <w:szCs w:val="21"/>
        </w:rPr>
        <w:t>wobei</w:t>
      </w:r>
      <w:r w:rsidR="001B0744">
        <w:rPr>
          <w:rFonts w:ascii="Times New Roman" w:hAnsi="Times New Roman" w:cs="Times New Roman"/>
          <w:sz w:val="21"/>
          <w:szCs w:val="21"/>
        </w:rPr>
        <w:t xml:space="preserve"> sie durch ihre</w:t>
      </w:r>
      <w:r w:rsidR="009217F1">
        <w:rPr>
          <w:rFonts w:ascii="Times New Roman" w:hAnsi="Times New Roman" w:cs="Times New Roman"/>
          <w:sz w:val="21"/>
          <w:szCs w:val="21"/>
        </w:rPr>
        <w:t xml:space="preserve"> </w:t>
      </w:r>
      <w:r w:rsidR="009217F1" w:rsidRPr="009217F1">
        <w:rPr>
          <w:rFonts w:ascii="Times New Roman" w:hAnsi="Times New Roman" w:cs="Times New Roman"/>
          <w:sz w:val="21"/>
          <w:szCs w:val="21"/>
        </w:rPr>
        <w:t xml:space="preserve">tiefe Einbindung in das Kerngeschäft </w:t>
      </w:r>
      <w:r w:rsidR="000C1CF9">
        <w:rPr>
          <w:rFonts w:ascii="Times New Roman" w:hAnsi="Times New Roman" w:cs="Times New Roman"/>
          <w:sz w:val="21"/>
          <w:szCs w:val="21"/>
        </w:rPr>
        <w:t xml:space="preserve">gleichzeitig </w:t>
      </w:r>
      <w:r w:rsidR="009217F1" w:rsidRPr="009217F1">
        <w:rPr>
          <w:rFonts w:ascii="Times New Roman" w:hAnsi="Times New Roman" w:cs="Times New Roman"/>
          <w:sz w:val="21"/>
          <w:szCs w:val="21"/>
        </w:rPr>
        <w:t>eine einzigartige Perspektive auf nachhaltige Unternehmensentwicklung bietet.</w:t>
      </w:r>
      <w:r w:rsidR="009217F1">
        <w:rPr>
          <w:rFonts w:ascii="Times New Roman" w:hAnsi="Times New Roman" w:cs="Times New Roman"/>
          <w:sz w:val="21"/>
          <w:szCs w:val="21"/>
        </w:rPr>
        <w:t xml:space="preserve"> </w:t>
      </w:r>
      <w:r w:rsidR="0062701E" w:rsidRPr="00DB106D">
        <w:rPr>
          <w:rFonts w:ascii="Times New Roman" w:hAnsi="Times New Roman" w:cs="Times New Roman"/>
          <w:sz w:val="21"/>
          <w:szCs w:val="21"/>
        </w:rPr>
        <w:t>Mit dem Ziel, aktiv zur Entwicklung meiner Fähigkeiten im Bereich</w:t>
      </w:r>
      <w:r w:rsidR="001B0744">
        <w:rPr>
          <w:rFonts w:ascii="Times New Roman" w:hAnsi="Times New Roman" w:cs="Times New Roman"/>
          <w:sz w:val="21"/>
          <w:szCs w:val="21"/>
        </w:rPr>
        <w:t xml:space="preserve"> </w:t>
      </w:r>
      <w:r w:rsidR="006C5458">
        <w:rPr>
          <w:rFonts w:ascii="Times New Roman" w:hAnsi="Times New Roman" w:cs="Times New Roman"/>
          <w:sz w:val="21"/>
          <w:szCs w:val="21"/>
        </w:rPr>
        <w:t xml:space="preserve">Konzern- und </w:t>
      </w:r>
      <w:r w:rsidR="001B0744">
        <w:rPr>
          <w:rFonts w:ascii="Times New Roman" w:hAnsi="Times New Roman" w:cs="Times New Roman"/>
          <w:sz w:val="21"/>
          <w:szCs w:val="21"/>
        </w:rPr>
        <w:t xml:space="preserve">Produktstrategie </w:t>
      </w:r>
      <w:r w:rsidR="0062701E" w:rsidRPr="00DB106D">
        <w:rPr>
          <w:rFonts w:ascii="Times New Roman" w:hAnsi="Times New Roman" w:cs="Times New Roman"/>
          <w:sz w:val="21"/>
          <w:szCs w:val="21"/>
        </w:rPr>
        <w:t xml:space="preserve">beizutragen, </w:t>
      </w:r>
      <w:r w:rsidR="00814C0B" w:rsidRPr="00DB106D">
        <w:rPr>
          <w:rFonts w:ascii="Times New Roman" w:hAnsi="Times New Roman" w:cs="Times New Roman"/>
          <w:sz w:val="21"/>
          <w:szCs w:val="21"/>
        </w:rPr>
        <w:t xml:space="preserve">möchte ich Sie gerne ab dem </w:t>
      </w:r>
      <w:r w:rsidR="000C10C8">
        <w:rPr>
          <w:rFonts w:ascii="Times New Roman" w:hAnsi="Times New Roman" w:cs="Times New Roman"/>
          <w:sz w:val="21"/>
          <w:szCs w:val="21"/>
        </w:rPr>
        <w:t>24</w:t>
      </w:r>
      <w:r w:rsidR="00814C0B" w:rsidRPr="00DB106D">
        <w:rPr>
          <w:rFonts w:ascii="Times New Roman" w:hAnsi="Times New Roman" w:cs="Times New Roman"/>
          <w:sz w:val="21"/>
          <w:szCs w:val="21"/>
        </w:rPr>
        <w:t>.0</w:t>
      </w:r>
      <w:r w:rsidR="000C10C8">
        <w:rPr>
          <w:rFonts w:ascii="Times New Roman" w:hAnsi="Times New Roman" w:cs="Times New Roman"/>
          <w:sz w:val="21"/>
          <w:szCs w:val="21"/>
        </w:rPr>
        <w:t>2</w:t>
      </w:r>
      <w:r w:rsidR="00814C0B" w:rsidRPr="00DB106D">
        <w:rPr>
          <w:rFonts w:ascii="Times New Roman" w:hAnsi="Times New Roman" w:cs="Times New Roman"/>
          <w:sz w:val="21"/>
          <w:szCs w:val="21"/>
        </w:rPr>
        <w:t>.202</w:t>
      </w:r>
      <w:r w:rsidR="000C10C8">
        <w:rPr>
          <w:rFonts w:ascii="Times New Roman" w:hAnsi="Times New Roman" w:cs="Times New Roman"/>
          <w:sz w:val="21"/>
          <w:szCs w:val="21"/>
        </w:rPr>
        <w:t>5</w:t>
      </w:r>
      <w:r w:rsidR="00814C0B" w:rsidRPr="00DB106D">
        <w:rPr>
          <w:rFonts w:ascii="Times New Roman" w:hAnsi="Times New Roman" w:cs="Times New Roman"/>
          <w:sz w:val="21"/>
          <w:szCs w:val="21"/>
        </w:rPr>
        <w:t xml:space="preserve"> </w:t>
      </w:r>
      <w:r w:rsidR="0062701E" w:rsidRPr="00DB106D">
        <w:rPr>
          <w:rFonts w:ascii="Times New Roman" w:hAnsi="Times New Roman" w:cs="Times New Roman"/>
          <w:sz w:val="21"/>
          <w:szCs w:val="21"/>
        </w:rPr>
        <w:t>für einen Zeitraum von</w:t>
      </w:r>
      <w:r w:rsidR="000D61BE">
        <w:rPr>
          <w:rFonts w:ascii="Times New Roman" w:hAnsi="Times New Roman" w:cs="Times New Roman"/>
          <w:sz w:val="21"/>
          <w:szCs w:val="21"/>
        </w:rPr>
        <w:t xml:space="preserve"> </w:t>
      </w:r>
      <w:r w:rsidR="0062701E" w:rsidRPr="00DB106D">
        <w:rPr>
          <w:rFonts w:ascii="Times New Roman" w:hAnsi="Times New Roman" w:cs="Times New Roman"/>
          <w:sz w:val="21"/>
          <w:szCs w:val="21"/>
        </w:rPr>
        <w:t xml:space="preserve">zwölf Wochen </w:t>
      </w:r>
      <w:r w:rsidR="002064CD">
        <w:rPr>
          <w:rFonts w:ascii="Times New Roman" w:hAnsi="Times New Roman" w:cs="Times New Roman"/>
          <w:sz w:val="21"/>
          <w:szCs w:val="21"/>
        </w:rPr>
        <w:t xml:space="preserve">in Wolfsburg </w:t>
      </w:r>
      <w:r w:rsidR="0062701E" w:rsidRPr="00DB106D">
        <w:rPr>
          <w:rFonts w:ascii="Times New Roman" w:hAnsi="Times New Roman" w:cs="Times New Roman"/>
          <w:sz w:val="21"/>
          <w:szCs w:val="21"/>
        </w:rPr>
        <w:t xml:space="preserve">als Praktikant unterstützen. </w:t>
      </w:r>
    </w:p>
    <w:p w14:paraId="545B5699" w14:textId="248B7C08" w:rsidR="00E65B09" w:rsidRPr="004F5D71" w:rsidRDefault="00E65B09" w:rsidP="00375D2D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14E3F060" w14:textId="08A3B651" w:rsidR="00CC23E2" w:rsidRDefault="00CC23E2" w:rsidP="00CC23E2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335F1D">
        <w:rPr>
          <w:rFonts w:ascii="Times New Roman" w:hAnsi="Times New Roman" w:cs="Times New Roman"/>
          <w:sz w:val="21"/>
          <w:szCs w:val="21"/>
        </w:rPr>
        <w:t>Schon in meinem Abitur konnte ich durch meine motivierte und disziplinierte Arbeitsweise sehr gute Ergebnisse erzielen, was ich dann auch in meinem Studium der Betriebswirtschafts</w:t>
      </w:r>
      <w:r>
        <w:rPr>
          <w:rFonts w:ascii="Times New Roman" w:hAnsi="Times New Roman" w:cs="Times New Roman"/>
          <w:sz w:val="21"/>
          <w:szCs w:val="21"/>
        </w:rPr>
        <w:t>l</w:t>
      </w:r>
      <w:r w:rsidRPr="00335F1D">
        <w:rPr>
          <w:rFonts w:ascii="Times New Roman" w:hAnsi="Times New Roman" w:cs="Times New Roman"/>
          <w:sz w:val="21"/>
          <w:szCs w:val="21"/>
        </w:rPr>
        <w:t>ehre in Regensburg</w:t>
      </w:r>
      <w:r>
        <w:rPr>
          <w:rFonts w:ascii="Times New Roman" w:hAnsi="Times New Roman" w:cs="Times New Roman"/>
          <w:sz w:val="21"/>
          <w:szCs w:val="21"/>
        </w:rPr>
        <w:t xml:space="preserve"> und an der Universität Basel</w:t>
      </w:r>
      <w:r w:rsidRPr="00335F1D">
        <w:rPr>
          <w:rFonts w:ascii="Times New Roman" w:hAnsi="Times New Roman" w:cs="Times New Roman"/>
          <w:sz w:val="21"/>
          <w:szCs w:val="21"/>
        </w:rPr>
        <w:t xml:space="preserve"> fortsetzen konnte und daher </w:t>
      </w:r>
      <w:r>
        <w:rPr>
          <w:rFonts w:ascii="Times New Roman" w:hAnsi="Times New Roman" w:cs="Times New Roman"/>
          <w:sz w:val="21"/>
          <w:szCs w:val="21"/>
        </w:rPr>
        <w:t>in Regensburg</w:t>
      </w:r>
      <w:r w:rsidRPr="00335F1D">
        <w:rPr>
          <w:rFonts w:ascii="Times New Roman" w:hAnsi="Times New Roman" w:cs="Times New Roman"/>
          <w:sz w:val="21"/>
          <w:szCs w:val="21"/>
        </w:rPr>
        <w:t xml:space="preserve"> nach dem dritten Semester in das „</w:t>
      </w:r>
      <w:proofErr w:type="spellStart"/>
      <w:r w:rsidRPr="00335F1D">
        <w:rPr>
          <w:rFonts w:ascii="Times New Roman" w:hAnsi="Times New Roman" w:cs="Times New Roman"/>
          <w:sz w:val="21"/>
          <w:szCs w:val="21"/>
        </w:rPr>
        <w:t>Honors</w:t>
      </w:r>
      <w:proofErr w:type="spellEnd"/>
      <w:r w:rsidRPr="00335F1D">
        <w:rPr>
          <w:rFonts w:ascii="Times New Roman" w:hAnsi="Times New Roman" w:cs="Times New Roman"/>
          <w:sz w:val="21"/>
          <w:szCs w:val="21"/>
        </w:rPr>
        <w:t>“-Bachelor-Programm</w:t>
      </w:r>
      <w:r>
        <w:rPr>
          <w:rFonts w:ascii="Times New Roman" w:hAnsi="Times New Roman" w:cs="Times New Roman"/>
          <w:sz w:val="21"/>
          <w:szCs w:val="21"/>
        </w:rPr>
        <w:t>, welches exklusiv die besten Studierenden der Fakultät fördert und Teil des Elitenetzwerks Bayern ist,</w:t>
      </w:r>
      <w:r w:rsidRPr="00335F1D">
        <w:rPr>
          <w:rFonts w:ascii="Times New Roman" w:hAnsi="Times New Roman" w:cs="Times New Roman"/>
          <w:sz w:val="21"/>
          <w:szCs w:val="21"/>
        </w:rPr>
        <w:t xml:space="preserve"> aufgenommen wurde.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35F1D">
        <w:rPr>
          <w:rFonts w:ascii="Times New Roman" w:hAnsi="Times New Roman" w:cs="Times New Roman"/>
          <w:sz w:val="21"/>
          <w:szCs w:val="21"/>
        </w:rPr>
        <w:t>In Regensburg arbeite ich zudem am Lehrstuhl für Finanzierung und habe in meinen Semesterferien</w:t>
      </w:r>
      <w:r>
        <w:rPr>
          <w:rFonts w:ascii="Times New Roman" w:hAnsi="Times New Roman" w:cs="Times New Roman"/>
          <w:sz w:val="21"/>
          <w:szCs w:val="21"/>
        </w:rPr>
        <w:t xml:space="preserve"> bereits</w:t>
      </w:r>
      <w:r w:rsidRPr="00335F1D">
        <w:rPr>
          <w:rFonts w:ascii="Times New Roman" w:hAnsi="Times New Roman" w:cs="Times New Roman"/>
          <w:sz w:val="21"/>
          <w:szCs w:val="21"/>
        </w:rPr>
        <w:t xml:space="preserve"> Praktik</w:t>
      </w:r>
      <w:r>
        <w:rPr>
          <w:rFonts w:ascii="Times New Roman" w:hAnsi="Times New Roman" w:cs="Times New Roman"/>
          <w:sz w:val="21"/>
          <w:szCs w:val="21"/>
        </w:rPr>
        <w:t>a</w:t>
      </w:r>
      <w:r w:rsidRPr="00335F1D">
        <w:rPr>
          <w:rFonts w:ascii="Times New Roman" w:hAnsi="Times New Roman" w:cs="Times New Roman"/>
          <w:sz w:val="21"/>
          <w:szCs w:val="21"/>
        </w:rPr>
        <w:t xml:space="preserve"> </w:t>
      </w:r>
      <w:r w:rsidR="0007676A">
        <w:rPr>
          <w:rFonts w:ascii="Times New Roman" w:hAnsi="Times New Roman" w:cs="Times New Roman"/>
          <w:sz w:val="21"/>
          <w:szCs w:val="21"/>
        </w:rPr>
        <w:t>im</w:t>
      </w:r>
      <w:r w:rsidR="005A2E6C">
        <w:rPr>
          <w:rFonts w:ascii="Times New Roman" w:hAnsi="Times New Roman" w:cs="Times New Roman"/>
          <w:sz w:val="21"/>
          <w:szCs w:val="21"/>
        </w:rPr>
        <w:t xml:space="preserve"> in- und externen</w:t>
      </w:r>
      <w:r w:rsidR="0007676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Consulting </w:t>
      </w:r>
      <w:r w:rsidR="005A2E6C">
        <w:rPr>
          <w:rFonts w:ascii="Times New Roman" w:hAnsi="Times New Roman" w:cs="Times New Roman"/>
          <w:sz w:val="21"/>
          <w:szCs w:val="21"/>
        </w:rPr>
        <w:t>sowie</w:t>
      </w:r>
      <w:r w:rsidRPr="00335F1D">
        <w:rPr>
          <w:rFonts w:ascii="Times New Roman" w:hAnsi="Times New Roman" w:cs="Times New Roman"/>
          <w:sz w:val="21"/>
          <w:szCs w:val="21"/>
        </w:rPr>
        <w:t xml:space="preserve"> Wealth Management absolviert, wobei ich jeweils für meine gründliche und </w:t>
      </w:r>
      <w:r>
        <w:rPr>
          <w:rFonts w:ascii="Times New Roman" w:hAnsi="Times New Roman" w:cs="Times New Roman"/>
          <w:sz w:val="21"/>
          <w:szCs w:val="21"/>
        </w:rPr>
        <w:t>hoch</w:t>
      </w:r>
      <w:r w:rsidRPr="00335F1D">
        <w:rPr>
          <w:rFonts w:ascii="Times New Roman" w:hAnsi="Times New Roman" w:cs="Times New Roman"/>
          <w:sz w:val="21"/>
          <w:szCs w:val="21"/>
        </w:rPr>
        <w:t>qualitative Arbeitsweise positive Rückmeldung erhalten</w:t>
      </w:r>
      <w:r w:rsidRPr="00DD281F">
        <w:rPr>
          <w:rFonts w:ascii="Times New Roman" w:hAnsi="Times New Roman" w:cs="Times New Roman"/>
          <w:sz w:val="14"/>
          <w:szCs w:val="14"/>
        </w:rPr>
        <w:t xml:space="preserve"> </w:t>
      </w:r>
      <w:r w:rsidRPr="00335F1D">
        <w:rPr>
          <w:rFonts w:ascii="Times New Roman" w:hAnsi="Times New Roman" w:cs="Times New Roman"/>
          <w:sz w:val="21"/>
          <w:szCs w:val="21"/>
        </w:rPr>
        <w:t>habe. Mein freundliches Auftreten, Teamfähigkeit und Sozialkompetenz kann ich schon lange durch mein ehrenamtliches Engagement in der Feuerwehr</w:t>
      </w:r>
      <w:r>
        <w:rPr>
          <w:rFonts w:ascii="Times New Roman" w:hAnsi="Times New Roman" w:cs="Times New Roman"/>
          <w:sz w:val="21"/>
          <w:szCs w:val="21"/>
        </w:rPr>
        <w:t>,</w:t>
      </w:r>
      <w:r w:rsidRPr="00335F1D">
        <w:rPr>
          <w:rFonts w:ascii="Times New Roman" w:hAnsi="Times New Roman" w:cs="Times New Roman"/>
          <w:sz w:val="21"/>
          <w:szCs w:val="21"/>
        </w:rPr>
        <w:t xml:space="preserve"> Kirche</w:t>
      </w:r>
      <w:r w:rsidR="00BE5614">
        <w:rPr>
          <w:rFonts w:ascii="Times New Roman" w:hAnsi="Times New Roman" w:cs="Times New Roman"/>
          <w:sz w:val="21"/>
          <w:szCs w:val="21"/>
        </w:rPr>
        <w:t>, Tafel</w:t>
      </w:r>
      <w:r>
        <w:rPr>
          <w:rFonts w:ascii="Times New Roman" w:hAnsi="Times New Roman" w:cs="Times New Roman"/>
          <w:sz w:val="21"/>
          <w:szCs w:val="21"/>
        </w:rPr>
        <w:t xml:space="preserve"> und der wirtschaftswissenschaftlichen Fachgruppe in</w:t>
      </w:r>
      <w:r w:rsidRPr="00260F2B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Basel</w:t>
      </w:r>
      <w:r w:rsidRPr="00260F2B">
        <w:rPr>
          <w:rFonts w:ascii="Times New Roman" w:hAnsi="Times New Roman" w:cs="Times New Roman"/>
          <w:sz w:val="16"/>
          <w:szCs w:val="16"/>
        </w:rPr>
        <w:t xml:space="preserve"> </w:t>
      </w:r>
      <w:r w:rsidRPr="00335F1D">
        <w:rPr>
          <w:rFonts w:ascii="Times New Roman" w:hAnsi="Times New Roman" w:cs="Times New Roman"/>
          <w:sz w:val="21"/>
          <w:szCs w:val="21"/>
        </w:rPr>
        <w:t xml:space="preserve">ausbilden, wobei mir das auch seit bereits </w:t>
      </w:r>
      <w:r w:rsidR="002D27F1">
        <w:rPr>
          <w:rFonts w:ascii="Times New Roman" w:hAnsi="Times New Roman" w:cs="Times New Roman"/>
          <w:sz w:val="21"/>
          <w:szCs w:val="21"/>
        </w:rPr>
        <w:t>drei</w:t>
      </w:r>
      <w:r w:rsidRPr="00335F1D">
        <w:rPr>
          <w:rFonts w:ascii="Times New Roman" w:hAnsi="Times New Roman" w:cs="Times New Roman"/>
          <w:sz w:val="21"/>
          <w:szCs w:val="21"/>
        </w:rPr>
        <w:t xml:space="preserve"> Jahren durch ein Stipendium der Hanns-Seidel-Stiftung, bestätigt wird. Durch meine Begeisterung für Kunst und Fotografie habe ich </w:t>
      </w:r>
      <w:r>
        <w:rPr>
          <w:rFonts w:ascii="Times New Roman" w:hAnsi="Times New Roman" w:cs="Times New Roman"/>
          <w:sz w:val="21"/>
          <w:szCs w:val="21"/>
        </w:rPr>
        <w:t xml:space="preserve">die Fähigkeit, </w:t>
      </w:r>
      <w:r w:rsidRPr="00335F1D">
        <w:rPr>
          <w:rFonts w:ascii="Times New Roman" w:hAnsi="Times New Roman" w:cs="Times New Roman"/>
          <w:sz w:val="21"/>
          <w:szCs w:val="21"/>
        </w:rPr>
        <w:t>einen kreativen Blick</w:t>
      </w:r>
      <w:r w:rsidRPr="008741DB">
        <w:rPr>
          <w:rFonts w:ascii="Times New Roman" w:hAnsi="Times New Roman" w:cs="Times New Roman"/>
          <w:sz w:val="14"/>
          <w:szCs w:val="14"/>
        </w:rPr>
        <w:t xml:space="preserve"> </w:t>
      </w:r>
      <w:r w:rsidRPr="004616E5">
        <w:rPr>
          <w:rFonts w:ascii="Times New Roman" w:hAnsi="Times New Roman" w:cs="Times New Roman"/>
          <w:sz w:val="21"/>
          <w:szCs w:val="21"/>
        </w:rPr>
        <w:t>auf die Dinge zu werfen. All diese Erfahrungen möchte ich nun in Form eines Praktikums bei Ihnen einbringen.</w:t>
      </w:r>
    </w:p>
    <w:p w14:paraId="2F4A21DC" w14:textId="77777777" w:rsidR="003A6EA2" w:rsidRPr="004D0B6A" w:rsidRDefault="003A6EA2" w:rsidP="00CC23E2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2C090CDF" w14:textId="65E3EB67" w:rsidR="00E65B09" w:rsidRPr="00E57312" w:rsidRDefault="003A6EA2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335F1D">
        <w:rPr>
          <w:rFonts w:ascii="Times New Roman" w:hAnsi="Times New Roman" w:cs="Times New Roman"/>
          <w:sz w:val="21"/>
          <w:szCs w:val="21"/>
        </w:rPr>
        <w:t xml:space="preserve">Die Entscheidung, mich bei </w:t>
      </w:r>
      <w:r>
        <w:rPr>
          <w:rFonts w:ascii="Times New Roman" w:hAnsi="Times New Roman" w:cs="Times New Roman"/>
          <w:sz w:val="21"/>
          <w:szCs w:val="21"/>
        </w:rPr>
        <w:t>der Volkswagen AG</w:t>
      </w:r>
      <w:r w:rsidRPr="00335F1D">
        <w:rPr>
          <w:rFonts w:ascii="Times New Roman" w:hAnsi="Times New Roman" w:cs="Times New Roman"/>
          <w:sz w:val="21"/>
          <w:szCs w:val="21"/>
        </w:rPr>
        <w:t xml:space="preserve"> zu bewerben, gründet sich auf meiner Überzeugung, dass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3B727D">
        <w:rPr>
          <w:rFonts w:ascii="Times New Roman" w:hAnsi="Times New Roman" w:cs="Times New Roman"/>
          <w:sz w:val="21"/>
          <w:szCs w:val="21"/>
        </w:rPr>
        <w:t xml:space="preserve">die </w:t>
      </w:r>
      <w:r>
        <w:rPr>
          <w:rFonts w:ascii="Times New Roman" w:hAnsi="Times New Roman" w:cs="Times New Roman"/>
          <w:sz w:val="21"/>
          <w:szCs w:val="21"/>
        </w:rPr>
        <w:t>VW</w:t>
      </w:r>
      <w:r w:rsidR="00AB7C63">
        <w:rPr>
          <w:rFonts w:ascii="Times New Roman" w:hAnsi="Times New Roman" w:cs="Times New Roman"/>
          <w:sz w:val="21"/>
          <w:szCs w:val="21"/>
        </w:rPr>
        <w:t xml:space="preserve"> </w:t>
      </w:r>
      <w:r w:rsidR="003B727D">
        <w:rPr>
          <w:rFonts w:ascii="Times New Roman" w:hAnsi="Times New Roman" w:cs="Times New Roman"/>
          <w:sz w:val="21"/>
          <w:szCs w:val="21"/>
        </w:rPr>
        <w:t xml:space="preserve">AG </w:t>
      </w:r>
      <w:r w:rsidR="001B36F8">
        <w:rPr>
          <w:rFonts w:ascii="Times New Roman" w:hAnsi="Times New Roman" w:cs="Times New Roman"/>
          <w:sz w:val="21"/>
          <w:szCs w:val="21"/>
        </w:rPr>
        <w:t>als</w:t>
      </w:r>
      <w:r w:rsidR="00AB7C63">
        <w:rPr>
          <w:rFonts w:ascii="Times New Roman" w:hAnsi="Times New Roman" w:cs="Times New Roman"/>
          <w:sz w:val="21"/>
          <w:szCs w:val="21"/>
        </w:rPr>
        <w:t xml:space="preserve"> </w:t>
      </w:r>
      <w:r w:rsidR="00A203C4">
        <w:rPr>
          <w:rFonts w:ascii="Times New Roman" w:hAnsi="Times New Roman" w:cs="Times New Roman"/>
          <w:sz w:val="21"/>
          <w:szCs w:val="21"/>
        </w:rPr>
        <w:t>Ebenbild</w:t>
      </w:r>
      <w:r w:rsidR="00AB7C63">
        <w:rPr>
          <w:rFonts w:ascii="Times New Roman" w:hAnsi="Times New Roman" w:cs="Times New Roman"/>
          <w:sz w:val="21"/>
          <w:szCs w:val="21"/>
        </w:rPr>
        <w:t xml:space="preserve"> von </w:t>
      </w:r>
      <w:r w:rsidR="00AC417C">
        <w:rPr>
          <w:rFonts w:ascii="Times New Roman" w:hAnsi="Times New Roman" w:cs="Times New Roman"/>
          <w:sz w:val="21"/>
          <w:szCs w:val="21"/>
        </w:rPr>
        <w:t xml:space="preserve">bewährter </w:t>
      </w:r>
      <w:r w:rsidR="00A203C4">
        <w:rPr>
          <w:rFonts w:ascii="Times New Roman" w:hAnsi="Times New Roman" w:cs="Times New Roman"/>
          <w:sz w:val="21"/>
          <w:szCs w:val="21"/>
        </w:rPr>
        <w:t>Qualität</w:t>
      </w:r>
      <w:r w:rsidR="001B36F8">
        <w:rPr>
          <w:rFonts w:ascii="Times New Roman" w:hAnsi="Times New Roman" w:cs="Times New Roman"/>
          <w:sz w:val="21"/>
          <w:szCs w:val="21"/>
        </w:rPr>
        <w:t xml:space="preserve"> und</w:t>
      </w:r>
      <w:r w:rsidR="00AC417C">
        <w:rPr>
          <w:rFonts w:ascii="Times New Roman" w:hAnsi="Times New Roman" w:cs="Times New Roman"/>
          <w:sz w:val="21"/>
          <w:szCs w:val="21"/>
        </w:rPr>
        <w:t xml:space="preserve"> </w:t>
      </w:r>
      <w:r w:rsidR="00E46B24">
        <w:rPr>
          <w:rFonts w:ascii="Times New Roman" w:hAnsi="Times New Roman" w:cs="Times New Roman"/>
          <w:sz w:val="21"/>
          <w:szCs w:val="21"/>
        </w:rPr>
        <w:t>generationenübergreifende</w:t>
      </w:r>
      <w:r w:rsidR="00BF562B">
        <w:rPr>
          <w:rFonts w:ascii="Times New Roman" w:hAnsi="Times New Roman" w:cs="Times New Roman"/>
          <w:sz w:val="21"/>
          <w:szCs w:val="21"/>
        </w:rPr>
        <w:t>m</w:t>
      </w:r>
      <w:r w:rsidR="001B36F8">
        <w:rPr>
          <w:rFonts w:ascii="Times New Roman" w:hAnsi="Times New Roman" w:cs="Times New Roman"/>
          <w:sz w:val="21"/>
          <w:szCs w:val="21"/>
        </w:rPr>
        <w:t xml:space="preserve"> Fortschritt</w:t>
      </w:r>
      <w:r w:rsidR="006327F5">
        <w:rPr>
          <w:rFonts w:ascii="Times New Roman" w:hAnsi="Times New Roman" w:cs="Times New Roman"/>
          <w:sz w:val="21"/>
          <w:szCs w:val="21"/>
        </w:rPr>
        <w:t xml:space="preserve"> sowie durch </w:t>
      </w:r>
      <w:r w:rsidR="002557F6">
        <w:rPr>
          <w:rFonts w:ascii="Times New Roman" w:hAnsi="Times New Roman" w:cs="Times New Roman"/>
          <w:sz w:val="21"/>
          <w:szCs w:val="21"/>
        </w:rPr>
        <w:t>die vielfältigen Marken</w:t>
      </w:r>
      <w:r w:rsidR="00EA26B1">
        <w:rPr>
          <w:rFonts w:ascii="Times New Roman" w:hAnsi="Times New Roman" w:cs="Times New Roman"/>
          <w:sz w:val="21"/>
          <w:szCs w:val="21"/>
        </w:rPr>
        <w:t xml:space="preserve"> ein, wenn nicht sogar</w:t>
      </w:r>
      <w:r w:rsidR="00992439">
        <w:rPr>
          <w:rFonts w:ascii="Times New Roman" w:hAnsi="Times New Roman" w:cs="Times New Roman"/>
          <w:sz w:val="21"/>
          <w:szCs w:val="21"/>
        </w:rPr>
        <w:t xml:space="preserve"> d</w:t>
      </w:r>
      <w:r w:rsidR="009C5986">
        <w:rPr>
          <w:rFonts w:ascii="Times New Roman" w:hAnsi="Times New Roman" w:cs="Times New Roman"/>
          <w:sz w:val="21"/>
          <w:szCs w:val="21"/>
        </w:rPr>
        <w:t>er</w:t>
      </w:r>
      <w:r w:rsidR="00992439">
        <w:rPr>
          <w:rFonts w:ascii="Times New Roman" w:hAnsi="Times New Roman" w:cs="Times New Roman"/>
          <w:sz w:val="21"/>
          <w:szCs w:val="21"/>
        </w:rPr>
        <w:t xml:space="preserve"> bedeutendste </w:t>
      </w:r>
      <w:r w:rsidR="009C5986">
        <w:rPr>
          <w:rFonts w:ascii="Times New Roman" w:hAnsi="Times New Roman" w:cs="Times New Roman"/>
          <w:sz w:val="21"/>
          <w:szCs w:val="21"/>
        </w:rPr>
        <w:t>Mobilitätsanbieter</w:t>
      </w:r>
      <w:r w:rsidR="00934705">
        <w:rPr>
          <w:rFonts w:ascii="Times New Roman" w:hAnsi="Times New Roman" w:cs="Times New Roman"/>
          <w:sz w:val="21"/>
          <w:szCs w:val="21"/>
        </w:rPr>
        <w:t xml:space="preserve"> </w:t>
      </w:r>
      <w:r w:rsidR="003B727D">
        <w:rPr>
          <w:rFonts w:ascii="Times New Roman" w:hAnsi="Times New Roman" w:cs="Times New Roman"/>
          <w:sz w:val="21"/>
          <w:szCs w:val="21"/>
        </w:rPr>
        <w:t xml:space="preserve">der Welt </w:t>
      </w:r>
      <w:r w:rsidR="00934705">
        <w:rPr>
          <w:rFonts w:ascii="Times New Roman" w:hAnsi="Times New Roman" w:cs="Times New Roman"/>
          <w:sz w:val="21"/>
          <w:szCs w:val="21"/>
        </w:rPr>
        <w:t>ist</w:t>
      </w:r>
      <w:r w:rsidR="00D71163">
        <w:rPr>
          <w:rFonts w:ascii="Times New Roman" w:hAnsi="Times New Roman" w:cs="Times New Roman"/>
          <w:sz w:val="21"/>
          <w:szCs w:val="21"/>
        </w:rPr>
        <w:t xml:space="preserve"> und so </w:t>
      </w:r>
      <w:r w:rsidR="00D71163" w:rsidRPr="00DB106D">
        <w:rPr>
          <w:rFonts w:ascii="Times New Roman" w:hAnsi="Times New Roman" w:cs="Times New Roman"/>
          <w:sz w:val="21"/>
          <w:szCs w:val="21"/>
        </w:rPr>
        <w:t>die idealen Rahmenbedingungen für meine persönliche und berufliche Weiterentwicklung bietet</w:t>
      </w:r>
      <w:r w:rsidR="002557F6">
        <w:rPr>
          <w:rFonts w:ascii="Times New Roman" w:hAnsi="Times New Roman" w:cs="Times New Roman"/>
          <w:sz w:val="21"/>
          <w:szCs w:val="21"/>
        </w:rPr>
        <w:t xml:space="preserve">. </w:t>
      </w:r>
      <w:r w:rsidR="0034729A">
        <w:rPr>
          <w:rFonts w:ascii="Times New Roman" w:hAnsi="Times New Roman" w:cs="Times New Roman"/>
          <w:sz w:val="21"/>
          <w:szCs w:val="21"/>
        </w:rPr>
        <w:t xml:space="preserve">Nachdem ich mit Volkswagen </w:t>
      </w:r>
      <w:r w:rsidR="00444576">
        <w:rPr>
          <w:rFonts w:ascii="Times New Roman" w:hAnsi="Times New Roman" w:cs="Times New Roman"/>
          <w:sz w:val="21"/>
          <w:szCs w:val="21"/>
        </w:rPr>
        <w:t>aufgewachsen</w:t>
      </w:r>
      <w:ins w:id="2" w:author="David Döbele" w:date="2024-08-29T13:52:00Z" w16du:dateUtc="2024-08-29T11:52:00Z">
        <w:r w:rsidR="00F2178E">
          <w:rPr>
            <w:rFonts w:ascii="Times New Roman" w:hAnsi="Times New Roman" w:cs="Times New Roman"/>
            <w:sz w:val="21"/>
            <w:szCs w:val="21"/>
          </w:rPr>
          <w:t xml:space="preserve"> bin</w:t>
        </w:r>
      </w:ins>
      <w:r w:rsidR="00DC00A9">
        <w:rPr>
          <w:rFonts w:ascii="Times New Roman" w:hAnsi="Times New Roman" w:cs="Times New Roman"/>
          <w:sz w:val="21"/>
          <w:szCs w:val="21"/>
        </w:rPr>
        <w:t xml:space="preserve">, </w:t>
      </w:r>
      <w:r w:rsidR="002527DB">
        <w:rPr>
          <w:rFonts w:ascii="Times New Roman" w:hAnsi="Times New Roman" w:cs="Times New Roman"/>
          <w:sz w:val="21"/>
          <w:szCs w:val="21"/>
        </w:rPr>
        <w:t xml:space="preserve">mit dieser Marke das Fahren </w:t>
      </w:r>
      <w:del w:id="3" w:author="David Döbele" w:date="2024-08-29T13:52:00Z" w16du:dateUtc="2024-08-29T11:52:00Z">
        <w:r w:rsidR="002527DB" w:rsidDel="00F2178E">
          <w:rPr>
            <w:rFonts w:ascii="Times New Roman" w:hAnsi="Times New Roman" w:cs="Times New Roman"/>
            <w:sz w:val="21"/>
            <w:szCs w:val="21"/>
          </w:rPr>
          <w:delText>gelernt</w:delText>
        </w:r>
        <w:r w:rsidR="00DC00A9" w:rsidDel="00F2178E">
          <w:rPr>
            <w:rFonts w:ascii="Times New Roman" w:hAnsi="Times New Roman" w:cs="Times New Roman"/>
            <w:sz w:val="21"/>
            <w:szCs w:val="21"/>
          </w:rPr>
          <w:delText xml:space="preserve"> </w:delText>
        </w:r>
      </w:del>
      <w:ins w:id="4" w:author="David Döbele" w:date="2024-08-29T13:52:00Z" w16du:dateUtc="2024-08-29T11:52:00Z">
        <w:r w:rsidR="00F2178E">
          <w:rPr>
            <w:rFonts w:ascii="Times New Roman" w:hAnsi="Times New Roman" w:cs="Times New Roman"/>
            <w:sz w:val="21"/>
            <w:szCs w:val="21"/>
          </w:rPr>
          <w:t>lernte</w:t>
        </w:r>
        <w:r w:rsidR="00F2178E">
          <w:rPr>
            <w:rFonts w:ascii="Times New Roman" w:hAnsi="Times New Roman" w:cs="Times New Roman"/>
            <w:sz w:val="21"/>
            <w:szCs w:val="21"/>
          </w:rPr>
          <w:t xml:space="preserve"> </w:t>
        </w:r>
      </w:ins>
      <w:r w:rsidR="00DC00A9">
        <w:rPr>
          <w:rFonts w:ascii="Times New Roman" w:hAnsi="Times New Roman" w:cs="Times New Roman"/>
          <w:sz w:val="21"/>
          <w:szCs w:val="21"/>
        </w:rPr>
        <w:t xml:space="preserve">und mittlerweile selbst Fahrzeuge aus Ihrem Hause </w:t>
      </w:r>
      <w:r w:rsidR="00893937">
        <w:rPr>
          <w:rFonts w:ascii="Times New Roman" w:hAnsi="Times New Roman" w:cs="Times New Roman"/>
          <w:sz w:val="21"/>
          <w:szCs w:val="21"/>
        </w:rPr>
        <w:t>nutze</w:t>
      </w:r>
      <w:r w:rsidR="0065088D">
        <w:rPr>
          <w:rFonts w:ascii="Times New Roman" w:hAnsi="Times New Roman" w:cs="Times New Roman"/>
          <w:sz w:val="21"/>
          <w:szCs w:val="21"/>
        </w:rPr>
        <w:t>,</w:t>
      </w:r>
      <w:r w:rsidR="007F7CBD">
        <w:rPr>
          <w:rFonts w:ascii="Times New Roman" w:hAnsi="Times New Roman" w:cs="Times New Roman"/>
          <w:sz w:val="21"/>
          <w:szCs w:val="21"/>
        </w:rPr>
        <w:t xml:space="preserve"> ist </w:t>
      </w:r>
      <w:r w:rsidR="00893937">
        <w:rPr>
          <w:rFonts w:ascii="Times New Roman" w:hAnsi="Times New Roman" w:cs="Times New Roman"/>
          <w:sz w:val="21"/>
          <w:szCs w:val="21"/>
        </w:rPr>
        <w:t>Volkswagen für mich schon immer „Das Auto“</w:t>
      </w:r>
      <w:r w:rsidR="007F7CBD">
        <w:rPr>
          <w:rFonts w:ascii="Times New Roman" w:hAnsi="Times New Roman" w:cs="Times New Roman"/>
          <w:sz w:val="21"/>
          <w:szCs w:val="21"/>
        </w:rPr>
        <w:t>. Daher</w:t>
      </w:r>
      <w:r w:rsidR="00FE19D2">
        <w:rPr>
          <w:rFonts w:ascii="Times New Roman" w:hAnsi="Times New Roman" w:cs="Times New Roman"/>
          <w:sz w:val="21"/>
          <w:szCs w:val="21"/>
        </w:rPr>
        <w:t xml:space="preserve"> </w:t>
      </w:r>
      <w:r w:rsidR="00066F00">
        <w:rPr>
          <w:rFonts w:ascii="Times New Roman" w:hAnsi="Times New Roman" w:cs="Times New Roman"/>
          <w:sz w:val="21"/>
          <w:szCs w:val="21"/>
        </w:rPr>
        <w:t>möchte ich jetzt selbst a</w:t>
      </w:r>
      <w:r w:rsidR="00B84E48">
        <w:rPr>
          <w:rFonts w:ascii="Times New Roman" w:hAnsi="Times New Roman" w:cs="Times New Roman"/>
          <w:sz w:val="21"/>
          <w:szCs w:val="21"/>
        </w:rPr>
        <w:t>n Ihrer Strategie</w:t>
      </w:r>
      <w:r w:rsidR="00066F00">
        <w:rPr>
          <w:rFonts w:ascii="Times New Roman" w:hAnsi="Times New Roman" w:cs="Times New Roman"/>
          <w:sz w:val="21"/>
          <w:szCs w:val="21"/>
        </w:rPr>
        <w:t xml:space="preserve"> „NEW AUTO“</w:t>
      </w:r>
      <w:r w:rsidR="00487661">
        <w:rPr>
          <w:rFonts w:ascii="Times New Roman" w:hAnsi="Times New Roman" w:cs="Times New Roman"/>
          <w:sz w:val="21"/>
          <w:szCs w:val="21"/>
        </w:rPr>
        <w:t xml:space="preserve"> mitarbeiten, um</w:t>
      </w:r>
      <w:r w:rsidR="00B84E48">
        <w:rPr>
          <w:rFonts w:ascii="Times New Roman" w:hAnsi="Times New Roman" w:cs="Times New Roman"/>
          <w:sz w:val="21"/>
          <w:szCs w:val="21"/>
        </w:rPr>
        <w:t xml:space="preserve"> mit VW</w:t>
      </w:r>
      <w:r w:rsidR="00487661">
        <w:rPr>
          <w:rFonts w:ascii="Times New Roman" w:hAnsi="Times New Roman" w:cs="Times New Roman"/>
          <w:sz w:val="21"/>
          <w:szCs w:val="21"/>
        </w:rPr>
        <w:t xml:space="preserve"> auch für zukünftige</w:t>
      </w:r>
      <w:r w:rsidR="00B84E48">
        <w:rPr>
          <w:rFonts w:ascii="Times New Roman" w:hAnsi="Times New Roman" w:cs="Times New Roman"/>
          <w:sz w:val="21"/>
          <w:szCs w:val="21"/>
        </w:rPr>
        <w:t>n</w:t>
      </w:r>
      <w:r w:rsidR="00487661">
        <w:rPr>
          <w:rFonts w:ascii="Times New Roman" w:hAnsi="Times New Roman" w:cs="Times New Roman"/>
          <w:sz w:val="21"/>
          <w:szCs w:val="21"/>
        </w:rPr>
        <w:t xml:space="preserve"> Generationen Mobilität anzubieten. </w:t>
      </w:r>
      <w:r w:rsidR="00D46CEB">
        <w:rPr>
          <w:rFonts w:ascii="Times New Roman" w:hAnsi="Times New Roman" w:cs="Times New Roman"/>
          <w:sz w:val="21"/>
          <w:szCs w:val="21"/>
        </w:rPr>
        <w:t xml:space="preserve">Auch wenn </w:t>
      </w:r>
      <w:r w:rsidR="00613613">
        <w:rPr>
          <w:rFonts w:ascii="Times New Roman" w:hAnsi="Times New Roman" w:cs="Times New Roman"/>
          <w:sz w:val="21"/>
          <w:szCs w:val="21"/>
        </w:rPr>
        <w:t>Sie sich in einem herausfordernden Umfeld bewegen</w:t>
      </w:r>
      <w:r w:rsidR="00611AAD">
        <w:rPr>
          <w:rFonts w:ascii="Times New Roman" w:hAnsi="Times New Roman" w:cs="Times New Roman"/>
          <w:sz w:val="21"/>
          <w:szCs w:val="21"/>
        </w:rPr>
        <w:t>, bin ich fest davon überzeugt</w:t>
      </w:r>
      <w:r w:rsidR="00E57312">
        <w:rPr>
          <w:rFonts w:ascii="Times New Roman" w:hAnsi="Times New Roman" w:cs="Times New Roman"/>
          <w:sz w:val="21"/>
          <w:szCs w:val="21"/>
        </w:rPr>
        <w:t>, dass</w:t>
      </w:r>
      <w:r w:rsidR="000F0C68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0F0C68">
        <w:rPr>
          <w:rFonts w:ascii="Times New Roman" w:hAnsi="Times New Roman" w:cs="Times New Roman"/>
          <w:sz w:val="21"/>
          <w:szCs w:val="21"/>
        </w:rPr>
        <w:t>Sie</w:t>
      </w:r>
      <w:proofErr w:type="gramEnd"/>
      <w:r w:rsidR="000F0C68">
        <w:rPr>
          <w:rFonts w:ascii="Times New Roman" w:hAnsi="Times New Roman" w:cs="Times New Roman"/>
          <w:sz w:val="21"/>
          <w:szCs w:val="21"/>
        </w:rPr>
        <w:t xml:space="preserve"> als</w:t>
      </w:r>
      <w:r w:rsidR="00161B26">
        <w:rPr>
          <w:rFonts w:ascii="Times New Roman" w:hAnsi="Times New Roman" w:cs="Times New Roman"/>
          <w:sz w:val="21"/>
          <w:szCs w:val="21"/>
        </w:rPr>
        <w:t xml:space="preserve"> ein</w:t>
      </w:r>
      <w:r w:rsidR="000F0C68">
        <w:rPr>
          <w:rFonts w:ascii="Times New Roman" w:hAnsi="Times New Roman" w:cs="Times New Roman"/>
          <w:sz w:val="21"/>
          <w:szCs w:val="21"/>
        </w:rPr>
        <w:t xml:space="preserve"> über</w:t>
      </w:r>
      <w:r w:rsidR="007F31E1">
        <w:rPr>
          <w:rFonts w:ascii="Times New Roman" w:hAnsi="Times New Roman" w:cs="Times New Roman"/>
          <w:sz w:val="21"/>
          <w:szCs w:val="21"/>
        </w:rPr>
        <w:t xml:space="preserve"> 660.000 Menschen umfassendes internationales Team </w:t>
      </w:r>
      <w:r w:rsidR="00611AAD">
        <w:rPr>
          <w:rFonts w:ascii="Times New Roman" w:hAnsi="Times New Roman" w:cs="Times New Roman"/>
          <w:sz w:val="21"/>
          <w:szCs w:val="21"/>
        </w:rPr>
        <w:t>gemeinsam diese Strategie in die Tat umsetzen</w:t>
      </w:r>
      <w:r w:rsidR="004112BA">
        <w:rPr>
          <w:rFonts w:ascii="Times New Roman" w:hAnsi="Times New Roman" w:cs="Times New Roman"/>
          <w:sz w:val="21"/>
          <w:szCs w:val="21"/>
        </w:rPr>
        <w:t xml:space="preserve"> werden</w:t>
      </w:r>
      <w:r w:rsidR="00611AAD">
        <w:rPr>
          <w:rFonts w:ascii="Times New Roman" w:hAnsi="Times New Roman" w:cs="Times New Roman"/>
          <w:sz w:val="21"/>
          <w:szCs w:val="21"/>
        </w:rPr>
        <w:t>.</w:t>
      </w:r>
      <w:r w:rsidR="00CF4B03">
        <w:rPr>
          <w:rFonts w:ascii="Times New Roman" w:hAnsi="Times New Roman" w:cs="Times New Roman"/>
          <w:sz w:val="21"/>
          <w:szCs w:val="21"/>
        </w:rPr>
        <w:t xml:space="preserve"> Ihr Wertefund</w:t>
      </w:r>
      <w:r w:rsidR="00934E58">
        <w:rPr>
          <w:rFonts w:ascii="Times New Roman" w:hAnsi="Times New Roman" w:cs="Times New Roman"/>
          <w:sz w:val="21"/>
          <w:szCs w:val="21"/>
        </w:rPr>
        <w:t>ament</w:t>
      </w:r>
      <w:r w:rsidR="00ED6D8D">
        <w:rPr>
          <w:rFonts w:ascii="Times New Roman" w:hAnsi="Times New Roman" w:cs="Times New Roman"/>
          <w:sz w:val="21"/>
          <w:szCs w:val="21"/>
        </w:rPr>
        <w:t>,</w:t>
      </w:r>
      <w:r w:rsidR="00934E58">
        <w:rPr>
          <w:rFonts w:ascii="Times New Roman" w:hAnsi="Times New Roman" w:cs="Times New Roman"/>
          <w:sz w:val="21"/>
          <w:szCs w:val="21"/>
        </w:rPr>
        <w:t xml:space="preserve"> in dem beispielsweise Verantwortung, Zusammenhalt und Zuverlässigkeit</w:t>
      </w:r>
      <w:r w:rsidR="00ED6D8D">
        <w:rPr>
          <w:rFonts w:ascii="Times New Roman" w:hAnsi="Times New Roman" w:cs="Times New Roman"/>
          <w:sz w:val="21"/>
          <w:szCs w:val="21"/>
        </w:rPr>
        <w:t xml:space="preserve"> </w:t>
      </w:r>
      <w:r w:rsidR="00161B26">
        <w:rPr>
          <w:rFonts w:ascii="Times New Roman" w:hAnsi="Times New Roman" w:cs="Times New Roman"/>
          <w:sz w:val="21"/>
          <w:szCs w:val="21"/>
        </w:rPr>
        <w:t>großgeschrieben</w:t>
      </w:r>
      <w:r w:rsidR="00ED6D8D">
        <w:rPr>
          <w:rFonts w:ascii="Times New Roman" w:hAnsi="Times New Roman" w:cs="Times New Roman"/>
          <w:sz w:val="21"/>
          <w:szCs w:val="21"/>
        </w:rPr>
        <w:t xml:space="preserve"> werden,</w:t>
      </w:r>
      <w:r w:rsidR="00934E58">
        <w:rPr>
          <w:rFonts w:ascii="Times New Roman" w:hAnsi="Times New Roman" w:cs="Times New Roman"/>
          <w:sz w:val="21"/>
          <w:szCs w:val="21"/>
        </w:rPr>
        <w:t xml:space="preserve"> sowie Ihr </w:t>
      </w:r>
      <w:r w:rsidR="008D3281">
        <w:rPr>
          <w:rFonts w:ascii="Times New Roman" w:hAnsi="Times New Roman" w:cs="Times New Roman"/>
          <w:sz w:val="21"/>
          <w:szCs w:val="21"/>
        </w:rPr>
        <w:t>gesellschaftliches Engagement</w:t>
      </w:r>
      <w:r w:rsidR="00F908D5">
        <w:rPr>
          <w:rFonts w:ascii="Times New Roman" w:hAnsi="Times New Roman" w:cs="Times New Roman"/>
          <w:sz w:val="21"/>
          <w:szCs w:val="21"/>
        </w:rPr>
        <w:t xml:space="preserve"> </w:t>
      </w:r>
      <w:r w:rsidR="00E57312" w:rsidRPr="00E57312">
        <w:rPr>
          <w:rFonts w:ascii="Times New Roman" w:hAnsi="Times New Roman" w:cs="Times New Roman"/>
          <w:sz w:val="21"/>
          <w:szCs w:val="21"/>
        </w:rPr>
        <w:t xml:space="preserve">verstärkt meine Überzeugung, dass </w:t>
      </w:r>
      <w:r w:rsidR="004112BA">
        <w:rPr>
          <w:rFonts w:ascii="Times New Roman" w:hAnsi="Times New Roman" w:cs="Times New Roman"/>
          <w:sz w:val="21"/>
          <w:szCs w:val="21"/>
        </w:rPr>
        <w:t>VW</w:t>
      </w:r>
      <w:r w:rsidR="00E57312" w:rsidRPr="00E57312">
        <w:rPr>
          <w:rFonts w:ascii="Times New Roman" w:hAnsi="Times New Roman" w:cs="Times New Roman"/>
          <w:sz w:val="21"/>
          <w:szCs w:val="21"/>
        </w:rPr>
        <w:t xml:space="preserve"> der ideale Ort für mein Praktikum ist, da dies nicht nur eine fachliche, sondern auch eine kulturelle Übereinstimmung signalisiert.</w:t>
      </w:r>
    </w:p>
    <w:p w14:paraId="0D1927BC" w14:textId="366D7854" w:rsidR="00E65B09" w:rsidRPr="004F5D71" w:rsidRDefault="00E65B09" w:rsidP="00E65B09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11B49693" w14:textId="63FD5EA7" w:rsidR="00E65B09" w:rsidRPr="00DB106D" w:rsidRDefault="00B940AE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DB106D">
        <w:rPr>
          <w:rFonts w:ascii="Times New Roman" w:hAnsi="Times New Roman" w:cs="Times New Roman"/>
          <w:sz w:val="21"/>
          <w:szCs w:val="21"/>
        </w:rPr>
        <w:t xml:space="preserve">Von dem Praktikum </w:t>
      </w:r>
      <w:r w:rsidR="00EC1F83">
        <w:rPr>
          <w:rFonts w:ascii="Times New Roman" w:hAnsi="Times New Roman" w:cs="Times New Roman"/>
          <w:sz w:val="21"/>
          <w:szCs w:val="21"/>
        </w:rPr>
        <w:t xml:space="preserve">im Bereich </w:t>
      </w:r>
      <w:r w:rsidR="00BD2F9D">
        <w:rPr>
          <w:rFonts w:ascii="Times New Roman" w:hAnsi="Times New Roman" w:cs="Times New Roman"/>
          <w:sz w:val="21"/>
          <w:szCs w:val="21"/>
        </w:rPr>
        <w:t>Produktstrategie</w:t>
      </w:r>
      <w:r w:rsidR="009067CD">
        <w:rPr>
          <w:rFonts w:ascii="Times New Roman" w:hAnsi="Times New Roman" w:cs="Times New Roman"/>
          <w:sz w:val="21"/>
          <w:szCs w:val="21"/>
        </w:rPr>
        <w:t xml:space="preserve"> </w:t>
      </w:r>
      <w:r w:rsidRPr="00DB106D">
        <w:rPr>
          <w:rFonts w:ascii="Times New Roman" w:hAnsi="Times New Roman" w:cs="Times New Roman"/>
          <w:sz w:val="21"/>
          <w:szCs w:val="21"/>
        </w:rPr>
        <w:t>in Ihrem Haus erhoffe ich mir eine</w:t>
      </w:r>
      <w:r w:rsidR="005648D4" w:rsidRPr="00DB106D">
        <w:rPr>
          <w:rFonts w:ascii="Times New Roman" w:hAnsi="Times New Roman" w:cs="Times New Roman"/>
          <w:sz w:val="21"/>
          <w:szCs w:val="21"/>
        </w:rPr>
        <w:t>n Zuwachs an Wissen</w:t>
      </w:r>
      <w:r w:rsidRPr="00DB106D">
        <w:rPr>
          <w:rFonts w:ascii="Times New Roman" w:hAnsi="Times New Roman" w:cs="Times New Roman"/>
          <w:sz w:val="21"/>
          <w:szCs w:val="21"/>
        </w:rPr>
        <w:t>, inspirierende Kontakte</w:t>
      </w:r>
      <w:r w:rsidR="0083046B">
        <w:rPr>
          <w:rFonts w:ascii="Times New Roman" w:hAnsi="Times New Roman" w:cs="Times New Roman"/>
          <w:sz w:val="21"/>
          <w:szCs w:val="21"/>
        </w:rPr>
        <w:t xml:space="preserve"> </w:t>
      </w:r>
      <w:r w:rsidRPr="00DB106D">
        <w:rPr>
          <w:rFonts w:ascii="Times New Roman" w:hAnsi="Times New Roman" w:cs="Times New Roman"/>
          <w:sz w:val="21"/>
          <w:szCs w:val="21"/>
        </w:rPr>
        <w:t>und die Möglichkeit</w:t>
      </w:r>
      <w:r w:rsidR="005648D4" w:rsidRPr="00DB106D">
        <w:rPr>
          <w:rFonts w:ascii="Times New Roman" w:hAnsi="Times New Roman" w:cs="Times New Roman"/>
          <w:sz w:val="21"/>
          <w:szCs w:val="21"/>
        </w:rPr>
        <w:t>,</w:t>
      </w:r>
      <w:r w:rsidRPr="00DB106D">
        <w:rPr>
          <w:rFonts w:ascii="Times New Roman" w:hAnsi="Times New Roman" w:cs="Times New Roman"/>
          <w:sz w:val="21"/>
          <w:szCs w:val="21"/>
        </w:rPr>
        <w:t xml:space="preserve"> durch meine bisherigen Erfahrungen und eigene Ideen gewinnbringend mitwirken zu können. Ich bin überzeugt, dass ich durch meine </w:t>
      </w:r>
      <w:r w:rsidR="005648D4" w:rsidRPr="00DB106D">
        <w:rPr>
          <w:rFonts w:ascii="Times New Roman" w:hAnsi="Times New Roman" w:cs="Times New Roman"/>
          <w:sz w:val="21"/>
          <w:szCs w:val="21"/>
        </w:rPr>
        <w:t>Motivation</w:t>
      </w:r>
      <w:r w:rsidR="009A612E" w:rsidRPr="00DB106D">
        <w:rPr>
          <w:rFonts w:ascii="Times New Roman" w:hAnsi="Times New Roman" w:cs="Times New Roman"/>
          <w:sz w:val="21"/>
          <w:szCs w:val="21"/>
        </w:rPr>
        <w:t>, meine disziplinierte Arbeitsweise</w:t>
      </w:r>
      <w:r w:rsidRPr="00DB106D">
        <w:rPr>
          <w:rFonts w:ascii="Times New Roman" w:hAnsi="Times New Roman" w:cs="Times New Roman"/>
          <w:sz w:val="21"/>
          <w:szCs w:val="21"/>
        </w:rPr>
        <w:t xml:space="preserve"> und mein Interesse für </w:t>
      </w:r>
      <w:r w:rsidR="00FF053D">
        <w:rPr>
          <w:rFonts w:ascii="Times New Roman" w:hAnsi="Times New Roman" w:cs="Times New Roman"/>
          <w:sz w:val="21"/>
          <w:szCs w:val="21"/>
        </w:rPr>
        <w:t xml:space="preserve">Strategie </w:t>
      </w:r>
      <w:r w:rsidRPr="00DB106D">
        <w:rPr>
          <w:rFonts w:ascii="Times New Roman" w:hAnsi="Times New Roman" w:cs="Times New Roman"/>
          <w:sz w:val="21"/>
          <w:szCs w:val="21"/>
        </w:rPr>
        <w:t xml:space="preserve">eine Bereicherung für </w:t>
      </w:r>
      <w:r w:rsidR="00DE01DC">
        <w:rPr>
          <w:rFonts w:ascii="Times New Roman" w:hAnsi="Times New Roman" w:cs="Times New Roman"/>
          <w:sz w:val="21"/>
          <w:szCs w:val="21"/>
        </w:rPr>
        <w:t>Volkswagen</w:t>
      </w:r>
      <w:r w:rsidRPr="00DB106D">
        <w:rPr>
          <w:rFonts w:ascii="Times New Roman" w:hAnsi="Times New Roman" w:cs="Times New Roman"/>
          <w:sz w:val="21"/>
          <w:szCs w:val="21"/>
        </w:rPr>
        <w:t xml:space="preserve"> wäre und würde mich</w:t>
      </w:r>
      <w:r w:rsidR="009A612E" w:rsidRPr="00DB106D">
        <w:rPr>
          <w:rFonts w:ascii="Times New Roman" w:hAnsi="Times New Roman" w:cs="Times New Roman"/>
          <w:sz w:val="21"/>
          <w:szCs w:val="21"/>
        </w:rPr>
        <w:t xml:space="preserve"> sehr</w:t>
      </w:r>
      <w:r w:rsidRPr="00DB106D">
        <w:rPr>
          <w:rFonts w:ascii="Times New Roman" w:hAnsi="Times New Roman" w:cs="Times New Roman"/>
          <w:sz w:val="21"/>
          <w:szCs w:val="21"/>
        </w:rPr>
        <w:t xml:space="preserve"> freue</w:t>
      </w:r>
      <w:r w:rsidR="009A5667">
        <w:rPr>
          <w:rFonts w:ascii="Times New Roman" w:hAnsi="Times New Roman" w:cs="Times New Roman"/>
          <w:sz w:val="21"/>
          <w:szCs w:val="21"/>
        </w:rPr>
        <w:t>n</w:t>
      </w:r>
      <w:r w:rsidRPr="00DB106D">
        <w:rPr>
          <w:rFonts w:ascii="Times New Roman" w:hAnsi="Times New Roman" w:cs="Times New Roman"/>
          <w:sz w:val="21"/>
          <w:szCs w:val="21"/>
        </w:rPr>
        <w:t>, Sie auch in einem persönlichen Gespräch von mir überzeugen zu dürfen.</w:t>
      </w:r>
    </w:p>
    <w:p w14:paraId="38E5B1EB" w14:textId="77777777" w:rsidR="00B940AE" w:rsidRPr="004F5D71" w:rsidRDefault="00B940AE" w:rsidP="00E65B09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4459D038" w14:textId="5310B4E1" w:rsidR="00E65B09" w:rsidRPr="00DB106D" w:rsidRDefault="004F5D71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DB106D">
        <w:rPr>
          <w:rFonts w:ascii="Times New Roman" w:hAnsi="Times New Roman" w:cs="Times New Roman"/>
          <w:noProof/>
          <w:sz w:val="18"/>
        </w:rPr>
        <w:drawing>
          <wp:anchor distT="0" distB="0" distL="114300" distR="114300" simplePos="0" relativeHeight="251659264" behindDoc="0" locked="0" layoutInCell="1" allowOverlap="1" wp14:anchorId="4AF1CE49" wp14:editId="6ACD2093">
            <wp:simplePos x="0" y="0"/>
            <wp:positionH relativeFrom="margin">
              <wp:posOffset>0</wp:posOffset>
            </wp:positionH>
            <wp:positionV relativeFrom="paragraph">
              <wp:posOffset>132503</wp:posOffset>
            </wp:positionV>
            <wp:extent cx="661317" cy="347134"/>
            <wp:effectExtent l="0" t="0" r="5715" b="0"/>
            <wp:wrapNone/>
            <wp:docPr id="2" name="Grafik 2" descr="Ein Bild, das Verbindungsstüc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Verbindungsstück enthält.&#10;&#10;Automatisch generierte Beschreibu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317" cy="347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76A" w:rsidRPr="00DB106D">
        <w:rPr>
          <w:rFonts w:ascii="Times New Roman" w:hAnsi="Times New Roman" w:cs="Times New Roman"/>
          <w:sz w:val="21"/>
          <w:szCs w:val="21"/>
        </w:rPr>
        <w:t>Mit freundlichen Grüßen</w:t>
      </w:r>
    </w:p>
    <w:p w14:paraId="00157E8B" w14:textId="77777777" w:rsidR="00D54597" w:rsidRDefault="00D54597" w:rsidP="002F1448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sectPr w:rsidR="00D54597" w:rsidSect="0062344B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A657D"/>
    <w:multiLevelType w:val="hybridMultilevel"/>
    <w:tmpl w:val="DF068AF2"/>
    <w:lvl w:ilvl="0" w:tplc="600AB8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A322C"/>
    <w:multiLevelType w:val="hybridMultilevel"/>
    <w:tmpl w:val="7298914E"/>
    <w:lvl w:ilvl="0" w:tplc="2A1CEBA4">
      <w:start w:val="4058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180949">
    <w:abstractNumId w:val="1"/>
  </w:num>
  <w:num w:numId="2" w16cid:durableId="12278374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35FC"/>
    <w:rsid w:val="00005AAE"/>
    <w:rsid w:val="00005BE2"/>
    <w:rsid w:val="00012D78"/>
    <w:rsid w:val="0003088B"/>
    <w:rsid w:val="000340C8"/>
    <w:rsid w:val="00034B68"/>
    <w:rsid w:val="0003534B"/>
    <w:rsid w:val="00045289"/>
    <w:rsid w:val="0004591A"/>
    <w:rsid w:val="00046459"/>
    <w:rsid w:val="000555E4"/>
    <w:rsid w:val="000559C4"/>
    <w:rsid w:val="0005670D"/>
    <w:rsid w:val="00065C23"/>
    <w:rsid w:val="00066B68"/>
    <w:rsid w:val="00066F00"/>
    <w:rsid w:val="000710B0"/>
    <w:rsid w:val="00073C82"/>
    <w:rsid w:val="0007676A"/>
    <w:rsid w:val="00080BD4"/>
    <w:rsid w:val="00081359"/>
    <w:rsid w:val="00082504"/>
    <w:rsid w:val="000905CB"/>
    <w:rsid w:val="000A154E"/>
    <w:rsid w:val="000A5AB8"/>
    <w:rsid w:val="000A6161"/>
    <w:rsid w:val="000A6678"/>
    <w:rsid w:val="000A7DEB"/>
    <w:rsid w:val="000B1980"/>
    <w:rsid w:val="000C10C8"/>
    <w:rsid w:val="000C1CF9"/>
    <w:rsid w:val="000C55DE"/>
    <w:rsid w:val="000C7FAE"/>
    <w:rsid w:val="000D61BE"/>
    <w:rsid w:val="000E36E0"/>
    <w:rsid w:val="000E592A"/>
    <w:rsid w:val="000E6E32"/>
    <w:rsid w:val="000F0C68"/>
    <w:rsid w:val="000F371C"/>
    <w:rsid w:val="000F5EB6"/>
    <w:rsid w:val="00117F83"/>
    <w:rsid w:val="00127B75"/>
    <w:rsid w:val="0013187F"/>
    <w:rsid w:val="001368C8"/>
    <w:rsid w:val="00146C8E"/>
    <w:rsid w:val="001516BB"/>
    <w:rsid w:val="00152DF9"/>
    <w:rsid w:val="00156A98"/>
    <w:rsid w:val="00161B26"/>
    <w:rsid w:val="0016336F"/>
    <w:rsid w:val="0016593F"/>
    <w:rsid w:val="001669DB"/>
    <w:rsid w:val="00171D11"/>
    <w:rsid w:val="001819B1"/>
    <w:rsid w:val="001878D4"/>
    <w:rsid w:val="001A2DA2"/>
    <w:rsid w:val="001A4522"/>
    <w:rsid w:val="001B0744"/>
    <w:rsid w:val="001B36F8"/>
    <w:rsid w:val="001B43B2"/>
    <w:rsid w:val="001B4A60"/>
    <w:rsid w:val="001C17FC"/>
    <w:rsid w:val="001C2A49"/>
    <w:rsid w:val="001C4986"/>
    <w:rsid w:val="001D079A"/>
    <w:rsid w:val="001D5AEE"/>
    <w:rsid w:val="001E0088"/>
    <w:rsid w:val="001E0903"/>
    <w:rsid w:val="001E1EE7"/>
    <w:rsid w:val="001F27EF"/>
    <w:rsid w:val="001F7BE6"/>
    <w:rsid w:val="002042CB"/>
    <w:rsid w:val="002062F6"/>
    <w:rsid w:val="002064CD"/>
    <w:rsid w:val="00211C7D"/>
    <w:rsid w:val="00212042"/>
    <w:rsid w:val="00216413"/>
    <w:rsid w:val="002213EE"/>
    <w:rsid w:val="00233494"/>
    <w:rsid w:val="00233BE3"/>
    <w:rsid w:val="0023683A"/>
    <w:rsid w:val="00241A00"/>
    <w:rsid w:val="002451E8"/>
    <w:rsid w:val="002467A0"/>
    <w:rsid w:val="00246BA8"/>
    <w:rsid w:val="0025137D"/>
    <w:rsid w:val="002527DB"/>
    <w:rsid w:val="002536DC"/>
    <w:rsid w:val="002557F6"/>
    <w:rsid w:val="00255EC1"/>
    <w:rsid w:val="00257D2A"/>
    <w:rsid w:val="002627D2"/>
    <w:rsid w:val="00264191"/>
    <w:rsid w:val="0027047C"/>
    <w:rsid w:val="002708C2"/>
    <w:rsid w:val="00274324"/>
    <w:rsid w:val="00277189"/>
    <w:rsid w:val="0027765B"/>
    <w:rsid w:val="0028621B"/>
    <w:rsid w:val="00290415"/>
    <w:rsid w:val="00291F05"/>
    <w:rsid w:val="002A1F63"/>
    <w:rsid w:val="002A345E"/>
    <w:rsid w:val="002A5B9F"/>
    <w:rsid w:val="002B1EC5"/>
    <w:rsid w:val="002C16D3"/>
    <w:rsid w:val="002C27AA"/>
    <w:rsid w:val="002C2E3B"/>
    <w:rsid w:val="002D25BF"/>
    <w:rsid w:val="002D27F1"/>
    <w:rsid w:val="002D309E"/>
    <w:rsid w:val="002D594E"/>
    <w:rsid w:val="002E39B8"/>
    <w:rsid w:val="002E3DCC"/>
    <w:rsid w:val="002E620D"/>
    <w:rsid w:val="002F1448"/>
    <w:rsid w:val="002F51FA"/>
    <w:rsid w:val="002F6598"/>
    <w:rsid w:val="00302B50"/>
    <w:rsid w:val="00311A15"/>
    <w:rsid w:val="0032238F"/>
    <w:rsid w:val="003250EA"/>
    <w:rsid w:val="0032543F"/>
    <w:rsid w:val="00337D98"/>
    <w:rsid w:val="003421B1"/>
    <w:rsid w:val="00344B01"/>
    <w:rsid w:val="0034729A"/>
    <w:rsid w:val="003572F6"/>
    <w:rsid w:val="0036076D"/>
    <w:rsid w:val="0037076A"/>
    <w:rsid w:val="00372374"/>
    <w:rsid w:val="00375D2D"/>
    <w:rsid w:val="00376E3F"/>
    <w:rsid w:val="003811BC"/>
    <w:rsid w:val="00381AE9"/>
    <w:rsid w:val="00383111"/>
    <w:rsid w:val="0038671F"/>
    <w:rsid w:val="003874ED"/>
    <w:rsid w:val="0039040C"/>
    <w:rsid w:val="003947A8"/>
    <w:rsid w:val="00395FC0"/>
    <w:rsid w:val="00396357"/>
    <w:rsid w:val="003A091B"/>
    <w:rsid w:val="003A419D"/>
    <w:rsid w:val="003A6EA2"/>
    <w:rsid w:val="003A7BEB"/>
    <w:rsid w:val="003B7049"/>
    <w:rsid w:val="003B727D"/>
    <w:rsid w:val="003D3C02"/>
    <w:rsid w:val="003D464F"/>
    <w:rsid w:val="003D5D1E"/>
    <w:rsid w:val="003E3336"/>
    <w:rsid w:val="003F0BCD"/>
    <w:rsid w:val="003F3290"/>
    <w:rsid w:val="003F688C"/>
    <w:rsid w:val="00407834"/>
    <w:rsid w:val="004112BA"/>
    <w:rsid w:val="00415608"/>
    <w:rsid w:val="00424CAF"/>
    <w:rsid w:val="00426BFE"/>
    <w:rsid w:val="00434D23"/>
    <w:rsid w:val="004403CB"/>
    <w:rsid w:val="00444576"/>
    <w:rsid w:val="00445E3E"/>
    <w:rsid w:val="004534CA"/>
    <w:rsid w:val="00453C2F"/>
    <w:rsid w:val="00454391"/>
    <w:rsid w:val="00454C0B"/>
    <w:rsid w:val="0046226E"/>
    <w:rsid w:val="00462D38"/>
    <w:rsid w:val="00474FC2"/>
    <w:rsid w:val="004860F1"/>
    <w:rsid w:val="004872B9"/>
    <w:rsid w:val="00487661"/>
    <w:rsid w:val="00490D56"/>
    <w:rsid w:val="00492923"/>
    <w:rsid w:val="004930B6"/>
    <w:rsid w:val="00495E9F"/>
    <w:rsid w:val="00497C70"/>
    <w:rsid w:val="004A1501"/>
    <w:rsid w:val="004A615C"/>
    <w:rsid w:val="004B4510"/>
    <w:rsid w:val="004B4E09"/>
    <w:rsid w:val="004B6CCF"/>
    <w:rsid w:val="004C0038"/>
    <w:rsid w:val="004C156C"/>
    <w:rsid w:val="004C174A"/>
    <w:rsid w:val="004C4AF2"/>
    <w:rsid w:val="004D0B6A"/>
    <w:rsid w:val="004D0C73"/>
    <w:rsid w:val="004D36D7"/>
    <w:rsid w:val="004D4814"/>
    <w:rsid w:val="004D4F53"/>
    <w:rsid w:val="004F047A"/>
    <w:rsid w:val="004F0DED"/>
    <w:rsid w:val="004F5D71"/>
    <w:rsid w:val="00500EFA"/>
    <w:rsid w:val="00501E05"/>
    <w:rsid w:val="0050282A"/>
    <w:rsid w:val="00502E02"/>
    <w:rsid w:val="00506322"/>
    <w:rsid w:val="00507BBD"/>
    <w:rsid w:val="005148F8"/>
    <w:rsid w:val="00537F51"/>
    <w:rsid w:val="0054033A"/>
    <w:rsid w:val="005407D6"/>
    <w:rsid w:val="00542F06"/>
    <w:rsid w:val="00545818"/>
    <w:rsid w:val="00553EC8"/>
    <w:rsid w:val="0055760A"/>
    <w:rsid w:val="005648D4"/>
    <w:rsid w:val="005705F7"/>
    <w:rsid w:val="00570B1D"/>
    <w:rsid w:val="00571CD7"/>
    <w:rsid w:val="00574140"/>
    <w:rsid w:val="005762CF"/>
    <w:rsid w:val="005842A0"/>
    <w:rsid w:val="005847BA"/>
    <w:rsid w:val="005850B3"/>
    <w:rsid w:val="005857BD"/>
    <w:rsid w:val="00590834"/>
    <w:rsid w:val="00590E7F"/>
    <w:rsid w:val="00593C9C"/>
    <w:rsid w:val="005A2E6C"/>
    <w:rsid w:val="005A3F85"/>
    <w:rsid w:val="005A4254"/>
    <w:rsid w:val="005B231F"/>
    <w:rsid w:val="005C55F7"/>
    <w:rsid w:val="005C5CE4"/>
    <w:rsid w:val="005D5A6C"/>
    <w:rsid w:val="005D6E36"/>
    <w:rsid w:val="005D7A46"/>
    <w:rsid w:val="005D7D49"/>
    <w:rsid w:val="005E00BC"/>
    <w:rsid w:val="005E166A"/>
    <w:rsid w:val="005E63B8"/>
    <w:rsid w:val="005F264A"/>
    <w:rsid w:val="005F350B"/>
    <w:rsid w:val="00603752"/>
    <w:rsid w:val="00611AAD"/>
    <w:rsid w:val="00613613"/>
    <w:rsid w:val="0062344B"/>
    <w:rsid w:val="006255F1"/>
    <w:rsid w:val="0062701E"/>
    <w:rsid w:val="00631F0D"/>
    <w:rsid w:val="006327F5"/>
    <w:rsid w:val="00632F05"/>
    <w:rsid w:val="0063723B"/>
    <w:rsid w:val="00637AE4"/>
    <w:rsid w:val="00640E5E"/>
    <w:rsid w:val="00641AF5"/>
    <w:rsid w:val="00647413"/>
    <w:rsid w:val="006502BE"/>
    <w:rsid w:val="0065088D"/>
    <w:rsid w:val="0065306F"/>
    <w:rsid w:val="0066467E"/>
    <w:rsid w:val="00674A94"/>
    <w:rsid w:val="0067652F"/>
    <w:rsid w:val="00683BE4"/>
    <w:rsid w:val="00685511"/>
    <w:rsid w:val="00685CD9"/>
    <w:rsid w:val="00685E92"/>
    <w:rsid w:val="006869F5"/>
    <w:rsid w:val="00695FF6"/>
    <w:rsid w:val="0069627D"/>
    <w:rsid w:val="006A71E6"/>
    <w:rsid w:val="006A7895"/>
    <w:rsid w:val="006B0401"/>
    <w:rsid w:val="006B2736"/>
    <w:rsid w:val="006B302C"/>
    <w:rsid w:val="006B5F64"/>
    <w:rsid w:val="006C4A4B"/>
    <w:rsid w:val="006C5458"/>
    <w:rsid w:val="006D2592"/>
    <w:rsid w:val="006D614E"/>
    <w:rsid w:val="006D6AEA"/>
    <w:rsid w:val="006F3F2A"/>
    <w:rsid w:val="006F410C"/>
    <w:rsid w:val="006F58EC"/>
    <w:rsid w:val="00700A69"/>
    <w:rsid w:val="00705652"/>
    <w:rsid w:val="00706233"/>
    <w:rsid w:val="007251EA"/>
    <w:rsid w:val="007340D7"/>
    <w:rsid w:val="00741394"/>
    <w:rsid w:val="007472BD"/>
    <w:rsid w:val="007554CF"/>
    <w:rsid w:val="00755A3D"/>
    <w:rsid w:val="00755A4F"/>
    <w:rsid w:val="00763F2C"/>
    <w:rsid w:val="007675B1"/>
    <w:rsid w:val="00774272"/>
    <w:rsid w:val="007755EB"/>
    <w:rsid w:val="00777FFE"/>
    <w:rsid w:val="007821E1"/>
    <w:rsid w:val="00797A1D"/>
    <w:rsid w:val="00797EF1"/>
    <w:rsid w:val="007A3246"/>
    <w:rsid w:val="007A64C5"/>
    <w:rsid w:val="007A719D"/>
    <w:rsid w:val="007B1B2B"/>
    <w:rsid w:val="007C59D2"/>
    <w:rsid w:val="007E2698"/>
    <w:rsid w:val="007E4326"/>
    <w:rsid w:val="007E4933"/>
    <w:rsid w:val="007F0344"/>
    <w:rsid w:val="007F1D6E"/>
    <w:rsid w:val="007F2E8F"/>
    <w:rsid w:val="007F31E1"/>
    <w:rsid w:val="007F5410"/>
    <w:rsid w:val="007F7103"/>
    <w:rsid w:val="007F7CBD"/>
    <w:rsid w:val="007F7EA0"/>
    <w:rsid w:val="00801184"/>
    <w:rsid w:val="00803E7E"/>
    <w:rsid w:val="008049F7"/>
    <w:rsid w:val="00807293"/>
    <w:rsid w:val="008100BC"/>
    <w:rsid w:val="00810B74"/>
    <w:rsid w:val="00810E03"/>
    <w:rsid w:val="00814C0B"/>
    <w:rsid w:val="0083046B"/>
    <w:rsid w:val="00833ECE"/>
    <w:rsid w:val="0083589D"/>
    <w:rsid w:val="0083750F"/>
    <w:rsid w:val="00840D32"/>
    <w:rsid w:val="008428CF"/>
    <w:rsid w:val="00844F48"/>
    <w:rsid w:val="0084762C"/>
    <w:rsid w:val="008476F0"/>
    <w:rsid w:val="0085213A"/>
    <w:rsid w:val="0085386C"/>
    <w:rsid w:val="008565FD"/>
    <w:rsid w:val="00857C6F"/>
    <w:rsid w:val="00860A0A"/>
    <w:rsid w:val="00861105"/>
    <w:rsid w:val="00862C30"/>
    <w:rsid w:val="008657E3"/>
    <w:rsid w:val="00867CED"/>
    <w:rsid w:val="00874503"/>
    <w:rsid w:val="00882EA0"/>
    <w:rsid w:val="00883B55"/>
    <w:rsid w:val="008856A6"/>
    <w:rsid w:val="008879D8"/>
    <w:rsid w:val="0089337A"/>
    <w:rsid w:val="00893937"/>
    <w:rsid w:val="00893C1C"/>
    <w:rsid w:val="008A0709"/>
    <w:rsid w:val="008A248F"/>
    <w:rsid w:val="008A55A6"/>
    <w:rsid w:val="008B402E"/>
    <w:rsid w:val="008C27C1"/>
    <w:rsid w:val="008C27D5"/>
    <w:rsid w:val="008C78C0"/>
    <w:rsid w:val="008D3281"/>
    <w:rsid w:val="008D6664"/>
    <w:rsid w:val="008D7CDB"/>
    <w:rsid w:val="008E100E"/>
    <w:rsid w:val="008E3731"/>
    <w:rsid w:val="008E4BA9"/>
    <w:rsid w:val="008E6D37"/>
    <w:rsid w:val="008E7A27"/>
    <w:rsid w:val="008E7B5C"/>
    <w:rsid w:val="008E7D17"/>
    <w:rsid w:val="009044EE"/>
    <w:rsid w:val="00906635"/>
    <w:rsid w:val="009067CD"/>
    <w:rsid w:val="00920838"/>
    <w:rsid w:val="009217F1"/>
    <w:rsid w:val="009250BA"/>
    <w:rsid w:val="009275C5"/>
    <w:rsid w:val="009319F2"/>
    <w:rsid w:val="00934705"/>
    <w:rsid w:val="00934E58"/>
    <w:rsid w:val="00944F10"/>
    <w:rsid w:val="00954144"/>
    <w:rsid w:val="009665FD"/>
    <w:rsid w:val="009772F9"/>
    <w:rsid w:val="00977457"/>
    <w:rsid w:val="00987186"/>
    <w:rsid w:val="00990782"/>
    <w:rsid w:val="00991E04"/>
    <w:rsid w:val="00992439"/>
    <w:rsid w:val="009941CC"/>
    <w:rsid w:val="0099776A"/>
    <w:rsid w:val="009A256E"/>
    <w:rsid w:val="009A5667"/>
    <w:rsid w:val="009A612E"/>
    <w:rsid w:val="009A6D43"/>
    <w:rsid w:val="009B0BC8"/>
    <w:rsid w:val="009C5986"/>
    <w:rsid w:val="009D07DC"/>
    <w:rsid w:val="009D3BBF"/>
    <w:rsid w:val="009E5D73"/>
    <w:rsid w:val="009F46A7"/>
    <w:rsid w:val="009F6D27"/>
    <w:rsid w:val="00A101C3"/>
    <w:rsid w:val="00A1282E"/>
    <w:rsid w:val="00A14247"/>
    <w:rsid w:val="00A16701"/>
    <w:rsid w:val="00A203C4"/>
    <w:rsid w:val="00A20D59"/>
    <w:rsid w:val="00A23492"/>
    <w:rsid w:val="00A31EF7"/>
    <w:rsid w:val="00A33435"/>
    <w:rsid w:val="00A346C0"/>
    <w:rsid w:val="00A36343"/>
    <w:rsid w:val="00A371F5"/>
    <w:rsid w:val="00A405CF"/>
    <w:rsid w:val="00A40D57"/>
    <w:rsid w:val="00A44493"/>
    <w:rsid w:val="00A50082"/>
    <w:rsid w:val="00A53760"/>
    <w:rsid w:val="00A53B74"/>
    <w:rsid w:val="00A65370"/>
    <w:rsid w:val="00A8009B"/>
    <w:rsid w:val="00A86507"/>
    <w:rsid w:val="00A87909"/>
    <w:rsid w:val="00AA2791"/>
    <w:rsid w:val="00AA4C7C"/>
    <w:rsid w:val="00AA4E70"/>
    <w:rsid w:val="00AB37DD"/>
    <w:rsid w:val="00AB442E"/>
    <w:rsid w:val="00AB4CD0"/>
    <w:rsid w:val="00AB7C63"/>
    <w:rsid w:val="00AC083A"/>
    <w:rsid w:val="00AC1224"/>
    <w:rsid w:val="00AC1845"/>
    <w:rsid w:val="00AC417C"/>
    <w:rsid w:val="00AC61EE"/>
    <w:rsid w:val="00AC66C4"/>
    <w:rsid w:val="00AC7086"/>
    <w:rsid w:val="00AE12DC"/>
    <w:rsid w:val="00AE26F5"/>
    <w:rsid w:val="00AE2C54"/>
    <w:rsid w:val="00AE334C"/>
    <w:rsid w:val="00AE3A33"/>
    <w:rsid w:val="00AF2D63"/>
    <w:rsid w:val="00B0451E"/>
    <w:rsid w:val="00B0598A"/>
    <w:rsid w:val="00B135CE"/>
    <w:rsid w:val="00B23100"/>
    <w:rsid w:val="00B27E0D"/>
    <w:rsid w:val="00B339B8"/>
    <w:rsid w:val="00B346A7"/>
    <w:rsid w:val="00B43970"/>
    <w:rsid w:val="00B43F82"/>
    <w:rsid w:val="00B45ADB"/>
    <w:rsid w:val="00B50A34"/>
    <w:rsid w:val="00B54C38"/>
    <w:rsid w:val="00B5613E"/>
    <w:rsid w:val="00B57CB1"/>
    <w:rsid w:val="00B61BDF"/>
    <w:rsid w:val="00B77DCE"/>
    <w:rsid w:val="00B81B0E"/>
    <w:rsid w:val="00B84E48"/>
    <w:rsid w:val="00B87CA9"/>
    <w:rsid w:val="00B87D99"/>
    <w:rsid w:val="00B940AE"/>
    <w:rsid w:val="00B9666E"/>
    <w:rsid w:val="00BA0F2F"/>
    <w:rsid w:val="00BA36AC"/>
    <w:rsid w:val="00BB3512"/>
    <w:rsid w:val="00BB3C75"/>
    <w:rsid w:val="00BB795E"/>
    <w:rsid w:val="00BC073D"/>
    <w:rsid w:val="00BD1B3B"/>
    <w:rsid w:val="00BD2F9D"/>
    <w:rsid w:val="00BD6531"/>
    <w:rsid w:val="00BE4B3C"/>
    <w:rsid w:val="00BE5614"/>
    <w:rsid w:val="00BF0B09"/>
    <w:rsid w:val="00BF4F34"/>
    <w:rsid w:val="00BF522D"/>
    <w:rsid w:val="00BF562B"/>
    <w:rsid w:val="00C0214A"/>
    <w:rsid w:val="00C030C1"/>
    <w:rsid w:val="00C11E74"/>
    <w:rsid w:val="00C1200D"/>
    <w:rsid w:val="00C137F2"/>
    <w:rsid w:val="00C1562F"/>
    <w:rsid w:val="00C16EFB"/>
    <w:rsid w:val="00C17B6D"/>
    <w:rsid w:val="00C6717B"/>
    <w:rsid w:val="00C7024C"/>
    <w:rsid w:val="00C71380"/>
    <w:rsid w:val="00C75AED"/>
    <w:rsid w:val="00C77B85"/>
    <w:rsid w:val="00C82BAE"/>
    <w:rsid w:val="00C9003C"/>
    <w:rsid w:val="00C96CC1"/>
    <w:rsid w:val="00C97ECA"/>
    <w:rsid w:val="00CA1160"/>
    <w:rsid w:val="00CA702E"/>
    <w:rsid w:val="00CA7350"/>
    <w:rsid w:val="00CB639D"/>
    <w:rsid w:val="00CC1ACA"/>
    <w:rsid w:val="00CC1EEA"/>
    <w:rsid w:val="00CC23E2"/>
    <w:rsid w:val="00CC4D5F"/>
    <w:rsid w:val="00CD3295"/>
    <w:rsid w:val="00CD4E11"/>
    <w:rsid w:val="00CD51E6"/>
    <w:rsid w:val="00CE1CCD"/>
    <w:rsid w:val="00CE433B"/>
    <w:rsid w:val="00CE4490"/>
    <w:rsid w:val="00CE6230"/>
    <w:rsid w:val="00CF3782"/>
    <w:rsid w:val="00CF483E"/>
    <w:rsid w:val="00CF4B03"/>
    <w:rsid w:val="00D01588"/>
    <w:rsid w:val="00D10EAB"/>
    <w:rsid w:val="00D115C9"/>
    <w:rsid w:val="00D21107"/>
    <w:rsid w:val="00D2382E"/>
    <w:rsid w:val="00D30CEA"/>
    <w:rsid w:val="00D3570B"/>
    <w:rsid w:val="00D46CEB"/>
    <w:rsid w:val="00D51BCF"/>
    <w:rsid w:val="00D54597"/>
    <w:rsid w:val="00D679BC"/>
    <w:rsid w:val="00D71163"/>
    <w:rsid w:val="00D71D8E"/>
    <w:rsid w:val="00D9281A"/>
    <w:rsid w:val="00D97409"/>
    <w:rsid w:val="00DA16B7"/>
    <w:rsid w:val="00DA3404"/>
    <w:rsid w:val="00DA522F"/>
    <w:rsid w:val="00DA524B"/>
    <w:rsid w:val="00DB106D"/>
    <w:rsid w:val="00DB18E7"/>
    <w:rsid w:val="00DB2481"/>
    <w:rsid w:val="00DB471D"/>
    <w:rsid w:val="00DC00A9"/>
    <w:rsid w:val="00DD1863"/>
    <w:rsid w:val="00DD3349"/>
    <w:rsid w:val="00DD54E1"/>
    <w:rsid w:val="00DD6747"/>
    <w:rsid w:val="00DE01DC"/>
    <w:rsid w:val="00DE0B4A"/>
    <w:rsid w:val="00DE152D"/>
    <w:rsid w:val="00DE1FBC"/>
    <w:rsid w:val="00DE55BB"/>
    <w:rsid w:val="00DE5C3D"/>
    <w:rsid w:val="00E00C72"/>
    <w:rsid w:val="00E02500"/>
    <w:rsid w:val="00E11BD2"/>
    <w:rsid w:val="00E12ED8"/>
    <w:rsid w:val="00E13B58"/>
    <w:rsid w:val="00E14D11"/>
    <w:rsid w:val="00E162C9"/>
    <w:rsid w:val="00E17775"/>
    <w:rsid w:val="00E20555"/>
    <w:rsid w:val="00E3005D"/>
    <w:rsid w:val="00E30491"/>
    <w:rsid w:val="00E42468"/>
    <w:rsid w:val="00E46B24"/>
    <w:rsid w:val="00E473ED"/>
    <w:rsid w:val="00E47DAF"/>
    <w:rsid w:val="00E57312"/>
    <w:rsid w:val="00E62550"/>
    <w:rsid w:val="00E65B09"/>
    <w:rsid w:val="00E664CD"/>
    <w:rsid w:val="00E774F8"/>
    <w:rsid w:val="00E77B7E"/>
    <w:rsid w:val="00E83116"/>
    <w:rsid w:val="00E914E5"/>
    <w:rsid w:val="00E91B86"/>
    <w:rsid w:val="00EA26B1"/>
    <w:rsid w:val="00EA6CEC"/>
    <w:rsid w:val="00EA7AC2"/>
    <w:rsid w:val="00EB20B3"/>
    <w:rsid w:val="00EB5E47"/>
    <w:rsid w:val="00EC000C"/>
    <w:rsid w:val="00EC0FDB"/>
    <w:rsid w:val="00EC1F83"/>
    <w:rsid w:val="00EC7188"/>
    <w:rsid w:val="00ED6D8D"/>
    <w:rsid w:val="00EE39B1"/>
    <w:rsid w:val="00EE3D52"/>
    <w:rsid w:val="00EE5290"/>
    <w:rsid w:val="00EF2FD5"/>
    <w:rsid w:val="00EF30C3"/>
    <w:rsid w:val="00F1064A"/>
    <w:rsid w:val="00F11473"/>
    <w:rsid w:val="00F2178E"/>
    <w:rsid w:val="00F253C5"/>
    <w:rsid w:val="00F270C0"/>
    <w:rsid w:val="00F30624"/>
    <w:rsid w:val="00F30D19"/>
    <w:rsid w:val="00F44153"/>
    <w:rsid w:val="00F4717F"/>
    <w:rsid w:val="00F5301B"/>
    <w:rsid w:val="00F548D0"/>
    <w:rsid w:val="00F55CE3"/>
    <w:rsid w:val="00F5711A"/>
    <w:rsid w:val="00F6768E"/>
    <w:rsid w:val="00F74175"/>
    <w:rsid w:val="00F8034D"/>
    <w:rsid w:val="00F908D5"/>
    <w:rsid w:val="00F92A04"/>
    <w:rsid w:val="00F95976"/>
    <w:rsid w:val="00FA4972"/>
    <w:rsid w:val="00FA5291"/>
    <w:rsid w:val="00FA5660"/>
    <w:rsid w:val="00FA6EFD"/>
    <w:rsid w:val="00FB1D2C"/>
    <w:rsid w:val="00FC3C5D"/>
    <w:rsid w:val="00FC54C8"/>
    <w:rsid w:val="00FD36C7"/>
    <w:rsid w:val="00FD7852"/>
    <w:rsid w:val="00FD7864"/>
    <w:rsid w:val="00FE19D2"/>
    <w:rsid w:val="00FE5FBD"/>
    <w:rsid w:val="00FE7B92"/>
    <w:rsid w:val="00FF053D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066B6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enabsatz">
    <w:name w:val="List Paragraph"/>
    <w:basedOn w:val="Standard"/>
    <w:uiPriority w:val="34"/>
    <w:qFormat/>
    <w:rsid w:val="00BA36AC"/>
    <w:pPr>
      <w:ind w:left="720"/>
      <w:contextualSpacing/>
    </w:pPr>
  </w:style>
  <w:style w:type="character" w:customStyle="1" w:styleId="groupwisereplyheader">
    <w:name w:val="groupwisereplyheader"/>
    <w:basedOn w:val="Absatz-Standardschriftart"/>
    <w:rsid w:val="002C16D3"/>
  </w:style>
  <w:style w:type="paragraph" w:styleId="berarbeitung">
    <w:name w:val="Revision"/>
    <w:hidden/>
    <w:uiPriority w:val="99"/>
    <w:semiHidden/>
    <w:rsid w:val="00F217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5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610</Words>
  <Characters>3847</Characters>
  <Application>Microsoft Office Word</Application>
  <DocSecurity>0</DocSecurity>
  <Lines>32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384</cp:revision>
  <cp:lastPrinted>2023-11-17T17:06:00Z</cp:lastPrinted>
  <dcterms:created xsi:type="dcterms:W3CDTF">2023-11-07T12:54:00Z</dcterms:created>
  <dcterms:modified xsi:type="dcterms:W3CDTF">2024-08-29T11:52:00Z</dcterms:modified>
</cp:coreProperties>
</file>