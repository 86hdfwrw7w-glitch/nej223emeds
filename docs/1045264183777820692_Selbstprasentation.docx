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08FFA" w14:textId="689439DC" w:rsidR="00EA3430" w:rsidRDefault="00833DDF" w:rsidP="004041C1">
      <w:r>
        <w:t xml:space="preserve">Zuerst möchte ich mich </w:t>
      </w:r>
      <w:r w:rsidR="00695D21">
        <w:t>für die Interview Einladung und bedanken und auch für die Möglichkeit mich hier persönlich vorstellen zu dürfen.</w:t>
      </w:r>
    </w:p>
    <w:p w14:paraId="45905168" w14:textId="4574586B" w:rsidR="00FA236B" w:rsidRDefault="00FA236B" w:rsidP="004041C1">
      <w:r>
        <w:t xml:space="preserve"> </w:t>
      </w:r>
    </w:p>
    <w:p w14:paraId="0D14593C" w14:textId="351408E6" w:rsidR="00AA6F73" w:rsidRDefault="00267996" w:rsidP="00860BAD">
      <w:r>
        <w:t xml:space="preserve">Aufgrund meine hohe Hilfsbereitschaft und Freude an der Zusammenarbeit mit Menschen, sowie der </w:t>
      </w:r>
      <w:r w:rsidR="00724E6A">
        <w:t>Spaß</w:t>
      </w:r>
      <w:r>
        <w:t xml:space="preserve"> an Abwechslungsreiche Aufgaben entschied ich mich  die Fachhochschulreife für Gesundheit und Pflege zu erlangen. </w:t>
      </w:r>
      <w:r w:rsidR="006F371E">
        <w:t xml:space="preserve">Dort entschied ich mich nach dem ersten Jahr ein </w:t>
      </w:r>
      <w:r w:rsidR="00724E6A">
        <w:t>freiwilliges</w:t>
      </w:r>
      <w:r w:rsidR="006F371E">
        <w:t xml:space="preserve"> Praktikum im Olga Hospital zu absolvieren. In der Zeit wurde mir klar, </w:t>
      </w:r>
      <w:r w:rsidR="00FC0667">
        <w:t>dass obwohl</w:t>
      </w:r>
      <w:r w:rsidR="00724E6A">
        <w:t xml:space="preserve"> </w:t>
      </w:r>
      <w:r w:rsidR="003A6E8B">
        <w:t xml:space="preserve">die lange Schichten und strenge körperliche Tätigkeiten mir nichts ausmachten, ich doch </w:t>
      </w:r>
      <w:r w:rsidR="004041C1" w:rsidRPr="004041C1">
        <w:rPr>
          <w:highlight w:val="yellow"/>
        </w:rPr>
        <w:t>lieber ein</w:t>
      </w:r>
      <w:r w:rsidR="003A6E8B">
        <w:rPr>
          <w:highlight w:val="yellow"/>
        </w:rPr>
        <w:t>en</w:t>
      </w:r>
      <w:r w:rsidR="004041C1" w:rsidRPr="004041C1">
        <w:rPr>
          <w:highlight w:val="yellow"/>
        </w:rPr>
        <w:t xml:space="preserve"> Beruf ausüben würde, in dem ich kognitiv eher herausgefordert bin.</w:t>
      </w:r>
      <w:r w:rsidR="004041C1">
        <w:t xml:space="preserve"> Daher </w:t>
      </w:r>
      <w:r w:rsidR="006F371E">
        <w:t xml:space="preserve"> </w:t>
      </w:r>
      <w:r w:rsidR="00FA236B">
        <w:t>entschied</w:t>
      </w:r>
      <w:r w:rsidR="00860BAD">
        <w:t xml:space="preserve"> ich mich</w:t>
      </w:r>
      <w:r w:rsidR="00FA236B">
        <w:t xml:space="preserve"> </w:t>
      </w:r>
      <w:r w:rsidR="006F371E">
        <w:t xml:space="preserve">den praktischen Teil der FHR in einem anderen Bereich zu erlangen. In der Zeit, in der ich noch nicht wusste in welcher Richtung meine Karriere gehen sollte, arbeitete ich </w:t>
      </w:r>
      <w:r w:rsidR="004041C1">
        <w:t xml:space="preserve">als Barkeeper in den Niederlanden. </w:t>
      </w:r>
      <w:r w:rsidR="002903E9">
        <w:t xml:space="preserve">Nicht nur hatte ich dort die notwendige Distanz von meinem </w:t>
      </w:r>
      <w:r w:rsidR="00724E6A">
        <w:t>Alltag,</w:t>
      </w:r>
      <w:r w:rsidR="002903E9">
        <w:t xml:space="preserve"> um Klarheit über meine berufliche Ziele zu </w:t>
      </w:r>
      <w:r w:rsidR="00FC0667">
        <w:t>verschaffen,</w:t>
      </w:r>
      <w:r w:rsidR="002903E9">
        <w:t xml:space="preserve"> sondern, </w:t>
      </w:r>
      <w:r w:rsidR="004041C1">
        <w:t xml:space="preserve">konnte ich </w:t>
      </w:r>
      <w:r w:rsidR="002903E9">
        <w:t xml:space="preserve"> </w:t>
      </w:r>
      <w:r w:rsidR="00724E6A">
        <w:t>auch unter</w:t>
      </w:r>
      <w:r w:rsidR="004041C1">
        <w:t xml:space="preserve"> Beweis </w:t>
      </w:r>
      <w:proofErr w:type="spellStart"/>
      <w:r w:rsidR="004041C1">
        <w:t>stellen</w:t>
      </w:r>
      <w:del w:id="0" w:author="jonas.stegh@pumpkincareers.com" w:date="2022-11-24T09:46:00Z">
        <w:r w:rsidR="004041C1" w:rsidDel="007E253E">
          <w:delText>, dass ich auch in stressigen Situationen einen kühlen Kopf bewahren</w:delText>
        </w:r>
        <w:r w:rsidR="003A6E8B" w:rsidDel="007E253E">
          <w:delText xml:space="preserve"> und mich schnell in einem komplett neuen Lebensumfeld anpassen</w:delText>
        </w:r>
        <w:r w:rsidR="004041C1" w:rsidDel="007E253E">
          <w:delText xml:space="preserve"> kann</w:delText>
        </w:r>
        <w:r w:rsidR="003A6E8B" w:rsidDel="007E253E">
          <w:delText xml:space="preserve">. </w:delText>
        </w:r>
      </w:del>
      <w:r w:rsidR="003A6E8B">
        <w:t>In</w:t>
      </w:r>
      <w:proofErr w:type="spellEnd"/>
      <w:r w:rsidR="004041C1">
        <w:t xml:space="preserve"> </w:t>
      </w:r>
      <w:r w:rsidR="00FA236B">
        <w:t>dieser Zeit entstand die Möglichkeit</w:t>
      </w:r>
      <w:r w:rsidR="00833DDF">
        <w:t xml:space="preserve">, den praktischen Teil der Fachhochschulreife, in einer </w:t>
      </w:r>
      <w:r w:rsidR="00833DDF" w:rsidRPr="002903E9">
        <w:rPr>
          <w:highlight w:val="magenta"/>
        </w:rPr>
        <w:t>Unternehmensberatun</w:t>
      </w:r>
      <w:r w:rsidR="00833DDF">
        <w:t xml:space="preserve">g </w:t>
      </w:r>
      <w:r w:rsidR="002903E9">
        <w:t xml:space="preserve">als Linguist </w:t>
      </w:r>
      <w:r w:rsidR="00833DDF">
        <w:t xml:space="preserve">zu absolvieren. Leider hatte ich wenige Berührungspunkte mit der eigentlichen Beratung an sich,  Doch ich </w:t>
      </w:r>
      <w:r w:rsidR="002903E9">
        <w:t xml:space="preserve">konnte </w:t>
      </w:r>
      <w:r w:rsidR="00833DDF">
        <w:t xml:space="preserve">von der ferne die Tätigkeiten von den </w:t>
      </w:r>
      <w:r w:rsidR="00833DDF" w:rsidRPr="002903E9">
        <w:rPr>
          <w:highlight w:val="magenta"/>
        </w:rPr>
        <w:t>Beratern</w:t>
      </w:r>
      <w:r w:rsidR="00833DDF">
        <w:t xml:space="preserve"> beobachten und dies weckte große Neugierde und Begeisterung in mir. Nach langer Recherche über diesen Beruf</w:t>
      </w:r>
      <w:r>
        <w:t xml:space="preserve"> über Videos </w:t>
      </w:r>
      <w:r w:rsidR="002903E9">
        <w:t xml:space="preserve">u.a. von </w:t>
      </w:r>
      <w:proofErr w:type="spellStart"/>
      <w:r w:rsidR="002903E9">
        <w:t>studyflix</w:t>
      </w:r>
      <w:proofErr w:type="spellEnd"/>
      <w:r w:rsidR="002903E9">
        <w:t xml:space="preserve"> zur Strategieberatung </w:t>
      </w:r>
      <w:r>
        <w:t>und Berichte von Zeitschriften wie Handelsblatt</w:t>
      </w:r>
      <w:r w:rsidR="00CF424B">
        <w:t xml:space="preserve"> entschied ich mich Wirtschaftsrecht zu </w:t>
      </w:r>
      <w:r w:rsidR="004041C1">
        <w:t>studieren,</w:t>
      </w:r>
      <w:r w:rsidR="00CF424B">
        <w:t xml:space="preserve"> um diesen Beruf später nachzugehen.  Für </w:t>
      </w:r>
      <w:r w:rsidR="002903E9">
        <w:t>diesen genauen Studiengang</w:t>
      </w:r>
      <w:r w:rsidR="00CF424B">
        <w:t xml:space="preserve"> entschied ich mich </w:t>
      </w:r>
      <w:r w:rsidR="00724E6A">
        <w:t>letztendlich</w:t>
      </w:r>
      <w:r w:rsidR="00CF424B">
        <w:t xml:space="preserve"> </w:t>
      </w:r>
      <w:r w:rsidR="004041C1">
        <w:t>nur weil</w:t>
      </w:r>
      <w:r w:rsidR="002903E9">
        <w:t xml:space="preserve"> ich</w:t>
      </w:r>
      <w:r w:rsidR="004041C1">
        <w:t xml:space="preserve"> einen großen Respekt vor die quantitative Fächern hatte.</w:t>
      </w:r>
      <w:r w:rsidR="00CF424B">
        <w:t xml:space="preserve"> Doch merkte ich bei den </w:t>
      </w:r>
      <w:r w:rsidR="004041C1">
        <w:t>Finanz- und Wirtschaftsmathematik Vorlesungen</w:t>
      </w:r>
      <w:r w:rsidR="00CF424B">
        <w:t xml:space="preserve">, dass ich mit regelmäßigem Lernen durchaus in der Lage bin, solche Themen zu meistern. </w:t>
      </w:r>
      <w:commentRangeStart w:id="1"/>
      <w:r w:rsidR="00CF424B">
        <w:t xml:space="preserve">So konnte ich dieses Semester </w:t>
      </w:r>
      <w:del w:id="2" w:author="jonas.stegh@pumpkincareers.com" w:date="2022-11-24T09:53:00Z">
        <w:r w:rsidR="00CF424B" w:rsidDel="007E253E">
          <w:delText xml:space="preserve"> </w:delText>
        </w:r>
      </w:del>
      <w:r w:rsidR="00CF424B">
        <w:t xml:space="preserve">selbstbewusst mit dem Studiengang </w:t>
      </w:r>
      <w:r w:rsidR="00724E6A">
        <w:t>Z</w:t>
      </w:r>
      <w:r w:rsidR="00CF424B">
        <w:t xml:space="preserve">ukunftsökonomie beginnen. </w:t>
      </w:r>
      <w:commentRangeEnd w:id="1"/>
      <w:r w:rsidR="007E253E">
        <w:rPr>
          <w:rStyle w:val="CommentReference"/>
        </w:rPr>
        <w:commentReference w:id="1"/>
      </w:r>
      <w:r w:rsidR="00CF424B">
        <w:t xml:space="preserve">Ein </w:t>
      </w:r>
      <w:r w:rsidR="00724E6A">
        <w:t>Studiengang</w:t>
      </w:r>
      <w:r w:rsidR="00CF424B">
        <w:t xml:space="preserve"> mit </w:t>
      </w:r>
      <w:r w:rsidR="00FC0667">
        <w:t>VWL-Grundlagen</w:t>
      </w:r>
      <w:r w:rsidR="00CF424B">
        <w:t>, mit Fokus auf Lösungs</w:t>
      </w:r>
      <w:r w:rsidR="00724E6A">
        <w:t>s</w:t>
      </w:r>
      <w:r w:rsidR="00CF424B">
        <w:t>trategien für die Herausforderungen</w:t>
      </w:r>
      <w:r w:rsidR="00AA6F73">
        <w:t xml:space="preserve">, die auf die Welt und auf die Wirtschaft als </w:t>
      </w:r>
      <w:r w:rsidR="004041C1">
        <w:t xml:space="preserve">Ganzes zukommen. </w:t>
      </w:r>
    </w:p>
    <w:p w14:paraId="4E88A8AC" w14:textId="27463D83" w:rsidR="00860BAD" w:rsidRDefault="003A6E8B" w:rsidP="00860BAD">
      <w:r>
        <w:t xml:space="preserve">Bereits in den ersten Monaten meines Studiums vom Wirtschaftsrecht bemühte ich mich, eine relevante praktische Erfahrung zu ergattern. Ich </w:t>
      </w:r>
      <w:r w:rsidR="00724E6A">
        <w:t>fand</w:t>
      </w:r>
      <w:r>
        <w:t xml:space="preserve"> eine Stelle bei der ETL-Gruppe in Stuttgart. Hier konnte ich ein hohes </w:t>
      </w:r>
      <w:r w:rsidR="00F024E5">
        <w:t>Maß</w:t>
      </w:r>
      <w:r>
        <w:t xml:space="preserve"> an Selbstsicherheit gewinnen, da ich u.a. eigenständig Recherchen für den Partner durchführen durfte. Hier konnte ich auch meine Excel-Kenntnisse stark erweitern, da ich für die Datenanalyse zum ersten Mal </w:t>
      </w:r>
      <w:r w:rsidR="00860BAD">
        <w:t xml:space="preserve">mit </w:t>
      </w:r>
      <w:r>
        <w:t>Excel-Tools wie Pivot-</w:t>
      </w:r>
      <w:r w:rsidR="00724E6A">
        <w:t>Tabellen</w:t>
      </w:r>
      <w:r>
        <w:t xml:space="preserve"> oder </w:t>
      </w:r>
      <w:proofErr w:type="spellStart"/>
      <w:r>
        <w:t>Sverweis</w:t>
      </w:r>
      <w:proofErr w:type="spellEnd"/>
      <w:r>
        <w:t xml:space="preserve"> </w:t>
      </w:r>
      <w:r w:rsidR="00860BAD">
        <w:t xml:space="preserve">in Kontakt kam. Obwohl mir die Arbeit mit dem Team </w:t>
      </w:r>
      <w:r w:rsidR="00724E6A">
        <w:t>Spaß</w:t>
      </w:r>
      <w:r w:rsidR="00860BAD">
        <w:t xml:space="preserve"> machte und ich dort sehr viel gelernt habe, </w:t>
      </w:r>
      <w:r w:rsidR="00F024E5">
        <w:t xml:space="preserve">entschied ich mich die Stelle aufzugeben, um in der Studentischen Unternehmensberatung meiner Hochschule einzusteigen. Das war eine sehr gute Entscheidung für mich denn dort konnte ich bereits an zahlreichen </w:t>
      </w:r>
      <w:commentRangeStart w:id="3"/>
      <w:r w:rsidR="00F024E5" w:rsidRPr="00F024E5">
        <w:rPr>
          <w:highlight w:val="yellow"/>
        </w:rPr>
        <w:t>Workshops und Schulungen Teilnehmen.</w:t>
      </w:r>
      <w:r w:rsidR="00F024E5">
        <w:t xml:space="preserve"> </w:t>
      </w:r>
      <w:commentRangeEnd w:id="3"/>
      <w:r w:rsidR="007E253E">
        <w:rPr>
          <w:rStyle w:val="CommentReference"/>
        </w:rPr>
        <w:commentReference w:id="3"/>
      </w:r>
      <w:r w:rsidR="00F024E5">
        <w:t xml:space="preserve">Am meisten freut mich dabei die Tatsache, dass ich bereits als Anwärter, die </w:t>
      </w:r>
      <w:proofErr w:type="spellStart"/>
      <w:r w:rsidR="00F024E5">
        <w:t>Diversity</w:t>
      </w:r>
      <w:proofErr w:type="spellEnd"/>
      <w:r w:rsidR="00F024E5">
        <w:t xml:space="preserve"> Veranstaltung leiten und eigenständig organisieren darf, </w:t>
      </w:r>
      <w:r w:rsidR="00724E6A">
        <w:t>hierfür</w:t>
      </w:r>
      <w:r w:rsidR="00F024E5">
        <w:t xml:space="preserve"> </w:t>
      </w:r>
      <w:r w:rsidR="00724E6A">
        <w:t>werde</w:t>
      </w:r>
      <w:r w:rsidR="00F024E5">
        <w:t xml:space="preserve"> ich mit einem Budget von 2 tausend </w:t>
      </w:r>
      <w:r w:rsidR="00724E6A">
        <w:t>Euro</w:t>
      </w:r>
      <w:r w:rsidR="00F024E5">
        <w:t xml:space="preserve">, Vortragsreihen und Workshops zu den Themen Selbstsicherheit , Schubladen denken und Stressmanagement </w:t>
      </w:r>
      <w:r w:rsidR="00D8502C">
        <w:t xml:space="preserve">und Interkulturalität </w:t>
      </w:r>
      <w:r w:rsidR="00F024E5">
        <w:t xml:space="preserve">mit einem sehr diversen Team für meine </w:t>
      </w:r>
      <w:r w:rsidR="00D8502C">
        <w:t xml:space="preserve">Kollegen der studentischen UB anbieten. </w:t>
      </w:r>
    </w:p>
    <w:p w14:paraId="1FFBBBF5" w14:textId="65942CB1" w:rsidR="00860BAD" w:rsidRDefault="00D8502C" w:rsidP="00860BAD">
      <w:r w:rsidRPr="00D8502C">
        <w:rPr>
          <w:highlight w:val="yellow"/>
        </w:rPr>
        <w:t>Schlusssatz?</w:t>
      </w:r>
    </w:p>
    <w:p w14:paraId="00836CA1" w14:textId="4CEB064C" w:rsidR="00F55688" w:rsidRDefault="00F55688" w:rsidP="00860BAD"/>
    <w:p w14:paraId="6F5D7915" w14:textId="6FFB2060" w:rsidR="00F55688" w:rsidRDefault="00F55688" w:rsidP="00860BAD"/>
    <w:p w14:paraId="1015E58F" w14:textId="33145AF8" w:rsidR="00F55688" w:rsidRDefault="00F55688" w:rsidP="00860BAD"/>
    <w:p w14:paraId="2EF2A287" w14:textId="2D51E4FE" w:rsidR="00F55688" w:rsidRDefault="00F55688" w:rsidP="00860BAD"/>
    <w:p w14:paraId="39CAB6D8" w14:textId="30D55CC1" w:rsidR="00F55688" w:rsidRDefault="00F55688" w:rsidP="00860BAD"/>
    <w:p w14:paraId="494B5A18" w14:textId="7B46DB0A" w:rsidR="00F55688" w:rsidRDefault="00F55688" w:rsidP="00860BAD">
      <w:r w:rsidRPr="00F5568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Stärken</w:t>
      </w:r>
      <w:r>
        <w:t xml:space="preserve">. </w:t>
      </w:r>
    </w:p>
    <w:p w14:paraId="1C283411" w14:textId="25E81A21" w:rsidR="002903E9" w:rsidRDefault="00F55688" w:rsidP="00860BAD">
      <w:r>
        <w:t xml:space="preserve">Zu meinen Stärken zählen definitiv Proaktivität und Zielstrebigkeit. Als Immigrant erster Generation und ehemaliges Pflegekind war nichts für mich selbstverständlich, um weiterzukommen musste es mir schnell klarwerden, dass ich selbst für mein Schicksal verantwortlich bin. Dadurch lernte ich auch zielorientiert zu sein und mich auf Lösungen, anstatt auf Problemen zu fokussieren. </w:t>
      </w:r>
    </w:p>
    <w:p w14:paraId="286F7D31" w14:textId="58227B65" w:rsidR="00F55688" w:rsidRDefault="00F55688" w:rsidP="00860BAD"/>
    <w:p w14:paraId="469D45AB" w14:textId="3DC0B5D4" w:rsidR="00FC0667" w:rsidRDefault="00F55688" w:rsidP="00860BAD">
      <w:pPr>
        <w:rPr>
          <w:b/>
          <w:color w:val="F7CAAC" w:themeColor="accent2" w:themeTint="66"/>
          <w14:textOutline w14:w="11112" w14:cap="flat" w14:cmpd="sng" w14:algn="ctr">
            <w14:solidFill>
              <w14:schemeClr w14:val="accent2"/>
            </w14:solidFill>
            <w14:prstDash w14:val="solid"/>
            <w14:round/>
          </w14:textOutline>
        </w:rPr>
      </w:pPr>
      <w:r w:rsidRPr="00F55688">
        <w:rPr>
          <w:b/>
          <w:color w:val="F7CAAC" w:themeColor="accent2" w:themeTint="66"/>
          <w14:textOutline w14:w="11112" w14:cap="flat" w14:cmpd="sng" w14:algn="ctr">
            <w14:solidFill>
              <w14:schemeClr w14:val="accent2"/>
            </w14:solidFill>
            <w14:prstDash w14:val="solid"/>
            <w14:round/>
          </w14:textOutline>
        </w:rPr>
        <w:t>Schwächen</w:t>
      </w:r>
    </w:p>
    <w:p w14:paraId="250C6926" w14:textId="614BE02A" w:rsidR="00FC0667" w:rsidRDefault="00FC0667" w:rsidP="00FC0667">
      <w:r>
        <w:t xml:space="preserve">Leider lasse ich manchmal meinen Selbstwert von dritten beurteilen lassen, in dem ich Kritiken zu persönlich nehme. Aber seitdem ich dieses Muster bemerkte, habe ich aktiv daran gearbeitet, konstruktive Kritiken als ein Werkzeug meiner persönlichen Entwicklung und nicht als Feinde zu sehen. </w:t>
      </w:r>
    </w:p>
    <w:p w14:paraId="36E387A5" w14:textId="51D79D5B" w:rsidR="005A6F4B" w:rsidRDefault="005A6F4B" w:rsidP="00FC0667"/>
    <w:p w14:paraId="57BC92C9" w14:textId="785803FB" w:rsidR="005A6F4B" w:rsidRDefault="005A6F4B" w:rsidP="00FC0667"/>
    <w:p w14:paraId="1A450A8E" w14:textId="77777777" w:rsidR="005A6F4B" w:rsidRDefault="005A6F4B" w:rsidP="00FC0667">
      <w:pPr>
        <w:rPr>
          <w:rFonts w:ascii="Arial" w:hAnsi="Arial" w:cs="Arial"/>
          <w:color w:val="465C67"/>
          <w:shd w:val="clear" w:color="auto" w:fill="FFFFFF"/>
        </w:rPr>
      </w:pPr>
      <w:r>
        <w:t xml:space="preserve">Warum </w:t>
      </w:r>
      <w:proofErr w:type="spellStart"/>
      <w:r>
        <w:t>EffizienzPioniere</w:t>
      </w:r>
      <w:proofErr w:type="spellEnd"/>
      <w:r w:rsidRPr="005A6F4B">
        <w:rPr>
          <w:rFonts w:ascii="Arial" w:hAnsi="Arial" w:cs="Arial"/>
          <w:color w:val="465C67"/>
          <w:shd w:val="clear" w:color="auto" w:fill="FFFFFF"/>
        </w:rPr>
        <w:t xml:space="preserve"> </w:t>
      </w:r>
    </w:p>
    <w:p w14:paraId="1242C957" w14:textId="77777777" w:rsidR="005A6F4B" w:rsidRDefault="005A6F4B" w:rsidP="00FC0667">
      <w:pPr>
        <w:rPr>
          <w:rFonts w:ascii="Arial" w:hAnsi="Arial" w:cs="Arial"/>
          <w:color w:val="465C67"/>
          <w:shd w:val="clear" w:color="auto" w:fill="FFFFFF"/>
        </w:rPr>
      </w:pPr>
    </w:p>
    <w:p w14:paraId="639DA1A7" w14:textId="6F0444CA" w:rsidR="005A6F4B" w:rsidRPr="005A6F4B" w:rsidRDefault="005A6F4B" w:rsidP="00FC0667">
      <w:pPr>
        <w:rPr>
          <w:rFonts w:ascii="Calibri" w:hAnsi="Calibri" w:cs="Calibri"/>
        </w:rPr>
      </w:pPr>
      <w:r w:rsidRPr="005A6F4B">
        <w:rPr>
          <w:rFonts w:ascii="Calibri" w:hAnsi="Calibri" w:cs="Calibri"/>
          <w:color w:val="465C67"/>
          <w:shd w:val="clear" w:color="auto" w:fill="FFFFFF"/>
        </w:rPr>
        <w:t xml:space="preserve">Als Student der Zukunftsökonomie gefällt mir besonders die Tatsache, dass Sie durch Ihren hohen Fokus auf effiziente Energie Beratung einen messbaren Beitrag zum Klimaschutz leisten. </w:t>
      </w:r>
      <w:r>
        <w:rPr>
          <w:rFonts w:ascii="Calibri" w:hAnsi="Calibri" w:cs="Calibri"/>
          <w:color w:val="465C67"/>
          <w:shd w:val="clear" w:color="auto" w:fill="FFFFFF"/>
        </w:rPr>
        <w:t xml:space="preserve">Insbesondere interessiert mich eure CO2 Beratung. </w:t>
      </w:r>
      <w:r w:rsidRPr="005A6F4B">
        <w:rPr>
          <w:rFonts w:ascii="Calibri" w:hAnsi="Calibri" w:cs="Calibri"/>
          <w:color w:val="465C67"/>
          <w:shd w:val="clear" w:color="auto" w:fill="FFFFFF"/>
        </w:rPr>
        <w:t>Während meiner Tätigkeit bei CARS Consulting e.V. habe ich an Workshops und Schulungen zu nachhaltigen Geschäftsprozesse und Prozessoptimierungen teilgenommen. Da ich mich mit dieser Thematik tiefgründiger auseinandersetzen will, würde ich mich freuen, meine Fähigkeiten und bisherige Erfahrungen, mehrwertschaffend bei Ihnen einbringen zu können.</w:t>
      </w:r>
    </w:p>
    <w:sectPr w:rsidR="005A6F4B" w:rsidRPr="005A6F4B">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onas.stegh@pumpkincareers.com" w:date="2022-11-24T09:53:00Z" w:initials="j">
    <w:p w14:paraId="492C22B1" w14:textId="77777777" w:rsidR="007E253E" w:rsidRDefault="007E253E" w:rsidP="001836EA">
      <w:pPr>
        <w:pStyle w:val="CommentText"/>
      </w:pPr>
      <w:r>
        <w:rPr>
          <w:rStyle w:val="CommentReference"/>
        </w:rPr>
        <w:annotationRef/>
      </w:r>
      <w:r>
        <w:t>Klarer machen, dass ein Wechsel erfolgte</w:t>
      </w:r>
    </w:p>
  </w:comment>
  <w:comment w:id="3" w:author="jonas.stegh@pumpkincareers.com" w:date="2022-11-24T09:54:00Z" w:initials="j">
    <w:p w14:paraId="659F324A" w14:textId="77777777" w:rsidR="007E253E" w:rsidRDefault="007E253E" w:rsidP="004F5239">
      <w:pPr>
        <w:pStyle w:val="CommentText"/>
      </w:pPr>
      <w:r>
        <w:rPr>
          <w:rStyle w:val="CommentReference"/>
        </w:rPr>
        <w:annotationRef/>
      </w:r>
      <w:r>
        <w:t>Beispielhafte Inhalte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2C22B1" w15:done="0"/>
  <w15:commentEx w15:paraId="659F32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9BDAB" w16cex:dateUtc="2022-11-24T08:53:00Z"/>
  <w16cex:commentExtensible w16cex:durableId="2729BDD5" w16cex:dateUtc="2022-11-24T0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2C22B1" w16cid:durableId="2729BDAB"/>
  <w16cid:commentId w16cid:paraId="659F324A" w16cid:durableId="2729BD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6B"/>
    <w:rsid w:val="00267996"/>
    <w:rsid w:val="002903E9"/>
    <w:rsid w:val="003A6E8B"/>
    <w:rsid w:val="004041C1"/>
    <w:rsid w:val="004A37D2"/>
    <w:rsid w:val="005A6F4B"/>
    <w:rsid w:val="00695D21"/>
    <w:rsid w:val="006D428B"/>
    <w:rsid w:val="006F371E"/>
    <w:rsid w:val="00724E6A"/>
    <w:rsid w:val="00774BA5"/>
    <w:rsid w:val="007E253E"/>
    <w:rsid w:val="00833DDF"/>
    <w:rsid w:val="00860BAD"/>
    <w:rsid w:val="008A7525"/>
    <w:rsid w:val="00A11F14"/>
    <w:rsid w:val="00AA6F73"/>
    <w:rsid w:val="00B56502"/>
    <w:rsid w:val="00CF424B"/>
    <w:rsid w:val="00D64453"/>
    <w:rsid w:val="00D8502C"/>
    <w:rsid w:val="00EA3430"/>
    <w:rsid w:val="00F024E5"/>
    <w:rsid w:val="00F55688"/>
    <w:rsid w:val="00FA236B"/>
    <w:rsid w:val="00FC06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95FC"/>
  <w15:chartTrackingRefBased/>
  <w15:docId w15:val="{1034DEE1-C141-D84E-9849-89553FF3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7E253E"/>
  </w:style>
  <w:style w:type="character" w:styleId="CommentReference">
    <w:name w:val="annotation reference"/>
    <w:basedOn w:val="DefaultParagraphFont"/>
    <w:uiPriority w:val="99"/>
    <w:semiHidden/>
    <w:unhideWhenUsed/>
    <w:rsid w:val="007E253E"/>
    <w:rPr>
      <w:sz w:val="16"/>
      <w:szCs w:val="16"/>
    </w:rPr>
  </w:style>
  <w:style w:type="paragraph" w:styleId="CommentText">
    <w:name w:val="annotation text"/>
    <w:basedOn w:val="Normal"/>
    <w:link w:val="CommentTextChar"/>
    <w:uiPriority w:val="99"/>
    <w:unhideWhenUsed/>
    <w:rsid w:val="007E253E"/>
    <w:rPr>
      <w:sz w:val="20"/>
      <w:szCs w:val="20"/>
    </w:rPr>
  </w:style>
  <w:style w:type="character" w:customStyle="1" w:styleId="CommentTextChar">
    <w:name w:val="Comment Text Char"/>
    <w:basedOn w:val="DefaultParagraphFont"/>
    <w:link w:val="CommentText"/>
    <w:uiPriority w:val="99"/>
    <w:rsid w:val="007E253E"/>
    <w:rPr>
      <w:sz w:val="20"/>
      <w:szCs w:val="20"/>
    </w:rPr>
  </w:style>
  <w:style w:type="paragraph" w:styleId="CommentSubject">
    <w:name w:val="annotation subject"/>
    <w:basedOn w:val="CommentText"/>
    <w:next w:val="CommentText"/>
    <w:link w:val="CommentSubjectChar"/>
    <w:uiPriority w:val="99"/>
    <w:semiHidden/>
    <w:unhideWhenUsed/>
    <w:rsid w:val="007E253E"/>
    <w:rPr>
      <w:b/>
      <w:bCs/>
    </w:rPr>
  </w:style>
  <w:style w:type="character" w:customStyle="1" w:styleId="CommentSubjectChar">
    <w:name w:val="Comment Subject Char"/>
    <w:basedOn w:val="CommentTextChar"/>
    <w:link w:val="CommentSubject"/>
    <w:uiPriority w:val="99"/>
    <w:semiHidden/>
    <w:rsid w:val="007E25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68A48-6FF6-E64B-894F-897E7E16D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667</Words>
  <Characters>4208</Characters>
  <Application>Microsoft Office Word</Application>
  <DocSecurity>0</DocSecurity>
  <Lines>35</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Lamboglia</dc:creator>
  <cp:keywords/>
  <dc:description/>
  <cp:lastModifiedBy>jonas.stegh@pumpkincareers.com</cp:lastModifiedBy>
  <cp:revision>6</cp:revision>
  <dcterms:created xsi:type="dcterms:W3CDTF">2022-10-20T06:10:00Z</dcterms:created>
  <dcterms:modified xsi:type="dcterms:W3CDTF">2022-11-24T08:56:00Z</dcterms:modified>
</cp:coreProperties>
</file>