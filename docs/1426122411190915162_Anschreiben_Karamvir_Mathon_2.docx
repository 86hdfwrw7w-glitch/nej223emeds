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E4476"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Karamvir Singh Mathon</w:t>
      </w:r>
    </w:p>
    <w:p w14:paraId="3345433A"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Remscheider Straße 106</w:t>
      </w:r>
    </w:p>
    <w:p w14:paraId="0330D22E"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51103 Köln</w:t>
      </w:r>
    </w:p>
    <w:p w14:paraId="02FBD47B" w14:textId="77777777" w:rsidR="00BA2605" w:rsidRPr="007202EC" w:rsidRDefault="00BA2605" w:rsidP="00BA2605">
      <w:pPr>
        <w:jc w:val="right"/>
        <w:rPr>
          <w:rFonts w:ascii="Times New Roman" w:hAnsi="Times New Roman" w:cs="Times New Roman"/>
          <w:sz w:val="22"/>
          <w:szCs w:val="22"/>
        </w:rPr>
      </w:pPr>
      <w:r w:rsidRPr="007202EC">
        <w:rPr>
          <w:rFonts w:ascii="Times New Roman" w:hAnsi="Times New Roman" w:cs="Times New Roman"/>
          <w:sz w:val="22"/>
          <w:szCs w:val="22"/>
        </w:rPr>
        <w:t>karamvir.m@outlook.</w:t>
      </w:r>
      <w:r>
        <w:rPr>
          <w:rFonts w:ascii="Times New Roman" w:hAnsi="Times New Roman" w:cs="Times New Roman"/>
          <w:sz w:val="22"/>
          <w:szCs w:val="22"/>
        </w:rPr>
        <w:t>com</w:t>
      </w:r>
    </w:p>
    <w:p w14:paraId="121314C8" w14:textId="77777777" w:rsidR="00BA2605" w:rsidRPr="001974DE" w:rsidRDefault="00BA2605" w:rsidP="00BA2605">
      <w:pPr>
        <w:jc w:val="right"/>
        <w:rPr>
          <w:rFonts w:ascii="Times New Roman" w:hAnsi="Times New Roman" w:cs="Times New Roman"/>
          <w:sz w:val="22"/>
          <w:szCs w:val="22"/>
        </w:rPr>
      </w:pPr>
      <w:r w:rsidRPr="001974DE">
        <w:rPr>
          <w:rFonts w:ascii="Times New Roman" w:hAnsi="Times New Roman" w:cs="Times New Roman"/>
          <w:sz w:val="22"/>
          <w:szCs w:val="22"/>
        </w:rPr>
        <w:t>+49 173 2587624</w:t>
      </w:r>
    </w:p>
    <w:p w14:paraId="0110F993" w14:textId="77777777" w:rsidR="00BA2605" w:rsidRPr="001974DE" w:rsidRDefault="00BA2605" w:rsidP="00BA2605">
      <w:pPr>
        <w:rPr>
          <w:rFonts w:ascii="Times New Roman" w:hAnsi="Times New Roman" w:cs="Times New Roman"/>
          <w:sz w:val="22"/>
          <w:szCs w:val="22"/>
          <w:lang/>
        </w:rPr>
      </w:pPr>
      <w:r w:rsidRPr="001974DE">
        <w:rPr>
          <w:rFonts w:ascii="Times New Roman" w:hAnsi="Times New Roman" w:cs="Times New Roman"/>
          <w:sz w:val="22"/>
          <w:szCs w:val="22"/>
          <w:lang/>
        </w:rPr>
        <w:t>Ludwig &amp; Co. GmbH</w:t>
      </w:r>
    </w:p>
    <w:p w14:paraId="03431BBF" w14:textId="77777777" w:rsidR="00BA2605" w:rsidRPr="001974DE" w:rsidRDefault="00BA2605" w:rsidP="00BA2605">
      <w:pPr>
        <w:rPr>
          <w:rFonts w:ascii="Times New Roman" w:hAnsi="Times New Roman" w:cs="Times New Roman"/>
          <w:sz w:val="22"/>
          <w:szCs w:val="22"/>
          <w:lang/>
        </w:rPr>
      </w:pPr>
      <w:r w:rsidRPr="001974DE">
        <w:rPr>
          <w:rFonts w:ascii="Times New Roman" w:hAnsi="Times New Roman" w:cs="Times New Roman"/>
          <w:sz w:val="22"/>
          <w:szCs w:val="22"/>
          <w:lang/>
        </w:rPr>
        <w:t>Barckhausstr. 1</w:t>
      </w:r>
    </w:p>
    <w:p w14:paraId="408C172B" w14:textId="77777777" w:rsidR="00BA2605" w:rsidRPr="001974DE" w:rsidRDefault="00BA2605" w:rsidP="00BA2605">
      <w:pPr>
        <w:rPr>
          <w:rFonts w:ascii="Times New Roman" w:hAnsi="Times New Roman" w:cs="Times New Roman"/>
          <w:sz w:val="22"/>
          <w:szCs w:val="22"/>
          <w:lang/>
        </w:rPr>
      </w:pPr>
      <w:r w:rsidRPr="001974DE">
        <w:rPr>
          <w:rFonts w:ascii="Times New Roman" w:hAnsi="Times New Roman" w:cs="Times New Roman"/>
          <w:sz w:val="22"/>
          <w:szCs w:val="22"/>
          <w:lang/>
        </w:rPr>
        <w:t>60325 Frankfurt am Main</w:t>
      </w:r>
    </w:p>
    <w:p w14:paraId="5961A2EB" w14:textId="0CB82303" w:rsidR="00BA2605" w:rsidRPr="001974DE" w:rsidRDefault="00BA2605" w:rsidP="00BA2605">
      <w:pPr>
        <w:ind w:firstLine="708"/>
        <w:jc w:val="right"/>
        <w:rPr>
          <w:rFonts w:ascii="Times New Roman" w:hAnsi="Times New Roman" w:cs="Times New Roman"/>
          <w:sz w:val="22"/>
          <w:szCs w:val="22"/>
        </w:rPr>
      </w:pPr>
      <w:r w:rsidRPr="001974DE">
        <w:rPr>
          <w:rFonts w:ascii="Times New Roman" w:hAnsi="Times New Roman" w:cs="Times New Roman"/>
          <w:sz w:val="22"/>
          <w:szCs w:val="22"/>
        </w:rPr>
        <w:t xml:space="preserve">Köln, </w:t>
      </w:r>
      <w:r w:rsidRPr="001974DE">
        <w:rPr>
          <w:rFonts w:ascii="Times New Roman" w:hAnsi="Times New Roman" w:cs="Times New Roman"/>
          <w:sz w:val="22"/>
          <w:szCs w:val="22"/>
        </w:rPr>
        <w:fldChar w:fldCharType="begin"/>
      </w:r>
      <w:r w:rsidRPr="001974DE">
        <w:rPr>
          <w:rFonts w:ascii="Times New Roman" w:hAnsi="Times New Roman" w:cs="Times New Roman"/>
          <w:sz w:val="22"/>
          <w:szCs w:val="22"/>
        </w:rPr>
        <w:instrText xml:space="preserve"> TIME \@ "dd.MM.yyyy" </w:instrText>
      </w:r>
      <w:r w:rsidRPr="001974DE">
        <w:rPr>
          <w:rFonts w:ascii="Times New Roman" w:hAnsi="Times New Roman" w:cs="Times New Roman"/>
          <w:sz w:val="22"/>
          <w:szCs w:val="22"/>
        </w:rPr>
        <w:fldChar w:fldCharType="separate"/>
      </w:r>
      <w:r w:rsidR="00947B10">
        <w:rPr>
          <w:rFonts w:ascii="Times New Roman" w:hAnsi="Times New Roman" w:cs="Times New Roman"/>
          <w:noProof/>
          <w:sz w:val="22"/>
          <w:szCs w:val="22"/>
        </w:rPr>
        <w:t>10.10.2025</w:t>
      </w:r>
      <w:r w:rsidRPr="001974DE">
        <w:rPr>
          <w:rFonts w:ascii="Times New Roman" w:hAnsi="Times New Roman" w:cs="Times New Roman"/>
          <w:sz w:val="22"/>
          <w:szCs w:val="22"/>
        </w:rPr>
        <w:fldChar w:fldCharType="end"/>
      </w:r>
    </w:p>
    <w:p w14:paraId="11B3E5AB" w14:textId="77777777" w:rsidR="00BA2605" w:rsidRPr="001974DE" w:rsidRDefault="00BA2605" w:rsidP="00BA2605">
      <w:pPr>
        <w:rPr>
          <w:rFonts w:ascii="Times New Roman" w:hAnsi="Times New Roman" w:cs="Times New Roman"/>
          <w:sz w:val="22"/>
          <w:szCs w:val="22"/>
        </w:rPr>
      </w:pPr>
    </w:p>
    <w:p w14:paraId="3D7E91DC" w14:textId="77777777" w:rsidR="00BA2605" w:rsidRPr="001974DE" w:rsidRDefault="00BA2605" w:rsidP="00BA2605">
      <w:pPr>
        <w:rPr>
          <w:rFonts w:ascii="Times New Roman" w:hAnsi="Times New Roman" w:cs="Times New Roman"/>
          <w:b/>
          <w:bCs/>
          <w:sz w:val="22"/>
          <w:szCs w:val="22"/>
        </w:rPr>
      </w:pPr>
      <w:r w:rsidRPr="001974DE">
        <w:rPr>
          <w:rFonts w:ascii="Times New Roman" w:hAnsi="Times New Roman" w:cs="Times New Roman"/>
          <w:b/>
          <w:sz w:val="22"/>
          <w:szCs w:val="22"/>
        </w:rPr>
        <w:t xml:space="preserve">Bewerbung als </w:t>
      </w:r>
      <w:r w:rsidRPr="001974DE">
        <w:rPr>
          <w:rFonts w:ascii="Times New Roman" w:hAnsi="Times New Roman" w:cs="Times New Roman"/>
          <w:b/>
          <w:bCs/>
          <w:sz w:val="22"/>
          <w:szCs w:val="22"/>
        </w:rPr>
        <w:t>Praktikant im Investment Banking</w:t>
      </w:r>
    </w:p>
    <w:p w14:paraId="3BAE7C5D" w14:textId="77777777" w:rsidR="00BA2605" w:rsidRPr="001974DE" w:rsidRDefault="00BA2605" w:rsidP="00BA2605">
      <w:pPr>
        <w:rPr>
          <w:rFonts w:ascii="Times New Roman" w:hAnsi="Times New Roman" w:cs="Times New Roman"/>
          <w:bCs/>
          <w:sz w:val="22"/>
          <w:szCs w:val="22"/>
        </w:rPr>
      </w:pPr>
    </w:p>
    <w:p w14:paraId="2FE5D4A7"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rPr>
        <w:t>Sehr geehrte Damen und Herren,</w:t>
      </w:r>
    </w:p>
    <w:p w14:paraId="1F1BCE7B" w14:textId="77777777" w:rsidR="00BA2605" w:rsidRDefault="00BA2605" w:rsidP="00BA2605">
      <w:pPr>
        <w:jc w:val="both"/>
        <w:rPr>
          <w:rFonts w:ascii="Times New Roman" w:hAnsi="Times New Roman" w:cs="Times New Roman"/>
          <w:sz w:val="22"/>
          <w:szCs w:val="22"/>
        </w:rPr>
      </w:pPr>
    </w:p>
    <w:p w14:paraId="3648E6C3" w14:textId="1DB17E75" w:rsidR="00436B0F" w:rsidRDefault="00436B0F" w:rsidP="00436B0F">
      <w:pPr>
        <w:jc w:val="both"/>
        <w:rPr>
          <w:rFonts w:ascii="Times New Roman" w:hAnsi="Times New Roman" w:cs="Times New Roman"/>
          <w:sz w:val="22"/>
          <w:szCs w:val="22"/>
          <w:lang/>
        </w:rPr>
      </w:pPr>
      <w:r w:rsidRPr="00575906">
        <w:rPr>
          <w:rFonts w:ascii="Times New Roman" w:hAnsi="Times New Roman" w:cs="Times New Roman"/>
          <w:sz w:val="22"/>
          <w:szCs w:val="22"/>
          <w:lang/>
        </w:rPr>
        <w:t>ausgehend von meiner Leidenschaft für Wirtschaft und Unternehmensanalysen hat mir mein Praktikum im Deal Advisory bei BDO gezeigt, dass</w:t>
      </w:r>
      <w:r>
        <w:rPr>
          <w:rFonts w:ascii="Times New Roman" w:hAnsi="Times New Roman" w:cs="Times New Roman"/>
          <w:sz w:val="22"/>
          <w:szCs w:val="22"/>
          <w:lang/>
        </w:rPr>
        <w:t xml:space="preserve"> </w:t>
      </w:r>
      <w:r w:rsidR="009419F0">
        <w:rPr>
          <w:rFonts w:ascii="Times New Roman" w:hAnsi="Times New Roman" w:cs="Times New Roman"/>
          <w:sz w:val="22"/>
          <w:szCs w:val="22"/>
          <w:lang/>
        </w:rPr>
        <w:t xml:space="preserve">das </w:t>
      </w:r>
      <w:r>
        <w:rPr>
          <w:rFonts w:ascii="Times New Roman" w:hAnsi="Times New Roman" w:cs="Times New Roman"/>
          <w:sz w:val="22"/>
          <w:szCs w:val="22"/>
        </w:rPr>
        <w:t>Investment Banking</w:t>
      </w:r>
      <w:r w:rsidR="0056528B">
        <w:rPr>
          <w:rFonts w:ascii="Times New Roman" w:hAnsi="Times New Roman" w:cs="Times New Roman"/>
          <w:sz w:val="22"/>
          <w:szCs w:val="22"/>
        </w:rPr>
        <w:t xml:space="preserve"> </w:t>
      </w:r>
      <w:r w:rsidRPr="00575906">
        <w:rPr>
          <w:rFonts w:ascii="Times New Roman" w:hAnsi="Times New Roman" w:cs="Times New Roman"/>
          <w:sz w:val="22"/>
          <w:szCs w:val="22"/>
          <w:lang/>
        </w:rPr>
        <w:t xml:space="preserve">der ideale Karriereweg für mich ist. </w:t>
      </w:r>
      <w:r w:rsidRPr="000A1FBB">
        <w:rPr>
          <w:rFonts w:ascii="Times New Roman" w:hAnsi="Times New Roman" w:cs="Times New Roman"/>
          <w:sz w:val="22"/>
          <w:szCs w:val="22"/>
          <w:lang/>
        </w:rPr>
        <w:t xml:space="preserve">Die Mitarbeit an Financial Due Diligence-Projekten verschaffte mir Einblicke in zentrale Aspekte des M&amp;A-Prozesses, </w:t>
      </w:r>
      <w:r w:rsidRPr="00871FC6">
        <w:rPr>
          <w:rFonts w:ascii="Times New Roman" w:hAnsi="Times New Roman" w:cs="Times New Roman"/>
          <w:sz w:val="22"/>
          <w:szCs w:val="22"/>
        </w:rPr>
        <w:t>einschließlich der Bewertung und der finanziellen Analyse</w:t>
      </w:r>
      <w:r w:rsidRPr="000A1FBB">
        <w:rPr>
          <w:rFonts w:ascii="Times New Roman" w:hAnsi="Times New Roman" w:cs="Times New Roman"/>
          <w:sz w:val="22"/>
          <w:szCs w:val="22"/>
          <w:lang/>
        </w:rPr>
        <w:t>.</w:t>
      </w:r>
      <w:r>
        <w:rPr>
          <w:rFonts w:ascii="Times New Roman" w:hAnsi="Times New Roman" w:cs="Times New Roman"/>
          <w:sz w:val="22"/>
          <w:szCs w:val="22"/>
          <w:lang/>
        </w:rPr>
        <w:t xml:space="preserve"> </w:t>
      </w:r>
      <w:r w:rsidRPr="00575906">
        <w:rPr>
          <w:rFonts w:ascii="Times New Roman" w:hAnsi="Times New Roman" w:cs="Times New Roman"/>
          <w:sz w:val="22"/>
          <w:szCs w:val="22"/>
          <w:lang/>
        </w:rPr>
        <w:t xml:space="preserve">Zudem </w:t>
      </w:r>
      <w:r>
        <w:rPr>
          <w:rFonts w:ascii="Times New Roman" w:hAnsi="Times New Roman" w:cs="Times New Roman"/>
          <w:sz w:val="22"/>
          <w:szCs w:val="22"/>
          <w:lang/>
        </w:rPr>
        <w:t>reizen</w:t>
      </w:r>
      <w:r w:rsidRPr="00575906">
        <w:rPr>
          <w:rFonts w:ascii="Times New Roman" w:hAnsi="Times New Roman" w:cs="Times New Roman"/>
          <w:sz w:val="22"/>
          <w:szCs w:val="22"/>
          <w:lang/>
        </w:rPr>
        <w:t xml:space="preserve"> mich das dynamische Umfeld und die Möglichkeit, aktiv zur Umsetzung von Transaktionen beizutragen</w:t>
      </w:r>
      <w:r>
        <w:rPr>
          <w:rFonts w:ascii="Times New Roman" w:hAnsi="Times New Roman" w:cs="Times New Roman"/>
          <w:sz w:val="22"/>
          <w:szCs w:val="22"/>
          <w:lang/>
        </w:rPr>
        <w:t xml:space="preserve">. </w:t>
      </w:r>
      <w:r w:rsidRPr="000A1FBB">
        <w:rPr>
          <w:rFonts w:ascii="Times New Roman" w:hAnsi="Times New Roman" w:cs="Times New Roman"/>
          <w:sz w:val="22"/>
          <w:szCs w:val="22"/>
          <w:lang/>
        </w:rPr>
        <w:t xml:space="preserve">Ab Dezember 2025 absolviere ich daher in meinem Gap-Year ein Praktikum im M&amp;A bei Majer &amp; Co. und möchte ab April 2026 mein Wissen für drei bis vier </w:t>
      </w:r>
      <w:r w:rsidRPr="00C90DE5">
        <w:rPr>
          <w:rFonts w:ascii="Times New Roman" w:hAnsi="Times New Roman" w:cs="Times New Roman"/>
          <w:sz w:val="22"/>
          <w:szCs w:val="22"/>
        </w:rPr>
        <w:t>Monate gezielt in Ihrem Unternehmen einbringen</w:t>
      </w:r>
      <w:r>
        <w:rPr>
          <w:rFonts w:ascii="Times New Roman" w:hAnsi="Times New Roman" w:cs="Times New Roman"/>
          <w:sz w:val="22"/>
          <w:szCs w:val="22"/>
        </w:rPr>
        <w:t xml:space="preserve"> </w:t>
      </w:r>
      <w:r w:rsidRPr="00575906">
        <w:rPr>
          <w:rFonts w:ascii="Times New Roman" w:hAnsi="Times New Roman" w:cs="Times New Roman"/>
          <w:sz w:val="22"/>
          <w:szCs w:val="22"/>
          <w:lang/>
        </w:rPr>
        <w:t>und ausbauen.</w:t>
      </w:r>
    </w:p>
    <w:p w14:paraId="7104234E" w14:textId="77777777" w:rsidR="00C90DE5" w:rsidRPr="00575906" w:rsidRDefault="00C90DE5" w:rsidP="00BA2605">
      <w:pPr>
        <w:jc w:val="both"/>
        <w:rPr>
          <w:rFonts w:ascii="Times New Roman" w:hAnsi="Times New Roman" w:cs="Times New Roman"/>
          <w:sz w:val="22"/>
          <w:szCs w:val="22"/>
        </w:rPr>
      </w:pPr>
    </w:p>
    <w:p w14:paraId="6A50E845" w14:textId="2AB7A96F" w:rsidR="0056528B" w:rsidRPr="00575906" w:rsidRDefault="0056528B" w:rsidP="0056528B">
      <w:pPr>
        <w:jc w:val="both"/>
        <w:rPr>
          <w:rFonts w:ascii="Times New Roman" w:hAnsi="Times New Roman" w:cs="Times New Roman"/>
          <w:sz w:val="22"/>
          <w:szCs w:val="22"/>
        </w:rPr>
      </w:pPr>
      <w:r w:rsidRPr="00FD0ED9">
        <w:rPr>
          <w:rFonts w:ascii="Times New Roman" w:hAnsi="Times New Roman" w:cs="Times New Roman"/>
          <w:sz w:val="22"/>
          <w:szCs w:val="22"/>
        </w:rPr>
        <w:t xml:space="preserve">Mein Werdegang verbindet analytische Exzellenz mit der Resilienz, die für Ihr </w:t>
      </w:r>
      <w:r>
        <w:rPr>
          <w:rFonts w:ascii="Times New Roman" w:hAnsi="Times New Roman" w:cs="Times New Roman"/>
          <w:sz w:val="22"/>
          <w:szCs w:val="22"/>
        </w:rPr>
        <w:t>Investment Banking</w:t>
      </w:r>
      <w:r w:rsidRPr="00FD0ED9">
        <w:rPr>
          <w:rFonts w:ascii="Times New Roman" w:hAnsi="Times New Roman" w:cs="Times New Roman"/>
          <w:sz w:val="22"/>
          <w:szCs w:val="22"/>
        </w:rPr>
        <w:t xml:space="preserve">-Team erforderlich ist. Als einer der wenigen Erstakademiker im Studiengang Banking &amp; Finance an der Technischen Hochschule Köln </w:t>
      </w:r>
      <w:commentRangeStart w:id="0"/>
      <w:commentRangeStart w:id="1"/>
      <w:r w:rsidRPr="00A15B39">
        <w:rPr>
          <w:rFonts w:ascii="Times New Roman" w:hAnsi="Times New Roman" w:cs="Times New Roman"/>
          <w:sz w:val="22"/>
          <w:szCs w:val="22"/>
          <w:highlight w:val="yellow"/>
        </w:rPr>
        <w:t>und ohne jegliche Unterstützung</w:t>
      </w:r>
      <w:r w:rsidRPr="00FD0ED9">
        <w:rPr>
          <w:rFonts w:ascii="Times New Roman" w:hAnsi="Times New Roman" w:cs="Times New Roman"/>
          <w:sz w:val="22"/>
          <w:szCs w:val="22"/>
        </w:rPr>
        <w:t xml:space="preserve"> </w:t>
      </w:r>
      <w:commentRangeEnd w:id="0"/>
      <w:r w:rsidR="00D001C1">
        <w:rPr>
          <w:rStyle w:val="Kommentarzeichen"/>
        </w:rPr>
        <w:commentReference w:id="0"/>
      </w:r>
      <w:commentRangeEnd w:id="1"/>
      <w:r w:rsidR="00947B10">
        <w:rPr>
          <w:rStyle w:val="Kommentarzeichen"/>
        </w:rPr>
        <w:commentReference w:id="1"/>
      </w:r>
      <w:r w:rsidRPr="00FD0ED9">
        <w:rPr>
          <w:rFonts w:ascii="Times New Roman" w:hAnsi="Times New Roman" w:cs="Times New Roman"/>
          <w:sz w:val="22"/>
          <w:szCs w:val="22"/>
        </w:rPr>
        <w:t xml:space="preserve">erzielte ich einen Notenschnitt von 1,9 und gehörte damit zum oberen </w:t>
      </w:r>
      <w:r>
        <w:rPr>
          <w:rFonts w:ascii="Times New Roman" w:hAnsi="Times New Roman" w:cs="Times New Roman"/>
          <w:sz w:val="22"/>
          <w:szCs w:val="22"/>
        </w:rPr>
        <w:t>Quartil</w:t>
      </w:r>
      <w:r w:rsidRPr="00FD0ED9">
        <w:rPr>
          <w:rFonts w:ascii="Times New Roman" w:hAnsi="Times New Roman" w:cs="Times New Roman"/>
          <w:sz w:val="22"/>
          <w:szCs w:val="22"/>
        </w:rPr>
        <w:t xml:space="preserve"> meines Jahrgangs. Parallel zum Studium sammelte ich bei Deloitte im Audit erste Erfahrungen in der Analyse von DAX-40-Jahresabschlüssen und lernte, auch unter hoher Belastung effizient zu arbeiten. In meinem Praktikum bei BDO im Deal Advisory arbeitete ich in den Bereichen Financial Due Diligence, Unternehmensbewertung und Restrukturierung und konnte in einem dynamischen Umfeld meine analytischen Fähigkeiten unter Beweis stellen. Meine Kollegen und Vorgesetzten schätzten besonders meinen strukturierten Arbeitsstil, meine Verlässlichkeit, Teamorientierung sowie meine </w:t>
      </w:r>
      <w:commentRangeStart w:id="2"/>
      <w:commentRangeStart w:id="3"/>
      <w:r w:rsidRPr="003A1FE1">
        <w:rPr>
          <w:rFonts w:ascii="Times New Roman" w:hAnsi="Times New Roman" w:cs="Times New Roman"/>
          <w:sz w:val="22"/>
          <w:szCs w:val="22"/>
          <w:highlight w:val="yellow"/>
        </w:rPr>
        <w:t>Fähigkeit, neues Wissen schnell anzuwenden</w:t>
      </w:r>
      <w:commentRangeEnd w:id="2"/>
      <w:r w:rsidR="00D001C1">
        <w:rPr>
          <w:rStyle w:val="Kommentarzeichen"/>
        </w:rPr>
        <w:commentReference w:id="2"/>
      </w:r>
      <w:commentRangeEnd w:id="3"/>
      <w:r w:rsidR="00947B10">
        <w:rPr>
          <w:rStyle w:val="Kommentarzeichen"/>
        </w:rPr>
        <w:commentReference w:id="3"/>
      </w:r>
      <w:r w:rsidRPr="00FD0ED9">
        <w:rPr>
          <w:rFonts w:ascii="Times New Roman" w:hAnsi="Times New Roman" w:cs="Times New Roman"/>
          <w:sz w:val="22"/>
          <w:szCs w:val="22"/>
        </w:rPr>
        <w:t>.</w:t>
      </w:r>
      <w:r>
        <w:rPr>
          <w:rFonts w:ascii="Times New Roman" w:hAnsi="Times New Roman" w:cs="Times New Roman"/>
          <w:sz w:val="22"/>
          <w:szCs w:val="22"/>
        </w:rPr>
        <w:t xml:space="preserve"> </w:t>
      </w:r>
      <w:r w:rsidRPr="00B9349E">
        <w:rPr>
          <w:rFonts w:ascii="Times New Roman" w:hAnsi="Times New Roman" w:cs="Times New Roman"/>
          <w:sz w:val="22"/>
          <w:szCs w:val="22"/>
        </w:rPr>
        <w:t xml:space="preserve">Als Co-Head of Finance beim Entrepreneurs Club Cologne stärkte ich </w:t>
      </w:r>
      <w:r>
        <w:rPr>
          <w:rFonts w:ascii="Times New Roman" w:hAnsi="Times New Roman" w:cs="Times New Roman"/>
          <w:sz w:val="22"/>
          <w:szCs w:val="22"/>
        </w:rPr>
        <w:t xml:space="preserve">zudem </w:t>
      </w:r>
      <w:r w:rsidRPr="00B9349E">
        <w:rPr>
          <w:rFonts w:ascii="Times New Roman" w:hAnsi="Times New Roman" w:cs="Times New Roman"/>
          <w:sz w:val="22"/>
          <w:szCs w:val="22"/>
        </w:rPr>
        <w:t xml:space="preserve">die finanzielle Lage des Vereins, indem ich eine strukturierte Finanzplanung einführte und Excel-Modelle entwickelte, die </w:t>
      </w:r>
      <w:r w:rsidRPr="00FD0ED9">
        <w:rPr>
          <w:rFonts w:ascii="Times New Roman" w:hAnsi="Times New Roman" w:cs="Times New Roman"/>
          <w:sz w:val="22"/>
          <w:szCs w:val="22"/>
        </w:rPr>
        <w:t xml:space="preserve">Analysen und Abschlussprozesse </w:t>
      </w:r>
      <w:r w:rsidRPr="00B9349E">
        <w:rPr>
          <w:rFonts w:ascii="Times New Roman" w:hAnsi="Times New Roman" w:cs="Times New Roman"/>
          <w:sz w:val="22"/>
          <w:szCs w:val="22"/>
        </w:rPr>
        <w:t xml:space="preserve">erheblich beschleunigten. </w:t>
      </w:r>
      <w:r w:rsidRPr="00697CD1">
        <w:rPr>
          <w:rFonts w:ascii="Times New Roman" w:hAnsi="Times New Roman" w:cs="Times New Roman"/>
          <w:sz w:val="22"/>
          <w:szCs w:val="22"/>
        </w:rPr>
        <w:t>Diese Erfahrungen zeigten mir, dass nachhaltiger Erfolg auf analytischer Präzision und starker Zusammenarbeit basiert.</w:t>
      </w:r>
      <w:r w:rsidR="00947B10">
        <w:rPr>
          <w:rFonts w:ascii="Times New Roman" w:hAnsi="Times New Roman" w:cs="Times New Roman"/>
          <w:sz w:val="22"/>
          <w:szCs w:val="22"/>
        </w:rPr>
        <w:t xml:space="preserve"> </w:t>
      </w:r>
      <w:ins w:id="4" w:author="David Döbele" w:date="2025-10-10T10:20:00Z" w16du:dateUtc="2025-10-10T08:20:00Z">
        <w:r w:rsidR="00947B10">
          <w:rPr>
            <w:rFonts w:ascii="Times New Roman" w:hAnsi="Times New Roman" w:cs="Times New Roman"/>
            <w:sz w:val="22"/>
            <w:szCs w:val="22"/>
          </w:rPr>
          <w:t>Besonders relevant für das Praktikum bei Ihnen sollte mein anstehendes Praktikum bei Majer &amp; Co. sein. Hier werde ich X Y Z. Diese Erfahrungen will ich sehr gerne in meinem nächsten Praktikum (ggf. noch „mit einem Fokus auf XYZ“) w</w:t>
        </w:r>
      </w:ins>
      <w:ins w:id="5" w:author="David Döbele" w:date="2025-10-10T10:21:00Z" w16du:dateUtc="2025-10-10T08:21:00Z">
        <w:r w:rsidR="00947B10">
          <w:rPr>
            <w:rFonts w:ascii="Times New Roman" w:hAnsi="Times New Roman" w:cs="Times New Roman"/>
            <w:sz w:val="22"/>
            <w:szCs w:val="22"/>
          </w:rPr>
          <w:t>eiter ausbauen.</w:t>
        </w:r>
      </w:ins>
    </w:p>
    <w:p w14:paraId="2392D459" w14:textId="77777777" w:rsidR="00BA2605" w:rsidRPr="001974DE" w:rsidRDefault="00BA2605" w:rsidP="00BA2605">
      <w:pPr>
        <w:jc w:val="both"/>
        <w:rPr>
          <w:rFonts w:ascii="Times New Roman" w:hAnsi="Times New Roman" w:cs="Times New Roman"/>
          <w:sz w:val="22"/>
          <w:szCs w:val="22"/>
        </w:rPr>
      </w:pPr>
    </w:p>
    <w:p w14:paraId="52E922DD"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rPr>
        <w:t>Ludwig &amp; Co. beeindruckt mich als unabhängige Corporate Finance Boutique, die sich konsequent an ihrem „Client First“-Ansatz orientiert. Die Verbindung aus höchster Beratungsqualität, exzellenter Ausführung und vollständiger Unabhängigkeit schafft ein Umfeld, in dem maßgeschneiderte Lösungen im Fokus stehen. Besonders reizt mich die breite Branchen- und Transaktionsabdeckung, die vielseitige Einblicke in</w:t>
      </w:r>
      <w:r>
        <w:rPr>
          <w:rFonts w:ascii="Times New Roman" w:hAnsi="Times New Roman" w:cs="Times New Roman"/>
          <w:sz w:val="22"/>
          <w:szCs w:val="22"/>
        </w:rPr>
        <w:t xml:space="preserve">s Investment Banking </w:t>
      </w:r>
      <w:r w:rsidRPr="001974DE">
        <w:rPr>
          <w:rFonts w:ascii="Times New Roman" w:hAnsi="Times New Roman" w:cs="Times New Roman"/>
          <w:sz w:val="22"/>
          <w:szCs w:val="22"/>
        </w:rPr>
        <w:t>ermöglicht. Die enge Zusammenarbeit mit einem erfahrenen Team sowie der direkte Mandantenkontakt fordern analytisches Denken und Eigeninitiative – Eigenschaften, die ich gezielt einbringen möchte. Ein Praktikum bei Ludwig &amp; Co. sehe ich daher als ideale Gelegenheit, meine Fähigkeiten weiterzuentwickeln und wertvolle Erfahrungen in einem dynamischen und anspruchsvollen Umfeld zu sammeln.</w:t>
      </w:r>
    </w:p>
    <w:p w14:paraId="54EB4B88" w14:textId="77777777" w:rsidR="00BA2605" w:rsidRPr="001974DE" w:rsidRDefault="00BA2605" w:rsidP="00BA2605">
      <w:pPr>
        <w:jc w:val="both"/>
        <w:rPr>
          <w:rFonts w:ascii="Times New Roman" w:hAnsi="Times New Roman" w:cs="Times New Roman"/>
          <w:sz w:val="22"/>
          <w:szCs w:val="22"/>
          <w:lang w:eastAsia="en-GB"/>
        </w:rPr>
      </w:pPr>
    </w:p>
    <w:p w14:paraId="61BD72AD"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lang w:eastAsia="en-GB"/>
        </w:rPr>
        <w:t xml:space="preserve">Mit meinen ausgeprägten analytischen Fähigkeiten, meiner schnellen Auffassungsgabe und meiner hohen Leistungsbereitschaft möchte ich aktiv zum Erfolg von </w:t>
      </w:r>
      <w:r w:rsidRPr="001974DE">
        <w:rPr>
          <w:rFonts w:ascii="Times New Roman" w:hAnsi="Times New Roman" w:cs="Times New Roman"/>
          <w:sz w:val="22"/>
          <w:szCs w:val="22"/>
          <w:lang/>
        </w:rPr>
        <w:t xml:space="preserve">Ludwig &amp; Co. </w:t>
      </w:r>
      <w:r w:rsidRPr="001974DE">
        <w:rPr>
          <w:rFonts w:ascii="Times New Roman" w:hAnsi="Times New Roman" w:cs="Times New Roman"/>
          <w:sz w:val="22"/>
          <w:szCs w:val="22"/>
          <w:lang w:eastAsia="en-GB"/>
        </w:rPr>
        <w:t>beitragen. Gerne überzeuge ich Sie auch in einem persönlichen Gespräch von meiner Motivation.</w:t>
      </w:r>
    </w:p>
    <w:p w14:paraId="3BE5419F" w14:textId="77777777" w:rsidR="00BA2605" w:rsidRPr="001974DE" w:rsidRDefault="00BA2605" w:rsidP="00BA2605">
      <w:pPr>
        <w:jc w:val="both"/>
        <w:rPr>
          <w:rFonts w:ascii="Times New Roman" w:hAnsi="Times New Roman" w:cs="Times New Roman"/>
          <w:sz w:val="22"/>
          <w:szCs w:val="22"/>
        </w:rPr>
      </w:pPr>
    </w:p>
    <w:p w14:paraId="65134461" w14:textId="77777777" w:rsidR="00BA2605" w:rsidRPr="001974DE" w:rsidRDefault="00BA2605" w:rsidP="00BA2605">
      <w:pPr>
        <w:jc w:val="both"/>
        <w:rPr>
          <w:rFonts w:ascii="Times New Roman" w:hAnsi="Times New Roman" w:cs="Times New Roman"/>
          <w:sz w:val="22"/>
          <w:szCs w:val="22"/>
        </w:rPr>
      </w:pPr>
      <w:r w:rsidRPr="001974DE">
        <w:rPr>
          <w:rFonts w:ascii="Times New Roman" w:hAnsi="Times New Roman" w:cs="Times New Roman"/>
          <w:sz w:val="22"/>
          <w:szCs w:val="22"/>
        </w:rPr>
        <w:t>Mit freundlichen Grüßen</w:t>
      </w:r>
    </w:p>
    <w:p w14:paraId="43D1FC63" w14:textId="18EB366E" w:rsidR="00554096" w:rsidRPr="00BA2605" w:rsidRDefault="00BA2605" w:rsidP="00BA2605">
      <w:pPr>
        <w:jc w:val="both"/>
        <w:rPr>
          <w:rFonts w:ascii="Times New Roman" w:hAnsi="Times New Roman" w:cs="Times New Roman"/>
          <w:sz w:val="22"/>
          <w:szCs w:val="22"/>
        </w:rPr>
      </w:pPr>
      <w:r w:rsidRPr="001974DE">
        <w:rPr>
          <w:rFonts w:ascii="Times New Roman" w:hAnsi="Times New Roman" w:cs="Times New Roman"/>
          <w:noProof/>
          <w:sz w:val="22"/>
          <w:szCs w:val="22"/>
        </w:rPr>
        <w:drawing>
          <wp:inline distT="0" distB="0" distL="0" distR="0" wp14:anchorId="523258CC" wp14:editId="70856C56">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sectPr w:rsidR="00554096" w:rsidRPr="00BA2605" w:rsidSect="00BA2605">
      <w:pgSz w:w="11900" w:h="16840"/>
      <w:pgMar w:top="1134" w:right="1247" w:bottom="56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amvir Singh Mathon" w:date="2025-10-10T09:30:00Z" w:initials="KM">
    <w:p w14:paraId="02A6E7E1" w14:textId="77777777" w:rsidR="00D001C1" w:rsidRDefault="00D001C1" w:rsidP="00D001C1">
      <w:r>
        <w:rPr>
          <w:rStyle w:val="Kommentarzeichen"/>
        </w:rPr>
        <w:annotationRef/>
      </w:r>
      <w:r>
        <w:rPr>
          <w:sz w:val="20"/>
          <w:szCs w:val="20"/>
        </w:rPr>
        <w:t>Weglassen?</w:t>
      </w:r>
    </w:p>
  </w:comment>
  <w:comment w:id="1" w:author="David Döbele" w:date="2025-10-10T10:20:00Z" w:initials="DD">
    <w:p w14:paraId="0CA3F733" w14:textId="77777777" w:rsidR="00947B10" w:rsidRDefault="00947B10" w:rsidP="00947B10">
      <w:r>
        <w:rPr>
          <w:rStyle w:val="Kommentarzeichen"/>
        </w:rPr>
        <w:annotationRef/>
      </w:r>
      <w:r>
        <w:rPr>
          <w:sz w:val="20"/>
          <w:szCs w:val="20"/>
        </w:rPr>
        <w:t>ja</w:t>
      </w:r>
    </w:p>
    <w:p w14:paraId="302CAAB3" w14:textId="77777777" w:rsidR="00947B10" w:rsidRDefault="00947B10" w:rsidP="00947B10"/>
  </w:comment>
  <w:comment w:id="2" w:author="Karamvir Singh Mathon" w:date="2025-10-10T09:30:00Z" w:initials="KM">
    <w:p w14:paraId="21F9AD69" w14:textId="3B9E47C2" w:rsidR="00D001C1" w:rsidRDefault="00D001C1" w:rsidP="00D001C1">
      <w:r>
        <w:rPr>
          <w:rStyle w:val="Kommentarzeichen"/>
        </w:rPr>
        <w:annotationRef/>
      </w:r>
      <w:r>
        <w:rPr>
          <w:sz w:val="20"/>
          <w:szCs w:val="20"/>
        </w:rPr>
        <w:t>Ändern zu schnelle Auffassungsgabe, damit es kürzer ist?</w:t>
      </w:r>
    </w:p>
  </w:comment>
  <w:comment w:id="3" w:author="David Döbele" w:date="2025-10-10T10:20:00Z" w:initials="DD">
    <w:p w14:paraId="0A18CF26" w14:textId="77777777" w:rsidR="00947B10" w:rsidRDefault="00947B10" w:rsidP="00947B10">
      <w:r>
        <w:rPr>
          <w:rStyle w:val="Kommentarzeichen"/>
        </w:rPr>
        <w:annotationRef/>
      </w:r>
      <w:r>
        <w:rPr>
          <w:sz w:val="20"/>
          <w:szCs w:val="20"/>
        </w:rPr>
        <w:t>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6E7E1" w15:done="0"/>
  <w15:commentEx w15:paraId="302CAAB3" w15:paraIdParent="02A6E7E1" w15:done="0"/>
  <w15:commentEx w15:paraId="21F9AD69" w15:done="0"/>
  <w15:commentEx w15:paraId="0A18CF26" w15:paraIdParent="21F9AD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A3B50C" w16cex:dateUtc="2025-10-10T07:30:00Z"/>
  <w16cex:commentExtensible w16cex:durableId="081EFB85" w16cex:dateUtc="2025-10-10T08:20:00Z"/>
  <w16cex:commentExtensible w16cex:durableId="0D2F39DB" w16cex:dateUtc="2025-10-10T07:30:00Z"/>
  <w16cex:commentExtensible w16cex:durableId="55979B47" w16cex:dateUtc="2025-10-10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6E7E1" w16cid:durableId="17A3B50C"/>
  <w16cid:commentId w16cid:paraId="302CAAB3" w16cid:durableId="081EFB85"/>
  <w16cid:commentId w16cid:paraId="21F9AD69" w16cid:durableId="0D2F39DB"/>
  <w16cid:commentId w16cid:paraId="0A18CF26" w16cid:durableId="55979B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amvir Singh Mathon">
    <w15:presenceInfo w15:providerId="Windows Live" w15:userId="f723b19e57dd5b12"/>
  </w15:person>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605"/>
    <w:rsid w:val="000A1FBB"/>
    <w:rsid w:val="003369AA"/>
    <w:rsid w:val="003A1FE1"/>
    <w:rsid w:val="00436B0F"/>
    <w:rsid w:val="005061DE"/>
    <w:rsid w:val="00554096"/>
    <w:rsid w:val="0056528B"/>
    <w:rsid w:val="00646BED"/>
    <w:rsid w:val="00697CD1"/>
    <w:rsid w:val="006E0312"/>
    <w:rsid w:val="00770E73"/>
    <w:rsid w:val="00777839"/>
    <w:rsid w:val="00792FF0"/>
    <w:rsid w:val="007B54B7"/>
    <w:rsid w:val="008142BE"/>
    <w:rsid w:val="008428C7"/>
    <w:rsid w:val="009419F0"/>
    <w:rsid w:val="00947B10"/>
    <w:rsid w:val="00A15B39"/>
    <w:rsid w:val="00A7392A"/>
    <w:rsid w:val="00B14B6D"/>
    <w:rsid w:val="00B9349E"/>
    <w:rsid w:val="00BA2605"/>
    <w:rsid w:val="00C4273F"/>
    <w:rsid w:val="00C90DE5"/>
    <w:rsid w:val="00D001C1"/>
    <w:rsid w:val="00E06BA6"/>
    <w:rsid w:val="00FB1A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582FC59C"/>
  <w15:chartTrackingRefBased/>
  <w15:docId w15:val="{F12B6CDA-887F-7049-865B-F960D329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A2605"/>
    <w:rPr>
      <w:kern w:val="0"/>
      <w:lang w:val="de-DE"/>
      <w14:ligatures w14:val="none"/>
    </w:rPr>
  </w:style>
  <w:style w:type="paragraph" w:styleId="berschrift1">
    <w:name w:val="heading 1"/>
    <w:basedOn w:val="Standard"/>
    <w:next w:val="Standard"/>
    <w:link w:val="berschrift1Zchn"/>
    <w:uiPriority w:val="9"/>
    <w:qFormat/>
    <w:rsid w:val="00BA2605"/>
    <w:pPr>
      <w:keepNext/>
      <w:keepLines/>
      <w:spacing w:before="360" w:after="80"/>
      <w:outlineLvl w:val="0"/>
    </w:pPr>
    <w:rPr>
      <w:rFonts w:asciiTheme="majorHAnsi" w:eastAsiaTheme="majorEastAsia" w:hAnsiTheme="majorHAnsi" w:cstheme="majorBidi"/>
      <w:color w:val="0F4761" w:themeColor="accent1" w:themeShade="BF"/>
      <w:kern w:val="2"/>
      <w:sz w:val="40"/>
      <w:szCs w:val="40"/>
      <w:lang/>
      <w14:ligatures w14:val="standardContextual"/>
    </w:rPr>
  </w:style>
  <w:style w:type="paragraph" w:styleId="berschrift2">
    <w:name w:val="heading 2"/>
    <w:basedOn w:val="Standard"/>
    <w:next w:val="Standard"/>
    <w:link w:val="berschrift2Zchn"/>
    <w:uiPriority w:val="9"/>
    <w:semiHidden/>
    <w:unhideWhenUsed/>
    <w:qFormat/>
    <w:rsid w:val="00BA2605"/>
    <w:pPr>
      <w:keepNext/>
      <w:keepLines/>
      <w:spacing w:before="160" w:after="80"/>
      <w:outlineLvl w:val="1"/>
    </w:pPr>
    <w:rPr>
      <w:rFonts w:asciiTheme="majorHAnsi" w:eastAsiaTheme="majorEastAsia" w:hAnsiTheme="majorHAnsi" w:cstheme="majorBidi"/>
      <w:color w:val="0F4761" w:themeColor="accent1" w:themeShade="BF"/>
      <w:kern w:val="2"/>
      <w:sz w:val="32"/>
      <w:szCs w:val="32"/>
      <w:lang/>
      <w14:ligatures w14:val="standardContextual"/>
    </w:rPr>
  </w:style>
  <w:style w:type="paragraph" w:styleId="berschrift3">
    <w:name w:val="heading 3"/>
    <w:basedOn w:val="Standard"/>
    <w:next w:val="Standard"/>
    <w:link w:val="berschrift3Zchn"/>
    <w:uiPriority w:val="9"/>
    <w:semiHidden/>
    <w:unhideWhenUsed/>
    <w:qFormat/>
    <w:rsid w:val="00BA2605"/>
    <w:pPr>
      <w:keepNext/>
      <w:keepLines/>
      <w:spacing w:before="160" w:after="80"/>
      <w:outlineLvl w:val="2"/>
    </w:pPr>
    <w:rPr>
      <w:rFonts w:eastAsiaTheme="majorEastAsia" w:cstheme="majorBidi"/>
      <w:color w:val="0F4761" w:themeColor="accent1" w:themeShade="BF"/>
      <w:kern w:val="2"/>
      <w:sz w:val="28"/>
      <w:szCs w:val="28"/>
      <w:lang/>
      <w14:ligatures w14:val="standardContextual"/>
    </w:rPr>
  </w:style>
  <w:style w:type="paragraph" w:styleId="berschrift4">
    <w:name w:val="heading 4"/>
    <w:basedOn w:val="Standard"/>
    <w:next w:val="Standard"/>
    <w:link w:val="berschrift4Zchn"/>
    <w:uiPriority w:val="9"/>
    <w:semiHidden/>
    <w:unhideWhenUsed/>
    <w:qFormat/>
    <w:rsid w:val="00BA2605"/>
    <w:pPr>
      <w:keepNext/>
      <w:keepLines/>
      <w:spacing w:before="80" w:after="40"/>
      <w:outlineLvl w:val="3"/>
    </w:pPr>
    <w:rPr>
      <w:rFonts w:eastAsiaTheme="majorEastAsia" w:cstheme="majorBidi"/>
      <w:i/>
      <w:iCs/>
      <w:color w:val="0F4761" w:themeColor="accent1" w:themeShade="BF"/>
      <w:kern w:val="2"/>
      <w:lang/>
      <w14:ligatures w14:val="standardContextual"/>
    </w:rPr>
  </w:style>
  <w:style w:type="paragraph" w:styleId="berschrift5">
    <w:name w:val="heading 5"/>
    <w:basedOn w:val="Standard"/>
    <w:next w:val="Standard"/>
    <w:link w:val="berschrift5Zchn"/>
    <w:uiPriority w:val="9"/>
    <w:semiHidden/>
    <w:unhideWhenUsed/>
    <w:qFormat/>
    <w:rsid w:val="00BA2605"/>
    <w:pPr>
      <w:keepNext/>
      <w:keepLines/>
      <w:spacing w:before="80" w:after="40"/>
      <w:outlineLvl w:val="4"/>
    </w:pPr>
    <w:rPr>
      <w:rFonts w:eastAsiaTheme="majorEastAsia" w:cstheme="majorBidi"/>
      <w:color w:val="0F4761" w:themeColor="accent1" w:themeShade="BF"/>
      <w:kern w:val="2"/>
      <w:lang/>
      <w14:ligatures w14:val="standardContextual"/>
    </w:rPr>
  </w:style>
  <w:style w:type="paragraph" w:styleId="berschrift6">
    <w:name w:val="heading 6"/>
    <w:basedOn w:val="Standard"/>
    <w:next w:val="Standard"/>
    <w:link w:val="berschrift6Zchn"/>
    <w:uiPriority w:val="9"/>
    <w:semiHidden/>
    <w:unhideWhenUsed/>
    <w:qFormat/>
    <w:rsid w:val="00BA2605"/>
    <w:pPr>
      <w:keepNext/>
      <w:keepLines/>
      <w:spacing w:before="40"/>
      <w:outlineLvl w:val="5"/>
    </w:pPr>
    <w:rPr>
      <w:rFonts w:eastAsiaTheme="majorEastAsia" w:cstheme="majorBidi"/>
      <w:i/>
      <w:iCs/>
      <w:color w:val="595959" w:themeColor="text1" w:themeTint="A6"/>
      <w:kern w:val="2"/>
      <w:lang/>
      <w14:ligatures w14:val="standardContextual"/>
    </w:rPr>
  </w:style>
  <w:style w:type="paragraph" w:styleId="berschrift7">
    <w:name w:val="heading 7"/>
    <w:basedOn w:val="Standard"/>
    <w:next w:val="Standard"/>
    <w:link w:val="berschrift7Zchn"/>
    <w:uiPriority w:val="9"/>
    <w:semiHidden/>
    <w:unhideWhenUsed/>
    <w:qFormat/>
    <w:rsid w:val="00BA2605"/>
    <w:pPr>
      <w:keepNext/>
      <w:keepLines/>
      <w:spacing w:before="40"/>
      <w:outlineLvl w:val="6"/>
    </w:pPr>
    <w:rPr>
      <w:rFonts w:eastAsiaTheme="majorEastAsia" w:cstheme="majorBidi"/>
      <w:color w:val="595959" w:themeColor="text1" w:themeTint="A6"/>
      <w:kern w:val="2"/>
      <w:lang/>
      <w14:ligatures w14:val="standardContextual"/>
    </w:rPr>
  </w:style>
  <w:style w:type="paragraph" w:styleId="berschrift8">
    <w:name w:val="heading 8"/>
    <w:basedOn w:val="Standard"/>
    <w:next w:val="Standard"/>
    <w:link w:val="berschrift8Zchn"/>
    <w:uiPriority w:val="9"/>
    <w:semiHidden/>
    <w:unhideWhenUsed/>
    <w:qFormat/>
    <w:rsid w:val="00BA2605"/>
    <w:pPr>
      <w:keepNext/>
      <w:keepLines/>
      <w:outlineLvl w:val="7"/>
    </w:pPr>
    <w:rPr>
      <w:rFonts w:eastAsiaTheme="majorEastAsia" w:cstheme="majorBidi"/>
      <w:i/>
      <w:iCs/>
      <w:color w:val="272727" w:themeColor="text1" w:themeTint="D8"/>
      <w:kern w:val="2"/>
      <w:lang/>
      <w14:ligatures w14:val="standardContextual"/>
    </w:rPr>
  </w:style>
  <w:style w:type="paragraph" w:styleId="berschrift9">
    <w:name w:val="heading 9"/>
    <w:basedOn w:val="Standard"/>
    <w:next w:val="Standard"/>
    <w:link w:val="berschrift9Zchn"/>
    <w:uiPriority w:val="9"/>
    <w:semiHidden/>
    <w:unhideWhenUsed/>
    <w:qFormat/>
    <w:rsid w:val="00BA2605"/>
    <w:pPr>
      <w:keepNext/>
      <w:keepLines/>
      <w:outlineLvl w:val="8"/>
    </w:pPr>
    <w:rPr>
      <w:rFonts w:eastAsiaTheme="majorEastAsia" w:cstheme="majorBidi"/>
      <w:color w:val="272727" w:themeColor="text1" w:themeTint="D8"/>
      <w:kern w:val="2"/>
      <w:lang/>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A26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A26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A26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A26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A26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A26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A26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A26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A2605"/>
    <w:rPr>
      <w:rFonts w:eastAsiaTheme="majorEastAsia" w:cstheme="majorBidi"/>
      <w:color w:val="272727" w:themeColor="text1" w:themeTint="D8"/>
    </w:rPr>
  </w:style>
  <w:style w:type="paragraph" w:styleId="Titel">
    <w:name w:val="Title"/>
    <w:basedOn w:val="Standard"/>
    <w:next w:val="Standard"/>
    <w:link w:val="TitelZchn"/>
    <w:uiPriority w:val="10"/>
    <w:qFormat/>
    <w:rsid w:val="00BA2605"/>
    <w:pPr>
      <w:spacing w:after="80"/>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elZchn">
    <w:name w:val="Titel Zchn"/>
    <w:basedOn w:val="Absatz-Standardschriftart"/>
    <w:link w:val="Titel"/>
    <w:uiPriority w:val="10"/>
    <w:rsid w:val="00BA26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A2605"/>
    <w:pPr>
      <w:numPr>
        <w:ilvl w:val="1"/>
      </w:numPr>
      <w:spacing w:after="160"/>
    </w:pPr>
    <w:rPr>
      <w:rFonts w:eastAsiaTheme="majorEastAsia" w:cstheme="majorBidi"/>
      <w:color w:val="595959" w:themeColor="text1" w:themeTint="A6"/>
      <w:spacing w:val="15"/>
      <w:kern w:val="2"/>
      <w:sz w:val="28"/>
      <w:szCs w:val="28"/>
      <w:lang/>
      <w14:ligatures w14:val="standardContextual"/>
    </w:rPr>
  </w:style>
  <w:style w:type="character" w:customStyle="1" w:styleId="UntertitelZchn">
    <w:name w:val="Untertitel Zchn"/>
    <w:basedOn w:val="Absatz-Standardschriftart"/>
    <w:link w:val="Untertitel"/>
    <w:uiPriority w:val="11"/>
    <w:rsid w:val="00BA26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A2605"/>
    <w:pPr>
      <w:spacing w:before="160" w:after="160"/>
      <w:jc w:val="center"/>
    </w:pPr>
    <w:rPr>
      <w:i/>
      <w:iCs/>
      <w:color w:val="404040" w:themeColor="text1" w:themeTint="BF"/>
      <w:kern w:val="2"/>
      <w:lang/>
      <w14:ligatures w14:val="standardContextual"/>
    </w:rPr>
  </w:style>
  <w:style w:type="character" w:customStyle="1" w:styleId="ZitatZchn">
    <w:name w:val="Zitat Zchn"/>
    <w:basedOn w:val="Absatz-Standardschriftart"/>
    <w:link w:val="Zitat"/>
    <w:uiPriority w:val="29"/>
    <w:rsid w:val="00BA2605"/>
    <w:rPr>
      <w:i/>
      <w:iCs/>
      <w:color w:val="404040" w:themeColor="text1" w:themeTint="BF"/>
    </w:rPr>
  </w:style>
  <w:style w:type="paragraph" w:styleId="Listenabsatz">
    <w:name w:val="List Paragraph"/>
    <w:basedOn w:val="Standard"/>
    <w:uiPriority w:val="34"/>
    <w:qFormat/>
    <w:rsid w:val="00BA2605"/>
    <w:pPr>
      <w:ind w:left="720"/>
      <w:contextualSpacing/>
    </w:pPr>
    <w:rPr>
      <w:kern w:val="2"/>
      <w:lang/>
      <w14:ligatures w14:val="standardContextual"/>
    </w:rPr>
  </w:style>
  <w:style w:type="character" w:styleId="IntensiveHervorhebung">
    <w:name w:val="Intense Emphasis"/>
    <w:basedOn w:val="Absatz-Standardschriftart"/>
    <w:uiPriority w:val="21"/>
    <w:qFormat/>
    <w:rsid w:val="00BA2605"/>
    <w:rPr>
      <w:i/>
      <w:iCs/>
      <w:color w:val="0F4761" w:themeColor="accent1" w:themeShade="BF"/>
    </w:rPr>
  </w:style>
  <w:style w:type="paragraph" w:styleId="IntensivesZitat">
    <w:name w:val="Intense Quote"/>
    <w:basedOn w:val="Standard"/>
    <w:next w:val="Standard"/>
    <w:link w:val="IntensivesZitatZchn"/>
    <w:uiPriority w:val="30"/>
    <w:qFormat/>
    <w:rsid w:val="00BA2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14:ligatures w14:val="standardContextual"/>
    </w:rPr>
  </w:style>
  <w:style w:type="character" w:customStyle="1" w:styleId="IntensivesZitatZchn">
    <w:name w:val="Intensives Zitat Zchn"/>
    <w:basedOn w:val="Absatz-Standardschriftart"/>
    <w:link w:val="IntensivesZitat"/>
    <w:uiPriority w:val="30"/>
    <w:rsid w:val="00BA2605"/>
    <w:rPr>
      <w:i/>
      <w:iCs/>
      <w:color w:val="0F4761" w:themeColor="accent1" w:themeShade="BF"/>
    </w:rPr>
  </w:style>
  <w:style w:type="character" w:styleId="IntensiverVerweis">
    <w:name w:val="Intense Reference"/>
    <w:basedOn w:val="Absatz-Standardschriftart"/>
    <w:uiPriority w:val="32"/>
    <w:qFormat/>
    <w:rsid w:val="00BA2605"/>
    <w:rPr>
      <w:b/>
      <w:bCs/>
      <w:smallCaps/>
      <w:color w:val="0F4761" w:themeColor="accent1" w:themeShade="BF"/>
      <w:spacing w:val="5"/>
    </w:rPr>
  </w:style>
  <w:style w:type="character" w:styleId="Kommentarzeichen">
    <w:name w:val="annotation reference"/>
    <w:basedOn w:val="Absatz-Standardschriftart"/>
    <w:uiPriority w:val="99"/>
    <w:semiHidden/>
    <w:unhideWhenUsed/>
    <w:rsid w:val="00D001C1"/>
    <w:rPr>
      <w:sz w:val="16"/>
      <w:szCs w:val="16"/>
    </w:rPr>
  </w:style>
  <w:style w:type="paragraph" w:styleId="Kommentartext">
    <w:name w:val="annotation text"/>
    <w:basedOn w:val="Standard"/>
    <w:link w:val="KommentartextZchn"/>
    <w:uiPriority w:val="99"/>
    <w:semiHidden/>
    <w:unhideWhenUsed/>
    <w:rsid w:val="00D001C1"/>
    <w:rPr>
      <w:sz w:val="20"/>
      <w:szCs w:val="20"/>
    </w:rPr>
  </w:style>
  <w:style w:type="character" w:customStyle="1" w:styleId="KommentartextZchn">
    <w:name w:val="Kommentartext Zchn"/>
    <w:basedOn w:val="Absatz-Standardschriftart"/>
    <w:link w:val="Kommentartext"/>
    <w:uiPriority w:val="99"/>
    <w:semiHidden/>
    <w:rsid w:val="00D001C1"/>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D001C1"/>
    <w:rPr>
      <w:b/>
      <w:bCs/>
    </w:rPr>
  </w:style>
  <w:style w:type="character" w:customStyle="1" w:styleId="KommentarthemaZchn">
    <w:name w:val="Kommentarthema Zchn"/>
    <w:basedOn w:val="KommentartextZchn"/>
    <w:link w:val="Kommentarthema"/>
    <w:uiPriority w:val="99"/>
    <w:semiHidden/>
    <w:rsid w:val="00D001C1"/>
    <w:rPr>
      <w:b/>
      <w:bCs/>
      <w:kern w:val="0"/>
      <w:sz w:val="20"/>
      <w:szCs w:val="20"/>
      <w:lang w:val="de-DE"/>
      <w14:ligatures w14:val="none"/>
    </w:rPr>
  </w:style>
  <w:style w:type="paragraph" w:styleId="berarbeitung">
    <w:name w:val="Revision"/>
    <w:hidden/>
    <w:uiPriority w:val="99"/>
    <w:semiHidden/>
    <w:rsid w:val="00947B10"/>
    <w:rPr>
      <w:kern w:val="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David Döbele</cp:lastModifiedBy>
  <cp:revision>10</cp:revision>
  <dcterms:created xsi:type="dcterms:W3CDTF">2025-10-09T22:20:00Z</dcterms:created>
  <dcterms:modified xsi:type="dcterms:W3CDTF">2025-10-10T08:21:00Z</dcterms:modified>
</cp:coreProperties>
</file>