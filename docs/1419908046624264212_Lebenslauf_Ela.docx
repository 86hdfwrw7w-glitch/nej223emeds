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851"/>
        <w:gridCol w:w="425"/>
        <w:gridCol w:w="142"/>
        <w:gridCol w:w="142"/>
        <w:gridCol w:w="141"/>
        <w:gridCol w:w="2269"/>
        <w:tblGridChange w:id="0">
          <w:tblGrid>
            <w:gridCol w:w="1418"/>
            <w:gridCol w:w="4105"/>
            <w:gridCol w:w="147"/>
            <w:gridCol w:w="284"/>
            <w:gridCol w:w="567"/>
            <w:gridCol w:w="283"/>
            <w:gridCol w:w="851"/>
            <w:gridCol w:w="425"/>
            <w:gridCol w:w="142"/>
            <w:gridCol w:w="142"/>
            <w:gridCol w:w="141"/>
            <w:gridCol w:w="2269"/>
          </w:tblGrid>
        </w:tblGridChange>
      </w:tblGrid>
      <w:tr w:rsidR="001031EE" w:rsidRPr="001D16CB" w14:paraId="487AC9CE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0CBC6997" w14:textId="7E20B7D3" w:rsidR="00E55D90" w:rsidRPr="001D16CB" w:rsidRDefault="008F64BE" w:rsidP="00F52E0C">
            <w:pPr>
              <w:jc w:val="center"/>
              <w:rPr>
                <w:rFonts w:ascii="Optima" w:hAnsi="Optima" w:cs="Times New Roman"/>
                <w:b/>
                <w:color w:val="000000" w:themeColor="text1"/>
                <w:sz w:val="48"/>
                <w:szCs w:val="44"/>
              </w:rPr>
            </w:pPr>
            <w:proofErr w:type="spellStart"/>
            <w:r w:rsidRPr="001D16CB">
              <w:rPr>
                <w:rFonts w:ascii="Optima" w:hAnsi="Optima" w:cs="Times New Roman"/>
                <w:b/>
                <w:color w:val="000000" w:themeColor="text1"/>
                <w:sz w:val="48"/>
                <w:szCs w:val="44"/>
              </w:rPr>
              <w:t>Elaha</w:t>
            </w:r>
            <w:proofErr w:type="spellEnd"/>
            <w:r w:rsidRPr="001D16CB">
              <w:rPr>
                <w:rFonts w:ascii="Optima" w:hAnsi="Optima" w:cs="Times New Roman"/>
                <w:b/>
                <w:color w:val="000000" w:themeColor="text1"/>
                <w:sz w:val="48"/>
                <w:szCs w:val="44"/>
              </w:rPr>
              <w:t xml:space="preserve"> </w:t>
            </w:r>
            <w:proofErr w:type="spellStart"/>
            <w:r w:rsidRPr="001D16CB">
              <w:rPr>
                <w:rFonts w:ascii="Optima" w:hAnsi="Optima" w:cs="Times New Roman"/>
                <w:b/>
                <w:color w:val="000000" w:themeColor="text1"/>
                <w:sz w:val="48"/>
                <w:szCs w:val="44"/>
              </w:rPr>
              <w:t>Pouya</w:t>
            </w:r>
            <w:proofErr w:type="spellEnd"/>
          </w:p>
          <w:p w14:paraId="135895E2" w14:textId="2752979E" w:rsidR="00F44F5F" w:rsidRPr="001D16CB" w:rsidRDefault="008F64BE" w:rsidP="00F52E0C">
            <w:pPr>
              <w:jc w:val="center"/>
              <w:rPr>
                <w:rFonts w:ascii="Optima" w:hAnsi="Optima" w:cs="Times New Roman"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Cs/>
                <w:color w:val="000000" w:themeColor="text1"/>
                <w:sz w:val="20"/>
                <w:szCs w:val="20"/>
              </w:rPr>
              <w:t>Ginnheimer Landstraße 39c, 60487 Frankfurt am Main</w:t>
            </w:r>
            <w:r w:rsidRPr="001D16CB">
              <w:rPr>
                <w:rFonts w:ascii="Optima" w:hAnsi="Optima" w:cs="Times New Roman (Body CS)"/>
                <w:bCs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="000C71ED" w:rsidRPr="001D16CB">
              <w:rPr>
                <w:rFonts w:ascii="Optima" w:hAnsi="Optima" w:cs="Times New Roman"/>
                <w:bCs/>
                <w:color w:val="000000" w:themeColor="text1"/>
                <w:sz w:val="20"/>
                <w:szCs w:val="20"/>
              </w:rPr>
              <w:t xml:space="preserve">| </w:t>
            </w:r>
            <w:r w:rsidRPr="001D16CB">
              <w:rPr>
                <w:rFonts w:ascii="Optima" w:hAnsi="Optima" w:cs="Times New Roman"/>
                <w:bCs/>
                <w:color w:val="000000" w:themeColor="text1"/>
                <w:sz w:val="20"/>
                <w:szCs w:val="20"/>
              </w:rPr>
              <w:t>pouyaelaha@gmail.com</w:t>
            </w:r>
            <w:r w:rsidRPr="001D16CB">
              <w:rPr>
                <w:rFonts w:ascii="Optima" w:hAnsi="Optima" w:cs="Times New Roman (Body CS)"/>
                <w:bCs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="00F44F5F" w:rsidRPr="001D16CB">
              <w:rPr>
                <w:rFonts w:ascii="Optima" w:hAnsi="Optima" w:cs="Times New Roman"/>
                <w:bCs/>
                <w:color w:val="000000" w:themeColor="text1"/>
                <w:sz w:val="20"/>
                <w:szCs w:val="20"/>
              </w:rPr>
              <w:t xml:space="preserve">| </w:t>
            </w:r>
            <w:r w:rsidRPr="001D16CB">
              <w:rPr>
                <w:rFonts w:ascii="Optima" w:hAnsi="Optima" w:cs="Times New Roman (Body CS)"/>
                <w:bCs/>
                <w:color w:val="000000" w:themeColor="text1"/>
                <w:sz w:val="20"/>
                <w:szCs w:val="20"/>
                <w:lang w:val="de-AT"/>
              </w:rPr>
              <w:t>+</w:t>
            </w:r>
            <w:r w:rsidRPr="001D16CB">
              <w:rPr>
                <w:rFonts w:ascii="Optima" w:hAnsi="Optima" w:cs="Times New Roman"/>
                <w:bCs/>
                <w:color w:val="000000" w:themeColor="text1"/>
                <w:sz w:val="20"/>
                <w:szCs w:val="20"/>
              </w:rPr>
              <w:t>49(0)15738093539</w:t>
            </w:r>
          </w:p>
        </w:tc>
      </w:tr>
      <w:tr w:rsidR="001031EE" w:rsidRPr="001D16CB" w14:paraId="0FCADE56" w14:textId="77777777" w:rsidTr="001031EE">
        <w:trPr>
          <w:trHeight w:val="454"/>
        </w:trPr>
        <w:tc>
          <w:tcPr>
            <w:tcW w:w="10774" w:type="dxa"/>
            <w:gridSpan w:val="12"/>
            <w:tcBorders>
              <w:bottom w:val="single" w:sz="6" w:space="0" w:color="214461"/>
            </w:tcBorders>
            <w:vAlign w:val="bottom"/>
          </w:tcPr>
          <w:p w14:paraId="6219B894" w14:textId="1ED999E7" w:rsidR="002508C2" w:rsidRPr="001D16CB" w:rsidRDefault="00F44F5F" w:rsidP="001D16CB">
            <w:pPr>
              <w:jc w:val="center"/>
              <w:rPr>
                <w:rFonts w:ascii="Optima" w:hAnsi="Optima" w:cs="Times New Roman"/>
                <w:b/>
                <w:color w:val="000000" w:themeColor="text1"/>
                <w:sz w:val="26"/>
                <w:szCs w:val="26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6"/>
                <w:szCs w:val="26"/>
              </w:rPr>
              <w:t>SCHULE &amp; STUDIUM</w:t>
            </w:r>
          </w:p>
        </w:tc>
      </w:tr>
      <w:tr w:rsidR="001031EE" w:rsidRPr="001D16CB" w14:paraId="7D1DEBF7" w14:textId="77777777" w:rsidTr="001031EE">
        <w:trPr>
          <w:trHeight w:val="340"/>
        </w:trPr>
        <w:tc>
          <w:tcPr>
            <w:tcW w:w="6804" w:type="dxa"/>
            <w:gridSpan w:val="6"/>
            <w:tcBorders>
              <w:top w:val="single" w:sz="6" w:space="0" w:color="214461"/>
            </w:tcBorders>
            <w:vAlign w:val="bottom"/>
          </w:tcPr>
          <w:p w14:paraId="0C2B846F" w14:textId="342E8E16" w:rsidR="00D1492F" w:rsidRPr="001D16CB" w:rsidRDefault="00B17D95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  <w:t xml:space="preserve">Johann </w:t>
            </w:r>
            <w:proofErr w:type="gramStart"/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  <w:t>Wolfgang Goethe-Universität</w:t>
            </w:r>
            <w:proofErr w:type="gramEnd"/>
          </w:p>
        </w:tc>
        <w:tc>
          <w:tcPr>
            <w:tcW w:w="3970" w:type="dxa"/>
            <w:gridSpan w:val="6"/>
            <w:tcBorders>
              <w:top w:val="single" w:sz="6" w:space="0" w:color="214461"/>
            </w:tcBorders>
            <w:vAlign w:val="bottom"/>
          </w:tcPr>
          <w:p w14:paraId="7C845E2D" w14:textId="7B336F0D" w:rsidR="00D1492F" w:rsidRPr="001D16CB" w:rsidRDefault="00B17D95" w:rsidP="001D16CB">
            <w:pPr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61E5D482" w14:textId="77777777" w:rsidTr="001031EE">
        <w:trPr>
          <w:trHeight w:val="20"/>
        </w:trPr>
        <w:tc>
          <w:tcPr>
            <w:tcW w:w="6804" w:type="dxa"/>
            <w:gridSpan w:val="6"/>
            <w:vAlign w:val="bottom"/>
          </w:tcPr>
          <w:p w14:paraId="11CB9A0F" w14:textId="5F39E5D1" w:rsidR="008F64BE" w:rsidRPr="001D16CB" w:rsidRDefault="008F64BE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M.Sc</w:t>
            </w:r>
            <w:proofErr w:type="spellEnd"/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. in Wirtschaftsinformatik</w:t>
            </w:r>
          </w:p>
        </w:tc>
        <w:tc>
          <w:tcPr>
            <w:tcW w:w="3970" w:type="dxa"/>
            <w:gridSpan w:val="6"/>
          </w:tcPr>
          <w:p w14:paraId="419A9228" w14:textId="30AE63A8" w:rsidR="008F64BE" w:rsidRPr="001D16CB" w:rsidRDefault="001D16CB" w:rsidP="001D16CB">
            <w:pPr>
              <w:jc w:val="right"/>
              <w:rPr>
                <w:rFonts w:ascii="Optima" w:hAnsi="Optima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Optima" w:hAnsi="Optima"/>
                <w:color w:val="000000" w:themeColor="text1"/>
                <w:sz w:val="18"/>
                <w:lang w:val="de-AT"/>
              </w:rPr>
              <w:t>a</w:t>
            </w:r>
            <w:r w:rsidR="006752AF"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b 10/2025</w:t>
            </w:r>
          </w:p>
        </w:tc>
      </w:tr>
      <w:tr w:rsidR="001031EE" w:rsidRPr="001D16CB" w14:paraId="62632213" w14:textId="77777777" w:rsidTr="001031EE">
        <w:trPr>
          <w:trHeight w:val="283"/>
        </w:trPr>
        <w:tc>
          <w:tcPr>
            <w:tcW w:w="8222" w:type="dxa"/>
            <w:gridSpan w:val="9"/>
            <w:vAlign w:val="bottom"/>
          </w:tcPr>
          <w:p w14:paraId="5F71027E" w14:textId="147B55F2" w:rsidR="008F64BE" w:rsidRPr="001D16CB" w:rsidRDefault="008F64BE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B.Sc. in Wirtschaftswissenschaften (</w:t>
            </w:r>
            <w:del w:id="1" w:author="David Döbele" w:date="2025-09-23T06:43:00Z" w16du:dateUtc="2025-09-23T04:43:00Z">
              <w:r w:rsidRPr="001D16CB" w:rsidDel="00B843E0">
                <w:rPr>
                  <w:rFonts w:ascii="Optima" w:hAnsi="Optima" w:cs="Times New Roman"/>
                  <w:color w:val="000000" w:themeColor="text1"/>
                  <w:sz w:val="18"/>
                  <w:szCs w:val="18"/>
                </w:rPr>
                <w:delText xml:space="preserve">aktueller </w:delText>
              </w:r>
            </w:del>
            <w:ins w:id="2" w:author="David Döbele" w:date="2025-09-23T06:43:00Z" w16du:dateUtc="2025-09-23T04:43:00Z">
              <w:r w:rsidR="00B843E0">
                <w:rPr>
                  <w:rFonts w:ascii="Optima" w:hAnsi="Optima" w:cs="Times New Roman"/>
                  <w:color w:val="000000" w:themeColor="text1"/>
                  <w:sz w:val="18"/>
                  <w:szCs w:val="18"/>
                </w:rPr>
                <w:t>Note</w:t>
              </w:r>
            </w:ins>
            <w:del w:id="3" w:author="David Döbele" w:date="2025-09-23T06:43:00Z" w16du:dateUtc="2025-09-23T04:43:00Z">
              <w:r w:rsidRPr="001D16CB" w:rsidDel="00B843E0">
                <w:rPr>
                  <w:rFonts w:ascii="Optima" w:hAnsi="Optima" w:cs="Times New Roman"/>
                  <w:color w:val="000000" w:themeColor="text1"/>
                  <w:sz w:val="18"/>
                  <w:szCs w:val="18"/>
                </w:rPr>
                <w:delText>Schnitt</w:delText>
              </w:r>
            </w:del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: 1,7</w:t>
            </w:r>
            <w:r w:rsidRPr="001D16CB">
              <w:rPr>
                <w:rFonts w:ascii="Optima" w:hAnsi="Optima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552" w:type="dxa"/>
            <w:gridSpan w:val="3"/>
            <w:vAlign w:val="bottom"/>
          </w:tcPr>
          <w:p w14:paraId="51FC9814" w14:textId="06C1F088" w:rsidR="008F64BE" w:rsidRPr="001D16CB" w:rsidRDefault="006752AF" w:rsidP="00EE554E">
            <w:pPr>
              <w:jc w:val="right"/>
              <w:rPr>
                <w:rFonts w:ascii="Optima" w:hAnsi="Optima" w:cs="Times New Roman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04/2021 – 04/2025</w:t>
            </w:r>
          </w:p>
        </w:tc>
      </w:tr>
      <w:tr w:rsidR="001031EE" w:rsidRPr="001D16CB" w14:paraId="4D68BFE7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7055465E" w14:textId="1C902EDF" w:rsidR="007429A6" w:rsidRPr="001D16CB" w:rsidRDefault="007429A6" w:rsidP="001D16CB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</w:pPr>
            <w:r w:rsidRP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 xml:space="preserve">Tutorin für das </w:t>
            </w:r>
            <w:r w:rsidR="00EE554E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Modul</w:t>
            </w:r>
            <w:r w:rsidRP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 xml:space="preserve"> Statisti</w:t>
            </w:r>
            <w:r w:rsidR="001E32E2" w:rsidRP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k</w:t>
            </w:r>
          </w:p>
          <w:p w14:paraId="54BF63E9" w14:textId="63409567" w:rsidR="008F64BE" w:rsidRPr="001D16CB" w:rsidRDefault="007429A6" w:rsidP="001D16CB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</w:pPr>
            <w:r w:rsidRP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 xml:space="preserve">Stipendiatin des Deutschlandstipendiums der </w:t>
            </w:r>
            <w:r w:rsid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 xml:space="preserve">Johann </w:t>
            </w:r>
            <w:proofErr w:type="gramStart"/>
            <w:r w:rsid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 xml:space="preserve">Wolfgang </w:t>
            </w:r>
            <w:r w:rsidRP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Goethe-Universität</w:t>
            </w:r>
            <w:proofErr w:type="gramEnd"/>
            <w:r w:rsidRP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 xml:space="preserve"> (ideelle und finanzielle Förderung)</w:t>
            </w:r>
          </w:p>
        </w:tc>
      </w:tr>
      <w:tr w:rsidR="001031EE" w:rsidRPr="001D16CB" w14:paraId="6B19CF91" w14:textId="77777777" w:rsidTr="001031EE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2D090A78" w:rsidR="008F64BE" w:rsidRPr="001D16CB" w:rsidRDefault="005F66AE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  <w:t>Technische Universität Darmstadt</w:t>
            </w:r>
          </w:p>
        </w:tc>
        <w:tc>
          <w:tcPr>
            <w:tcW w:w="5104" w:type="dxa"/>
            <w:gridSpan w:val="9"/>
            <w:vAlign w:val="bottom"/>
          </w:tcPr>
          <w:p w14:paraId="262B6DA3" w14:textId="531A1D41" w:rsidR="008F64BE" w:rsidRPr="001D16CB" w:rsidRDefault="00F06A96" w:rsidP="001D16CB">
            <w:pPr>
              <w:ind w:left="-279"/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Darmstadt</w:t>
            </w:r>
          </w:p>
        </w:tc>
      </w:tr>
      <w:tr w:rsidR="001031EE" w:rsidRPr="001D16CB" w14:paraId="263521E3" w14:textId="77777777" w:rsidTr="001031EE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008885E1" w:rsidR="008F64BE" w:rsidRPr="001D16CB" w:rsidRDefault="005F66AE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en-US"/>
              </w:rPr>
              <w:t>B.Sc. in Informatik</w:t>
            </w:r>
          </w:p>
        </w:tc>
        <w:tc>
          <w:tcPr>
            <w:tcW w:w="5104" w:type="dxa"/>
            <w:gridSpan w:val="9"/>
          </w:tcPr>
          <w:p w14:paraId="3DE8C75D" w14:textId="0B748330" w:rsidR="008F64BE" w:rsidRPr="001D16CB" w:rsidRDefault="006752AF" w:rsidP="001D16CB">
            <w:pPr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09/2019 – 03/2021</w:t>
            </w:r>
          </w:p>
        </w:tc>
      </w:tr>
      <w:tr w:rsidR="001031EE" w:rsidRPr="001D16CB" w14:paraId="27601A10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6ECF7248" w14:textId="03683D1B" w:rsidR="005F66AE" w:rsidRPr="001D16CB" w:rsidRDefault="005F66AE" w:rsidP="001D16CB">
            <w:pPr>
              <w:pStyle w:val="Listenabsatz"/>
              <w:numPr>
                <w:ilvl w:val="0"/>
                <w:numId w:val="36"/>
              </w:num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Studiengangwechsel nach dem dritten Fachsemester aufgrund eines höheren wirtschaftlichen Interesses</w:t>
            </w:r>
          </w:p>
        </w:tc>
      </w:tr>
      <w:tr w:rsidR="001031EE" w:rsidRPr="001D16CB" w14:paraId="1C51E2FF" w14:textId="77777777" w:rsidTr="001031E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C9AEDFD" w:rsidR="008F64BE" w:rsidRPr="001D16CB" w:rsidRDefault="005F66AE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  <w:t xml:space="preserve">Martin-Luther-Schule  </w:t>
            </w:r>
          </w:p>
        </w:tc>
        <w:tc>
          <w:tcPr>
            <w:tcW w:w="5104" w:type="dxa"/>
            <w:gridSpan w:val="9"/>
            <w:vAlign w:val="bottom"/>
          </w:tcPr>
          <w:p w14:paraId="2FCB10D7" w14:textId="0BFF169A" w:rsidR="008F64BE" w:rsidRPr="001D16CB" w:rsidRDefault="008F64BE" w:rsidP="001D16CB">
            <w:pPr>
              <w:ind w:left="-279"/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M</w:t>
            </w:r>
            <w:r w:rsidR="006752AF"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arburg</w:t>
            </w:r>
          </w:p>
        </w:tc>
      </w:tr>
      <w:tr w:rsidR="001031EE" w:rsidRPr="001D16CB" w14:paraId="312B82BC" w14:textId="77777777" w:rsidTr="001031EE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6931BF01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  <w:lang w:val="de-AT"/>
              </w:rPr>
            </w:pP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Allgemeine Hochschulreife (Note: 2,1)</w:t>
            </w:r>
          </w:p>
        </w:tc>
        <w:tc>
          <w:tcPr>
            <w:tcW w:w="5104" w:type="dxa"/>
            <w:gridSpan w:val="9"/>
            <w:vAlign w:val="bottom"/>
          </w:tcPr>
          <w:p w14:paraId="7521EA6E" w14:textId="77F7A780" w:rsidR="006752AF" w:rsidRPr="001D16CB" w:rsidRDefault="006752AF" w:rsidP="001D16CB">
            <w:pPr>
              <w:jc w:val="right"/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09/2016 – 06/2019</w:t>
            </w:r>
          </w:p>
        </w:tc>
      </w:tr>
      <w:tr w:rsidR="001031EE" w:rsidRPr="001D16CB" w14:paraId="69F47C1D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23575F6C" w14:textId="0DFFDDF8" w:rsidR="006752AF" w:rsidRPr="001D16CB" w:rsidRDefault="006752AF" w:rsidP="001D16CB">
            <w:pPr>
              <w:pStyle w:val="Listenabsatz"/>
              <w:numPr>
                <w:ilvl w:val="0"/>
                <w:numId w:val="37"/>
              </w:numPr>
              <w:rPr>
                <w:rFonts w:ascii="Optima" w:hAnsi="Optima" w:cs="Times New Roman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  <w:szCs w:val="18"/>
              </w:rPr>
              <w:t xml:space="preserve">Erhalt des MINT-EC-Zertifikats mit besonderem Erfolg und </w:t>
            </w: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  <w:szCs w:val="18"/>
                <w:lang w:val="de-AT"/>
              </w:rPr>
              <w:t>Stipendiatin bei der START Stiftung</w:t>
            </w:r>
          </w:p>
        </w:tc>
      </w:tr>
      <w:tr w:rsidR="001031EE" w:rsidRPr="001D16CB" w14:paraId="3A2665B3" w14:textId="77777777" w:rsidTr="001031EE">
        <w:trPr>
          <w:trHeight w:val="454"/>
        </w:trPr>
        <w:tc>
          <w:tcPr>
            <w:tcW w:w="10774" w:type="dxa"/>
            <w:gridSpan w:val="12"/>
            <w:tcBorders>
              <w:bottom w:val="single" w:sz="6" w:space="0" w:color="214461"/>
            </w:tcBorders>
            <w:vAlign w:val="bottom"/>
          </w:tcPr>
          <w:p w14:paraId="239F87B8" w14:textId="1FD97A35" w:rsidR="006752AF" w:rsidRPr="001D16CB" w:rsidRDefault="006752AF" w:rsidP="001D16CB">
            <w:pPr>
              <w:pStyle w:val="BERSCHRIFT"/>
              <w:jc w:val="center"/>
              <w:rPr>
                <w:rFonts w:ascii="Optima" w:hAnsi="Optima" w:cs="Times New Roman"/>
                <w:smallCaps w:val="0"/>
                <w:color w:val="000000" w:themeColor="text1"/>
                <w:sz w:val="26"/>
                <w:szCs w:val="26"/>
              </w:rPr>
            </w:pPr>
            <w:r w:rsidRPr="001D16CB">
              <w:rPr>
                <w:rFonts w:ascii="Optima" w:hAnsi="Optima" w:cs="Times New Roman"/>
                <w:smallCaps w:val="0"/>
                <w:color w:val="000000" w:themeColor="text1"/>
                <w:sz w:val="26"/>
                <w:szCs w:val="26"/>
              </w:rPr>
              <w:t>PRAKTISCHE ERFAHRUNGEN</w:t>
            </w:r>
          </w:p>
        </w:tc>
      </w:tr>
      <w:tr w:rsidR="001031EE" w:rsidRPr="001D16CB" w14:paraId="127C64E2" w14:textId="77777777" w:rsidTr="001031EE">
        <w:trPr>
          <w:trHeight w:val="340"/>
        </w:trPr>
        <w:tc>
          <w:tcPr>
            <w:tcW w:w="6521" w:type="dxa"/>
            <w:gridSpan w:val="5"/>
            <w:tcBorders>
              <w:top w:val="single" w:sz="6" w:space="0" w:color="214461"/>
            </w:tcBorders>
            <w:vAlign w:val="bottom"/>
          </w:tcPr>
          <w:p w14:paraId="38F27285" w14:textId="0A83196C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Commerz Business Consulting GmbH </w:t>
            </w:r>
          </w:p>
        </w:tc>
        <w:tc>
          <w:tcPr>
            <w:tcW w:w="4253" w:type="dxa"/>
            <w:gridSpan w:val="7"/>
            <w:tcBorders>
              <w:top w:val="single" w:sz="6" w:space="0" w:color="214461"/>
            </w:tcBorders>
            <w:vAlign w:val="bottom"/>
          </w:tcPr>
          <w:p w14:paraId="4820196E" w14:textId="24ABF2D4" w:rsidR="006752AF" w:rsidRPr="001D16CB" w:rsidRDefault="006752AF" w:rsidP="001D16CB">
            <w:pPr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335D84E9" w14:textId="77777777" w:rsidTr="001031EE">
        <w:trPr>
          <w:trHeight w:val="20"/>
        </w:trPr>
        <w:tc>
          <w:tcPr>
            <w:tcW w:w="8364" w:type="dxa"/>
            <w:gridSpan w:val="10"/>
            <w:vAlign w:val="bottom"/>
          </w:tcPr>
          <w:p w14:paraId="20B1570F" w14:textId="594926B4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 xml:space="preserve">Praktikant im Inhouse Management Consulting  </w:t>
            </w:r>
          </w:p>
        </w:tc>
        <w:tc>
          <w:tcPr>
            <w:tcW w:w="2410" w:type="dxa"/>
            <w:gridSpan w:val="2"/>
          </w:tcPr>
          <w:p w14:paraId="0475B997" w14:textId="6C9E3DB2" w:rsidR="006752AF" w:rsidRPr="001D16CB" w:rsidRDefault="006752AF" w:rsidP="001D16CB">
            <w:pPr>
              <w:jc w:val="right"/>
              <w:rPr>
                <w:rFonts w:ascii="Optima" w:hAnsi="Optima" w:cs="Times New Roman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09/2025 – heute</w:t>
            </w:r>
          </w:p>
        </w:tc>
      </w:tr>
      <w:tr w:rsidR="001031EE" w:rsidRPr="001D16CB" w14:paraId="54C3D64C" w14:textId="77777777" w:rsidTr="001031EE">
        <w:trPr>
          <w:trHeight w:val="20"/>
        </w:trPr>
        <w:tc>
          <w:tcPr>
            <w:tcW w:w="10774" w:type="dxa"/>
            <w:gridSpan w:val="12"/>
          </w:tcPr>
          <w:p w14:paraId="6DD9BA0F" w14:textId="75877D3F" w:rsidR="006752AF" w:rsidRPr="001D16CB" w:rsidRDefault="006752AF" w:rsidP="001D16CB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>Unterstützung eines bankweiten strategischen Programms zur Stärkung der IT-Betriebsstabilität</w:t>
            </w:r>
          </w:p>
        </w:tc>
      </w:tr>
      <w:tr w:rsidR="001031EE" w:rsidRPr="001D16CB" w14:paraId="45404236" w14:textId="77777777" w:rsidTr="001031EE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6A81D57C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1D16CB"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>Detecon</w:t>
            </w:r>
            <w:proofErr w:type="spellEnd"/>
            <w:r w:rsidRPr="001D16CB"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 xml:space="preserve"> International GmbH </w:t>
            </w:r>
          </w:p>
        </w:tc>
        <w:tc>
          <w:tcPr>
            <w:tcW w:w="5251" w:type="dxa"/>
            <w:gridSpan w:val="10"/>
            <w:vAlign w:val="bottom"/>
          </w:tcPr>
          <w:p w14:paraId="49A11F72" w14:textId="19239706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16C6F7AD" w14:textId="77777777" w:rsidTr="001031EE">
        <w:trPr>
          <w:trHeight w:val="20"/>
        </w:trPr>
        <w:tc>
          <w:tcPr>
            <w:tcW w:w="7655" w:type="dxa"/>
            <w:gridSpan w:val="7"/>
            <w:vAlign w:val="bottom"/>
          </w:tcPr>
          <w:p w14:paraId="5D8760E9" w14:textId="2FDB9B8D" w:rsidR="006752AF" w:rsidRPr="001D16CB" w:rsidRDefault="006752AF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Praktikantin im Digital </w:t>
            </w:r>
            <w:proofErr w:type="spellStart"/>
            <w:r w:rsidRPr="001D16CB">
              <w:rPr>
                <w:rFonts w:ascii="Optima" w:hAnsi="Optima"/>
                <w:color w:val="000000" w:themeColor="text1"/>
                <w:sz w:val="18"/>
              </w:rPr>
              <w:t>Strategy</w:t>
            </w:r>
            <w:proofErr w:type="spellEnd"/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 Consulting</w:t>
            </w:r>
          </w:p>
        </w:tc>
        <w:tc>
          <w:tcPr>
            <w:tcW w:w="3119" w:type="dxa"/>
            <w:gridSpan w:val="5"/>
          </w:tcPr>
          <w:p w14:paraId="2D9DB8CA" w14:textId="31F4CB52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i w:val="0"/>
                <w:iCs w:val="0"/>
                <w:color w:val="000000" w:themeColor="text1"/>
                <w:sz w:val="18"/>
                <w:lang w:val="de-AT"/>
              </w:rPr>
              <w:t>02/2023 – 05/2023</w:t>
            </w:r>
          </w:p>
        </w:tc>
      </w:tr>
      <w:tr w:rsidR="001031EE" w:rsidRPr="001D16CB" w14:paraId="7660C4BA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5DA9351B" w14:textId="50D87299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>Planung und Durchführung einer Markt- und Kundensegmentanalyse im Anbieterbereich des Gesundheitssektors: Untersuchung und Analyse der Endkundenbedürfnisse sowie neuer Trendthemen für sieben ausgewählte Zielmärkte zur Identifizierung potenzieller Kundengruppen für Beratungsdienstleistungen</w:t>
            </w:r>
          </w:p>
          <w:p w14:paraId="3F673C87" w14:textId="65DE65AD" w:rsidR="006752AF" w:rsidRPr="00EE554E" w:rsidRDefault="006752AF" w:rsidP="00EE554E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Unterstützung der Vor- und Nachbereitung sowie selbständige Erstellung der notwendigen Unterlagen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für einen internen Strategie-Workshop im Gesundheitsbereich</w:t>
            </w:r>
          </w:p>
          <w:p w14:paraId="232E3A22" w14:textId="77777777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Unterstützung bei der Erstellung von Angebotsunterlagen für Projekte im Energiesektor </w:t>
            </w:r>
          </w:p>
          <w:p w14:paraId="132465C4" w14:textId="242A7BBE" w:rsidR="006752AF" w:rsidRPr="00EE554E" w:rsidRDefault="006752AF" w:rsidP="00EE554E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Mitarbeit </w:t>
            </w:r>
            <w:r w:rsidR="001D16CB">
              <w:rPr>
                <w:rFonts w:ascii="Optima" w:hAnsi="Optima"/>
                <w:color w:val="000000" w:themeColor="text1"/>
                <w:sz w:val="18"/>
              </w:rPr>
              <w:t>an</w:t>
            </w:r>
            <w:r w:rsidR="001D16CB" w:rsidRPr="001D16CB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zwei Projekten zur strategischen Neuausrichtung und Digitalisierung des Kundenservices eines Energieversorgers, Detaillierung einer übergreifenden Kundenservice-Strategie und Analyse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verschiedener Contact</w:t>
            </w:r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Center</w:t>
            </w:r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Plattformen sowie Outsourcing</w:t>
            </w:r>
            <w:r w:rsidR="001D16CB" w:rsidRPr="00EE554E">
              <w:rPr>
                <w:rFonts w:ascii="Optima" w:hAnsi="Optima"/>
                <w:color w:val="000000" w:themeColor="text1"/>
                <w:sz w:val="18"/>
              </w:rPr>
              <w:t>-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Optionen für den Kundenservice</w:t>
            </w:r>
          </w:p>
        </w:tc>
      </w:tr>
      <w:tr w:rsidR="001031EE" w:rsidRPr="001D16CB" w14:paraId="4EC9DEB8" w14:textId="77777777" w:rsidTr="001031EE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6D896C37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1D16CB"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>Forvis</w:t>
            </w:r>
            <w:proofErr w:type="spellEnd"/>
            <w:r w:rsidRPr="001D16CB">
              <w:rPr>
                <w:rFonts w:ascii="Optima" w:hAnsi="Optima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 xml:space="preserve"> Mazars Advisors GmbH &amp; Co. KG</w:t>
            </w:r>
          </w:p>
        </w:tc>
        <w:tc>
          <w:tcPr>
            <w:tcW w:w="5251" w:type="dxa"/>
            <w:gridSpan w:val="10"/>
            <w:vAlign w:val="bottom"/>
          </w:tcPr>
          <w:p w14:paraId="38592414" w14:textId="3397B6D5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0A0FFCF6" w14:textId="77777777" w:rsidTr="001031EE">
        <w:trPr>
          <w:trHeight w:val="20"/>
        </w:trPr>
        <w:tc>
          <w:tcPr>
            <w:tcW w:w="8080" w:type="dxa"/>
            <w:gridSpan w:val="8"/>
            <w:vAlign w:val="bottom"/>
          </w:tcPr>
          <w:p w14:paraId="30382087" w14:textId="4E8063F2" w:rsidR="006752AF" w:rsidRPr="001D16CB" w:rsidRDefault="006752AF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>Praktikantin im Digital Finance Consulting</w:t>
            </w:r>
          </w:p>
        </w:tc>
        <w:tc>
          <w:tcPr>
            <w:tcW w:w="2694" w:type="dxa"/>
            <w:gridSpan w:val="4"/>
          </w:tcPr>
          <w:p w14:paraId="7444AF8F" w14:textId="766E28F3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i w:val="0"/>
                <w:iCs w:val="0"/>
                <w:color w:val="000000" w:themeColor="text1"/>
                <w:sz w:val="18"/>
                <w:lang w:val="de-AT"/>
              </w:rPr>
              <w:t>08/2022 – 11/2022</w:t>
            </w:r>
          </w:p>
        </w:tc>
      </w:tr>
      <w:tr w:rsidR="001031EE" w:rsidRPr="001D16CB" w14:paraId="4C00CD42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4FDC0186" w14:textId="0CD9FA4C" w:rsidR="006752AF" w:rsidRPr="00EE554E" w:rsidRDefault="006752AF" w:rsidP="00EE554E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Unterstützung bei der Prozessdokumentation und -modellierung mit Flow Charts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>(BPMN 2.0 konform) unter</w:t>
            </w:r>
            <w:r w:rsidR="001D16CB" w:rsidRP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EE554E">
              <w:rPr>
                <w:rFonts w:ascii="Optima" w:hAnsi="Optima"/>
                <w:color w:val="000000" w:themeColor="text1"/>
                <w:sz w:val="18"/>
              </w:rPr>
              <w:t xml:space="preserve">Verwendung der Prozessmodellierungssoftware </w:t>
            </w:r>
            <w:proofErr w:type="spellStart"/>
            <w:r w:rsidRPr="00EE554E">
              <w:rPr>
                <w:rFonts w:ascii="Optima" w:hAnsi="Optima"/>
                <w:color w:val="000000" w:themeColor="text1"/>
                <w:sz w:val="18"/>
              </w:rPr>
              <w:t>Bizagi</w:t>
            </w:r>
            <w:proofErr w:type="spellEnd"/>
          </w:p>
          <w:p w14:paraId="46335F13" w14:textId="77777777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Strukturierung, Entwicklung und Umsetzung eines neuen consultinginternen Onboarding-Prozesses für neue Mitarbeiter </w:t>
            </w:r>
          </w:p>
          <w:p w14:paraId="709ED59C" w14:textId="137B6570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Automatisierung des Onboarding-Prozesses mithilfe </w:t>
            </w:r>
            <w:proofErr w:type="gramStart"/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von </w:t>
            </w:r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der 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>Microsoft</w:t>
            </w:r>
            <w:proofErr w:type="gramEnd"/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>Power</w:t>
            </w:r>
            <w:r w:rsidR="00EE554E">
              <w:rPr>
                <w:rFonts w:ascii="Optima" w:hAnsi="Optima"/>
                <w:color w:val="000000" w:themeColor="text1"/>
                <w:sz w:val="18"/>
              </w:rPr>
              <w:t xml:space="preserve"> 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>Plattform</w:t>
            </w:r>
          </w:p>
          <w:p w14:paraId="746118C9" w14:textId="19BAC6DC" w:rsidR="006752AF" w:rsidRPr="001D16CB" w:rsidRDefault="006752AF" w:rsidP="001D16CB">
            <w:pPr>
              <w:pStyle w:val="Bullets"/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>Durchführung strategische</w:t>
            </w:r>
            <w:r w:rsidR="001D16CB">
              <w:rPr>
                <w:rFonts w:ascii="Optima" w:hAnsi="Optima"/>
                <w:color w:val="000000" w:themeColor="text1"/>
                <w:sz w:val="18"/>
              </w:rPr>
              <w:t>r</w:t>
            </w: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 Wettbewerbs- und Marktanalysen zu Controlling- und Finance-Themen</w:t>
            </w:r>
          </w:p>
        </w:tc>
      </w:tr>
      <w:tr w:rsidR="001031EE" w:rsidRPr="001D16CB" w14:paraId="6389D6CE" w14:textId="77777777" w:rsidTr="001031EE">
        <w:trPr>
          <w:trHeight w:val="340"/>
        </w:trPr>
        <w:tc>
          <w:tcPr>
            <w:tcW w:w="8080" w:type="dxa"/>
            <w:gridSpan w:val="8"/>
            <w:vAlign w:val="bottom"/>
          </w:tcPr>
          <w:p w14:paraId="037F485F" w14:textId="436C4C06" w:rsidR="006752AF" w:rsidRPr="001D16CB" w:rsidRDefault="006752AF" w:rsidP="001D16CB">
            <w:p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Accenture </w:t>
            </w:r>
            <w:proofErr w:type="spellStart"/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  <w:lang w:val="en-US"/>
              </w:rPr>
              <w:t>Dienstleistungen</w:t>
            </w:r>
            <w:proofErr w:type="spellEnd"/>
            <w:r w:rsidRPr="001D16CB"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 GmbH</w:t>
            </w:r>
            <w:r w:rsidRPr="001D16CB"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694" w:type="dxa"/>
            <w:gridSpan w:val="4"/>
            <w:vAlign w:val="bottom"/>
          </w:tcPr>
          <w:p w14:paraId="63B2F5BA" w14:textId="3F74C405" w:rsidR="006752AF" w:rsidRPr="001D16CB" w:rsidRDefault="006752AF" w:rsidP="001D16CB">
            <w:pPr>
              <w:jc w:val="right"/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 xml:space="preserve">Kronberg im Taunus     </w:t>
            </w:r>
          </w:p>
        </w:tc>
      </w:tr>
      <w:tr w:rsidR="001031EE" w:rsidRPr="001D16CB" w14:paraId="5405A480" w14:textId="77777777" w:rsidTr="001031EE">
        <w:trPr>
          <w:trHeight w:val="57"/>
        </w:trPr>
        <w:tc>
          <w:tcPr>
            <w:tcW w:w="8080" w:type="dxa"/>
            <w:gridSpan w:val="8"/>
            <w:vAlign w:val="bottom"/>
          </w:tcPr>
          <w:p w14:paraId="0047FB3B" w14:textId="77777777" w:rsidR="006752AF" w:rsidRPr="001D16CB" w:rsidRDefault="006752AF" w:rsidP="001D16CB">
            <w:p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>Werkstudentin im Bereich HR Daten Analytics</w:t>
            </w:r>
          </w:p>
        </w:tc>
        <w:tc>
          <w:tcPr>
            <w:tcW w:w="2694" w:type="dxa"/>
            <w:gridSpan w:val="4"/>
            <w:vAlign w:val="bottom"/>
          </w:tcPr>
          <w:p w14:paraId="0F2D32E1" w14:textId="3003C7B7" w:rsidR="006752AF" w:rsidRPr="001D16CB" w:rsidRDefault="006752AF" w:rsidP="001D16CB">
            <w:pPr>
              <w:jc w:val="right"/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02/2022 – 07/2022</w:t>
            </w:r>
          </w:p>
        </w:tc>
      </w:tr>
      <w:tr w:rsidR="001031EE" w:rsidRPr="001D16CB" w14:paraId="0801071E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7BB1D6BB" w14:textId="77777777" w:rsidR="006752AF" w:rsidRPr="001D16CB" w:rsidRDefault="006752AF" w:rsidP="001D16CB">
            <w:pPr>
              <w:pStyle w:val="Bullets"/>
              <w:numPr>
                <w:ilvl w:val="0"/>
                <w:numId w:val="29"/>
              </w:numPr>
              <w:rPr>
                <w:rFonts w:ascii="Optima" w:hAnsi="Optima"/>
                <w:color w:val="000000" w:themeColor="text1"/>
                <w:sz w:val="18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Zusammenstellung und Vorbereitung von Daten aus diversen Quellen mittels Microsoft Excel für das HR Analytics Team </w:t>
            </w:r>
          </w:p>
          <w:p w14:paraId="3485B1C1" w14:textId="7087D059" w:rsidR="006752AF" w:rsidRPr="001D16CB" w:rsidRDefault="006752AF" w:rsidP="001D16CB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>Verwaltung und Aktualisierung von Microsoft Power BI Dashboards und Datenqualitätsprüfung</w:t>
            </w:r>
          </w:p>
        </w:tc>
      </w:tr>
      <w:tr w:rsidR="001031EE" w:rsidRPr="001D16CB" w14:paraId="414B4085" w14:textId="77777777" w:rsidTr="001031EE">
        <w:trPr>
          <w:trHeight w:val="454"/>
        </w:trPr>
        <w:tc>
          <w:tcPr>
            <w:tcW w:w="10774" w:type="dxa"/>
            <w:gridSpan w:val="12"/>
            <w:tcBorders>
              <w:bottom w:val="single" w:sz="6" w:space="0" w:color="214461"/>
            </w:tcBorders>
            <w:vAlign w:val="bottom"/>
          </w:tcPr>
          <w:p w14:paraId="4741C5BA" w14:textId="1A1B7CE9" w:rsidR="006752AF" w:rsidRPr="001D16CB" w:rsidRDefault="006752AF" w:rsidP="001D16CB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color w:val="000000" w:themeColor="text1"/>
                <w:sz w:val="26"/>
                <w:szCs w:val="26"/>
              </w:rPr>
            </w:pPr>
            <w:r w:rsidRPr="001D16CB">
              <w:rPr>
                <w:rFonts w:ascii="Optima" w:hAnsi="Optima" w:cs="Times New Roman"/>
                <w:smallCaps w:val="0"/>
                <w:color w:val="000000" w:themeColor="text1"/>
                <w:sz w:val="26"/>
                <w:szCs w:val="26"/>
              </w:rPr>
              <w:t>EXTRACURRICULARES ENGAGEMENT</w:t>
            </w:r>
          </w:p>
        </w:tc>
      </w:tr>
      <w:tr w:rsidR="001031EE" w:rsidRPr="001D16CB" w14:paraId="74251178" w14:textId="77777777" w:rsidTr="001031EE">
        <w:trPr>
          <w:trHeight w:val="340"/>
        </w:trPr>
        <w:tc>
          <w:tcPr>
            <w:tcW w:w="5523" w:type="dxa"/>
            <w:gridSpan w:val="2"/>
            <w:tcBorders>
              <w:top w:val="single" w:sz="6" w:space="0" w:color="214461"/>
            </w:tcBorders>
            <w:vAlign w:val="bottom"/>
          </w:tcPr>
          <w:p w14:paraId="23826F21" w14:textId="2B213F13" w:rsidR="006752AF" w:rsidRPr="001D16CB" w:rsidRDefault="006752AF" w:rsidP="001D16CB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i w:val="0"/>
                <w:iCs/>
                <w:smallCaps w:val="0"/>
                <w:color w:val="000000" w:themeColor="text1"/>
                <w:sz w:val="20"/>
                <w:szCs w:val="20"/>
              </w:rPr>
              <w:t>Stiftung der Deutschen Wirtschaft GmbH (</w:t>
            </w:r>
            <w:proofErr w:type="spellStart"/>
            <w:r w:rsidRPr="001D16CB">
              <w:rPr>
                <w:rFonts w:ascii="Optima" w:hAnsi="Optima" w:cs="Times New Roman"/>
                <w:b/>
                <w:i w:val="0"/>
                <w:iCs/>
                <w:smallCaps w:val="0"/>
                <w:color w:val="000000" w:themeColor="text1"/>
                <w:sz w:val="20"/>
                <w:szCs w:val="20"/>
              </w:rPr>
              <w:t>Sdw</w:t>
            </w:r>
            <w:proofErr w:type="spellEnd"/>
            <w:r w:rsidRPr="001D16CB">
              <w:rPr>
                <w:rFonts w:ascii="Optima" w:hAnsi="Optima" w:cs="Times New Roman"/>
                <w:b/>
                <w:i w:val="0"/>
                <w:iCs/>
                <w:smallCaps w:val="0"/>
                <w:color w:val="000000" w:themeColor="text1"/>
                <w:sz w:val="20"/>
                <w:szCs w:val="20"/>
              </w:rPr>
              <w:t xml:space="preserve">)  </w:t>
            </w:r>
          </w:p>
        </w:tc>
        <w:tc>
          <w:tcPr>
            <w:tcW w:w="5251" w:type="dxa"/>
            <w:gridSpan w:val="10"/>
            <w:tcBorders>
              <w:top w:val="single" w:sz="6" w:space="0" w:color="214461"/>
            </w:tcBorders>
            <w:vAlign w:val="bottom"/>
          </w:tcPr>
          <w:p w14:paraId="58208F44" w14:textId="4D3E79D9" w:rsidR="006752AF" w:rsidRPr="001D16CB" w:rsidRDefault="006752AF" w:rsidP="001D16CB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iCs/>
                <w:smallCaps w:val="0"/>
                <w:color w:val="000000" w:themeColor="text1"/>
                <w:sz w:val="20"/>
                <w:szCs w:val="20"/>
              </w:rPr>
              <w:t>Berlin</w:t>
            </w:r>
            <w:ins w:id="4" w:author="David Döbele" w:date="2025-09-23T06:44:00Z" w16du:dateUtc="2025-09-23T04:44:00Z">
              <w:r w:rsidR="005F6D8C">
                <w:rPr>
                  <w:rFonts w:ascii="Optima" w:hAnsi="Optima" w:cs="Times New Roman"/>
                  <w:b/>
                  <w:bCs/>
                  <w:i w:val="0"/>
                  <w:iCs/>
                  <w:smallCaps w:val="0"/>
                  <w:color w:val="000000" w:themeColor="text1"/>
                  <w:sz w:val="20"/>
                  <w:szCs w:val="20"/>
                </w:rPr>
                <w:t xml:space="preserve"> / Frankfurt am Main</w:t>
              </w:r>
            </w:ins>
          </w:p>
        </w:tc>
      </w:tr>
      <w:tr w:rsidR="001031EE" w:rsidRPr="001D16CB" w14:paraId="4F59C612" w14:textId="77777777" w:rsidTr="001031EE">
        <w:trPr>
          <w:trHeight w:val="20"/>
        </w:trPr>
        <w:tc>
          <w:tcPr>
            <w:tcW w:w="8505" w:type="dxa"/>
            <w:gridSpan w:val="11"/>
            <w:vAlign w:val="bottom"/>
          </w:tcPr>
          <w:p w14:paraId="32F07601" w14:textId="5C62BED8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>Empfängerin ideeller und finanzieller Förderung als Stipendiatin sowie aktives Mitglied in der Regionalgruppe</w:t>
            </w:r>
          </w:p>
        </w:tc>
        <w:tc>
          <w:tcPr>
            <w:tcW w:w="2269" w:type="dxa"/>
          </w:tcPr>
          <w:p w14:paraId="45DD2178" w14:textId="5A3D1B26" w:rsidR="006752AF" w:rsidRPr="001D16CB" w:rsidRDefault="006752AF" w:rsidP="001D16CB">
            <w:pPr>
              <w:pStyle w:val="Beschreibung"/>
              <w:jc w:val="right"/>
              <w:rPr>
                <w:rFonts w:ascii="Optima" w:hAnsi="Optima" w:cs="Times New Roman"/>
                <w:iCs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10/2022 – heute</w:t>
            </w:r>
          </w:p>
        </w:tc>
      </w:tr>
      <w:tr w:rsidR="001031EE" w:rsidRPr="001D16CB" w14:paraId="02437711" w14:textId="77777777" w:rsidTr="001031EE">
        <w:trPr>
          <w:trHeight w:val="20"/>
        </w:trPr>
        <w:tc>
          <w:tcPr>
            <w:tcW w:w="10774" w:type="dxa"/>
            <w:gridSpan w:val="12"/>
          </w:tcPr>
          <w:p w14:paraId="68CFAD97" w14:textId="1347B6F9" w:rsidR="006752AF" w:rsidRPr="001D16CB" w:rsidRDefault="006752AF" w:rsidP="001D16CB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i/>
                <w:color w:val="000000" w:themeColor="text1"/>
                <w:sz w:val="18"/>
              </w:rPr>
              <w:t>Mithilfe bei der Organisation (über</w:t>
            </w:r>
            <w:r w:rsidR="001D16CB">
              <w:rPr>
                <w:rFonts w:ascii="Optima" w:hAnsi="Optima"/>
                <w:i/>
                <w:color w:val="000000" w:themeColor="text1"/>
                <w:sz w:val="18"/>
              </w:rPr>
              <w:t>-</w:t>
            </w:r>
            <w:r w:rsidRPr="001D16CB">
              <w:rPr>
                <w:rFonts w:ascii="Optima" w:hAnsi="Optima"/>
                <w:i/>
                <w:color w:val="000000" w:themeColor="text1"/>
                <w:sz w:val="18"/>
              </w:rPr>
              <w:t>)regionale</w:t>
            </w:r>
            <w:r w:rsidR="001D16CB">
              <w:rPr>
                <w:rFonts w:ascii="Optima" w:hAnsi="Optima"/>
                <w:i/>
                <w:color w:val="000000" w:themeColor="text1"/>
                <w:sz w:val="18"/>
              </w:rPr>
              <w:t>r</w:t>
            </w:r>
            <w:r w:rsidRPr="001D16CB">
              <w:rPr>
                <w:rFonts w:ascii="Optima" w:hAnsi="Optima"/>
                <w:i/>
                <w:color w:val="000000" w:themeColor="text1"/>
                <w:sz w:val="18"/>
              </w:rPr>
              <w:t xml:space="preserve"> Gruppentreffen und anderen Netzwerk-Events</w:t>
            </w:r>
          </w:p>
        </w:tc>
      </w:tr>
      <w:tr w:rsidR="001031EE" w:rsidRPr="001D16CB" w14:paraId="3B26943D" w14:textId="77777777" w:rsidTr="001031EE">
        <w:trPr>
          <w:trHeight w:val="340"/>
        </w:trPr>
        <w:tc>
          <w:tcPr>
            <w:tcW w:w="5954" w:type="dxa"/>
            <w:gridSpan w:val="4"/>
            <w:vAlign w:val="bottom"/>
          </w:tcPr>
          <w:p w14:paraId="11E538C2" w14:textId="36DDD207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b/>
                <w:i w:val="0"/>
                <w:color w:val="000000" w:themeColor="text1"/>
                <w:sz w:val="20"/>
                <w:szCs w:val="20"/>
                <w:lang w:val="en-US"/>
              </w:rPr>
              <w:t>Founders Club Frankfurt e.</w:t>
            </w:r>
            <w:r w:rsidR="00EE554E">
              <w:rPr>
                <w:rFonts w:ascii="Optima" w:hAnsi="Optima"/>
                <w:b/>
                <w:i w:val="0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D16CB">
              <w:rPr>
                <w:rFonts w:ascii="Optima" w:hAnsi="Optima"/>
                <w:b/>
                <w:i w:val="0"/>
                <w:color w:val="000000" w:themeColor="text1"/>
                <w:sz w:val="20"/>
                <w:szCs w:val="20"/>
                <w:lang w:val="en-US"/>
              </w:rPr>
              <w:t>V.</w:t>
            </w:r>
          </w:p>
        </w:tc>
        <w:tc>
          <w:tcPr>
            <w:tcW w:w="4820" w:type="dxa"/>
            <w:gridSpan w:val="8"/>
            <w:vAlign w:val="bottom"/>
          </w:tcPr>
          <w:p w14:paraId="21BF18C9" w14:textId="25F34A5B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color w:val="000000" w:themeColor="text1"/>
                <w:sz w:val="20"/>
                <w:szCs w:val="20"/>
              </w:rPr>
              <w:t>Frankfurt am Main</w:t>
            </w:r>
          </w:p>
        </w:tc>
      </w:tr>
      <w:tr w:rsidR="001031EE" w:rsidRPr="001D16CB" w14:paraId="04BFDD79" w14:textId="77777777" w:rsidTr="001031EE">
        <w:trPr>
          <w:trHeight w:val="20"/>
        </w:trPr>
        <w:tc>
          <w:tcPr>
            <w:tcW w:w="8364" w:type="dxa"/>
            <w:gridSpan w:val="10"/>
            <w:vAlign w:val="bottom"/>
          </w:tcPr>
          <w:p w14:paraId="5D908AF7" w14:textId="7643C15B" w:rsidR="006752AF" w:rsidRPr="001D16CB" w:rsidRDefault="006752AF" w:rsidP="001D16CB">
            <w:pPr>
              <w:rPr>
                <w:rFonts w:ascii="Optima" w:hAnsi="Optima" w:cs="Times New Roman"/>
                <w:b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>Aktives Mitglied der studentische</w:t>
            </w:r>
            <w:ins w:id="5" w:author="David Döbele" w:date="2025-09-23T06:43:00Z" w16du:dateUtc="2025-09-23T04:43:00Z">
              <w:r w:rsidR="00C22D63">
                <w:rPr>
                  <w:rFonts w:ascii="Optima" w:hAnsi="Optima"/>
                  <w:color w:val="000000" w:themeColor="text1"/>
                  <w:sz w:val="18"/>
                  <w:lang w:val="de-AT"/>
                </w:rPr>
                <w:t>n</w:t>
              </w:r>
            </w:ins>
            <w:r w:rsidRPr="001D16CB">
              <w:rPr>
                <w:rFonts w:ascii="Optima" w:hAnsi="Optima"/>
                <w:color w:val="000000" w:themeColor="text1"/>
                <w:sz w:val="18"/>
                <w:lang w:val="de-AT"/>
              </w:rPr>
              <w:t xml:space="preserve"> Initiative für zukünftige </w:t>
            </w:r>
            <w:proofErr w:type="spellStart"/>
            <w:proofErr w:type="gramStart"/>
            <w:r w:rsidRPr="00F52E0C">
              <w:rPr>
                <w:rFonts w:ascii="Optima" w:hAnsi="Optima"/>
                <w:color w:val="000000" w:themeColor="text1"/>
                <w:sz w:val="18"/>
                <w:lang w:val="de-AT"/>
              </w:rPr>
              <w:t>Gründer:innen</w:t>
            </w:r>
            <w:proofErr w:type="spellEnd"/>
            <w:proofErr w:type="gramEnd"/>
          </w:p>
        </w:tc>
        <w:tc>
          <w:tcPr>
            <w:tcW w:w="2410" w:type="dxa"/>
            <w:gridSpan w:val="2"/>
          </w:tcPr>
          <w:p w14:paraId="0D2FFB14" w14:textId="3BF6EE65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i w:val="0"/>
                <w:iCs w:val="0"/>
                <w:color w:val="000000" w:themeColor="text1"/>
                <w:sz w:val="18"/>
                <w:lang w:val="de-AT"/>
              </w:rPr>
              <w:t>09/2022 – heute</w:t>
            </w:r>
          </w:p>
        </w:tc>
      </w:tr>
      <w:tr w:rsidR="001031EE" w:rsidRPr="001D16CB" w14:paraId="66A58453" w14:textId="77777777" w:rsidTr="001031EE">
        <w:trPr>
          <w:trHeight w:val="57"/>
        </w:trPr>
        <w:tc>
          <w:tcPr>
            <w:tcW w:w="10774" w:type="dxa"/>
            <w:gridSpan w:val="12"/>
            <w:vAlign w:val="bottom"/>
          </w:tcPr>
          <w:p w14:paraId="50B5B9CB" w14:textId="41432215" w:rsidR="006752AF" w:rsidRPr="001D16CB" w:rsidRDefault="006752AF" w:rsidP="001D16CB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>Teilnahme an Workshops, Arbeitsgruppen</w:t>
            </w:r>
            <w:r w:rsidR="00EE554E">
              <w:rPr>
                <w:rFonts w:ascii="Optima" w:hAnsi="Optima"/>
                <w:i/>
                <w:iCs/>
                <w:color w:val="000000" w:themeColor="text1"/>
                <w:sz w:val="18"/>
              </w:rPr>
              <w:t xml:space="preserve">, </w:t>
            </w: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 xml:space="preserve">Founder Talks </w:t>
            </w:r>
            <w:r w:rsid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>und</w:t>
            </w:r>
            <w:r w:rsidR="001D16CB"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 xml:space="preserve"> </w:t>
            </w:r>
            <w:r w:rsidRPr="001D16CB">
              <w:rPr>
                <w:rFonts w:ascii="Optima" w:hAnsi="Optima"/>
                <w:i/>
                <w:iCs/>
                <w:color w:val="000000" w:themeColor="text1"/>
                <w:sz w:val="18"/>
              </w:rPr>
              <w:t>Vorträgen</w:t>
            </w:r>
          </w:p>
        </w:tc>
      </w:tr>
      <w:tr w:rsidR="001031EE" w:rsidRPr="001D16CB" w14:paraId="4AF19DD1" w14:textId="77777777" w:rsidTr="001031EE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70E73A6C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/>
                <w:b/>
                <w:i w:val="0"/>
                <w:color w:val="000000" w:themeColor="text1"/>
                <w:sz w:val="20"/>
                <w:szCs w:val="20"/>
                <w:lang w:val="de-AT"/>
              </w:rPr>
              <w:t>Deutsche Universitätsstiftung (Programm: Tandem)</w:t>
            </w:r>
          </w:p>
        </w:tc>
        <w:tc>
          <w:tcPr>
            <w:tcW w:w="4820" w:type="dxa"/>
            <w:gridSpan w:val="8"/>
            <w:vAlign w:val="bottom"/>
          </w:tcPr>
          <w:p w14:paraId="30626CB8" w14:textId="07009A63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 w:rsidRPr="001D16CB">
              <w:rPr>
                <w:rFonts w:ascii="Optima" w:hAnsi="Optima" w:cs="Times New Roman"/>
                <w:b/>
                <w:bCs/>
                <w:i w:val="0"/>
                <w:color w:val="000000" w:themeColor="text1"/>
                <w:sz w:val="20"/>
                <w:szCs w:val="20"/>
              </w:rPr>
              <w:t>Bonn</w:t>
            </w:r>
          </w:p>
        </w:tc>
      </w:tr>
      <w:tr w:rsidR="001031EE" w:rsidRPr="001D16CB" w14:paraId="56372BDE" w14:textId="77777777" w:rsidTr="001031EE">
        <w:trPr>
          <w:trHeight w:val="20"/>
        </w:trPr>
        <w:tc>
          <w:tcPr>
            <w:tcW w:w="8364" w:type="dxa"/>
            <w:gridSpan w:val="10"/>
            <w:vAlign w:val="bottom"/>
          </w:tcPr>
          <w:p w14:paraId="3C87D247" w14:textId="2097D6A9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color w:val="000000" w:themeColor="text1"/>
                <w:sz w:val="18"/>
              </w:rPr>
              <w:t xml:space="preserve">Empfängerin ideeller und finanzieller Förderung für </w:t>
            </w:r>
            <w:proofErr w:type="spellStart"/>
            <w:proofErr w:type="gramStart"/>
            <w:r w:rsidRPr="001D16CB">
              <w:rPr>
                <w:rFonts w:ascii="Optima" w:hAnsi="Optima"/>
                <w:color w:val="000000" w:themeColor="text1"/>
                <w:sz w:val="18"/>
              </w:rPr>
              <w:t>Wissenschaftler</w:t>
            </w:r>
            <w:r w:rsidR="00F52E0C">
              <w:rPr>
                <w:rFonts w:ascii="Optima" w:hAnsi="Optima"/>
                <w:color w:val="000000" w:themeColor="text1"/>
                <w:sz w:val="18"/>
              </w:rPr>
              <w:t>:innen</w:t>
            </w:r>
            <w:proofErr w:type="spellEnd"/>
            <w:proofErr w:type="gramEnd"/>
          </w:p>
        </w:tc>
        <w:tc>
          <w:tcPr>
            <w:tcW w:w="2410" w:type="dxa"/>
            <w:gridSpan w:val="2"/>
          </w:tcPr>
          <w:p w14:paraId="288A2195" w14:textId="4B8E20A8" w:rsidR="006752AF" w:rsidRPr="001D16CB" w:rsidRDefault="006752AF" w:rsidP="001D16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/>
                <w:i w:val="0"/>
                <w:iCs w:val="0"/>
                <w:color w:val="000000" w:themeColor="text1"/>
                <w:sz w:val="18"/>
                <w:lang w:val="de-AT"/>
              </w:rPr>
              <w:t>01/2020 – heute</w:t>
            </w:r>
          </w:p>
        </w:tc>
      </w:tr>
      <w:tr w:rsidR="001031EE" w:rsidRPr="001D16CB" w14:paraId="7ECB507F" w14:textId="77777777" w:rsidTr="001031EE">
        <w:trPr>
          <w:trHeight w:val="20"/>
        </w:trPr>
        <w:tc>
          <w:tcPr>
            <w:tcW w:w="10774" w:type="dxa"/>
            <w:gridSpan w:val="12"/>
            <w:vAlign w:val="bottom"/>
          </w:tcPr>
          <w:p w14:paraId="2CC438FF" w14:textId="19F5BD00" w:rsidR="006752AF" w:rsidRPr="001D16CB" w:rsidRDefault="006752AF" w:rsidP="001D16CB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/>
                <w:i/>
                <w:color w:val="000000" w:themeColor="text1"/>
                <w:sz w:val="18"/>
              </w:rPr>
              <w:t xml:space="preserve">Teilnahme an Seminaren zur Erlangung von Schlüsselqualifikationen und zur Persönlichkeitsentwicklung </w:t>
            </w:r>
          </w:p>
        </w:tc>
      </w:tr>
      <w:tr w:rsidR="001031EE" w:rsidRPr="001D16CB" w14:paraId="482569A2" w14:textId="77777777" w:rsidTr="001031EE">
        <w:trPr>
          <w:trHeight w:val="454"/>
        </w:trPr>
        <w:tc>
          <w:tcPr>
            <w:tcW w:w="10774" w:type="dxa"/>
            <w:gridSpan w:val="12"/>
            <w:tcBorders>
              <w:bottom w:val="single" w:sz="6" w:space="0" w:color="214461"/>
            </w:tcBorders>
            <w:vAlign w:val="bottom"/>
          </w:tcPr>
          <w:p w14:paraId="1CFA4492" w14:textId="2B27A1F2" w:rsidR="006752AF" w:rsidRPr="001D16CB" w:rsidRDefault="006752AF" w:rsidP="001D16CB">
            <w:pPr>
              <w:jc w:val="center"/>
              <w:rPr>
                <w:rFonts w:ascii="Optima" w:hAnsi="Optima" w:cs="Times New Roman"/>
                <w:b/>
                <w:color w:val="000000" w:themeColor="text1"/>
                <w:sz w:val="26"/>
                <w:szCs w:val="26"/>
              </w:rPr>
            </w:pPr>
            <w:r w:rsidRPr="001D16CB">
              <w:rPr>
                <w:rFonts w:ascii="Optima" w:hAnsi="Optima" w:cs="Times New Roman"/>
                <w:b/>
                <w:color w:val="000000" w:themeColor="text1"/>
                <w:sz w:val="26"/>
                <w:szCs w:val="26"/>
              </w:rPr>
              <w:t>FÄHIGKEITEN &amp; INTERESSEN</w:t>
            </w:r>
          </w:p>
        </w:tc>
      </w:tr>
      <w:tr w:rsidR="001031EE" w:rsidRPr="001D16CB" w14:paraId="2B257790" w14:textId="77777777" w:rsidTr="001031EE">
        <w:trPr>
          <w:trHeight w:val="340"/>
        </w:trPr>
        <w:tc>
          <w:tcPr>
            <w:tcW w:w="1418" w:type="dxa"/>
            <w:tcBorders>
              <w:top w:val="single" w:sz="6" w:space="0" w:color="214461"/>
            </w:tcBorders>
            <w:vAlign w:val="bottom"/>
          </w:tcPr>
          <w:p w14:paraId="15B2C431" w14:textId="1A04AC4D" w:rsidR="001D16CB" w:rsidRPr="00EE554E" w:rsidRDefault="006752AF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EE554E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Sprachen:</w:t>
            </w:r>
          </w:p>
        </w:tc>
        <w:tc>
          <w:tcPr>
            <w:tcW w:w="9356" w:type="dxa"/>
            <w:gridSpan w:val="11"/>
            <w:tcBorders>
              <w:top w:val="single" w:sz="6" w:space="0" w:color="214461"/>
            </w:tcBorders>
            <w:vAlign w:val="bottom"/>
          </w:tcPr>
          <w:p w14:paraId="061D3FCE" w14:textId="337EB4AC" w:rsidR="006752AF" w:rsidRPr="00EE554E" w:rsidRDefault="006752AF" w:rsidP="001D16CB">
            <w:pPr>
              <w:rPr>
                <w:rFonts w:ascii="Optima" w:hAnsi="Optima" w:cs="Georgia"/>
                <w:color w:val="000000" w:themeColor="text1"/>
                <w:sz w:val="18"/>
              </w:rPr>
            </w:pP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Persisch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Muttersprache</w:t>
            </w: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), Deutsch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verhandlungssicher</w:t>
            </w: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), Englisch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verhandlungssicher</w:t>
            </w: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), Spanisch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</w:rPr>
              <w:t>Grundkenntnisse</w:t>
            </w:r>
            <w:r w:rsidRPr="001D16CB">
              <w:rPr>
                <w:rFonts w:ascii="Optima" w:hAnsi="Optima" w:cs="Georgia"/>
                <w:color w:val="000000" w:themeColor="text1"/>
                <w:sz w:val="18"/>
              </w:rPr>
              <w:t>)</w:t>
            </w:r>
          </w:p>
        </w:tc>
      </w:tr>
      <w:tr w:rsidR="001031EE" w:rsidRPr="00F52E0C" w14:paraId="45706C3F" w14:textId="77777777" w:rsidTr="001031EE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6752AF" w:rsidRPr="00EE554E" w:rsidRDefault="006752AF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EE554E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Technisch:</w:t>
            </w:r>
          </w:p>
        </w:tc>
        <w:tc>
          <w:tcPr>
            <w:tcW w:w="9356" w:type="dxa"/>
            <w:gridSpan w:val="11"/>
            <w:vAlign w:val="bottom"/>
          </w:tcPr>
          <w:p w14:paraId="60CA2168" w14:textId="15C9F5B6" w:rsidR="006752AF" w:rsidRPr="001D16CB" w:rsidRDefault="006752AF" w:rsidP="001D16CB">
            <w:pPr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D16CB">
              <w:rPr>
                <w:rFonts w:ascii="Optima" w:hAnsi="Optima" w:cs="Georgia"/>
                <w:color w:val="000000" w:themeColor="text1"/>
                <w:sz w:val="18"/>
                <w:lang w:val="en-US"/>
              </w:rPr>
              <w:t xml:space="preserve">Microsoft Office, </w:t>
            </w:r>
            <w:proofErr w:type="spellStart"/>
            <w:r w:rsidRPr="001D16CB">
              <w:rPr>
                <w:rFonts w:ascii="Optima" w:hAnsi="Optima" w:cs="Georgia"/>
                <w:color w:val="000000" w:themeColor="text1"/>
                <w:sz w:val="18"/>
                <w:lang w:val="en-US"/>
              </w:rPr>
              <w:t>Programmiersprachen</w:t>
            </w:r>
            <w:proofErr w:type="spellEnd"/>
            <w:r w:rsidRPr="001D16CB">
              <w:rPr>
                <w:rFonts w:ascii="Optima" w:hAnsi="Optima" w:cs="Georgia"/>
                <w:color w:val="000000" w:themeColor="text1"/>
                <w:sz w:val="18"/>
                <w:lang w:val="en-US"/>
              </w:rPr>
              <w:t xml:space="preserve">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  <w:lang w:val="en-US"/>
              </w:rPr>
              <w:t>Java, Python, Racket</w:t>
            </w:r>
            <w:r w:rsidRPr="001D16CB">
              <w:rPr>
                <w:rFonts w:ascii="Optima" w:hAnsi="Optima" w:cs="Georgia"/>
                <w:color w:val="000000" w:themeColor="text1"/>
                <w:sz w:val="18"/>
                <w:lang w:val="en-US"/>
              </w:rPr>
              <w:t>), Bizagi Modeler, Microsoft Power Automate</w:t>
            </w:r>
          </w:p>
        </w:tc>
      </w:tr>
      <w:tr w:rsidR="001031EE" w:rsidRPr="001D16CB" w14:paraId="70CB01B0" w14:textId="77777777" w:rsidTr="001031EE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6752AF" w:rsidRPr="00EE554E" w:rsidRDefault="006752AF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</w:rPr>
            </w:pPr>
            <w:r w:rsidRPr="00EE554E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 xml:space="preserve">Interessen: </w:t>
            </w:r>
          </w:p>
        </w:tc>
        <w:tc>
          <w:tcPr>
            <w:tcW w:w="9356" w:type="dxa"/>
            <w:gridSpan w:val="11"/>
            <w:vAlign w:val="bottom"/>
          </w:tcPr>
          <w:p w14:paraId="598C2742" w14:textId="019EACA2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</w:pPr>
            <w:r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>Zeichnen, Laufen, Bücher</w:t>
            </w:r>
            <w:r w:rsidR="001D16CB"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 xml:space="preserve"> </w:t>
            </w:r>
            <w:r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>/</w:t>
            </w:r>
            <w:r w:rsidR="001D16CB"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 xml:space="preserve"> </w:t>
            </w:r>
            <w:r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>Hörbücher (</w:t>
            </w:r>
            <w:r w:rsidRPr="00F52E0C">
              <w:rPr>
                <w:rFonts w:ascii="Optima" w:hAnsi="Optima" w:cs="Georgia"/>
                <w:i/>
                <w:iCs/>
                <w:color w:val="000000" w:themeColor="text1"/>
                <w:sz w:val="18"/>
                <w:lang w:val="de-AT"/>
              </w:rPr>
              <w:t>Biografien, Persönlichkeitsentwicklung und andere Sachbücher</w:t>
            </w:r>
            <w:r w:rsidRPr="001D16CB">
              <w:rPr>
                <w:rFonts w:ascii="Optima" w:hAnsi="Optima" w:cs="Georgia"/>
                <w:color w:val="000000" w:themeColor="text1"/>
                <w:sz w:val="18"/>
                <w:lang w:val="de-AT"/>
              </w:rPr>
              <w:t>)</w:t>
            </w:r>
          </w:p>
        </w:tc>
      </w:tr>
      <w:tr w:rsidR="001031EE" w:rsidRPr="001D16CB" w14:paraId="071AB173" w14:textId="77777777" w:rsidTr="001031EE">
        <w:trPr>
          <w:trHeight w:val="964"/>
        </w:trPr>
        <w:tc>
          <w:tcPr>
            <w:tcW w:w="10774" w:type="dxa"/>
            <w:gridSpan w:val="12"/>
            <w:vAlign w:val="bottom"/>
          </w:tcPr>
          <w:p w14:paraId="6478BDEA" w14:textId="07E67043" w:rsidR="006752AF" w:rsidRPr="001D16CB" w:rsidRDefault="006752AF" w:rsidP="001D16CB">
            <w:pPr>
              <w:rPr>
                <w:rFonts w:ascii="Optima" w:hAnsi="Optima" w:cs="Times New Roman"/>
                <w:color w:val="000000" w:themeColor="text1"/>
                <w:sz w:val="18"/>
                <w:szCs w:val="18"/>
                <w:lang w:val="de-AT"/>
              </w:rPr>
            </w:pP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Frankfurt</w:t>
            </w:r>
            <w:r w:rsidR="001D16CB"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 xml:space="preserve"> am Main</w:t>
            </w: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 xml:space="preserve">, </w:t>
            </w:r>
            <w:r w:rsidR="00F52E0C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22</w:t>
            </w:r>
            <w:r w:rsidRPr="001D16CB">
              <w:rPr>
                <w:rFonts w:ascii="Optima" w:hAnsi="Optima" w:cs="Times New Roman"/>
                <w:color w:val="000000" w:themeColor="text1"/>
                <w:sz w:val="18"/>
                <w:szCs w:val="18"/>
              </w:rPr>
              <w:t>.09.2025</w:t>
            </w:r>
          </w:p>
        </w:tc>
      </w:tr>
    </w:tbl>
    <w:p w14:paraId="0747D2BF" w14:textId="69F47280" w:rsidR="00723643" w:rsidRPr="00A86F7B" w:rsidRDefault="00723643" w:rsidP="00F52E0C">
      <w:pPr>
        <w:spacing w:line="240" w:lineRule="auto"/>
        <w:rPr>
          <w:rFonts w:ascii="Optima" w:hAnsi="Optima" w:cs="Times New Roman"/>
          <w:sz w:val="18"/>
        </w:rPr>
      </w:pPr>
    </w:p>
    <w:sectPr w:rsidR="00723643" w:rsidRPr="00A86F7B" w:rsidSect="00EE554E">
      <w:footerReference w:type="even" r:id="rId8"/>
      <w:pgSz w:w="11906" w:h="16838"/>
      <w:pgMar w:top="51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698D" w14:textId="77777777" w:rsidR="00E771BA" w:rsidRDefault="00E771BA" w:rsidP="00BE053D">
      <w:pPr>
        <w:spacing w:after="0" w:line="240" w:lineRule="auto"/>
      </w:pPr>
      <w:r>
        <w:separator/>
      </w:r>
    </w:p>
  </w:endnote>
  <w:endnote w:type="continuationSeparator" w:id="0">
    <w:p w14:paraId="56669614" w14:textId="77777777" w:rsidR="00E771BA" w:rsidRDefault="00E771B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3ADD0" w14:textId="77777777" w:rsidR="00E771BA" w:rsidRDefault="00E771BA" w:rsidP="00BE053D">
      <w:pPr>
        <w:spacing w:after="0" w:line="240" w:lineRule="auto"/>
      </w:pPr>
      <w:r>
        <w:separator/>
      </w:r>
    </w:p>
  </w:footnote>
  <w:footnote w:type="continuationSeparator" w:id="0">
    <w:p w14:paraId="0510FCD2" w14:textId="77777777" w:rsidR="00E771BA" w:rsidRDefault="00E771B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03F648A6"/>
    <w:lvl w:ilvl="0" w:tplc="BD366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A6A6A6" w:themeColor="background1" w:themeShade="A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1E219A"/>
    <w:multiLevelType w:val="hybridMultilevel"/>
    <w:tmpl w:val="7E3C3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C902CF"/>
    <w:multiLevelType w:val="hybridMultilevel"/>
    <w:tmpl w:val="422CFE8A"/>
    <w:lvl w:ilvl="0" w:tplc="BD366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A6A6A6" w:themeColor="background1" w:themeShade="A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1F2977"/>
    <w:multiLevelType w:val="hybridMultilevel"/>
    <w:tmpl w:val="281C0DC0"/>
    <w:lvl w:ilvl="0" w:tplc="BD366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A6A6A6" w:themeColor="background1" w:themeShade="A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F75C3E"/>
    <w:multiLevelType w:val="hybridMultilevel"/>
    <w:tmpl w:val="FD6EE7B8"/>
    <w:lvl w:ilvl="0" w:tplc="320EC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7B7B7B" w:themeColor="accent3" w:themeShade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8158E9"/>
    <w:multiLevelType w:val="hybridMultilevel"/>
    <w:tmpl w:val="B73AB832"/>
    <w:lvl w:ilvl="0" w:tplc="35F43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u w:color="C9C9C9" w:themeColor="accent3" w:themeTint="99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9"/>
  </w:num>
  <w:num w:numId="2" w16cid:durableId="1152600156">
    <w:abstractNumId w:val="23"/>
  </w:num>
  <w:num w:numId="3" w16cid:durableId="1697927410">
    <w:abstractNumId w:val="27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8"/>
  </w:num>
  <w:num w:numId="8" w16cid:durableId="881020874">
    <w:abstractNumId w:val="31"/>
  </w:num>
  <w:num w:numId="9" w16cid:durableId="1263149610">
    <w:abstractNumId w:val="17"/>
  </w:num>
  <w:num w:numId="10" w16cid:durableId="189681442">
    <w:abstractNumId w:val="33"/>
  </w:num>
  <w:num w:numId="11" w16cid:durableId="1844860521">
    <w:abstractNumId w:val="8"/>
  </w:num>
  <w:num w:numId="12" w16cid:durableId="369766251">
    <w:abstractNumId w:val="10"/>
  </w:num>
  <w:num w:numId="13" w16cid:durableId="318115815">
    <w:abstractNumId w:val="12"/>
  </w:num>
  <w:num w:numId="14" w16cid:durableId="303974678">
    <w:abstractNumId w:val="13"/>
  </w:num>
  <w:num w:numId="15" w16cid:durableId="91245226">
    <w:abstractNumId w:val="30"/>
  </w:num>
  <w:num w:numId="16" w16cid:durableId="1138110109">
    <w:abstractNumId w:val="7"/>
  </w:num>
  <w:num w:numId="17" w16cid:durableId="1063874226">
    <w:abstractNumId w:val="21"/>
  </w:num>
  <w:num w:numId="18" w16cid:durableId="113788392">
    <w:abstractNumId w:val="5"/>
  </w:num>
  <w:num w:numId="19" w16cid:durableId="560748726">
    <w:abstractNumId w:val="26"/>
  </w:num>
  <w:num w:numId="20" w16cid:durableId="1019890446">
    <w:abstractNumId w:val="14"/>
  </w:num>
  <w:num w:numId="21" w16cid:durableId="1358241060">
    <w:abstractNumId w:val="16"/>
  </w:num>
  <w:num w:numId="22" w16cid:durableId="1565333374">
    <w:abstractNumId w:val="20"/>
  </w:num>
  <w:num w:numId="23" w16cid:durableId="749930063">
    <w:abstractNumId w:val="11"/>
  </w:num>
  <w:num w:numId="24" w16cid:durableId="69692987">
    <w:abstractNumId w:val="29"/>
  </w:num>
  <w:num w:numId="25" w16cid:durableId="842476508">
    <w:abstractNumId w:val="34"/>
  </w:num>
  <w:num w:numId="26" w16cid:durableId="834301136">
    <w:abstractNumId w:val="24"/>
  </w:num>
  <w:num w:numId="27" w16cid:durableId="1631785384">
    <w:abstractNumId w:val="35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5"/>
  </w:num>
  <w:num w:numId="32" w16cid:durableId="1930698584">
    <w:abstractNumId w:val="28"/>
  </w:num>
  <w:num w:numId="33" w16cid:durableId="1395422966">
    <w:abstractNumId w:val="9"/>
  </w:num>
  <w:num w:numId="34" w16cid:durableId="308943849">
    <w:abstractNumId w:val="32"/>
  </w:num>
  <w:num w:numId="35" w16cid:durableId="800154736">
    <w:abstractNumId w:val="36"/>
  </w:num>
  <w:num w:numId="36" w16cid:durableId="2101439092">
    <w:abstractNumId w:val="15"/>
  </w:num>
  <w:num w:numId="37" w16cid:durableId="1746762436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C42"/>
    <w:rsid w:val="00061D33"/>
    <w:rsid w:val="00064643"/>
    <w:rsid w:val="00087747"/>
    <w:rsid w:val="000A1FDA"/>
    <w:rsid w:val="000B63E2"/>
    <w:rsid w:val="000B6548"/>
    <w:rsid w:val="000C71ED"/>
    <w:rsid w:val="000D3CAA"/>
    <w:rsid w:val="000D671A"/>
    <w:rsid w:val="001031EE"/>
    <w:rsid w:val="00103EC5"/>
    <w:rsid w:val="001105B7"/>
    <w:rsid w:val="00116C6E"/>
    <w:rsid w:val="00125CA6"/>
    <w:rsid w:val="00155C65"/>
    <w:rsid w:val="00156FC9"/>
    <w:rsid w:val="00162A5A"/>
    <w:rsid w:val="001647AB"/>
    <w:rsid w:val="00167A2F"/>
    <w:rsid w:val="00172867"/>
    <w:rsid w:val="00175B6D"/>
    <w:rsid w:val="001901ED"/>
    <w:rsid w:val="0019483A"/>
    <w:rsid w:val="001A46BF"/>
    <w:rsid w:val="001A481B"/>
    <w:rsid w:val="001B0186"/>
    <w:rsid w:val="001B62CA"/>
    <w:rsid w:val="001D16CB"/>
    <w:rsid w:val="001D3779"/>
    <w:rsid w:val="001D439E"/>
    <w:rsid w:val="001D4DCD"/>
    <w:rsid w:val="001E32E2"/>
    <w:rsid w:val="001F4175"/>
    <w:rsid w:val="00223A4D"/>
    <w:rsid w:val="00230506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5325A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1F66"/>
    <w:rsid w:val="004929FB"/>
    <w:rsid w:val="004A54BA"/>
    <w:rsid w:val="004B3C2F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93A94"/>
    <w:rsid w:val="005D6329"/>
    <w:rsid w:val="005E57F6"/>
    <w:rsid w:val="005F66AE"/>
    <w:rsid w:val="005F6D8C"/>
    <w:rsid w:val="00604749"/>
    <w:rsid w:val="006058D8"/>
    <w:rsid w:val="00610200"/>
    <w:rsid w:val="00623699"/>
    <w:rsid w:val="00632D5A"/>
    <w:rsid w:val="00635515"/>
    <w:rsid w:val="006546FD"/>
    <w:rsid w:val="00665BF3"/>
    <w:rsid w:val="006732D6"/>
    <w:rsid w:val="006752AF"/>
    <w:rsid w:val="0069256D"/>
    <w:rsid w:val="00693E09"/>
    <w:rsid w:val="006A2DE9"/>
    <w:rsid w:val="006A7230"/>
    <w:rsid w:val="006A7B46"/>
    <w:rsid w:val="006B4E32"/>
    <w:rsid w:val="006B72C7"/>
    <w:rsid w:val="006B7F78"/>
    <w:rsid w:val="006C2252"/>
    <w:rsid w:val="006D7F7F"/>
    <w:rsid w:val="006E2C9C"/>
    <w:rsid w:val="006E40EF"/>
    <w:rsid w:val="006F0039"/>
    <w:rsid w:val="006F7D46"/>
    <w:rsid w:val="007046E8"/>
    <w:rsid w:val="00711CEF"/>
    <w:rsid w:val="00720320"/>
    <w:rsid w:val="00723643"/>
    <w:rsid w:val="00725D3C"/>
    <w:rsid w:val="00733DA1"/>
    <w:rsid w:val="00737822"/>
    <w:rsid w:val="0074111D"/>
    <w:rsid w:val="007429A6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3FE5"/>
    <w:rsid w:val="00866846"/>
    <w:rsid w:val="00875DA9"/>
    <w:rsid w:val="0089240C"/>
    <w:rsid w:val="00895E38"/>
    <w:rsid w:val="008A49DF"/>
    <w:rsid w:val="008A782B"/>
    <w:rsid w:val="008B0FC0"/>
    <w:rsid w:val="008C429A"/>
    <w:rsid w:val="008D10FD"/>
    <w:rsid w:val="008E1F3D"/>
    <w:rsid w:val="008F64BE"/>
    <w:rsid w:val="009053D7"/>
    <w:rsid w:val="00907EA4"/>
    <w:rsid w:val="0091331D"/>
    <w:rsid w:val="0093223C"/>
    <w:rsid w:val="00941A87"/>
    <w:rsid w:val="009501C2"/>
    <w:rsid w:val="009668B9"/>
    <w:rsid w:val="00976577"/>
    <w:rsid w:val="00990D80"/>
    <w:rsid w:val="00996356"/>
    <w:rsid w:val="00997D9A"/>
    <w:rsid w:val="009D7C49"/>
    <w:rsid w:val="009E7297"/>
    <w:rsid w:val="009F04AB"/>
    <w:rsid w:val="00A0257D"/>
    <w:rsid w:val="00A12EDC"/>
    <w:rsid w:val="00A216F7"/>
    <w:rsid w:val="00A26D0D"/>
    <w:rsid w:val="00A33BDE"/>
    <w:rsid w:val="00A34885"/>
    <w:rsid w:val="00A43BC1"/>
    <w:rsid w:val="00A74225"/>
    <w:rsid w:val="00A86F7B"/>
    <w:rsid w:val="00A936D5"/>
    <w:rsid w:val="00AA1EB0"/>
    <w:rsid w:val="00AA2DA3"/>
    <w:rsid w:val="00AA5A9C"/>
    <w:rsid w:val="00AB016A"/>
    <w:rsid w:val="00AB2A5A"/>
    <w:rsid w:val="00AD28F8"/>
    <w:rsid w:val="00AD6F01"/>
    <w:rsid w:val="00AE4ED3"/>
    <w:rsid w:val="00B0230B"/>
    <w:rsid w:val="00B17D95"/>
    <w:rsid w:val="00B23509"/>
    <w:rsid w:val="00B26030"/>
    <w:rsid w:val="00B359DB"/>
    <w:rsid w:val="00B3632B"/>
    <w:rsid w:val="00B409D8"/>
    <w:rsid w:val="00B5178D"/>
    <w:rsid w:val="00B67F1F"/>
    <w:rsid w:val="00B701D7"/>
    <w:rsid w:val="00B8272D"/>
    <w:rsid w:val="00B843E0"/>
    <w:rsid w:val="00B90595"/>
    <w:rsid w:val="00BA215A"/>
    <w:rsid w:val="00BB5F09"/>
    <w:rsid w:val="00BC0D9F"/>
    <w:rsid w:val="00BC5C7E"/>
    <w:rsid w:val="00BE053D"/>
    <w:rsid w:val="00BF1A7A"/>
    <w:rsid w:val="00BF1FA3"/>
    <w:rsid w:val="00C00974"/>
    <w:rsid w:val="00C018E4"/>
    <w:rsid w:val="00C066FA"/>
    <w:rsid w:val="00C22D63"/>
    <w:rsid w:val="00C25387"/>
    <w:rsid w:val="00C54BE3"/>
    <w:rsid w:val="00C5571C"/>
    <w:rsid w:val="00C57F80"/>
    <w:rsid w:val="00C768ED"/>
    <w:rsid w:val="00C82A8F"/>
    <w:rsid w:val="00C85F4D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B38C6"/>
    <w:rsid w:val="00DD38E2"/>
    <w:rsid w:val="00E00140"/>
    <w:rsid w:val="00E13110"/>
    <w:rsid w:val="00E21A49"/>
    <w:rsid w:val="00E24DF1"/>
    <w:rsid w:val="00E40B9A"/>
    <w:rsid w:val="00E431ED"/>
    <w:rsid w:val="00E55D90"/>
    <w:rsid w:val="00E64FF5"/>
    <w:rsid w:val="00E771BA"/>
    <w:rsid w:val="00E907EC"/>
    <w:rsid w:val="00EA5421"/>
    <w:rsid w:val="00EB34FC"/>
    <w:rsid w:val="00EB5816"/>
    <w:rsid w:val="00ED0EA9"/>
    <w:rsid w:val="00EE554E"/>
    <w:rsid w:val="00EF77DF"/>
    <w:rsid w:val="00F06A96"/>
    <w:rsid w:val="00F11BEF"/>
    <w:rsid w:val="00F165E1"/>
    <w:rsid w:val="00F258E7"/>
    <w:rsid w:val="00F31B84"/>
    <w:rsid w:val="00F44F5F"/>
    <w:rsid w:val="00F52E0C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C0531"/>
    <w:rsid w:val="00FC13F0"/>
    <w:rsid w:val="00FD0FB7"/>
    <w:rsid w:val="00FE0496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827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827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8272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827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8272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1D16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3518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2025-09-17T03:52:00Z</dcterms:created>
  <dcterms:modified xsi:type="dcterms:W3CDTF">2025-09-23T04:44:00Z</dcterms:modified>
</cp:coreProperties>
</file>