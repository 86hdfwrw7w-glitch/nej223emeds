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C11B6"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PwC (Audit)</w:t>
      </w:r>
      <w:r w:rsidRPr="00F61068">
        <w:rPr>
          <w:rFonts w:ascii="Times New Roman" w:eastAsia="Times New Roman" w:hAnsi="Times New Roman" w:cs="Times New Roman"/>
          <w:color w:val="000000"/>
          <w:sz w:val="24"/>
          <w:szCs w:val="24"/>
          <w:lang w:val="de-DE" w:eastAsia="de-DE"/>
          <w14:ligatures w14:val="none"/>
        </w:rPr>
        <w:br/>
        <w:t>Seit 150 Jahren stehen Sie für Qualität, Transparenz und Kundenzufriedenheit. Mit über 14.000 Beschäftigten an 21 Standorten in Deutschland zählen Sie zu den größten Wirtschaftsprüfungen im Land. Von Tag eins bis zur Fertigstellung stehen Ihre Angestellten dem Mandanten persönlich zur Seite und betreuen den Prozess zielgerecht, stets den Wünschen und Bedürfnissen des Kunden entsprechend. Ein Praktikum in Ihrem Unternehmen erscheint deshalb ideal für mich zu sein.</w:t>
      </w:r>
    </w:p>
    <w:p w14:paraId="3060622A"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KPMG (Audit)</w:t>
      </w:r>
      <w:r w:rsidRPr="00F61068">
        <w:rPr>
          <w:rFonts w:ascii="Times New Roman" w:eastAsia="Times New Roman" w:hAnsi="Times New Roman" w:cs="Times New Roman"/>
          <w:color w:val="000000"/>
          <w:sz w:val="24"/>
          <w:szCs w:val="24"/>
          <w:lang w:val="de-DE" w:eastAsia="de-DE"/>
          <w14:ligatures w14:val="none"/>
        </w:rPr>
        <w:br/>
        <w:t>Als eine der vier größten Wirtschaftsprüfungsgesellschaften weltweit bietet Ihr Unternehmen ein umfangreiches Angebot an verschiedenen Dienstleistungen, die stets den individuellen Bedürfnissen und Wünschen der Kunden entsprechen. Mit 12.200 professionellen Angestellten arbeiten Sie an 27 Standorten in Deutschland auf Hochtouren an zahlreichen spannenden wirtschaftlichen Themenfeldern in unterschiedlichen Branchen. Ein Praktikum erscheint für mich deshalb ideal zu sein.</w:t>
      </w:r>
    </w:p>
    <w:p w14:paraId="7CA2A013"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Deloitte (Audit)</w:t>
      </w:r>
      <w:r w:rsidRPr="00F61068">
        <w:rPr>
          <w:rFonts w:ascii="Times New Roman" w:eastAsia="Times New Roman" w:hAnsi="Times New Roman" w:cs="Times New Roman"/>
          <w:color w:val="000000"/>
          <w:sz w:val="24"/>
          <w:szCs w:val="24"/>
          <w:lang w:val="de-DE" w:eastAsia="de-DE"/>
          <w14:ligatures w14:val="none"/>
        </w:rPr>
        <w:br/>
        <w:t xml:space="preserve">Ein Praktikum in Ihrem Unternehmen erscheint für mich ideal zu sein. Hervorragend finde ich Ihr umfangreiches Angebot an zahlreichen Dienstleistungen und die jahrelange Expertise in verschiedenen Branchen, die Sie betreuen, sowie die Wertschätzung für ambitionierte Mitarbeiter. Das „Executive &amp; Board </w:t>
      </w:r>
      <w:proofErr w:type="spellStart"/>
      <w:r w:rsidRPr="00F61068">
        <w:rPr>
          <w:rFonts w:ascii="Times New Roman" w:eastAsia="Times New Roman" w:hAnsi="Times New Roman" w:cs="Times New Roman"/>
          <w:color w:val="000000"/>
          <w:sz w:val="24"/>
          <w:szCs w:val="24"/>
          <w:lang w:val="de-DE" w:eastAsia="de-DE"/>
          <w14:ligatures w14:val="none"/>
        </w:rPr>
        <w:t>Program</w:t>
      </w:r>
      <w:proofErr w:type="spellEnd"/>
      <w:r w:rsidRPr="00F61068">
        <w:rPr>
          <w:rFonts w:ascii="Times New Roman" w:eastAsia="Times New Roman" w:hAnsi="Times New Roman" w:cs="Times New Roman"/>
          <w:color w:val="000000"/>
          <w:sz w:val="24"/>
          <w:szCs w:val="24"/>
          <w:lang w:val="de-DE" w:eastAsia="de-DE"/>
          <w14:ligatures w14:val="none"/>
        </w:rPr>
        <w:t>“, das Sie anbieten, signalisiert Interessenten und Mandanten, dass Deloitte es stets auf maximaler Ebene für wichtig hält, dass Entscheidungen von professionellem Personal ausgeführt werden.</w:t>
      </w:r>
    </w:p>
    <w:p w14:paraId="05E3E94C"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EY (Audit)</w:t>
      </w:r>
      <w:r w:rsidRPr="00F61068">
        <w:rPr>
          <w:rFonts w:ascii="Times New Roman" w:eastAsia="Times New Roman" w:hAnsi="Times New Roman" w:cs="Times New Roman"/>
          <w:color w:val="000000"/>
          <w:sz w:val="24"/>
          <w:szCs w:val="24"/>
          <w:lang w:val="de-DE" w:eastAsia="de-DE"/>
          <w14:ligatures w14:val="none"/>
        </w:rPr>
        <w:br/>
        <w:t xml:space="preserve">EY scheint mir für dieses Praktikum ideal zu sein. Mit Ihrem Anspruch, „Building a </w:t>
      </w:r>
      <w:proofErr w:type="spellStart"/>
      <w:r w:rsidRPr="00F61068">
        <w:rPr>
          <w:rFonts w:ascii="Times New Roman" w:eastAsia="Times New Roman" w:hAnsi="Times New Roman" w:cs="Times New Roman"/>
          <w:color w:val="000000"/>
          <w:sz w:val="24"/>
          <w:szCs w:val="24"/>
          <w:lang w:val="de-DE" w:eastAsia="de-DE"/>
          <w14:ligatures w14:val="none"/>
        </w:rPr>
        <w:t>better</w:t>
      </w:r>
      <w:proofErr w:type="spellEnd"/>
      <w:r w:rsidRPr="00F61068">
        <w:rPr>
          <w:rFonts w:ascii="Times New Roman" w:eastAsia="Times New Roman" w:hAnsi="Times New Roman" w:cs="Times New Roman"/>
          <w:color w:val="000000"/>
          <w:sz w:val="24"/>
          <w:szCs w:val="24"/>
          <w:lang w:val="de-DE" w:eastAsia="de-DE"/>
          <w14:ligatures w14:val="none"/>
        </w:rPr>
        <w:t xml:space="preserve"> </w:t>
      </w:r>
      <w:proofErr w:type="spellStart"/>
      <w:r w:rsidRPr="00F61068">
        <w:rPr>
          <w:rFonts w:ascii="Times New Roman" w:eastAsia="Times New Roman" w:hAnsi="Times New Roman" w:cs="Times New Roman"/>
          <w:color w:val="000000"/>
          <w:sz w:val="24"/>
          <w:szCs w:val="24"/>
          <w:lang w:val="de-DE" w:eastAsia="de-DE"/>
          <w14:ligatures w14:val="none"/>
        </w:rPr>
        <w:t>working</w:t>
      </w:r>
      <w:proofErr w:type="spellEnd"/>
      <w:r w:rsidRPr="00F61068">
        <w:rPr>
          <w:rFonts w:ascii="Times New Roman" w:eastAsia="Times New Roman" w:hAnsi="Times New Roman" w:cs="Times New Roman"/>
          <w:color w:val="000000"/>
          <w:sz w:val="24"/>
          <w:szCs w:val="24"/>
          <w:lang w:val="de-DE" w:eastAsia="de-DE"/>
          <w14:ligatures w14:val="none"/>
        </w:rPr>
        <w:t xml:space="preserve"> </w:t>
      </w:r>
      <w:proofErr w:type="spellStart"/>
      <w:r w:rsidRPr="00F61068">
        <w:rPr>
          <w:rFonts w:ascii="Times New Roman" w:eastAsia="Times New Roman" w:hAnsi="Times New Roman" w:cs="Times New Roman"/>
          <w:color w:val="000000"/>
          <w:sz w:val="24"/>
          <w:szCs w:val="24"/>
          <w:lang w:val="de-DE" w:eastAsia="de-DE"/>
          <w14:ligatures w14:val="none"/>
        </w:rPr>
        <w:t>world</w:t>
      </w:r>
      <w:proofErr w:type="spellEnd"/>
      <w:r w:rsidRPr="00F61068">
        <w:rPr>
          <w:rFonts w:ascii="Times New Roman" w:eastAsia="Times New Roman" w:hAnsi="Times New Roman" w:cs="Times New Roman"/>
          <w:color w:val="000000"/>
          <w:sz w:val="24"/>
          <w:szCs w:val="24"/>
          <w:lang w:val="de-DE" w:eastAsia="de-DE"/>
          <w14:ligatures w14:val="none"/>
        </w:rPr>
        <w:t>“, die Welt von morgen verbessern zu wollen, setzt sich Ihr Unternehmen insbesondere für Nachhaltigkeit und Modernisierung ein. Seit 100 Jahren stehen Sie mit Ihrem Namen für exzellente Dienstleistung und die Wertschätzung jedes Mandanten in unterschiedlichen Branchen weltweit. Mit 280.000 Mitarbeitenden arbeiten Sie unter Hochdruck in 150 Ländern und helfen Unternehmen beim Wachsen und bei der Optimierung von Prozessen.</w:t>
      </w:r>
    </w:p>
    <w:p w14:paraId="14B2D6E5"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t>Dornbach</w:t>
      </w:r>
      <w:r w:rsidRPr="007C6F17">
        <w:rPr>
          <w:rFonts w:ascii="Times New Roman" w:eastAsia="Times New Roman" w:hAnsi="Times New Roman" w:cs="Times New Roman"/>
          <w:color w:val="000000"/>
          <w:sz w:val="24"/>
          <w:szCs w:val="24"/>
          <w:lang w:val="de-DE" w:eastAsia="de-DE"/>
          <w14:ligatures w14:val="none"/>
        </w:rPr>
        <w:br/>
        <w:t>Das Praktikum bei Dornbach erscheint für mich besonders interessant zu sein, insbesondere stehe ich hinter Ihrem Slogan: „Wir bei DORNBACH sind Macher.“ Dieses Zitat spiegelt auch meine Ambition, stets ein klares Ziel zu verfolgen und zu erreichen, wider. Mit über 20 Standorten in Deutschland und über 500 qualifizierten Mitarbeitern bieten Sie ein umfangreiches Angebot aus Ihrem Portfolio. Von der klassischen Wirtschaftsprüfung bis hin zur Beratung stehen Sie für jahrelange Erfahrung und Qualität. Dies sind Werte, mit denen ich mich vollkommen identifizieren kann und auf denen ich gerne aufbauen würde.</w:t>
      </w:r>
    </w:p>
    <w:p w14:paraId="07C72D20"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Baker Tilly (Audit)</w:t>
      </w:r>
      <w:r w:rsidRPr="00402A8A">
        <w:rPr>
          <w:rFonts w:ascii="Times New Roman" w:eastAsia="Times New Roman" w:hAnsi="Times New Roman" w:cs="Times New Roman"/>
          <w:color w:val="000000"/>
          <w:sz w:val="24"/>
          <w:szCs w:val="24"/>
          <w:lang w:val="de-DE" w:eastAsia="de-DE"/>
          <w14:ligatures w14:val="none"/>
        </w:rPr>
        <w:br/>
        <w:t>Das Praktikum bei Baker Tilly interessiert mich sehr. Mit über 1.330 Mitarbeitern an zehn Standorten in Deutschland bieten Sie eine umfangreiche Auswahl Ihrer Dienstleistungen an. Von der klassischen Wirtschaftsprüfung bis hin zur Beratung stehen bei Ihnen die Wünsche und Bedürfnisse der Mandanten an vorderster Stelle. Durch Ihre jahrelange Erfahrung im Schwerpunkt des großen, internationalen Mittelstands wissen Sie, worauf es ankommt, um zielgerichtet ans Ziel zu gelangen. Als eine der größten Wirtschaftsprüfungen in Deutschland sehe ich in Ihrem Unternehmen die Möglichkeit, im Praktikum umfangreiches Wissen aufzunehmen, um darauf eine erfolgreiche Karriere aufzubauen.</w:t>
      </w:r>
    </w:p>
    <w:p w14:paraId="7F1AEA28"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lastRenderedPageBreak/>
        <w:t>Rödl &amp; Partner GmbH (Audit)</w:t>
      </w:r>
      <w:r w:rsidRPr="00402A8A">
        <w:rPr>
          <w:rFonts w:ascii="Times New Roman" w:eastAsia="Times New Roman" w:hAnsi="Times New Roman" w:cs="Times New Roman"/>
          <w:color w:val="000000"/>
          <w:sz w:val="24"/>
          <w:szCs w:val="24"/>
          <w:lang w:val="de-DE" w:eastAsia="de-DE"/>
          <w14:ligatures w14:val="none"/>
        </w:rPr>
        <w:br/>
        <w:t>Ein Praktikum bei Rödl &amp; Partner finde ich besonders interessant. Hervorzuheben ist insbesondere die seit 1994 von Mitarbeitern ins Leben gerufene „Rödl-Mitarbeiter-Stiftung für Kinderhilfe“, die ich sehr unterstütze. Mit über 5.500 Mitarbeitern in 50 Ländern zählen Sie zu den führenden Wirtschaftsprüfungsgesellschaften auf dem globalen Markt. Durch Ihre starke Präsenz bei deutschen Familienunternehmen verstehen Sie die Sprache Ihrer Mandanten in Bezug auf Anregungen und Wünsche, um sie dann optimal beraten zu können. So sehe ich auch in Ihrem Unternehmen die Möglichkeit, in einem Praktikum umfangreiches Wissen mitzunehmen, um darauf erfolgreich eine Karriere aufbauen zu können.</w:t>
      </w:r>
    </w:p>
    <w:p w14:paraId="4695EFF3" w14:textId="35A4E842"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Noerr Part GmbH (Audit)</w:t>
      </w:r>
      <w:r w:rsidRPr="00402A8A">
        <w:rPr>
          <w:rFonts w:ascii="Times New Roman" w:eastAsia="Times New Roman" w:hAnsi="Times New Roman" w:cs="Times New Roman"/>
          <w:color w:val="000000"/>
          <w:sz w:val="24"/>
          <w:szCs w:val="24"/>
          <w:lang w:val="de-DE" w:eastAsia="de-DE"/>
          <w14:ligatures w14:val="none"/>
        </w:rPr>
        <w:t xml:space="preserve"> Das Praktikum bei der Noerr Part interessiert mich sehr. Vornehmlich hervorzuheben ist einer Ihrer Leitsätze: „Nachhaltigkeit schaffen“, den ich sehr schätze und der Sie von der Konkurrenz erheblich unterscheidet. Mit über 1.100 Mitarbeitern in zehn Ländern zählen Sie zu den führenden Wirtschaftsprüfungsgesellschaften auf dem globalen Markt. Seit Ihrer Gründung im Jahre 1950 in München stehen Sie für Erfolg und Zufriedenheit bei Ihren Mandanten. Ich sehe in einem Praktikum bei Ihnen die Möglichkeit, ein umfangreiches Wissen aufzunehmen und mitzunehmen, um darauf erfolgreich eine Karriere aufzubauen.</w:t>
      </w:r>
    </w:p>
    <w:p w14:paraId="01231B04"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Mazars GmbH &amp; Co. KG (Audit)</w:t>
      </w:r>
      <w:r w:rsidRPr="00402A8A">
        <w:rPr>
          <w:rFonts w:ascii="Times New Roman" w:eastAsia="Times New Roman" w:hAnsi="Times New Roman" w:cs="Times New Roman"/>
          <w:color w:val="000000"/>
          <w:sz w:val="24"/>
          <w:szCs w:val="24"/>
          <w:lang w:val="de-DE" w:eastAsia="de-DE"/>
          <w14:ligatures w14:val="none"/>
        </w:rPr>
        <w:t xml:space="preserve"> Das Praktikum bei Mazars ist für mich besonders interessant. Mit über 47.000 Mitarbeitern in 95 Ländern zählen Sie seit Ihrer Gründung im Jahre 1945 zu den führenden Wirtschaftsprüfungsgesellschaften auf dem globalen Markt. Durch Ihre breit gefächerte Tätigkeit in verschiedenen Branchen und Ihre zahlreichen Dienstleistungen sehe ich in Ihrem Unternehmen ein optimales Umfeld für ein Praktikum, in dem ich den Alltag einer Wirtschaftsprüfungsgesellschaft hautnah miterleben darf.</w:t>
      </w:r>
    </w:p>
    <w:p w14:paraId="3AD024D9"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Grant Thornton AG (Audit)</w:t>
      </w:r>
      <w:r w:rsidRPr="00402A8A">
        <w:rPr>
          <w:rFonts w:ascii="Times New Roman" w:eastAsia="Times New Roman" w:hAnsi="Times New Roman" w:cs="Times New Roman"/>
          <w:color w:val="000000"/>
          <w:sz w:val="24"/>
          <w:szCs w:val="24"/>
          <w:lang w:val="de-DE" w:eastAsia="de-DE"/>
          <w14:ligatures w14:val="none"/>
        </w:rPr>
        <w:t xml:space="preserve"> Das Praktikum bei der Grant Thornton AG interessiert mich sehr. Mit über 68.000 Mitarbeitern in 150 Ländern zählen Sie zu den führenden Wirtschaftsprüfungsgesellschaften auf dem globalen Markt. Durch Ihre breit gefächerte Tätigkeit in verschiedenen Branchen und Ihre zahlreichen Dienstleistungen sehe ich in Ihrem Unternehmen ein optimales Praktikum, bei dem ich den Alltag einer Wirtschaftsprüfungsgesellschaft hautnah miterleben darf.</w:t>
      </w:r>
    </w:p>
    <w:p w14:paraId="5E225BBE"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Ebner Stolz GmbH &amp; Co. KG (Audit)</w:t>
      </w:r>
      <w:r w:rsidRPr="00402A8A">
        <w:rPr>
          <w:rFonts w:ascii="Times New Roman" w:eastAsia="Times New Roman" w:hAnsi="Times New Roman" w:cs="Times New Roman"/>
          <w:color w:val="000000"/>
          <w:sz w:val="24"/>
          <w:szCs w:val="24"/>
          <w:lang w:val="de-DE" w:eastAsia="de-DE"/>
          <w14:ligatures w14:val="none"/>
        </w:rPr>
        <w:t xml:space="preserve"> Das Praktikum bei der Ebner Stolz GmbH &amp; Co. KG ist für mich eine besonders attraktive Option. Hervorzuheben ist insbesondere, dass Sie Ihren Mitarbeitern die Möglichkeit zur Weiterbildung anbieten, was ich sehr schätze und was Sie von der Konkurrenz erheblich unterscheidet. Mit 2.100 Mitarbeitern an 14 Standorten in Deutschland sowie drei Niederlassungen in China und Südostasien zählen Sie zu den führenden Wirtschaftsprüfungsgesellschaften auf dem globalen Markt. So sehe ich auch in Ihrem Unternehmen die Möglichkeit, in einem Praktikum ein umfangreiches Wissen mitzunehmen, um darauf erfolgreich eine Karriere aufzubauen.</w:t>
      </w:r>
    </w:p>
    <w:p w14:paraId="3D073CED"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proofErr w:type="spellStart"/>
      <w:r w:rsidRPr="007C6F17">
        <w:rPr>
          <w:rFonts w:ascii="Times New Roman" w:eastAsia="Times New Roman" w:hAnsi="Times New Roman" w:cs="Times New Roman"/>
          <w:b/>
          <w:bCs/>
          <w:color w:val="000000"/>
          <w:sz w:val="24"/>
          <w:szCs w:val="24"/>
          <w:lang w:val="de-DE" w:eastAsia="de-DE"/>
          <w14:ligatures w14:val="none"/>
        </w:rPr>
        <w:t>Allert&amp;Co</w:t>
      </w:r>
      <w:proofErr w:type="spellEnd"/>
      <w:r w:rsidRPr="007C6F17">
        <w:rPr>
          <w:rFonts w:ascii="Times New Roman" w:eastAsia="Times New Roman" w:hAnsi="Times New Roman" w:cs="Times New Roman"/>
          <w:color w:val="000000"/>
          <w:sz w:val="24"/>
          <w:szCs w:val="24"/>
          <w:lang w:val="de-DE" w:eastAsia="de-DE"/>
          <w14:ligatures w14:val="none"/>
        </w:rPr>
        <w:br/>
        <w:t xml:space="preserve">Das Praktikum bei </w:t>
      </w:r>
      <w:proofErr w:type="spellStart"/>
      <w:r w:rsidRPr="007C6F17">
        <w:rPr>
          <w:rFonts w:ascii="Times New Roman" w:eastAsia="Times New Roman" w:hAnsi="Times New Roman" w:cs="Times New Roman"/>
          <w:color w:val="000000"/>
          <w:sz w:val="24"/>
          <w:szCs w:val="24"/>
          <w:lang w:val="de-DE" w:eastAsia="de-DE"/>
          <w14:ligatures w14:val="none"/>
        </w:rPr>
        <w:t>Allert&amp;Co</w:t>
      </w:r>
      <w:proofErr w:type="spellEnd"/>
      <w:r w:rsidRPr="007C6F17">
        <w:rPr>
          <w:rFonts w:ascii="Times New Roman" w:eastAsia="Times New Roman" w:hAnsi="Times New Roman" w:cs="Times New Roman"/>
          <w:color w:val="000000"/>
          <w:sz w:val="24"/>
          <w:szCs w:val="24"/>
          <w:lang w:val="de-DE" w:eastAsia="de-DE"/>
          <w14:ligatures w14:val="none"/>
        </w:rPr>
        <w:t xml:space="preserve"> scheint für mich besonders interessant zu sein, da sich Ihr Unternehmen seit 20 Jahren mit einer starken Vertraulichkeit und weit über 100 erfolgreichen Transaktionen auszeichnet. Insbesondere hervorzuheben ist Ihre interne Teamorientierung sowie Ihre messerscharfe Fokussierung bei Erreichen des Ziels. Ich bin der festen Überzeugung, dass ich durch ein Praktikum in Ihrem Betrieb ein gutes Fundament legen kann, um das Handwerk eines M&amp;A-Beraters gut zu beherrschen und umzusetzen.</w:t>
      </w:r>
    </w:p>
    <w:p w14:paraId="59B91E06"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lastRenderedPageBreak/>
        <w:t>Nachfolgekontor</w:t>
      </w:r>
      <w:r w:rsidRPr="007C6F17">
        <w:rPr>
          <w:rFonts w:ascii="Times New Roman" w:eastAsia="Times New Roman" w:hAnsi="Times New Roman" w:cs="Times New Roman"/>
          <w:color w:val="000000"/>
          <w:sz w:val="24"/>
          <w:szCs w:val="24"/>
          <w:lang w:val="de-DE" w:eastAsia="de-DE"/>
          <w14:ligatures w14:val="none"/>
        </w:rPr>
        <w:br/>
        <w:t>Das Praktikum bei Nachfolgekontor ist nach meiner Ansicht optimal, dies begründe ich durch Ihre weit über 117 Transaktionen, die Sie seit Ihrer Gründung 2014 erfolgreich abgeschlossen haben. Durch Ihre Spezialisierung auf kleine und mittlere Unternehmen wissen Sie, wie der Mittelstand lebt und funktioniert, und zählen zu Recht zu den Top 5 bankenunabhängigen Beratungsunternehmen in Deutschland. Ich bin der festen Überzeugung, dass ich durch ein Praktikum in Ihrem Unternehmen ein umfangreiches Wissen über das M&amp;A sammeln und darauf meine Karriere aufbauen kann.</w:t>
      </w:r>
    </w:p>
    <w:p w14:paraId="2DC1A26C"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t>Taurus</w:t>
      </w:r>
      <w:r w:rsidRPr="007C6F17">
        <w:rPr>
          <w:rFonts w:ascii="Times New Roman" w:eastAsia="Times New Roman" w:hAnsi="Times New Roman" w:cs="Times New Roman"/>
          <w:color w:val="000000"/>
          <w:sz w:val="24"/>
          <w:szCs w:val="24"/>
          <w:lang w:val="de-DE" w:eastAsia="de-DE"/>
          <w14:ligatures w14:val="none"/>
        </w:rPr>
        <w:br/>
        <w:t>Das Praktikum bei Taurus erscheint ideal für mich zu sein, da Sie sich seit 15 Jahren als seriöses und unabhängiges Unternehmen auszeichnen. Insbesondere ist Ihnen die Wertschätzung Ihrer Mandanten wichtig. Zudem steht bei Sell- oder Buy-Strategien die Kommunikation an erster Stelle, die auch nach einer erfolgreichen Transaktion noch Jahre später wirkt. Ich bin der festen Überzeugung, dass ich durch ein Praktikum in Ihrem Unternehmen ein umfangreiches Portfolio an Wissen sammeln und das Fundament eines M&amp;A-Beraters bauen kann.</w:t>
      </w:r>
    </w:p>
    <w:p w14:paraId="7880E5B1"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t>Steinbeis</w:t>
      </w:r>
      <w:r w:rsidRPr="007C6F17">
        <w:rPr>
          <w:rFonts w:ascii="Times New Roman" w:eastAsia="Times New Roman" w:hAnsi="Times New Roman" w:cs="Times New Roman"/>
          <w:color w:val="000000"/>
          <w:sz w:val="24"/>
          <w:szCs w:val="24"/>
          <w:lang w:val="de-DE" w:eastAsia="de-DE"/>
          <w14:ligatures w14:val="none"/>
        </w:rPr>
        <w:br/>
        <w:t>Das Praktikum bei Steinbeis ist für mich optimal. Mit über 200 Transaktionen im Mittelstand und neun Standorten zählen Sie zu den führenden Beratungsgesellschaften in der DACH-Region. Von der Automobilindustrie bis zum Real Estate &amp; Construction bieten Sie Schwerpunkte in elf Bereichen an. Auch halte ich es für interessant, dass Ihr Unternehmen bei der Analyse und Planung des Stromkonzerns EnBW ausführlich beraten hat. So bin ich der festen Überzeugung, dass ich durch das Praktikum in Ihrem Unternehmen ein umfangreiches Repertoire an Wissen gewinnen kann.</w:t>
      </w:r>
    </w:p>
    <w:p w14:paraId="203EC1E1"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Quirin Privatbank AG</w:t>
      </w:r>
      <w:r w:rsidRPr="00402A8A">
        <w:rPr>
          <w:rFonts w:ascii="Times New Roman" w:eastAsia="Times New Roman" w:hAnsi="Times New Roman" w:cs="Times New Roman"/>
          <w:color w:val="000000"/>
          <w:sz w:val="24"/>
          <w:szCs w:val="24"/>
          <w:lang w:val="de-DE" w:eastAsia="de-DE"/>
          <w14:ligatures w14:val="none"/>
        </w:rPr>
        <w:br/>
        <w:t>Ein Praktikum in Ihrem Unternehmen interessiert mich sehr. Seit der Gründung Ihres Unternehmens im Jahr 2006 bis zur heutigen Zeit wuchs Ihr Unternehmen an Popularität und Größe, was sich sehen lässt. Mit 250 Beschäftigten an 15 Standorten in ganz Deutschland und rund 70.000 Online-Kunden verwalten Sie auch ein Vermögen von über sechs Milliarden Euro. Dies sind Zahlen, die für Kompetenz, Erfolg und Sicherheit sprechen, insbesondere auch durch die Auszeichnung von Focus Money aus der Ausgabe 36/2023 mit der Note „hervorragend“, die viermal vergeben wurde und Platz 1 der Privatbanken im Vergleich zu 20 anderen Banken erreichte. So bin ich der festen Überzeugung, dass ich durch ein Praktikum in Ihrem Unternehmen außerordentliches Wissen mitnehmen kann, um darauf eine erfolgreiche Karriere aufbauen zu können.</w:t>
      </w:r>
    </w:p>
    <w:p w14:paraId="22A0922E"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ox8 Corporate Finance</w:t>
      </w:r>
      <w:r w:rsidRPr="00402A8A">
        <w:rPr>
          <w:rFonts w:ascii="Times New Roman" w:eastAsia="Times New Roman" w:hAnsi="Times New Roman" w:cs="Times New Roman"/>
          <w:color w:val="000000"/>
          <w:sz w:val="24"/>
          <w:szCs w:val="24"/>
          <w:lang w:val="de-DE" w:eastAsia="de-DE"/>
          <w14:ligatures w14:val="none"/>
        </w:rPr>
        <w:br/>
        <w:t>Das Praktikum bei ox8 Corporate Finance interessiert mich sehr. Seit Ihrer Gründung im Jahr 2018 stehen Sie für die Qualität jedes einzelnen Kunden, sodass die Anzahl an parallellaufenden Transaktionen in einem kleineren Rahmen bleibt, um möglichst das maximale Potenzial jeder einzelnen Transaktion auszuschöpfen. Mit über 25 erfolgreichen Transaktionen und einer 90-prozentigen Übernahmequote können Sie dies bestätigen. Auch bei Ihrer aktuellen Sell-Side-Beratung im September 2023 für das Unternehmen TERAVOLT GmbH, das unter anderem Kunden wie Telekom, Sky oder RTL betreut, zeigt sich eine enorme Sicherheit und Seriosität auf dem Markt als Dienstleister. So bin ich der festen Überzeugung, dass ich durch ein Praktikum in Ihrem Unternehmen außerordentliches Wissen mitnehmen kann, um darauf eine erfolgreiche Karriere aufbauen zu können.</w:t>
      </w:r>
    </w:p>
    <w:p w14:paraId="67D7D17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b/>
          <w:bCs/>
          <w:color w:val="000000"/>
          <w:sz w:val="24"/>
          <w:szCs w:val="24"/>
          <w:lang w:val="de-DE" w:eastAsia="de-DE"/>
          <w14:ligatures w14:val="none"/>
        </w:rPr>
        <w:t xml:space="preserve">Deutsche </w:t>
      </w:r>
      <w:proofErr w:type="spellStart"/>
      <w:r w:rsidRPr="00502996">
        <w:rPr>
          <w:rFonts w:ascii="Times New Roman" w:eastAsia="Times New Roman" w:hAnsi="Times New Roman" w:cs="Times New Roman"/>
          <w:b/>
          <w:bCs/>
          <w:color w:val="000000"/>
          <w:sz w:val="24"/>
          <w:szCs w:val="24"/>
          <w:lang w:val="de-DE" w:eastAsia="de-DE"/>
          <w14:ligatures w14:val="none"/>
        </w:rPr>
        <w:t>CleanTech</w:t>
      </w:r>
      <w:proofErr w:type="spellEnd"/>
    </w:p>
    <w:p w14:paraId="5D8BA057" w14:textId="68482495"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del w:id="0" w:author="David Döbele" w:date="2024-10-29T19:24:00Z" w16du:dateUtc="2024-10-29T18:24:00Z">
        <w:r w:rsidRPr="00502996" w:rsidDel="000462FF">
          <w:rPr>
            <w:rFonts w:ascii="Times New Roman" w:eastAsia="Times New Roman" w:hAnsi="Times New Roman" w:cs="Times New Roman"/>
            <w:color w:val="000000"/>
            <w:sz w:val="24"/>
            <w:szCs w:val="24"/>
            <w:lang w:val="de-DE" w:eastAsia="de-DE"/>
            <w14:ligatures w14:val="none"/>
          </w:rPr>
          <w:lastRenderedPageBreak/>
          <w:delText>Nicht jedes Unternehmen spezialisiert sich so umfangreich</w:delText>
        </w:r>
      </w:del>
      <w:ins w:id="1" w:author="David Döbele" w:date="2024-10-29T19:24:00Z" w16du:dateUtc="2024-10-29T18:24:00Z">
        <w:r w:rsidR="000462FF">
          <w:rPr>
            <w:rFonts w:ascii="Times New Roman" w:eastAsia="Times New Roman" w:hAnsi="Times New Roman" w:cs="Times New Roman"/>
            <w:color w:val="000000"/>
            <w:sz w:val="24"/>
            <w:szCs w:val="24"/>
            <w:lang w:val="de-DE" w:eastAsia="de-DE"/>
            <w14:ligatures w14:val="none"/>
          </w:rPr>
          <w:t xml:space="preserve">Besonders spannend finde ich Ihre </w:t>
        </w:r>
        <w:proofErr w:type="spellStart"/>
        <w:r w:rsidR="000462FF">
          <w:rPr>
            <w:rFonts w:ascii="Times New Roman" w:eastAsia="Times New Roman" w:hAnsi="Times New Roman" w:cs="Times New Roman"/>
            <w:color w:val="000000"/>
            <w:sz w:val="24"/>
            <w:szCs w:val="24"/>
            <w:lang w:val="de-DE" w:eastAsia="de-DE"/>
            <w14:ligatures w14:val="none"/>
          </w:rPr>
          <w:t>Spezialiesierung</w:t>
        </w:r>
      </w:ins>
      <w:proofErr w:type="spellEnd"/>
      <w:r w:rsidRPr="00502996">
        <w:rPr>
          <w:rFonts w:ascii="Times New Roman" w:eastAsia="Times New Roman" w:hAnsi="Times New Roman" w:cs="Times New Roman"/>
          <w:color w:val="000000"/>
          <w:sz w:val="24"/>
          <w:szCs w:val="24"/>
          <w:lang w:val="de-DE" w:eastAsia="de-DE"/>
          <w14:ligatures w14:val="none"/>
        </w:rPr>
        <w:t xml:space="preserve"> im Bereich </w:t>
      </w:r>
      <w:proofErr w:type="spellStart"/>
      <w:r w:rsidRPr="00502996">
        <w:rPr>
          <w:rFonts w:ascii="Times New Roman" w:eastAsia="Times New Roman" w:hAnsi="Times New Roman" w:cs="Times New Roman"/>
          <w:color w:val="000000"/>
          <w:sz w:val="24"/>
          <w:szCs w:val="24"/>
          <w:lang w:val="de-DE" w:eastAsia="de-DE"/>
          <w14:ligatures w14:val="none"/>
        </w:rPr>
        <w:t>Cleantech</w:t>
      </w:r>
      <w:proofErr w:type="spellEnd"/>
      <w:r w:rsidRPr="00502996">
        <w:rPr>
          <w:rFonts w:ascii="Times New Roman" w:eastAsia="Times New Roman" w:hAnsi="Times New Roman" w:cs="Times New Roman"/>
          <w:color w:val="000000"/>
          <w:sz w:val="24"/>
          <w:szCs w:val="24"/>
          <w:lang w:val="de-DE" w:eastAsia="de-DE"/>
          <w14:ligatures w14:val="none"/>
        </w:rPr>
        <w:t xml:space="preserve"> und erneuerbare Energien</w:t>
      </w:r>
      <w:del w:id="2" w:author="David Döbele" w:date="2024-10-29T19:24:00Z" w16du:dateUtc="2024-10-29T18:24:00Z">
        <w:r w:rsidRPr="00502996" w:rsidDel="000462FF">
          <w:rPr>
            <w:rFonts w:ascii="Times New Roman" w:eastAsia="Times New Roman" w:hAnsi="Times New Roman" w:cs="Times New Roman"/>
            <w:color w:val="000000"/>
            <w:sz w:val="24"/>
            <w:szCs w:val="24"/>
            <w:lang w:val="de-DE" w:eastAsia="de-DE"/>
            <w14:ligatures w14:val="none"/>
          </w:rPr>
          <w:delText xml:space="preserve"> wie Ihr</w:delText>
        </w:r>
      </w:del>
      <w:r w:rsidRPr="00502996">
        <w:rPr>
          <w:rFonts w:ascii="Times New Roman" w:eastAsia="Times New Roman" w:hAnsi="Times New Roman" w:cs="Times New Roman"/>
          <w:color w:val="000000"/>
          <w:sz w:val="24"/>
          <w:szCs w:val="24"/>
          <w:lang w:val="de-DE" w:eastAsia="de-DE"/>
          <w14:ligatures w14:val="none"/>
        </w:rPr>
        <w:t xml:space="preserve">. Mit über 100 Transaktionen und 100-jähriger Erfahrung wissen Sie, dass die Wünsche und Bedürfnisse Ihrer Mandanten exakt durch die professionelle Beratung Ihrer über zehn Experten betreut werden, um stets jede Transaktion erfolgreich abzuschließen. Durch das Praktikum in Ihrem Unternehmen habe ich die Möglichkeit, essenzielle Bausteine aus den zahlreichen Unternehmen, die in der </w:t>
      </w:r>
      <w:proofErr w:type="spellStart"/>
      <w:r w:rsidRPr="00502996">
        <w:rPr>
          <w:rFonts w:ascii="Times New Roman" w:eastAsia="Times New Roman" w:hAnsi="Times New Roman" w:cs="Times New Roman"/>
          <w:color w:val="000000"/>
          <w:sz w:val="24"/>
          <w:szCs w:val="24"/>
          <w:lang w:val="de-DE" w:eastAsia="de-DE"/>
          <w14:ligatures w14:val="none"/>
        </w:rPr>
        <w:t>Cleantech</w:t>
      </w:r>
      <w:proofErr w:type="spellEnd"/>
      <w:r w:rsidRPr="00502996">
        <w:rPr>
          <w:rFonts w:ascii="Times New Roman" w:eastAsia="Times New Roman" w:hAnsi="Times New Roman" w:cs="Times New Roman"/>
          <w:color w:val="000000"/>
          <w:sz w:val="24"/>
          <w:szCs w:val="24"/>
          <w:lang w:val="de-DE" w:eastAsia="de-DE"/>
          <w14:ligatures w14:val="none"/>
        </w:rPr>
        <w:t>- und erneuerbaren Energien-Branche tätig sind, mitzunehmen, um damit mein Portfolio an Wissen zu erweitern.</w:t>
      </w:r>
    </w:p>
    <w:p w14:paraId="509308D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b/>
          <w:bCs/>
          <w:color w:val="000000"/>
          <w:sz w:val="24"/>
          <w:szCs w:val="24"/>
          <w:lang w:val="de-DE" w:eastAsia="de-DE"/>
          <w14:ligatures w14:val="none"/>
        </w:rPr>
        <w:t>Sigma Corporate Finance</w:t>
      </w:r>
    </w:p>
    <w:p w14:paraId="33C6F4C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color w:val="000000"/>
          <w:sz w:val="24"/>
          <w:szCs w:val="24"/>
          <w:lang w:val="de-DE" w:eastAsia="de-DE"/>
          <w14:ligatures w14:val="none"/>
        </w:rPr>
        <w:t>Ein Praktikum in Ihrem Unternehmen eröffnet mir langfristig die Möglichkeit, ein erfolgreiches Berufsleben zu starten. Seit Ihrer Gründung im Jahre 2005 bieten Sie Ihren Mandanten eine unabhängige, transparente und nachhaltige Beratung an. Diese Werte beschreiben Sie auf Ihrer Webseite ausführlich. Durch Ihre zahlreichen Transaktionen in verschiedenen Branchen können Sie mit 65 erfolgreichen Transaktionen auf einen erfolgreichen Unternehmenserfolg zurückblicken. So wäre ein Praktikum in Ihrem Unternehmen für mich die Möglichkeit, erste Berührungspunkte im M&amp;A zu sammeln, um darauf eine erfolgreiche Karriere aufzubauen.</w:t>
      </w:r>
    </w:p>
    <w:p w14:paraId="72A93382"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b/>
          <w:bCs/>
          <w:color w:val="000000"/>
          <w:sz w:val="24"/>
          <w:szCs w:val="24"/>
          <w:lang w:val="de-DE" w:eastAsia="de-DE"/>
          <w14:ligatures w14:val="none"/>
        </w:rPr>
        <w:t>Saxenhammer</w:t>
      </w:r>
    </w:p>
    <w:p w14:paraId="7EF1416B" w14:textId="6BAA745A" w:rsidR="00E63A2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color w:val="000000"/>
          <w:sz w:val="24"/>
          <w:szCs w:val="24"/>
          <w:lang w:val="de-DE" w:eastAsia="de-DE"/>
          <w14:ligatures w14:val="none"/>
        </w:rPr>
        <w:t xml:space="preserve">Seit mehr als 15 Jahren steht Ihr Unternehmen für eine hervorragende Beratung und stets den Wünschen der Mandanten </w:t>
      </w:r>
      <w:r>
        <w:rPr>
          <w:rFonts w:ascii="Times New Roman" w:eastAsia="Times New Roman" w:hAnsi="Times New Roman" w:cs="Times New Roman"/>
          <w:color w:val="000000"/>
          <w:sz w:val="24"/>
          <w:szCs w:val="24"/>
          <w:lang w:val="de-DE" w:eastAsia="de-DE"/>
          <w14:ligatures w14:val="none"/>
        </w:rPr>
        <w:t>verpflichtet</w:t>
      </w:r>
      <w:r w:rsidRPr="00502996">
        <w:rPr>
          <w:rFonts w:ascii="Times New Roman" w:eastAsia="Times New Roman" w:hAnsi="Times New Roman" w:cs="Times New Roman"/>
          <w:color w:val="000000"/>
          <w:sz w:val="24"/>
          <w:szCs w:val="24"/>
          <w:lang w:val="de-DE" w:eastAsia="de-DE"/>
          <w14:ligatures w14:val="none"/>
        </w:rPr>
        <w:t xml:space="preserve">. Mit über 300 erfolgreichen Transaktionen sowie einer mehr als 20-jährigen Erfahrung verstehen Sie die Sprache des Mittelstands. Ein Praktikum in Ihrem Unternehmen würde mir dabei helfen, essenzielle Grundlagen aus dem M&amp;A mitzunehmen, um darauf eine erfolgreiche Karriere aufzubauen. Mit einer 90-prozentigen Erfolgsquote sowie einem 20 Milliarden Euro Transaktionswert sehe ich in Ihrem Unternehmen den optimalen Arbeitgeber, um meine Lernkurve exponentiell zu </w:t>
      </w:r>
      <w:r>
        <w:rPr>
          <w:rFonts w:ascii="Times New Roman" w:eastAsia="Times New Roman" w:hAnsi="Times New Roman" w:cs="Times New Roman"/>
          <w:color w:val="000000"/>
          <w:sz w:val="24"/>
          <w:szCs w:val="24"/>
          <w:lang w:val="de-DE" w:eastAsia="de-DE"/>
          <w14:ligatures w14:val="none"/>
        </w:rPr>
        <w:t>erhöhen</w:t>
      </w:r>
      <w:r w:rsidRPr="00502996">
        <w:rPr>
          <w:rFonts w:ascii="Times New Roman" w:eastAsia="Times New Roman" w:hAnsi="Times New Roman" w:cs="Times New Roman"/>
          <w:color w:val="000000"/>
          <w:sz w:val="24"/>
          <w:szCs w:val="24"/>
          <w:lang w:val="de-DE" w:eastAsia="de-DE"/>
          <w14:ligatures w14:val="none"/>
        </w:rPr>
        <w:t>.</w:t>
      </w:r>
    </w:p>
    <w:p w14:paraId="4B80732A" w14:textId="77777777" w:rsidR="001F5712" w:rsidRDefault="001F5712"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p>
    <w:p w14:paraId="540DBAB0" w14:textId="77777777" w:rsidR="001F5712" w:rsidRPr="00AD0393" w:rsidRDefault="001F5712" w:rsidP="001F5712">
      <w:pPr>
        <w:spacing w:after="0" w:line="240" w:lineRule="auto"/>
        <w:jc w:val="both"/>
        <w:rPr>
          <w:rFonts w:ascii="Georgia" w:hAnsi="Georgia"/>
          <w:b/>
          <w:bCs/>
          <w:sz w:val="21"/>
          <w:szCs w:val="21"/>
          <w:lang w:val="de-DE"/>
        </w:rPr>
      </w:pPr>
      <w:proofErr w:type="spellStart"/>
      <w:r w:rsidRPr="00AD0393">
        <w:rPr>
          <w:rFonts w:ascii="Georgia" w:hAnsi="Georgia"/>
          <w:b/>
          <w:bCs/>
          <w:sz w:val="21"/>
          <w:szCs w:val="21"/>
          <w:lang w:val="de-DE"/>
        </w:rPr>
        <w:t>Cf:M</w:t>
      </w:r>
      <w:proofErr w:type="spellEnd"/>
      <w:r w:rsidRPr="00AD0393">
        <w:rPr>
          <w:rFonts w:ascii="Georgia" w:hAnsi="Georgia"/>
          <w:b/>
          <w:bCs/>
          <w:sz w:val="21"/>
          <w:szCs w:val="21"/>
          <w:lang w:val="de-DE"/>
        </w:rPr>
        <w:t xml:space="preserve"> GmbH (Ranking 8)</w:t>
      </w:r>
    </w:p>
    <w:p w14:paraId="2DBFDAD7" w14:textId="77777777" w:rsidR="001F5712" w:rsidRPr="00F57F0C" w:rsidRDefault="001F5712" w:rsidP="001F5712">
      <w:pPr>
        <w:spacing w:after="0" w:line="240" w:lineRule="auto"/>
        <w:jc w:val="both"/>
        <w:rPr>
          <w:rFonts w:ascii="Georgia" w:hAnsi="Georgia"/>
          <w:sz w:val="21"/>
          <w:szCs w:val="21"/>
          <w:lang w:val="de-DE"/>
        </w:rPr>
      </w:pPr>
      <w:r w:rsidRPr="00F57F0C">
        <w:rPr>
          <w:rFonts w:ascii="Georgia" w:hAnsi="Georgia"/>
          <w:sz w:val="21"/>
          <w:szCs w:val="21"/>
          <w:lang w:val="de-DE"/>
        </w:rPr>
        <w:t xml:space="preserve">Ein Praktikum in Ihrem Unternehmen, der </w:t>
      </w:r>
      <w:proofErr w:type="spellStart"/>
      <w:r w:rsidRPr="00F57F0C">
        <w:rPr>
          <w:rFonts w:ascii="Georgia" w:hAnsi="Georgia"/>
          <w:sz w:val="21"/>
          <w:szCs w:val="21"/>
          <w:lang w:val="de-DE"/>
        </w:rPr>
        <w:t>cf:M</w:t>
      </w:r>
      <w:proofErr w:type="spellEnd"/>
      <w:r w:rsidRPr="00F57F0C">
        <w:rPr>
          <w:rFonts w:ascii="Georgia" w:hAnsi="Georgia"/>
          <w:sz w:val="21"/>
          <w:szCs w:val="21"/>
          <w:lang w:val="de-DE"/>
        </w:rPr>
        <w:t xml:space="preserve"> GmbH, sehe ich als eine optimale Gelegenheit, erste relevante Erfahrungen im M&amp;A zu sammeln. Durch Ihr fundiertes Fachwissen und Ihre langjährige Erfahrung erhoffe ich mir, eine hochwertige Ausbildung zu erhalten, die das Fundament für meinen angestrebten Beruf legt. Mit über 125 erfolgreichen Transaktionen seit Ihrer Gründung sprechen Ihre Erfolge für sich.</w:t>
      </w:r>
    </w:p>
    <w:p w14:paraId="343B28F9" w14:textId="77777777" w:rsidR="001F5712" w:rsidRPr="00F57F0C" w:rsidRDefault="001F5712" w:rsidP="001F5712">
      <w:pPr>
        <w:spacing w:after="0" w:line="240" w:lineRule="auto"/>
        <w:jc w:val="both"/>
        <w:rPr>
          <w:rFonts w:ascii="Georgia" w:hAnsi="Georgia"/>
          <w:sz w:val="21"/>
          <w:szCs w:val="21"/>
          <w:lang w:val="de-DE"/>
        </w:rPr>
      </w:pPr>
    </w:p>
    <w:p w14:paraId="5C9F9B24" w14:textId="77777777" w:rsidR="001F5712" w:rsidRPr="00AD0393" w:rsidRDefault="001F5712" w:rsidP="001F5712">
      <w:pPr>
        <w:spacing w:after="0" w:line="240" w:lineRule="auto"/>
        <w:jc w:val="both"/>
        <w:rPr>
          <w:rFonts w:ascii="Georgia" w:hAnsi="Georgia"/>
          <w:b/>
          <w:bCs/>
          <w:sz w:val="21"/>
          <w:szCs w:val="21"/>
          <w:lang w:val="de-DE"/>
        </w:rPr>
      </w:pPr>
      <w:r w:rsidRPr="00AD0393">
        <w:rPr>
          <w:rFonts w:ascii="Georgia" w:hAnsi="Georgia"/>
          <w:b/>
          <w:bCs/>
          <w:sz w:val="21"/>
          <w:szCs w:val="21"/>
          <w:lang w:val="en-US"/>
        </w:rPr>
        <w:t xml:space="preserve">Network Corporate Finance GmbH &amp; Co. </w:t>
      </w:r>
      <w:r w:rsidRPr="00AD0393">
        <w:rPr>
          <w:rFonts w:ascii="Georgia" w:hAnsi="Georgia"/>
          <w:b/>
          <w:bCs/>
          <w:sz w:val="21"/>
          <w:szCs w:val="21"/>
          <w:lang w:val="de-DE"/>
        </w:rPr>
        <w:t>KG (Ranking 8)</w:t>
      </w:r>
    </w:p>
    <w:p w14:paraId="720FA73D" w14:textId="77777777" w:rsidR="001F5712" w:rsidRPr="00F57F0C" w:rsidRDefault="001F5712" w:rsidP="001F5712">
      <w:pPr>
        <w:spacing w:after="0" w:line="240" w:lineRule="auto"/>
        <w:jc w:val="both"/>
        <w:rPr>
          <w:rFonts w:ascii="Georgia" w:hAnsi="Georgia"/>
          <w:sz w:val="21"/>
          <w:szCs w:val="21"/>
          <w:lang w:val="de-DE"/>
        </w:rPr>
      </w:pPr>
      <w:r w:rsidRPr="00F57F0C">
        <w:rPr>
          <w:rFonts w:ascii="Georgia" w:hAnsi="Georgia"/>
          <w:sz w:val="21"/>
          <w:szCs w:val="21"/>
          <w:lang w:val="de-DE"/>
        </w:rPr>
        <w:t>Ein Praktikum in Ihrem Unternehmen, der Network Corporate Finance GmbH &amp; Co. KG, sehe ich als eine optimale Gelegenheit, erste relevante Erfahrungen im M&amp;A zu sammeln. Durch Ihr fundiertes Fachwissen und Ihre langjährige Erfahrung erhoffe ich mir, eine hochwertige Ausbildung zu erhalten, die das Fundament für meinen angestrebten Beruf legt. Mit über 125 erfolgreichen Transaktionen seit Ihrer Gründung sprechen Ihre Erfolge für sich.</w:t>
      </w:r>
    </w:p>
    <w:p w14:paraId="5D8FD654" w14:textId="77777777" w:rsidR="001F5712" w:rsidRPr="00F57F0C" w:rsidRDefault="001F5712" w:rsidP="001F5712">
      <w:pPr>
        <w:spacing w:after="0" w:line="240" w:lineRule="auto"/>
        <w:jc w:val="both"/>
        <w:rPr>
          <w:rFonts w:ascii="Georgia" w:hAnsi="Georgia"/>
          <w:sz w:val="21"/>
          <w:szCs w:val="21"/>
          <w:lang w:val="de-DE"/>
        </w:rPr>
      </w:pPr>
    </w:p>
    <w:p w14:paraId="721E486D" w14:textId="77777777" w:rsidR="001F5712" w:rsidRPr="00AD0393" w:rsidRDefault="001F5712" w:rsidP="001F5712">
      <w:pPr>
        <w:spacing w:after="0" w:line="240" w:lineRule="auto"/>
        <w:jc w:val="both"/>
        <w:rPr>
          <w:rFonts w:ascii="Georgia" w:hAnsi="Georgia"/>
          <w:b/>
          <w:bCs/>
          <w:sz w:val="21"/>
          <w:szCs w:val="21"/>
          <w:lang w:val="de-DE"/>
        </w:rPr>
      </w:pPr>
      <w:proofErr w:type="spellStart"/>
      <w:r w:rsidRPr="00AD0393">
        <w:rPr>
          <w:rFonts w:ascii="Georgia" w:hAnsi="Georgia"/>
          <w:b/>
          <w:bCs/>
          <w:sz w:val="21"/>
          <w:szCs w:val="21"/>
          <w:lang w:val="de-DE"/>
        </w:rPr>
        <w:t>Emporion</w:t>
      </w:r>
      <w:proofErr w:type="spellEnd"/>
      <w:r w:rsidRPr="00AD0393">
        <w:rPr>
          <w:rFonts w:ascii="Georgia" w:hAnsi="Georgia"/>
          <w:b/>
          <w:bCs/>
          <w:sz w:val="21"/>
          <w:szCs w:val="21"/>
          <w:lang w:val="de-DE"/>
        </w:rPr>
        <w:t xml:space="preserve"> (Ranking 6)</w:t>
      </w:r>
    </w:p>
    <w:p w14:paraId="0ECD7DBA" w14:textId="77777777" w:rsidR="001F5712" w:rsidRPr="00F57F0C" w:rsidRDefault="001F5712" w:rsidP="001F5712">
      <w:pPr>
        <w:spacing w:after="0" w:line="240" w:lineRule="auto"/>
        <w:jc w:val="both"/>
        <w:rPr>
          <w:rFonts w:ascii="Georgia" w:hAnsi="Georgia"/>
          <w:sz w:val="21"/>
          <w:szCs w:val="21"/>
          <w:lang w:val="de-DE"/>
        </w:rPr>
      </w:pPr>
      <w:proofErr w:type="spellStart"/>
      <w:r w:rsidRPr="00F57F0C">
        <w:rPr>
          <w:rFonts w:ascii="Georgia" w:hAnsi="Georgia"/>
          <w:sz w:val="21"/>
          <w:szCs w:val="21"/>
          <w:lang w:val="de-DE"/>
        </w:rPr>
        <w:t>Emporion</w:t>
      </w:r>
      <w:proofErr w:type="spellEnd"/>
      <w:r w:rsidRPr="00F57F0C">
        <w:rPr>
          <w:rFonts w:ascii="Georgia" w:hAnsi="Georgia"/>
          <w:sz w:val="21"/>
          <w:szCs w:val="21"/>
          <w:lang w:val="de-DE"/>
        </w:rPr>
        <w:t xml:space="preserve"> bietet seit </w:t>
      </w:r>
      <w:r>
        <w:rPr>
          <w:rFonts w:ascii="Georgia" w:hAnsi="Georgia"/>
          <w:sz w:val="21"/>
          <w:szCs w:val="21"/>
          <w:lang w:val="de-DE"/>
        </w:rPr>
        <w:t>der</w:t>
      </w:r>
      <w:r w:rsidRPr="00F57F0C">
        <w:rPr>
          <w:rFonts w:ascii="Georgia" w:hAnsi="Georgia"/>
          <w:sz w:val="21"/>
          <w:szCs w:val="21"/>
          <w:lang w:val="de-DE"/>
        </w:rPr>
        <w:t xml:space="preserve"> Gründung im Jahr 2013 </w:t>
      </w:r>
      <w:r>
        <w:rPr>
          <w:rFonts w:ascii="Georgia" w:hAnsi="Georgia"/>
          <w:sz w:val="21"/>
          <w:szCs w:val="21"/>
          <w:lang w:val="de-DE"/>
        </w:rPr>
        <w:t xml:space="preserve">einen </w:t>
      </w:r>
      <w:r w:rsidRPr="00F57F0C">
        <w:rPr>
          <w:rFonts w:ascii="Georgia" w:hAnsi="Georgia"/>
          <w:sz w:val="21"/>
          <w:szCs w:val="21"/>
          <w:lang w:val="de-DE"/>
        </w:rPr>
        <w:t>exzellenten Service und ist eine der wenigen Boutiquen, die sich auf Buy-Side-Projekte spezialisiert und bereits über 100 Projekte mit einer Erfolgswahrscheinlichkeit von über 95 % erfolgreich begleitet ha</w:t>
      </w:r>
      <w:r>
        <w:rPr>
          <w:rFonts w:ascii="Georgia" w:hAnsi="Georgia"/>
          <w:sz w:val="21"/>
          <w:szCs w:val="21"/>
          <w:lang w:val="de-DE"/>
        </w:rPr>
        <w:t>t</w:t>
      </w:r>
      <w:r w:rsidRPr="00F57F0C">
        <w:rPr>
          <w:rFonts w:ascii="Georgia" w:hAnsi="Georgia"/>
          <w:sz w:val="21"/>
          <w:szCs w:val="21"/>
          <w:lang w:val="de-DE"/>
        </w:rPr>
        <w:t>. Hier sehe ich die Möglichkeit, mein Wissen in der Buy-Side des M&amp;A</w:t>
      </w:r>
      <w:r>
        <w:rPr>
          <w:rFonts w:ascii="Georgia" w:hAnsi="Georgia"/>
          <w:sz w:val="21"/>
          <w:szCs w:val="21"/>
          <w:lang w:val="de-DE"/>
        </w:rPr>
        <w:t>s</w:t>
      </w:r>
      <w:r w:rsidRPr="00F57F0C">
        <w:rPr>
          <w:rFonts w:ascii="Georgia" w:hAnsi="Georgia"/>
          <w:sz w:val="21"/>
          <w:szCs w:val="21"/>
          <w:lang w:val="de-DE"/>
        </w:rPr>
        <w:t xml:space="preserve"> zu vertiefen und nach dem Praktikum über ein fundiertes Verständnis i</w:t>
      </w:r>
      <w:r>
        <w:rPr>
          <w:rFonts w:ascii="Georgia" w:hAnsi="Georgia"/>
          <w:sz w:val="21"/>
          <w:szCs w:val="21"/>
          <w:lang w:val="de-DE"/>
        </w:rPr>
        <w:t xml:space="preserve">m </w:t>
      </w:r>
      <w:r w:rsidRPr="00F57F0C">
        <w:rPr>
          <w:rFonts w:ascii="Georgia" w:hAnsi="Georgia"/>
          <w:sz w:val="21"/>
          <w:szCs w:val="21"/>
          <w:lang w:val="de-DE"/>
        </w:rPr>
        <w:t>Corporate Finance</w:t>
      </w:r>
      <w:r>
        <w:rPr>
          <w:rFonts w:ascii="Georgia" w:hAnsi="Georgia"/>
          <w:sz w:val="21"/>
          <w:szCs w:val="21"/>
          <w:lang w:val="de-DE"/>
        </w:rPr>
        <w:t xml:space="preserve"> </w:t>
      </w:r>
      <w:r w:rsidRPr="00F57F0C">
        <w:rPr>
          <w:rFonts w:ascii="Georgia" w:hAnsi="Georgia"/>
          <w:sz w:val="21"/>
          <w:szCs w:val="21"/>
          <w:lang w:val="de-DE"/>
        </w:rPr>
        <w:t xml:space="preserve">zu verfügen. Spannend finde ich auch, dass </w:t>
      </w:r>
      <w:proofErr w:type="spellStart"/>
      <w:r w:rsidRPr="00F57F0C">
        <w:rPr>
          <w:rFonts w:ascii="Georgia" w:hAnsi="Georgia"/>
          <w:sz w:val="21"/>
          <w:szCs w:val="21"/>
          <w:lang w:val="de-DE"/>
        </w:rPr>
        <w:t>Emporion</w:t>
      </w:r>
      <w:proofErr w:type="spellEnd"/>
      <w:r w:rsidRPr="00F57F0C">
        <w:rPr>
          <w:rFonts w:ascii="Georgia" w:hAnsi="Georgia"/>
          <w:sz w:val="21"/>
          <w:szCs w:val="21"/>
          <w:lang w:val="de-DE"/>
        </w:rPr>
        <w:t xml:space="preserve"> sich auf Familienunternehmen und Mittelständler fokussiert, die eine individuelle Betreuung benötigen und stets auf neue Gegebenheiten eingehen müssen, wodurch die Tätigkeit abwechslungsreich bleibt.</w:t>
      </w:r>
    </w:p>
    <w:p w14:paraId="7C5D136C" w14:textId="77777777" w:rsidR="001F5712" w:rsidRPr="00F57F0C" w:rsidRDefault="001F5712" w:rsidP="001F5712">
      <w:pPr>
        <w:spacing w:after="0" w:line="240" w:lineRule="auto"/>
        <w:jc w:val="both"/>
        <w:rPr>
          <w:rFonts w:ascii="Georgia" w:hAnsi="Georgia"/>
          <w:sz w:val="21"/>
          <w:szCs w:val="21"/>
          <w:lang w:val="de-DE"/>
        </w:rPr>
      </w:pPr>
    </w:p>
    <w:p w14:paraId="2C773C33" w14:textId="77777777" w:rsidR="00AD0393" w:rsidRDefault="00AD0393" w:rsidP="001F5712">
      <w:pPr>
        <w:spacing w:after="0" w:line="240" w:lineRule="auto"/>
        <w:jc w:val="both"/>
        <w:rPr>
          <w:ins w:id="3" w:author="Dennis Klein" w:date="2024-10-29T13:23:00Z" w16du:dateUtc="2024-10-29T12:23:00Z"/>
          <w:rFonts w:ascii="Georgia" w:hAnsi="Georgia"/>
          <w:sz w:val="21"/>
          <w:szCs w:val="21"/>
          <w:lang w:val="de-DE"/>
        </w:rPr>
      </w:pPr>
    </w:p>
    <w:p w14:paraId="19BF01AF" w14:textId="529280FF" w:rsidR="001F5712" w:rsidRPr="00AD0393" w:rsidRDefault="001F5712" w:rsidP="00AD0393">
      <w:pPr>
        <w:spacing w:after="0" w:line="240" w:lineRule="auto"/>
        <w:rPr>
          <w:rFonts w:ascii="Georgia" w:hAnsi="Georgia"/>
          <w:b/>
          <w:bCs/>
          <w:sz w:val="21"/>
          <w:szCs w:val="21"/>
          <w:lang w:val="de-DE"/>
        </w:rPr>
      </w:pPr>
      <w:r w:rsidRPr="00AD0393">
        <w:rPr>
          <w:rFonts w:ascii="Georgia" w:hAnsi="Georgia"/>
          <w:b/>
          <w:bCs/>
          <w:sz w:val="21"/>
          <w:szCs w:val="21"/>
          <w:lang w:val="de-DE"/>
        </w:rPr>
        <w:lastRenderedPageBreak/>
        <w:t>Eichenfels</w:t>
      </w:r>
      <w:r w:rsidR="00AD0393">
        <w:rPr>
          <w:rFonts w:ascii="Georgia" w:hAnsi="Georgia"/>
          <w:b/>
          <w:bCs/>
          <w:sz w:val="21"/>
          <w:szCs w:val="21"/>
          <w:lang w:val="de-DE"/>
        </w:rPr>
        <w:t xml:space="preserve"> </w:t>
      </w:r>
      <w:r w:rsidRPr="00AD0393">
        <w:rPr>
          <w:rFonts w:ascii="Georgia" w:hAnsi="Georgia"/>
          <w:b/>
          <w:bCs/>
          <w:sz w:val="21"/>
          <w:szCs w:val="21"/>
          <w:lang w:val="de-DE"/>
        </w:rPr>
        <w:t>(Ranking 6)</w:t>
      </w:r>
    </w:p>
    <w:p w14:paraId="4FB05C55" w14:textId="77777777" w:rsidR="001F5712" w:rsidRPr="00F57F0C" w:rsidRDefault="001F5712" w:rsidP="001F5712">
      <w:pPr>
        <w:spacing w:after="0" w:line="240" w:lineRule="auto"/>
        <w:jc w:val="both"/>
        <w:rPr>
          <w:rFonts w:ascii="Georgia" w:hAnsi="Georgia"/>
          <w:sz w:val="21"/>
          <w:szCs w:val="21"/>
          <w:lang w:val="de-DE"/>
        </w:rPr>
      </w:pPr>
      <w:r w:rsidRPr="00F57F0C">
        <w:rPr>
          <w:rFonts w:ascii="Georgia" w:hAnsi="Georgia"/>
          <w:sz w:val="21"/>
          <w:szCs w:val="21"/>
          <w:lang w:val="de-DE"/>
        </w:rPr>
        <w:t xml:space="preserve">Eichenfels sehe ich als eine einmalige Chance, meine ersten relevanten Erfahrungen in der Welt der Corporate Finance zu sammeln. Seit </w:t>
      </w:r>
      <w:r>
        <w:rPr>
          <w:rFonts w:ascii="Georgia" w:hAnsi="Georgia"/>
          <w:sz w:val="21"/>
          <w:szCs w:val="21"/>
          <w:lang w:val="de-DE"/>
        </w:rPr>
        <w:t>der</w:t>
      </w:r>
      <w:r w:rsidRPr="00F57F0C">
        <w:rPr>
          <w:rFonts w:ascii="Georgia" w:hAnsi="Georgia"/>
          <w:sz w:val="21"/>
          <w:szCs w:val="21"/>
          <w:lang w:val="de-DE"/>
        </w:rPr>
        <w:t xml:space="preserve"> Gründung im Jahr 2020 und dank eines Teams aus Experten mit jahrzehntelanger M&amp;A-Erfahrung bietet sich hier für mich die Möglichkeit, eine hochwertige Ausbildung zu erhalten und mein Fundament sowie meine Überzeugung </w:t>
      </w:r>
      <w:r>
        <w:rPr>
          <w:rFonts w:ascii="Georgia" w:hAnsi="Georgia"/>
          <w:sz w:val="21"/>
          <w:szCs w:val="21"/>
          <w:lang w:val="de-DE"/>
        </w:rPr>
        <w:t xml:space="preserve">im </w:t>
      </w:r>
      <w:r w:rsidRPr="00F57F0C">
        <w:rPr>
          <w:rFonts w:ascii="Georgia" w:hAnsi="Georgia"/>
          <w:sz w:val="21"/>
          <w:szCs w:val="21"/>
          <w:lang w:val="de-DE"/>
        </w:rPr>
        <w:t>Corporate Finance zu festigen. Von der klassischen Corporate Finance</w:t>
      </w:r>
      <w:r>
        <w:rPr>
          <w:rFonts w:ascii="Georgia" w:hAnsi="Georgia"/>
          <w:sz w:val="21"/>
          <w:szCs w:val="21"/>
          <w:lang w:val="de-DE"/>
        </w:rPr>
        <w:t xml:space="preserve"> </w:t>
      </w:r>
      <w:r w:rsidRPr="00F57F0C">
        <w:rPr>
          <w:rFonts w:ascii="Georgia" w:hAnsi="Georgia"/>
          <w:sz w:val="21"/>
          <w:szCs w:val="21"/>
          <w:lang w:val="de-DE"/>
        </w:rPr>
        <w:t>Dienstleistung bis zum Interim Management bietet Eichenfels eine breite Produktpalette an und kann mit über 250 Transaktionen eine positive Kompetenz nachweisen, die jedem potenziellen Mandanten in guter Erinnerung bleibt.</w:t>
      </w:r>
    </w:p>
    <w:p w14:paraId="3BD306D7" w14:textId="77777777" w:rsidR="001F5712" w:rsidRPr="00F57F0C" w:rsidRDefault="001F5712" w:rsidP="001F5712">
      <w:pPr>
        <w:spacing w:after="0" w:line="240" w:lineRule="auto"/>
        <w:jc w:val="both"/>
        <w:rPr>
          <w:rFonts w:ascii="Georgia" w:hAnsi="Georgia"/>
          <w:sz w:val="21"/>
          <w:szCs w:val="21"/>
          <w:lang w:val="de-DE"/>
        </w:rPr>
      </w:pPr>
    </w:p>
    <w:p w14:paraId="29BA3768" w14:textId="77777777" w:rsidR="001F5712" w:rsidRPr="00AD0393" w:rsidRDefault="001F5712" w:rsidP="001F5712">
      <w:pPr>
        <w:spacing w:after="0" w:line="240" w:lineRule="auto"/>
        <w:jc w:val="both"/>
        <w:rPr>
          <w:rFonts w:ascii="Georgia" w:hAnsi="Georgia"/>
          <w:b/>
          <w:bCs/>
          <w:sz w:val="21"/>
          <w:szCs w:val="21"/>
          <w:lang w:val="de-DE"/>
        </w:rPr>
      </w:pPr>
      <w:r w:rsidRPr="00AD0393">
        <w:rPr>
          <w:rFonts w:ascii="Georgia" w:hAnsi="Georgia"/>
          <w:b/>
          <w:bCs/>
          <w:sz w:val="21"/>
          <w:szCs w:val="21"/>
          <w:lang w:val="de-DE"/>
        </w:rPr>
        <w:t>Crescat (Ranking 6)</w:t>
      </w:r>
    </w:p>
    <w:p w14:paraId="67EC4754" w14:textId="77777777" w:rsidR="001F5712" w:rsidRPr="00AD31E9" w:rsidRDefault="001F5712" w:rsidP="001F5712">
      <w:pPr>
        <w:spacing w:after="0" w:line="240" w:lineRule="auto"/>
        <w:jc w:val="both"/>
        <w:rPr>
          <w:lang w:val="de-DE"/>
        </w:rPr>
      </w:pPr>
      <w:r w:rsidRPr="00F57F0C">
        <w:rPr>
          <w:rFonts w:ascii="Georgia" w:hAnsi="Georgia"/>
          <w:sz w:val="21"/>
          <w:szCs w:val="21"/>
          <w:lang w:val="de-DE"/>
        </w:rPr>
        <w:t>Crescat sehe ich als eine einzigartige Chance, meine ersten relevanten Erfahrungen i</w:t>
      </w:r>
      <w:r>
        <w:rPr>
          <w:rFonts w:ascii="Georgia" w:hAnsi="Georgia"/>
          <w:sz w:val="21"/>
          <w:szCs w:val="21"/>
          <w:lang w:val="de-DE"/>
        </w:rPr>
        <w:t xml:space="preserve">m </w:t>
      </w:r>
      <w:r w:rsidRPr="00F57F0C">
        <w:rPr>
          <w:rFonts w:ascii="Georgia" w:hAnsi="Georgia"/>
          <w:sz w:val="21"/>
          <w:szCs w:val="21"/>
          <w:lang w:val="de-DE"/>
        </w:rPr>
        <w:t>Corporate Finance</w:t>
      </w:r>
      <w:r>
        <w:rPr>
          <w:rFonts w:ascii="Georgia" w:hAnsi="Georgia"/>
          <w:sz w:val="21"/>
          <w:szCs w:val="21"/>
          <w:lang w:val="de-DE"/>
        </w:rPr>
        <w:t xml:space="preserve"> </w:t>
      </w:r>
      <w:r w:rsidRPr="00F57F0C">
        <w:rPr>
          <w:rFonts w:ascii="Georgia" w:hAnsi="Georgia"/>
          <w:sz w:val="21"/>
          <w:szCs w:val="21"/>
          <w:lang w:val="de-DE"/>
        </w:rPr>
        <w:t xml:space="preserve">zu sammeln. Mit einer </w:t>
      </w:r>
      <w:r>
        <w:rPr>
          <w:rFonts w:ascii="Georgia" w:hAnsi="Georgia"/>
          <w:sz w:val="21"/>
          <w:szCs w:val="21"/>
          <w:lang w:val="de-DE"/>
        </w:rPr>
        <w:t xml:space="preserve">über die Partner verteilten </w:t>
      </w:r>
      <w:r w:rsidRPr="00F57F0C">
        <w:rPr>
          <w:rFonts w:ascii="Georgia" w:hAnsi="Georgia"/>
          <w:sz w:val="21"/>
          <w:szCs w:val="21"/>
          <w:lang w:val="de-DE"/>
        </w:rPr>
        <w:t xml:space="preserve">90-jährigen Erfahrung und einem Team </w:t>
      </w:r>
      <w:r>
        <w:rPr>
          <w:rFonts w:ascii="Georgia" w:hAnsi="Georgia"/>
          <w:sz w:val="21"/>
          <w:szCs w:val="21"/>
          <w:lang w:val="de-DE"/>
        </w:rPr>
        <w:t>aus</w:t>
      </w:r>
      <w:r w:rsidRPr="00F57F0C">
        <w:rPr>
          <w:rFonts w:ascii="Georgia" w:hAnsi="Georgia"/>
          <w:sz w:val="21"/>
          <w:szCs w:val="21"/>
          <w:lang w:val="de-DE"/>
        </w:rPr>
        <w:t xml:space="preserve"> Experten, die in Frankfurt am Main, Hamburg und Wien ansässig sind und sich auf den Mittelstand konzentrieren, bietet sich für mich eine sehr attraktive Möglichkeit, ein umfassendes Wissen aufzubauen und meine Lernkurve exponentiell zu steigern. Nach Abschluss des Praktikums erhoffe ich mir, über ein solides Fundament zu verfügen.</w:t>
      </w:r>
    </w:p>
    <w:p w14:paraId="0A59F2C5" w14:textId="77777777" w:rsidR="001F5712" w:rsidRPr="00D63251" w:rsidRDefault="001F5712"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p>
    <w:sectPr w:rsidR="001F5712" w:rsidRPr="00D63251" w:rsidSect="00AE13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rson w15:author="Dennis Klein">
    <w15:presenceInfo w15:providerId="Windows Live" w15:userId="15fd21062f8ece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251"/>
    <w:rsid w:val="000462FF"/>
    <w:rsid w:val="00067DCF"/>
    <w:rsid w:val="001B0239"/>
    <w:rsid w:val="001F5712"/>
    <w:rsid w:val="00515D0F"/>
    <w:rsid w:val="005D1B77"/>
    <w:rsid w:val="00AD0393"/>
    <w:rsid w:val="00AE1349"/>
    <w:rsid w:val="00D606E7"/>
    <w:rsid w:val="00D63251"/>
    <w:rsid w:val="00DF121B"/>
    <w:rsid w:val="00E63A2A"/>
    <w:rsid w:val="00F0141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6CF28"/>
  <w15:chartTrackingRefBased/>
  <w15:docId w15:val="{6C5D3F40-0891-4497-AFEA-AC5BE518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63251"/>
    <w:pPr>
      <w:spacing w:line="256" w:lineRule="auto"/>
    </w:pPr>
  </w:style>
  <w:style w:type="paragraph" w:styleId="berschrift1">
    <w:name w:val="heading 1"/>
    <w:basedOn w:val="Standard"/>
    <w:next w:val="Standard"/>
    <w:link w:val="berschrift1Zchn"/>
    <w:autoRedefine/>
    <w:uiPriority w:val="9"/>
    <w:qFormat/>
    <w:rsid w:val="001B0239"/>
    <w:pPr>
      <w:keepNext/>
      <w:keepLines/>
      <w:spacing w:before="240" w:after="0"/>
      <w:outlineLvl w:val="0"/>
    </w:pPr>
    <w:rPr>
      <w:rFonts w:ascii="Times New Roman" w:eastAsiaTheme="majorEastAsia" w:hAnsi="Times New Roman" w:cs="Times New Roman"/>
      <w:b/>
      <w:bCs/>
      <w:color w:val="000000" w:themeColor="text1"/>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B0239"/>
    <w:rPr>
      <w:rFonts w:ascii="Times New Roman" w:eastAsiaTheme="majorEastAsia" w:hAnsi="Times New Roman" w:cs="Times New Roman"/>
      <w:b/>
      <w:bCs/>
      <w:color w:val="000000" w:themeColor="text1"/>
      <w:sz w:val="36"/>
      <w:szCs w:val="36"/>
    </w:rPr>
  </w:style>
  <w:style w:type="paragraph" w:styleId="berarbeitung">
    <w:name w:val="Revision"/>
    <w:hidden/>
    <w:uiPriority w:val="99"/>
    <w:semiHidden/>
    <w:rsid w:val="00DF12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2058</Words>
  <Characters>12970</Characters>
  <Application>Microsoft Office Word</Application>
  <DocSecurity>0</DocSecurity>
  <Lines>108</Lines>
  <Paragraphs>29</Paragraphs>
  <ScaleCrop>false</ScaleCrop>
  <Company/>
  <LinksUpToDate>false</LinksUpToDate>
  <CharactersWithSpaces>14999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Klein</dc:creator>
  <cp:keywords/>
  <dc:description/>
  <cp:lastModifiedBy>David Döbele</cp:lastModifiedBy>
  <cp:revision>5</cp:revision>
  <dcterms:created xsi:type="dcterms:W3CDTF">2024-10-27T15:28:00Z</dcterms:created>
  <dcterms:modified xsi:type="dcterms:W3CDTF">2024-10-29T18:25:00Z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57c986b8-12df-436d-b22c-9f976a0a0cf1</vt:lpwstr>
  </property>
</Properties>
</file>