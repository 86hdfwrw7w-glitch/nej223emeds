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CF36E" w14:textId="77777777" w:rsidR="00BF1051" w:rsidRPr="003D37D7" w:rsidRDefault="00BF1051" w:rsidP="00BF1051">
      <w:pPr>
        <w:spacing w:after="0" w:line="240" w:lineRule="auto"/>
        <w:jc w:val="right"/>
        <w:rPr>
          <w:sz w:val="19"/>
          <w:szCs w:val="19"/>
          <w:rPrChange w:id="0" w:author="David Döbele" w:date="2026-04-01T23:42:00Z" w16du:dateUtc="2026-04-01T21:42:00Z">
            <w:rPr>
              <w:sz w:val="20"/>
              <w:szCs w:val="20"/>
            </w:rPr>
          </w:rPrChange>
        </w:rPr>
      </w:pPr>
      <w:r w:rsidRPr="003D37D7">
        <w:rPr>
          <w:rFonts w:ascii="Times New Roman" w:eastAsia="Times New Roman" w:hAnsi="Times New Roman" w:cs="Times New Roman"/>
          <w:sz w:val="19"/>
          <w:szCs w:val="19"/>
          <w:rPrChange w:id="1" w:author="David Döbele" w:date="2026-04-01T23:42:00Z" w16du:dateUtc="2026-04-01T21:42:00Z">
            <w:rPr>
              <w:rFonts w:ascii="Times New Roman" w:eastAsia="Times New Roman" w:hAnsi="Times New Roman" w:cs="Times New Roman"/>
              <w:sz w:val="20"/>
              <w:szCs w:val="20"/>
            </w:rPr>
          </w:rPrChange>
        </w:rPr>
        <w:t>Clemens Heuer</w:t>
      </w:r>
    </w:p>
    <w:p w14:paraId="6D7391A2" w14:textId="77777777" w:rsidR="00BF1051" w:rsidRPr="003D37D7" w:rsidRDefault="00BF1051" w:rsidP="00BF1051">
      <w:pPr>
        <w:spacing w:after="0" w:line="240" w:lineRule="auto"/>
        <w:jc w:val="right"/>
        <w:rPr>
          <w:sz w:val="19"/>
          <w:szCs w:val="19"/>
          <w:rPrChange w:id="2" w:author="David Döbele" w:date="2026-04-01T23:42:00Z" w16du:dateUtc="2026-04-01T21:42:00Z">
            <w:rPr>
              <w:sz w:val="20"/>
              <w:szCs w:val="20"/>
            </w:rPr>
          </w:rPrChange>
        </w:rPr>
      </w:pPr>
      <w:r w:rsidRPr="003D37D7">
        <w:rPr>
          <w:rFonts w:ascii="Times New Roman" w:eastAsia="Times New Roman" w:hAnsi="Times New Roman" w:cs="Times New Roman"/>
          <w:sz w:val="19"/>
          <w:szCs w:val="19"/>
          <w:rPrChange w:id="3" w:author="David Döbele" w:date="2026-04-01T23:42:00Z" w16du:dateUtc="2026-04-01T21:42:00Z">
            <w:rPr>
              <w:rFonts w:ascii="Times New Roman" w:eastAsia="Times New Roman" w:hAnsi="Times New Roman" w:cs="Times New Roman"/>
              <w:sz w:val="20"/>
              <w:szCs w:val="20"/>
            </w:rPr>
          </w:rPrChange>
        </w:rPr>
        <w:t>Am Sonnenberg 15</w:t>
      </w:r>
    </w:p>
    <w:p w14:paraId="05A6E96B" w14:textId="77777777" w:rsidR="00BF1051" w:rsidRPr="003D37D7" w:rsidRDefault="00BF1051" w:rsidP="00BF1051">
      <w:pPr>
        <w:spacing w:after="0" w:line="240" w:lineRule="auto"/>
        <w:jc w:val="right"/>
        <w:rPr>
          <w:rFonts w:ascii="Times New Roman" w:eastAsia="Times New Roman" w:hAnsi="Times New Roman" w:cs="Times New Roman"/>
          <w:sz w:val="19"/>
          <w:szCs w:val="19"/>
          <w:rPrChange w:id="4" w:author="David Döbele" w:date="2026-04-01T23:42:00Z" w16du:dateUtc="2026-04-01T21:42:00Z">
            <w:rPr>
              <w:rFonts w:ascii="Times New Roman" w:eastAsia="Times New Roman" w:hAnsi="Times New Roman" w:cs="Times New Roman"/>
              <w:sz w:val="20"/>
              <w:szCs w:val="20"/>
            </w:rPr>
          </w:rPrChange>
        </w:rPr>
      </w:pPr>
      <w:r w:rsidRPr="003D37D7">
        <w:rPr>
          <w:rFonts w:ascii="Times New Roman" w:eastAsia="Times New Roman" w:hAnsi="Times New Roman" w:cs="Times New Roman"/>
          <w:sz w:val="19"/>
          <w:szCs w:val="19"/>
          <w:rPrChange w:id="5" w:author="David Döbele" w:date="2026-04-01T23:42:00Z" w16du:dateUtc="2026-04-01T21:42:00Z">
            <w:rPr>
              <w:rFonts w:ascii="Times New Roman" w:eastAsia="Times New Roman" w:hAnsi="Times New Roman" w:cs="Times New Roman"/>
              <w:sz w:val="20"/>
              <w:szCs w:val="20"/>
            </w:rPr>
          </w:rPrChange>
        </w:rPr>
        <w:t>55595 Hargesheim</w:t>
      </w:r>
    </w:p>
    <w:p w14:paraId="6F556132" w14:textId="77777777" w:rsidR="00BF1051" w:rsidRPr="003D37D7" w:rsidRDefault="00BF1051" w:rsidP="00BF1051">
      <w:pPr>
        <w:spacing w:after="0" w:line="240" w:lineRule="auto"/>
        <w:jc w:val="right"/>
        <w:rPr>
          <w:sz w:val="19"/>
          <w:szCs w:val="19"/>
          <w:rPrChange w:id="6" w:author="David Döbele" w:date="2026-04-01T23:42:00Z" w16du:dateUtc="2026-04-01T21:42:00Z">
            <w:rPr>
              <w:sz w:val="20"/>
              <w:szCs w:val="20"/>
            </w:rPr>
          </w:rPrChange>
        </w:rPr>
      </w:pPr>
      <w:r w:rsidRPr="003D37D7">
        <w:rPr>
          <w:rFonts w:ascii="Times New Roman" w:eastAsia="Times New Roman" w:hAnsi="Times New Roman" w:cs="Times New Roman"/>
          <w:color w:val="000000" w:themeColor="text1"/>
          <w:sz w:val="19"/>
          <w:szCs w:val="19"/>
          <w:rPrChange w:id="7" w:author="David Döbele" w:date="2026-04-01T23:42:00Z" w16du:dateUtc="2026-04-01T21:42:00Z">
            <w:rPr>
              <w:rFonts w:ascii="Times New Roman" w:eastAsia="Times New Roman" w:hAnsi="Times New Roman" w:cs="Times New Roman"/>
              <w:color w:val="000000" w:themeColor="text1"/>
              <w:sz w:val="20"/>
              <w:szCs w:val="20"/>
            </w:rPr>
          </w:rPrChange>
        </w:rPr>
        <w:t>clemens.heuer06@outlook.de</w:t>
      </w:r>
    </w:p>
    <w:p w14:paraId="397EA543" w14:textId="77777777" w:rsidR="00BF1051" w:rsidRPr="003D37D7" w:rsidRDefault="00BF1051" w:rsidP="00BF1051">
      <w:pPr>
        <w:spacing w:after="0"/>
        <w:jc w:val="right"/>
        <w:rPr>
          <w:rFonts w:ascii="Times New Roman" w:eastAsia="Times New Roman" w:hAnsi="Times New Roman" w:cs="Times New Roman"/>
          <w:color w:val="000000" w:themeColor="text1"/>
          <w:sz w:val="19"/>
          <w:szCs w:val="19"/>
          <w:rPrChange w:id="8" w:author="David Döbele" w:date="2026-04-01T23:42:00Z" w16du:dateUtc="2026-04-01T21:42:00Z">
            <w:rPr>
              <w:rFonts w:ascii="Times New Roman" w:eastAsia="Times New Roman" w:hAnsi="Times New Roman" w:cs="Times New Roman"/>
              <w:color w:val="000000" w:themeColor="text1"/>
              <w:sz w:val="20"/>
              <w:szCs w:val="20"/>
            </w:rPr>
          </w:rPrChange>
        </w:rPr>
      </w:pPr>
      <w:r w:rsidRPr="003D37D7">
        <w:rPr>
          <w:rFonts w:ascii="Times New Roman" w:eastAsia="Times New Roman" w:hAnsi="Times New Roman" w:cs="Times New Roman"/>
          <w:color w:val="000000" w:themeColor="text1"/>
          <w:sz w:val="19"/>
          <w:szCs w:val="19"/>
          <w:rPrChange w:id="9" w:author="David Döbele" w:date="2026-04-01T23:42:00Z" w16du:dateUtc="2026-04-01T21:42:00Z">
            <w:rPr>
              <w:rFonts w:ascii="Times New Roman" w:eastAsia="Times New Roman" w:hAnsi="Times New Roman" w:cs="Times New Roman"/>
              <w:color w:val="000000" w:themeColor="text1"/>
              <w:sz w:val="20"/>
              <w:szCs w:val="20"/>
            </w:rPr>
          </w:rPrChange>
        </w:rPr>
        <w:t>+49 15140146146</w:t>
      </w:r>
    </w:p>
    <w:p w14:paraId="4A96DCF9" w14:textId="77777777" w:rsidR="00BF1051" w:rsidRPr="003D37D7" w:rsidRDefault="00BF1051" w:rsidP="00BF1051">
      <w:pPr>
        <w:spacing w:after="0"/>
        <w:rPr>
          <w:rFonts w:ascii="Times New Roman" w:eastAsia="Times New Roman" w:hAnsi="Times New Roman" w:cs="Times New Roman"/>
          <w:color w:val="000000"/>
          <w:sz w:val="19"/>
          <w:szCs w:val="19"/>
          <w:rPrChange w:id="10" w:author="David Döbele" w:date="2026-04-01T23:42:00Z" w16du:dateUtc="2026-04-01T21:42:00Z">
            <w:rPr>
              <w:rFonts w:ascii="Times New Roman" w:eastAsia="Times New Roman" w:hAnsi="Times New Roman" w:cs="Times New Roman"/>
              <w:color w:val="000000"/>
              <w:sz w:val="20"/>
              <w:szCs w:val="20"/>
            </w:rPr>
          </w:rPrChange>
        </w:rPr>
      </w:pPr>
    </w:p>
    <w:p w14:paraId="5EA80E1F" w14:textId="77777777" w:rsidR="00A4426A" w:rsidRPr="003D37D7" w:rsidRDefault="00A4426A" w:rsidP="00BF1051">
      <w:pPr>
        <w:spacing w:after="0"/>
        <w:rPr>
          <w:rFonts w:ascii="Times New Roman" w:eastAsia="Times New Roman" w:hAnsi="Times New Roman" w:cs="Times New Roman"/>
          <w:color w:val="000000" w:themeColor="text1"/>
          <w:sz w:val="19"/>
          <w:szCs w:val="19"/>
          <w:rPrChange w:id="11" w:author="David Döbele" w:date="2026-04-01T23:42:00Z" w16du:dateUtc="2026-04-01T21:42:00Z">
            <w:rPr>
              <w:rFonts w:ascii="Times New Roman" w:eastAsia="Times New Roman" w:hAnsi="Times New Roman" w:cs="Times New Roman"/>
              <w:color w:val="000000" w:themeColor="text1"/>
              <w:sz w:val="20"/>
              <w:szCs w:val="20"/>
            </w:rPr>
          </w:rPrChange>
        </w:rPr>
      </w:pPr>
      <w:r w:rsidRPr="003D37D7">
        <w:rPr>
          <w:rFonts w:ascii="Times New Roman" w:eastAsia="Times New Roman" w:hAnsi="Times New Roman" w:cs="Times New Roman"/>
          <w:color w:val="000000" w:themeColor="text1"/>
          <w:sz w:val="19"/>
          <w:szCs w:val="19"/>
          <w:rPrChange w:id="12" w:author="David Döbele" w:date="2026-04-01T23:42:00Z" w16du:dateUtc="2026-04-01T21:42:00Z">
            <w:rPr>
              <w:rFonts w:ascii="Times New Roman" w:eastAsia="Times New Roman" w:hAnsi="Times New Roman" w:cs="Times New Roman"/>
              <w:color w:val="000000" w:themeColor="text1"/>
              <w:sz w:val="20"/>
              <w:szCs w:val="20"/>
            </w:rPr>
          </w:rPrChange>
        </w:rPr>
        <w:t>DEALCIRCLE GmbH</w:t>
      </w:r>
    </w:p>
    <w:p w14:paraId="2183994B" w14:textId="77777777" w:rsidR="00A4426A" w:rsidRPr="003D37D7" w:rsidRDefault="00A4426A" w:rsidP="00BF1051">
      <w:pPr>
        <w:spacing w:after="0"/>
        <w:rPr>
          <w:rFonts w:ascii="Times New Roman" w:eastAsia="Times New Roman" w:hAnsi="Times New Roman" w:cs="Times New Roman"/>
          <w:sz w:val="19"/>
          <w:szCs w:val="19"/>
          <w:rPrChange w:id="13" w:author="David Döbele" w:date="2026-04-01T23:42:00Z" w16du:dateUtc="2026-04-01T21:42:00Z">
            <w:rPr>
              <w:rFonts w:ascii="Times New Roman" w:eastAsia="Times New Roman" w:hAnsi="Times New Roman" w:cs="Times New Roman"/>
              <w:sz w:val="20"/>
              <w:szCs w:val="20"/>
            </w:rPr>
          </w:rPrChange>
        </w:rPr>
      </w:pPr>
      <w:r w:rsidRPr="003D37D7">
        <w:rPr>
          <w:rFonts w:ascii="Times New Roman" w:eastAsia="Times New Roman" w:hAnsi="Times New Roman" w:cs="Times New Roman"/>
          <w:sz w:val="19"/>
          <w:szCs w:val="19"/>
          <w:rPrChange w:id="14" w:author="David Döbele" w:date="2026-04-01T23:42:00Z" w16du:dateUtc="2026-04-01T21:42:00Z">
            <w:rPr>
              <w:rFonts w:ascii="Times New Roman" w:eastAsia="Times New Roman" w:hAnsi="Times New Roman" w:cs="Times New Roman"/>
              <w:sz w:val="20"/>
              <w:szCs w:val="20"/>
            </w:rPr>
          </w:rPrChange>
        </w:rPr>
        <w:t xml:space="preserve">Speersort 1 </w:t>
      </w:r>
    </w:p>
    <w:p w14:paraId="0191E8A0" w14:textId="2440A827" w:rsidR="00BF1051" w:rsidRPr="003D37D7" w:rsidRDefault="00A4426A" w:rsidP="00BF1051">
      <w:pPr>
        <w:spacing w:after="0"/>
        <w:rPr>
          <w:rFonts w:ascii="Times New Roman" w:eastAsia="Times New Roman" w:hAnsi="Times New Roman" w:cs="Times New Roman"/>
          <w:sz w:val="19"/>
          <w:szCs w:val="19"/>
          <w:rPrChange w:id="15" w:author="David Döbele" w:date="2026-04-01T23:42:00Z" w16du:dateUtc="2026-04-01T21:42:00Z">
            <w:rPr>
              <w:rFonts w:ascii="Times New Roman" w:eastAsia="Times New Roman" w:hAnsi="Times New Roman" w:cs="Times New Roman"/>
              <w:sz w:val="20"/>
              <w:szCs w:val="20"/>
            </w:rPr>
          </w:rPrChange>
        </w:rPr>
      </w:pPr>
      <w:r w:rsidRPr="003D37D7">
        <w:rPr>
          <w:rFonts w:ascii="Times New Roman" w:eastAsia="Times New Roman" w:hAnsi="Times New Roman" w:cs="Times New Roman"/>
          <w:sz w:val="19"/>
          <w:szCs w:val="19"/>
          <w:rPrChange w:id="16" w:author="David Döbele" w:date="2026-04-01T23:42:00Z" w16du:dateUtc="2026-04-01T21:42:00Z">
            <w:rPr>
              <w:rFonts w:ascii="Times New Roman" w:eastAsia="Times New Roman" w:hAnsi="Times New Roman" w:cs="Times New Roman"/>
              <w:sz w:val="20"/>
              <w:szCs w:val="20"/>
            </w:rPr>
          </w:rPrChange>
        </w:rPr>
        <w:t>20095 Hamburg</w:t>
      </w:r>
    </w:p>
    <w:p w14:paraId="5595EA96" w14:textId="0AE4706C" w:rsidR="00BF1051" w:rsidRPr="003D37D7" w:rsidRDefault="00BF1051" w:rsidP="00BF1051">
      <w:pPr>
        <w:spacing w:after="0"/>
        <w:jc w:val="right"/>
        <w:rPr>
          <w:rFonts w:ascii="Times New Roman" w:eastAsia="Times New Roman" w:hAnsi="Times New Roman" w:cs="Times New Roman"/>
          <w:sz w:val="19"/>
          <w:szCs w:val="19"/>
          <w:rPrChange w:id="17" w:author="David Döbele" w:date="2026-04-01T23:42:00Z" w16du:dateUtc="2026-04-01T21:42:00Z">
            <w:rPr>
              <w:rFonts w:ascii="Times New Roman" w:eastAsia="Times New Roman" w:hAnsi="Times New Roman" w:cs="Times New Roman"/>
              <w:sz w:val="20"/>
              <w:szCs w:val="20"/>
            </w:rPr>
          </w:rPrChange>
        </w:rPr>
      </w:pPr>
      <w:r w:rsidRPr="003D37D7">
        <w:rPr>
          <w:rFonts w:ascii="Times New Roman" w:eastAsia="Times New Roman" w:hAnsi="Times New Roman" w:cs="Times New Roman"/>
          <w:sz w:val="19"/>
          <w:szCs w:val="19"/>
          <w:rPrChange w:id="18" w:author="David Döbele" w:date="2026-04-01T23:42:00Z" w16du:dateUtc="2026-04-01T21:42:00Z">
            <w:rPr>
              <w:rFonts w:ascii="Times New Roman" w:eastAsia="Times New Roman" w:hAnsi="Times New Roman" w:cs="Times New Roman"/>
              <w:sz w:val="20"/>
              <w:szCs w:val="20"/>
            </w:rPr>
          </w:rPrChange>
        </w:rPr>
        <w:t xml:space="preserve">Hargesheim, </w:t>
      </w:r>
      <w:r w:rsidR="00DF2667" w:rsidRPr="003D37D7">
        <w:rPr>
          <w:rFonts w:ascii="Times New Roman" w:eastAsia="Times New Roman" w:hAnsi="Times New Roman" w:cs="Times New Roman"/>
          <w:sz w:val="19"/>
          <w:szCs w:val="19"/>
          <w:rPrChange w:id="19" w:author="David Döbele" w:date="2026-04-01T23:42:00Z" w16du:dateUtc="2026-04-01T21:42:00Z">
            <w:rPr>
              <w:rFonts w:ascii="Times New Roman" w:eastAsia="Times New Roman" w:hAnsi="Times New Roman" w:cs="Times New Roman"/>
              <w:sz w:val="20"/>
              <w:szCs w:val="20"/>
            </w:rPr>
          </w:rPrChange>
        </w:rPr>
        <w:t>0</w:t>
      </w:r>
      <w:r w:rsidR="00A4426A" w:rsidRPr="003D37D7">
        <w:rPr>
          <w:rFonts w:ascii="Times New Roman" w:eastAsia="Times New Roman" w:hAnsi="Times New Roman" w:cs="Times New Roman"/>
          <w:sz w:val="19"/>
          <w:szCs w:val="19"/>
          <w:rPrChange w:id="20" w:author="David Döbele" w:date="2026-04-01T23:42:00Z" w16du:dateUtc="2026-04-01T21:42:00Z">
            <w:rPr>
              <w:rFonts w:ascii="Times New Roman" w:eastAsia="Times New Roman" w:hAnsi="Times New Roman" w:cs="Times New Roman"/>
              <w:sz w:val="20"/>
              <w:szCs w:val="20"/>
            </w:rPr>
          </w:rPrChange>
        </w:rPr>
        <w:t>1</w:t>
      </w:r>
      <w:r w:rsidRPr="003D37D7">
        <w:rPr>
          <w:rFonts w:ascii="Times New Roman" w:eastAsia="Times New Roman" w:hAnsi="Times New Roman" w:cs="Times New Roman"/>
          <w:sz w:val="19"/>
          <w:szCs w:val="19"/>
          <w:rPrChange w:id="21" w:author="David Döbele" w:date="2026-04-01T23:42:00Z" w16du:dateUtc="2026-04-01T21:42:00Z">
            <w:rPr>
              <w:rFonts w:ascii="Times New Roman" w:eastAsia="Times New Roman" w:hAnsi="Times New Roman" w:cs="Times New Roman"/>
              <w:sz w:val="20"/>
              <w:szCs w:val="20"/>
            </w:rPr>
          </w:rPrChange>
        </w:rPr>
        <w:t>.0</w:t>
      </w:r>
      <w:r w:rsidR="00A4426A" w:rsidRPr="003D37D7">
        <w:rPr>
          <w:rFonts w:ascii="Times New Roman" w:eastAsia="Times New Roman" w:hAnsi="Times New Roman" w:cs="Times New Roman"/>
          <w:sz w:val="19"/>
          <w:szCs w:val="19"/>
          <w:rPrChange w:id="22" w:author="David Döbele" w:date="2026-04-01T23:42:00Z" w16du:dateUtc="2026-04-01T21:42:00Z">
            <w:rPr>
              <w:rFonts w:ascii="Times New Roman" w:eastAsia="Times New Roman" w:hAnsi="Times New Roman" w:cs="Times New Roman"/>
              <w:sz w:val="20"/>
              <w:szCs w:val="20"/>
            </w:rPr>
          </w:rPrChange>
        </w:rPr>
        <w:t>4</w:t>
      </w:r>
      <w:r w:rsidRPr="003D37D7">
        <w:rPr>
          <w:rFonts w:ascii="Times New Roman" w:eastAsia="Times New Roman" w:hAnsi="Times New Roman" w:cs="Times New Roman"/>
          <w:sz w:val="19"/>
          <w:szCs w:val="19"/>
          <w:rPrChange w:id="23" w:author="David Döbele" w:date="2026-04-01T23:42:00Z" w16du:dateUtc="2026-04-01T21:42:00Z">
            <w:rPr>
              <w:rFonts w:ascii="Times New Roman" w:eastAsia="Times New Roman" w:hAnsi="Times New Roman" w:cs="Times New Roman"/>
              <w:sz w:val="20"/>
              <w:szCs w:val="20"/>
            </w:rPr>
          </w:rPrChange>
        </w:rPr>
        <w:t>.2026</w:t>
      </w:r>
    </w:p>
    <w:p w14:paraId="735559A0" w14:textId="0F6467B0" w:rsidR="00BF1051" w:rsidRPr="003D37D7" w:rsidRDefault="00BF1051" w:rsidP="00BF1051">
      <w:pPr>
        <w:spacing w:after="0"/>
        <w:rPr>
          <w:rFonts w:ascii="Times New Roman" w:eastAsia="Times New Roman" w:hAnsi="Times New Roman" w:cs="Times New Roman"/>
          <w:b/>
          <w:bCs/>
          <w:sz w:val="19"/>
          <w:szCs w:val="19"/>
          <w:rPrChange w:id="24" w:author="David Döbele" w:date="2026-04-01T23:42:00Z" w16du:dateUtc="2026-04-01T21:42:00Z">
            <w:rPr>
              <w:rFonts w:ascii="Times New Roman" w:eastAsia="Times New Roman" w:hAnsi="Times New Roman" w:cs="Times New Roman"/>
              <w:b/>
              <w:bCs/>
              <w:sz w:val="20"/>
              <w:szCs w:val="20"/>
            </w:rPr>
          </w:rPrChange>
        </w:rPr>
      </w:pPr>
      <w:r w:rsidRPr="003D37D7">
        <w:rPr>
          <w:rFonts w:ascii="Times New Roman" w:eastAsia="Times New Roman" w:hAnsi="Times New Roman" w:cs="Times New Roman"/>
          <w:b/>
          <w:bCs/>
          <w:sz w:val="19"/>
          <w:szCs w:val="19"/>
          <w:rPrChange w:id="25" w:author="David Döbele" w:date="2026-04-01T23:42:00Z" w16du:dateUtc="2026-04-01T21:42:00Z">
            <w:rPr>
              <w:rFonts w:ascii="Times New Roman" w:eastAsia="Times New Roman" w:hAnsi="Times New Roman" w:cs="Times New Roman"/>
              <w:b/>
              <w:bCs/>
              <w:sz w:val="20"/>
              <w:szCs w:val="20"/>
            </w:rPr>
          </w:rPrChange>
        </w:rPr>
        <w:t>Bewerbung um ein Praktikum im M&amp;A</w:t>
      </w:r>
      <w:r w:rsidR="00823375" w:rsidRPr="003D37D7">
        <w:rPr>
          <w:rFonts w:ascii="Times New Roman" w:eastAsia="Times New Roman" w:hAnsi="Times New Roman" w:cs="Times New Roman"/>
          <w:b/>
          <w:bCs/>
          <w:sz w:val="19"/>
          <w:szCs w:val="19"/>
          <w:rPrChange w:id="26" w:author="David Döbele" w:date="2026-04-01T23:42:00Z" w16du:dateUtc="2026-04-01T21:42:00Z">
            <w:rPr>
              <w:rFonts w:ascii="Times New Roman" w:eastAsia="Times New Roman" w:hAnsi="Times New Roman" w:cs="Times New Roman"/>
              <w:b/>
              <w:bCs/>
              <w:sz w:val="20"/>
              <w:szCs w:val="20"/>
            </w:rPr>
          </w:rPrChange>
        </w:rPr>
        <w:t>-Research</w:t>
      </w:r>
    </w:p>
    <w:p w14:paraId="2C5C5253" w14:textId="77777777" w:rsidR="00BF1051" w:rsidRPr="003D37D7" w:rsidRDefault="00BF1051" w:rsidP="00BF1051">
      <w:pPr>
        <w:spacing w:after="0"/>
        <w:rPr>
          <w:rFonts w:ascii="Times New Roman" w:eastAsia="Times New Roman" w:hAnsi="Times New Roman" w:cs="Times New Roman"/>
          <w:b/>
          <w:bCs/>
          <w:sz w:val="19"/>
          <w:szCs w:val="19"/>
          <w:rPrChange w:id="27" w:author="David Döbele" w:date="2026-04-01T23:42:00Z" w16du:dateUtc="2026-04-01T21:42:00Z">
            <w:rPr>
              <w:rFonts w:ascii="Times New Roman" w:eastAsia="Times New Roman" w:hAnsi="Times New Roman" w:cs="Times New Roman"/>
              <w:b/>
              <w:bCs/>
              <w:sz w:val="20"/>
              <w:szCs w:val="20"/>
            </w:rPr>
          </w:rPrChange>
        </w:rPr>
      </w:pPr>
    </w:p>
    <w:p w14:paraId="6CCF1616" w14:textId="67DC5637" w:rsidR="00BF1051" w:rsidRPr="003D37D7" w:rsidRDefault="00BF1051" w:rsidP="00BF1051">
      <w:pPr>
        <w:spacing w:after="0"/>
        <w:jc w:val="both"/>
        <w:rPr>
          <w:rFonts w:ascii="Times New Roman" w:eastAsia="Times New Roman" w:hAnsi="Times New Roman" w:cs="Times New Roman"/>
          <w:sz w:val="19"/>
          <w:szCs w:val="19"/>
          <w:rPrChange w:id="28" w:author="David Döbele" w:date="2026-04-01T23:42:00Z" w16du:dateUtc="2026-04-01T21:42:00Z">
            <w:rPr>
              <w:rFonts w:ascii="Times New Roman" w:eastAsia="Times New Roman" w:hAnsi="Times New Roman" w:cs="Times New Roman"/>
              <w:sz w:val="20"/>
              <w:szCs w:val="20"/>
            </w:rPr>
          </w:rPrChange>
        </w:rPr>
      </w:pPr>
      <w:r w:rsidRPr="003D37D7">
        <w:rPr>
          <w:rFonts w:ascii="Times New Roman" w:eastAsia="Times New Roman" w:hAnsi="Times New Roman" w:cs="Times New Roman"/>
          <w:sz w:val="19"/>
          <w:szCs w:val="19"/>
          <w:rPrChange w:id="29" w:author="David Döbele" w:date="2026-04-01T23:42:00Z" w16du:dateUtc="2026-04-01T21:42:00Z">
            <w:rPr>
              <w:rFonts w:ascii="Times New Roman" w:eastAsia="Times New Roman" w:hAnsi="Times New Roman" w:cs="Times New Roman"/>
              <w:sz w:val="20"/>
              <w:szCs w:val="20"/>
            </w:rPr>
          </w:rPrChange>
        </w:rPr>
        <w:t xml:space="preserve">Sehr geehrte </w:t>
      </w:r>
      <w:r w:rsidR="00DF2667" w:rsidRPr="003D37D7">
        <w:rPr>
          <w:rFonts w:ascii="Times New Roman" w:eastAsia="Times New Roman" w:hAnsi="Times New Roman" w:cs="Times New Roman"/>
          <w:sz w:val="19"/>
          <w:szCs w:val="19"/>
          <w:rPrChange w:id="30" w:author="David Döbele" w:date="2026-04-01T23:42:00Z" w16du:dateUtc="2026-04-01T21:42:00Z">
            <w:rPr>
              <w:rFonts w:ascii="Times New Roman" w:eastAsia="Times New Roman" w:hAnsi="Times New Roman" w:cs="Times New Roman"/>
              <w:sz w:val="20"/>
              <w:szCs w:val="20"/>
            </w:rPr>
          </w:rPrChange>
        </w:rPr>
        <w:t>Frau Seng</w:t>
      </w:r>
      <w:r w:rsidRPr="003D37D7">
        <w:rPr>
          <w:rFonts w:ascii="Times New Roman" w:eastAsia="Times New Roman" w:hAnsi="Times New Roman" w:cs="Times New Roman"/>
          <w:sz w:val="19"/>
          <w:szCs w:val="19"/>
          <w:rPrChange w:id="31" w:author="David Döbele" w:date="2026-04-01T23:42:00Z" w16du:dateUtc="2026-04-01T21:42:00Z">
            <w:rPr>
              <w:rFonts w:ascii="Times New Roman" w:eastAsia="Times New Roman" w:hAnsi="Times New Roman" w:cs="Times New Roman"/>
              <w:sz w:val="20"/>
              <w:szCs w:val="20"/>
            </w:rPr>
          </w:rPrChange>
        </w:rPr>
        <w:t xml:space="preserve">, </w:t>
      </w:r>
    </w:p>
    <w:p w14:paraId="5F8F4553" w14:textId="77777777" w:rsidR="00BF1051" w:rsidRPr="003D37D7" w:rsidRDefault="00BF1051" w:rsidP="00BF1051">
      <w:pPr>
        <w:spacing w:after="0"/>
        <w:jc w:val="both"/>
        <w:rPr>
          <w:rFonts w:ascii="Times New Roman" w:eastAsia="Times New Roman" w:hAnsi="Times New Roman" w:cs="Times New Roman"/>
          <w:sz w:val="19"/>
          <w:szCs w:val="19"/>
          <w:rPrChange w:id="32" w:author="David Döbele" w:date="2026-04-01T23:42:00Z" w16du:dateUtc="2026-04-01T21:42:00Z">
            <w:rPr>
              <w:rFonts w:ascii="Times New Roman" w:eastAsia="Times New Roman" w:hAnsi="Times New Roman" w:cs="Times New Roman"/>
              <w:sz w:val="20"/>
              <w:szCs w:val="20"/>
            </w:rPr>
          </w:rPrChange>
        </w:rPr>
      </w:pPr>
    </w:p>
    <w:p w14:paraId="545E8F91" w14:textId="0B775EB3" w:rsidR="00DF2667" w:rsidRPr="003D37D7" w:rsidRDefault="00DF2667" w:rsidP="00DF2667">
      <w:pPr>
        <w:spacing w:after="0"/>
        <w:jc w:val="both"/>
        <w:rPr>
          <w:rFonts w:ascii="Times New Roman" w:eastAsia="Times New Roman" w:hAnsi="Times New Roman" w:cs="Times New Roman"/>
          <w:sz w:val="19"/>
          <w:szCs w:val="19"/>
          <w:rPrChange w:id="33" w:author="David Döbele" w:date="2026-04-01T23:42:00Z" w16du:dateUtc="2026-04-01T21:42:00Z">
            <w:rPr>
              <w:rFonts w:ascii="Times New Roman" w:eastAsia="Times New Roman" w:hAnsi="Times New Roman" w:cs="Times New Roman"/>
              <w:sz w:val="20"/>
              <w:szCs w:val="20"/>
            </w:rPr>
          </w:rPrChange>
        </w:rPr>
      </w:pPr>
      <w:r w:rsidRPr="003D37D7">
        <w:rPr>
          <w:rFonts w:ascii="Times New Roman" w:eastAsia="Times New Roman" w:hAnsi="Times New Roman" w:cs="Times New Roman"/>
          <w:sz w:val="19"/>
          <w:szCs w:val="19"/>
          <w:rPrChange w:id="34" w:author="David Döbele" w:date="2026-04-01T23:42:00Z" w16du:dateUtc="2026-04-01T21:42:00Z">
            <w:rPr>
              <w:rFonts w:ascii="Times New Roman" w:eastAsia="Times New Roman" w:hAnsi="Times New Roman" w:cs="Times New Roman"/>
              <w:sz w:val="20"/>
              <w:szCs w:val="20"/>
            </w:rPr>
          </w:rPrChange>
        </w:rPr>
        <w:t xml:space="preserve">schon vor meinem Studium habe ich ein großes Interesse an der Tätigkeit als M&amp;A-Analyst entwickelt. Durch meine Teilnahme am einjährigen M&amp;A-Curriculum des Bundesverbands M&amp;A sowie inspirierende Gespräche mit Alumni meiner Universität wurde mir endgültig klar, wie sehr mich eine Karriere im M&amp;A reizt. Besonders spannend finde ich, dass jede Transaktion im M&amp;A eine neue, maßgeschneiderte Lösung erfordert und man dadurch eine steile Lernkurve hat. </w:t>
      </w:r>
      <w:del w:id="35" w:author="David Döbele" w:date="2026-04-01T23:40:00Z" w16du:dateUtc="2026-04-01T21:40:00Z">
        <w:r w:rsidRPr="003D37D7" w:rsidDel="003D37D7">
          <w:rPr>
            <w:rFonts w:ascii="Times New Roman" w:eastAsia="Times New Roman" w:hAnsi="Times New Roman" w:cs="Times New Roman"/>
            <w:sz w:val="19"/>
            <w:szCs w:val="19"/>
            <w:rPrChange w:id="36" w:author="David Döbele" w:date="2026-04-01T23:42:00Z" w16du:dateUtc="2026-04-01T21:42:00Z">
              <w:rPr>
                <w:rFonts w:ascii="Times New Roman" w:eastAsia="Times New Roman" w:hAnsi="Times New Roman" w:cs="Times New Roman"/>
                <w:sz w:val="20"/>
                <w:szCs w:val="20"/>
              </w:rPr>
            </w:rPrChange>
          </w:rPr>
          <w:delText>Mich begeistert vor allem die Kombination aus finanziellen Analysen und strategischem Denken, aber auch, dass M&amp;A ein Peoples Business ist, in dem am Ende ebenso persönliches Fingerspitzengefühl zählt. I</w:delText>
        </w:r>
      </w:del>
      <w:ins w:id="37" w:author="David Döbele" w:date="2026-04-01T23:40:00Z" w16du:dateUtc="2026-04-01T21:40:00Z">
        <w:r w:rsidR="003D37D7" w:rsidRPr="003D37D7">
          <w:rPr>
            <w:rFonts w:ascii="Times New Roman" w:eastAsia="Times New Roman" w:hAnsi="Times New Roman" w:cs="Times New Roman"/>
            <w:sz w:val="19"/>
            <w:szCs w:val="19"/>
            <w:rPrChange w:id="38" w:author="David Döbele" w:date="2026-04-01T23:42:00Z" w16du:dateUtc="2026-04-01T21:42:00Z">
              <w:rPr>
                <w:rFonts w:ascii="Times New Roman" w:eastAsia="Times New Roman" w:hAnsi="Times New Roman" w:cs="Times New Roman"/>
                <w:sz w:val="20"/>
                <w:szCs w:val="20"/>
              </w:rPr>
            </w:rPrChange>
          </w:rPr>
          <w:t>I</w:t>
        </w:r>
      </w:ins>
      <w:r w:rsidRPr="003D37D7">
        <w:rPr>
          <w:rFonts w:ascii="Times New Roman" w:eastAsia="Times New Roman" w:hAnsi="Times New Roman" w:cs="Times New Roman"/>
          <w:sz w:val="19"/>
          <w:szCs w:val="19"/>
          <w:rPrChange w:id="39" w:author="David Döbele" w:date="2026-04-01T23:42:00Z" w16du:dateUtc="2026-04-01T21:42:00Z">
            <w:rPr>
              <w:rFonts w:ascii="Times New Roman" w:eastAsia="Times New Roman" w:hAnsi="Times New Roman" w:cs="Times New Roman"/>
              <w:sz w:val="20"/>
              <w:szCs w:val="20"/>
            </w:rPr>
          </w:rPrChange>
        </w:rPr>
        <w:t xml:space="preserve">ch denke, dass besonders am Anfang der Karriere die Research Tätigkeit von besonderer Bedeutung und an sich von großer Bedeutung für eine M&amp;A Transaktion ist. Mit ihr steht und fällt die Umsetzbarkeit, aber auch der Preis, den man am Ende für sein Unternehmen bekommt. Daher sehe ich es als perfekten nächsten Schritt für mich an, bei Ihnen ein Praktikum im M&amp;A Research ab dem ersten August 2026 zu machen. </w:t>
      </w:r>
    </w:p>
    <w:p w14:paraId="4AB696E0" w14:textId="77777777" w:rsidR="00DF2667" w:rsidRPr="003D37D7" w:rsidRDefault="00DF2667" w:rsidP="00DF2667">
      <w:pPr>
        <w:spacing w:after="0"/>
        <w:jc w:val="both"/>
        <w:rPr>
          <w:rFonts w:ascii="Times New Roman" w:eastAsia="Times New Roman" w:hAnsi="Times New Roman" w:cs="Times New Roman"/>
          <w:sz w:val="19"/>
          <w:szCs w:val="19"/>
          <w:rPrChange w:id="40" w:author="David Döbele" w:date="2026-04-01T23:42:00Z" w16du:dateUtc="2026-04-01T21:42:00Z">
            <w:rPr>
              <w:rFonts w:ascii="Times New Roman" w:eastAsia="Times New Roman" w:hAnsi="Times New Roman" w:cs="Times New Roman"/>
              <w:sz w:val="20"/>
              <w:szCs w:val="20"/>
            </w:rPr>
          </w:rPrChange>
        </w:rPr>
      </w:pPr>
    </w:p>
    <w:p w14:paraId="59C6EA1D" w14:textId="36F46A63" w:rsidR="00DF2667" w:rsidRPr="003D37D7" w:rsidRDefault="00DF2667" w:rsidP="00DF2667">
      <w:pPr>
        <w:spacing w:after="0"/>
        <w:jc w:val="both"/>
        <w:rPr>
          <w:rFonts w:ascii="Times New Roman" w:eastAsia="Times New Roman" w:hAnsi="Times New Roman" w:cs="Times New Roman"/>
          <w:sz w:val="19"/>
          <w:szCs w:val="19"/>
          <w:rPrChange w:id="41" w:author="David Döbele" w:date="2026-04-01T23:42:00Z" w16du:dateUtc="2026-04-01T21:42:00Z">
            <w:rPr>
              <w:rFonts w:ascii="Times New Roman" w:eastAsia="Times New Roman" w:hAnsi="Times New Roman" w:cs="Times New Roman"/>
              <w:sz w:val="20"/>
              <w:szCs w:val="20"/>
            </w:rPr>
          </w:rPrChange>
        </w:rPr>
      </w:pPr>
      <w:r w:rsidRPr="003D37D7">
        <w:rPr>
          <w:rFonts w:ascii="Times New Roman" w:eastAsia="Times New Roman" w:hAnsi="Times New Roman" w:cs="Times New Roman"/>
          <w:sz w:val="19"/>
          <w:szCs w:val="19"/>
          <w:rPrChange w:id="42" w:author="David Döbele" w:date="2026-04-01T23:42:00Z" w16du:dateUtc="2026-04-01T21:42:00Z">
            <w:rPr>
              <w:rFonts w:ascii="Times New Roman" w:eastAsia="Times New Roman" w:hAnsi="Times New Roman" w:cs="Times New Roman"/>
              <w:sz w:val="20"/>
              <w:szCs w:val="20"/>
            </w:rPr>
          </w:rPrChange>
        </w:rPr>
        <w:t xml:space="preserve">Seit Oktober letzten Jahres studiere ich Wirtschaftswissenschaften </w:t>
      </w:r>
      <w:ins w:id="43" w:author="David Döbele" w:date="2026-04-01T23:41:00Z" w16du:dateUtc="2026-04-01T21:41:00Z">
        <w:r w:rsidR="003D37D7" w:rsidRPr="003D37D7">
          <w:rPr>
            <w:rFonts w:ascii="Times New Roman" w:eastAsia="Times New Roman" w:hAnsi="Times New Roman" w:cs="Times New Roman"/>
            <w:sz w:val="19"/>
            <w:szCs w:val="19"/>
            <w:rPrChange w:id="44" w:author="David Döbele" w:date="2026-04-01T23:42:00Z" w16du:dateUtc="2026-04-01T21:42:00Z">
              <w:rPr>
                <w:rFonts w:ascii="Times New Roman" w:eastAsia="Times New Roman" w:hAnsi="Times New Roman" w:cs="Times New Roman"/>
                <w:sz w:val="20"/>
                <w:szCs w:val="20"/>
              </w:rPr>
            </w:rPrChange>
          </w:rPr>
          <w:t xml:space="preserve">an der </w:t>
        </w:r>
      </w:ins>
      <w:del w:id="45" w:author="David Döbele" w:date="2026-04-01T23:41:00Z" w16du:dateUtc="2026-04-01T21:41:00Z">
        <w:r w:rsidRPr="003D37D7" w:rsidDel="003D37D7">
          <w:rPr>
            <w:rFonts w:ascii="Times New Roman" w:eastAsia="Times New Roman" w:hAnsi="Times New Roman" w:cs="Times New Roman"/>
            <w:sz w:val="19"/>
            <w:szCs w:val="19"/>
            <w:rPrChange w:id="46" w:author="David Döbele" w:date="2026-04-01T23:42:00Z" w16du:dateUtc="2026-04-01T21:42:00Z">
              <w:rPr>
                <w:rFonts w:ascii="Times New Roman" w:eastAsia="Times New Roman" w:hAnsi="Times New Roman" w:cs="Times New Roman"/>
                <w:sz w:val="20"/>
                <w:szCs w:val="20"/>
              </w:rPr>
            </w:rPrChange>
          </w:rPr>
          <w:delText>an der Johannes-Gutenberg-</w:delText>
        </w:r>
      </w:del>
      <w:r w:rsidRPr="003D37D7">
        <w:rPr>
          <w:rFonts w:ascii="Times New Roman" w:eastAsia="Times New Roman" w:hAnsi="Times New Roman" w:cs="Times New Roman"/>
          <w:sz w:val="19"/>
          <w:szCs w:val="19"/>
          <w:rPrChange w:id="47" w:author="David Döbele" w:date="2026-04-01T23:42:00Z" w16du:dateUtc="2026-04-01T21:42:00Z">
            <w:rPr>
              <w:rFonts w:ascii="Times New Roman" w:eastAsia="Times New Roman" w:hAnsi="Times New Roman" w:cs="Times New Roman"/>
              <w:sz w:val="20"/>
              <w:szCs w:val="20"/>
            </w:rPr>
          </w:rPrChange>
        </w:rPr>
        <w:t xml:space="preserve">Universität in Mainz. Bereits vor meinem Studium absolvierte ich zwei kleinere Praktika, eines im Bereich Vertrags- und Datenanalyse bei einer Allianz-Vertretung, bei dem ich meine analytischen Fähigkeiten unter Beweis stellen konnte, sowie ein weiteres Praktikum bei einer Wirtschaftsprüfungs- und Steuerberatungsgesellschaft, bei dem ich ab dem ersten Tag eigenständig an Projekten mitarbeiten durfte. Um meine Kenntnisse im Bereich Financial Analysis und Accounting weiter zu vertiefen, absolviere ich derzeit mein zweites Audit-Praktikum bei der DDP-Gruppe, einem überregionalen mittelständischen Prüfungs- und Consulting-Unternehmen. Dort analysiere ich Bilanz-, GuV- und Cashflow-Positionen mittelständischer Unternehmen und Konzerne sowie finanzielle Kennzahlen und führe Plausibilitätsprüfungen in Excel zur Bewertung der Kapitalstruktur durch. Zudem bereite ich Finanzdaten auf, erstelle prüfungsrelevante Arbeitspapiere und analysiere Geschäftsmodelle sowie Kennzahlen von Mandanten, insbesondere aus dem MedTech- und Lebensmittelsektor, um deren wirtschaftliche Entwicklung zu beurteilen. Mit Beginn meines Studiums wurde ich als einer von 40 Studierenden deutschlandweit ausgewählt, am einjährigen M&amp;A Curriculum des Bundesverbands M&amp;A teilzunehmen. Dadurch kann ich mein Wissen in den Bereichen Screening, Targeting, DCF-Bewertung und weiteren für den M&amp;A-Prozess entscheidenden Themen ausbauen, tiefere Einblicke in Transaktionen gewinnen und mich gezielt auf ein Praktikum im M&amp;A Research vorbereiten. Neuerdings engagiere ich mich zudem im </w:t>
      </w:r>
      <w:proofErr w:type="spellStart"/>
      <w:r w:rsidRPr="003D37D7">
        <w:rPr>
          <w:rFonts w:ascii="Times New Roman" w:eastAsia="Times New Roman" w:hAnsi="Times New Roman" w:cs="Times New Roman"/>
          <w:sz w:val="19"/>
          <w:szCs w:val="19"/>
          <w:rPrChange w:id="48" w:author="David Döbele" w:date="2026-04-01T23:42:00Z" w16du:dateUtc="2026-04-01T21:42:00Z">
            <w:rPr>
              <w:rFonts w:ascii="Times New Roman" w:eastAsia="Times New Roman" w:hAnsi="Times New Roman" w:cs="Times New Roman"/>
              <w:sz w:val="20"/>
              <w:szCs w:val="20"/>
            </w:rPr>
          </w:rPrChange>
        </w:rPr>
        <w:t>FinanceHub</w:t>
      </w:r>
      <w:proofErr w:type="spellEnd"/>
      <w:r w:rsidRPr="003D37D7">
        <w:rPr>
          <w:rFonts w:ascii="Times New Roman" w:eastAsia="Times New Roman" w:hAnsi="Times New Roman" w:cs="Times New Roman"/>
          <w:sz w:val="19"/>
          <w:szCs w:val="19"/>
          <w:rPrChange w:id="49" w:author="David Döbele" w:date="2026-04-01T23:42:00Z" w16du:dateUtc="2026-04-01T21:42:00Z">
            <w:rPr>
              <w:rFonts w:ascii="Times New Roman" w:eastAsia="Times New Roman" w:hAnsi="Times New Roman" w:cs="Times New Roman"/>
              <w:sz w:val="20"/>
              <w:szCs w:val="20"/>
            </w:rPr>
          </w:rPrChange>
        </w:rPr>
        <w:t xml:space="preserve"> e.V., einer deutschlandweiten studentischen Initiative, bei der ich als aktives Mitglied im Private-Equity-Team an der Erstellung von Longlists sowie an der Planung unserer Private-Equity-Workshoptour in München beteiligt bin. In meiner Freizeit spiele ich außerdem leidenschaftlich Basketball. Mein Trainer und mein Team schätzen dabei besonders meinen Ehrgeiz sowie meine Kommunikations- und Teamfähigkeit. Dieses Mindset eines ehrgeizigen Teamplayers und meine Freude an Herausforderungen möchte ich nun im Rahmen eines Praktikums in Ihrem Unternehmen einbringen.</w:t>
      </w:r>
    </w:p>
    <w:p w14:paraId="3F10331A" w14:textId="77777777" w:rsidR="00DF2667" w:rsidRPr="003D37D7" w:rsidRDefault="00DF2667" w:rsidP="00DF2667">
      <w:pPr>
        <w:spacing w:after="0"/>
        <w:jc w:val="both"/>
        <w:rPr>
          <w:rFonts w:ascii="Times New Roman" w:eastAsia="Times New Roman" w:hAnsi="Times New Roman" w:cs="Times New Roman"/>
          <w:sz w:val="19"/>
          <w:szCs w:val="19"/>
          <w:rPrChange w:id="50" w:author="David Döbele" w:date="2026-04-01T23:42:00Z" w16du:dateUtc="2026-04-01T21:42:00Z">
            <w:rPr>
              <w:rFonts w:ascii="Times New Roman" w:eastAsia="Times New Roman" w:hAnsi="Times New Roman" w:cs="Times New Roman"/>
              <w:sz w:val="20"/>
              <w:szCs w:val="20"/>
            </w:rPr>
          </w:rPrChange>
        </w:rPr>
      </w:pPr>
    </w:p>
    <w:p w14:paraId="6B853ABE" w14:textId="77777777" w:rsidR="00DF2667" w:rsidRPr="003D37D7" w:rsidRDefault="00DF2667" w:rsidP="00DF2667">
      <w:pPr>
        <w:spacing w:after="0"/>
        <w:jc w:val="both"/>
        <w:rPr>
          <w:rFonts w:ascii="Times New Roman" w:eastAsia="Times New Roman" w:hAnsi="Times New Roman" w:cs="Times New Roman"/>
          <w:sz w:val="19"/>
          <w:szCs w:val="19"/>
          <w:rPrChange w:id="51" w:author="David Döbele" w:date="2026-04-01T23:42:00Z" w16du:dateUtc="2026-04-01T21:42:00Z">
            <w:rPr>
              <w:rFonts w:ascii="Times New Roman" w:eastAsia="Times New Roman" w:hAnsi="Times New Roman" w:cs="Times New Roman"/>
              <w:sz w:val="20"/>
              <w:szCs w:val="20"/>
            </w:rPr>
          </w:rPrChange>
        </w:rPr>
      </w:pPr>
      <w:r w:rsidRPr="003D37D7">
        <w:rPr>
          <w:rFonts w:ascii="Times New Roman" w:eastAsia="Times New Roman" w:hAnsi="Times New Roman" w:cs="Times New Roman"/>
          <w:sz w:val="19"/>
          <w:szCs w:val="19"/>
          <w:rPrChange w:id="52" w:author="David Döbele" w:date="2026-04-01T23:42:00Z" w16du:dateUtc="2026-04-01T21:42:00Z">
            <w:rPr>
              <w:rFonts w:ascii="Times New Roman" w:eastAsia="Times New Roman" w:hAnsi="Times New Roman" w:cs="Times New Roman"/>
              <w:sz w:val="20"/>
              <w:szCs w:val="20"/>
            </w:rPr>
          </w:rPrChange>
        </w:rPr>
        <w:t xml:space="preserve">Ein Praktikum bei </w:t>
      </w:r>
      <w:proofErr w:type="spellStart"/>
      <w:r w:rsidRPr="003D37D7">
        <w:rPr>
          <w:rFonts w:ascii="Times New Roman" w:eastAsia="Times New Roman" w:hAnsi="Times New Roman" w:cs="Times New Roman"/>
          <w:sz w:val="19"/>
          <w:szCs w:val="19"/>
          <w:rPrChange w:id="53" w:author="David Döbele" w:date="2026-04-01T23:42:00Z" w16du:dateUtc="2026-04-01T21:42:00Z">
            <w:rPr>
              <w:rFonts w:ascii="Times New Roman" w:eastAsia="Times New Roman" w:hAnsi="Times New Roman" w:cs="Times New Roman"/>
              <w:sz w:val="20"/>
              <w:szCs w:val="20"/>
            </w:rPr>
          </w:rPrChange>
        </w:rPr>
        <w:t>Dealcircle</w:t>
      </w:r>
      <w:proofErr w:type="spellEnd"/>
      <w:r w:rsidRPr="003D37D7">
        <w:rPr>
          <w:rFonts w:ascii="Times New Roman" w:eastAsia="Times New Roman" w:hAnsi="Times New Roman" w:cs="Times New Roman"/>
          <w:sz w:val="19"/>
          <w:szCs w:val="19"/>
          <w:rPrChange w:id="54" w:author="David Döbele" w:date="2026-04-01T23:42:00Z" w16du:dateUtc="2026-04-01T21:42:00Z">
            <w:rPr>
              <w:rFonts w:ascii="Times New Roman" w:eastAsia="Times New Roman" w:hAnsi="Times New Roman" w:cs="Times New Roman"/>
              <w:sz w:val="20"/>
              <w:szCs w:val="20"/>
            </w:rPr>
          </w:rPrChange>
        </w:rPr>
        <w:t xml:space="preserve"> reizt mich besonders, da Sie als führendes und schnell wachsendes Unternehmen im DACH-Raum für M&amp;A-Research-Lösungen einen innovativen und technologiegetriebenen Ansatz verfolgen. Besonders beeindruckt mich, wie Sie klassische Finanzanalyse mit modernen, datengetriebenen Methoden verbinden und dabei gezielt Künstliche Intelligenz einsetzen, um Prozesse wie die Erstellung von Short- und Longlists oder die Analyse von Käuferdaten effizienter und präziser zu gestalten. Ich habe mich intensiv mit Ihrem Unternehmen beschäftigt und finde es faszinierend, wie Sie durch den Einsatz von Technologie Geschwindigkeit und Erfolgsquoten im M&amp;A-Prozess nachhaltig verbessern. Der persönliche Eindruck bei den M&amp;A Excellence Days, insbesondere durch den Vortrag von Kai Hesselmann sowie den Austausch mit einem Ihrer Mitarbeiter, hat meinen Wunsch zusätzlich bestärkt, Teil Ihres Teams zu werden. Ich schätze an Ihrem Unternehmen besonders die hohe Innovationskraft und die steile Lernkurve, die sich durch die Verbindung von M&amp;A-Expertise und technologischer Entwicklung ergibt. Da ich analytisch denke, großes Interesse an technologischen Entwicklungen habe und Verantwortung übernehmen möchte, sehe ich </w:t>
      </w:r>
      <w:proofErr w:type="spellStart"/>
      <w:r w:rsidRPr="003D37D7">
        <w:rPr>
          <w:rFonts w:ascii="Times New Roman" w:eastAsia="Times New Roman" w:hAnsi="Times New Roman" w:cs="Times New Roman"/>
          <w:sz w:val="19"/>
          <w:szCs w:val="19"/>
          <w:rPrChange w:id="55" w:author="David Döbele" w:date="2026-04-01T23:42:00Z" w16du:dateUtc="2026-04-01T21:42:00Z">
            <w:rPr>
              <w:rFonts w:ascii="Times New Roman" w:eastAsia="Times New Roman" w:hAnsi="Times New Roman" w:cs="Times New Roman"/>
              <w:sz w:val="20"/>
              <w:szCs w:val="20"/>
            </w:rPr>
          </w:rPrChange>
        </w:rPr>
        <w:t>Dealcircle</w:t>
      </w:r>
      <w:proofErr w:type="spellEnd"/>
      <w:r w:rsidRPr="003D37D7">
        <w:rPr>
          <w:rFonts w:ascii="Times New Roman" w:eastAsia="Times New Roman" w:hAnsi="Times New Roman" w:cs="Times New Roman"/>
          <w:sz w:val="19"/>
          <w:szCs w:val="19"/>
          <w:rPrChange w:id="56" w:author="David Döbele" w:date="2026-04-01T23:42:00Z" w16du:dateUtc="2026-04-01T21:42:00Z">
            <w:rPr>
              <w:rFonts w:ascii="Times New Roman" w:eastAsia="Times New Roman" w:hAnsi="Times New Roman" w:cs="Times New Roman"/>
              <w:sz w:val="20"/>
              <w:szCs w:val="20"/>
            </w:rPr>
          </w:rPrChange>
        </w:rPr>
        <w:t xml:space="preserve"> als meine erste Wahl, um mich sowohl fachlich als auch persönlich optimal weiterzuentwickeln und aktiv zur Zukunft der M&amp;A-Branche beizutragen.</w:t>
      </w:r>
    </w:p>
    <w:p w14:paraId="712B841B" w14:textId="77777777" w:rsidR="00DF2667" w:rsidRPr="003D37D7" w:rsidRDefault="00DF2667" w:rsidP="00DF2667">
      <w:pPr>
        <w:spacing w:after="0"/>
        <w:jc w:val="both"/>
        <w:rPr>
          <w:rFonts w:ascii="Times New Roman" w:eastAsia="Times New Roman" w:hAnsi="Times New Roman" w:cs="Times New Roman"/>
          <w:sz w:val="19"/>
          <w:szCs w:val="19"/>
          <w:rPrChange w:id="57" w:author="David Döbele" w:date="2026-04-01T23:42:00Z" w16du:dateUtc="2026-04-01T21:42:00Z">
            <w:rPr>
              <w:rFonts w:ascii="Times New Roman" w:eastAsia="Times New Roman" w:hAnsi="Times New Roman" w:cs="Times New Roman"/>
              <w:sz w:val="20"/>
              <w:szCs w:val="20"/>
            </w:rPr>
          </w:rPrChange>
        </w:rPr>
      </w:pPr>
    </w:p>
    <w:p w14:paraId="2D77EE08" w14:textId="1D9790F2" w:rsidR="00DF2667" w:rsidRPr="003D37D7" w:rsidRDefault="00DF2667" w:rsidP="00DF2667">
      <w:pPr>
        <w:spacing w:after="0"/>
        <w:jc w:val="both"/>
        <w:rPr>
          <w:rFonts w:ascii="Times New Roman" w:eastAsia="Times New Roman" w:hAnsi="Times New Roman" w:cs="Times New Roman"/>
          <w:sz w:val="19"/>
          <w:szCs w:val="19"/>
          <w:rPrChange w:id="58" w:author="David Döbele" w:date="2026-04-01T23:42:00Z" w16du:dateUtc="2026-04-01T21:42:00Z">
            <w:rPr>
              <w:rFonts w:ascii="Times New Roman" w:eastAsia="Times New Roman" w:hAnsi="Times New Roman" w:cs="Times New Roman"/>
              <w:sz w:val="20"/>
              <w:szCs w:val="20"/>
            </w:rPr>
          </w:rPrChange>
        </w:rPr>
      </w:pPr>
      <w:r w:rsidRPr="003D37D7">
        <w:rPr>
          <w:rFonts w:ascii="Times New Roman" w:eastAsia="Times New Roman" w:hAnsi="Times New Roman" w:cs="Times New Roman"/>
          <w:sz w:val="19"/>
          <w:szCs w:val="19"/>
          <w:rPrChange w:id="59" w:author="David Döbele" w:date="2026-04-01T23:42:00Z" w16du:dateUtc="2026-04-01T21:42:00Z">
            <w:rPr>
              <w:rFonts w:ascii="Times New Roman" w:eastAsia="Times New Roman" w:hAnsi="Times New Roman" w:cs="Times New Roman"/>
              <w:sz w:val="20"/>
              <w:szCs w:val="20"/>
            </w:rPr>
          </w:rPrChange>
        </w:rPr>
        <w:t>Von dem Praktikum erhoffe ich mir eine steile Lernkurve, sowie die Möglichkeit, meine eigenen Ideen und bisherigen Erfahrungen in M&amp;A und Datenanalyse bei Ihnen mehrwertschaffend einzubringen. Ich bin mir sicher, dass ich durch mein starkes Interesse an M&amp;A, meine hohe Selbstständigkeit, Belastbarkeit und meine analytischen Fähigkeiten eine Bereicherung für Ihr Unternehmen sein werde, und würde mich sehr freuen, Sie auch in einem persönlichen Gespräch von mir überzeugen zu dürfen.</w:t>
      </w:r>
    </w:p>
    <w:p w14:paraId="344E763A" w14:textId="77777777" w:rsidR="00BF1051" w:rsidRPr="003D37D7" w:rsidRDefault="00BF1051" w:rsidP="00BF1051">
      <w:pPr>
        <w:spacing w:after="0"/>
        <w:jc w:val="both"/>
        <w:rPr>
          <w:rFonts w:ascii="Times New Roman" w:eastAsia="Times New Roman" w:hAnsi="Times New Roman" w:cs="Times New Roman"/>
          <w:sz w:val="19"/>
          <w:szCs w:val="19"/>
          <w:rPrChange w:id="60" w:author="David Döbele" w:date="2026-04-01T23:42:00Z" w16du:dateUtc="2026-04-01T21:42:00Z">
            <w:rPr>
              <w:rFonts w:ascii="Times New Roman" w:eastAsia="Times New Roman" w:hAnsi="Times New Roman" w:cs="Times New Roman"/>
              <w:sz w:val="20"/>
              <w:szCs w:val="20"/>
            </w:rPr>
          </w:rPrChange>
        </w:rPr>
      </w:pPr>
    </w:p>
    <w:p w14:paraId="411A62C4" w14:textId="77777777" w:rsidR="00BF1051" w:rsidRPr="003D37D7" w:rsidRDefault="00BF1051" w:rsidP="00BF1051">
      <w:pPr>
        <w:spacing w:after="0"/>
        <w:jc w:val="both"/>
        <w:rPr>
          <w:rFonts w:ascii="Times New Roman" w:eastAsia="Times New Roman" w:hAnsi="Times New Roman" w:cs="Times New Roman"/>
          <w:sz w:val="19"/>
          <w:szCs w:val="19"/>
          <w:rPrChange w:id="61" w:author="David Döbele" w:date="2026-04-01T23:42:00Z" w16du:dateUtc="2026-04-01T21:42:00Z">
            <w:rPr>
              <w:rFonts w:ascii="Times New Roman" w:eastAsia="Times New Roman" w:hAnsi="Times New Roman" w:cs="Times New Roman"/>
              <w:sz w:val="20"/>
              <w:szCs w:val="20"/>
            </w:rPr>
          </w:rPrChange>
        </w:rPr>
      </w:pPr>
      <w:r w:rsidRPr="003D37D7">
        <w:rPr>
          <w:rFonts w:ascii="Times New Roman" w:eastAsia="Times New Roman" w:hAnsi="Times New Roman" w:cs="Times New Roman"/>
          <w:sz w:val="19"/>
          <w:szCs w:val="19"/>
          <w:rPrChange w:id="62" w:author="David Döbele" w:date="2026-04-01T23:42:00Z" w16du:dateUtc="2026-04-01T21:42:00Z">
            <w:rPr>
              <w:rFonts w:ascii="Times New Roman" w:eastAsia="Times New Roman" w:hAnsi="Times New Roman" w:cs="Times New Roman"/>
              <w:sz w:val="20"/>
              <w:szCs w:val="20"/>
            </w:rPr>
          </w:rPrChange>
        </w:rPr>
        <w:t>Mit freundlichen Grüßen</w:t>
      </w:r>
    </w:p>
    <w:p w14:paraId="631C7B35" w14:textId="405B4CD7" w:rsidR="00BF1051" w:rsidRPr="003D37D7" w:rsidRDefault="00BF1051" w:rsidP="6E00E0CC">
      <w:pPr>
        <w:spacing w:after="0"/>
        <w:jc w:val="both"/>
        <w:rPr>
          <w:sz w:val="19"/>
          <w:szCs w:val="19"/>
          <w:rPrChange w:id="63" w:author="David Döbele" w:date="2026-04-01T23:42:00Z" w16du:dateUtc="2026-04-01T21:42:00Z">
            <w:rPr>
              <w:sz w:val="20"/>
              <w:szCs w:val="20"/>
            </w:rPr>
          </w:rPrChange>
        </w:rPr>
      </w:pPr>
      <w:r w:rsidRPr="003D37D7">
        <w:rPr>
          <w:noProof/>
          <w:sz w:val="19"/>
          <w:szCs w:val="19"/>
          <w:rPrChange w:id="64" w:author="David Döbele" w:date="2026-04-01T23:42:00Z" w16du:dateUtc="2026-04-01T21:42:00Z">
            <w:rPr>
              <w:noProof/>
              <w:sz w:val="20"/>
              <w:szCs w:val="20"/>
            </w:rPr>
          </w:rPrChange>
        </w:rPr>
        <w:drawing>
          <wp:inline distT="0" distB="0" distL="0" distR="0" wp14:anchorId="734E05C7" wp14:editId="13409F87">
            <wp:extent cx="954201" cy="523875"/>
            <wp:effectExtent l="0" t="0" r="0" b="0"/>
            <wp:docPr id="11357703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7832" name=""/>
                    <pic:cNvPicPr/>
                  </pic:nvPicPr>
                  <pic:blipFill>
                    <a:blip r:embed="rId7">
                      <a:extLst>
                        <a:ext uri="{28A0092B-C50C-407E-A947-70E740481C1C}">
                          <a14:useLocalDpi xmlns:a14="http://schemas.microsoft.com/office/drawing/2010/main"/>
                        </a:ext>
                      </a:extLst>
                    </a:blip>
                    <a:stretch>
                      <a:fillRect/>
                    </a:stretch>
                  </pic:blipFill>
                  <pic:spPr>
                    <a:xfrm>
                      <a:off x="0" y="0"/>
                      <a:ext cx="954201" cy="523875"/>
                    </a:xfrm>
                    <a:prstGeom prst="rect">
                      <a:avLst/>
                    </a:prstGeom>
                  </pic:spPr>
                </pic:pic>
              </a:graphicData>
            </a:graphic>
          </wp:inline>
        </w:drawing>
      </w:r>
    </w:p>
    <w:sectPr w:rsidR="00BF1051" w:rsidRPr="003D37D7" w:rsidSect="002627D2">
      <w:headerReference w:type="default" r:id="rId8"/>
      <w:pgSz w:w="11906" w:h="16838"/>
      <w:pgMar w:top="737" w:right="850" w:bottom="57" w:left="85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CCCBD" w14:textId="77777777" w:rsidR="003B5182" w:rsidRDefault="003B5182">
      <w:pPr>
        <w:spacing w:after="0" w:line="240" w:lineRule="auto"/>
      </w:pPr>
      <w:r>
        <w:separator/>
      </w:r>
    </w:p>
  </w:endnote>
  <w:endnote w:type="continuationSeparator" w:id="0">
    <w:p w14:paraId="540CE9FB" w14:textId="77777777" w:rsidR="003B5182" w:rsidRDefault="003B51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5E588" w14:textId="77777777" w:rsidR="003B5182" w:rsidRDefault="003B5182">
      <w:pPr>
        <w:spacing w:after="0" w:line="240" w:lineRule="auto"/>
      </w:pPr>
      <w:r>
        <w:separator/>
      </w:r>
    </w:p>
  </w:footnote>
  <w:footnote w:type="continuationSeparator" w:id="0">
    <w:p w14:paraId="20ACD595" w14:textId="77777777" w:rsidR="003B5182" w:rsidRDefault="003B51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35"/>
      <w:gridCol w:w="3135"/>
      <w:gridCol w:w="3135"/>
    </w:tblGrid>
    <w:tr w:rsidR="6E00E0CC" w14:paraId="1B893632" w14:textId="77777777" w:rsidTr="6E00E0CC">
      <w:trPr>
        <w:trHeight w:val="300"/>
      </w:trPr>
      <w:tc>
        <w:tcPr>
          <w:tcW w:w="3135" w:type="dxa"/>
        </w:tcPr>
        <w:p w14:paraId="07EA3931" w14:textId="573EA097" w:rsidR="6E00E0CC" w:rsidRDefault="6E00E0CC" w:rsidP="6E00E0CC">
          <w:pPr>
            <w:pStyle w:val="Kopfzeile"/>
            <w:ind w:left="-115"/>
          </w:pPr>
        </w:p>
      </w:tc>
      <w:tc>
        <w:tcPr>
          <w:tcW w:w="3135" w:type="dxa"/>
        </w:tcPr>
        <w:p w14:paraId="11C5BBA9" w14:textId="2543D14D" w:rsidR="6E00E0CC" w:rsidRDefault="6E00E0CC" w:rsidP="6E00E0CC">
          <w:pPr>
            <w:pStyle w:val="Kopfzeile"/>
            <w:jc w:val="center"/>
          </w:pPr>
        </w:p>
      </w:tc>
      <w:tc>
        <w:tcPr>
          <w:tcW w:w="3135" w:type="dxa"/>
        </w:tcPr>
        <w:p w14:paraId="36C48CCB" w14:textId="53A19C27" w:rsidR="6E00E0CC" w:rsidRDefault="6E00E0CC" w:rsidP="6E00E0CC">
          <w:pPr>
            <w:pStyle w:val="Kopfzeile"/>
          </w:pPr>
        </w:p>
      </w:tc>
    </w:tr>
  </w:tbl>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659A"/>
    <w:rsid w:val="00012D78"/>
    <w:rsid w:val="00024B9A"/>
    <w:rsid w:val="00027EF8"/>
    <w:rsid w:val="00034B68"/>
    <w:rsid w:val="0004591A"/>
    <w:rsid w:val="00046459"/>
    <w:rsid w:val="000555E4"/>
    <w:rsid w:val="000565B3"/>
    <w:rsid w:val="0005670D"/>
    <w:rsid w:val="000710B0"/>
    <w:rsid w:val="00073C82"/>
    <w:rsid w:val="00081359"/>
    <w:rsid w:val="00094814"/>
    <w:rsid w:val="000A154E"/>
    <w:rsid w:val="000A5AB8"/>
    <w:rsid w:val="000A6678"/>
    <w:rsid w:val="000A7DEB"/>
    <w:rsid w:val="000C2BEB"/>
    <w:rsid w:val="000C55DE"/>
    <w:rsid w:val="000E163D"/>
    <w:rsid w:val="000E6DD7"/>
    <w:rsid w:val="000F371C"/>
    <w:rsid w:val="00107BD1"/>
    <w:rsid w:val="00117F83"/>
    <w:rsid w:val="001336C0"/>
    <w:rsid w:val="0013576D"/>
    <w:rsid w:val="00146C8E"/>
    <w:rsid w:val="001517F7"/>
    <w:rsid w:val="00152DF9"/>
    <w:rsid w:val="00156A98"/>
    <w:rsid w:val="001669DB"/>
    <w:rsid w:val="001719A3"/>
    <w:rsid w:val="00171AE1"/>
    <w:rsid w:val="00171D11"/>
    <w:rsid w:val="001819B1"/>
    <w:rsid w:val="001A1827"/>
    <w:rsid w:val="001A4522"/>
    <w:rsid w:val="001C17FC"/>
    <w:rsid w:val="001D079A"/>
    <w:rsid w:val="001E0088"/>
    <w:rsid w:val="001E0903"/>
    <w:rsid w:val="001E1EE7"/>
    <w:rsid w:val="002042CB"/>
    <w:rsid w:val="002062F6"/>
    <w:rsid w:val="00212042"/>
    <w:rsid w:val="002213EE"/>
    <w:rsid w:val="00232A0D"/>
    <w:rsid w:val="0023683A"/>
    <w:rsid w:val="002467A0"/>
    <w:rsid w:val="002528D2"/>
    <w:rsid w:val="002536DC"/>
    <w:rsid w:val="00255EC1"/>
    <w:rsid w:val="00257D2A"/>
    <w:rsid w:val="002627D2"/>
    <w:rsid w:val="00264191"/>
    <w:rsid w:val="0027047C"/>
    <w:rsid w:val="002708C2"/>
    <w:rsid w:val="00274324"/>
    <w:rsid w:val="00277257"/>
    <w:rsid w:val="002A5B9F"/>
    <w:rsid w:val="002C5ABF"/>
    <w:rsid w:val="002D309E"/>
    <w:rsid w:val="002D594E"/>
    <w:rsid w:val="002E39B8"/>
    <w:rsid w:val="002F51FA"/>
    <w:rsid w:val="00311A15"/>
    <w:rsid w:val="0032094C"/>
    <w:rsid w:val="003250EA"/>
    <w:rsid w:val="003421B1"/>
    <w:rsid w:val="003749EA"/>
    <w:rsid w:val="00375D2D"/>
    <w:rsid w:val="003811BC"/>
    <w:rsid w:val="0038671F"/>
    <w:rsid w:val="003947A8"/>
    <w:rsid w:val="003B5182"/>
    <w:rsid w:val="003D37D7"/>
    <w:rsid w:val="003D464F"/>
    <w:rsid w:val="003D5D1E"/>
    <w:rsid w:val="003E6FCD"/>
    <w:rsid w:val="003F3290"/>
    <w:rsid w:val="003F688C"/>
    <w:rsid w:val="00412CDB"/>
    <w:rsid w:val="00415608"/>
    <w:rsid w:val="00424CAF"/>
    <w:rsid w:val="004322AA"/>
    <w:rsid w:val="004325F7"/>
    <w:rsid w:val="00434D23"/>
    <w:rsid w:val="004403CB"/>
    <w:rsid w:val="004511E4"/>
    <w:rsid w:val="00453C2F"/>
    <w:rsid w:val="00454C0B"/>
    <w:rsid w:val="0046226E"/>
    <w:rsid w:val="00474FC2"/>
    <w:rsid w:val="00492923"/>
    <w:rsid w:val="004A1501"/>
    <w:rsid w:val="004A615C"/>
    <w:rsid w:val="004B4510"/>
    <w:rsid w:val="004C156C"/>
    <w:rsid w:val="004C174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0099"/>
    <w:rsid w:val="005C37E0"/>
    <w:rsid w:val="005C55F7"/>
    <w:rsid w:val="005D7D49"/>
    <w:rsid w:val="005E00BC"/>
    <w:rsid w:val="005E63B8"/>
    <w:rsid w:val="005F2BF5"/>
    <w:rsid w:val="005F350B"/>
    <w:rsid w:val="00603752"/>
    <w:rsid w:val="00632F05"/>
    <w:rsid w:val="0063341A"/>
    <w:rsid w:val="0063723B"/>
    <w:rsid w:val="00643DD4"/>
    <w:rsid w:val="00647413"/>
    <w:rsid w:val="0064782F"/>
    <w:rsid w:val="006502BE"/>
    <w:rsid w:val="0066205F"/>
    <w:rsid w:val="006A7895"/>
    <w:rsid w:val="006B01B6"/>
    <w:rsid w:val="006B302C"/>
    <w:rsid w:val="006C59D7"/>
    <w:rsid w:val="006D2592"/>
    <w:rsid w:val="006F066D"/>
    <w:rsid w:val="006F58EC"/>
    <w:rsid w:val="00706233"/>
    <w:rsid w:val="007204D8"/>
    <w:rsid w:val="007251EA"/>
    <w:rsid w:val="007340D7"/>
    <w:rsid w:val="00744709"/>
    <w:rsid w:val="007472BD"/>
    <w:rsid w:val="00755A3D"/>
    <w:rsid w:val="007675B1"/>
    <w:rsid w:val="00797EF1"/>
    <w:rsid w:val="007A3246"/>
    <w:rsid w:val="007A64C5"/>
    <w:rsid w:val="007A719D"/>
    <w:rsid w:val="007B1B2B"/>
    <w:rsid w:val="007C59D2"/>
    <w:rsid w:val="007E18F6"/>
    <w:rsid w:val="007E35BA"/>
    <w:rsid w:val="007E4326"/>
    <w:rsid w:val="007F0344"/>
    <w:rsid w:val="007F0D28"/>
    <w:rsid w:val="007F191E"/>
    <w:rsid w:val="007F7EA0"/>
    <w:rsid w:val="00803B9D"/>
    <w:rsid w:val="008049F7"/>
    <w:rsid w:val="00807293"/>
    <w:rsid w:val="00823375"/>
    <w:rsid w:val="00825CE3"/>
    <w:rsid w:val="0083750F"/>
    <w:rsid w:val="008428CF"/>
    <w:rsid w:val="0085213A"/>
    <w:rsid w:val="008565FD"/>
    <w:rsid w:val="00857C6F"/>
    <w:rsid w:val="008657E3"/>
    <w:rsid w:val="00867CED"/>
    <w:rsid w:val="00874503"/>
    <w:rsid w:val="00877285"/>
    <w:rsid w:val="00883B55"/>
    <w:rsid w:val="008931B0"/>
    <w:rsid w:val="0089337A"/>
    <w:rsid w:val="008A248F"/>
    <w:rsid w:val="008A410E"/>
    <w:rsid w:val="008B3738"/>
    <w:rsid w:val="008B402E"/>
    <w:rsid w:val="008C27C1"/>
    <w:rsid w:val="008D6664"/>
    <w:rsid w:val="008D7CDB"/>
    <w:rsid w:val="008E100E"/>
    <w:rsid w:val="008E4BA9"/>
    <w:rsid w:val="008E7A27"/>
    <w:rsid w:val="008E7D17"/>
    <w:rsid w:val="008F7792"/>
    <w:rsid w:val="009103E6"/>
    <w:rsid w:val="009642E3"/>
    <w:rsid w:val="00991E04"/>
    <w:rsid w:val="0099776A"/>
    <w:rsid w:val="009A256E"/>
    <w:rsid w:val="009B2F6A"/>
    <w:rsid w:val="009D07DC"/>
    <w:rsid w:val="009D3BBF"/>
    <w:rsid w:val="009E5172"/>
    <w:rsid w:val="009F46A7"/>
    <w:rsid w:val="009F737F"/>
    <w:rsid w:val="00A1282E"/>
    <w:rsid w:val="00A1332B"/>
    <w:rsid w:val="00A137BD"/>
    <w:rsid w:val="00A14247"/>
    <w:rsid w:val="00A40D57"/>
    <w:rsid w:val="00A436E5"/>
    <w:rsid w:val="00A4426A"/>
    <w:rsid w:val="00A44493"/>
    <w:rsid w:val="00A53760"/>
    <w:rsid w:val="00A829ED"/>
    <w:rsid w:val="00A94019"/>
    <w:rsid w:val="00A963E6"/>
    <w:rsid w:val="00AA2791"/>
    <w:rsid w:val="00AA4C7C"/>
    <w:rsid w:val="00AB4CD0"/>
    <w:rsid w:val="00AC61EE"/>
    <w:rsid w:val="00AC66C4"/>
    <w:rsid w:val="00AC7086"/>
    <w:rsid w:val="00AC7CED"/>
    <w:rsid w:val="00AE26F5"/>
    <w:rsid w:val="00AE3A33"/>
    <w:rsid w:val="00AE45FD"/>
    <w:rsid w:val="00B01DD8"/>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F1051"/>
    <w:rsid w:val="00BF522D"/>
    <w:rsid w:val="00C0214A"/>
    <w:rsid w:val="00C030C1"/>
    <w:rsid w:val="00C1562F"/>
    <w:rsid w:val="00C22C8E"/>
    <w:rsid w:val="00C5509A"/>
    <w:rsid w:val="00C6717B"/>
    <w:rsid w:val="00C71380"/>
    <w:rsid w:val="00C87530"/>
    <w:rsid w:val="00C9003C"/>
    <w:rsid w:val="00C93BAB"/>
    <w:rsid w:val="00C97ECA"/>
    <w:rsid w:val="00CA1160"/>
    <w:rsid w:val="00CA702E"/>
    <w:rsid w:val="00CA7350"/>
    <w:rsid w:val="00CB639D"/>
    <w:rsid w:val="00CD51E6"/>
    <w:rsid w:val="00CE1558"/>
    <w:rsid w:val="00CE433B"/>
    <w:rsid w:val="00D30CEA"/>
    <w:rsid w:val="00D51868"/>
    <w:rsid w:val="00D6063F"/>
    <w:rsid w:val="00D61F92"/>
    <w:rsid w:val="00D71D8E"/>
    <w:rsid w:val="00D92163"/>
    <w:rsid w:val="00D9281A"/>
    <w:rsid w:val="00D958F4"/>
    <w:rsid w:val="00DA3404"/>
    <w:rsid w:val="00DA524B"/>
    <w:rsid w:val="00DB471D"/>
    <w:rsid w:val="00DD1863"/>
    <w:rsid w:val="00DD3349"/>
    <w:rsid w:val="00DD54E1"/>
    <w:rsid w:val="00DD6747"/>
    <w:rsid w:val="00DE1FBC"/>
    <w:rsid w:val="00DE4385"/>
    <w:rsid w:val="00DE5C3D"/>
    <w:rsid w:val="00DF2667"/>
    <w:rsid w:val="00E02500"/>
    <w:rsid w:val="00E02BF5"/>
    <w:rsid w:val="00E12ED8"/>
    <w:rsid w:val="00E162C9"/>
    <w:rsid w:val="00E3005D"/>
    <w:rsid w:val="00E30491"/>
    <w:rsid w:val="00E473ED"/>
    <w:rsid w:val="00E47C6F"/>
    <w:rsid w:val="00E47DAF"/>
    <w:rsid w:val="00E52D40"/>
    <w:rsid w:val="00E62550"/>
    <w:rsid w:val="00E65B09"/>
    <w:rsid w:val="00E83116"/>
    <w:rsid w:val="00E914E5"/>
    <w:rsid w:val="00E91B86"/>
    <w:rsid w:val="00EA2603"/>
    <w:rsid w:val="00EA6CEC"/>
    <w:rsid w:val="00EA7AC2"/>
    <w:rsid w:val="00EC000C"/>
    <w:rsid w:val="00EE3246"/>
    <w:rsid w:val="00EF2FD5"/>
    <w:rsid w:val="00EF42C6"/>
    <w:rsid w:val="00EF4962"/>
    <w:rsid w:val="00F03BC7"/>
    <w:rsid w:val="00F11473"/>
    <w:rsid w:val="00F253C5"/>
    <w:rsid w:val="00F270C0"/>
    <w:rsid w:val="00F30624"/>
    <w:rsid w:val="00F4717F"/>
    <w:rsid w:val="00F5301B"/>
    <w:rsid w:val="00F55CE3"/>
    <w:rsid w:val="00F676BC"/>
    <w:rsid w:val="00F74175"/>
    <w:rsid w:val="00F92A04"/>
    <w:rsid w:val="00F96B16"/>
    <w:rsid w:val="00FA4972"/>
    <w:rsid w:val="00FA5291"/>
    <w:rsid w:val="00FC3295"/>
    <w:rsid w:val="00FD7864"/>
    <w:rsid w:val="00FF3860"/>
    <w:rsid w:val="00FF5030"/>
    <w:rsid w:val="048A5702"/>
    <w:rsid w:val="052FD263"/>
    <w:rsid w:val="071AE143"/>
    <w:rsid w:val="07EB0DAE"/>
    <w:rsid w:val="09BF7344"/>
    <w:rsid w:val="0A753A9F"/>
    <w:rsid w:val="0AE016B7"/>
    <w:rsid w:val="0AEF8E81"/>
    <w:rsid w:val="0DAB117A"/>
    <w:rsid w:val="0DBC72F5"/>
    <w:rsid w:val="0DE275F3"/>
    <w:rsid w:val="0E78C7DE"/>
    <w:rsid w:val="0E8FCE95"/>
    <w:rsid w:val="0FBACAB9"/>
    <w:rsid w:val="1089CD9C"/>
    <w:rsid w:val="114BA9B7"/>
    <w:rsid w:val="11EFD139"/>
    <w:rsid w:val="12D31071"/>
    <w:rsid w:val="12FC9034"/>
    <w:rsid w:val="165FF3DE"/>
    <w:rsid w:val="16639495"/>
    <w:rsid w:val="175D280F"/>
    <w:rsid w:val="17E11BA6"/>
    <w:rsid w:val="194FBE8F"/>
    <w:rsid w:val="1A32C466"/>
    <w:rsid w:val="1A96CD64"/>
    <w:rsid w:val="1D5FC852"/>
    <w:rsid w:val="1E447781"/>
    <w:rsid w:val="1EBEF573"/>
    <w:rsid w:val="1FF8FCDA"/>
    <w:rsid w:val="204F7B3A"/>
    <w:rsid w:val="2079BDAA"/>
    <w:rsid w:val="21CDA71D"/>
    <w:rsid w:val="232026FB"/>
    <w:rsid w:val="2428C813"/>
    <w:rsid w:val="244AB984"/>
    <w:rsid w:val="25534EE5"/>
    <w:rsid w:val="25A66011"/>
    <w:rsid w:val="2771A6F1"/>
    <w:rsid w:val="27B30F46"/>
    <w:rsid w:val="288EAF21"/>
    <w:rsid w:val="2A773235"/>
    <w:rsid w:val="2B0FCDC9"/>
    <w:rsid w:val="2B3A1C69"/>
    <w:rsid w:val="2C4D5DBE"/>
    <w:rsid w:val="2C9B702D"/>
    <w:rsid w:val="2D083453"/>
    <w:rsid w:val="2D24E03B"/>
    <w:rsid w:val="2F393B4A"/>
    <w:rsid w:val="2FA5F290"/>
    <w:rsid w:val="318186A6"/>
    <w:rsid w:val="32375435"/>
    <w:rsid w:val="3533FCDB"/>
    <w:rsid w:val="376495F9"/>
    <w:rsid w:val="38380F6A"/>
    <w:rsid w:val="3E7C0432"/>
    <w:rsid w:val="3FA68F31"/>
    <w:rsid w:val="3FC183F8"/>
    <w:rsid w:val="40A48AE0"/>
    <w:rsid w:val="410FFD80"/>
    <w:rsid w:val="42953C1F"/>
    <w:rsid w:val="43551314"/>
    <w:rsid w:val="462C4916"/>
    <w:rsid w:val="46859CD1"/>
    <w:rsid w:val="471876B3"/>
    <w:rsid w:val="4AD8EF5D"/>
    <w:rsid w:val="4B0FAF6C"/>
    <w:rsid w:val="4C414D73"/>
    <w:rsid w:val="4E056164"/>
    <w:rsid w:val="4FFFE338"/>
    <w:rsid w:val="51D15E89"/>
    <w:rsid w:val="528B67F4"/>
    <w:rsid w:val="544CA4FA"/>
    <w:rsid w:val="5497A75A"/>
    <w:rsid w:val="54A81B7D"/>
    <w:rsid w:val="55311C03"/>
    <w:rsid w:val="553919DB"/>
    <w:rsid w:val="56098CAE"/>
    <w:rsid w:val="57260EEF"/>
    <w:rsid w:val="5805C897"/>
    <w:rsid w:val="585E1C4D"/>
    <w:rsid w:val="58A692F6"/>
    <w:rsid w:val="58EDDD39"/>
    <w:rsid w:val="58F1E856"/>
    <w:rsid w:val="59266082"/>
    <w:rsid w:val="5933B46C"/>
    <w:rsid w:val="59C3EE29"/>
    <w:rsid w:val="5B5DA4C4"/>
    <w:rsid w:val="5C12C03E"/>
    <w:rsid w:val="5C21FD79"/>
    <w:rsid w:val="5CA1DCAD"/>
    <w:rsid w:val="5DDA856A"/>
    <w:rsid w:val="5E86DAEC"/>
    <w:rsid w:val="5F1C401B"/>
    <w:rsid w:val="5F281A49"/>
    <w:rsid w:val="5FCA574F"/>
    <w:rsid w:val="5FF8D0AA"/>
    <w:rsid w:val="62C0906B"/>
    <w:rsid w:val="62EB6111"/>
    <w:rsid w:val="6486DC00"/>
    <w:rsid w:val="6536EFAC"/>
    <w:rsid w:val="6606DBAB"/>
    <w:rsid w:val="6764E02A"/>
    <w:rsid w:val="68366D72"/>
    <w:rsid w:val="68570E11"/>
    <w:rsid w:val="6A0BDBAE"/>
    <w:rsid w:val="6C41214D"/>
    <w:rsid w:val="6C509E4A"/>
    <w:rsid w:val="6D98A2DA"/>
    <w:rsid w:val="6E00E0CC"/>
    <w:rsid w:val="6E1FABEB"/>
    <w:rsid w:val="6E23058B"/>
    <w:rsid w:val="70218F20"/>
    <w:rsid w:val="702B6B58"/>
    <w:rsid w:val="71179B6D"/>
    <w:rsid w:val="71B50946"/>
    <w:rsid w:val="71F9897E"/>
    <w:rsid w:val="72171303"/>
    <w:rsid w:val="724D61C0"/>
    <w:rsid w:val="7376AD2B"/>
    <w:rsid w:val="73F5AEBC"/>
    <w:rsid w:val="75B792E1"/>
    <w:rsid w:val="7686159F"/>
    <w:rsid w:val="77F98BB4"/>
    <w:rsid w:val="7802A75A"/>
    <w:rsid w:val="78922DAB"/>
    <w:rsid w:val="7CD4157E"/>
    <w:rsid w:val="7D648F1D"/>
    <w:rsid w:val="7DD77D37"/>
    <w:rsid w:val="7E3912BE"/>
    <w:rsid w:val="7E63AC27"/>
    <w:rsid w:val="7EF83527"/>
    <w:rsid w:val="7F8487B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Kopfzeile">
    <w:name w:val="header"/>
    <w:basedOn w:val="Standard"/>
    <w:uiPriority w:val="99"/>
    <w:unhideWhenUsed/>
    <w:rsid w:val="6E00E0CC"/>
    <w:pPr>
      <w:tabs>
        <w:tab w:val="center" w:pos="4680"/>
        <w:tab w:val="right" w:pos="9360"/>
      </w:tabs>
      <w:spacing w:after="0" w:line="240" w:lineRule="auto"/>
    </w:pPr>
  </w:style>
  <w:style w:type="paragraph" w:styleId="berarbeitung">
    <w:name w:val="Revision"/>
    <w:hidden/>
    <w:uiPriority w:val="99"/>
    <w:semiHidden/>
    <w:rsid w:val="003D37D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742</Words>
  <Characters>4681</Characters>
  <Application>Microsoft Office Word</Application>
  <DocSecurity>0</DocSecurity>
  <Lines>39</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4</cp:revision>
  <dcterms:created xsi:type="dcterms:W3CDTF">2026-03-31T19:52:00Z</dcterms:created>
  <dcterms:modified xsi:type="dcterms:W3CDTF">2026-04-01T21:42:00Z</dcterms:modified>
</cp:coreProperties>
</file>