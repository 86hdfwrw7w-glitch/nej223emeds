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CEABE" w14:textId="41E66725" w:rsidR="00E2505B" w:rsidRDefault="00E2505B" w:rsidP="009F4B62">
      <w:pPr>
        <w:jc w:val="both"/>
        <w:rPr>
          <w:rFonts w:ascii="Georgia" w:hAnsi="Georgia" w:cs="Times New Roman"/>
          <w:sz w:val="20"/>
          <w:szCs w:val="20"/>
        </w:rPr>
      </w:pPr>
      <w:r w:rsidRPr="00053EEE">
        <w:rPr>
          <w:rFonts w:ascii="Georgia" w:hAnsi="Georgia" w:cs="Times New Roman"/>
          <w:sz w:val="20"/>
          <w:szCs w:val="20"/>
        </w:rPr>
        <w:t>Lange Corporate Finance</w:t>
      </w:r>
    </w:p>
    <w:p w14:paraId="672FD3CE" w14:textId="5953D19A" w:rsidR="002A6B60" w:rsidRDefault="00A01338" w:rsidP="009F4B62">
      <w:pPr>
        <w:jc w:val="both"/>
        <w:rPr>
          <w:rFonts w:ascii="Georgia" w:hAnsi="Georgia" w:cs="Times New Roman"/>
          <w:sz w:val="20"/>
          <w:szCs w:val="20"/>
        </w:rPr>
      </w:pPr>
      <w:r w:rsidRPr="00053EEE">
        <w:rPr>
          <w:rFonts w:ascii="Georgia" w:hAnsi="Georgia" w:cs="Times New Roman"/>
          <w:sz w:val="20"/>
          <w:szCs w:val="20"/>
        </w:rPr>
        <w:t>Lange Corporate Finance</w:t>
      </w:r>
      <w:r w:rsidR="002A6B60" w:rsidRPr="00053EEE">
        <w:rPr>
          <w:rFonts w:ascii="Georgia" w:hAnsi="Georgia" w:cs="Times New Roman"/>
          <w:sz w:val="20"/>
          <w:szCs w:val="20"/>
        </w:rPr>
        <w:t xml:space="preserve"> scheint mir für dieses Praktikum ideal</w:t>
      </w:r>
      <w:r w:rsidR="009F4B62">
        <w:rPr>
          <w:rFonts w:ascii="Georgia" w:hAnsi="Georgia" w:cs="Times New Roman"/>
          <w:sz w:val="20"/>
          <w:szCs w:val="20"/>
        </w:rPr>
        <w:t xml:space="preserve">, da Sie </w:t>
      </w:r>
      <w:r w:rsidR="005D6B67" w:rsidRPr="00053EEE">
        <w:rPr>
          <w:rFonts w:ascii="Georgia" w:hAnsi="Georgia" w:cs="Times New Roman"/>
          <w:sz w:val="20"/>
          <w:szCs w:val="20"/>
        </w:rPr>
        <w:t xml:space="preserve">im Vergleich zu anderen </w:t>
      </w:r>
      <w:r w:rsidR="002F686B" w:rsidRPr="00053EEE">
        <w:rPr>
          <w:rFonts w:ascii="Georgia" w:hAnsi="Georgia" w:cs="Times New Roman"/>
          <w:sz w:val="20"/>
          <w:szCs w:val="20"/>
        </w:rPr>
        <w:t xml:space="preserve">Boutiquen </w:t>
      </w:r>
      <w:r w:rsidR="002A6B60" w:rsidRPr="00053EEE">
        <w:rPr>
          <w:rFonts w:ascii="Georgia" w:hAnsi="Georgia" w:cs="Times New Roman"/>
          <w:sz w:val="20"/>
          <w:szCs w:val="20"/>
        </w:rPr>
        <w:t>Ihre</w:t>
      </w:r>
      <w:r w:rsidR="005D6B67" w:rsidRPr="00053EEE">
        <w:rPr>
          <w:rFonts w:ascii="Georgia" w:hAnsi="Georgia" w:cs="Times New Roman"/>
          <w:sz w:val="20"/>
          <w:szCs w:val="20"/>
        </w:rPr>
        <w:t>n</w:t>
      </w:r>
      <w:r w:rsidR="002A6B60" w:rsidRPr="00053EEE">
        <w:rPr>
          <w:rFonts w:ascii="Georgia" w:hAnsi="Georgia" w:cs="Times New Roman"/>
          <w:sz w:val="20"/>
          <w:szCs w:val="20"/>
        </w:rPr>
        <w:t xml:space="preserve"> </w:t>
      </w:r>
      <w:r w:rsidR="009F4B62">
        <w:rPr>
          <w:rFonts w:ascii="Georgia" w:hAnsi="Georgia" w:cs="Times New Roman"/>
          <w:sz w:val="20"/>
          <w:szCs w:val="20"/>
        </w:rPr>
        <w:t xml:space="preserve">internationalen </w:t>
      </w:r>
      <w:r w:rsidR="002A6B60" w:rsidRPr="00053EEE">
        <w:rPr>
          <w:rFonts w:ascii="Georgia" w:hAnsi="Georgia" w:cs="Times New Roman"/>
          <w:sz w:val="20"/>
          <w:szCs w:val="20"/>
        </w:rPr>
        <w:t xml:space="preserve">Kunden </w:t>
      </w:r>
      <w:r w:rsidR="005D6B67" w:rsidRPr="00053EEE">
        <w:rPr>
          <w:rFonts w:ascii="Georgia" w:hAnsi="Georgia" w:cs="Times New Roman"/>
          <w:sz w:val="20"/>
          <w:szCs w:val="20"/>
        </w:rPr>
        <w:t>den Zugang zum deutschen Markt</w:t>
      </w:r>
      <w:r w:rsidR="009F4B62">
        <w:rPr>
          <w:rFonts w:ascii="Georgia" w:hAnsi="Georgia" w:cs="Times New Roman"/>
          <w:sz w:val="20"/>
          <w:szCs w:val="20"/>
        </w:rPr>
        <w:t xml:space="preserve"> ermöglichen</w:t>
      </w:r>
      <w:r w:rsidR="002A6B60" w:rsidRPr="00053EEE">
        <w:rPr>
          <w:rFonts w:ascii="Georgia" w:hAnsi="Georgia" w:cs="Times New Roman"/>
          <w:sz w:val="20"/>
          <w:szCs w:val="20"/>
        </w:rPr>
        <w:t>.</w:t>
      </w:r>
      <w:r w:rsidR="00A1562F" w:rsidRPr="00053EEE">
        <w:rPr>
          <w:rFonts w:ascii="Georgia" w:hAnsi="Georgia" w:cs="Times New Roman"/>
          <w:sz w:val="20"/>
          <w:szCs w:val="20"/>
        </w:rPr>
        <w:t xml:space="preserve"> D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en Background von </w:t>
      </w:r>
      <w:r w:rsidR="002524D8" w:rsidRPr="00053EEE">
        <w:rPr>
          <w:rFonts w:ascii="Georgia" w:hAnsi="Georgia" w:cs="Times New Roman"/>
          <w:sz w:val="20"/>
          <w:szCs w:val="20"/>
        </w:rPr>
        <w:t>I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hrem Gründer und Partner Herrn Lange finde ich dabei besonders interessant. Seine Arbeit </w:t>
      </w:r>
      <w:r w:rsidR="0023495C" w:rsidRPr="00053EEE">
        <w:rPr>
          <w:rFonts w:ascii="Georgia" w:hAnsi="Georgia" w:cs="Times New Roman"/>
          <w:sz w:val="20"/>
          <w:szCs w:val="20"/>
        </w:rPr>
        <w:t xml:space="preserve">in </w:t>
      </w:r>
      <w:r w:rsidR="00682611" w:rsidRPr="00053EEE">
        <w:rPr>
          <w:rFonts w:ascii="Georgia" w:hAnsi="Georgia" w:cs="Times New Roman"/>
          <w:sz w:val="20"/>
          <w:szCs w:val="20"/>
        </w:rPr>
        <w:t>London</w:t>
      </w:r>
      <w:r w:rsidR="0023495C" w:rsidRPr="00053EEE">
        <w:rPr>
          <w:rFonts w:ascii="Georgia" w:hAnsi="Georgia" w:cs="Times New Roman"/>
          <w:sz w:val="20"/>
          <w:szCs w:val="20"/>
        </w:rPr>
        <w:t xml:space="preserve"> bei der renommierten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Investment Bank Nomura und seine </w:t>
      </w:r>
      <w:r w:rsidR="00053EEE" w:rsidRPr="00053EEE">
        <w:rPr>
          <w:rFonts w:ascii="Georgia" w:hAnsi="Georgia" w:cs="Times New Roman"/>
          <w:sz w:val="20"/>
          <w:szCs w:val="20"/>
        </w:rPr>
        <w:t>vielzählige</w:t>
      </w:r>
      <w:r w:rsidR="009F4B62">
        <w:rPr>
          <w:rFonts w:ascii="Georgia" w:hAnsi="Georgia" w:cs="Times New Roman"/>
          <w:sz w:val="20"/>
          <w:szCs w:val="20"/>
        </w:rPr>
        <w:t>n</w:t>
      </w:r>
      <w:r w:rsidR="00053EEE" w:rsidRPr="00053EEE">
        <w:rPr>
          <w:rFonts w:ascii="Georgia" w:hAnsi="Georgia" w:cs="Times New Roman"/>
          <w:sz w:val="20"/>
          <w:szCs w:val="20"/>
        </w:rPr>
        <w:t xml:space="preserve"> Erfahrung</w:t>
      </w:r>
      <w:r w:rsidR="009F4B62">
        <w:rPr>
          <w:rFonts w:ascii="Georgia" w:hAnsi="Georgia" w:cs="Times New Roman"/>
          <w:sz w:val="20"/>
          <w:szCs w:val="20"/>
        </w:rPr>
        <w:t>en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an grenzüberschreitenden </w:t>
      </w:r>
      <w:r w:rsidR="002F686B" w:rsidRPr="00053EEE">
        <w:rPr>
          <w:rFonts w:ascii="Georgia" w:hAnsi="Georgia" w:cs="Times New Roman"/>
          <w:sz w:val="20"/>
          <w:szCs w:val="20"/>
        </w:rPr>
        <w:t>Transaktionen unterstreichen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</w:t>
      </w:r>
      <w:r w:rsidR="009D64C3" w:rsidRPr="00053EEE">
        <w:rPr>
          <w:rFonts w:ascii="Georgia" w:hAnsi="Georgia" w:cs="Times New Roman"/>
          <w:sz w:val="20"/>
          <w:szCs w:val="20"/>
        </w:rPr>
        <w:t>die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Kompetenz </w:t>
      </w:r>
      <w:r w:rsidR="0008583A">
        <w:rPr>
          <w:rFonts w:ascii="Georgia" w:hAnsi="Georgia" w:cs="Times New Roman"/>
          <w:sz w:val="20"/>
          <w:szCs w:val="20"/>
        </w:rPr>
        <w:t>I</w:t>
      </w:r>
      <w:r w:rsidR="009D64C3" w:rsidRPr="00053EEE">
        <w:rPr>
          <w:rFonts w:ascii="Georgia" w:hAnsi="Georgia" w:cs="Times New Roman"/>
          <w:sz w:val="20"/>
          <w:szCs w:val="20"/>
        </w:rPr>
        <w:t>hrer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internationalen Beratung. </w:t>
      </w:r>
      <w:r w:rsidR="00FC6CBC" w:rsidRPr="00053EEE">
        <w:rPr>
          <w:rFonts w:ascii="Georgia" w:hAnsi="Georgia" w:cs="Times New Roman"/>
          <w:sz w:val="20"/>
          <w:szCs w:val="20"/>
        </w:rPr>
        <w:t xml:space="preserve">Flexibilität und Anpassungsfähigkeit sind zwei Attribute, welche man </w:t>
      </w:r>
      <w:r w:rsidR="00053EEE" w:rsidRPr="00053EEE">
        <w:rPr>
          <w:rFonts w:ascii="Georgia" w:hAnsi="Georgia" w:cs="Times New Roman"/>
          <w:sz w:val="20"/>
          <w:szCs w:val="20"/>
        </w:rPr>
        <w:t xml:space="preserve">besonders </w:t>
      </w:r>
      <w:r w:rsidR="00FC6CBC" w:rsidRPr="00053EEE">
        <w:rPr>
          <w:rFonts w:ascii="Georgia" w:hAnsi="Georgia" w:cs="Times New Roman"/>
          <w:sz w:val="20"/>
          <w:szCs w:val="20"/>
        </w:rPr>
        <w:t xml:space="preserve">durch internationale Arbeitserfahrung </w:t>
      </w:r>
      <w:r w:rsidR="00053EEE" w:rsidRPr="00053EEE">
        <w:rPr>
          <w:rFonts w:ascii="Georgia" w:hAnsi="Georgia" w:cs="Times New Roman"/>
          <w:sz w:val="20"/>
          <w:szCs w:val="20"/>
        </w:rPr>
        <w:t xml:space="preserve">entwickeln und </w:t>
      </w:r>
      <w:r w:rsidR="00FC6CBC" w:rsidRPr="00053EEE">
        <w:rPr>
          <w:rFonts w:ascii="Georgia" w:hAnsi="Georgia" w:cs="Times New Roman"/>
          <w:sz w:val="20"/>
          <w:szCs w:val="20"/>
        </w:rPr>
        <w:t>ausprägen kann.</w:t>
      </w:r>
      <w:r w:rsidR="002A6943" w:rsidRPr="00053EEE">
        <w:rPr>
          <w:rFonts w:ascii="Georgia" w:hAnsi="Georgia" w:cs="Times New Roman"/>
          <w:sz w:val="20"/>
          <w:szCs w:val="20"/>
        </w:rPr>
        <w:t xml:space="preserve"> Des Weiteren</w:t>
      </w:r>
      <w:r w:rsidR="00FC6CBC" w:rsidRPr="00053EEE">
        <w:rPr>
          <w:rFonts w:ascii="Georgia" w:hAnsi="Georgia" w:cs="Times New Roman"/>
          <w:sz w:val="20"/>
          <w:szCs w:val="20"/>
        </w:rPr>
        <w:t xml:space="preserve"> </w:t>
      </w:r>
      <w:r w:rsidR="002A6943" w:rsidRPr="00053EEE">
        <w:rPr>
          <w:rFonts w:ascii="Georgia" w:hAnsi="Georgia" w:cs="Times New Roman"/>
          <w:sz w:val="20"/>
          <w:szCs w:val="20"/>
        </w:rPr>
        <w:t xml:space="preserve">wird der persönliche und professionelle Horizont </w:t>
      </w:r>
      <w:r w:rsidR="002F686B" w:rsidRPr="00053EEE">
        <w:rPr>
          <w:rFonts w:ascii="Georgia" w:hAnsi="Georgia" w:cs="Times New Roman"/>
          <w:sz w:val="20"/>
          <w:szCs w:val="20"/>
        </w:rPr>
        <w:t>erweitert sowie</w:t>
      </w:r>
      <w:r w:rsidR="002A6943" w:rsidRPr="00053EEE">
        <w:rPr>
          <w:rFonts w:ascii="Georgia" w:hAnsi="Georgia" w:cs="Times New Roman"/>
          <w:sz w:val="20"/>
          <w:szCs w:val="20"/>
        </w:rPr>
        <w:t xml:space="preserve"> </w:t>
      </w:r>
      <w:r w:rsidR="00053EEE" w:rsidRPr="00053EEE">
        <w:rPr>
          <w:rFonts w:ascii="Georgia" w:hAnsi="Georgia" w:cs="Times New Roman"/>
          <w:sz w:val="20"/>
          <w:szCs w:val="20"/>
        </w:rPr>
        <w:t>Sprachkenntnisse</w:t>
      </w:r>
      <w:r w:rsidR="002A6943" w:rsidRPr="00053EEE">
        <w:rPr>
          <w:rFonts w:ascii="Georgia" w:hAnsi="Georgia" w:cs="Times New Roman"/>
          <w:sz w:val="20"/>
          <w:szCs w:val="20"/>
        </w:rPr>
        <w:t xml:space="preserve"> verbessert. </w:t>
      </w:r>
      <w:r w:rsidR="002A6B60" w:rsidRPr="00053EEE">
        <w:rPr>
          <w:rFonts w:ascii="Georgia" w:hAnsi="Georgia" w:cs="Times New Roman"/>
          <w:sz w:val="20"/>
          <w:szCs w:val="20"/>
        </w:rPr>
        <w:t>Daher kann ich es mir sehr gut vorstellen</w:t>
      </w:r>
      <w:r w:rsidR="00B33E00" w:rsidRPr="00053EEE">
        <w:rPr>
          <w:rFonts w:ascii="Georgia" w:hAnsi="Georgia" w:cs="Times New Roman"/>
          <w:sz w:val="20"/>
          <w:szCs w:val="20"/>
        </w:rPr>
        <w:t>,</w:t>
      </w:r>
      <w:r w:rsidR="002A6B60" w:rsidRPr="00053EEE">
        <w:rPr>
          <w:rFonts w:ascii="Georgia" w:hAnsi="Georgia" w:cs="Times New Roman"/>
          <w:sz w:val="20"/>
          <w:szCs w:val="20"/>
        </w:rPr>
        <w:t xml:space="preserve"> </w:t>
      </w:r>
      <w:r w:rsidR="00B33E00" w:rsidRPr="00053EEE">
        <w:rPr>
          <w:rFonts w:ascii="Georgia" w:hAnsi="Georgia" w:cs="Times New Roman"/>
          <w:sz w:val="20"/>
          <w:szCs w:val="20"/>
        </w:rPr>
        <w:t xml:space="preserve">später zum </w:t>
      </w:r>
      <w:r w:rsidR="002F686B" w:rsidRPr="00053EEE">
        <w:rPr>
          <w:rFonts w:ascii="Georgia" w:hAnsi="Georgia" w:cs="Times New Roman"/>
          <w:sz w:val="20"/>
          <w:szCs w:val="20"/>
        </w:rPr>
        <w:t>Berufseinstieg</w:t>
      </w:r>
      <w:r w:rsidR="00B33E00" w:rsidRPr="00053EEE">
        <w:rPr>
          <w:rFonts w:ascii="Georgia" w:hAnsi="Georgia" w:cs="Times New Roman"/>
          <w:sz w:val="20"/>
          <w:szCs w:val="20"/>
        </w:rPr>
        <w:t xml:space="preserve"> in einem internationalen Umfeld einzusteigen</w:t>
      </w:r>
      <w:r w:rsidR="002A6B60" w:rsidRPr="00053EEE">
        <w:rPr>
          <w:rFonts w:ascii="Georgia" w:hAnsi="Georgia" w:cs="Times New Roman"/>
          <w:sz w:val="20"/>
          <w:szCs w:val="20"/>
        </w:rPr>
        <w:t>, wodurch Sie die perfekte Adresse für dieses Praktikum sind.</w:t>
      </w:r>
    </w:p>
    <w:p w14:paraId="4548526D" w14:textId="7564175E" w:rsidR="009F4B62" w:rsidRDefault="009F4B62" w:rsidP="009D64C3">
      <w:pPr>
        <w:rPr>
          <w:rFonts w:ascii="Georgia" w:hAnsi="Georgia" w:cs="Times New Roman"/>
          <w:sz w:val="20"/>
          <w:szCs w:val="20"/>
        </w:rPr>
      </w:pPr>
    </w:p>
    <w:p w14:paraId="1895EC71" w14:textId="53B51871" w:rsidR="003328F3" w:rsidRPr="00C50CDC" w:rsidRDefault="009F168D" w:rsidP="009F168D">
      <w:pPr>
        <w:jc w:val="both"/>
        <w:rPr>
          <w:rFonts w:ascii="Georgia" w:hAnsi="Georgia" w:cs="Times New Roman"/>
          <w:sz w:val="20"/>
          <w:szCs w:val="20"/>
          <w:rPrChange w:id="0" w:author="David Döbele" w:date="2023-02-21T19:33:00Z">
            <w:rPr>
              <w:rFonts w:ascii="Georgia" w:hAnsi="Georgia" w:cs="Times New Roman"/>
              <w:sz w:val="20"/>
              <w:szCs w:val="20"/>
              <w:lang w:val="en-US"/>
            </w:rPr>
          </w:rPrChange>
        </w:rPr>
      </w:pPr>
      <w:proofErr w:type="spellStart"/>
      <w:r w:rsidRPr="00C50CDC">
        <w:rPr>
          <w:rFonts w:ascii="Georgia" w:hAnsi="Georgia" w:cs="Times New Roman"/>
          <w:sz w:val="20"/>
          <w:szCs w:val="20"/>
          <w:rPrChange w:id="1" w:author="David Döbele" w:date="2023-02-21T19:33:00Z">
            <w:rPr>
              <w:rFonts w:ascii="Georgia" w:hAnsi="Georgia" w:cs="Times New Roman"/>
              <w:sz w:val="20"/>
              <w:szCs w:val="20"/>
              <w:lang w:val="en-US"/>
            </w:rPr>
          </w:rPrChange>
        </w:rPr>
        <w:t>Portus</w:t>
      </w:r>
      <w:proofErr w:type="spellEnd"/>
      <w:r w:rsidRPr="00C50CDC">
        <w:rPr>
          <w:rFonts w:ascii="Georgia" w:hAnsi="Georgia" w:cs="Times New Roman"/>
          <w:sz w:val="20"/>
          <w:szCs w:val="20"/>
          <w:rPrChange w:id="2" w:author="David Döbele" w:date="2023-02-21T19:33:00Z">
            <w:rPr>
              <w:rFonts w:ascii="Georgia" w:hAnsi="Georgia" w:cs="Times New Roman"/>
              <w:sz w:val="20"/>
              <w:szCs w:val="20"/>
              <w:lang w:val="en-US"/>
            </w:rPr>
          </w:rPrChange>
        </w:rPr>
        <w:t xml:space="preserve"> Corporate Finance </w:t>
      </w:r>
    </w:p>
    <w:p w14:paraId="1D7013D6" w14:textId="675812BB" w:rsidR="009F168D" w:rsidRDefault="009F168D" w:rsidP="009F168D">
      <w:pPr>
        <w:jc w:val="both"/>
        <w:rPr>
          <w:rFonts w:ascii="Georgia" w:hAnsi="Georgia" w:cs="Times New Roman"/>
          <w:sz w:val="20"/>
          <w:szCs w:val="20"/>
        </w:rPr>
      </w:pPr>
      <w:proofErr w:type="spellStart"/>
      <w:r w:rsidRPr="009F168D">
        <w:rPr>
          <w:rFonts w:ascii="Georgia" w:hAnsi="Georgia" w:cs="Times New Roman"/>
          <w:sz w:val="20"/>
          <w:szCs w:val="20"/>
        </w:rPr>
        <w:t>Portus</w:t>
      </w:r>
      <w:proofErr w:type="spellEnd"/>
      <w:r w:rsidRPr="009F168D">
        <w:rPr>
          <w:rFonts w:ascii="Georgia" w:hAnsi="Georgia" w:cs="Times New Roman"/>
          <w:sz w:val="20"/>
          <w:szCs w:val="20"/>
        </w:rPr>
        <w:t xml:space="preserve"> Corporate Finance scheint mir für die</w:t>
      </w:r>
      <w:r>
        <w:rPr>
          <w:rFonts w:ascii="Georgia" w:hAnsi="Georgia" w:cs="Times New Roman"/>
          <w:sz w:val="20"/>
          <w:szCs w:val="20"/>
        </w:rPr>
        <w:t xml:space="preserve">ses Praktikum ideal, da Sie im Vergleich zu großen Beratungshäusern </w:t>
      </w:r>
      <w:r w:rsidRPr="009F168D">
        <w:rPr>
          <w:rFonts w:ascii="Georgia" w:hAnsi="Georgia" w:cs="Times New Roman"/>
          <w:sz w:val="20"/>
          <w:szCs w:val="20"/>
        </w:rPr>
        <w:t xml:space="preserve">unabhängig und frei von Interessenkonflikten </w:t>
      </w:r>
      <w:r>
        <w:rPr>
          <w:rFonts w:ascii="Georgia" w:hAnsi="Georgia" w:cs="Times New Roman"/>
          <w:sz w:val="20"/>
          <w:szCs w:val="20"/>
        </w:rPr>
        <w:t>sind.</w:t>
      </w:r>
      <w:r w:rsidRPr="009F168D">
        <w:rPr>
          <w:rFonts w:ascii="Georgia" w:hAnsi="Georgia" w:cs="Times New Roman"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 xml:space="preserve">Ihre langjährige Erfahrung und das daraus resultierende Wissen unterstreichen </w:t>
      </w:r>
      <w:ins w:id="3" w:author="David Döbele" w:date="2023-02-21T19:36:00Z">
        <w:r w:rsidR="00C50CDC">
          <w:rPr>
            <w:rFonts w:ascii="Georgia" w:hAnsi="Georgia" w:cs="Times New Roman"/>
            <w:sz w:val="20"/>
            <w:szCs w:val="20"/>
          </w:rPr>
          <w:t>I</w:t>
        </w:r>
      </w:ins>
      <w:del w:id="4" w:author="David Döbele" w:date="2023-02-21T19:36:00Z">
        <w:r w:rsidDel="00C50CDC">
          <w:rPr>
            <w:rFonts w:ascii="Georgia" w:hAnsi="Georgia" w:cs="Times New Roman"/>
            <w:sz w:val="20"/>
            <w:szCs w:val="20"/>
          </w:rPr>
          <w:delText>i</w:delText>
        </w:r>
      </w:del>
      <w:r>
        <w:rPr>
          <w:rFonts w:ascii="Georgia" w:hAnsi="Georgia" w:cs="Times New Roman"/>
          <w:sz w:val="20"/>
          <w:szCs w:val="20"/>
        </w:rPr>
        <w:t xml:space="preserve">hre Kompetenz, die sich auch durch die Vielzahl </w:t>
      </w:r>
      <w:del w:id="5" w:author="David Döbele" w:date="2023-02-21T19:36:00Z">
        <w:r w:rsidDel="00C50CDC">
          <w:rPr>
            <w:rFonts w:ascii="Georgia" w:hAnsi="Georgia" w:cs="Times New Roman"/>
            <w:sz w:val="20"/>
            <w:szCs w:val="20"/>
          </w:rPr>
          <w:delText xml:space="preserve">ihrer </w:delText>
        </w:r>
      </w:del>
      <w:ins w:id="6" w:author="David Döbele" w:date="2023-02-21T19:36:00Z">
        <w:r w:rsidR="00C50CDC">
          <w:rPr>
            <w:rFonts w:ascii="Georgia" w:hAnsi="Georgia" w:cs="Times New Roman"/>
            <w:sz w:val="20"/>
            <w:szCs w:val="20"/>
          </w:rPr>
          <w:t>I</w:t>
        </w:r>
        <w:r w:rsidR="00C50CDC">
          <w:rPr>
            <w:rFonts w:ascii="Georgia" w:hAnsi="Georgia" w:cs="Times New Roman"/>
            <w:sz w:val="20"/>
            <w:szCs w:val="20"/>
          </w:rPr>
          <w:t xml:space="preserve">hrer </w:t>
        </w:r>
      </w:ins>
      <w:r>
        <w:rPr>
          <w:rFonts w:ascii="Georgia" w:hAnsi="Georgia" w:cs="Times New Roman"/>
          <w:sz w:val="20"/>
          <w:szCs w:val="20"/>
        </w:rPr>
        <w:t>laufenden Mandate widerspiegelt. Besonders interessant</w:t>
      </w:r>
      <w:r w:rsidR="00E2505B">
        <w:rPr>
          <w:rFonts w:ascii="Georgia" w:hAnsi="Georgia" w:cs="Times New Roman"/>
          <w:sz w:val="20"/>
          <w:szCs w:val="20"/>
        </w:rPr>
        <w:t xml:space="preserve"> finde ich die Automotive Branche, da mein Vater langjährig in dieser Branche tätig war und welche angesichts des kommenden </w:t>
      </w:r>
      <w:proofErr w:type="spellStart"/>
      <w:r w:rsidR="00E2505B">
        <w:rPr>
          <w:rFonts w:ascii="Georgia" w:hAnsi="Georgia" w:cs="Times New Roman"/>
          <w:sz w:val="20"/>
          <w:szCs w:val="20"/>
        </w:rPr>
        <w:t>Verbrennerverbots</w:t>
      </w:r>
      <w:proofErr w:type="spellEnd"/>
      <w:r w:rsidR="00E2505B">
        <w:rPr>
          <w:rFonts w:ascii="Georgia" w:hAnsi="Georgia" w:cs="Times New Roman"/>
          <w:sz w:val="20"/>
          <w:szCs w:val="20"/>
        </w:rPr>
        <w:t xml:space="preserve"> enormes Wachstumspotential verspricht. </w:t>
      </w:r>
    </w:p>
    <w:p w14:paraId="7C82FECC" w14:textId="4875C37B" w:rsidR="00E2505B" w:rsidRDefault="00E2505B" w:rsidP="009F168D">
      <w:pPr>
        <w:jc w:val="both"/>
        <w:rPr>
          <w:rFonts w:ascii="Georgia" w:hAnsi="Georgia" w:cs="Times New Roman"/>
          <w:sz w:val="20"/>
          <w:szCs w:val="20"/>
        </w:rPr>
      </w:pPr>
    </w:p>
    <w:p w14:paraId="68D92AC2" w14:textId="7F64539D" w:rsidR="00E2505B" w:rsidRDefault="00E2505B" w:rsidP="009F168D">
      <w:pPr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i-</w:t>
      </w:r>
      <w:proofErr w:type="spellStart"/>
      <w:r>
        <w:rPr>
          <w:rFonts w:ascii="Georgia" w:hAnsi="Georgia" w:cs="Times New Roman"/>
          <w:sz w:val="20"/>
          <w:szCs w:val="20"/>
        </w:rPr>
        <w:t>capital</w:t>
      </w:r>
      <w:proofErr w:type="spellEnd"/>
      <w:r>
        <w:rPr>
          <w:rFonts w:ascii="Georgia" w:hAnsi="Georgia" w:cs="Times New Roman"/>
          <w:sz w:val="20"/>
          <w:szCs w:val="20"/>
        </w:rPr>
        <w:t xml:space="preserve"> GmbH</w:t>
      </w:r>
    </w:p>
    <w:p w14:paraId="0EB8B569" w14:textId="2A738994" w:rsidR="00E2505B" w:rsidRDefault="00E2505B" w:rsidP="00E2505B">
      <w:pPr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I-</w:t>
      </w:r>
      <w:proofErr w:type="spellStart"/>
      <w:r>
        <w:rPr>
          <w:rFonts w:ascii="Georgia" w:hAnsi="Georgia" w:cs="Times New Roman"/>
          <w:sz w:val="20"/>
          <w:szCs w:val="20"/>
        </w:rPr>
        <w:t>capital</w:t>
      </w:r>
      <w:proofErr w:type="spellEnd"/>
      <w:r>
        <w:rPr>
          <w:rFonts w:ascii="Georgia" w:hAnsi="Georgia" w:cs="Times New Roman"/>
          <w:sz w:val="20"/>
          <w:szCs w:val="20"/>
        </w:rPr>
        <w:t xml:space="preserve"> GmbH </w:t>
      </w:r>
      <w:r w:rsidRPr="009F168D">
        <w:rPr>
          <w:rFonts w:ascii="Georgia" w:hAnsi="Georgia" w:cs="Times New Roman"/>
          <w:sz w:val="20"/>
          <w:szCs w:val="20"/>
        </w:rPr>
        <w:t>scheint mir für die</w:t>
      </w:r>
      <w:r>
        <w:rPr>
          <w:rFonts w:ascii="Georgia" w:hAnsi="Georgia" w:cs="Times New Roman"/>
          <w:sz w:val="20"/>
          <w:szCs w:val="20"/>
        </w:rPr>
        <w:t xml:space="preserve">ses Praktikum ideal, da </w:t>
      </w:r>
      <w:del w:id="7" w:author="David Döbele" w:date="2023-02-21T19:37:00Z">
        <w:r w:rsidDel="00C50CDC">
          <w:rPr>
            <w:rFonts w:ascii="Georgia" w:hAnsi="Georgia" w:cs="Times New Roman"/>
            <w:sz w:val="20"/>
            <w:szCs w:val="20"/>
          </w:rPr>
          <w:delText xml:space="preserve">sie </w:delText>
        </w:r>
      </w:del>
      <w:ins w:id="8" w:author="David Döbele" w:date="2023-02-21T19:37:00Z">
        <w:r w:rsidR="00C50CDC">
          <w:rPr>
            <w:rFonts w:ascii="Georgia" w:hAnsi="Georgia" w:cs="Times New Roman"/>
            <w:sz w:val="20"/>
            <w:szCs w:val="20"/>
          </w:rPr>
          <w:t>S</w:t>
        </w:r>
        <w:r w:rsidR="00C50CDC">
          <w:rPr>
            <w:rFonts w:ascii="Georgia" w:hAnsi="Georgia" w:cs="Times New Roman"/>
            <w:sz w:val="20"/>
            <w:szCs w:val="20"/>
          </w:rPr>
          <w:t xml:space="preserve">ie </w:t>
        </w:r>
      </w:ins>
      <w:r>
        <w:rPr>
          <w:rFonts w:ascii="Georgia" w:hAnsi="Georgia" w:cs="Times New Roman"/>
          <w:sz w:val="20"/>
          <w:szCs w:val="20"/>
        </w:rPr>
        <w:t xml:space="preserve">im Vergleich zu anderen Boutiquen ein familiäres Arbeitsumfeld pflegen. Nach Gesprächen mit </w:t>
      </w:r>
      <w:del w:id="9" w:author="David Döbele" w:date="2023-02-21T19:37:00Z">
        <w:r w:rsidDel="00C50CDC">
          <w:rPr>
            <w:rFonts w:ascii="Georgia" w:hAnsi="Georgia" w:cs="Times New Roman"/>
            <w:sz w:val="20"/>
            <w:szCs w:val="20"/>
          </w:rPr>
          <w:delText xml:space="preserve">ihrem </w:delText>
        </w:r>
      </w:del>
      <w:ins w:id="10" w:author="David Döbele" w:date="2023-02-21T19:37:00Z">
        <w:r w:rsidR="00C50CDC">
          <w:rPr>
            <w:rFonts w:ascii="Georgia" w:hAnsi="Georgia" w:cs="Times New Roman"/>
            <w:sz w:val="20"/>
            <w:szCs w:val="20"/>
          </w:rPr>
          <w:t>I</w:t>
        </w:r>
        <w:r w:rsidR="00C50CDC">
          <w:rPr>
            <w:rFonts w:ascii="Georgia" w:hAnsi="Georgia" w:cs="Times New Roman"/>
            <w:sz w:val="20"/>
            <w:szCs w:val="20"/>
          </w:rPr>
          <w:t xml:space="preserve">hrem </w:t>
        </w:r>
      </w:ins>
      <w:r>
        <w:rPr>
          <w:rFonts w:ascii="Georgia" w:hAnsi="Georgia" w:cs="Times New Roman"/>
          <w:sz w:val="20"/>
          <w:szCs w:val="20"/>
        </w:rPr>
        <w:t xml:space="preserve">Research Associate Herrn </w:t>
      </w:r>
      <w:proofErr w:type="spellStart"/>
      <w:r>
        <w:rPr>
          <w:rFonts w:ascii="Georgia" w:hAnsi="Georgia" w:cs="Times New Roman"/>
          <w:sz w:val="20"/>
          <w:szCs w:val="20"/>
        </w:rPr>
        <w:t>Ulrata</w:t>
      </w:r>
      <w:proofErr w:type="spellEnd"/>
      <w:r>
        <w:rPr>
          <w:rFonts w:ascii="Georgia" w:hAnsi="Georgia" w:cs="Times New Roman"/>
          <w:sz w:val="20"/>
          <w:szCs w:val="20"/>
        </w:rPr>
        <w:t xml:space="preserve"> hat sich diese These noch einmal untermauert. </w:t>
      </w:r>
      <w:r w:rsidR="002E7718">
        <w:rPr>
          <w:rFonts w:ascii="Georgia" w:hAnsi="Georgia" w:cs="Times New Roman"/>
          <w:sz w:val="20"/>
          <w:szCs w:val="20"/>
        </w:rPr>
        <w:t>…</w:t>
      </w:r>
    </w:p>
    <w:p w14:paraId="053AB4E0" w14:textId="3839A64E" w:rsidR="00E2505B" w:rsidRDefault="00E2505B" w:rsidP="00E2505B">
      <w:pPr>
        <w:jc w:val="both"/>
        <w:rPr>
          <w:rFonts w:ascii="Georgia" w:hAnsi="Georgia" w:cs="Times New Roman"/>
          <w:sz w:val="20"/>
          <w:szCs w:val="20"/>
        </w:rPr>
      </w:pPr>
    </w:p>
    <w:p w14:paraId="16ADC944" w14:textId="646DA399" w:rsidR="00E2505B" w:rsidRPr="00E2505B" w:rsidRDefault="00E2505B" w:rsidP="00E2505B">
      <w:pPr>
        <w:jc w:val="both"/>
        <w:rPr>
          <w:rFonts w:ascii="Georgia" w:hAnsi="Georgia" w:cs="Times New Roman"/>
          <w:sz w:val="20"/>
          <w:szCs w:val="20"/>
          <w:lang w:val="en-US"/>
        </w:rPr>
      </w:pPr>
      <w:r w:rsidRPr="00E2505B">
        <w:rPr>
          <w:rFonts w:ascii="Georgia" w:hAnsi="Georgia" w:cs="Times New Roman"/>
          <w:sz w:val="20"/>
          <w:szCs w:val="20"/>
          <w:lang w:val="en-US"/>
        </w:rPr>
        <w:t xml:space="preserve">Corporate Finance Hannover </w:t>
      </w:r>
    </w:p>
    <w:p w14:paraId="444CBC3A" w14:textId="22264CEE" w:rsidR="00E2505B" w:rsidRPr="00E2505B" w:rsidRDefault="00E2505B" w:rsidP="00E2505B">
      <w:pPr>
        <w:jc w:val="both"/>
        <w:rPr>
          <w:rFonts w:ascii="Georgia" w:hAnsi="Georgia" w:cs="Times New Roman"/>
          <w:sz w:val="20"/>
          <w:szCs w:val="20"/>
        </w:rPr>
      </w:pPr>
      <w:r w:rsidRPr="00E2505B">
        <w:rPr>
          <w:rFonts w:ascii="Georgia" w:hAnsi="Georgia" w:cs="Times New Roman"/>
          <w:sz w:val="20"/>
          <w:szCs w:val="20"/>
        </w:rPr>
        <w:t xml:space="preserve">Corporate Finance Hannover </w:t>
      </w:r>
      <w:r w:rsidRPr="009F168D">
        <w:rPr>
          <w:rFonts w:ascii="Georgia" w:hAnsi="Georgia" w:cs="Times New Roman"/>
          <w:sz w:val="20"/>
          <w:szCs w:val="20"/>
        </w:rPr>
        <w:t>scheint mir für die</w:t>
      </w:r>
      <w:r>
        <w:rPr>
          <w:rFonts w:ascii="Georgia" w:hAnsi="Georgia" w:cs="Times New Roman"/>
          <w:sz w:val="20"/>
          <w:szCs w:val="20"/>
        </w:rPr>
        <w:t>ses Praktikum ideal, da</w:t>
      </w:r>
      <w:r w:rsidR="002E7718">
        <w:rPr>
          <w:rFonts w:ascii="Georgia" w:hAnsi="Georgia" w:cs="Times New Roman"/>
          <w:sz w:val="20"/>
          <w:szCs w:val="20"/>
        </w:rPr>
        <w:t xml:space="preserve"> … </w:t>
      </w:r>
    </w:p>
    <w:p w14:paraId="4C1179A8" w14:textId="77777777" w:rsidR="00E2505B" w:rsidRPr="00E2505B" w:rsidRDefault="00E2505B" w:rsidP="009F168D">
      <w:pPr>
        <w:jc w:val="both"/>
        <w:rPr>
          <w:rFonts w:ascii="Georgia" w:hAnsi="Georgia" w:cs="Times New Roman"/>
          <w:sz w:val="20"/>
          <w:szCs w:val="20"/>
        </w:rPr>
      </w:pPr>
    </w:p>
    <w:p w14:paraId="170DBC1C" w14:textId="77777777" w:rsidR="009F168D" w:rsidRPr="00E2505B" w:rsidRDefault="009F168D" w:rsidP="009D64C3">
      <w:pPr>
        <w:rPr>
          <w:rFonts w:ascii="Georgia" w:hAnsi="Georgia" w:cs="Times New Roman"/>
          <w:sz w:val="20"/>
          <w:szCs w:val="20"/>
        </w:rPr>
      </w:pPr>
    </w:p>
    <w:sectPr w:rsidR="009F168D" w:rsidRPr="00E2505B" w:rsidSect="009D64C3">
      <w:pgSz w:w="11900" w:h="16840"/>
      <w:pgMar w:top="1134" w:right="1021" w:bottom="62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06B28" w14:textId="77777777" w:rsidR="00F23C1B" w:rsidRDefault="00F23C1B" w:rsidP="00A156B9">
      <w:r>
        <w:separator/>
      </w:r>
    </w:p>
  </w:endnote>
  <w:endnote w:type="continuationSeparator" w:id="0">
    <w:p w14:paraId="7AA9B5AB" w14:textId="77777777" w:rsidR="00F23C1B" w:rsidRDefault="00F23C1B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0EFAF" w14:textId="77777777" w:rsidR="00F23C1B" w:rsidRDefault="00F23C1B" w:rsidP="00A156B9">
      <w:r>
        <w:separator/>
      </w:r>
    </w:p>
  </w:footnote>
  <w:footnote w:type="continuationSeparator" w:id="0">
    <w:p w14:paraId="2FA6FFBD" w14:textId="77777777" w:rsidR="00F23C1B" w:rsidRDefault="00F23C1B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3266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12F69"/>
    <w:rsid w:val="00027649"/>
    <w:rsid w:val="00053EEE"/>
    <w:rsid w:val="000767CB"/>
    <w:rsid w:val="0008583A"/>
    <w:rsid w:val="0009161C"/>
    <w:rsid w:val="000A0AF7"/>
    <w:rsid w:val="000C3413"/>
    <w:rsid w:val="000E5917"/>
    <w:rsid w:val="000E6EC0"/>
    <w:rsid w:val="000F2F6E"/>
    <w:rsid w:val="001057F0"/>
    <w:rsid w:val="001476D4"/>
    <w:rsid w:val="0017795A"/>
    <w:rsid w:val="00185DAD"/>
    <w:rsid w:val="001C3673"/>
    <w:rsid w:val="001E6FC7"/>
    <w:rsid w:val="0023495C"/>
    <w:rsid w:val="00235669"/>
    <w:rsid w:val="002524D8"/>
    <w:rsid w:val="002644B6"/>
    <w:rsid w:val="00284FE4"/>
    <w:rsid w:val="002A6943"/>
    <w:rsid w:val="002A6B60"/>
    <w:rsid w:val="002E7718"/>
    <w:rsid w:val="002F686B"/>
    <w:rsid w:val="003112EA"/>
    <w:rsid w:val="00320DC7"/>
    <w:rsid w:val="0032583B"/>
    <w:rsid w:val="003328F3"/>
    <w:rsid w:val="003707E2"/>
    <w:rsid w:val="00376E4C"/>
    <w:rsid w:val="003B2432"/>
    <w:rsid w:val="003C0453"/>
    <w:rsid w:val="003F3F34"/>
    <w:rsid w:val="003F7403"/>
    <w:rsid w:val="00407537"/>
    <w:rsid w:val="00424C24"/>
    <w:rsid w:val="004303AF"/>
    <w:rsid w:val="00444DE6"/>
    <w:rsid w:val="004A6740"/>
    <w:rsid w:val="0051624B"/>
    <w:rsid w:val="0056686C"/>
    <w:rsid w:val="00597E4F"/>
    <w:rsid w:val="005A7876"/>
    <w:rsid w:val="005C18A8"/>
    <w:rsid w:val="005C45BA"/>
    <w:rsid w:val="005D6B67"/>
    <w:rsid w:val="005E784B"/>
    <w:rsid w:val="00617775"/>
    <w:rsid w:val="00623FD8"/>
    <w:rsid w:val="0064311F"/>
    <w:rsid w:val="00682611"/>
    <w:rsid w:val="006A3056"/>
    <w:rsid w:val="006B6CE4"/>
    <w:rsid w:val="006C3E20"/>
    <w:rsid w:val="006D1B78"/>
    <w:rsid w:val="0070635E"/>
    <w:rsid w:val="007271B0"/>
    <w:rsid w:val="007307F4"/>
    <w:rsid w:val="00746694"/>
    <w:rsid w:val="00755109"/>
    <w:rsid w:val="0076389E"/>
    <w:rsid w:val="0078695D"/>
    <w:rsid w:val="007950E2"/>
    <w:rsid w:val="007C24A1"/>
    <w:rsid w:val="007E3211"/>
    <w:rsid w:val="007F1CE5"/>
    <w:rsid w:val="0080060A"/>
    <w:rsid w:val="0083257D"/>
    <w:rsid w:val="00835656"/>
    <w:rsid w:val="00836AC0"/>
    <w:rsid w:val="008824E4"/>
    <w:rsid w:val="0089303A"/>
    <w:rsid w:val="00894D21"/>
    <w:rsid w:val="008C604F"/>
    <w:rsid w:val="008C77FC"/>
    <w:rsid w:val="008D0CA7"/>
    <w:rsid w:val="008D5621"/>
    <w:rsid w:val="008E6170"/>
    <w:rsid w:val="008F7948"/>
    <w:rsid w:val="00904A7B"/>
    <w:rsid w:val="00942C0E"/>
    <w:rsid w:val="00955BE9"/>
    <w:rsid w:val="0096525F"/>
    <w:rsid w:val="009D64C3"/>
    <w:rsid w:val="009F168D"/>
    <w:rsid w:val="009F2E7C"/>
    <w:rsid w:val="009F47B4"/>
    <w:rsid w:val="009F4B62"/>
    <w:rsid w:val="009F50E5"/>
    <w:rsid w:val="00A01338"/>
    <w:rsid w:val="00A1562F"/>
    <w:rsid w:val="00A156B9"/>
    <w:rsid w:val="00A3280A"/>
    <w:rsid w:val="00A47C47"/>
    <w:rsid w:val="00AA2521"/>
    <w:rsid w:val="00AA7FE9"/>
    <w:rsid w:val="00AC4E2A"/>
    <w:rsid w:val="00B204DD"/>
    <w:rsid w:val="00B27710"/>
    <w:rsid w:val="00B33E00"/>
    <w:rsid w:val="00B7517D"/>
    <w:rsid w:val="00B804AF"/>
    <w:rsid w:val="00B843C4"/>
    <w:rsid w:val="00B87BB7"/>
    <w:rsid w:val="00BC6398"/>
    <w:rsid w:val="00BD06D2"/>
    <w:rsid w:val="00BF226D"/>
    <w:rsid w:val="00BF708A"/>
    <w:rsid w:val="00C10FCC"/>
    <w:rsid w:val="00C16765"/>
    <w:rsid w:val="00C247DD"/>
    <w:rsid w:val="00C43C2E"/>
    <w:rsid w:val="00C4564A"/>
    <w:rsid w:val="00C50CDC"/>
    <w:rsid w:val="00CA6FE3"/>
    <w:rsid w:val="00CD31EF"/>
    <w:rsid w:val="00D15FA0"/>
    <w:rsid w:val="00D41196"/>
    <w:rsid w:val="00D54045"/>
    <w:rsid w:val="00D648FF"/>
    <w:rsid w:val="00D64CB6"/>
    <w:rsid w:val="00DF2508"/>
    <w:rsid w:val="00E01186"/>
    <w:rsid w:val="00E2505B"/>
    <w:rsid w:val="00E3243A"/>
    <w:rsid w:val="00E353DB"/>
    <w:rsid w:val="00E73C25"/>
    <w:rsid w:val="00E825FF"/>
    <w:rsid w:val="00EA6931"/>
    <w:rsid w:val="00EB6E52"/>
    <w:rsid w:val="00EB7B50"/>
    <w:rsid w:val="00ED0B60"/>
    <w:rsid w:val="00ED649C"/>
    <w:rsid w:val="00EE44B0"/>
    <w:rsid w:val="00F06D19"/>
    <w:rsid w:val="00F0754A"/>
    <w:rsid w:val="00F17E63"/>
    <w:rsid w:val="00F23C1B"/>
    <w:rsid w:val="00F32BA5"/>
    <w:rsid w:val="00F40192"/>
    <w:rsid w:val="00F7199D"/>
    <w:rsid w:val="00F938C8"/>
    <w:rsid w:val="00FB2B88"/>
    <w:rsid w:val="00FB4603"/>
    <w:rsid w:val="00FC6CBC"/>
    <w:rsid w:val="00FD4C48"/>
    <w:rsid w:val="00FE30B5"/>
    <w:rsid w:val="00FE3DBB"/>
    <w:rsid w:val="00FE7994"/>
    <w:rsid w:val="00F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6B27A"/>
  <w15:chartTrackingRefBased/>
  <w15:docId w15:val="{F4557DD2-CD1F-C54B-9F4E-FB0C4AD9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E6F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56B9"/>
  </w:style>
  <w:style w:type="paragraph" w:styleId="Fuzeile">
    <w:name w:val="footer"/>
    <w:basedOn w:val="Standard"/>
    <w:link w:val="Fu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56B9"/>
  </w:style>
  <w:style w:type="paragraph" w:styleId="StandardWeb">
    <w:name w:val="Normal (Web)"/>
    <w:basedOn w:val="Standard"/>
    <w:uiPriority w:val="99"/>
    <w:unhideWhenUsed/>
    <w:rsid w:val="000C341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5BE9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5BE9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5BE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55BE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55BE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5BE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5BE9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F6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A84BD3D-8981-461F-A509-2F7F1FBCF97C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16B781C-8ADE-467E-A49E-41349C7B669F}">
  <we:reference id="wa200002017" version="1.4.0.0" store="de-DE" storeType="OMEX"/>
  <we:alternateReferences>
    <we:reference id="WA200002017" version="1.4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47486-2F20-429E-AD22-3435F6B9D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1611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David Döbele</cp:lastModifiedBy>
  <cp:revision>5</cp:revision>
  <dcterms:created xsi:type="dcterms:W3CDTF">2022-12-30T17:52:00Z</dcterms:created>
  <dcterms:modified xsi:type="dcterms:W3CDTF">2023-02-21T18:37:00Z</dcterms:modified>
</cp:coreProperties>
</file>