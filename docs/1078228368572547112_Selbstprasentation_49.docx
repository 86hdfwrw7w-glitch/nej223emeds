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6E1C9" w14:textId="36495C7F" w:rsidR="00ED6468" w:rsidRDefault="00152101" w:rsidP="00ED6468">
      <w:pPr>
        <w:rPr>
          <w:lang w:val="de-DE"/>
        </w:rPr>
      </w:pPr>
      <w:r>
        <w:rPr>
          <w:lang w:val="de-DE"/>
        </w:rPr>
        <w:t xml:space="preserve">Erstmals nochmal vielen </w:t>
      </w:r>
      <w:proofErr w:type="spellStart"/>
      <w:r>
        <w:rPr>
          <w:lang w:val="de-DE"/>
        </w:rPr>
        <w:t>dank</w:t>
      </w:r>
      <w:proofErr w:type="spellEnd"/>
      <w:r>
        <w:rPr>
          <w:lang w:val="de-DE"/>
        </w:rPr>
        <w:t xml:space="preserve"> für die Möglichkeit heute in dem Gespräch sein zu Dürfen.</w:t>
      </w:r>
    </w:p>
    <w:p w14:paraId="376E4309" w14:textId="1C0E9460" w:rsidR="00152101" w:rsidRDefault="00152101" w:rsidP="00ED6468">
      <w:pPr>
        <w:rPr>
          <w:lang w:val="de-DE"/>
        </w:rPr>
      </w:pPr>
    </w:p>
    <w:p w14:paraId="765EF420" w14:textId="6618A66B" w:rsidR="00152101" w:rsidRDefault="00152101" w:rsidP="00ED6468">
      <w:pPr>
        <w:rPr>
          <w:lang w:val="de-DE"/>
        </w:rPr>
      </w:pPr>
      <w:del w:id="0" w:author="jonas.stegh@pumpkincareers.com" w:date="2023-02-23T09:04:00Z">
        <w:r w:rsidDel="00866840">
          <w:rPr>
            <w:lang w:val="de-DE"/>
          </w:rPr>
          <w:delText xml:space="preserve">Während meiner Zeit im Gymnasium </w:delText>
        </w:r>
        <w:r w:rsidR="00694273" w:rsidDel="00866840">
          <w:rPr>
            <w:lang w:val="de-DE"/>
          </w:rPr>
          <w:delText>interessierten</w:delText>
        </w:r>
        <w:r w:rsidDel="00866840">
          <w:rPr>
            <w:lang w:val="de-DE"/>
          </w:rPr>
          <w:delText xml:space="preserve"> mich wirtschaftliche Themen sehr </w:delText>
        </w:r>
        <w:r w:rsidR="00694273" w:rsidDel="00866840">
          <w:rPr>
            <w:lang w:val="de-DE"/>
          </w:rPr>
          <w:delText xml:space="preserve">und </w:delText>
        </w:r>
      </w:del>
      <w:r w:rsidR="00694273">
        <w:rPr>
          <w:lang w:val="de-DE"/>
        </w:rPr>
        <w:t>so</w:t>
      </w:r>
      <w:r w:rsidR="00B06436">
        <w:rPr>
          <w:lang w:val="de-DE"/>
        </w:rPr>
        <w:t xml:space="preserve"> merkt</w:t>
      </w:r>
      <w:r w:rsidR="00694273">
        <w:rPr>
          <w:lang w:val="de-DE"/>
        </w:rPr>
        <w:t>e</w:t>
      </w:r>
      <w:r w:rsidR="00FE6298">
        <w:rPr>
          <w:lang w:val="de-DE"/>
        </w:rPr>
        <w:t xml:space="preserve"> Ich</w:t>
      </w:r>
      <w:r w:rsidR="00B06436">
        <w:rPr>
          <w:lang w:val="de-DE"/>
        </w:rPr>
        <w:t xml:space="preserve"> nach einem </w:t>
      </w:r>
      <w:r>
        <w:rPr>
          <w:lang w:val="de-DE"/>
        </w:rPr>
        <w:t>Betriebswirtschaftlichem Praktikum</w:t>
      </w:r>
      <w:r w:rsidR="00694273">
        <w:rPr>
          <w:lang w:val="de-DE"/>
        </w:rPr>
        <w:t xml:space="preserve"> </w:t>
      </w:r>
      <w:r w:rsidR="002D5770">
        <w:rPr>
          <w:lang w:val="de-DE"/>
        </w:rPr>
        <w:t xml:space="preserve">in </w:t>
      </w:r>
      <w:r w:rsidR="00983598">
        <w:rPr>
          <w:lang w:val="de-DE"/>
        </w:rPr>
        <w:t>welchem</w:t>
      </w:r>
      <w:r w:rsidR="002D5770">
        <w:rPr>
          <w:lang w:val="de-DE"/>
        </w:rPr>
        <w:t xml:space="preserve"> zahlreiche Themen</w:t>
      </w:r>
      <w:r w:rsidR="00694273">
        <w:rPr>
          <w:lang w:val="de-DE"/>
        </w:rPr>
        <w:t xml:space="preserve"> wie unterschiedliche Management Arten, GuV Rechnung, Wechselkurse, sowie Geldpolitik</w:t>
      </w:r>
      <w:r w:rsidR="00FE6298">
        <w:rPr>
          <w:lang w:val="de-DE"/>
        </w:rPr>
        <w:t xml:space="preserve"> behandelt wurden</w:t>
      </w:r>
      <w:r>
        <w:rPr>
          <w:lang w:val="de-DE"/>
        </w:rPr>
        <w:t>, da</w:t>
      </w:r>
      <w:r w:rsidR="00694273">
        <w:rPr>
          <w:lang w:val="de-DE"/>
        </w:rPr>
        <w:t>s</w:t>
      </w:r>
      <w:r>
        <w:rPr>
          <w:lang w:val="de-DE"/>
        </w:rPr>
        <w:t xml:space="preserve">s ich nach dem Abitur </w:t>
      </w:r>
      <w:r w:rsidR="00B06436">
        <w:rPr>
          <w:lang w:val="de-DE"/>
        </w:rPr>
        <w:t xml:space="preserve">gerne </w:t>
      </w:r>
      <w:r>
        <w:rPr>
          <w:lang w:val="de-DE"/>
        </w:rPr>
        <w:t xml:space="preserve">in der Wirtschaft arbeiten </w:t>
      </w:r>
      <w:r w:rsidR="00983598">
        <w:rPr>
          <w:lang w:val="de-DE"/>
        </w:rPr>
        <w:t>würde</w:t>
      </w:r>
      <w:r>
        <w:rPr>
          <w:lang w:val="de-DE"/>
        </w:rPr>
        <w:t xml:space="preserve">. So </w:t>
      </w:r>
      <w:r w:rsidR="0099194E">
        <w:rPr>
          <w:lang w:val="de-DE"/>
        </w:rPr>
        <w:t xml:space="preserve">engagierte </w:t>
      </w:r>
      <w:r>
        <w:rPr>
          <w:lang w:val="de-DE"/>
        </w:rPr>
        <w:t xml:space="preserve">ich mich dann weiter und </w:t>
      </w:r>
      <w:r w:rsidR="0099194E">
        <w:rPr>
          <w:lang w:val="de-DE"/>
        </w:rPr>
        <w:t xml:space="preserve">mein </w:t>
      </w:r>
      <w:r>
        <w:rPr>
          <w:lang w:val="de-DE"/>
        </w:rPr>
        <w:t>Plan wurde dann</w:t>
      </w:r>
      <w:r w:rsidR="00FE6298">
        <w:rPr>
          <w:lang w:val="de-DE"/>
        </w:rPr>
        <w:t xml:space="preserve"> auch</w:t>
      </w:r>
      <w:r>
        <w:rPr>
          <w:lang w:val="de-DE"/>
        </w:rPr>
        <w:t xml:space="preserve"> nach Teilnah</w:t>
      </w:r>
      <w:r w:rsidR="0099194E">
        <w:rPr>
          <w:lang w:val="de-DE"/>
        </w:rPr>
        <w:t>men</w:t>
      </w:r>
      <w:r>
        <w:rPr>
          <w:lang w:val="de-DE"/>
        </w:rPr>
        <w:t xml:space="preserve"> </w:t>
      </w:r>
      <w:r w:rsidR="00B06436">
        <w:rPr>
          <w:lang w:val="de-DE"/>
        </w:rPr>
        <w:t>wie dem</w:t>
      </w:r>
      <w:r>
        <w:rPr>
          <w:lang w:val="de-DE"/>
        </w:rPr>
        <w:t xml:space="preserve"> Planspiel Börse und einer Case Study der Boston Consulting Group </w:t>
      </w:r>
      <w:r w:rsidR="0099194E">
        <w:rPr>
          <w:lang w:val="de-DE"/>
        </w:rPr>
        <w:t>bestärkt</w:t>
      </w:r>
      <w:r>
        <w:rPr>
          <w:lang w:val="de-DE"/>
        </w:rPr>
        <w:t xml:space="preserve">. In der Oberstufe spielte ich sowohl für mein Gymnasium als auch meinem Verein Handball auf Bayern </w:t>
      </w:r>
      <w:r w:rsidR="0099194E">
        <w:rPr>
          <w:lang w:val="de-DE"/>
        </w:rPr>
        <w:t>E</w:t>
      </w:r>
      <w:r>
        <w:rPr>
          <w:lang w:val="de-DE"/>
        </w:rPr>
        <w:t xml:space="preserve">bene, und </w:t>
      </w:r>
      <w:commentRangeStart w:id="1"/>
      <w:r>
        <w:rPr>
          <w:lang w:val="de-DE"/>
        </w:rPr>
        <w:t>lernte</w:t>
      </w:r>
      <w:r w:rsidR="00694273">
        <w:rPr>
          <w:lang w:val="de-DE"/>
        </w:rPr>
        <w:t xml:space="preserve"> zufällig</w:t>
      </w:r>
      <w:r>
        <w:rPr>
          <w:lang w:val="de-DE"/>
        </w:rPr>
        <w:t xml:space="preserve"> </w:t>
      </w:r>
      <w:r w:rsidR="005F6E80">
        <w:rPr>
          <w:lang w:val="de-DE"/>
        </w:rPr>
        <w:t>auf einem Sommerfest</w:t>
      </w:r>
      <w:r>
        <w:rPr>
          <w:lang w:val="de-DE"/>
        </w:rPr>
        <w:t xml:space="preserve"> einen älteren Handball </w:t>
      </w:r>
      <w:r w:rsidR="005F6E80">
        <w:rPr>
          <w:lang w:val="de-DE"/>
        </w:rPr>
        <w:t>Spieler</w:t>
      </w:r>
      <w:r>
        <w:rPr>
          <w:lang w:val="de-DE"/>
        </w:rPr>
        <w:t xml:space="preserve"> kennen der damals in einer </w:t>
      </w:r>
      <w:proofErr w:type="spellStart"/>
      <w:r>
        <w:rPr>
          <w:lang w:val="de-DE"/>
        </w:rPr>
        <w:t>Bulge</w:t>
      </w:r>
      <w:proofErr w:type="spellEnd"/>
      <w:r>
        <w:rPr>
          <w:lang w:val="de-DE"/>
        </w:rPr>
        <w:t xml:space="preserve"> Brac</w:t>
      </w:r>
      <w:r w:rsidR="005F6E80">
        <w:rPr>
          <w:lang w:val="de-DE"/>
        </w:rPr>
        <w:t>ket in London im M&amp;A arbeitete.</w:t>
      </w:r>
      <w:commentRangeEnd w:id="1"/>
      <w:r w:rsidR="00866840">
        <w:rPr>
          <w:rStyle w:val="CommentReference"/>
        </w:rPr>
        <w:commentReference w:id="1"/>
      </w:r>
    </w:p>
    <w:p w14:paraId="5B870595" w14:textId="65EE1DE7" w:rsidR="005F6E80" w:rsidRDefault="005F6E80" w:rsidP="00ED6468">
      <w:pPr>
        <w:rPr>
          <w:lang w:val="de-DE"/>
        </w:rPr>
      </w:pPr>
    </w:p>
    <w:p w14:paraId="7AFE1057" w14:textId="1A677C9B" w:rsidR="005F6E80" w:rsidRDefault="005F6E80" w:rsidP="00ED6468">
      <w:pPr>
        <w:rPr>
          <w:lang w:val="de-DE"/>
        </w:rPr>
      </w:pPr>
      <w:del w:id="2" w:author="jonas.stegh@pumpkincareers.com" w:date="2023-02-23T09:09:00Z">
        <w:r w:rsidDel="00866840">
          <w:rPr>
            <w:lang w:val="de-DE"/>
          </w:rPr>
          <w:delText xml:space="preserve">Nach Abschluss meines Abiturs war ich </w:delText>
        </w:r>
        <w:r w:rsidR="00694273" w:rsidDel="00866840">
          <w:rPr>
            <w:lang w:val="de-DE"/>
          </w:rPr>
          <w:delText>mir</w:delText>
        </w:r>
        <w:r w:rsidDel="00866840">
          <w:rPr>
            <w:lang w:val="de-DE"/>
          </w:rPr>
          <w:delText xml:space="preserve"> jedoch noch unsicher welchen weg ich genau einschlagen sollte, </w:delText>
        </w:r>
      </w:del>
      <w:r>
        <w:rPr>
          <w:lang w:val="de-DE"/>
        </w:rPr>
        <w:t xml:space="preserve">da </w:t>
      </w:r>
      <w:r w:rsidR="0099194E">
        <w:rPr>
          <w:lang w:val="de-DE"/>
        </w:rPr>
        <w:t xml:space="preserve">Ich </w:t>
      </w:r>
      <w:r>
        <w:rPr>
          <w:lang w:val="de-DE"/>
        </w:rPr>
        <w:t xml:space="preserve">gerne in Deutschland bleiben wollte </w:t>
      </w:r>
      <w:r w:rsidR="002D5770">
        <w:rPr>
          <w:lang w:val="de-DE"/>
        </w:rPr>
        <w:t>um meiner großen Leidenschaft</w:t>
      </w:r>
      <w:r>
        <w:rPr>
          <w:lang w:val="de-DE"/>
        </w:rPr>
        <w:t>, dem Handball</w:t>
      </w:r>
      <w:r w:rsidR="00B06436">
        <w:rPr>
          <w:lang w:val="de-DE"/>
        </w:rPr>
        <w:t>,</w:t>
      </w:r>
      <w:r>
        <w:rPr>
          <w:lang w:val="de-DE"/>
        </w:rPr>
        <w:t xml:space="preserve"> nach zu gehen, gleichzeitig aber, als US-Amerikaner, wieder zurück in die USA für mein Bachelor Studium wollte. Da jedoch der Wunsch in den </w:t>
      </w:r>
      <w:r w:rsidR="0099194E">
        <w:rPr>
          <w:lang w:val="de-DE"/>
        </w:rPr>
        <w:t xml:space="preserve">USA </w:t>
      </w:r>
      <w:r>
        <w:rPr>
          <w:lang w:val="de-DE"/>
        </w:rPr>
        <w:t>zu studieren</w:t>
      </w:r>
      <w:r w:rsidR="002D5770">
        <w:rPr>
          <w:lang w:val="de-DE"/>
        </w:rPr>
        <w:t xml:space="preserve"> und meine Englisch Kenntnisse </w:t>
      </w:r>
      <w:r w:rsidR="00FE6298">
        <w:rPr>
          <w:lang w:val="de-DE"/>
        </w:rPr>
        <w:t xml:space="preserve">weiter </w:t>
      </w:r>
      <w:r w:rsidR="002D5770">
        <w:rPr>
          <w:lang w:val="de-DE"/>
        </w:rPr>
        <w:t xml:space="preserve">zu verbessern </w:t>
      </w:r>
      <w:r>
        <w:rPr>
          <w:lang w:val="de-DE"/>
        </w:rPr>
        <w:t>deutlich überwiegte, entschied ich mich dann im Frühling 2020 an der Georgia Southern University meinen Bachelor in Finance zu beginnen. Mein USA-erfahrung war jedoch erstmals nur von kurzer Dauer, da im März 2020 meine Uni wegen Corona geschlossen wurde und ich somit nach nur 2 kurzen Monaten wieder zuhause war</w:t>
      </w:r>
      <w:r w:rsidR="00B06436">
        <w:rPr>
          <w:lang w:val="de-DE"/>
        </w:rPr>
        <w:t xml:space="preserve"> und daraufhin</w:t>
      </w:r>
      <w:r>
        <w:rPr>
          <w:lang w:val="de-DE"/>
        </w:rPr>
        <w:t xml:space="preserve"> mein Studium für die nächsten zwei Semester online fortsetzen musste. </w:t>
      </w:r>
      <w:del w:id="3" w:author="jonas.stegh@pumpkincareers.com" w:date="2023-02-23T09:09:00Z">
        <w:r w:rsidDel="00866840">
          <w:rPr>
            <w:lang w:val="de-DE"/>
          </w:rPr>
          <w:delText>Die Zeit</w:delText>
        </w:r>
        <w:r w:rsidR="0099194E" w:rsidDel="00866840">
          <w:rPr>
            <w:lang w:val="de-DE"/>
          </w:rPr>
          <w:delText xml:space="preserve"> im</w:delText>
        </w:r>
        <w:r w:rsidDel="00866840">
          <w:rPr>
            <w:lang w:val="de-DE"/>
          </w:rPr>
          <w:delText xml:space="preserve"> Lock down war für mich sehr schwer, </w:delText>
        </w:r>
        <w:r w:rsidR="00B06436" w:rsidDel="00866840">
          <w:rPr>
            <w:lang w:val="de-DE"/>
          </w:rPr>
          <w:delText xml:space="preserve">da </w:delText>
        </w:r>
        <w:r w:rsidDel="00866840">
          <w:rPr>
            <w:lang w:val="de-DE"/>
          </w:rPr>
          <w:delText xml:space="preserve">mir </w:delText>
        </w:r>
        <w:r w:rsidR="00B00DB0" w:rsidDel="00866840">
          <w:rPr>
            <w:lang w:val="de-DE"/>
          </w:rPr>
          <w:delText xml:space="preserve">der </w:delText>
        </w:r>
        <w:r w:rsidR="00B06436" w:rsidDel="00866840">
          <w:rPr>
            <w:lang w:val="de-DE"/>
          </w:rPr>
          <w:delText>soziale</w:delText>
        </w:r>
        <w:r w:rsidR="00B00DB0" w:rsidDel="00866840">
          <w:rPr>
            <w:lang w:val="de-DE"/>
          </w:rPr>
          <w:delText xml:space="preserve"> Kontakt</w:delText>
        </w:r>
        <w:r w:rsidDel="00866840">
          <w:rPr>
            <w:lang w:val="de-DE"/>
          </w:rPr>
          <w:delText xml:space="preserve"> mi</w:delText>
        </w:r>
        <w:r w:rsidR="00B00DB0" w:rsidDel="00866840">
          <w:rPr>
            <w:lang w:val="de-DE"/>
          </w:rPr>
          <w:delText>t</w:delText>
        </w:r>
        <w:r w:rsidDel="00866840">
          <w:rPr>
            <w:lang w:val="de-DE"/>
          </w:rPr>
          <w:delText xml:space="preserve"> anderen sehr fehlte</w:delText>
        </w:r>
        <w:r w:rsidR="00FE6298" w:rsidDel="00866840">
          <w:rPr>
            <w:lang w:val="de-DE"/>
          </w:rPr>
          <w:delText xml:space="preserve">, so </w:delText>
        </w:r>
        <w:r w:rsidR="00B00DB0" w:rsidDel="00866840">
          <w:rPr>
            <w:lang w:val="de-DE"/>
          </w:rPr>
          <w:delText xml:space="preserve">war ich anfangs auch am Überlegen mein Studium in den USA </w:delText>
        </w:r>
        <w:r w:rsidR="00FE6298" w:rsidDel="00866840">
          <w:rPr>
            <w:lang w:val="de-DE"/>
          </w:rPr>
          <w:delText xml:space="preserve">komplett </w:delText>
        </w:r>
        <w:r w:rsidR="00B00DB0" w:rsidDel="00866840">
          <w:rPr>
            <w:lang w:val="de-DE"/>
          </w:rPr>
          <w:delText xml:space="preserve">abzubrechen und andere Ziele zu verfolgen, da ich mir zu dem Zeitpunkt </w:delText>
        </w:r>
        <w:r w:rsidR="00983598" w:rsidDel="00866840">
          <w:rPr>
            <w:lang w:val="de-DE"/>
          </w:rPr>
          <w:delText xml:space="preserve">nur </w:delText>
        </w:r>
        <w:r w:rsidR="00B00DB0" w:rsidDel="00866840">
          <w:rPr>
            <w:lang w:val="de-DE"/>
          </w:rPr>
          <w:delText>schwer fortstellen konnte das eine Karriere im Finance</w:delText>
        </w:r>
        <w:r w:rsidR="00983598" w:rsidDel="00866840">
          <w:rPr>
            <w:lang w:val="de-DE"/>
          </w:rPr>
          <w:delText xml:space="preserve"> Bereich</w:delText>
        </w:r>
        <w:r w:rsidR="00B00DB0" w:rsidDel="00866840">
          <w:rPr>
            <w:lang w:val="de-DE"/>
          </w:rPr>
          <w:delText xml:space="preserve"> wirklich spannend und sozial </w:delText>
        </w:r>
        <w:r w:rsidR="00FE6298" w:rsidDel="00866840">
          <w:rPr>
            <w:lang w:val="de-DE"/>
          </w:rPr>
          <w:delText xml:space="preserve">interaktiv </w:delText>
        </w:r>
        <w:r w:rsidR="00B00DB0" w:rsidDel="00866840">
          <w:rPr>
            <w:lang w:val="de-DE"/>
          </w:rPr>
          <w:delText>genug für mich sein könnte.</w:delText>
        </w:r>
      </w:del>
    </w:p>
    <w:p w14:paraId="4EA0EBDF" w14:textId="0E85AB7F" w:rsidR="005F6E80" w:rsidRDefault="005F6E80" w:rsidP="00ED6468">
      <w:pPr>
        <w:rPr>
          <w:lang w:val="de-DE"/>
        </w:rPr>
      </w:pPr>
    </w:p>
    <w:p w14:paraId="1B9ED392" w14:textId="544EBD20" w:rsidR="00B00DB0" w:rsidRDefault="005F6E80" w:rsidP="00ED6468">
      <w:pPr>
        <w:rPr>
          <w:lang w:val="de-DE"/>
        </w:rPr>
      </w:pPr>
      <w:r>
        <w:rPr>
          <w:lang w:val="de-DE"/>
        </w:rPr>
        <w:t xml:space="preserve">Da ich viel Zeit für mich hatte, </w:t>
      </w:r>
      <w:r w:rsidR="00B00DB0">
        <w:rPr>
          <w:lang w:val="de-DE"/>
        </w:rPr>
        <w:t>begann</w:t>
      </w:r>
      <w:r>
        <w:rPr>
          <w:lang w:val="de-DE"/>
        </w:rPr>
        <w:t xml:space="preserve"> </w:t>
      </w:r>
      <w:r w:rsidR="0099194E">
        <w:rPr>
          <w:lang w:val="de-DE"/>
        </w:rPr>
        <w:t>Ich viel zu lesen und stieß zufällig über Freunde</w:t>
      </w:r>
      <w:r>
        <w:rPr>
          <w:lang w:val="de-DE"/>
        </w:rPr>
        <w:t xml:space="preserve"> </w:t>
      </w:r>
      <w:r w:rsidR="00B00DB0">
        <w:rPr>
          <w:lang w:val="de-DE"/>
        </w:rPr>
        <w:t>auf das Buch „</w:t>
      </w:r>
      <w:proofErr w:type="spellStart"/>
      <w:r w:rsidR="00B00DB0">
        <w:rPr>
          <w:lang w:val="de-DE"/>
        </w:rPr>
        <w:t>One</w:t>
      </w:r>
      <w:proofErr w:type="spellEnd"/>
      <w:r w:rsidR="00B00DB0">
        <w:rPr>
          <w:lang w:val="de-DE"/>
        </w:rPr>
        <w:t xml:space="preserve"> </w:t>
      </w:r>
      <w:proofErr w:type="spellStart"/>
      <w:r w:rsidR="00B00DB0">
        <w:rPr>
          <w:lang w:val="de-DE"/>
        </w:rPr>
        <w:t>up</w:t>
      </w:r>
      <w:proofErr w:type="spellEnd"/>
      <w:r w:rsidR="00B00DB0">
        <w:rPr>
          <w:lang w:val="de-DE"/>
        </w:rPr>
        <w:t xml:space="preserve"> </w:t>
      </w:r>
      <w:proofErr w:type="spellStart"/>
      <w:r w:rsidR="00B00DB0">
        <w:rPr>
          <w:lang w:val="de-DE"/>
        </w:rPr>
        <w:t>one</w:t>
      </w:r>
      <w:proofErr w:type="spellEnd"/>
      <w:r w:rsidR="00B00DB0">
        <w:rPr>
          <w:lang w:val="de-DE"/>
        </w:rPr>
        <w:t xml:space="preserve"> Wallstreet“ von Peter Lynch und John Rotschild</w:t>
      </w:r>
      <w:r w:rsidR="0099194E">
        <w:rPr>
          <w:lang w:val="de-DE"/>
        </w:rPr>
        <w:t xml:space="preserve"> was mir </w:t>
      </w:r>
      <w:r w:rsidR="00B06436">
        <w:rPr>
          <w:lang w:val="de-DE"/>
        </w:rPr>
        <w:t>trotz dem schwerem Lesefluss sehr gefiel</w:t>
      </w:r>
      <w:r w:rsidR="00B00DB0">
        <w:rPr>
          <w:lang w:val="de-DE"/>
        </w:rPr>
        <w:t>. Vor allem interessierte mich das Thema „</w:t>
      </w:r>
      <w:proofErr w:type="spellStart"/>
      <w:r w:rsidR="00B00DB0">
        <w:rPr>
          <w:lang w:val="de-DE"/>
        </w:rPr>
        <w:t>diworsefication</w:t>
      </w:r>
      <w:proofErr w:type="spellEnd"/>
      <w:r w:rsidR="00B00DB0">
        <w:rPr>
          <w:lang w:val="de-DE"/>
        </w:rPr>
        <w:t>“ was die zum Teil sinnlosen und Gier getriebenen M&amp;A Aktivität</w:t>
      </w:r>
      <w:r w:rsidR="00694273">
        <w:rPr>
          <w:lang w:val="de-DE"/>
        </w:rPr>
        <w:t>en</w:t>
      </w:r>
      <w:r w:rsidR="00B00DB0">
        <w:rPr>
          <w:lang w:val="de-DE"/>
        </w:rPr>
        <w:t xml:space="preserve"> </w:t>
      </w:r>
      <w:r w:rsidR="00B06436">
        <w:rPr>
          <w:lang w:val="de-DE"/>
        </w:rPr>
        <w:t xml:space="preserve">der </w:t>
      </w:r>
      <w:r w:rsidR="00B00DB0">
        <w:rPr>
          <w:lang w:val="de-DE"/>
        </w:rPr>
        <w:t>80ern in den USA beschrieb. Das Thema erinnerte mich dann wieder an den Handb</w:t>
      </w:r>
      <w:r w:rsidR="00FE6298">
        <w:rPr>
          <w:lang w:val="de-DE"/>
        </w:rPr>
        <w:t xml:space="preserve">aller </w:t>
      </w:r>
      <w:r w:rsidR="00B00DB0">
        <w:rPr>
          <w:lang w:val="de-DE"/>
        </w:rPr>
        <w:t xml:space="preserve">den ich kennen lernte und </w:t>
      </w:r>
      <w:commentRangeStart w:id="4"/>
      <w:r w:rsidR="00B00DB0">
        <w:rPr>
          <w:lang w:val="de-DE"/>
        </w:rPr>
        <w:t xml:space="preserve">so haben wir dann oft telefoniert, da mich </w:t>
      </w:r>
      <w:r w:rsidR="00B06436">
        <w:rPr>
          <w:lang w:val="de-DE"/>
        </w:rPr>
        <w:t xml:space="preserve">Ich mehr </w:t>
      </w:r>
      <w:r w:rsidR="009E1F85">
        <w:rPr>
          <w:lang w:val="de-DE"/>
        </w:rPr>
        <w:t>Insights</w:t>
      </w:r>
      <w:r w:rsidR="00B06436">
        <w:rPr>
          <w:lang w:val="de-DE"/>
        </w:rPr>
        <w:t xml:space="preserve"> dazu wollte</w:t>
      </w:r>
      <w:r w:rsidR="00B00DB0">
        <w:rPr>
          <w:lang w:val="de-DE"/>
        </w:rPr>
        <w:t xml:space="preserve">. </w:t>
      </w:r>
      <w:r w:rsidR="00694273">
        <w:rPr>
          <w:lang w:val="de-DE"/>
        </w:rPr>
        <w:t>Die Gespräche fesselten</w:t>
      </w:r>
      <w:r w:rsidR="00B00DB0">
        <w:rPr>
          <w:lang w:val="de-DE"/>
        </w:rPr>
        <w:t xml:space="preserve"> mich sehr </w:t>
      </w:r>
      <w:commentRangeEnd w:id="4"/>
      <w:r w:rsidR="00866840">
        <w:rPr>
          <w:rStyle w:val="CommentReference"/>
        </w:rPr>
        <w:commentReference w:id="4"/>
      </w:r>
      <w:r w:rsidR="00B00DB0">
        <w:rPr>
          <w:lang w:val="de-DE"/>
        </w:rPr>
        <w:t xml:space="preserve">und so entschloss ich mich mein Studium in den USA </w:t>
      </w:r>
      <w:r w:rsidR="00460A51">
        <w:rPr>
          <w:lang w:val="de-DE"/>
        </w:rPr>
        <w:t xml:space="preserve">fortzusetzen </w:t>
      </w:r>
      <w:r w:rsidR="00B00DB0">
        <w:rPr>
          <w:lang w:val="de-DE"/>
        </w:rPr>
        <w:t>mit dem Plan danach in der M&amp;A Branche zu arbeiten.</w:t>
      </w:r>
    </w:p>
    <w:p w14:paraId="79760DDA" w14:textId="77777777" w:rsidR="00B00DB0" w:rsidRDefault="00B00DB0" w:rsidP="00ED6468">
      <w:pPr>
        <w:rPr>
          <w:lang w:val="de-DE"/>
        </w:rPr>
      </w:pPr>
    </w:p>
    <w:p w14:paraId="3910E6AD" w14:textId="481A73AE" w:rsidR="005F6E80" w:rsidRDefault="00B00DB0" w:rsidP="00ED6468">
      <w:pPr>
        <w:rPr>
          <w:lang w:val="de-DE"/>
        </w:rPr>
      </w:pPr>
      <w:r>
        <w:rPr>
          <w:lang w:val="de-DE"/>
        </w:rPr>
        <w:t xml:space="preserve">Wieder zurück in den USA </w:t>
      </w:r>
      <w:r w:rsidR="0099194E">
        <w:rPr>
          <w:lang w:val="de-DE"/>
        </w:rPr>
        <w:t>mit neu gefundener Motivation, konnte ich seitdem dann jedes Semester mit 1,0 abschließen und wollte</w:t>
      </w:r>
      <w:r w:rsidR="00460A51">
        <w:rPr>
          <w:lang w:val="de-DE"/>
        </w:rPr>
        <w:t xml:space="preserve"> </w:t>
      </w:r>
      <w:r w:rsidR="0099194E">
        <w:rPr>
          <w:lang w:val="de-DE"/>
        </w:rPr>
        <w:t xml:space="preserve">mich </w:t>
      </w:r>
      <w:r w:rsidR="00983598">
        <w:rPr>
          <w:lang w:val="de-DE"/>
        </w:rPr>
        <w:t xml:space="preserve">zudem </w:t>
      </w:r>
      <w:r w:rsidR="0099194E">
        <w:rPr>
          <w:lang w:val="de-DE"/>
        </w:rPr>
        <w:t>soviel wie möglich vor Ort engagieren, um auch praktisches Wissen zu sammeln. Daraufhin trat ich der Finance Association bei und lernte von verschiedene Guest</w:t>
      </w:r>
      <w:r w:rsidR="009E1F85">
        <w:rPr>
          <w:lang w:val="de-DE"/>
        </w:rPr>
        <w:t>-</w:t>
      </w:r>
      <w:proofErr w:type="spellStart"/>
      <w:r w:rsidR="00460A51">
        <w:rPr>
          <w:lang w:val="de-DE"/>
        </w:rPr>
        <w:t>s</w:t>
      </w:r>
      <w:r w:rsidR="0099194E">
        <w:rPr>
          <w:lang w:val="de-DE"/>
        </w:rPr>
        <w:t>peakern</w:t>
      </w:r>
      <w:proofErr w:type="spellEnd"/>
      <w:r w:rsidR="0099194E">
        <w:rPr>
          <w:lang w:val="de-DE"/>
        </w:rPr>
        <w:t xml:space="preserve"> wie deren Firmen wirtschaften.  Ebenso trat ich der </w:t>
      </w:r>
      <w:r w:rsidR="009E1F85">
        <w:rPr>
          <w:lang w:val="de-DE"/>
        </w:rPr>
        <w:t>Eagles</w:t>
      </w:r>
      <w:r w:rsidR="0099194E">
        <w:rPr>
          <w:lang w:val="de-DE"/>
        </w:rPr>
        <w:t xml:space="preserve"> Economic Society bei und diskutiere seitdem mit Kommilitonen vor allem Makroökonomische Trends </w:t>
      </w:r>
      <w:r w:rsidR="00FE6298">
        <w:rPr>
          <w:lang w:val="de-DE"/>
        </w:rPr>
        <w:t xml:space="preserve">und </w:t>
      </w:r>
      <w:r w:rsidR="009E1F85">
        <w:rPr>
          <w:lang w:val="de-DE"/>
        </w:rPr>
        <w:t xml:space="preserve">erstelle </w:t>
      </w:r>
      <w:r w:rsidR="000F47FE">
        <w:rPr>
          <w:lang w:val="de-DE"/>
        </w:rPr>
        <w:t>aus den Hauptpunkten</w:t>
      </w:r>
      <w:r w:rsidR="0099194E">
        <w:rPr>
          <w:lang w:val="de-DE"/>
        </w:rPr>
        <w:t xml:space="preserve"> </w:t>
      </w:r>
      <w:r w:rsidR="009E1F85">
        <w:rPr>
          <w:lang w:val="de-DE"/>
        </w:rPr>
        <w:t>dann</w:t>
      </w:r>
      <w:r w:rsidR="0099194E">
        <w:rPr>
          <w:lang w:val="de-DE"/>
        </w:rPr>
        <w:t xml:space="preserve"> auch </w:t>
      </w:r>
      <w:r w:rsidR="002D5770">
        <w:rPr>
          <w:lang w:val="de-DE"/>
        </w:rPr>
        <w:t>PowerPoint</w:t>
      </w:r>
      <w:r w:rsidR="0099194E">
        <w:rPr>
          <w:lang w:val="de-DE"/>
        </w:rPr>
        <w:t xml:space="preserve"> Präsentationen für Professoren. Diese</w:t>
      </w:r>
      <w:r w:rsidR="002D5770">
        <w:rPr>
          <w:lang w:val="de-DE"/>
        </w:rPr>
        <w:t xml:space="preserve"> werden dann auch unter anderem von der Southern </w:t>
      </w:r>
      <w:r w:rsidR="009E1F85">
        <w:rPr>
          <w:lang w:val="de-DE"/>
        </w:rPr>
        <w:t>I</w:t>
      </w:r>
      <w:r w:rsidR="002D5770">
        <w:rPr>
          <w:lang w:val="de-DE"/>
        </w:rPr>
        <w:t xml:space="preserve">nvestment </w:t>
      </w:r>
      <w:r w:rsidR="00C61BAA">
        <w:rPr>
          <w:lang w:val="de-DE"/>
        </w:rPr>
        <w:t>Association</w:t>
      </w:r>
      <w:r w:rsidR="002D5770">
        <w:rPr>
          <w:lang w:val="de-DE"/>
        </w:rPr>
        <w:t xml:space="preserve"> benutzt, </w:t>
      </w:r>
      <w:r w:rsidR="00C61BAA">
        <w:rPr>
          <w:lang w:val="de-DE"/>
        </w:rPr>
        <w:t xml:space="preserve">in der ich als Teilzeit Analyst für den IT und Utilities Sektor des S&amp;P500 </w:t>
      </w:r>
      <w:r w:rsidR="000F47FE">
        <w:rPr>
          <w:lang w:val="de-DE"/>
        </w:rPr>
        <w:t>tätig</w:t>
      </w:r>
      <w:r w:rsidR="00C61BAA">
        <w:rPr>
          <w:lang w:val="de-DE"/>
        </w:rPr>
        <w:t xml:space="preserve"> bin. Besonders der </w:t>
      </w:r>
      <w:r w:rsidR="005C285C">
        <w:rPr>
          <w:lang w:val="de-DE"/>
        </w:rPr>
        <w:t xml:space="preserve">xx </w:t>
      </w:r>
      <w:proofErr w:type="spellStart"/>
      <w:r w:rsidR="005C285C">
        <w:rPr>
          <w:lang w:val="de-DE"/>
        </w:rPr>
        <w:t>sektor</w:t>
      </w:r>
      <w:proofErr w:type="spellEnd"/>
      <w:r w:rsidR="005C285C">
        <w:rPr>
          <w:lang w:val="de-DE"/>
        </w:rPr>
        <w:t xml:space="preserve"> interessiert mich mehr…</w:t>
      </w:r>
    </w:p>
    <w:p w14:paraId="151E150B" w14:textId="45AB4424" w:rsidR="002D5770" w:rsidRDefault="00C61BAA" w:rsidP="00ED6468">
      <w:pPr>
        <w:rPr>
          <w:lang w:val="de-DE"/>
        </w:rPr>
      </w:pPr>
      <w:r>
        <w:rPr>
          <w:lang w:val="de-DE"/>
        </w:rPr>
        <w:t xml:space="preserve">Letztes Jahr entschied ich mich </w:t>
      </w:r>
      <w:r w:rsidR="00FE6298">
        <w:rPr>
          <w:lang w:val="de-DE"/>
        </w:rPr>
        <w:t xml:space="preserve">auch </w:t>
      </w:r>
      <w:r>
        <w:rPr>
          <w:lang w:val="de-DE"/>
        </w:rPr>
        <w:t xml:space="preserve">die Eagles on Wallstreet class zu nehmen in der ich zum </w:t>
      </w:r>
      <w:r w:rsidR="009E1F85">
        <w:rPr>
          <w:lang w:val="de-DE"/>
        </w:rPr>
        <w:t>Großteil</w:t>
      </w:r>
      <w:r>
        <w:rPr>
          <w:lang w:val="de-DE"/>
        </w:rPr>
        <w:t xml:space="preserve"> M&amp;A Deals behandelte, sowie </w:t>
      </w:r>
      <w:proofErr w:type="spellStart"/>
      <w:r>
        <w:rPr>
          <w:lang w:val="de-DE"/>
        </w:rPr>
        <w:t>financial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models</w:t>
      </w:r>
      <w:proofErr w:type="spellEnd"/>
      <w:r>
        <w:rPr>
          <w:lang w:val="de-DE"/>
        </w:rPr>
        <w:t xml:space="preserve"> wie DCFs erstmals selbst erstellte. </w:t>
      </w:r>
      <w:r w:rsidR="000F47FE">
        <w:rPr>
          <w:lang w:val="de-DE"/>
        </w:rPr>
        <w:t>V</w:t>
      </w:r>
      <w:r>
        <w:rPr>
          <w:lang w:val="de-DE"/>
        </w:rPr>
        <w:t xml:space="preserve">or allem </w:t>
      </w:r>
      <w:r w:rsidR="000F47FE">
        <w:rPr>
          <w:lang w:val="de-DE"/>
        </w:rPr>
        <w:t xml:space="preserve">diese class </w:t>
      </w:r>
      <w:r>
        <w:rPr>
          <w:lang w:val="de-DE"/>
        </w:rPr>
        <w:t xml:space="preserve">weckte mein Interesse an financial modeling sowie M&amp;A nochmals </w:t>
      </w:r>
      <w:r>
        <w:rPr>
          <w:lang w:val="de-DE"/>
        </w:rPr>
        <w:lastRenderedPageBreak/>
        <w:t xml:space="preserve">weiter. So war ich letztes Semester Teilnehmer der Bloomberg Trading Challenge als Team Mitglied von insgesamt 5 Analysten </w:t>
      </w:r>
      <w:r w:rsidR="00FE6298">
        <w:rPr>
          <w:lang w:val="de-DE"/>
        </w:rPr>
        <w:t xml:space="preserve">mit welchem ich in Woche 1 sogar als bestes Team weltweit platzierte. In unserem Team war ich </w:t>
      </w:r>
      <w:r>
        <w:rPr>
          <w:lang w:val="de-DE"/>
        </w:rPr>
        <w:t xml:space="preserve">zuständig für die </w:t>
      </w:r>
      <w:proofErr w:type="spellStart"/>
      <w:r>
        <w:rPr>
          <w:lang w:val="de-DE"/>
        </w:rPr>
        <w:t>Val</w:t>
      </w:r>
      <w:r w:rsidR="009E1F85">
        <w:rPr>
          <w:lang w:val="de-DE"/>
        </w:rPr>
        <w:t>u</w:t>
      </w:r>
      <w:r>
        <w:rPr>
          <w:lang w:val="de-DE"/>
        </w:rPr>
        <w:t>ation</w:t>
      </w:r>
      <w:r w:rsidR="00FE6298">
        <w:rPr>
          <w:lang w:val="de-DE"/>
        </w:rPr>
        <w:t>s</w:t>
      </w:r>
      <w:proofErr w:type="spellEnd"/>
      <w:r>
        <w:rPr>
          <w:lang w:val="de-DE"/>
        </w:rPr>
        <w:t xml:space="preserve"> der jeweils interessanten Aktien</w:t>
      </w:r>
      <w:r w:rsidR="000F47FE">
        <w:rPr>
          <w:lang w:val="de-DE"/>
        </w:rPr>
        <w:t xml:space="preserve"> und erstellte u.a. DCFs und </w:t>
      </w:r>
      <w:r w:rsidR="00FE6298">
        <w:rPr>
          <w:lang w:val="de-DE"/>
        </w:rPr>
        <w:t>DDMs.</w:t>
      </w:r>
      <w:r>
        <w:rPr>
          <w:lang w:val="de-DE"/>
        </w:rPr>
        <w:t xml:space="preserve"> Des </w:t>
      </w:r>
      <w:r w:rsidR="009E1F85">
        <w:rPr>
          <w:lang w:val="de-DE"/>
        </w:rPr>
        <w:t>weiteren</w:t>
      </w:r>
      <w:r>
        <w:rPr>
          <w:lang w:val="de-DE"/>
        </w:rPr>
        <w:t xml:space="preserve"> bin ich dieses Semester freiwillig Forschungsassistent für Dr. Nicholas Mangee</w:t>
      </w:r>
      <w:r w:rsidR="00FE6298">
        <w:rPr>
          <w:lang w:val="de-DE"/>
        </w:rPr>
        <w:t xml:space="preserve"> und assistiere bei der retrospektiven Analyse</w:t>
      </w:r>
      <w:r>
        <w:rPr>
          <w:lang w:val="de-DE"/>
        </w:rPr>
        <w:t xml:space="preserve">. </w:t>
      </w:r>
      <w:r w:rsidR="009E1F85">
        <w:rPr>
          <w:lang w:val="de-DE"/>
        </w:rPr>
        <w:t xml:space="preserve">Auch wenn ich über aktuelle Funde vor Veröffentlichung des Buches </w:t>
      </w:r>
      <w:r w:rsidR="00FE6298">
        <w:rPr>
          <w:lang w:val="de-DE"/>
        </w:rPr>
        <w:t xml:space="preserve">nicht </w:t>
      </w:r>
      <w:r w:rsidR="009E1F85">
        <w:rPr>
          <w:lang w:val="de-DE"/>
        </w:rPr>
        <w:t>sprechen darf,</w:t>
      </w:r>
      <w:r>
        <w:rPr>
          <w:lang w:val="de-DE"/>
        </w:rPr>
        <w:t xml:space="preserve"> gefällt mir vor allem sehr zu sehen, wie</w:t>
      </w:r>
      <w:r w:rsidR="009E1F85">
        <w:rPr>
          <w:lang w:val="de-DE"/>
        </w:rPr>
        <w:t xml:space="preserve"> sich</w:t>
      </w:r>
      <w:r>
        <w:rPr>
          <w:lang w:val="de-DE"/>
        </w:rPr>
        <w:t xml:space="preserve"> Merger</w:t>
      </w:r>
      <w:r w:rsidR="009E1F85">
        <w:rPr>
          <w:lang w:val="de-DE"/>
        </w:rPr>
        <w:t>s</w:t>
      </w:r>
      <w:r>
        <w:rPr>
          <w:lang w:val="de-DE"/>
        </w:rPr>
        <w:t xml:space="preserve"> oder auch SPACs sowohl</w:t>
      </w:r>
      <w:r w:rsidR="009E1F85">
        <w:rPr>
          <w:lang w:val="de-DE"/>
        </w:rPr>
        <w:t xml:space="preserve"> auf</w:t>
      </w:r>
      <w:r>
        <w:rPr>
          <w:lang w:val="de-DE"/>
        </w:rPr>
        <w:t xml:space="preserve"> die Firma selbst als auch die jeweiligen Branchen auswirken können. </w:t>
      </w:r>
    </w:p>
    <w:p w14:paraId="090BFEB5" w14:textId="77777777" w:rsidR="002D5770" w:rsidRDefault="002D5770" w:rsidP="00ED6468">
      <w:pPr>
        <w:rPr>
          <w:lang w:val="de-DE"/>
        </w:rPr>
      </w:pPr>
    </w:p>
    <w:p w14:paraId="6A2496A9" w14:textId="5AFB69DA" w:rsidR="002D5770" w:rsidDel="00866840" w:rsidRDefault="009E1F85" w:rsidP="00ED6468">
      <w:pPr>
        <w:rPr>
          <w:del w:id="5" w:author="jonas.stegh@pumpkincareers.com" w:date="2023-02-23T09:13:00Z"/>
          <w:lang w:val="de-DE"/>
        </w:rPr>
      </w:pPr>
      <w:del w:id="6" w:author="jonas.stegh@pumpkincareers.com" w:date="2023-02-23T09:13:00Z">
        <w:r w:rsidDel="00866840">
          <w:rPr>
            <w:lang w:val="de-DE"/>
          </w:rPr>
          <w:delText>Insgesamt wird es</w:delText>
        </w:r>
        <w:r w:rsidR="002D5770" w:rsidDel="00866840">
          <w:rPr>
            <w:lang w:val="de-DE"/>
          </w:rPr>
          <w:delText xml:space="preserve"> aufgrund meiner Vielzahl von Engagements oft stressig, jedoch mach</w:delText>
        </w:r>
        <w:r w:rsidDel="00866840">
          <w:rPr>
            <w:lang w:val="de-DE"/>
          </w:rPr>
          <w:delText xml:space="preserve"> Ich</w:delText>
        </w:r>
        <w:r w:rsidR="002D5770" w:rsidDel="00866840">
          <w:rPr>
            <w:lang w:val="de-DE"/>
          </w:rPr>
          <w:delText xml:space="preserve"> dies Gerne da ich vor allem an Zeitoptimierung gefallen finde. Auch wenn es mir natürlich nicht immer leichtfällt, merke ich das </w:delText>
        </w:r>
        <w:r w:rsidDel="00866840">
          <w:rPr>
            <w:lang w:val="de-DE"/>
          </w:rPr>
          <w:delText xml:space="preserve">mir </w:delText>
        </w:r>
        <w:r w:rsidR="002D5770" w:rsidDel="00866840">
          <w:rPr>
            <w:lang w:val="de-DE"/>
          </w:rPr>
          <w:delText>genau dieses hohe Maß an Beschäftigt sein sehr gefällt.</w:delText>
        </w:r>
      </w:del>
    </w:p>
    <w:p w14:paraId="66BC83CC" w14:textId="666BFDC3" w:rsidR="002D5770" w:rsidRDefault="002D5770" w:rsidP="00ED6468">
      <w:pPr>
        <w:rPr>
          <w:lang w:val="de-DE"/>
        </w:rPr>
      </w:pPr>
    </w:p>
    <w:p w14:paraId="57F315C1" w14:textId="53B5D58C" w:rsidR="002D5770" w:rsidRDefault="002D5770" w:rsidP="00ED6468">
      <w:pPr>
        <w:rPr>
          <w:lang w:val="de-DE"/>
        </w:rPr>
      </w:pPr>
      <w:r w:rsidRPr="002D5770">
        <w:rPr>
          <w:lang w:val="de-DE"/>
        </w:rPr>
        <w:t xml:space="preserve">Gerade deswegen finde ich Sie als Unternehmen so attraktiv, da Sie eine Atmosphäre </w:t>
      </w:r>
      <w:r>
        <w:rPr>
          <w:lang w:val="de-DE"/>
        </w:rPr>
        <w:t>bieten</w:t>
      </w:r>
      <w:r w:rsidRPr="002D5770">
        <w:rPr>
          <w:lang w:val="de-DE"/>
        </w:rPr>
        <w:t xml:space="preserve">, die </w:t>
      </w:r>
      <w:r w:rsidR="009E1F85">
        <w:rPr>
          <w:lang w:val="de-DE"/>
        </w:rPr>
        <w:t xml:space="preserve">mit hohem Engagement und dem Streben nach Exzellenz besticht. So ist es mein Ziel durch zurückgreifen auf </w:t>
      </w:r>
      <w:r w:rsidRPr="002D5770">
        <w:rPr>
          <w:lang w:val="de-DE"/>
        </w:rPr>
        <w:t xml:space="preserve">meine analytischen und strategischen sowie kommunikativen Fähigkeiten, ihren Mandanten einen nachhaltigen Mehrwert bieten zu können und </w:t>
      </w:r>
      <w:r w:rsidR="009E1F85">
        <w:rPr>
          <w:lang w:val="de-DE"/>
        </w:rPr>
        <w:t>zudem natürlich</w:t>
      </w:r>
      <w:r w:rsidRPr="002D5770">
        <w:rPr>
          <w:lang w:val="de-DE"/>
        </w:rPr>
        <w:t xml:space="preserve"> auch diese noch bei mir</w:t>
      </w:r>
      <w:r w:rsidR="009E1F85">
        <w:rPr>
          <w:lang w:val="de-DE"/>
        </w:rPr>
        <w:t xml:space="preserve"> selbst</w:t>
      </w:r>
      <w:r w:rsidRPr="002D5770">
        <w:rPr>
          <w:lang w:val="de-DE"/>
        </w:rPr>
        <w:t xml:space="preserve"> weiter</w:t>
      </w:r>
      <w:r w:rsidR="009E1F85">
        <w:rPr>
          <w:lang w:val="de-DE"/>
        </w:rPr>
        <w:t xml:space="preserve"> </w:t>
      </w:r>
      <w:r w:rsidRPr="002D5770">
        <w:rPr>
          <w:lang w:val="de-DE"/>
        </w:rPr>
        <w:t>aus</w:t>
      </w:r>
      <w:r w:rsidR="00983598">
        <w:rPr>
          <w:lang w:val="de-DE"/>
        </w:rPr>
        <w:t>zu</w:t>
      </w:r>
      <w:r w:rsidRPr="002D5770">
        <w:rPr>
          <w:lang w:val="de-DE"/>
        </w:rPr>
        <w:t xml:space="preserve">bauen. Zusätzlich </w:t>
      </w:r>
      <w:r w:rsidR="00460A51">
        <w:rPr>
          <w:lang w:val="de-DE"/>
        </w:rPr>
        <w:t>spricht</w:t>
      </w:r>
      <w:r w:rsidRPr="002D5770">
        <w:rPr>
          <w:lang w:val="de-DE"/>
        </w:rPr>
        <w:t xml:space="preserve"> mich auch </w:t>
      </w:r>
      <w:r w:rsidR="00460A51">
        <w:rPr>
          <w:lang w:val="de-DE"/>
        </w:rPr>
        <w:t>Ihre</w:t>
      </w:r>
      <w:r w:rsidRPr="002D5770">
        <w:rPr>
          <w:lang w:val="de-DE"/>
        </w:rPr>
        <w:t xml:space="preserve"> </w:t>
      </w:r>
      <w:r w:rsidR="00460A51">
        <w:rPr>
          <w:lang w:val="de-DE"/>
        </w:rPr>
        <w:t>Branche an</w:t>
      </w:r>
      <w:r w:rsidRPr="002D5770">
        <w:rPr>
          <w:lang w:val="de-DE"/>
        </w:rPr>
        <w:t xml:space="preserve">, da ich wie bereits dargestellt großes Interesse </w:t>
      </w:r>
      <w:r w:rsidR="009E1F85">
        <w:rPr>
          <w:lang w:val="de-DE"/>
        </w:rPr>
        <w:t>an</w:t>
      </w:r>
      <w:r>
        <w:rPr>
          <w:lang w:val="de-DE"/>
        </w:rPr>
        <w:t xml:space="preserve"> </w:t>
      </w:r>
      <w:r w:rsidR="005C285C">
        <w:rPr>
          <w:lang w:val="de-DE"/>
        </w:rPr>
        <w:t>TMT/ PUI</w:t>
      </w:r>
      <w:r>
        <w:rPr>
          <w:lang w:val="de-DE"/>
        </w:rPr>
        <w:t xml:space="preserve"> M&amp;A habe.</w:t>
      </w:r>
    </w:p>
    <w:p w14:paraId="02841412" w14:textId="77777777" w:rsidR="002D5770" w:rsidRDefault="002D5770" w:rsidP="00ED6468">
      <w:pPr>
        <w:rPr>
          <w:lang w:val="de-DE"/>
        </w:rPr>
      </w:pPr>
    </w:p>
    <w:p w14:paraId="2EF37220" w14:textId="77777777" w:rsidR="00152101" w:rsidRDefault="00152101" w:rsidP="00ED6468">
      <w:pPr>
        <w:rPr>
          <w:lang w:val="de-DE"/>
        </w:rPr>
      </w:pPr>
    </w:p>
    <w:p w14:paraId="3B279074" w14:textId="3A3CF0BB" w:rsidR="00ED6468" w:rsidRDefault="00ED6468" w:rsidP="00ED6468">
      <w:pPr>
        <w:rPr>
          <w:lang w:val="de-DE"/>
        </w:rPr>
      </w:pPr>
    </w:p>
    <w:p w14:paraId="4B28FD71" w14:textId="77777777" w:rsidR="00ED6468" w:rsidRPr="00460A51" w:rsidRDefault="00ED6468" w:rsidP="00ED6468">
      <w:pPr>
        <w:rPr>
          <w:lang w:val="de-DE"/>
        </w:rPr>
      </w:pPr>
    </w:p>
    <w:p w14:paraId="07F41D82" w14:textId="77777777" w:rsidR="00ED6468" w:rsidRPr="00460A51" w:rsidRDefault="00ED6468" w:rsidP="00ED6468">
      <w:pPr>
        <w:rPr>
          <w:lang w:val="de-DE"/>
        </w:rPr>
      </w:pPr>
    </w:p>
    <w:p w14:paraId="544FB82C" w14:textId="77777777" w:rsidR="00ED6468" w:rsidRPr="00460A51" w:rsidRDefault="00ED6468" w:rsidP="00ED6468">
      <w:pPr>
        <w:rPr>
          <w:lang w:val="de-DE"/>
        </w:rPr>
      </w:pPr>
    </w:p>
    <w:p w14:paraId="011A5152" w14:textId="7EE6F46B" w:rsidR="00E20F35" w:rsidRPr="00530647" w:rsidRDefault="00E20F35">
      <w:pPr>
        <w:rPr>
          <w:lang w:val="de-DE"/>
        </w:rPr>
      </w:pPr>
    </w:p>
    <w:p w14:paraId="56D569EF" w14:textId="544DEC5C" w:rsidR="00E20F35" w:rsidRPr="00530647" w:rsidRDefault="00E20F35">
      <w:pPr>
        <w:rPr>
          <w:lang w:val="de-DE"/>
        </w:rPr>
      </w:pPr>
    </w:p>
    <w:p w14:paraId="7FB10105" w14:textId="7D3BB92C" w:rsidR="00E20F35" w:rsidRPr="00E20F35" w:rsidRDefault="00E20F35">
      <w:pPr>
        <w:rPr>
          <w:lang w:val="de-DE"/>
        </w:rPr>
      </w:pPr>
    </w:p>
    <w:p w14:paraId="7A0C6304" w14:textId="77777777" w:rsidR="00297241" w:rsidRPr="00866840" w:rsidRDefault="00297241">
      <w:pPr>
        <w:rPr>
          <w:lang w:val="de-DE"/>
          <w:rPrChange w:id="7" w:author="jonas.stegh@pumpkincareers.com" w:date="2023-02-23T09:03:00Z">
            <w:rPr/>
          </w:rPrChange>
        </w:rPr>
      </w:pPr>
    </w:p>
    <w:sectPr w:rsidR="00297241" w:rsidRPr="00866840" w:rsidSect="009D5DAD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jonas.stegh@pumpkincareers.com" w:date="2023-02-23T09:04:00Z" w:initials="j">
    <w:p w14:paraId="2259351D" w14:textId="77777777" w:rsidR="00866840" w:rsidRDefault="00866840" w:rsidP="005B71E0">
      <w:pPr>
        <w:pStyle w:val="CommentText"/>
      </w:pPr>
      <w:r>
        <w:rPr>
          <w:rStyle w:val="CommentReference"/>
        </w:rPr>
        <w:annotationRef/>
      </w:r>
      <w:r>
        <w:t>Halbsatz fehlt</w:t>
      </w:r>
    </w:p>
  </w:comment>
  <w:comment w:id="4" w:author="jonas.stegh@pumpkincareers.com" w:date="2023-02-23T09:10:00Z" w:initials="j">
    <w:p w14:paraId="3556D8C2" w14:textId="77777777" w:rsidR="00866840" w:rsidRDefault="00866840" w:rsidP="007C1EC1">
      <w:pPr>
        <w:pStyle w:val="CommentText"/>
      </w:pPr>
      <w:r>
        <w:rPr>
          <w:rStyle w:val="CommentReference"/>
        </w:rPr>
        <w:annotationRef/>
      </w:r>
      <w:r>
        <w:t>Konkreter machen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59351D" w15:done="0"/>
  <w15:commentEx w15:paraId="3556D8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1AAB3" w16cex:dateUtc="2023-02-23T08:04:00Z"/>
  <w16cex:commentExtensible w16cex:durableId="27A1ABFB" w16cex:dateUtc="2023-02-23T0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59351D" w16cid:durableId="27A1AAB3"/>
  <w16cid:commentId w16cid:paraId="3556D8C2" w16cid:durableId="27A1ABF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25936"/>
    <w:multiLevelType w:val="hybridMultilevel"/>
    <w:tmpl w:val="DE202284"/>
    <w:lvl w:ilvl="0" w:tplc="8B522A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D28FD"/>
    <w:multiLevelType w:val="hybridMultilevel"/>
    <w:tmpl w:val="7060B3DA"/>
    <w:lvl w:ilvl="0" w:tplc="B4B89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50A11"/>
    <w:multiLevelType w:val="hybridMultilevel"/>
    <w:tmpl w:val="3E022C06"/>
    <w:lvl w:ilvl="0" w:tplc="8BC0CCE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098467">
    <w:abstractNumId w:val="1"/>
  </w:num>
  <w:num w:numId="2" w16cid:durableId="210844470">
    <w:abstractNumId w:val="0"/>
  </w:num>
  <w:num w:numId="3" w16cid:durableId="17755183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C4"/>
    <w:rsid w:val="000F47FE"/>
    <w:rsid w:val="00152101"/>
    <w:rsid w:val="00297241"/>
    <w:rsid w:val="002D5770"/>
    <w:rsid w:val="00315DC7"/>
    <w:rsid w:val="00460A51"/>
    <w:rsid w:val="00530647"/>
    <w:rsid w:val="005C285C"/>
    <w:rsid w:val="005F6E80"/>
    <w:rsid w:val="00694273"/>
    <w:rsid w:val="006A7EC4"/>
    <w:rsid w:val="007847B7"/>
    <w:rsid w:val="007E4E11"/>
    <w:rsid w:val="00866840"/>
    <w:rsid w:val="00983598"/>
    <w:rsid w:val="0099194E"/>
    <w:rsid w:val="009A03C7"/>
    <w:rsid w:val="009D5DAD"/>
    <w:rsid w:val="009E1F85"/>
    <w:rsid w:val="00B00DB0"/>
    <w:rsid w:val="00B06436"/>
    <w:rsid w:val="00C61BAA"/>
    <w:rsid w:val="00CE2C73"/>
    <w:rsid w:val="00E20F35"/>
    <w:rsid w:val="00ED4490"/>
    <w:rsid w:val="00ED6468"/>
    <w:rsid w:val="00F27447"/>
    <w:rsid w:val="00F57DCC"/>
    <w:rsid w:val="00FE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7B1AC"/>
  <w15:chartTrackingRefBased/>
  <w15:docId w15:val="{80E30FF5-61CF-4D48-A254-E231D6F9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2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724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241"/>
    <w:rPr>
      <w:rFonts w:ascii="Times New Roman" w:hAnsi="Times New Roman" w:cs="Times New Roman"/>
      <w:sz w:val="18"/>
      <w:szCs w:val="18"/>
      <w:lang w:val="en-US"/>
    </w:rPr>
  </w:style>
  <w:style w:type="paragraph" w:styleId="Revision">
    <w:name w:val="Revision"/>
    <w:hidden/>
    <w:uiPriority w:val="99"/>
    <w:semiHidden/>
    <w:rsid w:val="00866840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66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8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840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840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8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4507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Jauron Gunther Dam</dc:creator>
  <cp:keywords/>
  <dc:description/>
  <cp:lastModifiedBy>jonas.stegh@pumpkincareers.com</cp:lastModifiedBy>
  <cp:revision>4</cp:revision>
  <dcterms:created xsi:type="dcterms:W3CDTF">2023-02-22T23:52:00Z</dcterms:created>
  <dcterms:modified xsi:type="dcterms:W3CDTF">2023-02-23T08:14:00Z</dcterms:modified>
</cp:coreProperties>
</file>