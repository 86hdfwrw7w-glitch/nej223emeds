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283"/>
        <w:gridCol w:w="142"/>
        <w:gridCol w:w="142"/>
        <w:gridCol w:w="283"/>
        <w:gridCol w:w="142"/>
        <w:gridCol w:w="709"/>
        <w:gridCol w:w="709"/>
        <w:gridCol w:w="283"/>
        <w:gridCol w:w="1559"/>
        <w:tblGridChange w:id="0">
          <w:tblGrid>
            <w:gridCol w:w="1418"/>
            <w:gridCol w:w="4252"/>
            <w:gridCol w:w="284"/>
            <w:gridCol w:w="283"/>
            <w:gridCol w:w="142"/>
            <w:gridCol w:w="142"/>
            <w:gridCol w:w="283"/>
            <w:gridCol w:w="142"/>
            <w:gridCol w:w="709"/>
            <w:gridCol w:w="709"/>
            <w:gridCol w:w="283"/>
            <w:gridCol w:w="1559"/>
          </w:tblGrid>
        </w:tblGridChange>
      </w:tblGrid>
      <w:tr w:rsidR="00E55D90" w:rsidRPr="00F44F5F" w14:paraId="487AC9CE" w14:textId="77777777" w:rsidTr="0072774E">
        <w:trPr>
          <w:trHeight w:val="287"/>
        </w:trPr>
        <w:tc>
          <w:tcPr>
            <w:tcW w:w="10206" w:type="dxa"/>
            <w:gridSpan w:val="12"/>
            <w:vAlign w:val="bottom"/>
          </w:tcPr>
          <w:p w14:paraId="0CBC6997" w14:textId="6CF7E8D1" w:rsidR="00E55D90" w:rsidRPr="006B0E67" w:rsidRDefault="00E62D14" w:rsidP="006B0E67">
            <w:pPr>
              <w:jc w:val="center"/>
              <w:rPr>
                <w:rFonts w:ascii="Times New Roman" w:hAnsi="Times New Roman" w:cs="Times New Roman"/>
                <w:b/>
                <w:sz w:val="42"/>
                <w:szCs w:val="42"/>
              </w:rPr>
            </w:pPr>
            <w:r w:rsidRPr="00043D84">
              <w:rPr>
                <w:rFonts w:ascii="Times New Roman" w:hAnsi="Times New Roman" w:cs="Times New Roman"/>
                <w:b/>
                <w:sz w:val="44"/>
                <w:szCs w:val="44"/>
              </w:rPr>
              <w:t>Jonathan</w:t>
            </w:r>
            <w:r w:rsidRPr="006B0E67">
              <w:rPr>
                <w:rFonts w:ascii="Times New Roman" w:hAnsi="Times New Roman" w:cs="Times New Roman"/>
                <w:b/>
                <w:sz w:val="42"/>
                <w:szCs w:val="42"/>
              </w:rPr>
              <w:t xml:space="preserve"> </w:t>
            </w:r>
            <w:proofErr w:type="spellStart"/>
            <w:r w:rsidRPr="006B0E67">
              <w:rPr>
                <w:rFonts w:ascii="Times New Roman" w:hAnsi="Times New Roman" w:cs="Times New Roman"/>
                <w:b/>
                <w:sz w:val="42"/>
                <w:szCs w:val="42"/>
              </w:rPr>
              <w:t>Hofbeck</w:t>
            </w:r>
            <w:proofErr w:type="spellEnd"/>
          </w:p>
          <w:p w14:paraId="2D363F9A" w14:textId="5125E3F0" w:rsidR="00F44F5F" w:rsidRPr="00AA29CA" w:rsidRDefault="00E62D14" w:rsidP="006B0E6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Gößweinstraße</w:t>
            </w:r>
            <w:proofErr w:type="spellEnd"/>
            <w:r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3a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="003A0B43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92318 Neumarkt in der Oberpfalz</w:t>
            </w:r>
          </w:p>
          <w:p w14:paraId="135895E2" w14:textId="20EAEB90" w:rsidR="00F44F5F" w:rsidRPr="00F44F5F" w:rsidRDefault="009A3540" w:rsidP="006B0E6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j</w:t>
            </w:r>
            <w:r w:rsidR="003A0B43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onathan.hofbeck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@gmx.</w:t>
            </w:r>
            <w:r w:rsidR="00F63F02">
              <w:rPr>
                <w:rFonts w:ascii="Times New Roman" w:hAnsi="Times New Roman" w:cs="Times New Roman"/>
                <w:bCs/>
                <w:sz w:val="18"/>
                <w:szCs w:val="18"/>
              </w:rPr>
              <w:t>de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| +49</w:t>
            </w:r>
            <w:r w:rsidR="004E4FB8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151</w:t>
            </w:r>
            <w:r w:rsidR="004E4FB8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16052755</w:t>
            </w:r>
          </w:p>
        </w:tc>
      </w:tr>
      <w:tr w:rsidR="002508C2" w:rsidRPr="00F44F5F" w14:paraId="0FCADE56" w14:textId="77777777" w:rsidTr="00043D84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36B6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SCHULE &amp; STUDIUM</w:t>
            </w:r>
          </w:p>
        </w:tc>
      </w:tr>
      <w:tr w:rsidR="00D1492F" w:rsidRPr="00F44F5F" w14:paraId="7D1DEBF7" w14:textId="77777777" w:rsidTr="004A0C60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BFB9002" w:rsidR="00D1492F" w:rsidRPr="00F44F5F" w:rsidRDefault="004E4FB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</w:t>
            </w:r>
            <w:r w:rsidR="00C657F7">
              <w:rPr>
                <w:rFonts w:ascii="Times New Roman" w:hAnsi="Times New Roman" w:cs="Times New Roman"/>
                <w:b/>
                <w:sz w:val="21"/>
                <w:szCs w:val="21"/>
              </w:rPr>
              <w:t>St. Gallen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97CE9FF" w:rsidR="00D1492F" w:rsidRPr="00F44F5F" w:rsidRDefault="00C657F7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F44F5F" w14:paraId="61E5D482" w14:textId="77777777" w:rsidTr="005653FE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08-20T07:58:00Z" w16du:dateUtc="2024-08-20T05:58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2" w:author="David Döbele" w:date="2024-08-20T07:58:00Z" w16du:dateUtc="2024-08-20T05:58:00Z">
            <w:trPr>
              <w:trHeight w:val="283"/>
            </w:trPr>
          </w:trPrChange>
        </w:trPr>
        <w:tc>
          <w:tcPr>
            <w:tcW w:w="6237" w:type="dxa"/>
            <w:gridSpan w:val="4"/>
            <w:tcPrChange w:id="3" w:author="David Döbele" w:date="2024-08-20T07:58:00Z" w16du:dateUtc="2024-08-20T05:58:00Z">
              <w:tcPr>
                <w:tcW w:w="6237" w:type="dxa"/>
                <w:gridSpan w:val="4"/>
              </w:tcPr>
            </w:tcPrChange>
          </w:tcPr>
          <w:p w14:paraId="11CB9A0F" w14:textId="67FF813C" w:rsidR="00D1492F" w:rsidRPr="00F44F5F" w:rsidRDefault="00FC3E6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="00D1492F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 w:rsidR="00D1492F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General Management (geplant)</w:t>
            </w:r>
          </w:p>
        </w:tc>
        <w:tc>
          <w:tcPr>
            <w:tcW w:w="3969" w:type="dxa"/>
            <w:gridSpan w:val="8"/>
            <w:tcPrChange w:id="4" w:author="David Döbele" w:date="2024-08-20T07:58:00Z" w16du:dateUtc="2024-08-20T05:58:00Z">
              <w:tcPr>
                <w:tcW w:w="3969" w:type="dxa"/>
                <w:gridSpan w:val="8"/>
              </w:tcPr>
            </w:tcPrChange>
          </w:tcPr>
          <w:p w14:paraId="419A9228" w14:textId="5B9B5C81" w:rsidR="00D1492F" w:rsidRPr="00F44F5F" w:rsidRDefault="00F64E3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E4FB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7632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657F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C7632C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FE0AD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4E30" w:rsidRPr="00F44F5F" w14:paraId="53123954" w14:textId="77777777" w:rsidTr="004A0C60">
        <w:trPr>
          <w:trHeight w:val="283"/>
        </w:trPr>
        <w:tc>
          <w:tcPr>
            <w:tcW w:w="6946" w:type="dxa"/>
            <w:gridSpan w:val="8"/>
            <w:vAlign w:val="bottom"/>
          </w:tcPr>
          <w:p w14:paraId="50E8CE97" w14:textId="6F0B3DD7" w:rsidR="00F64E30" w:rsidRDefault="00F64E30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Regensburg</w:t>
            </w:r>
          </w:p>
        </w:tc>
        <w:tc>
          <w:tcPr>
            <w:tcW w:w="3260" w:type="dxa"/>
            <w:gridSpan w:val="4"/>
            <w:vAlign w:val="bottom"/>
          </w:tcPr>
          <w:p w14:paraId="0E4A4A54" w14:textId="25D59EFB" w:rsidR="00F64E30" w:rsidRDefault="00F64E30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Regensburg</w:t>
            </w:r>
          </w:p>
        </w:tc>
      </w:tr>
      <w:tr w:rsidR="00F64E30" w:rsidRPr="00F44F5F" w14:paraId="4DCAA3B0" w14:textId="77777777" w:rsidTr="000A191F">
        <w:trPr>
          <w:trHeight w:val="227"/>
        </w:trPr>
        <w:tc>
          <w:tcPr>
            <w:tcW w:w="6946" w:type="dxa"/>
            <w:gridSpan w:val="8"/>
          </w:tcPr>
          <w:p w14:paraId="6FA36CF8" w14:textId="39E09D21" w:rsidR="00F64E30" w:rsidRDefault="00F64E30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4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4"/>
            <w:vAlign w:val="bottom"/>
          </w:tcPr>
          <w:p w14:paraId="6B985390" w14:textId="66964831" w:rsidR="00F64E30" w:rsidRDefault="00F64E30" w:rsidP="00F64E3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01/2025</w:t>
            </w:r>
          </w:p>
        </w:tc>
      </w:tr>
      <w:tr w:rsidR="00F64E30" w:rsidRPr="00F44F5F" w14:paraId="6BBB5D4E" w14:textId="77777777" w:rsidTr="00FC3E6C">
        <w:trPr>
          <w:trHeight w:val="227"/>
        </w:trPr>
        <w:tc>
          <w:tcPr>
            <w:tcW w:w="10206" w:type="dxa"/>
            <w:gridSpan w:val="12"/>
            <w:vAlign w:val="bottom"/>
          </w:tcPr>
          <w:p w14:paraId="4FD7BD57" w14:textId="77777777" w:rsidR="00F64E30" w:rsidRPr="00043D84" w:rsidRDefault="00F64E30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Schwerpunkt: Finanzmanagement und -berichterstattung</w:t>
            </w:r>
          </w:p>
          <w:p w14:paraId="6B139BB4" w14:textId="77777777" w:rsidR="00F64E30" w:rsidRPr="00043D84" w:rsidRDefault="00F64E30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Mitglied des „</w:t>
            </w:r>
            <w:proofErr w:type="spellStart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Honors</w:t>
            </w:r>
            <w:proofErr w:type="spellEnd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“-Bachelor-Programms für einen 200 ECTS B.Sc. als Teil des Elitenetzwerks Bayern (ENB)</w:t>
            </w:r>
          </w:p>
          <w:p w14:paraId="32867821" w14:textId="1EDF9822" w:rsidR="00362358" w:rsidRDefault="00215EBF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Bachelor-Thesis: „Generative AI in Finance”; „</w:t>
            </w:r>
            <w:proofErr w:type="spellStart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Honors</w:t>
            </w:r>
            <w:proofErr w:type="spellEnd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“-Seminararbeit: „Potentiale und Risiken der Nutzung von Large Language Models (LLMs) bei Unterstützungsprozessen“</w:t>
            </w:r>
          </w:p>
        </w:tc>
      </w:tr>
      <w:tr w:rsidR="00F64E30" w:rsidRPr="00F44F5F" w14:paraId="013361E1" w14:textId="77777777" w:rsidTr="004A0C60">
        <w:trPr>
          <w:trHeight w:val="283"/>
        </w:trPr>
        <w:tc>
          <w:tcPr>
            <w:tcW w:w="6946" w:type="dxa"/>
            <w:gridSpan w:val="8"/>
            <w:vAlign w:val="bottom"/>
          </w:tcPr>
          <w:p w14:paraId="197620E3" w14:textId="40D6952F" w:rsidR="00F64E30" w:rsidRPr="00F44F5F" w:rsidRDefault="00F64E30" w:rsidP="00F64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Basel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7EBE3A11" w:rsidR="00F64E30" w:rsidRPr="00F44F5F" w:rsidRDefault="00F64E30" w:rsidP="00F64E3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Basel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Schweiz</w:t>
            </w:r>
          </w:p>
        </w:tc>
      </w:tr>
      <w:tr w:rsidR="00F64E30" w:rsidRPr="00F44F5F" w14:paraId="62632213" w14:textId="77777777" w:rsidTr="0072774E">
        <w:trPr>
          <w:trHeight w:val="228"/>
        </w:trPr>
        <w:tc>
          <w:tcPr>
            <w:tcW w:w="8647" w:type="dxa"/>
            <w:gridSpan w:val="11"/>
          </w:tcPr>
          <w:p w14:paraId="5F71027E" w14:textId="38741F0F" w:rsidR="00F64E30" w:rsidRPr="00F44F5F" w:rsidRDefault="00F64E30" w:rsidP="00F64E3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wirtschaftswissenschaftlichen Fakultät; Schnitt: </w:t>
            </w:r>
            <w:r w:rsidRPr="00B856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5,9 (6,0 – 1,0; 6,0 als Bestnote)</w:t>
            </w:r>
          </w:p>
        </w:tc>
        <w:tc>
          <w:tcPr>
            <w:tcW w:w="1559" w:type="dxa"/>
          </w:tcPr>
          <w:p w14:paraId="51FC9814" w14:textId="2835E9D1" w:rsidR="00F64E30" w:rsidRPr="00F44F5F" w:rsidRDefault="00F64E30" w:rsidP="00F64E3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01/20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64E30" w:rsidRPr="00F44F5F" w:rsidDel="005653FE" w14:paraId="4D68BFE7" w14:textId="3DB2E506" w:rsidTr="00FC3E6C">
        <w:trPr>
          <w:trHeight w:val="170"/>
          <w:del w:id="5" w:author="David Döbele" w:date="2024-08-20T07:59:00Z" w16du:dateUtc="2024-08-20T05:59:00Z"/>
        </w:trPr>
        <w:tc>
          <w:tcPr>
            <w:tcW w:w="10206" w:type="dxa"/>
            <w:gridSpan w:val="12"/>
            <w:vAlign w:val="bottom"/>
          </w:tcPr>
          <w:p w14:paraId="54BF63E9" w14:textId="6520FDBB" w:rsidR="00F64E30" w:rsidRPr="00043D84" w:rsidDel="005653FE" w:rsidRDefault="00F64E30" w:rsidP="00F64E30">
            <w:pPr>
              <w:pStyle w:val="Listenabsatz"/>
              <w:numPr>
                <w:ilvl w:val="0"/>
                <w:numId w:val="2"/>
              </w:numPr>
              <w:rPr>
                <w:del w:id="6" w:author="David Döbele" w:date="2024-08-20T07:59:00Z" w16du:dateUtc="2024-08-20T05:59:00Z"/>
                <w:rFonts w:ascii="Times New Roman" w:hAnsi="Times New Roman" w:cs="Times New Roman"/>
                <w:sz w:val="19"/>
                <w:szCs w:val="19"/>
              </w:rPr>
            </w:pPr>
            <w:del w:id="7" w:author="David Döbele" w:date="2024-08-20T07:59:00Z" w16du:dateUtc="2024-08-20T05:59:00Z">
              <w:r w:rsidRPr="00043D84" w:rsidDel="005653FE">
                <w:rPr>
                  <w:rFonts w:ascii="Times New Roman" w:hAnsi="Times New Roman" w:cs="Times New Roman"/>
                  <w:sz w:val="19"/>
                  <w:szCs w:val="19"/>
                </w:rPr>
                <w:delText>Mitglied der Fachgruppe Wirtschaftswissenschaften (Fachschaft)</w:delText>
              </w:r>
            </w:del>
          </w:p>
        </w:tc>
      </w:tr>
      <w:tr w:rsidR="00F64E30" w:rsidRPr="00F44F5F" w14:paraId="6B19CF91" w14:textId="77777777" w:rsidTr="004A0C60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13590E54" w:rsidR="00F64E30" w:rsidRPr="00F44F5F" w:rsidRDefault="00F64E30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Willibald-Gluck-Gymnasium</w:t>
            </w:r>
          </w:p>
        </w:tc>
        <w:tc>
          <w:tcPr>
            <w:tcW w:w="4536" w:type="dxa"/>
            <w:gridSpan w:val="10"/>
            <w:vAlign w:val="bottom"/>
          </w:tcPr>
          <w:p w14:paraId="262B6DA3" w14:textId="7190FCF0" w:rsidR="00F64E30" w:rsidRPr="00F44F5F" w:rsidRDefault="00F64E30" w:rsidP="00F64E3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Neumarkt in der Oberpfalz</w:t>
            </w:r>
          </w:p>
        </w:tc>
      </w:tr>
      <w:tr w:rsidR="00F64E30" w:rsidRPr="00F44F5F" w14:paraId="263521E3" w14:textId="77777777" w:rsidTr="0072774E">
        <w:trPr>
          <w:trHeight w:val="57"/>
        </w:trPr>
        <w:tc>
          <w:tcPr>
            <w:tcW w:w="5670" w:type="dxa"/>
            <w:gridSpan w:val="2"/>
          </w:tcPr>
          <w:p w14:paraId="36282A3A" w14:textId="54B4F960" w:rsidR="00F64E30" w:rsidRPr="00F44F5F" w:rsidRDefault="00F64E30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10"/>
          </w:tcPr>
          <w:p w14:paraId="3DE8C75D" w14:textId="3508CFF5" w:rsidR="00F64E30" w:rsidRPr="00F44F5F" w:rsidRDefault="00F64E30" w:rsidP="00F64E3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F64E30" w:rsidRPr="00F44F5F" w14:paraId="27601A10" w14:textId="77777777" w:rsidTr="0072774E">
        <w:trPr>
          <w:trHeight w:val="57"/>
        </w:trPr>
        <w:tc>
          <w:tcPr>
            <w:tcW w:w="10206" w:type="dxa"/>
            <w:gridSpan w:val="12"/>
            <w:vAlign w:val="bottom"/>
          </w:tcPr>
          <w:p w14:paraId="6ECF7248" w14:textId="3C05EB68" w:rsidR="00F64E30" w:rsidRPr="00E22EFA" w:rsidRDefault="00F64E30" w:rsidP="00E22EF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Abiturpreis der Deutschen Physikalischen Gesellschaft e. V.</w:t>
            </w:r>
            <w:r w:rsidR="00E22EF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 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Gründungsmitglied der Schülergenossenschaft</w:t>
            </w:r>
            <w:r w:rsidRPr="00E22EF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64E30" w:rsidRPr="00F44F5F" w14:paraId="3A2665B3" w14:textId="77777777" w:rsidTr="005825E8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F64E30" w:rsidRPr="00F44F5F" w:rsidRDefault="00F64E30" w:rsidP="00043D84">
            <w:pPr>
              <w:jc w:val="center"/>
              <w:rPr>
                <w:rFonts w:ascii="Times New Roman" w:hAnsi="Times New Roman" w:cs="Times New Roman"/>
                <w:smallCaps/>
                <w:sz w:val="28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PRAKTISCHE ERFAHRUNGEN</w:t>
            </w:r>
          </w:p>
        </w:tc>
      </w:tr>
      <w:tr w:rsidR="00A56712" w:rsidRPr="00F44F5F" w14:paraId="35FC44ED" w14:textId="77777777" w:rsidTr="006E01FD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1F6095BE" w14:textId="1CD94A23" w:rsidR="00A56712" w:rsidRDefault="00A56712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CHECK24</w:t>
            </w:r>
            <w:r w:rsidR="0040092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575D6BC5" w14:textId="20D6546A" w:rsidR="00A56712" w:rsidRDefault="0040092A" w:rsidP="00F64E3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München</w:t>
            </w:r>
          </w:p>
        </w:tc>
      </w:tr>
      <w:tr w:rsidR="0040092A" w:rsidRPr="00F44F5F" w14:paraId="798714A4" w14:textId="77777777" w:rsidTr="006E01FD">
        <w:trPr>
          <w:trHeight w:val="170"/>
        </w:trPr>
        <w:tc>
          <w:tcPr>
            <w:tcW w:w="6521" w:type="dxa"/>
            <w:gridSpan w:val="6"/>
          </w:tcPr>
          <w:p w14:paraId="3D8D915E" w14:textId="1907077A" w:rsidR="0040092A" w:rsidRPr="00266BE5" w:rsidRDefault="0040092A" w:rsidP="0040092A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Praktikant</w:t>
            </w:r>
            <w:proofErr w:type="spellEnd"/>
            <w:r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im</w:t>
            </w:r>
            <w:proofErr w:type="spellEnd"/>
            <w:r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Inhouse Consulting (</w:t>
            </w:r>
            <w:r w:rsidR="00266BE5"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Excellence &amp; Innovation</w:t>
            </w:r>
            <w:r w:rsidR="00010BEE"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3685" w:type="dxa"/>
            <w:gridSpan w:val="6"/>
          </w:tcPr>
          <w:p w14:paraId="7B0E956B" w14:textId="3C46D162" w:rsidR="0040092A" w:rsidRDefault="0040092A" w:rsidP="0040092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10/2024</w:t>
            </w:r>
          </w:p>
        </w:tc>
      </w:tr>
      <w:tr w:rsidR="002901CA" w:rsidRPr="00F44F5F" w14:paraId="28237526" w14:textId="77777777" w:rsidTr="00D2714B">
        <w:trPr>
          <w:trHeight w:val="170"/>
        </w:trPr>
        <w:tc>
          <w:tcPr>
            <w:tcW w:w="10206" w:type="dxa"/>
            <w:gridSpan w:val="12"/>
          </w:tcPr>
          <w:p w14:paraId="056DB885" w14:textId="32292DCE" w:rsidR="002901CA" w:rsidRPr="00043D84" w:rsidRDefault="00A60A3D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</w:t>
            </w:r>
            <w:r w:rsidR="006E0172" w:rsidRPr="00043D84">
              <w:rPr>
                <w:rFonts w:ascii="Times New Roman" w:hAnsi="Times New Roman" w:cs="Times New Roman"/>
                <w:sz w:val="19"/>
                <w:szCs w:val="19"/>
              </w:rPr>
              <w:t>arbeit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an </w:t>
            </w:r>
            <w:r w:rsidR="0000796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der </w:t>
            </w:r>
            <w:r w:rsidR="007D2C8C" w:rsidRPr="00043D84">
              <w:rPr>
                <w:rFonts w:ascii="Times New Roman" w:hAnsi="Times New Roman" w:cs="Times New Roman"/>
                <w:sz w:val="19"/>
                <w:szCs w:val="19"/>
              </w:rPr>
              <w:t>Neue</w:t>
            </w:r>
            <w:r w:rsidR="00007960" w:rsidRPr="00043D84">
              <w:rPr>
                <w:rFonts w:ascii="Times New Roman" w:hAnsi="Times New Roman" w:cs="Times New Roman"/>
                <w:sz w:val="19"/>
                <w:szCs w:val="19"/>
              </w:rPr>
              <w:t>ntwicklung eines</w:t>
            </w:r>
            <w:r w:rsidR="000D305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digitalen Produktes in einem </w:t>
            </w:r>
            <w:r w:rsidR="005110BE" w:rsidRPr="00043D84">
              <w:rPr>
                <w:rFonts w:ascii="Times New Roman" w:hAnsi="Times New Roman" w:cs="Times New Roman"/>
                <w:sz w:val="19"/>
                <w:szCs w:val="19"/>
              </w:rPr>
              <w:t>Markt</w:t>
            </w:r>
            <w:r w:rsidR="000919FF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mit </w:t>
            </w:r>
            <w:r w:rsidR="000D305A" w:rsidRPr="00043D84">
              <w:rPr>
                <w:rFonts w:ascii="Times New Roman" w:hAnsi="Times New Roman" w:cs="Times New Roman"/>
                <w:sz w:val="19"/>
                <w:szCs w:val="19"/>
              </w:rPr>
              <w:t>300 Mio. Euro Jahresumsatz</w:t>
            </w:r>
          </w:p>
          <w:p w14:paraId="322DF52C" w14:textId="72247ACD" w:rsidR="002901CA" w:rsidRPr="002901CA" w:rsidRDefault="006E0172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Benchmarking, Research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Testentwicklung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für Produktmanager, </w:t>
            </w:r>
            <w:r w:rsidR="001F08E2" w:rsidRPr="00043D84">
              <w:rPr>
                <w:rFonts w:ascii="Times New Roman" w:hAnsi="Times New Roman" w:cs="Times New Roman"/>
                <w:sz w:val="19"/>
                <w:szCs w:val="19"/>
              </w:rPr>
              <w:t>IT-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>Entwickler</w:t>
            </w:r>
            <w:r w:rsidR="0068338F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, Managing </w:t>
            </w:r>
            <w:proofErr w:type="spellStart"/>
            <w:r w:rsidR="0068338F" w:rsidRPr="00043D84">
              <w:rPr>
                <w:rFonts w:ascii="Times New Roman" w:hAnsi="Times New Roman" w:cs="Times New Roman"/>
                <w:sz w:val="19"/>
                <w:szCs w:val="19"/>
              </w:rPr>
              <w:t>Directors</w:t>
            </w:r>
            <w:proofErr w:type="spellEnd"/>
            <w:r w:rsidR="0068338F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>und C-Level</w:t>
            </w:r>
            <w:r w:rsidR="000E34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901CA" w:rsidRPr="00F44F5F" w14:paraId="127C64E2" w14:textId="77777777" w:rsidTr="006E01FD">
        <w:trPr>
          <w:trHeight w:val="283"/>
        </w:trPr>
        <w:tc>
          <w:tcPr>
            <w:tcW w:w="6521" w:type="dxa"/>
            <w:gridSpan w:val="6"/>
            <w:vAlign w:val="bottom"/>
          </w:tcPr>
          <w:p w14:paraId="38F27285" w14:textId="2344750D" w:rsidR="002901CA" w:rsidRPr="00F44F5F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Regensburg</w:t>
            </w:r>
          </w:p>
        </w:tc>
        <w:tc>
          <w:tcPr>
            <w:tcW w:w="3685" w:type="dxa"/>
            <w:gridSpan w:val="6"/>
            <w:vAlign w:val="bottom"/>
          </w:tcPr>
          <w:p w14:paraId="4820196E" w14:textId="06CBE4DC" w:rsidR="002901CA" w:rsidRPr="00F44F5F" w:rsidRDefault="002901CA" w:rsidP="002901C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Regensburg</w:t>
            </w:r>
          </w:p>
        </w:tc>
      </w:tr>
      <w:tr w:rsidR="002901CA" w:rsidRPr="00F44F5F" w14:paraId="335D84E9" w14:textId="77777777" w:rsidTr="0072774E">
        <w:trPr>
          <w:trHeight w:val="228"/>
        </w:trPr>
        <w:tc>
          <w:tcPr>
            <w:tcW w:w="5954" w:type="dxa"/>
            <w:gridSpan w:val="3"/>
          </w:tcPr>
          <w:p w14:paraId="20B1570F" w14:textId="36E40DDE" w:rsidR="002901CA" w:rsidRPr="00F87F11" w:rsidRDefault="002901CA" w:rsidP="002901C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87F1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Studentische Hilfskraft am Lehrstuhl für Finanzierung</w:t>
            </w:r>
          </w:p>
        </w:tc>
        <w:tc>
          <w:tcPr>
            <w:tcW w:w="4252" w:type="dxa"/>
            <w:gridSpan w:val="9"/>
          </w:tcPr>
          <w:p w14:paraId="0475B997" w14:textId="2961EF05" w:rsidR="002901CA" w:rsidRPr="00F44F5F" w:rsidRDefault="002901CA" w:rsidP="002901C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901CA" w:rsidRPr="00F44F5F" w14:paraId="54C3D64C" w14:textId="77777777" w:rsidTr="0072774E">
        <w:trPr>
          <w:trHeight w:val="502"/>
        </w:trPr>
        <w:tc>
          <w:tcPr>
            <w:tcW w:w="10206" w:type="dxa"/>
            <w:gridSpan w:val="12"/>
          </w:tcPr>
          <w:p w14:paraId="53964762" w14:textId="0A7FDB62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bookmarkStart w:id="8" w:name="_Hlk174998878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Research und Datenerhebung für aktuelle Forschungsprojekte (z.B. im Bereich Greenwashing) </w:t>
            </w:r>
          </w:p>
          <w:p w14:paraId="473D6BE5" w14:textId="4F48F00E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Erstellung von Präsentationen (z.B. über Finanzinstrumente, Impact </w:t>
            </w:r>
            <w:proofErr w:type="spellStart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Investing</w:t>
            </w:r>
            <w:proofErr w:type="spellEnd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oder Forschungsergebnisse)</w:t>
            </w:r>
          </w:p>
          <w:p w14:paraId="6DD9BA0F" w14:textId="1A60FC3F" w:rsidR="002901CA" w:rsidRPr="00E6704A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Überarbeitung von Vorlesungsunterlagen und Kontrolle von Druckfahnen von Publikationen, unter anderem des Preisträgers des Innovative </w:t>
            </w:r>
            <w:proofErr w:type="spellStart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Thinking</w:t>
            </w:r>
            <w:proofErr w:type="spellEnd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Awards 2023, verliehen von der American Real Estate Society (ARES)</w:t>
            </w:r>
          </w:p>
        </w:tc>
      </w:tr>
      <w:bookmarkEnd w:id="8"/>
      <w:tr w:rsidR="002901CA" w:rsidRPr="00F44F5F" w14:paraId="45404236" w14:textId="77777777" w:rsidTr="00D67D99">
        <w:trPr>
          <w:trHeight w:val="283"/>
        </w:trPr>
        <w:tc>
          <w:tcPr>
            <w:tcW w:w="6237" w:type="dxa"/>
            <w:gridSpan w:val="4"/>
            <w:vAlign w:val="bottom"/>
          </w:tcPr>
          <w:p w14:paraId="3CF978EE" w14:textId="2348B085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42CF4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  <w:t>KPMG Wirtschaftsprüfungsgesellschaft AG</w:t>
            </w:r>
          </w:p>
        </w:tc>
        <w:tc>
          <w:tcPr>
            <w:tcW w:w="3969" w:type="dxa"/>
            <w:gridSpan w:val="8"/>
            <w:vAlign w:val="bottom"/>
          </w:tcPr>
          <w:p w14:paraId="49A11F72" w14:textId="10034892" w:rsidR="002901CA" w:rsidRPr="00053DE5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053DE5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München</w:t>
            </w:r>
          </w:p>
        </w:tc>
      </w:tr>
      <w:tr w:rsidR="002901CA" w:rsidRPr="00F44F5F" w14:paraId="16C6F7AD" w14:textId="77777777" w:rsidTr="00D67D99">
        <w:trPr>
          <w:trHeight w:val="57"/>
        </w:trPr>
        <w:tc>
          <w:tcPr>
            <w:tcW w:w="6237" w:type="dxa"/>
            <w:gridSpan w:val="4"/>
          </w:tcPr>
          <w:p w14:paraId="5D8760E9" w14:textId="034DC612" w:rsidR="002901CA" w:rsidRPr="00893E57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proofErr w:type="spellStart"/>
            <w:r w:rsidRPr="00863D6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Praktikant</w:t>
            </w:r>
            <w:proofErr w:type="spellEnd"/>
            <w:r w:rsidRPr="00863D6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63D6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im</w:t>
            </w:r>
            <w:proofErr w:type="spellEnd"/>
            <w:r w:rsidRPr="00863D6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Technology &amp; Finance Consulting (Financi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 Services)</w:t>
            </w:r>
          </w:p>
        </w:tc>
        <w:tc>
          <w:tcPr>
            <w:tcW w:w="3969" w:type="dxa"/>
            <w:gridSpan w:val="8"/>
          </w:tcPr>
          <w:p w14:paraId="2D9DB8CA" w14:textId="62E84D1A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04/2024</w:t>
            </w:r>
          </w:p>
        </w:tc>
      </w:tr>
      <w:tr w:rsidR="002901CA" w:rsidRPr="00F44F5F" w14:paraId="7660C4BA" w14:textId="77777777" w:rsidTr="0072774E">
        <w:trPr>
          <w:trHeight w:val="57"/>
        </w:trPr>
        <w:tc>
          <w:tcPr>
            <w:tcW w:w="10206" w:type="dxa"/>
            <w:gridSpan w:val="12"/>
          </w:tcPr>
          <w:p w14:paraId="13F2174B" w14:textId="30EC718A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Mitarbeit in einem Teilprojekt bei einer internationalen SAP S/4HANA-Transformation und Prozess</w:t>
            </w:r>
            <w:del w:id="9" w:author="David Döbele" w:date="2024-08-20T07:59:00Z" w16du:dateUtc="2024-08-20T05:59:00Z">
              <w:r w:rsidRPr="00043D84" w:rsidDel="005653FE">
                <w:rPr>
                  <w:rFonts w:ascii="Times New Roman" w:hAnsi="Times New Roman" w:cs="Times New Roman"/>
                  <w:sz w:val="19"/>
                  <w:szCs w:val="19"/>
                </w:rPr>
                <w:softHyphen/>
              </w:r>
            </w:del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optimierung bei einem der weltweit größten Versicherungskonzerne (über 150 Milliarden Euro Umsatz im Jahr 2023)</w:t>
            </w:r>
          </w:p>
          <w:p w14:paraId="132465C4" w14:textId="587F87E0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Unterstützung der Projektmanager als Teil des Project Management Office (PMO) bei datenbasierten Strategieentscheidungen, der Koordination und dem effektiven Managen von circa 100 Teammitgliedern  </w:t>
            </w:r>
          </w:p>
        </w:tc>
      </w:tr>
      <w:tr w:rsidR="002901CA" w:rsidRPr="00F44F5F" w14:paraId="4EC9DEB8" w14:textId="77777777" w:rsidTr="00D67D99">
        <w:trPr>
          <w:trHeight w:val="283"/>
        </w:trPr>
        <w:tc>
          <w:tcPr>
            <w:tcW w:w="6237" w:type="dxa"/>
            <w:gridSpan w:val="4"/>
            <w:vAlign w:val="bottom"/>
          </w:tcPr>
          <w:p w14:paraId="061D97E7" w14:textId="0D114B82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Fondszentrum Neumarkt GmbH &amp; Co.KG</w:t>
            </w:r>
          </w:p>
        </w:tc>
        <w:tc>
          <w:tcPr>
            <w:tcW w:w="3969" w:type="dxa"/>
            <w:gridSpan w:val="8"/>
            <w:vAlign w:val="bottom"/>
          </w:tcPr>
          <w:p w14:paraId="38592414" w14:textId="7E618BFF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0A0FFCF6" w14:textId="77777777" w:rsidTr="00D67D99">
        <w:trPr>
          <w:trHeight w:val="114"/>
        </w:trPr>
        <w:tc>
          <w:tcPr>
            <w:tcW w:w="6237" w:type="dxa"/>
            <w:gridSpan w:val="4"/>
          </w:tcPr>
          <w:p w14:paraId="30382087" w14:textId="55D74D01" w:rsidR="002901CA" w:rsidRPr="00FE0496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Wealth Management</w:t>
            </w:r>
          </w:p>
        </w:tc>
        <w:tc>
          <w:tcPr>
            <w:tcW w:w="3969" w:type="dxa"/>
            <w:gridSpan w:val="8"/>
          </w:tcPr>
          <w:p w14:paraId="7444AF8F" w14:textId="2F8D81CB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901CA" w:rsidRPr="00F44F5F" w14:paraId="4C00CD42" w14:textId="77777777" w:rsidTr="0072774E">
        <w:trPr>
          <w:trHeight w:val="114"/>
        </w:trPr>
        <w:tc>
          <w:tcPr>
            <w:tcW w:w="10206" w:type="dxa"/>
            <w:gridSpan w:val="12"/>
          </w:tcPr>
          <w:p w14:paraId="746118C9" w14:textId="796CD8C8" w:rsidR="002901CA" w:rsidRPr="00043D84" w:rsidRDefault="002901CA" w:rsidP="00BB315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Unterstützung bei der individuellen Auswahl von Investmentfonds</w:t>
            </w:r>
            <w:r w:rsidR="00CE2502">
              <w:rPr>
                <w:rFonts w:ascii="Times New Roman" w:hAnsi="Times New Roman" w:cs="Times New Roman"/>
                <w:sz w:val="19"/>
                <w:szCs w:val="19"/>
              </w:rPr>
              <w:t xml:space="preserve"> sowie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5C1310" w:rsidRPr="00043D84">
              <w:rPr>
                <w:rFonts w:ascii="Times New Roman" w:hAnsi="Times New Roman" w:cs="Times New Roman"/>
                <w:sz w:val="19"/>
                <w:szCs w:val="19"/>
              </w:rPr>
              <w:t>Kommunikation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>s</w:t>
            </w:r>
            <w:r w:rsidR="005D445C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 </w:t>
            </w:r>
            <w:r w:rsidR="00484A59">
              <w:rPr>
                <w:rFonts w:ascii="Times New Roman" w:hAnsi="Times New Roman" w:cs="Times New Roman"/>
                <w:sz w:val="19"/>
                <w:szCs w:val="19"/>
              </w:rPr>
              <w:t>Recherche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tätigkeiten </w:t>
            </w:r>
          </w:p>
        </w:tc>
      </w:tr>
      <w:tr w:rsidR="002901CA" w:rsidRPr="00F44F5F" w14:paraId="50AFEA03" w14:textId="77777777" w:rsidTr="00D67D99">
        <w:trPr>
          <w:trHeight w:val="283"/>
        </w:trPr>
        <w:tc>
          <w:tcPr>
            <w:tcW w:w="6237" w:type="dxa"/>
            <w:gridSpan w:val="4"/>
            <w:vAlign w:val="bottom"/>
          </w:tcPr>
          <w:p w14:paraId="42FB0D26" w14:textId="7D0E4CDC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J.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Pröpster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3969" w:type="dxa"/>
            <w:gridSpan w:val="8"/>
            <w:vAlign w:val="bottom"/>
          </w:tcPr>
          <w:p w14:paraId="11E31BD8" w14:textId="389BBF37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48328CB9" w14:textId="77777777" w:rsidTr="0072774E">
        <w:trPr>
          <w:trHeight w:val="228"/>
        </w:trPr>
        <w:tc>
          <w:tcPr>
            <w:tcW w:w="6379" w:type="dxa"/>
            <w:gridSpan w:val="5"/>
          </w:tcPr>
          <w:p w14:paraId="74B74B41" w14:textId="7EDE387E" w:rsidR="002901CA" w:rsidRPr="008136F2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136F2">
              <w:rPr>
                <w:rFonts w:ascii="Times New Roman" w:hAnsi="Times New Roman" w:cs="Times New Roman"/>
                <w:sz w:val="20"/>
                <w:szCs w:val="20"/>
              </w:rPr>
              <w:t>Temporärer Mitarbeiter in der 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roduktion</w:t>
            </w:r>
          </w:p>
        </w:tc>
        <w:tc>
          <w:tcPr>
            <w:tcW w:w="3827" w:type="dxa"/>
            <w:gridSpan w:val="7"/>
          </w:tcPr>
          <w:p w14:paraId="2CB21DEB" w14:textId="331D2A95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901CA" w:rsidRPr="00F44F5F" w14:paraId="7C4155D6" w14:textId="77777777" w:rsidTr="00155835">
        <w:trPr>
          <w:trHeight w:val="170"/>
        </w:trPr>
        <w:tc>
          <w:tcPr>
            <w:tcW w:w="10206" w:type="dxa"/>
            <w:gridSpan w:val="12"/>
          </w:tcPr>
          <w:p w14:paraId="3658805E" w14:textId="74AF767D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Unterstützung bei der Testung neuer Produktentwicklungen</w:t>
            </w:r>
            <w:r w:rsidR="001F3486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 </w:t>
            </w:r>
            <w:r w:rsidR="00EF312E">
              <w:rPr>
                <w:rFonts w:ascii="Times New Roman" w:hAnsi="Times New Roman" w:cs="Times New Roman"/>
                <w:sz w:val="19"/>
                <w:szCs w:val="19"/>
              </w:rPr>
              <w:t>der Fertigung</w:t>
            </w:r>
            <w:r w:rsidR="001F3486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von Blitzableitern und Erdungen</w:t>
            </w:r>
          </w:p>
        </w:tc>
      </w:tr>
      <w:tr w:rsidR="002901CA" w:rsidRPr="00F44F5F" w14:paraId="414B4085" w14:textId="77777777" w:rsidTr="00A12286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2901CA" w:rsidRPr="00043D84" w:rsidRDefault="002901CA" w:rsidP="00043D84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EXTRACURRICULARES ENGAGEMENT</w:t>
            </w:r>
          </w:p>
        </w:tc>
      </w:tr>
      <w:tr w:rsidR="002901CA" w:rsidRPr="00ED428E" w14:paraId="74251178" w14:textId="77777777" w:rsidTr="00A12286">
        <w:trPr>
          <w:trHeight w:val="283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C9DDC56" w:rsidR="002901CA" w:rsidRPr="00EC466F" w:rsidRDefault="002901CA" w:rsidP="002901C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Tafel Deutschland</w:t>
            </w:r>
            <w:r w:rsidRPr="00EC466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e.V.</w:t>
            </w:r>
          </w:p>
        </w:tc>
        <w:tc>
          <w:tcPr>
            <w:tcW w:w="3969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A104734" w:rsidR="002901CA" w:rsidRPr="00ED428E" w:rsidRDefault="002901CA" w:rsidP="002901C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color w:val="000000"/>
                <w:sz w:val="20"/>
                <w:szCs w:val="20"/>
              </w:rPr>
            </w:pPr>
            <w:r w:rsidRPr="00ED428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color w:val="00000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1F85FD04" w14:textId="77777777" w:rsidTr="00A12286">
        <w:trPr>
          <w:trHeight w:val="20"/>
        </w:trPr>
        <w:tc>
          <w:tcPr>
            <w:tcW w:w="6237" w:type="dxa"/>
            <w:gridSpan w:val="4"/>
          </w:tcPr>
          <w:p w14:paraId="7B930D58" w14:textId="000E4B2A" w:rsidR="002901CA" w:rsidRPr="000A14AA" w:rsidRDefault="002901CA" w:rsidP="002901CA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20"/>
                <w:szCs w:val="20"/>
                <w:lang w:val="de-AT"/>
              </w:rPr>
            </w:pPr>
            <w:r w:rsidRPr="006C7A7B">
              <w:rPr>
                <w:rFonts w:ascii="Times New Roman" w:hAnsi="Times New Roman" w:cs="Times New Roman"/>
                <w:iCs/>
                <w:smallCaps w:val="0"/>
                <w:color w:val="000000"/>
                <w:sz w:val="20"/>
                <w:szCs w:val="20"/>
                <w:lang w:val="de-AT"/>
              </w:rPr>
              <w:t>Aktives Mitglied</w:t>
            </w:r>
            <w:r>
              <w:rPr>
                <w:rFonts w:ascii="Times New Roman" w:hAnsi="Times New Roman" w:cs="Times New Roman"/>
                <w:iCs/>
                <w:smallCaps w:val="0"/>
                <w:color w:val="000000"/>
                <w:sz w:val="20"/>
                <w:szCs w:val="20"/>
                <w:lang w:val="de-AT"/>
              </w:rPr>
              <w:t xml:space="preserve"> der Tafel Jugend</w:t>
            </w:r>
          </w:p>
        </w:tc>
        <w:tc>
          <w:tcPr>
            <w:tcW w:w="3969" w:type="dxa"/>
            <w:gridSpan w:val="8"/>
            <w:vAlign w:val="bottom"/>
          </w:tcPr>
          <w:p w14:paraId="5373E0DA" w14:textId="34038D1B" w:rsidR="002901CA" w:rsidRPr="000A14AA" w:rsidRDefault="002901CA" w:rsidP="002901CA">
            <w:pPr>
              <w:pStyle w:val="Or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</w:pPr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5</w:t>
            </w:r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4</w:t>
            </w:r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901CA" w:rsidRPr="000A14AA" w14:paraId="43BBA64A" w14:textId="77777777" w:rsidTr="00A12286">
        <w:trPr>
          <w:trHeight w:val="57"/>
        </w:trPr>
        <w:tc>
          <w:tcPr>
            <w:tcW w:w="10206" w:type="dxa"/>
            <w:gridSpan w:val="12"/>
            <w:vAlign w:val="bottom"/>
          </w:tcPr>
          <w:p w14:paraId="027B0000" w14:textId="7B205845" w:rsidR="002901CA" w:rsidRPr="000A14AA" w:rsidRDefault="002901CA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Planung des 20-jährigen Jubiläums der Tafel Neumarkt sowie inklusiver und interkultureller Kochnachmittage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2901CA" w:rsidRPr="00F44F5F" w14:paraId="44744969" w14:textId="77777777" w:rsidTr="00A12286">
        <w:trPr>
          <w:trHeight w:val="283"/>
        </w:trPr>
        <w:tc>
          <w:tcPr>
            <w:tcW w:w="6237" w:type="dxa"/>
            <w:gridSpan w:val="4"/>
            <w:vAlign w:val="bottom"/>
          </w:tcPr>
          <w:p w14:paraId="6D713274" w14:textId="6BF40726" w:rsidR="002901CA" w:rsidRPr="00EC466F" w:rsidRDefault="002901CA" w:rsidP="002901C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</w:pPr>
            <w:r w:rsidRPr="00EC466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Hanns-Seidel-Stiftung e.V.</w:t>
            </w:r>
          </w:p>
        </w:tc>
        <w:tc>
          <w:tcPr>
            <w:tcW w:w="3969" w:type="dxa"/>
            <w:gridSpan w:val="8"/>
            <w:vAlign w:val="bottom"/>
          </w:tcPr>
          <w:p w14:paraId="2AA98587" w14:textId="7CDC2624" w:rsidR="002901CA" w:rsidRDefault="002901CA" w:rsidP="002901C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München</w:t>
            </w:r>
          </w:p>
        </w:tc>
      </w:tr>
      <w:tr w:rsidR="002901CA" w:rsidRPr="00F44F5F" w14:paraId="4F59C612" w14:textId="77777777" w:rsidTr="0072774E">
        <w:trPr>
          <w:trHeight w:val="195"/>
        </w:trPr>
        <w:tc>
          <w:tcPr>
            <w:tcW w:w="6804" w:type="dxa"/>
            <w:gridSpan w:val="7"/>
          </w:tcPr>
          <w:p w14:paraId="32F07601" w14:textId="1F9D6C7B" w:rsidR="002901CA" w:rsidRPr="001647AB" w:rsidRDefault="002901CA" w:rsidP="002901C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Empfänger von ideeller und finanzieller Förderung als Stipendiat</w:t>
            </w:r>
          </w:p>
        </w:tc>
        <w:tc>
          <w:tcPr>
            <w:tcW w:w="3402" w:type="dxa"/>
            <w:gridSpan w:val="5"/>
          </w:tcPr>
          <w:p w14:paraId="45DD2178" w14:textId="46EC031B" w:rsidR="002901CA" w:rsidRPr="00F44F5F" w:rsidRDefault="002901CA" w:rsidP="002901C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901CA" w:rsidRPr="00F44F5F" w14:paraId="02437711" w14:textId="77777777" w:rsidTr="0072774E">
        <w:trPr>
          <w:trHeight w:val="195"/>
        </w:trPr>
        <w:tc>
          <w:tcPr>
            <w:tcW w:w="10206" w:type="dxa"/>
            <w:gridSpan w:val="12"/>
          </w:tcPr>
          <w:p w14:paraId="68CFAD97" w14:textId="40EE8D65" w:rsidR="002901CA" w:rsidRPr="008F5639" w:rsidRDefault="004B385F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Teilnahme</w:t>
            </w:r>
            <w:r w:rsidR="002901C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an Seminaren zur Persönlichkeitsbildung</w:t>
            </w:r>
            <w:r w:rsidR="00DE3471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r w:rsidR="00D30E7F">
              <w:rPr>
                <w:rFonts w:ascii="Times New Roman" w:hAnsi="Times New Roman" w:cs="Times New Roman"/>
                <w:sz w:val="19"/>
                <w:szCs w:val="19"/>
              </w:rPr>
              <w:t>zum Wissensaufbau</w:t>
            </w:r>
            <w:r w:rsidR="002901C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oder zur Erlangung von Schlüsselqualifikationen</w:t>
            </w:r>
          </w:p>
        </w:tc>
      </w:tr>
      <w:tr w:rsidR="002901CA" w:rsidRPr="00F44F5F" w14:paraId="3B26943D" w14:textId="77777777" w:rsidTr="004A0C60">
        <w:trPr>
          <w:trHeight w:val="283"/>
        </w:trPr>
        <w:tc>
          <w:tcPr>
            <w:tcW w:w="5954" w:type="dxa"/>
            <w:gridSpan w:val="3"/>
            <w:vAlign w:val="bottom"/>
          </w:tcPr>
          <w:p w14:paraId="11E538C2" w14:textId="23094007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Freiwillige Feuerwehr St. Helena</w:t>
            </w:r>
          </w:p>
        </w:tc>
        <w:tc>
          <w:tcPr>
            <w:tcW w:w="4252" w:type="dxa"/>
            <w:gridSpan w:val="9"/>
            <w:vAlign w:val="bottom"/>
          </w:tcPr>
          <w:p w14:paraId="21BF18C9" w14:textId="41E05B69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04BFDD79" w14:textId="77777777" w:rsidTr="0072774E">
        <w:trPr>
          <w:trHeight w:val="20"/>
        </w:trPr>
        <w:tc>
          <w:tcPr>
            <w:tcW w:w="8364" w:type="dxa"/>
            <w:gridSpan w:val="10"/>
          </w:tcPr>
          <w:p w14:paraId="5D908AF7" w14:textId="1D8E072B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1842" w:type="dxa"/>
            <w:gridSpan w:val="2"/>
          </w:tcPr>
          <w:p w14:paraId="0D2FFB14" w14:textId="217DED18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901CA" w:rsidRPr="00F44F5F" w14:paraId="66A58453" w14:textId="77777777" w:rsidTr="0072774E">
        <w:trPr>
          <w:trHeight w:val="20"/>
        </w:trPr>
        <w:tc>
          <w:tcPr>
            <w:tcW w:w="10206" w:type="dxa"/>
            <w:gridSpan w:val="12"/>
          </w:tcPr>
          <w:p w14:paraId="50B5B9CB" w14:textId="7C505B14" w:rsidR="002901CA" w:rsidRPr="00043D84" w:rsidRDefault="002901CA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Teilnahme</w:t>
            </w:r>
            <w:r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an</w:t>
            </w:r>
            <w:r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Übungen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>
              <w:rPr>
                <w:rFonts w:ascii="Times New Roman" w:hAnsi="Times New Roman" w:cs="Times New Roman"/>
                <w:sz w:val="19"/>
                <w:szCs w:val="19"/>
              </w:rPr>
              <w:t>und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56E70">
              <w:rPr>
                <w:rFonts w:ascii="Times New Roman" w:hAnsi="Times New Roman" w:cs="Times New Roman"/>
                <w:sz w:val="19"/>
                <w:szCs w:val="19"/>
              </w:rPr>
              <w:t>Erhal</w:t>
            </w:r>
            <w:r w:rsidR="00156E70" w:rsidRPr="00156E70">
              <w:rPr>
                <w:rFonts w:ascii="Times New Roman" w:hAnsi="Times New Roman" w:cs="Times New Roman"/>
                <w:sz w:val="19"/>
                <w:szCs w:val="19"/>
              </w:rPr>
              <w:t>t</w:t>
            </w:r>
            <w:r w:rsidR="00156E70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56E70">
              <w:rPr>
                <w:rFonts w:ascii="Times New Roman" w:hAnsi="Times New Roman" w:cs="Times New Roman"/>
                <w:sz w:val="19"/>
                <w:szCs w:val="19"/>
              </w:rPr>
              <w:t>des</w:t>
            </w:r>
            <w:r w:rsidR="00156E70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Leistungsabzeichen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im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Wissenstest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der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Jugendfeuerwehr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(Bronze,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Silb</w:t>
            </w:r>
            <w:r w:rsidR="00156E70">
              <w:rPr>
                <w:rFonts w:ascii="Times New Roman" w:hAnsi="Times New Roman" w:cs="Times New Roman"/>
                <w:sz w:val="19"/>
                <w:szCs w:val="19"/>
              </w:rPr>
              <w:t>er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,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Gold)</w:t>
            </w:r>
          </w:p>
        </w:tc>
      </w:tr>
      <w:tr w:rsidR="002901CA" w:rsidRPr="00F44F5F" w14:paraId="4028871F" w14:textId="77777777" w:rsidTr="004A0C60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7D82043A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Wallfahrtskirche Mariahilf</w:t>
            </w:r>
          </w:p>
        </w:tc>
        <w:tc>
          <w:tcPr>
            <w:tcW w:w="4252" w:type="dxa"/>
            <w:gridSpan w:val="9"/>
            <w:vAlign w:val="bottom"/>
          </w:tcPr>
          <w:p w14:paraId="7F9CDF1E" w14:textId="2B48EB28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7B2F81B2" w14:textId="77777777" w:rsidTr="0072774E">
        <w:trPr>
          <w:trHeight w:val="57"/>
        </w:trPr>
        <w:tc>
          <w:tcPr>
            <w:tcW w:w="7655" w:type="dxa"/>
            <w:gridSpan w:val="9"/>
          </w:tcPr>
          <w:p w14:paraId="099DE2C5" w14:textId="37145375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Ministrant</w:t>
            </w:r>
          </w:p>
        </w:tc>
        <w:tc>
          <w:tcPr>
            <w:tcW w:w="2551" w:type="dxa"/>
            <w:gridSpan w:val="3"/>
          </w:tcPr>
          <w:p w14:paraId="091163D4" w14:textId="12403C00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2901CA" w:rsidRPr="00F44F5F" w14:paraId="2618F0FF" w14:textId="77777777" w:rsidTr="0072774E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340B2B6C" w:rsidR="002901CA" w:rsidRPr="00043D84" w:rsidRDefault="002901CA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Organisationstätigkeiten als Oberministrant (seit 2019) und Teilnahme an der „Aktion Dreikönigssingen“ (bis 2020)</w:t>
            </w:r>
          </w:p>
        </w:tc>
      </w:tr>
      <w:tr w:rsidR="002901CA" w:rsidRPr="00F44F5F" w14:paraId="482569A2" w14:textId="77777777" w:rsidTr="00CB0F02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01F6771C" w:rsidR="002901CA" w:rsidRPr="00043D84" w:rsidRDefault="002901CA" w:rsidP="002901CA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FÄHIGKEITEN &amp; INTERESSEN</w:t>
            </w:r>
          </w:p>
        </w:tc>
      </w:tr>
      <w:tr w:rsidR="002901CA" w:rsidRPr="00F44F5F" w14:paraId="2B257790" w14:textId="77777777" w:rsidTr="005653FE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" w:author="David Döbele" w:date="2024-08-20T08:00:00Z" w16du:dateUtc="2024-08-20T06:0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11" w:author="David Döbele" w:date="2024-08-20T08:00:00Z" w16du:dateUtc="2024-08-20T06:00:00Z">
            <w:trPr>
              <w:trHeight w:val="230"/>
            </w:trPr>
          </w:trPrChange>
        </w:trPr>
        <w:tc>
          <w:tcPr>
            <w:tcW w:w="1418" w:type="dxa"/>
            <w:tcBorders>
              <w:top w:val="single" w:sz="4" w:space="0" w:color="auto"/>
            </w:tcBorders>
            <w:vAlign w:val="bottom"/>
            <w:tcPrChange w:id="12" w:author="David Döbele" w:date="2024-08-20T08:00:00Z" w16du:dateUtc="2024-08-20T06:00:00Z">
              <w:tcPr>
                <w:tcW w:w="1418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2FD4E7B3" w:rsidR="002901CA" w:rsidRPr="001647AB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  <w:tcPrChange w:id="13" w:author="David Döbele" w:date="2024-08-20T08:00:00Z" w16du:dateUtc="2024-08-20T06:00:00Z">
              <w:tcPr>
                <w:tcW w:w="8788" w:type="dxa"/>
                <w:gridSpan w:val="11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07F78454" w:rsidR="002901CA" w:rsidRPr="00AA29CA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29CA">
              <w:rPr>
                <w:rFonts w:ascii="Times New Roman" w:hAnsi="Times New Roman" w:cs="Times New Roman"/>
                <w:sz w:val="20"/>
                <w:szCs w:val="20"/>
              </w:rPr>
              <w:t xml:space="preserve">Deutsch </w:t>
            </w:r>
            <w:r w:rsidRPr="005653FE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4" w:author="David Döbele" w:date="2024-08-20T08:00:00Z" w16du:dateUtc="2024-08-20T06:00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(Muttersprache),</w:t>
            </w:r>
            <w:r w:rsidRPr="00AA29CA">
              <w:rPr>
                <w:rFonts w:ascii="Times New Roman" w:hAnsi="Times New Roman" w:cs="Times New Roman"/>
                <w:sz w:val="20"/>
                <w:szCs w:val="20"/>
              </w:rPr>
              <w:t xml:space="preserve"> Englisch </w:t>
            </w:r>
            <w:r w:rsidRPr="005653FE">
              <w:rPr>
                <w:rFonts w:ascii="Times New Roman" w:hAnsi="Times New Roman" w:cs="Times New Roman"/>
                <w:i/>
                <w:iCs/>
                <w:sz w:val="20"/>
                <w:szCs w:val="20"/>
                <w:rPrChange w:id="15" w:author="David Döbele" w:date="2024-08-20T08:00:00Z" w16du:dateUtc="2024-08-20T06:00:00Z">
                  <w:rPr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(verhandlungssicher)</w:t>
            </w:r>
            <w:r w:rsidRPr="00AA29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901CA" w:rsidRPr="005653FE" w14:paraId="45706C3F" w14:textId="77777777" w:rsidTr="005653FE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6" w:author="David Döbele" w:date="2024-08-20T08:00:00Z" w16du:dateUtc="2024-08-20T06:0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17" w:author="David Döbele" w:date="2024-08-20T08:00:00Z" w16du:dateUtc="2024-08-20T06:00:00Z">
            <w:trPr>
              <w:trHeight w:val="230"/>
            </w:trPr>
          </w:trPrChange>
        </w:trPr>
        <w:tc>
          <w:tcPr>
            <w:tcW w:w="1418" w:type="dxa"/>
            <w:vAlign w:val="bottom"/>
            <w:tcPrChange w:id="18" w:author="David Döbele" w:date="2024-08-20T08:00:00Z" w16du:dateUtc="2024-08-20T06:00:00Z">
              <w:tcPr>
                <w:tcW w:w="1418" w:type="dxa"/>
                <w:vAlign w:val="bottom"/>
              </w:tcPr>
            </w:tcPrChange>
          </w:tcPr>
          <w:p w14:paraId="57688BDA" w14:textId="3FFD7BE1" w:rsidR="002901CA" w:rsidRPr="001647AB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  <w:tcPrChange w:id="19" w:author="David Döbele" w:date="2024-08-20T08:00:00Z" w16du:dateUtc="2024-08-20T06:00:00Z">
              <w:tcPr>
                <w:tcW w:w="8788" w:type="dxa"/>
                <w:gridSpan w:val="11"/>
                <w:vAlign w:val="bottom"/>
              </w:tcPr>
            </w:tcPrChange>
          </w:tcPr>
          <w:p w14:paraId="60CA2168" w14:textId="1AF1D333" w:rsidR="002901CA" w:rsidRPr="009D0D72" w:rsidRDefault="002901CA" w:rsidP="002901C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Word, PowerPoint, Excel, Outlook),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PowerBI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5653F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20" w:author="David Döbele" w:date="2024-08-20T08:00:00Z" w16du:dateUtc="2024-08-20T06:00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(</w:t>
            </w:r>
            <w:proofErr w:type="spellStart"/>
            <w:r w:rsidRPr="005653F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21" w:author="David Döbele" w:date="2024-08-20T08:00:00Z" w16du:dateUtc="2024-08-20T06:00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Grundlagen</w:t>
            </w:r>
            <w:proofErr w:type="spellEnd"/>
            <w:r w:rsidRPr="005653F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  <w:rPrChange w:id="22" w:author="David Döbele" w:date="2024-08-20T08:00:00Z" w16du:dateUtc="2024-08-20T06:00:00Z">
                  <w:rPr>
                    <w:rFonts w:ascii="Times New Roman" w:hAnsi="Times New Roman" w:cs="Times New Roman"/>
                    <w:color w:val="000000"/>
                    <w:sz w:val="20"/>
                    <w:szCs w:val="20"/>
                    <w:lang w:val="en-US"/>
                  </w:rPr>
                </w:rPrChange>
              </w:rPr>
              <w:t>)</w:t>
            </w:r>
          </w:p>
        </w:tc>
      </w:tr>
      <w:tr w:rsidR="002901CA" w:rsidRPr="00F44F5F" w14:paraId="70CB01B0" w14:textId="77777777" w:rsidTr="005653FE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3" w:author="David Döbele" w:date="2024-08-20T08:00:00Z" w16du:dateUtc="2024-08-20T06:0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  <w:trPrChange w:id="24" w:author="David Döbele" w:date="2024-08-20T08:00:00Z" w16du:dateUtc="2024-08-20T06:00:00Z">
            <w:trPr>
              <w:trHeight w:val="230"/>
            </w:trPr>
          </w:trPrChange>
        </w:trPr>
        <w:tc>
          <w:tcPr>
            <w:tcW w:w="1418" w:type="dxa"/>
            <w:vAlign w:val="bottom"/>
            <w:tcPrChange w:id="25" w:author="David Döbele" w:date="2024-08-20T08:00:00Z" w16du:dateUtc="2024-08-20T06:00:00Z">
              <w:tcPr>
                <w:tcW w:w="1418" w:type="dxa"/>
                <w:vAlign w:val="bottom"/>
              </w:tcPr>
            </w:tcPrChange>
          </w:tcPr>
          <w:p w14:paraId="04F58216" w14:textId="30E8F752" w:rsidR="002901CA" w:rsidRPr="001647AB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  <w:tcPrChange w:id="26" w:author="David Döbele" w:date="2024-08-20T08:00:00Z" w16du:dateUtc="2024-08-20T06:00:00Z">
              <w:tcPr>
                <w:tcW w:w="8788" w:type="dxa"/>
                <w:gridSpan w:val="11"/>
                <w:vAlign w:val="bottom"/>
              </w:tcPr>
            </w:tcPrChange>
          </w:tcPr>
          <w:p w14:paraId="598C2742" w14:textId="0E626894" w:rsidR="002901CA" w:rsidRPr="001647AB" w:rsidRDefault="002901CA" w:rsidP="002901C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Basketball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Bayernauswahl Team Oberpfalz 2016 – 2017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Tennis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Fotografie </w:t>
            </w:r>
            <w:r w:rsidRPr="00A577C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(Teil von vier Ausstellungen)</w:t>
            </w:r>
          </w:p>
        </w:tc>
      </w:tr>
      <w:tr w:rsidR="002901CA" w:rsidRPr="00F44F5F" w14:paraId="071AB173" w14:textId="77777777" w:rsidTr="005653FE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7" w:author="David Döbele" w:date="2024-08-20T08:00:00Z" w16du:dateUtc="2024-08-20T06:0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65"/>
          <w:trPrChange w:id="28" w:author="David Döbele" w:date="2024-08-20T08:00:00Z" w16du:dateUtc="2024-08-20T06:00:00Z">
            <w:trPr>
              <w:trHeight w:val="680"/>
            </w:trPr>
          </w:trPrChange>
        </w:trPr>
        <w:tc>
          <w:tcPr>
            <w:tcW w:w="10206" w:type="dxa"/>
            <w:gridSpan w:val="12"/>
            <w:vAlign w:val="bottom"/>
            <w:tcPrChange w:id="29" w:author="David Döbele" w:date="2024-08-20T08:00:00Z" w16du:dateUtc="2024-08-20T06:00:00Z">
              <w:tcPr>
                <w:tcW w:w="10206" w:type="dxa"/>
                <w:gridSpan w:val="12"/>
                <w:vAlign w:val="bottom"/>
              </w:tcPr>
            </w:tcPrChange>
          </w:tcPr>
          <w:p w14:paraId="6478BDEA" w14:textId="6125D628" w:rsidR="002901CA" w:rsidRPr="00F44F5F" w:rsidRDefault="00EC0CE5" w:rsidP="002901C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2901CA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2901CA"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01C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901CA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2901C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4BCD9C98" w14:textId="0395AFB3" w:rsidR="00CB0F02" w:rsidRPr="006738AE" w:rsidRDefault="005653FE" w:rsidP="00CB0F02">
      <w:pPr>
        <w:tabs>
          <w:tab w:val="left" w:pos="1830"/>
        </w:tabs>
        <w:rPr>
          <w:vanish/>
          <w:sz w:val="8"/>
          <w:szCs w:val="12"/>
        </w:rPr>
      </w:pPr>
      <w:r>
        <w:rPr>
          <w:rFonts w:ascii="Georgia" w:hAnsi="Georgia"/>
          <w:noProof/>
          <w:sz w:val="18"/>
        </w:rPr>
        <w:drawing>
          <wp:anchor distT="0" distB="0" distL="114300" distR="114300" simplePos="0" relativeHeight="251672576" behindDoc="0" locked="0" layoutInCell="1" allowOverlap="1" wp14:anchorId="26A24FAD" wp14:editId="6D2A77D4">
            <wp:simplePos x="0" y="0"/>
            <wp:positionH relativeFrom="column">
              <wp:posOffset>-373451</wp:posOffset>
            </wp:positionH>
            <wp:positionV relativeFrom="paragraph">
              <wp:posOffset>-465455</wp:posOffset>
            </wp:positionV>
            <wp:extent cx="551815" cy="321310"/>
            <wp:effectExtent l="0" t="0" r="0" b="0"/>
            <wp:wrapNone/>
            <wp:docPr id="228239129" name="Grafik 1" descr="Ein Bild, das Kinderkuns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39129" name="Grafik 1" descr="Ein Bild, das Kinderkuns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B0F02" w:rsidRPr="006738AE" w:rsidSect="004B0B62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241A32" w14:textId="77777777" w:rsidR="00A13950" w:rsidRDefault="00A13950" w:rsidP="00BE053D">
      <w:pPr>
        <w:spacing w:after="0" w:line="240" w:lineRule="auto"/>
      </w:pPr>
      <w:r>
        <w:separator/>
      </w:r>
    </w:p>
  </w:endnote>
  <w:endnote w:type="continuationSeparator" w:id="0">
    <w:p w14:paraId="49EB6470" w14:textId="77777777" w:rsidR="00A13950" w:rsidRDefault="00A1395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E7931" w14:textId="77777777" w:rsidR="00A13950" w:rsidRDefault="00A13950" w:rsidP="00BE053D">
      <w:pPr>
        <w:spacing w:after="0" w:line="240" w:lineRule="auto"/>
      </w:pPr>
      <w:r>
        <w:separator/>
      </w:r>
    </w:p>
  </w:footnote>
  <w:footnote w:type="continuationSeparator" w:id="0">
    <w:p w14:paraId="436D527A" w14:textId="77777777" w:rsidR="00A13950" w:rsidRDefault="00A1395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2A73C5"/>
    <w:multiLevelType w:val="hybridMultilevel"/>
    <w:tmpl w:val="46BAC7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740854">
    <w:abstractNumId w:val="14"/>
  </w:num>
  <w:num w:numId="2" w16cid:durableId="361244673">
    <w:abstractNumId w:val="17"/>
  </w:num>
  <w:num w:numId="3" w16cid:durableId="1466125238">
    <w:abstractNumId w:val="20"/>
  </w:num>
  <w:num w:numId="4" w16cid:durableId="1817339066">
    <w:abstractNumId w:val="0"/>
  </w:num>
  <w:num w:numId="5" w16cid:durableId="58789789">
    <w:abstractNumId w:val="1"/>
  </w:num>
  <w:num w:numId="6" w16cid:durableId="213663399">
    <w:abstractNumId w:val="2"/>
  </w:num>
  <w:num w:numId="7" w16cid:durableId="159127489">
    <w:abstractNumId w:val="13"/>
  </w:num>
  <w:num w:numId="8" w16cid:durableId="426659840">
    <w:abstractNumId w:val="24"/>
  </w:num>
  <w:num w:numId="9" w16cid:durableId="114955883">
    <w:abstractNumId w:val="12"/>
  </w:num>
  <w:num w:numId="10" w16cid:durableId="882524849">
    <w:abstractNumId w:val="25"/>
  </w:num>
  <w:num w:numId="11" w16cid:durableId="1184248632">
    <w:abstractNumId w:val="5"/>
  </w:num>
  <w:num w:numId="12" w16cid:durableId="1347172454">
    <w:abstractNumId w:val="6"/>
  </w:num>
  <w:num w:numId="13" w16cid:durableId="2138833675">
    <w:abstractNumId w:val="8"/>
  </w:num>
  <w:num w:numId="14" w16cid:durableId="239876079">
    <w:abstractNumId w:val="9"/>
  </w:num>
  <w:num w:numId="15" w16cid:durableId="1858732074">
    <w:abstractNumId w:val="22"/>
  </w:num>
  <w:num w:numId="16" w16cid:durableId="1495877305">
    <w:abstractNumId w:val="4"/>
  </w:num>
  <w:num w:numId="17" w16cid:durableId="701446118">
    <w:abstractNumId w:val="16"/>
  </w:num>
  <w:num w:numId="18" w16cid:durableId="2040662803">
    <w:abstractNumId w:val="3"/>
  </w:num>
  <w:num w:numId="19" w16cid:durableId="1720394974">
    <w:abstractNumId w:val="19"/>
  </w:num>
  <w:num w:numId="20" w16cid:durableId="911743593">
    <w:abstractNumId w:val="10"/>
  </w:num>
  <w:num w:numId="21" w16cid:durableId="627247419">
    <w:abstractNumId w:val="11"/>
  </w:num>
  <w:num w:numId="22" w16cid:durableId="647514628">
    <w:abstractNumId w:val="15"/>
  </w:num>
  <w:num w:numId="23" w16cid:durableId="1321229923">
    <w:abstractNumId w:val="7"/>
  </w:num>
  <w:num w:numId="24" w16cid:durableId="1543979154">
    <w:abstractNumId w:val="21"/>
  </w:num>
  <w:num w:numId="25" w16cid:durableId="735200344">
    <w:abstractNumId w:val="26"/>
  </w:num>
  <w:num w:numId="26" w16cid:durableId="472064875">
    <w:abstractNumId w:val="18"/>
  </w:num>
  <w:num w:numId="27" w16cid:durableId="1409573666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960"/>
    <w:rsid w:val="00010BEE"/>
    <w:rsid w:val="00011EFC"/>
    <w:rsid w:val="000217F9"/>
    <w:rsid w:val="00025599"/>
    <w:rsid w:val="00025AB6"/>
    <w:rsid w:val="00043D84"/>
    <w:rsid w:val="00053DE5"/>
    <w:rsid w:val="00054D9B"/>
    <w:rsid w:val="00061D33"/>
    <w:rsid w:val="000621FC"/>
    <w:rsid w:val="00064643"/>
    <w:rsid w:val="00087747"/>
    <w:rsid w:val="0009131F"/>
    <w:rsid w:val="000919FF"/>
    <w:rsid w:val="000977DB"/>
    <w:rsid w:val="000A14AA"/>
    <w:rsid w:val="000A191F"/>
    <w:rsid w:val="000A1FDA"/>
    <w:rsid w:val="000A3C5A"/>
    <w:rsid w:val="000A59E8"/>
    <w:rsid w:val="000B3856"/>
    <w:rsid w:val="000B63E2"/>
    <w:rsid w:val="000B6548"/>
    <w:rsid w:val="000C56E4"/>
    <w:rsid w:val="000C7F02"/>
    <w:rsid w:val="000D305A"/>
    <w:rsid w:val="000D65FC"/>
    <w:rsid w:val="000D671A"/>
    <w:rsid w:val="000E345D"/>
    <w:rsid w:val="00103EC5"/>
    <w:rsid w:val="00105189"/>
    <w:rsid w:val="00110F84"/>
    <w:rsid w:val="00115846"/>
    <w:rsid w:val="00116C6E"/>
    <w:rsid w:val="00125CA6"/>
    <w:rsid w:val="00133D3D"/>
    <w:rsid w:val="0015356D"/>
    <w:rsid w:val="00155835"/>
    <w:rsid w:val="00156E70"/>
    <w:rsid w:val="00156FC9"/>
    <w:rsid w:val="00162A5A"/>
    <w:rsid w:val="001647AB"/>
    <w:rsid w:val="0016619F"/>
    <w:rsid w:val="00172867"/>
    <w:rsid w:val="00175B6D"/>
    <w:rsid w:val="0017756A"/>
    <w:rsid w:val="001901ED"/>
    <w:rsid w:val="0019483A"/>
    <w:rsid w:val="00197628"/>
    <w:rsid w:val="001A46BF"/>
    <w:rsid w:val="001A481B"/>
    <w:rsid w:val="001B0186"/>
    <w:rsid w:val="001B62CA"/>
    <w:rsid w:val="001D4DCD"/>
    <w:rsid w:val="001D5DC6"/>
    <w:rsid w:val="001D7CAB"/>
    <w:rsid w:val="001F08E2"/>
    <w:rsid w:val="001F3486"/>
    <w:rsid w:val="001F4175"/>
    <w:rsid w:val="001F78DF"/>
    <w:rsid w:val="00203930"/>
    <w:rsid w:val="00205D03"/>
    <w:rsid w:val="00215EBF"/>
    <w:rsid w:val="00223A4D"/>
    <w:rsid w:val="00232CB5"/>
    <w:rsid w:val="00234A7E"/>
    <w:rsid w:val="00242CF4"/>
    <w:rsid w:val="0024373D"/>
    <w:rsid w:val="002508C2"/>
    <w:rsid w:val="00266BE5"/>
    <w:rsid w:val="00267252"/>
    <w:rsid w:val="00282DB0"/>
    <w:rsid w:val="002901CA"/>
    <w:rsid w:val="00297A9B"/>
    <w:rsid w:val="002B1066"/>
    <w:rsid w:val="002B2091"/>
    <w:rsid w:val="002B2C15"/>
    <w:rsid w:val="002C4C20"/>
    <w:rsid w:val="002C6972"/>
    <w:rsid w:val="002D2B32"/>
    <w:rsid w:val="002D4071"/>
    <w:rsid w:val="002D4516"/>
    <w:rsid w:val="002E477C"/>
    <w:rsid w:val="002F0273"/>
    <w:rsid w:val="002F46AD"/>
    <w:rsid w:val="003016CA"/>
    <w:rsid w:val="003101F0"/>
    <w:rsid w:val="00312D78"/>
    <w:rsid w:val="00314B7A"/>
    <w:rsid w:val="00324BC5"/>
    <w:rsid w:val="00336729"/>
    <w:rsid w:val="00340BAB"/>
    <w:rsid w:val="003418E0"/>
    <w:rsid w:val="0034722A"/>
    <w:rsid w:val="00347F8D"/>
    <w:rsid w:val="00362358"/>
    <w:rsid w:val="00372F7B"/>
    <w:rsid w:val="003733E5"/>
    <w:rsid w:val="003739F8"/>
    <w:rsid w:val="00390EA6"/>
    <w:rsid w:val="00395931"/>
    <w:rsid w:val="003A0B43"/>
    <w:rsid w:val="003A7A3D"/>
    <w:rsid w:val="003D73FC"/>
    <w:rsid w:val="003E27C3"/>
    <w:rsid w:val="003E5C5D"/>
    <w:rsid w:val="003F3E3F"/>
    <w:rsid w:val="0040092A"/>
    <w:rsid w:val="004067B8"/>
    <w:rsid w:val="00407438"/>
    <w:rsid w:val="00411157"/>
    <w:rsid w:val="004154BE"/>
    <w:rsid w:val="0042013D"/>
    <w:rsid w:val="00422F83"/>
    <w:rsid w:val="00426D7E"/>
    <w:rsid w:val="0043430C"/>
    <w:rsid w:val="00435E6D"/>
    <w:rsid w:val="00443668"/>
    <w:rsid w:val="004501EF"/>
    <w:rsid w:val="00456B0D"/>
    <w:rsid w:val="00460A3C"/>
    <w:rsid w:val="00476AF8"/>
    <w:rsid w:val="00484A59"/>
    <w:rsid w:val="00484FD7"/>
    <w:rsid w:val="00486E16"/>
    <w:rsid w:val="00490D56"/>
    <w:rsid w:val="004929FB"/>
    <w:rsid w:val="004976A6"/>
    <w:rsid w:val="004A0C60"/>
    <w:rsid w:val="004A54BA"/>
    <w:rsid w:val="004A738F"/>
    <w:rsid w:val="004B0B62"/>
    <w:rsid w:val="004B228A"/>
    <w:rsid w:val="004B385F"/>
    <w:rsid w:val="004B57BD"/>
    <w:rsid w:val="004B6A5E"/>
    <w:rsid w:val="004E283F"/>
    <w:rsid w:val="004E4FB8"/>
    <w:rsid w:val="004F58CB"/>
    <w:rsid w:val="00507EA7"/>
    <w:rsid w:val="005110BE"/>
    <w:rsid w:val="00526089"/>
    <w:rsid w:val="00527A28"/>
    <w:rsid w:val="00527DCA"/>
    <w:rsid w:val="0053109D"/>
    <w:rsid w:val="005653FE"/>
    <w:rsid w:val="005716D4"/>
    <w:rsid w:val="00571B60"/>
    <w:rsid w:val="00572876"/>
    <w:rsid w:val="00580736"/>
    <w:rsid w:val="005825E8"/>
    <w:rsid w:val="00585A4D"/>
    <w:rsid w:val="005905A9"/>
    <w:rsid w:val="00593EC2"/>
    <w:rsid w:val="005B019F"/>
    <w:rsid w:val="005B4D78"/>
    <w:rsid w:val="005C1310"/>
    <w:rsid w:val="005D445C"/>
    <w:rsid w:val="005D6329"/>
    <w:rsid w:val="005E3475"/>
    <w:rsid w:val="005E57F6"/>
    <w:rsid w:val="00602D41"/>
    <w:rsid w:val="006058D8"/>
    <w:rsid w:val="00610200"/>
    <w:rsid w:val="00623699"/>
    <w:rsid w:val="00623AF8"/>
    <w:rsid w:val="00626844"/>
    <w:rsid w:val="00632D5A"/>
    <w:rsid w:val="00635515"/>
    <w:rsid w:val="006546FD"/>
    <w:rsid w:val="00665BF3"/>
    <w:rsid w:val="00667364"/>
    <w:rsid w:val="00670FC8"/>
    <w:rsid w:val="006732D6"/>
    <w:rsid w:val="006738AE"/>
    <w:rsid w:val="0068338F"/>
    <w:rsid w:val="00690F4F"/>
    <w:rsid w:val="00693E09"/>
    <w:rsid w:val="006A2DE9"/>
    <w:rsid w:val="006A302F"/>
    <w:rsid w:val="006A5A7A"/>
    <w:rsid w:val="006A6F0C"/>
    <w:rsid w:val="006A7230"/>
    <w:rsid w:val="006B0E67"/>
    <w:rsid w:val="006B4E32"/>
    <w:rsid w:val="006B72C7"/>
    <w:rsid w:val="006B7F78"/>
    <w:rsid w:val="006C2252"/>
    <w:rsid w:val="006C6346"/>
    <w:rsid w:val="006C7A7B"/>
    <w:rsid w:val="006D78AE"/>
    <w:rsid w:val="006D7F7F"/>
    <w:rsid w:val="006E0172"/>
    <w:rsid w:val="006E01FD"/>
    <w:rsid w:val="006E2C9C"/>
    <w:rsid w:val="006E40EF"/>
    <w:rsid w:val="006F0039"/>
    <w:rsid w:val="006F796F"/>
    <w:rsid w:val="00711CEF"/>
    <w:rsid w:val="00713E7B"/>
    <w:rsid w:val="00720320"/>
    <w:rsid w:val="00723643"/>
    <w:rsid w:val="00725716"/>
    <w:rsid w:val="00725D3C"/>
    <w:rsid w:val="0072774E"/>
    <w:rsid w:val="00731259"/>
    <w:rsid w:val="00733DA1"/>
    <w:rsid w:val="00734B9C"/>
    <w:rsid w:val="00737822"/>
    <w:rsid w:val="00741100"/>
    <w:rsid w:val="0074111D"/>
    <w:rsid w:val="00753D4A"/>
    <w:rsid w:val="00756912"/>
    <w:rsid w:val="00761609"/>
    <w:rsid w:val="00763DCE"/>
    <w:rsid w:val="00771A01"/>
    <w:rsid w:val="00776C46"/>
    <w:rsid w:val="0078260B"/>
    <w:rsid w:val="007838D1"/>
    <w:rsid w:val="00785254"/>
    <w:rsid w:val="00785853"/>
    <w:rsid w:val="007966F0"/>
    <w:rsid w:val="00797BFC"/>
    <w:rsid w:val="007A720F"/>
    <w:rsid w:val="007B49C6"/>
    <w:rsid w:val="007C1018"/>
    <w:rsid w:val="007C6A3C"/>
    <w:rsid w:val="007D2C8C"/>
    <w:rsid w:val="007D4BEE"/>
    <w:rsid w:val="007D4D36"/>
    <w:rsid w:val="007D5BE9"/>
    <w:rsid w:val="007D752E"/>
    <w:rsid w:val="007E479E"/>
    <w:rsid w:val="007F347D"/>
    <w:rsid w:val="007F6AFC"/>
    <w:rsid w:val="00800DB0"/>
    <w:rsid w:val="008050E4"/>
    <w:rsid w:val="008136F2"/>
    <w:rsid w:val="0082257D"/>
    <w:rsid w:val="00822796"/>
    <w:rsid w:val="00840161"/>
    <w:rsid w:val="00853438"/>
    <w:rsid w:val="00863D6A"/>
    <w:rsid w:val="00866846"/>
    <w:rsid w:val="00872030"/>
    <w:rsid w:val="00875DA9"/>
    <w:rsid w:val="00875E3F"/>
    <w:rsid w:val="0088466F"/>
    <w:rsid w:val="00893E57"/>
    <w:rsid w:val="00895E38"/>
    <w:rsid w:val="008A782B"/>
    <w:rsid w:val="008B0FC0"/>
    <w:rsid w:val="008C429A"/>
    <w:rsid w:val="008E1269"/>
    <w:rsid w:val="008E17D2"/>
    <w:rsid w:val="008E1F3D"/>
    <w:rsid w:val="008F5639"/>
    <w:rsid w:val="009053D7"/>
    <w:rsid w:val="0091331D"/>
    <w:rsid w:val="0092367A"/>
    <w:rsid w:val="0093223C"/>
    <w:rsid w:val="00933230"/>
    <w:rsid w:val="00941567"/>
    <w:rsid w:val="00941A87"/>
    <w:rsid w:val="00942277"/>
    <w:rsid w:val="0094404C"/>
    <w:rsid w:val="009501C2"/>
    <w:rsid w:val="00965A7B"/>
    <w:rsid w:val="009668B9"/>
    <w:rsid w:val="00976577"/>
    <w:rsid w:val="00987D77"/>
    <w:rsid w:val="00990DD4"/>
    <w:rsid w:val="009929A3"/>
    <w:rsid w:val="00993D40"/>
    <w:rsid w:val="00996356"/>
    <w:rsid w:val="00997D9A"/>
    <w:rsid w:val="009A3540"/>
    <w:rsid w:val="009A3FCB"/>
    <w:rsid w:val="009A4A85"/>
    <w:rsid w:val="009C2645"/>
    <w:rsid w:val="009C58E0"/>
    <w:rsid w:val="009D0D72"/>
    <w:rsid w:val="009D7C49"/>
    <w:rsid w:val="009D7CC1"/>
    <w:rsid w:val="009E1FAB"/>
    <w:rsid w:val="009E7297"/>
    <w:rsid w:val="009F0457"/>
    <w:rsid w:val="00A0257D"/>
    <w:rsid w:val="00A12286"/>
    <w:rsid w:val="00A12EDC"/>
    <w:rsid w:val="00A13950"/>
    <w:rsid w:val="00A164AE"/>
    <w:rsid w:val="00A23612"/>
    <w:rsid w:val="00A26D0D"/>
    <w:rsid w:val="00A33BDE"/>
    <w:rsid w:val="00A34885"/>
    <w:rsid w:val="00A43BC1"/>
    <w:rsid w:val="00A44F4E"/>
    <w:rsid w:val="00A56712"/>
    <w:rsid w:val="00A577CB"/>
    <w:rsid w:val="00A60A3D"/>
    <w:rsid w:val="00A63A14"/>
    <w:rsid w:val="00A74225"/>
    <w:rsid w:val="00A75C85"/>
    <w:rsid w:val="00A936D5"/>
    <w:rsid w:val="00A94FEA"/>
    <w:rsid w:val="00AA066E"/>
    <w:rsid w:val="00AA1EB0"/>
    <w:rsid w:val="00AA29CA"/>
    <w:rsid w:val="00AA2DA3"/>
    <w:rsid w:val="00AA3506"/>
    <w:rsid w:val="00AA5A9C"/>
    <w:rsid w:val="00AB016A"/>
    <w:rsid w:val="00AB2A5A"/>
    <w:rsid w:val="00AD28F8"/>
    <w:rsid w:val="00AE0B21"/>
    <w:rsid w:val="00AE4ED3"/>
    <w:rsid w:val="00AF19BB"/>
    <w:rsid w:val="00B01C5C"/>
    <w:rsid w:val="00B0230B"/>
    <w:rsid w:val="00B0598A"/>
    <w:rsid w:val="00B07E7B"/>
    <w:rsid w:val="00B11ED0"/>
    <w:rsid w:val="00B17D95"/>
    <w:rsid w:val="00B22D8F"/>
    <w:rsid w:val="00B23509"/>
    <w:rsid w:val="00B34644"/>
    <w:rsid w:val="00B359DB"/>
    <w:rsid w:val="00B3632B"/>
    <w:rsid w:val="00B40216"/>
    <w:rsid w:val="00B409D8"/>
    <w:rsid w:val="00B43DEE"/>
    <w:rsid w:val="00B5178D"/>
    <w:rsid w:val="00B524A7"/>
    <w:rsid w:val="00B543D0"/>
    <w:rsid w:val="00B67F1F"/>
    <w:rsid w:val="00B701D7"/>
    <w:rsid w:val="00B82A9D"/>
    <w:rsid w:val="00B8560F"/>
    <w:rsid w:val="00B90595"/>
    <w:rsid w:val="00B94DB5"/>
    <w:rsid w:val="00BA215A"/>
    <w:rsid w:val="00BB315F"/>
    <w:rsid w:val="00BB5F09"/>
    <w:rsid w:val="00BB67B3"/>
    <w:rsid w:val="00BC0D9F"/>
    <w:rsid w:val="00BE053D"/>
    <w:rsid w:val="00BF1A7A"/>
    <w:rsid w:val="00BF1FA3"/>
    <w:rsid w:val="00C00974"/>
    <w:rsid w:val="00C0149B"/>
    <w:rsid w:val="00C018E4"/>
    <w:rsid w:val="00C03CFE"/>
    <w:rsid w:val="00C066FA"/>
    <w:rsid w:val="00C20730"/>
    <w:rsid w:val="00C25387"/>
    <w:rsid w:val="00C40D10"/>
    <w:rsid w:val="00C46ABE"/>
    <w:rsid w:val="00C54BE3"/>
    <w:rsid w:val="00C57F80"/>
    <w:rsid w:val="00C657F7"/>
    <w:rsid w:val="00C676F8"/>
    <w:rsid w:val="00C702E1"/>
    <w:rsid w:val="00C7632C"/>
    <w:rsid w:val="00C768C3"/>
    <w:rsid w:val="00C768ED"/>
    <w:rsid w:val="00C82A8F"/>
    <w:rsid w:val="00C916C2"/>
    <w:rsid w:val="00CB0F02"/>
    <w:rsid w:val="00CB12C1"/>
    <w:rsid w:val="00CC7F56"/>
    <w:rsid w:val="00CD1B12"/>
    <w:rsid w:val="00CD55DC"/>
    <w:rsid w:val="00CE1BBC"/>
    <w:rsid w:val="00CE2502"/>
    <w:rsid w:val="00CE2595"/>
    <w:rsid w:val="00CE28CC"/>
    <w:rsid w:val="00CE4490"/>
    <w:rsid w:val="00CE72FC"/>
    <w:rsid w:val="00CF31EE"/>
    <w:rsid w:val="00CF7F76"/>
    <w:rsid w:val="00D1492F"/>
    <w:rsid w:val="00D17B69"/>
    <w:rsid w:val="00D2006A"/>
    <w:rsid w:val="00D22FF5"/>
    <w:rsid w:val="00D3003C"/>
    <w:rsid w:val="00D30E7F"/>
    <w:rsid w:val="00D331F4"/>
    <w:rsid w:val="00D435BD"/>
    <w:rsid w:val="00D470E4"/>
    <w:rsid w:val="00D52142"/>
    <w:rsid w:val="00D5280E"/>
    <w:rsid w:val="00D565BF"/>
    <w:rsid w:val="00D61F14"/>
    <w:rsid w:val="00D64A34"/>
    <w:rsid w:val="00D67D99"/>
    <w:rsid w:val="00D726CD"/>
    <w:rsid w:val="00D773BE"/>
    <w:rsid w:val="00D80D6B"/>
    <w:rsid w:val="00D85D41"/>
    <w:rsid w:val="00D90950"/>
    <w:rsid w:val="00DA69DF"/>
    <w:rsid w:val="00DB33F8"/>
    <w:rsid w:val="00DC78F9"/>
    <w:rsid w:val="00DD38E2"/>
    <w:rsid w:val="00DE3471"/>
    <w:rsid w:val="00DF1D60"/>
    <w:rsid w:val="00E00140"/>
    <w:rsid w:val="00E061B2"/>
    <w:rsid w:val="00E13110"/>
    <w:rsid w:val="00E15F95"/>
    <w:rsid w:val="00E22EFA"/>
    <w:rsid w:val="00E24DF1"/>
    <w:rsid w:val="00E40B9A"/>
    <w:rsid w:val="00E431ED"/>
    <w:rsid w:val="00E55D90"/>
    <w:rsid w:val="00E562BD"/>
    <w:rsid w:val="00E56FFE"/>
    <w:rsid w:val="00E62D14"/>
    <w:rsid w:val="00E64FF5"/>
    <w:rsid w:val="00E66CDB"/>
    <w:rsid w:val="00E6704A"/>
    <w:rsid w:val="00E67B55"/>
    <w:rsid w:val="00E85663"/>
    <w:rsid w:val="00E907EC"/>
    <w:rsid w:val="00EA5421"/>
    <w:rsid w:val="00EA6E01"/>
    <w:rsid w:val="00EB34FC"/>
    <w:rsid w:val="00EB5816"/>
    <w:rsid w:val="00EC0CE5"/>
    <w:rsid w:val="00EC33E0"/>
    <w:rsid w:val="00EC466F"/>
    <w:rsid w:val="00ED0EA9"/>
    <w:rsid w:val="00ED2B9F"/>
    <w:rsid w:val="00ED428E"/>
    <w:rsid w:val="00EF312E"/>
    <w:rsid w:val="00EF77DF"/>
    <w:rsid w:val="00F0089F"/>
    <w:rsid w:val="00F104BA"/>
    <w:rsid w:val="00F11BEF"/>
    <w:rsid w:val="00F13A74"/>
    <w:rsid w:val="00F165E1"/>
    <w:rsid w:val="00F258E7"/>
    <w:rsid w:val="00F31B84"/>
    <w:rsid w:val="00F31EB2"/>
    <w:rsid w:val="00F36B68"/>
    <w:rsid w:val="00F4452C"/>
    <w:rsid w:val="00F44F5F"/>
    <w:rsid w:val="00F46EF5"/>
    <w:rsid w:val="00F47748"/>
    <w:rsid w:val="00F51C90"/>
    <w:rsid w:val="00F57BA5"/>
    <w:rsid w:val="00F631EC"/>
    <w:rsid w:val="00F63F02"/>
    <w:rsid w:val="00F64C22"/>
    <w:rsid w:val="00F64E30"/>
    <w:rsid w:val="00F64FA7"/>
    <w:rsid w:val="00F74D19"/>
    <w:rsid w:val="00F80053"/>
    <w:rsid w:val="00F84A73"/>
    <w:rsid w:val="00F87F11"/>
    <w:rsid w:val="00F92D20"/>
    <w:rsid w:val="00FA02C7"/>
    <w:rsid w:val="00FA4186"/>
    <w:rsid w:val="00FA582E"/>
    <w:rsid w:val="00FC0531"/>
    <w:rsid w:val="00FC13F0"/>
    <w:rsid w:val="00FC3E6C"/>
    <w:rsid w:val="00FD0FB7"/>
    <w:rsid w:val="00FD7D1D"/>
    <w:rsid w:val="00FE0496"/>
    <w:rsid w:val="00FE0ADB"/>
    <w:rsid w:val="00FE256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653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</Words>
  <Characters>3587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237</cp:revision>
  <cp:lastPrinted>2024-05-14T19:04:00Z</cp:lastPrinted>
  <dcterms:created xsi:type="dcterms:W3CDTF">2023-09-30T14:25:00Z</dcterms:created>
  <dcterms:modified xsi:type="dcterms:W3CDTF">2024-08-20T06:00:00Z</dcterms:modified>
</cp:coreProperties>
</file>