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391AD" w14:textId="77777777" w:rsidR="00641688" w:rsidRPr="00D30CEA" w:rsidRDefault="00641688" w:rsidP="00641688">
      <w:pPr>
        <w:jc w:val="right"/>
        <w:rPr>
          <w:rFonts w:ascii="Georgia" w:hAnsi="Georgia" w:cs="Times New Roman"/>
          <w:sz w:val="21"/>
          <w:szCs w:val="21"/>
        </w:rPr>
      </w:pPr>
      <w:r>
        <w:rPr>
          <w:rFonts w:ascii="Georgia" w:hAnsi="Georgia" w:cs="Times New Roman"/>
          <w:sz w:val="21"/>
          <w:szCs w:val="21"/>
        </w:rPr>
        <w:t>Jauron Dam</w:t>
      </w:r>
    </w:p>
    <w:p w14:paraId="49685F62" w14:textId="77777777" w:rsidR="00641688" w:rsidRPr="00D30CEA" w:rsidRDefault="00641688" w:rsidP="00641688">
      <w:pPr>
        <w:jc w:val="right"/>
        <w:rPr>
          <w:rFonts w:ascii="Georgia" w:hAnsi="Georgia" w:cs="Times New Roman"/>
          <w:sz w:val="21"/>
          <w:szCs w:val="21"/>
        </w:rPr>
      </w:pPr>
      <w:r>
        <w:rPr>
          <w:rFonts w:ascii="Georgia" w:hAnsi="Georgia" w:cs="Times New Roman"/>
          <w:sz w:val="21"/>
          <w:szCs w:val="21"/>
        </w:rPr>
        <w:t>Innviertlerstraße 6</w:t>
      </w:r>
      <w:r w:rsidRPr="00D30CEA">
        <w:rPr>
          <w:rFonts w:ascii="Georgia" w:hAnsi="Georgia" w:cs="Times New Roman"/>
          <w:sz w:val="21"/>
          <w:szCs w:val="21"/>
        </w:rPr>
        <w:t xml:space="preserve"> </w:t>
      </w:r>
    </w:p>
    <w:p w14:paraId="441FFBA8" w14:textId="77777777" w:rsidR="00641688" w:rsidRDefault="00641688" w:rsidP="00641688">
      <w:pPr>
        <w:jc w:val="right"/>
        <w:rPr>
          <w:rFonts w:ascii="Georgia" w:hAnsi="Georgia" w:cs="Times New Roman"/>
          <w:sz w:val="21"/>
          <w:szCs w:val="21"/>
        </w:rPr>
      </w:pPr>
      <w:r>
        <w:rPr>
          <w:rFonts w:ascii="Georgia" w:hAnsi="Georgia" w:cs="Times New Roman"/>
          <w:sz w:val="21"/>
          <w:szCs w:val="21"/>
        </w:rPr>
        <w:t>84375</w:t>
      </w:r>
      <w:r w:rsidRPr="00D30CEA">
        <w:rPr>
          <w:rFonts w:ascii="Georgia" w:hAnsi="Georgia" w:cs="Times New Roman"/>
          <w:sz w:val="21"/>
          <w:szCs w:val="21"/>
        </w:rPr>
        <w:t xml:space="preserve"> </w:t>
      </w:r>
      <w:r>
        <w:rPr>
          <w:rFonts w:ascii="Georgia" w:hAnsi="Georgia" w:cs="Times New Roman"/>
          <w:sz w:val="21"/>
          <w:szCs w:val="21"/>
        </w:rPr>
        <w:t>Kirchdorf am Inn</w:t>
      </w:r>
    </w:p>
    <w:p w14:paraId="1A0639B2" w14:textId="77777777" w:rsidR="00641688" w:rsidRPr="003831AA" w:rsidRDefault="00641688" w:rsidP="00641688">
      <w:pPr>
        <w:jc w:val="right"/>
        <w:rPr>
          <w:rFonts w:ascii="Georgia" w:hAnsi="Georgia" w:cs="Times New Roman"/>
          <w:color w:val="000000" w:themeColor="text1"/>
          <w:sz w:val="21"/>
          <w:szCs w:val="21"/>
        </w:rPr>
      </w:pPr>
      <w:r w:rsidRPr="003831AA">
        <w:rPr>
          <w:rFonts w:ascii="Georgia" w:hAnsi="Georgia" w:cs="Georgia"/>
          <w:color w:val="000000" w:themeColor="text1"/>
          <w:sz w:val="21"/>
          <w:szCs w:val="21"/>
        </w:rPr>
        <w:t>Jauron.dam@gmail.com</w:t>
      </w:r>
    </w:p>
    <w:p w14:paraId="0D174AB6" w14:textId="1E95E99E" w:rsidR="001E6FC7" w:rsidRPr="003831AA" w:rsidRDefault="00641688" w:rsidP="00641688">
      <w:pPr>
        <w:jc w:val="right"/>
        <w:rPr>
          <w:rFonts w:ascii="Georgia" w:hAnsi="Georgia"/>
          <w:color w:val="000000" w:themeColor="text1"/>
          <w:sz w:val="21"/>
          <w:szCs w:val="21"/>
        </w:rPr>
      </w:pPr>
      <w:r w:rsidRPr="003831AA">
        <w:rPr>
          <w:rFonts w:ascii="Georgia" w:hAnsi="Georgia" w:cs="Georgia"/>
          <w:color w:val="000000" w:themeColor="text1"/>
          <w:sz w:val="21"/>
          <w:szCs w:val="21"/>
        </w:rPr>
        <w:t>+49</w:t>
      </w:r>
      <w:r w:rsidR="00C71F9E">
        <w:rPr>
          <w:rFonts w:ascii="Georgia" w:hAnsi="Georgia" w:cs="Georgia"/>
          <w:color w:val="000000" w:themeColor="text1"/>
          <w:sz w:val="21"/>
          <w:szCs w:val="21"/>
        </w:rPr>
        <w:t>(0)</w:t>
      </w:r>
      <w:r w:rsidRPr="003831AA">
        <w:rPr>
          <w:rFonts w:ascii="Georgia" w:hAnsi="Georgia" w:cs="Georgia"/>
          <w:color w:val="000000" w:themeColor="text1"/>
          <w:sz w:val="21"/>
          <w:szCs w:val="21"/>
        </w:rPr>
        <w:t>1781808329</w:t>
      </w:r>
    </w:p>
    <w:p w14:paraId="5199F119" w14:textId="77777777" w:rsidR="001E6FC7" w:rsidRPr="00FC27DA" w:rsidRDefault="00C4564A">
      <w:pPr>
        <w:rPr>
          <w:rFonts w:ascii="Georgia" w:hAnsi="Georgia"/>
          <w:color w:val="FF0000"/>
          <w:sz w:val="21"/>
          <w:szCs w:val="21"/>
        </w:rPr>
      </w:pPr>
      <w:r w:rsidRPr="00FC27DA">
        <w:rPr>
          <w:rFonts w:ascii="Georgia" w:hAnsi="Georgia"/>
          <w:color w:val="FF0000"/>
          <w:sz w:val="21"/>
          <w:szCs w:val="21"/>
        </w:rPr>
        <w:t>Firmenname</w:t>
      </w:r>
    </w:p>
    <w:p w14:paraId="19C322C7" w14:textId="77777777" w:rsidR="001E6FC7" w:rsidRPr="00FC27DA" w:rsidRDefault="00C4564A">
      <w:pPr>
        <w:rPr>
          <w:rFonts w:ascii="Georgia" w:hAnsi="Georgia"/>
          <w:color w:val="FF0000"/>
          <w:sz w:val="21"/>
          <w:szCs w:val="21"/>
        </w:rPr>
      </w:pPr>
      <w:r w:rsidRPr="00FC27DA">
        <w:rPr>
          <w:rFonts w:ascii="Georgia" w:hAnsi="Georgia"/>
          <w:color w:val="FF0000"/>
          <w:sz w:val="21"/>
          <w:szCs w:val="21"/>
        </w:rPr>
        <w:t>Musterstraße 23</w:t>
      </w:r>
    </w:p>
    <w:p w14:paraId="6E19E5D6" w14:textId="77777777" w:rsidR="001E6FC7" w:rsidRPr="00FC27DA" w:rsidRDefault="00C4564A">
      <w:pPr>
        <w:rPr>
          <w:rFonts w:ascii="Georgia" w:hAnsi="Georgia"/>
          <w:color w:val="FF0000"/>
          <w:sz w:val="21"/>
          <w:szCs w:val="21"/>
        </w:rPr>
      </w:pPr>
      <w:r w:rsidRPr="00FC27DA">
        <w:rPr>
          <w:rFonts w:ascii="Georgia" w:hAnsi="Georgia"/>
          <w:color w:val="FF0000"/>
          <w:sz w:val="21"/>
          <w:szCs w:val="21"/>
        </w:rPr>
        <w:t>12345 Musterstraße</w:t>
      </w:r>
    </w:p>
    <w:p w14:paraId="139C30C5" w14:textId="29136BBC" w:rsidR="001E6FC7" w:rsidRDefault="00641688" w:rsidP="00D3246D">
      <w:pPr>
        <w:jc w:val="right"/>
        <w:rPr>
          <w:rFonts w:ascii="Georgia" w:hAnsi="Georgia" w:cs="Times New Roman"/>
          <w:sz w:val="21"/>
          <w:szCs w:val="21"/>
        </w:rPr>
      </w:pPr>
      <w:r>
        <w:rPr>
          <w:rFonts w:ascii="Georgia" w:hAnsi="Georgia" w:cs="Times New Roman"/>
          <w:sz w:val="21"/>
          <w:szCs w:val="21"/>
        </w:rPr>
        <w:t>Statesboro</w:t>
      </w:r>
      <w:r w:rsidRPr="000D2D53">
        <w:rPr>
          <w:rFonts w:ascii="Georgia" w:hAnsi="Georgia" w:cs="Times New Roman"/>
          <w:sz w:val="21"/>
          <w:szCs w:val="21"/>
        </w:rPr>
        <w:t xml:space="preserve">, </w:t>
      </w:r>
      <w:r w:rsidRPr="00FC27DA">
        <w:rPr>
          <w:rFonts w:ascii="Georgia" w:hAnsi="Georgia" w:cs="Times New Roman"/>
          <w:color w:val="FF0000"/>
          <w:sz w:val="21"/>
          <w:szCs w:val="21"/>
        </w:rPr>
        <w:t>xx</w:t>
      </w:r>
      <w:r w:rsidRPr="000D2D53">
        <w:rPr>
          <w:rFonts w:ascii="Georgia" w:hAnsi="Georgia" w:cs="Times New Roman"/>
          <w:sz w:val="21"/>
          <w:szCs w:val="21"/>
        </w:rPr>
        <w:t>.</w:t>
      </w:r>
      <w:r>
        <w:rPr>
          <w:rFonts w:ascii="Georgia" w:hAnsi="Georgia" w:cs="Times New Roman"/>
          <w:sz w:val="21"/>
          <w:szCs w:val="21"/>
        </w:rPr>
        <w:t>02</w:t>
      </w:r>
      <w:r w:rsidRPr="000D2D53">
        <w:rPr>
          <w:rFonts w:ascii="Georgia" w:hAnsi="Georgia" w:cs="Times New Roman"/>
          <w:sz w:val="21"/>
          <w:szCs w:val="21"/>
        </w:rPr>
        <w:t>.20</w:t>
      </w:r>
      <w:r>
        <w:rPr>
          <w:rFonts w:ascii="Georgia" w:hAnsi="Georgia" w:cs="Times New Roman"/>
          <w:sz w:val="21"/>
          <w:szCs w:val="21"/>
        </w:rPr>
        <w:t>23</w:t>
      </w:r>
    </w:p>
    <w:p w14:paraId="6918C36A" w14:textId="77777777" w:rsidR="00D3246D" w:rsidRPr="00D3246D" w:rsidRDefault="00D3246D" w:rsidP="00D3246D">
      <w:pPr>
        <w:jc w:val="right"/>
        <w:rPr>
          <w:rFonts w:ascii="Georgia" w:hAnsi="Georgia" w:cs="Times New Roman"/>
          <w:sz w:val="21"/>
          <w:szCs w:val="21"/>
        </w:rPr>
      </w:pPr>
    </w:p>
    <w:p w14:paraId="6A07C2D1" w14:textId="5C4E013E" w:rsidR="00955BE9" w:rsidRPr="00DF2508" w:rsidRDefault="00955BE9" w:rsidP="00955BE9">
      <w:pPr>
        <w:spacing w:line="247" w:lineRule="auto"/>
        <w:rPr>
          <w:rFonts w:ascii="Georgia" w:hAnsi="Georgia" w:cs="Times New Roman"/>
          <w:b/>
          <w:sz w:val="21"/>
          <w:szCs w:val="21"/>
        </w:rPr>
      </w:pPr>
      <w:r w:rsidRPr="00DF2508">
        <w:rPr>
          <w:rFonts w:ascii="Georgia" w:hAnsi="Georgia" w:cs="Times New Roman"/>
          <w:b/>
          <w:sz w:val="21"/>
          <w:szCs w:val="21"/>
        </w:rPr>
        <w:t xml:space="preserve">Bewerbung als Praktikant für </w:t>
      </w:r>
      <w:r w:rsidR="00F0754A" w:rsidRPr="00FC27DA">
        <w:rPr>
          <w:rFonts w:ascii="Georgia" w:hAnsi="Georgia" w:cs="Times New Roman"/>
          <w:b/>
          <w:color w:val="FF0000"/>
          <w:sz w:val="21"/>
          <w:szCs w:val="21"/>
        </w:rPr>
        <w:t>XY</w:t>
      </w:r>
    </w:p>
    <w:p w14:paraId="00F6CBAC" w14:textId="77777777" w:rsidR="006C066E" w:rsidRPr="00DF2508" w:rsidRDefault="006C066E" w:rsidP="00955BE9">
      <w:pPr>
        <w:spacing w:line="247" w:lineRule="auto"/>
        <w:rPr>
          <w:rFonts w:ascii="Georgia" w:hAnsi="Georgia" w:cs="Times New Roman"/>
          <w:b/>
          <w:sz w:val="21"/>
          <w:szCs w:val="21"/>
        </w:rPr>
      </w:pPr>
    </w:p>
    <w:p w14:paraId="2D81E091" w14:textId="08F2D7CA" w:rsidR="002A6B60" w:rsidRDefault="002A6B60" w:rsidP="002A6B60">
      <w:pPr>
        <w:jc w:val="both"/>
        <w:rPr>
          <w:rFonts w:ascii="Georgia" w:hAnsi="Georgia" w:cs="Times New Roman"/>
          <w:sz w:val="21"/>
          <w:szCs w:val="21"/>
        </w:rPr>
      </w:pPr>
      <w:r w:rsidRPr="002C37C5">
        <w:rPr>
          <w:rFonts w:ascii="Georgia" w:hAnsi="Georgia" w:cs="Times New Roman"/>
          <w:sz w:val="21"/>
          <w:szCs w:val="21"/>
        </w:rPr>
        <w:t>Sehr geehrte Damen und Herren,</w:t>
      </w:r>
    </w:p>
    <w:p w14:paraId="674D1116" w14:textId="77777777" w:rsidR="00C71F9E" w:rsidRPr="00C71F9E" w:rsidRDefault="00C71F9E" w:rsidP="002A6B60">
      <w:pPr>
        <w:jc w:val="both"/>
        <w:rPr>
          <w:rFonts w:ascii="Georgia" w:hAnsi="Georgia" w:cs="Times New Roman"/>
          <w:sz w:val="12"/>
          <w:szCs w:val="12"/>
        </w:rPr>
      </w:pPr>
    </w:p>
    <w:p w14:paraId="74870C52" w14:textId="678A8C26" w:rsidR="00A407F1" w:rsidRPr="00A407F1" w:rsidRDefault="00FC27DA" w:rsidP="002A6B60">
      <w:pPr>
        <w:jc w:val="both"/>
        <w:rPr>
          <w:rFonts w:ascii="Georgia" w:hAnsi="Georgia" w:cs="Times New Roman"/>
          <w:sz w:val="21"/>
          <w:szCs w:val="21"/>
        </w:rPr>
      </w:pPr>
      <w:r w:rsidRPr="002C37C5">
        <w:rPr>
          <w:rFonts w:ascii="Georgia" w:hAnsi="Georgia" w:cs="Times New Roman"/>
          <w:sz w:val="21"/>
          <w:szCs w:val="21"/>
        </w:rPr>
        <w:t>bereits</w:t>
      </w:r>
      <w:r w:rsidR="002A6B60" w:rsidRPr="002C37C5">
        <w:rPr>
          <w:rFonts w:ascii="Georgia" w:hAnsi="Georgia" w:cs="Times New Roman"/>
          <w:sz w:val="21"/>
          <w:szCs w:val="21"/>
        </w:rPr>
        <w:t xml:space="preserve"> zu Schulzeiten hatte ich ein großes Interesse an wirtschaftlichen Fragestellungen</w:t>
      </w:r>
      <w:ins w:id="0" w:author="David Döbele" w:date="2023-02-14T19:20:00Z">
        <w:r w:rsidR="00FD62BF">
          <w:rPr>
            <w:rFonts w:ascii="Georgia" w:hAnsi="Georgia" w:cs="Times New Roman"/>
            <w:sz w:val="21"/>
            <w:szCs w:val="21"/>
          </w:rPr>
          <w:t xml:space="preserve">, </w:t>
        </w:r>
      </w:ins>
      <w:del w:id="1" w:author="David Döbele" w:date="2023-02-14T19:20:00Z">
        <w:r w:rsidR="002A6B60" w:rsidRPr="002C37C5" w:rsidDel="00FD62BF">
          <w:rPr>
            <w:rFonts w:ascii="Georgia" w:hAnsi="Georgia" w:cs="Times New Roman"/>
            <w:sz w:val="21"/>
            <w:szCs w:val="21"/>
          </w:rPr>
          <w:delText xml:space="preserve"> und </w:delText>
        </w:r>
      </w:del>
      <w:r w:rsidR="002A6B60" w:rsidRPr="002C37C5">
        <w:rPr>
          <w:rFonts w:ascii="Georgia" w:hAnsi="Georgia" w:cs="Times New Roman"/>
          <w:sz w:val="21"/>
          <w:szCs w:val="21"/>
        </w:rPr>
        <w:t>beschäftigte mich viel makroökonomischen Themen</w:t>
      </w:r>
      <w:r w:rsidRPr="002C37C5">
        <w:rPr>
          <w:rFonts w:ascii="Georgia" w:hAnsi="Georgia" w:cs="Times New Roman"/>
          <w:sz w:val="21"/>
          <w:szCs w:val="21"/>
        </w:rPr>
        <w:t xml:space="preserve"> und konnte mir als erfolgreicher Teilnehmer des Planspiel Börse, als auch einem Betriebswirtschaftliche</w:t>
      </w:r>
      <w:r w:rsidR="006C4500">
        <w:rPr>
          <w:rFonts w:ascii="Georgia" w:hAnsi="Georgia" w:cs="Times New Roman"/>
          <w:sz w:val="21"/>
          <w:szCs w:val="21"/>
        </w:rPr>
        <w:t>n</w:t>
      </w:r>
      <w:r w:rsidRPr="002C37C5">
        <w:rPr>
          <w:rFonts w:ascii="Georgia" w:hAnsi="Georgia" w:cs="Times New Roman"/>
          <w:sz w:val="21"/>
          <w:szCs w:val="21"/>
        </w:rPr>
        <w:t xml:space="preserve"> Praktikums</w:t>
      </w:r>
      <w:ins w:id="2" w:author="David Döbele" w:date="2023-02-14T19:21:00Z">
        <w:r w:rsidR="00FD62BF">
          <w:rPr>
            <w:rFonts w:ascii="Georgia" w:hAnsi="Georgia" w:cs="Times New Roman"/>
            <w:sz w:val="21"/>
            <w:szCs w:val="21"/>
          </w:rPr>
          <w:t>,</w:t>
        </w:r>
      </w:ins>
      <w:r w:rsidRPr="002C37C5">
        <w:rPr>
          <w:rFonts w:ascii="Georgia" w:hAnsi="Georgia" w:cs="Times New Roman"/>
          <w:sz w:val="21"/>
          <w:szCs w:val="21"/>
        </w:rPr>
        <w:t xml:space="preserve"> erste Kenntnisse aneignen. </w:t>
      </w:r>
      <w:r w:rsidR="002C37C5" w:rsidRPr="002C37C5">
        <w:rPr>
          <w:rFonts w:ascii="Georgia" w:hAnsi="Georgia" w:cs="Times New Roman"/>
          <w:sz w:val="21"/>
          <w:szCs w:val="21"/>
        </w:rPr>
        <w:t>Durch diverse Module während meines Bachelors, wie Corporate Finance, Accounting als auch Financial</w:t>
      </w:r>
      <w:r w:rsidR="002C37C5">
        <w:rPr>
          <w:rFonts w:ascii="Georgia" w:hAnsi="Georgia" w:cs="Times New Roman"/>
          <w:sz w:val="21"/>
          <w:szCs w:val="21"/>
        </w:rPr>
        <w:t>-m</w:t>
      </w:r>
      <w:r w:rsidR="002C37C5" w:rsidRPr="002C37C5">
        <w:rPr>
          <w:rFonts w:ascii="Georgia" w:hAnsi="Georgia" w:cs="Times New Roman"/>
          <w:sz w:val="21"/>
          <w:szCs w:val="21"/>
        </w:rPr>
        <w:t>odeling Kursen,</w:t>
      </w:r>
      <w:r w:rsidR="002C37C5">
        <w:rPr>
          <w:rFonts w:ascii="Georgia" w:hAnsi="Georgia" w:cs="Times New Roman"/>
          <w:sz w:val="21"/>
          <w:szCs w:val="21"/>
        </w:rPr>
        <w:t xml:space="preserve"> sowie meine Teilnahme an zahlreichen </w:t>
      </w:r>
      <w:proofErr w:type="spellStart"/>
      <w:r w:rsidR="002C37C5" w:rsidRPr="002C37C5">
        <w:rPr>
          <w:rFonts w:ascii="Georgia" w:hAnsi="Georgia" w:cs="Times New Roman"/>
          <w:sz w:val="21"/>
          <w:szCs w:val="21"/>
        </w:rPr>
        <w:t>extrakurrikularen</w:t>
      </w:r>
      <w:proofErr w:type="spellEnd"/>
      <w:r w:rsidRPr="002C37C5">
        <w:rPr>
          <w:rFonts w:ascii="Georgia" w:hAnsi="Georgia" w:cs="Times New Roman"/>
          <w:sz w:val="21"/>
          <w:szCs w:val="21"/>
        </w:rPr>
        <w:t xml:space="preserve"> </w:t>
      </w:r>
      <w:r w:rsidR="002C37C5" w:rsidRPr="002C37C5">
        <w:rPr>
          <w:rFonts w:ascii="Georgia" w:hAnsi="Georgia" w:cs="Times New Roman"/>
          <w:sz w:val="21"/>
          <w:szCs w:val="21"/>
        </w:rPr>
        <w:t>Aktivitäten,</w:t>
      </w:r>
      <w:r w:rsidRPr="002C37C5">
        <w:rPr>
          <w:rFonts w:ascii="Georgia" w:hAnsi="Georgia" w:cs="Times New Roman"/>
          <w:sz w:val="21"/>
          <w:szCs w:val="21"/>
        </w:rPr>
        <w:t xml:space="preserve"> </w:t>
      </w:r>
      <w:r w:rsidR="002C37C5">
        <w:rPr>
          <w:rFonts w:ascii="Georgia" w:hAnsi="Georgia" w:cs="Times New Roman"/>
          <w:sz w:val="21"/>
          <w:szCs w:val="21"/>
        </w:rPr>
        <w:t>wurde mit</w:t>
      </w:r>
      <w:r w:rsidR="002A6B60" w:rsidRPr="002C37C5">
        <w:rPr>
          <w:rFonts w:ascii="Georgia" w:hAnsi="Georgia" w:cs="Times New Roman"/>
          <w:sz w:val="21"/>
          <w:szCs w:val="21"/>
        </w:rPr>
        <w:t xml:space="preserve"> klar, dass mich eine Karriere im </w:t>
      </w:r>
      <w:r w:rsidR="002A6B60" w:rsidRPr="00207BD4">
        <w:rPr>
          <w:rFonts w:ascii="Georgia" w:hAnsi="Georgia" w:cs="Times New Roman"/>
          <w:color w:val="FF0000"/>
          <w:sz w:val="21"/>
          <w:szCs w:val="21"/>
        </w:rPr>
        <w:t>Investment Banking</w:t>
      </w:r>
      <w:r w:rsidR="00F52833">
        <w:rPr>
          <w:rFonts w:ascii="Georgia" w:hAnsi="Georgia" w:cs="Times New Roman"/>
          <w:color w:val="FF0000"/>
          <w:sz w:val="21"/>
          <w:szCs w:val="21"/>
        </w:rPr>
        <w:t>/ TAS/ Konzern M&amp;A</w:t>
      </w:r>
      <w:r w:rsidR="002A6B60" w:rsidRPr="00207BD4">
        <w:rPr>
          <w:rFonts w:ascii="Georgia" w:hAnsi="Georgia" w:cs="Times New Roman"/>
          <w:color w:val="FF0000"/>
          <w:sz w:val="21"/>
          <w:szCs w:val="21"/>
        </w:rPr>
        <w:t xml:space="preserve"> </w:t>
      </w:r>
      <w:r w:rsidR="002A6B60" w:rsidRPr="002C37C5">
        <w:rPr>
          <w:rFonts w:ascii="Georgia" w:hAnsi="Georgia" w:cs="Times New Roman"/>
          <w:sz w:val="21"/>
          <w:szCs w:val="21"/>
        </w:rPr>
        <w:t>enorm reizt.</w:t>
      </w:r>
      <w:r w:rsidR="002C37C5">
        <w:rPr>
          <w:rFonts w:ascii="Georgia" w:hAnsi="Georgia" w:cs="Times New Roman"/>
          <w:sz w:val="21"/>
          <w:szCs w:val="21"/>
        </w:rPr>
        <w:t xml:space="preserve"> Mich </w:t>
      </w:r>
      <w:r w:rsidR="00BB6CCF">
        <w:rPr>
          <w:rFonts w:ascii="Georgia" w:hAnsi="Georgia" w:cs="Times New Roman"/>
          <w:sz w:val="21"/>
          <w:szCs w:val="21"/>
        </w:rPr>
        <w:t>begeistert</w:t>
      </w:r>
      <w:r w:rsidR="002A6B60" w:rsidRPr="002C37C5">
        <w:rPr>
          <w:rFonts w:ascii="Georgia" w:hAnsi="Georgia" w:cs="Times New Roman"/>
          <w:sz w:val="21"/>
          <w:szCs w:val="21"/>
        </w:rPr>
        <w:t xml:space="preserve"> der Impact, den man durch die Mitarbeit an bedeutsamen </w:t>
      </w:r>
      <w:r w:rsidR="002C37C5">
        <w:rPr>
          <w:rFonts w:ascii="Georgia" w:hAnsi="Georgia" w:cs="Times New Roman"/>
          <w:sz w:val="21"/>
          <w:szCs w:val="21"/>
        </w:rPr>
        <w:t>Deals wie (</w:t>
      </w:r>
      <w:r w:rsidR="002C37C5" w:rsidRPr="002C37C5">
        <w:rPr>
          <w:rFonts w:ascii="Georgia" w:hAnsi="Georgia" w:cs="Times New Roman"/>
          <w:color w:val="FF0000"/>
          <w:sz w:val="21"/>
          <w:szCs w:val="21"/>
        </w:rPr>
        <w:t>Beispiel-Deal von Ziel-Unternehmen</w:t>
      </w:r>
      <w:r w:rsidR="002C37C5">
        <w:rPr>
          <w:rFonts w:ascii="Georgia" w:hAnsi="Georgia" w:cs="Times New Roman"/>
          <w:sz w:val="21"/>
          <w:szCs w:val="21"/>
        </w:rPr>
        <w:t xml:space="preserve">) </w:t>
      </w:r>
      <w:r w:rsidR="00BB6CCF">
        <w:rPr>
          <w:rFonts w:ascii="Georgia" w:hAnsi="Georgia" w:cs="Times New Roman"/>
          <w:sz w:val="21"/>
          <w:szCs w:val="21"/>
        </w:rPr>
        <w:t>auf Unternehmen, Mitarbeiter aber auch das gesamte Wirtschaftssystem haben kann</w:t>
      </w:r>
      <w:r w:rsidR="002C37C5">
        <w:rPr>
          <w:rFonts w:ascii="Georgia" w:hAnsi="Georgia" w:cs="Times New Roman"/>
          <w:sz w:val="21"/>
          <w:szCs w:val="21"/>
        </w:rPr>
        <w:t>.</w:t>
      </w:r>
      <w:r w:rsidR="002A6B60" w:rsidRPr="002C37C5">
        <w:rPr>
          <w:rFonts w:ascii="Georgia" w:hAnsi="Georgia" w:cs="Times New Roman"/>
          <w:sz w:val="21"/>
          <w:szCs w:val="21"/>
        </w:rPr>
        <w:t xml:space="preserve"> </w:t>
      </w:r>
      <w:r w:rsidR="002C37C5">
        <w:rPr>
          <w:rFonts w:ascii="Georgia" w:hAnsi="Georgia" w:cs="Times New Roman"/>
          <w:sz w:val="21"/>
          <w:szCs w:val="21"/>
        </w:rPr>
        <w:t xml:space="preserve">Vor allem aber </w:t>
      </w:r>
      <w:r w:rsidR="00BB6CCF">
        <w:rPr>
          <w:rFonts w:ascii="Georgia" w:hAnsi="Georgia" w:cs="Times New Roman"/>
          <w:sz w:val="21"/>
          <w:szCs w:val="21"/>
        </w:rPr>
        <w:t>fasziniert</w:t>
      </w:r>
      <w:r w:rsidR="002C37C5">
        <w:rPr>
          <w:rFonts w:ascii="Georgia" w:hAnsi="Georgia" w:cs="Times New Roman"/>
          <w:sz w:val="21"/>
          <w:szCs w:val="21"/>
        </w:rPr>
        <w:t xml:space="preserve"> mich</w:t>
      </w:r>
      <w:r w:rsidR="00452438">
        <w:rPr>
          <w:rFonts w:ascii="Georgia" w:hAnsi="Georgia" w:cs="Times New Roman"/>
          <w:sz w:val="21"/>
          <w:szCs w:val="21"/>
        </w:rPr>
        <w:t xml:space="preserve"> die</w:t>
      </w:r>
      <w:r w:rsidR="00BB6CCF">
        <w:rPr>
          <w:rFonts w:ascii="Georgia" w:hAnsi="Georgia" w:cs="Times New Roman"/>
          <w:sz w:val="21"/>
          <w:szCs w:val="21"/>
        </w:rPr>
        <w:t xml:space="preserve"> </w:t>
      </w:r>
      <w:r w:rsidR="002A6B60" w:rsidRPr="002C37C5">
        <w:rPr>
          <w:rFonts w:ascii="Georgia" w:hAnsi="Georgia" w:cs="Times New Roman"/>
          <w:sz w:val="21"/>
          <w:szCs w:val="21"/>
        </w:rPr>
        <w:t xml:space="preserve">hohe Lernkurve, die durch die </w:t>
      </w:r>
      <w:r w:rsidR="00BB6CCF">
        <w:rPr>
          <w:rFonts w:ascii="Georgia" w:hAnsi="Georgia" w:cs="Times New Roman"/>
          <w:sz w:val="21"/>
          <w:szCs w:val="21"/>
        </w:rPr>
        <w:t>abwechslungsreiche</w:t>
      </w:r>
      <w:r w:rsidR="002A6B60" w:rsidRPr="002C37C5">
        <w:rPr>
          <w:rFonts w:ascii="Georgia" w:hAnsi="Georgia" w:cs="Times New Roman"/>
          <w:sz w:val="21"/>
          <w:szCs w:val="21"/>
        </w:rPr>
        <w:t xml:space="preserve"> und spannende Arbeitsumgebung </w:t>
      </w:r>
      <w:r w:rsidR="00BB6CCF">
        <w:rPr>
          <w:rFonts w:ascii="Georgia" w:hAnsi="Georgia" w:cs="Times New Roman"/>
          <w:sz w:val="21"/>
          <w:szCs w:val="21"/>
        </w:rPr>
        <w:t xml:space="preserve">in einem hoch motivierten Team </w:t>
      </w:r>
      <w:r w:rsidR="002A6B60" w:rsidRPr="002C37C5">
        <w:rPr>
          <w:rFonts w:ascii="Georgia" w:hAnsi="Georgia" w:cs="Times New Roman"/>
          <w:sz w:val="21"/>
          <w:szCs w:val="21"/>
        </w:rPr>
        <w:t xml:space="preserve">automatisch geschaffen wird. Um mein bisher angesammeltes Wissen über Corporate Finance und M&amp;A nun weiter in der Praxis zu vertiefen, </w:t>
      </w:r>
      <w:r w:rsidR="002C37C5">
        <w:rPr>
          <w:rFonts w:ascii="Georgia" w:hAnsi="Georgia" w:cs="Times New Roman"/>
          <w:sz w:val="21"/>
          <w:szCs w:val="21"/>
        </w:rPr>
        <w:t>würde ich mich freuen</w:t>
      </w:r>
      <w:ins w:id="3" w:author="David Döbele" w:date="2023-02-14T19:21:00Z">
        <w:r w:rsidR="00FD62BF">
          <w:rPr>
            <w:rFonts w:ascii="Georgia" w:hAnsi="Georgia" w:cs="Times New Roman"/>
            <w:sz w:val="21"/>
            <w:szCs w:val="21"/>
          </w:rPr>
          <w:t>,</w:t>
        </w:r>
      </w:ins>
      <w:r w:rsidR="002A6B60" w:rsidRPr="002C37C5">
        <w:rPr>
          <w:rFonts w:ascii="Georgia" w:hAnsi="Georgia" w:cs="Times New Roman"/>
          <w:sz w:val="21"/>
          <w:szCs w:val="21"/>
        </w:rPr>
        <w:t xml:space="preserve"> Sie </w:t>
      </w:r>
      <w:r w:rsidR="00C71F9E">
        <w:rPr>
          <w:rFonts w:ascii="Georgia" w:hAnsi="Georgia" w:cs="Times New Roman"/>
          <w:sz w:val="21"/>
          <w:szCs w:val="21"/>
        </w:rPr>
        <w:t xml:space="preserve">zwischen </w:t>
      </w:r>
      <w:r w:rsidR="00C8052F" w:rsidRPr="002C37C5">
        <w:rPr>
          <w:rFonts w:ascii="Georgia" w:hAnsi="Georgia" w:cs="Times New Roman"/>
          <w:sz w:val="21"/>
          <w:szCs w:val="21"/>
        </w:rPr>
        <w:t>Juni</w:t>
      </w:r>
      <w:r w:rsidR="002A6B60" w:rsidRPr="002C37C5">
        <w:rPr>
          <w:rFonts w:ascii="Georgia" w:hAnsi="Georgia" w:cs="Times New Roman"/>
          <w:sz w:val="21"/>
          <w:szCs w:val="21"/>
        </w:rPr>
        <w:t xml:space="preserve"> </w:t>
      </w:r>
      <w:r w:rsidR="00C71F9E">
        <w:rPr>
          <w:rFonts w:ascii="Georgia" w:hAnsi="Georgia" w:cs="Times New Roman"/>
          <w:sz w:val="21"/>
          <w:szCs w:val="21"/>
        </w:rPr>
        <w:t xml:space="preserve">und Oktober </w:t>
      </w:r>
      <w:r w:rsidR="002A6B60" w:rsidRPr="002C37C5">
        <w:rPr>
          <w:rFonts w:ascii="Georgia" w:hAnsi="Georgia" w:cs="Times New Roman"/>
          <w:sz w:val="21"/>
          <w:szCs w:val="21"/>
        </w:rPr>
        <w:t xml:space="preserve">als Praktikant in Ihrem </w:t>
      </w:r>
      <w:r w:rsidR="00C71F9E">
        <w:rPr>
          <w:rFonts w:ascii="Georgia" w:hAnsi="Georgia" w:cs="Times New Roman"/>
          <w:color w:val="FF0000"/>
          <w:sz w:val="21"/>
          <w:szCs w:val="21"/>
        </w:rPr>
        <w:t>XXX</w:t>
      </w:r>
      <w:r w:rsidR="002A6B60" w:rsidRPr="00C71F9E">
        <w:rPr>
          <w:rFonts w:ascii="Georgia" w:hAnsi="Georgia" w:cs="Times New Roman"/>
          <w:color w:val="FF0000"/>
          <w:sz w:val="21"/>
          <w:szCs w:val="21"/>
        </w:rPr>
        <w:t xml:space="preserve"> </w:t>
      </w:r>
      <w:r w:rsidR="002A6B60" w:rsidRPr="002C37C5">
        <w:rPr>
          <w:rFonts w:ascii="Georgia" w:hAnsi="Georgia" w:cs="Times New Roman"/>
          <w:sz w:val="21"/>
          <w:szCs w:val="21"/>
        </w:rPr>
        <w:t>Office für eine Dauer von acht bis zwölf Wochen unterstützen</w:t>
      </w:r>
      <w:r w:rsidR="00C71F9E">
        <w:rPr>
          <w:rFonts w:ascii="Georgia" w:hAnsi="Georgia" w:cs="Times New Roman"/>
          <w:sz w:val="21"/>
          <w:szCs w:val="21"/>
        </w:rPr>
        <w:t xml:space="preserve"> zu dürfen</w:t>
      </w:r>
      <w:r w:rsidR="002A6B60" w:rsidRPr="002C37C5">
        <w:rPr>
          <w:rFonts w:ascii="Georgia" w:hAnsi="Georgia" w:cs="Times New Roman"/>
          <w:sz w:val="21"/>
          <w:szCs w:val="21"/>
        </w:rPr>
        <w:t>.</w:t>
      </w:r>
    </w:p>
    <w:p w14:paraId="695DEFBE" w14:textId="7A90220E" w:rsidR="002A6B60" w:rsidRPr="00A407F1" w:rsidRDefault="002A6B60" w:rsidP="002A6B60">
      <w:pPr>
        <w:jc w:val="both"/>
        <w:rPr>
          <w:rFonts w:ascii="Georgia" w:hAnsi="Georgia" w:cs="Times New Roman"/>
          <w:sz w:val="12"/>
          <w:szCs w:val="12"/>
        </w:rPr>
      </w:pPr>
    </w:p>
    <w:p w14:paraId="1E29EAC4" w14:textId="721A275D" w:rsidR="00B33A31" w:rsidRPr="0020446B" w:rsidRDefault="00452438" w:rsidP="00B33A31">
      <w:pPr>
        <w:jc w:val="both"/>
        <w:rPr>
          <w:rFonts w:ascii="Georgia" w:hAnsi="Georgia" w:cs="Times New Roman"/>
          <w:sz w:val="21"/>
          <w:szCs w:val="21"/>
        </w:rPr>
      </w:pPr>
      <w:r>
        <w:rPr>
          <w:rFonts w:ascii="Georgia" w:hAnsi="Georgia" w:cs="Times New Roman"/>
          <w:sz w:val="21"/>
          <w:szCs w:val="21"/>
        </w:rPr>
        <w:t xml:space="preserve">Nach meinem 2019 absolvierten Abitur, begann ich </w:t>
      </w:r>
      <w:r w:rsidR="00B33A31">
        <w:rPr>
          <w:rFonts w:ascii="Georgia" w:hAnsi="Georgia" w:cs="Times New Roman"/>
          <w:sz w:val="21"/>
          <w:szCs w:val="21"/>
        </w:rPr>
        <w:t xml:space="preserve">einen </w:t>
      </w:r>
      <w:r>
        <w:rPr>
          <w:rFonts w:ascii="Georgia" w:hAnsi="Georgia" w:cs="Times New Roman"/>
          <w:sz w:val="21"/>
          <w:szCs w:val="21"/>
        </w:rPr>
        <w:t xml:space="preserve">BBA in Finance Honors an der Georgia Southern Universität, in Statesboro Georgia. </w:t>
      </w:r>
      <w:r w:rsidR="00B33A31">
        <w:rPr>
          <w:rFonts w:ascii="Georgia" w:hAnsi="Georgia" w:cs="Times New Roman"/>
          <w:sz w:val="21"/>
          <w:szCs w:val="21"/>
        </w:rPr>
        <w:t>Da mein Fokus nach dem Abitur zunächst noch zweigleisi</w:t>
      </w:r>
      <w:r w:rsidR="0020446B">
        <w:rPr>
          <w:rFonts w:ascii="Georgia" w:hAnsi="Georgia" w:cs="Times New Roman"/>
          <w:sz w:val="21"/>
          <w:szCs w:val="21"/>
        </w:rPr>
        <w:t>g war</w:t>
      </w:r>
      <w:r w:rsidR="00B33A31">
        <w:rPr>
          <w:rFonts w:ascii="Georgia" w:hAnsi="Georgia" w:cs="Times New Roman"/>
          <w:sz w:val="21"/>
          <w:szCs w:val="21"/>
        </w:rPr>
        <w:t xml:space="preserve">, gespalten zwischen dem Traum eines Studiums in den USA und meiner Leidenschaft </w:t>
      </w:r>
      <w:r w:rsidR="0020446B">
        <w:rPr>
          <w:rFonts w:ascii="Georgia" w:hAnsi="Georgia" w:cs="Times New Roman"/>
          <w:sz w:val="21"/>
          <w:szCs w:val="21"/>
        </w:rPr>
        <w:t>des Handballs</w:t>
      </w:r>
      <w:r w:rsidR="00B33A31">
        <w:rPr>
          <w:rFonts w:ascii="Georgia" w:hAnsi="Georgia" w:cs="Times New Roman"/>
          <w:sz w:val="21"/>
          <w:szCs w:val="21"/>
        </w:rPr>
        <w:t xml:space="preserve"> auf Leistungssport Niveau in der Bayernliga, musste ich mein St</w:t>
      </w:r>
      <w:r w:rsidR="006C4500">
        <w:rPr>
          <w:rFonts w:ascii="Georgia" w:hAnsi="Georgia" w:cs="Times New Roman"/>
          <w:sz w:val="21"/>
          <w:szCs w:val="21"/>
        </w:rPr>
        <w:t>udium</w:t>
      </w:r>
      <w:r w:rsidR="00B33A31">
        <w:rPr>
          <w:rFonts w:ascii="Georgia" w:hAnsi="Georgia" w:cs="Times New Roman"/>
          <w:sz w:val="21"/>
          <w:szCs w:val="21"/>
        </w:rPr>
        <w:t xml:space="preserve"> in den USA ein Semester </w:t>
      </w:r>
      <w:r w:rsidR="0020446B">
        <w:rPr>
          <w:rFonts w:ascii="Georgia" w:hAnsi="Georgia" w:cs="Times New Roman"/>
          <w:sz w:val="21"/>
          <w:szCs w:val="21"/>
        </w:rPr>
        <w:t>später als geplant</w:t>
      </w:r>
      <w:r w:rsidR="00B33A31">
        <w:rPr>
          <w:rFonts w:ascii="Georgia" w:hAnsi="Georgia" w:cs="Times New Roman"/>
          <w:sz w:val="21"/>
          <w:szCs w:val="21"/>
        </w:rPr>
        <w:t xml:space="preserve"> beginnen. Jedoch lies ich mich davon nicht abbringen und werde diesen Mai, sogar ein Semester vor Regelstudienzeit meinen Bachelor absolvieren. </w:t>
      </w:r>
      <w:r w:rsidR="00D67C61" w:rsidRPr="00520978">
        <w:rPr>
          <w:rFonts w:ascii="Georgia" w:eastAsia="Times New Roman" w:hAnsi="Georgia" w:cs="Calibri"/>
          <w:color w:val="000000"/>
          <w:sz w:val="21"/>
          <w:szCs w:val="21"/>
        </w:rPr>
        <w:t xml:space="preserve">Während meiner Zeit in den USA </w:t>
      </w:r>
      <w:r w:rsidR="00D67C61">
        <w:rPr>
          <w:rFonts w:ascii="Georgia" w:eastAsia="Times New Roman" w:hAnsi="Georgia" w:cs="Calibri"/>
          <w:color w:val="000000"/>
          <w:sz w:val="21"/>
          <w:szCs w:val="21"/>
        </w:rPr>
        <w:t>lag</w:t>
      </w:r>
      <w:r w:rsidR="00D67C61" w:rsidRPr="00520978">
        <w:rPr>
          <w:rFonts w:ascii="Georgia" w:eastAsia="Times New Roman" w:hAnsi="Georgia" w:cs="Calibri"/>
          <w:color w:val="000000"/>
          <w:sz w:val="21"/>
          <w:szCs w:val="21"/>
        </w:rPr>
        <w:t xml:space="preserve"> mein Fokus auf exzellenten akademischen </w:t>
      </w:r>
      <w:r w:rsidR="00D67C61">
        <w:rPr>
          <w:rFonts w:ascii="Georgia" w:eastAsia="Times New Roman" w:hAnsi="Georgia" w:cs="Calibri"/>
          <w:color w:val="000000"/>
          <w:sz w:val="21"/>
          <w:szCs w:val="21"/>
        </w:rPr>
        <w:t>Leistungen sowie</w:t>
      </w:r>
      <w:r w:rsidR="00D67C61" w:rsidRPr="00520978">
        <w:rPr>
          <w:rFonts w:ascii="Georgia" w:eastAsia="Times New Roman" w:hAnsi="Georgia" w:cs="Calibri"/>
          <w:color w:val="000000"/>
          <w:sz w:val="21"/>
          <w:szCs w:val="21"/>
        </w:rPr>
        <w:t xml:space="preserve"> </w:t>
      </w:r>
      <w:r w:rsidR="00D67C61">
        <w:rPr>
          <w:rFonts w:ascii="Georgia" w:eastAsia="Times New Roman" w:hAnsi="Georgia" w:cs="Calibri"/>
          <w:color w:val="000000"/>
          <w:sz w:val="21"/>
          <w:szCs w:val="21"/>
        </w:rPr>
        <w:t>mich soviel wie möglich vor Ort zu engagieren</w:t>
      </w:r>
      <w:r w:rsidR="00D67C61" w:rsidRPr="00520978">
        <w:rPr>
          <w:rFonts w:ascii="Georgia" w:eastAsia="Times New Roman" w:hAnsi="Georgia" w:cs="Calibri"/>
          <w:color w:val="000000"/>
          <w:sz w:val="21"/>
          <w:szCs w:val="21"/>
        </w:rPr>
        <w:t xml:space="preserve">. </w:t>
      </w:r>
      <w:r w:rsidR="006C066E">
        <w:rPr>
          <w:rFonts w:ascii="Georgia" w:eastAsia="Times New Roman" w:hAnsi="Georgia" w:cs="Calibri"/>
          <w:color w:val="000000"/>
          <w:sz w:val="21"/>
          <w:szCs w:val="21"/>
        </w:rPr>
        <w:t>Dies</w:t>
      </w:r>
      <w:r w:rsidR="00D67C61" w:rsidRPr="00520978">
        <w:rPr>
          <w:rFonts w:ascii="Georgia" w:eastAsia="Times New Roman" w:hAnsi="Georgia" w:cs="Calibri"/>
          <w:color w:val="000000"/>
          <w:sz w:val="21"/>
          <w:szCs w:val="21"/>
        </w:rPr>
        <w:t xml:space="preserve"> gelang mir</w:t>
      </w:r>
      <w:del w:id="4" w:author="David Döbele" w:date="2023-02-14T19:22:00Z">
        <w:r w:rsidR="00D67C61" w:rsidRPr="00520978" w:rsidDel="00FD62BF">
          <w:rPr>
            <w:rFonts w:ascii="Georgia" w:eastAsia="Times New Roman" w:hAnsi="Georgia" w:cs="Calibri"/>
            <w:color w:val="000000"/>
            <w:sz w:val="21"/>
            <w:szCs w:val="21"/>
          </w:rPr>
          <w:delText xml:space="preserve">, </w:delText>
        </w:r>
      </w:del>
      <w:ins w:id="5" w:author="David Döbele" w:date="2023-02-14T19:22:00Z">
        <w:r w:rsidR="00FD62BF">
          <w:rPr>
            <w:rFonts w:ascii="Georgia" w:eastAsia="Times New Roman" w:hAnsi="Georgia" w:cs="Calibri"/>
            <w:color w:val="000000"/>
            <w:sz w:val="21"/>
            <w:szCs w:val="21"/>
          </w:rPr>
          <w:t xml:space="preserve"> –</w:t>
        </w:r>
        <w:r w:rsidR="00FD62BF" w:rsidRPr="00520978">
          <w:rPr>
            <w:rFonts w:ascii="Georgia" w:eastAsia="Times New Roman" w:hAnsi="Georgia" w:cs="Calibri"/>
            <w:color w:val="000000"/>
            <w:sz w:val="21"/>
            <w:szCs w:val="21"/>
          </w:rPr>
          <w:t xml:space="preserve"> </w:t>
        </w:r>
      </w:ins>
      <w:del w:id="6" w:author="David Döbele" w:date="2023-02-14T19:22:00Z">
        <w:r w:rsidR="00D67C61" w:rsidRPr="00520978" w:rsidDel="00FD62BF">
          <w:rPr>
            <w:rFonts w:ascii="Georgia" w:eastAsia="Times New Roman" w:hAnsi="Georgia" w:cs="Calibri"/>
            <w:color w:val="000000"/>
            <w:sz w:val="21"/>
            <w:szCs w:val="21"/>
          </w:rPr>
          <w:delText xml:space="preserve">sodass </w:delText>
        </w:r>
      </w:del>
      <w:ins w:id="7" w:author="David Döbele" w:date="2023-02-14T19:22:00Z">
        <w:r w:rsidR="00FD62BF">
          <w:rPr>
            <w:rFonts w:ascii="Georgia" w:eastAsia="Times New Roman" w:hAnsi="Georgia" w:cs="Calibri"/>
            <w:color w:val="000000"/>
            <w:sz w:val="21"/>
            <w:szCs w:val="21"/>
          </w:rPr>
          <w:t>zum einen wurd</w:t>
        </w:r>
      </w:ins>
      <w:ins w:id="8" w:author="David Döbele" w:date="2023-02-14T19:23:00Z">
        <w:r w:rsidR="00FD62BF">
          <w:rPr>
            <w:rFonts w:ascii="Georgia" w:eastAsia="Times New Roman" w:hAnsi="Georgia" w:cs="Calibri"/>
            <w:color w:val="000000"/>
            <w:sz w:val="21"/>
            <w:szCs w:val="21"/>
          </w:rPr>
          <w:t>e</w:t>
        </w:r>
      </w:ins>
      <w:ins w:id="9" w:author="David Döbele" w:date="2023-02-14T19:22:00Z">
        <w:r w:rsidR="00FD62BF" w:rsidRPr="00520978">
          <w:rPr>
            <w:rFonts w:ascii="Georgia" w:eastAsia="Times New Roman" w:hAnsi="Georgia" w:cs="Calibri"/>
            <w:color w:val="000000"/>
            <w:sz w:val="21"/>
            <w:szCs w:val="21"/>
          </w:rPr>
          <w:t xml:space="preserve"> </w:t>
        </w:r>
      </w:ins>
      <w:r w:rsidR="00D67C61" w:rsidRPr="00520978">
        <w:rPr>
          <w:rFonts w:ascii="Georgia" w:eastAsia="Times New Roman" w:hAnsi="Georgia" w:cs="Calibri"/>
          <w:color w:val="000000"/>
          <w:sz w:val="21"/>
          <w:szCs w:val="21"/>
        </w:rPr>
        <w:t xml:space="preserve">ich </w:t>
      </w:r>
      <w:r w:rsidR="00D67C61">
        <w:rPr>
          <w:rFonts w:ascii="Georgia" w:eastAsia="Times New Roman" w:hAnsi="Georgia" w:cs="Calibri"/>
          <w:color w:val="000000"/>
          <w:sz w:val="21"/>
          <w:szCs w:val="21"/>
        </w:rPr>
        <w:t xml:space="preserve">mit einem aktuell nahezu perfektem Notenstand </w:t>
      </w:r>
      <w:r w:rsidR="00D67C61" w:rsidRPr="00520978">
        <w:rPr>
          <w:rFonts w:ascii="Georgia" w:eastAsia="Times New Roman" w:hAnsi="Georgia" w:cs="Calibri"/>
          <w:color w:val="000000"/>
          <w:sz w:val="21"/>
          <w:szCs w:val="21"/>
        </w:rPr>
        <w:t>mehrmals Mitglied der „Pr</w:t>
      </w:r>
      <w:r w:rsidR="00D67C61">
        <w:rPr>
          <w:rFonts w:ascii="Georgia" w:eastAsia="Times New Roman" w:hAnsi="Georgia" w:cs="Calibri"/>
          <w:color w:val="000000"/>
          <w:sz w:val="21"/>
          <w:szCs w:val="21"/>
        </w:rPr>
        <w:t>e</w:t>
      </w:r>
      <w:r w:rsidR="00D67C61" w:rsidRPr="00520978">
        <w:rPr>
          <w:rFonts w:ascii="Georgia" w:eastAsia="Times New Roman" w:hAnsi="Georgia" w:cs="Calibri"/>
          <w:color w:val="000000"/>
          <w:sz w:val="21"/>
          <w:szCs w:val="21"/>
        </w:rPr>
        <w:t>siden</w:t>
      </w:r>
      <w:r w:rsidR="00D67C61">
        <w:rPr>
          <w:rFonts w:ascii="Georgia" w:eastAsia="Times New Roman" w:hAnsi="Georgia" w:cs="Calibri"/>
          <w:color w:val="000000"/>
          <w:sz w:val="21"/>
          <w:szCs w:val="21"/>
        </w:rPr>
        <w:t>t’s</w:t>
      </w:r>
      <w:r w:rsidR="00D67C61" w:rsidRPr="00520978">
        <w:rPr>
          <w:rFonts w:ascii="Georgia" w:eastAsia="Times New Roman" w:hAnsi="Georgia" w:cs="Calibri"/>
          <w:color w:val="000000"/>
          <w:sz w:val="21"/>
          <w:szCs w:val="21"/>
        </w:rPr>
        <w:t xml:space="preserve"> List“ </w:t>
      </w:r>
      <w:r w:rsidR="00D67C61">
        <w:rPr>
          <w:rFonts w:ascii="Georgia" w:eastAsia="Times New Roman" w:hAnsi="Georgia" w:cs="Calibri"/>
          <w:color w:val="000000"/>
          <w:sz w:val="21"/>
          <w:szCs w:val="21"/>
        </w:rPr>
        <w:t>als auch der „</w:t>
      </w:r>
      <w:proofErr w:type="spellStart"/>
      <w:r w:rsidR="00D67C61">
        <w:rPr>
          <w:rFonts w:ascii="Georgia" w:eastAsia="Times New Roman" w:hAnsi="Georgia" w:cs="Calibri"/>
          <w:color w:val="000000"/>
          <w:sz w:val="21"/>
          <w:szCs w:val="21"/>
        </w:rPr>
        <w:t>Dean’s</w:t>
      </w:r>
      <w:proofErr w:type="spellEnd"/>
      <w:r w:rsidR="00D67C61">
        <w:rPr>
          <w:rFonts w:ascii="Georgia" w:eastAsia="Times New Roman" w:hAnsi="Georgia" w:cs="Calibri"/>
          <w:color w:val="000000"/>
          <w:sz w:val="21"/>
          <w:szCs w:val="21"/>
        </w:rPr>
        <w:t xml:space="preserve"> List</w:t>
      </w:r>
      <w:r w:rsidR="006C066E">
        <w:rPr>
          <w:rFonts w:ascii="Georgia" w:eastAsia="Times New Roman" w:hAnsi="Georgia" w:cs="Calibri"/>
          <w:color w:val="000000"/>
          <w:sz w:val="21"/>
          <w:szCs w:val="21"/>
        </w:rPr>
        <w:t>“</w:t>
      </w:r>
      <w:del w:id="10" w:author="David Döbele" w:date="2023-02-14T19:22:00Z">
        <w:r w:rsidR="00D67C61" w:rsidDel="00FD62BF">
          <w:rPr>
            <w:rFonts w:ascii="Georgia" w:eastAsia="Times New Roman" w:hAnsi="Georgia" w:cs="Calibri"/>
            <w:color w:val="000000"/>
            <w:sz w:val="21"/>
            <w:szCs w:val="21"/>
          </w:rPr>
          <w:delText xml:space="preserve"> </w:delText>
        </w:r>
      </w:del>
      <w:ins w:id="11" w:author="David Döbele" w:date="2023-02-14T19:23:00Z">
        <w:r w:rsidR="00FD62BF">
          <w:rPr>
            <w:rFonts w:ascii="Georgia" w:eastAsia="Times New Roman" w:hAnsi="Georgia" w:cs="Calibri"/>
            <w:color w:val="000000"/>
            <w:sz w:val="21"/>
            <w:szCs w:val="21"/>
          </w:rPr>
          <w:t>. Zum anderen erhielt ich</w:t>
        </w:r>
      </w:ins>
      <w:del w:id="12" w:author="David Döbele" w:date="2023-02-14T19:23:00Z">
        <w:r w:rsidR="00D67C61" w:rsidDel="00FD62BF">
          <w:rPr>
            <w:rFonts w:ascii="Georgia" w:eastAsia="Times New Roman" w:hAnsi="Georgia" w:cs="Calibri"/>
            <w:color w:val="000000"/>
            <w:sz w:val="21"/>
            <w:szCs w:val="21"/>
          </w:rPr>
          <w:delText xml:space="preserve"> </w:delText>
        </w:r>
        <w:r w:rsidR="00D67C61" w:rsidRPr="00520978" w:rsidDel="00FD62BF">
          <w:rPr>
            <w:rFonts w:ascii="Georgia" w:eastAsia="Times New Roman" w:hAnsi="Georgia" w:cs="Calibri"/>
            <w:color w:val="000000"/>
            <w:sz w:val="21"/>
            <w:szCs w:val="21"/>
          </w:rPr>
          <w:delText>wurde</w:delText>
        </w:r>
        <w:r w:rsidR="00B33A31" w:rsidDel="00FD62BF">
          <w:rPr>
            <w:rFonts w:ascii="Georgia" w:eastAsia="Times New Roman" w:hAnsi="Georgia" w:cs="Calibri"/>
            <w:color w:val="000000"/>
            <w:sz w:val="21"/>
            <w:szCs w:val="21"/>
          </w:rPr>
          <w:delText>,</w:delText>
        </w:r>
        <w:r w:rsidR="006C066E" w:rsidDel="00FD62BF">
          <w:rPr>
            <w:rFonts w:ascii="Georgia" w:eastAsia="Times New Roman" w:hAnsi="Georgia" w:cs="Calibri"/>
            <w:color w:val="000000"/>
            <w:sz w:val="21"/>
            <w:szCs w:val="21"/>
          </w:rPr>
          <w:delText xml:space="preserve"> </w:delText>
        </w:r>
        <w:r w:rsidR="0020446B" w:rsidDel="00FD62BF">
          <w:rPr>
            <w:rFonts w:ascii="Georgia" w:eastAsia="Times New Roman" w:hAnsi="Georgia" w:cs="Calibri"/>
            <w:color w:val="000000"/>
            <w:sz w:val="21"/>
            <w:szCs w:val="21"/>
          </w:rPr>
          <w:delText>sowie</w:delText>
        </w:r>
        <w:r w:rsidR="00D67C61" w:rsidRPr="00520978" w:rsidDel="00FD62BF">
          <w:rPr>
            <w:rFonts w:ascii="Georgia" w:eastAsia="Times New Roman" w:hAnsi="Georgia" w:cs="Calibri"/>
            <w:color w:val="000000"/>
            <w:sz w:val="21"/>
            <w:szCs w:val="21"/>
          </w:rPr>
          <w:delText xml:space="preserve"> auch</w:delText>
        </w:r>
        <w:r w:rsidR="00B33A31" w:rsidDel="00FD62BF">
          <w:rPr>
            <w:rFonts w:ascii="Georgia" w:eastAsia="Times New Roman" w:hAnsi="Georgia" w:cs="Calibri"/>
            <w:color w:val="000000"/>
            <w:sz w:val="21"/>
            <w:szCs w:val="21"/>
          </w:rPr>
          <w:delText>,</w:delText>
        </w:r>
      </w:del>
      <w:r w:rsidR="00D67C61" w:rsidRPr="00520978">
        <w:rPr>
          <w:rFonts w:ascii="Georgia" w:eastAsia="Times New Roman" w:hAnsi="Georgia" w:cs="Calibri"/>
          <w:color w:val="000000"/>
          <w:sz w:val="21"/>
          <w:szCs w:val="21"/>
        </w:rPr>
        <w:t xml:space="preserve"> </w:t>
      </w:r>
      <w:del w:id="13" w:author="David Döbele" w:date="2023-02-14T19:22:00Z">
        <w:r w:rsidR="00B33A31" w:rsidDel="00FD62BF">
          <w:rPr>
            <w:rFonts w:ascii="Georgia" w:eastAsia="Times New Roman" w:hAnsi="Georgia" w:cs="Calibri"/>
            <w:color w:val="000000"/>
            <w:sz w:val="21"/>
            <w:szCs w:val="21"/>
          </w:rPr>
          <w:delText>A</w:delText>
        </w:r>
        <w:r w:rsidR="00D67C61" w:rsidDel="00FD62BF">
          <w:rPr>
            <w:rFonts w:ascii="Georgia" w:eastAsia="Times New Roman" w:hAnsi="Georgia" w:cs="Calibri"/>
            <w:color w:val="000000"/>
            <w:sz w:val="21"/>
            <w:szCs w:val="21"/>
          </w:rPr>
          <w:delText xml:space="preserve">ufgrund </w:delText>
        </w:r>
      </w:del>
      <w:ins w:id="14" w:author="David Döbele" w:date="2023-02-14T19:22:00Z">
        <w:r w:rsidR="00FD62BF">
          <w:rPr>
            <w:rFonts w:ascii="Georgia" w:eastAsia="Times New Roman" w:hAnsi="Georgia" w:cs="Calibri"/>
            <w:color w:val="000000"/>
            <w:sz w:val="21"/>
            <w:szCs w:val="21"/>
          </w:rPr>
          <w:t>a</w:t>
        </w:r>
        <w:r w:rsidR="00FD62BF">
          <w:rPr>
            <w:rFonts w:ascii="Georgia" w:eastAsia="Times New Roman" w:hAnsi="Georgia" w:cs="Calibri"/>
            <w:color w:val="000000"/>
            <w:sz w:val="21"/>
            <w:szCs w:val="21"/>
          </w:rPr>
          <w:t xml:space="preserve">ufgrund </w:t>
        </w:r>
      </w:ins>
      <w:r w:rsidR="00D67C61">
        <w:rPr>
          <w:rFonts w:ascii="Georgia" w:eastAsia="Times New Roman" w:hAnsi="Georgia" w:cs="Calibri"/>
          <w:color w:val="000000"/>
          <w:sz w:val="21"/>
          <w:szCs w:val="21"/>
        </w:rPr>
        <w:t>der Vielzahl meiner Initiativen</w:t>
      </w:r>
      <w:del w:id="15" w:author="David Döbele" w:date="2023-02-14T19:23:00Z">
        <w:r w:rsidR="00D67C61" w:rsidDel="00FD62BF">
          <w:rPr>
            <w:rFonts w:ascii="Georgia" w:eastAsia="Times New Roman" w:hAnsi="Georgia" w:cs="Calibri"/>
            <w:color w:val="000000"/>
            <w:sz w:val="21"/>
            <w:szCs w:val="21"/>
          </w:rPr>
          <w:delText>,</w:delText>
        </w:r>
      </w:del>
      <w:r w:rsidR="00D67C61">
        <w:rPr>
          <w:rFonts w:ascii="Georgia" w:eastAsia="Times New Roman" w:hAnsi="Georgia" w:cs="Calibri"/>
          <w:color w:val="000000"/>
          <w:sz w:val="21"/>
          <w:szCs w:val="21"/>
        </w:rPr>
        <w:t xml:space="preserve"> letztes Semester </w:t>
      </w:r>
      <w:del w:id="16" w:author="David Döbele" w:date="2023-02-14T19:23:00Z">
        <w:r w:rsidR="00D67C61" w:rsidDel="00FD62BF">
          <w:rPr>
            <w:rFonts w:ascii="Georgia" w:eastAsia="Times New Roman" w:hAnsi="Georgia" w:cs="Calibri"/>
            <w:color w:val="000000"/>
            <w:sz w:val="21"/>
            <w:szCs w:val="21"/>
          </w:rPr>
          <w:delText xml:space="preserve">in </w:delText>
        </w:r>
      </w:del>
      <w:del w:id="17" w:author="David Döbele" w:date="2023-02-14T19:24:00Z">
        <w:r w:rsidR="00D67C61" w:rsidDel="00FD62BF">
          <w:rPr>
            <w:rFonts w:ascii="Georgia" w:eastAsia="Times New Roman" w:hAnsi="Georgia" w:cs="Calibri"/>
            <w:color w:val="000000"/>
            <w:sz w:val="21"/>
            <w:szCs w:val="21"/>
          </w:rPr>
          <w:delText xml:space="preserve">das </w:delText>
        </w:r>
      </w:del>
      <w:ins w:id="18" w:author="David Döbele" w:date="2023-02-14T19:24:00Z">
        <w:r w:rsidR="00FD62BF">
          <w:rPr>
            <w:rFonts w:ascii="Georgia" w:eastAsia="Times New Roman" w:hAnsi="Georgia" w:cs="Calibri"/>
            <w:color w:val="000000"/>
            <w:sz w:val="21"/>
            <w:szCs w:val="21"/>
          </w:rPr>
          <w:t xml:space="preserve">eine Auszeichnung mit dem </w:t>
        </w:r>
      </w:ins>
      <w:r w:rsidR="00D67C61">
        <w:rPr>
          <w:rFonts w:ascii="Georgia" w:eastAsia="Times New Roman" w:hAnsi="Georgia" w:cs="Calibri"/>
          <w:color w:val="000000"/>
          <w:sz w:val="21"/>
          <w:szCs w:val="21"/>
        </w:rPr>
        <w:t xml:space="preserve">Parker Business Scholar </w:t>
      </w:r>
      <w:del w:id="19" w:author="David Döbele" w:date="2023-02-14T19:23:00Z">
        <w:r w:rsidR="00D67C61" w:rsidDel="00FD62BF">
          <w:rPr>
            <w:rFonts w:ascii="Georgia" w:eastAsia="Times New Roman" w:hAnsi="Georgia" w:cs="Calibri"/>
            <w:color w:val="000000"/>
            <w:sz w:val="21"/>
            <w:szCs w:val="21"/>
          </w:rPr>
          <w:delText>Programm aufgenommen wurde</w:delText>
        </w:r>
      </w:del>
      <w:ins w:id="20" w:author="David Döbele" w:date="2023-02-14T19:23:00Z">
        <w:r w:rsidR="00FD62BF">
          <w:rPr>
            <w:rFonts w:ascii="Georgia" w:eastAsia="Times New Roman" w:hAnsi="Georgia" w:cs="Calibri"/>
            <w:color w:val="000000"/>
            <w:sz w:val="21"/>
            <w:szCs w:val="21"/>
          </w:rPr>
          <w:t>Programme</w:t>
        </w:r>
      </w:ins>
      <w:r w:rsidR="00D67C61">
        <w:rPr>
          <w:rFonts w:ascii="Georgia" w:eastAsia="Times New Roman" w:hAnsi="Georgia" w:cs="Calibri"/>
          <w:color w:val="000000"/>
          <w:sz w:val="21"/>
          <w:szCs w:val="21"/>
        </w:rPr>
        <w:t xml:space="preserve">, welches mich somit automatisch in die Top 5 der besten Finance Studenten </w:t>
      </w:r>
      <w:r w:rsidR="00404FEB">
        <w:rPr>
          <w:rFonts w:ascii="Georgia" w:eastAsia="Times New Roman" w:hAnsi="Georgia" w:cs="Calibri"/>
          <w:color w:val="000000"/>
          <w:sz w:val="21"/>
          <w:szCs w:val="21"/>
        </w:rPr>
        <w:t>meines</w:t>
      </w:r>
      <w:r w:rsidR="00D67C61">
        <w:rPr>
          <w:rFonts w:ascii="Georgia" w:eastAsia="Times New Roman" w:hAnsi="Georgia" w:cs="Calibri"/>
          <w:color w:val="000000"/>
          <w:sz w:val="21"/>
          <w:szCs w:val="21"/>
        </w:rPr>
        <w:t xml:space="preserve"> </w:t>
      </w:r>
      <w:r w:rsidR="00404FEB">
        <w:rPr>
          <w:rFonts w:ascii="Georgia" w:eastAsia="Times New Roman" w:hAnsi="Georgia" w:cs="Calibri"/>
          <w:color w:val="000000"/>
          <w:sz w:val="21"/>
          <w:szCs w:val="21"/>
        </w:rPr>
        <w:t>Jahrgangs</w:t>
      </w:r>
      <w:r w:rsidR="00D67C61">
        <w:rPr>
          <w:rFonts w:ascii="Georgia" w:eastAsia="Times New Roman" w:hAnsi="Georgia" w:cs="Calibri"/>
          <w:color w:val="000000"/>
          <w:sz w:val="21"/>
          <w:szCs w:val="21"/>
        </w:rPr>
        <w:t xml:space="preserve"> </w:t>
      </w:r>
      <w:r w:rsidR="00B33A31">
        <w:rPr>
          <w:rFonts w:ascii="Georgia" w:eastAsia="Times New Roman" w:hAnsi="Georgia" w:cs="Calibri"/>
          <w:color w:val="000000"/>
          <w:sz w:val="21"/>
          <w:szCs w:val="21"/>
        </w:rPr>
        <w:t>platzierte</w:t>
      </w:r>
      <w:r w:rsidR="00D67C61">
        <w:rPr>
          <w:rFonts w:ascii="Georgia" w:eastAsia="Times New Roman" w:hAnsi="Georgia" w:cs="Calibri"/>
          <w:color w:val="000000"/>
          <w:sz w:val="21"/>
          <w:szCs w:val="21"/>
        </w:rPr>
        <w:t xml:space="preserve">. </w:t>
      </w:r>
      <w:r w:rsidR="00B33A31" w:rsidRPr="00520978">
        <w:rPr>
          <w:rFonts w:ascii="Georgia" w:eastAsia="Times New Roman" w:hAnsi="Georgia" w:cs="Calibri"/>
          <w:color w:val="000000"/>
          <w:sz w:val="21"/>
          <w:szCs w:val="21"/>
        </w:rPr>
        <w:t xml:space="preserve">Meine </w:t>
      </w:r>
      <w:r w:rsidR="0020446B">
        <w:rPr>
          <w:rFonts w:ascii="Georgia" w:eastAsia="Times New Roman" w:hAnsi="Georgia" w:cs="Calibri"/>
          <w:color w:val="000000"/>
          <w:sz w:val="21"/>
          <w:szCs w:val="21"/>
        </w:rPr>
        <w:t>Mitspieler</w:t>
      </w:r>
      <w:r w:rsidR="00B33A31" w:rsidRPr="00520978">
        <w:rPr>
          <w:rFonts w:ascii="Georgia" w:eastAsia="Times New Roman" w:hAnsi="Georgia" w:cs="Calibri"/>
          <w:color w:val="000000"/>
          <w:sz w:val="21"/>
          <w:szCs w:val="21"/>
        </w:rPr>
        <w:t xml:space="preserve"> und </w:t>
      </w:r>
      <w:r w:rsidR="00B33A31">
        <w:rPr>
          <w:rFonts w:ascii="Georgia" w:eastAsia="Times New Roman" w:hAnsi="Georgia" w:cs="Calibri"/>
          <w:color w:val="000000"/>
          <w:sz w:val="21"/>
          <w:szCs w:val="21"/>
        </w:rPr>
        <w:t xml:space="preserve">Kommilitonen </w:t>
      </w:r>
      <w:r w:rsidR="00B33A31" w:rsidRPr="00520978">
        <w:rPr>
          <w:rFonts w:ascii="Georgia" w:eastAsia="Times New Roman" w:hAnsi="Georgia" w:cs="Calibri"/>
          <w:color w:val="000000"/>
          <w:sz w:val="21"/>
          <w:szCs w:val="21"/>
        </w:rPr>
        <w:t>schätzen an mir</w:t>
      </w:r>
      <w:r w:rsidR="00B33A31">
        <w:rPr>
          <w:rFonts w:ascii="Georgia" w:eastAsia="Times New Roman" w:hAnsi="Georgia" w:cs="Calibri"/>
          <w:color w:val="000000"/>
          <w:sz w:val="21"/>
          <w:szCs w:val="21"/>
        </w:rPr>
        <w:t xml:space="preserve"> besonders mein </w:t>
      </w:r>
      <w:r w:rsidR="00B33A31" w:rsidRPr="00B33A31">
        <w:rPr>
          <w:rFonts w:ascii="Georgia" w:eastAsia="Times New Roman" w:hAnsi="Georgia" w:cs="Calibri"/>
          <w:color w:val="000000"/>
          <w:sz w:val="21"/>
          <w:szCs w:val="21"/>
        </w:rPr>
        <w:t>intuitives und zielorientiertes Handeln und Denken, sowie unter Druck fokussiert zu bleiben und Leistung zu erbringen</w:t>
      </w:r>
      <w:r w:rsidR="00B33A31">
        <w:rPr>
          <w:rFonts w:ascii="Georgia" w:eastAsia="Times New Roman" w:hAnsi="Georgia" w:cs="Calibri"/>
          <w:color w:val="000000"/>
          <w:sz w:val="21"/>
          <w:szCs w:val="21"/>
        </w:rPr>
        <w:t xml:space="preserve">. </w:t>
      </w:r>
      <w:r w:rsidR="00B33A31" w:rsidRPr="00520978">
        <w:rPr>
          <w:rFonts w:ascii="Georgia" w:eastAsia="Times New Roman" w:hAnsi="Georgia" w:cs="Calibri"/>
          <w:color w:val="000000"/>
          <w:sz w:val="21"/>
          <w:szCs w:val="21"/>
        </w:rPr>
        <w:t xml:space="preserve">Eigenschaften, die ich über die letzten Jahre </w:t>
      </w:r>
      <w:r w:rsidR="00B33A31">
        <w:rPr>
          <w:rFonts w:ascii="Georgia" w:eastAsia="Times New Roman" w:hAnsi="Georgia" w:cs="Calibri"/>
          <w:color w:val="000000"/>
          <w:sz w:val="21"/>
          <w:szCs w:val="21"/>
        </w:rPr>
        <w:t>an der Universität als auch</w:t>
      </w:r>
      <w:r w:rsidR="0020446B">
        <w:rPr>
          <w:rFonts w:ascii="Georgia" w:eastAsia="Times New Roman" w:hAnsi="Georgia" w:cs="Calibri"/>
          <w:color w:val="000000"/>
          <w:sz w:val="21"/>
          <w:szCs w:val="21"/>
        </w:rPr>
        <w:t xml:space="preserve"> in</w:t>
      </w:r>
      <w:r w:rsidR="00B33A31">
        <w:rPr>
          <w:rFonts w:ascii="Georgia" w:eastAsia="Times New Roman" w:hAnsi="Georgia" w:cs="Calibri"/>
          <w:color w:val="000000"/>
          <w:sz w:val="21"/>
          <w:szCs w:val="21"/>
        </w:rPr>
        <w:t xml:space="preserve"> meinen</w:t>
      </w:r>
      <w:r w:rsidR="00B33A31" w:rsidRPr="00520978">
        <w:rPr>
          <w:rFonts w:ascii="Georgia" w:eastAsia="Times New Roman" w:hAnsi="Georgia" w:cs="Calibri"/>
          <w:color w:val="000000"/>
          <w:sz w:val="21"/>
          <w:szCs w:val="21"/>
        </w:rPr>
        <w:t xml:space="preserve"> </w:t>
      </w:r>
      <w:r w:rsidR="00B33A31">
        <w:rPr>
          <w:rFonts w:ascii="Georgia" w:eastAsia="Times New Roman" w:hAnsi="Georgia" w:cs="Calibri"/>
          <w:color w:val="000000"/>
          <w:sz w:val="21"/>
          <w:szCs w:val="21"/>
        </w:rPr>
        <w:t xml:space="preserve">nun über 10 Jahren im Handball </w:t>
      </w:r>
      <w:r w:rsidR="00B33A31" w:rsidRPr="00520978">
        <w:rPr>
          <w:rFonts w:ascii="Georgia" w:eastAsia="Times New Roman" w:hAnsi="Georgia" w:cs="Calibri"/>
          <w:color w:val="000000"/>
          <w:sz w:val="21"/>
          <w:szCs w:val="21"/>
        </w:rPr>
        <w:t>entwickelt habe</w:t>
      </w:r>
      <w:r w:rsidR="00B33A31">
        <w:rPr>
          <w:rFonts w:ascii="Georgia" w:eastAsia="Times New Roman" w:hAnsi="Georgia" w:cs="Calibri"/>
          <w:color w:val="000000"/>
          <w:sz w:val="21"/>
          <w:szCs w:val="21"/>
        </w:rPr>
        <w:t xml:space="preserve">. Dadurch bin ich </w:t>
      </w:r>
      <w:r w:rsidR="00B33A31" w:rsidRPr="00520978">
        <w:rPr>
          <w:rFonts w:ascii="Georgia" w:eastAsia="Times New Roman" w:hAnsi="Georgia" w:cs="Calibri"/>
          <w:color w:val="000000"/>
          <w:sz w:val="21"/>
          <w:szCs w:val="21"/>
        </w:rPr>
        <w:t xml:space="preserve">stets </w:t>
      </w:r>
      <w:r w:rsidR="00B33A31">
        <w:rPr>
          <w:rFonts w:ascii="Georgia" w:eastAsia="Times New Roman" w:hAnsi="Georgia" w:cs="Calibri"/>
          <w:color w:val="000000"/>
          <w:sz w:val="21"/>
          <w:szCs w:val="21"/>
        </w:rPr>
        <w:t xml:space="preserve">diszipliniert </w:t>
      </w:r>
      <w:r w:rsidR="00B33A31" w:rsidRPr="00520978">
        <w:rPr>
          <w:rFonts w:ascii="Georgia" w:eastAsia="Times New Roman" w:hAnsi="Georgia" w:cs="Calibri"/>
          <w:color w:val="000000"/>
          <w:sz w:val="21"/>
          <w:szCs w:val="21"/>
        </w:rPr>
        <w:t xml:space="preserve">und </w:t>
      </w:r>
      <w:r w:rsidR="00B33A31">
        <w:rPr>
          <w:rFonts w:ascii="Georgia" w:eastAsia="Times New Roman" w:hAnsi="Georgia" w:cs="Calibri"/>
          <w:color w:val="000000"/>
          <w:sz w:val="21"/>
          <w:szCs w:val="21"/>
        </w:rPr>
        <w:t>z</w:t>
      </w:r>
      <w:r w:rsidR="00B33A31" w:rsidRPr="00520978">
        <w:rPr>
          <w:rFonts w:ascii="Georgia" w:eastAsia="Times New Roman" w:hAnsi="Georgia" w:cs="Calibri"/>
          <w:color w:val="000000"/>
          <w:sz w:val="21"/>
          <w:szCs w:val="21"/>
        </w:rPr>
        <w:t>ielstrebig</w:t>
      </w:r>
      <w:r w:rsidR="00B33A31">
        <w:rPr>
          <w:rFonts w:ascii="Georgia" w:eastAsia="Times New Roman" w:hAnsi="Georgia" w:cs="Calibri"/>
          <w:color w:val="000000"/>
          <w:sz w:val="21"/>
          <w:szCs w:val="21"/>
        </w:rPr>
        <w:t xml:space="preserve"> </w:t>
      </w:r>
      <w:r w:rsidR="00B33A31" w:rsidRPr="00520978">
        <w:rPr>
          <w:rFonts w:ascii="Georgia" w:eastAsia="Times New Roman" w:hAnsi="Georgia" w:cs="Calibri"/>
          <w:color w:val="000000"/>
          <w:sz w:val="21"/>
          <w:szCs w:val="21"/>
        </w:rPr>
        <w:t xml:space="preserve">und schaffe es, diese Motivation auch an Freunde, Mitspieler oder </w:t>
      </w:r>
      <w:del w:id="21" w:author="David Döbele" w:date="2023-02-14T19:24:00Z">
        <w:r w:rsidR="00B33A31" w:rsidRPr="00520978" w:rsidDel="00B159F0">
          <w:rPr>
            <w:rFonts w:ascii="Georgia" w:eastAsia="Times New Roman" w:hAnsi="Georgia" w:cs="Calibri"/>
            <w:color w:val="000000"/>
            <w:sz w:val="21"/>
            <w:szCs w:val="21"/>
          </w:rPr>
          <w:delText xml:space="preserve">Kommilitonin </w:delText>
        </w:r>
      </w:del>
      <w:ins w:id="22" w:author="David Döbele" w:date="2023-02-14T19:24:00Z">
        <w:r w:rsidR="00B159F0" w:rsidRPr="00520978">
          <w:rPr>
            <w:rFonts w:ascii="Georgia" w:eastAsia="Times New Roman" w:hAnsi="Georgia" w:cs="Calibri"/>
            <w:color w:val="000000"/>
            <w:sz w:val="21"/>
            <w:szCs w:val="21"/>
          </w:rPr>
          <w:t>Kommiliton</w:t>
        </w:r>
        <w:r w:rsidR="00B159F0">
          <w:rPr>
            <w:rFonts w:ascii="Georgia" w:eastAsia="Times New Roman" w:hAnsi="Georgia" w:cs="Calibri"/>
            <w:color w:val="000000"/>
            <w:sz w:val="21"/>
            <w:szCs w:val="21"/>
          </w:rPr>
          <w:t>e</w:t>
        </w:r>
        <w:r w:rsidR="00B159F0" w:rsidRPr="00520978">
          <w:rPr>
            <w:rFonts w:ascii="Georgia" w:eastAsia="Times New Roman" w:hAnsi="Georgia" w:cs="Calibri"/>
            <w:color w:val="000000"/>
            <w:sz w:val="21"/>
            <w:szCs w:val="21"/>
          </w:rPr>
          <w:t xml:space="preserve">n </w:t>
        </w:r>
      </w:ins>
      <w:r w:rsidR="00B33A31" w:rsidRPr="00520978">
        <w:rPr>
          <w:rFonts w:ascii="Georgia" w:eastAsia="Times New Roman" w:hAnsi="Georgia" w:cs="Calibri"/>
          <w:color w:val="000000"/>
          <w:sz w:val="21"/>
          <w:szCs w:val="21"/>
        </w:rPr>
        <w:t xml:space="preserve">weiterzugeben. All diese Fähigkeiten </w:t>
      </w:r>
      <w:r w:rsidR="0020446B">
        <w:rPr>
          <w:rFonts w:ascii="Georgia" w:eastAsia="Times New Roman" w:hAnsi="Georgia" w:cs="Calibri"/>
          <w:color w:val="000000"/>
          <w:sz w:val="21"/>
          <w:szCs w:val="21"/>
        </w:rPr>
        <w:t>werden mi</w:t>
      </w:r>
      <w:r w:rsidR="006C066E">
        <w:rPr>
          <w:rFonts w:ascii="Georgia" w:eastAsia="Times New Roman" w:hAnsi="Georgia" w:cs="Calibri"/>
          <w:color w:val="000000"/>
          <w:sz w:val="21"/>
          <w:szCs w:val="21"/>
        </w:rPr>
        <w:t xml:space="preserve">r </w:t>
      </w:r>
      <w:r w:rsidR="0020446B">
        <w:rPr>
          <w:rFonts w:ascii="Georgia" w:eastAsia="Times New Roman" w:hAnsi="Georgia" w:cs="Calibri"/>
          <w:color w:val="000000"/>
          <w:sz w:val="21"/>
          <w:szCs w:val="21"/>
        </w:rPr>
        <w:t>vermutlich</w:t>
      </w:r>
      <w:r w:rsidR="006C066E">
        <w:rPr>
          <w:rFonts w:ascii="Georgia" w:eastAsia="Times New Roman" w:hAnsi="Georgia" w:cs="Calibri"/>
          <w:color w:val="000000"/>
          <w:sz w:val="21"/>
          <w:szCs w:val="21"/>
        </w:rPr>
        <w:t xml:space="preserve"> in</w:t>
      </w:r>
      <w:r w:rsidR="00B33A31" w:rsidRPr="00520978">
        <w:rPr>
          <w:rFonts w:ascii="Georgia" w:eastAsia="Times New Roman" w:hAnsi="Georgia" w:cs="Calibri"/>
          <w:color w:val="000000"/>
          <w:sz w:val="21"/>
          <w:szCs w:val="21"/>
        </w:rPr>
        <w:t xml:space="preserve"> </w:t>
      </w:r>
      <w:r w:rsidR="0020446B" w:rsidRPr="00520978">
        <w:rPr>
          <w:rFonts w:ascii="Georgia" w:eastAsia="Times New Roman" w:hAnsi="Georgia" w:cs="Calibri"/>
          <w:color w:val="000000"/>
          <w:sz w:val="21"/>
          <w:szCs w:val="21"/>
        </w:rPr>
        <w:t>mein</w:t>
      </w:r>
      <w:r w:rsidR="0020446B">
        <w:rPr>
          <w:rFonts w:ascii="Georgia" w:eastAsia="Times New Roman" w:hAnsi="Georgia" w:cs="Calibri"/>
          <w:color w:val="000000"/>
          <w:sz w:val="21"/>
          <w:szCs w:val="21"/>
        </w:rPr>
        <w:t xml:space="preserve">em </w:t>
      </w:r>
      <w:r w:rsidR="0020446B" w:rsidRPr="00520978">
        <w:rPr>
          <w:rFonts w:ascii="Georgia" w:eastAsia="Times New Roman" w:hAnsi="Georgia" w:cs="Calibri"/>
          <w:color w:val="000000"/>
          <w:sz w:val="21"/>
          <w:szCs w:val="21"/>
        </w:rPr>
        <w:t>spätere</w:t>
      </w:r>
      <w:r w:rsidR="0020446B">
        <w:rPr>
          <w:rFonts w:ascii="Georgia" w:eastAsia="Times New Roman" w:hAnsi="Georgia" w:cs="Calibri"/>
          <w:color w:val="000000"/>
          <w:sz w:val="21"/>
          <w:szCs w:val="21"/>
        </w:rPr>
        <w:t>n Berufsleben</w:t>
      </w:r>
      <w:r w:rsidR="00B33A31" w:rsidRPr="00520978">
        <w:rPr>
          <w:rFonts w:ascii="Georgia" w:eastAsia="Times New Roman" w:hAnsi="Georgia" w:cs="Calibri"/>
          <w:color w:val="000000"/>
          <w:sz w:val="21"/>
          <w:szCs w:val="21"/>
        </w:rPr>
        <w:t xml:space="preserve"> </w:t>
      </w:r>
      <w:r w:rsidR="0020446B">
        <w:rPr>
          <w:rFonts w:ascii="Georgia" w:eastAsia="Times New Roman" w:hAnsi="Georgia" w:cs="Calibri"/>
          <w:color w:val="000000"/>
          <w:sz w:val="21"/>
          <w:szCs w:val="21"/>
        </w:rPr>
        <w:t xml:space="preserve">zu Gute kommen und sind somit der Grund </w:t>
      </w:r>
      <w:r w:rsidR="006C066E">
        <w:rPr>
          <w:rFonts w:ascii="Georgia" w:eastAsia="Times New Roman" w:hAnsi="Georgia" w:cs="Calibri"/>
          <w:color w:val="000000"/>
          <w:sz w:val="21"/>
          <w:szCs w:val="21"/>
        </w:rPr>
        <w:t>weshalb</w:t>
      </w:r>
      <w:r w:rsidR="0020446B">
        <w:rPr>
          <w:rFonts w:ascii="Georgia" w:eastAsia="Times New Roman" w:hAnsi="Georgia" w:cs="Calibri"/>
          <w:color w:val="000000"/>
          <w:sz w:val="21"/>
          <w:szCs w:val="21"/>
        </w:rPr>
        <w:t xml:space="preserve"> ich</w:t>
      </w:r>
      <w:r w:rsidR="006C066E">
        <w:rPr>
          <w:rFonts w:ascii="Georgia" w:eastAsia="Times New Roman" w:hAnsi="Georgia" w:cs="Calibri"/>
          <w:color w:val="000000"/>
          <w:sz w:val="21"/>
          <w:szCs w:val="21"/>
        </w:rPr>
        <w:t xml:space="preserve"> mich </w:t>
      </w:r>
      <w:r w:rsidR="0020446B" w:rsidRPr="002C37C5">
        <w:rPr>
          <w:rFonts w:ascii="Georgia" w:hAnsi="Georgia" w:cs="Times New Roman"/>
          <w:sz w:val="21"/>
          <w:szCs w:val="21"/>
        </w:rPr>
        <w:t xml:space="preserve">als Praktikant in Ihr Team </w:t>
      </w:r>
      <w:r w:rsidR="006C066E">
        <w:rPr>
          <w:rFonts w:ascii="Georgia" w:hAnsi="Georgia" w:cs="Times New Roman"/>
          <w:sz w:val="21"/>
          <w:szCs w:val="21"/>
        </w:rPr>
        <w:t>gerne mit</w:t>
      </w:r>
      <w:r w:rsidR="0020446B" w:rsidRPr="002C37C5">
        <w:rPr>
          <w:rFonts w:ascii="Georgia" w:hAnsi="Georgia" w:cs="Times New Roman"/>
          <w:sz w:val="21"/>
          <w:szCs w:val="21"/>
        </w:rPr>
        <w:t xml:space="preserve"> einbringe</w:t>
      </w:r>
      <w:r w:rsidR="0020446B">
        <w:rPr>
          <w:rFonts w:ascii="Georgia" w:hAnsi="Georgia" w:cs="Times New Roman"/>
          <w:sz w:val="21"/>
          <w:szCs w:val="21"/>
        </w:rPr>
        <w:t xml:space="preserve">n </w:t>
      </w:r>
      <w:del w:id="23" w:author="David Döbele" w:date="2023-02-14T19:24:00Z">
        <w:r w:rsidR="0020446B" w:rsidDel="00B159F0">
          <w:rPr>
            <w:rFonts w:ascii="Georgia" w:hAnsi="Georgia" w:cs="Times New Roman"/>
            <w:sz w:val="21"/>
            <w:szCs w:val="21"/>
          </w:rPr>
          <w:delText>würde</w:delText>
        </w:r>
      </w:del>
      <w:ins w:id="24" w:author="David Döbele" w:date="2023-02-14T19:24:00Z">
        <w:r w:rsidR="00B159F0">
          <w:rPr>
            <w:rFonts w:ascii="Georgia" w:hAnsi="Georgia" w:cs="Times New Roman"/>
            <w:sz w:val="21"/>
            <w:szCs w:val="21"/>
          </w:rPr>
          <w:t>möchte</w:t>
        </w:r>
      </w:ins>
      <w:r w:rsidR="0020446B">
        <w:rPr>
          <w:rFonts w:ascii="Georgia" w:hAnsi="Georgia" w:cs="Times New Roman"/>
          <w:sz w:val="21"/>
          <w:szCs w:val="21"/>
        </w:rPr>
        <w:t xml:space="preserve">. </w:t>
      </w:r>
    </w:p>
    <w:p w14:paraId="28CCE719" w14:textId="77777777" w:rsidR="002A6B60" w:rsidRPr="00C71F9E" w:rsidRDefault="002A6B60" w:rsidP="00955BE9">
      <w:pPr>
        <w:jc w:val="both"/>
        <w:rPr>
          <w:rFonts w:ascii="Georgia" w:hAnsi="Georgia" w:cs="Times New Roman"/>
          <w:sz w:val="12"/>
          <w:szCs w:val="12"/>
        </w:rPr>
      </w:pPr>
    </w:p>
    <w:p w14:paraId="6B6E7280" w14:textId="77777777" w:rsidR="00643B55" w:rsidRPr="00577BFC" w:rsidRDefault="00643B55" w:rsidP="00643B55">
      <w:pPr>
        <w:rPr>
          <w:rFonts w:ascii="Georgia" w:hAnsi="Georgia" w:cs="Times New Roman"/>
          <w:sz w:val="21"/>
          <w:szCs w:val="21"/>
        </w:rPr>
      </w:pPr>
      <w:r w:rsidRPr="00577BFC">
        <w:rPr>
          <w:rFonts w:ascii="Georgia" w:hAnsi="Georgia"/>
          <w:color w:val="FF0000"/>
          <w:sz w:val="21"/>
          <w:szCs w:val="21"/>
        </w:rPr>
        <w:t xml:space="preserve">Firmenname </w:t>
      </w:r>
      <w:r w:rsidRPr="00577BFC">
        <w:rPr>
          <w:rFonts w:ascii="Georgia" w:hAnsi="Georgia" w:cs="Times New Roman"/>
          <w:sz w:val="21"/>
          <w:szCs w:val="21"/>
        </w:rPr>
        <w:t>scheint mir für dieses Praktikum ideal</w:t>
      </w:r>
      <w:r>
        <w:rPr>
          <w:rFonts w:ascii="Georgia" w:hAnsi="Georgia" w:cs="Times New Roman"/>
          <w:sz w:val="21"/>
          <w:szCs w:val="21"/>
        </w:rPr>
        <w:t xml:space="preserve">, da sie mir mit </w:t>
      </w:r>
      <w:r w:rsidRPr="00DD7478">
        <w:rPr>
          <w:rFonts w:ascii="Georgia" w:hAnsi="Georgia" w:cs="Times New Roman"/>
          <w:color w:val="FF0000"/>
          <w:sz w:val="21"/>
          <w:szCs w:val="21"/>
        </w:rPr>
        <w:t>Ihrem kleinen Team/ Mentor Programm/ flachen Hierarchie/ langer Erfahrung/</w:t>
      </w:r>
      <w:r w:rsidRPr="00DD7478">
        <w:rPr>
          <w:color w:val="FF0000"/>
        </w:rPr>
        <w:t xml:space="preserve"> </w:t>
      </w:r>
      <w:r w:rsidRPr="00DD7478">
        <w:rPr>
          <w:rFonts w:ascii="Georgia" w:hAnsi="Georgia" w:cs="Times New Roman"/>
          <w:color w:val="FF0000"/>
          <w:sz w:val="21"/>
          <w:szCs w:val="21"/>
        </w:rPr>
        <w:t xml:space="preserve">modernen Unternehmensstruktur und der daraus resultierenden Lernumgebung/ Ihrer Expertise in der Branche </w:t>
      </w:r>
      <w:r w:rsidRPr="00DD7478">
        <w:rPr>
          <w:rFonts w:ascii="Georgia" w:hAnsi="Georgia" w:cs="Times New Roman"/>
          <w:sz w:val="21"/>
          <w:szCs w:val="21"/>
        </w:rPr>
        <w:t>eine steile Lernkurve bieten können</w:t>
      </w:r>
      <w:r>
        <w:rPr>
          <w:rFonts w:ascii="Georgia" w:hAnsi="Georgia" w:cs="Times New Roman"/>
          <w:sz w:val="21"/>
          <w:szCs w:val="21"/>
        </w:rPr>
        <w:t>. Zudem</w:t>
      </w:r>
      <w:r w:rsidRPr="00577BFC">
        <w:rPr>
          <w:rFonts w:ascii="Georgia" w:hAnsi="Georgia" w:cs="Times New Roman"/>
          <w:sz w:val="21"/>
          <w:szCs w:val="21"/>
        </w:rPr>
        <w:t xml:space="preserve"> bieten Sie Ihren Mitarbeitern eine </w:t>
      </w:r>
      <w:r>
        <w:rPr>
          <w:rFonts w:ascii="Georgia" w:hAnsi="Georgia" w:cs="Times New Roman"/>
          <w:sz w:val="21"/>
          <w:szCs w:val="21"/>
        </w:rPr>
        <w:t>moderne</w:t>
      </w:r>
      <w:r w:rsidRPr="00577BFC">
        <w:rPr>
          <w:rFonts w:ascii="Georgia" w:hAnsi="Georgia" w:cs="Times New Roman"/>
          <w:sz w:val="21"/>
          <w:szCs w:val="21"/>
        </w:rPr>
        <w:t xml:space="preserve"> und freundschaftliche Unternehmenskultur</w:t>
      </w:r>
      <w:r>
        <w:rPr>
          <w:rFonts w:ascii="Georgia" w:hAnsi="Georgia" w:cs="Times New Roman"/>
          <w:sz w:val="21"/>
          <w:szCs w:val="21"/>
        </w:rPr>
        <w:t>, so</w:t>
      </w:r>
      <w:r w:rsidRPr="00577BFC">
        <w:rPr>
          <w:rFonts w:ascii="Georgia" w:hAnsi="Georgia" w:cs="Times New Roman"/>
          <w:sz w:val="21"/>
          <w:szCs w:val="21"/>
        </w:rPr>
        <w:t xml:space="preserve"> </w:t>
      </w:r>
      <w:r>
        <w:rPr>
          <w:rFonts w:ascii="Georgia" w:hAnsi="Georgia" w:cs="Times New Roman"/>
          <w:sz w:val="21"/>
          <w:szCs w:val="21"/>
        </w:rPr>
        <w:t xml:space="preserve">kann </w:t>
      </w:r>
      <w:r w:rsidRPr="00577BFC">
        <w:rPr>
          <w:rFonts w:ascii="Georgia" w:hAnsi="Georgia" w:cs="Times New Roman"/>
          <w:sz w:val="21"/>
          <w:szCs w:val="21"/>
        </w:rPr>
        <w:t xml:space="preserve">ich mich persönlicher besonders gut mit </w:t>
      </w:r>
      <w:r>
        <w:rPr>
          <w:rFonts w:ascii="Georgia" w:hAnsi="Georgia" w:cs="Times New Roman"/>
          <w:sz w:val="21"/>
          <w:szCs w:val="21"/>
        </w:rPr>
        <w:t>W</w:t>
      </w:r>
      <w:r w:rsidRPr="00577BFC">
        <w:rPr>
          <w:rFonts w:ascii="Georgia" w:hAnsi="Georgia" w:cs="Times New Roman"/>
          <w:sz w:val="21"/>
          <w:szCs w:val="21"/>
        </w:rPr>
        <w:t xml:space="preserve">erten wie </w:t>
      </w:r>
      <w:r w:rsidRPr="00577BFC">
        <w:rPr>
          <w:rFonts w:ascii="Georgia" w:hAnsi="Georgia" w:cs="Times New Roman"/>
          <w:color w:val="FF0000"/>
          <w:sz w:val="21"/>
          <w:szCs w:val="21"/>
        </w:rPr>
        <w:t xml:space="preserve">Beispiel </w:t>
      </w:r>
      <w:r w:rsidRPr="00577BFC">
        <w:rPr>
          <w:rFonts w:ascii="Georgia" w:hAnsi="Georgia" w:cs="Times New Roman"/>
          <w:sz w:val="21"/>
          <w:szCs w:val="21"/>
        </w:rPr>
        <w:t xml:space="preserve">und </w:t>
      </w:r>
      <w:r w:rsidRPr="00577BFC">
        <w:rPr>
          <w:rFonts w:ascii="Georgia" w:hAnsi="Georgia" w:cs="Times New Roman"/>
          <w:color w:val="FF0000"/>
          <w:sz w:val="21"/>
          <w:szCs w:val="21"/>
        </w:rPr>
        <w:t xml:space="preserve">Beispiel </w:t>
      </w:r>
      <w:r w:rsidRPr="00577BFC">
        <w:rPr>
          <w:rFonts w:ascii="Georgia" w:hAnsi="Georgia" w:cs="Times New Roman"/>
          <w:sz w:val="21"/>
          <w:szCs w:val="21"/>
        </w:rPr>
        <w:t>identifizieren.</w:t>
      </w:r>
      <w:r w:rsidRPr="00DD7478">
        <w:rPr>
          <w:rFonts w:ascii="Georgia" w:hAnsi="Georgia" w:cs="Times New Roman"/>
          <w:color w:val="FF0000"/>
          <w:sz w:val="21"/>
          <w:szCs w:val="21"/>
        </w:rPr>
        <w:t xml:space="preserve"> </w:t>
      </w:r>
      <w:r w:rsidRPr="00577BFC">
        <w:rPr>
          <w:rFonts w:ascii="Georgia" w:hAnsi="Georgia" w:cs="Times New Roman"/>
          <w:color w:val="FF0000"/>
          <w:sz w:val="21"/>
          <w:szCs w:val="21"/>
        </w:rPr>
        <w:t>1 Individueller Satz</w:t>
      </w:r>
      <w:r>
        <w:rPr>
          <w:rFonts w:ascii="Georgia" w:hAnsi="Georgia" w:cs="Times New Roman"/>
          <w:color w:val="FF0000"/>
          <w:sz w:val="21"/>
          <w:szCs w:val="21"/>
        </w:rPr>
        <w:t xml:space="preserve"> evtl. </w:t>
      </w:r>
      <w:r w:rsidRPr="00577BFC">
        <w:rPr>
          <w:rFonts w:ascii="Georgia" w:hAnsi="Georgia" w:cs="Times New Roman"/>
          <w:sz w:val="21"/>
          <w:szCs w:val="21"/>
        </w:rPr>
        <w:t xml:space="preserve"> Besonders spannend finde ich auch Ihren starken Fokus auf der </w:t>
      </w:r>
      <w:proofErr w:type="spellStart"/>
      <w:r w:rsidRPr="00577BFC">
        <w:rPr>
          <w:rFonts w:ascii="Georgia" w:hAnsi="Georgia" w:cs="Times New Roman"/>
          <w:color w:val="FF0000"/>
          <w:sz w:val="21"/>
          <w:szCs w:val="21"/>
        </w:rPr>
        <w:t>XBranche</w:t>
      </w:r>
      <w:proofErr w:type="spellEnd"/>
      <w:r w:rsidRPr="00577BFC">
        <w:rPr>
          <w:rFonts w:ascii="Georgia" w:hAnsi="Georgia" w:cs="Times New Roman"/>
          <w:sz w:val="21"/>
          <w:szCs w:val="21"/>
        </w:rPr>
        <w:t xml:space="preserve">, insbesondere Ihre Mitarbeit beim Merger von </w:t>
      </w:r>
      <w:r w:rsidRPr="00577BFC">
        <w:rPr>
          <w:rFonts w:ascii="Georgia" w:hAnsi="Georgia" w:cs="Times New Roman"/>
          <w:color w:val="FF0000"/>
          <w:sz w:val="21"/>
          <w:szCs w:val="21"/>
        </w:rPr>
        <w:t xml:space="preserve">Beispiel </w:t>
      </w:r>
      <w:r w:rsidRPr="00577BFC">
        <w:rPr>
          <w:rFonts w:ascii="Georgia" w:hAnsi="Georgia" w:cs="Times New Roman"/>
          <w:sz w:val="21"/>
          <w:szCs w:val="21"/>
        </w:rPr>
        <w:t xml:space="preserve">und </w:t>
      </w:r>
      <w:r w:rsidRPr="00577BFC">
        <w:rPr>
          <w:rFonts w:ascii="Georgia" w:hAnsi="Georgia" w:cs="Times New Roman"/>
          <w:color w:val="FF0000"/>
          <w:sz w:val="21"/>
          <w:szCs w:val="21"/>
        </w:rPr>
        <w:t>Beispiel</w:t>
      </w:r>
      <w:r w:rsidRPr="00577BFC">
        <w:rPr>
          <w:rFonts w:ascii="Georgia" w:hAnsi="Georgia" w:cs="Times New Roman"/>
          <w:sz w:val="21"/>
          <w:szCs w:val="21"/>
        </w:rPr>
        <w:t xml:space="preserve">. Ich selbst beschäftige mich bereits seit einiger Zeit vor allem mit der </w:t>
      </w:r>
      <w:proofErr w:type="spellStart"/>
      <w:r w:rsidRPr="00577BFC">
        <w:rPr>
          <w:rFonts w:ascii="Georgia" w:hAnsi="Georgia" w:cs="Times New Roman"/>
          <w:color w:val="FF0000"/>
          <w:sz w:val="21"/>
          <w:szCs w:val="21"/>
        </w:rPr>
        <w:t>XIndustrie</w:t>
      </w:r>
      <w:proofErr w:type="spellEnd"/>
      <w:r w:rsidRPr="00577BFC">
        <w:rPr>
          <w:rFonts w:ascii="Georgia" w:hAnsi="Georgia" w:cs="Times New Roman"/>
          <w:sz w:val="21"/>
          <w:szCs w:val="21"/>
        </w:rPr>
        <w:t xml:space="preserve"> und sehe für die gesamte </w:t>
      </w:r>
      <w:proofErr w:type="spellStart"/>
      <w:r w:rsidRPr="00577BFC">
        <w:rPr>
          <w:rFonts w:ascii="Georgia" w:hAnsi="Georgia" w:cs="Times New Roman"/>
          <w:color w:val="FF0000"/>
          <w:sz w:val="21"/>
          <w:szCs w:val="21"/>
        </w:rPr>
        <w:t>XBranche</w:t>
      </w:r>
      <w:proofErr w:type="spellEnd"/>
      <w:r w:rsidRPr="00577BFC">
        <w:rPr>
          <w:rFonts w:ascii="Georgia" w:hAnsi="Georgia" w:cs="Times New Roman"/>
          <w:sz w:val="21"/>
          <w:szCs w:val="21"/>
        </w:rPr>
        <w:t xml:space="preserve"> enormes Wachstumspotential in den kommenden Jahren, was alleine durch den demografischen Wandel immer weiter beflügelt werden wird. Daher kann ich es mir sehr gut vorstellen, mich bei Berufseinstieg auf </w:t>
      </w:r>
      <w:proofErr w:type="spellStart"/>
      <w:r w:rsidRPr="00577BFC">
        <w:rPr>
          <w:rFonts w:ascii="Georgia" w:hAnsi="Georgia" w:cs="Times New Roman"/>
          <w:color w:val="FF0000"/>
          <w:sz w:val="21"/>
          <w:szCs w:val="21"/>
        </w:rPr>
        <w:t>XBranche</w:t>
      </w:r>
      <w:proofErr w:type="spellEnd"/>
      <w:r w:rsidRPr="00577BFC">
        <w:rPr>
          <w:rFonts w:ascii="Georgia" w:hAnsi="Georgia" w:cs="Times New Roman"/>
          <w:sz w:val="21"/>
          <w:szCs w:val="21"/>
        </w:rPr>
        <w:t xml:space="preserve"> festzulegen, wodurch Sie die perfekte Adresse für dieses Praktikum sind.</w:t>
      </w:r>
    </w:p>
    <w:p w14:paraId="672FD3CE" w14:textId="16F0300C" w:rsidR="002A6B60" w:rsidRPr="00C71F9E" w:rsidRDefault="002A6B60" w:rsidP="002A6B60">
      <w:pPr>
        <w:jc w:val="both"/>
        <w:rPr>
          <w:rFonts w:ascii="Georgia" w:hAnsi="Georgia" w:cs="Times New Roman"/>
          <w:sz w:val="12"/>
          <w:szCs w:val="12"/>
        </w:rPr>
      </w:pPr>
    </w:p>
    <w:p w14:paraId="272EB9A2" w14:textId="5B19F7CB" w:rsidR="002A6B60" w:rsidRDefault="00E244DD" w:rsidP="002A6B60">
      <w:pPr>
        <w:jc w:val="both"/>
        <w:rPr>
          <w:rFonts w:ascii="Georgia" w:hAnsi="Georgia" w:cs="Times New Roman"/>
          <w:sz w:val="21"/>
          <w:szCs w:val="21"/>
        </w:rPr>
      </w:pPr>
      <w:r>
        <w:rPr>
          <w:rFonts w:ascii="Georgia" w:hAnsi="Georgia" w:cs="Times New Roman"/>
          <w:sz w:val="21"/>
          <w:szCs w:val="21"/>
        </w:rPr>
        <w:t xml:space="preserve">Durch ein </w:t>
      </w:r>
      <w:r w:rsidR="002A6B60" w:rsidRPr="002C37C5">
        <w:rPr>
          <w:rFonts w:ascii="Georgia" w:hAnsi="Georgia" w:cs="Times New Roman"/>
          <w:sz w:val="21"/>
          <w:szCs w:val="21"/>
        </w:rPr>
        <w:t xml:space="preserve">Praktikum </w:t>
      </w:r>
      <w:r>
        <w:rPr>
          <w:rFonts w:ascii="Georgia" w:hAnsi="Georgia" w:cs="Times New Roman"/>
          <w:sz w:val="21"/>
          <w:szCs w:val="21"/>
        </w:rPr>
        <w:t xml:space="preserve">bei Ihnen </w:t>
      </w:r>
      <w:r w:rsidR="002A6B60" w:rsidRPr="002C37C5">
        <w:rPr>
          <w:rFonts w:ascii="Georgia" w:hAnsi="Georgia" w:cs="Times New Roman"/>
          <w:sz w:val="21"/>
          <w:szCs w:val="21"/>
        </w:rPr>
        <w:t xml:space="preserve">erhoffe ich mir eine steile Lernkurve sowie die Möglichkeit, meine eigenen Ideen mit einbringen zu dürfen und Verantwortung übernehmen zu können. Ich bin mir sicher, dass ich durch mein starkes Interesse an Investment Banking, meine hohe Einsatzbereitschaft </w:t>
      </w:r>
      <w:r>
        <w:rPr>
          <w:rFonts w:ascii="Georgia" w:hAnsi="Georgia" w:cs="Times New Roman"/>
          <w:sz w:val="21"/>
          <w:szCs w:val="21"/>
        </w:rPr>
        <w:t xml:space="preserve">und Belastbarkeit, </w:t>
      </w:r>
      <w:r w:rsidR="002A6B60" w:rsidRPr="002C37C5">
        <w:rPr>
          <w:rFonts w:ascii="Georgia" w:hAnsi="Georgia" w:cs="Times New Roman"/>
          <w:sz w:val="21"/>
          <w:szCs w:val="21"/>
        </w:rPr>
        <w:t xml:space="preserve">sowie meine hervorragenden analytischen Fähigkeiten eine Bereicherung für </w:t>
      </w:r>
      <w:r w:rsidRPr="00E244DD">
        <w:rPr>
          <w:rFonts w:ascii="Georgia" w:hAnsi="Georgia" w:cs="Times New Roman"/>
          <w:color w:val="FF0000"/>
          <w:sz w:val="21"/>
          <w:szCs w:val="21"/>
        </w:rPr>
        <w:t>Firma</w:t>
      </w:r>
      <w:r w:rsidR="002A6B60" w:rsidRPr="00E244DD">
        <w:rPr>
          <w:rFonts w:ascii="Georgia" w:hAnsi="Georgia" w:cs="Times New Roman"/>
          <w:color w:val="FF0000"/>
          <w:sz w:val="21"/>
          <w:szCs w:val="21"/>
        </w:rPr>
        <w:t xml:space="preserve"> </w:t>
      </w:r>
      <w:r w:rsidR="002A6B60" w:rsidRPr="002C37C5">
        <w:rPr>
          <w:rFonts w:ascii="Georgia" w:hAnsi="Georgia" w:cs="Times New Roman"/>
          <w:sz w:val="21"/>
          <w:szCs w:val="21"/>
        </w:rPr>
        <w:t xml:space="preserve">sein werde und würde mich sehr darüber freuen, Sie auch in einem persönlichen Gespräch von mir überzeugen zu dürfen.  </w:t>
      </w:r>
    </w:p>
    <w:p w14:paraId="0EED68A2" w14:textId="77777777" w:rsidR="00C71F9E" w:rsidRPr="006C4500" w:rsidRDefault="00C71F9E" w:rsidP="002A6B60">
      <w:pPr>
        <w:jc w:val="both"/>
        <w:rPr>
          <w:rFonts w:ascii="Georgia" w:hAnsi="Georgia" w:cs="Times New Roman"/>
          <w:sz w:val="21"/>
          <w:szCs w:val="21"/>
        </w:rPr>
      </w:pPr>
    </w:p>
    <w:p w14:paraId="01A3F1AC" w14:textId="129985FC" w:rsidR="00126731" w:rsidRDefault="002A6B60" w:rsidP="002A6B60">
      <w:pPr>
        <w:jc w:val="both"/>
        <w:rPr>
          <w:rFonts w:ascii="Georgia" w:hAnsi="Georgia" w:cs="Times New Roman"/>
          <w:sz w:val="21"/>
          <w:szCs w:val="21"/>
        </w:rPr>
      </w:pPr>
      <w:r w:rsidRPr="002C37C5">
        <w:rPr>
          <w:rFonts w:ascii="Georgia" w:hAnsi="Georgia" w:cs="Times New Roman"/>
          <w:sz w:val="21"/>
          <w:szCs w:val="21"/>
        </w:rPr>
        <w:t>Mit freundlichen Grüßen</w:t>
      </w:r>
    </w:p>
    <w:p w14:paraId="1DA08BB4" w14:textId="79CA8134" w:rsidR="00DD1523" w:rsidRPr="004D42F4" w:rsidRDefault="004D42F4" w:rsidP="000C3413">
      <w:pPr>
        <w:jc w:val="both"/>
        <w:rPr>
          <w:rFonts w:ascii="Georgia" w:hAnsi="Georgia" w:cs="Times New Roman"/>
          <w:sz w:val="21"/>
          <w:szCs w:val="21"/>
        </w:rPr>
      </w:pPr>
      <w:r>
        <w:rPr>
          <w:rFonts w:ascii="Times New Roman" w:eastAsia="Times New Roman" w:hAnsi="Times New Roman" w:cs="Times New Roman"/>
          <w:noProof/>
          <w:color w:val="000000"/>
          <w:sz w:val="18"/>
          <w:szCs w:val="18"/>
        </w:rPr>
        <w:drawing>
          <wp:anchor distT="0" distB="0" distL="114300" distR="114300" simplePos="0" relativeHeight="251658240" behindDoc="1" locked="0" layoutInCell="1" allowOverlap="1" wp14:anchorId="0C6D0646" wp14:editId="6F3B19A8">
            <wp:simplePos x="0" y="0"/>
            <wp:positionH relativeFrom="column">
              <wp:posOffset>-145415</wp:posOffset>
            </wp:positionH>
            <wp:positionV relativeFrom="paragraph">
              <wp:posOffset>162445</wp:posOffset>
            </wp:positionV>
            <wp:extent cx="1526540" cy="368935"/>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26540" cy="368935"/>
                    </a:xfrm>
                    <a:prstGeom prst="rect">
                      <a:avLst/>
                    </a:prstGeom>
                  </pic:spPr>
                </pic:pic>
              </a:graphicData>
            </a:graphic>
            <wp14:sizeRelH relativeFrom="page">
              <wp14:pctWidth>0</wp14:pctWidth>
            </wp14:sizeRelH>
            <wp14:sizeRelV relativeFrom="page">
              <wp14:pctHeight>0</wp14:pctHeight>
            </wp14:sizeRelV>
          </wp:anchor>
        </w:drawing>
      </w:r>
      <w:r w:rsidR="00126731">
        <w:rPr>
          <w:rFonts w:ascii="Georgia" w:hAnsi="Georgia" w:cs="Times New Roman"/>
          <w:sz w:val="21"/>
          <w:szCs w:val="21"/>
        </w:rPr>
        <w:t>Jauron Gunther Dam</w:t>
      </w:r>
    </w:p>
    <w:sectPr w:rsidR="00DD1523" w:rsidRPr="004D42F4" w:rsidSect="006C4500">
      <w:pgSz w:w="11900" w:h="16840"/>
      <w:pgMar w:top="851" w:right="964" w:bottom="624"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A3BBD" w14:textId="77777777" w:rsidR="001136F1" w:rsidRDefault="001136F1" w:rsidP="00A156B9">
      <w:r>
        <w:separator/>
      </w:r>
    </w:p>
  </w:endnote>
  <w:endnote w:type="continuationSeparator" w:id="0">
    <w:p w14:paraId="3C7BA368" w14:textId="77777777" w:rsidR="001136F1" w:rsidRDefault="001136F1"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D9866" w14:textId="77777777" w:rsidR="001136F1" w:rsidRDefault="001136F1" w:rsidP="00A156B9">
      <w:r>
        <w:separator/>
      </w:r>
    </w:p>
  </w:footnote>
  <w:footnote w:type="continuationSeparator" w:id="0">
    <w:p w14:paraId="75416727" w14:textId="77777777" w:rsidR="001136F1" w:rsidRDefault="001136F1"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2587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4"/>
  <w:proofState w:spelling="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74137"/>
    <w:rsid w:val="000A0AF7"/>
    <w:rsid w:val="000C3413"/>
    <w:rsid w:val="000E5917"/>
    <w:rsid w:val="000F2F6E"/>
    <w:rsid w:val="00100E30"/>
    <w:rsid w:val="001057F0"/>
    <w:rsid w:val="001136F1"/>
    <w:rsid w:val="00126731"/>
    <w:rsid w:val="00134FD4"/>
    <w:rsid w:val="001476D4"/>
    <w:rsid w:val="001553C0"/>
    <w:rsid w:val="0017795A"/>
    <w:rsid w:val="00185DAD"/>
    <w:rsid w:val="001C3673"/>
    <w:rsid w:val="001E3E00"/>
    <w:rsid w:val="001E6FC7"/>
    <w:rsid w:val="0020446B"/>
    <w:rsid w:val="00207BD4"/>
    <w:rsid w:val="00235669"/>
    <w:rsid w:val="00284FE4"/>
    <w:rsid w:val="002A1EDF"/>
    <w:rsid w:val="002A6B60"/>
    <w:rsid w:val="002C37C5"/>
    <w:rsid w:val="003112EA"/>
    <w:rsid w:val="0032583B"/>
    <w:rsid w:val="003328F3"/>
    <w:rsid w:val="00376E4C"/>
    <w:rsid w:val="003831AA"/>
    <w:rsid w:val="003B2432"/>
    <w:rsid w:val="003C0453"/>
    <w:rsid w:val="003F7403"/>
    <w:rsid w:val="00404FEB"/>
    <w:rsid w:val="00407537"/>
    <w:rsid w:val="00416C92"/>
    <w:rsid w:val="00444DE6"/>
    <w:rsid w:val="00452438"/>
    <w:rsid w:val="004A6740"/>
    <w:rsid w:val="004C1D48"/>
    <w:rsid w:val="004D42F4"/>
    <w:rsid w:val="0051624B"/>
    <w:rsid w:val="005A7876"/>
    <w:rsid w:val="005C18A8"/>
    <w:rsid w:val="005C45BA"/>
    <w:rsid w:val="00623FD8"/>
    <w:rsid w:val="00641688"/>
    <w:rsid w:val="0064311F"/>
    <w:rsid w:val="00643B55"/>
    <w:rsid w:val="006A3056"/>
    <w:rsid w:val="006C066E"/>
    <w:rsid w:val="006C3E20"/>
    <w:rsid w:val="006C4500"/>
    <w:rsid w:val="0070635E"/>
    <w:rsid w:val="007271B0"/>
    <w:rsid w:val="007307F4"/>
    <w:rsid w:val="00755109"/>
    <w:rsid w:val="0076389E"/>
    <w:rsid w:val="0078695D"/>
    <w:rsid w:val="007950E2"/>
    <w:rsid w:val="007C24A1"/>
    <w:rsid w:val="007E3211"/>
    <w:rsid w:val="00836AC0"/>
    <w:rsid w:val="00894D21"/>
    <w:rsid w:val="008C77FC"/>
    <w:rsid w:val="008D5621"/>
    <w:rsid w:val="008F7948"/>
    <w:rsid w:val="00955BE9"/>
    <w:rsid w:val="009F25E5"/>
    <w:rsid w:val="009F2E7C"/>
    <w:rsid w:val="009F47B4"/>
    <w:rsid w:val="009F50E5"/>
    <w:rsid w:val="00A156B9"/>
    <w:rsid w:val="00A16303"/>
    <w:rsid w:val="00A3280A"/>
    <w:rsid w:val="00A407F1"/>
    <w:rsid w:val="00AA7FE9"/>
    <w:rsid w:val="00AC4E2A"/>
    <w:rsid w:val="00AF4C54"/>
    <w:rsid w:val="00B159F0"/>
    <w:rsid w:val="00B27710"/>
    <w:rsid w:val="00B33A31"/>
    <w:rsid w:val="00B34470"/>
    <w:rsid w:val="00B7517D"/>
    <w:rsid w:val="00B804AF"/>
    <w:rsid w:val="00B843C4"/>
    <w:rsid w:val="00B87BB7"/>
    <w:rsid w:val="00BB6CCF"/>
    <w:rsid w:val="00BC6398"/>
    <w:rsid w:val="00BF708A"/>
    <w:rsid w:val="00C10FCC"/>
    <w:rsid w:val="00C16765"/>
    <w:rsid w:val="00C247DD"/>
    <w:rsid w:val="00C4564A"/>
    <w:rsid w:val="00C71F9E"/>
    <w:rsid w:val="00C8052F"/>
    <w:rsid w:val="00CA6FE3"/>
    <w:rsid w:val="00D15FA0"/>
    <w:rsid w:val="00D3246D"/>
    <w:rsid w:val="00D54045"/>
    <w:rsid w:val="00D648FF"/>
    <w:rsid w:val="00D64CB6"/>
    <w:rsid w:val="00D67C61"/>
    <w:rsid w:val="00DD1523"/>
    <w:rsid w:val="00DF2508"/>
    <w:rsid w:val="00E01186"/>
    <w:rsid w:val="00E244DD"/>
    <w:rsid w:val="00E3243A"/>
    <w:rsid w:val="00E825FF"/>
    <w:rsid w:val="00EA6931"/>
    <w:rsid w:val="00EB6E52"/>
    <w:rsid w:val="00EB7B50"/>
    <w:rsid w:val="00EE44B0"/>
    <w:rsid w:val="00F06D19"/>
    <w:rsid w:val="00F0754A"/>
    <w:rsid w:val="00F17E63"/>
    <w:rsid w:val="00F32BA5"/>
    <w:rsid w:val="00F40192"/>
    <w:rsid w:val="00F52833"/>
    <w:rsid w:val="00F7199D"/>
    <w:rsid w:val="00FB2B88"/>
    <w:rsid w:val="00FC27DA"/>
    <w:rsid w:val="00FD62BF"/>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FD6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716735">
      <w:bodyDiv w:val="1"/>
      <w:marLeft w:val="0"/>
      <w:marRight w:val="0"/>
      <w:marTop w:val="0"/>
      <w:marBottom w:val="0"/>
      <w:divBdr>
        <w:top w:val="none" w:sz="0" w:space="0" w:color="auto"/>
        <w:left w:val="none" w:sz="0" w:space="0" w:color="auto"/>
        <w:bottom w:val="none" w:sz="0" w:space="0" w:color="auto"/>
        <w:right w:val="none" w:sz="0" w:space="0" w:color="auto"/>
      </w:divBdr>
    </w:div>
    <w:div w:id="756096877">
      <w:bodyDiv w:val="1"/>
      <w:marLeft w:val="0"/>
      <w:marRight w:val="0"/>
      <w:marTop w:val="0"/>
      <w:marBottom w:val="0"/>
      <w:divBdr>
        <w:top w:val="none" w:sz="0" w:space="0" w:color="auto"/>
        <w:left w:val="none" w:sz="0" w:space="0" w:color="auto"/>
        <w:bottom w:val="none" w:sz="0" w:space="0" w:color="auto"/>
        <w:right w:val="none" w:sz="0" w:space="0" w:color="auto"/>
      </w:divBdr>
      <w:divsChild>
        <w:div w:id="139225734">
          <w:marLeft w:val="0"/>
          <w:marRight w:val="0"/>
          <w:marTop w:val="0"/>
          <w:marBottom w:val="0"/>
          <w:divBdr>
            <w:top w:val="none" w:sz="0" w:space="0" w:color="auto"/>
            <w:left w:val="none" w:sz="0" w:space="0" w:color="auto"/>
            <w:bottom w:val="none" w:sz="0" w:space="0" w:color="auto"/>
            <w:right w:val="none" w:sz="0" w:space="0" w:color="auto"/>
          </w:divBdr>
          <w:divsChild>
            <w:div w:id="436559869">
              <w:marLeft w:val="0"/>
              <w:marRight w:val="0"/>
              <w:marTop w:val="0"/>
              <w:marBottom w:val="0"/>
              <w:divBdr>
                <w:top w:val="none" w:sz="0" w:space="0" w:color="auto"/>
                <w:left w:val="none" w:sz="0" w:space="0" w:color="auto"/>
                <w:bottom w:val="none" w:sz="0" w:space="0" w:color="auto"/>
                <w:right w:val="none" w:sz="0" w:space="0" w:color="auto"/>
              </w:divBdr>
              <w:divsChild>
                <w:div w:id="16209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663</Words>
  <Characters>4182</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17</cp:revision>
  <dcterms:created xsi:type="dcterms:W3CDTF">2023-02-10T00:31:00Z</dcterms:created>
  <dcterms:modified xsi:type="dcterms:W3CDTF">2023-02-14T18:24:00Z</dcterms:modified>
</cp:coreProperties>
</file>