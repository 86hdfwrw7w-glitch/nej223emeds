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3684"/>
        <w:gridCol w:w="420"/>
        <w:gridCol w:w="147"/>
        <w:gridCol w:w="284"/>
        <w:gridCol w:w="425"/>
        <w:gridCol w:w="142"/>
        <w:gridCol w:w="283"/>
        <w:gridCol w:w="428"/>
        <w:gridCol w:w="850"/>
        <w:gridCol w:w="282"/>
        <w:gridCol w:w="1703"/>
        <w:gridCol w:w="140"/>
        <w:tblGridChange w:id="0">
          <w:tblGrid>
            <w:gridCol w:w="1417"/>
            <w:gridCol w:w="3684"/>
            <w:gridCol w:w="420"/>
            <w:gridCol w:w="147"/>
            <w:gridCol w:w="284"/>
            <w:gridCol w:w="425"/>
            <w:gridCol w:w="142"/>
            <w:gridCol w:w="283"/>
            <w:gridCol w:w="1560"/>
            <w:gridCol w:w="1703"/>
            <w:gridCol w:w="140"/>
          </w:tblGrid>
        </w:tblGridChange>
      </w:tblGrid>
      <w:tr w:rsidR="00E55D90" w:rsidRPr="00F44F5F" w14:paraId="487AC9CE" w14:textId="77777777" w:rsidTr="00C82B34">
        <w:trPr>
          <w:trHeight w:val="283"/>
        </w:trPr>
        <w:tc>
          <w:tcPr>
            <w:tcW w:w="10205" w:type="dxa"/>
            <w:gridSpan w:val="13"/>
            <w:vAlign w:val="bottom"/>
          </w:tcPr>
          <w:p w14:paraId="0CBC6997" w14:textId="594E52D7" w:rsidR="00E55D90" w:rsidRPr="00F44F5F" w:rsidRDefault="00AC671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Nick</w:t>
            </w:r>
            <w:r w:rsidR="00E55D90" w:rsidRPr="00F44F5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M</w:t>
            </w: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oser</w:t>
            </w:r>
          </w:p>
          <w:p w14:paraId="2D363F9A" w14:textId="34C1167B" w:rsidR="00F44F5F" w:rsidRPr="00F44F5F" w:rsidRDefault="00AC671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Am Zuckerberg 33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Ludwigsburg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71640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Deutschland</w:t>
            </w:r>
          </w:p>
          <w:p w14:paraId="135895E2" w14:textId="3AA3FD9E" w:rsidR="00F44F5F" w:rsidRPr="00F44F5F" w:rsidRDefault="00AC671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nickmoser@gmx.net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29283120</w:t>
            </w:r>
          </w:p>
        </w:tc>
      </w:tr>
      <w:tr w:rsidR="002508C2" w:rsidRPr="00F44F5F" w14:paraId="0FCADE56" w14:textId="77777777" w:rsidTr="00C82B34">
        <w:trPr>
          <w:trHeight w:val="397"/>
        </w:trPr>
        <w:tc>
          <w:tcPr>
            <w:tcW w:w="10205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C82B34" w:rsidRDefault="00F44F5F" w:rsidP="00F44F5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82B34">
              <w:rPr>
                <w:rFonts w:ascii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D1492F" w:rsidRPr="00F44F5F" w14:paraId="7D1DEBF7" w14:textId="77777777" w:rsidTr="001831EC">
        <w:trPr>
          <w:trHeight w:val="346"/>
        </w:trPr>
        <w:tc>
          <w:tcPr>
            <w:tcW w:w="6802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25504359" w:rsidR="00D1492F" w:rsidRPr="00F44F5F" w:rsidRDefault="00D500F6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Stuttgart </w:t>
            </w:r>
          </w:p>
        </w:tc>
        <w:tc>
          <w:tcPr>
            <w:tcW w:w="3403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1D3BA79D" w:rsidR="00D1492F" w:rsidRPr="00F44F5F" w:rsidRDefault="00D500F6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D1492F" w:rsidRPr="00F44F5F" w14:paraId="61E5D482" w14:textId="77777777" w:rsidTr="00C82B34">
        <w:tc>
          <w:tcPr>
            <w:tcW w:w="5521" w:type="dxa"/>
            <w:gridSpan w:val="3"/>
          </w:tcPr>
          <w:p w14:paraId="11CB9A0F" w14:textId="4DB63362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</w:t>
            </w:r>
            <w:r w:rsidR="00D500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irtschaftsinformatik (aktueller Schnitt: 1,5)</w:t>
            </w:r>
          </w:p>
        </w:tc>
        <w:tc>
          <w:tcPr>
            <w:tcW w:w="4684" w:type="dxa"/>
            <w:gridSpan w:val="10"/>
          </w:tcPr>
          <w:p w14:paraId="419A9228" w14:textId="31A0A52E" w:rsidR="00D1492F" w:rsidRPr="00F44F5F" w:rsidRDefault="00D500F6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10/2023 </w:t>
            </w:r>
            <w:r w:rsidR="00AC671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="00A144E4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AC6713">
              <w:rPr>
                <w:rFonts w:ascii="Times New Roman" w:hAnsi="Times New Roman" w:cs="Times New Roman"/>
                <w:sz w:val="20"/>
                <w:szCs w:val="20"/>
              </w:rPr>
              <w:t>eute</w:t>
            </w:r>
          </w:p>
        </w:tc>
      </w:tr>
      <w:tr w:rsidR="009532C0" w:rsidRPr="00F44F5F" w14:paraId="4A5A9A42" w14:textId="77777777" w:rsidTr="009532C0">
        <w:tblPrEx>
          <w:tblW w:w="10205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4-08-23T22:50:00Z" w16du:dateUtc="2024-08-23T20:50:00Z">
            <w:tblPrEx>
              <w:tblW w:w="10205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ins w:id="2" w:author="David Döbele" w:date="2024-08-23T22:50:00Z" w16du:dateUtc="2024-08-23T20:50:00Z"/>
        </w:trPr>
        <w:tc>
          <w:tcPr>
            <w:tcW w:w="10065" w:type="dxa"/>
            <w:gridSpan w:val="12"/>
            <w:tcPrChange w:id="3" w:author="David Döbele" w:date="2024-08-23T22:50:00Z" w16du:dateUtc="2024-08-23T20:50:00Z">
              <w:tcPr>
                <w:tcW w:w="5521" w:type="dxa"/>
                <w:gridSpan w:val="3"/>
              </w:tcPr>
            </w:tcPrChange>
          </w:tcPr>
          <w:p w14:paraId="33FB211C" w14:textId="694205BA" w:rsidR="009532C0" w:rsidRPr="009532C0" w:rsidRDefault="009532C0" w:rsidP="009532C0">
            <w:pPr>
              <w:pStyle w:val="Listenabsatz"/>
              <w:numPr>
                <w:ilvl w:val="0"/>
                <w:numId w:val="27"/>
              </w:numPr>
              <w:rPr>
                <w:ins w:id="4" w:author="David Döbele" w:date="2024-08-23T22:50:00Z" w16du:dateUtc="2024-08-23T20:50:00Z"/>
                <w:rFonts w:ascii="Times New Roman" w:hAnsi="Times New Roman" w:cs="Times New Roman"/>
                <w:i/>
                <w:iCs/>
                <w:sz w:val="20"/>
                <w:szCs w:val="20"/>
                <w:rPrChange w:id="5" w:author="David Döbele" w:date="2024-08-23T22:50:00Z" w16du:dateUtc="2024-08-23T20:50:00Z">
                  <w:rPr>
                    <w:ins w:id="6" w:author="David Döbele" w:date="2024-08-23T22:50:00Z" w16du:dateUtc="2024-08-23T20:50:00Z"/>
                    <w:i/>
                    <w:iCs/>
                  </w:rPr>
                </w:rPrChange>
              </w:rPr>
              <w:pPrChange w:id="7" w:author="David Döbele" w:date="2024-08-23T22:50:00Z" w16du:dateUtc="2024-08-23T20:50:00Z">
                <w:pPr/>
              </w:pPrChange>
            </w:pPr>
            <w:ins w:id="8" w:author="David Döbele" w:date="2024-08-23T22:50:00Z" w16du:dateUtc="2024-08-23T20:50:00Z">
              <w:r>
                <w:rPr>
                  <w:rFonts w:ascii="Times New Roman" w:hAnsi="Times New Roman" w:cs="Times New Roman"/>
                  <w:sz w:val="20"/>
                  <w:szCs w:val="20"/>
                </w:rPr>
                <w:t>Mitglied im Stuttgart Finance Club</w:t>
              </w:r>
            </w:ins>
          </w:p>
        </w:tc>
        <w:tc>
          <w:tcPr>
            <w:tcW w:w="140" w:type="dxa"/>
            <w:tcPrChange w:id="9" w:author="David Döbele" w:date="2024-08-23T22:50:00Z" w16du:dateUtc="2024-08-23T20:50:00Z">
              <w:tcPr>
                <w:tcW w:w="4684" w:type="dxa"/>
                <w:gridSpan w:val="8"/>
              </w:tcPr>
            </w:tcPrChange>
          </w:tcPr>
          <w:p w14:paraId="4431ECEA" w14:textId="77777777" w:rsidR="009532C0" w:rsidRDefault="009532C0" w:rsidP="009532C0">
            <w:pPr>
              <w:jc w:val="right"/>
              <w:rPr>
                <w:ins w:id="10" w:author="David Döbele" w:date="2024-08-23T22:50:00Z" w16du:dateUtc="2024-08-23T20:50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532C0" w:rsidRPr="00F44F5F" w14:paraId="6B19CF91" w14:textId="77777777" w:rsidTr="001831EC">
        <w:trPr>
          <w:trHeight w:val="346"/>
        </w:trPr>
        <w:tc>
          <w:tcPr>
            <w:tcW w:w="5668" w:type="dxa"/>
            <w:gridSpan w:val="4"/>
            <w:vAlign w:val="bottom"/>
          </w:tcPr>
          <w:p w14:paraId="54F7169D" w14:textId="3BF21CD9" w:rsidR="009532C0" w:rsidRPr="00F44F5F" w:rsidRDefault="009532C0" w:rsidP="009532C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Friedrich-Schiller-Gymnasium </w:t>
            </w:r>
          </w:p>
        </w:tc>
        <w:tc>
          <w:tcPr>
            <w:tcW w:w="4537" w:type="dxa"/>
            <w:gridSpan w:val="9"/>
            <w:vAlign w:val="bottom"/>
          </w:tcPr>
          <w:p w14:paraId="262B6DA3" w14:textId="0E56FBDC" w:rsidR="009532C0" w:rsidRPr="00F44F5F" w:rsidRDefault="009532C0" w:rsidP="009532C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9532C0" w:rsidRPr="00F44F5F" w14:paraId="263521E3" w14:textId="77777777" w:rsidTr="00C82B34">
        <w:trPr>
          <w:trHeight w:val="57"/>
        </w:trPr>
        <w:tc>
          <w:tcPr>
            <w:tcW w:w="5668" w:type="dxa"/>
            <w:gridSpan w:val="4"/>
          </w:tcPr>
          <w:p w14:paraId="36282A3A" w14:textId="0CA04F2A" w:rsidR="009532C0" w:rsidRPr="00F44F5F" w:rsidRDefault="009532C0" w:rsidP="009532C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Allgemeine Hochschulreife (Note: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2,1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7" w:type="dxa"/>
            <w:gridSpan w:val="9"/>
          </w:tcPr>
          <w:p w14:paraId="3DE8C75D" w14:textId="6C0BC9D0" w:rsidR="009532C0" w:rsidRPr="00F44F5F" w:rsidRDefault="009532C0" w:rsidP="009532C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09/2008 – 06/2016</w:t>
            </w:r>
          </w:p>
        </w:tc>
      </w:tr>
      <w:tr w:rsidR="009532C0" w:rsidRPr="00F44F5F" w14:paraId="27601A10" w14:textId="77777777" w:rsidTr="00C82B34">
        <w:trPr>
          <w:trHeight w:val="57"/>
        </w:trPr>
        <w:tc>
          <w:tcPr>
            <w:tcW w:w="10205" w:type="dxa"/>
            <w:gridSpan w:val="13"/>
          </w:tcPr>
          <w:p w14:paraId="6ECF7248" w14:textId="38C9D568" w:rsidR="009532C0" w:rsidRPr="00FE0496" w:rsidRDefault="009532C0" w:rsidP="009532C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Schwerpunktfächer: Mathematik (1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Physik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Wirtschaft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</w:t>
            </w:r>
          </w:p>
        </w:tc>
      </w:tr>
      <w:tr w:rsidR="009532C0" w:rsidRPr="00F44F5F" w14:paraId="3A2665B3" w14:textId="77777777" w:rsidTr="00C82B34">
        <w:trPr>
          <w:trHeight w:val="397"/>
        </w:trPr>
        <w:tc>
          <w:tcPr>
            <w:tcW w:w="10205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D97A35" w:rsidR="009532C0" w:rsidRPr="00F44F5F" w:rsidRDefault="009532C0" w:rsidP="009532C0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9532C0" w:rsidRPr="00F44F5F" w14:paraId="01653441" w14:textId="77777777" w:rsidTr="00F25825">
        <w:trPr>
          <w:trHeight w:val="346"/>
        </w:trPr>
        <w:tc>
          <w:tcPr>
            <w:tcW w:w="6519" w:type="dxa"/>
            <w:gridSpan w:val="7"/>
            <w:vAlign w:val="bottom"/>
          </w:tcPr>
          <w:p w14:paraId="78DD7436" w14:textId="1C2A188A" w:rsidR="009532C0" w:rsidRDefault="009532C0" w:rsidP="009532C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PwC GmbH Wirtschaftsprüfungsgesellschaft</w:t>
            </w:r>
          </w:p>
        </w:tc>
        <w:tc>
          <w:tcPr>
            <w:tcW w:w="3686" w:type="dxa"/>
            <w:gridSpan w:val="6"/>
            <w:vAlign w:val="bottom"/>
          </w:tcPr>
          <w:p w14:paraId="62C02C02" w14:textId="39204A4B" w:rsidR="009532C0" w:rsidRDefault="009532C0" w:rsidP="009532C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9532C0" w:rsidRPr="00F44F5F" w14:paraId="2DB1C7F2" w14:textId="77777777" w:rsidTr="009532C0">
        <w:tblPrEx>
          <w:tblW w:w="10205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1" w:author="David Döbele" w:date="2024-08-23T22:48:00Z" w16du:dateUtc="2024-08-23T20:48:00Z">
            <w:tblPrEx>
              <w:tblW w:w="10205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25"/>
          <w:trPrChange w:id="12" w:author="David Döbele" w:date="2024-08-23T22:48:00Z" w16du:dateUtc="2024-08-23T20:48:00Z">
            <w:trPr>
              <w:trHeight w:val="125"/>
            </w:trPr>
          </w:trPrChange>
        </w:trPr>
        <w:tc>
          <w:tcPr>
            <w:tcW w:w="7230" w:type="dxa"/>
            <w:gridSpan w:val="9"/>
            <w:vAlign w:val="bottom"/>
            <w:tcPrChange w:id="13" w:author="David Döbele" w:date="2024-08-23T22:48:00Z" w16du:dateUtc="2024-08-23T20:48:00Z">
              <w:tcPr>
                <w:tcW w:w="6519" w:type="dxa"/>
                <w:gridSpan w:val="7"/>
                <w:vAlign w:val="bottom"/>
              </w:tcPr>
            </w:tcPrChange>
          </w:tcPr>
          <w:p w14:paraId="45685D98" w14:textId="6D1DD5FD" w:rsidR="009532C0" w:rsidRDefault="009532C0" w:rsidP="009532C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Praktikum im Bereich Assurance Solutions/Audit (geplant, Vertrag bereits unterzeichnet)</w:t>
            </w:r>
          </w:p>
        </w:tc>
        <w:tc>
          <w:tcPr>
            <w:tcW w:w="2975" w:type="dxa"/>
            <w:gridSpan w:val="4"/>
            <w:tcPrChange w:id="14" w:author="David Döbele" w:date="2024-08-23T22:48:00Z" w16du:dateUtc="2024-08-23T20:48:00Z">
              <w:tcPr>
                <w:tcW w:w="3686" w:type="dxa"/>
                <w:gridSpan w:val="4"/>
              </w:tcPr>
            </w:tcPrChange>
          </w:tcPr>
          <w:p w14:paraId="4FDB5DFE" w14:textId="42A09B3D" w:rsidR="009532C0" w:rsidRDefault="009532C0" w:rsidP="009532C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del w:id="15" w:author="David Döbele" w:date="2024-08-23T22:49:00Z" w16du:dateUtc="2024-08-23T20:49:00Z">
              <w:r w:rsidDel="009532C0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1.11.2024</w:delText>
              </w:r>
            </w:del>
            <w:ins w:id="16" w:author="David Döbele" w:date="2024-08-23T22:49:00Z" w16du:dateUtc="2024-08-23T20:49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11/2024</w:t>
              </w:r>
            </w:ins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del w:id="17" w:author="David Döbele" w:date="2024-08-23T22:49:00Z" w16du:dateUtc="2024-08-23T20:49:00Z">
              <w:r w:rsidDel="009532C0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31.01.2025</w:delText>
              </w:r>
            </w:del>
            <w:ins w:id="18" w:author="David Döbele" w:date="2024-08-23T22:49:00Z" w16du:dateUtc="2024-08-23T20:49:00Z"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01/2025</w:t>
              </w:r>
            </w:ins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</w:tr>
      <w:tr w:rsidR="009532C0" w:rsidRPr="00F44F5F" w14:paraId="2FE19615" w14:textId="77777777" w:rsidTr="009532C0">
        <w:tblPrEx>
          <w:tblW w:w="10205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9" w:author="David Döbele" w:date="2024-08-23T22:49:00Z" w16du:dateUtc="2024-08-23T20:49:00Z">
            <w:tblPrEx>
              <w:tblW w:w="10205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25"/>
          <w:trPrChange w:id="20" w:author="David Döbele" w:date="2024-08-23T22:49:00Z" w16du:dateUtc="2024-08-23T20:49:00Z">
            <w:trPr>
              <w:trHeight w:val="125"/>
            </w:trPr>
          </w:trPrChange>
        </w:trPr>
        <w:tc>
          <w:tcPr>
            <w:tcW w:w="8080" w:type="dxa"/>
            <w:gridSpan w:val="10"/>
            <w:vAlign w:val="bottom"/>
            <w:tcPrChange w:id="21" w:author="David Döbele" w:date="2024-08-23T22:49:00Z" w16du:dateUtc="2024-08-23T20:49:00Z">
              <w:tcPr>
                <w:tcW w:w="6519" w:type="dxa"/>
                <w:gridSpan w:val="7"/>
                <w:vAlign w:val="bottom"/>
              </w:tcPr>
            </w:tcPrChange>
          </w:tcPr>
          <w:p w14:paraId="7C019245" w14:textId="49177525" w:rsidR="009532C0" w:rsidRDefault="009532C0" w:rsidP="009532C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Geplant ist das Prüfen von Forderungen und Verbindlichkeiten bei Mandanten</w:t>
            </w:r>
          </w:p>
          <w:p w14:paraId="4324AF6E" w14:textId="363C3C5D" w:rsidR="009532C0" w:rsidRPr="00F25825" w:rsidRDefault="009532C0" w:rsidP="009532C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Geplant sind regelmäßige Reisen zum Mandanten und Teilnahme an Meetings</w:t>
            </w:r>
          </w:p>
        </w:tc>
        <w:tc>
          <w:tcPr>
            <w:tcW w:w="2125" w:type="dxa"/>
            <w:gridSpan w:val="3"/>
            <w:tcPrChange w:id="22" w:author="David Döbele" w:date="2024-08-23T22:49:00Z" w16du:dateUtc="2024-08-23T20:49:00Z">
              <w:tcPr>
                <w:tcW w:w="3686" w:type="dxa"/>
                <w:gridSpan w:val="4"/>
              </w:tcPr>
            </w:tcPrChange>
          </w:tcPr>
          <w:p w14:paraId="716AF90F" w14:textId="77777777" w:rsidR="009532C0" w:rsidRPr="00F25825" w:rsidRDefault="009532C0" w:rsidP="009532C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532C0" w:rsidRPr="00F44F5F" w14:paraId="127C64E2" w14:textId="77777777" w:rsidTr="00F25825">
        <w:trPr>
          <w:trHeight w:val="346"/>
        </w:trPr>
        <w:tc>
          <w:tcPr>
            <w:tcW w:w="6519" w:type="dxa"/>
            <w:gridSpan w:val="7"/>
            <w:vAlign w:val="bottom"/>
          </w:tcPr>
          <w:p w14:paraId="38F27285" w14:textId="4B4A6ED3" w:rsidR="009532C0" w:rsidRPr="00F44F5F" w:rsidRDefault="009532C0" w:rsidP="009532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Moser Vertrieb &amp;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Productions</w:t>
            </w:r>
            <w:proofErr w:type="spellEnd"/>
          </w:p>
        </w:tc>
        <w:tc>
          <w:tcPr>
            <w:tcW w:w="3686" w:type="dxa"/>
            <w:gridSpan w:val="6"/>
            <w:vAlign w:val="bottom"/>
          </w:tcPr>
          <w:p w14:paraId="4820196E" w14:textId="19CEA56C" w:rsidR="009532C0" w:rsidRPr="00F44F5F" w:rsidRDefault="009532C0" w:rsidP="009532C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9532C0" w:rsidRPr="00F44F5F" w14:paraId="335D84E9" w14:textId="77777777" w:rsidTr="00F25825">
        <w:trPr>
          <w:trHeight w:val="66"/>
        </w:trPr>
        <w:tc>
          <w:tcPr>
            <w:tcW w:w="5952" w:type="dxa"/>
            <w:gridSpan w:val="5"/>
          </w:tcPr>
          <w:p w14:paraId="20B1570F" w14:textId="6202ABB0" w:rsidR="009532C0" w:rsidRPr="00EB363C" w:rsidRDefault="009532C0" w:rsidP="009532C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B363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Selbständigkeit im Bereich Video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schnitt</w:t>
            </w:r>
          </w:p>
        </w:tc>
        <w:tc>
          <w:tcPr>
            <w:tcW w:w="4253" w:type="dxa"/>
            <w:gridSpan w:val="8"/>
          </w:tcPr>
          <w:p w14:paraId="0475B997" w14:textId="64E8902C" w:rsidR="009532C0" w:rsidRPr="00F44F5F" w:rsidRDefault="009532C0" w:rsidP="009532C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10/2023 – Heute</w:t>
            </w:r>
          </w:p>
        </w:tc>
      </w:tr>
      <w:tr w:rsidR="009532C0" w:rsidRPr="00F44F5F" w14:paraId="54C3D64C" w14:textId="77777777" w:rsidTr="00C82B34">
        <w:tc>
          <w:tcPr>
            <w:tcW w:w="10205" w:type="dxa"/>
            <w:gridSpan w:val="13"/>
          </w:tcPr>
          <w:p w14:paraId="2BE2FE22" w14:textId="165C559E" w:rsidR="009532C0" w:rsidRDefault="009532C0" w:rsidP="009532C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Neukundengewinnung und Kundenbetreuung durch soziale Medien und Networking-Events</w:t>
            </w:r>
          </w:p>
          <w:p w14:paraId="57B802FD" w14:textId="3EACDE93" w:rsidR="009532C0" w:rsidRDefault="009532C0" w:rsidP="009532C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Planen und Durchführen von Content-Strategien</w:t>
            </w:r>
          </w:p>
          <w:p w14:paraId="067405BF" w14:textId="77777777" w:rsidR="009532C0" w:rsidRDefault="009532C0" w:rsidP="009532C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Rechnungen und Buchführung</w:t>
            </w:r>
          </w:p>
          <w:p w14:paraId="6DD9BA0F" w14:textId="35B4BCFA" w:rsidR="009532C0" w:rsidRPr="00FE0496" w:rsidRDefault="009532C0" w:rsidP="009532C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Zusammenarbeit mit internen Video-Editoren meiner Kunden</w:t>
            </w:r>
          </w:p>
        </w:tc>
      </w:tr>
      <w:tr w:rsidR="009532C0" w:rsidRPr="00F44F5F" w14:paraId="45404236" w14:textId="77777777" w:rsidTr="00C82B34">
        <w:trPr>
          <w:trHeight w:val="346"/>
        </w:trPr>
        <w:tc>
          <w:tcPr>
            <w:tcW w:w="5521" w:type="dxa"/>
            <w:gridSpan w:val="3"/>
            <w:vAlign w:val="bottom"/>
          </w:tcPr>
          <w:p w14:paraId="3CF978EE" w14:textId="5ADE3229" w:rsidR="009532C0" w:rsidRPr="00F44F5F" w:rsidRDefault="009532C0" w:rsidP="009532C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MTV 1846 Ludwigsburg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e.V.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684" w:type="dxa"/>
            <w:gridSpan w:val="10"/>
            <w:vAlign w:val="bottom"/>
          </w:tcPr>
          <w:p w14:paraId="49A11F72" w14:textId="74BDBEFB" w:rsidR="009532C0" w:rsidRPr="00C82B34" w:rsidRDefault="009532C0" w:rsidP="009532C0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C82B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9532C0" w:rsidRPr="00F44F5F" w14:paraId="16C6F7AD" w14:textId="77777777" w:rsidTr="00C82B34">
        <w:trPr>
          <w:trHeight w:val="57"/>
        </w:trPr>
        <w:tc>
          <w:tcPr>
            <w:tcW w:w="5521" w:type="dxa"/>
            <w:gridSpan w:val="3"/>
          </w:tcPr>
          <w:p w14:paraId="5D8760E9" w14:textId="0120D24D" w:rsidR="009532C0" w:rsidRPr="00AE4ED3" w:rsidRDefault="009532C0" w:rsidP="009532C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Übungsleiter im Studio46</w:t>
            </w:r>
          </w:p>
        </w:tc>
        <w:tc>
          <w:tcPr>
            <w:tcW w:w="4684" w:type="dxa"/>
            <w:gridSpan w:val="10"/>
          </w:tcPr>
          <w:p w14:paraId="2D9DB8CA" w14:textId="56F741E4" w:rsidR="009532C0" w:rsidRPr="00F44F5F" w:rsidRDefault="009532C0" w:rsidP="009532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83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02/2023 – Heute</w:t>
            </w:r>
          </w:p>
        </w:tc>
      </w:tr>
      <w:tr w:rsidR="009532C0" w:rsidRPr="00F44F5F" w14:paraId="7660C4BA" w14:textId="77777777" w:rsidTr="00C82B34">
        <w:trPr>
          <w:trHeight w:val="57"/>
        </w:trPr>
        <w:tc>
          <w:tcPr>
            <w:tcW w:w="10205" w:type="dxa"/>
            <w:gridSpan w:val="13"/>
          </w:tcPr>
          <w:p w14:paraId="48AFA642" w14:textId="77777777" w:rsidR="009532C0" w:rsidRDefault="009532C0" w:rsidP="009532C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Beratung der Kunden, sowie Erstellung von Trainingsplänen</w:t>
            </w:r>
          </w:p>
          <w:p w14:paraId="132465C4" w14:textId="158A07EC" w:rsidR="009532C0" w:rsidRPr="00FE0496" w:rsidRDefault="009532C0" w:rsidP="009532C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83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Kalendermanagement und Terminverwaltung </w:t>
            </w:r>
          </w:p>
        </w:tc>
      </w:tr>
      <w:tr w:rsidR="009532C0" w:rsidRPr="00F44F5F" w14:paraId="50AFEA03" w14:textId="77777777" w:rsidTr="00C82B34">
        <w:trPr>
          <w:trHeight w:val="346"/>
        </w:trPr>
        <w:tc>
          <w:tcPr>
            <w:tcW w:w="5521" w:type="dxa"/>
            <w:gridSpan w:val="3"/>
            <w:vAlign w:val="bottom"/>
          </w:tcPr>
          <w:p w14:paraId="42FB0D26" w14:textId="58F3B597" w:rsidR="009532C0" w:rsidRPr="00F44F5F" w:rsidRDefault="009532C0" w:rsidP="009532C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Porsche Digital GmbH</w:t>
            </w:r>
          </w:p>
        </w:tc>
        <w:tc>
          <w:tcPr>
            <w:tcW w:w="4684" w:type="dxa"/>
            <w:gridSpan w:val="10"/>
            <w:vAlign w:val="bottom"/>
          </w:tcPr>
          <w:p w14:paraId="11E31BD8" w14:textId="72AD3689" w:rsidR="009532C0" w:rsidRPr="00C82B34" w:rsidRDefault="009532C0" w:rsidP="009532C0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C82B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9532C0" w:rsidRPr="00F44F5F" w14:paraId="48328CB9" w14:textId="77777777" w:rsidTr="00C82B34">
        <w:tc>
          <w:tcPr>
            <w:tcW w:w="6377" w:type="dxa"/>
            <w:gridSpan w:val="6"/>
          </w:tcPr>
          <w:p w14:paraId="74B74B41" w14:textId="22162271" w:rsidR="009532C0" w:rsidRPr="00D500F6" w:rsidRDefault="009532C0" w:rsidP="009532C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BOGY-</w:t>
            </w:r>
            <w:r w:rsidRPr="00D500F6">
              <w:rPr>
                <w:rFonts w:ascii="Times New Roman" w:hAnsi="Times New Roman" w:cs="Times New Roman"/>
                <w:sz w:val="20"/>
                <w:szCs w:val="20"/>
              </w:rPr>
              <w:t>Praktik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um</w:t>
            </w:r>
            <w:r w:rsidRPr="00D500F6">
              <w:rPr>
                <w:rFonts w:ascii="Times New Roman" w:hAnsi="Times New Roman" w:cs="Times New Roman"/>
                <w:sz w:val="20"/>
                <w:szCs w:val="20"/>
              </w:rPr>
              <w:t xml:space="preserve"> im UX/UI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– Bereich </w:t>
            </w:r>
          </w:p>
        </w:tc>
        <w:tc>
          <w:tcPr>
            <w:tcW w:w="3828" w:type="dxa"/>
            <w:gridSpan w:val="7"/>
          </w:tcPr>
          <w:p w14:paraId="2CB21DEB" w14:textId="2DE4B39E" w:rsidR="009532C0" w:rsidRPr="00F44F5F" w:rsidRDefault="009532C0" w:rsidP="009532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9532C0" w:rsidRPr="00F44F5F" w14:paraId="7C4155D6" w14:textId="77777777" w:rsidTr="00C82B34">
        <w:tc>
          <w:tcPr>
            <w:tcW w:w="10205" w:type="dxa"/>
            <w:gridSpan w:val="13"/>
          </w:tcPr>
          <w:p w14:paraId="40E9C5CD" w14:textId="77777777" w:rsidR="009532C0" w:rsidRDefault="009532C0" w:rsidP="009532C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Einblicke in die Projektvielfalt eines digitalen Unternehmens</w:t>
            </w:r>
          </w:p>
          <w:p w14:paraId="6302F2CB" w14:textId="77777777" w:rsidR="009532C0" w:rsidRDefault="009532C0" w:rsidP="009532C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Teilnahme an Meetings </w:t>
            </w:r>
          </w:p>
          <w:p w14:paraId="3658805E" w14:textId="36F54C5D" w:rsidR="009532C0" w:rsidRPr="00FE0496" w:rsidRDefault="009532C0" w:rsidP="009532C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Präsentationen</w:t>
            </w:r>
          </w:p>
        </w:tc>
      </w:tr>
      <w:tr w:rsidR="009532C0" w:rsidRPr="00F44F5F" w14:paraId="414B4085" w14:textId="77777777" w:rsidTr="001831EC">
        <w:trPr>
          <w:trHeight w:val="397"/>
        </w:trPr>
        <w:tc>
          <w:tcPr>
            <w:tcW w:w="10205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1A1B7CE9" w:rsidR="009532C0" w:rsidRPr="00C82B34" w:rsidRDefault="009532C0" w:rsidP="009532C0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C82B34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9532C0" w:rsidRPr="00F44F5F" w14:paraId="74251178" w14:textId="77777777" w:rsidTr="001831EC">
        <w:trPr>
          <w:trHeight w:val="346"/>
        </w:trPr>
        <w:tc>
          <w:tcPr>
            <w:tcW w:w="5521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6AC2F781" w:rsidR="009532C0" w:rsidRPr="00F44F5F" w:rsidRDefault="009532C0" w:rsidP="009532C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pumpkincareers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GmbH</w:t>
            </w:r>
          </w:p>
        </w:tc>
        <w:tc>
          <w:tcPr>
            <w:tcW w:w="4684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510CBA50" w:rsidR="009532C0" w:rsidRPr="00C82B34" w:rsidRDefault="009532C0" w:rsidP="009532C0">
            <w:pPr>
              <w:jc w:val="right"/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</w:rPr>
            </w:pPr>
            <w:r w:rsidRPr="00C82B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9532C0" w:rsidRPr="001831EC" w14:paraId="4F59C612" w14:textId="77777777" w:rsidTr="00C82B34">
        <w:trPr>
          <w:trHeight w:val="193"/>
        </w:trPr>
        <w:tc>
          <w:tcPr>
            <w:tcW w:w="6802" w:type="dxa"/>
            <w:gridSpan w:val="8"/>
          </w:tcPr>
          <w:p w14:paraId="32F07601" w14:textId="15F6CFEB" w:rsidR="009532C0" w:rsidRPr="001831EC" w:rsidRDefault="009532C0" w:rsidP="009532C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831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im Coaching Netzwerk einer Karriereberatung</w:t>
            </w:r>
          </w:p>
        </w:tc>
        <w:tc>
          <w:tcPr>
            <w:tcW w:w="3403" w:type="dxa"/>
            <w:gridSpan w:val="5"/>
          </w:tcPr>
          <w:p w14:paraId="45DD2178" w14:textId="747B8528" w:rsidR="009532C0" w:rsidRPr="001831EC" w:rsidRDefault="009532C0" w:rsidP="009532C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831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07/2024 – Heute</w:t>
            </w:r>
          </w:p>
        </w:tc>
      </w:tr>
      <w:tr w:rsidR="009532C0" w:rsidRPr="00F44F5F" w14:paraId="02437711" w14:textId="77777777" w:rsidTr="006A1E67">
        <w:trPr>
          <w:trHeight w:val="193"/>
        </w:trPr>
        <w:tc>
          <w:tcPr>
            <w:tcW w:w="10205" w:type="dxa"/>
            <w:gridSpan w:val="13"/>
            <w:vAlign w:val="bottom"/>
          </w:tcPr>
          <w:p w14:paraId="5CB3CB25" w14:textId="31600991" w:rsidR="009532C0" w:rsidRDefault="009532C0" w:rsidP="009532C0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Weiterbildung MS Office </w:t>
            </w:r>
          </w:p>
          <w:p w14:paraId="68CFAD97" w14:textId="5A88F5A4" w:rsidR="009532C0" w:rsidRPr="001831EC" w:rsidRDefault="009532C0" w:rsidP="009532C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831EC">
              <w:rPr>
                <w:rFonts w:ascii="Times New Roman" w:hAnsi="Times New Roman" w:cs="Times New Roman"/>
                <w:sz w:val="20"/>
                <w:szCs w:val="20"/>
              </w:rPr>
              <w:t>Fachliche und persönliche Weiterentwicklung durch Vorbereitungskurse für den Arbeitsalltag in Unternehmensberatung, Private Equity und Investment Banking</w:t>
            </w:r>
          </w:p>
        </w:tc>
      </w:tr>
      <w:tr w:rsidR="009532C0" w:rsidRPr="00F44F5F" w14:paraId="35A42E32" w14:textId="77777777" w:rsidTr="00C82B34">
        <w:trPr>
          <w:trHeight w:val="346"/>
        </w:trPr>
        <w:tc>
          <w:tcPr>
            <w:tcW w:w="5101" w:type="dxa"/>
            <w:gridSpan w:val="2"/>
            <w:vAlign w:val="bottom"/>
          </w:tcPr>
          <w:p w14:paraId="7BC972D6" w14:textId="7E1FD151" w:rsidR="009532C0" w:rsidRPr="00F44F5F" w:rsidRDefault="009532C0" w:rsidP="009532C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Friedrich-Schiller-Gymnasium</w:t>
            </w:r>
          </w:p>
        </w:tc>
        <w:tc>
          <w:tcPr>
            <w:tcW w:w="5104" w:type="dxa"/>
            <w:gridSpan w:val="11"/>
            <w:vAlign w:val="bottom"/>
          </w:tcPr>
          <w:p w14:paraId="12ADEE85" w14:textId="22E0354E" w:rsidR="009532C0" w:rsidRPr="00C82B34" w:rsidRDefault="009532C0" w:rsidP="009532C0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de-AT"/>
              </w:rPr>
            </w:pPr>
            <w:r w:rsidRPr="00C82B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9532C0" w:rsidRPr="00F44F5F" w14:paraId="4C2496C0" w14:textId="77777777" w:rsidTr="00C82B34">
        <w:trPr>
          <w:trHeight w:val="23"/>
        </w:trPr>
        <w:tc>
          <w:tcPr>
            <w:tcW w:w="8362" w:type="dxa"/>
            <w:gridSpan w:val="11"/>
          </w:tcPr>
          <w:p w14:paraId="508D4E1F" w14:textId="085A14EA" w:rsidR="009532C0" w:rsidRDefault="009532C0" w:rsidP="009532C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Mitwirken als Schüler-und Klassensprecher der SMV</w:t>
            </w:r>
          </w:p>
        </w:tc>
        <w:tc>
          <w:tcPr>
            <w:tcW w:w="1843" w:type="dxa"/>
            <w:gridSpan w:val="2"/>
          </w:tcPr>
          <w:p w14:paraId="57FAD0AE" w14:textId="10B89012" w:rsidR="009532C0" w:rsidRPr="00C82B34" w:rsidRDefault="009532C0" w:rsidP="009532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10/2015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10/2021</w:t>
            </w:r>
          </w:p>
        </w:tc>
      </w:tr>
      <w:tr w:rsidR="009532C0" w:rsidRPr="00F44F5F" w14:paraId="699887AA" w14:textId="77777777" w:rsidTr="006A1E67">
        <w:trPr>
          <w:trHeight w:val="23"/>
        </w:trPr>
        <w:tc>
          <w:tcPr>
            <w:tcW w:w="10205" w:type="dxa"/>
            <w:gridSpan w:val="13"/>
          </w:tcPr>
          <w:p w14:paraId="0F0D9D15" w14:textId="77777777" w:rsidR="009532C0" w:rsidRPr="00DE0DF7" w:rsidRDefault="009532C0" w:rsidP="009532C0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Vortragen von Präsentation vor großen Menschenmengen</w:t>
            </w:r>
          </w:p>
          <w:p w14:paraId="184FFAAF" w14:textId="77777777" w:rsidR="009532C0" w:rsidRPr="00DE0DF7" w:rsidRDefault="009532C0" w:rsidP="009532C0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Vertretung der Schülermeinung vor Lehrern und Schulleitern</w:t>
            </w:r>
          </w:p>
          <w:p w14:paraId="5D8F9D75" w14:textId="4F50CD10" w:rsidR="009532C0" w:rsidRPr="001C6143" w:rsidRDefault="009532C0" w:rsidP="009532C0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Regelmäßige Teilnahme an Treffen und Meetings </w:t>
            </w:r>
          </w:p>
        </w:tc>
      </w:tr>
      <w:tr w:rsidR="009532C0" w:rsidRPr="00F44F5F" w14:paraId="482569A2" w14:textId="77777777" w:rsidTr="00C82B34">
        <w:trPr>
          <w:trHeight w:val="397"/>
        </w:trPr>
        <w:tc>
          <w:tcPr>
            <w:tcW w:w="10205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2B27A1F2" w:rsidR="009532C0" w:rsidRPr="00C82B34" w:rsidRDefault="009532C0" w:rsidP="009532C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82B34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9532C0" w:rsidRPr="00F44F5F" w14:paraId="2B257790" w14:textId="77777777" w:rsidTr="009532C0">
        <w:tblPrEx>
          <w:tblW w:w="10205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3" w:author="David Döbele" w:date="2024-08-23T22:49:00Z" w16du:dateUtc="2024-08-23T20:49:00Z">
            <w:tblPrEx>
              <w:tblW w:w="10205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4" w:author="David Döbele" w:date="2024-08-23T22:49:00Z" w16du:dateUtc="2024-08-23T20:49:00Z">
            <w:trPr>
              <w:trHeight w:val="340"/>
            </w:trPr>
          </w:trPrChange>
        </w:trPr>
        <w:tc>
          <w:tcPr>
            <w:tcW w:w="1417" w:type="dxa"/>
            <w:tcBorders>
              <w:top w:val="single" w:sz="4" w:space="0" w:color="auto"/>
            </w:tcBorders>
            <w:vAlign w:val="bottom"/>
            <w:tcPrChange w:id="25" w:author="David Döbele" w:date="2024-08-23T22:49:00Z" w16du:dateUtc="2024-08-23T20:49:00Z">
              <w:tcPr>
                <w:tcW w:w="1417" w:type="dxa"/>
                <w:tcBorders>
                  <w:top w:val="single" w:sz="4" w:space="0" w:color="auto"/>
                </w:tcBorders>
              </w:tcPr>
            </w:tcPrChange>
          </w:tcPr>
          <w:p w14:paraId="15B2C431" w14:textId="56F73C25" w:rsidR="009532C0" w:rsidRPr="001647AB" w:rsidRDefault="009532C0" w:rsidP="009532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2"/>
            <w:tcBorders>
              <w:top w:val="single" w:sz="4" w:space="0" w:color="auto"/>
            </w:tcBorders>
            <w:vAlign w:val="bottom"/>
            <w:tcPrChange w:id="26" w:author="David Döbele" w:date="2024-08-23T22:49:00Z" w16du:dateUtc="2024-08-23T20:49:00Z">
              <w:tcPr>
                <w:tcW w:w="8788" w:type="dxa"/>
                <w:gridSpan w:val="10"/>
                <w:tcBorders>
                  <w:top w:val="single" w:sz="4" w:space="0" w:color="auto"/>
                </w:tcBorders>
              </w:tcPr>
            </w:tcPrChange>
          </w:tcPr>
          <w:p w14:paraId="061D3FCE" w14:textId="7CBB2BD1" w:rsidR="009532C0" w:rsidRPr="009532C0" w:rsidRDefault="009532C0" w:rsidP="009532C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532C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9532C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  <w:rPrChange w:id="27" w:author="David Döbele" w:date="2024-08-23T22:49:00Z" w16du:dateUtc="2024-08-23T20:49:00Z">
                  <w:rPr>
                    <w:rFonts w:ascii="Times New Roman" w:hAnsi="Times New Roman" w:cs="Times New Roman"/>
                    <w:i/>
                    <w:iCs/>
                    <w:color w:val="000000"/>
                    <w:sz w:val="20"/>
                    <w:szCs w:val="20"/>
                    <w:lang w:val="de-AT"/>
                  </w:rPr>
                </w:rPrChange>
              </w:rPr>
              <w:t>(Muttersprache)</w:t>
            </w:r>
            <w:r w:rsidRPr="009532C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9532C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  <w:rPrChange w:id="28" w:author="David Döbele" w:date="2024-08-23T22:49:00Z" w16du:dateUtc="2024-08-23T20:49:00Z">
                  <w:rPr>
                    <w:rFonts w:ascii="Times New Roman" w:hAnsi="Times New Roman" w:cs="Times New Roman"/>
                    <w:i/>
                    <w:iCs/>
                    <w:color w:val="000000"/>
                    <w:sz w:val="20"/>
                    <w:szCs w:val="20"/>
                    <w:lang w:val="de-AT"/>
                  </w:rPr>
                </w:rPrChange>
              </w:rPr>
              <w:t>(B2 in Teilen C1)</w:t>
            </w:r>
            <w:r w:rsidRPr="009532C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9532C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  <w:rPrChange w:id="29" w:author="David Döbele" w:date="2024-08-23T22:49:00Z" w16du:dateUtc="2024-08-23T20:49:00Z">
                  <w:rPr>
                    <w:rFonts w:ascii="Times New Roman" w:hAnsi="Times New Roman" w:cs="Times New Roman"/>
                    <w:i/>
                    <w:iCs/>
                    <w:color w:val="000000"/>
                    <w:sz w:val="20"/>
                    <w:szCs w:val="20"/>
                    <w:lang w:val="de-AT"/>
                  </w:rPr>
                </w:rPrChange>
              </w:rPr>
              <w:t>(B1)</w:t>
            </w:r>
            <w:r w:rsidRPr="009532C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9532C0" w:rsidRPr="00AC6713" w14:paraId="45706C3F" w14:textId="77777777" w:rsidTr="009532C0">
        <w:tblPrEx>
          <w:tblW w:w="10205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0" w:author="David Döbele" w:date="2024-08-23T22:49:00Z" w16du:dateUtc="2024-08-23T20:49:00Z">
            <w:tblPrEx>
              <w:tblW w:w="10205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67"/>
          <w:trPrChange w:id="31" w:author="David Döbele" w:date="2024-08-23T22:49:00Z" w16du:dateUtc="2024-08-23T20:49:00Z">
            <w:trPr>
              <w:trHeight w:val="283"/>
            </w:trPr>
          </w:trPrChange>
        </w:trPr>
        <w:tc>
          <w:tcPr>
            <w:tcW w:w="1417" w:type="dxa"/>
            <w:vAlign w:val="bottom"/>
            <w:tcPrChange w:id="32" w:author="David Döbele" w:date="2024-08-23T22:49:00Z" w16du:dateUtc="2024-08-23T20:49:00Z">
              <w:tcPr>
                <w:tcW w:w="1417" w:type="dxa"/>
              </w:tcPr>
            </w:tcPrChange>
          </w:tcPr>
          <w:p w14:paraId="57688BDA" w14:textId="76B9FA43" w:rsidR="009532C0" w:rsidRPr="001647AB" w:rsidRDefault="009532C0" w:rsidP="009532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  <w:ins w:id="33" w:author="David Döbele" w:date="2024-08-23T22:49:00Z" w16du:dateUtc="2024-08-23T20:49:00Z">
              <w:r>
                <w:rPr>
                  <w:rFonts w:ascii="Times New Roman" w:hAnsi="Times New Roman" w:cs="Times New Roman"/>
                  <w:sz w:val="20"/>
                  <w:szCs w:val="20"/>
                </w:rPr>
                <w:br/>
              </w:r>
            </w:ins>
          </w:p>
        </w:tc>
        <w:tc>
          <w:tcPr>
            <w:tcW w:w="8788" w:type="dxa"/>
            <w:gridSpan w:val="12"/>
            <w:vAlign w:val="bottom"/>
            <w:tcPrChange w:id="34" w:author="David Döbele" w:date="2024-08-23T22:49:00Z" w16du:dateUtc="2024-08-23T20:49:00Z">
              <w:tcPr>
                <w:tcW w:w="8788" w:type="dxa"/>
                <w:gridSpan w:val="10"/>
                <w:vAlign w:val="bottom"/>
              </w:tcPr>
            </w:tcPrChange>
          </w:tcPr>
          <w:p w14:paraId="60CA2168" w14:textId="4BE4B3FD" w:rsidR="009532C0" w:rsidRPr="009532C0" w:rsidRDefault="009532C0" w:rsidP="009532C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rPrChange w:id="35" w:author="David Döbele" w:date="2024-08-23T22:49:00Z" w16du:dateUtc="2024-08-23T20:49:00Z">
                  <w:rPr>
                    <w:rFonts w:ascii="Times New Roman" w:hAnsi="Times New Roman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</w:pPr>
            <w:r w:rsidRPr="009532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9532C0">
              <w:rPr>
                <w:rFonts w:ascii="Times New Roman" w:hAnsi="Times New Roman" w:cs="Times New Roman"/>
                <w:color w:val="000000"/>
                <w:sz w:val="20"/>
                <w:szCs w:val="20"/>
                <w:rPrChange w:id="36" w:author="David Döbele" w:date="2024-08-23T22:49:00Z" w16du:dateUtc="2024-08-23T20:49:00Z">
                  <w:rPr>
                    <w:rFonts w:ascii="Times New Roman" w:hAnsi="Times New Roman" w:cs="Times New Roman"/>
                    <w:i/>
                    <w:iCs/>
                    <w:color w:val="000000"/>
                    <w:sz w:val="20"/>
                    <w:szCs w:val="20"/>
                  </w:rPr>
                </w:rPrChange>
              </w:rPr>
              <w:t>(fortgeschritten)</w:t>
            </w:r>
            <w:r w:rsidRPr="009532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Adobe Cloud (fortgeschritten), Programmieren in Java/Python (Grundlagen), </w:t>
            </w:r>
          </w:p>
        </w:tc>
      </w:tr>
      <w:tr w:rsidR="009532C0" w:rsidRPr="00F44F5F" w14:paraId="70CB01B0" w14:textId="77777777" w:rsidTr="009532C0">
        <w:tblPrEx>
          <w:tblW w:w="10205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7" w:author="David Döbele" w:date="2024-08-23T22:49:00Z" w16du:dateUtc="2024-08-23T20:49:00Z">
            <w:tblPrEx>
              <w:tblW w:w="10205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67"/>
          <w:trPrChange w:id="38" w:author="David Döbele" w:date="2024-08-23T22:49:00Z" w16du:dateUtc="2024-08-23T20:49:00Z">
            <w:trPr>
              <w:trHeight w:val="283"/>
            </w:trPr>
          </w:trPrChange>
        </w:trPr>
        <w:tc>
          <w:tcPr>
            <w:tcW w:w="1417" w:type="dxa"/>
            <w:vAlign w:val="bottom"/>
            <w:tcPrChange w:id="39" w:author="David Döbele" w:date="2024-08-23T22:49:00Z" w16du:dateUtc="2024-08-23T20:49:00Z">
              <w:tcPr>
                <w:tcW w:w="1417" w:type="dxa"/>
              </w:tcPr>
            </w:tcPrChange>
          </w:tcPr>
          <w:p w14:paraId="04F58216" w14:textId="5C12CC74" w:rsidR="009532C0" w:rsidRPr="001647AB" w:rsidRDefault="009532C0" w:rsidP="009532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  <w:ins w:id="40" w:author="David Döbele" w:date="2024-08-23T22:49:00Z" w16du:dateUtc="2024-08-23T20:49:00Z">
              <w:r>
                <w:rPr>
                  <w:rFonts w:ascii="Times New Roman" w:hAnsi="Times New Roman" w:cs="Times New Roman"/>
                  <w:sz w:val="20"/>
                  <w:szCs w:val="20"/>
                </w:rPr>
                <w:br/>
              </w:r>
            </w:ins>
          </w:p>
        </w:tc>
        <w:tc>
          <w:tcPr>
            <w:tcW w:w="8788" w:type="dxa"/>
            <w:gridSpan w:val="12"/>
            <w:vAlign w:val="bottom"/>
            <w:tcPrChange w:id="41" w:author="David Döbele" w:date="2024-08-23T22:49:00Z" w16du:dateUtc="2024-08-23T20:49:00Z">
              <w:tcPr>
                <w:tcW w:w="8788" w:type="dxa"/>
                <w:gridSpan w:val="10"/>
                <w:vAlign w:val="bottom"/>
              </w:tcPr>
            </w:tcPrChange>
          </w:tcPr>
          <w:p w14:paraId="598C2742" w14:textId="235595DB" w:rsidR="009532C0" w:rsidRPr="009532C0" w:rsidRDefault="009532C0" w:rsidP="009532C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9532C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Basketball mit Freunden, Kampsport (Judo 6 Jahre lang aktiv), Schach, Crypto-Trading mit Futures, Videoschnitt, Lesen und regelmäßiges Weiterbilden über Investmentmöglichkeiten</w:t>
            </w:r>
          </w:p>
        </w:tc>
      </w:tr>
      <w:tr w:rsidR="009532C0" w:rsidRPr="00F44F5F" w14:paraId="071AB173" w14:textId="77777777" w:rsidTr="001831EC">
        <w:trPr>
          <w:trHeight w:val="1077"/>
        </w:trPr>
        <w:tc>
          <w:tcPr>
            <w:tcW w:w="10205" w:type="dxa"/>
            <w:gridSpan w:val="13"/>
            <w:vAlign w:val="bottom"/>
          </w:tcPr>
          <w:p w14:paraId="6478BDEA" w14:textId="688997CD" w:rsidR="009532C0" w:rsidRPr="00F44F5F" w:rsidRDefault="009532C0" w:rsidP="009532C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Ludwigsburg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17.07.2023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D84437" w14:textId="77777777" w:rsidR="006019FD" w:rsidRDefault="006019FD" w:rsidP="00BE053D">
      <w:pPr>
        <w:spacing w:after="0" w:line="240" w:lineRule="auto"/>
      </w:pPr>
      <w:r>
        <w:separator/>
      </w:r>
    </w:p>
  </w:endnote>
  <w:endnote w:type="continuationSeparator" w:id="0">
    <w:p w14:paraId="613D7B0C" w14:textId="77777777" w:rsidR="006019FD" w:rsidRDefault="006019F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8E41E5" w14:textId="77777777" w:rsidR="006019FD" w:rsidRDefault="006019FD" w:rsidP="00BE053D">
      <w:pPr>
        <w:spacing w:after="0" w:line="240" w:lineRule="auto"/>
      </w:pPr>
      <w:r>
        <w:separator/>
      </w:r>
    </w:p>
  </w:footnote>
  <w:footnote w:type="continuationSeparator" w:id="0">
    <w:p w14:paraId="31EFADAC" w14:textId="77777777" w:rsidR="006019FD" w:rsidRDefault="006019F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73A49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FAD204D8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B772EC"/>
    <w:multiLevelType w:val="hybridMultilevel"/>
    <w:tmpl w:val="23FE36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569587">
    <w:abstractNumId w:val="14"/>
  </w:num>
  <w:num w:numId="2" w16cid:durableId="1067533787">
    <w:abstractNumId w:val="17"/>
  </w:num>
  <w:num w:numId="3" w16cid:durableId="1553954613">
    <w:abstractNumId w:val="20"/>
  </w:num>
  <w:num w:numId="4" w16cid:durableId="1196390459">
    <w:abstractNumId w:val="0"/>
  </w:num>
  <w:num w:numId="5" w16cid:durableId="350617807">
    <w:abstractNumId w:val="1"/>
  </w:num>
  <w:num w:numId="6" w16cid:durableId="275647354">
    <w:abstractNumId w:val="2"/>
  </w:num>
  <w:num w:numId="7" w16cid:durableId="669941686">
    <w:abstractNumId w:val="13"/>
  </w:num>
  <w:num w:numId="8" w16cid:durableId="1528326692">
    <w:abstractNumId w:val="23"/>
  </w:num>
  <w:num w:numId="9" w16cid:durableId="1566648043">
    <w:abstractNumId w:val="12"/>
  </w:num>
  <w:num w:numId="10" w16cid:durableId="1184713502">
    <w:abstractNumId w:val="25"/>
  </w:num>
  <w:num w:numId="11" w16cid:durableId="1250313601">
    <w:abstractNumId w:val="5"/>
  </w:num>
  <w:num w:numId="12" w16cid:durableId="1700625842">
    <w:abstractNumId w:val="6"/>
  </w:num>
  <w:num w:numId="13" w16cid:durableId="1504324229">
    <w:abstractNumId w:val="8"/>
  </w:num>
  <w:num w:numId="14" w16cid:durableId="1790313813">
    <w:abstractNumId w:val="9"/>
  </w:num>
  <w:num w:numId="15" w16cid:durableId="1627813718">
    <w:abstractNumId w:val="22"/>
  </w:num>
  <w:num w:numId="16" w16cid:durableId="969047807">
    <w:abstractNumId w:val="4"/>
  </w:num>
  <w:num w:numId="17" w16cid:durableId="236137814">
    <w:abstractNumId w:val="16"/>
  </w:num>
  <w:num w:numId="18" w16cid:durableId="50813433">
    <w:abstractNumId w:val="3"/>
  </w:num>
  <w:num w:numId="19" w16cid:durableId="1035156609">
    <w:abstractNumId w:val="19"/>
  </w:num>
  <w:num w:numId="20" w16cid:durableId="715200395">
    <w:abstractNumId w:val="10"/>
  </w:num>
  <w:num w:numId="21" w16cid:durableId="1196502988">
    <w:abstractNumId w:val="11"/>
  </w:num>
  <w:num w:numId="22" w16cid:durableId="278687083">
    <w:abstractNumId w:val="15"/>
  </w:num>
  <w:num w:numId="23" w16cid:durableId="812723922">
    <w:abstractNumId w:val="7"/>
  </w:num>
  <w:num w:numId="24" w16cid:durableId="1452088773">
    <w:abstractNumId w:val="21"/>
  </w:num>
  <w:num w:numId="25" w16cid:durableId="2140537664">
    <w:abstractNumId w:val="26"/>
  </w:num>
  <w:num w:numId="26" w16cid:durableId="340208611">
    <w:abstractNumId w:val="18"/>
  </w:num>
  <w:num w:numId="27" w16cid:durableId="588317938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0A60"/>
    <w:rsid w:val="000A1FDA"/>
    <w:rsid w:val="000B420C"/>
    <w:rsid w:val="000B63E2"/>
    <w:rsid w:val="000B6548"/>
    <w:rsid w:val="000C25EE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831EC"/>
    <w:rsid w:val="001901ED"/>
    <w:rsid w:val="0019483A"/>
    <w:rsid w:val="001A46BF"/>
    <w:rsid w:val="001A481B"/>
    <w:rsid w:val="001B0186"/>
    <w:rsid w:val="001B62CA"/>
    <w:rsid w:val="001C6143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11197"/>
    <w:rsid w:val="00526089"/>
    <w:rsid w:val="00527A28"/>
    <w:rsid w:val="00527DCA"/>
    <w:rsid w:val="005716D4"/>
    <w:rsid w:val="00571B60"/>
    <w:rsid w:val="00572876"/>
    <w:rsid w:val="00585A4D"/>
    <w:rsid w:val="005B624E"/>
    <w:rsid w:val="005D6329"/>
    <w:rsid w:val="005E57F6"/>
    <w:rsid w:val="006019FD"/>
    <w:rsid w:val="006058D8"/>
    <w:rsid w:val="00610200"/>
    <w:rsid w:val="006121F6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14F8A"/>
    <w:rsid w:val="0093223C"/>
    <w:rsid w:val="00941A87"/>
    <w:rsid w:val="009501C2"/>
    <w:rsid w:val="009532C0"/>
    <w:rsid w:val="009668B9"/>
    <w:rsid w:val="00976577"/>
    <w:rsid w:val="00993D40"/>
    <w:rsid w:val="00996356"/>
    <w:rsid w:val="00997D9A"/>
    <w:rsid w:val="009D7C49"/>
    <w:rsid w:val="009E7297"/>
    <w:rsid w:val="00A0257D"/>
    <w:rsid w:val="00A12EDC"/>
    <w:rsid w:val="00A144E4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671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82B34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00F6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E0DF7"/>
    <w:rsid w:val="00E00140"/>
    <w:rsid w:val="00E13110"/>
    <w:rsid w:val="00E24DF1"/>
    <w:rsid w:val="00E35378"/>
    <w:rsid w:val="00E40B9A"/>
    <w:rsid w:val="00E431ED"/>
    <w:rsid w:val="00E55D90"/>
    <w:rsid w:val="00E64FF5"/>
    <w:rsid w:val="00E907EC"/>
    <w:rsid w:val="00EA5421"/>
    <w:rsid w:val="00EB34FC"/>
    <w:rsid w:val="00EB363C"/>
    <w:rsid w:val="00EB5816"/>
    <w:rsid w:val="00ED0EA9"/>
    <w:rsid w:val="00EF77DF"/>
    <w:rsid w:val="00F11BEF"/>
    <w:rsid w:val="00F165E1"/>
    <w:rsid w:val="00F25825"/>
    <w:rsid w:val="00F258E7"/>
    <w:rsid w:val="00F31B84"/>
    <w:rsid w:val="00F44F5F"/>
    <w:rsid w:val="00F50550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532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2228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2024-07-22T14:01:00Z</cp:lastPrinted>
  <dcterms:created xsi:type="dcterms:W3CDTF">2024-07-22T14:01:00Z</dcterms:created>
  <dcterms:modified xsi:type="dcterms:W3CDTF">2024-08-23T20:50:00Z</dcterms:modified>
</cp:coreProperties>
</file>