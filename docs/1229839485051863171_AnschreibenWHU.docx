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9A8AD" w14:textId="77777777" w:rsidR="00EF081B" w:rsidRPr="00055FD2" w:rsidRDefault="00EF081B" w:rsidP="00055FD2">
      <w:pPr>
        <w:jc w:val="center"/>
        <w:rPr>
          <w:rFonts w:ascii="Arial" w:hAnsi="Arial" w:cs="Arial"/>
          <w:sz w:val="21"/>
          <w:szCs w:val="21"/>
        </w:rPr>
      </w:pPr>
      <w:r w:rsidRPr="00055FD2">
        <w:rPr>
          <w:rFonts w:ascii="Arial" w:hAnsi="Arial" w:cs="Arial"/>
          <w:sz w:val="21"/>
          <w:szCs w:val="21"/>
        </w:rPr>
        <w:t>Hannes Schneider</w:t>
      </w:r>
    </w:p>
    <w:p w14:paraId="4F08C89E" w14:textId="49D3C00B" w:rsidR="00EF081B" w:rsidRPr="00055FD2" w:rsidDel="0098263B" w:rsidRDefault="00EF081B" w:rsidP="00055FD2">
      <w:pPr>
        <w:jc w:val="center"/>
        <w:rPr>
          <w:del w:id="0" w:author="Hannes Christian Schneider" w:date="2024-04-14T17:19:00Z"/>
          <w:rFonts w:ascii="Arial" w:hAnsi="Arial" w:cs="Arial"/>
          <w:sz w:val="21"/>
          <w:szCs w:val="21"/>
        </w:rPr>
      </w:pPr>
      <w:del w:id="1" w:author="Hannes Christian Schneider" w:date="2024-04-14T17:19:00Z">
        <w:r w:rsidRPr="00055FD2" w:rsidDel="0098263B">
          <w:rPr>
            <w:rFonts w:ascii="Arial" w:hAnsi="Arial" w:cs="Arial"/>
            <w:sz w:val="21"/>
            <w:szCs w:val="21"/>
          </w:rPr>
          <w:delText>Opolestraße 14, 14469 Potsdam</w:delText>
        </w:r>
      </w:del>
    </w:p>
    <w:p w14:paraId="1F053216" w14:textId="0BB7F23A" w:rsidR="00EF081B" w:rsidRPr="00055FD2" w:rsidRDefault="00EF081B" w:rsidP="00055FD2">
      <w:pPr>
        <w:jc w:val="center"/>
        <w:rPr>
          <w:rFonts w:ascii="Arial" w:hAnsi="Arial" w:cs="Arial"/>
          <w:sz w:val="21"/>
          <w:szCs w:val="21"/>
          <w:rPrChange w:id="2" w:author="Sarah Bergmann" w:date="2024-04-13T20:09:00Z">
            <w:rPr>
              <w:rFonts w:ascii="Georgia" w:hAnsi="Georgia"/>
              <w:sz w:val="21"/>
              <w:szCs w:val="21"/>
            </w:rPr>
          </w:rPrChange>
        </w:rPr>
      </w:pPr>
      <w:del w:id="3" w:author="Hannes Christian Schneider" w:date="2024-04-14T17:19:00Z">
        <w:r w:rsidRPr="00055FD2" w:rsidDel="0098263B">
          <w:rPr>
            <w:rFonts w:ascii="Arial" w:hAnsi="Arial" w:cs="Arial"/>
            <w:sz w:val="21"/>
            <w:szCs w:val="21"/>
          </w:rPr>
          <w:delText>hannesschneider2005@gmail.com | </w:delText>
        </w:r>
        <w:r w:rsidRPr="00055FD2" w:rsidDel="0098263B">
          <w:rPr>
            <w:rFonts w:ascii="Arial" w:hAnsi="Arial" w:cs="Arial"/>
            <w:color w:val="000000"/>
            <w:sz w:val="21"/>
            <w:szCs w:val="21"/>
          </w:rPr>
          <w:delText>+49 151 52333999</w:delText>
        </w:r>
      </w:del>
      <w:ins w:id="4" w:author="Hannes Christian Schneider" w:date="2024-04-14T17:19:00Z">
        <w:r w:rsidR="0098263B">
          <w:rPr>
            <w:rFonts w:ascii="Arial" w:hAnsi="Arial" w:cs="Arial"/>
            <w:sz w:val="21"/>
            <w:szCs w:val="21"/>
          </w:rPr>
          <w:t>03.02.2005 in Wolgast</w:t>
        </w:r>
      </w:ins>
    </w:p>
    <w:p w14:paraId="255F43EB" w14:textId="77777777" w:rsidR="00EF081B" w:rsidRPr="00055FD2" w:rsidRDefault="00EF081B" w:rsidP="00055FD2">
      <w:pPr>
        <w:rPr>
          <w:rFonts w:ascii="Arial" w:hAnsi="Arial" w:cs="Arial"/>
          <w:sz w:val="21"/>
          <w:szCs w:val="21"/>
          <w:rPrChange w:id="5" w:author="Sarah Bergmann" w:date="2024-04-13T20:09:00Z">
            <w:rPr>
              <w:rFonts w:ascii="Georgia" w:hAnsi="Georgia"/>
              <w:sz w:val="21"/>
              <w:szCs w:val="21"/>
            </w:rPr>
          </w:rPrChange>
        </w:rPr>
      </w:pPr>
    </w:p>
    <w:p w14:paraId="52BD649D" w14:textId="3CAE404A" w:rsidR="00EF081B" w:rsidRPr="00055FD2" w:rsidRDefault="00EF081B" w:rsidP="00055FD2">
      <w:pPr>
        <w:jc w:val="center"/>
        <w:rPr>
          <w:rFonts w:ascii="Arial" w:hAnsi="Arial" w:cs="Arial"/>
          <w:b/>
          <w:sz w:val="21"/>
          <w:szCs w:val="21"/>
          <w:rPrChange w:id="6" w:author="Sarah Bergmann" w:date="2024-04-13T20:09:00Z">
            <w:rPr>
              <w:rFonts w:ascii="Georgia" w:hAnsi="Georgia"/>
              <w:b/>
              <w:sz w:val="21"/>
              <w:szCs w:val="21"/>
            </w:rPr>
          </w:rPrChange>
        </w:rPr>
      </w:pPr>
      <w:r w:rsidRPr="00055FD2">
        <w:rPr>
          <w:rFonts w:ascii="Arial" w:hAnsi="Arial" w:cs="Arial"/>
          <w:b/>
          <w:sz w:val="21"/>
          <w:szCs w:val="21"/>
          <w:rPrChange w:id="7" w:author="Sarah Bergmann" w:date="2024-04-13T20:09:00Z">
            <w:rPr>
              <w:rFonts w:ascii="Arial" w:hAnsi="Arial" w:cs="Arial"/>
              <w:b/>
            </w:rPr>
          </w:rPrChange>
        </w:rPr>
        <w:t xml:space="preserve">Bewerbung um einen Studienplatz für den Bachelor in </w:t>
      </w:r>
      <w:del w:id="8" w:author="Hannes Christian Schneider" w:date="2024-04-14T17:23:00Z">
        <w:r w:rsidRPr="00055FD2" w:rsidDel="00F81476">
          <w:rPr>
            <w:rFonts w:ascii="Arial" w:hAnsi="Arial" w:cs="Arial"/>
            <w:b/>
            <w:sz w:val="21"/>
            <w:szCs w:val="21"/>
            <w:rPrChange w:id="9" w:author="Sarah Bergmann" w:date="2024-04-13T20:09:00Z">
              <w:rPr>
                <w:rFonts w:ascii="Arial" w:hAnsi="Arial" w:cs="Arial"/>
                <w:b/>
              </w:rPr>
            </w:rPrChange>
          </w:rPr>
          <w:delText>Business Administration</w:delText>
        </w:r>
      </w:del>
      <w:ins w:id="10" w:author="Hannes Christian Schneider" w:date="2024-04-14T17:23:00Z">
        <w:r w:rsidR="00F81476">
          <w:rPr>
            <w:rFonts w:ascii="Arial" w:hAnsi="Arial" w:cs="Arial"/>
            <w:b/>
            <w:sz w:val="21"/>
            <w:szCs w:val="21"/>
          </w:rPr>
          <w:t xml:space="preserve">Internationaler BWL/ Management </w:t>
        </w:r>
      </w:ins>
    </w:p>
    <w:p w14:paraId="46C9B77F" w14:textId="77777777" w:rsidR="00EF081B" w:rsidRPr="00055FD2" w:rsidRDefault="00EF081B" w:rsidP="00055FD2">
      <w:pPr>
        <w:rPr>
          <w:rFonts w:ascii="Arial" w:hAnsi="Arial" w:cs="Arial"/>
          <w:b/>
          <w:sz w:val="21"/>
          <w:szCs w:val="21"/>
          <w:rPrChange w:id="11" w:author="Sarah Bergmann" w:date="2024-04-13T20:09:00Z">
            <w:rPr>
              <w:rFonts w:ascii="Georgia" w:hAnsi="Georgia"/>
              <w:b/>
              <w:sz w:val="21"/>
              <w:szCs w:val="21"/>
            </w:rPr>
          </w:rPrChange>
        </w:rPr>
      </w:pPr>
    </w:p>
    <w:p w14:paraId="7DF42F05" w14:textId="77777777" w:rsidR="00602081" w:rsidRDefault="00602081" w:rsidP="00055FD2">
      <w:pPr>
        <w:rPr>
          <w:ins w:id="12" w:author="Hannes Christian Schneider" w:date="2024-04-14T17:19:00Z"/>
          <w:rFonts w:ascii="Arial" w:hAnsi="Arial" w:cs="Arial"/>
          <w:sz w:val="21"/>
          <w:szCs w:val="21"/>
        </w:rPr>
      </w:pPr>
      <w:ins w:id="13" w:author="Sarah Bergmann" w:date="2024-04-13T20:00:00Z">
        <w:r w:rsidRPr="00055FD2">
          <w:rPr>
            <w:rFonts w:ascii="Arial" w:hAnsi="Arial" w:cs="Arial"/>
            <w:sz w:val="21"/>
            <w:szCs w:val="21"/>
          </w:rPr>
          <w:t>Sehr geehrte Damen und Herren,</w:t>
        </w:r>
      </w:ins>
    </w:p>
    <w:p w14:paraId="3A24383C" w14:textId="77777777" w:rsidR="0098263B" w:rsidRPr="00055FD2" w:rsidDel="00F546C1" w:rsidRDefault="0098263B" w:rsidP="00055FD2">
      <w:pPr>
        <w:rPr>
          <w:ins w:id="14" w:author="Sarah Bergmann" w:date="2024-04-13T20:00:00Z"/>
          <w:del w:id="15" w:author="Hannes Christian Schneider" w:date="2024-04-15T17:22:00Z"/>
          <w:rFonts w:ascii="Arial" w:hAnsi="Arial" w:cs="Arial"/>
          <w:sz w:val="21"/>
          <w:szCs w:val="21"/>
        </w:rPr>
      </w:pPr>
    </w:p>
    <w:p w14:paraId="1BBCC695" w14:textId="77777777" w:rsidR="00602081" w:rsidRPr="00055FD2" w:rsidRDefault="00602081">
      <w:pPr>
        <w:jc w:val="both"/>
        <w:rPr>
          <w:ins w:id="16" w:author="Sarah Bergmann" w:date="2024-04-13T20:00:00Z"/>
          <w:rFonts w:ascii="Arial" w:hAnsi="Arial" w:cs="Arial"/>
          <w:sz w:val="21"/>
          <w:szCs w:val="21"/>
        </w:rPr>
        <w:pPrChange w:id="17" w:author="Sarah Bergmann" w:date="2024-04-13T20:09:00Z">
          <w:pPr/>
        </w:pPrChange>
      </w:pPr>
    </w:p>
    <w:p w14:paraId="59A2AAEE" w14:textId="5E857AAB" w:rsidR="00602081" w:rsidRPr="00055FD2" w:rsidRDefault="00602081">
      <w:pPr>
        <w:jc w:val="both"/>
        <w:rPr>
          <w:ins w:id="18" w:author="Sarah Bergmann" w:date="2024-04-13T20:00:00Z"/>
          <w:rFonts w:ascii="Arial" w:hAnsi="Arial" w:cs="Arial"/>
          <w:sz w:val="21"/>
          <w:szCs w:val="21"/>
        </w:rPr>
        <w:pPrChange w:id="19" w:author="Sarah Bergmann" w:date="2024-04-13T20:09:00Z">
          <w:pPr/>
        </w:pPrChange>
      </w:pPr>
      <w:ins w:id="20" w:author="Sarah Bergmann" w:date="2024-04-13T20:00:00Z">
        <w:r w:rsidRPr="00055FD2">
          <w:rPr>
            <w:rFonts w:ascii="Arial" w:hAnsi="Arial" w:cs="Arial"/>
            <w:sz w:val="21"/>
            <w:szCs w:val="21"/>
          </w:rPr>
          <w:t xml:space="preserve">meine Eltern sind mit einem kleinen Hotel selbstständig und daher spielten wirtschaftliche Belange schon immer eine große Rolle in unserer Familie und in meinem Leben. Es gab viele Gespräche und Einblicke in wirtschaftliche Notwendigkeiten, die mich geprägt haben. So wurde Wirtschaft zu einer persönlichen Leidenschaft. In der zehnten Klasse habe ich das Fach „Wirtschaft“ freiwillig erstmals gewählt. Da ich hier mein Interesse bestätigen konnte und ab diesem Punkt für mich klar war, dass ein Wirtschaftsstudium der richtige Weg für mich sein wird, entschied ich mich in der Sekundarstufe II Wirtschaft und Englisch als Leistungskurse zu wählen. Außerdem wählte ich Geschichte auf Englisch, um bereits in dieser Phase ein Fundament aus guten Englischkenntnissen und einem soliden Wirtschaftsverständnis zu legen. Mein Traum ist es, zukünftig im Investment Banking oder </w:t>
        </w:r>
      </w:ins>
      <w:ins w:id="21" w:author="Sophie Klocke" w:date="2024-04-14T08:41:00Z">
        <w:r w:rsidR="00657964">
          <w:rPr>
            <w:rFonts w:ascii="Arial" w:hAnsi="Arial" w:cs="Arial"/>
            <w:sz w:val="21"/>
            <w:szCs w:val="21"/>
          </w:rPr>
          <w:t xml:space="preserve">in </w:t>
        </w:r>
      </w:ins>
      <w:ins w:id="22" w:author="Sarah Bergmann" w:date="2024-04-13T20:00:00Z">
        <w:r w:rsidRPr="00055FD2">
          <w:rPr>
            <w:rFonts w:ascii="Arial" w:hAnsi="Arial" w:cs="Arial"/>
            <w:sz w:val="21"/>
            <w:szCs w:val="21"/>
          </w:rPr>
          <w:t xml:space="preserve">der Unternehmensberatung zu arbeiten. Um diesem Traum ein Stück näherzukommen, möchte ich zum Wintersemester 2024 mein Studium an der </w:t>
        </w:r>
        <w:del w:id="23" w:author="Hannes Christian Schneider" w:date="2024-04-14T17:23:00Z">
          <w:r w:rsidRPr="00055FD2" w:rsidDel="00F81476">
            <w:rPr>
              <w:rFonts w:ascii="Arial" w:hAnsi="Arial" w:cs="Arial"/>
              <w:sz w:val="21"/>
              <w:szCs w:val="21"/>
            </w:rPr>
            <w:delText>Frankfurt School of Finance &amp; Management</w:delText>
          </w:r>
        </w:del>
      </w:ins>
      <w:ins w:id="24" w:author="Hannes Christian Schneider" w:date="2024-04-14T17:23:00Z">
        <w:r w:rsidR="00F81476">
          <w:rPr>
            <w:rFonts w:ascii="Arial" w:hAnsi="Arial" w:cs="Arial"/>
            <w:sz w:val="21"/>
            <w:szCs w:val="21"/>
          </w:rPr>
          <w:t xml:space="preserve">WHU – Otto Beisheim School </w:t>
        </w:r>
        <w:proofErr w:type="spellStart"/>
        <w:r w:rsidR="00F81476">
          <w:rPr>
            <w:rFonts w:ascii="Arial" w:hAnsi="Arial" w:cs="Arial"/>
            <w:sz w:val="21"/>
            <w:szCs w:val="21"/>
          </w:rPr>
          <w:t>of</w:t>
        </w:r>
        <w:proofErr w:type="spellEnd"/>
        <w:r w:rsidR="00F81476">
          <w:rPr>
            <w:rFonts w:ascii="Arial" w:hAnsi="Arial" w:cs="Arial"/>
            <w:sz w:val="21"/>
            <w:szCs w:val="21"/>
          </w:rPr>
          <w:t xml:space="preserve"> Mana</w:t>
        </w:r>
      </w:ins>
      <w:ins w:id="25" w:author="Hannes Christian Schneider" w:date="2024-04-14T17:24:00Z">
        <w:r w:rsidR="00F81476">
          <w:rPr>
            <w:rFonts w:ascii="Arial" w:hAnsi="Arial" w:cs="Arial"/>
            <w:sz w:val="21"/>
            <w:szCs w:val="21"/>
          </w:rPr>
          <w:t>gement</w:t>
        </w:r>
      </w:ins>
      <w:ins w:id="26" w:author="Sarah Bergmann" w:date="2024-04-13T20:00:00Z">
        <w:r w:rsidRPr="00055FD2">
          <w:rPr>
            <w:rFonts w:ascii="Arial" w:hAnsi="Arial" w:cs="Arial"/>
            <w:sz w:val="21"/>
            <w:szCs w:val="21"/>
          </w:rPr>
          <w:t xml:space="preserve"> beginnen.</w:t>
        </w:r>
      </w:ins>
    </w:p>
    <w:p w14:paraId="5ED3E74B" w14:textId="77777777" w:rsidR="0098263B" w:rsidRPr="00055FD2" w:rsidRDefault="0098263B">
      <w:pPr>
        <w:jc w:val="both"/>
        <w:rPr>
          <w:ins w:id="27" w:author="Sarah Bergmann" w:date="2024-04-13T20:00:00Z"/>
          <w:rFonts w:ascii="Arial" w:hAnsi="Arial" w:cs="Arial"/>
          <w:sz w:val="21"/>
          <w:szCs w:val="21"/>
        </w:rPr>
        <w:pPrChange w:id="28" w:author="Sarah Bergmann" w:date="2024-04-13T20:09:00Z">
          <w:pPr/>
        </w:pPrChange>
      </w:pPr>
    </w:p>
    <w:p w14:paraId="03F6A6BD" w14:textId="0F190272" w:rsidR="00602081" w:rsidRPr="00055FD2" w:rsidDel="00F546C1" w:rsidRDefault="00F546C1">
      <w:pPr>
        <w:jc w:val="both"/>
        <w:rPr>
          <w:ins w:id="29" w:author="Sarah Bergmann" w:date="2024-04-13T20:00:00Z"/>
          <w:del w:id="30" w:author="Hannes Christian Schneider" w:date="2024-04-15T17:22:00Z"/>
          <w:rFonts w:ascii="Arial" w:hAnsi="Arial" w:cs="Arial"/>
          <w:sz w:val="21"/>
          <w:szCs w:val="21"/>
        </w:rPr>
        <w:pPrChange w:id="31" w:author="Sarah Bergmann" w:date="2024-04-13T20:09:00Z">
          <w:pPr/>
        </w:pPrChange>
      </w:pPr>
      <w:ins w:id="32" w:author="Hannes Christian Schneider" w:date="2024-04-15T17:22:00Z">
        <w:r>
          <w:rPr>
            <w:rFonts w:ascii="Arial" w:hAnsi="Arial" w:cs="Arial"/>
            <w:sz w:val="21"/>
            <w:szCs w:val="21"/>
          </w:rPr>
          <w:t>Selbstverständlich gibt es Dinge, an denen ich weiterhin arbeiten muss. So konnte ich vor allem in meinen letzten Schuljahren eine gewisse „Interessengebundenheit“ feststellen. Damit meine ich, dass ich Aufgaben zu Themen die mich nicht interessieren oder mir keinen Spaß bereiten, häufig unnötig lange aufgeschoben habe. Mit diesem Verhalten wurde häufig aus einer entspannten Aufgabe, für dessen Fertigstellung man drei Wochen Zeit hatte, ein stressiges Wochenende. Ich habe solche Aufgaben im Endeffekt immer erledigt, aber verbunden mit unnötigem Stress. Über dieses Verhalten habe ich mich im Nachhinein immer selbst geärgert und versuche mich seit dieser Erkenntnis mit ausreichend Zeit an das Erledigen einer Aufgabe zu machen.</w:t>
        </w:r>
        <w:r>
          <w:rPr>
            <w:rFonts w:ascii="Arial" w:hAnsi="Arial" w:cs="Arial"/>
            <w:sz w:val="21"/>
            <w:szCs w:val="21"/>
          </w:rPr>
          <w:br/>
        </w:r>
      </w:ins>
      <w:ins w:id="33" w:author="Sarah Bergmann" w:date="2024-04-13T20:00:00Z">
        <w:r w:rsidR="00602081" w:rsidRPr="00055FD2">
          <w:rPr>
            <w:rFonts w:ascii="Arial" w:hAnsi="Arial" w:cs="Arial"/>
            <w:sz w:val="21"/>
            <w:szCs w:val="21"/>
          </w:rPr>
          <w:t xml:space="preserve">Im Rahmen der BCG-Initiative </w:t>
        </w:r>
        <w:proofErr w:type="spellStart"/>
        <w:r w:rsidR="00602081" w:rsidRPr="00055FD2">
          <w:rPr>
            <w:rFonts w:ascii="Arial" w:hAnsi="Arial" w:cs="Arial"/>
            <w:sz w:val="21"/>
            <w:szCs w:val="21"/>
          </w:rPr>
          <w:t>business@school</w:t>
        </w:r>
        <w:proofErr w:type="spellEnd"/>
        <w:r w:rsidR="00602081" w:rsidRPr="00055FD2">
          <w:rPr>
            <w:rFonts w:ascii="Arial" w:hAnsi="Arial" w:cs="Arial"/>
            <w:sz w:val="21"/>
            <w:szCs w:val="21"/>
          </w:rPr>
          <w:t xml:space="preserve"> entwickelten drei Klassenkameraden und ich über den Zeitraum von einem Jahr eine Unternehmensanalyse eines Konzernes (SAP), eine Unternehmensanalyse eines Start-ups (</w:t>
        </w:r>
        <w:proofErr w:type="spellStart"/>
        <w:r w:rsidR="00602081" w:rsidRPr="00055FD2">
          <w:rPr>
            <w:rFonts w:ascii="Arial" w:hAnsi="Arial" w:cs="Arial"/>
            <w:sz w:val="21"/>
            <w:szCs w:val="21"/>
          </w:rPr>
          <w:t>Nexenio</w:t>
        </w:r>
        <w:proofErr w:type="spellEnd"/>
        <w:r w:rsidR="00602081" w:rsidRPr="00055FD2">
          <w:rPr>
            <w:rFonts w:ascii="Arial" w:hAnsi="Arial" w:cs="Arial"/>
            <w:sz w:val="21"/>
            <w:szCs w:val="21"/>
          </w:rPr>
          <w:t xml:space="preserve">) und ein Business Model für ein Unternehmen, das die Art zu kochen verändern sollte. Bei unserem finalen Pitch wurden von der Jury primär unsere Präsentationsweise und die Aufmachung der Präsentation positiv hervorgehoben. Im Rahmen dieses Projektes konnte ich meine Stärken unter Beweis stellen und weiter ausbauen. So bin ich in der Lage, in Stresssituationen stets einen kühlen Kopf zu bewahren und rational die bestmögliche Entscheidung zu treffen, ohne mich von meinen Emotionen überwältigen zu lassen. Nachdem ich im Juli 2023 mein Abitur abgeschlossen habe, entschied ich mich dazu, ein Gap Year zu machen, um mich vorwiegend persönlich weiterzuentwickeln. So habe ich die Zeit genutzt, um insgesamt acht Monate </w:t>
        </w:r>
        <w:del w:id="34" w:author="Hannes Christian Schneider" w:date="2024-04-15T17:07:00Z">
          <w:r w:rsidR="00602081" w:rsidRPr="00055FD2" w:rsidDel="009F7F2C">
            <w:rPr>
              <w:rFonts w:ascii="Arial" w:hAnsi="Arial" w:cs="Arial"/>
              <w:sz w:val="21"/>
              <w:szCs w:val="21"/>
            </w:rPr>
            <w:delText>in Vollzeit als Kellner zu</w:delText>
          </w:r>
        </w:del>
      </w:ins>
      <w:ins w:id="35" w:author="Hannes Christian Schneider" w:date="2024-04-15T17:07:00Z">
        <w:r w:rsidR="009F7F2C">
          <w:rPr>
            <w:rFonts w:ascii="Arial" w:hAnsi="Arial" w:cs="Arial"/>
            <w:sz w:val="21"/>
            <w:szCs w:val="21"/>
          </w:rPr>
          <w:t>als Kellner in Vollzeit z</w:t>
        </w:r>
      </w:ins>
      <w:ins w:id="36" w:author="Hannes Christian Schneider" w:date="2024-04-15T17:08:00Z">
        <w:r w:rsidR="009F7F2C">
          <w:rPr>
            <w:rFonts w:ascii="Arial" w:hAnsi="Arial" w:cs="Arial"/>
            <w:sz w:val="21"/>
            <w:szCs w:val="21"/>
          </w:rPr>
          <w:t>u</w:t>
        </w:r>
      </w:ins>
      <w:ins w:id="37" w:author="Sarah Bergmann" w:date="2024-04-13T20:00:00Z">
        <w:r w:rsidR="00602081" w:rsidRPr="00055FD2">
          <w:rPr>
            <w:rFonts w:ascii="Arial" w:hAnsi="Arial" w:cs="Arial"/>
            <w:sz w:val="21"/>
            <w:szCs w:val="21"/>
          </w:rPr>
          <w:t xml:space="preserve"> arbeiten, </w:t>
        </w:r>
        <w:del w:id="38" w:author="Hannes Christian Schneider" w:date="2024-04-15T17:10:00Z">
          <w:r w:rsidR="00602081" w:rsidRPr="00055FD2" w:rsidDel="009F7F2C">
            <w:rPr>
              <w:rFonts w:ascii="Arial" w:hAnsi="Arial" w:cs="Arial"/>
              <w:sz w:val="21"/>
              <w:szCs w:val="21"/>
            </w:rPr>
            <w:delText>um</w:delText>
          </w:r>
        </w:del>
      </w:ins>
      <w:ins w:id="39" w:author="Hannes Christian Schneider" w:date="2024-04-15T17:10:00Z">
        <w:r w:rsidR="009F7F2C">
          <w:rPr>
            <w:rFonts w:ascii="Arial" w:hAnsi="Arial" w:cs="Arial"/>
            <w:sz w:val="21"/>
            <w:szCs w:val="21"/>
          </w:rPr>
          <w:t>damit ich</w:t>
        </w:r>
      </w:ins>
      <w:ins w:id="40" w:author="Sarah Bergmann" w:date="2024-04-13T20:00:00Z">
        <w:r w:rsidR="00602081" w:rsidRPr="00055FD2">
          <w:rPr>
            <w:rFonts w:ascii="Arial" w:hAnsi="Arial" w:cs="Arial"/>
            <w:sz w:val="21"/>
            <w:szCs w:val="21"/>
          </w:rPr>
          <w:t xml:space="preserve"> mir meinen Traum vom Reisen nach Südostasien selbst erfüllen </w:t>
        </w:r>
        <w:del w:id="41" w:author="Hannes Christian Schneider" w:date="2024-04-15T17:10:00Z">
          <w:r w:rsidR="00602081" w:rsidRPr="00055FD2" w:rsidDel="009F7F2C">
            <w:rPr>
              <w:rFonts w:ascii="Arial" w:hAnsi="Arial" w:cs="Arial"/>
              <w:sz w:val="21"/>
              <w:szCs w:val="21"/>
            </w:rPr>
            <w:delText>zu können</w:delText>
          </w:r>
        </w:del>
      </w:ins>
      <w:ins w:id="42" w:author="Hannes Christian Schneider" w:date="2024-04-15T17:10:00Z">
        <w:r w:rsidR="009F7F2C">
          <w:rPr>
            <w:rFonts w:ascii="Arial" w:hAnsi="Arial" w:cs="Arial"/>
            <w:sz w:val="21"/>
            <w:szCs w:val="21"/>
          </w:rPr>
          <w:t>kann</w:t>
        </w:r>
      </w:ins>
      <w:ins w:id="43" w:author="Sarah Bergmann" w:date="2024-04-13T20:00:00Z">
        <w:r w:rsidR="00602081" w:rsidRPr="00055FD2">
          <w:rPr>
            <w:rFonts w:ascii="Arial" w:hAnsi="Arial" w:cs="Arial"/>
            <w:sz w:val="21"/>
            <w:szCs w:val="21"/>
          </w:rPr>
          <w:t>. Hierdurch konnte ich zum einen erste richtige Erfahrungen auf dem Arbeitsmarkt sammeln sowie zum anderen neue Kulturen und Menschen kennenlernen. Auch hierbei kamen mir meine Charaktereigenschaften zugute. Ich bin ein extrovertierter Mensch und traue mich jederzeit, neue Leute anzusprechen und kennenzulernen. Meine Mitgliedschaften in Sportvereinen, seit meiner Kindheit, haben seit jeher meine Teamfähigkeit und meine Disziplin unter Beweis gestellt. All diese Charaktereigenschaften werden mir bei meinem weiteren Werdegang helfen.</w:t>
        </w:r>
      </w:ins>
      <w:ins w:id="44" w:author="Hannes Christian Schneider" w:date="2024-04-15T17:11:00Z">
        <w:r w:rsidR="00DE7A5D">
          <w:rPr>
            <w:rFonts w:ascii="Arial" w:hAnsi="Arial" w:cs="Arial"/>
            <w:sz w:val="21"/>
            <w:szCs w:val="21"/>
          </w:rPr>
          <w:t xml:space="preserve"> </w:t>
        </w:r>
      </w:ins>
    </w:p>
    <w:p w14:paraId="28675D0E" w14:textId="77777777" w:rsidR="00602081" w:rsidRPr="00055FD2" w:rsidDel="00F546C1" w:rsidRDefault="00602081">
      <w:pPr>
        <w:jc w:val="both"/>
        <w:rPr>
          <w:ins w:id="45" w:author="Sarah Bergmann" w:date="2024-04-13T20:00:00Z"/>
          <w:del w:id="46" w:author="Hannes Christian Schneider" w:date="2024-04-15T17:22:00Z"/>
          <w:rFonts w:ascii="Arial" w:hAnsi="Arial" w:cs="Arial"/>
          <w:sz w:val="21"/>
          <w:szCs w:val="21"/>
        </w:rPr>
        <w:pPrChange w:id="47" w:author="Sarah Bergmann" w:date="2024-04-13T20:09:00Z">
          <w:pPr/>
        </w:pPrChange>
      </w:pPr>
    </w:p>
    <w:p w14:paraId="2069A500" w14:textId="77777777" w:rsidR="00602081" w:rsidRPr="00055FD2" w:rsidRDefault="00602081">
      <w:pPr>
        <w:jc w:val="both"/>
        <w:rPr>
          <w:ins w:id="48" w:author="Sarah Bergmann" w:date="2024-04-13T20:00:00Z"/>
          <w:rFonts w:ascii="Arial" w:hAnsi="Arial" w:cs="Arial"/>
          <w:sz w:val="21"/>
          <w:szCs w:val="21"/>
        </w:rPr>
        <w:pPrChange w:id="49" w:author="Sarah Bergmann" w:date="2024-04-13T20:09:00Z">
          <w:pPr/>
        </w:pPrChange>
      </w:pPr>
      <w:ins w:id="50" w:author="Sarah Bergmann" w:date="2024-04-13T20:00:00Z">
        <w:del w:id="51" w:author="Hannes Christian Schneider" w:date="2024-04-15T17:22:00Z">
          <w:r w:rsidRPr="00055FD2" w:rsidDel="00F546C1">
            <w:rPr>
              <w:rFonts w:ascii="Arial" w:hAnsi="Arial" w:cs="Arial"/>
              <w:sz w:val="21"/>
              <w:szCs w:val="21"/>
            </w:rPr>
            <w:delText xml:space="preserve"> </w:delText>
          </w:r>
        </w:del>
      </w:ins>
    </w:p>
    <w:p w14:paraId="0FEBAC59" w14:textId="77777777" w:rsidR="00602081" w:rsidRPr="00055FD2" w:rsidRDefault="00602081">
      <w:pPr>
        <w:jc w:val="both"/>
        <w:rPr>
          <w:ins w:id="52" w:author="Sarah Bergmann" w:date="2024-04-13T20:00:00Z"/>
          <w:rFonts w:ascii="Arial" w:hAnsi="Arial" w:cs="Arial"/>
          <w:sz w:val="21"/>
          <w:szCs w:val="21"/>
        </w:rPr>
        <w:pPrChange w:id="53" w:author="Sarah Bergmann" w:date="2024-04-13T20:09:00Z">
          <w:pPr/>
        </w:pPrChange>
      </w:pPr>
    </w:p>
    <w:p w14:paraId="5C610D0E" w14:textId="77777777" w:rsidR="0098263B" w:rsidRPr="00055FD2" w:rsidRDefault="0098263B" w:rsidP="0098263B">
      <w:pPr>
        <w:jc w:val="both"/>
        <w:rPr>
          <w:ins w:id="54" w:author="Hannes Christian Schneider" w:date="2024-04-14T17:19:00Z"/>
          <w:rFonts w:ascii="Arial" w:hAnsi="Arial" w:cs="Arial"/>
          <w:sz w:val="21"/>
          <w:szCs w:val="21"/>
        </w:rPr>
      </w:pPr>
      <w:ins w:id="55" w:author="Hannes Christian Schneider" w:date="2024-04-14T17:19:00Z">
        <w:r w:rsidRPr="00055FD2">
          <w:rPr>
            <w:rFonts w:ascii="Arial" w:hAnsi="Arial" w:cs="Arial"/>
            <w:sz w:val="21"/>
            <w:szCs w:val="21"/>
          </w:rPr>
          <w:t xml:space="preserve">Die WHU scheint mir für mein Studium ideal zu sein. Allem voran finde ich den Fokus auf eine starke, außergewöhnliche Studierendengemeinschaft essenziell. Mit seinen Kommilitonen verbringt man über Jahre viel Zeit, hilft einander und profitiert voneinander. Genau dieser „WHU-Spirit“ macht Ihre Universität einzigartig. Auch die eher dörfliche Lage, aber dennoch die Nähe zu Großstädten in Kombination mit einem interessanten Stilmix aus Alt und Modern auf dem Campus, gefällt mir ausgezeichnet. Die ruhigere Lage des Universitätsgeländes sorgt für einen besonders starken Zusammenhalt in der Studierendengemeinschaft und gleichzeitig hat man jederzeit sehr einfach die Möglichkeit, eine Großstadt zu erreichen. Außerdem liebe ich – wie vorher schon erwähnt – das Reisen und das Kennenlernen von neuen Kulturen und Menschen. Gerade deswegen finde ich eine besonders internationale Studierendengemeinschaft und die Möglichkeit zwei Auslandssemester zu absolvieren sehr positiv. Die Selbstständigkeit ist für mich aufgrund meines familiären Hintergrundes natürlich sehr spannend. Vorwiegend deswegen halte ich es für überaus bemerkenswert, wie viele hochkarätige und bekannte Unternehmen durch WHU-Alumni entstanden sind (Zalando, </w:t>
        </w:r>
        <w:proofErr w:type="spellStart"/>
        <w:r w:rsidRPr="00055FD2">
          <w:rPr>
            <w:rFonts w:ascii="Arial" w:hAnsi="Arial" w:cs="Arial"/>
            <w:sz w:val="21"/>
            <w:szCs w:val="21"/>
          </w:rPr>
          <w:t>HelloFresh</w:t>
        </w:r>
        <w:proofErr w:type="spellEnd"/>
        <w:r w:rsidRPr="00055FD2">
          <w:rPr>
            <w:rFonts w:ascii="Arial" w:hAnsi="Arial" w:cs="Arial"/>
            <w:sz w:val="21"/>
            <w:szCs w:val="21"/>
          </w:rPr>
          <w:t xml:space="preserve">, home24, </w:t>
        </w:r>
        <w:proofErr w:type="spellStart"/>
        <w:r w:rsidRPr="00055FD2">
          <w:rPr>
            <w:rFonts w:ascii="Arial" w:hAnsi="Arial" w:cs="Arial"/>
            <w:sz w:val="21"/>
            <w:szCs w:val="21"/>
          </w:rPr>
          <w:t>Flixbus</w:t>
        </w:r>
        <w:proofErr w:type="spellEnd"/>
        <w:r w:rsidRPr="00055FD2">
          <w:rPr>
            <w:rFonts w:ascii="Arial" w:hAnsi="Arial" w:cs="Arial"/>
            <w:sz w:val="21"/>
            <w:szCs w:val="21"/>
          </w:rPr>
          <w:t xml:space="preserve"> et </w:t>
        </w:r>
        <w:proofErr w:type="spellStart"/>
        <w:r w:rsidRPr="00055FD2">
          <w:rPr>
            <w:rFonts w:ascii="Arial" w:hAnsi="Arial" w:cs="Arial"/>
            <w:sz w:val="21"/>
            <w:szCs w:val="21"/>
          </w:rPr>
          <w:t>cetera</w:t>
        </w:r>
        <w:proofErr w:type="spellEnd"/>
        <w:r w:rsidRPr="00055FD2">
          <w:rPr>
            <w:rFonts w:ascii="Arial" w:hAnsi="Arial" w:cs="Arial"/>
            <w:sz w:val="21"/>
            <w:szCs w:val="21"/>
          </w:rPr>
          <w:t xml:space="preserve">). Selbstverständlich ist auch der hervorragende Ruf und die hervorragende Platzierung in diversen Rankings (zum Beispiel #1 in Deutschland Financial Times European Business Schools Ranking 2023, #1 in Deutschland Financial Times Masters in Management Ranking 2023) ein weiteres Argument, dass für mich persönlich die WHU – Otto Beisheim School </w:t>
        </w:r>
        <w:proofErr w:type="spellStart"/>
        <w:r w:rsidRPr="00055FD2">
          <w:rPr>
            <w:rFonts w:ascii="Arial" w:hAnsi="Arial" w:cs="Arial"/>
            <w:sz w:val="21"/>
            <w:szCs w:val="21"/>
          </w:rPr>
          <w:t>of</w:t>
        </w:r>
        <w:proofErr w:type="spellEnd"/>
        <w:r w:rsidRPr="00055FD2">
          <w:rPr>
            <w:rFonts w:ascii="Arial" w:hAnsi="Arial" w:cs="Arial"/>
            <w:sz w:val="21"/>
            <w:szCs w:val="21"/>
          </w:rPr>
          <w:t xml:space="preserve"> Management zu meiner Wunschuniversität macht.</w:t>
        </w:r>
      </w:ins>
    </w:p>
    <w:p w14:paraId="5F3F8069" w14:textId="696ED7FE" w:rsidR="00602081" w:rsidRPr="00055FD2" w:rsidDel="0098263B" w:rsidRDefault="00602081">
      <w:pPr>
        <w:jc w:val="both"/>
        <w:rPr>
          <w:ins w:id="56" w:author="Sarah Bergmann" w:date="2024-04-13T20:00:00Z"/>
          <w:del w:id="57" w:author="Hannes Christian Schneider" w:date="2024-04-14T17:19:00Z"/>
          <w:rFonts w:ascii="Arial" w:hAnsi="Arial" w:cs="Arial"/>
          <w:sz w:val="21"/>
          <w:szCs w:val="21"/>
        </w:rPr>
        <w:pPrChange w:id="58" w:author="Sarah Bergmann" w:date="2024-04-13T20:09:00Z">
          <w:pPr/>
        </w:pPrChange>
      </w:pPr>
      <w:ins w:id="59" w:author="Sarah Bergmann" w:date="2024-04-13T20:00:00Z">
        <w:del w:id="60" w:author="Hannes Christian Schneider" w:date="2024-04-14T17:19:00Z">
          <w:r w:rsidRPr="00055FD2" w:rsidDel="0098263B">
            <w:rPr>
              <w:rFonts w:ascii="Arial" w:hAnsi="Arial" w:cs="Arial"/>
              <w:sz w:val="21"/>
              <w:szCs w:val="21"/>
            </w:rPr>
            <w:delText>3. Absatz</w:delText>
          </w:r>
        </w:del>
      </w:ins>
    </w:p>
    <w:p w14:paraId="222E312F" w14:textId="77777777" w:rsidR="00602081" w:rsidDel="00F546C1" w:rsidRDefault="00602081">
      <w:pPr>
        <w:jc w:val="both"/>
        <w:rPr>
          <w:del w:id="61" w:author="Hannes Christian Schneider" w:date="2024-04-15T17:22:00Z"/>
          <w:rFonts w:ascii="Arial" w:hAnsi="Arial" w:cs="Arial"/>
          <w:sz w:val="21"/>
          <w:szCs w:val="21"/>
        </w:rPr>
      </w:pPr>
    </w:p>
    <w:p w14:paraId="131AAF43" w14:textId="77777777" w:rsidR="00F546C1" w:rsidRPr="00055FD2" w:rsidRDefault="00F546C1">
      <w:pPr>
        <w:jc w:val="both"/>
        <w:rPr>
          <w:ins w:id="62" w:author="Hannes Christian Schneider" w:date="2024-04-15T17:22:00Z"/>
          <w:rFonts w:ascii="Arial" w:hAnsi="Arial" w:cs="Arial"/>
          <w:sz w:val="21"/>
          <w:szCs w:val="21"/>
        </w:rPr>
        <w:pPrChange w:id="63" w:author="Sarah Bergmann" w:date="2024-04-13T20:09:00Z">
          <w:pPr/>
        </w:pPrChange>
      </w:pPr>
    </w:p>
    <w:p w14:paraId="6121A746" w14:textId="77777777" w:rsidR="00602081" w:rsidRPr="00055FD2" w:rsidDel="00F546C1" w:rsidRDefault="00602081">
      <w:pPr>
        <w:jc w:val="both"/>
        <w:rPr>
          <w:ins w:id="64" w:author="Sarah Bergmann" w:date="2024-04-13T20:00:00Z"/>
          <w:del w:id="65" w:author="Hannes Christian Schneider" w:date="2024-04-15T17:22:00Z"/>
          <w:rFonts w:ascii="Arial" w:hAnsi="Arial" w:cs="Arial"/>
          <w:sz w:val="21"/>
          <w:szCs w:val="21"/>
        </w:rPr>
        <w:pPrChange w:id="66" w:author="Sarah Bergmann" w:date="2024-04-13T20:09:00Z">
          <w:pPr/>
        </w:pPrChange>
      </w:pPr>
      <w:ins w:id="67" w:author="Sarah Bergmann" w:date="2024-04-13T20:00:00Z">
        <w:del w:id="68" w:author="Hannes Christian Schneider" w:date="2024-04-15T17:22:00Z">
          <w:r w:rsidRPr="00055FD2" w:rsidDel="00F546C1">
            <w:rPr>
              <w:rFonts w:ascii="Arial" w:hAnsi="Arial" w:cs="Arial"/>
              <w:sz w:val="21"/>
              <w:szCs w:val="21"/>
            </w:rPr>
            <w:lastRenderedPageBreak/>
            <w:delText xml:space="preserve"> </w:delText>
          </w:r>
        </w:del>
      </w:ins>
    </w:p>
    <w:p w14:paraId="631B020B" w14:textId="77777777" w:rsidR="00602081" w:rsidRPr="00055FD2" w:rsidDel="00F546C1" w:rsidRDefault="00602081">
      <w:pPr>
        <w:jc w:val="both"/>
        <w:rPr>
          <w:ins w:id="69" w:author="Sarah Bergmann" w:date="2024-04-13T20:00:00Z"/>
          <w:del w:id="70" w:author="Hannes Christian Schneider" w:date="2024-04-15T17:22:00Z"/>
          <w:rFonts w:ascii="Arial" w:hAnsi="Arial" w:cs="Arial"/>
          <w:sz w:val="21"/>
          <w:szCs w:val="21"/>
        </w:rPr>
        <w:pPrChange w:id="71" w:author="Sarah Bergmann" w:date="2024-04-13T20:09:00Z">
          <w:pPr/>
        </w:pPrChange>
      </w:pPr>
    </w:p>
    <w:p w14:paraId="1E2A4321" w14:textId="77777777" w:rsidR="00602081" w:rsidRPr="00055FD2" w:rsidDel="00F546C1" w:rsidRDefault="00602081">
      <w:pPr>
        <w:jc w:val="both"/>
        <w:rPr>
          <w:ins w:id="72" w:author="Sarah Bergmann" w:date="2024-04-13T20:00:00Z"/>
          <w:del w:id="73" w:author="Hannes Christian Schneider" w:date="2024-04-15T17:22:00Z"/>
          <w:rFonts w:ascii="Arial" w:hAnsi="Arial" w:cs="Arial"/>
          <w:sz w:val="21"/>
          <w:szCs w:val="21"/>
        </w:rPr>
        <w:pPrChange w:id="74" w:author="Sarah Bergmann" w:date="2024-04-13T20:09:00Z">
          <w:pPr/>
        </w:pPrChange>
      </w:pPr>
      <w:ins w:id="75" w:author="Sarah Bergmann" w:date="2024-04-13T20:00:00Z">
        <w:del w:id="76" w:author="Hannes Christian Schneider" w:date="2024-04-15T17:22:00Z">
          <w:r w:rsidRPr="00055FD2" w:rsidDel="00F546C1">
            <w:rPr>
              <w:rFonts w:ascii="Arial" w:hAnsi="Arial" w:cs="Arial"/>
              <w:sz w:val="21"/>
              <w:szCs w:val="21"/>
            </w:rPr>
            <w:delText xml:space="preserve"> </w:delText>
          </w:r>
        </w:del>
      </w:ins>
    </w:p>
    <w:p w14:paraId="565E0860" w14:textId="77777777" w:rsidR="00602081" w:rsidDel="0098263B" w:rsidRDefault="00602081">
      <w:pPr>
        <w:jc w:val="both"/>
        <w:rPr>
          <w:del w:id="77" w:author="Hannes Christian Schneider" w:date="2024-04-14T17:19:00Z"/>
          <w:rFonts w:ascii="Arial" w:hAnsi="Arial" w:cs="Arial"/>
          <w:sz w:val="21"/>
          <w:szCs w:val="21"/>
        </w:rPr>
      </w:pPr>
    </w:p>
    <w:p w14:paraId="70743E56" w14:textId="77777777" w:rsidR="00602081" w:rsidRPr="00055FD2" w:rsidDel="0098263B" w:rsidRDefault="00602081">
      <w:pPr>
        <w:jc w:val="both"/>
        <w:rPr>
          <w:ins w:id="78" w:author="Sarah Bergmann" w:date="2024-04-13T20:00:00Z"/>
          <w:del w:id="79" w:author="Hannes Christian Schneider" w:date="2024-04-14T17:19:00Z"/>
          <w:rFonts w:ascii="Arial" w:hAnsi="Arial" w:cs="Arial"/>
          <w:sz w:val="21"/>
          <w:szCs w:val="21"/>
        </w:rPr>
        <w:pPrChange w:id="80" w:author="Sarah Bergmann" w:date="2024-04-13T20:09:00Z">
          <w:pPr/>
        </w:pPrChange>
      </w:pPr>
      <w:ins w:id="81" w:author="Sarah Bergmann" w:date="2024-04-13T20:00:00Z">
        <w:del w:id="82" w:author="Hannes Christian Schneider" w:date="2024-04-14T17:19:00Z">
          <w:r w:rsidRPr="00055FD2" w:rsidDel="0098263B">
            <w:rPr>
              <w:rFonts w:ascii="Arial" w:hAnsi="Arial" w:cs="Arial"/>
              <w:sz w:val="21"/>
              <w:szCs w:val="21"/>
            </w:rPr>
            <w:delText xml:space="preserve"> </w:delText>
          </w:r>
        </w:del>
      </w:ins>
    </w:p>
    <w:p w14:paraId="368865EC" w14:textId="77777777" w:rsidR="00602081" w:rsidRPr="00055FD2" w:rsidDel="0098263B" w:rsidRDefault="00602081">
      <w:pPr>
        <w:jc w:val="both"/>
        <w:rPr>
          <w:ins w:id="83" w:author="Sarah Bergmann" w:date="2024-04-13T20:00:00Z"/>
          <w:del w:id="84" w:author="Hannes Christian Schneider" w:date="2024-04-14T17:19:00Z"/>
          <w:rFonts w:ascii="Arial" w:hAnsi="Arial" w:cs="Arial"/>
          <w:sz w:val="21"/>
          <w:szCs w:val="21"/>
        </w:rPr>
        <w:pPrChange w:id="85" w:author="Sarah Bergmann" w:date="2024-04-13T20:09:00Z">
          <w:pPr/>
        </w:pPrChange>
      </w:pPr>
    </w:p>
    <w:p w14:paraId="29BAF22A" w14:textId="77777777" w:rsidR="00602081" w:rsidRPr="00055FD2" w:rsidDel="0098263B" w:rsidRDefault="00602081">
      <w:pPr>
        <w:jc w:val="both"/>
        <w:rPr>
          <w:ins w:id="86" w:author="Sarah Bergmann" w:date="2024-04-13T20:00:00Z"/>
          <w:del w:id="87" w:author="Hannes Christian Schneider" w:date="2024-04-14T17:19:00Z"/>
          <w:rFonts w:ascii="Arial" w:hAnsi="Arial" w:cs="Arial"/>
          <w:sz w:val="21"/>
          <w:szCs w:val="21"/>
        </w:rPr>
        <w:pPrChange w:id="88" w:author="Sarah Bergmann" w:date="2024-04-13T20:09:00Z">
          <w:pPr/>
        </w:pPrChange>
      </w:pPr>
      <w:ins w:id="89" w:author="Sarah Bergmann" w:date="2024-04-13T20:00:00Z">
        <w:del w:id="90" w:author="Hannes Christian Schneider" w:date="2024-04-14T17:19:00Z">
          <w:r w:rsidRPr="00055FD2" w:rsidDel="0098263B">
            <w:rPr>
              <w:rFonts w:ascii="Arial" w:hAnsi="Arial" w:cs="Arial"/>
              <w:sz w:val="21"/>
              <w:szCs w:val="21"/>
            </w:rPr>
            <w:delText xml:space="preserve"> </w:delText>
          </w:r>
        </w:del>
      </w:ins>
    </w:p>
    <w:p w14:paraId="03E91086" w14:textId="77777777" w:rsidR="00602081" w:rsidRPr="00055FD2" w:rsidDel="0098263B" w:rsidRDefault="00602081">
      <w:pPr>
        <w:jc w:val="both"/>
        <w:rPr>
          <w:ins w:id="91" w:author="Sarah Bergmann" w:date="2024-04-13T20:00:00Z"/>
          <w:del w:id="92" w:author="Hannes Christian Schneider" w:date="2024-04-14T17:19:00Z"/>
          <w:rFonts w:ascii="Arial" w:hAnsi="Arial" w:cs="Arial"/>
          <w:sz w:val="21"/>
          <w:szCs w:val="21"/>
        </w:rPr>
        <w:pPrChange w:id="93" w:author="Sarah Bergmann" w:date="2024-04-13T20:09:00Z">
          <w:pPr/>
        </w:pPrChange>
      </w:pPr>
    </w:p>
    <w:p w14:paraId="1F2BA14D" w14:textId="77777777" w:rsidR="00602081" w:rsidRPr="00055FD2" w:rsidDel="0098263B" w:rsidRDefault="00602081">
      <w:pPr>
        <w:jc w:val="both"/>
        <w:rPr>
          <w:ins w:id="94" w:author="Sarah Bergmann" w:date="2024-04-13T20:00:00Z"/>
          <w:del w:id="95" w:author="Hannes Christian Schneider" w:date="2024-04-14T17:19:00Z"/>
          <w:rFonts w:ascii="Arial" w:hAnsi="Arial" w:cs="Arial"/>
          <w:sz w:val="21"/>
          <w:szCs w:val="21"/>
        </w:rPr>
        <w:pPrChange w:id="96" w:author="Sarah Bergmann" w:date="2024-04-13T20:09:00Z">
          <w:pPr/>
        </w:pPrChange>
      </w:pPr>
      <w:ins w:id="97" w:author="Sarah Bergmann" w:date="2024-04-13T20:00:00Z">
        <w:del w:id="98" w:author="Hannes Christian Schneider" w:date="2024-04-14T17:19:00Z">
          <w:r w:rsidRPr="00055FD2" w:rsidDel="0098263B">
            <w:rPr>
              <w:rFonts w:ascii="Arial" w:hAnsi="Arial" w:cs="Arial"/>
              <w:sz w:val="21"/>
              <w:szCs w:val="21"/>
            </w:rPr>
            <w:delText xml:space="preserve"> </w:delText>
          </w:r>
        </w:del>
      </w:ins>
    </w:p>
    <w:p w14:paraId="67D7B86C" w14:textId="77777777" w:rsidR="00602081" w:rsidRPr="00055FD2" w:rsidDel="0098263B" w:rsidRDefault="00602081">
      <w:pPr>
        <w:jc w:val="both"/>
        <w:rPr>
          <w:ins w:id="99" w:author="Sarah Bergmann" w:date="2024-04-13T20:00:00Z"/>
          <w:del w:id="100" w:author="Hannes Christian Schneider" w:date="2024-04-14T17:19:00Z"/>
          <w:rFonts w:ascii="Arial" w:hAnsi="Arial" w:cs="Arial"/>
          <w:sz w:val="21"/>
          <w:szCs w:val="21"/>
        </w:rPr>
        <w:pPrChange w:id="101" w:author="Sarah Bergmann" w:date="2024-04-13T20:09:00Z">
          <w:pPr/>
        </w:pPrChange>
      </w:pPr>
    </w:p>
    <w:p w14:paraId="59CB02F1" w14:textId="77777777" w:rsidR="00602081" w:rsidRPr="00055FD2" w:rsidDel="0098263B" w:rsidRDefault="00602081">
      <w:pPr>
        <w:jc w:val="both"/>
        <w:rPr>
          <w:ins w:id="102" w:author="Sarah Bergmann" w:date="2024-04-13T20:00:00Z"/>
          <w:del w:id="103" w:author="Hannes Christian Schneider" w:date="2024-04-14T17:19:00Z"/>
          <w:rFonts w:ascii="Arial" w:hAnsi="Arial" w:cs="Arial"/>
          <w:sz w:val="21"/>
          <w:szCs w:val="21"/>
        </w:rPr>
        <w:pPrChange w:id="104" w:author="Sarah Bergmann" w:date="2024-04-13T20:09:00Z">
          <w:pPr/>
        </w:pPrChange>
      </w:pPr>
      <w:ins w:id="105" w:author="Sarah Bergmann" w:date="2024-04-13T20:00:00Z">
        <w:del w:id="106" w:author="Hannes Christian Schneider" w:date="2024-04-14T17:19:00Z">
          <w:r w:rsidRPr="00055FD2" w:rsidDel="0098263B">
            <w:rPr>
              <w:rFonts w:ascii="Arial" w:hAnsi="Arial" w:cs="Arial"/>
              <w:sz w:val="21"/>
              <w:szCs w:val="21"/>
            </w:rPr>
            <w:delText xml:space="preserve"> </w:delText>
          </w:r>
        </w:del>
      </w:ins>
    </w:p>
    <w:p w14:paraId="5C3CAD1E" w14:textId="77777777" w:rsidR="00602081" w:rsidRPr="00055FD2" w:rsidDel="0098263B" w:rsidRDefault="00602081">
      <w:pPr>
        <w:jc w:val="both"/>
        <w:rPr>
          <w:ins w:id="107" w:author="Sarah Bergmann" w:date="2024-04-13T20:00:00Z"/>
          <w:del w:id="108" w:author="Hannes Christian Schneider" w:date="2024-04-14T17:19:00Z"/>
          <w:rFonts w:ascii="Arial" w:hAnsi="Arial" w:cs="Arial"/>
          <w:sz w:val="21"/>
          <w:szCs w:val="21"/>
        </w:rPr>
        <w:pPrChange w:id="109" w:author="Sarah Bergmann" w:date="2024-04-13T20:09:00Z">
          <w:pPr/>
        </w:pPrChange>
      </w:pPr>
    </w:p>
    <w:p w14:paraId="3372AB47" w14:textId="3FA24A47" w:rsidR="00602081" w:rsidRPr="00055FD2" w:rsidRDefault="00602081">
      <w:pPr>
        <w:jc w:val="both"/>
        <w:rPr>
          <w:ins w:id="110" w:author="Sarah Bergmann" w:date="2024-04-13T20:00:00Z"/>
          <w:rFonts w:ascii="Arial" w:hAnsi="Arial" w:cs="Arial"/>
          <w:sz w:val="21"/>
          <w:szCs w:val="21"/>
        </w:rPr>
        <w:pPrChange w:id="111" w:author="Sarah Bergmann" w:date="2024-04-13T20:09:00Z">
          <w:pPr/>
        </w:pPrChange>
      </w:pPr>
      <w:ins w:id="112" w:author="Sarah Bergmann" w:date="2024-04-13T20:00:00Z">
        <w:r w:rsidRPr="00055FD2">
          <w:rPr>
            <w:rFonts w:ascii="Arial" w:hAnsi="Arial" w:cs="Arial"/>
            <w:sz w:val="21"/>
            <w:szCs w:val="21"/>
          </w:rPr>
          <w:t>Von meinem Studium erhoffe ich mir eine steile Lernkurve sowie die Möglichkeit, meine charakterlichen Stärken wie Disziplin, Teamfähigkeit und Durchhaltevermögen in den universitären Alltag und Initiativen wie „</w:t>
        </w:r>
        <w:del w:id="113" w:author="Hannes Christian Schneider" w:date="2024-04-14T17:24:00Z">
          <w:r w:rsidRPr="00055FD2" w:rsidDel="00F81476">
            <w:rPr>
              <w:rFonts w:ascii="Arial" w:hAnsi="Arial" w:cs="Arial"/>
              <w:sz w:val="21"/>
              <w:szCs w:val="21"/>
            </w:rPr>
            <w:delText>FS Chance</w:delText>
          </w:r>
        </w:del>
      </w:ins>
      <w:ins w:id="114" w:author="Hannes Christian Schneider" w:date="2024-04-14T17:24:00Z">
        <w:r w:rsidR="00F81476">
          <w:rPr>
            <w:rFonts w:ascii="Arial" w:hAnsi="Arial" w:cs="Arial"/>
            <w:sz w:val="21"/>
            <w:szCs w:val="21"/>
          </w:rPr>
          <w:t>WHU Finance Society</w:t>
        </w:r>
      </w:ins>
      <w:ins w:id="115" w:author="Sarah Bergmann" w:date="2024-04-13T20:00:00Z">
        <w:r w:rsidRPr="00055FD2">
          <w:rPr>
            <w:rFonts w:ascii="Arial" w:hAnsi="Arial" w:cs="Arial"/>
            <w:sz w:val="21"/>
            <w:szCs w:val="21"/>
          </w:rPr>
          <w:t>“ oder „</w:t>
        </w:r>
        <w:del w:id="116" w:author="Hannes Christian Schneider" w:date="2024-04-14T17:24:00Z">
          <w:r w:rsidRPr="00055FD2" w:rsidDel="00F81476">
            <w:rPr>
              <w:rFonts w:ascii="Arial" w:hAnsi="Arial" w:cs="Arial"/>
              <w:sz w:val="21"/>
              <w:szCs w:val="21"/>
            </w:rPr>
            <w:delText>FS Economy &amp; Politics</w:delText>
          </w:r>
        </w:del>
      </w:ins>
      <w:ins w:id="117" w:author="Hannes Christian Schneider" w:date="2024-04-14T17:24:00Z">
        <w:r w:rsidR="00F81476">
          <w:rPr>
            <w:rFonts w:ascii="Arial" w:hAnsi="Arial" w:cs="Arial"/>
            <w:sz w:val="21"/>
            <w:szCs w:val="21"/>
          </w:rPr>
          <w:t xml:space="preserve">Campus </w:t>
        </w:r>
        <w:proofErr w:type="spellStart"/>
        <w:r w:rsidR="00F81476">
          <w:rPr>
            <w:rFonts w:ascii="Arial" w:hAnsi="Arial" w:cs="Arial"/>
            <w:sz w:val="21"/>
            <w:szCs w:val="21"/>
          </w:rPr>
          <w:t>for</w:t>
        </w:r>
        <w:proofErr w:type="spellEnd"/>
        <w:r w:rsidR="00F81476">
          <w:rPr>
            <w:rFonts w:ascii="Arial" w:hAnsi="Arial" w:cs="Arial"/>
            <w:sz w:val="21"/>
            <w:szCs w:val="21"/>
          </w:rPr>
          <w:t xml:space="preserve"> Finance – WHU Private Equity Conference</w:t>
        </w:r>
      </w:ins>
      <w:ins w:id="118" w:author="Sarah Bergmann" w:date="2024-04-13T20:00:00Z">
        <w:r w:rsidRPr="00055FD2">
          <w:rPr>
            <w:rFonts w:ascii="Arial" w:hAnsi="Arial" w:cs="Arial"/>
            <w:sz w:val="21"/>
            <w:szCs w:val="21"/>
          </w:rPr>
          <w:t>“ einzubringen. Ich wäre stolz, ein Teil Ihrer studentischen Gemeinschaft werden zu dürfen und würde mich sehr über eine Einladung zum Interview freuen, um Sie auch persönlich von mir zu überzeugen.</w:t>
        </w:r>
      </w:ins>
    </w:p>
    <w:p w14:paraId="51219165" w14:textId="77777777" w:rsidR="00602081" w:rsidRPr="00055FD2" w:rsidRDefault="00602081" w:rsidP="00055FD2">
      <w:pPr>
        <w:rPr>
          <w:ins w:id="119" w:author="Sarah Bergmann" w:date="2024-04-13T20:00:00Z"/>
          <w:rFonts w:ascii="Arial" w:hAnsi="Arial" w:cs="Arial"/>
          <w:sz w:val="21"/>
          <w:szCs w:val="21"/>
        </w:rPr>
      </w:pPr>
    </w:p>
    <w:p w14:paraId="43916285" w14:textId="68006B96" w:rsidR="005A0D72" w:rsidRPr="00055FD2" w:rsidDel="00602081" w:rsidRDefault="00602081" w:rsidP="00055FD2">
      <w:pPr>
        <w:rPr>
          <w:del w:id="120" w:author="Sarah Bergmann" w:date="2024-04-13T20:00:00Z"/>
          <w:rFonts w:ascii="Arial" w:hAnsi="Arial" w:cs="Arial"/>
          <w:sz w:val="21"/>
          <w:szCs w:val="21"/>
        </w:rPr>
      </w:pPr>
      <w:ins w:id="121" w:author="Sarah Bergmann" w:date="2024-04-13T20:00:00Z">
        <w:r w:rsidRPr="00055FD2">
          <w:rPr>
            <w:rFonts w:ascii="Arial" w:hAnsi="Arial" w:cs="Arial"/>
            <w:sz w:val="21"/>
            <w:szCs w:val="21"/>
          </w:rPr>
          <w:t>Mit freundlichen Grüßen</w:t>
        </w:r>
      </w:ins>
      <w:del w:id="122" w:author="Sarah Bergmann" w:date="2024-04-13T20:00:00Z">
        <w:r w:rsidR="005A0D72" w:rsidRPr="00055FD2" w:rsidDel="00602081">
          <w:rPr>
            <w:rFonts w:ascii="Arial" w:hAnsi="Arial" w:cs="Arial"/>
            <w:sz w:val="21"/>
            <w:szCs w:val="21"/>
          </w:rPr>
          <w:delText xml:space="preserve">Sehr geehrte Damen und Herren, </w:delText>
        </w:r>
      </w:del>
    </w:p>
    <w:p w14:paraId="6CCDAE9B" w14:textId="77777777" w:rsidR="00602081" w:rsidRPr="00055FD2" w:rsidRDefault="00602081" w:rsidP="00055FD2">
      <w:pPr>
        <w:jc w:val="both"/>
        <w:rPr>
          <w:ins w:id="123" w:author="Sarah Bergmann" w:date="2024-04-13T20:01:00Z"/>
          <w:rFonts w:ascii="Arial" w:hAnsi="Arial" w:cs="Arial"/>
          <w:sz w:val="21"/>
          <w:szCs w:val="21"/>
        </w:rPr>
      </w:pPr>
    </w:p>
    <w:p w14:paraId="40F12704" w14:textId="77777777" w:rsidR="00602081" w:rsidRDefault="00602081" w:rsidP="00055FD2">
      <w:pPr>
        <w:jc w:val="both"/>
        <w:rPr>
          <w:ins w:id="124" w:author="Hannes Christian Schneider" w:date="2024-04-14T17:19:00Z"/>
          <w:rFonts w:ascii="Arial" w:hAnsi="Arial" w:cs="Arial"/>
          <w:sz w:val="21"/>
          <w:szCs w:val="21"/>
        </w:rPr>
      </w:pPr>
    </w:p>
    <w:p w14:paraId="6A15D71F" w14:textId="77777777" w:rsidR="0098263B" w:rsidRDefault="0098263B" w:rsidP="00055FD2">
      <w:pPr>
        <w:jc w:val="both"/>
        <w:rPr>
          <w:ins w:id="125" w:author="Hannes Christian Schneider" w:date="2024-04-14T17:19:00Z"/>
          <w:rFonts w:ascii="Arial" w:hAnsi="Arial" w:cs="Arial"/>
          <w:sz w:val="21"/>
          <w:szCs w:val="21"/>
        </w:rPr>
      </w:pPr>
    </w:p>
    <w:p w14:paraId="5DDEA0D7" w14:textId="77777777" w:rsidR="0098263B" w:rsidRPr="00055FD2" w:rsidRDefault="0098263B" w:rsidP="00055FD2">
      <w:pPr>
        <w:jc w:val="both"/>
        <w:rPr>
          <w:ins w:id="126" w:author="Sarah Bergmann" w:date="2024-04-13T20:01:00Z"/>
          <w:rFonts w:ascii="Arial" w:hAnsi="Arial" w:cs="Arial"/>
          <w:sz w:val="21"/>
          <w:szCs w:val="21"/>
        </w:rPr>
      </w:pPr>
    </w:p>
    <w:p w14:paraId="0B26A235" w14:textId="77777777" w:rsidR="00602081" w:rsidRPr="00055FD2" w:rsidRDefault="00602081" w:rsidP="00055FD2">
      <w:pPr>
        <w:rPr>
          <w:ins w:id="127" w:author="Sarah Bergmann" w:date="2024-04-13T20:01:00Z"/>
          <w:rFonts w:ascii="Arial" w:hAnsi="Arial" w:cs="Arial"/>
          <w:sz w:val="21"/>
          <w:szCs w:val="21"/>
        </w:rPr>
      </w:pPr>
    </w:p>
    <w:p w14:paraId="717E8257" w14:textId="77777777" w:rsidR="00055FD2" w:rsidRPr="00055FD2" w:rsidRDefault="00055FD2">
      <w:pPr>
        <w:jc w:val="both"/>
        <w:rPr>
          <w:ins w:id="128" w:author="Sarah Bergmann" w:date="2024-04-13T20:08:00Z"/>
          <w:rFonts w:ascii="Arial" w:hAnsi="Arial" w:cs="Arial"/>
          <w:sz w:val="21"/>
          <w:szCs w:val="21"/>
        </w:rPr>
        <w:pPrChange w:id="129" w:author="Sarah Bergmann" w:date="2024-04-13T20:09:00Z">
          <w:pPr/>
        </w:pPrChange>
      </w:pPr>
      <w:ins w:id="130" w:author="Sarah Bergmann" w:date="2024-04-13T20:08:00Z">
        <w:r w:rsidRPr="00055FD2">
          <w:rPr>
            <w:rFonts w:ascii="Arial" w:hAnsi="Arial" w:cs="Arial"/>
            <w:sz w:val="21"/>
            <w:szCs w:val="21"/>
          </w:rPr>
          <w:t>Hannes Schneider</w:t>
        </w:r>
      </w:ins>
    </w:p>
    <w:p w14:paraId="51BDE883" w14:textId="5015F006" w:rsidR="00055FD2" w:rsidRPr="00055FD2" w:rsidRDefault="00055FD2">
      <w:pPr>
        <w:jc w:val="both"/>
        <w:rPr>
          <w:ins w:id="131" w:author="Sarah Bergmann" w:date="2024-04-13T20:08:00Z"/>
          <w:rFonts w:ascii="Arial" w:hAnsi="Arial" w:cs="Arial"/>
          <w:sz w:val="21"/>
          <w:szCs w:val="21"/>
        </w:rPr>
        <w:pPrChange w:id="132" w:author="Sarah Bergmann" w:date="2024-04-13T20:09:00Z">
          <w:pPr/>
        </w:pPrChange>
      </w:pPr>
      <w:ins w:id="133" w:author="Sarah Bergmann" w:date="2024-04-13T20:08:00Z">
        <w:r w:rsidRPr="00055FD2">
          <w:rPr>
            <w:rFonts w:ascii="Arial" w:hAnsi="Arial" w:cs="Arial"/>
            <w:sz w:val="21"/>
            <w:szCs w:val="21"/>
          </w:rPr>
          <w:t xml:space="preserve">Potsdam, </w:t>
        </w:r>
      </w:ins>
      <w:ins w:id="134" w:author="Hannes Christian Schneider" w:date="2024-04-15T17:06:00Z">
        <w:r w:rsidR="009F7F2C">
          <w:rPr>
            <w:rFonts w:ascii="Arial" w:hAnsi="Arial" w:cs="Arial"/>
            <w:sz w:val="21"/>
            <w:szCs w:val="21"/>
          </w:rPr>
          <w:t>17</w:t>
        </w:r>
      </w:ins>
      <w:ins w:id="135" w:author="Sarah Bergmann" w:date="2024-04-13T20:08:00Z">
        <w:del w:id="136" w:author="Hannes Christian Schneider" w:date="2024-04-15T17:06:00Z">
          <w:r w:rsidRPr="00055FD2" w:rsidDel="009F7F2C">
            <w:rPr>
              <w:rFonts w:ascii="Arial" w:hAnsi="Arial" w:cs="Arial"/>
              <w:sz w:val="21"/>
              <w:szCs w:val="21"/>
            </w:rPr>
            <w:delText>09</w:delText>
          </w:r>
        </w:del>
        <w:r w:rsidRPr="00055FD2">
          <w:rPr>
            <w:rFonts w:ascii="Arial" w:hAnsi="Arial" w:cs="Arial"/>
            <w:sz w:val="21"/>
            <w:szCs w:val="21"/>
          </w:rPr>
          <w:t>.04.2024</w:t>
        </w:r>
      </w:ins>
    </w:p>
    <w:p w14:paraId="7D8DDCAD" w14:textId="77777777" w:rsidR="00055FD2" w:rsidRPr="00055FD2" w:rsidRDefault="00055FD2">
      <w:pPr>
        <w:jc w:val="both"/>
        <w:rPr>
          <w:ins w:id="137" w:author="Sarah Bergmann" w:date="2024-04-13T20:08:00Z"/>
          <w:rFonts w:ascii="Arial" w:hAnsi="Arial" w:cs="Arial"/>
          <w:sz w:val="21"/>
          <w:szCs w:val="21"/>
        </w:rPr>
        <w:pPrChange w:id="138" w:author="Sarah Bergmann" w:date="2024-04-13T20:09:00Z">
          <w:pPr/>
        </w:pPrChange>
      </w:pPr>
    </w:p>
    <w:p w14:paraId="4657D90D" w14:textId="521A4FA3" w:rsidR="00055FD2" w:rsidRPr="00055FD2" w:rsidDel="0098263B" w:rsidRDefault="00055FD2">
      <w:pPr>
        <w:jc w:val="both"/>
        <w:rPr>
          <w:ins w:id="139" w:author="Sarah Bergmann" w:date="2024-04-13T20:08:00Z"/>
          <w:del w:id="140" w:author="Hannes Christian Schneider" w:date="2024-04-14T17:19:00Z"/>
          <w:rFonts w:ascii="Arial" w:hAnsi="Arial" w:cs="Arial"/>
          <w:sz w:val="21"/>
          <w:szCs w:val="21"/>
        </w:rPr>
        <w:pPrChange w:id="141" w:author="Sarah Bergmann" w:date="2024-04-13T20:09:00Z">
          <w:pPr/>
        </w:pPrChange>
      </w:pPr>
      <w:ins w:id="142" w:author="Sarah Bergmann" w:date="2024-04-13T20:08:00Z">
        <w:del w:id="143" w:author="Hannes Christian Schneider" w:date="2024-04-14T17:19:00Z">
          <w:r w:rsidRPr="00055FD2" w:rsidDel="0098263B">
            <w:rPr>
              <w:rFonts w:ascii="Arial" w:hAnsi="Arial" w:cs="Arial"/>
              <w:sz w:val="21"/>
              <w:szCs w:val="21"/>
            </w:rPr>
            <w:delText>FS:</w:delText>
          </w:r>
        </w:del>
      </w:ins>
    </w:p>
    <w:p w14:paraId="332E9978" w14:textId="60D9B1A1" w:rsidR="00055FD2" w:rsidRPr="00055FD2" w:rsidDel="0098263B" w:rsidRDefault="00055FD2">
      <w:pPr>
        <w:jc w:val="both"/>
        <w:rPr>
          <w:ins w:id="144" w:author="Sarah Bergmann" w:date="2024-04-13T20:08:00Z"/>
          <w:del w:id="145" w:author="Hannes Christian Schneider" w:date="2024-04-14T17:19:00Z"/>
          <w:rFonts w:ascii="Arial" w:hAnsi="Arial" w:cs="Arial"/>
          <w:sz w:val="21"/>
          <w:szCs w:val="21"/>
        </w:rPr>
        <w:pPrChange w:id="146" w:author="Sarah Bergmann" w:date="2024-04-13T20:09:00Z">
          <w:pPr/>
        </w:pPrChange>
      </w:pPr>
      <w:ins w:id="147" w:author="Sarah Bergmann" w:date="2024-04-13T20:08:00Z">
        <w:del w:id="148" w:author="Hannes Christian Schneider" w:date="2024-04-14T17:19:00Z">
          <w:r w:rsidRPr="00055FD2" w:rsidDel="0098263B">
            <w:rPr>
              <w:rFonts w:ascii="Arial" w:hAnsi="Arial" w:cs="Arial"/>
              <w:sz w:val="21"/>
              <w:szCs w:val="21"/>
            </w:rPr>
            <w:delText xml:space="preserve">Die Frankfurt School scheint mir für mein Studium ideal zu sein. Insbesondere die Möglichkeit, im weiteren Verlauf des Studiums die Vertiefung „Consulting &amp; Finance“ wählen zu können, wirkt wie für mich gemacht. Wie zuvor schon erwähnt ist es mein Traum, zukünftig im Investment Banking oder in der Unternehmensberatung zu arbeiten. Gerade diese Vertiefung eröffnet mir die Möglichkeit, beide dieser Ziele bestmöglich zu verfolgen.  Auch wird sich natürlich die Lage in der Finanzhauptstadt Deutschlands positiv bemerkbar machen, gerade, wenn es um relevante Praktika während des Studiums geht. Weiterhin ist für mich die Lebensqualität der Stadt, in welcher ich während meines Studiums jahrelang leben werde, von hohem Stellenwert. Die Eindrücke, die ich mir während einzelner Besuche von Frankfurt am Main machen konnte, sind äußerst positiv und ich könnte mir ein Leben in Frankfurt am Main sehr gut vorstellen. Weiterhin sehe ich einen großen Vorteil darin, dass ein Auslandssemester sowie ein Auslandspraktikum obligatorischer Bestandteil des Studiums sind und man hierbei die Unterstützung Ihres Career Centers bekommt. Neue Kulturen kennenzulernen begeistert mich und diese spannende Erfahrung während des Studierens machen zu können, ist grandios. Selbstverständlich ist auch der hervorragende Ruf und die hervorragende Platzierung in diversen Rankings (zum Beispiel #1 Business School for Employability, #1 Business School for Executive Education, #1 Business School for Auditors) ein weiteres Argument, das für mich persönlich die Frankfurt School zu meiner Wunschuniversität gemacht hat.   </w:delText>
          </w:r>
        </w:del>
      </w:ins>
    </w:p>
    <w:p w14:paraId="1DC270F4" w14:textId="1A806441" w:rsidR="00055FD2" w:rsidRPr="00055FD2" w:rsidDel="0098263B" w:rsidRDefault="00055FD2">
      <w:pPr>
        <w:jc w:val="both"/>
        <w:rPr>
          <w:ins w:id="149" w:author="Sarah Bergmann" w:date="2024-04-13T20:08:00Z"/>
          <w:del w:id="150" w:author="Hannes Christian Schneider" w:date="2024-04-14T17:19:00Z"/>
          <w:rFonts w:ascii="Arial" w:hAnsi="Arial" w:cs="Arial"/>
          <w:sz w:val="21"/>
          <w:szCs w:val="21"/>
        </w:rPr>
        <w:pPrChange w:id="151" w:author="Sarah Bergmann" w:date="2024-04-13T20:09:00Z">
          <w:pPr/>
        </w:pPrChange>
      </w:pPr>
    </w:p>
    <w:p w14:paraId="768838D0" w14:textId="7B0D3B9F" w:rsidR="00055FD2" w:rsidRPr="00055FD2" w:rsidDel="0098263B" w:rsidRDefault="00055FD2">
      <w:pPr>
        <w:jc w:val="both"/>
        <w:rPr>
          <w:ins w:id="152" w:author="Sarah Bergmann" w:date="2024-04-13T20:08:00Z"/>
          <w:del w:id="153" w:author="Hannes Christian Schneider" w:date="2024-04-14T17:19:00Z"/>
          <w:rFonts w:ascii="Arial" w:hAnsi="Arial" w:cs="Arial"/>
          <w:sz w:val="21"/>
          <w:szCs w:val="21"/>
        </w:rPr>
        <w:pPrChange w:id="154" w:author="Sarah Bergmann" w:date="2024-04-13T20:09:00Z">
          <w:pPr/>
        </w:pPrChange>
      </w:pPr>
      <w:ins w:id="155" w:author="Sarah Bergmann" w:date="2024-04-13T20:08:00Z">
        <w:del w:id="156" w:author="Hannes Christian Schneider" w:date="2024-04-14T17:19:00Z">
          <w:r w:rsidRPr="00055FD2" w:rsidDel="0098263B">
            <w:rPr>
              <w:rFonts w:ascii="Arial" w:hAnsi="Arial" w:cs="Arial"/>
              <w:sz w:val="21"/>
              <w:szCs w:val="21"/>
            </w:rPr>
            <w:delText xml:space="preserve"> </w:delText>
          </w:r>
        </w:del>
      </w:ins>
    </w:p>
    <w:p w14:paraId="5A8C4968" w14:textId="52C612B5" w:rsidR="00055FD2" w:rsidRPr="00055FD2" w:rsidDel="0098263B" w:rsidRDefault="00055FD2">
      <w:pPr>
        <w:jc w:val="both"/>
        <w:rPr>
          <w:ins w:id="157" w:author="Sarah Bergmann" w:date="2024-04-13T20:08:00Z"/>
          <w:del w:id="158" w:author="Hannes Christian Schneider" w:date="2024-04-14T17:19:00Z"/>
          <w:rFonts w:ascii="Arial" w:hAnsi="Arial" w:cs="Arial"/>
          <w:sz w:val="21"/>
          <w:szCs w:val="21"/>
        </w:rPr>
        <w:pPrChange w:id="159" w:author="Sarah Bergmann" w:date="2024-04-13T20:09:00Z">
          <w:pPr/>
        </w:pPrChange>
      </w:pPr>
      <w:ins w:id="160" w:author="Sarah Bergmann" w:date="2024-04-13T20:08:00Z">
        <w:del w:id="161" w:author="Hannes Christian Schneider" w:date="2024-04-14T17:19:00Z">
          <w:r w:rsidRPr="00055FD2" w:rsidDel="0098263B">
            <w:rPr>
              <w:rFonts w:ascii="Arial" w:hAnsi="Arial" w:cs="Arial"/>
              <w:sz w:val="21"/>
              <w:szCs w:val="21"/>
            </w:rPr>
            <w:delText>EBS:</w:delText>
          </w:r>
        </w:del>
      </w:ins>
    </w:p>
    <w:p w14:paraId="52E90D6C" w14:textId="13C88FA9" w:rsidR="00055FD2" w:rsidRPr="00055FD2" w:rsidDel="0098263B" w:rsidRDefault="00055FD2">
      <w:pPr>
        <w:jc w:val="both"/>
        <w:rPr>
          <w:ins w:id="162" w:author="Sarah Bergmann" w:date="2024-04-13T20:08:00Z"/>
          <w:del w:id="163" w:author="Hannes Christian Schneider" w:date="2024-04-14T17:19:00Z"/>
          <w:rFonts w:ascii="Arial" w:hAnsi="Arial" w:cs="Arial"/>
          <w:sz w:val="21"/>
          <w:szCs w:val="21"/>
        </w:rPr>
        <w:pPrChange w:id="164" w:author="Sarah Bergmann" w:date="2024-04-13T20:09:00Z">
          <w:pPr/>
        </w:pPrChange>
      </w:pPr>
    </w:p>
    <w:p w14:paraId="51B4BEA0" w14:textId="06DE874A" w:rsidR="00055FD2" w:rsidRPr="00055FD2" w:rsidDel="0098263B" w:rsidRDefault="00055FD2">
      <w:pPr>
        <w:jc w:val="both"/>
        <w:rPr>
          <w:ins w:id="165" w:author="Sarah Bergmann" w:date="2024-04-13T20:08:00Z"/>
          <w:del w:id="166" w:author="Hannes Christian Schneider" w:date="2024-04-14T17:19:00Z"/>
          <w:rFonts w:ascii="Arial" w:hAnsi="Arial" w:cs="Arial"/>
          <w:sz w:val="21"/>
          <w:szCs w:val="21"/>
        </w:rPr>
        <w:pPrChange w:id="167" w:author="Sarah Bergmann" w:date="2024-04-13T20:09:00Z">
          <w:pPr/>
        </w:pPrChange>
      </w:pPr>
      <w:ins w:id="168" w:author="Sarah Bergmann" w:date="2024-04-13T20:08:00Z">
        <w:del w:id="169" w:author="Hannes Christian Schneider" w:date="2024-04-14T17:19:00Z">
          <w:r w:rsidRPr="00055FD2" w:rsidDel="0098263B">
            <w:rPr>
              <w:rFonts w:ascii="Arial" w:hAnsi="Arial" w:cs="Arial"/>
              <w:sz w:val="21"/>
              <w:szCs w:val="21"/>
            </w:rPr>
            <w:delText xml:space="preserve">Die EBS Business School scheint mir für mein Studium ideal zu sein. Allem voran finde ich den Fokus auf Persönlichkeitsentwicklung und auf Leadership-Skills, den die EBS setzt, sehr spannend. Gerade diese Thematik halte ich in der heutigen – immer digitaleren Zeit – für essenziell. Die Entwicklung einer starken Persönlichkeit wird meiner Ansicht nach zukünftig immer ausschlaggebender für den beruflichen Erfolg. Insbesondere die Möglichkeit, im weiteren Verlauf des Studiums die Vertiefung „Strategy &amp; Consulting“ oder „Finance &amp; FinTech“ wählen zu können, wird mir beim Erreichen meiner Ziele helfen. Auch die eher dörfliche Lage, aber dennoch die Nähe zu Großstädten in Kombination mit einem interessanten Stilmix aus Alt und Modern auf dem Campus, gefällt mir ausgezeichnet. Die ruhigere Lage des Universitätsgeländes sorgt für einen besonders starken Zusammenhalt in der Studierendengemeinschaft und gleichzeitig hat man jederzeit sehr einfach die Möglichkeit, eine Großstadt zu erreichen. Auch die Karriereaussichten nach einem Abschluss an der EBS sind sehr vielversprechend, mit einem überdurchschnittlichen Einstiegsgehalt und namhaften Unternehmenspartnern wie KPMG oder Goldman Sachs. Die hohe Qualität des Studiums wird durch beeindruckende Alumni der EBS bestätigt (13 Personen, die es auf die Forbes „30 under 30“ Liste geschafft haben). Weiterhin sehe ich einen großen Vorteil darin, die Möglichkeit zu haben, einen Doppelabschluss an einer von über 200 prestigeträchtigen internationalen Universitäten zu erwerben, da ich mir für meinen beruflichen Werdegang einen Job im Ausland vorstellen kann. Außerdem empfinde ich es als sehr positiv, dass ein Auslandssemester in jedem Fall obligatorischer Bestandteil des Studiums ist und man hierbei die Unterstützung Ihres Career Centers bekommt. Neue Kulturen kennenzulernen begeistert mich und diese spannende Erfahrung während des Studierens machen zu können, ist grandios. Selbstverständlich ist auch der hervorragende Ruf und die hervorragende Platzierung in diversen Rankings (zum Beispiel Top zehn der BWL-Universitäten in Deutschland im Ranking 2023 der Wirtschaftswoche, #2 in Deutschland Financial Times Masters in Finance Ranking 2023) ein weiteres Argument, das für mich persönlich die EBS Business School zu meiner Wunschuniversität gemacht hat.   </w:delText>
          </w:r>
        </w:del>
      </w:ins>
    </w:p>
    <w:p w14:paraId="1E01EA87" w14:textId="21F8DB21" w:rsidR="00055FD2" w:rsidRPr="00055FD2" w:rsidDel="0098263B" w:rsidRDefault="00055FD2">
      <w:pPr>
        <w:jc w:val="both"/>
        <w:rPr>
          <w:ins w:id="170" w:author="Sarah Bergmann" w:date="2024-04-13T20:08:00Z"/>
          <w:del w:id="171" w:author="Hannes Christian Schneider" w:date="2024-04-14T17:19:00Z"/>
          <w:rFonts w:ascii="Arial" w:hAnsi="Arial" w:cs="Arial"/>
          <w:sz w:val="21"/>
          <w:szCs w:val="21"/>
        </w:rPr>
        <w:pPrChange w:id="172" w:author="Sarah Bergmann" w:date="2024-04-13T20:09:00Z">
          <w:pPr/>
        </w:pPrChange>
      </w:pPr>
    </w:p>
    <w:p w14:paraId="4A8EEDD2" w14:textId="5E8AD7B0" w:rsidR="00055FD2" w:rsidRPr="00055FD2" w:rsidDel="0098263B" w:rsidRDefault="00055FD2">
      <w:pPr>
        <w:jc w:val="both"/>
        <w:rPr>
          <w:ins w:id="173" w:author="Sarah Bergmann" w:date="2024-04-13T20:08:00Z"/>
          <w:del w:id="174" w:author="Hannes Christian Schneider" w:date="2024-04-14T17:19:00Z"/>
          <w:rFonts w:ascii="Arial" w:hAnsi="Arial" w:cs="Arial"/>
          <w:sz w:val="21"/>
          <w:szCs w:val="21"/>
        </w:rPr>
        <w:pPrChange w:id="175" w:author="Sarah Bergmann" w:date="2024-04-13T20:09:00Z">
          <w:pPr/>
        </w:pPrChange>
      </w:pPr>
      <w:ins w:id="176" w:author="Sarah Bergmann" w:date="2024-04-13T20:08:00Z">
        <w:del w:id="177" w:author="Hannes Christian Schneider" w:date="2024-04-14T17:19:00Z">
          <w:r w:rsidRPr="00055FD2" w:rsidDel="0098263B">
            <w:rPr>
              <w:rFonts w:ascii="Arial" w:hAnsi="Arial" w:cs="Arial"/>
              <w:sz w:val="21"/>
              <w:szCs w:val="21"/>
            </w:rPr>
            <w:delText xml:space="preserve"> </w:delText>
          </w:r>
        </w:del>
      </w:ins>
    </w:p>
    <w:p w14:paraId="71F5B23C" w14:textId="72334A38" w:rsidR="00055FD2" w:rsidRPr="00055FD2" w:rsidDel="0098263B" w:rsidRDefault="00055FD2">
      <w:pPr>
        <w:jc w:val="both"/>
        <w:rPr>
          <w:ins w:id="178" w:author="Sarah Bergmann" w:date="2024-04-13T20:08:00Z"/>
          <w:del w:id="179" w:author="Hannes Christian Schneider" w:date="2024-04-14T17:19:00Z"/>
          <w:rFonts w:ascii="Arial" w:hAnsi="Arial" w:cs="Arial"/>
          <w:sz w:val="21"/>
          <w:szCs w:val="21"/>
        </w:rPr>
        <w:pPrChange w:id="180" w:author="Sarah Bergmann" w:date="2024-04-13T20:09:00Z">
          <w:pPr/>
        </w:pPrChange>
      </w:pPr>
      <w:ins w:id="181" w:author="Sarah Bergmann" w:date="2024-04-13T20:08:00Z">
        <w:del w:id="182" w:author="Hannes Christian Schneider" w:date="2024-04-14T17:19:00Z">
          <w:r w:rsidRPr="00055FD2" w:rsidDel="0098263B">
            <w:rPr>
              <w:rFonts w:ascii="Arial" w:hAnsi="Arial" w:cs="Arial"/>
              <w:sz w:val="21"/>
              <w:szCs w:val="21"/>
            </w:rPr>
            <w:delText>WHU:</w:delText>
          </w:r>
        </w:del>
      </w:ins>
    </w:p>
    <w:p w14:paraId="79C38EE5" w14:textId="34B32AF9" w:rsidR="00055FD2" w:rsidRPr="00055FD2" w:rsidDel="0098263B" w:rsidRDefault="00055FD2">
      <w:pPr>
        <w:jc w:val="both"/>
        <w:rPr>
          <w:ins w:id="183" w:author="Sarah Bergmann" w:date="2024-04-13T20:08:00Z"/>
          <w:del w:id="184" w:author="Hannes Christian Schneider" w:date="2024-04-14T17:19:00Z"/>
          <w:rFonts w:ascii="Arial" w:hAnsi="Arial" w:cs="Arial"/>
          <w:sz w:val="21"/>
          <w:szCs w:val="21"/>
        </w:rPr>
        <w:pPrChange w:id="185" w:author="Sarah Bergmann" w:date="2024-04-13T20:09:00Z">
          <w:pPr/>
        </w:pPrChange>
      </w:pPr>
    </w:p>
    <w:p w14:paraId="5E4DE4FF" w14:textId="4D5C20CA" w:rsidR="00055FD2" w:rsidRPr="00055FD2" w:rsidDel="0098263B" w:rsidRDefault="00055FD2">
      <w:pPr>
        <w:jc w:val="both"/>
        <w:rPr>
          <w:ins w:id="186" w:author="Sarah Bergmann" w:date="2024-04-13T20:08:00Z"/>
          <w:del w:id="187" w:author="Hannes Christian Schneider" w:date="2024-04-14T17:19:00Z"/>
          <w:rFonts w:ascii="Arial" w:hAnsi="Arial" w:cs="Arial"/>
          <w:sz w:val="21"/>
          <w:szCs w:val="21"/>
        </w:rPr>
        <w:pPrChange w:id="188" w:author="Sarah Bergmann" w:date="2024-04-13T20:09:00Z">
          <w:pPr/>
        </w:pPrChange>
      </w:pPr>
      <w:ins w:id="189" w:author="Sarah Bergmann" w:date="2024-04-13T20:08:00Z">
        <w:del w:id="190" w:author="Hannes Christian Schneider" w:date="2024-04-14T17:19:00Z">
          <w:r w:rsidRPr="00055FD2" w:rsidDel="0098263B">
            <w:rPr>
              <w:rFonts w:ascii="Arial" w:hAnsi="Arial" w:cs="Arial"/>
              <w:sz w:val="21"/>
              <w:szCs w:val="21"/>
            </w:rPr>
            <w:delText>Die WHU scheint mir für mein Studium ideal zu sein. Allem voran finde ich den Fokus auf eine starke, außergewöhnliche Studierendengemeinschaft essenziell. Mit seinen Kommilitonen verbringt man über Jahre viel Zeit, hilft einander und profitiert voneinander. Genau dieser „WHU-Spirit“ macht Ihre Universität einzigartig. Auch die eher dörfliche Lage, aber dennoch die Nähe zu Großstädten in Kombination mit einem interessanten Stilmix aus Alt und Modern auf dem Campus, gefällt mir ausgezeichnet. Die ruhigere Lage des Universitätsgeländes sorgt für einen besonders starken Zusammenhalt in der Studierendengemeinschaft und gleichzeitig hat man jederzeit sehr einfach die Möglichkeit, eine Großstadt zu erreichen. Außerdem liebe ich – wie vorher schon erwähnt – das Reisen und das Kennenlernen von neuen Kulturen und Menschen. Gerade deswegen finde ich eine besonders internationale Studierendengemeinschaft und die Möglichkeit zwei Auslandssemester zu absolvieren sehr positiv. Die Selbstständigkeit ist für mich aufgrund meines familiären Hintergrundes natürlich sehr spannend. Vorwiegend deswegen halte ich es für überaus bemerkenswert, wie viele hochkarätige und bekannte Unternehmen durch WHU-Alumni entstanden sind (Zalando, HelloFresh, home24, Flixbus et cetera). Selbstverständlich ist auch der hervorragende Ruf und die hervorragende Platzierung in diversen Rankings (zum Beispiel #1 in Deutschland Financial Times European Business Schools Ranking 2023, #1 in Deutschland Financial Times Masters in Management Ranking 2023) ein weiteres Argument, dass für mich persönlich die WHU – Otto Beisheim School of Management zu meiner Wunschuniversität gemacht hat.</w:delText>
          </w:r>
        </w:del>
      </w:ins>
    </w:p>
    <w:p w14:paraId="6D56E393" w14:textId="6262B8A0" w:rsidR="00055FD2" w:rsidRPr="00055FD2" w:rsidDel="0098263B" w:rsidRDefault="00055FD2" w:rsidP="00055FD2">
      <w:pPr>
        <w:rPr>
          <w:ins w:id="191" w:author="Sarah Bergmann" w:date="2024-04-13T20:08:00Z"/>
          <w:del w:id="192" w:author="Hannes Christian Schneider" w:date="2024-04-14T17:19:00Z"/>
          <w:rFonts w:ascii="Arial" w:hAnsi="Arial" w:cs="Arial"/>
          <w:sz w:val="21"/>
          <w:szCs w:val="21"/>
        </w:rPr>
      </w:pPr>
    </w:p>
    <w:p w14:paraId="39656F8B" w14:textId="5CDC5F3F" w:rsidR="00055FD2" w:rsidRPr="00055FD2" w:rsidDel="0098263B" w:rsidRDefault="00055FD2" w:rsidP="00055FD2">
      <w:pPr>
        <w:rPr>
          <w:ins w:id="193" w:author="Sarah Bergmann" w:date="2024-04-13T20:08:00Z"/>
          <w:del w:id="194" w:author="Hannes Christian Schneider" w:date="2024-04-14T17:19:00Z"/>
          <w:rFonts w:ascii="Arial" w:hAnsi="Arial" w:cs="Arial"/>
          <w:sz w:val="21"/>
          <w:szCs w:val="21"/>
        </w:rPr>
      </w:pPr>
      <w:ins w:id="195" w:author="Sarah Bergmann" w:date="2024-04-13T20:08:00Z">
        <w:del w:id="196" w:author="Hannes Christian Schneider" w:date="2024-04-14T17:19:00Z">
          <w:r w:rsidRPr="00055FD2" w:rsidDel="0098263B">
            <w:rPr>
              <w:rFonts w:ascii="Arial" w:hAnsi="Arial" w:cs="Arial"/>
              <w:sz w:val="21"/>
              <w:szCs w:val="21"/>
            </w:rPr>
            <w:delText xml:space="preserve"> </w:delText>
          </w:r>
        </w:del>
      </w:ins>
    </w:p>
    <w:p w14:paraId="03750C21" w14:textId="0D3EEDE0" w:rsidR="00055FD2" w:rsidRPr="00055FD2" w:rsidDel="0098263B" w:rsidRDefault="00055FD2" w:rsidP="00055FD2">
      <w:pPr>
        <w:rPr>
          <w:ins w:id="197" w:author="Sarah Bergmann" w:date="2024-04-13T20:08:00Z"/>
          <w:del w:id="198" w:author="Hannes Christian Schneider" w:date="2024-04-14T17:19:00Z"/>
          <w:rFonts w:ascii="Arial" w:hAnsi="Arial" w:cs="Arial"/>
          <w:sz w:val="21"/>
          <w:szCs w:val="21"/>
        </w:rPr>
      </w:pPr>
    </w:p>
    <w:p w14:paraId="3B7D6AEC" w14:textId="42386126" w:rsidR="005A0D72" w:rsidRPr="00055FD2" w:rsidDel="0098263B" w:rsidRDefault="005A0D72">
      <w:pPr>
        <w:jc w:val="both"/>
        <w:rPr>
          <w:del w:id="199" w:author="Hannes Christian Schneider" w:date="2024-04-14T17:19:00Z"/>
          <w:rFonts w:ascii="Arial" w:hAnsi="Arial" w:cs="Arial"/>
          <w:sz w:val="21"/>
          <w:szCs w:val="21"/>
        </w:rPr>
        <w:pPrChange w:id="200" w:author="Sarah Bergmann" w:date="2024-04-13T20:09:00Z">
          <w:pPr>
            <w:spacing w:line="276" w:lineRule="auto"/>
            <w:jc w:val="both"/>
          </w:pPr>
        </w:pPrChange>
      </w:pPr>
    </w:p>
    <w:p w14:paraId="557BBB12" w14:textId="26366FB6" w:rsidR="005A0D72" w:rsidRPr="00055FD2" w:rsidDel="0098263B" w:rsidRDefault="005A0D72">
      <w:pPr>
        <w:jc w:val="both"/>
        <w:rPr>
          <w:del w:id="201" w:author="Hannes Christian Schneider" w:date="2024-04-14T17:19:00Z"/>
          <w:rFonts w:ascii="Arial" w:hAnsi="Arial" w:cs="Arial"/>
          <w:color w:val="000000"/>
          <w:sz w:val="21"/>
          <w:szCs w:val="21"/>
        </w:rPr>
        <w:pPrChange w:id="202" w:author="Sarah Bergmann" w:date="2024-04-13T20:09:00Z">
          <w:pPr>
            <w:spacing w:line="276" w:lineRule="auto"/>
            <w:jc w:val="both"/>
          </w:pPr>
        </w:pPrChange>
      </w:pPr>
      <w:del w:id="203" w:author="Hannes Christian Schneider" w:date="2024-04-14T17:19:00Z">
        <w:r w:rsidRPr="00055FD2" w:rsidDel="0098263B">
          <w:rPr>
            <w:rFonts w:ascii="Arial" w:hAnsi="Arial" w:cs="Arial"/>
            <w:color w:val="000000"/>
            <w:sz w:val="21"/>
            <w:szCs w:val="21"/>
          </w:rPr>
          <w:delText>Meine Eltern sind mit einem kleinen Hotel selbstständig und daher spielten wirtschaftliche Belange schon immer eine große Rolle in unserer Familie und in meinem Leben. Es gab viele Gespräche und Einblicke in wirtschaftliche Notwendigkeiten, die mich geprägt haben. So wurde Wirtschaft zu einer persönlichen Leidenschaft. In der zehnten Klasse habe ich das Fach „Wirtschaft“ freiwillig erstmals gewählt. Da ich hier mein Interesse bestätigen konnte und ab diesem Punkt für mich klar war, dass ein Wirtschaftsstudium der richtige Weg für mich sein wird, entschied ich mich in der Sekundarstufe II Wirtschaft und Englisch als Leistungskurse zu wählen. Außerdem wählte ich Geschichte auf Englisch, um bereits in dieser Phase ein Fundament aus guten Englischkenntnissen und einem soliden Wirtschaftsverständnis zu legen. Mein Traum ist es, zukünftig im Investment-Banking oder der Unternehmensberatung zu arbeiten. Um diesem Traum ein Stückchen näherzukommen, möchte ich zum Wintersemester 2024 mein Studium an der Frankfurt School of Finance &amp; Management beginnen.</w:delText>
        </w:r>
      </w:del>
    </w:p>
    <w:p w14:paraId="06C48B7E" w14:textId="11685955" w:rsidR="005A0D72" w:rsidRPr="00055FD2" w:rsidDel="0098263B" w:rsidRDefault="005A0D72">
      <w:pPr>
        <w:jc w:val="both"/>
        <w:rPr>
          <w:del w:id="204" w:author="Hannes Christian Schneider" w:date="2024-04-14T17:19:00Z"/>
          <w:rFonts w:ascii="Arial" w:hAnsi="Arial" w:cs="Arial"/>
          <w:color w:val="000000"/>
          <w:sz w:val="21"/>
          <w:szCs w:val="21"/>
        </w:rPr>
        <w:pPrChange w:id="205" w:author="Sarah Bergmann" w:date="2024-04-13T20:09:00Z">
          <w:pPr>
            <w:spacing w:line="276" w:lineRule="auto"/>
            <w:jc w:val="both"/>
          </w:pPr>
        </w:pPrChange>
      </w:pPr>
    </w:p>
    <w:p w14:paraId="3D280E1B" w14:textId="7A2B0A2B" w:rsidR="005A0D72" w:rsidRPr="00055FD2" w:rsidDel="0098263B" w:rsidRDefault="005A0D72">
      <w:pPr>
        <w:jc w:val="both"/>
        <w:rPr>
          <w:del w:id="206" w:author="Hannes Christian Schneider" w:date="2024-04-14T17:19:00Z"/>
          <w:rFonts w:ascii="Arial" w:hAnsi="Arial" w:cs="Arial"/>
          <w:color w:val="000000"/>
          <w:sz w:val="21"/>
          <w:szCs w:val="21"/>
        </w:rPr>
        <w:pPrChange w:id="207" w:author="Sarah Bergmann" w:date="2024-04-13T20:09:00Z">
          <w:pPr>
            <w:spacing w:line="276" w:lineRule="auto"/>
            <w:jc w:val="both"/>
          </w:pPr>
        </w:pPrChange>
      </w:pPr>
      <w:del w:id="208" w:author="Hannes Christian Schneider" w:date="2024-04-14T17:19:00Z">
        <w:r w:rsidRPr="00055FD2" w:rsidDel="0098263B">
          <w:rPr>
            <w:rFonts w:ascii="Arial" w:hAnsi="Arial" w:cs="Arial"/>
            <w:color w:val="000000"/>
            <w:sz w:val="21"/>
            <w:szCs w:val="21"/>
          </w:rPr>
          <w:delText>Im Rahmen der BCG-Initiative business@school entwickelten drei Klassenkameraden und ich über den Zeitraum von einem Jahr eine Unternehmensanalyse eines Konzernes (SAP), eine Unternehmensanalyse eines Start-ups (Nexenio) und ein Business Model für ein Unternehmen, das die Art zu kochen verändern sollte. Bei unserem finalen Pitch wurden von der Jury primär unsere Präsentationsweise und die Aufmachung der Präsentation positiv hervorgehoben. Im Rahmen dieses Projektes konnte ich meine Stärken unter Beweis stellen und weiter ausbauen. So bin ich in der Lage, in Stresssituationen stets einen kühlen Kopf zu bewahren und rational die bestmögliche Entscheidung zu treffen, ohne mich von meinen Emotionen überwältigen zu lassen. Nachdem ich im Juli 2023 mein Abitur abgeschlossen habe, entschied ich mich dazu, ein Gap Year zu machen, um mich vorwiegend persönlich weiterzuentwickeln. So habe ich die Zeit genutzt, um insgesamt acht Monate Vollzeit als Kellner zu arbeiten (Juli-Oktober 2023 und April-Juli 2024), um mir meinen Traum vom Reisen nach Südostasien selbst erfüllen zu können. Hierdurch konnte ich zum einen erste richtige Erfahrungen auf dem Arbeitsmarkt sammeln sowie zum anderen neue Kulturen und Menschen kennenlernen. Auch hierbei kamen mir meine Charaktereigenschaften zugute. Ich bin ein extrovertierter Mensch und traue mich jederzeit, neue Leute anzusprechen und kennenzulernen. Meine Mitgliedschaft in Sportvereinen, seit ich ein kleines Kind war, hat seit jeher meine Teamfähigkeit und meine Disziplin unter Beweis gestellt.</w:delText>
        </w:r>
        <w:r w:rsidRPr="00055FD2" w:rsidDel="0098263B">
          <w:rPr>
            <w:rStyle w:val="apple-converted-space"/>
            <w:rFonts w:ascii="Arial" w:hAnsi="Arial" w:cs="Arial"/>
            <w:color w:val="000000"/>
            <w:sz w:val="21"/>
            <w:szCs w:val="21"/>
          </w:rPr>
          <w:delText> </w:delText>
        </w:r>
        <w:r w:rsidRPr="00055FD2" w:rsidDel="0098263B">
          <w:rPr>
            <w:rFonts w:ascii="Arial" w:hAnsi="Arial" w:cs="Arial"/>
            <w:color w:val="000000"/>
            <w:sz w:val="21"/>
            <w:szCs w:val="21"/>
          </w:rPr>
          <w:delText>All diese Charaktereigenschaften werden mir bei meinem weiteren Werdegang helfen.</w:delText>
        </w:r>
      </w:del>
    </w:p>
    <w:p w14:paraId="44B1F787" w14:textId="60320C8E" w:rsidR="00FC5341" w:rsidRPr="00055FD2" w:rsidDel="0098263B" w:rsidRDefault="00FC5341">
      <w:pPr>
        <w:jc w:val="both"/>
        <w:rPr>
          <w:del w:id="209" w:author="Hannes Christian Schneider" w:date="2024-04-14T17:19:00Z"/>
          <w:rFonts w:ascii="Arial" w:hAnsi="Arial" w:cs="Arial"/>
          <w:sz w:val="21"/>
          <w:szCs w:val="21"/>
        </w:rPr>
        <w:pPrChange w:id="210" w:author="Sarah Bergmann" w:date="2024-04-13T20:09:00Z">
          <w:pPr>
            <w:spacing w:line="276" w:lineRule="auto"/>
            <w:jc w:val="both"/>
          </w:pPr>
        </w:pPrChange>
      </w:pPr>
    </w:p>
    <w:p w14:paraId="7A71C816" w14:textId="7B1883DE" w:rsidR="00EF081B" w:rsidRPr="00055FD2" w:rsidDel="0098263B" w:rsidRDefault="00EF081B">
      <w:pPr>
        <w:jc w:val="both"/>
        <w:rPr>
          <w:del w:id="211" w:author="Hannes Christian Schneider" w:date="2024-04-14T17:19:00Z"/>
          <w:rFonts w:ascii="Arial" w:hAnsi="Arial" w:cs="Arial"/>
          <w:sz w:val="21"/>
          <w:szCs w:val="21"/>
        </w:rPr>
        <w:pPrChange w:id="212" w:author="Sarah Bergmann" w:date="2024-04-13T20:09:00Z">
          <w:pPr>
            <w:spacing w:line="276" w:lineRule="auto"/>
            <w:jc w:val="both"/>
          </w:pPr>
        </w:pPrChange>
      </w:pPr>
    </w:p>
    <w:p w14:paraId="7A15F038" w14:textId="7687C525" w:rsidR="00EF081B" w:rsidRPr="00055FD2" w:rsidDel="0098263B" w:rsidRDefault="00EF081B">
      <w:pPr>
        <w:jc w:val="both"/>
        <w:rPr>
          <w:del w:id="213" w:author="Hannes Christian Schneider" w:date="2024-04-14T17:19:00Z"/>
          <w:rFonts w:ascii="Arial" w:hAnsi="Arial" w:cs="Arial"/>
          <w:sz w:val="21"/>
          <w:szCs w:val="21"/>
        </w:rPr>
        <w:pPrChange w:id="214" w:author="Sarah Bergmann" w:date="2024-04-13T20:09:00Z">
          <w:pPr>
            <w:spacing w:line="276" w:lineRule="auto"/>
            <w:jc w:val="both"/>
          </w:pPr>
        </w:pPrChange>
      </w:pPr>
    </w:p>
    <w:p w14:paraId="36AD9AD7" w14:textId="781EC83D" w:rsidR="00EF081B" w:rsidRPr="00055FD2" w:rsidDel="0098263B" w:rsidRDefault="00EF081B">
      <w:pPr>
        <w:jc w:val="both"/>
        <w:rPr>
          <w:del w:id="215" w:author="Hannes Christian Schneider" w:date="2024-04-14T17:19:00Z"/>
          <w:rFonts w:ascii="Arial" w:hAnsi="Arial" w:cs="Arial"/>
          <w:sz w:val="21"/>
          <w:szCs w:val="21"/>
        </w:rPr>
        <w:pPrChange w:id="216" w:author="Sarah Bergmann" w:date="2024-04-13T20:09:00Z">
          <w:pPr>
            <w:spacing w:line="276" w:lineRule="auto"/>
            <w:jc w:val="both"/>
          </w:pPr>
        </w:pPrChange>
      </w:pPr>
      <w:del w:id="217" w:author="Hannes Christian Schneider" w:date="2024-04-14T17:19:00Z">
        <w:r w:rsidRPr="00055FD2" w:rsidDel="0098263B">
          <w:rPr>
            <w:rFonts w:ascii="Arial" w:hAnsi="Arial" w:cs="Arial"/>
            <w:sz w:val="21"/>
            <w:szCs w:val="21"/>
          </w:rPr>
          <w:delText xml:space="preserve">3. Absatz </w:delText>
        </w:r>
      </w:del>
    </w:p>
    <w:p w14:paraId="3D1A05BE" w14:textId="4FF4C94A" w:rsidR="00EF081B" w:rsidRPr="00055FD2" w:rsidDel="0098263B" w:rsidRDefault="00EF081B">
      <w:pPr>
        <w:jc w:val="both"/>
        <w:rPr>
          <w:del w:id="218" w:author="Hannes Christian Schneider" w:date="2024-04-14T17:19:00Z"/>
          <w:rFonts w:ascii="Arial" w:hAnsi="Arial" w:cs="Arial"/>
          <w:sz w:val="21"/>
          <w:szCs w:val="21"/>
        </w:rPr>
        <w:pPrChange w:id="219" w:author="Sarah Bergmann" w:date="2024-04-13T20:09:00Z">
          <w:pPr>
            <w:spacing w:line="276" w:lineRule="auto"/>
            <w:jc w:val="both"/>
          </w:pPr>
        </w:pPrChange>
      </w:pPr>
    </w:p>
    <w:p w14:paraId="2A5B297C" w14:textId="7CDB02C2" w:rsidR="00EF081B" w:rsidRPr="00055FD2" w:rsidDel="0098263B" w:rsidRDefault="00EF081B">
      <w:pPr>
        <w:jc w:val="both"/>
        <w:rPr>
          <w:del w:id="220" w:author="Hannes Christian Schneider" w:date="2024-04-14T17:19:00Z"/>
          <w:rFonts w:ascii="Arial" w:hAnsi="Arial" w:cs="Arial"/>
          <w:sz w:val="21"/>
          <w:szCs w:val="21"/>
        </w:rPr>
        <w:pPrChange w:id="221" w:author="Sarah Bergmann" w:date="2024-04-13T20:09:00Z">
          <w:pPr>
            <w:spacing w:line="276" w:lineRule="auto"/>
            <w:jc w:val="both"/>
          </w:pPr>
        </w:pPrChange>
      </w:pPr>
    </w:p>
    <w:p w14:paraId="06533D43" w14:textId="35CF1CC6" w:rsidR="005A0D72" w:rsidRPr="00055FD2" w:rsidDel="0098263B" w:rsidRDefault="005A0D72">
      <w:pPr>
        <w:jc w:val="both"/>
        <w:rPr>
          <w:del w:id="222" w:author="Hannes Christian Schneider" w:date="2024-04-14T17:19:00Z"/>
          <w:rFonts w:ascii="Arial" w:hAnsi="Arial" w:cs="Arial"/>
          <w:sz w:val="21"/>
          <w:szCs w:val="21"/>
        </w:rPr>
        <w:pPrChange w:id="223" w:author="Sarah Bergmann" w:date="2024-04-13T20:09:00Z">
          <w:pPr>
            <w:spacing w:line="276" w:lineRule="auto"/>
            <w:jc w:val="both"/>
          </w:pPr>
        </w:pPrChange>
      </w:pPr>
      <w:del w:id="224" w:author="Hannes Christian Schneider" w:date="2024-04-14T17:19:00Z">
        <w:r w:rsidRPr="00055FD2" w:rsidDel="0098263B">
          <w:rPr>
            <w:rFonts w:ascii="Arial" w:hAnsi="Arial" w:cs="Arial"/>
            <w:color w:val="000000"/>
            <w:sz w:val="21"/>
            <w:szCs w:val="21"/>
          </w:rPr>
          <w:delText>Von meinem Studium erhoffe ich mir eine steile Lernkurve sowie die Möglichkeit, meine charakterlichen Stärken wie Disziplin, Teamfähigkeit und Durchhaltevermögen in den universitären Alltag und Initiativen wie „FS Chance“ oder „FS Economy &amp; Politics“ einbringen zu können. Ich wäre stolz</w:delText>
        </w:r>
        <w:r w:rsidR="0065676F" w:rsidRPr="00055FD2" w:rsidDel="0098263B">
          <w:rPr>
            <w:rFonts w:ascii="Arial" w:hAnsi="Arial" w:cs="Arial"/>
            <w:color w:val="000000"/>
            <w:sz w:val="21"/>
            <w:szCs w:val="21"/>
          </w:rPr>
          <w:delText>,</w:delText>
        </w:r>
        <w:r w:rsidRPr="00055FD2" w:rsidDel="0098263B">
          <w:rPr>
            <w:rFonts w:ascii="Arial" w:hAnsi="Arial" w:cs="Arial"/>
            <w:color w:val="000000"/>
            <w:sz w:val="21"/>
            <w:szCs w:val="21"/>
          </w:rPr>
          <w:delText xml:space="preserve"> ein Teil </w:delText>
        </w:r>
        <w:r w:rsidR="0065676F" w:rsidRPr="00055FD2" w:rsidDel="0098263B">
          <w:rPr>
            <w:rFonts w:ascii="Arial" w:hAnsi="Arial" w:cs="Arial"/>
            <w:color w:val="000000"/>
            <w:sz w:val="21"/>
            <w:szCs w:val="21"/>
          </w:rPr>
          <w:delText>I</w:delText>
        </w:r>
        <w:r w:rsidRPr="00055FD2" w:rsidDel="0098263B">
          <w:rPr>
            <w:rFonts w:ascii="Arial" w:hAnsi="Arial" w:cs="Arial"/>
            <w:color w:val="000000"/>
            <w:sz w:val="21"/>
            <w:szCs w:val="21"/>
          </w:rPr>
          <w:delText>hrer studentischen Gemeinschaft werden zu dürfen und würde mich sehr über eine Einladung zum Interview freuen, um Sie auch persönlich von mir zu überzeugen.</w:delText>
        </w:r>
        <w:r w:rsidRPr="00055FD2" w:rsidDel="0098263B">
          <w:rPr>
            <w:rFonts w:ascii="Arial" w:hAnsi="Arial" w:cs="Arial"/>
            <w:sz w:val="21"/>
            <w:szCs w:val="21"/>
          </w:rPr>
          <w:delText xml:space="preserve"> </w:delText>
        </w:r>
      </w:del>
    </w:p>
    <w:p w14:paraId="4261E431" w14:textId="658FB0DE" w:rsidR="00EF081B" w:rsidRPr="00055FD2" w:rsidDel="0098263B" w:rsidRDefault="00EF081B">
      <w:pPr>
        <w:jc w:val="both"/>
        <w:rPr>
          <w:del w:id="225" w:author="Hannes Christian Schneider" w:date="2024-04-14T17:19:00Z"/>
          <w:rFonts w:ascii="Arial" w:hAnsi="Arial" w:cs="Arial"/>
          <w:sz w:val="21"/>
          <w:szCs w:val="21"/>
        </w:rPr>
        <w:pPrChange w:id="226" w:author="Sarah Bergmann" w:date="2024-04-13T20:09:00Z">
          <w:pPr>
            <w:spacing w:line="276" w:lineRule="auto"/>
            <w:jc w:val="both"/>
          </w:pPr>
        </w:pPrChange>
      </w:pPr>
    </w:p>
    <w:p w14:paraId="407C1620" w14:textId="548125CA" w:rsidR="005A0D72" w:rsidRPr="00055FD2" w:rsidDel="0098263B" w:rsidRDefault="005A0D72">
      <w:pPr>
        <w:jc w:val="both"/>
        <w:rPr>
          <w:del w:id="227" w:author="Hannes Christian Schneider" w:date="2024-04-14T17:19:00Z"/>
          <w:rFonts w:ascii="Arial" w:hAnsi="Arial" w:cs="Arial"/>
          <w:sz w:val="21"/>
          <w:szCs w:val="21"/>
        </w:rPr>
        <w:pPrChange w:id="228" w:author="Sarah Bergmann" w:date="2024-04-13T20:09:00Z">
          <w:pPr>
            <w:spacing w:line="276" w:lineRule="auto"/>
            <w:jc w:val="both"/>
          </w:pPr>
        </w:pPrChange>
      </w:pPr>
    </w:p>
    <w:p w14:paraId="736999CC" w14:textId="1EC09B1B" w:rsidR="00EF081B" w:rsidRPr="00055FD2" w:rsidDel="0098263B" w:rsidRDefault="00EF081B">
      <w:pPr>
        <w:jc w:val="both"/>
        <w:rPr>
          <w:del w:id="229" w:author="Hannes Christian Schneider" w:date="2024-04-14T17:19:00Z"/>
          <w:rFonts w:ascii="Arial" w:hAnsi="Arial" w:cs="Arial"/>
          <w:sz w:val="21"/>
          <w:szCs w:val="21"/>
        </w:rPr>
        <w:pPrChange w:id="230" w:author="Sarah Bergmann" w:date="2024-04-13T20:09:00Z">
          <w:pPr>
            <w:spacing w:line="276" w:lineRule="auto"/>
            <w:jc w:val="both"/>
          </w:pPr>
        </w:pPrChange>
      </w:pPr>
      <w:del w:id="231" w:author="Hannes Christian Schneider" w:date="2024-04-14T17:19:00Z">
        <w:r w:rsidRPr="00055FD2" w:rsidDel="0098263B">
          <w:rPr>
            <w:rFonts w:ascii="Arial" w:hAnsi="Arial" w:cs="Arial"/>
            <w:sz w:val="21"/>
            <w:szCs w:val="21"/>
          </w:rPr>
          <w:delText>Mit freundlichen Grüßen</w:delText>
        </w:r>
      </w:del>
    </w:p>
    <w:p w14:paraId="353E0E96" w14:textId="5E0B1181" w:rsidR="00EF081B" w:rsidRPr="00055FD2" w:rsidDel="0098263B" w:rsidRDefault="00EF081B">
      <w:pPr>
        <w:jc w:val="both"/>
        <w:rPr>
          <w:del w:id="232" w:author="Hannes Christian Schneider" w:date="2024-04-14T17:19:00Z"/>
          <w:rFonts w:ascii="Arial" w:hAnsi="Arial" w:cs="Arial"/>
          <w:sz w:val="21"/>
          <w:szCs w:val="21"/>
        </w:rPr>
        <w:pPrChange w:id="233" w:author="Sarah Bergmann" w:date="2024-04-13T20:09:00Z">
          <w:pPr>
            <w:spacing w:line="276" w:lineRule="auto"/>
            <w:jc w:val="both"/>
          </w:pPr>
        </w:pPrChange>
      </w:pPr>
    </w:p>
    <w:p w14:paraId="28C2647D" w14:textId="69AB72A1" w:rsidR="00EF081B" w:rsidRPr="00055FD2" w:rsidDel="0098263B" w:rsidRDefault="00EF081B">
      <w:pPr>
        <w:jc w:val="both"/>
        <w:rPr>
          <w:del w:id="234" w:author="Hannes Christian Schneider" w:date="2024-04-14T17:19:00Z"/>
          <w:rFonts w:ascii="Arial" w:hAnsi="Arial" w:cs="Arial"/>
          <w:sz w:val="21"/>
          <w:szCs w:val="21"/>
        </w:rPr>
        <w:pPrChange w:id="235" w:author="Sarah Bergmann" w:date="2024-04-13T20:09:00Z">
          <w:pPr>
            <w:spacing w:line="276" w:lineRule="auto"/>
            <w:jc w:val="both"/>
          </w:pPr>
        </w:pPrChange>
      </w:pPr>
    </w:p>
    <w:p w14:paraId="4495DAA3" w14:textId="7159727C" w:rsidR="00EF081B" w:rsidRPr="00055FD2" w:rsidDel="0098263B" w:rsidRDefault="00EF081B">
      <w:pPr>
        <w:jc w:val="both"/>
        <w:rPr>
          <w:del w:id="236" w:author="Hannes Christian Schneider" w:date="2024-04-14T17:19:00Z"/>
          <w:rFonts w:ascii="Arial" w:hAnsi="Arial" w:cs="Arial"/>
          <w:sz w:val="21"/>
          <w:szCs w:val="21"/>
        </w:rPr>
        <w:pPrChange w:id="237" w:author="Sarah Bergmann" w:date="2024-04-13T20:09:00Z">
          <w:pPr>
            <w:spacing w:line="276" w:lineRule="auto"/>
            <w:jc w:val="both"/>
          </w:pPr>
        </w:pPrChange>
      </w:pPr>
    </w:p>
    <w:p w14:paraId="43F18724" w14:textId="0F8A03C0" w:rsidR="00EF081B" w:rsidRPr="00055FD2" w:rsidDel="0098263B" w:rsidRDefault="00EF081B">
      <w:pPr>
        <w:jc w:val="both"/>
        <w:rPr>
          <w:del w:id="238" w:author="Hannes Christian Schneider" w:date="2024-04-14T17:19:00Z"/>
          <w:rFonts w:ascii="Arial" w:hAnsi="Arial" w:cs="Arial"/>
          <w:sz w:val="21"/>
          <w:szCs w:val="21"/>
        </w:rPr>
        <w:pPrChange w:id="239" w:author="Sarah Bergmann" w:date="2024-04-13T20:09:00Z">
          <w:pPr>
            <w:spacing w:line="276" w:lineRule="auto"/>
            <w:jc w:val="both"/>
          </w:pPr>
        </w:pPrChange>
      </w:pPr>
    </w:p>
    <w:p w14:paraId="23DA4772" w14:textId="73E3E76E" w:rsidR="00EF081B" w:rsidRPr="00055FD2" w:rsidDel="0098263B" w:rsidRDefault="00EF081B">
      <w:pPr>
        <w:jc w:val="both"/>
        <w:rPr>
          <w:del w:id="240" w:author="Hannes Christian Schneider" w:date="2024-04-14T17:19:00Z"/>
          <w:rFonts w:ascii="Arial" w:hAnsi="Arial" w:cs="Arial"/>
          <w:sz w:val="21"/>
          <w:szCs w:val="21"/>
        </w:rPr>
        <w:pPrChange w:id="241" w:author="Sarah Bergmann" w:date="2024-04-13T20:09:00Z">
          <w:pPr>
            <w:spacing w:line="276" w:lineRule="auto"/>
            <w:jc w:val="both"/>
          </w:pPr>
        </w:pPrChange>
      </w:pPr>
      <w:del w:id="242" w:author="Hannes Christian Schneider" w:date="2024-04-14T17:19:00Z">
        <w:r w:rsidRPr="00055FD2" w:rsidDel="0098263B">
          <w:rPr>
            <w:rFonts w:ascii="Arial" w:hAnsi="Arial" w:cs="Arial"/>
            <w:sz w:val="21"/>
            <w:szCs w:val="21"/>
          </w:rPr>
          <w:delText>Hannes Schneider</w:delText>
        </w:r>
      </w:del>
    </w:p>
    <w:p w14:paraId="07F3B250" w14:textId="6EAF3C5D" w:rsidR="00EF081B" w:rsidRPr="00055FD2" w:rsidDel="0098263B" w:rsidRDefault="00EF081B">
      <w:pPr>
        <w:jc w:val="both"/>
        <w:rPr>
          <w:del w:id="243" w:author="Hannes Christian Schneider" w:date="2024-04-14T17:19:00Z"/>
          <w:rFonts w:ascii="Arial" w:hAnsi="Arial" w:cs="Arial"/>
          <w:sz w:val="21"/>
          <w:szCs w:val="21"/>
        </w:rPr>
        <w:pPrChange w:id="244" w:author="Sarah Bergmann" w:date="2024-04-13T20:09:00Z">
          <w:pPr>
            <w:spacing w:line="276" w:lineRule="auto"/>
            <w:jc w:val="both"/>
          </w:pPr>
        </w:pPrChange>
      </w:pPr>
      <w:del w:id="245" w:author="Hannes Christian Schneider" w:date="2024-04-14T17:19:00Z">
        <w:r w:rsidRPr="00055FD2" w:rsidDel="0098263B">
          <w:rPr>
            <w:rFonts w:ascii="Arial" w:hAnsi="Arial" w:cs="Arial"/>
            <w:sz w:val="21"/>
            <w:szCs w:val="21"/>
          </w:rPr>
          <w:delText>Potsdam, 09.04.2024</w:delText>
        </w:r>
      </w:del>
    </w:p>
    <w:p w14:paraId="2B0C6EFF" w14:textId="65FD016A" w:rsidR="005A0D72" w:rsidRPr="00055FD2" w:rsidDel="0098263B" w:rsidRDefault="00EF081B">
      <w:pPr>
        <w:jc w:val="both"/>
        <w:rPr>
          <w:del w:id="246" w:author="Hannes Christian Schneider" w:date="2024-04-14T17:19:00Z"/>
          <w:rFonts w:ascii="Arial" w:hAnsi="Arial" w:cs="Arial"/>
          <w:color w:val="000000"/>
          <w:sz w:val="21"/>
          <w:szCs w:val="21"/>
        </w:rPr>
        <w:pPrChange w:id="247" w:author="Sarah Bergmann" w:date="2024-04-13T20:09:00Z">
          <w:pPr>
            <w:spacing w:line="276" w:lineRule="auto"/>
            <w:jc w:val="both"/>
          </w:pPr>
        </w:pPrChange>
      </w:pPr>
      <w:del w:id="248" w:author="Hannes Christian Schneider" w:date="2024-04-14T17:19:00Z">
        <w:r w:rsidRPr="00055FD2" w:rsidDel="0098263B">
          <w:rPr>
            <w:rFonts w:ascii="Arial" w:hAnsi="Arial" w:cs="Arial"/>
            <w:sz w:val="21"/>
            <w:szCs w:val="21"/>
          </w:rPr>
          <w:delText xml:space="preserve">FS: </w:delText>
        </w:r>
        <w:r w:rsidRPr="00055FD2" w:rsidDel="0098263B">
          <w:rPr>
            <w:rFonts w:ascii="Arial" w:hAnsi="Arial" w:cs="Arial"/>
            <w:sz w:val="21"/>
            <w:szCs w:val="21"/>
          </w:rPr>
          <w:br/>
        </w:r>
        <w:r w:rsidR="005A0D72" w:rsidRPr="00055FD2" w:rsidDel="0098263B">
          <w:rPr>
            <w:rFonts w:ascii="Arial" w:hAnsi="Arial" w:cs="Arial"/>
            <w:color w:val="000000"/>
            <w:sz w:val="21"/>
            <w:szCs w:val="21"/>
          </w:rPr>
          <w:delText xml:space="preserve">Die Frankfurt School scheint mir für mein Studium ideal. Insbesondere die Möglichkeit, im weiteren Verlauf des Studiums die Vertiefung „Consulting &amp; Finance“ wählen zu können, </w:delText>
        </w:r>
        <w:r w:rsidR="001F3A4E" w:rsidRPr="00055FD2" w:rsidDel="0098263B">
          <w:rPr>
            <w:rFonts w:ascii="Arial" w:hAnsi="Arial" w:cs="Arial"/>
            <w:color w:val="000000"/>
            <w:sz w:val="21"/>
            <w:szCs w:val="21"/>
          </w:rPr>
          <w:delText>wirkt wie für mich gemacht</w:delText>
        </w:r>
        <w:r w:rsidR="005A0D72" w:rsidRPr="00055FD2" w:rsidDel="0098263B">
          <w:rPr>
            <w:rFonts w:ascii="Arial" w:hAnsi="Arial" w:cs="Arial"/>
            <w:color w:val="000000"/>
            <w:sz w:val="21"/>
            <w:szCs w:val="21"/>
          </w:rPr>
          <w:delText>.</w:delText>
        </w:r>
        <w:r w:rsidR="001F3A4E" w:rsidRPr="00055FD2" w:rsidDel="0098263B">
          <w:rPr>
            <w:rFonts w:ascii="Arial" w:hAnsi="Arial" w:cs="Arial"/>
            <w:color w:val="000000"/>
            <w:sz w:val="21"/>
            <w:szCs w:val="21"/>
          </w:rPr>
          <w:delText xml:space="preserve"> Wie zuvor schon erwähnt ist mein Traum</w:delText>
        </w:r>
        <w:r w:rsidR="0065676F" w:rsidRPr="00055FD2" w:rsidDel="0098263B">
          <w:rPr>
            <w:rFonts w:ascii="Arial" w:hAnsi="Arial" w:cs="Arial"/>
            <w:color w:val="000000"/>
            <w:sz w:val="21"/>
            <w:szCs w:val="21"/>
          </w:rPr>
          <w:delText>,</w:delText>
        </w:r>
        <w:r w:rsidR="001F3A4E" w:rsidRPr="00055FD2" w:rsidDel="0098263B">
          <w:rPr>
            <w:rFonts w:ascii="Arial" w:hAnsi="Arial" w:cs="Arial"/>
            <w:color w:val="000000"/>
            <w:sz w:val="21"/>
            <w:szCs w:val="21"/>
          </w:rPr>
          <w:delText xml:space="preserve"> zukünftig im Investment</w:delText>
        </w:r>
        <w:r w:rsidR="00D70E15" w:rsidRPr="00055FD2" w:rsidDel="0098263B">
          <w:rPr>
            <w:rFonts w:ascii="Arial" w:hAnsi="Arial" w:cs="Arial"/>
            <w:color w:val="000000"/>
            <w:sz w:val="21"/>
            <w:szCs w:val="21"/>
          </w:rPr>
          <w:delText>-</w:delText>
        </w:r>
        <w:r w:rsidR="001F3A4E" w:rsidRPr="00055FD2" w:rsidDel="0098263B">
          <w:rPr>
            <w:rFonts w:ascii="Arial" w:hAnsi="Arial" w:cs="Arial"/>
            <w:color w:val="000000"/>
            <w:sz w:val="21"/>
            <w:szCs w:val="21"/>
          </w:rPr>
          <w:delText>Banking oder der Unternehmensberatung zu arbeiten. Gerade diese Vertiefung</w:delText>
        </w:r>
        <w:r w:rsidR="00D70E15" w:rsidRPr="00055FD2" w:rsidDel="0098263B">
          <w:rPr>
            <w:rFonts w:ascii="Arial" w:hAnsi="Arial" w:cs="Arial"/>
            <w:color w:val="000000"/>
            <w:sz w:val="21"/>
            <w:szCs w:val="21"/>
          </w:rPr>
          <w:delText xml:space="preserve"> </w:delText>
        </w:r>
        <w:r w:rsidR="001F3A4E" w:rsidRPr="00055FD2" w:rsidDel="0098263B">
          <w:rPr>
            <w:rFonts w:ascii="Arial" w:hAnsi="Arial" w:cs="Arial"/>
            <w:color w:val="000000"/>
            <w:sz w:val="21"/>
            <w:szCs w:val="21"/>
          </w:rPr>
          <w:delText xml:space="preserve">eröffnet mir die Möglichkeit, beide dieser Ziele bestmöglich zu verfolgen. </w:delText>
        </w:r>
        <w:r w:rsidR="005A0D72" w:rsidRPr="00055FD2" w:rsidDel="0098263B">
          <w:rPr>
            <w:rFonts w:ascii="Arial" w:hAnsi="Arial" w:cs="Arial"/>
            <w:color w:val="000000"/>
            <w:sz w:val="21"/>
            <w:szCs w:val="21"/>
          </w:rPr>
          <w:delText xml:space="preserve"> Auch wird sich natürlich die Lage in der Finanzhauptstadt Deutschlands positiv bemerkbar machen</w:delText>
        </w:r>
        <w:r w:rsidR="0065676F" w:rsidRPr="00055FD2" w:rsidDel="0098263B">
          <w:rPr>
            <w:rFonts w:ascii="Arial" w:hAnsi="Arial" w:cs="Arial"/>
            <w:color w:val="000000"/>
            <w:sz w:val="21"/>
            <w:szCs w:val="21"/>
          </w:rPr>
          <w:delText>,</w:delText>
        </w:r>
        <w:r w:rsidR="005A0D72" w:rsidRPr="00055FD2" w:rsidDel="0098263B">
          <w:rPr>
            <w:rFonts w:ascii="Arial" w:hAnsi="Arial" w:cs="Arial"/>
            <w:color w:val="000000"/>
            <w:sz w:val="21"/>
            <w:szCs w:val="21"/>
          </w:rPr>
          <w:delText xml:space="preserve"> gerade wenn es um relevante Praktika während des Studiums geht. </w:delText>
        </w:r>
        <w:r w:rsidR="001F3A4E" w:rsidRPr="00055FD2" w:rsidDel="0098263B">
          <w:rPr>
            <w:rFonts w:ascii="Arial" w:hAnsi="Arial" w:cs="Arial"/>
            <w:color w:val="000000"/>
            <w:sz w:val="21"/>
            <w:szCs w:val="21"/>
          </w:rPr>
          <w:delText>Weiterhin ist für mich die Lebensqualität der Stadt</w:delText>
        </w:r>
        <w:r w:rsidR="002139E6" w:rsidRPr="00055FD2" w:rsidDel="0098263B">
          <w:rPr>
            <w:rFonts w:ascii="Arial" w:hAnsi="Arial" w:cs="Arial"/>
            <w:color w:val="000000"/>
            <w:sz w:val="21"/>
            <w:szCs w:val="21"/>
          </w:rPr>
          <w:delText>,</w:delText>
        </w:r>
        <w:r w:rsidR="001F3A4E" w:rsidRPr="00055FD2" w:rsidDel="0098263B">
          <w:rPr>
            <w:rFonts w:ascii="Arial" w:hAnsi="Arial" w:cs="Arial"/>
            <w:color w:val="000000"/>
            <w:sz w:val="21"/>
            <w:szCs w:val="21"/>
          </w:rPr>
          <w:delText xml:space="preserve"> in welcher ich während meines Studiums jahrelang leben werde</w:delText>
        </w:r>
        <w:r w:rsidR="002139E6" w:rsidRPr="00055FD2" w:rsidDel="0098263B">
          <w:rPr>
            <w:rFonts w:ascii="Arial" w:hAnsi="Arial" w:cs="Arial"/>
            <w:color w:val="000000"/>
            <w:sz w:val="21"/>
            <w:szCs w:val="21"/>
          </w:rPr>
          <w:delText>,</w:delText>
        </w:r>
        <w:r w:rsidR="001F3A4E" w:rsidRPr="00055FD2" w:rsidDel="0098263B">
          <w:rPr>
            <w:rFonts w:ascii="Arial" w:hAnsi="Arial" w:cs="Arial"/>
            <w:color w:val="000000"/>
            <w:sz w:val="21"/>
            <w:szCs w:val="21"/>
          </w:rPr>
          <w:delText xml:space="preserve"> von hohem Stellenwert. Die Eindrücke, die ich mir während einzelner Besuche von Frankfurt machen konnte</w:delText>
        </w:r>
        <w:r w:rsidR="00D70E15" w:rsidRPr="00055FD2" w:rsidDel="0098263B">
          <w:rPr>
            <w:rFonts w:ascii="Arial" w:hAnsi="Arial" w:cs="Arial"/>
            <w:color w:val="000000"/>
            <w:sz w:val="21"/>
            <w:szCs w:val="21"/>
          </w:rPr>
          <w:delText>,</w:delText>
        </w:r>
        <w:r w:rsidR="001F3A4E" w:rsidRPr="00055FD2" w:rsidDel="0098263B">
          <w:rPr>
            <w:rFonts w:ascii="Arial" w:hAnsi="Arial" w:cs="Arial"/>
            <w:color w:val="000000"/>
            <w:sz w:val="21"/>
            <w:szCs w:val="21"/>
          </w:rPr>
          <w:delText xml:space="preserve"> sind äußerst positiv und ich könnte mir ein Leben in Frankfurt </w:delText>
        </w:r>
        <w:r w:rsidR="00D70E15" w:rsidRPr="00055FD2" w:rsidDel="0098263B">
          <w:rPr>
            <w:rFonts w:ascii="Arial" w:hAnsi="Arial" w:cs="Arial"/>
            <w:color w:val="000000"/>
            <w:sz w:val="21"/>
            <w:szCs w:val="21"/>
          </w:rPr>
          <w:delText xml:space="preserve">am Main </w:delText>
        </w:r>
        <w:r w:rsidR="001F3A4E" w:rsidRPr="00055FD2" w:rsidDel="0098263B">
          <w:rPr>
            <w:rFonts w:ascii="Arial" w:hAnsi="Arial" w:cs="Arial"/>
            <w:color w:val="000000"/>
            <w:sz w:val="21"/>
            <w:szCs w:val="21"/>
          </w:rPr>
          <w:delText xml:space="preserve">sehr gut vorstellen. </w:delText>
        </w:r>
        <w:r w:rsidR="005A0D72" w:rsidRPr="00055FD2" w:rsidDel="0098263B">
          <w:rPr>
            <w:rFonts w:ascii="Arial" w:hAnsi="Arial" w:cs="Arial"/>
            <w:color w:val="000000"/>
            <w:sz w:val="21"/>
            <w:szCs w:val="21"/>
          </w:rPr>
          <w:delText>Weiterhin sehe ich einen großen Vorteil darin, dass ein Auslandssemester sowie ein Auslandspraktikum obligatorischer Bestandteil des Studiums sind und man hierbei die Unterstützung Ihres Career Centers bekommt. </w:delText>
        </w:r>
        <w:r w:rsidR="001F3A4E" w:rsidRPr="00055FD2" w:rsidDel="0098263B">
          <w:rPr>
            <w:rFonts w:ascii="Arial" w:hAnsi="Arial" w:cs="Arial"/>
            <w:color w:val="000000"/>
            <w:sz w:val="21"/>
            <w:szCs w:val="21"/>
          </w:rPr>
          <w:delText>Neue Kulturen kennenzulernen begeistert mich und diese spannende Erfahrung während des Studierens machen zu können</w:delText>
        </w:r>
        <w:r w:rsidR="00D70E15" w:rsidRPr="00055FD2" w:rsidDel="0098263B">
          <w:rPr>
            <w:rFonts w:ascii="Arial" w:hAnsi="Arial" w:cs="Arial"/>
            <w:color w:val="000000"/>
            <w:sz w:val="21"/>
            <w:szCs w:val="21"/>
          </w:rPr>
          <w:delText xml:space="preserve">, </w:delText>
        </w:r>
        <w:r w:rsidR="00257C25" w:rsidRPr="00055FD2" w:rsidDel="0098263B">
          <w:rPr>
            <w:rFonts w:ascii="Arial" w:hAnsi="Arial" w:cs="Arial"/>
            <w:color w:val="000000"/>
            <w:sz w:val="21"/>
            <w:szCs w:val="21"/>
          </w:rPr>
          <w:delText xml:space="preserve">ist grandios. Selbstverständlich ist auch der hervorragende Ruf und die </w:delText>
        </w:r>
        <w:r w:rsidR="00D70E15" w:rsidRPr="00055FD2" w:rsidDel="0098263B">
          <w:rPr>
            <w:rFonts w:ascii="Arial" w:hAnsi="Arial" w:cs="Arial"/>
            <w:color w:val="000000"/>
            <w:sz w:val="21"/>
            <w:szCs w:val="21"/>
          </w:rPr>
          <w:delText>hervorragende</w:delText>
        </w:r>
        <w:r w:rsidR="00257C25" w:rsidRPr="00055FD2" w:rsidDel="0098263B">
          <w:rPr>
            <w:rFonts w:ascii="Arial" w:hAnsi="Arial" w:cs="Arial"/>
            <w:color w:val="000000"/>
            <w:sz w:val="21"/>
            <w:szCs w:val="21"/>
          </w:rPr>
          <w:delText xml:space="preserve"> Platzierung in diversen</w:delText>
        </w:r>
        <w:r w:rsidR="002B310E" w:rsidRPr="00055FD2" w:rsidDel="0098263B">
          <w:rPr>
            <w:rFonts w:ascii="Arial" w:hAnsi="Arial" w:cs="Arial"/>
            <w:color w:val="000000"/>
            <w:sz w:val="21"/>
            <w:szCs w:val="21"/>
          </w:rPr>
          <w:delText xml:space="preserve"> </w:delText>
        </w:r>
        <w:r w:rsidR="00257C25" w:rsidRPr="00055FD2" w:rsidDel="0098263B">
          <w:rPr>
            <w:rFonts w:ascii="Arial" w:hAnsi="Arial" w:cs="Arial"/>
            <w:color w:val="000000"/>
            <w:sz w:val="21"/>
            <w:szCs w:val="21"/>
          </w:rPr>
          <w:delText>Rankings</w:delText>
        </w:r>
        <w:r w:rsidR="00356D0B" w:rsidRPr="00055FD2" w:rsidDel="0098263B">
          <w:rPr>
            <w:rFonts w:ascii="Arial" w:hAnsi="Arial" w:cs="Arial"/>
            <w:color w:val="000000"/>
            <w:sz w:val="21"/>
            <w:szCs w:val="21"/>
          </w:rPr>
          <w:delText xml:space="preserve"> (zum Beispiel #1 Business School for Employability, #1 Business School for Executive Education, #1 Business School for Auditors)</w:delText>
        </w:r>
        <w:r w:rsidR="00257C25" w:rsidRPr="00055FD2" w:rsidDel="0098263B">
          <w:rPr>
            <w:rFonts w:ascii="Arial" w:hAnsi="Arial" w:cs="Arial"/>
            <w:color w:val="000000"/>
            <w:sz w:val="21"/>
            <w:szCs w:val="21"/>
          </w:rPr>
          <w:delText xml:space="preserve"> ein weiteres Argument, das für mich persönlich die Frankfurt School zu meiner Wunschuniversität gemacht hat.    </w:delText>
        </w:r>
      </w:del>
    </w:p>
    <w:p w14:paraId="170AEE80" w14:textId="5A16807A" w:rsidR="00EF081B" w:rsidRPr="00055FD2" w:rsidDel="0098263B" w:rsidRDefault="00EF081B">
      <w:pPr>
        <w:jc w:val="both"/>
        <w:rPr>
          <w:del w:id="249" w:author="Hannes Christian Schneider" w:date="2024-04-14T17:19:00Z"/>
          <w:rFonts w:ascii="Arial" w:hAnsi="Arial" w:cs="Arial"/>
          <w:sz w:val="21"/>
          <w:szCs w:val="21"/>
        </w:rPr>
        <w:pPrChange w:id="250" w:author="Sarah Bergmann" w:date="2024-04-13T20:09:00Z">
          <w:pPr>
            <w:spacing w:line="276" w:lineRule="auto"/>
            <w:jc w:val="both"/>
          </w:pPr>
        </w:pPrChange>
      </w:pPr>
      <w:del w:id="251" w:author="Hannes Christian Schneider" w:date="2024-04-14T17:19:00Z">
        <w:r w:rsidRPr="00055FD2" w:rsidDel="0098263B">
          <w:rPr>
            <w:rFonts w:ascii="Arial" w:hAnsi="Arial" w:cs="Arial"/>
            <w:sz w:val="21"/>
            <w:szCs w:val="21"/>
          </w:rPr>
          <w:delText xml:space="preserve"> </w:delText>
        </w:r>
      </w:del>
    </w:p>
    <w:p w14:paraId="196C7161" w14:textId="2C4BBD96" w:rsidR="00EF081B" w:rsidRPr="00055FD2" w:rsidDel="0098263B" w:rsidRDefault="00EF081B">
      <w:pPr>
        <w:jc w:val="both"/>
        <w:rPr>
          <w:del w:id="252" w:author="Hannes Christian Schneider" w:date="2024-04-14T17:19:00Z"/>
          <w:rFonts w:ascii="Arial" w:hAnsi="Arial" w:cs="Arial"/>
          <w:sz w:val="21"/>
          <w:szCs w:val="21"/>
        </w:rPr>
        <w:pPrChange w:id="253" w:author="Sarah Bergmann" w:date="2024-04-13T20:09:00Z">
          <w:pPr>
            <w:spacing w:line="276" w:lineRule="auto"/>
            <w:jc w:val="both"/>
          </w:pPr>
        </w:pPrChange>
      </w:pPr>
    </w:p>
    <w:p w14:paraId="704657A6" w14:textId="6631880C" w:rsidR="00EF081B" w:rsidRPr="00055FD2" w:rsidDel="0098263B" w:rsidRDefault="00EF081B">
      <w:pPr>
        <w:jc w:val="both"/>
        <w:rPr>
          <w:del w:id="254" w:author="Hannes Christian Schneider" w:date="2024-04-14T17:19:00Z"/>
          <w:rFonts w:ascii="Arial" w:hAnsi="Arial" w:cs="Arial"/>
          <w:sz w:val="21"/>
          <w:szCs w:val="21"/>
        </w:rPr>
        <w:pPrChange w:id="255" w:author="Sarah Bergmann" w:date="2024-04-13T20:09:00Z">
          <w:pPr>
            <w:spacing w:line="276" w:lineRule="auto"/>
            <w:jc w:val="both"/>
          </w:pPr>
        </w:pPrChange>
      </w:pPr>
      <w:del w:id="256" w:author="Hannes Christian Schneider" w:date="2024-04-14T17:19:00Z">
        <w:r w:rsidRPr="00055FD2" w:rsidDel="0098263B">
          <w:rPr>
            <w:rFonts w:ascii="Arial" w:hAnsi="Arial" w:cs="Arial"/>
            <w:sz w:val="21"/>
            <w:szCs w:val="21"/>
          </w:rPr>
          <w:delText xml:space="preserve">EBS: </w:delText>
        </w:r>
      </w:del>
    </w:p>
    <w:p w14:paraId="559D6B19" w14:textId="1F64E875" w:rsidR="005A0D72" w:rsidRPr="00055FD2" w:rsidDel="0098263B" w:rsidRDefault="005A0D72">
      <w:pPr>
        <w:jc w:val="both"/>
        <w:rPr>
          <w:del w:id="257" w:author="Hannes Christian Schneider" w:date="2024-04-14T17:19:00Z"/>
          <w:rFonts w:ascii="Arial" w:hAnsi="Arial" w:cs="Arial"/>
          <w:color w:val="000000"/>
          <w:sz w:val="21"/>
          <w:szCs w:val="21"/>
        </w:rPr>
        <w:pPrChange w:id="258" w:author="Sarah Bergmann" w:date="2024-04-13T20:09:00Z">
          <w:pPr>
            <w:spacing w:line="276" w:lineRule="auto"/>
            <w:jc w:val="both"/>
          </w:pPr>
        </w:pPrChange>
      </w:pPr>
      <w:del w:id="259" w:author="Hannes Christian Schneider" w:date="2024-04-14T17:19:00Z">
        <w:r w:rsidRPr="00055FD2" w:rsidDel="0098263B">
          <w:rPr>
            <w:rFonts w:ascii="Arial" w:hAnsi="Arial" w:cs="Arial"/>
            <w:color w:val="000000"/>
            <w:sz w:val="21"/>
            <w:szCs w:val="21"/>
          </w:rPr>
          <w:delText xml:space="preserve">Die EBS Business School scheint mir für mein Studium ideal. </w:delText>
        </w:r>
        <w:r w:rsidR="00BB4727" w:rsidRPr="00055FD2" w:rsidDel="0098263B">
          <w:rPr>
            <w:rFonts w:ascii="Arial" w:hAnsi="Arial" w:cs="Arial"/>
            <w:color w:val="000000"/>
            <w:sz w:val="21"/>
            <w:szCs w:val="21"/>
          </w:rPr>
          <w:delText>Allem voran finde ich den Fokus auf Persönlichkeitsentwicklung und Leadership-Skills</w:delText>
        </w:r>
        <w:r w:rsidR="00D70E15" w:rsidRPr="00055FD2" w:rsidDel="0098263B">
          <w:rPr>
            <w:rFonts w:ascii="Arial" w:hAnsi="Arial" w:cs="Arial"/>
            <w:color w:val="000000"/>
            <w:sz w:val="21"/>
            <w:szCs w:val="21"/>
          </w:rPr>
          <w:delText>,</w:delText>
        </w:r>
        <w:r w:rsidR="00BB4727" w:rsidRPr="00055FD2" w:rsidDel="0098263B">
          <w:rPr>
            <w:rFonts w:ascii="Arial" w:hAnsi="Arial" w:cs="Arial"/>
            <w:color w:val="000000"/>
            <w:sz w:val="21"/>
            <w:szCs w:val="21"/>
          </w:rPr>
          <w:delText xml:space="preserve"> den die EBS setzt sehr spannend. Gerade diese Thematik halte ich in der heutigen – immer digitaleren Zeit – für </w:delText>
        </w:r>
        <w:r w:rsidR="00D70E15" w:rsidRPr="00055FD2" w:rsidDel="0098263B">
          <w:rPr>
            <w:rFonts w:ascii="Arial" w:hAnsi="Arial" w:cs="Arial"/>
            <w:color w:val="000000"/>
            <w:sz w:val="21"/>
            <w:szCs w:val="21"/>
          </w:rPr>
          <w:delText>essenziell</w:delText>
        </w:r>
        <w:r w:rsidR="00BB4727" w:rsidRPr="00055FD2" w:rsidDel="0098263B">
          <w:rPr>
            <w:rFonts w:ascii="Arial" w:hAnsi="Arial" w:cs="Arial"/>
            <w:color w:val="000000"/>
            <w:sz w:val="21"/>
            <w:szCs w:val="21"/>
          </w:rPr>
          <w:delText xml:space="preserve">. Die Entwicklung einer starken Persönlichkeit wird meiner Ansicht nach zukünftig immer ausschlaggebender für den beruflichen Erfolg. </w:delText>
        </w:r>
        <w:r w:rsidRPr="00055FD2" w:rsidDel="0098263B">
          <w:rPr>
            <w:rFonts w:ascii="Arial" w:hAnsi="Arial" w:cs="Arial"/>
            <w:color w:val="000000"/>
            <w:sz w:val="21"/>
            <w:szCs w:val="21"/>
          </w:rPr>
          <w:delText xml:space="preserve">Insbesondere die Möglichkeit, im weiteren Verlauf des Studiums die Vertiefung „Strategy &amp; Consulting“ </w:delText>
        </w:r>
        <w:r w:rsidR="00BB4727" w:rsidRPr="00055FD2" w:rsidDel="0098263B">
          <w:rPr>
            <w:rFonts w:ascii="Arial" w:hAnsi="Arial" w:cs="Arial"/>
            <w:color w:val="000000"/>
            <w:sz w:val="21"/>
            <w:szCs w:val="21"/>
          </w:rPr>
          <w:delText xml:space="preserve">oder „Finance &amp; FinTech“ </w:delText>
        </w:r>
        <w:r w:rsidRPr="00055FD2" w:rsidDel="0098263B">
          <w:rPr>
            <w:rFonts w:ascii="Arial" w:hAnsi="Arial" w:cs="Arial"/>
            <w:color w:val="000000"/>
            <w:sz w:val="21"/>
            <w:szCs w:val="21"/>
          </w:rPr>
          <w:delText xml:space="preserve">wählen zu können, wird mir beim Erreichen meiner Ziele helfen. Auch die eher dörfliche Lage, aber dennoch die Nähe zu Großstädten in Kombination mit einem interessanten Stilmix aus </w:delText>
        </w:r>
        <w:r w:rsidR="002139E6" w:rsidRPr="00055FD2" w:rsidDel="0098263B">
          <w:rPr>
            <w:rFonts w:ascii="Arial" w:hAnsi="Arial" w:cs="Arial"/>
            <w:color w:val="000000"/>
            <w:sz w:val="21"/>
            <w:szCs w:val="21"/>
          </w:rPr>
          <w:delText>A</w:delText>
        </w:r>
        <w:r w:rsidRPr="00055FD2" w:rsidDel="0098263B">
          <w:rPr>
            <w:rFonts w:ascii="Arial" w:hAnsi="Arial" w:cs="Arial"/>
            <w:color w:val="000000"/>
            <w:sz w:val="21"/>
            <w:szCs w:val="21"/>
          </w:rPr>
          <w:delText xml:space="preserve">lt und </w:delText>
        </w:r>
        <w:r w:rsidR="002139E6" w:rsidRPr="00055FD2" w:rsidDel="0098263B">
          <w:rPr>
            <w:rFonts w:ascii="Arial" w:hAnsi="Arial" w:cs="Arial"/>
            <w:color w:val="000000"/>
            <w:sz w:val="21"/>
            <w:szCs w:val="21"/>
          </w:rPr>
          <w:delText>M</w:delText>
        </w:r>
        <w:r w:rsidRPr="00055FD2" w:rsidDel="0098263B">
          <w:rPr>
            <w:rFonts w:ascii="Arial" w:hAnsi="Arial" w:cs="Arial"/>
            <w:color w:val="000000"/>
            <w:sz w:val="21"/>
            <w:szCs w:val="21"/>
          </w:rPr>
          <w:delText>odern auf dem Campus, gefällt mir ausgezeichnet.</w:delText>
        </w:r>
        <w:r w:rsidR="00023DF8" w:rsidRPr="00055FD2" w:rsidDel="0098263B">
          <w:rPr>
            <w:rFonts w:ascii="Arial" w:hAnsi="Arial" w:cs="Arial"/>
            <w:color w:val="000000"/>
            <w:sz w:val="21"/>
            <w:szCs w:val="21"/>
          </w:rPr>
          <w:delText xml:space="preserve"> Die ruhigere Lage des Universitätsgeländes sorgt für einen besonders starken Zusammenhalt in der Stud</w:delText>
        </w:r>
        <w:r w:rsidR="00946C62" w:rsidRPr="00055FD2" w:rsidDel="0098263B">
          <w:rPr>
            <w:rFonts w:ascii="Arial" w:hAnsi="Arial" w:cs="Arial"/>
            <w:color w:val="000000"/>
            <w:sz w:val="21"/>
            <w:szCs w:val="21"/>
          </w:rPr>
          <w:delText>ierenden</w:delText>
        </w:r>
        <w:r w:rsidR="00023DF8" w:rsidRPr="00055FD2" w:rsidDel="0098263B">
          <w:rPr>
            <w:rFonts w:ascii="Arial" w:hAnsi="Arial" w:cs="Arial"/>
            <w:color w:val="000000"/>
            <w:sz w:val="21"/>
            <w:szCs w:val="21"/>
          </w:rPr>
          <w:delText>gemeinschaft und gleichzeitig hat man jederzeit sehr einfach die Möglichkeit eine Großstadt zu erreichen.</w:delText>
        </w:r>
        <w:r w:rsidRPr="00055FD2" w:rsidDel="0098263B">
          <w:rPr>
            <w:rFonts w:ascii="Arial" w:hAnsi="Arial" w:cs="Arial"/>
            <w:color w:val="000000"/>
            <w:sz w:val="21"/>
            <w:szCs w:val="21"/>
          </w:rPr>
          <w:delText xml:space="preserve"> </w:delText>
        </w:r>
        <w:r w:rsidR="00023DF8" w:rsidRPr="00055FD2" w:rsidDel="0098263B">
          <w:rPr>
            <w:rFonts w:ascii="Arial" w:hAnsi="Arial" w:cs="Arial"/>
            <w:color w:val="000000"/>
            <w:sz w:val="21"/>
            <w:szCs w:val="21"/>
          </w:rPr>
          <w:delText>Auch die Karriereaussichten nach einem Abschluss an der EBS sind sehr vielversprechend, mit einem überdurchschnittlichen Einstiegsgehalt und</w:delText>
        </w:r>
        <w:r w:rsidR="00D70E15" w:rsidRPr="00055FD2" w:rsidDel="0098263B">
          <w:rPr>
            <w:rFonts w:ascii="Arial" w:hAnsi="Arial" w:cs="Arial"/>
            <w:color w:val="000000"/>
            <w:sz w:val="21"/>
            <w:szCs w:val="21"/>
          </w:rPr>
          <w:delText xml:space="preserve"> </w:delText>
        </w:r>
        <w:r w:rsidR="00023DF8" w:rsidRPr="00055FD2" w:rsidDel="0098263B">
          <w:rPr>
            <w:rFonts w:ascii="Arial" w:hAnsi="Arial" w:cs="Arial"/>
            <w:color w:val="000000"/>
            <w:sz w:val="21"/>
            <w:szCs w:val="21"/>
          </w:rPr>
          <w:delText>namhaften Unternehmenspartnern wie KPMG oder Goldman Sachs. Die hohe Qualität des Studiums wird durch beeindruckende Alumni der EBS bestätigt</w:delText>
        </w:r>
        <w:r w:rsidR="004A0D5D" w:rsidRPr="00055FD2" w:rsidDel="0098263B">
          <w:rPr>
            <w:rFonts w:ascii="Arial" w:hAnsi="Arial" w:cs="Arial"/>
            <w:color w:val="000000"/>
            <w:sz w:val="21"/>
            <w:szCs w:val="21"/>
          </w:rPr>
          <w:delText xml:space="preserve"> (13 Personen</w:delText>
        </w:r>
        <w:r w:rsidR="00D70E15" w:rsidRPr="00055FD2" w:rsidDel="0098263B">
          <w:rPr>
            <w:rFonts w:ascii="Arial" w:hAnsi="Arial" w:cs="Arial"/>
            <w:color w:val="000000"/>
            <w:sz w:val="21"/>
            <w:szCs w:val="21"/>
          </w:rPr>
          <w:delText>,</w:delText>
        </w:r>
        <w:r w:rsidR="004A0D5D" w:rsidRPr="00055FD2" w:rsidDel="0098263B">
          <w:rPr>
            <w:rFonts w:ascii="Arial" w:hAnsi="Arial" w:cs="Arial"/>
            <w:color w:val="000000"/>
            <w:sz w:val="21"/>
            <w:szCs w:val="21"/>
          </w:rPr>
          <w:delText xml:space="preserve"> die es auf die Forbes „30 under 30“ Liste geschafft haben). </w:delText>
        </w:r>
        <w:r w:rsidRPr="00055FD2" w:rsidDel="0098263B">
          <w:rPr>
            <w:rFonts w:ascii="Arial" w:hAnsi="Arial" w:cs="Arial"/>
            <w:color w:val="000000"/>
            <w:sz w:val="21"/>
            <w:szCs w:val="21"/>
          </w:rPr>
          <w:delText xml:space="preserve">Weiterhin sehe ich einen großen Vorteil darin, die Möglichkeit zu haben, einen Doppelabschluss </w:delText>
        </w:r>
        <w:r w:rsidR="00BB4727" w:rsidRPr="00055FD2" w:rsidDel="0098263B">
          <w:rPr>
            <w:rFonts w:ascii="Arial" w:hAnsi="Arial" w:cs="Arial"/>
            <w:color w:val="000000"/>
            <w:sz w:val="21"/>
            <w:szCs w:val="21"/>
          </w:rPr>
          <w:delText xml:space="preserve">an einer von über 200 prestigeträchtigen internationalen Universitäten </w:delText>
        </w:r>
        <w:r w:rsidRPr="00055FD2" w:rsidDel="0098263B">
          <w:rPr>
            <w:rFonts w:ascii="Arial" w:hAnsi="Arial" w:cs="Arial"/>
            <w:color w:val="000000"/>
            <w:sz w:val="21"/>
            <w:szCs w:val="21"/>
          </w:rPr>
          <w:delText>zu erwerben, da ich mir für meinen beruflichen Werdegang durchaus einen Job im Ausland vorstellen kann. </w:delText>
        </w:r>
        <w:r w:rsidR="00023DF8" w:rsidRPr="00055FD2" w:rsidDel="0098263B">
          <w:rPr>
            <w:rFonts w:ascii="Arial" w:hAnsi="Arial" w:cs="Arial"/>
            <w:color w:val="000000"/>
            <w:sz w:val="21"/>
            <w:szCs w:val="21"/>
          </w:rPr>
          <w:delText xml:space="preserve">Außerdem </w:delText>
        </w:r>
        <w:r w:rsidR="00D70E15" w:rsidRPr="00055FD2" w:rsidDel="0098263B">
          <w:rPr>
            <w:rFonts w:ascii="Arial" w:hAnsi="Arial" w:cs="Arial"/>
            <w:color w:val="000000"/>
            <w:sz w:val="21"/>
            <w:szCs w:val="21"/>
          </w:rPr>
          <w:delText>empfinde ich es als sehr positiv</w:delText>
        </w:r>
        <w:r w:rsidR="00023DF8" w:rsidRPr="00055FD2" w:rsidDel="0098263B">
          <w:rPr>
            <w:rFonts w:ascii="Arial" w:hAnsi="Arial" w:cs="Arial"/>
            <w:color w:val="000000"/>
            <w:sz w:val="21"/>
            <w:szCs w:val="21"/>
          </w:rPr>
          <w:delText xml:space="preserve">, dass ein Auslandssemester </w:delText>
        </w:r>
        <w:r w:rsidR="00946C62" w:rsidRPr="00055FD2" w:rsidDel="0098263B">
          <w:rPr>
            <w:rFonts w:ascii="Arial" w:hAnsi="Arial" w:cs="Arial"/>
            <w:color w:val="000000"/>
            <w:sz w:val="21"/>
            <w:szCs w:val="21"/>
          </w:rPr>
          <w:delText xml:space="preserve">in jedem Fall </w:delText>
        </w:r>
        <w:r w:rsidR="00023DF8" w:rsidRPr="00055FD2" w:rsidDel="0098263B">
          <w:rPr>
            <w:rFonts w:ascii="Arial" w:hAnsi="Arial" w:cs="Arial"/>
            <w:color w:val="000000"/>
            <w:sz w:val="21"/>
            <w:szCs w:val="21"/>
          </w:rPr>
          <w:delText xml:space="preserve">obligatorischer Bestandteil des Studiums </w:delText>
        </w:r>
        <w:r w:rsidR="004A0D5D" w:rsidRPr="00055FD2" w:rsidDel="0098263B">
          <w:rPr>
            <w:rFonts w:ascii="Arial" w:hAnsi="Arial" w:cs="Arial"/>
            <w:color w:val="000000"/>
            <w:sz w:val="21"/>
            <w:szCs w:val="21"/>
          </w:rPr>
          <w:delText>ist</w:delText>
        </w:r>
        <w:r w:rsidR="00023DF8" w:rsidRPr="00055FD2" w:rsidDel="0098263B">
          <w:rPr>
            <w:rFonts w:ascii="Arial" w:hAnsi="Arial" w:cs="Arial"/>
            <w:color w:val="000000"/>
            <w:sz w:val="21"/>
            <w:szCs w:val="21"/>
          </w:rPr>
          <w:delText xml:space="preserve"> und man hierbei die Unterstützung Ihres Career Centers bekommt. Neue Kulturen kennenzulernen begeistert mich und diese spannende Erfahrung während des Studierens machen zu können</w:delText>
        </w:r>
        <w:r w:rsidR="00D70E15" w:rsidRPr="00055FD2" w:rsidDel="0098263B">
          <w:rPr>
            <w:rFonts w:ascii="Arial" w:hAnsi="Arial" w:cs="Arial"/>
            <w:color w:val="000000"/>
            <w:sz w:val="21"/>
            <w:szCs w:val="21"/>
          </w:rPr>
          <w:delText>,</w:delText>
        </w:r>
        <w:r w:rsidR="00023DF8" w:rsidRPr="00055FD2" w:rsidDel="0098263B">
          <w:rPr>
            <w:rFonts w:ascii="Arial" w:hAnsi="Arial" w:cs="Arial"/>
            <w:color w:val="000000"/>
            <w:sz w:val="21"/>
            <w:szCs w:val="21"/>
          </w:rPr>
          <w:delText xml:space="preserve"> ist grandios. Selbstverständlich ist auch der hervorragende Ruf und die </w:delText>
        </w:r>
        <w:r w:rsidR="00D70E15" w:rsidRPr="00055FD2" w:rsidDel="0098263B">
          <w:rPr>
            <w:rFonts w:ascii="Arial" w:hAnsi="Arial" w:cs="Arial"/>
            <w:color w:val="000000"/>
            <w:sz w:val="21"/>
            <w:szCs w:val="21"/>
          </w:rPr>
          <w:delText>hervorragende</w:delText>
        </w:r>
        <w:r w:rsidR="00023DF8" w:rsidRPr="00055FD2" w:rsidDel="0098263B">
          <w:rPr>
            <w:rFonts w:ascii="Arial" w:hAnsi="Arial" w:cs="Arial"/>
            <w:color w:val="000000"/>
            <w:sz w:val="21"/>
            <w:szCs w:val="21"/>
          </w:rPr>
          <w:delText xml:space="preserve"> Platzierung in diversen Rankings</w:delText>
        </w:r>
        <w:r w:rsidR="002B310E" w:rsidRPr="00055FD2" w:rsidDel="0098263B">
          <w:rPr>
            <w:rFonts w:ascii="Arial" w:hAnsi="Arial" w:cs="Arial"/>
            <w:color w:val="000000"/>
            <w:sz w:val="21"/>
            <w:szCs w:val="21"/>
          </w:rPr>
          <w:delText xml:space="preserve"> (zum Beispiel Top 10 BWL-Universitäten in Deutschland im 2023 Ranking der Wirtschaftswoche, </w:delText>
        </w:r>
        <w:r w:rsidR="00356D0B" w:rsidRPr="00055FD2" w:rsidDel="0098263B">
          <w:rPr>
            <w:rFonts w:ascii="Arial" w:hAnsi="Arial" w:cs="Arial"/>
            <w:color w:val="000000"/>
            <w:sz w:val="21"/>
            <w:szCs w:val="21"/>
          </w:rPr>
          <w:delText>#2 in Deutschland Financial Times Masters in Finance Ranking 2023)</w:delText>
        </w:r>
        <w:r w:rsidR="00023DF8" w:rsidRPr="00055FD2" w:rsidDel="0098263B">
          <w:rPr>
            <w:rFonts w:ascii="Arial" w:hAnsi="Arial" w:cs="Arial"/>
            <w:color w:val="000000"/>
            <w:sz w:val="21"/>
            <w:szCs w:val="21"/>
          </w:rPr>
          <w:delText xml:space="preserve"> ein weiteres Argument, dass für mich persönlich die </w:delText>
        </w:r>
        <w:r w:rsidR="004A0D5D" w:rsidRPr="00055FD2" w:rsidDel="0098263B">
          <w:rPr>
            <w:rFonts w:ascii="Arial" w:hAnsi="Arial" w:cs="Arial"/>
            <w:color w:val="000000"/>
            <w:sz w:val="21"/>
            <w:szCs w:val="21"/>
          </w:rPr>
          <w:delText>EBS Business School</w:delText>
        </w:r>
        <w:r w:rsidR="00023DF8" w:rsidRPr="00055FD2" w:rsidDel="0098263B">
          <w:rPr>
            <w:rFonts w:ascii="Arial" w:hAnsi="Arial" w:cs="Arial"/>
            <w:color w:val="000000"/>
            <w:sz w:val="21"/>
            <w:szCs w:val="21"/>
          </w:rPr>
          <w:delText xml:space="preserve"> zu meiner Wunschuniversität gemacht hat.    </w:delText>
        </w:r>
      </w:del>
    </w:p>
    <w:p w14:paraId="13227839" w14:textId="7D368CF8" w:rsidR="00EF081B" w:rsidRPr="00055FD2" w:rsidDel="0098263B" w:rsidRDefault="00EF081B">
      <w:pPr>
        <w:jc w:val="both"/>
        <w:rPr>
          <w:del w:id="260" w:author="Hannes Christian Schneider" w:date="2024-04-14T17:19:00Z"/>
          <w:rFonts w:ascii="Arial" w:hAnsi="Arial" w:cs="Arial"/>
          <w:sz w:val="21"/>
          <w:szCs w:val="21"/>
        </w:rPr>
        <w:pPrChange w:id="261" w:author="Sarah Bergmann" w:date="2024-04-13T20:09:00Z">
          <w:pPr>
            <w:spacing w:line="276" w:lineRule="auto"/>
            <w:jc w:val="both"/>
          </w:pPr>
        </w:pPrChange>
      </w:pPr>
    </w:p>
    <w:p w14:paraId="2C6AE9E4" w14:textId="75591ED3" w:rsidR="00EF081B" w:rsidRPr="00055FD2" w:rsidDel="0098263B" w:rsidRDefault="00EF081B">
      <w:pPr>
        <w:jc w:val="both"/>
        <w:rPr>
          <w:del w:id="262" w:author="Hannes Christian Schneider" w:date="2024-04-14T17:19:00Z"/>
          <w:rFonts w:ascii="Arial" w:hAnsi="Arial" w:cs="Arial"/>
          <w:sz w:val="21"/>
          <w:szCs w:val="21"/>
        </w:rPr>
        <w:pPrChange w:id="263" w:author="Sarah Bergmann" w:date="2024-04-13T20:09:00Z">
          <w:pPr>
            <w:spacing w:line="276" w:lineRule="auto"/>
            <w:jc w:val="both"/>
          </w:pPr>
        </w:pPrChange>
      </w:pPr>
      <w:del w:id="264" w:author="Hannes Christian Schneider" w:date="2024-04-14T17:19:00Z">
        <w:r w:rsidRPr="00055FD2" w:rsidDel="0098263B">
          <w:rPr>
            <w:rFonts w:ascii="Arial" w:hAnsi="Arial" w:cs="Arial"/>
            <w:sz w:val="21"/>
            <w:szCs w:val="21"/>
          </w:rPr>
          <w:delText>WHU:</w:delText>
        </w:r>
      </w:del>
    </w:p>
    <w:p w14:paraId="1C9B98BC" w14:textId="7AB4267E" w:rsidR="00946C62" w:rsidRPr="00055FD2" w:rsidDel="0098263B" w:rsidRDefault="005A0D72">
      <w:pPr>
        <w:jc w:val="both"/>
        <w:rPr>
          <w:del w:id="265" w:author="Hannes Christian Schneider" w:date="2024-04-14T17:19:00Z"/>
          <w:rFonts w:ascii="Arial" w:hAnsi="Arial" w:cs="Arial"/>
          <w:color w:val="000000"/>
          <w:sz w:val="21"/>
          <w:szCs w:val="21"/>
        </w:rPr>
        <w:pPrChange w:id="266" w:author="Sarah Bergmann" w:date="2024-04-13T20:09:00Z">
          <w:pPr>
            <w:spacing w:line="276" w:lineRule="auto"/>
            <w:jc w:val="both"/>
          </w:pPr>
        </w:pPrChange>
      </w:pPr>
      <w:del w:id="267" w:author="Hannes Christian Schneider" w:date="2024-04-14T17:19:00Z">
        <w:r w:rsidRPr="00055FD2" w:rsidDel="0098263B">
          <w:rPr>
            <w:rFonts w:ascii="Arial" w:hAnsi="Arial" w:cs="Arial"/>
            <w:color w:val="000000"/>
            <w:sz w:val="21"/>
            <w:szCs w:val="21"/>
          </w:rPr>
          <w:delText xml:space="preserve">Die WHU scheint mir für mein Studium ideal. </w:delText>
        </w:r>
        <w:r w:rsidR="00BB4727" w:rsidRPr="00055FD2" w:rsidDel="0098263B">
          <w:rPr>
            <w:rFonts w:ascii="Arial" w:hAnsi="Arial" w:cs="Arial"/>
            <w:color w:val="000000"/>
            <w:sz w:val="21"/>
            <w:szCs w:val="21"/>
          </w:rPr>
          <w:delText xml:space="preserve">Allem voran finde ich den Fokus auf eine starke, außergewöhnliche Studierendengemeinschaft </w:delText>
        </w:r>
        <w:r w:rsidR="00D70E15" w:rsidRPr="00055FD2" w:rsidDel="0098263B">
          <w:rPr>
            <w:rFonts w:ascii="Arial" w:hAnsi="Arial" w:cs="Arial"/>
            <w:color w:val="000000"/>
            <w:sz w:val="21"/>
            <w:szCs w:val="21"/>
          </w:rPr>
          <w:delText>essenziell</w:delText>
        </w:r>
        <w:r w:rsidR="00BB4727" w:rsidRPr="00055FD2" w:rsidDel="0098263B">
          <w:rPr>
            <w:rFonts w:ascii="Arial" w:hAnsi="Arial" w:cs="Arial"/>
            <w:color w:val="000000"/>
            <w:sz w:val="21"/>
            <w:szCs w:val="21"/>
          </w:rPr>
          <w:delText xml:space="preserve">. Mit seinen Kommilitonen verbringt man über Jahre viel Zeit, </w:delText>
        </w:r>
        <w:r w:rsidR="00B60661" w:rsidRPr="00055FD2" w:rsidDel="0098263B">
          <w:rPr>
            <w:rFonts w:ascii="Arial" w:hAnsi="Arial" w:cs="Arial"/>
            <w:color w:val="000000"/>
            <w:sz w:val="21"/>
            <w:szCs w:val="21"/>
          </w:rPr>
          <w:delText xml:space="preserve">hilft </w:delText>
        </w:r>
        <w:r w:rsidR="00D70E15" w:rsidRPr="00055FD2" w:rsidDel="0098263B">
          <w:rPr>
            <w:rFonts w:ascii="Arial" w:hAnsi="Arial" w:cs="Arial"/>
            <w:color w:val="000000"/>
            <w:sz w:val="21"/>
            <w:szCs w:val="21"/>
          </w:rPr>
          <w:delText>einander</w:delText>
        </w:r>
        <w:r w:rsidR="00B60661" w:rsidRPr="00055FD2" w:rsidDel="0098263B">
          <w:rPr>
            <w:rFonts w:ascii="Arial" w:hAnsi="Arial" w:cs="Arial"/>
            <w:color w:val="000000"/>
            <w:sz w:val="21"/>
            <w:szCs w:val="21"/>
          </w:rPr>
          <w:delText xml:space="preserve"> und profitiert voneinander. Genau dieser „WHU-Spirit“ macht Ihre Universität einzigartig. </w:delText>
        </w:r>
        <w:r w:rsidR="00356D0B" w:rsidRPr="00055FD2" w:rsidDel="0098263B">
          <w:rPr>
            <w:rFonts w:ascii="Arial" w:hAnsi="Arial" w:cs="Arial"/>
            <w:color w:val="000000"/>
            <w:sz w:val="21"/>
            <w:szCs w:val="21"/>
          </w:rPr>
          <w:delText>Auch die eher dörfliche Lage, aber dennoch die Nähe zu Großstädten in Kombination mit einem interessanten Stilmix aus Alt und Modern auf dem Campus, gefällt mir ausgezeichnet. Die ruhigere Lage des Universitätsgeländes sorgt für einen besonders starken Zusammenhalt in der Studierendengemeinschaft und gleichzeitig hat man jederzeit sehr einfach die Möglichkeit eine Großstadt zu erreichen. Außerdem</w:delText>
        </w:r>
        <w:r w:rsidR="00B60661" w:rsidRPr="00055FD2" w:rsidDel="0098263B">
          <w:rPr>
            <w:rFonts w:ascii="Arial" w:hAnsi="Arial" w:cs="Arial"/>
            <w:color w:val="000000"/>
            <w:sz w:val="21"/>
            <w:szCs w:val="21"/>
          </w:rPr>
          <w:delText xml:space="preserve"> liebe ich – wie vorher schon erwähnt – das Reisen. Das </w:delText>
        </w:r>
        <w:r w:rsidR="00D70E15" w:rsidRPr="00055FD2" w:rsidDel="0098263B">
          <w:rPr>
            <w:rFonts w:ascii="Arial" w:hAnsi="Arial" w:cs="Arial"/>
            <w:color w:val="000000"/>
            <w:sz w:val="21"/>
            <w:szCs w:val="21"/>
          </w:rPr>
          <w:delText>K</w:delText>
        </w:r>
        <w:r w:rsidR="00B60661" w:rsidRPr="00055FD2" w:rsidDel="0098263B">
          <w:rPr>
            <w:rFonts w:ascii="Arial" w:hAnsi="Arial" w:cs="Arial"/>
            <w:color w:val="000000"/>
            <w:sz w:val="21"/>
            <w:szCs w:val="21"/>
          </w:rPr>
          <w:delText>ennenlernen von neuen Kulturen und Menschen. Gerade deswegen finde ich persönlich</w:delText>
        </w:r>
        <w:r w:rsidR="00D70E15" w:rsidRPr="00055FD2" w:rsidDel="0098263B">
          <w:rPr>
            <w:rFonts w:ascii="Arial" w:hAnsi="Arial" w:cs="Arial"/>
            <w:color w:val="000000"/>
            <w:sz w:val="21"/>
            <w:szCs w:val="21"/>
          </w:rPr>
          <w:delText>,</w:delText>
        </w:r>
        <w:r w:rsidR="00B60661" w:rsidRPr="00055FD2" w:rsidDel="0098263B">
          <w:rPr>
            <w:rFonts w:ascii="Arial" w:hAnsi="Arial" w:cs="Arial"/>
            <w:color w:val="000000"/>
            <w:sz w:val="21"/>
            <w:szCs w:val="21"/>
          </w:rPr>
          <w:delText xml:space="preserve"> eine besonders internationale Studierendengemeinschaft und die Möglichkeit zwei Auslandssemester zu absolvieren sehr positiv. Die Selbstständigkeit ist für mich auf</w:delText>
        </w:r>
        <w:r w:rsidR="00D70E15" w:rsidRPr="00055FD2" w:rsidDel="0098263B">
          <w:rPr>
            <w:rFonts w:ascii="Arial" w:hAnsi="Arial" w:cs="Arial"/>
            <w:color w:val="000000"/>
            <w:sz w:val="21"/>
            <w:szCs w:val="21"/>
          </w:rPr>
          <w:delText>grund</w:delText>
        </w:r>
        <w:r w:rsidR="00B60661" w:rsidRPr="00055FD2" w:rsidDel="0098263B">
          <w:rPr>
            <w:rFonts w:ascii="Arial" w:hAnsi="Arial" w:cs="Arial"/>
            <w:color w:val="000000"/>
            <w:sz w:val="21"/>
            <w:szCs w:val="21"/>
          </w:rPr>
          <w:delText xml:space="preserve"> meines familiären Hintergrundes natürlich sehr spannend. </w:delText>
        </w:r>
        <w:r w:rsidR="00D70E15" w:rsidRPr="00055FD2" w:rsidDel="0098263B">
          <w:rPr>
            <w:rFonts w:ascii="Arial" w:hAnsi="Arial" w:cs="Arial"/>
            <w:color w:val="000000"/>
            <w:sz w:val="21"/>
            <w:szCs w:val="21"/>
          </w:rPr>
          <w:delText>Vorwiegend</w:delText>
        </w:r>
        <w:r w:rsidR="00B60661" w:rsidRPr="00055FD2" w:rsidDel="0098263B">
          <w:rPr>
            <w:rFonts w:ascii="Arial" w:hAnsi="Arial" w:cs="Arial"/>
            <w:color w:val="000000"/>
            <w:sz w:val="21"/>
            <w:szCs w:val="21"/>
          </w:rPr>
          <w:delText xml:space="preserve"> deswegen, finde ich </w:delText>
        </w:r>
        <w:r w:rsidR="00D70E15" w:rsidRPr="00055FD2" w:rsidDel="0098263B">
          <w:rPr>
            <w:rFonts w:ascii="Arial" w:hAnsi="Arial" w:cs="Arial"/>
            <w:color w:val="000000"/>
            <w:sz w:val="21"/>
            <w:szCs w:val="21"/>
          </w:rPr>
          <w:delText>überaus</w:delText>
        </w:r>
        <w:r w:rsidR="00B60661" w:rsidRPr="00055FD2" w:rsidDel="0098263B">
          <w:rPr>
            <w:rFonts w:ascii="Arial" w:hAnsi="Arial" w:cs="Arial"/>
            <w:color w:val="000000"/>
            <w:sz w:val="21"/>
            <w:szCs w:val="21"/>
          </w:rPr>
          <w:delText xml:space="preserve"> bemerkenswert</w:delText>
        </w:r>
        <w:r w:rsidR="00D70E15" w:rsidRPr="00055FD2" w:rsidDel="0098263B">
          <w:rPr>
            <w:rFonts w:ascii="Arial" w:hAnsi="Arial" w:cs="Arial"/>
            <w:color w:val="000000"/>
            <w:sz w:val="21"/>
            <w:szCs w:val="21"/>
          </w:rPr>
          <w:delText>,</w:delText>
        </w:r>
        <w:r w:rsidR="00B60661" w:rsidRPr="00055FD2" w:rsidDel="0098263B">
          <w:rPr>
            <w:rFonts w:ascii="Arial" w:hAnsi="Arial" w:cs="Arial"/>
            <w:color w:val="000000"/>
            <w:sz w:val="21"/>
            <w:szCs w:val="21"/>
          </w:rPr>
          <w:delText xml:space="preserve"> wie viele hochkar</w:delText>
        </w:r>
        <w:r w:rsidR="00D70E15" w:rsidRPr="00055FD2" w:rsidDel="0098263B">
          <w:rPr>
            <w:rFonts w:ascii="Arial" w:hAnsi="Arial" w:cs="Arial"/>
            <w:color w:val="000000"/>
            <w:sz w:val="21"/>
            <w:szCs w:val="21"/>
          </w:rPr>
          <w:delText>ä</w:delText>
        </w:r>
        <w:r w:rsidR="00B60661" w:rsidRPr="00055FD2" w:rsidDel="0098263B">
          <w:rPr>
            <w:rFonts w:ascii="Arial" w:hAnsi="Arial" w:cs="Arial"/>
            <w:color w:val="000000"/>
            <w:sz w:val="21"/>
            <w:szCs w:val="21"/>
          </w:rPr>
          <w:delText>tige und bekannte Unternehmen durch WHU-Alumni entstanden sind (Zalando, HelloFresh, home24</w:delText>
        </w:r>
        <w:r w:rsidR="002B310E" w:rsidRPr="00055FD2" w:rsidDel="0098263B">
          <w:rPr>
            <w:rFonts w:ascii="Arial" w:hAnsi="Arial" w:cs="Arial"/>
            <w:color w:val="000000"/>
            <w:sz w:val="21"/>
            <w:szCs w:val="21"/>
          </w:rPr>
          <w:delText>, Flixbus et cetera).</w:delText>
        </w:r>
        <w:r w:rsidR="00B60661" w:rsidRPr="00055FD2" w:rsidDel="0098263B">
          <w:rPr>
            <w:rFonts w:ascii="Arial" w:hAnsi="Arial" w:cs="Arial"/>
            <w:color w:val="000000"/>
            <w:sz w:val="21"/>
            <w:szCs w:val="21"/>
          </w:rPr>
          <w:delText xml:space="preserve"> </w:delText>
        </w:r>
        <w:r w:rsidR="002B310E" w:rsidRPr="00055FD2" w:rsidDel="0098263B">
          <w:rPr>
            <w:rFonts w:ascii="Arial" w:hAnsi="Arial" w:cs="Arial"/>
            <w:color w:val="000000"/>
            <w:sz w:val="21"/>
            <w:szCs w:val="21"/>
          </w:rPr>
          <w:delText xml:space="preserve">Selbstverständlich ist auch der hervorragende Ruf und die </w:delText>
        </w:r>
        <w:r w:rsidR="00D70E15" w:rsidRPr="00055FD2" w:rsidDel="0098263B">
          <w:rPr>
            <w:rFonts w:ascii="Arial" w:hAnsi="Arial" w:cs="Arial"/>
            <w:color w:val="000000"/>
            <w:sz w:val="21"/>
            <w:szCs w:val="21"/>
          </w:rPr>
          <w:delText>hervorragende</w:delText>
        </w:r>
        <w:r w:rsidR="002B310E" w:rsidRPr="00055FD2" w:rsidDel="0098263B">
          <w:rPr>
            <w:rFonts w:ascii="Arial" w:hAnsi="Arial" w:cs="Arial"/>
            <w:color w:val="000000"/>
            <w:sz w:val="21"/>
            <w:szCs w:val="21"/>
          </w:rPr>
          <w:delText xml:space="preserve"> Platzierung in diversen Rankings (zum Beispiel #1 in Deutschland Financial Times European Business Schools Ranking 2023, #1 in Deutschland Financial Times Masters in Management Ranking 2023) ein weiteres Argument, dass für mich persönlich die WHU – Otto Beisheim School of Management zu meiner Wunschuniversität gemacht hat.</w:delText>
        </w:r>
      </w:del>
    </w:p>
    <w:p w14:paraId="183F3406" w14:textId="6C35B046" w:rsidR="00EF081B" w:rsidRPr="00055FD2" w:rsidDel="0098263B" w:rsidRDefault="00EF081B" w:rsidP="00055FD2">
      <w:pPr>
        <w:rPr>
          <w:del w:id="268" w:author="Hannes Christian Schneider" w:date="2024-04-14T17:19:00Z"/>
          <w:rFonts w:ascii="Arial" w:hAnsi="Arial" w:cs="Arial"/>
          <w:sz w:val="21"/>
          <w:szCs w:val="21"/>
        </w:rPr>
      </w:pPr>
    </w:p>
    <w:p w14:paraId="4BBB87D8" w14:textId="62B85B0C" w:rsidR="00EF081B" w:rsidRPr="00055FD2" w:rsidDel="0098263B" w:rsidRDefault="00EF081B">
      <w:pPr>
        <w:rPr>
          <w:del w:id="269" w:author="Hannes Christian Schneider" w:date="2024-04-14T17:19:00Z"/>
          <w:rFonts w:ascii="Arial" w:hAnsi="Arial" w:cs="Arial"/>
          <w:sz w:val="21"/>
          <w:szCs w:val="21"/>
          <w:rPrChange w:id="270" w:author="Sarah Bergmann" w:date="2024-04-13T20:09:00Z">
            <w:rPr>
              <w:del w:id="271" w:author="Hannes Christian Schneider" w:date="2024-04-14T17:19:00Z"/>
            </w:rPr>
          </w:rPrChange>
        </w:rPr>
        <w:pPrChange w:id="272" w:author="Sarah Bergmann" w:date="2024-04-13T20:09:00Z">
          <w:pPr>
            <w:spacing w:after="240"/>
          </w:pPr>
        </w:pPrChange>
      </w:pPr>
    </w:p>
    <w:p w14:paraId="7457561D" w14:textId="5589D1AC" w:rsidR="00EF081B" w:rsidRPr="00055FD2" w:rsidDel="0098263B" w:rsidRDefault="00EF081B" w:rsidP="00055FD2">
      <w:pPr>
        <w:rPr>
          <w:del w:id="273" w:author="Hannes Christian Schneider" w:date="2024-04-14T17:19:00Z"/>
          <w:rFonts w:ascii="Arial" w:hAnsi="Arial" w:cs="Arial"/>
          <w:sz w:val="21"/>
          <w:szCs w:val="21"/>
          <w:rPrChange w:id="274" w:author="Sarah Bergmann" w:date="2024-04-13T20:09:00Z">
            <w:rPr>
              <w:del w:id="275" w:author="Hannes Christian Schneider" w:date="2024-04-14T17:19:00Z"/>
            </w:rPr>
          </w:rPrChange>
        </w:rPr>
      </w:pPr>
    </w:p>
    <w:p w14:paraId="558F7EE9" w14:textId="77777777" w:rsidR="00EF081B" w:rsidRPr="00055FD2" w:rsidRDefault="00EF081B" w:rsidP="00055FD2">
      <w:pPr>
        <w:rPr>
          <w:rFonts w:ascii="Arial" w:hAnsi="Arial" w:cs="Arial"/>
          <w:sz w:val="21"/>
          <w:szCs w:val="21"/>
        </w:rPr>
      </w:pPr>
    </w:p>
    <w:sectPr w:rsidR="00EF081B" w:rsidRPr="00055FD2" w:rsidSect="00202B10">
      <w:pgSz w:w="11906" w:h="16838"/>
      <w:pgMar w:top="964" w:right="964" w:bottom="720" w:left="964" w:header="709" w:footer="709" w:gutter="0"/>
      <w:cols w:space="708"/>
      <w:docGrid w:linePitch="360"/>
      <w:sectPrChange w:id="276" w:author="Sarah Bergmann" w:date="2024-04-13T20:01:00Z">
        <w:sectPr w:rsidR="00EF081B" w:rsidRPr="00055FD2" w:rsidSect="00202B10">
          <w:pgMar w:top="720" w:right="720" w:bottom="720" w:left="72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nnes Christian Schneider">
    <w15:presenceInfo w15:providerId="AD" w15:userId="S::schneiderh@helmholtzschule.de::40a84274-73ba-44b5-bbab-d6763502c014"/>
  </w15:person>
  <w15:person w15:author="Sarah Bergmann">
    <w15:presenceInfo w15:providerId="Windows Live" w15:userId="f1dd7be93f828254"/>
  </w15:person>
  <w15:person w15:author="Sophie Klocke">
    <w15:presenceInfo w15:providerId="AD" w15:userId="S::sophie.klocke@uni-bielefeld.de::4a69cec3-bb69-4d72-b84c-f3bdc39d94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1B"/>
    <w:rsid w:val="00023DF8"/>
    <w:rsid w:val="00055FD2"/>
    <w:rsid w:val="001F3A4E"/>
    <w:rsid w:val="00202B10"/>
    <w:rsid w:val="002139E6"/>
    <w:rsid w:val="00257C25"/>
    <w:rsid w:val="002B310E"/>
    <w:rsid w:val="00356D0B"/>
    <w:rsid w:val="004A0D5D"/>
    <w:rsid w:val="005A0D72"/>
    <w:rsid w:val="00602081"/>
    <w:rsid w:val="0065676F"/>
    <w:rsid w:val="00657964"/>
    <w:rsid w:val="00946C62"/>
    <w:rsid w:val="0098263B"/>
    <w:rsid w:val="009F7F2C"/>
    <w:rsid w:val="00B60661"/>
    <w:rsid w:val="00BB4727"/>
    <w:rsid w:val="00BE723B"/>
    <w:rsid w:val="00D4699F"/>
    <w:rsid w:val="00D70E15"/>
    <w:rsid w:val="00DE7A5D"/>
    <w:rsid w:val="00EF081B"/>
    <w:rsid w:val="00F546C1"/>
    <w:rsid w:val="00F81476"/>
    <w:rsid w:val="00FC53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9EB4"/>
  <w15:chartTrackingRefBased/>
  <w15:docId w15:val="{BA3334C6-EC4D-7F42-B2F0-F10EA0EE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081B"/>
    <w:rPr>
      <w:rFonts w:ascii="Times New Roman" w:eastAsia="Times New Roman" w:hAnsi="Times New Roman" w:cs="Times New Roman"/>
      <w:kern w:val="0"/>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pple-converted-space">
    <w:name w:val="apple-converted-space"/>
    <w:basedOn w:val="Absatz-Standardschriftart"/>
    <w:rsid w:val="00EF081B"/>
  </w:style>
  <w:style w:type="paragraph" w:styleId="berarbeitung">
    <w:name w:val="Revision"/>
    <w:hidden/>
    <w:uiPriority w:val="99"/>
    <w:semiHidden/>
    <w:rsid w:val="00602081"/>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46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2802</Words>
  <Characters>17656</Characters>
  <Application>Microsoft Office Word</Application>
  <DocSecurity>0</DocSecurity>
  <Lines>147</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Hannes Christian Schneider</dc:creator>
  <cp:keywords/>
  <dc:description/>
  <cp:lastModifiedBy>Hannes Christian Schneider</cp:lastModifiedBy>
  <cp:revision>6</cp:revision>
  <dcterms:created xsi:type="dcterms:W3CDTF">2024-04-14T14:51:00Z</dcterms:created>
  <dcterms:modified xsi:type="dcterms:W3CDTF">2024-04-15T15:22:00Z</dcterms:modified>
</cp:coreProperties>
</file>