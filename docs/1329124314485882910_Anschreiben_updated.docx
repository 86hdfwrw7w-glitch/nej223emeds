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25A271" w14:textId="77777777" w:rsidR="00AB6D8E" w:rsidRPr="00861851" w:rsidRDefault="00AB6D8E" w:rsidP="00AB6D8E">
      <w:pPr>
        <w:spacing w:after="0" w:line="240" w:lineRule="auto"/>
        <w:jc w:val="right"/>
        <w:rPr>
          <w:rFonts w:ascii="Georgia" w:eastAsia="Calibri" w:hAnsi="Georgia" w:cs="Times New Roman"/>
          <w:kern w:val="0"/>
          <w:sz w:val="20"/>
          <w:szCs w:val="20"/>
          <w14:ligatures w14:val="none"/>
          <w:rPrChange w:id="0"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1" w:author="David Döbele" w:date="2025-01-15T17:21:00Z" w16du:dateUtc="2025-01-15T16:21:00Z">
            <w:rPr>
              <w:rFonts w:ascii="Georgia" w:eastAsia="Calibri" w:hAnsi="Georgia" w:cs="Times New Roman"/>
              <w:kern w:val="0"/>
              <w:sz w:val="21"/>
              <w:szCs w:val="21"/>
              <w14:ligatures w14:val="none"/>
            </w:rPr>
          </w:rPrChange>
        </w:rPr>
        <w:t xml:space="preserve">Amin </w:t>
      </w:r>
      <w:proofErr w:type="spellStart"/>
      <w:r w:rsidRPr="00861851">
        <w:rPr>
          <w:rFonts w:ascii="Georgia" w:eastAsia="Calibri" w:hAnsi="Georgia" w:cs="Times New Roman"/>
          <w:kern w:val="0"/>
          <w:sz w:val="20"/>
          <w:szCs w:val="20"/>
          <w14:ligatures w14:val="none"/>
          <w:rPrChange w:id="2" w:author="David Döbele" w:date="2025-01-15T17:21:00Z" w16du:dateUtc="2025-01-15T16:21:00Z">
            <w:rPr>
              <w:rFonts w:ascii="Georgia" w:eastAsia="Calibri" w:hAnsi="Georgia" w:cs="Times New Roman"/>
              <w:kern w:val="0"/>
              <w:sz w:val="21"/>
              <w:szCs w:val="21"/>
              <w14:ligatures w14:val="none"/>
            </w:rPr>
          </w:rPrChange>
        </w:rPr>
        <w:t>Abahji</w:t>
      </w:r>
      <w:proofErr w:type="spellEnd"/>
    </w:p>
    <w:p w14:paraId="09D59BB3" w14:textId="77777777" w:rsidR="00AB6D8E" w:rsidRPr="00861851" w:rsidRDefault="00AB6D8E" w:rsidP="00AB6D8E">
      <w:pPr>
        <w:spacing w:after="0" w:line="240" w:lineRule="auto"/>
        <w:jc w:val="right"/>
        <w:rPr>
          <w:rFonts w:ascii="Georgia" w:eastAsia="Calibri" w:hAnsi="Georgia" w:cs="Times New Roman"/>
          <w:kern w:val="0"/>
          <w:sz w:val="20"/>
          <w:szCs w:val="20"/>
          <w14:ligatures w14:val="none"/>
          <w:rPrChange w:id="3"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4" w:author="David Döbele" w:date="2025-01-15T17:21:00Z" w16du:dateUtc="2025-01-15T16:21:00Z">
            <w:rPr>
              <w:rFonts w:ascii="Georgia" w:eastAsia="Calibri" w:hAnsi="Georgia" w:cs="Times New Roman"/>
              <w:kern w:val="0"/>
              <w:sz w:val="21"/>
              <w:szCs w:val="21"/>
              <w14:ligatures w14:val="none"/>
            </w:rPr>
          </w:rPrChange>
        </w:rPr>
        <w:t>Kreuzeckweg 10</w:t>
      </w:r>
    </w:p>
    <w:p w14:paraId="62C2E2EA" w14:textId="77777777" w:rsidR="00AB6D8E" w:rsidRPr="00861851" w:rsidRDefault="00AB6D8E" w:rsidP="00AB6D8E">
      <w:pPr>
        <w:spacing w:after="0" w:line="240" w:lineRule="auto"/>
        <w:jc w:val="right"/>
        <w:rPr>
          <w:rFonts w:ascii="Georgia" w:eastAsia="Calibri" w:hAnsi="Georgia" w:cs="Times New Roman"/>
          <w:kern w:val="0"/>
          <w:sz w:val="20"/>
          <w:szCs w:val="20"/>
          <w14:ligatures w14:val="none"/>
          <w:rPrChange w:id="5"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6" w:author="David Döbele" w:date="2025-01-15T17:21:00Z" w16du:dateUtc="2025-01-15T16:21:00Z">
            <w:rPr>
              <w:rFonts w:ascii="Georgia" w:eastAsia="Calibri" w:hAnsi="Georgia" w:cs="Times New Roman"/>
              <w:kern w:val="0"/>
              <w:sz w:val="21"/>
              <w:szCs w:val="21"/>
              <w14:ligatures w14:val="none"/>
            </w:rPr>
          </w:rPrChange>
        </w:rPr>
        <w:t>85757 Karlsfeld</w:t>
      </w:r>
    </w:p>
    <w:p w14:paraId="69881062" w14:textId="77777777" w:rsidR="00AB6D8E" w:rsidRPr="00861851" w:rsidRDefault="00AB6D8E" w:rsidP="00AB6D8E">
      <w:pPr>
        <w:spacing w:after="0" w:line="240" w:lineRule="auto"/>
        <w:jc w:val="right"/>
        <w:rPr>
          <w:rFonts w:ascii="Georgia" w:eastAsia="Calibri" w:hAnsi="Georgia" w:cs="Times New Roman"/>
          <w:kern w:val="0"/>
          <w:sz w:val="20"/>
          <w:szCs w:val="20"/>
          <w14:ligatures w14:val="none"/>
          <w:rPrChange w:id="7"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Georgia"/>
          <w:color w:val="000000"/>
          <w:kern w:val="0"/>
          <w:sz w:val="20"/>
          <w:szCs w:val="20"/>
          <w14:ligatures w14:val="none"/>
          <w:rPrChange w:id="8" w:author="David Döbele" w:date="2025-01-15T17:21:00Z" w16du:dateUtc="2025-01-15T16:21:00Z">
            <w:rPr>
              <w:rFonts w:ascii="Georgia" w:eastAsia="Calibri" w:hAnsi="Georgia" w:cs="Georgia"/>
              <w:color w:val="000000"/>
              <w:kern w:val="0"/>
              <w:sz w:val="21"/>
              <w:szCs w:val="21"/>
              <w14:ligatures w14:val="none"/>
            </w:rPr>
          </w:rPrChange>
        </w:rPr>
        <w:t>amin_abahji@yahoo.com</w:t>
      </w:r>
    </w:p>
    <w:p w14:paraId="4E77436A" w14:textId="2792183B" w:rsidR="00AB6D8E" w:rsidRPr="00861851" w:rsidRDefault="00AB6D8E" w:rsidP="00AB6D8E">
      <w:pPr>
        <w:spacing w:after="0" w:line="256" w:lineRule="auto"/>
        <w:jc w:val="right"/>
        <w:rPr>
          <w:rFonts w:ascii="Georgia" w:eastAsia="Calibri" w:hAnsi="Georgia" w:cs="Georgia"/>
          <w:color w:val="000000"/>
          <w:kern w:val="0"/>
          <w:sz w:val="20"/>
          <w:szCs w:val="20"/>
          <w14:ligatures w14:val="none"/>
          <w:rPrChange w:id="9" w:author="David Döbele" w:date="2025-01-15T17:21:00Z" w16du:dateUtc="2025-01-15T16:21:00Z">
            <w:rPr>
              <w:rFonts w:ascii="Georgia" w:eastAsia="Calibri" w:hAnsi="Georgia" w:cs="Georgia"/>
              <w:color w:val="000000"/>
              <w:kern w:val="0"/>
              <w:sz w:val="21"/>
              <w:szCs w:val="21"/>
              <w14:ligatures w14:val="none"/>
            </w:rPr>
          </w:rPrChange>
        </w:rPr>
      </w:pPr>
      <w:r w:rsidRPr="00861851">
        <w:rPr>
          <w:rFonts w:ascii="Georgia" w:eastAsia="Calibri" w:hAnsi="Georgia" w:cs="Georgia"/>
          <w:color w:val="000000"/>
          <w:kern w:val="0"/>
          <w:sz w:val="20"/>
          <w:szCs w:val="20"/>
          <w14:ligatures w14:val="none"/>
          <w:rPrChange w:id="10" w:author="David Döbele" w:date="2025-01-15T17:21:00Z" w16du:dateUtc="2025-01-15T16:21:00Z">
            <w:rPr>
              <w:rFonts w:ascii="Georgia" w:eastAsia="Calibri" w:hAnsi="Georgia" w:cs="Georgia"/>
              <w:color w:val="000000"/>
              <w:kern w:val="0"/>
              <w:sz w:val="21"/>
              <w:szCs w:val="21"/>
              <w14:ligatures w14:val="none"/>
            </w:rPr>
          </w:rPrChange>
        </w:rPr>
        <w:t>+49 1575 5870726</w:t>
      </w:r>
    </w:p>
    <w:p w14:paraId="50621B10" w14:textId="77777777" w:rsidR="00AB6D8E" w:rsidRPr="00861851" w:rsidRDefault="00AB6D8E" w:rsidP="00AB6D8E">
      <w:pPr>
        <w:spacing w:after="0" w:line="256" w:lineRule="auto"/>
        <w:rPr>
          <w:rFonts w:ascii="Georgia" w:eastAsia="Calibri" w:hAnsi="Georgia" w:cs="Georgia"/>
          <w:color w:val="000000"/>
          <w:kern w:val="0"/>
          <w:sz w:val="20"/>
          <w:szCs w:val="20"/>
          <w14:ligatures w14:val="none"/>
          <w:rPrChange w:id="11" w:author="David Döbele" w:date="2025-01-15T17:21:00Z" w16du:dateUtc="2025-01-15T16:21:00Z">
            <w:rPr>
              <w:rFonts w:ascii="Georgia" w:eastAsia="Calibri" w:hAnsi="Georgia" w:cs="Georgia"/>
              <w:color w:val="000000"/>
              <w:kern w:val="0"/>
              <w:sz w:val="21"/>
              <w:szCs w:val="21"/>
              <w14:ligatures w14:val="none"/>
            </w:rPr>
          </w:rPrChange>
        </w:rPr>
      </w:pPr>
      <w:r w:rsidRPr="00861851">
        <w:rPr>
          <w:rFonts w:ascii="Georgia" w:eastAsia="Calibri" w:hAnsi="Georgia" w:cs="Georgia"/>
          <w:color w:val="000000"/>
          <w:kern w:val="0"/>
          <w:sz w:val="20"/>
          <w:szCs w:val="20"/>
          <w14:ligatures w14:val="none"/>
          <w:rPrChange w:id="12" w:author="David Döbele" w:date="2025-01-15T17:21:00Z" w16du:dateUtc="2025-01-15T16:21:00Z">
            <w:rPr>
              <w:rFonts w:ascii="Georgia" w:eastAsia="Calibri" w:hAnsi="Georgia" w:cs="Georgia"/>
              <w:color w:val="000000"/>
              <w:kern w:val="0"/>
              <w:sz w:val="21"/>
              <w:szCs w:val="21"/>
              <w14:ligatures w14:val="none"/>
            </w:rPr>
          </w:rPrChange>
        </w:rPr>
        <w:t>Corporate Finance Beratung GmbH</w:t>
      </w:r>
    </w:p>
    <w:p w14:paraId="65DA0D7D" w14:textId="7066AE84" w:rsidR="00AB6D8E" w:rsidRPr="00861851" w:rsidRDefault="00AB6D8E" w:rsidP="00AB6D8E">
      <w:pPr>
        <w:spacing w:after="0" w:line="256" w:lineRule="auto"/>
        <w:rPr>
          <w:rFonts w:ascii="Georgia" w:eastAsia="Calibri" w:hAnsi="Georgia" w:cs="Times New Roman"/>
          <w:kern w:val="0"/>
          <w:sz w:val="20"/>
          <w:szCs w:val="20"/>
          <w14:ligatures w14:val="none"/>
          <w:rPrChange w:id="13"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14" w:author="David Döbele" w:date="2025-01-15T17:21:00Z" w16du:dateUtc="2025-01-15T16:21:00Z">
            <w:rPr>
              <w:rFonts w:ascii="Georgia" w:eastAsia="Calibri" w:hAnsi="Georgia" w:cs="Times New Roman"/>
              <w:kern w:val="0"/>
              <w:sz w:val="21"/>
              <w:szCs w:val="21"/>
              <w14:ligatures w14:val="none"/>
            </w:rPr>
          </w:rPrChange>
        </w:rPr>
        <w:t>Musterstraße 99</w:t>
      </w:r>
      <w:r w:rsidRPr="00861851">
        <w:rPr>
          <w:rFonts w:ascii="Georgia" w:eastAsia="Calibri" w:hAnsi="Georgia" w:cs="Times New Roman"/>
          <w:kern w:val="0"/>
          <w:sz w:val="20"/>
          <w:szCs w:val="20"/>
          <w14:ligatures w14:val="none"/>
          <w:rPrChange w:id="15" w:author="David Döbele" w:date="2025-01-15T17:21:00Z" w16du:dateUtc="2025-01-15T16:21:00Z">
            <w:rPr>
              <w:rFonts w:ascii="Georgia" w:eastAsia="Calibri" w:hAnsi="Georgia" w:cs="Times New Roman"/>
              <w:kern w:val="0"/>
              <w:sz w:val="21"/>
              <w:szCs w:val="21"/>
              <w14:ligatures w14:val="none"/>
            </w:rPr>
          </w:rPrChange>
        </w:rPr>
        <w:br/>
        <w:t xml:space="preserve">55005 Frankfurt am Main </w:t>
      </w:r>
    </w:p>
    <w:p w14:paraId="79446938" w14:textId="5121653C" w:rsidR="00AB6D8E" w:rsidRPr="00861851" w:rsidRDefault="00AB6D8E" w:rsidP="00AB6D8E">
      <w:pPr>
        <w:spacing w:after="0" w:line="256" w:lineRule="auto"/>
        <w:jc w:val="right"/>
        <w:rPr>
          <w:rFonts w:ascii="Georgia" w:eastAsia="Calibri" w:hAnsi="Georgia" w:cs="Times New Roman"/>
          <w:kern w:val="0"/>
          <w:sz w:val="20"/>
          <w:szCs w:val="20"/>
          <w14:ligatures w14:val="none"/>
          <w:rPrChange w:id="16"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17" w:author="David Döbele" w:date="2025-01-15T17:21:00Z" w16du:dateUtc="2025-01-15T16:21:00Z">
            <w:rPr>
              <w:rFonts w:ascii="Georgia" w:eastAsia="Calibri" w:hAnsi="Georgia" w:cs="Times New Roman"/>
              <w:kern w:val="0"/>
              <w:sz w:val="21"/>
              <w:szCs w:val="21"/>
              <w14:ligatures w14:val="none"/>
            </w:rPr>
          </w:rPrChange>
        </w:rPr>
        <w:t xml:space="preserve">Karlsfeld, </w:t>
      </w:r>
      <w:r w:rsidR="000B0FC0" w:rsidRPr="00861851">
        <w:rPr>
          <w:rFonts w:ascii="Georgia" w:eastAsia="Calibri" w:hAnsi="Georgia" w:cs="Times New Roman"/>
          <w:kern w:val="0"/>
          <w:sz w:val="20"/>
          <w:szCs w:val="20"/>
          <w14:ligatures w14:val="none"/>
          <w:rPrChange w:id="18" w:author="David Döbele" w:date="2025-01-15T17:21:00Z" w16du:dateUtc="2025-01-15T16:21:00Z">
            <w:rPr>
              <w:rFonts w:ascii="Georgia" w:eastAsia="Calibri" w:hAnsi="Georgia" w:cs="Times New Roman"/>
              <w:kern w:val="0"/>
              <w:sz w:val="21"/>
              <w:szCs w:val="21"/>
              <w14:ligatures w14:val="none"/>
            </w:rPr>
          </w:rPrChange>
        </w:rPr>
        <w:t>15</w:t>
      </w:r>
      <w:r w:rsidRPr="00861851">
        <w:rPr>
          <w:rFonts w:ascii="Georgia" w:eastAsia="Calibri" w:hAnsi="Georgia" w:cs="Times New Roman"/>
          <w:kern w:val="0"/>
          <w:sz w:val="20"/>
          <w:szCs w:val="20"/>
          <w14:ligatures w14:val="none"/>
          <w:rPrChange w:id="19" w:author="David Döbele" w:date="2025-01-15T17:21:00Z" w16du:dateUtc="2025-01-15T16:21:00Z">
            <w:rPr>
              <w:rFonts w:ascii="Georgia" w:eastAsia="Calibri" w:hAnsi="Georgia" w:cs="Times New Roman"/>
              <w:kern w:val="0"/>
              <w:sz w:val="21"/>
              <w:szCs w:val="21"/>
              <w14:ligatures w14:val="none"/>
            </w:rPr>
          </w:rPrChange>
        </w:rPr>
        <w:t>.</w:t>
      </w:r>
      <w:r w:rsidR="000B0FC0" w:rsidRPr="00861851">
        <w:rPr>
          <w:rFonts w:ascii="Georgia" w:eastAsia="Calibri" w:hAnsi="Georgia" w:cs="Times New Roman"/>
          <w:kern w:val="0"/>
          <w:sz w:val="20"/>
          <w:szCs w:val="20"/>
          <w14:ligatures w14:val="none"/>
          <w:rPrChange w:id="20" w:author="David Döbele" w:date="2025-01-15T17:21:00Z" w16du:dateUtc="2025-01-15T16:21:00Z">
            <w:rPr>
              <w:rFonts w:ascii="Georgia" w:eastAsia="Calibri" w:hAnsi="Georgia" w:cs="Times New Roman"/>
              <w:kern w:val="0"/>
              <w:sz w:val="21"/>
              <w:szCs w:val="21"/>
              <w14:ligatures w14:val="none"/>
            </w:rPr>
          </w:rPrChange>
        </w:rPr>
        <w:t>01</w:t>
      </w:r>
      <w:r w:rsidRPr="00861851">
        <w:rPr>
          <w:rFonts w:ascii="Georgia" w:eastAsia="Calibri" w:hAnsi="Georgia" w:cs="Times New Roman"/>
          <w:kern w:val="0"/>
          <w:sz w:val="20"/>
          <w:szCs w:val="20"/>
          <w14:ligatures w14:val="none"/>
          <w:rPrChange w:id="21" w:author="David Döbele" w:date="2025-01-15T17:21:00Z" w16du:dateUtc="2025-01-15T16:21:00Z">
            <w:rPr>
              <w:rFonts w:ascii="Georgia" w:eastAsia="Calibri" w:hAnsi="Georgia" w:cs="Times New Roman"/>
              <w:kern w:val="0"/>
              <w:sz w:val="21"/>
              <w:szCs w:val="21"/>
              <w14:ligatures w14:val="none"/>
            </w:rPr>
          </w:rPrChange>
        </w:rPr>
        <w:t>.20</w:t>
      </w:r>
      <w:r w:rsidR="000B0FC0" w:rsidRPr="00861851">
        <w:rPr>
          <w:rFonts w:ascii="Georgia" w:eastAsia="Calibri" w:hAnsi="Georgia" w:cs="Times New Roman"/>
          <w:kern w:val="0"/>
          <w:sz w:val="20"/>
          <w:szCs w:val="20"/>
          <w14:ligatures w14:val="none"/>
          <w:rPrChange w:id="22" w:author="David Döbele" w:date="2025-01-15T17:21:00Z" w16du:dateUtc="2025-01-15T16:21:00Z">
            <w:rPr>
              <w:rFonts w:ascii="Georgia" w:eastAsia="Calibri" w:hAnsi="Georgia" w:cs="Times New Roman"/>
              <w:kern w:val="0"/>
              <w:sz w:val="21"/>
              <w:szCs w:val="21"/>
              <w14:ligatures w14:val="none"/>
            </w:rPr>
          </w:rPrChange>
        </w:rPr>
        <w:t>25</w:t>
      </w:r>
    </w:p>
    <w:p w14:paraId="5085905D" w14:textId="77777777" w:rsidR="00AB6D8E" w:rsidRPr="00861851" w:rsidRDefault="00AB6D8E" w:rsidP="00AB6D8E">
      <w:pPr>
        <w:spacing w:after="0" w:line="256" w:lineRule="auto"/>
        <w:jc w:val="right"/>
        <w:rPr>
          <w:rFonts w:ascii="Georgia" w:eastAsia="Calibri" w:hAnsi="Georgia" w:cs="Times New Roman"/>
          <w:kern w:val="0"/>
          <w:sz w:val="20"/>
          <w:szCs w:val="20"/>
          <w14:ligatures w14:val="none"/>
          <w:rPrChange w:id="23" w:author="David Döbele" w:date="2025-01-15T17:21:00Z" w16du:dateUtc="2025-01-15T16:21:00Z">
            <w:rPr>
              <w:rFonts w:ascii="Georgia" w:eastAsia="Calibri" w:hAnsi="Georgia" w:cs="Times New Roman"/>
              <w:kern w:val="0"/>
              <w:sz w:val="21"/>
              <w:szCs w:val="21"/>
              <w14:ligatures w14:val="none"/>
            </w:rPr>
          </w:rPrChange>
        </w:rPr>
      </w:pPr>
    </w:p>
    <w:p w14:paraId="2F0025EA" w14:textId="77777777" w:rsidR="00AB6D8E" w:rsidRPr="00861851" w:rsidRDefault="00AB6D8E" w:rsidP="00AB6D8E">
      <w:pPr>
        <w:spacing w:after="0" w:line="256" w:lineRule="auto"/>
        <w:rPr>
          <w:rFonts w:ascii="Georgia" w:eastAsia="Calibri" w:hAnsi="Georgia" w:cs="Times New Roman"/>
          <w:b/>
          <w:kern w:val="0"/>
          <w:sz w:val="20"/>
          <w:szCs w:val="20"/>
          <w14:ligatures w14:val="none"/>
          <w:rPrChange w:id="24" w:author="David Döbele" w:date="2025-01-15T17:21:00Z" w16du:dateUtc="2025-01-15T16:21:00Z">
            <w:rPr>
              <w:rFonts w:ascii="Georgia" w:eastAsia="Calibri" w:hAnsi="Georgia" w:cs="Times New Roman"/>
              <w:b/>
              <w:kern w:val="0"/>
              <w:sz w:val="21"/>
              <w:szCs w:val="21"/>
              <w14:ligatures w14:val="none"/>
            </w:rPr>
          </w:rPrChange>
        </w:rPr>
      </w:pPr>
      <w:r w:rsidRPr="00861851">
        <w:rPr>
          <w:rFonts w:ascii="Georgia" w:eastAsia="Calibri" w:hAnsi="Georgia" w:cs="Times New Roman"/>
          <w:b/>
          <w:kern w:val="0"/>
          <w:sz w:val="20"/>
          <w:szCs w:val="20"/>
          <w14:ligatures w14:val="none"/>
          <w:rPrChange w:id="25" w:author="David Döbele" w:date="2025-01-15T17:21:00Z" w16du:dateUtc="2025-01-15T16:21:00Z">
            <w:rPr>
              <w:rFonts w:ascii="Georgia" w:eastAsia="Calibri" w:hAnsi="Georgia" w:cs="Times New Roman"/>
              <w:b/>
              <w:kern w:val="0"/>
              <w:sz w:val="21"/>
              <w:szCs w:val="21"/>
              <w14:ligatures w14:val="none"/>
            </w:rPr>
          </w:rPrChange>
        </w:rPr>
        <w:t>Bewerbung um ein Praktikum im Bereich XYZ</w:t>
      </w:r>
    </w:p>
    <w:p w14:paraId="33BB4B97" w14:textId="77777777" w:rsidR="00AB6D8E" w:rsidRPr="00861851" w:rsidRDefault="00AB6D8E" w:rsidP="00AB6D8E">
      <w:pPr>
        <w:spacing w:after="0" w:line="256" w:lineRule="auto"/>
        <w:rPr>
          <w:rFonts w:ascii="Georgia" w:eastAsia="Calibri" w:hAnsi="Georgia" w:cs="Times New Roman"/>
          <w:b/>
          <w:kern w:val="0"/>
          <w:sz w:val="20"/>
          <w:szCs w:val="20"/>
          <w14:ligatures w14:val="none"/>
          <w:rPrChange w:id="26" w:author="David Döbele" w:date="2025-01-15T17:21:00Z" w16du:dateUtc="2025-01-15T16:21:00Z">
            <w:rPr>
              <w:rFonts w:ascii="Georgia" w:eastAsia="Calibri" w:hAnsi="Georgia" w:cs="Times New Roman"/>
              <w:b/>
              <w:kern w:val="0"/>
              <w:sz w:val="21"/>
              <w:szCs w:val="21"/>
              <w14:ligatures w14:val="none"/>
            </w:rPr>
          </w:rPrChange>
        </w:rPr>
      </w:pPr>
    </w:p>
    <w:p w14:paraId="334FA192" w14:textId="77777777" w:rsidR="00AB6D8E" w:rsidRPr="00861851" w:rsidRDefault="00AB6D8E" w:rsidP="00AB6D8E">
      <w:pPr>
        <w:spacing w:after="0" w:line="256" w:lineRule="auto"/>
        <w:rPr>
          <w:rFonts w:ascii="Georgia" w:eastAsia="Calibri" w:hAnsi="Georgia" w:cs="Times New Roman"/>
          <w:b/>
          <w:kern w:val="0"/>
          <w:sz w:val="20"/>
          <w:szCs w:val="20"/>
          <w14:ligatures w14:val="none"/>
          <w:rPrChange w:id="27" w:author="David Döbele" w:date="2025-01-15T17:21:00Z" w16du:dateUtc="2025-01-15T16:21:00Z">
            <w:rPr>
              <w:rFonts w:ascii="Georgia" w:eastAsia="Calibri" w:hAnsi="Georgia" w:cs="Times New Roman"/>
              <w:b/>
              <w:kern w:val="0"/>
              <w:sz w:val="21"/>
              <w:szCs w:val="21"/>
              <w14:ligatures w14:val="none"/>
            </w:rPr>
          </w:rPrChange>
        </w:rPr>
      </w:pPr>
    </w:p>
    <w:p w14:paraId="20E4C091"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28"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29" w:author="David Döbele" w:date="2025-01-15T17:21:00Z" w16du:dateUtc="2025-01-15T16:21:00Z">
            <w:rPr>
              <w:rFonts w:ascii="Georgia" w:eastAsia="Calibri" w:hAnsi="Georgia" w:cs="Times New Roman"/>
              <w:kern w:val="0"/>
              <w:sz w:val="21"/>
              <w:szCs w:val="21"/>
              <w14:ligatures w14:val="none"/>
            </w:rPr>
          </w:rPrChange>
        </w:rPr>
        <w:t xml:space="preserve">Sehr geehrte Damen und Herren, </w:t>
      </w:r>
    </w:p>
    <w:p w14:paraId="02BC4FF3"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30" w:author="David Döbele" w:date="2025-01-15T17:21:00Z" w16du:dateUtc="2025-01-15T16:21:00Z">
            <w:rPr>
              <w:rFonts w:ascii="Georgia" w:eastAsia="Calibri" w:hAnsi="Georgia" w:cs="Times New Roman"/>
              <w:kern w:val="0"/>
              <w:sz w:val="21"/>
              <w:szCs w:val="21"/>
              <w14:ligatures w14:val="none"/>
            </w:rPr>
          </w:rPrChange>
        </w:rPr>
      </w:pPr>
    </w:p>
    <w:p w14:paraId="0D53C584" w14:textId="212156C2" w:rsidR="00E9606A" w:rsidRPr="00861851" w:rsidRDefault="00E9606A" w:rsidP="00E9606A">
      <w:pPr>
        <w:spacing w:after="0" w:line="256" w:lineRule="auto"/>
        <w:jc w:val="both"/>
        <w:rPr>
          <w:rFonts w:ascii="Georgia" w:eastAsia="Calibri" w:hAnsi="Georgia" w:cs="Times New Roman"/>
          <w:kern w:val="0"/>
          <w:sz w:val="20"/>
          <w:szCs w:val="20"/>
          <w14:ligatures w14:val="none"/>
          <w:rPrChange w:id="31"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32" w:author="David Döbele" w:date="2025-01-15T17:21:00Z" w16du:dateUtc="2025-01-15T16:21:00Z">
            <w:rPr>
              <w:rFonts w:ascii="Georgia" w:eastAsia="Calibri" w:hAnsi="Georgia" w:cs="Times New Roman"/>
              <w:kern w:val="0"/>
              <w:sz w:val="21"/>
              <w:szCs w:val="21"/>
              <w14:ligatures w14:val="none"/>
            </w:rPr>
          </w:rPrChange>
        </w:rPr>
        <w:t xml:space="preserve">spannende Projekte, sich ständig in neue Problemstellungen hineinzudenken sowie innovative Lösungsansätze zu entwickeln, bei denen nicht einmal das Top-Management eines Unternehmens weiterkommt, finde ich äußerst reizend. Dort anzufangen, wo andere nicht mehr </w:t>
      </w:r>
      <w:del w:id="33" w:author="David Döbele" w:date="2025-01-15T17:20:00Z" w16du:dateUtc="2025-01-15T16:20:00Z">
        <w:r w:rsidRPr="00861851" w:rsidDel="00861851">
          <w:rPr>
            <w:rFonts w:ascii="Georgia" w:eastAsia="Calibri" w:hAnsi="Georgia" w:cs="Times New Roman"/>
            <w:kern w:val="0"/>
            <w:sz w:val="20"/>
            <w:szCs w:val="20"/>
            <w14:ligatures w14:val="none"/>
            <w:rPrChange w:id="34" w:author="David Döbele" w:date="2025-01-15T17:21:00Z" w16du:dateUtc="2025-01-15T16:21:00Z">
              <w:rPr>
                <w:rFonts w:ascii="Georgia" w:eastAsia="Calibri" w:hAnsi="Georgia" w:cs="Times New Roman"/>
                <w:kern w:val="0"/>
                <w:sz w:val="21"/>
                <w:szCs w:val="21"/>
                <w14:ligatures w14:val="none"/>
              </w:rPr>
            </w:rPrChange>
          </w:rPr>
          <w:delText>weiter kommen</w:delText>
        </w:r>
      </w:del>
      <w:ins w:id="35" w:author="David Döbele" w:date="2025-01-15T17:20:00Z" w16du:dateUtc="2025-01-15T16:20:00Z">
        <w:r w:rsidR="00861851" w:rsidRPr="00861851">
          <w:rPr>
            <w:rFonts w:ascii="Georgia" w:eastAsia="Calibri" w:hAnsi="Georgia" w:cs="Times New Roman"/>
            <w:kern w:val="0"/>
            <w:sz w:val="20"/>
            <w:szCs w:val="20"/>
            <w14:ligatures w14:val="none"/>
            <w:rPrChange w:id="36" w:author="David Döbele" w:date="2025-01-15T17:21:00Z" w16du:dateUtc="2025-01-15T16:21:00Z">
              <w:rPr>
                <w:rFonts w:ascii="Georgia" w:eastAsia="Calibri" w:hAnsi="Georgia" w:cs="Times New Roman"/>
                <w:kern w:val="0"/>
                <w:sz w:val="21"/>
                <w:szCs w:val="21"/>
                <w14:ligatures w14:val="none"/>
              </w:rPr>
            </w:rPrChange>
          </w:rPr>
          <w:t>weiterkommen</w:t>
        </w:r>
      </w:ins>
      <w:r w:rsidRPr="00861851">
        <w:rPr>
          <w:rFonts w:ascii="Georgia" w:eastAsia="Calibri" w:hAnsi="Georgia" w:cs="Times New Roman"/>
          <w:kern w:val="0"/>
          <w:sz w:val="20"/>
          <w:szCs w:val="20"/>
          <w14:ligatures w14:val="none"/>
          <w:rPrChange w:id="37" w:author="David Döbele" w:date="2025-01-15T17:21:00Z" w16du:dateUtc="2025-01-15T16:21:00Z">
            <w:rPr>
              <w:rFonts w:ascii="Georgia" w:eastAsia="Calibri" w:hAnsi="Georgia" w:cs="Times New Roman"/>
              <w:kern w:val="0"/>
              <w:sz w:val="21"/>
              <w:szCs w:val="21"/>
              <w14:ligatures w14:val="none"/>
            </w:rPr>
          </w:rPrChange>
        </w:rPr>
        <w:t xml:space="preserve">, ist eine Herausforderung, der ich mich sehr gerne bei Ihnen in einem Praktikum stellen möchte. Der Alltag eines Unternehmensberaters sowie seine Arbeits- und Denkweise aus erster Hand zu </w:t>
      </w:r>
      <w:del w:id="38" w:author="David Döbele" w:date="2025-01-15T17:20:00Z" w16du:dateUtc="2025-01-15T16:20:00Z">
        <w:r w:rsidRPr="00861851" w:rsidDel="00861851">
          <w:rPr>
            <w:rFonts w:ascii="Georgia" w:eastAsia="Calibri" w:hAnsi="Georgia" w:cs="Times New Roman"/>
            <w:kern w:val="0"/>
            <w:sz w:val="20"/>
            <w:szCs w:val="20"/>
            <w14:ligatures w14:val="none"/>
            <w:rPrChange w:id="39" w:author="David Döbele" w:date="2025-01-15T17:21:00Z" w16du:dateUtc="2025-01-15T16:21:00Z">
              <w:rPr>
                <w:rFonts w:ascii="Georgia" w:eastAsia="Calibri" w:hAnsi="Georgia" w:cs="Times New Roman"/>
                <w:kern w:val="0"/>
                <w:sz w:val="21"/>
                <w:szCs w:val="21"/>
                <w14:ligatures w14:val="none"/>
              </w:rPr>
            </w:rPrChange>
          </w:rPr>
          <w:delText>erleben</w:delText>
        </w:r>
      </w:del>
      <w:ins w:id="40" w:author="David Döbele" w:date="2025-01-15T17:20:00Z" w16du:dateUtc="2025-01-15T16:20:00Z">
        <w:r w:rsidR="00861851" w:rsidRPr="00861851">
          <w:rPr>
            <w:rFonts w:ascii="Georgia" w:eastAsia="Calibri" w:hAnsi="Georgia" w:cs="Times New Roman"/>
            <w:kern w:val="0"/>
            <w:sz w:val="20"/>
            <w:szCs w:val="20"/>
            <w14:ligatures w14:val="none"/>
            <w:rPrChange w:id="41" w:author="David Döbele" w:date="2025-01-15T17:21:00Z" w16du:dateUtc="2025-01-15T16:21:00Z">
              <w:rPr>
                <w:rFonts w:ascii="Georgia" w:eastAsia="Calibri" w:hAnsi="Georgia" w:cs="Times New Roman"/>
                <w:kern w:val="0"/>
                <w:sz w:val="21"/>
                <w:szCs w:val="21"/>
                <w14:ligatures w14:val="none"/>
              </w:rPr>
            </w:rPrChange>
          </w:rPr>
          <w:t>erleben,</w:t>
        </w:r>
      </w:ins>
      <w:r w:rsidRPr="00861851">
        <w:rPr>
          <w:rFonts w:ascii="Georgia" w:eastAsia="Calibri" w:hAnsi="Georgia" w:cs="Times New Roman"/>
          <w:kern w:val="0"/>
          <w:sz w:val="20"/>
          <w:szCs w:val="20"/>
          <w14:ligatures w14:val="none"/>
          <w:rPrChange w:id="42" w:author="David Döbele" w:date="2025-01-15T17:21:00Z" w16du:dateUtc="2025-01-15T16:21:00Z">
            <w:rPr>
              <w:rFonts w:ascii="Georgia" w:eastAsia="Calibri" w:hAnsi="Georgia" w:cs="Times New Roman"/>
              <w:kern w:val="0"/>
              <w:sz w:val="21"/>
              <w:szCs w:val="21"/>
              <w14:ligatures w14:val="none"/>
            </w:rPr>
          </w:rPrChange>
        </w:rPr>
        <w:t xml:space="preserve"> reizt mich sehr, aber auch die inneren Strukturen von Firma </w:t>
      </w:r>
      <w:proofErr w:type="spellStart"/>
      <w:r w:rsidRPr="00861851">
        <w:rPr>
          <w:rFonts w:ascii="Georgia" w:eastAsia="Calibri" w:hAnsi="Georgia" w:cs="Times New Roman"/>
          <w:kern w:val="0"/>
          <w:sz w:val="20"/>
          <w:szCs w:val="20"/>
          <w14:ligatures w14:val="none"/>
          <w:rPrChange w:id="43" w:author="David Döbele" w:date="2025-01-15T17:21:00Z" w16du:dateUtc="2025-01-15T16:21:00Z">
            <w:rPr>
              <w:rFonts w:ascii="Georgia" w:eastAsia="Calibri" w:hAnsi="Georgia" w:cs="Times New Roman"/>
              <w:kern w:val="0"/>
              <w:sz w:val="21"/>
              <w:szCs w:val="21"/>
              <w14:ligatures w14:val="none"/>
            </w:rPr>
          </w:rPrChange>
        </w:rPr>
        <w:t>xy</w:t>
      </w:r>
      <w:proofErr w:type="spellEnd"/>
      <w:r w:rsidRPr="00861851">
        <w:rPr>
          <w:rFonts w:ascii="Georgia" w:eastAsia="Calibri" w:hAnsi="Georgia" w:cs="Times New Roman"/>
          <w:kern w:val="0"/>
          <w:sz w:val="20"/>
          <w:szCs w:val="20"/>
          <w14:ligatures w14:val="none"/>
          <w:rPrChange w:id="44" w:author="David Döbele" w:date="2025-01-15T17:21:00Z" w16du:dateUtc="2025-01-15T16:21:00Z">
            <w:rPr>
              <w:rFonts w:ascii="Georgia" w:eastAsia="Calibri" w:hAnsi="Georgia" w:cs="Times New Roman"/>
              <w:kern w:val="0"/>
              <w:sz w:val="21"/>
              <w:szCs w:val="21"/>
              <w14:ligatures w14:val="none"/>
            </w:rPr>
          </w:rPrChange>
        </w:rPr>
        <w:t xml:space="preserve"> besser kennenzulernen, da ich von Ihrem Produktportfolio/Industriefokus und Leistungen überzeugt bin. Deshalb strebe ich als Praktikant im Bereich </w:t>
      </w:r>
      <w:proofErr w:type="spellStart"/>
      <w:r w:rsidRPr="00861851">
        <w:rPr>
          <w:rFonts w:ascii="Georgia" w:eastAsia="Calibri" w:hAnsi="Georgia" w:cs="Times New Roman"/>
          <w:kern w:val="0"/>
          <w:sz w:val="20"/>
          <w:szCs w:val="20"/>
          <w14:ligatures w14:val="none"/>
          <w:rPrChange w:id="45" w:author="David Döbele" w:date="2025-01-15T17:21:00Z" w16du:dateUtc="2025-01-15T16:21:00Z">
            <w:rPr>
              <w:rFonts w:ascii="Georgia" w:eastAsia="Calibri" w:hAnsi="Georgia" w:cs="Times New Roman"/>
              <w:kern w:val="0"/>
              <w:sz w:val="21"/>
              <w:szCs w:val="21"/>
              <w14:ligatures w14:val="none"/>
            </w:rPr>
          </w:rPrChange>
        </w:rPr>
        <w:t>xy</w:t>
      </w:r>
      <w:proofErr w:type="spellEnd"/>
      <w:r w:rsidRPr="00861851">
        <w:rPr>
          <w:rFonts w:ascii="Georgia" w:eastAsia="Calibri" w:hAnsi="Georgia" w:cs="Times New Roman"/>
          <w:kern w:val="0"/>
          <w:sz w:val="20"/>
          <w:szCs w:val="20"/>
          <w14:ligatures w14:val="none"/>
          <w:rPrChange w:id="46" w:author="David Döbele" w:date="2025-01-15T17:21:00Z" w16du:dateUtc="2025-01-15T16:21:00Z">
            <w:rPr>
              <w:rFonts w:ascii="Georgia" w:eastAsia="Calibri" w:hAnsi="Georgia" w:cs="Times New Roman"/>
              <w:kern w:val="0"/>
              <w:sz w:val="21"/>
              <w:szCs w:val="21"/>
              <w14:ligatures w14:val="none"/>
            </w:rPr>
          </w:rPrChange>
        </w:rPr>
        <w:t xml:space="preserve">, Ihr Team am Standort München ab Anfang Juli für 9 Wochen lang zu unterstützen. </w:t>
      </w:r>
    </w:p>
    <w:p w14:paraId="61CD212F"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47" w:author="David Döbele" w:date="2025-01-15T17:21:00Z" w16du:dateUtc="2025-01-15T16:21:00Z">
            <w:rPr>
              <w:rFonts w:ascii="Georgia" w:eastAsia="Calibri" w:hAnsi="Georgia" w:cs="Times New Roman"/>
              <w:kern w:val="0"/>
              <w:sz w:val="21"/>
              <w:szCs w:val="21"/>
              <w14:ligatures w14:val="none"/>
            </w:rPr>
          </w:rPrChange>
        </w:rPr>
      </w:pPr>
    </w:p>
    <w:p w14:paraId="157EFCCE" w14:textId="18597148" w:rsidR="00E9606A" w:rsidRPr="00861851" w:rsidRDefault="00E9606A" w:rsidP="00E9606A">
      <w:pPr>
        <w:spacing w:after="0" w:line="256" w:lineRule="auto"/>
        <w:jc w:val="both"/>
        <w:rPr>
          <w:rFonts w:ascii="Georgia" w:eastAsia="Calibri" w:hAnsi="Georgia" w:cs="Times New Roman"/>
          <w:kern w:val="0"/>
          <w:sz w:val="20"/>
          <w:szCs w:val="20"/>
          <w14:ligatures w14:val="none"/>
          <w:rPrChange w:id="48"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49" w:author="David Döbele" w:date="2025-01-15T17:21:00Z" w16du:dateUtc="2025-01-15T16:21:00Z">
            <w:rPr>
              <w:rFonts w:ascii="Georgia" w:eastAsia="Calibri" w:hAnsi="Georgia" w:cs="Times New Roman"/>
              <w:kern w:val="0"/>
              <w:sz w:val="21"/>
              <w:szCs w:val="21"/>
              <w14:ligatures w14:val="none"/>
            </w:rPr>
          </w:rPrChange>
        </w:rPr>
        <w:t xml:space="preserve">Bereits während meiner Schulzeit habe ich mich bei der Feuerwehr engagiert, wo ich bereits früh lernte, in stressigen Situationen einen kühlen Kopf zu bewahren, Verantwortung innerhalb der Gruppe zu tragen und auch die Bedeutung von Teamarbeit wertzuschätzen. Außerdem konnte ich in meinem Wirtschaftsprüfungspraktikum meine Kommunikations- und Präsentationsfähigkeiten weiterentwickeln, da ich unter anderem einen Vortrag hielt und aktiv im Kontakt mit den Mandanten mitwirkte. Sowohl im Studium als auch im Praktikum war ich regelmäßig mit komplexen Problemstellungen konfrontiert, wodurch ich meine analytischen Fähigkeiten weiterentwickeln konnte. Beispielsweise habe ich in meinem Praktikum bei der Prüfung der Financial Covenants eines Konzerns ein Excel-Modell gebaut, um die Eigenmittelquote und den Verschuldungsgrad zu berechnen. Des </w:t>
      </w:r>
      <w:proofErr w:type="spellStart"/>
      <w:r w:rsidRPr="00861851">
        <w:rPr>
          <w:rFonts w:ascii="Georgia" w:eastAsia="Calibri" w:hAnsi="Georgia" w:cs="Times New Roman"/>
          <w:kern w:val="0"/>
          <w:sz w:val="20"/>
          <w:szCs w:val="20"/>
          <w14:ligatures w14:val="none"/>
          <w:rPrChange w:id="50" w:author="David Döbele" w:date="2025-01-15T17:21:00Z" w16du:dateUtc="2025-01-15T16:21:00Z">
            <w:rPr>
              <w:rFonts w:ascii="Georgia" w:eastAsia="Calibri" w:hAnsi="Georgia" w:cs="Times New Roman"/>
              <w:kern w:val="0"/>
              <w:sz w:val="21"/>
              <w:szCs w:val="21"/>
              <w14:ligatures w14:val="none"/>
            </w:rPr>
          </w:rPrChange>
        </w:rPr>
        <w:t>Weiteren</w:t>
      </w:r>
      <w:proofErr w:type="spellEnd"/>
      <w:r w:rsidRPr="00861851">
        <w:rPr>
          <w:rFonts w:ascii="Georgia" w:eastAsia="Calibri" w:hAnsi="Georgia" w:cs="Times New Roman"/>
          <w:kern w:val="0"/>
          <w:sz w:val="20"/>
          <w:szCs w:val="20"/>
          <w14:ligatures w14:val="none"/>
          <w:rPrChange w:id="51" w:author="David Döbele" w:date="2025-01-15T17:21:00Z" w16du:dateUtc="2025-01-15T16:21:00Z">
            <w:rPr>
              <w:rFonts w:ascii="Georgia" w:eastAsia="Calibri" w:hAnsi="Georgia" w:cs="Times New Roman"/>
              <w:kern w:val="0"/>
              <w:sz w:val="21"/>
              <w:szCs w:val="21"/>
              <w14:ligatures w14:val="none"/>
            </w:rPr>
          </w:rPrChange>
        </w:rPr>
        <w:t xml:space="preserve"> haben sich durch das Praktikum und Studium meine Grenzen des Belastbaren weit verschoben und kann daher auch in Phasen mit hohem Arbeitsaufkommen gut zurechtkommen. Schließlich konnte ich mich nun auch im Studium beweisen, indem ich mein erstes Semester mit guten Ergebnissen </w:t>
      </w:r>
      <w:del w:id="52" w:author="David Döbele" w:date="2025-01-15T17:22:00Z" w16du:dateUtc="2025-01-15T16:22:00Z">
        <w:r w:rsidRPr="00861851" w:rsidDel="00861851">
          <w:rPr>
            <w:rFonts w:ascii="Georgia" w:eastAsia="Calibri" w:hAnsi="Georgia" w:cs="Times New Roman"/>
            <w:kern w:val="0"/>
            <w:sz w:val="20"/>
            <w:szCs w:val="20"/>
            <w14:ligatures w14:val="none"/>
            <w:rPrChange w:id="53" w:author="David Döbele" w:date="2025-01-15T17:21:00Z" w16du:dateUtc="2025-01-15T16:21:00Z">
              <w:rPr>
                <w:rFonts w:ascii="Georgia" w:eastAsia="Calibri" w:hAnsi="Georgia" w:cs="Times New Roman"/>
                <w:kern w:val="0"/>
                <w:sz w:val="21"/>
                <w:szCs w:val="21"/>
                <w14:ligatures w14:val="none"/>
              </w:rPr>
            </w:rPrChange>
          </w:rPr>
          <w:delText xml:space="preserve">(8,25 von 10 Punkten) </w:delText>
        </w:r>
      </w:del>
      <w:r w:rsidRPr="00861851">
        <w:rPr>
          <w:rFonts w:ascii="Georgia" w:eastAsia="Calibri" w:hAnsi="Georgia" w:cs="Times New Roman"/>
          <w:kern w:val="0"/>
          <w:sz w:val="20"/>
          <w:szCs w:val="20"/>
          <w14:ligatures w14:val="none"/>
          <w:rPrChange w:id="54" w:author="David Döbele" w:date="2025-01-15T17:21:00Z" w16du:dateUtc="2025-01-15T16:21:00Z">
            <w:rPr>
              <w:rFonts w:ascii="Georgia" w:eastAsia="Calibri" w:hAnsi="Georgia" w:cs="Times New Roman"/>
              <w:kern w:val="0"/>
              <w:sz w:val="21"/>
              <w:szCs w:val="21"/>
              <w14:ligatures w14:val="none"/>
            </w:rPr>
          </w:rPrChange>
        </w:rPr>
        <w:t xml:space="preserve">abschließen konnte, was meine hohe Motivation und Einsatzbereitschaft </w:t>
      </w:r>
      <w:proofErr w:type="gramStart"/>
      <w:r w:rsidRPr="00861851">
        <w:rPr>
          <w:rFonts w:ascii="Georgia" w:eastAsia="Calibri" w:hAnsi="Georgia" w:cs="Times New Roman"/>
          <w:kern w:val="0"/>
          <w:sz w:val="20"/>
          <w:szCs w:val="20"/>
          <w14:ligatures w14:val="none"/>
          <w:rPrChange w:id="55" w:author="David Döbele" w:date="2025-01-15T17:21:00Z" w16du:dateUtc="2025-01-15T16:21:00Z">
            <w:rPr>
              <w:rFonts w:ascii="Georgia" w:eastAsia="Calibri" w:hAnsi="Georgia" w:cs="Times New Roman"/>
              <w:kern w:val="0"/>
              <w:sz w:val="21"/>
              <w:szCs w:val="21"/>
              <w14:ligatures w14:val="none"/>
            </w:rPr>
          </w:rPrChange>
        </w:rPr>
        <w:t>widerspiegelt</w:t>
      </w:r>
      <w:proofErr w:type="gramEnd"/>
      <w:r w:rsidRPr="00861851">
        <w:rPr>
          <w:rFonts w:ascii="Georgia" w:eastAsia="Calibri" w:hAnsi="Georgia" w:cs="Times New Roman"/>
          <w:kern w:val="0"/>
          <w:sz w:val="20"/>
          <w:szCs w:val="20"/>
          <w14:ligatures w14:val="none"/>
          <w:rPrChange w:id="56" w:author="David Döbele" w:date="2025-01-15T17:21:00Z" w16du:dateUtc="2025-01-15T16:21:00Z">
            <w:rPr>
              <w:rFonts w:ascii="Georgia" w:eastAsia="Calibri" w:hAnsi="Georgia" w:cs="Times New Roman"/>
              <w:kern w:val="0"/>
              <w:sz w:val="21"/>
              <w:szCs w:val="21"/>
              <w14:ligatures w14:val="none"/>
            </w:rPr>
          </w:rPrChange>
        </w:rPr>
        <w:t>.</w:t>
      </w:r>
    </w:p>
    <w:p w14:paraId="35542A72"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57" w:author="David Döbele" w:date="2025-01-15T17:21:00Z" w16du:dateUtc="2025-01-15T16:21:00Z">
            <w:rPr>
              <w:rFonts w:ascii="Georgia" w:eastAsia="Calibri" w:hAnsi="Georgia" w:cs="Times New Roman"/>
              <w:kern w:val="0"/>
              <w:sz w:val="21"/>
              <w:szCs w:val="21"/>
              <w14:ligatures w14:val="none"/>
            </w:rPr>
          </w:rPrChange>
        </w:rPr>
      </w:pPr>
    </w:p>
    <w:p w14:paraId="43B5353D"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58"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59" w:author="David Döbele" w:date="2025-01-15T17:21:00Z" w16du:dateUtc="2025-01-15T16:21:00Z">
            <w:rPr>
              <w:rFonts w:ascii="Georgia" w:eastAsia="Calibri" w:hAnsi="Georgia" w:cs="Times New Roman"/>
              <w:kern w:val="0"/>
              <w:sz w:val="21"/>
              <w:szCs w:val="21"/>
              <w14:ligatures w14:val="none"/>
            </w:rPr>
          </w:rPrChange>
        </w:rPr>
        <w:t>Dritter Absatz</w:t>
      </w:r>
    </w:p>
    <w:p w14:paraId="19C84D2A"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60"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61" w:author="David Döbele" w:date="2025-01-15T17:21:00Z" w16du:dateUtc="2025-01-15T16:21:00Z">
            <w:rPr>
              <w:rFonts w:ascii="Georgia" w:eastAsia="Calibri" w:hAnsi="Georgia" w:cs="Times New Roman"/>
              <w:kern w:val="0"/>
              <w:sz w:val="21"/>
              <w:szCs w:val="21"/>
              <w14:ligatures w14:val="none"/>
            </w:rPr>
          </w:rPrChange>
        </w:rPr>
        <w:t>Dritter Absatz</w:t>
      </w:r>
    </w:p>
    <w:p w14:paraId="3444FC3B"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62"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63" w:author="David Döbele" w:date="2025-01-15T17:21:00Z" w16du:dateUtc="2025-01-15T16:21:00Z">
            <w:rPr>
              <w:rFonts w:ascii="Georgia" w:eastAsia="Calibri" w:hAnsi="Georgia" w:cs="Times New Roman"/>
              <w:kern w:val="0"/>
              <w:sz w:val="21"/>
              <w:szCs w:val="21"/>
              <w14:ligatures w14:val="none"/>
            </w:rPr>
          </w:rPrChange>
        </w:rPr>
        <w:t>Dritter Absatz</w:t>
      </w:r>
    </w:p>
    <w:p w14:paraId="558D3135"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64"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65" w:author="David Döbele" w:date="2025-01-15T17:21:00Z" w16du:dateUtc="2025-01-15T16:21:00Z">
            <w:rPr>
              <w:rFonts w:ascii="Georgia" w:eastAsia="Calibri" w:hAnsi="Georgia" w:cs="Times New Roman"/>
              <w:kern w:val="0"/>
              <w:sz w:val="21"/>
              <w:szCs w:val="21"/>
              <w14:ligatures w14:val="none"/>
            </w:rPr>
          </w:rPrChange>
        </w:rPr>
        <w:t>Dritter Absatz</w:t>
      </w:r>
    </w:p>
    <w:p w14:paraId="24A5ACED"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66"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67" w:author="David Döbele" w:date="2025-01-15T17:21:00Z" w16du:dateUtc="2025-01-15T16:21:00Z">
            <w:rPr>
              <w:rFonts w:ascii="Georgia" w:eastAsia="Calibri" w:hAnsi="Georgia" w:cs="Times New Roman"/>
              <w:kern w:val="0"/>
              <w:sz w:val="21"/>
              <w:szCs w:val="21"/>
              <w14:ligatures w14:val="none"/>
            </w:rPr>
          </w:rPrChange>
        </w:rPr>
        <w:t>Dritter Absatz</w:t>
      </w:r>
    </w:p>
    <w:p w14:paraId="02E7BE71"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68"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69" w:author="David Döbele" w:date="2025-01-15T17:21:00Z" w16du:dateUtc="2025-01-15T16:21:00Z">
            <w:rPr>
              <w:rFonts w:ascii="Georgia" w:eastAsia="Calibri" w:hAnsi="Georgia" w:cs="Times New Roman"/>
              <w:kern w:val="0"/>
              <w:sz w:val="21"/>
              <w:szCs w:val="21"/>
              <w14:ligatures w14:val="none"/>
            </w:rPr>
          </w:rPrChange>
        </w:rPr>
        <w:t>Dritter Absatz</w:t>
      </w:r>
    </w:p>
    <w:p w14:paraId="0F81AD53"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70"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71" w:author="David Döbele" w:date="2025-01-15T17:21:00Z" w16du:dateUtc="2025-01-15T16:21:00Z">
            <w:rPr>
              <w:rFonts w:ascii="Georgia" w:eastAsia="Calibri" w:hAnsi="Georgia" w:cs="Times New Roman"/>
              <w:kern w:val="0"/>
              <w:sz w:val="21"/>
              <w:szCs w:val="21"/>
              <w14:ligatures w14:val="none"/>
            </w:rPr>
          </w:rPrChange>
        </w:rPr>
        <w:t>Dritter Absatz</w:t>
      </w:r>
    </w:p>
    <w:p w14:paraId="7CE30C70"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72"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73" w:author="David Döbele" w:date="2025-01-15T17:21:00Z" w16du:dateUtc="2025-01-15T16:21:00Z">
            <w:rPr>
              <w:rFonts w:ascii="Georgia" w:eastAsia="Calibri" w:hAnsi="Georgia" w:cs="Times New Roman"/>
              <w:kern w:val="0"/>
              <w:sz w:val="21"/>
              <w:szCs w:val="21"/>
              <w14:ligatures w14:val="none"/>
            </w:rPr>
          </w:rPrChange>
        </w:rPr>
        <w:t>Dritter Absatz</w:t>
      </w:r>
    </w:p>
    <w:p w14:paraId="2D6119E0"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74" w:author="David Döbele" w:date="2025-01-15T17:21:00Z" w16du:dateUtc="2025-01-15T16:21:00Z">
            <w:rPr>
              <w:rFonts w:ascii="Georgia" w:eastAsia="Calibri" w:hAnsi="Georgia" w:cs="Times New Roman"/>
              <w:kern w:val="0"/>
              <w:sz w:val="21"/>
              <w:szCs w:val="21"/>
              <w14:ligatures w14:val="none"/>
            </w:rPr>
          </w:rPrChange>
        </w:rPr>
      </w:pPr>
    </w:p>
    <w:p w14:paraId="012A8384" w14:textId="1A14226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75"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76" w:author="David Döbele" w:date="2025-01-15T17:21:00Z" w16du:dateUtc="2025-01-15T16:21:00Z">
            <w:rPr>
              <w:rFonts w:ascii="Georgia" w:eastAsia="Calibri" w:hAnsi="Georgia" w:cs="Times New Roman"/>
              <w:kern w:val="0"/>
              <w:sz w:val="21"/>
              <w:szCs w:val="21"/>
              <w14:ligatures w14:val="none"/>
            </w:rPr>
          </w:rPrChange>
        </w:rPr>
        <w:t xml:space="preserve">Ich bin davon überzeugt, dass ein Praktikum bei der </w:t>
      </w:r>
      <w:r w:rsidR="00655F39" w:rsidRPr="00861851">
        <w:rPr>
          <w:rFonts w:ascii="Georgia" w:eastAsia="Calibri" w:hAnsi="Georgia" w:cs="Times New Roman"/>
          <w:kern w:val="0"/>
          <w:sz w:val="20"/>
          <w:szCs w:val="20"/>
          <w14:ligatures w14:val="none"/>
          <w:rPrChange w:id="77" w:author="David Döbele" w:date="2025-01-15T17:21:00Z" w16du:dateUtc="2025-01-15T16:21:00Z">
            <w:rPr>
              <w:rFonts w:ascii="Georgia" w:eastAsia="Calibri" w:hAnsi="Georgia" w:cs="Times New Roman"/>
              <w:kern w:val="0"/>
              <w:sz w:val="21"/>
              <w:szCs w:val="21"/>
              <w14:ligatures w14:val="none"/>
            </w:rPr>
          </w:rPrChange>
        </w:rPr>
        <w:t>Firma x</w:t>
      </w:r>
      <w:r w:rsidRPr="00861851">
        <w:rPr>
          <w:rFonts w:ascii="Georgia" w:eastAsia="Calibri" w:hAnsi="Georgia" w:cs="Times New Roman"/>
          <w:kern w:val="0"/>
          <w:sz w:val="20"/>
          <w:szCs w:val="20"/>
          <w14:ligatures w14:val="none"/>
          <w:rPrChange w:id="78" w:author="David Döbele" w:date="2025-01-15T17:21:00Z" w16du:dateUtc="2025-01-15T16:21:00Z">
            <w:rPr>
              <w:rFonts w:ascii="Georgia" w:eastAsia="Calibri" w:hAnsi="Georgia" w:cs="Times New Roman"/>
              <w:kern w:val="0"/>
              <w:sz w:val="21"/>
              <w:szCs w:val="21"/>
              <w14:ligatures w14:val="none"/>
            </w:rPr>
          </w:rPrChange>
        </w:rPr>
        <w:t xml:space="preserve"> nicht nur eine fachliche, sondern auch eine persönliche Bereicherung für mich darstellen wird. Mein Ziel ist es, durch das Praktikum aktiv an Projekten teilzunehmen, eigene Ideen einzubringen und Verantwortung zu übernehmen. Aufgrund meines starken Interesses an der Unternehmensberatung, meiner hohen Motivation und meiner vielseitigen Fähigkeiten bin ich zuversichtlich, einen echten Mehrwert für die </w:t>
      </w:r>
      <w:r w:rsidR="00655F39" w:rsidRPr="00861851">
        <w:rPr>
          <w:rFonts w:ascii="Georgia" w:eastAsia="Calibri" w:hAnsi="Georgia" w:cs="Times New Roman"/>
          <w:kern w:val="0"/>
          <w:sz w:val="20"/>
          <w:szCs w:val="20"/>
          <w14:ligatures w14:val="none"/>
          <w:rPrChange w:id="79" w:author="David Döbele" w:date="2025-01-15T17:21:00Z" w16du:dateUtc="2025-01-15T16:21:00Z">
            <w:rPr>
              <w:rFonts w:ascii="Georgia" w:eastAsia="Calibri" w:hAnsi="Georgia" w:cs="Times New Roman"/>
              <w:kern w:val="0"/>
              <w:sz w:val="21"/>
              <w:szCs w:val="21"/>
              <w14:ligatures w14:val="none"/>
            </w:rPr>
          </w:rPrChange>
        </w:rPr>
        <w:t>Firma</w:t>
      </w:r>
      <w:r w:rsidRPr="00861851">
        <w:rPr>
          <w:rFonts w:ascii="Georgia" w:eastAsia="Calibri" w:hAnsi="Georgia" w:cs="Times New Roman"/>
          <w:kern w:val="0"/>
          <w:sz w:val="20"/>
          <w:szCs w:val="20"/>
          <w14:ligatures w14:val="none"/>
          <w:rPrChange w:id="80" w:author="David Döbele" w:date="2025-01-15T17:21:00Z" w16du:dateUtc="2025-01-15T16:21:00Z">
            <w:rPr>
              <w:rFonts w:ascii="Georgia" w:eastAsia="Calibri" w:hAnsi="Georgia" w:cs="Times New Roman"/>
              <w:kern w:val="0"/>
              <w:sz w:val="21"/>
              <w:szCs w:val="21"/>
              <w14:ligatures w14:val="none"/>
            </w:rPr>
          </w:rPrChange>
        </w:rPr>
        <w:t xml:space="preserve"> </w:t>
      </w:r>
      <w:proofErr w:type="spellStart"/>
      <w:r w:rsidRPr="00861851">
        <w:rPr>
          <w:rFonts w:ascii="Georgia" w:eastAsia="Calibri" w:hAnsi="Georgia" w:cs="Times New Roman"/>
          <w:kern w:val="0"/>
          <w:sz w:val="20"/>
          <w:szCs w:val="20"/>
          <w14:ligatures w14:val="none"/>
          <w:rPrChange w:id="81" w:author="David Döbele" w:date="2025-01-15T17:21:00Z" w16du:dateUtc="2025-01-15T16:21:00Z">
            <w:rPr>
              <w:rFonts w:ascii="Georgia" w:eastAsia="Calibri" w:hAnsi="Georgia" w:cs="Times New Roman"/>
              <w:kern w:val="0"/>
              <w:sz w:val="21"/>
              <w:szCs w:val="21"/>
              <w14:ligatures w14:val="none"/>
            </w:rPr>
          </w:rPrChange>
        </w:rPr>
        <w:t>xy</w:t>
      </w:r>
      <w:proofErr w:type="spellEnd"/>
      <w:r w:rsidRPr="00861851">
        <w:rPr>
          <w:rFonts w:ascii="Georgia" w:eastAsia="Calibri" w:hAnsi="Georgia" w:cs="Times New Roman"/>
          <w:kern w:val="0"/>
          <w:sz w:val="20"/>
          <w:szCs w:val="20"/>
          <w14:ligatures w14:val="none"/>
          <w:rPrChange w:id="82" w:author="David Döbele" w:date="2025-01-15T17:21:00Z" w16du:dateUtc="2025-01-15T16:21:00Z">
            <w:rPr>
              <w:rFonts w:ascii="Georgia" w:eastAsia="Calibri" w:hAnsi="Georgia" w:cs="Times New Roman"/>
              <w:kern w:val="0"/>
              <w:sz w:val="21"/>
              <w:szCs w:val="21"/>
              <w14:ligatures w14:val="none"/>
            </w:rPr>
          </w:rPrChange>
        </w:rPr>
        <w:t xml:space="preserve"> bieten zu können. Zudem würde ich mich sehr darüber freuen, Sie auch in einem persönlichen Gespräch überzeugen zu können.</w:t>
      </w:r>
    </w:p>
    <w:p w14:paraId="570409F6"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83" w:author="David Döbele" w:date="2025-01-15T17:21:00Z" w16du:dateUtc="2025-01-15T16:21:00Z">
            <w:rPr>
              <w:rFonts w:ascii="Georgia" w:eastAsia="Calibri" w:hAnsi="Georgia" w:cs="Times New Roman"/>
              <w:kern w:val="0"/>
              <w:sz w:val="21"/>
              <w:szCs w:val="21"/>
              <w14:ligatures w14:val="none"/>
            </w:rPr>
          </w:rPrChange>
        </w:rPr>
      </w:pPr>
    </w:p>
    <w:p w14:paraId="50FF063F"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84" w:author="David Döbele" w:date="2025-01-15T17:21:00Z" w16du:dateUtc="2025-01-15T16:21:00Z">
            <w:rPr>
              <w:rFonts w:ascii="Georgia" w:eastAsia="Calibri" w:hAnsi="Georgia" w:cs="Times New Roman"/>
              <w:kern w:val="0"/>
              <w:sz w:val="21"/>
              <w:szCs w:val="21"/>
              <w14:ligatures w14:val="none"/>
            </w:rPr>
          </w:rPrChange>
        </w:rPr>
      </w:pPr>
    </w:p>
    <w:p w14:paraId="629F890F"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85"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86" w:author="David Döbele" w:date="2025-01-15T17:21:00Z" w16du:dateUtc="2025-01-15T16:21:00Z">
            <w:rPr>
              <w:rFonts w:ascii="Georgia" w:eastAsia="Calibri" w:hAnsi="Georgia" w:cs="Times New Roman"/>
              <w:kern w:val="0"/>
              <w:sz w:val="21"/>
              <w:szCs w:val="21"/>
              <w14:ligatures w14:val="none"/>
            </w:rPr>
          </w:rPrChange>
        </w:rPr>
        <w:t>Mit freundlichen Grüßen</w:t>
      </w:r>
    </w:p>
    <w:p w14:paraId="1D59ED0D" w14:textId="77777777" w:rsidR="00E9606A" w:rsidRPr="00861851" w:rsidRDefault="00E9606A" w:rsidP="00E9606A">
      <w:pPr>
        <w:spacing w:after="0" w:line="256" w:lineRule="auto"/>
        <w:jc w:val="both"/>
        <w:rPr>
          <w:rFonts w:ascii="Georgia" w:eastAsia="Calibri" w:hAnsi="Georgia" w:cs="Times New Roman"/>
          <w:kern w:val="0"/>
          <w:sz w:val="20"/>
          <w:szCs w:val="20"/>
          <w14:ligatures w14:val="none"/>
          <w:rPrChange w:id="87"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88" w:author="David Döbele" w:date="2025-01-15T17:21:00Z" w16du:dateUtc="2025-01-15T16:21:00Z">
            <w:rPr>
              <w:rFonts w:ascii="Georgia" w:eastAsia="Calibri" w:hAnsi="Georgia" w:cs="Times New Roman"/>
              <w:kern w:val="0"/>
              <w:sz w:val="21"/>
              <w:szCs w:val="21"/>
              <w14:ligatures w14:val="none"/>
            </w:rPr>
          </w:rPrChange>
        </w:rPr>
        <w:t>Unterschrift</w:t>
      </w:r>
    </w:p>
    <w:p w14:paraId="142B5405" w14:textId="77777777" w:rsidR="00AB6D8E" w:rsidRPr="00861851" w:rsidRDefault="00AB6D8E" w:rsidP="00AB6D8E">
      <w:pPr>
        <w:spacing w:after="0" w:line="256" w:lineRule="auto"/>
        <w:jc w:val="both"/>
        <w:rPr>
          <w:rFonts w:ascii="Georgia" w:eastAsia="Calibri" w:hAnsi="Georgia" w:cs="Times New Roman"/>
          <w:kern w:val="0"/>
          <w:sz w:val="20"/>
          <w:szCs w:val="20"/>
          <w14:ligatures w14:val="none"/>
          <w:rPrChange w:id="89" w:author="David Döbele" w:date="2025-01-15T17:21:00Z" w16du:dateUtc="2025-01-15T16:21:00Z">
            <w:rPr>
              <w:rFonts w:ascii="Georgia" w:eastAsia="Calibri" w:hAnsi="Georgia" w:cs="Times New Roman"/>
              <w:kern w:val="0"/>
              <w:sz w:val="21"/>
              <w:szCs w:val="21"/>
              <w14:ligatures w14:val="none"/>
            </w:rPr>
          </w:rPrChange>
        </w:rPr>
      </w:pPr>
    </w:p>
    <w:p w14:paraId="3CA19224"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90" w:author="David Döbele" w:date="2025-01-15T17:21:00Z" w16du:dateUtc="2025-01-15T16:21:00Z">
            <w:rPr>
              <w:rFonts w:ascii="Georgia" w:eastAsia="Calibri" w:hAnsi="Georgia" w:cs="Times New Roman"/>
              <w:kern w:val="0"/>
              <w:sz w:val="21"/>
              <w:szCs w:val="21"/>
              <w14:ligatures w14:val="none"/>
            </w:rPr>
          </w:rPrChange>
        </w:rPr>
      </w:pPr>
    </w:p>
    <w:p w14:paraId="787EE778"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91" w:author="David Döbele" w:date="2025-01-15T17:21:00Z" w16du:dateUtc="2025-01-15T16:21:00Z">
            <w:rPr>
              <w:rFonts w:ascii="Georgia" w:eastAsia="Calibri" w:hAnsi="Georgia" w:cs="Times New Roman"/>
              <w:kern w:val="0"/>
              <w:sz w:val="21"/>
              <w:szCs w:val="21"/>
              <w14:ligatures w14:val="none"/>
            </w:rPr>
          </w:rPrChange>
        </w:rPr>
      </w:pPr>
    </w:p>
    <w:p w14:paraId="34166F45"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92" w:author="David Döbele" w:date="2025-01-15T17:21:00Z" w16du:dateUtc="2025-01-15T16:21:00Z">
            <w:rPr>
              <w:rFonts w:ascii="Georgia" w:eastAsia="Calibri" w:hAnsi="Georgia" w:cs="Times New Roman"/>
              <w:kern w:val="0"/>
              <w:sz w:val="21"/>
              <w:szCs w:val="21"/>
              <w14:ligatures w14:val="none"/>
            </w:rPr>
          </w:rPrChange>
        </w:rPr>
      </w:pPr>
    </w:p>
    <w:p w14:paraId="2A6BCB88"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93" w:author="David Döbele" w:date="2025-01-15T17:21:00Z" w16du:dateUtc="2025-01-15T16:21:00Z">
            <w:rPr>
              <w:rFonts w:ascii="Georgia" w:eastAsia="Calibri" w:hAnsi="Georgia" w:cs="Times New Roman"/>
              <w:kern w:val="0"/>
              <w:sz w:val="21"/>
              <w:szCs w:val="21"/>
              <w14:ligatures w14:val="none"/>
            </w:rPr>
          </w:rPrChange>
        </w:rPr>
      </w:pPr>
    </w:p>
    <w:p w14:paraId="3C4F815D"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94" w:author="David Döbele" w:date="2025-01-15T17:21:00Z" w16du:dateUtc="2025-01-15T16:21:00Z">
            <w:rPr>
              <w:rFonts w:ascii="Georgia" w:eastAsia="Calibri" w:hAnsi="Georgia" w:cs="Times New Roman"/>
              <w:kern w:val="0"/>
              <w:sz w:val="21"/>
              <w:szCs w:val="21"/>
              <w14:ligatures w14:val="none"/>
            </w:rPr>
          </w:rPrChange>
        </w:rPr>
      </w:pPr>
    </w:p>
    <w:p w14:paraId="373452C2"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95" w:author="David Döbele" w:date="2025-01-15T17:21:00Z" w16du:dateUtc="2025-01-15T16:21:00Z">
            <w:rPr>
              <w:rFonts w:ascii="Georgia" w:eastAsia="Calibri" w:hAnsi="Georgia" w:cs="Times New Roman"/>
              <w:kern w:val="0"/>
              <w:sz w:val="21"/>
              <w:szCs w:val="21"/>
              <w14:ligatures w14:val="none"/>
            </w:rPr>
          </w:rPrChange>
        </w:rPr>
      </w:pPr>
    </w:p>
    <w:p w14:paraId="575F0597"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96" w:author="David Döbele" w:date="2025-01-15T17:21:00Z" w16du:dateUtc="2025-01-15T16:21:00Z">
            <w:rPr>
              <w:rFonts w:ascii="Georgia" w:eastAsia="Calibri" w:hAnsi="Georgia" w:cs="Times New Roman"/>
              <w:kern w:val="0"/>
              <w:sz w:val="21"/>
              <w:szCs w:val="21"/>
              <w14:ligatures w14:val="none"/>
            </w:rPr>
          </w:rPrChange>
        </w:rPr>
      </w:pPr>
    </w:p>
    <w:p w14:paraId="3878260F"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97" w:author="David Döbele" w:date="2025-01-15T17:21:00Z" w16du:dateUtc="2025-01-15T16:21:00Z">
            <w:rPr>
              <w:rFonts w:ascii="Georgia" w:eastAsia="Calibri" w:hAnsi="Georgia" w:cs="Times New Roman"/>
              <w:kern w:val="0"/>
              <w:sz w:val="21"/>
              <w:szCs w:val="21"/>
              <w14:ligatures w14:val="none"/>
            </w:rPr>
          </w:rPrChange>
        </w:rPr>
      </w:pPr>
    </w:p>
    <w:p w14:paraId="0FB3EA52"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98" w:author="David Döbele" w:date="2025-01-15T17:21:00Z" w16du:dateUtc="2025-01-15T16:21:00Z">
            <w:rPr>
              <w:rFonts w:ascii="Georgia" w:eastAsia="Calibri" w:hAnsi="Georgia" w:cs="Times New Roman"/>
              <w:kern w:val="0"/>
              <w:sz w:val="21"/>
              <w:szCs w:val="21"/>
              <w14:ligatures w14:val="none"/>
            </w:rPr>
          </w:rPrChange>
        </w:rPr>
      </w:pPr>
    </w:p>
    <w:p w14:paraId="66282C19"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99" w:author="David Döbele" w:date="2025-01-15T17:21:00Z" w16du:dateUtc="2025-01-15T16:21:00Z">
            <w:rPr>
              <w:rFonts w:ascii="Georgia" w:eastAsia="Calibri" w:hAnsi="Georgia" w:cs="Times New Roman"/>
              <w:kern w:val="0"/>
              <w:sz w:val="21"/>
              <w:szCs w:val="21"/>
              <w14:ligatures w14:val="none"/>
            </w:rPr>
          </w:rPrChange>
        </w:rPr>
      </w:pPr>
    </w:p>
    <w:p w14:paraId="1C1B0D63"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00" w:author="David Döbele" w:date="2025-01-15T17:21:00Z" w16du:dateUtc="2025-01-15T16:21:00Z">
            <w:rPr>
              <w:rFonts w:ascii="Georgia" w:eastAsia="Calibri" w:hAnsi="Georgia" w:cs="Times New Roman"/>
              <w:kern w:val="0"/>
              <w:sz w:val="21"/>
              <w:szCs w:val="21"/>
              <w14:ligatures w14:val="none"/>
            </w:rPr>
          </w:rPrChange>
        </w:rPr>
      </w:pPr>
    </w:p>
    <w:p w14:paraId="49A09FD3"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01" w:author="David Döbele" w:date="2025-01-15T17:21:00Z" w16du:dateUtc="2025-01-15T16:21:00Z">
            <w:rPr>
              <w:rFonts w:ascii="Georgia" w:eastAsia="Calibri" w:hAnsi="Georgia" w:cs="Times New Roman"/>
              <w:kern w:val="0"/>
              <w:sz w:val="21"/>
              <w:szCs w:val="21"/>
              <w14:ligatures w14:val="none"/>
            </w:rPr>
          </w:rPrChange>
        </w:rPr>
      </w:pPr>
    </w:p>
    <w:p w14:paraId="178BF9FC"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02" w:author="David Döbele" w:date="2025-01-15T17:21:00Z" w16du:dateUtc="2025-01-15T16:21:00Z">
            <w:rPr>
              <w:rFonts w:ascii="Georgia" w:eastAsia="Calibri" w:hAnsi="Georgia" w:cs="Times New Roman"/>
              <w:kern w:val="0"/>
              <w:sz w:val="21"/>
              <w:szCs w:val="21"/>
              <w14:ligatures w14:val="none"/>
            </w:rPr>
          </w:rPrChange>
        </w:rPr>
      </w:pPr>
    </w:p>
    <w:p w14:paraId="17E1D029"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03" w:author="David Döbele" w:date="2025-01-15T17:21:00Z" w16du:dateUtc="2025-01-15T16:21:00Z">
            <w:rPr>
              <w:rFonts w:ascii="Georgia" w:eastAsia="Calibri" w:hAnsi="Georgia" w:cs="Times New Roman"/>
              <w:kern w:val="0"/>
              <w:sz w:val="21"/>
              <w:szCs w:val="21"/>
              <w14:ligatures w14:val="none"/>
            </w:rPr>
          </w:rPrChange>
        </w:rPr>
      </w:pPr>
    </w:p>
    <w:p w14:paraId="65D9BF6C"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04" w:author="David Döbele" w:date="2025-01-15T17:21:00Z" w16du:dateUtc="2025-01-15T16:21:00Z">
            <w:rPr>
              <w:rFonts w:ascii="Georgia" w:eastAsia="Calibri" w:hAnsi="Georgia" w:cs="Times New Roman"/>
              <w:kern w:val="0"/>
              <w:sz w:val="21"/>
              <w:szCs w:val="21"/>
              <w14:ligatures w14:val="none"/>
            </w:rPr>
          </w:rPrChange>
        </w:rPr>
      </w:pPr>
    </w:p>
    <w:p w14:paraId="7F64A124"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05" w:author="David Döbele" w:date="2025-01-15T17:21:00Z" w16du:dateUtc="2025-01-15T16:21:00Z">
            <w:rPr>
              <w:rFonts w:ascii="Georgia" w:eastAsia="Calibri" w:hAnsi="Georgia" w:cs="Times New Roman"/>
              <w:kern w:val="0"/>
              <w:sz w:val="21"/>
              <w:szCs w:val="21"/>
              <w14:ligatures w14:val="none"/>
            </w:rPr>
          </w:rPrChange>
        </w:rPr>
      </w:pPr>
    </w:p>
    <w:p w14:paraId="18A15891"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06" w:author="David Döbele" w:date="2025-01-15T17:21:00Z" w16du:dateUtc="2025-01-15T16:21:00Z">
            <w:rPr>
              <w:rFonts w:ascii="Georgia" w:eastAsia="Calibri" w:hAnsi="Georgia" w:cs="Times New Roman"/>
              <w:kern w:val="0"/>
              <w:sz w:val="21"/>
              <w:szCs w:val="21"/>
              <w14:ligatures w14:val="none"/>
            </w:rPr>
          </w:rPrChange>
        </w:rPr>
      </w:pPr>
    </w:p>
    <w:p w14:paraId="2F525A8F"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07" w:author="David Döbele" w:date="2025-01-15T17:21:00Z" w16du:dateUtc="2025-01-15T16:21:00Z">
            <w:rPr>
              <w:rFonts w:ascii="Georgia" w:eastAsia="Calibri" w:hAnsi="Georgia" w:cs="Times New Roman"/>
              <w:kern w:val="0"/>
              <w:sz w:val="21"/>
              <w:szCs w:val="21"/>
              <w14:ligatures w14:val="none"/>
            </w:rPr>
          </w:rPrChange>
        </w:rPr>
      </w:pPr>
    </w:p>
    <w:p w14:paraId="22EB299B"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08" w:author="David Döbele" w:date="2025-01-15T17:21:00Z" w16du:dateUtc="2025-01-15T16:21:00Z">
            <w:rPr>
              <w:rFonts w:ascii="Georgia" w:eastAsia="Calibri" w:hAnsi="Georgia" w:cs="Times New Roman"/>
              <w:kern w:val="0"/>
              <w:sz w:val="21"/>
              <w:szCs w:val="21"/>
              <w14:ligatures w14:val="none"/>
            </w:rPr>
          </w:rPrChange>
        </w:rPr>
      </w:pPr>
    </w:p>
    <w:p w14:paraId="70B92C4A"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09" w:author="David Döbele" w:date="2025-01-15T17:21:00Z" w16du:dateUtc="2025-01-15T16:21:00Z">
            <w:rPr>
              <w:rFonts w:ascii="Georgia" w:eastAsia="Calibri" w:hAnsi="Georgia" w:cs="Times New Roman"/>
              <w:kern w:val="0"/>
              <w:sz w:val="21"/>
              <w:szCs w:val="21"/>
              <w14:ligatures w14:val="none"/>
            </w:rPr>
          </w:rPrChange>
        </w:rPr>
      </w:pPr>
    </w:p>
    <w:p w14:paraId="0F218B67"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10" w:author="David Döbele" w:date="2025-01-15T17:21:00Z" w16du:dateUtc="2025-01-15T16:21:00Z">
            <w:rPr>
              <w:rFonts w:ascii="Georgia" w:eastAsia="Calibri" w:hAnsi="Georgia" w:cs="Times New Roman"/>
              <w:kern w:val="0"/>
              <w:sz w:val="21"/>
              <w:szCs w:val="21"/>
              <w14:ligatures w14:val="none"/>
            </w:rPr>
          </w:rPrChange>
        </w:rPr>
      </w:pPr>
    </w:p>
    <w:p w14:paraId="7B040463"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11" w:author="David Döbele" w:date="2025-01-15T17:21:00Z" w16du:dateUtc="2025-01-15T16:21:00Z">
            <w:rPr>
              <w:rFonts w:ascii="Georgia" w:eastAsia="Calibri" w:hAnsi="Georgia" w:cs="Times New Roman"/>
              <w:kern w:val="0"/>
              <w:sz w:val="21"/>
              <w:szCs w:val="21"/>
              <w14:ligatures w14:val="none"/>
            </w:rPr>
          </w:rPrChange>
        </w:rPr>
      </w:pPr>
    </w:p>
    <w:p w14:paraId="1D9C5621"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12" w:author="David Döbele" w:date="2025-01-15T17:21:00Z" w16du:dateUtc="2025-01-15T16:21:00Z">
            <w:rPr>
              <w:rFonts w:ascii="Georgia" w:eastAsia="Calibri" w:hAnsi="Georgia" w:cs="Times New Roman"/>
              <w:kern w:val="0"/>
              <w:sz w:val="21"/>
              <w:szCs w:val="21"/>
              <w14:ligatures w14:val="none"/>
            </w:rPr>
          </w:rPrChange>
        </w:rPr>
      </w:pPr>
    </w:p>
    <w:p w14:paraId="6576B010"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13" w:author="David Döbele" w:date="2025-01-15T17:21:00Z" w16du:dateUtc="2025-01-15T16:21:00Z">
            <w:rPr>
              <w:rFonts w:ascii="Georgia" w:eastAsia="Calibri" w:hAnsi="Georgia" w:cs="Times New Roman"/>
              <w:kern w:val="0"/>
              <w:sz w:val="21"/>
              <w:szCs w:val="21"/>
              <w14:ligatures w14:val="none"/>
            </w:rPr>
          </w:rPrChange>
        </w:rPr>
      </w:pPr>
    </w:p>
    <w:p w14:paraId="50012A9F"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14" w:author="David Döbele" w:date="2025-01-15T17:21:00Z" w16du:dateUtc="2025-01-15T16:21:00Z">
            <w:rPr>
              <w:rFonts w:ascii="Georgia" w:eastAsia="Calibri" w:hAnsi="Georgia" w:cs="Times New Roman"/>
              <w:kern w:val="0"/>
              <w:sz w:val="21"/>
              <w:szCs w:val="21"/>
              <w14:ligatures w14:val="none"/>
            </w:rPr>
          </w:rPrChange>
        </w:rPr>
      </w:pPr>
    </w:p>
    <w:p w14:paraId="6AF9E529"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15" w:author="David Döbele" w:date="2025-01-15T17:21:00Z" w16du:dateUtc="2025-01-15T16:21:00Z">
            <w:rPr>
              <w:rFonts w:ascii="Georgia" w:eastAsia="Calibri" w:hAnsi="Georgia" w:cs="Times New Roman"/>
              <w:kern w:val="0"/>
              <w:sz w:val="21"/>
              <w:szCs w:val="21"/>
              <w14:ligatures w14:val="none"/>
            </w:rPr>
          </w:rPrChange>
        </w:rPr>
      </w:pPr>
    </w:p>
    <w:p w14:paraId="1C61D5F1"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16" w:author="David Döbele" w:date="2025-01-15T17:21:00Z" w16du:dateUtc="2025-01-15T16:21:00Z">
            <w:rPr>
              <w:rFonts w:ascii="Georgia" w:eastAsia="Calibri" w:hAnsi="Georgia" w:cs="Times New Roman"/>
              <w:kern w:val="0"/>
              <w:sz w:val="21"/>
              <w:szCs w:val="21"/>
              <w14:ligatures w14:val="none"/>
            </w:rPr>
          </w:rPrChange>
        </w:rPr>
      </w:pPr>
    </w:p>
    <w:p w14:paraId="2BF784A7"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17" w:author="David Döbele" w:date="2025-01-15T17:21:00Z" w16du:dateUtc="2025-01-15T16:21:00Z">
            <w:rPr>
              <w:rFonts w:ascii="Georgia" w:eastAsia="Calibri" w:hAnsi="Georgia" w:cs="Times New Roman"/>
              <w:kern w:val="0"/>
              <w:sz w:val="21"/>
              <w:szCs w:val="21"/>
              <w14:ligatures w14:val="none"/>
            </w:rPr>
          </w:rPrChange>
        </w:rPr>
      </w:pPr>
    </w:p>
    <w:p w14:paraId="51C2B55E"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18" w:author="David Döbele" w:date="2025-01-15T17:21:00Z" w16du:dateUtc="2025-01-15T16:21:00Z">
            <w:rPr>
              <w:rFonts w:ascii="Georgia" w:eastAsia="Calibri" w:hAnsi="Georgia" w:cs="Times New Roman"/>
              <w:kern w:val="0"/>
              <w:sz w:val="21"/>
              <w:szCs w:val="21"/>
              <w14:ligatures w14:val="none"/>
            </w:rPr>
          </w:rPrChange>
        </w:rPr>
      </w:pPr>
    </w:p>
    <w:p w14:paraId="719498F5"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19" w:author="David Döbele" w:date="2025-01-15T17:21:00Z" w16du:dateUtc="2025-01-15T16:21:00Z">
            <w:rPr>
              <w:rFonts w:ascii="Georgia" w:eastAsia="Calibri" w:hAnsi="Georgia" w:cs="Times New Roman"/>
              <w:kern w:val="0"/>
              <w:sz w:val="21"/>
              <w:szCs w:val="21"/>
              <w14:ligatures w14:val="none"/>
            </w:rPr>
          </w:rPrChange>
        </w:rPr>
      </w:pPr>
    </w:p>
    <w:p w14:paraId="246E75D1"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20" w:author="David Döbele" w:date="2025-01-15T17:21:00Z" w16du:dateUtc="2025-01-15T16:21:00Z">
            <w:rPr>
              <w:rFonts w:ascii="Georgia" w:eastAsia="Calibri" w:hAnsi="Georgia" w:cs="Times New Roman"/>
              <w:kern w:val="0"/>
              <w:sz w:val="21"/>
              <w:szCs w:val="21"/>
              <w14:ligatures w14:val="none"/>
            </w:rPr>
          </w:rPrChange>
        </w:rPr>
      </w:pPr>
    </w:p>
    <w:p w14:paraId="78628783"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21" w:author="David Döbele" w:date="2025-01-15T17:21:00Z" w16du:dateUtc="2025-01-15T16:21:00Z">
            <w:rPr>
              <w:rFonts w:ascii="Georgia" w:eastAsia="Calibri" w:hAnsi="Georgia" w:cs="Times New Roman"/>
              <w:kern w:val="0"/>
              <w:sz w:val="21"/>
              <w:szCs w:val="21"/>
              <w14:ligatures w14:val="none"/>
            </w:rPr>
          </w:rPrChange>
        </w:rPr>
      </w:pPr>
    </w:p>
    <w:p w14:paraId="4A9F31BC"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22" w:author="David Döbele" w:date="2025-01-15T17:21:00Z" w16du:dateUtc="2025-01-15T16:21:00Z">
            <w:rPr>
              <w:rFonts w:ascii="Georgia" w:eastAsia="Calibri" w:hAnsi="Georgia" w:cs="Times New Roman"/>
              <w:kern w:val="0"/>
              <w:sz w:val="21"/>
              <w:szCs w:val="21"/>
              <w14:ligatures w14:val="none"/>
            </w:rPr>
          </w:rPrChange>
        </w:rPr>
      </w:pPr>
    </w:p>
    <w:p w14:paraId="3B75497E"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23" w:author="David Döbele" w:date="2025-01-15T17:21:00Z" w16du:dateUtc="2025-01-15T16:21:00Z">
            <w:rPr>
              <w:rFonts w:ascii="Georgia" w:eastAsia="Calibri" w:hAnsi="Georgia" w:cs="Times New Roman"/>
              <w:kern w:val="0"/>
              <w:sz w:val="21"/>
              <w:szCs w:val="21"/>
              <w14:ligatures w14:val="none"/>
            </w:rPr>
          </w:rPrChange>
        </w:rPr>
      </w:pPr>
    </w:p>
    <w:p w14:paraId="6890D6E5"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24" w:author="David Döbele" w:date="2025-01-15T17:21:00Z" w16du:dateUtc="2025-01-15T16:21:00Z">
            <w:rPr>
              <w:rFonts w:ascii="Georgia" w:eastAsia="Calibri" w:hAnsi="Georgia" w:cs="Times New Roman"/>
              <w:kern w:val="0"/>
              <w:sz w:val="21"/>
              <w:szCs w:val="21"/>
              <w14:ligatures w14:val="none"/>
            </w:rPr>
          </w:rPrChange>
        </w:rPr>
      </w:pPr>
    </w:p>
    <w:p w14:paraId="30118982"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25" w:author="David Döbele" w:date="2025-01-15T17:21:00Z" w16du:dateUtc="2025-01-15T16:21:00Z">
            <w:rPr>
              <w:rFonts w:ascii="Georgia" w:eastAsia="Calibri" w:hAnsi="Georgia" w:cs="Times New Roman"/>
              <w:kern w:val="0"/>
              <w:sz w:val="21"/>
              <w:szCs w:val="21"/>
              <w14:ligatures w14:val="none"/>
            </w:rPr>
          </w:rPrChange>
        </w:rPr>
      </w:pPr>
    </w:p>
    <w:p w14:paraId="2595BB0B"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26" w:author="David Döbele" w:date="2025-01-15T17:21:00Z" w16du:dateUtc="2025-01-15T16:21:00Z">
            <w:rPr>
              <w:rFonts w:ascii="Georgia" w:eastAsia="Calibri" w:hAnsi="Georgia" w:cs="Times New Roman"/>
              <w:kern w:val="0"/>
              <w:sz w:val="21"/>
              <w:szCs w:val="21"/>
              <w14:ligatures w14:val="none"/>
            </w:rPr>
          </w:rPrChange>
        </w:rPr>
      </w:pPr>
    </w:p>
    <w:p w14:paraId="28266236"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27" w:author="David Döbele" w:date="2025-01-15T17:21:00Z" w16du:dateUtc="2025-01-15T16:21:00Z">
            <w:rPr>
              <w:rFonts w:ascii="Georgia" w:eastAsia="Calibri" w:hAnsi="Georgia" w:cs="Times New Roman"/>
              <w:kern w:val="0"/>
              <w:sz w:val="21"/>
              <w:szCs w:val="21"/>
              <w14:ligatures w14:val="none"/>
            </w:rPr>
          </w:rPrChange>
        </w:rPr>
      </w:pPr>
    </w:p>
    <w:p w14:paraId="03F207BD"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28" w:author="David Döbele" w:date="2025-01-15T17:21:00Z" w16du:dateUtc="2025-01-15T16:21:00Z">
            <w:rPr>
              <w:rFonts w:ascii="Georgia" w:eastAsia="Calibri" w:hAnsi="Georgia" w:cs="Times New Roman"/>
              <w:kern w:val="0"/>
              <w:sz w:val="21"/>
              <w:szCs w:val="21"/>
              <w14:ligatures w14:val="none"/>
            </w:rPr>
          </w:rPrChange>
        </w:rPr>
      </w:pPr>
    </w:p>
    <w:p w14:paraId="0F1B93E5"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29" w:author="David Döbele" w:date="2025-01-15T17:21:00Z" w16du:dateUtc="2025-01-15T16:21:00Z">
            <w:rPr>
              <w:rFonts w:ascii="Georgia" w:eastAsia="Calibri" w:hAnsi="Georgia" w:cs="Times New Roman"/>
              <w:kern w:val="0"/>
              <w:sz w:val="21"/>
              <w:szCs w:val="21"/>
              <w14:ligatures w14:val="none"/>
            </w:rPr>
          </w:rPrChange>
        </w:rPr>
      </w:pPr>
    </w:p>
    <w:p w14:paraId="5928E600"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30" w:author="David Döbele" w:date="2025-01-15T17:21:00Z" w16du:dateUtc="2025-01-15T16:21:00Z">
            <w:rPr>
              <w:rFonts w:ascii="Georgia" w:eastAsia="Calibri" w:hAnsi="Georgia" w:cs="Times New Roman"/>
              <w:kern w:val="0"/>
              <w:sz w:val="21"/>
              <w:szCs w:val="21"/>
              <w14:ligatures w14:val="none"/>
            </w:rPr>
          </w:rPrChange>
        </w:rPr>
      </w:pPr>
    </w:p>
    <w:p w14:paraId="27738CB0"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31" w:author="David Döbele" w:date="2025-01-15T17:21:00Z" w16du:dateUtc="2025-01-15T16:21:00Z">
            <w:rPr>
              <w:rFonts w:ascii="Georgia" w:eastAsia="Calibri" w:hAnsi="Georgia" w:cs="Times New Roman"/>
              <w:kern w:val="0"/>
              <w:sz w:val="21"/>
              <w:szCs w:val="21"/>
              <w14:ligatures w14:val="none"/>
            </w:rPr>
          </w:rPrChange>
        </w:rPr>
      </w:pPr>
    </w:p>
    <w:p w14:paraId="052959A9"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32" w:author="David Döbele" w:date="2025-01-15T17:21:00Z" w16du:dateUtc="2025-01-15T16:21:00Z">
            <w:rPr>
              <w:rFonts w:ascii="Georgia" w:eastAsia="Calibri" w:hAnsi="Georgia" w:cs="Times New Roman"/>
              <w:kern w:val="0"/>
              <w:sz w:val="21"/>
              <w:szCs w:val="21"/>
              <w14:ligatures w14:val="none"/>
            </w:rPr>
          </w:rPrChange>
        </w:rPr>
      </w:pPr>
    </w:p>
    <w:p w14:paraId="1911000C"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33" w:author="David Döbele" w:date="2025-01-15T17:21:00Z" w16du:dateUtc="2025-01-15T16:21:00Z">
            <w:rPr>
              <w:rFonts w:ascii="Georgia" w:eastAsia="Calibri" w:hAnsi="Georgia" w:cs="Times New Roman"/>
              <w:kern w:val="0"/>
              <w:sz w:val="21"/>
              <w:szCs w:val="21"/>
              <w14:ligatures w14:val="none"/>
            </w:rPr>
          </w:rPrChange>
        </w:rPr>
      </w:pPr>
    </w:p>
    <w:p w14:paraId="4FEAE130" w14:textId="77777777" w:rsidR="00E9606A" w:rsidRPr="00861851" w:rsidRDefault="00E9606A" w:rsidP="00AB6D8E">
      <w:pPr>
        <w:spacing w:after="0" w:line="256" w:lineRule="auto"/>
        <w:jc w:val="both"/>
        <w:rPr>
          <w:rFonts w:ascii="Georgia" w:eastAsia="Calibri" w:hAnsi="Georgia" w:cs="Times New Roman"/>
          <w:kern w:val="0"/>
          <w:sz w:val="20"/>
          <w:szCs w:val="20"/>
          <w14:ligatures w14:val="none"/>
          <w:rPrChange w:id="134" w:author="David Döbele" w:date="2025-01-15T17:21:00Z" w16du:dateUtc="2025-01-15T16:21:00Z">
            <w:rPr>
              <w:rFonts w:ascii="Georgia" w:eastAsia="Calibri" w:hAnsi="Georgia" w:cs="Times New Roman"/>
              <w:kern w:val="0"/>
              <w:sz w:val="21"/>
              <w:szCs w:val="21"/>
              <w14:ligatures w14:val="none"/>
            </w:rPr>
          </w:rPrChange>
        </w:rPr>
      </w:pPr>
    </w:p>
    <w:p w14:paraId="5D42F4E5" w14:textId="77777777" w:rsidR="00AB6D8E" w:rsidRPr="00861851" w:rsidRDefault="00AB6D8E" w:rsidP="00AB6D8E">
      <w:pPr>
        <w:spacing w:after="0" w:line="256" w:lineRule="auto"/>
        <w:jc w:val="both"/>
        <w:rPr>
          <w:rFonts w:ascii="Georgia" w:eastAsia="Calibri" w:hAnsi="Georgia" w:cs="Times New Roman"/>
          <w:kern w:val="0"/>
          <w:sz w:val="20"/>
          <w:szCs w:val="20"/>
          <w14:ligatures w14:val="none"/>
          <w:rPrChange w:id="135" w:author="David Döbele" w:date="2025-01-15T17:21:00Z" w16du:dateUtc="2025-01-15T16:21:00Z">
            <w:rPr>
              <w:rFonts w:ascii="Georgia" w:eastAsia="Calibri" w:hAnsi="Georgia" w:cs="Times New Roman"/>
              <w:kern w:val="0"/>
              <w:sz w:val="21"/>
              <w:szCs w:val="21"/>
              <w14:ligatures w14:val="none"/>
            </w:rPr>
          </w:rPrChange>
        </w:rPr>
      </w:pPr>
    </w:p>
    <w:p w14:paraId="6CB9CE0E" w14:textId="77777777" w:rsidR="00AB6D8E" w:rsidRPr="00861851" w:rsidRDefault="00AB6D8E" w:rsidP="00AB6D8E">
      <w:pPr>
        <w:numPr>
          <w:ilvl w:val="0"/>
          <w:numId w:val="1"/>
        </w:numPr>
        <w:spacing w:after="0" w:line="256" w:lineRule="auto"/>
        <w:contextualSpacing/>
        <w:jc w:val="both"/>
        <w:rPr>
          <w:rFonts w:ascii="Georgia" w:eastAsia="Calibri" w:hAnsi="Georgia" w:cs="Times New Roman"/>
          <w:kern w:val="0"/>
          <w:sz w:val="20"/>
          <w:szCs w:val="20"/>
          <w14:ligatures w14:val="none"/>
          <w:rPrChange w:id="136"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137" w:author="David Döbele" w:date="2025-01-15T17:21:00Z" w16du:dateUtc="2025-01-15T16:21:00Z">
            <w:rPr>
              <w:rFonts w:ascii="Georgia" w:eastAsia="Calibri" w:hAnsi="Georgia" w:cs="Times New Roman"/>
              <w:kern w:val="0"/>
              <w:sz w:val="21"/>
              <w:szCs w:val="21"/>
              <w14:ligatures w14:val="none"/>
            </w:rPr>
          </w:rPrChange>
        </w:rPr>
        <w:t xml:space="preserve">Abschnitt: Hauptmotivation, erster </w:t>
      </w:r>
      <w:proofErr w:type="spellStart"/>
      <w:r w:rsidRPr="00861851">
        <w:rPr>
          <w:rFonts w:ascii="Georgia" w:eastAsia="Calibri" w:hAnsi="Georgia" w:cs="Times New Roman"/>
          <w:kern w:val="0"/>
          <w:sz w:val="20"/>
          <w:szCs w:val="20"/>
          <w14:ligatures w14:val="none"/>
          <w:rPrChange w:id="138" w:author="David Döbele" w:date="2025-01-15T17:21:00Z" w16du:dateUtc="2025-01-15T16:21:00Z">
            <w:rPr>
              <w:rFonts w:ascii="Georgia" w:eastAsia="Calibri" w:hAnsi="Georgia" w:cs="Times New Roman"/>
              <w:kern w:val="0"/>
              <w:sz w:val="21"/>
              <w:szCs w:val="21"/>
              <w14:ligatures w14:val="none"/>
            </w:rPr>
          </w:rPrChange>
        </w:rPr>
        <w:t>satz</w:t>
      </w:r>
      <w:proofErr w:type="spellEnd"/>
      <w:r w:rsidRPr="00861851">
        <w:rPr>
          <w:rFonts w:ascii="Georgia" w:eastAsia="Calibri" w:hAnsi="Georgia" w:cs="Times New Roman"/>
          <w:kern w:val="0"/>
          <w:sz w:val="20"/>
          <w:szCs w:val="20"/>
          <w14:ligatures w14:val="none"/>
          <w:rPrChange w:id="139" w:author="David Döbele" w:date="2025-01-15T17:21:00Z" w16du:dateUtc="2025-01-15T16:21:00Z">
            <w:rPr>
              <w:rFonts w:ascii="Georgia" w:eastAsia="Calibri" w:hAnsi="Georgia" w:cs="Times New Roman"/>
              <w:kern w:val="0"/>
              <w:sz w:val="21"/>
              <w:szCs w:val="21"/>
              <w14:ligatures w14:val="none"/>
            </w:rPr>
          </w:rPrChange>
        </w:rPr>
        <w:t xml:space="preserve"> packend, was fasziniert dich an dem Beruf, warum will da arbeiten, positiver </w:t>
      </w:r>
      <w:proofErr w:type="spellStart"/>
      <w:r w:rsidRPr="00861851">
        <w:rPr>
          <w:rFonts w:ascii="Georgia" w:eastAsia="Calibri" w:hAnsi="Georgia" w:cs="Times New Roman"/>
          <w:kern w:val="0"/>
          <w:sz w:val="20"/>
          <w:szCs w:val="20"/>
          <w14:ligatures w14:val="none"/>
          <w:rPrChange w:id="140" w:author="David Döbele" w:date="2025-01-15T17:21:00Z" w16du:dateUtc="2025-01-15T16:21:00Z">
            <w:rPr>
              <w:rFonts w:ascii="Georgia" w:eastAsia="Calibri" w:hAnsi="Georgia" w:cs="Times New Roman"/>
              <w:kern w:val="0"/>
              <w:sz w:val="21"/>
              <w:szCs w:val="21"/>
              <w14:ligatures w14:val="none"/>
            </w:rPr>
          </w:rPrChange>
        </w:rPr>
        <w:t>effekt</w:t>
      </w:r>
      <w:proofErr w:type="spellEnd"/>
      <w:r w:rsidRPr="00861851">
        <w:rPr>
          <w:rFonts w:ascii="Georgia" w:eastAsia="Calibri" w:hAnsi="Georgia" w:cs="Times New Roman"/>
          <w:kern w:val="0"/>
          <w:sz w:val="20"/>
          <w:szCs w:val="20"/>
          <w14:ligatures w14:val="none"/>
          <w:rPrChange w:id="141" w:author="David Döbele" w:date="2025-01-15T17:21:00Z" w16du:dateUtc="2025-01-15T16:21:00Z">
            <w:rPr>
              <w:rFonts w:ascii="Georgia" w:eastAsia="Calibri" w:hAnsi="Georgia" w:cs="Times New Roman"/>
              <w:kern w:val="0"/>
              <w:sz w:val="21"/>
              <w:szCs w:val="21"/>
              <w14:ligatures w14:val="none"/>
            </w:rPr>
          </w:rPrChange>
        </w:rPr>
        <w:t xml:space="preserve"> des </w:t>
      </w:r>
      <w:proofErr w:type="spellStart"/>
      <w:r w:rsidRPr="00861851">
        <w:rPr>
          <w:rFonts w:ascii="Georgia" w:eastAsia="Calibri" w:hAnsi="Georgia" w:cs="Times New Roman"/>
          <w:kern w:val="0"/>
          <w:sz w:val="20"/>
          <w:szCs w:val="20"/>
          <w14:ligatures w14:val="none"/>
          <w:rPrChange w:id="142" w:author="David Döbele" w:date="2025-01-15T17:21:00Z" w16du:dateUtc="2025-01-15T16:21:00Z">
            <w:rPr>
              <w:rFonts w:ascii="Georgia" w:eastAsia="Calibri" w:hAnsi="Georgia" w:cs="Times New Roman"/>
              <w:kern w:val="0"/>
              <w:sz w:val="21"/>
              <w:szCs w:val="21"/>
              <w14:ligatures w14:val="none"/>
            </w:rPr>
          </w:rPrChange>
        </w:rPr>
        <w:t>jobs</w:t>
      </w:r>
      <w:proofErr w:type="spellEnd"/>
    </w:p>
    <w:p w14:paraId="2F22D943" w14:textId="77777777" w:rsidR="00AB6D8E" w:rsidRPr="00861851" w:rsidRDefault="00AB6D8E" w:rsidP="00AB6D8E">
      <w:pPr>
        <w:numPr>
          <w:ilvl w:val="1"/>
          <w:numId w:val="1"/>
        </w:numPr>
        <w:spacing w:after="0" w:line="256" w:lineRule="auto"/>
        <w:contextualSpacing/>
        <w:jc w:val="both"/>
        <w:rPr>
          <w:rFonts w:ascii="Georgia" w:eastAsia="Calibri" w:hAnsi="Georgia" w:cs="Times New Roman"/>
          <w:kern w:val="0"/>
          <w:sz w:val="20"/>
          <w:szCs w:val="20"/>
          <w14:ligatures w14:val="none"/>
          <w:rPrChange w:id="143"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144" w:author="David Döbele" w:date="2025-01-15T17:21:00Z" w16du:dateUtc="2025-01-15T16:21:00Z">
            <w:rPr>
              <w:rFonts w:ascii="Georgia" w:eastAsia="Calibri" w:hAnsi="Georgia" w:cs="Times New Roman"/>
              <w:kern w:val="0"/>
              <w:sz w:val="21"/>
              <w:szCs w:val="21"/>
              <w14:ligatures w14:val="none"/>
            </w:rPr>
          </w:rPrChange>
        </w:rPr>
        <w:t xml:space="preserve">Prägende </w:t>
      </w:r>
      <w:proofErr w:type="spellStart"/>
      <w:r w:rsidRPr="00861851">
        <w:rPr>
          <w:rFonts w:ascii="Georgia" w:eastAsia="Calibri" w:hAnsi="Georgia" w:cs="Times New Roman"/>
          <w:kern w:val="0"/>
          <w:sz w:val="20"/>
          <w:szCs w:val="20"/>
          <w14:ligatures w14:val="none"/>
          <w:rPrChange w:id="145" w:author="David Döbele" w:date="2025-01-15T17:21:00Z" w16du:dateUtc="2025-01-15T16:21:00Z">
            <w:rPr>
              <w:rFonts w:ascii="Georgia" w:eastAsia="Calibri" w:hAnsi="Georgia" w:cs="Times New Roman"/>
              <w:kern w:val="0"/>
              <w:sz w:val="21"/>
              <w:szCs w:val="21"/>
              <w14:ligatures w14:val="none"/>
            </w:rPr>
          </w:rPrChange>
        </w:rPr>
        <w:t>erlebnisee</w:t>
      </w:r>
      <w:proofErr w:type="spellEnd"/>
      <w:r w:rsidRPr="00861851">
        <w:rPr>
          <w:rFonts w:ascii="Georgia" w:eastAsia="Calibri" w:hAnsi="Georgia" w:cs="Times New Roman"/>
          <w:kern w:val="0"/>
          <w:sz w:val="20"/>
          <w:szCs w:val="20"/>
          <w14:ligatures w14:val="none"/>
          <w:rPrChange w:id="146" w:author="David Döbele" w:date="2025-01-15T17:21:00Z" w16du:dateUtc="2025-01-15T16:21:00Z">
            <w:rPr>
              <w:rFonts w:ascii="Georgia" w:eastAsia="Calibri" w:hAnsi="Georgia" w:cs="Times New Roman"/>
              <w:kern w:val="0"/>
              <w:sz w:val="21"/>
              <w:szCs w:val="21"/>
              <w14:ligatures w14:val="none"/>
            </w:rPr>
          </w:rPrChange>
        </w:rPr>
        <w:t xml:space="preserve"> die mich </w:t>
      </w:r>
      <w:proofErr w:type="spellStart"/>
      <w:r w:rsidRPr="00861851">
        <w:rPr>
          <w:rFonts w:ascii="Georgia" w:eastAsia="Calibri" w:hAnsi="Georgia" w:cs="Times New Roman"/>
          <w:kern w:val="0"/>
          <w:sz w:val="20"/>
          <w:szCs w:val="20"/>
          <w14:ligatures w14:val="none"/>
          <w:rPrChange w:id="147" w:author="David Döbele" w:date="2025-01-15T17:21:00Z" w16du:dateUtc="2025-01-15T16:21:00Z">
            <w:rPr>
              <w:rFonts w:ascii="Georgia" w:eastAsia="Calibri" w:hAnsi="Georgia" w:cs="Times New Roman"/>
              <w:kern w:val="0"/>
              <w:sz w:val="21"/>
              <w:szCs w:val="21"/>
              <w14:ligatures w14:val="none"/>
            </w:rPr>
          </w:rPrChange>
        </w:rPr>
        <w:t>draif</w:t>
      </w:r>
      <w:proofErr w:type="spellEnd"/>
      <w:r w:rsidRPr="00861851">
        <w:rPr>
          <w:rFonts w:ascii="Georgia" w:eastAsia="Calibri" w:hAnsi="Georgia" w:cs="Times New Roman"/>
          <w:kern w:val="0"/>
          <w:sz w:val="20"/>
          <w:szCs w:val="20"/>
          <w14:ligatures w14:val="none"/>
          <w:rPrChange w:id="148" w:author="David Döbele" w:date="2025-01-15T17:21:00Z" w16du:dateUtc="2025-01-15T16:21:00Z">
            <w:rPr>
              <w:rFonts w:ascii="Georgia" w:eastAsia="Calibri" w:hAnsi="Georgia" w:cs="Times New Roman"/>
              <w:kern w:val="0"/>
              <w:sz w:val="21"/>
              <w:szCs w:val="21"/>
              <w14:ligatures w14:val="none"/>
            </w:rPr>
          </w:rPrChange>
        </w:rPr>
        <w:t xml:space="preserve"> </w:t>
      </w:r>
      <w:proofErr w:type="spellStart"/>
      <w:r w:rsidRPr="00861851">
        <w:rPr>
          <w:rFonts w:ascii="Georgia" w:eastAsia="Calibri" w:hAnsi="Georgia" w:cs="Times New Roman"/>
          <w:kern w:val="0"/>
          <w:sz w:val="20"/>
          <w:szCs w:val="20"/>
          <w14:ligatures w14:val="none"/>
          <w:rPrChange w:id="149" w:author="David Döbele" w:date="2025-01-15T17:21:00Z" w16du:dateUtc="2025-01-15T16:21:00Z">
            <w:rPr>
              <w:rFonts w:ascii="Georgia" w:eastAsia="Calibri" w:hAnsi="Georgia" w:cs="Times New Roman"/>
              <w:kern w:val="0"/>
              <w:sz w:val="21"/>
              <w:szCs w:val="21"/>
              <w14:ligatures w14:val="none"/>
            </w:rPr>
          </w:rPrChange>
        </w:rPr>
        <w:t>auferksam</w:t>
      </w:r>
      <w:proofErr w:type="spellEnd"/>
      <w:r w:rsidRPr="00861851">
        <w:rPr>
          <w:rFonts w:ascii="Georgia" w:eastAsia="Calibri" w:hAnsi="Georgia" w:cs="Times New Roman"/>
          <w:kern w:val="0"/>
          <w:sz w:val="20"/>
          <w:szCs w:val="20"/>
          <w14:ligatures w14:val="none"/>
          <w:rPrChange w:id="150" w:author="David Döbele" w:date="2025-01-15T17:21:00Z" w16du:dateUtc="2025-01-15T16:21:00Z">
            <w:rPr>
              <w:rFonts w:ascii="Georgia" w:eastAsia="Calibri" w:hAnsi="Georgia" w:cs="Times New Roman"/>
              <w:kern w:val="0"/>
              <w:sz w:val="21"/>
              <w:szCs w:val="21"/>
              <w14:ligatures w14:val="none"/>
            </w:rPr>
          </w:rPrChange>
        </w:rPr>
        <w:t xml:space="preserve"> gemacht haben, warum ist der </w:t>
      </w:r>
      <w:proofErr w:type="spellStart"/>
      <w:r w:rsidRPr="00861851">
        <w:rPr>
          <w:rFonts w:ascii="Georgia" w:eastAsia="Calibri" w:hAnsi="Georgia" w:cs="Times New Roman"/>
          <w:kern w:val="0"/>
          <w:sz w:val="20"/>
          <w:szCs w:val="20"/>
          <w14:ligatures w14:val="none"/>
          <w:rPrChange w:id="151" w:author="David Döbele" w:date="2025-01-15T17:21:00Z" w16du:dateUtc="2025-01-15T16:21:00Z">
            <w:rPr>
              <w:rFonts w:ascii="Georgia" w:eastAsia="Calibri" w:hAnsi="Georgia" w:cs="Times New Roman"/>
              <w:kern w:val="0"/>
              <w:sz w:val="21"/>
              <w:szCs w:val="21"/>
              <w14:ligatures w14:val="none"/>
            </w:rPr>
          </w:rPrChange>
        </w:rPr>
        <w:t>job</w:t>
      </w:r>
      <w:proofErr w:type="spellEnd"/>
      <w:r w:rsidRPr="00861851">
        <w:rPr>
          <w:rFonts w:ascii="Georgia" w:eastAsia="Calibri" w:hAnsi="Georgia" w:cs="Times New Roman"/>
          <w:kern w:val="0"/>
          <w:sz w:val="20"/>
          <w:szCs w:val="20"/>
          <w14:ligatures w14:val="none"/>
          <w:rPrChange w:id="152" w:author="David Döbele" w:date="2025-01-15T17:21:00Z" w16du:dateUtc="2025-01-15T16:21:00Z">
            <w:rPr>
              <w:rFonts w:ascii="Georgia" w:eastAsia="Calibri" w:hAnsi="Georgia" w:cs="Times New Roman"/>
              <w:kern w:val="0"/>
              <w:sz w:val="21"/>
              <w:szCs w:val="21"/>
              <w14:ligatures w14:val="none"/>
            </w:rPr>
          </w:rPrChange>
        </w:rPr>
        <w:t xml:space="preserve"> </w:t>
      </w:r>
      <w:proofErr w:type="spellStart"/>
      <w:r w:rsidRPr="00861851">
        <w:rPr>
          <w:rFonts w:ascii="Georgia" w:eastAsia="Calibri" w:hAnsi="Georgia" w:cs="Times New Roman"/>
          <w:kern w:val="0"/>
          <w:sz w:val="20"/>
          <w:szCs w:val="20"/>
          <w14:ligatures w14:val="none"/>
          <w:rPrChange w:id="153" w:author="David Döbele" w:date="2025-01-15T17:21:00Z" w16du:dateUtc="2025-01-15T16:21:00Z">
            <w:rPr>
              <w:rFonts w:ascii="Georgia" w:eastAsia="Calibri" w:hAnsi="Georgia" w:cs="Times New Roman"/>
              <w:kern w:val="0"/>
              <w:sz w:val="21"/>
              <w:szCs w:val="21"/>
              <w14:ligatures w14:val="none"/>
            </w:rPr>
          </w:rPrChange>
        </w:rPr>
        <w:t>wihcitg</w:t>
      </w:r>
      <w:proofErr w:type="spellEnd"/>
      <w:r w:rsidRPr="00861851">
        <w:rPr>
          <w:rFonts w:ascii="Georgia" w:eastAsia="Calibri" w:hAnsi="Georgia" w:cs="Times New Roman"/>
          <w:kern w:val="0"/>
          <w:sz w:val="20"/>
          <w:szCs w:val="20"/>
          <w14:ligatures w14:val="none"/>
          <w:rPrChange w:id="154" w:author="David Döbele" w:date="2025-01-15T17:21:00Z" w16du:dateUtc="2025-01-15T16:21:00Z">
            <w:rPr>
              <w:rFonts w:ascii="Georgia" w:eastAsia="Calibri" w:hAnsi="Georgia" w:cs="Times New Roman"/>
              <w:kern w:val="0"/>
              <w:sz w:val="21"/>
              <w:szCs w:val="21"/>
              <w14:ligatures w14:val="none"/>
            </w:rPr>
          </w:rPrChange>
        </w:rPr>
        <w:t xml:space="preserve">, </w:t>
      </w:r>
      <w:proofErr w:type="spellStart"/>
      <w:r w:rsidRPr="00861851">
        <w:rPr>
          <w:rFonts w:ascii="Georgia" w:eastAsia="Calibri" w:hAnsi="Georgia" w:cs="Times New Roman"/>
          <w:kern w:val="0"/>
          <w:sz w:val="20"/>
          <w:szCs w:val="20"/>
          <w14:ligatures w14:val="none"/>
          <w:rPrChange w:id="155" w:author="David Döbele" w:date="2025-01-15T17:21:00Z" w16du:dateUtc="2025-01-15T16:21:00Z">
            <w:rPr>
              <w:rFonts w:ascii="Georgia" w:eastAsia="Calibri" w:hAnsi="Georgia" w:cs="Times New Roman"/>
              <w:kern w:val="0"/>
              <w:sz w:val="21"/>
              <w:szCs w:val="21"/>
              <w14:ligatures w14:val="none"/>
            </w:rPr>
          </w:rPrChange>
        </w:rPr>
        <w:t>faszination</w:t>
      </w:r>
      <w:proofErr w:type="spellEnd"/>
      <w:r w:rsidRPr="00861851">
        <w:rPr>
          <w:rFonts w:ascii="Georgia" w:eastAsia="Calibri" w:hAnsi="Georgia" w:cs="Times New Roman"/>
          <w:kern w:val="0"/>
          <w:sz w:val="20"/>
          <w:szCs w:val="20"/>
          <w14:ligatures w14:val="none"/>
          <w:rPrChange w:id="156" w:author="David Döbele" w:date="2025-01-15T17:21:00Z" w16du:dateUtc="2025-01-15T16:21:00Z">
            <w:rPr>
              <w:rFonts w:ascii="Georgia" w:eastAsia="Calibri" w:hAnsi="Georgia" w:cs="Times New Roman"/>
              <w:kern w:val="0"/>
              <w:sz w:val="21"/>
              <w:szCs w:val="21"/>
              <w14:ligatures w14:val="none"/>
            </w:rPr>
          </w:rPrChange>
        </w:rPr>
        <w:t xml:space="preserve"> am </w:t>
      </w:r>
      <w:proofErr w:type="spellStart"/>
      <w:r w:rsidRPr="00861851">
        <w:rPr>
          <w:rFonts w:ascii="Georgia" w:eastAsia="Calibri" w:hAnsi="Georgia" w:cs="Times New Roman"/>
          <w:kern w:val="0"/>
          <w:sz w:val="20"/>
          <w:szCs w:val="20"/>
          <w14:ligatures w14:val="none"/>
          <w:rPrChange w:id="157" w:author="David Döbele" w:date="2025-01-15T17:21:00Z" w16du:dateUtc="2025-01-15T16:21:00Z">
            <w:rPr>
              <w:rFonts w:ascii="Georgia" w:eastAsia="Calibri" w:hAnsi="Georgia" w:cs="Times New Roman"/>
              <w:kern w:val="0"/>
              <w:sz w:val="21"/>
              <w:szCs w:val="21"/>
              <w14:ligatures w14:val="none"/>
            </w:rPr>
          </w:rPrChange>
        </w:rPr>
        <w:t>arbeotsinhalt</w:t>
      </w:r>
      <w:proofErr w:type="spellEnd"/>
      <w:r w:rsidRPr="00861851">
        <w:rPr>
          <w:rFonts w:ascii="Georgia" w:eastAsia="Calibri" w:hAnsi="Georgia" w:cs="Times New Roman"/>
          <w:kern w:val="0"/>
          <w:sz w:val="20"/>
          <w:szCs w:val="20"/>
          <w14:ligatures w14:val="none"/>
          <w:rPrChange w:id="158" w:author="David Döbele" w:date="2025-01-15T17:21:00Z" w16du:dateUtc="2025-01-15T16:21:00Z">
            <w:rPr>
              <w:rFonts w:ascii="Georgia" w:eastAsia="Calibri" w:hAnsi="Georgia" w:cs="Times New Roman"/>
              <w:kern w:val="0"/>
              <w:sz w:val="21"/>
              <w:szCs w:val="21"/>
              <w14:ligatures w14:val="none"/>
            </w:rPr>
          </w:rPrChange>
        </w:rPr>
        <w:t xml:space="preserve">, </w:t>
      </w:r>
      <w:proofErr w:type="spellStart"/>
      <w:r w:rsidRPr="00861851">
        <w:rPr>
          <w:rFonts w:ascii="Georgia" w:eastAsia="Calibri" w:hAnsi="Georgia" w:cs="Times New Roman"/>
          <w:kern w:val="0"/>
          <w:sz w:val="20"/>
          <w:szCs w:val="20"/>
          <w14:ligatures w14:val="none"/>
          <w:rPrChange w:id="159" w:author="David Döbele" w:date="2025-01-15T17:21:00Z" w16du:dateUtc="2025-01-15T16:21:00Z">
            <w:rPr>
              <w:rFonts w:ascii="Georgia" w:eastAsia="Calibri" w:hAnsi="Georgia" w:cs="Times New Roman"/>
              <w:kern w:val="0"/>
              <w:sz w:val="21"/>
              <w:szCs w:val="21"/>
              <w14:ligatures w14:val="none"/>
            </w:rPr>
          </w:rPrChange>
        </w:rPr>
        <w:t>assoziationen</w:t>
      </w:r>
      <w:proofErr w:type="spellEnd"/>
      <w:r w:rsidRPr="00861851">
        <w:rPr>
          <w:rFonts w:ascii="Georgia" w:eastAsia="Calibri" w:hAnsi="Georgia" w:cs="Times New Roman"/>
          <w:kern w:val="0"/>
          <w:sz w:val="20"/>
          <w:szCs w:val="20"/>
          <w14:ligatures w14:val="none"/>
          <w:rPrChange w:id="160" w:author="David Döbele" w:date="2025-01-15T17:21:00Z" w16du:dateUtc="2025-01-15T16:21:00Z">
            <w:rPr>
              <w:rFonts w:ascii="Georgia" w:eastAsia="Calibri" w:hAnsi="Georgia" w:cs="Times New Roman"/>
              <w:kern w:val="0"/>
              <w:sz w:val="21"/>
              <w:szCs w:val="21"/>
              <w14:ligatures w14:val="none"/>
            </w:rPr>
          </w:rPrChange>
        </w:rPr>
        <w:t xml:space="preserve"> mit </w:t>
      </w:r>
    </w:p>
    <w:p w14:paraId="66F5A1A6" w14:textId="77777777" w:rsidR="00AB6D8E" w:rsidRPr="00861851" w:rsidRDefault="00AB6D8E" w:rsidP="00AB6D8E">
      <w:pPr>
        <w:numPr>
          <w:ilvl w:val="1"/>
          <w:numId w:val="1"/>
        </w:numPr>
        <w:spacing w:after="0" w:line="256" w:lineRule="auto"/>
        <w:contextualSpacing/>
        <w:jc w:val="both"/>
        <w:rPr>
          <w:rFonts w:ascii="Georgia" w:eastAsia="Calibri" w:hAnsi="Georgia" w:cs="Times New Roman"/>
          <w:kern w:val="0"/>
          <w:sz w:val="20"/>
          <w:szCs w:val="20"/>
          <w14:ligatures w14:val="none"/>
          <w:rPrChange w:id="161"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162" w:author="David Döbele" w:date="2025-01-15T17:21:00Z" w16du:dateUtc="2025-01-15T16:21:00Z">
            <w:rPr>
              <w:rFonts w:ascii="Georgia" w:eastAsia="Calibri" w:hAnsi="Georgia" w:cs="Times New Roman"/>
              <w:kern w:val="0"/>
              <w:sz w:val="21"/>
              <w:szCs w:val="21"/>
              <w14:ligatures w14:val="none"/>
            </w:rPr>
          </w:rPrChange>
        </w:rPr>
        <w:t xml:space="preserve">Begründe deine </w:t>
      </w:r>
      <w:proofErr w:type="spellStart"/>
      <w:r w:rsidRPr="00861851">
        <w:rPr>
          <w:rFonts w:ascii="Georgia" w:eastAsia="Calibri" w:hAnsi="Georgia" w:cs="Times New Roman"/>
          <w:kern w:val="0"/>
          <w:sz w:val="20"/>
          <w:szCs w:val="20"/>
          <w14:ligatures w14:val="none"/>
          <w:rPrChange w:id="163" w:author="David Döbele" w:date="2025-01-15T17:21:00Z" w16du:dateUtc="2025-01-15T16:21:00Z">
            <w:rPr>
              <w:rFonts w:ascii="Georgia" w:eastAsia="Calibri" w:hAnsi="Georgia" w:cs="Times New Roman"/>
              <w:kern w:val="0"/>
              <w:sz w:val="21"/>
              <w:szCs w:val="21"/>
              <w14:ligatures w14:val="none"/>
            </w:rPr>
          </w:rPrChange>
        </w:rPr>
        <w:t>motivation</w:t>
      </w:r>
      <w:proofErr w:type="spellEnd"/>
      <w:r w:rsidRPr="00861851">
        <w:rPr>
          <w:rFonts w:ascii="Georgia" w:eastAsia="Calibri" w:hAnsi="Georgia" w:cs="Times New Roman"/>
          <w:kern w:val="0"/>
          <w:sz w:val="20"/>
          <w:szCs w:val="20"/>
          <w14:ligatures w14:val="none"/>
          <w:rPrChange w:id="164" w:author="David Döbele" w:date="2025-01-15T17:21:00Z" w16du:dateUtc="2025-01-15T16:21:00Z">
            <w:rPr>
              <w:rFonts w:ascii="Georgia" w:eastAsia="Calibri" w:hAnsi="Georgia" w:cs="Times New Roman"/>
              <w:kern w:val="0"/>
              <w:sz w:val="21"/>
              <w:szCs w:val="21"/>
              <w14:ligatures w14:val="none"/>
            </w:rPr>
          </w:rPrChange>
        </w:rPr>
        <w:t xml:space="preserve">, freue mich auf </w:t>
      </w:r>
      <w:proofErr w:type="spellStart"/>
      <w:r w:rsidRPr="00861851">
        <w:rPr>
          <w:rFonts w:ascii="Georgia" w:eastAsia="Calibri" w:hAnsi="Georgia" w:cs="Times New Roman"/>
          <w:kern w:val="0"/>
          <w:sz w:val="20"/>
          <w:szCs w:val="20"/>
          <w14:ligatures w14:val="none"/>
          <w:rPrChange w:id="165" w:author="David Döbele" w:date="2025-01-15T17:21:00Z" w16du:dateUtc="2025-01-15T16:21:00Z">
            <w:rPr>
              <w:rFonts w:ascii="Georgia" w:eastAsia="Calibri" w:hAnsi="Georgia" w:cs="Times New Roman"/>
              <w:kern w:val="0"/>
              <w:sz w:val="21"/>
              <w:szCs w:val="21"/>
              <w14:ligatures w14:val="none"/>
            </w:rPr>
          </w:rPrChange>
        </w:rPr>
        <w:t>lernkurve</w:t>
      </w:r>
      <w:proofErr w:type="spellEnd"/>
      <w:r w:rsidRPr="00861851">
        <w:rPr>
          <w:rFonts w:ascii="Georgia" w:eastAsia="Calibri" w:hAnsi="Georgia" w:cs="Times New Roman"/>
          <w:kern w:val="0"/>
          <w:sz w:val="20"/>
          <w:szCs w:val="20"/>
          <w14:ligatures w14:val="none"/>
          <w:rPrChange w:id="166" w:author="David Döbele" w:date="2025-01-15T17:21:00Z" w16du:dateUtc="2025-01-15T16:21:00Z">
            <w:rPr>
              <w:rFonts w:ascii="Georgia" w:eastAsia="Calibri" w:hAnsi="Georgia" w:cs="Times New Roman"/>
              <w:kern w:val="0"/>
              <w:sz w:val="21"/>
              <w:szCs w:val="21"/>
              <w14:ligatures w14:val="none"/>
            </w:rPr>
          </w:rPrChange>
        </w:rPr>
        <w:t xml:space="preserve"> soll </w:t>
      </w:r>
      <w:proofErr w:type="spellStart"/>
      <w:r w:rsidRPr="00861851">
        <w:rPr>
          <w:rFonts w:ascii="Georgia" w:eastAsia="Calibri" w:hAnsi="Georgia" w:cs="Times New Roman"/>
          <w:kern w:val="0"/>
          <w:sz w:val="20"/>
          <w:szCs w:val="20"/>
          <w14:ligatures w14:val="none"/>
          <w:rPrChange w:id="167" w:author="David Döbele" w:date="2025-01-15T17:21:00Z" w16du:dateUtc="2025-01-15T16:21:00Z">
            <w:rPr>
              <w:rFonts w:ascii="Georgia" w:eastAsia="Calibri" w:hAnsi="Georgia" w:cs="Times New Roman"/>
              <w:kern w:val="0"/>
              <w:sz w:val="21"/>
              <w:szCs w:val="21"/>
              <w14:ligatures w14:val="none"/>
            </w:rPr>
          </w:rPrChange>
        </w:rPr>
        <w:t>intrisisch</w:t>
      </w:r>
      <w:proofErr w:type="spellEnd"/>
      <w:r w:rsidRPr="00861851">
        <w:rPr>
          <w:rFonts w:ascii="Georgia" w:eastAsia="Calibri" w:hAnsi="Georgia" w:cs="Times New Roman"/>
          <w:kern w:val="0"/>
          <w:sz w:val="20"/>
          <w:szCs w:val="20"/>
          <w14:ligatures w14:val="none"/>
          <w:rPrChange w:id="168" w:author="David Döbele" w:date="2025-01-15T17:21:00Z" w16du:dateUtc="2025-01-15T16:21:00Z">
            <w:rPr>
              <w:rFonts w:ascii="Georgia" w:eastAsia="Calibri" w:hAnsi="Georgia" w:cs="Times New Roman"/>
              <w:kern w:val="0"/>
              <w:sz w:val="21"/>
              <w:szCs w:val="21"/>
              <w14:ligatures w14:val="none"/>
            </w:rPr>
          </w:rPrChange>
        </w:rPr>
        <w:t xml:space="preserve"> sein</w:t>
      </w:r>
    </w:p>
    <w:p w14:paraId="784753FD" w14:textId="77777777" w:rsidR="00AB6D8E" w:rsidRPr="00861851" w:rsidRDefault="00AB6D8E" w:rsidP="00AB6D8E">
      <w:pPr>
        <w:numPr>
          <w:ilvl w:val="1"/>
          <w:numId w:val="1"/>
        </w:numPr>
        <w:spacing w:after="0" w:line="256" w:lineRule="auto"/>
        <w:contextualSpacing/>
        <w:jc w:val="both"/>
        <w:rPr>
          <w:rFonts w:ascii="Georgia" w:eastAsia="Calibri" w:hAnsi="Georgia" w:cs="Times New Roman"/>
          <w:kern w:val="0"/>
          <w:sz w:val="20"/>
          <w:szCs w:val="20"/>
          <w14:ligatures w14:val="none"/>
          <w:rPrChange w:id="169"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170" w:author="David Döbele" w:date="2025-01-15T17:21:00Z" w16du:dateUtc="2025-01-15T16:21:00Z">
            <w:rPr>
              <w:rFonts w:ascii="Georgia" w:eastAsia="Calibri" w:hAnsi="Georgia" w:cs="Times New Roman"/>
              <w:kern w:val="0"/>
              <w:sz w:val="21"/>
              <w:szCs w:val="21"/>
              <w14:ligatures w14:val="none"/>
            </w:rPr>
          </w:rPrChange>
        </w:rPr>
        <w:t xml:space="preserve">Wie kommt die </w:t>
      </w:r>
      <w:proofErr w:type="spellStart"/>
      <w:r w:rsidRPr="00861851">
        <w:rPr>
          <w:rFonts w:ascii="Georgia" w:eastAsia="Calibri" w:hAnsi="Georgia" w:cs="Times New Roman"/>
          <w:kern w:val="0"/>
          <w:sz w:val="20"/>
          <w:szCs w:val="20"/>
          <w14:ligatures w14:val="none"/>
          <w:rPrChange w:id="171" w:author="David Döbele" w:date="2025-01-15T17:21:00Z" w16du:dateUtc="2025-01-15T16:21:00Z">
            <w:rPr>
              <w:rFonts w:ascii="Georgia" w:eastAsia="Calibri" w:hAnsi="Georgia" w:cs="Times New Roman"/>
              <w:kern w:val="0"/>
              <w:sz w:val="21"/>
              <w:szCs w:val="21"/>
              <w14:ligatures w14:val="none"/>
            </w:rPr>
          </w:rPrChange>
        </w:rPr>
        <w:t>bewerbung</w:t>
      </w:r>
      <w:proofErr w:type="spellEnd"/>
      <w:r w:rsidRPr="00861851">
        <w:rPr>
          <w:rFonts w:ascii="Georgia" w:eastAsia="Calibri" w:hAnsi="Georgia" w:cs="Times New Roman"/>
          <w:kern w:val="0"/>
          <w:sz w:val="20"/>
          <w:szCs w:val="20"/>
          <w14:ligatures w14:val="none"/>
          <w:rPrChange w:id="172" w:author="David Döbele" w:date="2025-01-15T17:21:00Z" w16du:dateUtc="2025-01-15T16:21:00Z">
            <w:rPr>
              <w:rFonts w:ascii="Georgia" w:eastAsia="Calibri" w:hAnsi="Georgia" w:cs="Times New Roman"/>
              <w:kern w:val="0"/>
              <w:sz w:val="21"/>
              <w:szCs w:val="21"/>
              <w14:ligatures w14:val="none"/>
            </w:rPr>
          </w:rPrChange>
        </w:rPr>
        <w:t xml:space="preserve"> </w:t>
      </w:r>
      <w:proofErr w:type="gramStart"/>
      <w:r w:rsidRPr="00861851">
        <w:rPr>
          <w:rFonts w:ascii="Georgia" w:eastAsia="Calibri" w:hAnsi="Georgia" w:cs="Times New Roman"/>
          <w:kern w:val="0"/>
          <w:sz w:val="20"/>
          <w:szCs w:val="20"/>
          <w14:ligatures w14:val="none"/>
          <w:rPrChange w:id="173" w:author="David Döbele" w:date="2025-01-15T17:21:00Z" w16du:dateUtc="2025-01-15T16:21:00Z">
            <w:rPr>
              <w:rFonts w:ascii="Georgia" w:eastAsia="Calibri" w:hAnsi="Georgia" w:cs="Times New Roman"/>
              <w:kern w:val="0"/>
              <w:sz w:val="21"/>
              <w:szCs w:val="21"/>
              <w14:ligatures w14:val="none"/>
            </w:rPr>
          </w:rPrChange>
        </w:rPr>
        <w:t>an ?</w:t>
      </w:r>
      <w:proofErr w:type="gramEnd"/>
      <w:r w:rsidRPr="00861851">
        <w:rPr>
          <w:rFonts w:ascii="Georgia" w:eastAsia="Calibri" w:hAnsi="Georgia" w:cs="Times New Roman"/>
          <w:kern w:val="0"/>
          <w:sz w:val="20"/>
          <w:szCs w:val="20"/>
          <w14:ligatures w14:val="none"/>
          <w:rPrChange w:id="174" w:author="David Döbele" w:date="2025-01-15T17:21:00Z" w16du:dateUtc="2025-01-15T16:21:00Z">
            <w:rPr>
              <w:rFonts w:ascii="Georgia" w:eastAsia="Calibri" w:hAnsi="Georgia" w:cs="Times New Roman"/>
              <w:kern w:val="0"/>
              <w:sz w:val="21"/>
              <w:szCs w:val="21"/>
              <w14:ligatures w14:val="none"/>
            </w:rPr>
          </w:rPrChange>
        </w:rPr>
        <w:t xml:space="preserve"> ist sie überzeugend?</w:t>
      </w:r>
    </w:p>
    <w:p w14:paraId="636E0652" w14:textId="77777777" w:rsidR="00AB6D8E" w:rsidRPr="00861851" w:rsidRDefault="00AB6D8E" w:rsidP="00AB6D8E">
      <w:pPr>
        <w:numPr>
          <w:ilvl w:val="1"/>
          <w:numId w:val="1"/>
        </w:numPr>
        <w:spacing w:after="0" w:line="256" w:lineRule="auto"/>
        <w:contextualSpacing/>
        <w:jc w:val="both"/>
        <w:rPr>
          <w:rFonts w:ascii="Georgia" w:eastAsia="Calibri" w:hAnsi="Georgia" w:cs="Times New Roman"/>
          <w:kern w:val="0"/>
          <w:sz w:val="20"/>
          <w:szCs w:val="20"/>
          <w14:ligatures w14:val="none"/>
          <w:rPrChange w:id="175"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176" w:author="David Döbele" w:date="2025-01-15T17:21:00Z" w16du:dateUtc="2025-01-15T16:21:00Z">
            <w:rPr>
              <w:rFonts w:ascii="Georgia" w:eastAsia="Calibri" w:hAnsi="Georgia" w:cs="Times New Roman"/>
              <w:kern w:val="0"/>
              <w:sz w:val="21"/>
              <w:szCs w:val="21"/>
              <w14:ligatures w14:val="none"/>
            </w:rPr>
          </w:rPrChange>
        </w:rPr>
        <w:t xml:space="preserve">Am </w:t>
      </w:r>
      <w:proofErr w:type="spellStart"/>
      <w:r w:rsidRPr="00861851">
        <w:rPr>
          <w:rFonts w:ascii="Georgia" w:eastAsia="Calibri" w:hAnsi="Georgia" w:cs="Times New Roman"/>
          <w:kern w:val="0"/>
          <w:sz w:val="20"/>
          <w:szCs w:val="20"/>
          <w14:ligatures w14:val="none"/>
          <w:rPrChange w:id="177" w:author="David Döbele" w:date="2025-01-15T17:21:00Z" w16du:dateUtc="2025-01-15T16:21:00Z">
            <w:rPr>
              <w:rFonts w:ascii="Georgia" w:eastAsia="Calibri" w:hAnsi="Georgia" w:cs="Times New Roman"/>
              <w:kern w:val="0"/>
              <w:sz w:val="21"/>
              <w:szCs w:val="21"/>
              <w14:ligatures w14:val="none"/>
            </w:rPr>
          </w:rPrChange>
        </w:rPr>
        <w:t>ende</w:t>
      </w:r>
      <w:proofErr w:type="spellEnd"/>
      <w:r w:rsidRPr="00861851">
        <w:rPr>
          <w:rFonts w:ascii="Georgia" w:eastAsia="Calibri" w:hAnsi="Georgia" w:cs="Times New Roman"/>
          <w:kern w:val="0"/>
          <w:sz w:val="20"/>
          <w:szCs w:val="20"/>
          <w14:ligatures w14:val="none"/>
          <w:rPrChange w:id="178" w:author="David Döbele" w:date="2025-01-15T17:21:00Z" w16du:dateUtc="2025-01-15T16:21:00Z">
            <w:rPr>
              <w:rFonts w:ascii="Georgia" w:eastAsia="Calibri" w:hAnsi="Georgia" w:cs="Times New Roman"/>
              <w:kern w:val="0"/>
              <w:sz w:val="21"/>
              <w:szCs w:val="21"/>
              <w14:ligatures w14:val="none"/>
            </w:rPr>
          </w:rPrChange>
        </w:rPr>
        <w:t xml:space="preserve"> des </w:t>
      </w:r>
      <w:proofErr w:type="spellStart"/>
      <w:r w:rsidRPr="00861851">
        <w:rPr>
          <w:rFonts w:ascii="Georgia" w:eastAsia="Calibri" w:hAnsi="Georgia" w:cs="Times New Roman"/>
          <w:kern w:val="0"/>
          <w:sz w:val="20"/>
          <w:szCs w:val="20"/>
          <w14:ligatures w14:val="none"/>
          <w:rPrChange w:id="179" w:author="David Döbele" w:date="2025-01-15T17:21:00Z" w16du:dateUtc="2025-01-15T16:21:00Z">
            <w:rPr>
              <w:rFonts w:ascii="Georgia" w:eastAsia="Calibri" w:hAnsi="Georgia" w:cs="Times New Roman"/>
              <w:kern w:val="0"/>
              <w:sz w:val="21"/>
              <w:szCs w:val="21"/>
              <w14:ligatures w14:val="none"/>
            </w:rPr>
          </w:rPrChange>
        </w:rPr>
        <w:t>absatz</w:t>
      </w:r>
      <w:proofErr w:type="spellEnd"/>
      <w:r w:rsidRPr="00861851">
        <w:rPr>
          <w:rFonts w:ascii="Georgia" w:eastAsia="Calibri" w:hAnsi="Georgia" w:cs="Times New Roman"/>
          <w:kern w:val="0"/>
          <w:sz w:val="20"/>
          <w:szCs w:val="20"/>
          <w14:ligatures w14:val="none"/>
          <w:rPrChange w:id="180" w:author="David Döbele" w:date="2025-01-15T17:21:00Z" w16du:dateUtc="2025-01-15T16:21:00Z">
            <w:rPr>
              <w:rFonts w:ascii="Georgia" w:eastAsia="Calibri" w:hAnsi="Georgia" w:cs="Times New Roman"/>
              <w:kern w:val="0"/>
              <w:sz w:val="21"/>
              <w:szCs w:val="21"/>
              <w14:ligatures w14:val="none"/>
            </w:rPr>
          </w:rPrChange>
        </w:rPr>
        <w:t xml:space="preserve"> noch sagen ab wann möchte </w:t>
      </w:r>
      <w:proofErr w:type="spellStart"/>
      <w:r w:rsidRPr="00861851">
        <w:rPr>
          <w:rFonts w:ascii="Georgia" w:eastAsia="Calibri" w:hAnsi="Georgia" w:cs="Times New Roman"/>
          <w:kern w:val="0"/>
          <w:sz w:val="20"/>
          <w:szCs w:val="20"/>
          <w14:ligatures w14:val="none"/>
          <w:rPrChange w:id="181" w:author="David Döbele" w:date="2025-01-15T17:21:00Z" w16du:dateUtc="2025-01-15T16:21:00Z">
            <w:rPr>
              <w:rFonts w:ascii="Georgia" w:eastAsia="Calibri" w:hAnsi="Georgia" w:cs="Times New Roman"/>
              <w:kern w:val="0"/>
              <w:sz w:val="21"/>
              <w:szCs w:val="21"/>
              <w14:ligatures w14:val="none"/>
            </w:rPr>
          </w:rPrChange>
        </w:rPr>
        <w:t>stelle</w:t>
      </w:r>
      <w:proofErr w:type="spellEnd"/>
      <w:r w:rsidRPr="00861851">
        <w:rPr>
          <w:rFonts w:ascii="Georgia" w:eastAsia="Calibri" w:hAnsi="Georgia" w:cs="Times New Roman"/>
          <w:kern w:val="0"/>
          <w:sz w:val="20"/>
          <w:szCs w:val="20"/>
          <w14:ligatures w14:val="none"/>
          <w:rPrChange w:id="182" w:author="David Döbele" w:date="2025-01-15T17:21:00Z" w16du:dateUtc="2025-01-15T16:21:00Z">
            <w:rPr>
              <w:rFonts w:ascii="Georgia" w:eastAsia="Calibri" w:hAnsi="Georgia" w:cs="Times New Roman"/>
              <w:kern w:val="0"/>
              <w:sz w:val="21"/>
              <w:szCs w:val="21"/>
              <w14:ligatures w14:val="none"/>
            </w:rPr>
          </w:rPrChange>
        </w:rPr>
        <w:t xml:space="preserve"> antreten und was mache ich zu diesem </w:t>
      </w:r>
      <w:proofErr w:type="spellStart"/>
      <w:r w:rsidRPr="00861851">
        <w:rPr>
          <w:rFonts w:ascii="Georgia" w:eastAsia="Calibri" w:hAnsi="Georgia" w:cs="Times New Roman"/>
          <w:kern w:val="0"/>
          <w:sz w:val="20"/>
          <w:szCs w:val="20"/>
          <w14:ligatures w14:val="none"/>
          <w:rPrChange w:id="183" w:author="David Döbele" w:date="2025-01-15T17:21:00Z" w16du:dateUtc="2025-01-15T16:21:00Z">
            <w:rPr>
              <w:rFonts w:ascii="Georgia" w:eastAsia="Calibri" w:hAnsi="Georgia" w:cs="Times New Roman"/>
              <w:kern w:val="0"/>
              <w:sz w:val="21"/>
              <w:szCs w:val="21"/>
              <w14:ligatures w14:val="none"/>
            </w:rPr>
          </w:rPrChange>
        </w:rPr>
        <w:t>zeitpukt</w:t>
      </w:r>
      <w:proofErr w:type="spellEnd"/>
    </w:p>
    <w:p w14:paraId="0EF569E8" w14:textId="77777777" w:rsidR="00AB6D8E" w:rsidRPr="00861851" w:rsidRDefault="00AB6D8E" w:rsidP="00AB6D8E">
      <w:pPr>
        <w:numPr>
          <w:ilvl w:val="0"/>
          <w:numId w:val="1"/>
        </w:numPr>
        <w:spacing w:after="0" w:line="256" w:lineRule="auto"/>
        <w:contextualSpacing/>
        <w:jc w:val="both"/>
        <w:rPr>
          <w:rFonts w:ascii="Georgia" w:eastAsia="Calibri" w:hAnsi="Georgia" w:cs="Times New Roman"/>
          <w:kern w:val="0"/>
          <w:sz w:val="20"/>
          <w:szCs w:val="20"/>
          <w14:ligatures w14:val="none"/>
          <w:rPrChange w:id="184"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185" w:author="David Döbele" w:date="2025-01-15T17:21:00Z" w16du:dateUtc="2025-01-15T16:21:00Z">
            <w:rPr>
              <w:rFonts w:ascii="Georgia" w:eastAsia="Calibri" w:hAnsi="Georgia" w:cs="Times New Roman"/>
              <w:kern w:val="0"/>
              <w:sz w:val="21"/>
              <w:szCs w:val="21"/>
              <w14:ligatures w14:val="none"/>
            </w:rPr>
          </w:rPrChange>
        </w:rPr>
        <w:t xml:space="preserve">Was sind meine </w:t>
      </w:r>
      <w:proofErr w:type="spellStart"/>
      <w:r w:rsidRPr="00861851">
        <w:rPr>
          <w:rFonts w:ascii="Georgia" w:eastAsia="Calibri" w:hAnsi="Georgia" w:cs="Times New Roman"/>
          <w:kern w:val="0"/>
          <w:sz w:val="20"/>
          <w:szCs w:val="20"/>
          <w14:ligatures w14:val="none"/>
          <w:rPrChange w:id="186" w:author="David Döbele" w:date="2025-01-15T17:21:00Z" w16du:dateUtc="2025-01-15T16:21:00Z">
            <w:rPr>
              <w:rFonts w:ascii="Georgia" w:eastAsia="Calibri" w:hAnsi="Georgia" w:cs="Times New Roman"/>
              <w:kern w:val="0"/>
              <w:sz w:val="21"/>
              <w:szCs w:val="21"/>
              <w14:ligatures w14:val="none"/>
            </w:rPr>
          </w:rPrChange>
        </w:rPr>
        <w:t>st’rken</w:t>
      </w:r>
      <w:proofErr w:type="spellEnd"/>
      <w:r w:rsidRPr="00861851">
        <w:rPr>
          <w:rFonts w:ascii="Georgia" w:eastAsia="Calibri" w:hAnsi="Georgia" w:cs="Times New Roman"/>
          <w:kern w:val="0"/>
          <w:sz w:val="20"/>
          <w:szCs w:val="20"/>
          <w14:ligatures w14:val="none"/>
          <w:rPrChange w:id="187" w:author="David Döbele" w:date="2025-01-15T17:21:00Z" w16du:dateUtc="2025-01-15T16:21:00Z">
            <w:rPr>
              <w:rFonts w:ascii="Georgia" w:eastAsia="Calibri" w:hAnsi="Georgia" w:cs="Times New Roman"/>
              <w:kern w:val="0"/>
              <w:sz w:val="21"/>
              <w:szCs w:val="21"/>
              <w14:ligatures w14:val="none"/>
            </w:rPr>
          </w:rPrChange>
        </w:rPr>
        <w:t xml:space="preserve"> und </w:t>
      </w:r>
      <w:proofErr w:type="spellStart"/>
      <w:proofErr w:type="gramStart"/>
      <w:r w:rsidRPr="00861851">
        <w:rPr>
          <w:rFonts w:ascii="Georgia" w:eastAsia="Calibri" w:hAnsi="Georgia" w:cs="Times New Roman"/>
          <w:kern w:val="0"/>
          <w:sz w:val="20"/>
          <w:szCs w:val="20"/>
          <w14:ligatures w14:val="none"/>
          <w:rPrChange w:id="188" w:author="David Döbele" w:date="2025-01-15T17:21:00Z" w16du:dateUtc="2025-01-15T16:21:00Z">
            <w:rPr>
              <w:rFonts w:ascii="Georgia" w:eastAsia="Calibri" w:hAnsi="Georgia" w:cs="Times New Roman"/>
              <w:kern w:val="0"/>
              <w:sz w:val="21"/>
              <w:szCs w:val="21"/>
              <w14:ligatures w14:val="none"/>
            </w:rPr>
          </w:rPrChange>
        </w:rPr>
        <w:t>erfahrungen</w:t>
      </w:r>
      <w:proofErr w:type="spellEnd"/>
      <w:proofErr w:type="gramEnd"/>
      <w:r w:rsidRPr="00861851">
        <w:rPr>
          <w:rFonts w:ascii="Georgia" w:eastAsia="Calibri" w:hAnsi="Georgia" w:cs="Times New Roman"/>
          <w:kern w:val="0"/>
          <w:sz w:val="20"/>
          <w:szCs w:val="20"/>
          <w14:ligatures w14:val="none"/>
          <w:rPrChange w:id="189" w:author="David Döbele" w:date="2025-01-15T17:21:00Z" w16du:dateUtc="2025-01-15T16:21:00Z">
            <w:rPr>
              <w:rFonts w:ascii="Georgia" w:eastAsia="Calibri" w:hAnsi="Georgia" w:cs="Times New Roman"/>
              <w:kern w:val="0"/>
              <w:sz w:val="21"/>
              <w:szCs w:val="21"/>
              <w14:ligatures w14:val="none"/>
            </w:rPr>
          </w:rPrChange>
        </w:rPr>
        <w:t xml:space="preserve"> die ich mit bringe und mich in diesem </w:t>
      </w:r>
      <w:proofErr w:type="spellStart"/>
      <w:r w:rsidRPr="00861851">
        <w:rPr>
          <w:rFonts w:ascii="Georgia" w:eastAsia="Calibri" w:hAnsi="Georgia" w:cs="Times New Roman"/>
          <w:kern w:val="0"/>
          <w:sz w:val="20"/>
          <w:szCs w:val="20"/>
          <w14:ligatures w14:val="none"/>
          <w:rPrChange w:id="190" w:author="David Döbele" w:date="2025-01-15T17:21:00Z" w16du:dateUtc="2025-01-15T16:21:00Z">
            <w:rPr>
              <w:rFonts w:ascii="Georgia" w:eastAsia="Calibri" w:hAnsi="Georgia" w:cs="Times New Roman"/>
              <w:kern w:val="0"/>
              <w:sz w:val="21"/>
              <w:szCs w:val="21"/>
              <w14:ligatures w14:val="none"/>
            </w:rPr>
          </w:rPrChange>
        </w:rPr>
        <w:t>job</w:t>
      </w:r>
      <w:proofErr w:type="spellEnd"/>
      <w:r w:rsidRPr="00861851">
        <w:rPr>
          <w:rFonts w:ascii="Georgia" w:eastAsia="Calibri" w:hAnsi="Georgia" w:cs="Times New Roman"/>
          <w:kern w:val="0"/>
          <w:sz w:val="20"/>
          <w:szCs w:val="20"/>
          <w14:ligatures w14:val="none"/>
          <w:rPrChange w:id="191" w:author="David Döbele" w:date="2025-01-15T17:21:00Z" w16du:dateUtc="2025-01-15T16:21:00Z">
            <w:rPr>
              <w:rFonts w:ascii="Georgia" w:eastAsia="Calibri" w:hAnsi="Georgia" w:cs="Times New Roman"/>
              <w:kern w:val="0"/>
              <w:sz w:val="21"/>
              <w:szCs w:val="21"/>
              <w14:ligatures w14:val="none"/>
            </w:rPr>
          </w:rPrChange>
        </w:rPr>
        <w:t xml:space="preserve"> </w:t>
      </w:r>
      <w:proofErr w:type="spellStart"/>
      <w:r w:rsidRPr="00861851">
        <w:rPr>
          <w:rFonts w:ascii="Georgia" w:eastAsia="Calibri" w:hAnsi="Georgia" w:cs="Times New Roman"/>
          <w:kern w:val="0"/>
          <w:sz w:val="20"/>
          <w:szCs w:val="20"/>
          <w14:ligatures w14:val="none"/>
          <w:rPrChange w:id="192" w:author="David Döbele" w:date="2025-01-15T17:21:00Z" w16du:dateUtc="2025-01-15T16:21:00Z">
            <w:rPr>
              <w:rFonts w:ascii="Georgia" w:eastAsia="Calibri" w:hAnsi="Georgia" w:cs="Times New Roman"/>
              <w:kern w:val="0"/>
              <w:sz w:val="21"/>
              <w:szCs w:val="21"/>
              <w14:ligatures w14:val="none"/>
            </w:rPr>
          </w:rPrChange>
        </w:rPr>
        <w:t>bestmogich</w:t>
      </w:r>
      <w:proofErr w:type="spellEnd"/>
      <w:r w:rsidRPr="00861851">
        <w:rPr>
          <w:rFonts w:ascii="Georgia" w:eastAsia="Calibri" w:hAnsi="Georgia" w:cs="Times New Roman"/>
          <w:kern w:val="0"/>
          <w:sz w:val="20"/>
          <w:szCs w:val="20"/>
          <w14:ligatures w14:val="none"/>
          <w:rPrChange w:id="193" w:author="David Döbele" w:date="2025-01-15T17:21:00Z" w16du:dateUtc="2025-01-15T16:21:00Z">
            <w:rPr>
              <w:rFonts w:ascii="Georgia" w:eastAsia="Calibri" w:hAnsi="Georgia" w:cs="Times New Roman"/>
              <w:kern w:val="0"/>
              <w:sz w:val="21"/>
              <w:szCs w:val="21"/>
              <w14:ligatures w14:val="none"/>
            </w:rPr>
          </w:rPrChange>
        </w:rPr>
        <w:t xml:space="preserve"> performen </w:t>
      </w:r>
      <w:proofErr w:type="spellStart"/>
      <w:r w:rsidRPr="00861851">
        <w:rPr>
          <w:rFonts w:ascii="Georgia" w:eastAsia="Calibri" w:hAnsi="Georgia" w:cs="Times New Roman"/>
          <w:kern w:val="0"/>
          <w:sz w:val="20"/>
          <w:szCs w:val="20"/>
          <w14:ligatures w14:val="none"/>
          <w:rPrChange w:id="194" w:author="David Döbele" w:date="2025-01-15T17:21:00Z" w16du:dateUtc="2025-01-15T16:21:00Z">
            <w:rPr>
              <w:rFonts w:ascii="Georgia" w:eastAsia="Calibri" w:hAnsi="Georgia" w:cs="Times New Roman"/>
              <w:kern w:val="0"/>
              <w:sz w:val="21"/>
              <w:szCs w:val="21"/>
              <w14:ligatures w14:val="none"/>
            </w:rPr>
          </w:rPrChange>
        </w:rPr>
        <w:t>lassenw</w:t>
      </w:r>
      <w:proofErr w:type="spellEnd"/>
      <w:r w:rsidRPr="00861851">
        <w:rPr>
          <w:rFonts w:ascii="Georgia" w:eastAsia="Calibri" w:hAnsi="Georgia" w:cs="Times New Roman"/>
          <w:kern w:val="0"/>
          <w:sz w:val="20"/>
          <w:szCs w:val="20"/>
          <w14:ligatures w14:val="none"/>
          <w:rPrChange w:id="195" w:author="David Döbele" w:date="2025-01-15T17:21:00Z" w16du:dateUtc="2025-01-15T16:21:00Z">
            <w:rPr>
              <w:rFonts w:ascii="Georgia" w:eastAsia="Calibri" w:hAnsi="Georgia" w:cs="Times New Roman"/>
              <w:kern w:val="0"/>
              <w:sz w:val="21"/>
              <w:szCs w:val="21"/>
              <w14:ligatures w14:val="none"/>
            </w:rPr>
          </w:rPrChange>
        </w:rPr>
        <w:t xml:space="preserve"> </w:t>
      </w:r>
      <w:proofErr w:type="spellStart"/>
      <w:r w:rsidRPr="00861851">
        <w:rPr>
          <w:rFonts w:ascii="Georgia" w:eastAsia="Calibri" w:hAnsi="Georgia" w:cs="Times New Roman"/>
          <w:kern w:val="0"/>
          <w:sz w:val="20"/>
          <w:szCs w:val="20"/>
          <w14:ligatures w14:val="none"/>
          <w:rPrChange w:id="196" w:author="David Döbele" w:date="2025-01-15T17:21:00Z" w16du:dateUtc="2025-01-15T16:21:00Z">
            <w:rPr>
              <w:rFonts w:ascii="Georgia" w:eastAsia="Calibri" w:hAnsi="Georgia" w:cs="Times New Roman"/>
              <w:kern w:val="0"/>
              <w:sz w:val="21"/>
              <w:szCs w:val="21"/>
              <w14:ligatures w14:val="none"/>
            </w:rPr>
          </w:rPrChange>
        </w:rPr>
        <w:t>ird</w:t>
      </w:r>
      <w:proofErr w:type="spellEnd"/>
      <w:r w:rsidRPr="00861851">
        <w:rPr>
          <w:rFonts w:ascii="Georgia" w:eastAsia="Calibri" w:hAnsi="Georgia" w:cs="Times New Roman"/>
          <w:kern w:val="0"/>
          <w:sz w:val="20"/>
          <w:szCs w:val="20"/>
          <w14:ligatures w14:val="none"/>
          <w:rPrChange w:id="197" w:author="David Döbele" w:date="2025-01-15T17:21:00Z" w16du:dateUtc="2025-01-15T16:21:00Z">
            <w:rPr>
              <w:rFonts w:ascii="Georgia" w:eastAsia="Calibri" w:hAnsi="Georgia" w:cs="Times New Roman"/>
              <w:kern w:val="0"/>
              <w:sz w:val="21"/>
              <w:szCs w:val="21"/>
              <w14:ligatures w14:val="none"/>
            </w:rPr>
          </w:rPrChange>
        </w:rPr>
        <w:t xml:space="preserve">, </w:t>
      </w:r>
      <w:proofErr w:type="spellStart"/>
      <w:r w:rsidRPr="00861851">
        <w:rPr>
          <w:rFonts w:ascii="Georgia" w:eastAsia="Calibri" w:hAnsi="Georgia" w:cs="Times New Roman"/>
          <w:kern w:val="0"/>
          <w:sz w:val="20"/>
          <w:szCs w:val="20"/>
          <w14:ligatures w14:val="none"/>
          <w:rPrChange w:id="198" w:author="David Döbele" w:date="2025-01-15T17:21:00Z" w16du:dateUtc="2025-01-15T16:21:00Z">
            <w:rPr>
              <w:rFonts w:ascii="Georgia" w:eastAsia="Calibri" w:hAnsi="Georgia" w:cs="Times New Roman"/>
              <w:kern w:val="0"/>
              <w:sz w:val="21"/>
              <w:szCs w:val="21"/>
              <w14:ligatures w14:val="none"/>
            </w:rPr>
          </w:rPrChange>
        </w:rPr>
        <w:t>fähigkeiten</w:t>
      </w:r>
      <w:proofErr w:type="spellEnd"/>
    </w:p>
    <w:p w14:paraId="77ECB541" w14:textId="77777777" w:rsidR="00AB6D8E" w:rsidRPr="00861851" w:rsidRDefault="00AB6D8E" w:rsidP="00AB6D8E">
      <w:pPr>
        <w:numPr>
          <w:ilvl w:val="1"/>
          <w:numId w:val="1"/>
        </w:numPr>
        <w:spacing w:after="0" w:line="256" w:lineRule="auto"/>
        <w:contextualSpacing/>
        <w:jc w:val="both"/>
        <w:rPr>
          <w:rFonts w:ascii="Georgia" w:eastAsia="Calibri" w:hAnsi="Georgia" w:cs="Times New Roman"/>
          <w:kern w:val="0"/>
          <w:sz w:val="20"/>
          <w:szCs w:val="20"/>
          <w14:ligatures w14:val="none"/>
          <w:rPrChange w:id="199"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200" w:author="David Döbele" w:date="2025-01-15T17:21:00Z" w16du:dateUtc="2025-01-15T16:21:00Z">
            <w:rPr>
              <w:rFonts w:ascii="Georgia" w:eastAsia="Calibri" w:hAnsi="Georgia" w:cs="Times New Roman"/>
              <w:kern w:val="0"/>
              <w:sz w:val="21"/>
              <w:szCs w:val="21"/>
              <w14:ligatures w14:val="none"/>
            </w:rPr>
          </w:rPrChange>
        </w:rPr>
        <w:t xml:space="preserve">Softskills vor allem mit beweisen belegen und </w:t>
      </w:r>
      <w:proofErr w:type="spellStart"/>
      <w:r w:rsidRPr="00861851">
        <w:rPr>
          <w:rFonts w:ascii="Georgia" w:eastAsia="Calibri" w:hAnsi="Georgia" w:cs="Times New Roman"/>
          <w:kern w:val="0"/>
          <w:sz w:val="20"/>
          <w:szCs w:val="20"/>
          <w14:ligatures w14:val="none"/>
          <w:rPrChange w:id="201" w:author="David Döbele" w:date="2025-01-15T17:21:00Z" w16du:dateUtc="2025-01-15T16:21:00Z">
            <w:rPr>
              <w:rFonts w:ascii="Georgia" w:eastAsia="Calibri" w:hAnsi="Georgia" w:cs="Times New Roman"/>
              <w:kern w:val="0"/>
              <w:sz w:val="21"/>
              <w:szCs w:val="21"/>
              <w14:ligatures w14:val="none"/>
            </w:rPr>
          </w:rPrChange>
        </w:rPr>
        <w:t>mehrer</w:t>
      </w:r>
      <w:proofErr w:type="spellEnd"/>
      <w:r w:rsidRPr="00861851">
        <w:rPr>
          <w:rFonts w:ascii="Georgia" w:eastAsia="Calibri" w:hAnsi="Georgia" w:cs="Times New Roman"/>
          <w:kern w:val="0"/>
          <w:sz w:val="20"/>
          <w:szCs w:val="20"/>
          <w14:ligatures w14:val="none"/>
          <w:rPrChange w:id="202" w:author="David Döbele" w:date="2025-01-15T17:21:00Z" w16du:dateUtc="2025-01-15T16:21:00Z">
            <w:rPr>
              <w:rFonts w:ascii="Georgia" w:eastAsia="Calibri" w:hAnsi="Georgia" w:cs="Times New Roman"/>
              <w:kern w:val="0"/>
              <w:sz w:val="21"/>
              <w:szCs w:val="21"/>
              <w14:ligatures w14:val="none"/>
            </w:rPr>
          </w:rPrChange>
        </w:rPr>
        <w:t xml:space="preserve"> verschiedene </w:t>
      </w:r>
      <w:proofErr w:type="spellStart"/>
      <w:r w:rsidRPr="00861851">
        <w:rPr>
          <w:rFonts w:ascii="Georgia" w:eastAsia="Calibri" w:hAnsi="Georgia" w:cs="Times New Roman"/>
          <w:kern w:val="0"/>
          <w:sz w:val="20"/>
          <w:szCs w:val="20"/>
          <w14:ligatures w14:val="none"/>
          <w:rPrChange w:id="203" w:author="David Döbele" w:date="2025-01-15T17:21:00Z" w16du:dateUtc="2025-01-15T16:21:00Z">
            <w:rPr>
              <w:rFonts w:ascii="Georgia" w:eastAsia="Calibri" w:hAnsi="Georgia" w:cs="Times New Roman"/>
              <w:kern w:val="0"/>
              <w:sz w:val="21"/>
              <w:szCs w:val="21"/>
              <w14:ligatures w14:val="none"/>
            </w:rPr>
          </w:rPrChange>
        </w:rPr>
        <w:t>erfahurngen</w:t>
      </w:r>
      <w:proofErr w:type="spellEnd"/>
      <w:r w:rsidRPr="00861851">
        <w:rPr>
          <w:rFonts w:ascii="Georgia" w:eastAsia="Calibri" w:hAnsi="Georgia" w:cs="Times New Roman"/>
          <w:kern w:val="0"/>
          <w:sz w:val="20"/>
          <w:szCs w:val="20"/>
          <w14:ligatures w14:val="none"/>
          <w:rPrChange w:id="204" w:author="David Döbele" w:date="2025-01-15T17:21:00Z" w16du:dateUtc="2025-01-15T16:21:00Z">
            <w:rPr>
              <w:rFonts w:ascii="Georgia" w:eastAsia="Calibri" w:hAnsi="Georgia" w:cs="Times New Roman"/>
              <w:kern w:val="0"/>
              <w:sz w:val="21"/>
              <w:szCs w:val="21"/>
              <w14:ligatures w14:val="none"/>
            </w:rPr>
          </w:rPrChange>
        </w:rPr>
        <w:t xml:space="preserve"> und dafür 2 bis 3 sahen beweisen</w:t>
      </w:r>
    </w:p>
    <w:p w14:paraId="4EF285DC" w14:textId="77777777" w:rsidR="00AB6D8E" w:rsidRPr="00861851" w:rsidRDefault="00AB6D8E" w:rsidP="00AB6D8E">
      <w:pPr>
        <w:numPr>
          <w:ilvl w:val="1"/>
          <w:numId w:val="1"/>
        </w:numPr>
        <w:spacing w:after="0" w:line="256" w:lineRule="auto"/>
        <w:contextualSpacing/>
        <w:jc w:val="both"/>
        <w:rPr>
          <w:rFonts w:ascii="Georgia" w:eastAsia="Calibri" w:hAnsi="Georgia" w:cs="Times New Roman"/>
          <w:kern w:val="0"/>
          <w:sz w:val="20"/>
          <w:szCs w:val="20"/>
          <w14:ligatures w14:val="none"/>
          <w:rPrChange w:id="205"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206" w:author="David Döbele" w:date="2025-01-15T17:21:00Z" w16du:dateUtc="2025-01-15T16:21:00Z">
            <w:rPr>
              <w:rFonts w:ascii="Georgia" w:eastAsia="Calibri" w:hAnsi="Georgia" w:cs="Times New Roman"/>
              <w:kern w:val="0"/>
              <w:sz w:val="21"/>
              <w:szCs w:val="21"/>
              <w14:ligatures w14:val="none"/>
            </w:rPr>
          </w:rPrChange>
        </w:rPr>
        <w:t xml:space="preserve">Nur </w:t>
      </w:r>
      <w:proofErr w:type="spellStart"/>
      <w:r w:rsidRPr="00861851">
        <w:rPr>
          <w:rFonts w:ascii="Georgia" w:eastAsia="Calibri" w:hAnsi="Georgia" w:cs="Times New Roman"/>
          <w:kern w:val="0"/>
          <w:sz w:val="20"/>
          <w:szCs w:val="20"/>
          <w14:ligatures w14:val="none"/>
          <w:rPrChange w:id="207" w:author="David Döbele" w:date="2025-01-15T17:21:00Z" w16du:dateUtc="2025-01-15T16:21:00Z">
            <w:rPr>
              <w:rFonts w:ascii="Georgia" w:eastAsia="Calibri" w:hAnsi="Georgia" w:cs="Times New Roman"/>
              <w:kern w:val="0"/>
              <w:sz w:val="21"/>
              <w:szCs w:val="21"/>
              <w14:ligatures w14:val="none"/>
            </w:rPr>
          </w:rPrChange>
        </w:rPr>
        <w:t>sachen</w:t>
      </w:r>
      <w:proofErr w:type="spellEnd"/>
      <w:r w:rsidRPr="00861851">
        <w:rPr>
          <w:rFonts w:ascii="Georgia" w:eastAsia="Calibri" w:hAnsi="Georgia" w:cs="Times New Roman"/>
          <w:kern w:val="0"/>
          <w:sz w:val="20"/>
          <w:szCs w:val="20"/>
          <w14:ligatures w14:val="none"/>
          <w:rPrChange w:id="208" w:author="David Döbele" w:date="2025-01-15T17:21:00Z" w16du:dateUtc="2025-01-15T16:21:00Z">
            <w:rPr>
              <w:rFonts w:ascii="Georgia" w:eastAsia="Calibri" w:hAnsi="Georgia" w:cs="Times New Roman"/>
              <w:kern w:val="0"/>
              <w:sz w:val="21"/>
              <w:szCs w:val="21"/>
              <w14:ligatures w14:val="none"/>
            </w:rPr>
          </w:rPrChange>
        </w:rPr>
        <w:t xml:space="preserve"> </w:t>
      </w:r>
      <w:proofErr w:type="gramStart"/>
      <w:r w:rsidRPr="00861851">
        <w:rPr>
          <w:rFonts w:ascii="Georgia" w:eastAsia="Calibri" w:hAnsi="Georgia" w:cs="Times New Roman"/>
          <w:kern w:val="0"/>
          <w:sz w:val="20"/>
          <w:szCs w:val="20"/>
          <w14:ligatures w14:val="none"/>
          <w:rPrChange w:id="209" w:author="David Döbele" w:date="2025-01-15T17:21:00Z" w16du:dateUtc="2025-01-15T16:21:00Z">
            <w:rPr>
              <w:rFonts w:ascii="Georgia" w:eastAsia="Calibri" w:hAnsi="Georgia" w:cs="Times New Roman"/>
              <w:kern w:val="0"/>
              <w:sz w:val="21"/>
              <w:szCs w:val="21"/>
              <w14:ligatures w14:val="none"/>
            </w:rPr>
          </w:rPrChange>
        </w:rPr>
        <w:t>erwähnen</w:t>
      </w:r>
      <w:proofErr w:type="gramEnd"/>
      <w:r w:rsidRPr="00861851">
        <w:rPr>
          <w:rFonts w:ascii="Georgia" w:eastAsia="Calibri" w:hAnsi="Georgia" w:cs="Times New Roman"/>
          <w:kern w:val="0"/>
          <w:sz w:val="20"/>
          <w:szCs w:val="20"/>
          <w14:ligatures w14:val="none"/>
          <w:rPrChange w:id="210" w:author="David Döbele" w:date="2025-01-15T17:21:00Z" w16du:dateUtc="2025-01-15T16:21:00Z">
            <w:rPr>
              <w:rFonts w:ascii="Georgia" w:eastAsia="Calibri" w:hAnsi="Georgia" w:cs="Times New Roman"/>
              <w:kern w:val="0"/>
              <w:sz w:val="21"/>
              <w:szCs w:val="21"/>
              <w14:ligatures w14:val="none"/>
            </w:rPr>
          </w:rPrChange>
        </w:rPr>
        <w:t xml:space="preserve"> von denen auch das U profitiert, </w:t>
      </w:r>
      <w:proofErr w:type="spellStart"/>
      <w:r w:rsidRPr="00861851">
        <w:rPr>
          <w:rFonts w:ascii="Georgia" w:eastAsia="Calibri" w:hAnsi="Georgia" w:cs="Times New Roman"/>
          <w:kern w:val="0"/>
          <w:sz w:val="20"/>
          <w:szCs w:val="20"/>
          <w14:ligatures w14:val="none"/>
          <w:rPrChange w:id="211" w:author="David Döbele" w:date="2025-01-15T17:21:00Z" w16du:dateUtc="2025-01-15T16:21:00Z">
            <w:rPr>
              <w:rFonts w:ascii="Georgia" w:eastAsia="Calibri" w:hAnsi="Georgia" w:cs="Times New Roman"/>
              <w:kern w:val="0"/>
              <w:sz w:val="21"/>
              <w:szCs w:val="21"/>
              <w14:ligatures w14:val="none"/>
            </w:rPr>
          </w:rPrChange>
        </w:rPr>
        <w:t>verdetliche</w:t>
      </w:r>
      <w:proofErr w:type="spellEnd"/>
      <w:r w:rsidRPr="00861851">
        <w:rPr>
          <w:rFonts w:ascii="Georgia" w:eastAsia="Calibri" w:hAnsi="Georgia" w:cs="Times New Roman"/>
          <w:kern w:val="0"/>
          <w:sz w:val="20"/>
          <w:szCs w:val="20"/>
          <w14:ligatures w14:val="none"/>
          <w:rPrChange w:id="212" w:author="David Döbele" w:date="2025-01-15T17:21:00Z" w16du:dateUtc="2025-01-15T16:21:00Z">
            <w:rPr>
              <w:rFonts w:ascii="Georgia" w:eastAsia="Calibri" w:hAnsi="Georgia" w:cs="Times New Roman"/>
              <w:kern w:val="0"/>
              <w:sz w:val="21"/>
              <w:szCs w:val="21"/>
              <w14:ligatures w14:val="none"/>
            </w:rPr>
          </w:rPrChange>
        </w:rPr>
        <w:t xml:space="preserve"> deine </w:t>
      </w:r>
      <w:proofErr w:type="spellStart"/>
      <w:r w:rsidRPr="00861851">
        <w:rPr>
          <w:rFonts w:ascii="Georgia" w:eastAsia="Calibri" w:hAnsi="Georgia" w:cs="Times New Roman"/>
          <w:kern w:val="0"/>
          <w:sz w:val="20"/>
          <w:szCs w:val="20"/>
          <w14:ligatures w14:val="none"/>
          <w:rPrChange w:id="213" w:author="David Döbele" w:date="2025-01-15T17:21:00Z" w16du:dateUtc="2025-01-15T16:21:00Z">
            <w:rPr>
              <w:rFonts w:ascii="Georgia" w:eastAsia="Calibri" w:hAnsi="Georgia" w:cs="Times New Roman"/>
              <w:kern w:val="0"/>
              <w:sz w:val="21"/>
              <w:szCs w:val="21"/>
              <w14:ligatures w14:val="none"/>
            </w:rPr>
          </w:rPrChange>
        </w:rPr>
        <w:t>job</w:t>
      </w:r>
      <w:proofErr w:type="spellEnd"/>
      <w:r w:rsidRPr="00861851">
        <w:rPr>
          <w:rFonts w:ascii="Georgia" w:eastAsia="Calibri" w:hAnsi="Georgia" w:cs="Times New Roman"/>
          <w:kern w:val="0"/>
          <w:sz w:val="20"/>
          <w:szCs w:val="20"/>
          <w14:ligatures w14:val="none"/>
          <w:rPrChange w:id="214" w:author="David Döbele" w:date="2025-01-15T17:21:00Z" w16du:dateUtc="2025-01-15T16:21:00Z">
            <w:rPr>
              <w:rFonts w:ascii="Georgia" w:eastAsia="Calibri" w:hAnsi="Georgia" w:cs="Times New Roman"/>
              <w:kern w:val="0"/>
              <w:sz w:val="21"/>
              <w:szCs w:val="21"/>
              <w14:ligatures w14:val="none"/>
            </w:rPr>
          </w:rPrChange>
        </w:rPr>
        <w:t xml:space="preserve"> </w:t>
      </w:r>
      <w:proofErr w:type="spellStart"/>
      <w:r w:rsidRPr="00861851">
        <w:rPr>
          <w:rFonts w:ascii="Georgia" w:eastAsia="Calibri" w:hAnsi="Georgia" w:cs="Times New Roman"/>
          <w:kern w:val="0"/>
          <w:sz w:val="20"/>
          <w:szCs w:val="20"/>
          <w14:ligatures w14:val="none"/>
          <w:rPrChange w:id="215" w:author="David Döbele" w:date="2025-01-15T17:21:00Z" w16du:dateUtc="2025-01-15T16:21:00Z">
            <w:rPr>
              <w:rFonts w:ascii="Georgia" w:eastAsia="Calibri" w:hAnsi="Georgia" w:cs="Times New Roman"/>
              <w:kern w:val="0"/>
              <w:sz w:val="21"/>
              <w:szCs w:val="21"/>
              <w14:ligatures w14:val="none"/>
            </w:rPr>
          </w:rPrChange>
        </w:rPr>
        <w:t>spezififschen</w:t>
      </w:r>
      <w:proofErr w:type="spellEnd"/>
      <w:r w:rsidRPr="00861851">
        <w:rPr>
          <w:rFonts w:ascii="Georgia" w:eastAsia="Calibri" w:hAnsi="Georgia" w:cs="Times New Roman"/>
          <w:kern w:val="0"/>
          <w:sz w:val="20"/>
          <w:szCs w:val="20"/>
          <w14:ligatures w14:val="none"/>
          <w:rPrChange w:id="216" w:author="David Döbele" w:date="2025-01-15T17:21:00Z" w16du:dateUtc="2025-01-15T16:21:00Z">
            <w:rPr>
              <w:rFonts w:ascii="Georgia" w:eastAsia="Calibri" w:hAnsi="Georgia" w:cs="Times New Roman"/>
              <w:kern w:val="0"/>
              <w:sz w:val="21"/>
              <w:szCs w:val="21"/>
              <w14:ligatures w14:val="none"/>
            </w:rPr>
          </w:rPrChange>
        </w:rPr>
        <w:t xml:space="preserve"> </w:t>
      </w:r>
      <w:proofErr w:type="spellStart"/>
      <w:r w:rsidRPr="00861851">
        <w:rPr>
          <w:rFonts w:ascii="Georgia" w:eastAsia="Calibri" w:hAnsi="Georgia" w:cs="Times New Roman"/>
          <w:kern w:val="0"/>
          <w:sz w:val="20"/>
          <w:szCs w:val="20"/>
          <w14:ligatures w14:val="none"/>
          <w:rPrChange w:id="217" w:author="David Döbele" w:date="2025-01-15T17:21:00Z" w16du:dateUtc="2025-01-15T16:21:00Z">
            <w:rPr>
              <w:rFonts w:ascii="Georgia" w:eastAsia="Calibri" w:hAnsi="Georgia" w:cs="Times New Roman"/>
              <w:kern w:val="0"/>
              <w:sz w:val="21"/>
              <w:szCs w:val="21"/>
              <w14:ligatures w14:val="none"/>
            </w:rPr>
          </w:rPrChange>
        </w:rPr>
        <w:t>values</w:t>
      </w:r>
      <w:proofErr w:type="spellEnd"/>
      <w:r w:rsidRPr="00861851">
        <w:rPr>
          <w:rFonts w:ascii="Georgia" w:eastAsia="Calibri" w:hAnsi="Georgia" w:cs="Times New Roman"/>
          <w:kern w:val="0"/>
          <w:sz w:val="20"/>
          <w:szCs w:val="20"/>
          <w14:ligatures w14:val="none"/>
          <w:rPrChange w:id="218" w:author="David Döbele" w:date="2025-01-15T17:21:00Z" w16du:dateUtc="2025-01-15T16:21:00Z">
            <w:rPr>
              <w:rFonts w:ascii="Georgia" w:eastAsia="Calibri" w:hAnsi="Georgia" w:cs="Times New Roman"/>
              <w:kern w:val="0"/>
              <w:sz w:val="21"/>
              <w:szCs w:val="21"/>
              <w14:ligatures w14:val="none"/>
            </w:rPr>
          </w:rPrChange>
        </w:rPr>
        <w:t>, was würden sie an mir schätzen</w:t>
      </w:r>
    </w:p>
    <w:p w14:paraId="49061D84" w14:textId="77777777" w:rsidR="00AB6D8E" w:rsidRPr="00861851" w:rsidRDefault="00AB6D8E" w:rsidP="00AB6D8E">
      <w:pPr>
        <w:numPr>
          <w:ilvl w:val="1"/>
          <w:numId w:val="1"/>
        </w:numPr>
        <w:spacing w:after="0" w:line="256" w:lineRule="auto"/>
        <w:contextualSpacing/>
        <w:jc w:val="both"/>
        <w:rPr>
          <w:rFonts w:ascii="Georgia" w:eastAsia="Calibri" w:hAnsi="Georgia" w:cs="Times New Roman"/>
          <w:kern w:val="0"/>
          <w:sz w:val="20"/>
          <w:szCs w:val="20"/>
          <w14:ligatures w14:val="none"/>
          <w:rPrChange w:id="219"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220" w:author="David Döbele" w:date="2025-01-15T17:21:00Z" w16du:dateUtc="2025-01-15T16:21:00Z">
            <w:rPr>
              <w:rFonts w:ascii="Georgia" w:eastAsia="Calibri" w:hAnsi="Georgia" w:cs="Times New Roman"/>
              <w:kern w:val="0"/>
              <w:sz w:val="21"/>
              <w:szCs w:val="21"/>
              <w14:ligatures w14:val="none"/>
            </w:rPr>
          </w:rPrChange>
        </w:rPr>
        <w:lastRenderedPageBreak/>
        <w:t xml:space="preserve">Meine </w:t>
      </w:r>
      <w:proofErr w:type="spellStart"/>
      <w:r w:rsidRPr="00861851">
        <w:rPr>
          <w:rFonts w:ascii="Georgia" w:eastAsia="Calibri" w:hAnsi="Georgia" w:cs="Times New Roman"/>
          <w:kern w:val="0"/>
          <w:sz w:val="20"/>
          <w:szCs w:val="20"/>
          <w14:ligatures w14:val="none"/>
          <w:rPrChange w:id="221" w:author="David Döbele" w:date="2025-01-15T17:21:00Z" w16du:dateUtc="2025-01-15T16:21:00Z">
            <w:rPr>
              <w:rFonts w:ascii="Georgia" w:eastAsia="Calibri" w:hAnsi="Georgia" w:cs="Times New Roman"/>
              <w:kern w:val="0"/>
              <w:sz w:val="21"/>
              <w:szCs w:val="21"/>
              <w14:ligatures w14:val="none"/>
            </w:rPr>
          </w:rPrChange>
        </w:rPr>
        <w:t>staerken</w:t>
      </w:r>
      <w:proofErr w:type="spellEnd"/>
      <w:r w:rsidRPr="00861851">
        <w:rPr>
          <w:rFonts w:ascii="Georgia" w:eastAsia="Calibri" w:hAnsi="Georgia" w:cs="Times New Roman"/>
          <w:kern w:val="0"/>
          <w:sz w:val="20"/>
          <w:szCs w:val="20"/>
          <w14:ligatures w14:val="none"/>
          <w:rPrChange w:id="222" w:author="David Döbele" w:date="2025-01-15T17:21:00Z" w16du:dateUtc="2025-01-15T16:21:00Z">
            <w:rPr>
              <w:rFonts w:ascii="Georgia" w:eastAsia="Calibri" w:hAnsi="Georgia" w:cs="Times New Roman"/>
              <w:kern w:val="0"/>
              <w:sz w:val="21"/>
              <w:szCs w:val="21"/>
              <w14:ligatures w14:val="none"/>
            </w:rPr>
          </w:rPrChange>
        </w:rPr>
        <w:t xml:space="preserve"> machen mich zum perfekten </w:t>
      </w:r>
      <w:proofErr w:type="spellStart"/>
      <w:r w:rsidRPr="00861851">
        <w:rPr>
          <w:rFonts w:ascii="Georgia" w:eastAsia="Calibri" w:hAnsi="Georgia" w:cs="Times New Roman"/>
          <w:kern w:val="0"/>
          <w:sz w:val="20"/>
          <w:szCs w:val="20"/>
          <w14:ligatures w14:val="none"/>
          <w:rPrChange w:id="223" w:author="David Döbele" w:date="2025-01-15T17:21:00Z" w16du:dateUtc="2025-01-15T16:21:00Z">
            <w:rPr>
              <w:rFonts w:ascii="Georgia" w:eastAsia="Calibri" w:hAnsi="Georgia" w:cs="Times New Roman"/>
              <w:kern w:val="0"/>
              <w:sz w:val="21"/>
              <w:szCs w:val="21"/>
              <w14:ligatures w14:val="none"/>
            </w:rPr>
          </w:rPrChange>
        </w:rPr>
        <w:t>bewerber</w:t>
      </w:r>
      <w:proofErr w:type="spellEnd"/>
      <w:r w:rsidRPr="00861851">
        <w:rPr>
          <w:rFonts w:ascii="Georgia" w:eastAsia="Calibri" w:hAnsi="Georgia" w:cs="Times New Roman"/>
          <w:kern w:val="0"/>
          <w:sz w:val="20"/>
          <w:szCs w:val="20"/>
          <w14:ligatures w14:val="none"/>
          <w:rPrChange w:id="224" w:author="David Döbele" w:date="2025-01-15T17:21:00Z" w16du:dateUtc="2025-01-15T16:21:00Z">
            <w:rPr>
              <w:rFonts w:ascii="Georgia" w:eastAsia="Calibri" w:hAnsi="Georgia" w:cs="Times New Roman"/>
              <w:kern w:val="0"/>
              <w:sz w:val="21"/>
              <w:szCs w:val="21"/>
              <w14:ligatures w14:val="none"/>
            </w:rPr>
          </w:rPrChange>
        </w:rPr>
        <w:t xml:space="preserve"> machen</w:t>
      </w:r>
    </w:p>
    <w:p w14:paraId="0AA72D91" w14:textId="77777777" w:rsidR="00AB6D8E" w:rsidRPr="00861851" w:rsidRDefault="00AB6D8E" w:rsidP="00AB6D8E">
      <w:pPr>
        <w:numPr>
          <w:ilvl w:val="1"/>
          <w:numId w:val="1"/>
        </w:numPr>
        <w:spacing w:after="0" w:line="256" w:lineRule="auto"/>
        <w:contextualSpacing/>
        <w:jc w:val="both"/>
        <w:rPr>
          <w:rFonts w:ascii="Georgia" w:eastAsia="Calibri" w:hAnsi="Georgia" w:cs="Times New Roman"/>
          <w:kern w:val="0"/>
          <w:sz w:val="20"/>
          <w:szCs w:val="20"/>
          <w14:ligatures w14:val="none"/>
          <w:rPrChange w:id="225"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226" w:author="David Döbele" w:date="2025-01-15T17:21:00Z" w16du:dateUtc="2025-01-15T16:21:00Z">
            <w:rPr>
              <w:rFonts w:ascii="Georgia" w:eastAsia="Calibri" w:hAnsi="Georgia" w:cs="Times New Roman"/>
              <w:kern w:val="0"/>
              <w:sz w:val="21"/>
              <w:szCs w:val="21"/>
              <w14:ligatures w14:val="none"/>
            </w:rPr>
          </w:rPrChange>
        </w:rPr>
        <w:t xml:space="preserve">Durch social </w:t>
      </w:r>
      <w:proofErr w:type="spellStart"/>
      <w:r w:rsidRPr="00861851">
        <w:rPr>
          <w:rFonts w:ascii="Georgia" w:eastAsia="Calibri" w:hAnsi="Georgia" w:cs="Times New Roman"/>
          <w:kern w:val="0"/>
          <w:sz w:val="20"/>
          <w:szCs w:val="20"/>
          <w14:ligatures w14:val="none"/>
          <w:rPrChange w:id="227" w:author="David Döbele" w:date="2025-01-15T17:21:00Z" w16du:dateUtc="2025-01-15T16:21:00Z">
            <w:rPr>
              <w:rFonts w:ascii="Georgia" w:eastAsia="Calibri" w:hAnsi="Georgia" w:cs="Times New Roman"/>
              <w:kern w:val="0"/>
              <w:sz w:val="21"/>
              <w:szCs w:val="21"/>
              <w14:ligatures w14:val="none"/>
            </w:rPr>
          </w:rPrChange>
        </w:rPr>
        <w:t>proves</w:t>
      </w:r>
      <w:proofErr w:type="spellEnd"/>
      <w:r w:rsidRPr="00861851">
        <w:rPr>
          <w:rFonts w:ascii="Georgia" w:eastAsia="Calibri" w:hAnsi="Georgia" w:cs="Times New Roman"/>
          <w:kern w:val="0"/>
          <w:sz w:val="20"/>
          <w:szCs w:val="20"/>
          <w14:ligatures w14:val="none"/>
          <w:rPrChange w:id="228" w:author="David Döbele" w:date="2025-01-15T17:21:00Z" w16du:dateUtc="2025-01-15T16:21:00Z">
            <w:rPr>
              <w:rFonts w:ascii="Georgia" w:eastAsia="Calibri" w:hAnsi="Georgia" w:cs="Times New Roman"/>
              <w:kern w:val="0"/>
              <w:sz w:val="21"/>
              <w:szCs w:val="21"/>
              <w14:ligatures w14:val="none"/>
            </w:rPr>
          </w:rPrChange>
        </w:rPr>
        <w:t xml:space="preserve"> kann es glaubwürdiger machen</w:t>
      </w:r>
    </w:p>
    <w:p w14:paraId="4A8BDAA2" w14:textId="77777777" w:rsidR="00AB6D8E" w:rsidRPr="00861851" w:rsidRDefault="00AB6D8E" w:rsidP="00AB6D8E">
      <w:pPr>
        <w:numPr>
          <w:ilvl w:val="1"/>
          <w:numId w:val="1"/>
        </w:numPr>
        <w:spacing w:after="0" w:line="256" w:lineRule="auto"/>
        <w:contextualSpacing/>
        <w:jc w:val="both"/>
        <w:rPr>
          <w:rFonts w:ascii="Georgia" w:eastAsia="Calibri" w:hAnsi="Georgia" w:cs="Times New Roman"/>
          <w:kern w:val="0"/>
          <w:sz w:val="20"/>
          <w:szCs w:val="20"/>
          <w14:ligatures w14:val="none"/>
          <w:rPrChange w:id="229"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230" w:author="David Döbele" w:date="2025-01-15T17:21:00Z" w16du:dateUtc="2025-01-15T16:21:00Z">
            <w:rPr>
              <w:rFonts w:ascii="Georgia" w:eastAsia="Calibri" w:hAnsi="Georgia" w:cs="Times New Roman"/>
              <w:kern w:val="0"/>
              <w:sz w:val="21"/>
              <w:szCs w:val="21"/>
              <w14:ligatures w14:val="none"/>
            </w:rPr>
          </w:rPrChange>
        </w:rPr>
        <w:t xml:space="preserve">Leite im </w:t>
      </w:r>
      <w:proofErr w:type="spellStart"/>
      <w:r w:rsidRPr="00861851">
        <w:rPr>
          <w:rFonts w:ascii="Georgia" w:eastAsia="Calibri" w:hAnsi="Georgia" w:cs="Times New Roman"/>
          <w:kern w:val="0"/>
          <w:sz w:val="20"/>
          <w:szCs w:val="20"/>
          <w14:ligatures w14:val="none"/>
          <w:rPrChange w:id="231" w:author="David Döbele" w:date="2025-01-15T17:21:00Z" w16du:dateUtc="2025-01-15T16:21:00Z">
            <w:rPr>
              <w:rFonts w:ascii="Georgia" w:eastAsia="Calibri" w:hAnsi="Georgia" w:cs="Times New Roman"/>
              <w:kern w:val="0"/>
              <w:sz w:val="21"/>
              <w:szCs w:val="21"/>
              <w14:ligatures w14:val="none"/>
            </w:rPr>
          </w:rPrChange>
        </w:rPr>
        <w:t>letyten</w:t>
      </w:r>
      <w:proofErr w:type="spellEnd"/>
      <w:r w:rsidRPr="00861851">
        <w:rPr>
          <w:rFonts w:ascii="Georgia" w:eastAsia="Calibri" w:hAnsi="Georgia" w:cs="Times New Roman"/>
          <w:kern w:val="0"/>
          <w:sz w:val="20"/>
          <w:szCs w:val="20"/>
          <w14:ligatures w14:val="none"/>
          <w:rPrChange w:id="232" w:author="David Döbele" w:date="2025-01-15T17:21:00Z" w16du:dateUtc="2025-01-15T16:21:00Z">
            <w:rPr>
              <w:rFonts w:ascii="Georgia" w:eastAsia="Calibri" w:hAnsi="Georgia" w:cs="Times New Roman"/>
              <w:kern w:val="0"/>
              <w:sz w:val="21"/>
              <w:szCs w:val="21"/>
              <w14:ligatures w14:val="none"/>
            </w:rPr>
          </w:rPrChange>
        </w:rPr>
        <w:t xml:space="preserve"> </w:t>
      </w:r>
      <w:proofErr w:type="spellStart"/>
      <w:r w:rsidRPr="00861851">
        <w:rPr>
          <w:rFonts w:ascii="Georgia" w:eastAsia="Calibri" w:hAnsi="Georgia" w:cs="Times New Roman"/>
          <w:kern w:val="0"/>
          <w:sz w:val="20"/>
          <w:szCs w:val="20"/>
          <w14:ligatures w14:val="none"/>
          <w:rPrChange w:id="233" w:author="David Döbele" w:date="2025-01-15T17:21:00Z" w16du:dateUtc="2025-01-15T16:21:00Z">
            <w:rPr>
              <w:rFonts w:ascii="Georgia" w:eastAsia="Calibri" w:hAnsi="Georgia" w:cs="Times New Roman"/>
              <w:kern w:val="0"/>
              <w:sz w:val="21"/>
              <w:szCs w:val="21"/>
              <w14:ligatures w14:val="none"/>
            </w:rPr>
          </w:rPrChange>
        </w:rPr>
        <w:t>satz</w:t>
      </w:r>
      <w:proofErr w:type="spellEnd"/>
      <w:r w:rsidRPr="00861851">
        <w:rPr>
          <w:rFonts w:ascii="Georgia" w:eastAsia="Calibri" w:hAnsi="Georgia" w:cs="Times New Roman"/>
          <w:kern w:val="0"/>
          <w:sz w:val="20"/>
          <w:szCs w:val="20"/>
          <w14:ligatures w14:val="none"/>
          <w:rPrChange w:id="234" w:author="David Döbele" w:date="2025-01-15T17:21:00Z" w16du:dateUtc="2025-01-15T16:21:00Z">
            <w:rPr>
              <w:rFonts w:ascii="Georgia" w:eastAsia="Calibri" w:hAnsi="Georgia" w:cs="Times New Roman"/>
              <w:kern w:val="0"/>
              <w:sz w:val="21"/>
              <w:szCs w:val="21"/>
              <w14:ligatures w14:val="none"/>
            </w:rPr>
          </w:rPrChange>
        </w:rPr>
        <w:t xml:space="preserve"> noch ein in den 3 abschnitt, nämlich auf das </w:t>
      </w:r>
      <w:proofErr w:type="spellStart"/>
      <w:r w:rsidRPr="00861851">
        <w:rPr>
          <w:rFonts w:ascii="Georgia" w:eastAsia="Calibri" w:hAnsi="Georgia" w:cs="Times New Roman"/>
          <w:kern w:val="0"/>
          <w:sz w:val="20"/>
          <w:szCs w:val="20"/>
          <w14:ligatures w14:val="none"/>
          <w:rPrChange w:id="235" w:author="David Döbele" w:date="2025-01-15T17:21:00Z" w16du:dateUtc="2025-01-15T16:21:00Z">
            <w:rPr>
              <w:rFonts w:ascii="Georgia" w:eastAsia="Calibri" w:hAnsi="Georgia" w:cs="Times New Roman"/>
              <w:kern w:val="0"/>
              <w:sz w:val="21"/>
              <w:szCs w:val="21"/>
              <w14:ligatures w14:val="none"/>
            </w:rPr>
          </w:rPrChange>
        </w:rPr>
        <w:t>praktikum</w:t>
      </w:r>
      <w:proofErr w:type="spellEnd"/>
      <w:r w:rsidRPr="00861851">
        <w:rPr>
          <w:rFonts w:ascii="Georgia" w:eastAsia="Calibri" w:hAnsi="Georgia" w:cs="Times New Roman"/>
          <w:kern w:val="0"/>
          <w:sz w:val="20"/>
          <w:szCs w:val="20"/>
          <w14:ligatures w14:val="none"/>
          <w:rPrChange w:id="236" w:author="David Döbele" w:date="2025-01-15T17:21:00Z" w16du:dateUtc="2025-01-15T16:21:00Z">
            <w:rPr>
              <w:rFonts w:ascii="Georgia" w:eastAsia="Calibri" w:hAnsi="Georgia" w:cs="Times New Roman"/>
              <w:kern w:val="0"/>
              <w:sz w:val="21"/>
              <w:szCs w:val="21"/>
              <w14:ligatures w14:val="none"/>
            </w:rPr>
          </w:rPrChange>
        </w:rPr>
        <w:t xml:space="preserve">. AM heutigen </w:t>
      </w:r>
      <w:proofErr w:type="spellStart"/>
      <w:r w:rsidRPr="00861851">
        <w:rPr>
          <w:rFonts w:ascii="Georgia" w:eastAsia="Calibri" w:hAnsi="Georgia" w:cs="Times New Roman"/>
          <w:kern w:val="0"/>
          <w:sz w:val="20"/>
          <w:szCs w:val="20"/>
          <w14:ligatures w14:val="none"/>
          <w:rPrChange w:id="237" w:author="David Döbele" w:date="2025-01-15T17:21:00Z" w16du:dateUtc="2025-01-15T16:21:00Z">
            <w:rPr>
              <w:rFonts w:ascii="Georgia" w:eastAsia="Calibri" w:hAnsi="Georgia" w:cs="Times New Roman"/>
              <w:kern w:val="0"/>
              <w:sz w:val="21"/>
              <w:szCs w:val="21"/>
              <w14:ligatures w14:val="none"/>
            </w:rPr>
          </w:rPrChange>
        </w:rPr>
        <w:t>tage</w:t>
      </w:r>
      <w:proofErr w:type="spellEnd"/>
      <w:r w:rsidRPr="00861851">
        <w:rPr>
          <w:rFonts w:ascii="Georgia" w:eastAsia="Calibri" w:hAnsi="Georgia" w:cs="Times New Roman"/>
          <w:kern w:val="0"/>
          <w:sz w:val="20"/>
          <w:szCs w:val="20"/>
          <w14:ligatures w14:val="none"/>
          <w:rPrChange w:id="238" w:author="David Döbele" w:date="2025-01-15T17:21:00Z" w16du:dateUtc="2025-01-15T16:21:00Z">
            <w:rPr>
              <w:rFonts w:ascii="Georgia" w:eastAsia="Calibri" w:hAnsi="Georgia" w:cs="Times New Roman"/>
              <w:kern w:val="0"/>
              <w:sz w:val="21"/>
              <w:szCs w:val="21"/>
              <w14:ligatures w14:val="none"/>
            </w:rPr>
          </w:rPrChange>
        </w:rPr>
        <w:t xml:space="preserve"> wieder nagelnagt</w:t>
      </w:r>
    </w:p>
    <w:p w14:paraId="724F5336" w14:textId="77777777" w:rsidR="00AB6D8E" w:rsidRPr="00861851" w:rsidRDefault="00AB6D8E" w:rsidP="00AB6D8E">
      <w:pPr>
        <w:numPr>
          <w:ilvl w:val="0"/>
          <w:numId w:val="1"/>
        </w:numPr>
        <w:spacing w:after="0" w:line="256" w:lineRule="auto"/>
        <w:contextualSpacing/>
        <w:jc w:val="both"/>
        <w:rPr>
          <w:rFonts w:ascii="Georgia" w:eastAsia="Calibri" w:hAnsi="Georgia" w:cs="Times New Roman"/>
          <w:kern w:val="0"/>
          <w:sz w:val="20"/>
          <w:szCs w:val="20"/>
          <w14:ligatures w14:val="none"/>
          <w:rPrChange w:id="239"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240" w:author="David Döbele" w:date="2025-01-15T17:21:00Z" w16du:dateUtc="2025-01-15T16:21:00Z">
            <w:rPr>
              <w:rFonts w:ascii="Georgia" w:eastAsia="Calibri" w:hAnsi="Georgia" w:cs="Times New Roman"/>
              <w:kern w:val="0"/>
              <w:sz w:val="21"/>
              <w:szCs w:val="21"/>
              <w14:ligatures w14:val="none"/>
            </w:rPr>
          </w:rPrChange>
        </w:rPr>
        <w:t xml:space="preserve">Warum ist das u das richtige </w:t>
      </w:r>
      <w:proofErr w:type="spellStart"/>
      <w:r w:rsidRPr="00861851">
        <w:rPr>
          <w:rFonts w:ascii="Georgia" w:eastAsia="Calibri" w:hAnsi="Georgia" w:cs="Times New Roman"/>
          <w:kern w:val="0"/>
          <w:sz w:val="20"/>
          <w:szCs w:val="20"/>
          <w14:ligatures w14:val="none"/>
          <w:rPrChange w:id="241" w:author="David Döbele" w:date="2025-01-15T17:21:00Z" w16du:dateUtc="2025-01-15T16:21:00Z">
            <w:rPr>
              <w:rFonts w:ascii="Georgia" w:eastAsia="Calibri" w:hAnsi="Georgia" w:cs="Times New Roman"/>
              <w:kern w:val="0"/>
              <w:sz w:val="21"/>
              <w:szCs w:val="21"/>
              <w14:ligatures w14:val="none"/>
            </w:rPr>
          </w:rPrChange>
        </w:rPr>
        <w:t>fuer</w:t>
      </w:r>
      <w:proofErr w:type="spellEnd"/>
      <w:r w:rsidRPr="00861851">
        <w:rPr>
          <w:rFonts w:ascii="Georgia" w:eastAsia="Calibri" w:hAnsi="Georgia" w:cs="Times New Roman"/>
          <w:kern w:val="0"/>
          <w:sz w:val="20"/>
          <w:szCs w:val="20"/>
          <w14:ligatures w14:val="none"/>
          <w:rPrChange w:id="242" w:author="David Döbele" w:date="2025-01-15T17:21:00Z" w16du:dateUtc="2025-01-15T16:21:00Z">
            <w:rPr>
              <w:rFonts w:ascii="Georgia" w:eastAsia="Calibri" w:hAnsi="Georgia" w:cs="Times New Roman"/>
              <w:kern w:val="0"/>
              <w:sz w:val="21"/>
              <w:szCs w:val="21"/>
              <w14:ligatures w14:val="none"/>
            </w:rPr>
          </w:rPrChange>
        </w:rPr>
        <w:t xml:space="preserve"> mich, was mir </w:t>
      </w:r>
      <w:proofErr w:type="spellStart"/>
      <w:r w:rsidRPr="00861851">
        <w:rPr>
          <w:rFonts w:ascii="Georgia" w:eastAsia="Calibri" w:hAnsi="Georgia" w:cs="Times New Roman"/>
          <w:kern w:val="0"/>
          <w:sz w:val="20"/>
          <w:szCs w:val="20"/>
          <w14:ligatures w14:val="none"/>
          <w:rPrChange w:id="243" w:author="David Döbele" w:date="2025-01-15T17:21:00Z" w16du:dateUtc="2025-01-15T16:21:00Z">
            <w:rPr>
              <w:rFonts w:ascii="Georgia" w:eastAsia="Calibri" w:hAnsi="Georgia" w:cs="Times New Roman"/>
              <w:kern w:val="0"/>
              <w:sz w:val="21"/>
              <w:szCs w:val="21"/>
              <w14:ligatures w14:val="none"/>
            </w:rPr>
          </w:rPrChange>
        </w:rPr>
        <w:t>gef’llt</w:t>
      </w:r>
      <w:proofErr w:type="spellEnd"/>
      <w:r w:rsidRPr="00861851">
        <w:rPr>
          <w:rFonts w:ascii="Georgia" w:eastAsia="Calibri" w:hAnsi="Georgia" w:cs="Times New Roman"/>
          <w:kern w:val="0"/>
          <w:sz w:val="20"/>
          <w:szCs w:val="20"/>
          <w14:ligatures w14:val="none"/>
          <w:rPrChange w:id="244" w:author="David Döbele" w:date="2025-01-15T17:21:00Z" w16du:dateUtc="2025-01-15T16:21:00Z">
            <w:rPr>
              <w:rFonts w:ascii="Georgia" w:eastAsia="Calibri" w:hAnsi="Georgia" w:cs="Times New Roman"/>
              <w:kern w:val="0"/>
              <w:sz w:val="21"/>
              <w:szCs w:val="21"/>
              <w14:ligatures w14:val="none"/>
            </w:rPr>
          </w:rPrChange>
        </w:rPr>
        <w:t xml:space="preserve"> an dem U, wie unterscheidet es </w:t>
      </w:r>
      <w:proofErr w:type="spellStart"/>
      <w:r w:rsidRPr="00861851">
        <w:rPr>
          <w:rFonts w:ascii="Georgia" w:eastAsia="Calibri" w:hAnsi="Georgia" w:cs="Times New Roman"/>
          <w:kern w:val="0"/>
          <w:sz w:val="20"/>
          <w:szCs w:val="20"/>
          <w14:ligatures w14:val="none"/>
          <w:rPrChange w:id="245" w:author="David Döbele" w:date="2025-01-15T17:21:00Z" w16du:dateUtc="2025-01-15T16:21:00Z">
            <w:rPr>
              <w:rFonts w:ascii="Georgia" w:eastAsia="Calibri" w:hAnsi="Georgia" w:cs="Times New Roman"/>
              <w:kern w:val="0"/>
              <w:sz w:val="21"/>
              <w:szCs w:val="21"/>
              <w14:ligatures w14:val="none"/>
            </w:rPr>
          </w:rPrChange>
        </w:rPr>
        <w:t>isch</w:t>
      </w:r>
      <w:proofErr w:type="spellEnd"/>
      <w:r w:rsidRPr="00861851">
        <w:rPr>
          <w:rFonts w:ascii="Georgia" w:eastAsia="Calibri" w:hAnsi="Georgia" w:cs="Times New Roman"/>
          <w:kern w:val="0"/>
          <w:sz w:val="20"/>
          <w:szCs w:val="20"/>
          <w14:ligatures w14:val="none"/>
          <w:rPrChange w:id="246" w:author="David Döbele" w:date="2025-01-15T17:21:00Z" w16du:dateUtc="2025-01-15T16:21:00Z">
            <w:rPr>
              <w:rFonts w:ascii="Georgia" w:eastAsia="Calibri" w:hAnsi="Georgia" w:cs="Times New Roman"/>
              <w:kern w:val="0"/>
              <w:sz w:val="21"/>
              <w:szCs w:val="21"/>
              <w14:ligatures w14:val="none"/>
            </w:rPr>
          </w:rPrChange>
        </w:rPr>
        <w:t xml:space="preserve"> von seinen </w:t>
      </w:r>
      <w:proofErr w:type="spellStart"/>
      <w:r w:rsidRPr="00861851">
        <w:rPr>
          <w:rFonts w:ascii="Georgia" w:eastAsia="Calibri" w:hAnsi="Georgia" w:cs="Times New Roman"/>
          <w:kern w:val="0"/>
          <w:sz w:val="20"/>
          <w:szCs w:val="20"/>
          <w14:ligatures w14:val="none"/>
          <w:rPrChange w:id="247" w:author="David Döbele" w:date="2025-01-15T17:21:00Z" w16du:dateUtc="2025-01-15T16:21:00Z">
            <w:rPr>
              <w:rFonts w:ascii="Georgia" w:eastAsia="Calibri" w:hAnsi="Georgia" w:cs="Times New Roman"/>
              <w:kern w:val="0"/>
              <w:sz w:val="21"/>
              <w:szCs w:val="21"/>
              <w14:ligatures w14:val="none"/>
            </w:rPr>
          </w:rPrChange>
        </w:rPr>
        <w:t>wettbewerbern</w:t>
      </w:r>
      <w:proofErr w:type="spellEnd"/>
      <w:r w:rsidRPr="00861851">
        <w:rPr>
          <w:rFonts w:ascii="Georgia" w:eastAsia="Calibri" w:hAnsi="Georgia" w:cs="Times New Roman"/>
          <w:kern w:val="0"/>
          <w:sz w:val="20"/>
          <w:szCs w:val="20"/>
          <w14:ligatures w14:val="none"/>
          <w:rPrChange w:id="248" w:author="David Döbele" w:date="2025-01-15T17:21:00Z" w16du:dateUtc="2025-01-15T16:21:00Z">
            <w:rPr>
              <w:rFonts w:ascii="Georgia" w:eastAsia="Calibri" w:hAnsi="Georgia" w:cs="Times New Roman"/>
              <w:kern w:val="0"/>
              <w:sz w:val="21"/>
              <w:szCs w:val="21"/>
              <w14:ligatures w14:val="none"/>
            </w:rPr>
          </w:rPrChange>
        </w:rPr>
        <w:t xml:space="preserve">, was allgemeines </w:t>
      </w:r>
      <w:proofErr w:type="spellStart"/>
      <w:r w:rsidRPr="00861851">
        <w:rPr>
          <w:rFonts w:ascii="Georgia" w:eastAsia="Calibri" w:hAnsi="Georgia" w:cs="Times New Roman"/>
          <w:kern w:val="0"/>
          <w:sz w:val="20"/>
          <w:szCs w:val="20"/>
          <w14:ligatures w14:val="none"/>
          <w:rPrChange w:id="249" w:author="David Döbele" w:date="2025-01-15T17:21:00Z" w16du:dateUtc="2025-01-15T16:21:00Z">
            <w:rPr>
              <w:rFonts w:ascii="Georgia" w:eastAsia="Calibri" w:hAnsi="Georgia" w:cs="Times New Roman"/>
              <w:kern w:val="0"/>
              <w:sz w:val="21"/>
              <w:szCs w:val="21"/>
              <w14:ligatures w14:val="none"/>
            </w:rPr>
          </w:rPrChange>
        </w:rPr>
        <w:t>uber</w:t>
      </w:r>
      <w:proofErr w:type="spellEnd"/>
      <w:r w:rsidRPr="00861851">
        <w:rPr>
          <w:rFonts w:ascii="Georgia" w:eastAsia="Calibri" w:hAnsi="Georgia" w:cs="Times New Roman"/>
          <w:kern w:val="0"/>
          <w:sz w:val="20"/>
          <w:szCs w:val="20"/>
          <w14:ligatures w14:val="none"/>
          <w:rPrChange w:id="250" w:author="David Döbele" w:date="2025-01-15T17:21:00Z" w16du:dateUtc="2025-01-15T16:21:00Z">
            <w:rPr>
              <w:rFonts w:ascii="Georgia" w:eastAsia="Calibri" w:hAnsi="Georgia" w:cs="Times New Roman"/>
              <w:kern w:val="0"/>
              <w:sz w:val="21"/>
              <w:szCs w:val="21"/>
              <w14:ligatures w14:val="none"/>
            </w:rPr>
          </w:rPrChange>
        </w:rPr>
        <w:t xml:space="preserve"> das U und dann was </w:t>
      </w:r>
      <w:proofErr w:type="spellStart"/>
      <w:r w:rsidRPr="00861851">
        <w:rPr>
          <w:rFonts w:ascii="Georgia" w:eastAsia="Calibri" w:hAnsi="Georgia" w:cs="Times New Roman"/>
          <w:kern w:val="0"/>
          <w:sz w:val="20"/>
          <w:szCs w:val="20"/>
          <w14:ligatures w14:val="none"/>
          <w:rPrChange w:id="251" w:author="David Döbele" w:date="2025-01-15T17:21:00Z" w16du:dateUtc="2025-01-15T16:21:00Z">
            <w:rPr>
              <w:rFonts w:ascii="Georgia" w:eastAsia="Calibri" w:hAnsi="Georgia" w:cs="Times New Roman"/>
              <w:kern w:val="0"/>
              <w:sz w:val="21"/>
              <w:szCs w:val="21"/>
              <w14:ligatures w14:val="none"/>
            </w:rPr>
          </w:rPrChange>
        </w:rPr>
        <w:t>sepzielles</w:t>
      </w:r>
      <w:proofErr w:type="spellEnd"/>
      <w:r w:rsidRPr="00861851">
        <w:rPr>
          <w:rFonts w:ascii="Georgia" w:eastAsia="Calibri" w:hAnsi="Georgia" w:cs="Times New Roman"/>
          <w:kern w:val="0"/>
          <w:sz w:val="20"/>
          <w:szCs w:val="20"/>
          <w14:ligatures w14:val="none"/>
          <w:rPrChange w:id="252" w:author="David Döbele" w:date="2025-01-15T17:21:00Z" w16du:dateUtc="2025-01-15T16:21:00Z">
            <w:rPr>
              <w:rFonts w:ascii="Georgia" w:eastAsia="Calibri" w:hAnsi="Georgia" w:cs="Times New Roman"/>
              <w:kern w:val="0"/>
              <w:sz w:val="21"/>
              <w:szCs w:val="21"/>
              <w14:ligatures w14:val="none"/>
            </w:rPr>
          </w:rPrChange>
        </w:rPr>
        <w:t xml:space="preserve"> (</w:t>
      </w:r>
      <w:proofErr w:type="spellStart"/>
      <w:r w:rsidRPr="00861851">
        <w:rPr>
          <w:rFonts w:ascii="Georgia" w:eastAsia="Calibri" w:hAnsi="Georgia" w:cs="Times New Roman"/>
          <w:kern w:val="0"/>
          <w:sz w:val="20"/>
          <w:szCs w:val="20"/>
          <w14:ligatures w14:val="none"/>
          <w:rPrChange w:id="253" w:author="David Döbele" w:date="2025-01-15T17:21:00Z" w16du:dateUtc="2025-01-15T16:21:00Z">
            <w:rPr>
              <w:rFonts w:ascii="Georgia" w:eastAsia="Calibri" w:hAnsi="Georgia" w:cs="Times New Roman"/>
              <w:kern w:val="0"/>
              <w:sz w:val="21"/>
              <w:szCs w:val="21"/>
              <w14:ligatures w14:val="none"/>
            </w:rPr>
          </w:rPrChange>
        </w:rPr>
        <w:t>merger</w:t>
      </w:r>
      <w:proofErr w:type="spellEnd"/>
      <w:r w:rsidRPr="00861851">
        <w:rPr>
          <w:rFonts w:ascii="Georgia" w:eastAsia="Calibri" w:hAnsi="Georgia" w:cs="Times New Roman"/>
          <w:kern w:val="0"/>
          <w:sz w:val="20"/>
          <w:szCs w:val="20"/>
          <w14:ligatures w14:val="none"/>
          <w:rPrChange w:id="254" w:author="David Döbele" w:date="2025-01-15T17:21:00Z" w16du:dateUtc="2025-01-15T16:21:00Z">
            <w:rPr>
              <w:rFonts w:ascii="Georgia" w:eastAsia="Calibri" w:hAnsi="Georgia" w:cs="Times New Roman"/>
              <w:kern w:val="0"/>
              <w:sz w:val="21"/>
              <w:szCs w:val="21"/>
              <w14:ligatures w14:val="none"/>
            </w:rPr>
          </w:rPrChange>
        </w:rPr>
        <w:t xml:space="preserve">, </w:t>
      </w:r>
      <w:proofErr w:type="spellStart"/>
      <w:r w:rsidRPr="00861851">
        <w:rPr>
          <w:rFonts w:ascii="Georgia" w:eastAsia="Calibri" w:hAnsi="Georgia" w:cs="Times New Roman"/>
          <w:kern w:val="0"/>
          <w:sz w:val="20"/>
          <w:szCs w:val="20"/>
          <w14:ligatures w14:val="none"/>
          <w:rPrChange w:id="255" w:author="David Döbele" w:date="2025-01-15T17:21:00Z" w16du:dateUtc="2025-01-15T16:21:00Z">
            <w:rPr>
              <w:rFonts w:ascii="Georgia" w:eastAsia="Calibri" w:hAnsi="Georgia" w:cs="Times New Roman"/>
              <w:kern w:val="0"/>
              <w:sz w:val="21"/>
              <w:szCs w:val="21"/>
              <w14:ligatures w14:val="none"/>
            </w:rPr>
          </w:rPrChange>
        </w:rPr>
        <w:t>projekt</w:t>
      </w:r>
      <w:proofErr w:type="spellEnd"/>
      <w:r w:rsidRPr="00861851">
        <w:rPr>
          <w:rFonts w:ascii="Georgia" w:eastAsia="Calibri" w:hAnsi="Georgia" w:cs="Times New Roman"/>
          <w:kern w:val="0"/>
          <w:sz w:val="20"/>
          <w:szCs w:val="20"/>
          <w14:ligatures w14:val="none"/>
          <w:rPrChange w:id="256" w:author="David Döbele" w:date="2025-01-15T17:21:00Z" w16du:dateUtc="2025-01-15T16:21:00Z">
            <w:rPr>
              <w:rFonts w:ascii="Georgia" w:eastAsia="Calibri" w:hAnsi="Georgia" w:cs="Times New Roman"/>
              <w:kern w:val="0"/>
              <w:sz w:val="21"/>
              <w:szCs w:val="21"/>
              <w14:ligatures w14:val="none"/>
            </w:rPr>
          </w:rPrChange>
        </w:rPr>
        <w:t>)</w:t>
      </w:r>
    </w:p>
    <w:p w14:paraId="68384111" w14:textId="77777777" w:rsidR="00AB6D8E" w:rsidRPr="00861851" w:rsidRDefault="00AB6D8E" w:rsidP="00AB6D8E">
      <w:pPr>
        <w:numPr>
          <w:ilvl w:val="1"/>
          <w:numId w:val="1"/>
        </w:numPr>
        <w:spacing w:after="0" w:line="256" w:lineRule="auto"/>
        <w:contextualSpacing/>
        <w:jc w:val="both"/>
        <w:rPr>
          <w:rFonts w:ascii="Georgia" w:eastAsia="Calibri" w:hAnsi="Georgia" w:cs="Times New Roman"/>
          <w:kern w:val="0"/>
          <w:sz w:val="20"/>
          <w:szCs w:val="20"/>
          <w14:ligatures w14:val="none"/>
          <w:rPrChange w:id="257"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258" w:author="David Döbele" w:date="2025-01-15T17:21:00Z" w16du:dateUtc="2025-01-15T16:21:00Z">
            <w:rPr>
              <w:rFonts w:ascii="Georgia" w:eastAsia="Calibri" w:hAnsi="Georgia" w:cs="Times New Roman"/>
              <w:kern w:val="0"/>
              <w:sz w:val="21"/>
              <w:szCs w:val="21"/>
              <w14:ligatures w14:val="none"/>
            </w:rPr>
          </w:rPrChange>
        </w:rPr>
        <w:t xml:space="preserve">Company x scheint mir dafür perfekt zu sein. </w:t>
      </w:r>
      <w:proofErr w:type="spellStart"/>
      <w:proofErr w:type="gramStart"/>
      <w:r w:rsidRPr="00861851">
        <w:rPr>
          <w:rFonts w:ascii="Georgia" w:eastAsia="Calibri" w:hAnsi="Georgia" w:cs="Times New Roman"/>
          <w:kern w:val="0"/>
          <w:sz w:val="20"/>
          <w:szCs w:val="20"/>
          <w14:ligatures w14:val="none"/>
          <w:rPrChange w:id="259" w:author="David Döbele" w:date="2025-01-15T17:21:00Z" w16du:dateUtc="2025-01-15T16:21:00Z">
            <w:rPr>
              <w:rFonts w:ascii="Georgia" w:eastAsia="Calibri" w:hAnsi="Georgia" w:cs="Times New Roman"/>
              <w:kern w:val="0"/>
              <w:sz w:val="21"/>
              <w:szCs w:val="21"/>
              <w14:ligatures w14:val="none"/>
            </w:rPr>
          </w:rPrChange>
        </w:rPr>
        <w:t>Begruenden</w:t>
      </w:r>
      <w:proofErr w:type="spellEnd"/>
      <w:proofErr w:type="gramEnd"/>
      <w:r w:rsidRPr="00861851">
        <w:rPr>
          <w:rFonts w:ascii="Georgia" w:eastAsia="Calibri" w:hAnsi="Georgia" w:cs="Times New Roman"/>
          <w:kern w:val="0"/>
          <w:sz w:val="20"/>
          <w:szCs w:val="20"/>
          <w14:ligatures w14:val="none"/>
          <w:rPrChange w:id="260" w:author="David Döbele" w:date="2025-01-15T17:21:00Z" w16du:dateUtc="2025-01-15T16:21:00Z">
            <w:rPr>
              <w:rFonts w:ascii="Georgia" w:eastAsia="Calibri" w:hAnsi="Georgia" w:cs="Times New Roman"/>
              <w:kern w:val="0"/>
              <w:sz w:val="21"/>
              <w:szCs w:val="21"/>
              <w14:ligatures w14:val="none"/>
            </w:rPr>
          </w:rPrChange>
        </w:rPr>
        <w:t xml:space="preserve"> warum U cool ist und am </w:t>
      </w:r>
      <w:proofErr w:type="spellStart"/>
      <w:r w:rsidRPr="00861851">
        <w:rPr>
          <w:rFonts w:ascii="Georgia" w:eastAsia="Calibri" w:hAnsi="Georgia" w:cs="Times New Roman"/>
          <w:kern w:val="0"/>
          <w:sz w:val="20"/>
          <w:szCs w:val="20"/>
          <w14:ligatures w14:val="none"/>
          <w:rPrChange w:id="261" w:author="David Döbele" w:date="2025-01-15T17:21:00Z" w16du:dateUtc="2025-01-15T16:21:00Z">
            <w:rPr>
              <w:rFonts w:ascii="Georgia" w:eastAsia="Calibri" w:hAnsi="Georgia" w:cs="Times New Roman"/>
              <w:kern w:val="0"/>
              <w:sz w:val="21"/>
              <w:szCs w:val="21"/>
              <w14:ligatures w14:val="none"/>
            </w:rPr>
          </w:rPrChange>
        </w:rPr>
        <w:t>betsen</w:t>
      </w:r>
      <w:proofErr w:type="spellEnd"/>
      <w:r w:rsidRPr="00861851">
        <w:rPr>
          <w:rFonts w:ascii="Georgia" w:eastAsia="Calibri" w:hAnsi="Georgia" w:cs="Times New Roman"/>
          <w:kern w:val="0"/>
          <w:sz w:val="20"/>
          <w:szCs w:val="20"/>
          <w14:ligatures w14:val="none"/>
          <w:rPrChange w:id="262" w:author="David Döbele" w:date="2025-01-15T17:21:00Z" w16du:dateUtc="2025-01-15T16:21:00Z">
            <w:rPr>
              <w:rFonts w:ascii="Georgia" w:eastAsia="Calibri" w:hAnsi="Georgia" w:cs="Times New Roman"/>
              <w:kern w:val="0"/>
              <w:sz w:val="21"/>
              <w:szCs w:val="21"/>
              <w14:ligatures w14:val="none"/>
            </w:rPr>
          </w:rPrChange>
        </w:rPr>
        <w:t xml:space="preserve"> </w:t>
      </w:r>
      <w:proofErr w:type="spellStart"/>
      <w:r w:rsidRPr="00861851">
        <w:rPr>
          <w:rFonts w:ascii="Georgia" w:eastAsia="Calibri" w:hAnsi="Georgia" w:cs="Times New Roman"/>
          <w:kern w:val="0"/>
          <w:sz w:val="20"/>
          <w:szCs w:val="20"/>
          <w14:ligatures w14:val="none"/>
          <w:rPrChange w:id="263" w:author="David Döbele" w:date="2025-01-15T17:21:00Z" w16du:dateUtc="2025-01-15T16:21:00Z">
            <w:rPr>
              <w:rFonts w:ascii="Georgia" w:eastAsia="Calibri" w:hAnsi="Georgia" w:cs="Times New Roman"/>
              <w:kern w:val="0"/>
              <w:sz w:val="21"/>
              <w:szCs w:val="21"/>
              <w14:ligatures w14:val="none"/>
            </w:rPr>
          </w:rPrChange>
        </w:rPr>
        <w:t>persöhnliche</w:t>
      </w:r>
      <w:proofErr w:type="spellEnd"/>
      <w:r w:rsidRPr="00861851">
        <w:rPr>
          <w:rFonts w:ascii="Georgia" w:eastAsia="Calibri" w:hAnsi="Georgia" w:cs="Times New Roman"/>
          <w:kern w:val="0"/>
          <w:sz w:val="20"/>
          <w:szCs w:val="20"/>
          <w14:ligatures w14:val="none"/>
          <w:rPrChange w:id="264" w:author="David Döbele" w:date="2025-01-15T17:21:00Z" w16du:dateUtc="2025-01-15T16:21:00Z">
            <w:rPr>
              <w:rFonts w:ascii="Georgia" w:eastAsia="Calibri" w:hAnsi="Georgia" w:cs="Times New Roman"/>
              <w:kern w:val="0"/>
              <w:sz w:val="21"/>
              <w:szCs w:val="21"/>
              <w14:ligatures w14:val="none"/>
            </w:rPr>
          </w:rPrChange>
        </w:rPr>
        <w:t xml:space="preserve"> </w:t>
      </w:r>
      <w:proofErr w:type="spellStart"/>
      <w:r w:rsidRPr="00861851">
        <w:rPr>
          <w:rFonts w:ascii="Georgia" w:eastAsia="Calibri" w:hAnsi="Georgia" w:cs="Times New Roman"/>
          <w:kern w:val="0"/>
          <w:sz w:val="20"/>
          <w:szCs w:val="20"/>
          <w14:ligatures w14:val="none"/>
          <w:rPrChange w:id="265" w:author="David Döbele" w:date="2025-01-15T17:21:00Z" w16du:dateUtc="2025-01-15T16:21:00Z">
            <w:rPr>
              <w:rFonts w:ascii="Georgia" w:eastAsia="Calibri" w:hAnsi="Georgia" w:cs="Times New Roman"/>
              <w:kern w:val="0"/>
              <w:sz w:val="21"/>
              <w:szCs w:val="21"/>
              <w14:ligatures w14:val="none"/>
            </w:rPr>
          </w:rPrChange>
        </w:rPr>
        <w:t>berbindung</w:t>
      </w:r>
      <w:proofErr w:type="spellEnd"/>
      <w:r w:rsidRPr="00861851">
        <w:rPr>
          <w:rFonts w:ascii="Georgia" w:eastAsia="Calibri" w:hAnsi="Georgia" w:cs="Times New Roman"/>
          <w:kern w:val="0"/>
          <w:sz w:val="20"/>
          <w:szCs w:val="20"/>
          <w14:ligatures w14:val="none"/>
          <w:rPrChange w:id="266" w:author="David Döbele" w:date="2025-01-15T17:21:00Z" w16du:dateUtc="2025-01-15T16:21:00Z">
            <w:rPr>
              <w:rFonts w:ascii="Georgia" w:eastAsia="Calibri" w:hAnsi="Georgia" w:cs="Times New Roman"/>
              <w:kern w:val="0"/>
              <w:sz w:val="21"/>
              <w:szCs w:val="21"/>
              <w14:ligatures w14:val="none"/>
            </w:rPr>
          </w:rPrChange>
        </w:rPr>
        <w:t xml:space="preserve"> einbauen</w:t>
      </w:r>
    </w:p>
    <w:p w14:paraId="51250C28" w14:textId="77777777" w:rsidR="00AB6D8E" w:rsidRPr="00861851" w:rsidRDefault="00AB6D8E" w:rsidP="00AB6D8E">
      <w:pPr>
        <w:numPr>
          <w:ilvl w:val="1"/>
          <w:numId w:val="1"/>
        </w:numPr>
        <w:spacing w:after="0" w:line="256" w:lineRule="auto"/>
        <w:contextualSpacing/>
        <w:jc w:val="both"/>
        <w:rPr>
          <w:rFonts w:ascii="Georgia" w:eastAsia="Calibri" w:hAnsi="Georgia" w:cs="Times New Roman"/>
          <w:kern w:val="0"/>
          <w:sz w:val="20"/>
          <w:szCs w:val="20"/>
          <w14:ligatures w14:val="none"/>
          <w:rPrChange w:id="267"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268" w:author="David Döbele" w:date="2025-01-15T17:21:00Z" w16du:dateUtc="2025-01-15T16:21:00Z">
            <w:rPr>
              <w:rFonts w:ascii="Georgia" w:eastAsia="Calibri" w:hAnsi="Georgia" w:cs="Times New Roman"/>
              <w:kern w:val="0"/>
              <w:sz w:val="21"/>
              <w:szCs w:val="21"/>
              <w14:ligatures w14:val="none"/>
            </w:rPr>
          </w:rPrChange>
        </w:rPr>
        <w:t xml:space="preserve">Passe </w:t>
      </w:r>
      <w:proofErr w:type="spellStart"/>
      <w:r w:rsidRPr="00861851">
        <w:rPr>
          <w:rFonts w:ascii="Georgia" w:eastAsia="Calibri" w:hAnsi="Georgia" w:cs="Times New Roman"/>
          <w:kern w:val="0"/>
          <w:sz w:val="20"/>
          <w:szCs w:val="20"/>
          <w14:ligatures w14:val="none"/>
          <w:rPrChange w:id="269" w:author="David Döbele" w:date="2025-01-15T17:21:00Z" w16du:dateUtc="2025-01-15T16:21:00Z">
            <w:rPr>
              <w:rFonts w:ascii="Georgia" w:eastAsia="Calibri" w:hAnsi="Georgia" w:cs="Times New Roman"/>
              <w:kern w:val="0"/>
              <w:sz w:val="21"/>
              <w:szCs w:val="21"/>
              <w14:ligatures w14:val="none"/>
            </w:rPr>
          </w:rPrChange>
        </w:rPr>
        <w:t>hervoragend</w:t>
      </w:r>
      <w:proofErr w:type="spellEnd"/>
      <w:r w:rsidRPr="00861851">
        <w:rPr>
          <w:rFonts w:ascii="Georgia" w:eastAsia="Calibri" w:hAnsi="Georgia" w:cs="Times New Roman"/>
          <w:kern w:val="0"/>
          <w:sz w:val="20"/>
          <w:szCs w:val="20"/>
          <w14:ligatures w14:val="none"/>
          <w:rPrChange w:id="270" w:author="David Döbele" w:date="2025-01-15T17:21:00Z" w16du:dateUtc="2025-01-15T16:21:00Z">
            <w:rPr>
              <w:rFonts w:ascii="Georgia" w:eastAsia="Calibri" w:hAnsi="Georgia" w:cs="Times New Roman"/>
              <w:kern w:val="0"/>
              <w:sz w:val="21"/>
              <w:szCs w:val="21"/>
              <w14:ligatures w14:val="none"/>
            </w:rPr>
          </w:rPrChange>
        </w:rPr>
        <w:t xml:space="preserve"> zum U, U ist meine absolute Nummer 1</w:t>
      </w:r>
    </w:p>
    <w:p w14:paraId="1550325A" w14:textId="77777777" w:rsidR="00AB6D8E" w:rsidRPr="00861851" w:rsidRDefault="00AB6D8E" w:rsidP="00AB6D8E">
      <w:pPr>
        <w:numPr>
          <w:ilvl w:val="1"/>
          <w:numId w:val="1"/>
        </w:numPr>
        <w:spacing w:after="0" w:line="256" w:lineRule="auto"/>
        <w:contextualSpacing/>
        <w:jc w:val="both"/>
        <w:rPr>
          <w:rFonts w:ascii="Georgia" w:eastAsia="Calibri" w:hAnsi="Georgia" w:cs="Times New Roman"/>
          <w:kern w:val="0"/>
          <w:sz w:val="20"/>
          <w:szCs w:val="20"/>
          <w14:ligatures w14:val="none"/>
          <w:rPrChange w:id="271" w:author="David Döbele" w:date="2025-01-15T17:21:00Z" w16du:dateUtc="2025-01-15T16:21:00Z">
            <w:rPr>
              <w:rFonts w:ascii="Georgia" w:eastAsia="Calibri" w:hAnsi="Georgia" w:cs="Times New Roman"/>
              <w:kern w:val="0"/>
              <w:sz w:val="21"/>
              <w:szCs w:val="21"/>
              <w14:ligatures w14:val="none"/>
            </w:rPr>
          </w:rPrChange>
        </w:rPr>
      </w:pPr>
      <w:proofErr w:type="spellStart"/>
      <w:r w:rsidRPr="00861851">
        <w:rPr>
          <w:rFonts w:ascii="Georgia" w:eastAsia="Calibri" w:hAnsi="Georgia" w:cs="Times New Roman"/>
          <w:kern w:val="0"/>
          <w:sz w:val="20"/>
          <w:szCs w:val="20"/>
          <w14:ligatures w14:val="none"/>
          <w:rPrChange w:id="272" w:author="David Döbele" w:date="2025-01-15T17:21:00Z" w16du:dateUtc="2025-01-15T16:21:00Z">
            <w:rPr>
              <w:rFonts w:ascii="Georgia" w:eastAsia="Calibri" w:hAnsi="Georgia" w:cs="Times New Roman"/>
              <w:kern w:val="0"/>
              <w:sz w:val="21"/>
              <w:szCs w:val="21"/>
              <w14:ligatures w14:val="none"/>
            </w:rPr>
          </w:rPrChange>
        </w:rPr>
        <w:t>Stuktur</w:t>
      </w:r>
      <w:proofErr w:type="spellEnd"/>
      <w:r w:rsidRPr="00861851">
        <w:rPr>
          <w:rFonts w:ascii="Georgia" w:eastAsia="Calibri" w:hAnsi="Georgia" w:cs="Times New Roman"/>
          <w:kern w:val="0"/>
          <w:sz w:val="20"/>
          <w:szCs w:val="20"/>
          <w14:ligatures w14:val="none"/>
          <w:rPrChange w:id="273" w:author="David Döbele" w:date="2025-01-15T17:21:00Z" w16du:dateUtc="2025-01-15T16:21:00Z">
            <w:rPr>
              <w:rFonts w:ascii="Georgia" w:eastAsia="Calibri" w:hAnsi="Georgia" w:cs="Times New Roman"/>
              <w:kern w:val="0"/>
              <w:sz w:val="21"/>
              <w:szCs w:val="21"/>
              <w14:ligatures w14:val="none"/>
            </w:rPr>
          </w:rPrChange>
        </w:rPr>
        <w:t xml:space="preserve">: siehe </w:t>
      </w:r>
      <w:proofErr w:type="spellStart"/>
      <w:r w:rsidRPr="00861851">
        <w:rPr>
          <w:rFonts w:ascii="Georgia" w:eastAsia="Calibri" w:hAnsi="Georgia" w:cs="Times New Roman"/>
          <w:kern w:val="0"/>
          <w:sz w:val="20"/>
          <w:szCs w:val="20"/>
          <w14:ligatures w14:val="none"/>
          <w:rPrChange w:id="274" w:author="David Döbele" w:date="2025-01-15T17:21:00Z" w16du:dateUtc="2025-01-15T16:21:00Z">
            <w:rPr>
              <w:rFonts w:ascii="Georgia" w:eastAsia="Calibri" w:hAnsi="Georgia" w:cs="Times New Roman"/>
              <w:kern w:val="0"/>
              <w:sz w:val="21"/>
              <w:szCs w:val="21"/>
              <w14:ligatures w14:val="none"/>
            </w:rPr>
          </w:rPrChange>
        </w:rPr>
        <w:t>video</w:t>
      </w:r>
      <w:proofErr w:type="spellEnd"/>
      <w:r w:rsidRPr="00861851">
        <w:rPr>
          <w:rFonts w:ascii="Georgia" w:eastAsia="Calibri" w:hAnsi="Georgia" w:cs="Times New Roman"/>
          <w:kern w:val="0"/>
          <w:sz w:val="20"/>
          <w:szCs w:val="20"/>
          <w14:ligatures w14:val="none"/>
          <w:rPrChange w:id="275" w:author="David Döbele" w:date="2025-01-15T17:21:00Z" w16du:dateUtc="2025-01-15T16:21:00Z">
            <w:rPr>
              <w:rFonts w:ascii="Georgia" w:eastAsia="Calibri" w:hAnsi="Georgia" w:cs="Times New Roman"/>
              <w:kern w:val="0"/>
              <w:sz w:val="21"/>
              <w:szCs w:val="21"/>
              <w14:ligatures w14:val="none"/>
            </w:rPr>
          </w:rPrChange>
        </w:rPr>
        <w:t xml:space="preserve"> (ist </w:t>
      </w:r>
      <w:proofErr w:type="spellStart"/>
      <w:r w:rsidRPr="00861851">
        <w:rPr>
          <w:rFonts w:ascii="Georgia" w:eastAsia="Calibri" w:hAnsi="Georgia" w:cs="Times New Roman"/>
          <w:kern w:val="0"/>
          <w:sz w:val="20"/>
          <w:szCs w:val="20"/>
          <w14:ligatures w14:val="none"/>
          <w:rPrChange w:id="276" w:author="David Döbele" w:date="2025-01-15T17:21:00Z" w16du:dateUtc="2025-01-15T16:21:00Z">
            <w:rPr>
              <w:rFonts w:ascii="Georgia" w:eastAsia="Calibri" w:hAnsi="Georgia" w:cs="Times New Roman"/>
              <w:kern w:val="0"/>
              <w:sz w:val="21"/>
              <w:szCs w:val="21"/>
              <w14:ligatures w14:val="none"/>
            </w:rPr>
          </w:rPrChange>
        </w:rPr>
        <w:t>ieal</w:t>
      </w:r>
      <w:proofErr w:type="spellEnd"/>
      <w:r w:rsidRPr="00861851">
        <w:rPr>
          <w:rFonts w:ascii="Georgia" w:eastAsia="Calibri" w:hAnsi="Georgia" w:cs="Times New Roman"/>
          <w:kern w:val="0"/>
          <w:sz w:val="20"/>
          <w:szCs w:val="20"/>
          <w14:ligatures w14:val="none"/>
          <w:rPrChange w:id="277" w:author="David Döbele" w:date="2025-01-15T17:21:00Z" w16du:dateUtc="2025-01-15T16:21:00Z">
            <w:rPr>
              <w:rFonts w:ascii="Georgia" w:eastAsia="Calibri" w:hAnsi="Georgia" w:cs="Times New Roman"/>
              <w:kern w:val="0"/>
              <w:sz w:val="21"/>
              <w:szCs w:val="21"/>
              <w14:ligatures w14:val="none"/>
            </w:rPr>
          </w:rPrChange>
        </w:rPr>
        <w:t xml:space="preserve"> da Sie...)</w:t>
      </w:r>
    </w:p>
    <w:p w14:paraId="40A855AD" w14:textId="77777777" w:rsidR="00AB6D8E" w:rsidRPr="00861851" w:rsidRDefault="00AB6D8E" w:rsidP="00AB6D8E">
      <w:pPr>
        <w:numPr>
          <w:ilvl w:val="0"/>
          <w:numId w:val="1"/>
        </w:numPr>
        <w:spacing w:after="0" w:line="256" w:lineRule="auto"/>
        <w:contextualSpacing/>
        <w:jc w:val="both"/>
        <w:rPr>
          <w:rFonts w:ascii="Georgia" w:eastAsia="Calibri" w:hAnsi="Georgia" w:cs="Times New Roman"/>
          <w:kern w:val="0"/>
          <w:sz w:val="20"/>
          <w:szCs w:val="20"/>
          <w14:ligatures w14:val="none"/>
          <w:rPrChange w:id="278" w:author="David Döbele" w:date="2025-01-15T17:21:00Z" w16du:dateUtc="2025-01-15T16:21:00Z">
            <w:rPr>
              <w:rFonts w:ascii="Georgia" w:eastAsia="Calibri" w:hAnsi="Georgia" w:cs="Times New Roman"/>
              <w:kern w:val="0"/>
              <w:sz w:val="21"/>
              <w:szCs w:val="21"/>
              <w14:ligatures w14:val="none"/>
            </w:rPr>
          </w:rPrChange>
        </w:rPr>
      </w:pPr>
      <w:proofErr w:type="spellStart"/>
      <w:r w:rsidRPr="00861851">
        <w:rPr>
          <w:rFonts w:ascii="Georgia" w:eastAsia="Calibri" w:hAnsi="Georgia" w:cs="Times New Roman"/>
          <w:kern w:val="0"/>
          <w:sz w:val="20"/>
          <w:szCs w:val="20"/>
          <w14:ligatures w14:val="none"/>
          <w:rPrChange w:id="279" w:author="David Döbele" w:date="2025-01-15T17:21:00Z" w16du:dateUtc="2025-01-15T16:21:00Z">
            <w:rPr>
              <w:rFonts w:ascii="Georgia" w:eastAsia="Calibri" w:hAnsi="Georgia" w:cs="Times New Roman"/>
              <w:kern w:val="0"/>
              <w:sz w:val="21"/>
              <w:szCs w:val="21"/>
              <w14:ligatures w14:val="none"/>
            </w:rPr>
          </w:rPrChange>
        </w:rPr>
        <w:t>Wdh</w:t>
      </w:r>
      <w:proofErr w:type="spellEnd"/>
      <w:r w:rsidRPr="00861851">
        <w:rPr>
          <w:rFonts w:ascii="Georgia" w:eastAsia="Calibri" w:hAnsi="Georgia" w:cs="Times New Roman"/>
          <w:kern w:val="0"/>
          <w:sz w:val="20"/>
          <w:szCs w:val="20"/>
          <w14:ligatures w14:val="none"/>
          <w:rPrChange w:id="280" w:author="David Döbele" w:date="2025-01-15T17:21:00Z" w16du:dateUtc="2025-01-15T16:21:00Z">
            <w:rPr>
              <w:rFonts w:ascii="Georgia" w:eastAsia="Calibri" w:hAnsi="Georgia" w:cs="Times New Roman"/>
              <w:kern w:val="0"/>
              <w:sz w:val="21"/>
              <w:szCs w:val="21"/>
              <w14:ligatures w14:val="none"/>
            </w:rPr>
          </w:rPrChange>
        </w:rPr>
        <w:t xml:space="preserve"> nochmals deine </w:t>
      </w:r>
      <w:proofErr w:type="spellStart"/>
      <w:r w:rsidRPr="00861851">
        <w:rPr>
          <w:rFonts w:ascii="Georgia" w:eastAsia="Calibri" w:hAnsi="Georgia" w:cs="Times New Roman"/>
          <w:kern w:val="0"/>
          <w:sz w:val="20"/>
          <w:szCs w:val="20"/>
          <w14:ligatures w14:val="none"/>
          <w:rPrChange w:id="281" w:author="David Döbele" w:date="2025-01-15T17:21:00Z" w16du:dateUtc="2025-01-15T16:21:00Z">
            <w:rPr>
              <w:rFonts w:ascii="Georgia" w:eastAsia="Calibri" w:hAnsi="Georgia" w:cs="Times New Roman"/>
              <w:kern w:val="0"/>
              <w:sz w:val="21"/>
              <w:szCs w:val="21"/>
              <w14:ligatures w14:val="none"/>
            </w:rPr>
          </w:rPrChange>
        </w:rPr>
        <w:t>staerken</w:t>
      </w:r>
      <w:proofErr w:type="spellEnd"/>
      <w:r w:rsidRPr="00861851">
        <w:rPr>
          <w:rFonts w:ascii="Georgia" w:eastAsia="Calibri" w:hAnsi="Georgia" w:cs="Times New Roman"/>
          <w:kern w:val="0"/>
          <w:sz w:val="20"/>
          <w:szCs w:val="20"/>
          <w14:ligatures w14:val="none"/>
          <w:rPrChange w:id="282" w:author="David Döbele" w:date="2025-01-15T17:21:00Z" w16du:dateUtc="2025-01-15T16:21:00Z">
            <w:rPr>
              <w:rFonts w:ascii="Georgia" w:eastAsia="Calibri" w:hAnsi="Georgia" w:cs="Times New Roman"/>
              <w:kern w:val="0"/>
              <w:sz w:val="21"/>
              <w:szCs w:val="21"/>
              <w14:ligatures w14:val="none"/>
            </w:rPr>
          </w:rPrChange>
        </w:rPr>
        <w:t xml:space="preserve"> warum perfekte </w:t>
      </w:r>
      <w:proofErr w:type="spellStart"/>
      <w:r w:rsidRPr="00861851">
        <w:rPr>
          <w:rFonts w:ascii="Georgia" w:eastAsia="Calibri" w:hAnsi="Georgia" w:cs="Times New Roman"/>
          <w:kern w:val="0"/>
          <w:sz w:val="20"/>
          <w:szCs w:val="20"/>
          <w14:ligatures w14:val="none"/>
          <w:rPrChange w:id="283" w:author="David Döbele" w:date="2025-01-15T17:21:00Z" w16du:dateUtc="2025-01-15T16:21:00Z">
            <w:rPr>
              <w:rFonts w:ascii="Georgia" w:eastAsia="Calibri" w:hAnsi="Georgia" w:cs="Times New Roman"/>
              <w:kern w:val="0"/>
              <w:sz w:val="21"/>
              <w:szCs w:val="21"/>
              <w14:ligatures w14:val="none"/>
            </w:rPr>
          </w:rPrChange>
        </w:rPr>
        <w:t>kandidat</w:t>
      </w:r>
      <w:proofErr w:type="spellEnd"/>
      <w:r w:rsidRPr="00861851">
        <w:rPr>
          <w:rFonts w:ascii="Georgia" w:eastAsia="Calibri" w:hAnsi="Georgia" w:cs="Times New Roman"/>
          <w:kern w:val="0"/>
          <w:sz w:val="20"/>
          <w:szCs w:val="20"/>
          <w14:ligatures w14:val="none"/>
          <w:rPrChange w:id="284" w:author="David Döbele" w:date="2025-01-15T17:21:00Z" w16du:dateUtc="2025-01-15T16:21:00Z">
            <w:rPr>
              <w:rFonts w:ascii="Georgia" w:eastAsia="Calibri" w:hAnsi="Georgia" w:cs="Times New Roman"/>
              <w:kern w:val="0"/>
              <w:sz w:val="21"/>
              <w:szCs w:val="21"/>
              <w14:ligatures w14:val="none"/>
            </w:rPr>
          </w:rPrChange>
        </w:rPr>
        <w:t xml:space="preserve"> bin</w:t>
      </w:r>
    </w:p>
    <w:p w14:paraId="14EBA36B" w14:textId="77777777" w:rsidR="00AB6D8E" w:rsidRPr="00861851" w:rsidRDefault="00AB6D8E" w:rsidP="00AB6D8E">
      <w:pPr>
        <w:numPr>
          <w:ilvl w:val="1"/>
          <w:numId w:val="1"/>
        </w:numPr>
        <w:spacing w:after="0" w:line="256" w:lineRule="auto"/>
        <w:contextualSpacing/>
        <w:jc w:val="both"/>
        <w:rPr>
          <w:rFonts w:ascii="Georgia" w:eastAsia="Calibri" w:hAnsi="Georgia" w:cs="Times New Roman"/>
          <w:kern w:val="0"/>
          <w:sz w:val="20"/>
          <w:szCs w:val="20"/>
          <w14:ligatures w14:val="none"/>
          <w:rPrChange w:id="285"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286" w:author="David Döbele" w:date="2025-01-15T17:21:00Z" w16du:dateUtc="2025-01-15T16:21:00Z">
            <w:rPr>
              <w:rFonts w:ascii="Georgia" w:eastAsia="Calibri" w:hAnsi="Georgia" w:cs="Times New Roman"/>
              <w:kern w:val="0"/>
              <w:sz w:val="21"/>
              <w:szCs w:val="21"/>
              <w14:ligatures w14:val="none"/>
            </w:rPr>
          </w:rPrChange>
        </w:rPr>
        <w:t xml:space="preserve">Deine </w:t>
      </w:r>
      <w:proofErr w:type="spellStart"/>
      <w:r w:rsidRPr="00861851">
        <w:rPr>
          <w:rFonts w:ascii="Georgia" w:eastAsia="Calibri" w:hAnsi="Georgia" w:cs="Times New Roman"/>
          <w:kern w:val="0"/>
          <w:sz w:val="20"/>
          <w:szCs w:val="20"/>
          <w14:ligatures w14:val="none"/>
          <w:rPrChange w:id="287" w:author="David Döbele" w:date="2025-01-15T17:21:00Z" w16du:dateUtc="2025-01-15T16:21:00Z">
            <w:rPr>
              <w:rFonts w:ascii="Georgia" w:eastAsia="Calibri" w:hAnsi="Georgia" w:cs="Times New Roman"/>
              <w:kern w:val="0"/>
              <w:sz w:val="21"/>
              <w:szCs w:val="21"/>
              <w14:ligatures w14:val="none"/>
            </w:rPr>
          </w:rPrChange>
        </w:rPr>
        <w:t>erwartungen</w:t>
      </w:r>
      <w:proofErr w:type="spellEnd"/>
      <w:r w:rsidRPr="00861851">
        <w:rPr>
          <w:rFonts w:ascii="Georgia" w:eastAsia="Calibri" w:hAnsi="Georgia" w:cs="Times New Roman"/>
          <w:kern w:val="0"/>
          <w:sz w:val="20"/>
          <w:szCs w:val="20"/>
          <w14:ligatures w14:val="none"/>
          <w:rPrChange w:id="288" w:author="David Döbele" w:date="2025-01-15T17:21:00Z" w16du:dateUtc="2025-01-15T16:21:00Z">
            <w:rPr>
              <w:rFonts w:ascii="Georgia" w:eastAsia="Calibri" w:hAnsi="Georgia" w:cs="Times New Roman"/>
              <w:kern w:val="0"/>
              <w:sz w:val="21"/>
              <w:szCs w:val="21"/>
              <w14:ligatures w14:val="none"/>
            </w:rPr>
          </w:rPrChange>
        </w:rPr>
        <w:t xml:space="preserve"> an den </w:t>
      </w:r>
      <w:proofErr w:type="spellStart"/>
      <w:r w:rsidRPr="00861851">
        <w:rPr>
          <w:rFonts w:ascii="Georgia" w:eastAsia="Calibri" w:hAnsi="Georgia" w:cs="Times New Roman"/>
          <w:kern w:val="0"/>
          <w:sz w:val="20"/>
          <w:szCs w:val="20"/>
          <w14:ligatures w14:val="none"/>
          <w:rPrChange w:id="289" w:author="David Döbele" w:date="2025-01-15T17:21:00Z" w16du:dateUtc="2025-01-15T16:21:00Z">
            <w:rPr>
              <w:rFonts w:ascii="Georgia" w:eastAsia="Calibri" w:hAnsi="Georgia" w:cs="Times New Roman"/>
              <w:kern w:val="0"/>
              <w:sz w:val="21"/>
              <w:szCs w:val="21"/>
              <w14:ligatures w14:val="none"/>
            </w:rPr>
          </w:rPrChange>
        </w:rPr>
        <w:t>job</w:t>
      </w:r>
      <w:proofErr w:type="spellEnd"/>
      <w:r w:rsidRPr="00861851">
        <w:rPr>
          <w:rFonts w:ascii="Georgia" w:eastAsia="Calibri" w:hAnsi="Georgia" w:cs="Times New Roman"/>
          <w:kern w:val="0"/>
          <w:sz w:val="20"/>
          <w:szCs w:val="20"/>
          <w14:ligatures w14:val="none"/>
          <w:rPrChange w:id="290" w:author="David Döbele" w:date="2025-01-15T17:21:00Z" w16du:dateUtc="2025-01-15T16:21:00Z">
            <w:rPr>
              <w:rFonts w:ascii="Georgia" w:eastAsia="Calibri" w:hAnsi="Georgia" w:cs="Times New Roman"/>
              <w:kern w:val="0"/>
              <w:sz w:val="21"/>
              <w:szCs w:val="21"/>
              <w14:ligatures w14:val="none"/>
            </w:rPr>
          </w:rPrChange>
        </w:rPr>
        <w:t xml:space="preserve">, von der </w:t>
      </w:r>
      <w:proofErr w:type="spellStart"/>
      <w:r w:rsidRPr="00861851">
        <w:rPr>
          <w:rFonts w:ascii="Georgia" w:eastAsia="Calibri" w:hAnsi="Georgia" w:cs="Times New Roman"/>
          <w:kern w:val="0"/>
          <w:sz w:val="20"/>
          <w:szCs w:val="20"/>
          <w14:ligatures w14:val="none"/>
          <w:rPrChange w:id="291" w:author="David Döbele" w:date="2025-01-15T17:21:00Z" w16du:dateUtc="2025-01-15T16:21:00Z">
            <w:rPr>
              <w:rFonts w:ascii="Georgia" w:eastAsia="Calibri" w:hAnsi="Georgia" w:cs="Times New Roman"/>
              <w:kern w:val="0"/>
              <w:sz w:val="21"/>
              <w:szCs w:val="21"/>
              <w14:ligatures w14:val="none"/>
            </w:rPr>
          </w:rPrChange>
        </w:rPr>
        <w:t>stelle</w:t>
      </w:r>
      <w:proofErr w:type="spellEnd"/>
      <w:r w:rsidRPr="00861851">
        <w:rPr>
          <w:rFonts w:ascii="Georgia" w:eastAsia="Calibri" w:hAnsi="Georgia" w:cs="Times New Roman"/>
          <w:kern w:val="0"/>
          <w:sz w:val="20"/>
          <w:szCs w:val="20"/>
          <w14:ligatures w14:val="none"/>
          <w:rPrChange w:id="292" w:author="David Döbele" w:date="2025-01-15T17:21:00Z" w16du:dateUtc="2025-01-15T16:21:00Z">
            <w:rPr>
              <w:rFonts w:ascii="Georgia" w:eastAsia="Calibri" w:hAnsi="Georgia" w:cs="Times New Roman"/>
              <w:kern w:val="0"/>
              <w:sz w:val="21"/>
              <w:szCs w:val="21"/>
              <w14:ligatures w14:val="none"/>
            </w:rPr>
          </w:rPrChange>
        </w:rPr>
        <w:t xml:space="preserve"> erhoffe ich mir</w:t>
      </w:r>
    </w:p>
    <w:p w14:paraId="2EE903FB" w14:textId="77777777" w:rsidR="00AB6D8E" w:rsidRPr="00861851" w:rsidRDefault="00AB6D8E" w:rsidP="00AB6D8E">
      <w:pPr>
        <w:numPr>
          <w:ilvl w:val="1"/>
          <w:numId w:val="1"/>
        </w:numPr>
        <w:spacing w:after="0" w:line="256" w:lineRule="auto"/>
        <w:contextualSpacing/>
        <w:jc w:val="both"/>
        <w:rPr>
          <w:rFonts w:ascii="Georgia" w:eastAsia="Calibri" w:hAnsi="Georgia" w:cs="Times New Roman"/>
          <w:kern w:val="0"/>
          <w:sz w:val="20"/>
          <w:szCs w:val="20"/>
          <w14:ligatures w14:val="none"/>
          <w:rPrChange w:id="293"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294" w:author="David Döbele" w:date="2025-01-15T17:21:00Z" w16du:dateUtc="2025-01-15T16:21:00Z">
            <w:rPr>
              <w:rFonts w:ascii="Georgia" w:eastAsia="Calibri" w:hAnsi="Georgia" w:cs="Times New Roman"/>
              <w:kern w:val="0"/>
              <w:sz w:val="21"/>
              <w:szCs w:val="21"/>
              <w14:ligatures w14:val="none"/>
            </w:rPr>
          </w:rPrChange>
        </w:rPr>
        <w:t xml:space="preserve">Wiederholung deiner drei besten </w:t>
      </w:r>
      <w:proofErr w:type="spellStart"/>
      <w:proofErr w:type="gramStart"/>
      <w:r w:rsidRPr="00861851">
        <w:rPr>
          <w:rFonts w:ascii="Georgia" w:eastAsia="Calibri" w:hAnsi="Georgia" w:cs="Times New Roman"/>
          <w:kern w:val="0"/>
          <w:sz w:val="20"/>
          <w:szCs w:val="20"/>
          <w14:ligatures w14:val="none"/>
          <w:rPrChange w:id="295" w:author="David Döbele" w:date="2025-01-15T17:21:00Z" w16du:dateUtc="2025-01-15T16:21:00Z">
            <w:rPr>
              <w:rFonts w:ascii="Georgia" w:eastAsia="Calibri" w:hAnsi="Georgia" w:cs="Times New Roman"/>
              <w:kern w:val="0"/>
              <w:sz w:val="21"/>
              <w:szCs w:val="21"/>
              <w14:ligatures w14:val="none"/>
            </w:rPr>
          </w:rPrChange>
        </w:rPr>
        <w:t>eigenschaften</w:t>
      </w:r>
      <w:proofErr w:type="spellEnd"/>
      <w:proofErr w:type="gramEnd"/>
      <w:r w:rsidRPr="00861851">
        <w:rPr>
          <w:rFonts w:ascii="Georgia" w:eastAsia="Calibri" w:hAnsi="Georgia" w:cs="Times New Roman"/>
          <w:kern w:val="0"/>
          <w:sz w:val="20"/>
          <w:szCs w:val="20"/>
          <w14:ligatures w14:val="none"/>
          <w:rPrChange w:id="296" w:author="David Döbele" w:date="2025-01-15T17:21:00Z" w16du:dateUtc="2025-01-15T16:21:00Z">
            <w:rPr>
              <w:rFonts w:ascii="Georgia" w:eastAsia="Calibri" w:hAnsi="Georgia" w:cs="Times New Roman"/>
              <w:kern w:val="0"/>
              <w:sz w:val="21"/>
              <w:szCs w:val="21"/>
              <w14:ligatures w14:val="none"/>
            </w:rPr>
          </w:rPrChange>
        </w:rPr>
        <w:t xml:space="preserve"> die dafür sprechen dass ich in dem </w:t>
      </w:r>
      <w:proofErr w:type="spellStart"/>
      <w:r w:rsidRPr="00861851">
        <w:rPr>
          <w:rFonts w:ascii="Georgia" w:eastAsia="Calibri" w:hAnsi="Georgia" w:cs="Times New Roman"/>
          <w:kern w:val="0"/>
          <w:sz w:val="20"/>
          <w:szCs w:val="20"/>
          <w14:ligatures w14:val="none"/>
          <w:rPrChange w:id="297" w:author="David Döbele" w:date="2025-01-15T17:21:00Z" w16du:dateUtc="2025-01-15T16:21:00Z">
            <w:rPr>
              <w:rFonts w:ascii="Georgia" w:eastAsia="Calibri" w:hAnsi="Georgia" w:cs="Times New Roman"/>
              <w:kern w:val="0"/>
              <w:sz w:val="21"/>
              <w:szCs w:val="21"/>
              <w14:ligatures w14:val="none"/>
            </w:rPr>
          </w:rPrChange>
        </w:rPr>
        <w:t>beruf</w:t>
      </w:r>
      <w:proofErr w:type="spellEnd"/>
      <w:r w:rsidRPr="00861851">
        <w:rPr>
          <w:rFonts w:ascii="Georgia" w:eastAsia="Calibri" w:hAnsi="Georgia" w:cs="Times New Roman"/>
          <w:kern w:val="0"/>
          <w:sz w:val="20"/>
          <w:szCs w:val="20"/>
          <w14:ligatures w14:val="none"/>
          <w:rPrChange w:id="298" w:author="David Döbele" w:date="2025-01-15T17:21:00Z" w16du:dateUtc="2025-01-15T16:21:00Z">
            <w:rPr>
              <w:rFonts w:ascii="Georgia" w:eastAsia="Calibri" w:hAnsi="Georgia" w:cs="Times New Roman"/>
              <w:kern w:val="0"/>
              <w:sz w:val="21"/>
              <w:szCs w:val="21"/>
              <w14:ligatures w14:val="none"/>
            </w:rPr>
          </w:rPrChange>
        </w:rPr>
        <w:t xml:space="preserve"> gut sein würde</w:t>
      </w:r>
    </w:p>
    <w:p w14:paraId="3C4A924B" w14:textId="77777777" w:rsidR="00AB6D8E" w:rsidRPr="00861851" w:rsidRDefault="00AB6D8E" w:rsidP="00AB6D8E">
      <w:pPr>
        <w:numPr>
          <w:ilvl w:val="1"/>
          <w:numId w:val="1"/>
        </w:numPr>
        <w:spacing w:after="0" w:line="256" w:lineRule="auto"/>
        <w:contextualSpacing/>
        <w:jc w:val="both"/>
        <w:rPr>
          <w:rFonts w:ascii="Georgia" w:eastAsia="Calibri" w:hAnsi="Georgia" w:cs="Times New Roman"/>
          <w:kern w:val="0"/>
          <w:sz w:val="20"/>
          <w:szCs w:val="20"/>
          <w14:ligatures w14:val="none"/>
          <w:rPrChange w:id="299" w:author="David Döbele" w:date="2025-01-15T17:21:00Z" w16du:dateUtc="2025-01-15T16:21:00Z">
            <w:rPr>
              <w:rFonts w:ascii="Georgia" w:eastAsia="Calibri" w:hAnsi="Georgia" w:cs="Times New Roman"/>
              <w:kern w:val="0"/>
              <w:sz w:val="21"/>
              <w:szCs w:val="21"/>
              <w14:ligatures w14:val="none"/>
            </w:rPr>
          </w:rPrChange>
        </w:rPr>
      </w:pPr>
      <w:r w:rsidRPr="00861851">
        <w:rPr>
          <w:rFonts w:ascii="Georgia" w:eastAsia="Calibri" w:hAnsi="Georgia" w:cs="Times New Roman"/>
          <w:kern w:val="0"/>
          <w:sz w:val="20"/>
          <w:szCs w:val="20"/>
          <w14:ligatures w14:val="none"/>
          <w:rPrChange w:id="300" w:author="David Döbele" w:date="2025-01-15T17:21:00Z" w16du:dateUtc="2025-01-15T16:21:00Z">
            <w:rPr>
              <w:rFonts w:ascii="Georgia" w:eastAsia="Calibri" w:hAnsi="Georgia" w:cs="Times New Roman"/>
              <w:kern w:val="0"/>
              <w:sz w:val="21"/>
              <w:szCs w:val="21"/>
              <w14:ligatures w14:val="none"/>
            </w:rPr>
          </w:rPrChange>
        </w:rPr>
        <w:t xml:space="preserve">Andeutung eines </w:t>
      </w:r>
      <w:proofErr w:type="spellStart"/>
      <w:r w:rsidRPr="00861851">
        <w:rPr>
          <w:rFonts w:ascii="Georgia" w:eastAsia="Calibri" w:hAnsi="Georgia" w:cs="Times New Roman"/>
          <w:kern w:val="0"/>
          <w:sz w:val="20"/>
          <w:szCs w:val="20"/>
          <w14:ligatures w14:val="none"/>
          <w:rPrChange w:id="301" w:author="David Döbele" w:date="2025-01-15T17:21:00Z" w16du:dateUtc="2025-01-15T16:21:00Z">
            <w:rPr>
              <w:rFonts w:ascii="Georgia" w:eastAsia="Calibri" w:hAnsi="Georgia" w:cs="Times New Roman"/>
              <w:kern w:val="0"/>
              <w:sz w:val="21"/>
              <w:szCs w:val="21"/>
              <w14:ligatures w14:val="none"/>
            </w:rPr>
          </w:rPrChange>
        </w:rPr>
        <w:t>persönlcihen</w:t>
      </w:r>
      <w:proofErr w:type="spellEnd"/>
      <w:r w:rsidRPr="00861851">
        <w:rPr>
          <w:rFonts w:ascii="Georgia" w:eastAsia="Calibri" w:hAnsi="Georgia" w:cs="Times New Roman"/>
          <w:kern w:val="0"/>
          <w:sz w:val="20"/>
          <w:szCs w:val="20"/>
          <w14:ligatures w14:val="none"/>
          <w:rPrChange w:id="302" w:author="David Döbele" w:date="2025-01-15T17:21:00Z" w16du:dateUtc="2025-01-15T16:21:00Z">
            <w:rPr>
              <w:rFonts w:ascii="Georgia" w:eastAsia="Calibri" w:hAnsi="Georgia" w:cs="Times New Roman"/>
              <w:kern w:val="0"/>
              <w:sz w:val="21"/>
              <w:szCs w:val="21"/>
              <w14:ligatures w14:val="none"/>
            </w:rPr>
          </w:rPrChange>
        </w:rPr>
        <w:t xml:space="preserve"> </w:t>
      </w:r>
      <w:proofErr w:type="spellStart"/>
      <w:r w:rsidRPr="00861851">
        <w:rPr>
          <w:rFonts w:ascii="Georgia" w:eastAsia="Calibri" w:hAnsi="Georgia" w:cs="Times New Roman"/>
          <w:kern w:val="0"/>
          <w:sz w:val="20"/>
          <w:szCs w:val="20"/>
          <w14:ligatures w14:val="none"/>
          <w:rPrChange w:id="303" w:author="David Döbele" w:date="2025-01-15T17:21:00Z" w16du:dateUtc="2025-01-15T16:21:00Z">
            <w:rPr>
              <w:rFonts w:ascii="Georgia" w:eastAsia="Calibri" w:hAnsi="Georgia" w:cs="Times New Roman"/>
              <w:kern w:val="0"/>
              <w:sz w:val="21"/>
              <w:szCs w:val="21"/>
              <w14:ligatures w14:val="none"/>
            </w:rPr>
          </w:rPrChange>
        </w:rPr>
        <w:t>kennenlernens</w:t>
      </w:r>
      <w:proofErr w:type="spellEnd"/>
    </w:p>
    <w:p w14:paraId="742CA368" w14:textId="77777777" w:rsidR="00AB6D8E" w:rsidRPr="00861851" w:rsidRDefault="00AB6D8E">
      <w:pPr>
        <w:rPr>
          <w:sz w:val="20"/>
          <w:szCs w:val="20"/>
          <w:rPrChange w:id="304" w:author="David Döbele" w:date="2025-01-15T17:21:00Z" w16du:dateUtc="2025-01-15T16:21:00Z">
            <w:rPr/>
          </w:rPrChange>
        </w:rPr>
      </w:pPr>
    </w:p>
    <w:p w14:paraId="1FE72483" w14:textId="77777777" w:rsidR="00064E90" w:rsidRPr="00861851" w:rsidRDefault="00064E90">
      <w:pPr>
        <w:rPr>
          <w:sz w:val="20"/>
          <w:szCs w:val="20"/>
          <w:rPrChange w:id="305" w:author="David Döbele" w:date="2025-01-15T17:21:00Z" w16du:dateUtc="2025-01-15T16:21:00Z">
            <w:rPr/>
          </w:rPrChange>
        </w:rPr>
      </w:pPr>
    </w:p>
    <w:p w14:paraId="542498B0" w14:textId="77777777" w:rsidR="00064E90" w:rsidRPr="00861851" w:rsidRDefault="00064E90">
      <w:pPr>
        <w:rPr>
          <w:sz w:val="20"/>
          <w:szCs w:val="20"/>
          <w:rPrChange w:id="306" w:author="David Döbele" w:date="2025-01-15T17:21:00Z" w16du:dateUtc="2025-01-15T16:21:00Z">
            <w:rPr/>
          </w:rPrChange>
        </w:rPr>
      </w:pPr>
    </w:p>
    <w:p w14:paraId="47A5BE7F" w14:textId="6C9AED8F" w:rsidR="00064E90" w:rsidRPr="00861851" w:rsidRDefault="00064E90">
      <w:pPr>
        <w:rPr>
          <w:sz w:val="20"/>
          <w:szCs w:val="20"/>
          <w:rPrChange w:id="307" w:author="David Döbele" w:date="2025-01-15T17:21:00Z" w16du:dateUtc="2025-01-15T16:21:00Z">
            <w:rPr/>
          </w:rPrChange>
        </w:rPr>
      </w:pPr>
    </w:p>
    <w:p w14:paraId="7D517C48" w14:textId="77777777" w:rsidR="004358C0" w:rsidRPr="00861851" w:rsidRDefault="004358C0">
      <w:pPr>
        <w:rPr>
          <w:sz w:val="20"/>
          <w:szCs w:val="20"/>
          <w:rPrChange w:id="308" w:author="David Döbele" w:date="2025-01-15T17:21:00Z" w16du:dateUtc="2025-01-15T16:21:00Z">
            <w:rPr/>
          </w:rPrChange>
        </w:rPr>
      </w:pPr>
    </w:p>
    <w:p w14:paraId="0A950C84" w14:textId="77777777" w:rsidR="004358C0" w:rsidRPr="00861851" w:rsidRDefault="004358C0">
      <w:pPr>
        <w:rPr>
          <w:sz w:val="20"/>
          <w:szCs w:val="20"/>
          <w:rPrChange w:id="309" w:author="David Döbele" w:date="2025-01-15T17:21:00Z" w16du:dateUtc="2025-01-15T16:21:00Z">
            <w:rPr/>
          </w:rPrChange>
        </w:rPr>
      </w:pPr>
    </w:p>
    <w:p w14:paraId="171C70F8" w14:textId="77777777" w:rsidR="004358C0" w:rsidRPr="00861851" w:rsidRDefault="004358C0">
      <w:pPr>
        <w:rPr>
          <w:sz w:val="20"/>
          <w:szCs w:val="20"/>
          <w:rPrChange w:id="310" w:author="David Döbele" w:date="2025-01-15T17:21:00Z" w16du:dateUtc="2025-01-15T16:21:00Z">
            <w:rPr/>
          </w:rPrChange>
        </w:rPr>
      </w:pPr>
    </w:p>
    <w:p w14:paraId="30D1025F" w14:textId="77777777" w:rsidR="00064E90" w:rsidRPr="00861851" w:rsidRDefault="00064E90">
      <w:pPr>
        <w:rPr>
          <w:rFonts w:ascii="Georgia" w:hAnsi="Georgia"/>
          <w:sz w:val="20"/>
          <w:szCs w:val="20"/>
          <w:rPrChange w:id="311" w:author="David Döbele" w:date="2025-01-15T17:21:00Z" w16du:dateUtc="2025-01-15T16:21:00Z">
            <w:rPr>
              <w:rFonts w:ascii="Georgia" w:hAnsi="Georgia"/>
              <w:sz w:val="21"/>
              <w:szCs w:val="21"/>
            </w:rPr>
          </w:rPrChange>
        </w:rPr>
      </w:pPr>
    </w:p>
    <w:p w14:paraId="07A62D0C" w14:textId="58C9C940" w:rsidR="004358C0" w:rsidRPr="00861851" w:rsidRDefault="00064E90" w:rsidP="001D0AD8">
      <w:pPr>
        <w:jc w:val="both"/>
        <w:rPr>
          <w:rFonts w:ascii="Georgia" w:hAnsi="Georgia"/>
          <w:sz w:val="20"/>
          <w:szCs w:val="20"/>
          <w:rPrChange w:id="312" w:author="David Döbele" w:date="2025-01-15T17:21:00Z" w16du:dateUtc="2025-01-15T16:21:00Z">
            <w:rPr>
              <w:rFonts w:ascii="Georgia" w:hAnsi="Georgia"/>
              <w:sz w:val="21"/>
              <w:szCs w:val="21"/>
            </w:rPr>
          </w:rPrChange>
        </w:rPr>
      </w:pPr>
      <w:r w:rsidRPr="00861851">
        <w:rPr>
          <w:rFonts w:ascii="Georgia" w:hAnsi="Georgia"/>
          <w:sz w:val="20"/>
          <w:szCs w:val="20"/>
          <w:rPrChange w:id="313" w:author="David Döbele" w:date="2025-01-15T17:21:00Z" w16du:dateUtc="2025-01-15T16:21:00Z">
            <w:rPr>
              <w:rFonts w:ascii="Georgia" w:hAnsi="Georgia"/>
              <w:sz w:val="21"/>
              <w:szCs w:val="21"/>
            </w:rPr>
          </w:rPrChange>
        </w:rPr>
        <w:t xml:space="preserve"> </w:t>
      </w:r>
    </w:p>
    <w:p w14:paraId="762BF72F" w14:textId="77777777" w:rsidR="00064E90" w:rsidRPr="00861851" w:rsidRDefault="00064E90">
      <w:pPr>
        <w:rPr>
          <w:sz w:val="20"/>
          <w:szCs w:val="20"/>
          <w:rPrChange w:id="314" w:author="David Döbele" w:date="2025-01-15T17:21:00Z" w16du:dateUtc="2025-01-15T16:21:00Z">
            <w:rPr/>
          </w:rPrChange>
        </w:rPr>
      </w:pPr>
    </w:p>
    <w:p w14:paraId="732ED489" w14:textId="77777777" w:rsidR="00064E90" w:rsidRPr="00861851" w:rsidRDefault="00064E90">
      <w:pPr>
        <w:rPr>
          <w:sz w:val="20"/>
          <w:szCs w:val="20"/>
          <w:rPrChange w:id="315" w:author="David Döbele" w:date="2025-01-15T17:21:00Z" w16du:dateUtc="2025-01-15T16:21:00Z">
            <w:rPr/>
          </w:rPrChange>
        </w:rPr>
      </w:pPr>
    </w:p>
    <w:p w14:paraId="1D06548D" w14:textId="77777777" w:rsidR="00064E90" w:rsidRPr="00861851" w:rsidRDefault="00064E90">
      <w:pPr>
        <w:rPr>
          <w:sz w:val="20"/>
          <w:szCs w:val="20"/>
          <w:rPrChange w:id="316" w:author="David Döbele" w:date="2025-01-15T17:21:00Z" w16du:dateUtc="2025-01-15T16:21:00Z">
            <w:rPr/>
          </w:rPrChange>
        </w:rPr>
      </w:pPr>
    </w:p>
    <w:p w14:paraId="1FF3A509" w14:textId="77777777" w:rsidR="00064E90" w:rsidRPr="00861851" w:rsidRDefault="00064E90">
      <w:pPr>
        <w:rPr>
          <w:sz w:val="20"/>
          <w:szCs w:val="20"/>
          <w:rPrChange w:id="317" w:author="David Döbele" w:date="2025-01-15T17:21:00Z" w16du:dateUtc="2025-01-15T16:21:00Z">
            <w:rPr/>
          </w:rPrChange>
        </w:rPr>
      </w:pPr>
    </w:p>
    <w:p w14:paraId="190F2435" w14:textId="77777777" w:rsidR="00064E90" w:rsidRPr="00861851" w:rsidRDefault="00064E90">
      <w:pPr>
        <w:rPr>
          <w:sz w:val="20"/>
          <w:szCs w:val="20"/>
          <w:rPrChange w:id="318" w:author="David Döbele" w:date="2025-01-15T17:21:00Z" w16du:dateUtc="2025-01-15T16:21:00Z">
            <w:rPr/>
          </w:rPrChange>
        </w:rPr>
      </w:pPr>
    </w:p>
    <w:p w14:paraId="37835A99" w14:textId="77777777" w:rsidR="00064E90" w:rsidRPr="00861851" w:rsidRDefault="00064E90">
      <w:pPr>
        <w:rPr>
          <w:sz w:val="20"/>
          <w:szCs w:val="20"/>
          <w:rPrChange w:id="319" w:author="David Döbele" w:date="2025-01-15T17:21:00Z" w16du:dateUtc="2025-01-15T16:21:00Z">
            <w:rPr/>
          </w:rPrChange>
        </w:rPr>
      </w:pPr>
    </w:p>
    <w:p w14:paraId="7CEC2DE2" w14:textId="77777777" w:rsidR="00064E90" w:rsidRPr="00861851" w:rsidRDefault="00064E90">
      <w:pPr>
        <w:rPr>
          <w:sz w:val="20"/>
          <w:szCs w:val="20"/>
          <w:rPrChange w:id="320" w:author="David Döbele" w:date="2025-01-15T17:21:00Z" w16du:dateUtc="2025-01-15T16:21:00Z">
            <w:rPr/>
          </w:rPrChange>
        </w:rPr>
      </w:pPr>
    </w:p>
    <w:sectPr w:rsidR="00064E90" w:rsidRPr="00861851" w:rsidSect="00E13A51">
      <w:pgSz w:w="11906" w:h="16838"/>
      <w:pgMar w:top="1134" w:right="1304" w:bottom="1304" w:left="1304" w:header="709" w:footer="709" w:gutter="0"/>
      <w:cols w:space="708"/>
      <w:docGrid w:linePitch="360"/>
      <w:sectPrChange w:id="321" w:author="David Döbele" w:date="2025-01-15T17:22:00Z" w16du:dateUtc="2025-01-15T16:22:00Z">
        <w:sectPr w:rsidR="00064E90" w:rsidRPr="00861851" w:rsidSect="00E13A51">
          <w:pgMar w:top="1440" w:right="1440" w:bottom="1440" w:left="144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255ABE"/>
    <w:multiLevelType w:val="hybridMultilevel"/>
    <w:tmpl w:val="40B49EB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num w:numId="1" w16cid:durableId="12001622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1"/>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D8E"/>
    <w:rsid w:val="00064E90"/>
    <w:rsid w:val="000B0FC0"/>
    <w:rsid w:val="000C17BE"/>
    <w:rsid w:val="000D62BC"/>
    <w:rsid w:val="00140B13"/>
    <w:rsid w:val="001D0AD8"/>
    <w:rsid w:val="002849A8"/>
    <w:rsid w:val="003B3D1F"/>
    <w:rsid w:val="004358C0"/>
    <w:rsid w:val="004F6B15"/>
    <w:rsid w:val="0065332D"/>
    <w:rsid w:val="00655F39"/>
    <w:rsid w:val="00861851"/>
    <w:rsid w:val="008F76D7"/>
    <w:rsid w:val="009535D5"/>
    <w:rsid w:val="009C3ED7"/>
    <w:rsid w:val="00A82D29"/>
    <w:rsid w:val="00AB6D8E"/>
    <w:rsid w:val="00AE48DB"/>
    <w:rsid w:val="00AF7FC0"/>
    <w:rsid w:val="00C1477E"/>
    <w:rsid w:val="00C97A92"/>
    <w:rsid w:val="00D753EF"/>
    <w:rsid w:val="00DF0085"/>
    <w:rsid w:val="00E13A51"/>
    <w:rsid w:val="00E9606A"/>
    <w:rsid w:val="00F430D5"/>
    <w:rsid w:val="00F774BC"/>
    <w:rsid w:val="00FA18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313E7"/>
  <w15:chartTrackingRefBased/>
  <w15:docId w15:val="{AC59B295-60AE-4062-ABB8-E91AD8E20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B6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B6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B6D8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B6D8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B6D8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B6D8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B6D8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B6D8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B6D8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B6D8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B6D8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B6D8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B6D8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B6D8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B6D8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B6D8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B6D8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B6D8E"/>
    <w:rPr>
      <w:rFonts w:eastAsiaTheme="majorEastAsia" w:cstheme="majorBidi"/>
      <w:color w:val="272727" w:themeColor="text1" w:themeTint="D8"/>
    </w:rPr>
  </w:style>
  <w:style w:type="paragraph" w:styleId="Titel">
    <w:name w:val="Title"/>
    <w:basedOn w:val="Standard"/>
    <w:next w:val="Standard"/>
    <w:link w:val="TitelZchn"/>
    <w:uiPriority w:val="10"/>
    <w:qFormat/>
    <w:rsid w:val="00AB6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B6D8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B6D8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B6D8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B6D8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B6D8E"/>
    <w:rPr>
      <w:i/>
      <w:iCs/>
      <w:color w:val="404040" w:themeColor="text1" w:themeTint="BF"/>
    </w:rPr>
  </w:style>
  <w:style w:type="paragraph" w:styleId="Listenabsatz">
    <w:name w:val="List Paragraph"/>
    <w:basedOn w:val="Standard"/>
    <w:uiPriority w:val="34"/>
    <w:qFormat/>
    <w:rsid w:val="00AB6D8E"/>
    <w:pPr>
      <w:ind w:left="720"/>
      <w:contextualSpacing/>
    </w:pPr>
  </w:style>
  <w:style w:type="character" w:styleId="IntensiveHervorhebung">
    <w:name w:val="Intense Emphasis"/>
    <w:basedOn w:val="Absatz-Standardschriftart"/>
    <w:uiPriority w:val="21"/>
    <w:qFormat/>
    <w:rsid w:val="00AB6D8E"/>
    <w:rPr>
      <w:i/>
      <w:iCs/>
      <w:color w:val="0F4761" w:themeColor="accent1" w:themeShade="BF"/>
    </w:rPr>
  </w:style>
  <w:style w:type="paragraph" w:styleId="IntensivesZitat">
    <w:name w:val="Intense Quote"/>
    <w:basedOn w:val="Standard"/>
    <w:next w:val="Standard"/>
    <w:link w:val="IntensivesZitatZchn"/>
    <w:uiPriority w:val="30"/>
    <w:qFormat/>
    <w:rsid w:val="00AB6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B6D8E"/>
    <w:rPr>
      <w:i/>
      <w:iCs/>
      <w:color w:val="0F4761" w:themeColor="accent1" w:themeShade="BF"/>
    </w:rPr>
  </w:style>
  <w:style w:type="character" w:styleId="IntensiverVerweis">
    <w:name w:val="Intense Reference"/>
    <w:basedOn w:val="Absatz-Standardschriftart"/>
    <w:uiPriority w:val="32"/>
    <w:qFormat/>
    <w:rsid w:val="00AB6D8E"/>
    <w:rPr>
      <w:b/>
      <w:bCs/>
      <w:smallCaps/>
      <w:color w:val="0F4761" w:themeColor="accent1" w:themeShade="BF"/>
      <w:spacing w:val="5"/>
    </w:rPr>
  </w:style>
  <w:style w:type="paragraph" w:styleId="berarbeitung">
    <w:name w:val="Revision"/>
    <w:hidden/>
    <w:uiPriority w:val="99"/>
    <w:semiHidden/>
    <w:rsid w:val="008618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859062">
      <w:bodyDiv w:val="1"/>
      <w:marLeft w:val="0"/>
      <w:marRight w:val="0"/>
      <w:marTop w:val="0"/>
      <w:marBottom w:val="0"/>
      <w:divBdr>
        <w:top w:val="none" w:sz="0" w:space="0" w:color="auto"/>
        <w:left w:val="none" w:sz="0" w:space="0" w:color="auto"/>
        <w:bottom w:val="none" w:sz="0" w:space="0" w:color="auto"/>
        <w:right w:val="none" w:sz="0" w:space="0" w:color="auto"/>
      </w:divBdr>
    </w:div>
    <w:div w:id="242644412">
      <w:bodyDiv w:val="1"/>
      <w:marLeft w:val="0"/>
      <w:marRight w:val="0"/>
      <w:marTop w:val="0"/>
      <w:marBottom w:val="0"/>
      <w:divBdr>
        <w:top w:val="none" w:sz="0" w:space="0" w:color="auto"/>
        <w:left w:val="none" w:sz="0" w:space="0" w:color="auto"/>
        <w:bottom w:val="none" w:sz="0" w:space="0" w:color="auto"/>
        <w:right w:val="none" w:sz="0" w:space="0" w:color="auto"/>
      </w:divBdr>
    </w:div>
    <w:div w:id="424419366">
      <w:bodyDiv w:val="1"/>
      <w:marLeft w:val="0"/>
      <w:marRight w:val="0"/>
      <w:marTop w:val="0"/>
      <w:marBottom w:val="0"/>
      <w:divBdr>
        <w:top w:val="none" w:sz="0" w:space="0" w:color="auto"/>
        <w:left w:val="none" w:sz="0" w:space="0" w:color="auto"/>
        <w:bottom w:val="none" w:sz="0" w:space="0" w:color="auto"/>
        <w:right w:val="none" w:sz="0" w:space="0" w:color="auto"/>
      </w:divBdr>
    </w:div>
    <w:div w:id="527841682">
      <w:bodyDiv w:val="1"/>
      <w:marLeft w:val="0"/>
      <w:marRight w:val="0"/>
      <w:marTop w:val="0"/>
      <w:marBottom w:val="0"/>
      <w:divBdr>
        <w:top w:val="none" w:sz="0" w:space="0" w:color="auto"/>
        <w:left w:val="none" w:sz="0" w:space="0" w:color="auto"/>
        <w:bottom w:val="none" w:sz="0" w:space="0" w:color="auto"/>
        <w:right w:val="none" w:sz="0" w:space="0" w:color="auto"/>
      </w:divBdr>
    </w:div>
    <w:div w:id="534656967">
      <w:bodyDiv w:val="1"/>
      <w:marLeft w:val="0"/>
      <w:marRight w:val="0"/>
      <w:marTop w:val="0"/>
      <w:marBottom w:val="0"/>
      <w:divBdr>
        <w:top w:val="none" w:sz="0" w:space="0" w:color="auto"/>
        <w:left w:val="none" w:sz="0" w:space="0" w:color="auto"/>
        <w:bottom w:val="none" w:sz="0" w:space="0" w:color="auto"/>
        <w:right w:val="none" w:sz="0" w:space="0" w:color="auto"/>
      </w:divBdr>
    </w:div>
    <w:div w:id="779227077">
      <w:bodyDiv w:val="1"/>
      <w:marLeft w:val="0"/>
      <w:marRight w:val="0"/>
      <w:marTop w:val="0"/>
      <w:marBottom w:val="0"/>
      <w:divBdr>
        <w:top w:val="none" w:sz="0" w:space="0" w:color="auto"/>
        <w:left w:val="none" w:sz="0" w:space="0" w:color="auto"/>
        <w:bottom w:val="none" w:sz="0" w:space="0" w:color="auto"/>
        <w:right w:val="none" w:sz="0" w:space="0" w:color="auto"/>
      </w:divBdr>
    </w:div>
    <w:div w:id="806164555">
      <w:bodyDiv w:val="1"/>
      <w:marLeft w:val="0"/>
      <w:marRight w:val="0"/>
      <w:marTop w:val="0"/>
      <w:marBottom w:val="0"/>
      <w:divBdr>
        <w:top w:val="none" w:sz="0" w:space="0" w:color="auto"/>
        <w:left w:val="none" w:sz="0" w:space="0" w:color="auto"/>
        <w:bottom w:val="none" w:sz="0" w:space="0" w:color="auto"/>
        <w:right w:val="none" w:sz="0" w:space="0" w:color="auto"/>
      </w:divBdr>
    </w:div>
    <w:div w:id="1280837120">
      <w:bodyDiv w:val="1"/>
      <w:marLeft w:val="0"/>
      <w:marRight w:val="0"/>
      <w:marTop w:val="0"/>
      <w:marBottom w:val="0"/>
      <w:divBdr>
        <w:top w:val="none" w:sz="0" w:space="0" w:color="auto"/>
        <w:left w:val="none" w:sz="0" w:space="0" w:color="auto"/>
        <w:bottom w:val="none" w:sz="0" w:space="0" w:color="auto"/>
        <w:right w:val="none" w:sz="0" w:space="0" w:color="auto"/>
      </w:divBdr>
    </w:div>
    <w:div w:id="1774477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Abahji, Amin (Stud. SBE)</dc:creator>
  <cp:keywords/>
  <dc:description/>
  <cp:lastModifiedBy>David Döbele</cp:lastModifiedBy>
  <cp:revision>6</cp:revision>
  <dcterms:created xsi:type="dcterms:W3CDTF">2025-01-15T15:47:00Z</dcterms:created>
  <dcterms:modified xsi:type="dcterms:W3CDTF">2025-01-15T16:25:00Z</dcterms:modified>
</cp:coreProperties>
</file>