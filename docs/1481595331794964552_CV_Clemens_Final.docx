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  <w:gridCol w:w="797"/>
        <w:gridCol w:w="265"/>
        <w:gridCol w:w="995"/>
        <w:gridCol w:w="142"/>
        <w:gridCol w:w="284"/>
        <w:gridCol w:w="708"/>
        <w:gridCol w:w="213"/>
        <w:gridCol w:w="1580"/>
      </w:tblGrid>
      <w:tr w:rsidR="00C24780" w:rsidRPr="00F44F5F" w14:paraId="487AC9CE" w14:textId="77777777" w:rsidTr="00C24780">
        <w:trPr>
          <w:trHeight w:val="300"/>
        </w:trPr>
        <w:tc>
          <w:tcPr>
            <w:tcW w:w="10298" w:type="dxa"/>
            <w:gridSpan w:val="9"/>
            <w:vAlign w:val="bottom"/>
          </w:tcPr>
          <w:p w14:paraId="0CBC6997" w14:textId="67799B1C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Clemens Heuer</w:t>
            </w:r>
          </w:p>
          <w:p w14:paraId="2D363F9A" w14:textId="2D9980E9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Am Sonnenberg 15, </w:t>
            </w:r>
            <w:r w:rsidR="009D453A">
              <w:rPr>
                <w:rFonts w:ascii="Times New Roman" w:hAnsi="Times New Roman" w:cs="Times New Roman"/>
                <w:sz w:val="20"/>
                <w:szCs w:val="20"/>
              </w:rPr>
              <w:t xml:space="preserve">55595 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250C96">
              <w:rPr>
                <w:rFonts w:ascii="Times New Roman" w:hAnsi="Times New Roman" w:cs="Times New Roman"/>
                <w:sz w:val="20"/>
                <w:szCs w:val="20"/>
              </w:rPr>
              <w:t>Deutschland</w:t>
            </w:r>
          </w:p>
          <w:p w14:paraId="135895E2" w14:textId="199022E1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clemens.heuer06@outlook.de | +49(0)15140146146</w:t>
            </w:r>
          </w:p>
        </w:tc>
      </w:tr>
      <w:tr w:rsidR="00C24780" w:rsidRPr="00F44F5F" w14:paraId="0FCADE56" w14:textId="77777777" w:rsidTr="00C24780">
        <w:trPr>
          <w:trHeight w:val="300"/>
        </w:trPr>
        <w:tc>
          <w:tcPr>
            <w:tcW w:w="10298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C24780" w:rsidRPr="00F44F5F" w:rsidRDefault="00C24780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C24780" w:rsidRPr="00F44F5F" w14:paraId="7D1DEBF7" w14:textId="77777777" w:rsidTr="00C24780">
        <w:trPr>
          <w:trHeight w:val="300"/>
        </w:trPr>
        <w:tc>
          <w:tcPr>
            <w:tcW w:w="6376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21666AA4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gramStart"/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Johannes Gutenberg-Universität</w:t>
            </w:r>
            <w:proofErr w:type="gramEnd"/>
          </w:p>
        </w:tc>
        <w:tc>
          <w:tcPr>
            <w:tcW w:w="392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578E23B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Mainz</w:t>
            </w:r>
          </w:p>
        </w:tc>
      </w:tr>
      <w:tr w:rsidR="00C24780" w:rsidRPr="00F44F5F" w14:paraId="61E5D482" w14:textId="77777777" w:rsidTr="00016379">
        <w:trPr>
          <w:trHeight w:val="20"/>
        </w:trPr>
        <w:tc>
          <w:tcPr>
            <w:tcW w:w="7513" w:type="dxa"/>
            <w:gridSpan w:val="5"/>
          </w:tcPr>
          <w:p w14:paraId="11CB9A0F" w14:textId="62FC5912" w:rsidR="00C24780" w:rsidRPr="00F44F5F" w:rsidRDefault="00C2478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Wirtschaftswissenschaften</w:t>
            </w:r>
          </w:p>
        </w:tc>
        <w:tc>
          <w:tcPr>
            <w:tcW w:w="2785" w:type="dxa"/>
            <w:gridSpan w:val="4"/>
          </w:tcPr>
          <w:p w14:paraId="419A9228" w14:textId="4604F622" w:rsidR="00C24780" w:rsidRPr="00F44F5F" w:rsidRDefault="00C24780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10/2025 – heute</w:t>
            </w:r>
          </w:p>
        </w:tc>
      </w:tr>
      <w:tr w:rsidR="00C24780" w:rsidRPr="00F44F5F" w14:paraId="7EABE9F1" w14:textId="77777777" w:rsidTr="00C24780">
        <w:trPr>
          <w:trHeight w:val="300"/>
        </w:trPr>
        <w:tc>
          <w:tcPr>
            <w:tcW w:w="10298" w:type="dxa"/>
            <w:gridSpan w:val="9"/>
          </w:tcPr>
          <w:p w14:paraId="60FA4FFB" w14:textId="0A47FAFD" w:rsidR="001F49FE" w:rsidRPr="001F49FE" w:rsidRDefault="001F49FE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F49F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Notenschnitt: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1,</w:t>
            </w:r>
            <w:r w:rsidR="00F02D38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6</w:t>
            </w:r>
          </w:p>
          <w:p w14:paraId="0AFFE50B" w14:textId="03B620F4" w:rsidR="00C24780" w:rsidRPr="006A3AD8" w:rsidRDefault="00016379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Relevante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: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des Financial Accounting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Mathematik,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in Finance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Management &amp; Organisation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Datenanalyse, Strategisches Entscheiden</w:t>
            </w:r>
          </w:p>
          <w:p w14:paraId="7A71E6B0" w14:textId="75E65120" w:rsidR="006A3AD8" w:rsidRPr="00FE0496" w:rsidRDefault="005E3961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E396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Projektarbeit: 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Python-basierte 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Datena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nalyse der Auswirkungen geopolitischer Konflikte auf Finanzmärkte, Staatsfinanzen und wirtschaftliche Stabilität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(Note 1</w:t>
            </w:r>
            <w:r w:rsidR="001F4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0)</w:t>
            </w:r>
          </w:p>
        </w:tc>
      </w:tr>
      <w:tr w:rsidR="00C24780" w:rsidRPr="00F44F5F" w14:paraId="6B19CF91" w14:textId="77777777" w:rsidTr="00C24780">
        <w:trPr>
          <w:trHeight w:val="300"/>
        </w:trPr>
        <w:tc>
          <w:tcPr>
            <w:tcW w:w="5314" w:type="dxa"/>
            <w:vAlign w:val="bottom"/>
          </w:tcPr>
          <w:p w14:paraId="54F7169D" w14:textId="1A7AA135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Gymnasium an der Stadtmauer</w:t>
            </w:r>
          </w:p>
        </w:tc>
        <w:tc>
          <w:tcPr>
            <w:tcW w:w="4984" w:type="dxa"/>
            <w:gridSpan w:val="8"/>
            <w:vAlign w:val="bottom"/>
          </w:tcPr>
          <w:p w14:paraId="262B6DA3" w14:textId="19C9065D" w:rsidR="00C24780" w:rsidRPr="00F44F5F" w:rsidRDefault="00C24780" w:rsidP="3B70A2DB">
            <w:pPr>
              <w:jc w:val="right"/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Bad Kreuznach</w:t>
            </w:r>
          </w:p>
        </w:tc>
      </w:tr>
      <w:tr w:rsidR="00C24780" w:rsidRPr="00F44F5F" w14:paraId="263521E3" w14:textId="77777777" w:rsidTr="00EE6BEE">
        <w:trPr>
          <w:trHeight w:val="20"/>
        </w:trPr>
        <w:tc>
          <w:tcPr>
            <w:tcW w:w="5314" w:type="dxa"/>
          </w:tcPr>
          <w:p w14:paraId="36282A3A" w14:textId="4F1C9137" w:rsidR="00C24780" w:rsidRPr="00F44F5F" w:rsidRDefault="00C2478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984" w:type="dxa"/>
            <w:gridSpan w:val="8"/>
          </w:tcPr>
          <w:p w14:paraId="3DE8C75D" w14:textId="2BD5CB9F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08/2016 – 03/2025</w:t>
            </w:r>
          </w:p>
        </w:tc>
      </w:tr>
      <w:tr w:rsidR="00C24780" w:rsidRPr="00F44F5F" w14:paraId="27601A10" w14:textId="77777777" w:rsidTr="00C77D0D">
        <w:trPr>
          <w:trHeight w:val="510"/>
        </w:trPr>
        <w:tc>
          <w:tcPr>
            <w:tcW w:w="10298" w:type="dxa"/>
            <w:gridSpan w:val="9"/>
          </w:tcPr>
          <w:p w14:paraId="60ECAE56" w14:textId="3B5B9A31" w:rsidR="00C24780" w:rsidRPr="00F25EB2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Abschlussnote: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2,4</w:t>
            </w:r>
          </w:p>
          <w:p w14:paraId="0048BBEB" w14:textId="77777777" w:rsidR="00C24780" w:rsidRPr="005D0A13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Leistungskurse: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Physik</w:t>
            </w:r>
          </w:p>
          <w:p w14:paraId="6ECF7248" w14:textId="54E6020A" w:rsidR="005D0A13" w:rsidRPr="004A0664" w:rsidRDefault="004A0664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</w:pPr>
            <w:r w:rsidRPr="004A06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Aktivitäten: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 xml:space="preserve"> </w:t>
            </w:r>
            <w:r w:rsidRPr="004A066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Stufensprecher in der Oberstufe, Chor (Klasse 5-10), Ruder-AG (Klasse 8-12)</w:t>
            </w:r>
          </w:p>
        </w:tc>
      </w:tr>
      <w:tr w:rsidR="00C24780" w:rsidRPr="00F44F5F" w14:paraId="3A2665B3" w14:textId="77777777" w:rsidTr="00C24780">
        <w:trPr>
          <w:trHeight w:val="300"/>
        </w:trPr>
        <w:tc>
          <w:tcPr>
            <w:tcW w:w="10298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24780" w:rsidRPr="00F44F5F" w14:paraId="127C64E2" w14:textId="77777777" w:rsidTr="00C24780">
        <w:trPr>
          <w:trHeight w:val="300"/>
        </w:trPr>
        <w:tc>
          <w:tcPr>
            <w:tcW w:w="611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41AC00AB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DDP-Gruppe</w:t>
            </w:r>
          </w:p>
        </w:tc>
        <w:tc>
          <w:tcPr>
            <w:tcW w:w="4187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6C44CF6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Koblenz</w:t>
            </w:r>
          </w:p>
        </w:tc>
      </w:tr>
      <w:tr w:rsidR="00C24780" w:rsidRPr="00F44F5F" w14:paraId="335D84E9" w14:textId="77777777" w:rsidTr="00016379">
        <w:trPr>
          <w:trHeight w:val="20"/>
        </w:trPr>
        <w:tc>
          <w:tcPr>
            <w:tcW w:w="7371" w:type="dxa"/>
            <w:gridSpan w:val="4"/>
          </w:tcPr>
          <w:p w14:paraId="20B1570F" w14:textId="52180DB6" w:rsidR="00C24780" w:rsidRPr="00F44F5F" w:rsidRDefault="00C24780" w:rsidP="3B70A2D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Praktikum in der Wirtschaftsprüfung </w:t>
            </w:r>
          </w:p>
        </w:tc>
        <w:tc>
          <w:tcPr>
            <w:tcW w:w="2927" w:type="dxa"/>
            <w:gridSpan w:val="5"/>
          </w:tcPr>
          <w:p w14:paraId="0475B997" w14:textId="210BF2B5" w:rsidR="00C24780" w:rsidRPr="00F44F5F" w:rsidRDefault="00C2478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03/2026 – 04/2026</w:t>
            </w:r>
          </w:p>
        </w:tc>
      </w:tr>
      <w:tr w:rsidR="00C24780" w14:paraId="58C6E8F7" w14:textId="77777777" w:rsidTr="009F4292">
        <w:trPr>
          <w:trHeight w:val="227"/>
        </w:trPr>
        <w:tc>
          <w:tcPr>
            <w:tcW w:w="10298" w:type="dxa"/>
            <w:gridSpan w:val="9"/>
          </w:tcPr>
          <w:p w14:paraId="29C579AC" w14:textId="78E82A05" w:rsidR="00C24780" w:rsidRDefault="00EB52EB" w:rsidP="3B70A2D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Analyse von Bilanz-, GuV-, und Cashflow-Positionen </w:t>
            </w:r>
            <w:ins w:id="0" w:author="David Döbele" w:date="2026-03-12T12:10:00Z" w16du:dateUtc="2026-03-12T10:10:00Z">
              <w:r w:rsidR="00C77C52">
                <w:rPr>
                  <w:rFonts w:ascii="Times New Roman" w:hAnsi="Times New Roman" w:cs="Times New Roman"/>
                  <w:sz w:val="20"/>
                  <w:szCs w:val="20"/>
                </w:rPr>
                <w:t xml:space="preserve">mittelständische </w:t>
              </w:r>
            </w:ins>
            <w:del w:id="1" w:author="David Döbele" w:date="2026-03-12T12:10:00Z" w16du:dateUtc="2026-03-12T10:10:00Z">
              <w:r w:rsidDel="00C77C52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mittelständiger </w:delText>
              </w:r>
            </w:del>
            <w:r>
              <w:rPr>
                <w:rFonts w:ascii="Times New Roman" w:hAnsi="Times New Roman" w:cs="Times New Roman"/>
                <w:sz w:val="20"/>
                <w:szCs w:val="20"/>
              </w:rPr>
              <w:t>Unternehmen und Konzerne</w:t>
            </w:r>
            <w:del w:id="2" w:author="David Döbele" w:date="2026-03-12T12:08:00Z" w16du:dateUtc="2026-03-12T10:08:00Z">
              <w:r w:rsidDel="00C77C52">
                <w:rPr>
                  <w:rFonts w:ascii="Times New Roman" w:hAnsi="Times New Roman" w:cs="Times New Roman"/>
                  <w:sz w:val="20"/>
                  <w:szCs w:val="20"/>
                </w:rPr>
                <w:delText>n</w:delText>
              </w:r>
            </w:del>
          </w:p>
          <w:p w14:paraId="526B48FC" w14:textId="77777777" w:rsidR="00EB52EB" w:rsidRDefault="00F02D38" w:rsidP="3B70A2D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Auswertung von finanziellen Kennzahlen und Plausibilitätsprüfungen in Excel zur Bewertung der Kapitalstruktur</w:t>
            </w:r>
          </w:p>
          <w:p w14:paraId="343AAFFF" w14:textId="77777777" w:rsidR="00F02D38" w:rsidRDefault="00F02D38" w:rsidP="3B70A2D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Aufbereitung und Strukturierung von Finanzdaten sowie Erstellung prüfungsrelevanter Arbeitspapiere </w:t>
            </w:r>
          </w:p>
          <w:p w14:paraId="4B71F135" w14:textId="0C3A5C46" w:rsidR="00F02D38" w:rsidRPr="008D5632" w:rsidRDefault="00F02D38" w:rsidP="3B70A2D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Analyse von Geschäftsmodellen und </w:t>
            </w:r>
            <w:r w:rsidRPr="00F02D38">
              <w:rPr>
                <w:rFonts w:ascii="Times New Roman" w:hAnsi="Times New Roman" w:cs="Times New Roman"/>
                <w:sz w:val="20"/>
                <w:szCs w:val="20"/>
              </w:rPr>
              <w:t>finanziellen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Werttreibern zur Beurteilung der wirtschaftlichen Entwicklung von Mandanten</w:t>
            </w:r>
            <w:ins w:id="3" w:author="David Döbele" w:date="2026-03-12T12:09:00Z" w16du:dateUtc="2026-03-12T10:09:00Z">
              <w:r w:rsidR="00C77C52">
                <w:rPr>
                  <w:rFonts w:ascii="Times New Roman" w:hAnsi="Times New Roman" w:cs="Times New Roman"/>
                  <w:sz w:val="20"/>
                  <w:szCs w:val="20"/>
                </w:rPr>
                <w:t xml:space="preserve"> mit einem Fokus auf </w:t>
              </w:r>
            </w:ins>
            <w:ins w:id="4" w:author="David Döbele" w:date="2026-03-12T12:10:00Z" w16du:dateUtc="2026-03-12T10:10:00Z">
              <w:r w:rsidR="00C77C52">
                <w:rPr>
                  <w:rFonts w:ascii="Times New Roman" w:hAnsi="Times New Roman" w:cs="Times New Roman"/>
                  <w:sz w:val="20"/>
                  <w:szCs w:val="20"/>
                </w:rPr>
                <w:t>mittelständische Unternehmen aus dem XYZ-Sektor</w:t>
              </w:r>
            </w:ins>
            <w:del w:id="5" w:author="David Döbele" w:date="2026-03-12T12:09:00Z" w16du:dateUtc="2026-03-12T10:09:00Z">
              <w:r w:rsidDel="00C77C52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</w:delText>
              </w:r>
            </w:del>
          </w:p>
        </w:tc>
      </w:tr>
      <w:tr w:rsidR="004A0664" w:rsidRPr="00F44F5F" w14:paraId="4EC9DEB8" w14:textId="77777777" w:rsidTr="00016379">
        <w:trPr>
          <w:trHeight w:val="300"/>
        </w:trPr>
        <w:tc>
          <w:tcPr>
            <w:tcW w:w="7513" w:type="dxa"/>
            <w:gridSpan w:val="5"/>
            <w:vAlign w:val="bottom"/>
          </w:tcPr>
          <w:p w14:paraId="061D97E7" w14:textId="550F653B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Treurag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2785" w:type="dxa"/>
            <w:gridSpan w:val="4"/>
            <w:vAlign w:val="bottom"/>
          </w:tcPr>
          <w:p w14:paraId="38592414" w14:textId="2B1CBD9F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4A0664" w:rsidRPr="00F44F5F" w14:paraId="0A0FFCF6" w14:textId="77777777" w:rsidTr="00016379">
        <w:trPr>
          <w:trHeight w:val="20"/>
        </w:trPr>
        <w:tc>
          <w:tcPr>
            <w:tcW w:w="7513" w:type="dxa"/>
            <w:gridSpan w:val="5"/>
          </w:tcPr>
          <w:p w14:paraId="30382087" w14:textId="7936320B" w:rsidR="004A0664" w:rsidRPr="006A3AD8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A3AD8">
              <w:rPr>
                <w:rFonts w:ascii="Times New Roman" w:hAnsi="Times New Roman" w:cs="Times New Roman"/>
                <w:sz w:val="20"/>
                <w:szCs w:val="20"/>
              </w:rPr>
              <w:t xml:space="preserve">Praktikum in der Steuerberatung und Wirtschaftsprüfung </w:t>
            </w:r>
          </w:p>
        </w:tc>
        <w:tc>
          <w:tcPr>
            <w:tcW w:w="2785" w:type="dxa"/>
            <w:gridSpan w:val="4"/>
          </w:tcPr>
          <w:p w14:paraId="7444AF8F" w14:textId="15EFC3F8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09/2025 – 09/2025</w:t>
            </w:r>
          </w:p>
        </w:tc>
      </w:tr>
      <w:tr w:rsidR="004A0664" w:rsidRPr="00F44F5F" w14:paraId="4C00CD42" w14:textId="77777777" w:rsidTr="009F4292">
        <w:trPr>
          <w:trHeight w:val="510"/>
        </w:trPr>
        <w:tc>
          <w:tcPr>
            <w:tcW w:w="10298" w:type="dxa"/>
            <w:gridSpan w:val="9"/>
          </w:tcPr>
          <w:p w14:paraId="1BFD39F2" w14:textId="570CE29B" w:rsidR="004A0664" w:rsidRPr="00FE0496" w:rsidRDefault="004A0664" w:rsidP="004A0664">
            <w:pPr>
              <w:pStyle w:val="Bullets"/>
              <w:rPr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Mitwirkung bei der Erstellung von Steuererklärungen </w:t>
            </w:r>
            <w:ins w:id="6" w:author="David Döbele" w:date="2026-03-12T12:09:00Z" w16du:dateUtc="2026-03-12T10:09:00Z">
              <w:r w:rsidR="00C77C5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sowie der </w:t>
              </w:r>
              <w:r w:rsidR="00C77C52" w:rsidRPr="3B70A2DB">
                <w:rPr>
                  <w:rFonts w:ascii="Times New Roman" w:eastAsia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Erstellung von Finanzbuchführungen </w:t>
              </w:r>
              <w:r w:rsidR="00C77C52">
                <w:rPr>
                  <w:rFonts w:ascii="Times New Roman" w:eastAsia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br/>
              </w:r>
            </w:ins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für Unternehmen</w:t>
            </w:r>
            <w:ins w:id="7" w:author="David Döbele" w:date="2026-03-12T12:09:00Z" w16du:dateUtc="2026-03-12T10:09:00Z">
              <w:r w:rsidR="00C77C5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verschiedene mittelständische Unternehmen </w:t>
              </w:r>
            </w:ins>
            <w:ins w:id="8" w:author="David Döbele" w:date="2026-03-12T12:10:00Z" w16du:dateUtc="2026-03-12T10:10:00Z">
              <w:r w:rsidR="00C77C5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(Fokus auf X und Y Sektor)</w:t>
              </w:r>
            </w:ins>
          </w:p>
          <w:p w14:paraId="5CA4C63D" w14:textId="0C6F7628" w:rsidR="004A0664" w:rsidRPr="00FE0496" w:rsidDel="00C77C52" w:rsidRDefault="004A0664" w:rsidP="004A0664">
            <w:pPr>
              <w:pStyle w:val="Bullets"/>
              <w:rPr>
                <w:del w:id="9" w:author="David Döbele" w:date="2026-03-12T12:09:00Z" w16du:dateUtc="2026-03-12T10:09:00Z"/>
                <w:i w:val="0"/>
                <w:iCs w:val="0"/>
                <w:lang w:val="de-AT"/>
              </w:rPr>
            </w:pPr>
            <w:del w:id="10" w:author="David Döbele" w:date="2026-03-12T12:09:00Z" w16du:dateUtc="2026-03-12T10:09:00Z">
              <w:r w:rsidRPr="3B70A2DB" w:rsidDel="00C77C52">
                <w:rPr>
                  <w:rFonts w:ascii="Times New Roman" w:eastAsia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Erstellung von Finanzbuchführungen für mittelständische Unternehmen</w:delText>
              </w:r>
            </w:del>
          </w:p>
          <w:p w14:paraId="3855FD62" w14:textId="77777777" w:rsidR="004A0664" w:rsidRPr="00FE0496" w:rsidRDefault="004A0664" w:rsidP="004A0664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Auswertung von 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OPOS</w:t>
            </w: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-Listen für eine Wirtschaftsprüfung eines Bauunternehmens</w:t>
            </w:r>
          </w:p>
          <w:p w14:paraId="089C6F28" w14:textId="55E66FAB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Analyse von Betriebsinventuren für eine Wirtschaftsprüfung eines Bauunternehmens </w:t>
            </w:r>
          </w:p>
        </w:tc>
      </w:tr>
      <w:tr w:rsidR="004A0664" w:rsidRPr="00F44F5F" w14:paraId="50AFEA03" w14:textId="77777777" w:rsidTr="00016379">
        <w:trPr>
          <w:trHeight w:val="300"/>
        </w:trPr>
        <w:tc>
          <w:tcPr>
            <w:tcW w:w="7513" w:type="dxa"/>
            <w:gridSpan w:val="5"/>
            <w:vAlign w:val="bottom"/>
          </w:tcPr>
          <w:p w14:paraId="42FB0D26" w14:textId="7FBA451C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Allianz Vertretung Daniel Wermke</w:t>
            </w:r>
          </w:p>
        </w:tc>
        <w:tc>
          <w:tcPr>
            <w:tcW w:w="2785" w:type="dxa"/>
            <w:gridSpan w:val="4"/>
            <w:vAlign w:val="bottom"/>
          </w:tcPr>
          <w:p w14:paraId="11E31BD8" w14:textId="44EC7A16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4A0664" w:rsidRPr="00F44F5F" w14:paraId="48328CB9" w14:textId="77777777" w:rsidTr="00016379">
        <w:trPr>
          <w:trHeight w:val="20"/>
        </w:trPr>
        <w:tc>
          <w:tcPr>
            <w:tcW w:w="7797" w:type="dxa"/>
            <w:gridSpan w:val="6"/>
          </w:tcPr>
          <w:p w14:paraId="74B74B41" w14:textId="11038402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Praktikum in der Vertrags- und Datenanalyse </w:t>
            </w:r>
          </w:p>
        </w:tc>
        <w:tc>
          <w:tcPr>
            <w:tcW w:w="2501" w:type="dxa"/>
            <w:gridSpan w:val="3"/>
          </w:tcPr>
          <w:p w14:paraId="2CB21DEB" w14:textId="4EF58A30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07/2025 – 08/2025</w:t>
            </w:r>
          </w:p>
        </w:tc>
      </w:tr>
      <w:tr w:rsidR="004A0664" w:rsidRPr="00F44F5F" w14:paraId="7C4155D6" w14:textId="77777777" w:rsidTr="002969BE">
        <w:trPr>
          <w:trHeight w:val="964"/>
        </w:trPr>
        <w:tc>
          <w:tcPr>
            <w:tcW w:w="10298" w:type="dxa"/>
            <w:gridSpan w:val="9"/>
          </w:tcPr>
          <w:p w14:paraId="28FFD3B2" w14:textId="77777777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Kundenberatung, Vertragsanalyse und Angebotserstellung</w:t>
            </w:r>
          </w:p>
          <w:p w14:paraId="796923FC" w14:textId="77777777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Optimierung und digitale Erfassung von Kundendaten in internen Systemen </w:t>
            </w:r>
          </w:p>
          <w:p w14:paraId="51966FF5" w14:textId="77777777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Verbesserung der analytischen Fähigkeiten im praktischen Umfeld</w:t>
            </w:r>
          </w:p>
          <w:p w14:paraId="3658805E" w14:textId="1351FC1F" w:rsidR="004A0664" w:rsidRPr="00FE0496" w:rsidRDefault="004A0664" w:rsidP="004A066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Sorgfältiger Umgang mit sensiblen Daten</w:t>
            </w:r>
          </w:p>
        </w:tc>
      </w:tr>
      <w:tr w:rsidR="00C24780" w:rsidRPr="00F44F5F" w14:paraId="414B4085" w14:textId="77777777" w:rsidTr="00C24780">
        <w:trPr>
          <w:trHeight w:val="300"/>
        </w:trPr>
        <w:tc>
          <w:tcPr>
            <w:tcW w:w="10298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C24780" w:rsidRPr="00F44F5F" w14:paraId="74251178" w14:textId="77777777" w:rsidTr="00016379">
        <w:trPr>
          <w:trHeight w:val="300"/>
        </w:trPr>
        <w:tc>
          <w:tcPr>
            <w:tcW w:w="7513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295519AD" w:rsidR="00C24780" w:rsidRPr="00F44F5F" w:rsidRDefault="00C24780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M&amp;A Curriculum von </w:t>
            </w: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Mandaco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und der M&amp;A Review</w:t>
            </w:r>
          </w:p>
        </w:tc>
        <w:tc>
          <w:tcPr>
            <w:tcW w:w="2785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38C41497" w:rsidR="00C24780" w:rsidRPr="001647AB" w:rsidRDefault="001F49FE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C24780" w:rsidRPr="00F44F5F" w14:paraId="4F59C612" w14:textId="77777777" w:rsidTr="00EE6BEE">
        <w:trPr>
          <w:trHeight w:val="20"/>
        </w:trPr>
        <w:tc>
          <w:tcPr>
            <w:tcW w:w="6376" w:type="dxa"/>
            <w:gridSpan w:val="3"/>
          </w:tcPr>
          <w:p w14:paraId="32F07601" w14:textId="7316033C" w:rsidR="00C24780" w:rsidRPr="001647AB" w:rsidRDefault="00C24780" w:rsidP="3B70A2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Ideale Förderung und Weiterbildung für M&amp;A Professionals der Zukunft</w:t>
            </w:r>
          </w:p>
        </w:tc>
        <w:tc>
          <w:tcPr>
            <w:tcW w:w="3922" w:type="dxa"/>
            <w:gridSpan w:val="6"/>
          </w:tcPr>
          <w:p w14:paraId="45DD2178" w14:textId="75334273" w:rsidR="00C24780" w:rsidRPr="00F44F5F" w:rsidRDefault="00C2478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 – heute</w:t>
            </w:r>
          </w:p>
        </w:tc>
      </w:tr>
      <w:tr w:rsidR="00C24780" w:rsidRPr="00016379" w14:paraId="02437711" w14:textId="77777777" w:rsidTr="009F4292">
        <w:trPr>
          <w:trHeight w:val="510"/>
        </w:trPr>
        <w:tc>
          <w:tcPr>
            <w:tcW w:w="10298" w:type="dxa"/>
            <w:gridSpan w:val="9"/>
          </w:tcPr>
          <w:p w14:paraId="3857F0FC" w14:textId="094232FA" w:rsidR="00C24780" w:rsidRPr="00FE0496" w:rsidRDefault="00C24780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Ausgewählt für das exklusive einjährige M&amp;A Curriculum von </w:t>
            </w:r>
            <w:proofErr w:type="spellStart"/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Mandaco</w:t>
            </w:r>
            <w:proofErr w:type="spellEnd"/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für engagierte Studierende</w:t>
            </w:r>
          </w:p>
          <w:p w14:paraId="68CFAD97" w14:textId="623D94A9" w:rsidR="00C24780" w:rsidRPr="00FE0496" w:rsidRDefault="00016379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Relevante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M&amp;A-</w:t>
            </w:r>
            <w:proofErr w:type="spellStart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Prozess</w:t>
            </w:r>
            <w:proofErr w:type="spellEnd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Screening &amp; Targeting, Accounting Fundamentals, Unternehmensbewertung (DCF, Multiples), Financial Modelling, Financial Due Diligence, Deal Structuring, Tax Implications</w:t>
            </w:r>
          </w:p>
        </w:tc>
      </w:tr>
      <w:tr w:rsidR="00C24780" w:rsidRPr="00F44F5F" w14:paraId="3B26943D" w14:textId="77777777" w:rsidTr="00016379">
        <w:trPr>
          <w:trHeight w:val="300"/>
        </w:trPr>
        <w:tc>
          <w:tcPr>
            <w:tcW w:w="7371" w:type="dxa"/>
            <w:gridSpan w:val="4"/>
            <w:vAlign w:val="bottom"/>
          </w:tcPr>
          <w:p w14:paraId="11E538C2" w14:textId="3DF4DD95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Arbeitskreis Börse e.V.</w:t>
            </w:r>
          </w:p>
        </w:tc>
        <w:tc>
          <w:tcPr>
            <w:tcW w:w="2927" w:type="dxa"/>
            <w:gridSpan w:val="5"/>
            <w:vAlign w:val="bottom"/>
          </w:tcPr>
          <w:p w14:paraId="21BF18C9" w14:textId="3896113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C24780" w:rsidRPr="00F44F5F" w14:paraId="04BFDD79" w14:textId="77777777" w:rsidTr="00CA5FD4">
        <w:trPr>
          <w:trHeight w:val="20"/>
        </w:trPr>
        <w:tc>
          <w:tcPr>
            <w:tcW w:w="8718" w:type="dxa"/>
            <w:gridSpan w:val="8"/>
          </w:tcPr>
          <w:p w14:paraId="5D908AF7" w14:textId="55CA8B53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Aktives Mitglied des studentischen Finance- und Börsenvereins der </w:t>
            </w:r>
            <w:proofErr w:type="gramStart"/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Johannes Gutenberg-Universität</w:t>
            </w:r>
            <w:proofErr w:type="gramEnd"/>
          </w:p>
        </w:tc>
        <w:tc>
          <w:tcPr>
            <w:tcW w:w="1580" w:type="dxa"/>
          </w:tcPr>
          <w:p w14:paraId="0D2FFB14" w14:textId="0FA1C55C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08/2025 – heute</w:t>
            </w:r>
          </w:p>
        </w:tc>
      </w:tr>
      <w:tr w:rsidR="00C24780" w:rsidRPr="00F44F5F" w14:paraId="66A58453" w14:textId="77777777" w:rsidTr="00CA5FD4">
        <w:trPr>
          <w:trHeight w:val="20"/>
        </w:trPr>
        <w:tc>
          <w:tcPr>
            <w:tcW w:w="10298" w:type="dxa"/>
            <w:gridSpan w:val="9"/>
          </w:tcPr>
          <w:p w14:paraId="50B5B9CB" w14:textId="025F7AD6" w:rsidR="00C24780" w:rsidRPr="001647AB" w:rsidRDefault="00C24780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Kontinuierliches Vertiefen von Wissen </w:t>
            </w:r>
            <w:r w:rsidR="00586F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Kapitalmarkt- und M&amp;A-Trends</w:t>
            </w:r>
          </w:p>
        </w:tc>
      </w:tr>
      <w:tr w:rsidR="00C24780" w:rsidRPr="00F44F5F" w14:paraId="4028871F" w14:textId="77777777" w:rsidTr="00016379">
        <w:trPr>
          <w:trHeight w:val="300"/>
        </w:trPr>
        <w:tc>
          <w:tcPr>
            <w:tcW w:w="7371" w:type="dxa"/>
            <w:gridSpan w:val="4"/>
            <w:vAlign w:val="bottom"/>
          </w:tcPr>
          <w:p w14:paraId="3B81DA34" w14:textId="77FC4BAF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Junge Liberale Bad Kreuznach</w:t>
            </w:r>
          </w:p>
        </w:tc>
        <w:tc>
          <w:tcPr>
            <w:tcW w:w="2927" w:type="dxa"/>
            <w:gridSpan w:val="5"/>
            <w:vAlign w:val="bottom"/>
          </w:tcPr>
          <w:p w14:paraId="7F9CDF1E" w14:textId="17F7FDF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C24780" w:rsidRPr="00F44F5F" w14:paraId="7B2F81B2" w14:textId="77777777" w:rsidTr="00CA5FD4">
        <w:trPr>
          <w:trHeight w:val="20"/>
        </w:trPr>
        <w:tc>
          <w:tcPr>
            <w:tcW w:w="8505" w:type="dxa"/>
            <w:gridSpan w:val="7"/>
          </w:tcPr>
          <w:p w14:paraId="099DE2C5" w14:textId="499A4B49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Pressesprecher und Neugründungsmitglied des Ortsverbands der Jungen Liberalen Bad Kreuznach</w:t>
            </w:r>
          </w:p>
        </w:tc>
        <w:tc>
          <w:tcPr>
            <w:tcW w:w="1793" w:type="dxa"/>
            <w:gridSpan w:val="2"/>
          </w:tcPr>
          <w:p w14:paraId="091163D4" w14:textId="5B5CCCC5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08/2025 – heute</w:t>
            </w:r>
          </w:p>
        </w:tc>
      </w:tr>
      <w:tr w:rsidR="00C24780" w14:paraId="0B4CECD3" w14:textId="77777777" w:rsidTr="00CA5FD4">
        <w:trPr>
          <w:trHeight w:val="510"/>
        </w:trPr>
        <w:tc>
          <w:tcPr>
            <w:tcW w:w="10298" w:type="dxa"/>
            <w:gridSpan w:val="9"/>
          </w:tcPr>
          <w:p w14:paraId="53A24032" w14:textId="31C8B8CC" w:rsidR="00C24780" w:rsidRDefault="00C24780" w:rsidP="5E37DD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Aufbau des </w:t>
            </w:r>
            <w:proofErr w:type="spellStart"/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Socialmedia</w:t>
            </w:r>
            <w:proofErr w:type="spellEnd"/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Auftritts der Jungen Liberalen Bad Kreuznach</w:t>
            </w:r>
          </w:p>
          <w:p w14:paraId="479D2F4B" w14:textId="77777777" w:rsidR="00C24780" w:rsidRDefault="00C24780" w:rsidP="5E37DD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Führen der internen sowie externen Kommunikation </w:t>
            </w:r>
          </w:p>
          <w:p w14:paraId="0765CFB0" w14:textId="6AA5EDA9" w:rsidR="006A3AD8" w:rsidRDefault="00CA5FD4" w:rsidP="5E37DD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Ausarbeitung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der Wahlkampfstrategie der Jungen Liberalen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Rahmen der 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Landtagswahl in Rheinland-Pfalz</w:t>
            </w:r>
          </w:p>
        </w:tc>
      </w:tr>
      <w:tr w:rsidR="00C24780" w:rsidRPr="00F44F5F" w14:paraId="482569A2" w14:textId="77777777" w:rsidTr="00CA5FD4">
        <w:trPr>
          <w:trHeight w:val="300"/>
        </w:trPr>
        <w:tc>
          <w:tcPr>
            <w:tcW w:w="10298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C24780" w:rsidRPr="001647AB" w:rsidRDefault="00C24780" w:rsidP="00F02D38">
            <w:pPr>
              <w:spacing w:before="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24780" w:rsidRPr="00F44F5F" w14:paraId="2B257790" w14:textId="77777777" w:rsidTr="00CA5FD4">
        <w:trPr>
          <w:trHeight w:val="300"/>
        </w:trPr>
        <w:tc>
          <w:tcPr>
            <w:tcW w:w="1029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29EE62B" w:rsidR="00C24780" w:rsidRPr="001647AB" w:rsidRDefault="00C2478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Deutsch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(Muttersprache)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Englisch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(C1/B2)</w:t>
            </w:r>
            <w:r w:rsidR="00C0113D" w:rsidRP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</w:t>
            </w:r>
            <w:r w:rsidR="00C0113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="00C0113D" w:rsidRP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Französisch</w:t>
            </w:r>
            <w:r w:rsidR="00C0113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 (A2/B1)</w:t>
            </w:r>
          </w:p>
        </w:tc>
      </w:tr>
      <w:tr w:rsidR="00C24780" w:rsidRPr="00F25EB2" w14:paraId="45706C3F" w14:textId="77777777" w:rsidTr="00C24780">
        <w:trPr>
          <w:trHeight w:val="300"/>
        </w:trPr>
        <w:tc>
          <w:tcPr>
            <w:tcW w:w="10298" w:type="dxa"/>
            <w:gridSpan w:val="9"/>
            <w:vAlign w:val="bottom"/>
          </w:tcPr>
          <w:p w14:paraId="60CA2168" w14:textId="16B14FC5" w:rsidR="00C24780" w:rsidRPr="004F18D1" w:rsidRDefault="00C24780" w:rsidP="3B70A2D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Microsoft Office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(fortgeschritten)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E1577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DATEV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 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1E2B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Caseware</w:t>
            </w:r>
            <w:proofErr w:type="spellEnd"/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1E2B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Java </w:t>
            </w:r>
            <w:r w:rsidR="004F18D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(routiniert)</w:t>
            </w:r>
          </w:p>
        </w:tc>
      </w:tr>
      <w:tr w:rsidR="00C24780" w:rsidRPr="00F44F5F" w14:paraId="70CB01B0" w14:textId="77777777" w:rsidTr="00C24780">
        <w:trPr>
          <w:trHeight w:val="300"/>
        </w:trPr>
        <w:tc>
          <w:tcPr>
            <w:tcW w:w="10298" w:type="dxa"/>
            <w:gridSpan w:val="9"/>
            <w:vAlign w:val="bottom"/>
          </w:tcPr>
          <w:p w14:paraId="598C2742" w14:textId="38971C51" w:rsidR="00C24780" w:rsidRPr="001647AB" w:rsidRDefault="00C24780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Basketball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Politik, Wirtschaft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Schach</w:t>
            </w:r>
          </w:p>
        </w:tc>
      </w:tr>
      <w:tr w:rsidR="00C24780" w:rsidRPr="00F44F5F" w14:paraId="071AB173" w14:textId="77777777" w:rsidTr="00C24780">
        <w:trPr>
          <w:trHeight w:val="300"/>
        </w:trPr>
        <w:tc>
          <w:tcPr>
            <w:tcW w:w="10298" w:type="dxa"/>
            <w:gridSpan w:val="9"/>
            <w:vAlign w:val="bottom"/>
          </w:tcPr>
          <w:p w14:paraId="5FBDE2F3" w14:textId="2249493E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6773D9" wp14:editId="17D351D2">
                  <wp:extent cx="980133" cy="537187"/>
                  <wp:effectExtent l="0" t="0" r="0" b="0"/>
                  <wp:docPr id="677119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033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133" cy="53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27F8826F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6A3AD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D047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057A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</w:tbl>
    <w:p w14:paraId="32F8A5DE" w14:textId="77777777" w:rsidR="004A0664" w:rsidRPr="004A0664" w:rsidRDefault="004A0664" w:rsidP="3B70A2DB">
      <w:pPr>
        <w:rPr>
          <w:lang w:val="de-AT"/>
        </w:rPr>
      </w:pPr>
    </w:p>
    <w:sectPr w:rsidR="004A0664" w:rsidRPr="004A0664" w:rsidSect="00FE0496">
      <w:footerReference w:type="even" r:id="rId9"/>
      <w:pgSz w:w="11906" w:h="16838"/>
      <w:pgMar w:top="567" w:right="1134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9197B" w14:textId="77777777" w:rsidR="0041222C" w:rsidRDefault="0041222C" w:rsidP="00BE053D">
      <w:pPr>
        <w:spacing w:after="0" w:line="240" w:lineRule="auto"/>
      </w:pPr>
      <w:r>
        <w:separator/>
      </w:r>
    </w:p>
  </w:endnote>
  <w:endnote w:type="continuationSeparator" w:id="0">
    <w:p w14:paraId="1F46DBF4" w14:textId="77777777" w:rsidR="0041222C" w:rsidRDefault="0041222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C3E8" w14:textId="77777777" w:rsidR="0041222C" w:rsidRDefault="0041222C" w:rsidP="00BE053D">
      <w:pPr>
        <w:spacing w:after="0" w:line="240" w:lineRule="auto"/>
      </w:pPr>
      <w:r>
        <w:separator/>
      </w:r>
    </w:p>
  </w:footnote>
  <w:footnote w:type="continuationSeparator" w:id="0">
    <w:p w14:paraId="3C9EE321" w14:textId="77777777" w:rsidR="0041222C" w:rsidRDefault="0041222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C08B9"/>
    <w:multiLevelType w:val="hybridMultilevel"/>
    <w:tmpl w:val="FFFFFFFF"/>
    <w:lvl w:ilvl="0" w:tplc="3C806F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56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3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00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C5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6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60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E4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2E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4674">
    <w:abstractNumId w:val="19"/>
  </w:num>
  <w:num w:numId="2" w16cid:durableId="2029137232">
    <w:abstractNumId w:val="14"/>
  </w:num>
  <w:num w:numId="3" w16cid:durableId="1517961058">
    <w:abstractNumId w:val="17"/>
  </w:num>
  <w:num w:numId="4" w16cid:durableId="1252082647">
    <w:abstractNumId w:val="21"/>
  </w:num>
  <w:num w:numId="5" w16cid:durableId="216092582">
    <w:abstractNumId w:val="0"/>
  </w:num>
  <w:num w:numId="6" w16cid:durableId="2002467698">
    <w:abstractNumId w:val="1"/>
  </w:num>
  <w:num w:numId="7" w16cid:durableId="807475707">
    <w:abstractNumId w:val="2"/>
  </w:num>
  <w:num w:numId="8" w16cid:durableId="2132552193">
    <w:abstractNumId w:val="13"/>
  </w:num>
  <w:num w:numId="9" w16cid:durableId="1949311987">
    <w:abstractNumId w:val="24"/>
  </w:num>
  <w:num w:numId="10" w16cid:durableId="1961916187">
    <w:abstractNumId w:val="12"/>
  </w:num>
  <w:num w:numId="11" w16cid:durableId="1947156070">
    <w:abstractNumId w:val="25"/>
  </w:num>
  <w:num w:numId="12" w16cid:durableId="1715693601">
    <w:abstractNumId w:val="5"/>
  </w:num>
  <w:num w:numId="13" w16cid:durableId="1688167074">
    <w:abstractNumId w:val="6"/>
  </w:num>
  <w:num w:numId="14" w16cid:durableId="2040233879">
    <w:abstractNumId w:val="8"/>
  </w:num>
  <w:num w:numId="15" w16cid:durableId="1178347352">
    <w:abstractNumId w:val="9"/>
  </w:num>
  <w:num w:numId="16" w16cid:durableId="1771580397">
    <w:abstractNumId w:val="23"/>
  </w:num>
  <w:num w:numId="17" w16cid:durableId="1721974678">
    <w:abstractNumId w:val="4"/>
  </w:num>
  <w:num w:numId="18" w16cid:durableId="2003701761">
    <w:abstractNumId w:val="16"/>
  </w:num>
  <w:num w:numId="19" w16cid:durableId="1247112201">
    <w:abstractNumId w:val="3"/>
  </w:num>
  <w:num w:numId="20" w16cid:durableId="142089335">
    <w:abstractNumId w:val="20"/>
  </w:num>
  <w:num w:numId="21" w16cid:durableId="702943334">
    <w:abstractNumId w:val="10"/>
  </w:num>
  <w:num w:numId="22" w16cid:durableId="1697075762">
    <w:abstractNumId w:val="11"/>
  </w:num>
  <w:num w:numId="23" w16cid:durableId="424351624">
    <w:abstractNumId w:val="15"/>
  </w:num>
  <w:num w:numId="24" w16cid:durableId="1984038324">
    <w:abstractNumId w:val="7"/>
  </w:num>
  <w:num w:numId="25" w16cid:durableId="2056856694">
    <w:abstractNumId w:val="22"/>
  </w:num>
  <w:num w:numId="26" w16cid:durableId="548689742">
    <w:abstractNumId w:val="26"/>
  </w:num>
  <w:num w:numId="27" w16cid:durableId="1499494221">
    <w:abstractNumId w:val="18"/>
  </w:num>
  <w:num w:numId="28" w16cid:durableId="624386309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369"/>
    <w:rsid w:val="00016379"/>
    <w:rsid w:val="0002398F"/>
    <w:rsid w:val="00061D33"/>
    <w:rsid w:val="00064643"/>
    <w:rsid w:val="00087747"/>
    <w:rsid w:val="000A1FDA"/>
    <w:rsid w:val="000B63E2"/>
    <w:rsid w:val="000B6548"/>
    <w:rsid w:val="000D1F69"/>
    <w:rsid w:val="000D671A"/>
    <w:rsid w:val="000F6D91"/>
    <w:rsid w:val="00103EC5"/>
    <w:rsid w:val="00116C6E"/>
    <w:rsid w:val="00122109"/>
    <w:rsid w:val="00125CA6"/>
    <w:rsid w:val="00136870"/>
    <w:rsid w:val="00156FC9"/>
    <w:rsid w:val="00162A5A"/>
    <w:rsid w:val="001647AB"/>
    <w:rsid w:val="00172867"/>
    <w:rsid w:val="00175B6D"/>
    <w:rsid w:val="001901ED"/>
    <w:rsid w:val="0019483A"/>
    <w:rsid w:val="001A1E4A"/>
    <w:rsid w:val="001A46BF"/>
    <w:rsid w:val="001A481B"/>
    <w:rsid w:val="001B0186"/>
    <w:rsid w:val="001B1823"/>
    <w:rsid w:val="001B62CA"/>
    <w:rsid w:val="001D4DCD"/>
    <w:rsid w:val="001E2BEA"/>
    <w:rsid w:val="001F1CC5"/>
    <w:rsid w:val="001F4175"/>
    <w:rsid w:val="001F49FE"/>
    <w:rsid w:val="00221888"/>
    <w:rsid w:val="00223A4D"/>
    <w:rsid w:val="00230D38"/>
    <w:rsid w:val="00232CB5"/>
    <w:rsid w:val="00234A7E"/>
    <w:rsid w:val="0024373D"/>
    <w:rsid w:val="002508C2"/>
    <w:rsid w:val="00250C96"/>
    <w:rsid w:val="00267252"/>
    <w:rsid w:val="00282DB0"/>
    <w:rsid w:val="002964C6"/>
    <w:rsid w:val="002969BE"/>
    <w:rsid w:val="002A7A80"/>
    <w:rsid w:val="002B2091"/>
    <w:rsid w:val="002B65D1"/>
    <w:rsid w:val="002C04CC"/>
    <w:rsid w:val="002C6972"/>
    <w:rsid w:val="002D2B32"/>
    <w:rsid w:val="002D4516"/>
    <w:rsid w:val="002E302D"/>
    <w:rsid w:val="002E5460"/>
    <w:rsid w:val="002F46AD"/>
    <w:rsid w:val="00307449"/>
    <w:rsid w:val="003101F0"/>
    <w:rsid w:val="00314B7A"/>
    <w:rsid w:val="00315A6C"/>
    <w:rsid w:val="00315DC4"/>
    <w:rsid w:val="00324BC5"/>
    <w:rsid w:val="00340BAB"/>
    <w:rsid w:val="003418E0"/>
    <w:rsid w:val="00347F8D"/>
    <w:rsid w:val="00372F7B"/>
    <w:rsid w:val="003733E5"/>
    <w:rsid w:val="00381534"/>
    <w:rsid w:val="00387B98"/>
    <w:rsid w:val="00390EA6"/>
    <w:rsid w:val="003E27C3"/>
    <w:rsid w:val="003F15D9"/>
    <w:rsid w:val="003F3E3F"/>
    <w:rsid w:val="004067B8"/>
    <w:rsid w:val="0041222C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3801"/>
    <w:rsid w:val="00484FD7"/>
    <w:rsid w:val="004929FB"/>
    <w:rsid w:val="004938E0"/>
    <w:rsid w:val="004A0664"/>
    <w:rsid w:val="004A54BA"/>
    <w:rsid w:val="004B6A5E"/>
    <w:rsid w:val="004F18D1"/>
    <w:rsid w:val="004F552A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86FD6"/>
    <w:rsid w:val="005B1E70"/>
    <w:rsid w:val="005C472F"/>
    <w:rsid w:val="005D0A13"/>
    <w:rsid w:val="005D6329"/>
    <w:rsid w:val="005E33F3"/>
    <w:rsid w:val="005E3961"/>
    <w:rsid w:val="005E57F6"/>
    <w:rsid w:val="005E6E81"/>
    <w:rsid w:val="006058D8"/>
    <w:rsid w:val="00610200"/>
    <w:rsid w:val="00623699"/>
    <w:rsid w:val="00632D5A"/>
    <w:rsid w:val="00635515"/>
    <w:rsid w:val="006363F8"/>
    <w:rsid w:val="00641840"/>
    <w:rsid w:val="006546FD"/>
    <w:rsid w:val="00660BA5"/>
    <w:rsid w:val="00665BF3"/>
    <w:rsid w:val="006732D6"/>
    <w:rsid w:val="00693E09"/>
    <w:rsid w:val="006A2DE9"/>
    <w:rsid w:val="006A3AD8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677B"/>
    <w:rsid w:val="00737822"/>
    <w:rsid w:val="0074111D"/>
    <w:rsid w:val="00753D4A"/>
    <w:rsid w:val="00756912"/>
    <w:rsid w:val="00761609"/>
    <w:rsid w:val="00763DCE"/>
    <w:rsid w:val="00765B85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D5FDA"/>
    <w:rsid w:val="007E4106"/>
    <w:rsid w:val="008050E4"/>
    <w:rsid w:val="0082257D"/>
    <w:rsid w:val="00853438"/>
    <w:rsid w:val="00866846"/>
    <w:rsid w:val="00875DA9"/>
    <w:rsid w:val="00876BF5"/>
    <w:rsid w:val="00885A85"/>
    <w:rsid w:val="00895E38"/>
    <w:rsid w:val="0089666B"/>
    <w:rsid w:val="008A782B"/>
    <w:rsid w:val="008B0FC0"/>
    <w:rsid w:val="008C429A"/>
    <w:rsid w:val="008D5632"/>
    <w:rsid w:val="008E1F3D"/>
    <w:rsid w:val="008F0865"/>
    <w:rsid w:val="008F29D4"/>
    <w:rsid w:val="009053D7"/>
    <w:rsid w:val="009057AA"/>
    <w:rsid w:val="0091331D"/>
    <w:rsid w:val="0093223C"/>
    <w:rsid w:val="00941A87"/>
    <w:rsid w:val="009501C2"/>
    <w:rsid w:val="00960F2D"/>
    <w:rsid w:val="009668B9"/>
    <w:rsid w:val="00976577"/>
    <w:rsid w:val="009876A3"/>
    <w:rsid w:val="00996356"/>
    <w:rsid w:val="00997D9A"/>
    <w:rsid w:val="009D0473"/>
    <w:rsid w:val="009D2AD5"/>
    <w:rsid w:val="009D453A"/>
    <w:rsid w:val="009D7C49"/>
    <w:rsid w:val="009E7297"/>
    <w:rsid w:val="009F04AB"/>
    <w:rsid w:val="009F4292"/>
    <w:rsid w:val="00A0257D"/>
    <w:rsid w:val="00A12CD6"/>
    <w:rsid w:val="00A12EDC"/>
    <w:rsid w:val="00A1489A"/>
    <w:rsid w:val="00A24470"/>
    <w:rsid w:val="00A26D0D"/>
    <w:rsid w:val="00A33BDE"/>
    <w:rsid w:val="00A34885"/>
    <w:rsid w:val="00A43BC1"/>
    <w:rsid w:val="00A63887"/>
    <w:rsid w:val="00A74225"/>
    <w:rsid w:val="00A81608"/>
    <w:rsid w:val="00A82118"/>
    <w:rsid w:val="00A87840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AF000F"/>
    <w:rsid w:val="00B0230B"/>
    <w:rsid w:val="00B15AF7"/>
    <w:rsid w:val="00B17D95"/>
    <w:rsid w:val="00B23509"/>
    <w:rsid w:val="00B26380"/>
    <w:rsid w:val="00B3220C"/>
    <w:rsid w:val="00B359DB"/>
    <w:rsid w:val="00B3632B"/>
    <w:rsid w:val="00B409D8"/>
    <w:rsid w:val="00B5178D"/>
    <w:rsid w:val="00B67F1F"/>
    <w:rsid w:val="00B701D7"/>
    <w:rsid w:val="00B71FA2"/>
    <w:rsid w:val="00B75B54"/>
    <w:rsid w:val="00B90595"/>
    <w:rsid w:val="00BA215A"/>
    <w:rsid w:val="00BB5F09"/>
    <w:rsid w:val="00BC0D9F"/>
    <w:rsid w:val="00BE053D"/>
    <w:rsid w:val="00BF1A7A"/>
    <w:rsid w:val="00BF1FA3"/>
    <w:rsid w:val="00C00974"/>
    <w:rsid w:val="00C0113D"/>
    <w:rsid w:val="00C018E4"/>
    <w:rsid w:val="00C066FA"/>
    <w:rsid w:val="00C06BD2"/>
    <w:rsid w:val="00C24780"/>
    <w:rsid w:val="00C25387"/>
    <w:rsid w:val="00C54BE3"/>
    <w:rsid w:val="00C57572"/>
    <w:rsid w:val="00C57F80"/>
    <w:rsid w:val="00C76335"/>
    <w:rsid w:val="00C768ED"/>
    <w:rsid w:val="00C77C52"/>
    <w:rsid w:val="00C77D0D"/>
    <w:rsid w:val="00C82A8F"/>
    <w:rsid w:val="00C916C2"/>
    <w:rsid w:val="00CA226F"/>
    <w:rsid w:val="00CA5DDB"/>
    <w:rsid w:val="00CA5FD4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0BE0"/>
    <w:rsid w:val="00D42BDD"/>
    <w:rsid w:val="00D470E4"/>
    <w:rsid w:val="00D52142"/>
    <w:rsid w:val="00D5280E"/>
    <w:rsid w:val="00D61F14"/>
    <w:rsid w:val="00D645D4"/>
    <w:rsid w:val="00D655E4"/>
    <w:rsid w:val="00D742EE"/>
    <w:rsid w:val="00D80D6B"/>
    <w:rsid w:val="00D85D41"/>
    <w:rsid w:val="00D90950"/>
    <w:rsid w:val="00D97633"/>
    <w:rsid w:val="00DA69DF"/>
    <w:rsid w:val="00DB33F8"/>
    <w:rsid w:val="00DC35B9"/>
    <w:rsid w:val="00DD38E2"/>
    <w:rsid w:val="00E00140"/>
    <w:rsid w:val="00E0450C"/>
    <w:rsid w:val="00E13110"/>
    <w:rsid w:val="00E1577F"/>
    <w:rsid w:val="00E231A5"/>
    <w:rsid w:val="00E241BF"/>
    <w:rsid w:val="00E24DF1"/>
    <w:rsid w:val="00E40B9A"/>
    <w:rsid w:val="00E40FAB"/>
    <w:rsid w:val="00E431ED"/>
    <w:rsid w:val="00E4705C"/>
    <w:rsid w:val="00E51A7F"/>
    <w:rsid w:val="00E55D90"/>
    <w:rsid w:val="00E56905"/>
    <w:rsid w:val="00E64FF5"/>
    <w:rsid w:val="00E907EC"/>
    <w:rsid w:val="00EA5421"/>
    <w:rsid w:val="00EA6221"/>
    <w:rsid w:val="00EB34FC"/>
    <w:rsid w:val="00EB52EB"/>
    <w:rsid w:val="00EB5816"/>
    <w:rsid w:val="00EC5160"/>
    <w:rsid w:val="00EC6370"/>
    <w:rsid w:val="00ED0EA9"/>
    <w:rsid w:val="00ED1235"/>
    <w:rsid w:val="00EE2C93"/>
    <w:rsid w:val="00EE6BEE"/>
    <w:rsid w:val="00EF77DF"/>
    <w:rsid w:val="00F02D38"/>
    <w:rsid w:val="00F11BEF"/>
    <w:rsid w:val="00F165E1"/>
    <w:rsid w:val="00F258E7"/>
    <w:rsid w:val="00F25EB2"/>
    <w:rsid w:val="00F31B84"/>
    <w:rsid w:val="00F3512F"/>
    <w:rsid w:val="00F44F5F"/>
    <w:rsid w:val="00F56105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10579C1"/>
    <w:rsid w:val="018A08E7"/>
    <w:rsid w:val="0209E791"/>
    <w:rsid w:val="02CED4FB"/>
    <w:rsid w:val="03AA01CE"/>
    <w:rsid w:val="0435D699"/>
    <w:rsid w:val="0559669A"/>
    <w:rsid w:val="0594FAFF"/>
    <w:rsid w:val="05CDA683"/>
    <w:rsid w:val="0673B3D7"/>
    <w:rsid w:val="06754D7A"/>
    <w:rsid w:val="0689E759"/>
    <w:rsid w:val="069BFA25"/>
    <w:rsid w:val="07C80078"/>
    <w:rsid w:val="0801A463"/>
    <w:rsid w:val="087753E5"/>
    <w:rsid w:val="097292E0"/>
    <w:rsid w:val="0987CDCF"/>
    <w:rsid w:val="0AE53E33"/>
    <w:rsid w:val="0B679121"/>
    <w:rsid w:val="0CA68857"/>
    <w:rsid w:val="0CB98046"/>
    <w:rsid w:val="0DE47243"/>
    <w:rsid w:val="0E58FD44"/>
    <w:rsid w:val="0F6ABEDB"/>
    <w:rsid w:val="0FAFDC0B"/>
    <w:rsid w:val="11608432"/>
    <w:rsid w:val="11D13D82"/>
    <w:rsid w:val="120DFA78"/>
    <w:rsid w:val="13373656"/>
    <w:rsid w:val="135D4AAF"/>
    <w:rsid w:val="1382BB78"/>
    <w:rsid w:val="14821B69"/>
    <w:rsid w:val="1713AB06"/>
    <w:rsid w:val="195A7AD2"/>
    <w:rsid w:val="1A5933E3"/>
    <w:rsid w:val="1D04DC10"/>
    <w:rsid w:val="20534080"/>
    <w:rsid w:val="21629A79"/>
    <w:rsid w:val="2378DF69"/>
    <w:rsid w:val="23A742FA"/>
    <w:rsid w:val="23B9209E"/>
    <w:rsid w:val="23D67F85"/>
    <w:rsid w:val="2425D889"/>
    <w:rsid w:val="24B4E690"/>
    <w:rsid w:val="25FB0D9A"/>
    <w:rsid w:val="266EEB1E"/>
    <w:rsid w:val="2751866F"/>
    <w:rsid w:val="275221F5"/>
    <w:rsid w:val="2815B8DC"/>
    <w:rsid w:val="2882F8F6"/>
    <w:rsid w:val="28C8CF14"/>
    <w:rsid w:val="29707D43"/>
    <w:rsid w:val="2A717349"/>
    <w:rsid w:val="2BCEE1F2"/>
    <w:rsid w:val="2BD71E34"/>
    <w:rsid w:val="2C363D93"/>
    <w:rsid w:val="2D19E5B4"/>
    <w:rsid w:val="2DF83457"/>
    <w:rsid w:val="2E893BFD"/>
    <w:rsid w:val="2EF22013"/>
    <w:rsid w:val="2FC6B30B"/>
    <w:rsid w:val="2FE5D294"/>
    <w:rsid w:val="30107CD0"/>
    <w:rsid w:val="30C76CEA"/>
    <w:rsid w:val="30E6EF40"/>
    <w:rsid w:val="314ADF4A"/>
    <w:rsid w:val="31D3A6C9"/>
    <w:rsid w:val="32F4B266"/>
    <w:rsid w:val="3315B7D0"/>
    <w:rsid w:val="339BB7F9"/>
    <w:rsid w:val="34442493"/>
    <w:rsid w:val="3460A701"/>
    <w:rsid w:val="35878112"/>
    <w:rsid w:val="35A0D40B"/>
    <w:rsid w:val="35A70CC9"/>
    <w:rsid w:val="35B624CA"/>
    <w:rsid w:val="35C3BB44"/>
    <w:rsid w:val="36B7710B"/>
    <w:rsid w:val="36CBF64C"/>
    <w:rsid w:val="3729C21B"/>
    <w:rsid w:val="37CEEAF8"/>
    <w:rsid w:val="385E2B69"/>
    <w:rsid w:val="38953B26"/>
    <w:rsid w:val="38B1849A"/>
    <w:rsid w:val="395CFF47"/>
    <w:rsid w:val="39F6DF6C"/>
    <w:rsid w:val="3A1AD3BF"/>
    <w:rsid w:val="3A67BA04"/>
    <w:rsid w:val="3A92CD0A"/>
    <w:rsid w:val="3AFCAEB7"/>
    <w:rsid w:val="3AFF6D75"/>
    <w:rsid w:val="3B453CA5"/>
    <w:rsid w:val="3B5CA400"/>
    <w:rsid w:val="3B70A2DB"/>
    <w:rsid w:val="3CAA76C1"/>
    <w:rsid w:val="3D36B997"/>
    <w:rsid w:val="3D6A654A"/>
    <w:rsid w:val="3E78CE01"/>
    <w:rsid w:val="3E7997DF"/>
    <w:rsid w:val="3E7B2290"/>
    <w:rsid w:val="3E81B4D6"/>
    <w:rsid w:val="3E9CB7CB"/>
    <w:rsid w:val="3EC71F63"/>
    <w:rsid w:val="3EFE2290"/>
    <w:rsid w:val="3F861E9A"/>
    <w:rsid w:val="41689D6A"/>
    <w:rsid w:val="4289791B"/>
    <w:rsid w:val="42A81AEF"/>
    <w:rsid w:val="431FD74E"/>
    <w:rsid w:val="43B8AFE7"/>
    <w:rsid w:val="450AB599"/>
    <w:rsid w:val="450AED3F"/>
    <w:rsid w:val="452E4BFA"/>
    <w:rsid w:val="45828F3F"/>
    <w:rsid w:val="47E7DF21"/>
    <w:rsid w:val="48749CA0"/>
    <w:rsid w:val="4AB4E9DD"/>
    <w:rsid w:val="4B795757"/>
    <w:rsid w:val="4C4345D1"/>
    <w:rsid w:val="4CABFF58"/>
    <w:rsid w:val="4DF22574"/>
    <w:rsid w:val="4E38BC78"/>
    <w:rsid w:val="4E40AFDA"/>
    <w:rsid w:val="4E5CDBC3"/>
    <w:rsid w:val="4FA88066"/>
    <w:rsid w:val="50E0B068"/>
    <w:rsid w:val="50E1BFFA"/>
    <w:rsid w:val="518D97EC"/>
    <w:rsid w:val="51E9ECBB"/>
    <w:rsid w:val="520FD282"/>
    <w:rsid w:val="53F7DD74"/>
    <w:rsid w:val="54E58AEE"/>
    <w:rsid w:val="55E219F3"/>
    <w:rsid w:val="571EE251"/>
    <w:rsid w:val="5738024E"/>
    <w:rsid w:val="59059012"/>
    <w:rsid w:val="5A10E754"/>
    <w:rsid w:val="5B1BCB3E"/>
    <w:rsid w:val="5BA3B98B"/>
    <w:rsid w:val="5C36352F"/>
    <w:rsid w:val="5C684A3E"/>
    <w:rsid w:val="5CA495CB"/>
    <w:rsid w:val="5CDF60BD"/>
    <w:rsid w:val="5E37DDEA"/>
    <w:rsid w:val="5FD868C9"/>
    <w:rsid w:val="6133EC1B"/>
    <w:rsid w:val="619452CB"/>
    <w:rsid w:val="632A90FD"/>
    <w:rsid w:val="63A3DC94"/>
    <w:rsid w:val="64232804"/>
    <w:rsid w:val="644927BD"/>
    <w:rsid w:val="644FD041"/>
    <w:rsid w:val="64F85322"/>
    <w:rsid w:val="65E542A0"/>
    <w:rsid w:val="67F99A95"/>
    <w:rsid w:val="68F10AD0"/>
    <w:rsid w:val="69518B91"/>
    <w:rsid w:val="69DCCE19"/>
    <w:rsid w:val="6A6D61F5"/>
    <w:rsid w:val="6ABAF494"/>
    <w:rsid w:val="6B4A0450"/>
    <w:rsid w:val="6B59F2CD"/>
    <w:rsid w:val="6D333890"/>
    <w:rsid w:val="6D81FB5D"/>
    <w:rsid w:val="6EE975BE"/>
    <w:rsid w:val="6FFDBA45"/>
    <w:rsid w:val="70579043"/>
    <w:rsid w:val="71A24A3F"/>
    <w:rsid w:val="724D18E3"/>
    <w:rsid w:val="75959A82"/>
    <w:rsid w:val="760503CB"/>
    <w:rsid w:val="768A7D6A"/>
    <w:rsid w:val="797F4B56"/>
    <w:rsid w:val="7AF6E647"/>
    <w:rsid w:val="7C3D6DC4"/>
    <w:rsid w:val="7FE7A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358BCF53-7464-4329-B486-4B064B55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4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77C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30</cp:revision>
  <cp:lastPrinted>2026-02-15T21:30:00Z</cp:lastPrinted>
  <dcterms:created xsi:type="dcterms:W3CDTF">2025-10-27T11:21:00Z</dcterms:created>
  <dcterms:modified xsi:type="dcterms:W3CDTF">2026-03-12T10:10:00Z</dcterms:modified>
</cp:coreProperties>
</file>