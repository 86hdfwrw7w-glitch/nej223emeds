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31BA1" w14:textId="1B0ACE33" w:rsidR="0054683E" w:rsidRPr="0054683E" w:rsidRDefault="0054683E" w:rsidP="0054683E">
      <w:pPr>
        <w:jc w:val="both"/>
        <w:rPr>
          <w:rFonts w:ascii="Times New Roman" w:hAnsi="Times New Roman" w:cs="Times New Roman"/>
          <w:sz w:val="20"/>
          <w:szCs w:val="20"/>
          <w:lang w:val="de-DE"/>
        </w:rPr>
      </w:pPr>
      <w:proofErr w:type="spellStart"/>
      <w:r w:rsidRPr="0054683E">
        <w:rPr>
          <w:rFonts w:ascii="Times New Roman" w:hAnsi="Times New Roman" w:cs="Times New Roman"/>
          <w:sz w:val="20"/>
          <w:szCs w:val="20"/>
          <w:lang w:val="de-DE"/>
        </w:rPr>
        <w:t>Lighthouse</w:t>
      </w:r>
      <w:proofErr w:type="spellEnd"/>
      <w:r w:rsidRPr="0054683E">
        <w:rPr>
          <w:rFonts w:ascii="Times New Roman" w:hAnsi="Times New Roman" w:cs="Times New Roman"/>
          <w:sz w:val="20"/>
          <w:szCs w:val="20"/>
          <w:lang w:val="de-DE"/>
        </w:rPr>
        <w:t xml:space="preserve"> Corporate Finance scheint mir für dieses Praktikum ideal. Seit </w:t>
      </w:r>
      <w:ins w:id="0" w:author="David Döbele" w:date="2024-01-30T19:14:00Z">
        <w:r w:rsidR="001A3AF0">
          <w:rPr>
            <w:rFonts w:ascii="Times New Roman" w:hAnsi="Times New Roman" w:cs="Times New Roman"/>
            <w:sz w:val="20"/>
            <w:szCs w:val="20"/>
            <w:lang w:val="de-DE"/>
          </w:rPr>
          <w:t>I</w:t>
        </w:r>
      </w:ins>
      <w:del w:id="1" w:author="David Döbele" w:date="2024-01-30T19:14:00Z">
        <w:r w:rsidRPr="0054683E" w:rsidDel="001A3AF0">
          <w:rPr>
            <w:rFonts w:ascii="Times New Roman" w:hAnsi="Times New Roman" w:cs="Times New Roman"/>
            <w:sz w:val="20"/>
            <w:szCs w:val="20"/>
            <w:lang w:val="de-DE"/>
          </w:rPr>
          <w:delText>i</w:delText>
        </w:r>
      </w:del>
      <w:r w:rsidRPr="0054683E">
        <w:rPr>
          <w:rFonts w:ascii="Times New Roman" w:hAnsi="Times New Roman" w:cs="Times New Roman"/>
          <w:sz w:val="20"/>
          <w:szCs w:val="20"/>
          <w:lang w:val="de-DE"/>
        </w:rPr>
        <w:t xml:space="preserve">hrer Gründung im Jahre 2004 </w:t>
      </w:r>
      <w:del w:id="2" w:author="David Döbele" w:date="2024-01-30T19:15:00Z">
        <w:r w:rsidRPr="0054683E" w:rsidDel="001A3AF0">
          <w:rPr>
            <w:rFonts w:ascii="Times New Roman" w:hAnsi="Times New Roman" w:cs="Times New Roman"/>
            <w:sz w:val="20"/>
            <w:szCs w:val="20"/>
            <w:lang w:val="de-DE"/>
          </w:rPr>
          <w:delText xml:space="preserve">versteht </w:delText>
        </w:r>
      </w:del>
      <w:ins w:id="3" w:author="David Döbele" w:date="2024-01-30T19:15:00Z">
        <w:r w:rsidR="001A3AF0">
          <w:rPr>
            <w:rFonts w:ascii="Times New Roman" w:hAnsi="Times New Roman" w:cs="Times New Roman"/>
            <w:sz w:val="20"/>
            <w:szCs w:val="20"/>
            <w:lang w:val="de-DE"/>
          </w:rPr>
          <w:t>verstehen</w:t>
        </w:r>
        <w:r w:rsidR="001A3AF0" w:rsidRPr="0054683E">
          <w:rPr>
            <w:rFonts w:ascii="Times New Roman" w:hAnsi="Times New Roman" w:cs="Times New Roman"/>
            <w:sz w:val="20"/>
            <w:szCs w:val="20"/>
            <w:lang w:val="de-DE"/>
          </w:rPr>
          <w:t xml:space="preserve"> </w:t>
        </w:r>
        <w:r w:rsidR="001A3AF0">
          <w:rPr>
            <w:rFonts w:ascii="Times New Roman" w:hAnsi="Times New Roman" w:cs="Times New Roman"/>
            <w:sz w:val="20"/>
            <w:szCs w:val="20"/>
            <w:lang w:val="de-DE"/>
          </w:rPr>
          <w:t>S</w:t>
        </w:r>
      </w:ins>
      <w:del w:id="4" w:author="David Döbele" w:date="2024-01-30T19:15:00Z">
        <w:r w:rsidRPr="0054683E" w:rsidDel="001A3AF0">
          <w:rPr>
            <w:rFonts w:ascii="Times New Roman" w:hAnsi="Times New Roman" w:cs="Times New Roman"/>
            <w:sz w:val="20"/>
            <w:szCs w:val="20"/>
            <w:lang w:val="de-DE"/>
          </w:rPr>
          <w:delText>s</w:delText>
        </w:r>
      </w:del>
      <w:r w:rsidRPr="0054683E">
        <w:rPr>
          <w:rFonts w:ascii="Times New Roman" w:hAnsi="Times New Roman" w:cs="Times New Roman"/>
          <w:sz w:val="20"/>
          <w:szCs w:val="20"/>
          <w:lang w:val="de-DE"/>
        </w:rPr>
        <w:t>ie die Sprache der mittelständischen Unternehmer und präsentier</w:t>
      </w:r>
      <w:ins w:id="5" w:author="David Döbele" w:date="2024-01-30T19:15:00Z">
        <w:r w:rsidR="001A3AF0">
          <w:rPr>
            <w:rFonts w:ascii="Times New Roman" w:hAnsi="Times New Roman" w:cs="Times New Roman"/>
            <w:sz w:val="20"/>
            <w:szCs w:val="20"/>
            <w:lang w:val="de-DE"/>
          </w:rPr>
          <w:t>en</w:t>
        </w:r>
      </w:ins>
      <w:del w:id="6" w:author="David Döbele" w:date="2024-01-30T19:15:00Z">
        <w:r w:rsidRPr="0054683E" w:rsidDel="001A3AF0">
          <w:rPr>
            <w:rFonts w:ascii="Times New Roman" w:hAnsi="Times New Roman" w:cs="Times New Roman"/>
            <w:sz w:val="20"/>
            <w:szCs w:val="20"/>
            <w:lang w:val="de-DE"/>
          </w:rPr>
          <w:delText>t</w:delText>
        </w:r>
      </w:del>
      <w:r w:rsidRPr="0054683E">
        <w:rPr>
          <w:rFonts w:ascii="Times New Roman" w:hAnsi="Times New Roman" w:cs="Times New Roman"/>
          <w:sz w:val="20"/>
          <w:szCs w:val="20"/>
          <w:lang w:val="de-DE"/>
        </w:rPr>
        <w:t xml:space="preserve"> </w:t>
      </w:r>
      <w:del w:id="7" w:author="David Döbele" w:date="2024-01-30T19:15:00Z">
        <w:r w:rsidRPr="0054683E" w:rsidDel="001A3AF0">
          <w:rPr>
            <w:rFonts w:ascii="Times New Roman" w:hAnsi="Times New Roman" w:cs="Times New Roman"/>
            <w:sz w:val="20"/>
            <w:szCs w:val="20"/>
            <w:lang w:val="de-DE"/>
          </w:rPr>
          <w:delText xml:space="preserve">ihre </w:delText>
        </w:r>
      </w:del>
      <w:ins w:id="8" w:author="David Döbele" w:date="2024-01-30T19:15:00Z">
        <w:r w:rsidR="001A3AF0">
          <w:rPr>
            <w:rFonts w:ascii="Times New Roman" w:hAnsi="Times New Roman" w:cs="Times New Roman"/>
            <w:sz w:val="20"/>
            <w:szCs w:val="20"/>
            <w:lang w:val="de-DE"/>
          </w:rPr>
          <w:t>Ihre</w:t>
        </w:r>
        <w:r w:rsidR="001A3AF0" w:rsidRPr="0054683E">
          <w:rPr>
            <w:rFonts w:ascii="Times New Roman" w:hAnsi="Times New Roman" w:cs="Times New Roman"/>
            <w:sz w:val="20"/>
            <w:szCs w:val="20"/>
            <w:lang w:val="de-DE"/>
          </w:rPr>
          <w:t xml:space="preserve"> </w:t>
        </w:r>
      </w:ins>
      <w:r w:rsidRPr="0054683E">
        <w:rPr>
          <w:rFonts w:ascii="Times New Roman" w:hAnsi="Times New Roman" w:cs="Times New Roman"/>
          <w:sz w:val="20"/>
          <w:szCs w:val="20"/>
          <w:lang w:val="de-DE"/>
        </w:rPr>
        <w:t xml:space="preserve">zahlreichen Transaktionen auf </w:t>
      </w:r>
      <w:del w:id="9" w:author="David Döbele" w:date="2024-01-30T19:15:00Z">
        <w:r w:rsidRPr="0054683E" w:rsidDel="001A3AF0">
          <w:rPr>
            <w:rFonts w:ascii="Times New Roman" w:hAnsi="Times New Roman" w:cs="Times New Roman"/>
            <w:sz w:val="20"/>
            <w:szCs w:val="20"/>
            <w:lang w:val="de-DE"/>
          </w:rPr>
          <w:delText xml:space="preserve">ihrer </w:delText>
        </w:r>
      </w:del>
      <w:ins w:id="10" w:author="David Döbele" w:date="2024-01-30T19:15:00Z">
        <w:r w:rsidR="001A3AF0">
          <w:rPr>
            <w:rFonts w:ascii="Times New Roman" w:hAnsi="Times New Roman" w:cs="Times New Roman"/>
            <w:sz w:val="20"/>
            <w:szCs w:val="20"/>
            <w:lang w:val="de-DE"/>
          </w:rPr>
          <w:t>Ihrer</w:t>
        </w:r>
        <w:r w:rsidR="001A3AF0" w:rsidRPr="0054683E">
          <w:rPr>
            <w:rFonts w:ascii="Times New Roman" w:hAnsi="Times New Roman" w:cs="Times New Roman"/>
            <w:sz w:val="20"/>
            <w:szCs w:val="20"/>
            <w:lang w:val="de-DE"/>
          </w:rPr>
          <w:t xml:space="preserve"> </w:t>
        </w:r>
      </w:ins>
      <w:r w:rsidRPr="0054683E">
        <w:rPr>
          <w:rFonts w:ascii="Times New Roman" w:hAnsi="Times New Roman" w:cs="Times New Roman"/>
          <w:sz w:val="20"/>
          <w:szCs w:val="20"/>
          <w:lang w:val="de-DE"/>
        </w:rPr>
        <w:t>Webseite. Neben der klassischen M&amp;A-Dienstleistung bieten</w:t>
      </w:r>
      <w:r w:rsidR="00604725">
        <w:rPr>
          <w:rFonts w:ascii="Times New Roman" w:hAnsi="Times New Roman" w:cs="Times New Roman"/>
          <w:sz w:val="20"/>
          <w:szCs w:val="20"/>
          <w:lang w:val="de-DE"/>
        </w:rPr>
        <w:t xml:space="preserve"> </w:t>
      </w:r>
      <w:ins w:id="11" w:author="David Döbele" w:date="2024-01-30T19:15:00Z">
        <w:r w:rsidR="001A3AF0">
          <w:rPr>
            <w:rFonts w:ascii="Times New Roman" w:hAnsi="Times New Roman" w:cs="Times New Roman"/>
            <w:sz w:val="20"/>
            <w:szCs w:val="20"/>
            <w:lang w:val="de-DE"/>
          </w:rPr>
          <w:t>Si</w:t>
        </w:r>
      </w:ins>
      <w:del w:id="12" w:author="David Döbele" w:date="2024-01-30T19:15:00Z">
        <w:r w:rsidR="00604725" w:rsidDel="001A3AF0">
          <w:rPr>
            <w:rFonts w:ascii="Times New Roman" w:hAnsi="Times New Roman" w:cs="Times New Roman"/>
            <w:sz w:val="20"/>
            <w:szCs w:val="20"/>
            <w:lang w:val="de-DE"/>
          </w:rPr>
          <w:delText>si</w:delText>
        </w:r>
      </w:del>
      <w:r w:rsidR="00604725">
        <w:rPr>
          <w:rFonts w:ascii="Times New Roman" w:hAnsi="Times New Roman" w:cs="Times New Roman"/>
          <w:sz w:val="20"/>
          <w:szCs w:val="20"/>
          <w:lang w:val="de-DE"/>
        </w:rPr>
        <w:t>e</w:t>
      </w:r>
      <w:r w:rsidRPr="0054683E">
        <w:rPr>
          <w:rFonts w:ascii="Times New Roman" w:hAnsi="Times New Roman" w:cs="Times New Roman"/>
          <w:sz w:val="20"/>
          <w:szCs w:val="20"/>
          <w:lang w:val="de-DE"/>
        </w:rPr>
        <w:t xml:space="preserve"> auch Dienstleistung im Private Equity und Börseneingängen an, was außergewöhnlich ist für </w:t>
      </w:r>
      <w:del w:id="13" w:author="David Döbele" w:date="2024-01-30T19:15:00Z">
        <w:r w:rsidRPr="0054683E" w:rsidDel="001A3AF0">
          <w:rPr>
            <w:rFonts w:ascii="Times New Roman" w:hAnsi="Times New Roman" w:cs="Times New Roman"/>
            <w:sz w:val="20"/>
            <w:szCs w:val="20"/>
            <w:lang w:val="de-DE"/>
          </w:rPr>
          <w:delText xml:space="preserve">sein </w:delText>
        </w:r>
      </w:del>
      <w:ins w:id="14" w:author="David Döbele" w:date="2024-01-30T19:15:00Z">
        <w:r w:rsidR="001A3AF0">
          <w:rPr>
            <w:rFonts w:ascii="Times New Roman" w:hAnsi="Times New Roman" w:cs="Times New Roman"/>
            <w:sz w:val="20"/>
            <w:szCs w:val="20"/>
            <w:lang w:val="de-DE"/>
          </w:rPr>
          <w:t>ein</w:t>
        </w:r>
        <w:r w:rsidR="001A3AF0" w:rsidRPr="0054683E">
          <w:rPr>
            <w:rFonts w:ascii="Times New Roman" w:hAnsi="Times New Roman" w:cs="Times New Roman"/>
            <w:sz w:val="20"/>
            <w:szCs w:val="20"/>
            <w:lang w:val="de-DE"/>
          </w:rPr>
          <w:t xml:space="preserve"> </w:t>
        </w:r>
      </w:ins>
      <w:r w:rsidRPr="0054683E">
        <w:rPr>
          <w:rFonts w:ascii="Times New Roman" w:hAnsi="Times New Roman" w:cs="Times New Roman"/>
          <w:sz w:val="20"/>
          <w:szCs w:val="20"/>
          <w:lang w:val="de-DE"/>
        </w:rPr>
        <w:t xml:space="preserve">kleines Unternehmen. Ein Praktikum in Ihrem Unternehmen würde mir schon früh im Studium helfen, um ein solides Fundament im M&amp;A zu </w:t>
      </w:r>
      <w:r w:rsidR="003E2799">
        <w:rPr>
          <w:rFonts w:ascii="Times New Roman" w:hAnsi="Times New Roman" w:cs="Times New Roman"/>
          <w:sz w:val="20"/>
          <w:szCs w:val="20"/>
          <w:lang w:val="de-DE"/>
        </w:rPr>
        <w:t>erbauen</w:t>
      </w:r>
      <w:r w:rsidRPr="0054683E">
        <w:rPr>
          <w:rFonts w:ascii="Times New Roman" w:hAnsi="Times New Roman" w:cs="Times New Roman"/>
          <w:sz w:val="20"/>
          <w:szCs w:val="20"/>
          <w:lang w:val="de-DE"/>
        </w:rPr>
        <w:t xml:space="preserve">, um später erfolgreich als M&amp;A Berater zu fungieren. </w:t>
      </w:r>
    </w:p>
    <w:p w14:paraId="3D90D2B0" w14:textId="3B794CF7" w:rsidR="00D87CD1" w:rsidRPr="0054683E" w:rsidRDefault="0054683E" w:rsidP="003E2799">
      <w:pPr>
        <w:jc w:val="both"/>
        <w:rPr>
          <w:rFonts w:ascii="Times New Roman" w:hAnsi="Times New Roman" w:cs="Times New Roman"/>
          <w:sz w:val="20"/>
          <w:szCs w:val="20"/>
          <w:lang w:val="de-DE"/>
        </w:rPr>
      </w:pPr>
      <w:r w:rsidRPr="0054683E">
        <w:rPr>
          <w:rFonts w:ascii="Times New Roman" w:hAnsi="Times New Roman" w:cs="Times New Roman"/>
          <w:sz w:val="20"/>
          <w:szCs w:val="20"/>
          <w:lang w:val="de-DE"/>
        </w:rPr>
        <w:t>GVG scheint mir für dieses Praktikum ideal. Seit</w:t>
      </w:r>
      <w:del w:id="15" w:author="David Döbele" w:date="2024-01-30T19:15:00Z">
        <w:r w:rsidRPr="0054683E" w:rsidDel="001A3AF0">
          <w:rPr>
            <w:rFonts w:ascii="Times New Roman" w:hAnsi="Times New Roman" w:cs="Times New Roman"/>
            <w:sz w:val="20"/>
            <w:szCs w:val="20"/>
            <w:lang w:val="de-DE"/>
          </w:rPr>
          <w:delText xml:space="preserve"> </w:delText>
        </w:r>
      </w:del>
      <w:ins w:id="16" w:author="David Döbele" w:date="2024-01-30T19:15:00Z">
        <w:r w:rsidR="001A3AF0">
          <w:rPr>
            <w:rFonts w:ascii="Times New Roman" w:hAnsi="Times New Roman" w:cs="Times New Roman"/>
            <w:sz w:val="20"/>
            <w:szCs w:val="20"/>
            <w:lang w:val="de-DE"/>
          </w:rPr>
          <w:t xml:space="preserve"> I</w:t>
        </w:r>
      </w:ins>
      <w:del w:id="17" w:author="David Döbele" w:date="2024-01-30T19:15:00Z">
        <w:r w:rsidRPr="0054683E" w:rsidDel="001A3AF0">
          <w:rPr>
            <w:rFonts w:ascii="Times New Roman" w:hAnsi="Times New Roman" w:cs="Times New Roman"/>
            <w:sz w:val="20"/>
            <w:szCs w:val="20"/>
            <w:lang w:val="de-DE"/>
          </w:rPr>
          <w:delText>i</w:delText>
        </w:r>
      </w:del>
      <w:r w:rsidRPr="0054683E">
        <w:rPr>
          <w:rFonts w:ascii="Times New Roman" w:hAnsi="Times New Roman" w:cs="Times New Roman"/>
          <w:sz w:val="20"/>
          <w:szCs w:val="20"/>
          <w:lang w:val="de-DE"/>
        </w:rPr>
        <w:t xml:space="preserve">hrer Gründung im Jahre 2003 und 49 Transaktionen wissen </w:t>
      </w:r>
      <w:r w:rsidR="00604725">
        <w:rPr>
          <w:rFonts w:ascii="Times New Roman" w:hAnsi="Times New Roman" w:cs="Times New Roman"/>
          <w:sz w:val="20"/>
          <w:szCs w:val="20"/>
          <w:lang w:val="de-DE"/>
        </w:rPr>
        <w:t>S</w:t>
      </w:r>
      <w:r w:rsidRPr="0054683E">
        <w:rPr>
          <w:rFonts w:ascii="Times New Roman" w:hAnsi="Times New Roman" w:cs="Times New Roman"/>
          <w:sz w:val="20"/>
          <w:szCs w:val="20"/>
          <w:lang w:val="de-DE"/>
        </w:rPr>
        <w:t xml:space="preserve">ie das Know-how im M&amp;A sowie eine exzellente strategische Herangehensweise im Management. Neben </w:t>
      </w:r>
      <w:ins w:id="18" w:author="David Döbele" w:date="2024-01-30T19:15:00Z">
        <w:r w:rsidR="001A3AF0">
          <w:rPr>
            <w:rFonts w:ascii="Times New Roman" w:hAnsi="Times New Roman" w:cs="Times New Roman"/>
            <w:sz w:val="20"/>
            <w:szCs w:val="20"/>
            <w:lang w:val="de-DE"/>
          </w:rPr>
          <w:t>I</w:t>
        </w:r>
      </w:ins>
      <w:del w:id="19" w:author="David Döbele" w:date="2024-01-30T19:15:00Z">
        <w:r w:rsidRPr="0054683E" w:rsidDel="001A3AF0">
          <w:rPr>
            <w:rFonts w:ascii="Times New Roman" w:hAnsi="Times New Roman" w:cs="Times New Roman"/>
            <w:sz w:val="20"/>
            <w:szCs w:val="20"/>
            <w:lang w:val="de-DE"/>
          </w:rPr>
          <w:delText>i</w:delText>
        </w:r>
      </w:del>
      <w:r w:rsidRPr="0054683E">
        <w:rPr>
          <w:rFonts w:ascii="Times New Roman" w:hAnsi="Times New Roman" w:cs="Times New Roman"/>
          <w:sz w:val="20"/>
          <w:szCs w:val="20"/>
          <w:lang w:val="de-DE"/>
        </w:rPr>
        <w:t>hren begleiteten Transaktionen in sechs verschiedenen Branchen finde ich es interessant, da</w:t>
      </w:r>
      <w:ins w:id="20" w:author="David Döbele" w:date="2024-01-30T19:15:00Z">
        <w:r w:rsidR="001A3AF0">
          <w:rPr>
            <w:rFonts w:ascii="Times New Roman" w:hAnsi="Times New Roman" w:cs="Times New Roman"/>
            <w:sz w:val="20"/>
            <w:szCs w:val="20"/>
            <w:lang w:val="de-DE"/>
          </w:rPr>
          <w:t>ss</w:t>
        </w:r>
      </w:ins>
      <w:r w:rsidRPr="0054683E">
        <w:rPr>
          <w:rFonts w:ascii="Times New Roman" w:hAnsi="Times New Roman" w:cs="Times New Roman"/>
          <w:sz w:val="20"/>
          <w:szCs w:val="20"/>
          <w:lang w:val="de-DE"/>
        </w:rPr>
        <w:t xml:space="preserve"> </w:t>
      </w:r>
      <w:r w:rsidR="00604725">
        <w:rPr>
          <w:rFonts w:ascii="Times New Roman" w:hAnsi="Times New Roman" w:cs="Times New Roman"/>
          <w:sz w:val="20"/>
          <w:szCs w:val="20"/>
          <w:lang w:val="de-DE"/>
        </w:rPr>
        <w:t>S</w:t>
      </w:r>
      <w:r w:rsidRPr="0054683E">
        <w:rPr>
          <w:rFonts w:ascii="Times New Roman" w:hAnsi="Times New Roman" w:cs="Times New Roman"/>
          <w:sz w:val="20"/>
          <w:szCs w:val="20"/>
          <w:lang w:val="de-DE"/>
        </w:rPr>
        <w:t>ie noch in London und Beijing vertreten sind und ein breites Netzwerk an Partnern weltweit verfügen. Ein Praktikum in Ihrem Unternehmen würde mir schon früh im Studium helfen, um ein solides Fundament im M&amp;A zu erbauen, um später erfolgreich als M&amp;A Berater zu fungieren.</w:t>
      </w:r>
    </w:p>
    <w:p w14:paraId="637AEEFD" w14:textId="11120811" w:rsidR="00E41F9A" w:rsidRPr="003E2799" w:rsidRDefault="003E2799" w:rsidP="00E41F9A">
      <w:pPr>
        <w:jc w:val="both"/>
        <w:rPr>
          <w:rFonts w:ascii="Times New Roman" w:hAnsi="Times New Roman" w:cs="Times New Roman"/>
          <w:sz w:val="20"/>
          <w:szCs w:val="20"/>
          <w:lang w:val="de-DE"/>
        </w:rPr>
      </w:pPr>
      <w:r w:rsidRPr="003E2799">
        <w:rPr>
          <w:rFonts w:ascii="Times New Roman" w:hAnsi="Times New Roman" w:cs="Times New Roman"/>
          <w:sz w:val="20"/>
          <w:szCs w:val="20"/>
          <w:lang w:val="de-DE"/>
        </w:rPr>
        <w:t xml:space="preserve">Edelweiß scheint mir für dieses Praktikum ideal. Als recht junges Unternehmen haben Sie bereits jetzt schon ein Team aus erfahrenen Experten, das effektiv und zielgerichtet hochkomplexe Prozesse bearbeitet. Von der Automotive bis hin zur Industrie und Verpackungen haben </w:t>
      </w:r>
      <w:r w:rsidR="00604725">
        <w:rPr>
          <w:rFonts w:ascii="Times New Roman" w:hAnsi="Times New Roman" w:cs="Times New Roman"/>
          <w:sz w:val="20"/>
          <w:szCs w:val="20"/>
          <w:lang w:val="de-DE"/>
        </w:rPr>
        <w:t>S</w:t>
      </w:r>
      <w:r w:rsidRPr="003E2799">
        <w:rPr>
          <w:rFonts w:ascii="Times New Roman" w:hAnsi="Times New Roman" w:cs="Times New Roman"/>
          <w:sz w:val="20"/>
          <w:szCs w:val="20"/>
          <w:lang w:val="de-DE"/>
        </w:rPr>
        <w:t xml:space="preserve">ie ein breites Wissen der zahlreichen Branchen. Insbesondere weiß ich als ehemaliger Medientechnologe, wie wichtig Unternehmen und Anlagen bei Verkauf und Übernahme sind. Neben </w:t>
      </w:r>
      <w:ins w:id="21" w:author="David Döbele" w:date="2024-01-30T19:16:00Z">
        <w:r w:rsidR="001A3AF0">
          <w:rPr>
            <w:rFonts w:ascii="Times New Roman" w:hAnsi="Times New Roman" w:cs="Times New Roman"/>
            <w:sz w:val="20"/>
            <w:szCs w:val="20"/>
            <w:lang w:val="de-DE"/>
          </w:rPr>
          <w:t>I</w:t>
        </w:r>
      </w:ins>
      <w:del w:id="22" w:author="David Döbele" w:date="2024-01-30T19:16:00Z">
        <w:r w:rsidRPr="003E2799" w:rsidDel="001A3AF0">
          <w:rPr>
            <w:rFonts w:ascii="Times New Roman" w:hAnsi="Times New Roman" w:cs="Times New Roman"/>
            <w:sz w:val="20"/>
            <w:szCs w:val="20"/>
            <w:lang w:val="de-DE"/>
          </w:rPr>
          <w:delText>i</w:delText>
        </w:r>
      </w:del>
      <w:r w:rsidRPr="003E2799">
        <w:rPr>
          <w:rFonts w:ascii="Times New Roman" w:hAnsi="Times New Roman" w:cs="Times New Roman"/>
          <w:sz w:val="20"/>
          <w:szCs w:val="20"/>
          <w:lang w:val="de-DE"/>
        </w:rPr>
        <w:t xml:space="preserve">hrer klassischen M&amp;A-Abteilung bieten </w:t>
      </w:r>
      <w:r w:rsidR="00604725">
        <w:rPr>
          <w:rFonts w:ascii="Times New Roman" w:hAnsi="Times New Roman" w:cs="Times New Roman"/>
          <w:sz w:val="20"/>
          <w:szCs w:val="20"/>
          <w:lang w:val="de-DE"/>
        </w:rPr>
        <w:t>S</w:t>
      </w:r>
      <w:r w:rsidRPr="003E2799">
        <w:rPr>
          <w:rFonts w:ascii="Times New Roman" w:hAnsi="Times New Roman" w:cs="Times New Roman"/>
          <w:sz w:val="20"/>
          <w:szCs w:val="20"/>
          <w:lang w:val="de-DE"/>
        </w:rPr>
        <w:t xml:space="preserve">ie auch </w:t>
      </w:r>
      <w:ins w:id="23" w:author="David Döbele" w:date="2024-01-30T19:16:00Z">
        <w:r w:rsidR="001A3AF0">
          <w:rPr>
            <w:rFonts w:ascii="Times New Roman" w:hAnsi="Times New Roman" w:cs="Times New Roman"/>
            <w:sz w:val="20"/>
            <w:szCs w:val="20"/>
            <w:lang w:val="de-DE"/>
          </w:rPr>
          <w:t>I</w:t>
        </w:r>
      </w:ins>
      <w:del w:id="24" w:author="David Döbele" w:date="2024-01-30T19:16:00Z">
        <w:r w:rsidRPr="003E2799" w:rsidDel="001A3AF0">
          <w:rPr>
            <w:rFonts w:ascii="Times New Roman" w:hAnsi="Times New Roman" w:cs="Times New Roman"/>
            <w:sz w:val="20"/>
            <w:szCs w:val="20"/>
            <w:lang w:val="de-DE"/>
          </w:rPr>
          <w:delText>i</w:delText>
        </w:r>
      </w:del>
      <w:r w:rsidRPr="003E2799">
        <w:rPr>
          <w:rFonts w:ascii="Times New Roman" w:hAnsi="Times New Roman" w:cs="Times New Roman"/>
          <w:sz w:val="20"/>
          <w:szCs w:val="20"/>
          <w:lang w:val="de-DE"/>
        </w:rPr>
        <w:t>hren Mandanten eine ausgezeichnete Strategieberatung in verschiedenen Themenbereichen. Ein Praktikum in Ihrem Unternehmen würde mir schon früh im Studium helfen, um ein solides Fundament im M&amp;A zu bauen, um später erfolgreich als M&amp;A Berater zu fungieren.</w:t>
      </w:r>
    </w:p>
    <w:p w14:paraId="62569DF8" w14:textId="5B6C2988" w:rsidR="00A336DB" w:rsidRPr="003E2799" w:rsidRDefault="003E2799" w:rsidP="003E2799">
      <w:pPr>
        <w:jc w:val="both"/>
        <w:rPr>
          <w:rFonts w:ascii="Times New Roman" w:hAnsi="Times New Roman" w:cs="Times New Roman"/>
          <w:sz w:val="20"/>
          <w:szCs w:val="20"/>
          <w:lang w:val="de-DE"/>
        </w:rPr>
      </w:pPr>
      <w:r w:rsidRPr="003E2799">
        <w:rPr>
          <w:rFonts w:ascii="Times New Roman" w:hAnsi="Times New Roman" w:cs="Times New Roman"/>
          <w:sz w:val="20"/>
          <w:szCs w:val="20"/>
          <w:lang w:val="de-DE"/>
        </w:rPr>
        <w:t xml:space="preserve">Delphi </w:t>
      </w:r>
      <w:proofErr w:type="spellStart"/>
      <w:r w:rsidRPr="003E2799">
        <w:rPr>
          <w:rFonts w:ascii="Times New Roman" w:hAnsi="Times New Roman" w:cs="Times New Roman"/>
          <w:sz w:val="20"/>
          <w:szCs w:val="20"/>
          <w:lang w:val="de-DE"/>
        </w:rPr>
        <w:t>Advisors</w:t>
      </w:r>
      <w:proofErr w:type="spellEnd"/>
      <w:r w:rsidRPr="003E2799">
        <w:rPr>
          <w:rFonts w:ascii="Times New Roman" w:hAnsi="Times New Roman" w:cs="Times New Roman"/>
          <w:sz w:val="20"/>
          <w:szCs w:val="20"/>
          <w:lang w:val="de-DE"/>
        </w:rPr>
        <w:t xml:space="preserve"> scheint mir für dieses Praktikum ideal. Seit </w:t>
      </w:r>
      <w:ins w:id="25" w:author="David Döbele" w:date="2024-01-30T19:16:00Z">
        <w:r w:rsidR="001A3AF0">
          <w:rPr>
            <w:rFonts w:ascii="Times New Roman" w:hAnsi="Times New Roman" w:cs="Times New Roman"/>
            <w:sz w:val="20"/>
            <w:szCs w:val="20"/>
            <w:lang w:val="de-DE"/>
          </w:rPr>
          <w:t>I</w:t>
        </w:r>
      </w:ins>
      <w:del w:id="26" w:author="David Döbele" w:date="2024-01-30T19:16:00Z">
        <w:r w:rsidRPr="003E2799" w:rsidDel="001A3AF0">
          <w:rPr>
            <w:rFonts w:ascii="Times New Roman" w:hAnsi="Times New Roman" w:cs="Times New Roman"/>
            <w:sz w:val="20"/>
            <w:szCs w:val="20"/>
            <w:lang w:val="de-DE"/>
          </w:rPr>
          <w:delText>i</w:delText>
        </w:r>
      </w:del>
      <w:r w:rsidRPr="003E2799">
        <w:rPr>
          <w:rFonts w:ascii="Times New Roman" w:hAnsi="Times New Roman" w:cs="Times New Roman"/>
          <w:sz w:val="20"/>
          <w:szCs w:val="20"/>
          <w:lang w:val="de-DE"/>
        </w:rPr>
        <w:t xml:space="preserve">hrer Gründung im Jahr 2007 und über 50 Unternehmenstransaktionen sowie strategischen Beratungsmandaten weisen </w:t>
      </w:r>
      <w:r w:rsidR="00604D7E">
        <w:rPr>
          <w:rFonts w:ascii="Times New Roman" w:hAnsi="Times New Roman" w:cs="Times New Roman"/>
          <w:sz w:val="20"/>
          <w:szCs w:val="20"/>
          <w:lang w:val="de-DE"/>
        </w:rPr>
        <w:t>S</w:t>
      </w:r>
      <w:r w:rsidRPr="003E2799">
        <w:rPr>
          <w:rFonts w:ascii="Times New Roman" w:hAnsi="Times New Roman" w:cs="Times New Roman"/>
          <w:sz w:val="20"/>
          <w:szCs w:val="20"/>
          <w:lang w:val="de-DE"/>
        </w:rPr>
        <w:t>ie ein exzellentes Wissen in der Industrie, Finanzinvestoren und deren Portfoliounternehmen-Branche auf. Insbesondere weiß ich als ehemaliger Medientechnologe, wie wichtig Unternehmen bei Verkauf und Übernahme sind. Ein Praktikum in Ihrem Unternehmen würde mir schon früh im Studium helfen, um ein solides Fundament im M&amp;A zu schaffen, um später erfolgreich als M&amp;A Berater zu fungieren.</w:t>
      </w:r>
    </w:p>
    <w:p w14:paraId="4104891F" w14:textId="448159CD" w:rsidR="00AC1B5F" w:rsidRDefault="003E2799" w:rsidP="0054683E">
      <w:pPr>
        <w:jc w:val="both"/>
        <w:rPr>
          <w:rFonts w:ascii="Times New Roman" w:hAnsi="Times New Roman" w:cs="Times New Roman"/>
          <w:sz w:val="20"/>
          <w:szCs w:val="20"/>
          <w:lang w:val="de-DE"/>
        </w:rPr>
      </w:pPr>
      <w:proofErr w:type="spellStart"/>
      <w:r w:rsidRPr="003E2799">
        <w:rPr>
          <w:rFonts w:ascii="Times New Roman" w:hAnsi="Times New Roman" w:cs="Times New Roman"/>
          <w:sz w:val="20"/>
          <w:szCs w:val="20"/>
          <w:lang w:val="de-DE"/>
        </w:rPr>
        <w:t>Capcora</w:t>
      </w:r>
      <w:proofErr w:type="spellEnd"/>
      <w:r w:rsidRPr="003E2799">
        <w:rPr>
          <w:rFonts w:ascii="Times New Roman" w:hAnsi="Times New Roman" w:cs="Times New Roman"/>
          <w:sz w:val="20"/>
          <w:szCs w:val="20"/>
          <w:lang w:val="de-DE"/>
        </w:rPr>
        <w:t xml:space="preserve"> scheint mir für dieses Praktikum ideal. Insbesondere halte ich es für sehr interessant, dass </w:t>
      </w:r>
      <w:r w:rsidR="00604D7E">
        <w:rPr>
          <w:rFonts w:ascii="Times New Roman" w:hAnsi="Times New Roman" w:cs="Times New Roman"/>
          <w:sz w:val="20"/>
          <w:szCs w:val="20"/>
          <w:lang w:val="de-DE"/>
        </w:rPr>
        <w:t>S</w:t>
      </w:r>
      <w:r w:rsidRPr="003E2799">
        <w:rPr>
          <w:rFonts w:ascii="Times New Roman" w:hAnsi="Times New Roman" w:cs="Times New Roman"/>
          <w:sz w:val="20"/>
          <w:szCs w:val="20"/>
          <w:lang w:val="de-DE"/>
        </w:rPr>
        <w:t xml:space="preserve">ie </w:t>
      </w:r>
      <w:ins w:id="27" w:author="David Döbele" w:date="2024-01-30T19:16:00Z">
        <w:r w:rsidR="001A3AF0">
          <w:rPr>
            <w:rFonts w:ascii="Times New Roman" w:hAnsi="Times New Roman" w:cs="Times New Roman"/>
            <w:sz w:val="20"/>
            <w:szCs w:val="20"/>
            <w:lang w:val="de-DE"/>
          </w:rPr>
          <w:t>I</w:t>
        </w:r>
      </w:ins>
      <w:del w:id="28" w:author="David Döbele" w:date="2024-01-30T19:16:00Z">
        <w:r w:rsidRPr="003E2799" w:rsidDel="001A3AF0">
          <w:rPr>
            <w:rFonts w:ascii="Times New Roman" w:hAnsi="Times New Roman" w:cs="Times New Roman"/>
            <w:sz w:val="20"/>
            <w:szCs w:val="20"/>
            <w:lang w:val="de-DE"/>
          </w:rPr>
          <w:delText>i</w:delText>
        </w:r>
      </w:del>
      <w:r w:rsidRPr="003E2799">
        <w:rPr>
          <w:rFonts w:ascii="Times New Roman" w:hAnsi="Times New Roman" w:cs="Times New Roman"/>
          <w:sz w:val="20"/>
          <w:szCs w:val="20"/>
          <w:lang w:val="de-DE"/>
        </w:rPr>
        <w:t xml:space="preserve">hren Schwerpunkt in der Energie- und Infrastruktur sowie in Immobilien haben. Mit einem Team aus 45 Expertinnen und Experten und einem Transaktion-Wert von 5,2 Milliarden Euro und 35 Transaktionen verstehen </w:t>
      </w:r>
      <w:r w:rsidR="00604D7E">
        <w:rPr>
          <w:rFonts w:ascii="Times New Roman" w:hAnsi="Times New Roman" w:cs="Times New Roman"/>
          <w:sz w:val="20"/>
          <w:szCs w:val="20"/>
          <w:lang w:val="de-DE"/>
        </w:rPr>
        <w:t>S</w:t>
      </w:r>
      <w:r w:rsidRPr="003E2799">
        <w:rPr>
          <w:rFonts w:ascii="Times New Roman" w:hAnsi="Times New Roman" w:cs="Times New Roman"/>
          <w:sz w:val="20"/>
          <w:szCs w:val="20"/>
          <w:lang w:val="de-DE"/>
        </w:rPr>
        <w:t>ie die Sprache ihrer Mandanten. Ein Praktikum in Ihrem Unternehmen würde mir schon früh im Studium helfen, um ein solides Fundament im M&amp;A zu schaffen, um später erfolgreich als M&amp;A Berater zu fungieren.</w:t>
      </w:r>
    </w:p>
    <w:p w14:paraId="245832B0" w14:textId="493CE3A1" w:rsidR="003E2799" w:rsidRDefault="00A474B1" w:rsidP="0054683E">
      <w:pPr>
        <w:jc w:val="both"/>
        <w:rPr>
          <w:rFonts w:ascii="Times New Roman" w:hAnsi="Times New Roman" w:cs="Times New Roman"/>
          <w:sz w:val="20"/>
          <w:szCs w:val="20"/>
          <w:lang w:val="de-DE"/>
        </w:rPr>
      </w:pPr>
      <w:proofErr w:type="spellStart"/>
      <w:r w:rsidRPr="00A474B1">
        <w:rPr>
          <w:rFonts w:ascii="Times New Roman" w:hAnsi="Times New Roman" w:cs="Times New Roman"/>
          <w:sz w:val="20"/>
          <w:szCs w:val="20"/>
          <w:lang w:val="de-DE"/>
        </w:rPr>
        <w:t>bachert&amp;partner</w:t>
      </w:r>
      <w:proofErr w:type="spellEnd"/>
      <w:r w:rsidRPr="00A474B1">
        <w:rPr>
          <w:rFonts w:ascii="Times New Roman" w:hAnsi="Times New Roman" w:cs="Times New Roman"/>
          <w:sz w:val="20"/>
          <w:szCs w:val="20"/>
          <w:lang w:val="de-DE"/>
        </w:rPr>
        <w:t xml:space="preserve"> scheint mir für dieses Praktikum ideal. Seit 20 Jahren verstehen Sie und Ihre 50 Mitarbeiter die Sprache des Mittelstands, mit über 300 Transaktionen seit Ihrer Gründung. Von der Automotive bis zum Handel und Logistikbranche weisen Sie ein großes Know-how auf. Mit sechs Sandorten, davon fünf in Deutschland und einem in Wien, sind </w:t>
      </w:r>
      <w:r w:rsidR="00604D7E">
        <w:rPr>
          <w:rFonts w:ascii="Times New Roman" w:hAnsi="Times New Roman" w:cs="Times New Roman"/>
          <w:sz w:val="20"/>
          <w:szCs w:val="20"/>
          <w:lang w:val="de-DE"/>
        </w:rPr>
        <w:t>S</w:t>
      </w:r>
      <w:r w:rsidRPr="00A474B1">
        <w:rPr>
          <w:rFonts w:ascii="Times New Roman" w:hAnsi="Times New Roman" w:cs="Times New Roman"/>
          <w:sz w:val="20"/>
          <w:szCs w:val="20"/>
          <w:lang w:val="de-DE"/>
        </w:rPr>
        <w:t xml:space="preserve">ie bestens aufgestellt, um </w:t>
      </w:r>
      <w:ins w:id="29" w:author="David Döbele" w:date="2024-01-30T19:16:00Z">
        <w:r w:rsidR="001A3AF0">
          <w:rPr>
            <w:rFonts w:ascii="Times New Roman" w:hAnsi="Times New Roman" w:cs="Times New Roman"/>
            <w:sz w:val="20"/>
            <w:szCs w:val="20"/>
            <w:lang w:val="de-DE"/>
          </w:rPr>
          <w:t>I</w:t>
        </w:r>
      </w:ins>
      <w:del w:id="30" w:author="David Döbele" w:date="2024-01-30T19:16:00Z">
        <w:r w:rsidRPr="00A474B1" w:rsidDel="001A3AF0">
          <w:rPr>
            <w:rFonts w:ascii="Times New Roman" w:hAnsi="Times New Roman" w:cs="Times New Roman"/>
            <w:sz w:val="20"/>
            <w:szCs w:val="20"/>
            <w:lang w:val="de-DE"/>
          </w:rPr>
          <w:delText>i</w:delText>
        </w:r>
      </w:del>
      <w:r w:rsidRPr="00A474B1">
        <w:rPr>
          <w:rFonts w:ascii="Times New Roman" w:hAnsi="Times New Roman" w:cs="Times New Roman"/>
          <w:sz w:val="20"/>
          <w:szCs w:val="20"/>
          <w:lang w:val="de-DE"/>
        </w:rPr>
        <w:t>hre</w:t>
      </w:r>
      <w:del w:id="31" w:author="David Döbele" w:date="2024-01-30T19:16:00Z">
        <w:r w:rsidRPr="00A474B1" w:rsidDel="001A3AF0">
          <w:rPr>
            <w:rFonts w:ascii="Times New Roman" w:hAnsi="Times New Roman" w:cs="Times New Roman"/>
            <w:sz w:val="20"/>
            <w:szCs w:val="20"/>
            <w:lang w:val="de-DE"/>
          </w:rPr>
          <w:delText>n</w:delText>
        </w:r>
      </w:del>
      <w:r w:rsidRPr="00A474B1">
        <w:rPr>
          <w:rFonts w:ascii="Times New Roman" w:hAnsi="Times New Roman" w:cs="Times New Roman"/>
          <w:sz w:val="20"/>
          <w:szCs w:val="20"/>
          <w:lang w:val="de-DE"/>
        </w:rPr>
        <w:t xml:space="preserve"> Mandanten als erste Ankunftsstelle bestmöglich zu beraten; auch waren </w:t>
      </w:r>
      <w:r w:rsidR="00604D7E">
        <w:rPr>
          <w:rFonts w:ascii="Times New Roman" w:hAnsi="Times New Roman" w:cs="Times New Roman"/>
          <w:sz w:val="20"/>
          <w:szCs w:val="20"/>
          <w:lang w:val="de-DE"/>
        </w:rPr>
        <w:t>S</w:t>
      </w:r>
      <w:r w:rsidRPr="00A474B1">
        <w:rPr>
          <w:rFonts w:ascii="Times New Roman" w:hAnsi="Times New Roman" w:cs="Times New Roman"/>
          <w:sz w:val="20"/>
          <w:szCs w:val="20"/>
          <w:lang w:val="de-DE"/>
        </w:rPr>
        <w:t xml:space="preserve">ie in mehr als 30 Ländern in fünf Kontinenten bereits unterwegs, um die Zufriedenheit </w:t>
      </w:r>
      <w:ins w:id="32" w:author="David Döbele" w:date="2024-01-30T19:16:00Z">
        <w:r w:rsidR="001A3AF0">
          <w:rPr>
            <w:rFonts w:ascii="Times New Roman" w:hAnsi="Times New Roman" w:cs="Times New Roman"/>
            <w:sz w:val="20"/>
            <w:szCs w:val="20"/>
            <w:lang w:val="de-DE"/>
          </w:rPr>
          <w:t>I</w:t>
        </w:r>
      </w:ins>
      <w:del w:id="33" w:author="David Döbele" w:date="2024-01-30T19:16:00Z">
        <w:r w:rsidRPr="00A474B1" w:rsidDel="001A3AF0">
          <w:rPr>
            <w:rFonts w:ascii="Times New Roman" w:hAnsi="Times New Roman" w:cs="Times New Roman"/>
            <w:sz w:val="20"/>
            <w:szCs w:val="20"/>
            <w:lang w:val="de-DE"/>
          </w:rPr>
          <w:delText>i</w:delText>
        </w:r>
      </w:del>
      <w:r w:rsidRPr="00A474B1">
        <w:rPr>
          <w:rFonts w:ascii="Times New Roman" w:hAnsi="Times New Roman" w:cs="Times New Roman"/>
          <w:sz w:val="20"/>
          <w:szCs w:val="20"/>
          <w:lang w:val="de-DE"/>
        </w:rPr>
        <w:t>hrer Mandanten zu erfüllen. Ein Praktikum in Ihrem Unternehmen würde mir schon früh im Studium helfen, ein solides Fundament im M&amp;A zu schaffen, um später erfolgreich als M&amp;A Berater zu fungieren.</w:t>
      </w:r>
    </w:p>
    <w:p w14:paraId="7B363727" w14:textId="0FE8CB4E" w:rsidR="00604D7E" w:rsidRDefault="00604D7E" w:rsidP="0054683E">
      <w:pPr>
        <w:jc w:val="both"/>
        <w:rPr>
          <w:rFonts w:ascii="Times New Roman" w:hAnsi="Times New Roman" w:cs="Times New Roman"/>
          <w:sz w:val="20"/>
          <w:szCs w:val="20"/>
          <w:lang w:val="de-DE"/>
        </w:rPr>
      </w:pPr>
      <w:r w:rsidRPr="00604D7E">
        <w:rPr>
          <w:rFonts w:ascii="Times New Roman" w:hAnsi="Times New Roman" w:cs="Times New Roman"/>
          <w:sz w:val="20"/>
          <w:szCs w:val="20"/>
          <w:lang w:val="de-DE"/>
        </w:rPr>
        <w:t xml:space="preserve">ROOTS Advisory scheint mir für dieses Praktikum ideal. Seit </w:t>
      </w:r>
      <w:ins w:id="34" w:author="David Döbele" w:date="2024-01-30T19:16:00Z">
        <w:r w:rsidR="001A3AF0">
          <w:rPr>
            <w:rFonts w:ascii="Times New Roman" w:hAnsi="Times New Roman" w:cs="Times New Roman"/>
            <w:sz w:val="20"/>
            <w:szCs w:val="20"/>
            <w:lang w:val="de-DE"/>
          </w:rPr>
          <w:t>I</w:t>
        </w:r>
      </w:ins>
      <w:del w:id="35" w:author="David Döbele" w:date="2024-01-30T19:16:00Z">
        <w:r w:rsidRPr="00604D7E" w:rsidDel="001A3AF0">
          <w:rPr>
            <w:rFonts w:ascii="Times New Roman" w:hAnsi="Times New Roman" w:cs="Times New Roman"/>
            <w:sz w:val="20"/>
            <w:szCs w:val="20"/>
            <w:lang w:val="de-DE"/>
          </w:rPr>
          <w:delText>i</w:delText>
        </w:r>
      </w:del>
      <w:r w:rsidRPr="00604D7E">
        <w:rPr>
          <w:rFonts w:ascii="Times New Roman" w:hAnsi="Times New Roman" w:cs="Times New Roman"/>
          <w:sz w:val="20"/>
          <w:szCs w:val="20"/>
          <w:lang w:val="de-DE"/>
        </w:rPr>
        <w:t xml:space="preserve">hrer Gründung im Jahre 2016 haben </w:t>
      </w:r>
      <w:r>
        <w:rPr>
          <w:rFonts w:ascii="Times New Roman" w:hAnsi="Times New Roman" w:cs="Times New Roman"/>
          <w:sz w:val="20"/>
          <w:szCs w:val="20"/>
          <w:lang w:val="de-DE"/>
        </w:rPr>
        <w:t>S</w:t>
      </w:r>
      <w:r w:rsidRPr="00604D7E">
        <w:rPr>
          <w:rFonts w:ascii="Times New Roman" w:hAnsi="Times New Roman" w:cs="Times New Roman"/>
          <w:sz w:val="20"/>
          <w:szCs w:val="20"/>
          <w:lang w:val="de-DE"/>
        </w:rPr>
        <w:t xml:space="preserve">ie bereits als recht junges Unternehmen ein Team aus erfahrenen Experten. Neben </w:t>
      </w:r>
      <w:ins w:id="36" w:author="David Döbele" w:date="2024-01-30T19:17:00Z">
        <w:r w:rsidR="001A3AF0">
          <w:rPr>
            <w:rFonts w:ascii="Times New Roman" w:hAnsi="Times New Roman" w:cs="Times New Roman"/>
            <w:sz w:val="20"/>
            <w:szCs w:val="20"/>
            <w:lang w:val="de-DE"/>
          </w:rPr>
          <w:t>I</w:t>
        </w:r>
      </w:ins>
      <w:del w:id="37" w:author="David Döbele" w:date="2024-01-30T19:17:00Z">
        <w:r w:rsidRPr="00604D7E" w:rsidDel="001A3AF0">
          <w:rPr>
            <w:rFonts w:ascii="Times New Roman" w:hAnsi="Times New Roman" w:cs="Times New Roman"/>
            <w:sz w:val="20"/>
            <w:szCs w:val="20"/>
            <w:lang w:val="de-DE"/>
          </w:rPr>
          <w:delText>i</w:delText>
        </w:r>
      </w:del>
      <w:r w:rsidRPr="00604D7E">
        <w:rPr>
          <w:rFonts w:ascii="Times New Roman" w:hAnsi="Times New Roman" w:cs="Times New Roman"/>
          <w:sz w:val="20"/>
          <w:szCs w:val="20"/>
          <w:lang w:val="de-DE"/>
        </w:rPr>
        <w:t xml:space="preserve">hrer professionellen Dienstleistung im M&amp;A betreuen </w:t>
      </w:r>
      <w:r>
        <w:rPr>
          <w:rFonts w:ascii="Times New Roman" w:hAnsi="Times New Roman" w:cs="Times New Roman"/>
          <w:sz w:val="20"/>
          <w:szCs w:val="20"/>
          <w:lang w:val="de-DE"/>
        </w:rPr>
        <w:t>S</w:t>
      </w:r>
      <w:r w:rsidRPr="00604D7E">
        <w:rPr>
          <w:rFonts w:ascii="Times New Roman" w:hAnsi="Times New Roman" w:cs="Times New Roman"/>
          <w:sz w:val="20"/>
          <w:szCs w:val="20"/>
          <w:lang w:val="de-DE"/>
        </w:rPr>
        <w:t>ie neben mittelständischen Unternehmen auch internationale Konzerne sowie Private Equity Fonds und Family-Offices. Ein Praktikum in Ihrem Unternehmen würde mir schon früh im Studium helfen, ein solides Fundament im M&amp;A zu schaffen, um später erfolgreich als M&amp;A Berater zu fungieren.</w:t>
      </w:r>
    </w:p>
    <w:p w14:paraId="64158884" w14:textId="540AB1C1" w:rsidR="0035761E" w:rsidRDefault="00D304FA" w:rsidP="0054683E">
      <w:pPr>
        <w:jc w:val="both"/>
        <w:rPr>
          <w:rFonts w:ascii="Times New Roman" w:hAnsi="Times New Roman" w:cs="Times New Roman"/>
          <w:sz w:val="20"/>
          <w:szCs w:val="20"/>
          <w:lang w:val="de-DE"/>
        </w:rPr>
      </w:pPr>
      <w:r w:rsidRPr="00D304FA">
        <w:rPr>
          <w:rFonts w:ascii="Times New Roman" w:hAnsi="Times New Roman" w:cs="Times New Roman"/>
          <w:sz w:val="20"/>
          <w:szCs w:val="20"/>
          <w:lang w:val="de-DE"/>
        </w:rPr>
        <w:t xml:space="preserve">MARKUS Corporate Finance scheint mir für dieses Praktikum ideal. Seit </w:t>
      </w:r>
      <w:ins w:id="38" w:author="David Döbele" w:date="2024-01-30T19:17:00Z">
        <w:r w:rsidR="001A3AF0">
          <w:rPr>
            <w:rFonts w:ascii="Times New Roman" w:hAnsi="Times New Roman" w:cs="Times New Roman"/>
            <w:sz w:val="20"/>
            <w:szCs w:val="20"/>
            <w:lang w:val="de-DE"/>
          </w:rPr>
          <w:t>I</w:t>
        </w:r>
      </w:ins>
      <w:del w:id="39" w:author="David Döbele" w:date="2024-01-30T19:17:00Z">
        <w:r w:rsidRPr="00D304FA" w:rsidDel="001A3AF0">
          <w:rPr>
            <w:rFonts w:ascii="Times New Roman" w:hAnsi="Times New Roman" w:cs="Times New Roman"/>
            <w:sz w:val="20"/>
            <w:szCs w:val="20"/>
            <w:lang w:val="de-DE"/>
          </w:rPr>
          <w:delText>i</w:delText>
        </w:r>
      </w:del>
      <w:r w:rsidRPr="00D304FA">
        <w:rPr>
          <w:rFonts w:ascii="Times New Roman" w:hAnsi="Times New Roman" w:cs="Times New Roman"/>
          <w:sz w:val="20"/>
          <w:szCs w:val="20"/>
          <w:lang w:val="de-DE"/>
        </w:rPr>
        <w:t xml:space="preserve">hrer Gründung im Jahre 2005 und 28 Transaktionen verstehen </w:t>
      </w:r>
      <w:ins w:id="40" w:author="David Döbele" w:date="2024-01-30T19:17:00Z">
        <w:r w:rsidR="001A3AF0">
          <w:rPr>
            <w:rFonts w:ascii="Times New Roman" w:hAnsi="Times New Roman" w:cs="Times New Roman"/>
            <w:sz w:val="20"/>
            <w:szCs w:val="20"/>
            <w:lang w:val="de-DE"/>
          </w:rPr>
          <w:t>S</w:t>
        </w:r>
      </w:ins>
      <w:del w:id="41" w:author="David Döbele" w:date="2024-01-30T19:17:00Z">
        <w:r w:rsidRPr="00D304FA" w:rsidDel="001A3AF0">
          <w:rPr>
            <w:rFonts w:ascii="Times New Roman" w:hAnsi="Times New Roman" w:cs="Times New Roman"/>
            <w:sz w:val="20"/>
            <w:szCs w:val="20"/>
            <w:lang w:val="de-DE"/>
          </w:rPr>
          <w:delText>s</w:delText>
        </w:r>
      </w:del>
      <w:r w:rsidRPr="00D304FA">
        <w:rPr>
          <w:rFonts w:ascii="Times New Roman" w:hAnsi="Times New Roman" w:cs="Times New Roman"/>
          <w:sz w:val="20"/>
          <w:szCs w:val="20"/>
          <w:lang w:val="de-DE"/>
        </w:rPr>
        <w:t xml:space="preserve">ie die Sprache der Unternehmer, die sich an Sie als Erstes wenden. Ihr Unternehmen ist in allen Branchen vertreten, um stets die Bedürfnisse </w:t>
      </w:r>
      <w:ins w:id="42" w:author="David Döbele" w:date="2024-01-30T19:17:00Z">
        <w:r w:rsidR="001A3AF0">
          <w:rPr>
            <w:rFonts w:ascii="Times New Roman" w:hAnsi="Times New Roman" w:cs="Times New Roman"/>
            <w:sz w:val="20"/>
            <w:szCs w:val="20"/>
            <w:lang w:val="de-DE"/>
          </w:rPr>
          <w:t>I</w:t>
        </w:r>
      </w:ins>
      <w:del w:id="43" w:author="David Döbele" w:date="2024-01-30T19:17:00Z">
        <w:r w:rsidRPr="00D304FA" w:rsidDel="001A3AF0">
          <w:rPr>
            <w:rFonts w:ascii="Times New Roman" w:hAnsi="Times New Roman" w:cs="Times New Roman"/>
            <w:sz w:val="20"/>
            <w:szCs w:val="20"/>
            <w:lang w:val="de-DE"/>
          </w:rPr>
          <w:delText>i</w:delText>
        </w:r>
      </w:del>
      <w:r w:rsidRPr="00D304FA">
        <w:rPr>
          <w:rFonts w:ascii="Times New Roman" w:hAnsi="Times New Roman" w:cs="Times New Roman"/>
          <w:sz w:val="20"/>
          <w:szCs w:val="20"/>
          <w:lang w:val="de-DE"/>
        </w:rPr>
        <w:t xml:space="preserve">hrer Kunden aus dem In- und Ausland zu erfüllen. Auch finde ich </w:t>
      </w:r>
      <w:ins w:id="44" w:author="David Döbele" w:date="2024-01-30T19:17:00Z">
        <w:r w:rsidR="001A3AF0">
          <w:rPr>
            <w:rFonts w:ascii="Times New Roman" w:hAnsi="Times New Roman" w:cs="Times New Roman"/>
            <w:sz w:val="20"/>
            <w:szCs w:val="20"/>
            <w:lang w:val="de-DE"/>
          </w:rPr>
          <w:t>I</w:t>
        </w:r>
      </w:ins>
      <w:del w:id="45" w:author="David Döbele" w:date="2024-01-30T19:17:00Z">
        <w:r w:rsidRPr="00D304FA" w:rsidDel="001A3AF0">
          <w:rPr>
            <w:rFonts w:ascii="Times New Roman" w:hAnsi="Times New Roman" w:cs="Times New Roman"/>
            <w:sz w:val="20"/>
            <w:szCs w:val="20"/>
            <w:lang w:val="de-DE"/>
          </w:rPr>
          <w:delText>i</w:delText>
        </w:r>
      </w:del>
      <w:r w:rsidRPr="00D304FA">
        <w:rPr>
          <w:rFonts w:ascii="Times New Roman" w:hAnsi="Times New Roman" w:cs="Times New Roman"/>
          <w:sz w:val="20"/>
          <w:szCs w:val="20"/>
          <w:lang w:val="de-DE"/>
        </w:rPr>
        <w:t xml:space="preserve">hr Firmenlogo, der </w:t>
      </w:r>
      <w:ins w:id="46" w:author="David Döbele" w:date="2024-01-30T19:17:00Z">
        <w:r w:rsidR="001A3AF0">
          <w:rPr>
            <w:rFonts w:ascii="Times New Roman" w:hAnsi="Times New Roman" w:cs="Times New Roman"/>
            <w:sz w:val="20"/>
            <w:szCs w:val="20"/>
            <w:lang w:val="de-DE"/>
          </w:rPr>
          <w:t>„</w:t>
        </w:r>
      </w:ins>
      <w:r w:rsidRPr="00D304FA">
        <w:rPr>
          <w:rFonts w:ascii="Times New Roman" w:hAnsi="Times New Roman" w:cs="Times New Roman"/>
          <w:sz w:val="20"/>
          <w:szCs w:val="20"/>
          <w:lang w:val="de-DE"/>
        </w:rPr>
        <w:t>geflügelte Löwe“, einzigartig, den</w:t>
      </w:r>
      <w:ins w:id="47" w:author="David Döbele" w:date="2024-01-30T19:17:00Z">
        <w:r w:rsidR="001A3AF0">
          <w:rPr>
            <w:rFonts w:ascii="Times New Roman" w:hAnsi="Times New Roman" w:cs="Times New Roman"/>
            <w:sz w:val="20"/>
            <w:szCs w:val="20"/>
            <w:lang w:val="de-DE"/>
          </w:rPr>
          <w:t xml:space="preserve"> </w:t>
        </w:r>
      </w:ins>
      <w:del w:id="48" w:author="David Döbele" w:date="2024-01-30T19:17:00Z">
        <w:r w:rsidRPr="00D304FA" w:rsidDel="001A3AF0">
          <w:rPr>
            <w:rFonts w:ascii="Times New Roman" w:hAnsi="Times New Roman" w:cs="Times New Roman"/>
            <w:sz w:val="20"/>
            <w:szCs w:val="20"/>
            <w:lang w:val="de-DE"/>
          </w:rPr>
          <w:delText>n s</w:delText>
        </w:r>
      </w:del>
      <w:ins w:id="49" w:author="David Döbele" w:date="2024-01-30T19:17:00Z">
        <w:r w:rsidR="001A3AF0">
          <w:rPr>
            <w:rFonts w:ascii="Times New Roman" w:hAnsi="Times New Roman" w:cs="Times New Roman"/>
            <w:sz w:val="20"/>
            <w:szCs w:val="20"/>
            <w:lang w:val="de-DE"/>
          </w:rPr>
          <w:t>S</w:t>
        </w:r>
      </w:ins>
      <w:r w:rsidRPr="00D304FA">
        <w:rPr>
          <w:rFonts w:ascii="Times New Roman" w:hAnsi="Times New Roman" w:cs="Times New Roman"/>
          <w:sz w:val="20"/>
          <w:szCs w:val="20"/>
          <w:lang w:val="de-DE"/>
        </w:rPr>
        <w:t xml:space="preserve">ie mit Attributen </w:t>
      </w:r>
      <w:ins w:id="50" w:author="David Döbele" w:date="2024-01-30T19:17:00Z">
        <w:r w:rsidR="001A3AF0">
          <w:rPr>
            <w:rFonts w:ascii="Times New Roman" w:hAnsi="Times New Roman" w:cs="Times New Roman"/>
            <w:sz w:val="20"/>
            <w:szCs w:val="20"/>
            <w:lang w:val="de-DE"/>
          </w:rPr>
          <w:t>I</w:t>
        </w:r>
      </w:ins>
      <w:del w:id="51" w:author="David Döbele" w:date="2024-01-30T19:17:00Z">
        <w:r w:rsidRPr="00D304FA" w:rsidDel="001A3AF0">
          <w:rPr>
            <w:rFonts w:ascii="Times New Roman" w:hAnsi="Times New Roman" w:cs="Times New Roman"/>
            <w:sz w:val="20"/>
            <w:szCs w:val="20"/>
            <w:lang w:val="de-DE"/>
          </w:rPr>
          <w:delText>i</w:delText>
        </w:r>
      </w:del>
      <w:r w:rsidRPr="00D304FA">
        <w:rPr>
          <w:rFonts w:ascii="Times New Roman" w:hAnsi="Times New Roman" w:cs="Times New Roman"/>
          <w:sz w:val="20"/>
          <w:szCs w:val="20"/>
          <w:lang w:val="de-DE"/>
        </w:rPr>
        <w:t xml:space="preserve">hres Unternehmens auf </w:t>
      </w:r>
      <w:ins w:id="52" w:author="David Döbele" w:date="2024-01-30T19:17:00Z">
        <w:r w:rsidR="001A3AF0">
          <w:rPr>
            <w:rFonts w:ascii="Times New Roman" w:hAnsi="Times New Roman" w:cs="Times New Roman"/>
            <w:sz w:val="20"/>
            <w:szCs w:val="20"/>
            <w:lang w:val="de-DE"/>
          </w:rPr>
          <w:t>I</w:t>
        </w:r>
      </w:ins>
      <w:del w:id="53" w:author="David Döbele" w:date="2024-01-30T19:17:00Z">
        <w:r w:rsidRPr="00D304FA" w:rsidDel="001A3AF0">
          <w:rPr>
            <w:rFonts w:ascii="Times New Roman" w:hAnsi="Times New Roman" w:cs="Times New Roman"/>
            <w:sz w:val="20"/>
            <w:szCs w:val="20"/>
            <w:lang w:val="de-DE"/>
          </w:rPr>
          <w:delText>i</w:delText>
        </w:r>
      </w:del>
      <w:r w:rsidRPr="00D304FA">
        <w:rPr>
          <w:rFonts w:ascii="Times New Roman" w:hAnsi="Times New Roman" w:cs="Times New Roman"/>
          <w:sz w:val="20"/>
          <w:szCs w:val="20"/>
          <w:lang w:val="de-DE"/>
        </w:rPr>
        <w:t>hrer Webseite beschreiben. Ein Praktikum in Ihrem Unternehmen würde mir schon früh im Studium helfen, ein solides Fundament im M&amp;A zu schaffen, um später erfolgreich als M&amp;A Berater zu fungieren.</w:t>
      </w:r>
    </w:p>
    <w:p w14:paraId="2A769EAF" w14:textId="77777777" w:rsidR="00A05A85" w:rsidRDefault="00A05A85" w:rsidP="00A05A85">
      <w:pPr>
        <w:jc w:val="both"/>
        <w:rPr>
          <w:rFonts w:ascii="Times New Roman" w:hAnsi="Times New Roman" w:cs="Times New Roman"/>
          <w:sz w:val="20"/>
          <w:szCs w:val="20"/>
          <w:lang w:val="de-DE"/>
        </w:rPr>
      </w:pPr>
    </w:p>
    <w:p w14:paraId="625C1B6C" w14:textId="77777777" w:rsidR="004452F8" w:rsidRDefault="004452F8" w:rsidP="00352539">
      <w:pPr>
        <w:jc w:val="both"/>
        <w:rPr>
          <w:rFonts w:ascii="Times New Roman" w:hAnsi="Times New Roman" w:cs="Times New Roman"/>
          <w:sz w:val="20"/>
          <w:szCs w:val="20"/>
          <w:lang w:val="de-DE"/>
        </w:rPr>
      </w:pPr>
    </w:p>
    <w:p w14:paraId="256B48F8" w14:textId="17026E2E" w:rsidR="004452F8" w:rsidRDefault="00817D47" w:rsidP="00352539">
      <w:pPr>
        <w:jc w:val="both"/>
        <w:rPr>
          <w:rFonts w:ascii="Times New Roman" w:hAnsi="Times New Roman" w:cs="Times New Roman"/>
          <w:sz w:val="20"/>
          <w:szCs w:val="20"/>
          <w:lang w:val="de-DE"/>
        </w:rPr>
      </w:pPr>
      <w:proofErr w:type="spellStart"/>
      <w:r w:rsidRPr="00817D47">
        <w:rPr>
          <w:rFonts w:ascii="Times New Roman" w:hAnsi="Times New Roman" w:cs="Times New Roman"/>
          <w:sz w:val="20"/>
          <w:szCs w:val="20"/>
          <w:lang w:val="de-DE"/>
        </w:rPr>
        <w:lastRenderedPageBreak/>
        <w:t>EichenFels</w:t>
      </w:r>
      <w:proofErr w:type="spellEnd"/>
      <w:r w:rsidRPr="00817D47">
        <w:rPr>
          <w:rFonts w:ascii="Times New Roman" w:hAnsi="Times New Roman" w:cs="Times New Roman"/>
          <w:sz w:val="20"/>
          <w:szCs w:val="20"/>
          <w:lang w:val="de-DE"/>
        </w:rPr>
        <w:t xml:space="preserve"> scheint mir für dieses Praktikum ideal. Als recht junges Unternehmen, das im Jahre 2020 während der Corona-Krise gegründet wurde, weisen Sie und Ihre Mitarbeiter bereits eine jahrzehntelange Berufserfahrung im M&amp;A mit zahlreichen abgeschlossenen Transaktionen auf. Insbesondere schätze ich ihr bodenständiges Auftreten ihrem Mandanten gegenüber und vermeide englische Fachbegriffe, um ein volles Vertrauen ihrem Mandanten gegenüber zu gewährleisten. Ein paar </w:t>
      </w:r>
      <w:ins w:id="54" w:author="David Döbele" w:date="2024-01-30T19:18:00Z">
        <w:r w:rsidR="001A3AF0">
          <w:rPr>
            <w:rFonts w:ascii="Times New Roman" w:hAnsi="Times New Roman" w:cs="Times New Roman"/>
            <w:sz w:val="20"/>
            <w:szCs w:val="20"/>
            <w:lang w:val="de-DE"/>
          </w:rPr>
          <w:t>I</w:t>
        </w:r>
      </w:ins>
      <w:del w:id="55" w:author="David Döbele" w:date="2024-01-30T19:18:00Z">
        <w:r w:rsidRPr="00817D47" w:rsidDel="001A3AF0">
          <w:rPr>
            <w:rFonts w:ascii="Times New Roman" w:hAnsi="Times New Roman" w:cs="Times New Roman"/>
            <w:sz w:val="20"/>
            <w:szCs w:val="20"/>
            <w:lang w:val="de-DE"/>
          </w:rPr>
          <w:delText>i</w:delText>
        </w:r>
      </w:del>
      <w:r w:rsidRPr="00817D47">
        <w:rPr>
          <w:rFonts w:ascii="Times New Roman" w:hAnsi="Times New Roman" w:cs="Times New Roman"/>
          <w:sz w:val="20"/>
          <w:szCs w:val="20"/>
          <w:lang w:val="de-DE"/>
        </w:rPr>
        <w:t xml:space="preserve">hrer Erfolge sind auf </w:t>
      </w:r>
      <w:ins w:id="56" w:author="David Döbele" w:date="2024-01-30T19:18:00Z">
        <w:r w:rsidR="001A3AF0">
          <w:rPr>
            <w:rFonts w:ascii="Times New Roman" w:hAnsi="Times New Roman" w:cs="Times New Roman"/>
            <w:sz w:val="20"/>
            <w:szCs w:val="20"/>
            <w:lang w:val="de-DE"/>
          </w:rPr>
          <w:t>I</w:t>
        </w:r>
      </w:ins>
      <w:del w:id="57" w:author="David Döbele" w:date="2024-01-30T19:18:00Z">
        <w:r w:rsidRPr="00817D47" w:rsidDel="001A3AF0">
          <w:rPr>
            <w:rFonts w:ascii="Times New Roman" w:hAnsi="Times New Roman" w:cs="Times New Roman"/>
            <w:sz w:val="20"/>
            <w:szCs w:val="20"/>
            <w:lang w:val="de-DE"/>
          </w:rPr>
          <w:delText>i</w:delText>
        </w:r>
      </w:del>
      <w:r w:rsidRPr="00817D47">
        <w:rPr>
          <w:rFonts w:ascii="Times New Roman" w:hAnsi="Times New Roman" w:cs="Times New Roman"/>
          <w:sz w:val="20"/>
          <w:szCs w:val="20"/>
          <w:lang w:val="de-DE"/>
        </w:rPr>
        <w:t xml:space="preserve">hrer Webseite gut aufgelistet und in zahlreichen Branchen verteilt. Vornehmlich halten die Kommentare </w:t>
      </w:r>
      <w:ins w:id="58" w:author="David Döbele" w:date="2024-01-30T19:18:00Z">
        <w:r w:rsidR="001A3AF0">
          <w:rPr>
            <w:rFonts w:ascii="Times New Roman" w:hAnsi="Times New Roman" w:cs="Times New Roman"/>
            <w:sz w:val="20"/>
            <w:szCs w:val="20"/>
            <w:lang w:val="de-DE"/>
          </w:rPr>
          <w:t>I</w:t>
        </w:r>
      </w:ins>
      <w:del w:id="59" w:author="David Döbele" w:date="2024-01-30T19:18:00Z">
        <w:r w:rsidRPr="00817D47" w:rsidDel="001A3AF0">
          <w:rPr>
            <w:rFonts w:ascii="Times New Roman" w:hAnsi="Times New Roman" w:cs="Times New Roman"/>
            <w:sz w:val="20"/>
            <w:szCs w:val="20"/>
            <w:lang w:val="de-DE"/>
          </w:rPr>
          <w:delText>i</w:delText>
        </w:r>
      </w:del>
      <w:r w:rsidRPr="00817D47">
        <w:rPr>
          <w:rFonts w:ascii="Times New Roman" w:hAnsi="Times New Roman" w:cs="Times New Roman"/>
          <w:sz w:val="20"/>
          <w:szCs w:val="20"/>
          <w:lang w:val="de-DE"/>
        </w:rPr>
        <w:t xml:space="preserve">hrer Mandanten </w:t>
      </w:r>
      <w:ins w:id="60" w:author="David Döbele" w:date="2024-01-30T19:19:00Z">
        <w:r w:rsidR="001A3AF0">
          <w:rPr>
            <w:rFonts w:ascii="Times New Roman" w:hAnsi="Times New Roman" w:cs="Times New Roman"/>
            <w:sz w:val="20"/>
            <w:szCs w:val="20"/>
            <w:lang w:val="de-DE"/>
          </w:rPr>
          <w:t xml:space="preserve">Ihre Bodenständigkeit </w:t>
        </w:r>
      </w:ins>
      <w:r w:rsidRPr="00817D47">
        <w:rPr>
          <w:rFonts w:ascii="Times New Roman" w:hAnsi="Times New Roman" w:cs="Times New Roman"/>
          <w:sz w:val="20"/>
          <w:szCs w:val="20"/>
          <w:lang w:val="de-DE"/>
        </w:rPr>
        <w:t xml:space="preserve">für sehr </w:t>
      </w:r>
      <w:del w:id="61" w:author="David Döbele" w:date="2024-01-30T19:19:00Z">
        <w:r w:rsidRPr="00817D47" w:rsidDel="001A3AF0">
          <w:rPr>
            <w:rFonts w:ascii="Times New Roman" w:hAnsi="Times New Roman" w:cs="Times New Roman"/>
            <w:sz w:val="20"/>
            <w:szCs w:val="20"/>
            <w:lang w:val="de-DE"/>
          </w:rPr>
          <w:delText>erfreulich</w:delText>
        </w:r>
      </w:del>
      <w:ins w:id="62" w:author="David Döbele" w:date="2024-01-30T19:19:00Z">
        <w:r w:rsidR="001A3AF0">
          <w:rPr>
            <w:rFonts w:ascii="Times New Roman" w:hAnsi="Times New Roman" w:cs="Times New Roman"/>
            <w:sz w:val="20"/>
            <w:szCs w:val="20"/>
            <w:lang w:val="de-DE"/>
          </w:rPr>
          <w:t>positiv</w:t>
        </w:r>
      </w:ins>
      <w:r w:rsidRPr="00817D47">
        <w:rPr>
          <w:rFonts w:ascii="Times New Roman" w:hAnsi="Times New Roman" w:cs="Times New Roman"/>
          <w:sz w:val="20"/>
          <w:szCs w:val="20"/>
          <w:lang w:val="de-DE"/>
        </w:rPr>
        <w:t xml:space="preserve">, </w:t>
      </w:r>
      <w:del w:id="63" w:author="David Döbele" w:date="2024-01-30T19:19:00Z">
        <w:r w:rsidRPr="00817D47" w:rsidDel="001A3AF0">
          <w:rPr>
            <w:rFonts w:ascii="Times New Roman" w:hAnsi="Times New Roman" w:cs="Times New Roman"/>
            <w:sz w:val="20"/>
            <w:szCs w:val="20"/>
            <w:lang w:val="de-DE"/>
          </w:rPr>
          <w:delText>die sie loben und gewonnen haben</w:delText>
        </w:r>
      </w:del>
      <w:ins w:id="64" w:author="David Döbele" w:date="2024-01-30T19:19:00Z">
        <w:r w:rsidR="001A3AF0">
          <w:rPr>
            <w:rFonts w:ascii="Times New Roman" w:hAnsi="Times New Roman" w:cs="Times New Roman"/>
            <w:sz w:val="20"/>
            <w:szCs w:val="20"/>
            <w:lang w:val="de-DE"/>
          </w:rPr>
          <w:t>was mir persönlich sehr zusagt</w:t>
        </w:r>
      </w:ins>
      <w:r w:rsidRPr="00817D47">
        <w:rPr>
          <w:rFonts w:ascii="Times New Roman" w:hAnsi="Times New Roman" w:cs="Times New Roman"/>
          <w:sz w:val="20"/>
          <w:szCs w:val="20"/>
          <w:lang w:val="de-DE"/>
        </w:rPr>
        <w:t>. Ein Praktikum in Ihrem Unternehmen würde mir schon früh im Studium helfen, ein solides Fundament im M&amp;A zu schaffen, um später erfolgreich als M&amp;A Berater zu fungieren.</w:t>
      </w:r>
    </w:p>
    <w:p w14:paraId="0A8BBEE5" w14:textId="7663749F" w:rsidR="00F54CFD" w:rsidRDefault="00676DED" w:rsidP="0054683E">
      <w:pPr>
        <w:jc w:val="both"/>
        <w:rPr>
          <w:rFonts w:ascii="Times New Roman" w:hAnsi="Times New Roman" w:cs="Times New Roman"/>
          <w:sz w:val="20"/>
          <w:szCs w:val="20"/>
          <w:lang w:val="de-DE"/>
        </w:rPr>
      </w:pPr>
      <w:r w:rsidRPr="00676DED">
        <w:rPr>
          <w:rFonts w:ascii="Times New Roman" w:hAnsi="Times New Roman" w:cs="Times New Roman"/>
          <w:sz w:val="20"/>
          <w:szCs w:val="20"/>
          <w:lang w:val="de-DE"/>
        </w:rPr>
        <w:t xml:space="preserve">CRESCAT Advisory scheint mir für dieses Praktikum ideal. Mit einer 90-jährigen Erfahrung im Mittelstand verstehen Sie die Anliegen und Sorgen der Unternehmen. Von der Lebensmittelindustrie bis zu Druckereigruppen und speziellem Anlagenbau decken Sie zahlreiche Branchen ab. Mit </w:t>
      </w:r>
      <w:ins w:id="65" w:author="David Döbele" w:date="2024-01-30T19:20:00Z">
        <w:r w:rsidR="001A3AF0">
          <w:rPr>
            <w:rFonts w:ascii="Times New Roman" w:hAnsi="Times New Roman" w:cs="Times New Roman"/>
            <w:sz w:val="20"/>
            <w:szCs w:val="20"/>
            <w:lang w:val="de-DE"/>
          </w:rPr>
          <w:t>Ih</w:t>
        </w:r>
      </w:ins>
      <w:del w:id="66" w:author="David Döbele" w:date="2024-01-30T19:20:00Z">
        <w:r w:rsidRPr="00676DED" w:rsidDel="001A3AF0">
          <w:rPr>
            <w:rFonts w:ascii="Times New Roman" w:hAnsi="Times New Roman" w:cs="Times New Roman"/>
            <w:sz w:val="20"/>
            <w:szCs w:val="20"/>
            <w:lang w:val="de-DE"/>
          </w:rPr>
          <w:delText>ih</w:delText>
        </w:r>
      </w:del>
      <w:r w:rsidRPr="00676DED">
        <w:rPr>
          <w:rFonts w:ascii="Times New Roman" w:hAnsi="Times New Roman" w:cs="Times New Roman"/>
          <w:sz w:val="20"/>
          <w:szCs w:val="20"/>
          <w:lang w:val="de-DE"/>
        </w:rPr>
        <w:t xml:space="preserve">rem Team in drei Standorten, davon zwei in Deutschland und einem in Wien, sind </w:t>
      </w:r>
      <w:ins w:id="67" w:author="David Döbele" w:date="2024-01-30T19:20:00Z">
        <w:r w:rsidR="001A3AF0">
          <w:rPr>
            <w:rFonts w:ascii="Times New Roman" w:hAnsi="Times New Roman" w:cs="Times New Roman"/>
            <w:sz w:val="20"/>
            <w:szCs w:val="20"/>
            <w:lang w:val="de-DE"/>
          </w:rPr>
          <w:t>S</w:t>
        </w:r>
      </w:ins>
      <w:del w:id="68" w:author="David Döbele" w:date="2024-01-30T19:20:00Z">
        <w:r w:rsidRPr="00676DED" w:rsidDel="001A3AF0">
          <w:rPr>
            <w:rFonts w:ascii="Times New Roman" w:hAnsi="Times New Roman" w:cs="Times New Roman"/>
            <w:sz w:val="20"/>
            <w:szCs w:val="20"/>
            <w:lang w:val="de-DE"/>
          </w:rPr>
          <w:delText>s</w:delText>
        </w:r>
      </w:del>
      <w:r w:rsidRPr="00676DED">
        <w:rPr>
          <w:rFonts w:ascii="Times New Roman" w:hAnsi="Times New Roman" w:cs="Times New Roman"/>
          <w:sz w:val="20"/>
          <w:szCs w:val="20"/>
          <w:lang w:val="de-DE"/>
        </w:rPr>
        <w:t xml:space="preserve">ie bestens als Unternehmen aufgestellt, um die erste Ankunftsstelle </w:t>
      </w:r>
      <w:ins w:id="69" w:author="David Döbele" w:date="2024-01-30T19:20:00Z">
        <w:r w:rsidR="001A3AF0">
          <w:rPr>
            <w:rFonts w:ascii="Times New Roman" w:hAnsi="Times New Roman" w:cs="Times New Roman"/>
            <w:sz w:val="20"/>
            <w:szCs w:val="20"/>
            <w:lang w:val="de-DE"/>
          </w:rPr>
          <w:t>I</w:t>
        </w:r>
      </w:ins>
      <w:del w:id="70" w:author="David Döbele" w:date="2024-01-30T19:20:00Z">
        <w:r w:rsidRPr="00676DED" w:rsidDel="001A3AF0">
          <w:rPr>
            <w:rFonts w:ascii="Times New Roman" w:hAnsi="Times New Roman" w:cs="Times New Roman"/>
            <w:sz w:val="20"/>
            <w:szCs w:val="20"/>
            <w:lang w:val="de-DE"/>
          </w:rPr>
          <w:delText>i</w:delText>
        </w:r>
      </w:del>
      <w:r w:rsidRPr="00676DED">
        <w:rPr>
          <w:rFonts w:ascii="Times New Roman" w:hAnsi="Times New Roman" w:cs="Times New Roman"/>
          <w:sz w:val="20"/>
          <w:szCs w:val="20"/>
          <w:lang w:val="de-DE"/>
        </w:rPr>
        <w:t>hrer Mandanten zu sein. Ein Praktikum in Ihrem Unternehmen würde mir schon früh im Studium helfen, ein solides Fundament im M&amp;A zu schaffen, um später erfolgreich als M&amp;A Berater zu fungieren.</w:t>
      </w:r>
    </w:p>
    <w:p w14:paraId="68E90053" w14:textId="1B27A9B8" w:rsidR="00676DED" w:rsidRDefault="00311861" w:rsidP="0054683E">
      <w:pPr>
        <w:jc w:val="both"/>
        <w:rPr>
          <w:rFonts w:ascii="Times New Roman" w:hAnsi="Times New Roman" w:cs="Times New Roman"/>
          <w:sz w:val="20"/>
          <w:szCs w:val="20"/>
          <w:lang w:val="de-DE"/>
        </w:rPr>
      </w:pPr>
      <w:proofErr w:type="spellStart"/>
      <w:r w:rsidRPr="00311861">
        <w:rPr>
          <w:rFonts w:ascii="Times New Roman" w:hAnsi="Times New Roman" w:cs="Times New Roman"/>
          <w:sz w:val="20"/>
          <w:szCs w:val="20"/>
          <w:lang w:val="de-DE"/>
        </w:rPr>
        <w:t>benten</w:t>
      </w:r>
      <w:proofErr w:type="spellEnd"/>
      <w:r w:rsidRPr="00311861">
        <w:rPr>
          <w:rFonts w:ascii="Times New Roman" w:hAnsi="Times New Roman" w:cs="Times New Roman"/>
          <w:sz w:val="20"/>
          <w:szCs w:val="20"/>
          <w:lang w:val="de-DE"/>
        </w:rPr>
        <w:t xml:space="preserve"> </w:t>
      </w:r>
      <w:proofErr w:type="spellStart"/>
      <w:r w:rsidRPr="00311861">
        <w:rPr>
          <w:rFonts w:ascii="Times New Roman" w:hAnsi="Times New Roman" w:cs="Times New Roman"/>
          <w:sz w:val="20"/>
          <w:szCs w:val="20"/>
          <w:lang w:val="de-DE"/>
        </w:rPr>
        <w:t>capital</w:t>
      </w:r>
      <w:proofErr w:type="spellEnd"/>
      <w:r w:rsidRPr="00311861">
        <w:rPr>
          <w:rFonts w:ascii="Times New Roman" w:hAnsi="Times New Roman" w:cs="Times New Roman"/>
          <w:sz w:val="20"/>
          <w:szCs w:val="20"/>
          <w:lang w:val="de-DE"/>
        </w:rPr>
        <w:t xml:space="preserve"> scheint mir für dieses Praktikum ideal. Mit über 150 Transaktionen in 20 verschiedenen Branchen und einer 150-jährigen Erfahrung verstehen </w:t>
      </w:r>
      <w:ins w:id="71" w:author="David Döbele" w:date="2024-01-30T19:20:00Z">
        <w:r w:rsidR="001A3AF0">
          <w:rPr>
            <w:rFonts w:ascii="Times New Roman" w:hAnsi="Times New Roman" w:cs="Times New Roman"/>
            <w:sz w:val="20"/>
            <w:szCs w:val="20"/>
            <w:lang w:val="de-DE"/>
          </w:rPr>
          <w:t>S</w:t>
        </w:r>
      </w:ins>
      <w:del w:id="72" w:author="David Döbele" w:date="2024-01-30T19:20:00Z">
        <w:r w:rsidRPr="00311861" w:rsidDel="001A3AF0">
          <w:rPr>
            <w:rFonts w:ascii="Times New Roman" w:hAnsi="Times New Roman" w:cs="Times New Roman"/>
            <w:sz w:val="20"/>
            <w:szCs w:val="20"/>
            <w:lang w:val="de-DE"/>
          </w:rPr>
          <w:delText>s</w:delText>
        </w:r>
      </w:del>
      <w:r w:rsidRPr="00311861">
        <w:rPr>
          <w:rFonts w:ascii="Times New Roman" w:hAnsi="Times New Roman" w:cs="Times New Roman"/>
          <w:sz w:val="20"/>
          <w:szCs w:val="20"/>
          <w:lang w:val="de-DE"/>
        </w:rPr>
        <w:t xml:space="preserve">ie die Bedürfnisse und Ängste </w:t>
      </w:r>
      <w:del w:id="73" w:author="David Döbele" w:date="2024-01-30T19:20:00Z">
        <w:r w:rsidRPr="00311861" w:rsidDel="001A3AF0">
          <w:rPr>
            <w:rFonts w:ascii="Times New Roman" w:hAnsi="Times New Roman" w:cs="Times New Roman"/>
            <w:sz w:val="20"/>
            <w:szCs w:val="20"/>
            <w:lang w:val="de-DE"/>
          </w:rPr>
          <w:delText xml:space="preserve">jedes </w:delText>
        </w:r>
      </w:del>
      <w:ins w:id="74" w:author="David Döbele" w:date="2024-01-30T19:20:00Z">
        <w:r w:rsidR="001A3AF0" w:rsidRPr="00311861">
          <w:rPr>
            <w:rFonts w:ascii="Times New Roman" w:hAnsi="Times New Roman" w:cs="Times New Roman"/>
            <w:sz w:val="20"/>
            <w:szCs w:val="20"/>
            <w:lang w:val="de-DE"/>
          </w:rPr>
          <w:t>jede</w:t>
        </w:r>
        <w:r w:rsidR="001A3AF0">
          <w:rPr>
            <w:rFonts w:ascii="Times New Roman" w:hAnsi="Times New Roman" w:cs="Times New Roman"/>
            <w:sz w:val="20"/>
            <w:szCs w:val="20"/>
            <w:lang w:val="de-DE"/>
          </w:rPr>
          <w:t>r</w:t>
        </w:r>
        <w:r w:rsidR="001A3AF0" w:rsidRPr="00311861">
          <w:rPr>
            <w:rFonts w:ascii="Times New Roman" w:hAnsi="Times New Roman" w:cs="Times New Roman"/>
            <w:sz w:val="20"/>
            <w:szCs w:val="20"/>
            <w:lang w:val="de-DE"/>
          </w:rPr>
          <w:t xml:space="preserve"> </w:t>
        </w:r>
        <w:r w:rsidR="001A3AF0">
          <w:rPr>
            <w:rFonts w:ascii="Times New Roman" w:hAnsi="Times New Roman" w:cs="Times New Roman"/>
            <w:sz w:val="20"/>
            <w:szCs w:val="20"/>
            <w:lang w:val="de-DE"/>
          </w:rPr>
          <w:t>I</w:t>
        </w:r>
      </w:ins>
      <w:del w:id="75" w:author="David Döbele" w:date="2024-01-30T19:20:00Z">
        <w:r w:rsidRPr="00311861" w:rsidDel="001A3AF0">
          <w:rPr>
            <w:rFonts w:ascii="Times New Roman" w:hAnsi="Times New Roman" w:cs="Times New Roman"/>
            <w:sz w:val="20"/>
            <w:szCs w:val="20"/>
            <w:lang w:val="de-DE"/>
          </w:rPr>
          <w:delText>i</w:delText>
        </w:r>
      </w:del>
      <w:r w:rsidRPr="00311861">
        <w:rPr>
          <w:rFonts w:ascii="Times New Roman" w:hAnsi="Times New Roman" w:cs="Times New Roman"/>
          <w:sz w:val="20"/>
          <w:szCs w:val="20"/>
          <w:lang w:val="de-DE"/>
        </w:rPr>
        <w:t xml:space="preserve">hrer Mandanten exakt. Mit über sechs Standorten in ganz Deutschland und zehn Partnern sind </w:t>
      </w:r>
      <w:ins w:id="76" w:author="David Döbele" w:date="2024-01-30T19:20:00Z">
        <w:r w:rsidR="001A3AF0">
          <w:rPr>
            <w:rFonts w:ascii="Times New Roman" w:hAnsi="Times New Roman" w:cs="Times New Roman"/>
            <w:sz w:val="20"/>
            <w:szCs w:val="20"/>
            <w:lang w:val="de-DE"/>
          </w:rPr>
          <w:t>Si</w:t>
        </w:r>
      </w:ins>
      <w:del w:id="77" w:author="David Döbele" w:date="2024-01-30T19:20:00Z">
        <w:r w:rsidRPr="00311861" w:rsidDel="001A3AF0">
          <w:rPr>
            <w:rFonts w:ascii="Times New Roman" w:hAnsi="Times New Roman" w:cs="Times New Roman"/>
            <w:sz w:val="20"/>
            <w:szCs w:val="20"/>
            <w:lang w:val="de-DE"/>
          </w:rPr>
          <w:delText>si</w:delText>
        </w:r>
      </w:del>
      <w:r w:rsidRPr="00311861">
        <w:rPr>
          <w:rFonts w:ascii="Times New Roman" w:hAnsi="Times New Roman" w:cs="Times New Roman"/>
          <w:sz w:val="20"/>
          <w:szCs w:val="20"/>
          <w:lang w:val="de-DE"/>
        </w:rPr>
        <w:t xml:space="preserve">e bestens vernetzt, um die erste Ankunftsstelle </w:t>
      </w:r>
      <w:ins w:id="78" w:author="David Döbele" w:date="2024-01-30T19:20:00Z">
        <w:r w:rsidR="001A3AF0">
          <w:rPr>
            <w:rFonts w:ascii="Times New Roman" w:hAnsi="Times New Roman" w:cs="Times New Roman"/>
            <w:sz w:val="20"/>
            <w:szCs w:val="20"/>
            <w:lang w:val="de-DE"/>
          </w:rPr>
          <w:t>I</w:t>
        </w:r>
      </w:ins>
      <w:del w:id="79" w:author="David Döbele" w:date="2024-01-30T19:20:00Z">
        <w:r w:rsidRPr="00311861" w:rsidDel="001A3AF0">
          <w:rPr>
            <w:rFonts w:ascii="Times New Roman" w:hAnsi="Times New Roman" w:cs="Times New Roman"/>
            <w:sz w:val="20"/>
            <w:szCs w:val="20"/>
            <w:lang w:val="de-DE"/>
          </w:rPr>
          <w:delText>i</w:delText>
        </w:r>
      </w:del>
      <w:r w:rsidRPr="00311861">
        <w:rPr>
          <w:rFonts w:ascii="Times New Roman" w:hAnsi="Times New Roman" w:cs="Times New Roman"/>
          <w:sz w:val="20"/>
          <w:szCs w:val="20"/>
          <w:lang w:val="de-DE"/>
        </w:rPr>
        <w:t xml:space="preserve">hrer Kunden zu sein. Besonders beeindruckt mich </w:t>
      </w:r>
      <w:ins w:id="80" w:author="David Döbele" w:date="2024-01-30T19:20:00Z">
        <w:r w:rsidR="001A3AF0">
          <w:rPr>
            <w:rFonts w:ascii="Times New Roman" w:hAnsi="Times New Roman" w:cs="Times New Roman"/>
            <w:sz w:val="20"/>
            <w:szCs w:val="20"/>
            <w:lang w:val="de-DE"/>
          </w:rPr>
          <w:t>I</w:t>
        </w:r>
      </w:ins>
      <w:del w:id="81" w:author="David Döbele" w:date="2024-01-30T19:20:00Z">
        <w:r w:rsidRPr="00311861" w:rsidDel="001A3AF0">
          <w:rPr>
            <w:rFonts w:ascii="Times New Roman" w:hAnsi="Times New Roman" w:cs="Times New Roman"/>
            <w:sz w:val="20"/>
            <w:szCs w:val="20"/>
            <w:lang w:val="de-DE"/>
          </w:rPr>
          <w:delText>i</w:delText>
        </w:r>
      </w:del>
      <w:r w:rsidRPr="00311861">
        <w:rPr>
          <w:rFonts w:ascii="Times New Roman" w:hAnsi="Times New Roman" w:cs="Times New Roman"/>
          <w:sz w:val="20"/>
          <w:szCs w:val="20"/>
          <w:lang w:val="de-DE"/>
        </w:rPr>
        <w:t xml:space="preserve">hr internationales Netzwerk, </w:t>
      </w:r>
      <w:ins w:id="82" w:author="David Döbele" w:date="2024-01-30T19:20:00Z">
        <w:r w:rsidR="001A3AF0">
          <w:rPr>
            <w:rFonts w:ascii="Times New Roman" w:hAnsi="Times New Roman" w:cs="Times New Roman"/>
            <w:sz w:val="20"/>
            <w:szCs w:val="20"/>
            <w:lang w:val="de-DE"/>
          </w:rPr>
          <w:t>„</w:t>
        </w:r>
      </w:ins>
      <w:r w:rsidRPr="00311861">
        <w:rPr>
          <w:rFonts w:ascii="Times New Roman" w:hAnsi="Times New Roman" w:cs="Times New Roman"/>
          <w:sz w:val="20"/>
          <w:szCs w:val="20"/>
          <w:lang w:val="de-DE"/>
        </w:rPr>
        <w:t>Best Frie</w:t>
      </w:r>
      <w:ins w:id="83" w:author="David Döbele" w:date="2024-01-30T19:20:00Z">
        <w:r w:rsidR="001A3AF0">
          <w:rPr>
            <w:rFonts w:ascii="Times New Roman" w:hAnsi="Times New Roman" w:cs="Times New Roman"/>
            <w:sz w:val="20"/>
            <w:szCs w:val="20"/>
            <w:lang w:val="de-DE"/>
          </w:rPr>
          <w:t>n</w:t>
        </w:r>
      </w:ins>
      <w:r w:rsidRPr="00311861">
        <w:rPr>
          <w:rFonts w:ascii="Times New Roman" w:hAnsi="Times New Roman" w:cs="Times New Roman"/>
          <w:sz w:val="20"/>
          <w:szCs w:val="20"/>
          <w:lang w:val="de-DE"/>
        </w:rPr>
        <w:t>ds</w:t>
      </w:r>
      <w:ins w:id="84" w:author="David Döbele" w:date="2024-01-30T19:20:00Z">
        <w:r w:rsidR="001A3AF0">
          <w:rPr>
            <w:rFonts w:ascii="Times New Roman" w:hAnsi="Times New Roman" w:cs="Times New Roman"/>
            <w:sz w:val="20"/>
            <w:szCs w:val="20"/>
            <w:lang w:val="de-DE"/>
          </w:rPr>
          <w:t>“</w:t>
        </w:r>
      </w:ins>
      <w:del w:id="85" w:author="David Döbele" w:date="2024-01-30T19:20:00Z">
        <w:r w:rsidRPr="00311861" w:rsidDel="001A3AF0">
          <w:rPr>
            <w:rFonts w:ascii="Times New Roman" w:hAnsi="Times New Roman" w:cs="Times New Roman"/>
            <w:sz w:val="20"/>
            <w:szCs w:val="20"/>
            <w:lang w:val="de-DE"/>
          </w:rPr>
          <w:delText>`</w:delText>
        </w:r>
      </w:del>
      <w:r w:rsidRPr="00311861">
        <w:rPr>
          <w:rFonts w:ascii="Times New Roman" w:hAnsi="Times New Roman" w:cs="Times New Roman"/>
          <w:sz w:val="20"/>
          <w:szCs w:val="20"/>
          <w:lang w:val="de-DE"/>
        </w:rPr>
        <w:t xml:space="preserve">, wo sie mit anderen ortsansässigen M&amp;A-Boutiquen und Investment Banken projektspezifisch zusammenarbeiten. Von der Automobilindustrie bis zum Aerospace decken </w:t>
      </w:r>
      <w:ins w:id="86" w:author="David Döbele" w:date="2024-01-30T19:20:00Z">
        <w:r w:rsidR="001A3AF0">
          <w:rPr>
            <w:rFonts w:ascii="Times New Roman" w:hAnsi="Times New Roman" w:cs="Times New Roman"/>
            <w:sz w:val="20"/>
            <w:szCs w:val="20"/>
            <w:lang w:val="de-DE"/>
          </w:rPr>
          <w:t>S</w:t>
        </w:r>
      </w:ins>
      <w:del w:id="87" w:author="David Döbele" w:date="2024-01-30T19:20:00Z">
        <w:r w:rsidRPr="00311861" w:rsidDel="001A3AF0">
          <w:rPr>
            <w:rFonts w:ascii="Times New Roman" w:hAnsi="Times New Roman" w:cs="Times New Roman"/>
            <w:sz w:val="20"/>
            <w:szCs w:val="20"/>
            <w:lang w:val="de-DE"/>
          </w:rPr>
          <w:delText>s</w:delText>
        </w:r>
      </w:del>
      <w:r w:rsidRPr="00311861">
        <w:rPr>
          <w:rFonts w:ascii="Times New Roman" w:hAnsi="Times New Roman" w:cs="Times New Roman"/>
          <w:sz w:val="20"/>
          <w:szCs w:val="20"/>
          <w:lang w:val="de-DE"/>
        </w:rPr>
        <w:t>ie eine breite Palette an unterschiedlichen Branchen ab. Ein Praktikum in Ihrem Unternehmen würde mir schon früh im Studium helfen, ein solides Fundament im M&amp;A zu schaffen, um später erfolgreich als M&amp;A Berater zu fungieren.</w:t>
      </w:r>
    </w:p>
    <w:p w14:paraId="723F0A34" w14:textId="09F2EF94" w:rsidR="00311861" w:rsidRDefault="00B82328" w:rsidP="0054683E">
      <w:pPr>
        <w:jc w:val="both"/>
        <w:rPr>
          <w:rFonts w:ascii="Times New Roman" w:hAnsi="Times New Roman" w:cs="Times New Roman"/>
          <w:sz w:val="20"/>
          <w:szCs w:val="20"/>
          <w:lang w:val="de-DE"/>
        </w:rPr>
      </w:pPr>
      <w:proofErr w:type="spellStart"/>
      <w:r w:rsidRPr="00B82328">
        <w:rPr>
          <w:rFonts w:ascii="Times New Roman" w:hAnsi="Times New Roman" w:cs="Times New Roman"/>
          <w:sz w:val="20"/>
          <w:szCs w:val="20"/>
          <w:lang w:val="de-DE"/>
        </w:rPr>
        <w:t>Athelios</w:t>
      </w:r>
      <w:proofErr w:type="spellEnd"/>
      <w:r w:rsidRPr="00B82328">
        <w:rPr>
          <w:rFonts w:ascii="Times New Roman" w:hAnsi="Times New Roman" w:cs="Times New Roman"/>
          <w:sz w:val="20"/>
          <w:szCs w:val="20"/>
          <w:lang w:val="de-DE"/>
        </w:rPr>
        <w:t xml:space="preserve"> scheint mir für dieses Praktikum ideal. Als recht junges Unternehmen, das sich im Corona Jahr 2020 gegründet hat, haben Sie und Ihre Experten bereits eine jahrzehntelange Erfahrung im M&amp;A. Insbesondere schätze ich </w:t>
      </w:r>
      <w:ins w:id="88" w:author="David Döbele" w:date="2024-01-30T19:21:00Z">
        <w:r w:rsidR="001A3AF0">
          <w:rPr>
            <w:rFonts w:ascii="Times New Roman" w:hAnsi="Times New Roman" w:cs="Times New Roman"/>
            <w:sz w:val="20"/>
            <w:szCs w:val="20"/>
            <w:lang w:val="de-DE"/>
          </w:rPr>
          <w:t>I</w:t>
        </w:r>
      </w:ins>
      <w:del w:id="89" w:author="David Döbele" w:date="2024-01-30T19:21:00Z">
        <w:r w:rsidRPr="00B82328" w:rsidDel="001A3AF0">
          <w:rPr>
            <w:rFonts w:ascii="Times New Roman" w:hAnsi="Times New Roman" w:cs="Times New Roman"/>
            <w:sz w:val="20"/>
            <w:szCs w:val="20"/>
            <w:lang w:val="de-DE"/>
          </w:rPr>
          <w:delText>i</w:delText>
        </w:r>
      </w:del>
      <w:r w:rsidRPr="00B82328">
        <w:rPr>
          <w:rFonts w:ascii="Times New Roman" w:hAnsi="Times New Roman" w:cs="Times New Roman"/>
          <w:sz w:val="20"/>
          <w:szCs w:val="20"/>
          <w:lang w:val="de-DE"/>
        </w:rPr>
        <w:t xml:space="preserve">hre Herangehensweise bei der Beratung </w:t>
      </w:r>
      <w:ins w:id="90" w:author="David Döbele" w:date="2024-01-30T19:21:00Z">
        <w:r w:rsidR="001A3AF0">
          <w:rPr>
            <w:rFonts w:ascii="Times New Roman" w:hAnsi="Times New Roman" w:cs="Times New Roman"/>
            <w:sz w:val="20"/>
            <w:szCs w:val="20"/>
            <w:lang w:val="de-DE"/>
          </w:rPr>
          <w:t>I</w:t>
        </w:r>
      </w:ins>
      <w:del w:id="91" w:author="David Döbele" w:date="2024-01-30T19:21:00Z">
        <w:r w:rsidRPr="00B82328" w:rsidDel="001A3AF0">
          <w:rPr>
            <w:rFonts w:ascii="Times New Roman" w:hAnsi="Times New Roman" w:cs="Times New Roman"/>
            <w:sz w:val="20"/>
            <w:szCs w:val="20"/>
            <w:lang w:val="de-DE"/>
          </w:rPr>
          <w:delText>i</w:delText>
        </w:r>
      </w:del>
      <w:r w:rsidRPr="00B82328">
        <w:rPr>
          <w:rFonts w:ascii="Times New Roman" w:hAnsi="Times New Roman" w:cs="Times New Roman"/>
          <w:sz w:val="20"/>
          <w:szCs w:val="20"/>
          <w:lang w:val="de-DE"/>
        </w:rPr>
        <w:t xml:space="preserve">hrer Mandanten, sodass langfristig eine Zusammenarbeit entsteht und sie an die nächste Generation nachhaltig </w:t>
      </w:r>
      <w:proofErr w:type="gramStart"/>
      <w:r w:rsidRPr="00B82328">
        <w:rPr>
          <w:rFonts w:ascii="Times New Roman" w:hAnsi="Times New Roman" w:cs="Times New Roman"/>
          <w:sz w:val="20"/>
          <w:szCs w:val="20"/>
          <w:lang w:val="de-DE"/>
        </w:rPr>
        <w:t>weiter gegeben</w:t>
      </w:r>
      <w:proofErr w:type="gramEnd"/>
      <w:r w:rsidRPr="00B82328">
        <w:rPr>
          <w:rFonts w:ascii="Times New Roman" w:hAnsi="Times New Roman" w:cs="Times New Roman"/>
          <w:sz w:val="20"/>
          <w:szCs w:val="20"/>
          <w:lang w:val="de-DE"/>
        </w:rPr>
        <w:t xml:space="preserve"> wird. Ein Praktikum in Ihrem Unternehmen würde mir schon früh im Studium helfen, ein solides Fundament im M&amp;A zu schaffen, um später erfolgreich als M&amp;A Berater zu fungieren.</w:t>
      </w:r>
    </w:p>
    <w:p w14:paraId="112D33CE" w14:textId="1A05448D" w:rsidR="00CD109E" w:rsidRPr="00A43DBA" w:rsidRDefault="001C3F04" w:rsidP="0054683E">
      <w:pPr>
        <w:jc w:val="both"/>
        <w:rPr>
          <w:rFonts w:ascii="Times New Roman" w:hAnsi="Times New Roman" w:cs="Times New Roman"/>
          <w:sz w:val="20"/>
          <w:szCs w:val="20"/>
          <w:lang w:val="de-DE"/>
        </w:rPr>
      </w:pPr>
      <w:proofErr w:type="spellStart"/>
      <w:r w:rsidRPr="001C3F04">
        <w:rPr>
          <w:rFonts w:ascii="Times New Roman" w:hAnsi="Times New Roman" w:cs="Times New Roman"/>
          <w:sz w:val="20"/>
          <w:szCs w:val="20"/>
          <w:lang w:val="de-DE"/>
        </w:rPr>
        <w:t>Capitalmind</w:t>
      </w:r>
      <w:proofErr w:type="spellEnd"/>
      <w:r w:rsidRPr="001C3F04">
        <w:rPr>
          <w:rFonts w:ascii="Times New Roman" w:hAnsi="Times New Roman" w:cs="Times New Roman"/>
          <w:sz w:val="20"/>
          <w:szCs w:val="20"/>
          <w:lang w:val="de-DE"/>
        </w:rPr>
        <w:t xml:space="preserve"> scheint mir für dieses Praktikum ideal. Seit 20 Jahren verhelfen </w:t>
      </w:r>
      <w:ins w:id="92" w:author="David Döbele" w:date="2024-01-30T19:21:00Z">
        <w:r w:rsidR="001A3AF0">
          <w:rPr>
            <w:rFonts w:ascii="Times New Roman" w:hAnsi="Times New Roman" w:cs="Times New Roman"/>
            <w:sz w:val="20"/>
            <w:szCs w:val="20"/>
            <w:lang w:val="de-DE"/>
          </w:rPr>
          <w:t>S</w:t>
        </w:r>
      </w:ins>
      <w:del w:id="93" w:author="David Döbele" w:date="2024-01-30T19:21:00Z">
        <w:r w:rsidRPr="001C3F04" w:rsidDel="001A3AF0">
          <w:rPr>
            <w:rFonts w:ascii="Times New Roman" w:hAnsi="Times New Roman" w:cs="Times New Roman"/>
            <w:sz w:val="20"/>
            <w:szCs w:val="20"/>
            <w:lang w:val="de-DE"/>
          </w:rPr>
          <w:delText>s</w:delText>
        </w:r>
      </w:del>
      <w:r w:rsidRPr="001C3F04">
        <w:rPr>
          <w:rFonts w:ascii="Times New Roman" w:hAnsi="Times New Roman" w:cs="Times New Roman"/>
          <w:sz w:val="20"/>
          <w:szCs w:val="20"/>
          <w:lang w:val="de-DE"/>
        </w:rPr>
        <w:t xml:space="preserve">ie </w:t>
      </w:r>
      <w:ins w:id="94" w:author="David Döbele" w:date="2024-01-30T19:21:00Z">
        <w:r w:rsidR="001A3AF0">
          <w:rPr>
            <w:rFonts w:ascii="Times New Roman" w:hAnsi="Times New Roman" w:cs="Times New Roman"/>
            <w:sz w:val="20"/>
            <w:szCs w:val="20"/>
            <w:lang w:val="de-DE"/>
          </w:rPr>
          <w:t>I</w:t>
        </w:r>
      </w:ins>
      <w:del w:id="95" w:author="David Döbele" w:date="2024-01-30T19:21:00Z">
        <w:r w:rsidRPr="001C3F04" w:rsidDel="001A3AF0">
          <w:rPr>
            <w:rFonts w:ascii="Times New Roman" w:hAnsi="Times New Roman" w:cs="Times New Roman"/>
            <w:sz w:val="20"/>
            <w:szCs w:val="20"/>
            <w:lang w:val="de-DE"/>
          </w:rPr>
          <w:delText>i</w:delText>
        </w:r>
      </w:del>
      <w:r w:rsidRPr="001C3F04">
        <w:rPr>
          <w:rFonts w:ascii="Times New Roman" w:hAnsi="Times New Roman" w:cs="Times New Roman"/>
          <w:sz w:val="20"/>
          <w:szCs w:val="20"/>
          <w:lang w:val="de-DE"/>
        </w:rPr>
        <w:t xml:space="preserve">hren Mandanten im M&amp;A-Prozess. Mit über 300 Experten und einer internationalen Zusammenarbeit mit US-Banken und Büros in Asien, Afrika, Großbritannien und Europa sind </w:t>
      </w:r>
      <w:ins w:id="96" w:author="David Döbele" w:date="2024-01-30T19:21:00Z">
        <w:r w:rsidR="001A3AF0">
          <w:rPr>
            <w:rFonts w:ascii="Times New Roman" w:hAnsi="Times New Roman" w:cs="Times New Roman"/>
            <w:sz w:val="20"/>
            <w:szCs w:val="20"/>
            <w:lang w:val="de-DE"/>
          </w:rPr>
          <w:t>S</w:t>
        </w:r>
      </w:ins>
      <w:del w:id="97" w:author="David Döbele" w:date="2024-01-30T19:21:00Z">
        <w:r w:rsidRPr="001C3F04" w:rsidDel="001A3AF0">
          <w:rPr>
            <w:rFonts w:ascii="Times New Roman" w:hAnsi="Times New Roman" w:cs="Times New Roman"/>
            <w:sz w:val="20"/>
            <w:szCs w:val="20"/>
            <w:lang w:val="de-DE"/>
          </w:rPr>
          <w:delText>s</w:delText>
        </w:r>
      </w:del>
      <w:r w:rsidRPr="001C3F04">
        <w:rPr>
          <w:rFonts w:ascii="Times New Roman" w:hAnsi="Times New Roman" w:cs="Times New Roman"/>
          <w:sz w:val="20"/>
          <w:szCs w:val="20"/>
          <w:lang w:val="de-DE"/>
        </w:rPr>
        <w:t xml:space="preserve">ie und </w:t>
      </w:r>
      <w:ins w:id="98" w:author="David Döbele" w:date="2024-01-30T19:21:00Z">
        <w:r w:rsidR="001A3AF0">
          <w:rPr>
            <w:rFonts w:ascii="Times New Roman" w:hAnsi="Times New Roman" w:cs="Times New Roman"/>
            <w:sz w:val="20"/>
            <w:szCs w:val="20"/>
            <w:lang w:val="de-DE"/>
          </w:rPr>
          <w:t>I</w:t>
        </w:r>
      </w:ins>
      <w:del w:id="99" w:author="David Döbele" w:date="2024-01-30T19:21:00Z">
        <w:r w:rsidRPr="001C3F04" w:rsidDel="001A3AF0">
          <w:rPr>
            <w:rFonts w:ascii="Times New Roman" w:hAnsi="Times New Roman" w:cs="Times New Roman"/>
            <w:sz w:val="20"/>
            <w:szCs w:val="20"/>
            <w:lang w:val="de-DE"/>
          </w:rPr>
          <w:delText>i</w:delText>
        </w:r>
      </w:del>
      <w:r w:rsidRPr="001C3F04">
        <w:rPr>
          <w:rFonts w:ascii="Times New Roman" w:hAnsi="Times New Roman" w:cs="Times New Roman"/>
          <w:sz w:val="20"/>
          <w:szCs w:val="20"/>
          <w:lang w:val="de-DE"/>
        </w:rPr>
        <w:t xml:space="preserve">hre </w:t>
      </w:r>
      <w:ins w:id="100" w:author="David Döbele" w:date="2024-01-30T19:21:00Z">
        <w:r w:rsidR="001A3AF0">
          <w:rPr>
            <w:rFonts w:ascii="Times New Roman" w:hAnsi="Times New Roman" w:cs="Times New Roman"/>
            <w:sz w:val="20"/>
            <w:szCs w:val="20"/>
            <w:lang w:val="de-DE"/>
          </w:rPr>
          <w:t>Pa</w:t>
        </w:r>
      </w:ins>
      <w:del w:id="101" w:author="David Döbele" w:date="2024-01-30T19:21:00Z">
        <w:r w:rsidRPr="001C3F04" w:rsidDel="001A3AF0">
          <w:rPr>
            <w:rFonts w:ascii="Times New Roman" w:hAnsi="Times New Roman" w:cs="Times New Roman"/>
            <w:sz w:val="20"/>
            <w:szCs w:val="20"/>
            <w:lang w:val="de-DE"/>
          </w:rPr>
          <w:delText>pa</w:delText>
        </w:r>
      </w:del>
      <w:r w:rsidRPr="001C3F04">
        <w:rPr>
          <w:rFonts w:ascii="Times New Roman" w:hAnsi="Times New Roman" w:cs="Times New Roman"/>
          <w:sz w:val="20"/>
          <w:szCs w:val="20"/>
          <w:lang w:val="de-DE"/>
        </w:rPr>
        <w:t xml:space="preserve">rtner exzellent aufgestellt, um die Bedürfnisse jedes </w:t>
      </w:r>
      <w:ins w:id="102" w:author="David Döbele" w:date="2024-01-30T19:21:00Z">
        <w:r w:rsidR="001A3AF0">
          <w:rPr>
            <w:rFonts w:ascii="Times New Roman" w:hAnsi="Times New Roman" w:cs="Times New Roman"/>
            <w:sz w:val="20"/>
            <w:szCs w:val="20"/>
            <w:lang w:val="de-DE"/>
          </w:rPr>
          <w:t>I</w:t>
        </w:r>
      </w:ins>
      <w:del w:id="103" w:author="David Döbele" w:date="2024-01-30T19:21:00Z">
        <w:r w:rsidRPr="001C3F04" w:rsidDel="001A3AF0">
          <w:rPr>
            <w:rFonts w:ascii="Times New Roman" w:hAnsi="Times New Roman" w:cs="Times New Roman"/>
            <w:sz w:val="20"/>
            <w:szCs w:val="20"/>
            <w:lang w:val="de-DE"/>
          </w:rPr>
          <w:delText>i</w:delText>
        </w:r>
      </w:del>
      <w:r w:rsidRPr="001C3F04">
        <w:rPr>
          <w:rFonts w:ascii="Times New Roman" w:hAnsi="Times New Roman" w:cs="Times New Roman"/>
          <w:sz w:val="20"/>
          <w:szCs w:val="20"/>
          <w:lang w:val="de-DE"/>
        </w:rPr>
        <w:t xml:space="preserve">hrer Mandanten zu analysieren und nach strategischen Lösungen zu suchen. Mit 150 Deals pro Jahr bestätigt sich auch hier </w:t>
      </w:r>
      <w:ins w:id="104" w:author="David Döbele" w:date="2024-01-30T19:21:00Z">
        <w:r w:rsidR="001A3AF0">
          <w:rPr>
            <w:rFonts w:ascii="Times New Roman" w:hAnsi="Times New Roman" w:cs="Times New Roman"/>
            <w:sz w:val="20"/>
            <w:szCs w:val="20"/>
            <w:lang w:val="de-DE"/>
          </w:rPr>
          <w:t>I</w:t>
        </w:r>
      </w:ins>
      <w:del w:id="105" w:author="David Döbele" w:date="2024-01-30T19:21:00Z">
        <w:r w:rsidRPr="001C3F04" w:rsidDel="001A3AF0">
          <w:rPr>
            <w:rFonts w:ascii="Times New Roman" w:hAnsi="Times New Roman" w:cs="Times New Roman"/>
            <w:sz w:val="20"/>
            <w:szCs w:val="20"/>
            <w:lang w:val="de-DE"/>
          </w:rPr>
          <w:delText>i</w:delText>
        </w:r>
      </w:del>
      <w:r w:rsidRPr="001C3F04">
        <w:rPr>
          <w:rFonts w:ascii="Times New Roman" w:hAnsi="Times New Roman" w:cs="Times New Roman"/>
          <w:sz w:val="20"/>
          <w:szCs w:val="20"/>
          <w:lang w:val="de-DE"/>
        </w:rPr>
        <w:t>hre hohe Zuverlässigkeit, um effektive Transaktionen zu gewährleisten. Ein Praktikum in Ihrem Unternehmen würde mir schon früh im Studium helfen, ein solides Fundament im M&amp;A zu schaffen, um später erfolgreich als M&amp;A Berater zu fungieren.</w:t>
      </w:r>
    </w:p>
    <w:sectPr w:rsidR="00CD109E" w:rsidRPr="00A43DBA" w:rsidSect="0073782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892"/>
    <w:rsid w:val="0000003C"/>
    <w:rsid w:val="0006265B"/>
    <w:rsid w:val="00067DCF"/>
    <w:rsid w:val="00084653"/>
    <w:rsid w:val="000D399A"/>
    <w:rsid w:val="000D3FD6"/>
    <w:rsid w:val="000E3892"/>
    <w:rsid w:val="001A030D"/>
    <w:rsid w:val="001A3AF0"/>
    <w:rsid w:val="001B0239"/>
    <w:rsid w:val="001C3F04"/>
    <w:rsid w:val="001E5A85"/>
    <w:rsid w:val="00227261"/>
    <w:rsid w:val="002322B4"/>
    <w:rsid w:val="002C35D0"/>
    <w:rsid w:val="002D36DC"/>
    <w:rsid w:val="002F3F94"/>
    <w:rsid w:val="00311861"/>
    <w:rsid w:val="00352539"/>
    <w:rsid w:val="003530A6"/>
    <w:rsid w:val="0035761E"/>
    <w:rsid w:val="00396E32"/>
    <w:rsid w:val="003E2799"/>
    <w:rsid w:val="00435A81"/>
    <w:rsid w:val="004452F8"/>
    <w:rsid w:val="00462343"/>
    <w:rsid w:val="00465453"/>
    <w:rsid w:val="004B4C40"/>
    <w:rsid w:val="004E72C2"/>
    <w:rsid w:val="0054683E"/>
    <w:rsid w:val="00560B82"/>
    <w:rsid w:val="00573EF8"/>
    <w:rsid w:val="00604725"/>
    <w:rsid w:val="00604D7E"/>
    <w:rsid w:val="00625278"/>
    <w:rsid w:val="00676DED"/>
    <w:rsid w:val="006914E0"/>
    <w:rsid w:val="00721F52"/>
    <w:rsid w:val="00737824"/>
    <w:rsid w:val="007465B8"/>
    <w:rsid w:val="00747F0D"/>
    <w:rsid w:val="00780A6F"/>
    <w:rsid w:val="007B2A21"/>
    <w:rsid w:val="0080625A"/>
    <w:rsid w:val="00817D47"/>
    <w:rsid w:val="00820C61"/>
    <w:rsid w:val="0093239A"/>
    <w:rsid w:val="00A05A85"/>
    <w:rsid w:val="00A336DB"/>
    <w:rsid w:val="00A43DBA"/>
    <w:rsid w:val="00A474B1"/>
    <w:rsid w:val="00A50BE5"/>
    <w:rsid w:val="00A77673"/>
    <w:rsid w:val="00A8332F"/>
    <w:rsid w:val="00A972D4"/>
    <w:rsid w:val="00AB001D"/>
    <w:rsid w:val="00AC1B5F"/>
    <w:rsid w:val="00AC628B"/>
    <w:rsid w:val="00AE1349"/>
    <w:rsid w:val="00AF2E51"/>
    <w:rsid w:val="00B102C7"/>
    <w:rsid w:val="00B27D52"/>
    <w:rsid w:val="00B82328"/>
    <w:rsid w:val="00BC1423"/>
    <w:rsid w:val="00C139E8"/>
    <w:rsid w:val="00C21CD5"/>
    <w:rsid w:val="00C428D8"/>
    <w:rsid w:val="00C454D2"/>
    <w:rsid w:val="00C6040A"/>
    <w:rsid w:val="00C7004A"/>
    <w:rsid w:val="00C8251C"/>
    <w:rsid w:val="00C86AC9"/>
    <w:rsid w:val="00C92028"/>
    <w:rsid w:val="00CD109E"/>
    <w:rsid w:val="00CE57E8"/>
    <w:rsid w:val="00D304FA"/>
    <w:rsid w:val="00D46FC6"/>
    <w:rsid w:val="00D8710E"/>
    <w:rsid w:val="00D87CD1"/>
    <w:rsid w:val="00E124A0"/>
    <w:rsid w:val="00E32FD1"/>
    <w:rsid w:val="00E41F9A"/>
    <w:rsid w:val="00E63A2A"/>
    <w:rsid w:val="00F01412"/>
    <w:rsid w:val="00F54CFD"/>
    <w:rsid w:val="00F5648F"/>
    <w:rsid w:val="00F629C1"/>
    <w:rsid w:val="00FC5ECD"/>
    <w:rsid w:val="00FD1AF6"/>
    <w:rsid w:val="00FE428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D51BFA"/>
  <w15:chartTrackingRefBased/>
  <w15:docId w15:val="{6A45FA87-DF74-4415-BF46-EB68EC851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1B0239"/>
    <w:pPr>
      <w:keepNext/>
      <w:keepLines/>
      <w:spacing w:before="240" w:after="0"/>
      <w:outlineLvl w:val="0"/>
    </w:pPr>
    <w:rPr>
      <w:rFonts w:ascii="Times New Roman" w:eastAsiaTheme="majorEastAsia" w:hAnsi="Times New Roman" w:cs="Times New Roman"/>
      <w:b/>
      <w:bCs/>
      <w:color w:val="000000" w:themeColor="text1"/>
      <w:sz w:val="36"/>
      <w:szCs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B0239"/>
    <w:rPr>
      <w:rFonts w:ascii="Times New Roman" w:eastAsiaTheme="majorEastAsia" w:hAnsi="Times New Roman" w:cs="Times New Roman"/>
      <w:b/>
      <w:bCs/>
      <w:color w:val="000000" w:themeColor="text1"/>
      <w:sz w:val="36"/>
      <w:szCs w:val="36"/>
    </w:rPr>
  </w:style>
  <w:style w:type="paragraph" w:styleId="berarbeitung">
    <w:name w:val="Revision"/>
    <w:hidden/>
    <w:uiPriority w:val="99"/>
    <w:semiHidden/>
    <w:rsid w:val="001A3A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191497">
      <w:bodyDiv w:val="1"/>
      <w:marLeft w:val="0"/>
      <w:marRight w:val="0"/>
      <w:marTop w:val="0"/>
      <w:marBottom w:val="0"/>
      <w:divBdr>
        <w:top w:val="none" w:sz="0" w:space="0" w:color="auto"/>
        <w:left w:val="none" w:sz="0" w:space="0" w:color="auto"/>
        <w:bottom w:val="none" w:sz="0" w:space="0" w:color="auto"/>
        <w:right w:val="none" w:sz="0" w:space="0" w:color="auto"/>
      </w:divBdr>
      <w:divsChild>
        <w:div w:id="1889880499">
          <w:marLeft w:val="0"/>
          <w:marRight w:val="0"/>
          <w:marTop w:val="0"/>
          <w:marBottom w:val="0"/>
          <w:divBdr>
            <w:top w:val="none" w:sz="0" w:space="0" w:color="auto"/>
            <w:left w:val="none" w:sz="0" w:space="0" w:color="auto"/>
            <w:bottom w:val="none" w:sz="0" w:space="0" w:color="auto"/>
            <w:right w:val="none" w:sz="0" w:space="0" w:color="auto"/>
          </w:divBdr>
          <w:divsChild>
            <w:div w:id="2069765098">
              <w:marLeft w:val="0"/>
              <w:marRight w:val="0"/>
              <w:marTop w:val="0"/>
              <w:marBottom w:val="0"/>
              <w:divBdr>
                <w:top w:val="none" w:sz="0" w:space="0" w:color="auto"/>
                <w:left w:val="none" w:sz="0" w:space="0" w:color="auto"/>
                <w:bottom w:val="none" w:sz="0" w:space="0" w:color="auto"/>
                <w:right w:val="none" w:sz="0" w:space="0" w:color="auto"/>
              </w:divBdr>
              <w:divsChild>
                <w:div w:id="2082827338">
                  <w:marLeft w:val="0"/>
                  <w:marRight w:val="0"/>
                  <w:marTop w:val="0"/>
                  <w:marBottom w:val="0"/>
                  <w:divBdr>
                    <w:top w:val="none" w:sz="0" w:space="0" w:color="auto"/>
                    <w:left w:val="none" w:sz="0" w:space="0" w:color="auto"/>
                    <w:bottom w:val="none" w:sz="0" w:space="0" w:color="auto"/>
                    <w:right w:val="none" w:sz="0" w:space="0" w:color="auto"/>
                  </w:divBdr>
                  <w:divsChild>
                    <w:div w:id="181063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980123">
      <w:bodyDiv w:val="1"/>
      <w:marLeft w:val="0"/>
      <w:marRight w:val="0"/>
      <w:marTop w:val="0"/>
      <w:marBottom w:val="0"/>
      <w:divBdr>
        <w:top w:val="none" w:sz="0" w:space="0" w:color="auto"/>
        <w:left w:val="none" w:sz="0" w:space="0" w:color="auto"/>
        <w:bottom w:val="none" w:sz="0" w:space="0" w:color="auto"/>
        <w:right w:val="none" w:sz="0" w:space="0" w:color="auto"/>
      </w:divBdr>
      <w:divsChild>
        <w:div w:id="869879233">
          <w:marLeft w:val="0"/>
          <w:marRight w:val="0"/>
          <w:marTop w:val="0"/>
          <w:marBottom w:val="0"/>
          <w:divBdr>
            <w:top w:val="none" w:sz="0" w:space="0" w:color="auto"/>
            <w:left w:val="none" w:sz="0" w:space="0" w:color="auto"/>
            <w:bottom w:val="none" w:sz="0" w:space="0" w:color="auto"/>
            <w:right w:val="none" w:sz="0" w:space="0" w:color="auto"/>
          </w:divBdr>
          <w:divsChild>
            <w:div w:id="473452838">
              <w:marLeft w:val="0"/>
              <w:marRight w:val="0"/>
              <w:marTop w:val="0"/>
              <w:marBottom w:val="0"/>
              <w:divBdr>
                <w:top w:val="none" w:sz="0" w:space="0" w:color="auto"/>
                <w:left w:val="none" w:sz="0" w:space="0" w:color="auto"/>
                <w:bottom w:val="none" w:sz="0" w:space="0" w:color="auto"/>
                <w:right w:val="none" w:sz="0" w:space="0" w:color="auto"/>
              </w:divBdr>
              <w:divsChild>
                <w:div w:id="160565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149231">
      <w:bodyDiv w:val="1"/>
      <w:marLeft w:val="0"/>
      <w:marRight w:val="0"/>
      <w:marTop w:val="0"/>
      <w:marBottom w:val="0"/>
      <w:divBdr>
        <w:top w:val="none" w:sz="0" w:space="0" w:color="auto"/>
        <w:left w:val="none" w:sz="0" w:space="0" w:color="auto"/>
        <w:bottom w:val="none" w:sz="0" w:space="0" w:color="auto"/>
        <w:right w:val="none" w:sz="0" w:space="0" w:color="auto"/>
      </w:divBdr>
    </w:div>
    <w:div w:id="620309669">
      <w:bodyDiv w:val="1"/>
      <w:marLeft w:val="0"/>
      <w:marRight w:val="0"/>
      <w:marTop w:val="0"/>
      <w:marBottom w:val="0"/>
      <w:divBdr>
        <w:top w:val="none" w:sz="0" w:space="0" w:color="auto"/>
        <w:left w:val="none" w:sz="0" w:space="0" w:color="auto"/>
        <w:bottom w:val="none" w:sz="0" w:space="0" w:color="auto"/>
        <w:right w:val="none" w:sz="0" w:space="0" w:color="auto"/>
      </w:divBdr>
    </w:div>
    <w:div w:id="739836772">
      <w:bodyDiv w:val="1"/>
      <w:marLeft w:val="0"/>
      <w:marRight w:val="0"/>
      <w:marTop w:val="0"/>
      <w:marBottom w:val="0"/>
      <w:divBdr>
        <w:top w:val="none" w:sz="0" w:space="0" w:color="auto"/>
        <w:left w:val="none" w:sz="0" w:space="0" w:color="auto"/>
        <w:bottom w:val="none" w:sz="0" w:space="0" w:color="auto"/>
        <w:right w:val="none" w:sz="0" w:space="0" w:color="auto"/>
      </w:divBdr>
    </w:div>
    <w:div w:id="755976469">
      <w:bodyDiv w:val="1"/>
      <w:marLeft w:val="0"/>
      <w:marRight w:val="0"/>
      <w:marTop w:val="0"/>
      <w:marBottom w:val="0"/>
      <w:divBdr>
        <w:top w:val="none" w:sz="0" w:space="0" w:color="auto"/>
        <w:left w:val="none" w:sz="0" w:space="0" w:color="auto"/>
        <w:bottom w:val="none" w:sz="0" w:space="0" w:color="auto"/>
        <w:right w:val="none" w:sz="0" w:space="0" w:color="auto"/>
      </w:divBdr>
    </w:div>
    <w:div w:id="920454064">
      <w:bodyDiv w:val="1"/>
      <w:marLeft w:val="0"/>
      <w:marRight w:val="0"/>
      <w:marTop w:val="0"/>
      <w:marBottom w:val="0"/>
      <w:divBdr>
        <w:top w:val="none" w:sz="0" w:space="0" w:color="auto"/>
        <w:left w:val="none" w:sz="0" w:space="0" w:color="auto"/>
        <w:bottom w:val="none" w:sz="0" w:space="0" w:color="auto"/>
        <w:right w:val="none" w:sz="0" w:space="0" w:color="auto"/>
      </w:divBdr>
    </w:div>
    <w:div w:id="929193608">
      <w:bodyDiv w:val="1"/>
      <w:marLeft w:val="0"/>
      <w:marRight w:val="0"/>
      <w:marTop w:val="0"/>
      <w:marBottom w:val="0"/>
      <w:divBdr>
        <w:top w:val="none" w:sz="0" w:space="0" w:color="auto"/>
        <w:left w:val="none" w:sz="0" w:space="0" w:color="auto"/>
        <w:bottom w:val="none" w:sz="0" w:space="0" w:color="auto"/>
        <w:right w:val="none" w:sz="0" w:space="0" w:color="auto"/>
      </w:divBdr>
    </w:div>
    <w:div w:id="998994942">
      <w:bodyDiv w:val="1"/>
      <w:marLeft w:val="0"/>
      <w:marRight w:val="0"/>
      <w:marTop w:val="0"/>
      <w:marBottom w:val="0"/>
      <w:divBdr>
        <w:top w:val="none" w:sz="0" w:space="0" w:color="auto"/>
        <w:left w:val="none" w:sz="0" w:space="0" w:color="auto"/>
        <w:bottom w:val="none" w:sz="0" w:space="0" w:color="auto"/>
        <w:right w:val="none" w:sz="0" w:space="0" w:color="auto"/>
      </w:divBdr>
    </w:div>
    <w:div w:id="1205748147">
      <w:bodyDiv w:val="1"/>
      <w:marLeft w:val="0"/>
      <w:marRight w:val="0"/>
      <w:marTop w:val="0"/>
      <w:marBottom w:val="0"/>
      <w:divBdr>
        <w:top w:val="none" w:sz="0" w:space="0" w:color="auto"/>
        <w:left w:val="none" w:sz="0" w:space="0" w:color="auto"/>
        <w:bottom w:val="none" w:sz="0" w:space="0" w:color="auto"/>
        <w:right w:val="none" w:sz="0" w:space="0" w:color="auto"/>
      </w:divBdr>
    </w:div>
    <w:div w:id="1216817007">
      <w:bodyDiv w:val="1"/>
      <w:marLeft w:val="0"/>
      <w:marRight w:val="0"/>
      <w:marTop w:val="0"/>
      <w:marBottom w:val="0"/>
      <w:divBdr>
        <w:top w:val="none" w:sz="0" w:space="0" w:color="auto"/>
        <w:left w:val="none" w:sz="0" w:space="0" w:color="auto"/>
        <w:bottom w:val="none" w:sz="0" w:space="0" w:color="auto"/>
        <w:right w:val="none" w:sz="0" w:space="0" w:color="auto"/>
      </w:divBdr>
    </w:div>
    <w:div w:id="1225800609">
      <w:bodyDiv w:val="1"/>
      <w:marLeft w:val="0"/>
      <w:marRight w:val="0"/>
      <w:marTop w:val="0"/>
      <w:marBottom w:val="0"/>
      <w:divBdr>
        <w:top w:val="none" w:sz="0" w:space="0" w:color="auto"/>
        <w:left w:val="none" w:sz="0" w:space="0" w:color="auto"/>
        <w:bottom w:val="none" w:sz="0" w:space="0" w:color="auto"/>
        <w:right w:val="none" w:sz="0" w:space="0" w:color="auto"/>
      </w:divBdr>
    </w:div>
    <w:div w:id="1250773715">
      <w:bodyDiv w:val="1"/>
      <w:marLeft w:val="0"/>
      <w:marRight w:val="0"/>
      <w:marTop w:val="0"/>
      <w:marBottom w:val="0"/>
      <w:divBdr>
        <w:top w:val="none" w:sz="0" w:space="0" w:color="auto"/>
        <w:left w:val="none" w:sz="0" w:space="0" w:color="auto"/>
        <w:bottom w:val="none" w:sz="0" w:space="0" w:color="auto"/>
        <w:right w:val="none" w:sz="0" w:space="0" w:color="auto"/>
      </w:divBdr>
    </w:div>
    <w:div w:id="1261449855">
      <w:bodyDiv w:val="1"/>
      <w:marLeft w:val="0"/>
      <w:marRight w:val="0"/>
      <w:marTop w:val="0"/>
      <w:marBottom w:val="0"/>
      <w:divBdr>
        <w:top w:val="none" w:sz="0" w:space="0" w:color="auto"/>
        <w:left w:val="none" w:sz="0" w:space="0" w:color="auto"/>
        <w:bottom w:val="none" w:sz="0" w:space="0" w:color="auto"/>
        <w:right w:val="none" w:sz="0" w:space="0" w:color="auto"/>
      </w:divBdr>
    </w:div>
    <w:div w:id="1653488788">
      <w:bodyDiv w:val="1"/>
      <w:marLeft w:val="0"/>
      <w:marRight w:val="0"/>
      <w:marTop w:val="0"/>
      <w:marBottom w:val="0"/>
      <w:divBdr>
        <w:top w:val="none" w:sz="0" w:space="0" w:color="auto"/>
        <w:left w:val="none" w:sz="0" w:space="0" w:color="auto"/>
        <w:bottom w:val="none" w:sz="0" w:space="0" w:color="auto"/>
        <w:right w:val="none" w:sz="0" w:space="0" w:color="auto"/>
      </w:divBdr>
    </w:div>
    <w:div w:id="1713841532">
      <w:bodyDiv w:val="1"/>
      <w:marLeft w:val="0"/>
      <w:marRight w:val="0"/>
      <w:marTop w:val="0"/>
      <w:marBottom w:val="0"/>
      <w:divBdr>
        <w:top w:val="none" w:sz="0" w:space="0" w:color="auto"/>
        <w:left w:val="none" w:sz="0" w:space="0" w:color="auto"/>
        <w:bottom w:val="none" w:sz="0" w:space="0" w:color="auto"/>
        <w:right w:val="none" w:sz="0" w:space="0" w:color="auto"/>
      </w:divBdr>
    </w:div>
    <w:div w:id="1755127914">
      <w:bodyDiv w:val="1"/>
      <w:marLeft w:val="0"/>
      <w:marRight w:val="0"/>
      <w:marTop w:val="0"/>
      <w:marBottom w:val="0"/>
      <w:divBdr>
        <w:top w:val="none" w:sz="0" w:space="0" w:color="auto"/>
        <w:left w:val="none" w:sz="0" w:space="0" w:color="auto"/>
        <w:bottom w:val="none" w:sz="0" w:space="0" w:color="auto"/>
        <w:right w:val="none" w:sz="0" w:space="0" w:color="auto"/>
      </w:divBdr>
    </w:div>
    <w:div w:id="1898710212">
      <w:bodyDiv w:val="1"/>
      <w:marLeft w:val="0"/>
      <w:marRight w:val="0"/>
      <w:marTop w:val="0"/>
      <w:marBottom w:val="0"/>
      <w:divBdr>
        <w:top w:val="none" w:sz="0" w:space="0" w:color="auto"/>
        <w:left w:val="none" w:sz="0" w:space="0" w:color="auto"/>
        <w:bottom w:val="none" w:sz="0" w:space="0" w:color="auto"/>
        <w:right w:val="none" w:sz="0" w:space="0" w:color="auto"/>
      </w:divBdr>
    </w:div>
    <w:div w:id="2027056893">
      <w:bodyDiv w:val="1"/>
      <w:marLeft w:val="0"/>
      <w:marRight w:val="0"/>
      <w:marTop w:val="0"/>
      <w:marBottom w:val="0"/>
      <w:divBdr>
        <w:top w:val="none" w:sz="0" w:space="0" w:color="auto"/>
        <w:left w:val="none" w:sz="0" w:space="0" w:color="auto"/>
        <w:bottom w:val="none" w:sz="0" w:space="0" w:color="auto"/>
        <w:right w:val="none" w:sz="0" w:space="0" w:color="auto"/>
      </w:divBdr>
    </w:div>
    <w:div w:id="207075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1166</Words>
  <Characters>7347</Characters>
  <Application>Microsoft Office Word</Application>
  <DocSecurity>0</DocSecurity>
  <Lines>61</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Klein</dc:creator>
  <cp:keywords/>
  <dc:description/>
  <cp:lastModifiedBy>David Döbele</cp:lastModifiedBy>
  <cp:revision>73</cp:revision>
  <dcterms:created xsi:type="dcterms:W3CDTF">2024-01-29T09:43:00Z</dcterms:created>
  <dcterms:modified xsi:type="dcterms:W3CDTF">2024-01-30T18:21:00Z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d19d7aee-f3a3-4e99-a368-1af87de26694</vt:lpwstr>
  </property>
</Properties>
</file>