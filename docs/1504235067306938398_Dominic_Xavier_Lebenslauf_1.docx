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3691"/>
        <w:gridCol w:w="427"/>
        <w:gridCol w:w="284"/>
        <w:gridCol w:w="710"/>
        <w:gridCol w:w="283"/>
        <w:gridCol w:w="142"/>
        <w:gridCol w:w="2979"/>
      </w:tblGrid>
      <w:tr w:rsidR="00261A8C" w:rsidRPr="00DE096F" w14:paraId="5DF08F91" w14:textId="77777777" w:rsidTr="00D23554">
        <w:trPr>
          <w:trHeight w:val="19"/>
        </w:trPr>
        <w:tc>
          <w:tcPr>
            <w:tcW w:w="10774" w:type="dxa"/>
            <w:gridSpan w:val="8"/>
            <w:vAlign w:val="bottom"/>
          </w:tcPr>
          <w:p w14:paraId="11DD220E" w14:textId="266ABEA3" w:rsidR="002508C2" w:rsidRPr="00DE096F" w:rsidRDefault="00A26D0D" w:rsidP="007B67DA">
            <w:pPr>
              <w:jc w:val="center"/>
              <w:rPr>
                <w:rFonts w:ascii="Arial" w:hAnsi="Arial" w:cs="Arial"/>
              </w:rPr>
            </w:pPr>
            <w:r w:rsidRPr="00DE096F">
              <w:rPr>
                <w:rFonts w:ascii="Arial" w:hAnsi="Arial" w:cs="Arial"/>
                <w:b/>
                <w:smallCaps/>
                <w:sz w:val="48"/>
                <w:szCs w:val="32"/>
              </w:rPr>
              <w:t>Ma</w:t>
            </w:r>
            <w:r w:rsidR="00F10E96">
              <w:rPr>
                <w:rFonts w:ascii="Arial" w:hAnsi="Arial" w:cs="Arial"/>
                <w:b/>
                <w:smallCaps/>
                <w:sz w:val="48"/>
                <w:szCs w:val="32"/>
              </w:rPr>
              <w:t>nojen Dominic Xavier</w:t>
            </w:r>
            <w:r w:rsidR="008050E4" w:rsidRPr="00DE096F">
              <w:rPr>
                <w:rFonts w:ascii="Arial" w:hAnsi="Arial" w:cs="Arial"/>
                <w:sz w:val="44"/>
                <w:szCs w:val="64"/>
              </w:rPr>
              <w:br/>
            </w:r>
            <w:r w:rsidR="0091331D" w:rsidRPr="00DE096F">
              <w:rPr>
                <w:rFonts w:ascii="Arial" w:hAnsi="Arial" w:cs="Arial"/>
                <w:sz w:val="20"/>
              </w:rPr>
              <w:t>M</w:t>
            </w:r>
            <w:r w:rsidR="00F10E96">
              <w:rPr>
                <w:rFonts w:ascii="Arial" w:hAnsi="Arial" w:cs="Arial"/>
                <w:sz w:val="20"/>
              </w:rPr>
              <w:t>ax-Horkheimer-Str.</w:t>
            </w:r>
            <w:r w:rsidR="00853438" w:rsidRPr="00DE096F">
              <w:rPr>
                <w:rFonts w:ascii="Arial" w:hAnsi="Arial" w:cs="Arial"/>
                <w:sz w:val="20"/>
              </w:rPr>
              <w:t xml:space="preserve"> </w:t>
            </w:r>
            <w:r w:rsidR="00BA215A" w:rsidRPr="00DE096F">
              <w:rPr>
                <w:rFonts w:ascii="Arial" w:hAnsi="Arial" w:cs="Arial"/>
                <w:sz w:val="20"/>
              </w:rPr>
              <w:t>1</w:t>
            </w:r>
            <w:r w:rsidR="00F10E96">
              <w:rPr>
                <w:rFonts w:ascii="Arial" w:hAnsi="Arial" w:cs="Arial"/>
                <w:sz w:val="20"/>
              </w:rPr>
              <w:t>4</w:t>
            </w:r>
            <w:r w:rsidR="00853438" w:rsidRPr="00DE096F">
              <w:rPr>
                <w:rFonts w:ascii="Arial" w:hAnsi="Arial" w:cs="Arial"/>
                <w:sz w:val="20"/>
              </w:rPr>
              <w:t xml:space="preserve">, </w:t>
            </w:r>
            <w:r w:rsidR="00F10E96">
              <w:rPr>
                <w:rFonts w:ascii="Arial" w:hAnsi="Arial" w:cs="Arial"/>
                <w:sz w:val="20"/>
              </w:rPr>
              <w:t>42119</w:t>
            </w:r>
            <w:r w:rsidR="0091331D" w:rsidRPr="00DE096F">
              <w:rPr>
                <w:rFonts w:ascii="Arial" w:hAnsi="Arial" w:cs="Arial"/>
                <w:sz w:val="20"/>
              </w:rPr>
              <w:t xml:space="preserve"> </w:t>
            </w:r>
            <w:r w:rsidR="00F10E96">
              <w:rPr>
                <w:rFonts w:ascii="Arial" w:hAnsi="Arial" w:cs="Arial"/>
                <w:sz w:val="20"/>
              </w:rPr>
              <w:t>Wuppertal</w:t>
            </w:r>
          </w:p>
          <w:p w14:paraId="722A5AF6" w14:textId="3D603B37" w:rsidR="008050E4" w:rsidRPr="00DE096F" w:rsidRDefault="002B2091" w:rsidP="007B67DA">
            <w:pPr>
              <w:jc w:val="center"/>
              <w:rPr>
                <w:rFonts w:ascii="Arial" w:hAnsi="Arial" w:cs="Arial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>+4</w:t>
            </w:r>
            <w:r w:rsidR="0091331D" w:rsidRPr="00DE096F">
              <w:rPr>
                <w:rFonts w:ascii="Arial" w:hAnsi="Arial" w:cs="Arial"/>
                <w:color w:val="000000"/>
                <w:sz w:val="20"/>
                <w:lang w:val="de-AT"/>
              </w:rPr>
              <w:t>9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F10E96">
              <w:rPr>
                <w:rFonts w:ascii="Arial" w:hAnsi="Arial" w:cs="Arial"/>
                <w:color w:val="000000"/>
                <w:sz w:val="20"/>
                <w:lang w:val="de-AT"/>
              </w:rPr>
              <w:t>157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F10E96">
              <w:rPr>
                <w:rFonts w:ascii="Arial" w:hAnsi="Arial" w:cs="Arial"/>
                <w:color w:val="000000"/>
                <w:sz w:val="20"/>
                <w:lang w:val="de-AT"/>
              </w:rPr>
              <w:t>86543851</w:t>
            </w:r>
            <w:r w:rsidR="00AB016A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m.dominicxavier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>@outlook.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com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19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.0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2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2000</w:t>
            </w:r>
            <w:r w:rsidR="00853438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in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Neuss</w:t>
            </w:r>
          </w:p>
        </w:tc>
      </w:tr>
      <w:tr w:rsidR="00261A8C" w:rsidRPr="00DE096F" w14:paraId="0FCADE56" w14:textId="77777777" w:rsidTr="00D23554">
        <w:trPr>
          <w:trHeight w:val="452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DE096F" w:rsidRDefault="006E2C9C" w:rsidP="00B51731">
            <w:pPr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261A8C" w:rsidRPr="00DE096F" w14:paraId="7D1DEBF7" w14:textId="77777777" w:rsidTr="00D23554">
        <w:trPr>
          <w:trHeight w:val="338"/>
        </w:trPr>
        <w:tc>
          <w:tcPr>
            <w:tcW w:w="7795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37EAD985" w:rsidR="00D1492F" w:rsidRPr="00DE096F" w:rsidRDefault="00967E10" w:rsidP="00B51731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Bergische Universität Wuppertal</w:t>
            </w:r>
          </w:p>
        </w:tc>
        <w:tc>
          <w:tcPr>
            <w:tcW w:w="2979" w:type="dxa"/>
            <w:tcBorders>
              <w:top w:val="single" w:sz="4" w:space="0" w:color="auto"/>
            </w:tcBorders>
            <w:vAlign w:val="bottom"/>
          </w:tcPr>
          <w:p w14:paraId="7C845E2D" w14:textId="364412EB" w:rsidR="00D1492F" w:rsidRPr="00DE096F" w:rsidRDefault="00967E10" w:rsidP="00B51731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Wuppertal</w:t>
            </w:r>
          </w:p>
        </w:tc>
      </w:tr>
      <w:tr w:rsidR="00261A8C" w:rsidRPr="00DE096F" w14:paraId="61E5D482" w14:textId="77777777" w:rsidTr="00D23554">
        <w:trPr>
          <w:trHeight w:val="207"/>
        </w:trPr>
        <w:tc>
          <w:tcPr>
            <w:tcW w:w="6376" w:type="dxa"/>
            <w:gridSpan w:val="3"/>
            <w:vAlign w:val="bottom"/>
          </w:tcPr>
          <w:p w14:paraId="11CB9A0F" w14:textId="58D0B188" w:rsidR="00D1492F" w:rsidRPr="00DE096F" w:rsidRDefault="00D1492F" w:rsidP="00B51731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B.Sc. in </w:t>
            </w:r>
            <w:r w:rsidR="00B17D95" w:rsidRPr="00DE096F">
              <w:rPr>
                <w:rFonts w:ascii="Arial" w:hAnsi="Arial" w:cs="Arial"/>
                <w:sz w:val="18"/>
              </w:rPr>
              <w:t>Wirtschaftswissenschaften (</w:t>
            </w:r>
            <w:r w:rsidR="00426D7E" w:rsidRPr="00DE096F">
              <w:rPr>
                <w:rFonts w:ascii="Arial" w:hAnsi="Arial" w:cs="Arial"/>
                <w:sz w:val="18"/>
              </w:rPr>
              <w:t xml:space="preserve">aktueller </w:t>
            </w:r>
            <w:r w:rsidR="00B17D95" w:rsidRPr="00DE096F">
              <w:rPr>
                <w:rFonts w:ascii="Arial" w:hAnsi="Arial" w:cs="Arial"/>
                <w:sz w:val="18"/>
              </w:rPr>
              <w:t>Schnitt: 1,</w:t>
            </w:r>
            <w:r w:rsidR="00D81D86">
              <w:rPr>
                <w:rFonts w:ascii="Arial" w:hAnsi="Arial" w:cs="Arial"/>
                <w:sz w:val="18"/>
              </w:rPr>
              <w:t>8</w:t>
            </w:r>
            <w:r w:rsidR="00B17D95" w:rsidRPr="00DE096F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4398" w:type="dxa"/>
            <w:gridSpan w:val="5"/>
            <w:vAlign w:val="bottom"/>
          </w:tcPr>
          <w:p w14:paraId="419A9228" w14:textId="0E1A4E25" w:rsidR="00D1492F" w:rsidRPr="00DE096F" w:rsidRDefault="006A1519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</w:t>
            </w:r>
            <w:r w:rsidR="00D1492F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24</w:t>
            </w:r>
            <w:r w:rsidR="00D1492F" w:rsidRPr="00DE096F">
              <w:rPr>
                <w:rFonts w:ascii="Arial" w:hAnsi="Arial" w:cs="Arial"/>
                <w:sz w:val="18"/>
              </w:rPr>
              <w:t xml:space="preserve"> –</w:t>
            </w:r>
            <w:r w:rsidR="00B17D95" w:rsidRPr="00DE096F">
              <w:rPr>
                <w:rFonts w:ascii="Arial" w:hAnsi="Arial" w:cs="Arial"/>
                <w:sz w:val="18"/>
              </w:rPr>
              <w:t xml:space="preserve"> </w:t>
            </w:r>
            <w:r w:rsidR="00D5280E" w:rsidRPr="00DE096F">
              <w:rPr>
                <w:rFonts w:ascii="Arial" w:hAnsi="Arial" w:cs="Arial"/>
                <w:sz w:val="18"/>
              </w:rPr>
              <w:t>heute</w:t>
            </w:r>
          </w:p>
        </w:tc>
      </w:tr>
      <w:tr w:rsidR="00261A8C" w:rsidRPr="00DE096F" w14:paraId="7EABE9F1" w14:textId="77777777" w:rsidTr="00D23554">
        <w:trPr>
          <w:trHeight w:val="56"/>
        </w:trPr>
        <w:tc>
          <w:tcPr>
            <w:tcW w:w="10774" w:type="dxa"/>
            <w:gridSpan w:val="8"/>
            <w:vAlign w:val="bottom"/>
          </w:tcPr>
          <w:p w14:paraId="575E8ABA" w14:textId="011A4CB2" w:rsidR="0044058A" w:rsidRDefault="0044058A" w:rsidP="00B5173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>Relevante Module: Rechnungswesen (Note: 1,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0), Management Accounting in English (Note</w:t>
            </w:r>
            <w:r w:rsidR="005F1432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: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1,0), </w:t>
            </w:r>
          </w:p>
          <w:p w14:paraId="7DF8A908" w14:textId="6080DFB0" w:rsidR="005B65E1" w:rsidRDefault="0044058A" w:rsidP="00B51731">
            <w:pPr>
              <w:pStyle w:val="Listenabsatz"/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Statistik 1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(</w:t>
            </w:r>
            <w:r w:rsidR="00B51731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Note: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1,3),</w:t>
            </w:r>
            <w:r w:rsidR="00D81D86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Statistik 2 (Note: 2,0)</w:t>
            </w:r>
          </w:p>
          <w:p w14:paraId="7A71E6B0" w14:textId="50C12DAF" w:rsidR="005B65E1" w:rsidRPr="005B65E1" w:rsidRDefault="005B65E1" w:rsidP="00B51731">
            <w:pPr>
              <w:pStyle w:val="Listenabsatz"/>
              <w:numPr>
                <w:ilvl w:val="0"/>
                <w:numId w:val="28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Deutschlandstipendiat der Bergischen Universität Wuppertal (Förderung durch das Bundesministerium für Bildung und Forschung für besondere Studienleistungen und Engagement)</w:t>
            </w:r>
          </w:p>
        </w:tc>
      </w:tr>
      <w:tr w:rsidR="00261A8C" w:rsidRPr="00DE096F" w14:paraId="1C51E2FF" w14:textId="77777777" w:rsidTr="00D23554">
        <w:trPr>
          <w:trHeight w:val="338"/>
        </w:trPr>
        <w:tc>
          <w:tcPr>
            <w:tcW w:w="5949" w:type="dxa"/>
            <w:gridSpan w:val="2"/>
            <w:vAlign w:val="bottom"/>
          </w:tcPr>
          <w:p w14:paraId="4BAC65D2" w14:textId="2332BED2" w:rsidR="00665BF3" w:rsidRPr="00DE096F" w:rsidRDefault="00967E10" w:rsidP="00B51731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Santander Consumer Bank</w:t>
            </w:r>
            <w:r w:rsidR="001D5BF4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 </w:t>
            </w:r>
            <w:r w:rsidR="00386D79">
              <w:rPr>
                <w:rFonts w:ascii="Arial" w:hAnsi="Arial" w:cs="Arial"/>
                <w:b/>
                <w:smallCaps/>
                <w:sz w:val="23"/>
                <w:szCs w:val="23"/>
              </w:rPr>
              <w:t>AG</w:t>
            </w:r>
          </w:p>
        </w:tc>
        <w:tc>
          <w:tcPr>
            <w:tcW w:w="4825" w:type="dxa"/>
            <w:gridSpan w:val="6"/>
            <w:vAlign w:val="bottom"/>
          </w:tcPr>
          <w:p w14:paraId="2FCB10D7" w14:textId="1389668D" w:rsidR="00665BF3" w:rsidRPr="00DE096F" w:rsidRDefault="00967E10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Düsseldorf</w:t>
            </w:r>
          </w:p>
        </w:tc>
      </w:tr>
      <w:tr w:rsidR="00261A8C" w:rsidRPr="00DE096F" w14:paraId="312B82BC" w14:textId="77777777" w:rsidTr="00D23554">
        <w:trPr>
          <w:trHeight w:val="207"/>
        </w:trPr>
        <w:tc>
          <w:tcPr>
            <w:tcW w:w="5949" w:type="dxa"/>
            <w:gridSpan w:val="2"/>
            <w:vAlign w:val="bottom"/>
          </w:tcPr>
          <w:p w14:paraId="1CEE182B" w14:textId="713AF8B4" w:rsidR="0091331D" w:rsidRPr="00DE096F" w:rsidRDefault="0091331D" w:rsidP="00B51731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sz w:val="18"/>
                <w:lang w:val="de-AT"/>
              </w:rPr>
              <w:t>A</w:t>
            </w:r>
            <w:r w:rsidR="00967E10">
              <w:rPr>
                <w:rFonts w:ascii="Arial" w:hAnsi="Arial" w:cs="Arial"/>
                <w:sz w:val="18"/>
                <w:lang w:val="de-AT"/>
              </w:rPr>
              <w:t>usbildung zum Bankkaufmann</w:t>
            </w:r>
            <w:r w:rsidR="0024348F">
              <w:rPr>
                <w:rFonts w:ascii="Arial" w:hAnsi="Arial" w:cs="Arial"/>
                <w:sz w:val="18"/>
                <w:lang w:val="de-AT"/>
              </w:rPr>
              <w:t xml:space="preserve"> </w:t>
            </w:r>
          </w:p>
        </w:tc>
        <w:tc>
          <w:tcPr>
            <w:tcW w:w="4825" w:type="dxa"/>
            <w:gridSpan w:val="6"/>
            <w:vAlign w:val="bottom"/>
          </w:tcPr>
          <w:p w14:paraId="7521EA6E" w14:textId="5FE5680A" w:rsidR="0091331D" w:rsidRPr="00DE096F" w:rsidRDefault="006A1519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08</w:t>
            </w:r>
            <w:r w:rsidR="0091331D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21</w:t>
            </w:r>
            <w:r w:rsidR="0091331D" w:rsidRPr="00DE096F">
              <w:rPr>
                <w:rFonts w:ascii="Arial" w:hAnsi="Arial" w:cs="Arial"/>
                <w:sz w:val="18"/>
              </w:rPr>
              <w:t xml:space="preserve"> – </w:t>
            </w:r>
            <w:r>
              <w:rPr>
                <w:rFonts w:ascii="Arial" w:hAnsi="Arial" w:cs="Arial"/>
                <w:sz w:val="18"/>
              </w:rPr>
              <w:t>01</w:t>
            </w:r>
            <w:r w:rsidR="0091331D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24</w:t>
            </w:r>
          </w:p>
        </w:tc>
      </w:tr>
      <w:tr w:rsidR="00261A8C" w:rsidRPr="00DE096F" w14:paraId="69F47C1D" w14:textId="77777777" w:rsidTr="00D23554">
        <w:trPr>
          <w:trHeight w:val="56"/>
        </w:trPr>
        <w:tc>
          <w:tcPr>
            <w:tcW w:w="10774" w:type="dxa"/>
            <w:gridSpan w:val="8"/>
            <w:vAlign w:val="bottom"/>
          </w:tcPr>
          <w:p w14:paraId="5154E9E2" w14:textId="68FCF16C" w:rsidR="0091331D" w:rsidRPr="00DE096F" w:rsidRDefault="00703D47" w:rsidP="00B5173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Durchlauf verschiedener Fachabteilungen (u.</w:t>
            </w:r>
            <w:r w:rsidR="005F1432">
              <w:rPr>
                <w:rFonts w:ascii="Arial" w:hAnsi="Arial" w:cs="Arial"/>
                <w:i/>
                <w:iCs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18"/>
              </w:rPr>
              <w:t>a. Privatkundengeschäft, Kreditgeschäft, Zahlungsverkehr) mit Fokus auf ganzheitlicher Beratung und effizienter Abwicklung von Bankprozessen</w:t>
            </w:r>
          </w:p>
          <w:p w14:paraId="5789BAAC" w14:textId="61A19499" w:rsidR="00D5280E" w:rsidRDefault="00703D47" w:rsidP="00B5173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Beratung von Privatkunden zu Konten, Zahlungsverkehrs- und Konsumentenkreditprodukten</w:t>
            </w:r>
            <w:r w:rsidR="00B51731">
              <w:rPr>
                <w:rFonts w:ascii="Arial" w:hAnsi="Arial" w:cs="Arial"/>
                <w:i/>
                <w:iCs/>
                <w:sz w:val="18"/>
              </w:rPr>
              <w:t xml:space="preserve">, </w:t>
            </w:r>
            <w:r>
              <w:rPr>
                <w:rFonts w:ascii="Arial" w:hAnsi="Arial" w:cs="Arial"/>
                <w:i/>
                <w:iCs/>
                <w:sz w:val="18"/>
              </w:rPr>
              <w:t>inklusive Bedarfsermittlung, Angebotserstellung und Erstellung der Vertragsunterlagen</w:t>
            </w:r>
          </w:p>
          <w:p w14:paraId="23575F6C" w14:textId="06C3F4FE" w:rsidR="00703D47" w:rsidRPr="00DE096F" w:rsidRDefault="00703D47" w:rsidP="00B5173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Bearbeitung von Kredit- und Finanzierungsanfragen, Prüfung von Unterlagen und Mitarbeit bei der Bewertung von Risiken und Sicherheiten nach internen Richtlinien</w:t>
            </w:r>
          </w:p>
        </w:tc>
      </w:tr>
      <w:tr w:rsidR="00261A8C" w:rsidRPr="00DE096F" w14:paraId="3A2665B3" w14:textId="77777777" w:rsidTr="00D23554">
        <w:trPr>
          <w:trHeight w:val="459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DE096F" w:rsidRDefault="006E2C9C" w:rsidP="00B51731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261A8C" w:rsidRPr="00DE096F" w14:paraId="78F26651" w14:textId="77777777" w:rsidTr="00D23554">
        <w:trPr>
          <w:trHeight w:val="338"/>
        </w:trPr>
        <w:tc>
          <w:tcPr>
            <w:tcW w:w="7795" w:type="dxa"/>
            <w:gridSpan w:val="7"/>
            <w:tcBorders>
              <w:top w:val="single" w:sz="4" w:space="0" w:color="auto"/>
            </w:tcBorders>
            <w:vAlign w:val="bottom"/>
          </w:tcPr>
          <w:p w14:paraId="2DF9ADA2" w14:textId="6C1DF4A9" w:rsidR="0082384E" w:rsidRDefault="00D23554" w:rsidP="00B51731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Helbling Business Advisors</w:t>
            </w:r>
            <w:r w:rsidR="0082384E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979" w:type="dxa"/>
            <w:tcBorders>
              <w:top w:val="single" w:sz="4" w:space="0" w:color="auto"/>
            </w:tcBorders>
            <w:vAlign w:val="bottom"/>
          </w:tcPr>
          <w:p w14:paraId="5E86EB01" w14:textId="115D3F17" w:rsidR="0082384E" w:rsidRDefault="0082384E" w:rsidP="00B51731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</w:t>
            </w:r>
            <w:r w:rsidR="00D23554">
              <w:rPr>
                <w:rFonts w:ascii="Arial" w:hAnsi="Arial" w:cs="Arial"/>
                <w:i/>
                <w:smallCaps/>
                <w:sz w:val="23"/>
                <w:szCs w:val="23"/>
              </w:rPr>
              <w:t>üsseldorf</w:t>
            </w:r>
          </w:p>
        </w:tc>
      </w:tr>
      <w:tr w:rsidR="00261A8C" w:rsidRPr="00DE096F" w14:paraId="42A70EDE" w14:textId="77777777" w:rsidTr="00794E83">
        <w:trPr>
          <w:trHeight w:val="158"/>
        </w:trPr>
        <w:tc>
          <w:tcPr>
            <w:tcW w:w="7795" w:type="dxa"/>
            <w:gridSpan w:val="7"/>
            <w:vAlign w:val="bottom"/>
          </w:tcPr>
          <w:p w14:paraId="68933A25" w14:textId="58E925D9" w:rsidR="0082384E" w:rsidRDefault="0082384E" w:rsidP="00794E83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DE096F">
              <w:rPr>
                <w:rFonts w:ascii="Arial" w:hAnsi="Arial" w:cs="Arial"/>
                <w:sz w:val="18"/>
                <w:lang w:val="en-US"/>
              </w:rPr>
              <w:t xml:space="preserve">Praktikant </w:t>
            </w:r>
            <w:r>
              <w:rPr>
                <w:rFonts w:ascii="Arial" w:hAnsi="Arial" w:cs="Arial"/>
                <w:sz w:val="18"/>
                <w:lang w:val="en-US"/>
              </w:rPr>
              <w:t>im</w:t>
            </w:r>
            <w:r w:rsidR="00D23554">
              <w:rPr>
                <w:rFonts w:ascii="Arial" w:hAnsi="Arial" w:cs="Arial"/>
                <w:sz w:val="18"/>
                <w:lang w:val="en-US"/>
              </w:rPr>
              <w:t xml:space="preserve"> Corporate Finance</w:t>
            </w:r>
            <w:ins w:id="0" w:author="David Döbele" w:date="2026-05-13T23:32:00Z" w16du:dateUtc="2026-05-13T21:32:00Z">
              <w:r w:rsidR="00496064">
                <w:rPr>
                  <w:rFonts w:ascii="Arial" w:hAnsi="Arial" w:cs="Arial"/>
                  <w:sz w:val="18"/>
                  <w:lang w:val="en-US"/>
                </w:rPr>
                <w:t xml:space="preserve"> </w:t>
              </w:r>
            </w:ins>
            <w:r w:rsidR="00D23554">
              <w:rPr>
                <w:rFonts w:ascii="Arial" w:hAnsi="Arial" w:cs="Arial"/>
                <w:sz w:val="18"/>
                <w:lang w:val="en-US"/>
              </w:rPr>
              <w:t>/ M&amp;A</w:t>
            </w:r>
            <w:ins w:id="1" w:author="David Döbele" w:date="2026-05-13T23:32:00Z" w16du:dateUtc="2026-05-13T21:32:00Z">
              <w:r w:rsidR="00496064">
                <w:rPr>
                  <w:rFonts w:ascii="Arial" w:hAnsi="Arial" w:cs="Arial"/>
                  <w:sz w:val="18"/>
                  <w:lang w:val="en-US"/>
                </w:rPr>
                <w:t xml:space="preserve"> (geplant, Vertrag bereits unterschrieben)</w:t>
              </w:r>
            </w:ins>
          </w:p>
        </w:tc>
        <w:tc>
          <w:tcPr>
            <w:tcW w:w="2979" w:type="dxa"/>
            <w:vAlign w:val="bottom"/>
          </w:tcPr>
          <w:p w14:paraId="732A8E6E" w14:textId="51E7CD0D" w:rsidR="0082384E" w:rsidRDefault="0082384E" w:rsidP="0082384E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sz w:val="18"/>
                <w:lang w:val="en-US"/>
              </w:rPr>
              <w:t>09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sz w:val="18"/>
                <w:lang w:val="en-US"/>
              </w:rPr>
              <w:t>11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</w:p>
        </w:tc>
      </w:tr>
      <w:tr w:rsidR="00261A8C" w:rsidRPr="00DE096F" w14:paraId="127C64E2" w14:textId="77777777" w:rsidTr="00D23554">
        <w:trPr>
          <w:trHeight w:val="338"/>
        </w:trPr>
        <w:tc>
          <w:tcPr>
            <w:tcW w:w="7795" w:type="dxa"/>
            <w:gridSpan w:val="7"/>
            <w:vAlign w:val="bottom"/>
          </w:tcPr>
          <w:p w14:paraId="38F27285" w14:textId="3A03AE23" w:rsidR="0082384E" w:rsidRPr="00DE096F" w:rsidRDefault="0082384E" w:rsidP="0082384E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BDO AG Wirtschaftsprüfungsgesellschaft </w:t>
            </w:r>
          </w:p>
        </w:tc>
        <w:tc>
          <w:tcPr>
            <w:tcW w:w="2979" w:type="dxa"/>
            <w:vAlign w:val="bottom"/>
          </w:tcPr>
          <w:p w14:paraId="4820196E" w14:textId="76102EFD" w:rsidR="0082384E" w:rsidRPr="00DE096F" w:rsidRDefault="0082384E" w:rsidP="0082384E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Düsseldorf</w:t>
            </w:r>
          </w:p>
        </w:tc>
      </w:tr>
      <w:tr w:rsidR="00261A8C" w:rsidRPr="00DE096F" w14:paraId="335D84E9" w14:textId="77777777" w:rsidTr="00D23554">
        <w:trPr>
          <w:trHeight w:val="207"/>
        </w:trPr>
        <w:tc>
          <w:tcPr>
            <w:tcW w:w="7370" w:type="dxa"/>
            <w:gridSpan w:val="5"/>
          </w:tcPr>
          <w:p w14:paraId="20B1570F" w14:textId="1C57901F" w:rsidR="0082384E" w:rsidRPr="00DE096F" w:rsidRDefault="0082384E" w:rsidP="0082384E">
            <w:pPr>
              <w:rPr>
                <w:rFonts w:ascii="Arial" w:hAnsi="Arial" w:cs="Arial"/>
                <w:sz w:val="18"/>
                <w:lang w:val="en-US"/>
              </w:rPr>
            </w:pPr>
            <w:r w:rsidRPr="00DE096F">
              <w:rPr>
                <w:rFonts w:ascii="Arial" w:hAnsi="Arial" w:cs="Arial"/>
                <w:sz w:val="18"/>
                <w:lang w:val="en-US"/>
              </w:rPr>
              <w:t xml:space="preserve">Praktikant im </w:t>
            </w:r>
            <w:r>
              <w:rPr>
                <w:rFonts w:ascii="Arial" w:hAnsi="Arial" w:cs="Arial"/>
                <w:sz w:val="18"/>
                <w:lang w:val="en-US"/>
              </w:rPr>
              <w:t>Deal Advisory – Financial Services</w:t>
            </w:r>
          </w:p>
        </w:tc>
        <w:tc>
          <w:tcPr>
            <w:tcW w:w="3404" w:type="dxa"/>
            <w:gridSpan w:val="3"/>
            <w:vAlign w:val="bottom"/>
          </w:tcPr>
          <w:p w14:paraId="0475B997" w14:textId="148EDB57" w:rsidR="0082384E" w:rsidRPr="00DE096F" w:rsidRDefault="0082384E" w:rsidP="0082384E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03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sz w:val="18"/>
                <w:lang w:val="en-US"/>
              </w:rPr>
              <w:t>05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</w:p>
        </w:tc>
      </w:tr>
      <w:tr w:rsidR="00261A8C" w:rsidRPr="00DE096F" w14:paraId="744A9914" w14:textId="77777777" w:rsidTr="00D23554">
        <w:trPr>
          <w:trHeight w:val="207"/>
        </w:trPr>
        <w:tc>
          <w:tcPr>
            <w:tcW w:w="10774" w:type="dxa"/>
            <w:gridSpan w:val="8"/>
            <w:vAlign w:val="bottom"/>
          </w:tcPr>
          <w:p w14:paraId="33BF2CCD" w14:textId="60BE01E6" w:rsidR="005F6AEE" w:rsidRPr="00DE096F" w:rsidRDefault="003F1D2B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Durchführung einer Peer-Group- und Multiples-Analyse zur Bewertung eines Mid-Cap-Unternehmen (EV: ca. </w:t>
            </w:r>
            <w:r w:rsidRPr="003F1D2B">
              <w:rPr>
                <w:rFonts w:ascii="-webkit-standard" w:hAnsi="-webkit-standard"/>
                <w:sz w:val="18"/>
                <w:szCs w:val="18"/>
              </w:rPr>
              <w:t>€</w:t>
            </w:r>
            <w:r>
              <w:rPr>
                <w:rFonts w:ascii="Arial" w:hAnsi="Arial" w:cs="Arial"/>
                <w:sz w:val="18"/>
                <w:lang w:val="de-AT"/>
              </w:rPr>
              <w:t>500 Mio.)</w:t>
            </w:r>
          </w:p>
          <w:p w14:paraId="7E420296" w14:textId="7B52B1A7" w:rsidR="005F6AEE" w:rsidRDefault="003F1D2B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Ableitung von Beta-Faktoren und Unterstützung bei der Kapitalkosten- und Unternehmensbewertung</w:t>
            </w:r>
          </w:p>
          <w:p w14:paraId="2A7EDF02" w14:textId="77777777" w:rsidR="005F6AEE" w:rsidRDefault="003F1D2B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Analyse von Trading- und Transaction-Multiples zur Herleitung impliziter Bewertungsbandbreiten</w:t>
            </w:r>
          </w:p>
          <w:p w14:paraId="41299BCB" w14:textId="3CAA2833" w:rsidR="003F1D2B" w:rsidRPr="005F6AEE" w:rsidRDefault="003F1D2B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Recherche und Analyse von Markt-, Wettbewerbs- und Branchenentwicklungen</w:t>
            </w:r>
            <w:r w:rsidR="00261D8E">
              <w:rPr>
                <w:rFonts w:ascii="Arial" w:hAnsi="Arial" w:cs="Arial"/>
                <w:sz w:val="18"/>
                <w:lang w:val="de-AT"/>
              </w:rPr>
              <w:t xml:space="preserve"> im Rahmen transaktionsbezogener Projekte</w:t>
            </w:r>
          </w:p>
        </w:tc>
      </w:tr>
      <w:tr w:rsidR="00261A8C" w:rsidRPr="00DE096F" w14:paraId="50AFEA03" w14:textId="77777777" w:rsidTr="00D23554">
        <w:trPr>
          <w:trHeight w:val="338"/>
        </w:trPr>
        <w:tc>
          <w:tcPr>
            <w:tcW w:w="6376" w:type="dxa"/>
            <w:gridSpan w:val="3"/>
            <w:vAlign w:val="bottom"/>
          </w:tcPr>
          <w:p w14:paraId="42FB0D26" w14:textId="21C81693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WTG Wirtschaftstreuhand Dr. Grüber PartG mbB</w:t>
            </w:r>
          </w:p>
        </w:tc>
        <w:tc>
          <w:tcPr>
            <w:tcW w:w="4398" w:type="dxa"/>
            <w:gridSpan w:val="5"/>
            <w:vAlign w:val="bottom"/>
          </w:tcPr>
          <w:p w14:paraId="11E31BD8" w14:textId="31903406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Wuppertal</w:t>
            </w:r>
          </w:p>
        </w:tc>
      </w:tr>
      <w:tr w:rsidR="00261A8C" w:rsidRPr="00DE096F" w14:paraId="48328CB9" w14:textId="77777777" w:rsidTr="00D23554">
        <w:trPr>
          <w:trHeight w:val="207"/>
        </w:trPr>
        <w:tc>
          <w:tcPr>
            <w:tcW w:w="6660" w:type="dxa"/>
            <w:gridSpan w:val="4"/>
          </w:tcPr>
          <w:p w14:paraId="74B74B41" w14:textId="0E9A2EC8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Praktikant i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n der Wirtschaftsberatung und Steuerberatung</w:t>
            </w:r>
          </w:p>
        </w:tc>
        <w:tc>
          <w:tcPr>
            <w:tcW w:w="4114" w:type="dxa"/>
            <w:gridSpan w:val="4"/>
            <w:vAlign w:val="bottom"/>
          </w:tcPr>
          <w:p w14:paraId="2CB21DEB" w14:textId="0E80B1B9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08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261A8C" w:rsidRPr="00DE096F" w14:paraId="7C4155D6" w14:textId="77777777" w:rsidTr="00D23554">
        <w:trPr>
          <w:trHeight w:val="56"/>
        </w:trPr>
        <w:tc>
          <w:tcPr>
            <w:tcW w:w="10774" w:type="dxa"/>
            <w:gridSpan w:val="8"/>
            <w:vAlign w:val="bottom"/>
          </w:tcPr>
          <w:p w14:paraId="1A135F1D" w14:textId="157D04AD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Unterstützung von Jahres- und Zwischenabschlussprüfungen mittelständischer Mandanten mit Umsätzen im ein- bis zweistelligen Millionenbereich, einschließlich Mitwirkung bei der Planung der Prüfungshandlungen, Kontenabstimmungen sowie Dokumentation der Prüfungsergebnisse</w:t>
            </w:r>
          </w:p>
          <w:p w14:paraId="7C7DA6E8" w14:textId="0A854D2F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Eigenständige Durchführung prüferischer Durchsichten kleinerer Unternehmen (bis ca. 50 Mitarbeitende) einschließlich Prüfung von Bilanzpositionen wie Rückstellungen auf Angemessenheit, Vollständigkeit und periodengerechte Abgrenzung</w:t>
            </w:r>
          </w:p>
          <w:p w14:paraId="3658805E" w14:textId="36EEA9C4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Erstellung von Steuererklärungen (KSt, GewSt, USt) für Kapital- und Personengesellschaften, Überprüfung der Steuerbescheide und Klärung von Rückfragen in Abstimmung mit Mandanten und verantwortlichen Berufsträgern</w:t>
            </w:r>
          </w:p>
        </w:tc>
      </w:tr>
      <w:tr w:rsidR="00261A8C" w:rsidRPr="00DE096F" w14:paraId="0D4DF1FA" w14:textId="77777777" w:rsidTr="00D23554">
        <w:trPr>
          <w:trHeight w:val="338"/>
        </w:trPr>
        <w:tc>
          <w:tcPr>
            <w:tcW w:w="6660" w:type="dxa"/>
            <w:gridSpan w:val="4"/>
            <w:vAlign w:val="bottom"/>
          </w:tcPr>
          <w:p w14:paraId="52DCB940" w14:textId="7359D7F5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Santander Consumer Bank AG</w:t>
            </w:r>
          </w:p>
        </w:tc>
        <w:tc>
          <w:tcPr>
            <w:tcW w:w="4114" w:type="dxa"/>
            <w:gridSpan w:val="4"/>
            <w:vAlign w:val="bottom"/>
          </w:tcPr>
          <w:p w14:paraId="00F3353C" w14:textId="0EBBA5C2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Neuss</w:t>
            </w:r>
          </w:p>
        </w:tc>
      </w:tr>
      <w:tr w:rsidR="00261A8C" w:rsidRPr="00DE096F" w14:paraId="7A1EBBAB" w14:textId="77777777" w:rsidTr="00D23554">
        <w:trPr>
          <w:trHeight w:val="207"/>
        </w:trPr>
        <w:tc>
          <w:tcPr>
            <w:tcW w:w="6376" w:type="dxa"/>
            <w:gridSpan w:val="3"/>
          </w:tcPr>
          <w:p w14:paraId="06A0ABEE" w14:textId="18139021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Berater in Anlage und Vermögen</w:t>
            </w:r>
          </w:p>
        </w:tc>
        <w:tc>
          <w:tcPr>
            <w:tcW w:w="4398" w:type="dxa"/>
            <w:gridSpan w:val="5"/>
            <w:vAlign w:val="bottom"/>
          </w:tcPr>
          <w:p w14:paraId="59E67B8D" w14:textId="2466747F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02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24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6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24</w:t>
            </w:r>
          </w:p>
        </w:tc>
      </w:tr>
      <w:tr w:rsidR="00261A8C" w:rsidRPr="00DE096F" w14:paraId="76B55717" w14:textId="77777777" w:rsidTr="00261A8C">
        <w:trPr>
          <w:trHeight w:val="19"/>
        </w:trPr>
        <w:tc>
          <w:tcPr>
            <w:tcW w:w="10774" w:type="dxa"/>
            <w:gridSpan w:val="8"/>
            <w:vAlign w:val="bottom"/>
          </w:tcPr>
          <w:p w14:paraId="39519817" w14:textId="77125613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Entwicklung individueller Portfolio- und Anlagestrategien unter Berücksichtigung von Risikoprofil, Anlagehorizont und persönlicher Lebenssituation, inklusive strukturierter Bedarfsermittlung im Gespräch</w:t>
            </w:r>
          </w:p>
          <w:p w14:paraId="2CBDD47D" w14:textId="342520AA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Systematische Identifikation von Cross- und Upselling-Potenzialen im Bestandskundenstamm und aktive Ansprache geeigneter Produkte, wodurch wiederkehrend überdurchschnittliche Abschlussquoten erzielt wurden</w:t>
            </w:r>
          </w:p>
          <w:p w14:paraId="5E301C2A" w14:textId="3F7C4811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Erzielung konstanter Top-3-Platzierungen in der Region bei Abschlussquoten und Vertriebsergebnissen</w:t>
            </w:r>
          </w:p>
        </w:tc>
      </w:tr>
      <w:tr w:rsidR="00261A8C" w:rsidRPr="00DE096F" w14:paraId="414B4085" w14:textId="77777777" w:rsidTr="00261A8C">
        <w:trPr>
          <w:trHeight w:val="459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266E609" w:rsidR="005F6AEE" w:rsidRPr="00DE096F" w:rsidRDefault="005F6AEE" w:rsidP="005F6AEE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r w:rsidRPr="00DE096F">
              <w:rPr>
                <w:rFonts w:ascii="Arial" w:hAnsi="Arial" w:cs="Arial"/>
                <w:sz w:val="28"/>
              </w:rPr>
              <w:t>Ausseruniversitäres Engagement</w:t>
            </w:r>
          </w:p>
        </w:tc>
      </w:tr>
      <w:tr w:rsidR="00261A8C" w:rsidRPr="00DE096F" w14:paraId="74251178" w14:textId="77777777" w:rsidTr="00261A8C">
        <w:trPr>
          <w:trHeight w:val="338"/>
        </w:trPr>
        <w:tc>
          <w:tcPr>
            <w:tcW w:w="6376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C7B8F2B" w:rsidR="005F6AEE" w:rsidRPr="00DE096F" w:rsidRDefault="005F6AEE" w:rsidP="005F6AEE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Schumpeter School Alumni e. V.</w:t>
            </w:r>
          </w:p>
        </w:tc>
        <w:tc>
          <w:tcPr>
            <w:tcW w:w="4398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4AF9BEF1" w:rsidR="005F6AEE" w:rsidRPr="00DE096F" w:rsidRDefault="005F6AEE" w:rsidP="005F6AEE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Wuppertal</w:t>
            </w:r>
          </w:p>
        </w:tc>
      </w:tr>
      <w:tr w:rsidR="00261A8C" w:rsidRPr="00DE096F" w14:paraId="4F59C612" w14:textId="77777777" w:rsidTr="00261A8C">
        <w:trPr>
          <w:trHeight w:val="158"/>
        </w:trPr>
        <w:tc>
          <w:tcPr>
            <w:tcW w:w="7795" w:type="dxa"/>
            <w:gridSpan w:val="7"/>
            <w:vAlign w:val="bottom"/>
          </w:tcPr>
          <w:p w14:paraId="32F07601" w14:textId="25F1250D" w:rsidR="005F6AEE" w:rsidRPr="00DE096F" w:rsidRDefault="005F6AEE" w:rsidP="005F6AEE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Junior-Vorstand des Alumni-Verein der Schumpeter School of Business and Economics</w:t>
            </w:r>
          </w:p>
        </w:tc>
        <w:tc>
          <w:tcPr>
            <w:tcW w:w="2979" w:type="dxa"/>
            <w:vAlign w:val="bottom"/>
          </w:tcPr>
          <w:p w14:paraId="45DD2178" w14:textId="71809723" w:rsidR="005F6AEE" w:rsidRPr="00DE096F" w:rsidRDefault="005F6AEE" w:rsidP="005F6AEE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04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25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heute</w:t>
            </w:r>
          </w:p>
        </w:tc>
      </w:tr>
      <w:tr w:rsidR="00261A8C" w:rsidRPr="00DE096F" w14:paraId="02437711" w14:textId="77777777" w:rsidTr="00261A8C">
        <w:trPr>
          <w:trHeight w:val="56"/>
        </w:trPr>
        <w:tc>
          <w:tcPr>
            <w:tcW w:w="10774" w:type="dxa"/>
            <w:gridSpan w:val="8"/>
            <w:vAlign w:val="bottom"/>
          </w:tcPr>
          <w:p w14:paraId="7CA4D9D0" w14:textId="12423A13" w:rsidR="005F6AEE" w:rsidRPr="00DE096F" w:rsidRDefault="005F6AEE" w:rsidP="005F6AE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Steuerung der Kommunikation mit Alumni und externen Partnern sowie Koordination gemeinsamer Initiativen zur stärkeren Vernetzung von Studierenden, Alumni und Unternehmen</w:t>
            </w:r>
          </w:p>
          <w:p w14:paraId="68CFAD97" w14:textId="64B061BC" w:rsidR="005F6AEE" w:rsidRPr="00DE096F" w:rsidRDefault="005F6AEE" w:rsidP="005F6AE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Organisation und Leitung von Praxisworkshops und Networking-Events, u. a. Konzeption und Durchführung eines M&amp;A-Workshops mit Unternehmensvertretern</w:t>
            </w:r>
          </w:p>
        </w:tc>
      </w:tr>
      <w:tr w:rsidR="00261A8C" w:rsidRPr="00DE096F" w14:paraId="4AF19DD1" w14:textId="77777777" w:rsidTr="00261A8C">
        <w:trPr>
          <w:trHeight w:val="338"/>
        </w:trPr>
        <w:tc>
          <w:tcPr>
            <w:tcW w:w="7370" w:type="dxa"/>
            <w:gridSpan w:val="5"/>
            <w:vAlign w:val="bottom"/>
          </w:tcPr>
          <w:p w14:paraId="7756FD9A" w14:textId="30DEB7F9" w:rsidR="005F6AEE" w:rsidRPr="0024348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  <w:t>ValleyPreneur Consulting e. V.</w:t>
            </w:r>
          </w:p>
        </w:tc>
        <w:tc>
          <w:tcPr>
            <w:tcW w:w="3404" w:type="dxa"/>
            <w:gridSpan w:val="3"/>
            <w:vAlign w:val="bottom"/>
          </w:tcPr>
          <w:p w14:paraId="30626CB8" w14:textId="4C4C7653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smallCaps/>
                <w:sz w:val="23"/>
                <w:szCs w:val="23"/>
              </w:rPr>
              <w:t>Wuppertal</w:t>
            </w:r>
          </w:p>
        </w:tc>
      </w:tr>
      <w:tr w:rsidR="00261A8C" w:rsidRPr="00DE096F" w14:paraId="56372BDE" w14:textId="77777777" w:rsidTr="00261A8C">
        <w:trPr>
          <w:trHeight w:val="19"/>
        </w:trPr>
        <w:tc>
          <w:tcPr>
            <w:tcW w:w="7653" w:type="dxa"/>
            <w:gridSpan w:val="6"/>
            <w:vAlign w:val="bottom"/>
          </w:tcPr>
          <w:p w14:paraId="3C87D247" w14:textId="05ECB9E2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Aktives Mitglied der studentischen Unternehmensberatung der Bergischen Universität</w:t>
            </w:r>
          </w:p>
        </w:tc>
        <w:tc>
          <w:tcPr>
            <w:tcW w:w="3121" w:type="dxa"/>
            <w:gridSpan w:val="2"/>
            <w:vAlign w:val="bottom"/>
          </w:tcPr>
          <w:p w14:paraId="288A2195" w14:textId="3363F9EC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24 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– 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heute</w:t>
            </w:r>
          </w:p>
        </w:tc>
      </w:tr>
      <w:tr w:rsidR="00261A8C" w:rsidRPr="00DE096F" w14:paraId="7ECB507F" w14:textId="77777777" w:rsidTr="00261A8C">
        <w:trPr>
          <w:trHeight w:val="56"/>
        </w:trPr>
        <w:tc>
          <w:tcPr>
            <w:tcW w:w="10774" w:type="dxa"/>
            <w:gridSpan w:val="8"/>
            <w:vAlign w:val="bottom"/>
          </w:tcPr>
          <w:p w14:paraId="4AC594E3" w14:textId="35DC5D0B" w:rsidR="005F6AEE" w:rsidRPr="00703D47" w:rsidRDefault="005F6AEE" w:rsidP="005F6AE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Regelmäßige Teilnahme an Unternehmensworkshops, u. a. am „Turnaround &amp; M&amp;A“-Workshop von PwC</w:t>
            </w:r>
          </w:p>
          <w:p w14:paraId="2CC438FF" w14:textId="0ECE96AA" w:rsidR="005F6AEE" w:rsidRPr="00DE096F" w:rsidRDefault="005F6AEE" w:rsidP="005F6AE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DE096F">
              <w:rPr>
                <w:rFonts w:ascii="Arial" w:hAnsi="Arial" w:cs="Arial"/>
                <w:i/>
                <w:sz w:val="18"/>
                <w:lang w:val="de-AT"/>
              </w:rPr>
              <w:t xml:space="preserve">Erstellung von Projektplänen </w:t>
            </w:r>
            <w:r>
              <w:rPr>
                <w:rFonts w:ascii="Arial" w:hAnsi="Arial" w:cs="Arial"/>
                <w:i/>
                <w:sz w:val="18"/>
                <w:lang w:val="de-AT"/>
              </w:rPr>
              <w:t xml:space="preserve">und </w:t>
            </w:r>
            <w:r w:rsidRPr="00DE096F">
              <w:rPr>
                <w:rFonts w:ascii="Arial" w:hAnsi="Arial" w:cs="Arial"/>
                <w:i/>
                <w:sz w:val="18"/>
                <w:lang w:val="de-AT"/>
              </w:rPr>
              <w:t>Management Präsentationen</w:t>
            </w:r>
            <w:r>
              <w:rPr>
                <w:rFonts w:ascii="Arial" w:hAnsi="Arial" w:cs="Arial"/>
                <w:i/>
                <w:sz w:val="18"/>
                <w:lang w:val="de-AT"/>
              </w:rPr>
              <w:t xml:space="preserve"> sowie </w:t>
            </w:r>
            <w:r w:rsidRPr="00DE096F">
              <w:rPr>
                <w:rFonts w:ascii="Arial" w:hAnsi="Arial" w:cs="Arial"/>
                <w:i/>
                <w:sz w:val="18"/>
                <w:lang w:val="de-AT"/>
              </w:rPr>
              <w:t>Ansprache von potenziellen Partnern</w:t>
            </w:r>
          </w:p>
        </w:tc>
      </w:tr>
      <w:tr w:rsidR="00261A8C" w:rsidRPr="00DE096F" w14:paraId="482569A2" w14:textId="77777777" w:rsidTr="00261A8C">
        <w:trPr>
          <w:trHeight w:val="459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5F6AEE" w:rsidRPr="00DE096F" w:rsidRDefault="005F6AEE" w:rsidP="005F6AEE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261A8C" w:rsidRPr="00DE096F" w14:paraId="2B257790" w14:textId="77777777" w:rsidTr="00261A8C">
        <w:trPr>
          <w:trHeight w:val="338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15B2C431" w14:textId="56F73C25" w:rsidR="005F6AEE" w:rsidRPr="00DE096F" w:rsidRDefault="005F6AEE" w:rsidP="005F6AEE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8516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0147A22C" w:rsidR="005F6AEE" w:rsidRPr="00DE096F" w:rsidRDefault="005F6AEE" w:rsidP="005F6AEE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>,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Tamilisch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>,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Englisch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v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erhandlungssicher)</w:t>
            </w:r>
          </w:p>
        </w:tc>
      </w:tr>
      <w:tr w:rsidR="00261A8C" w:rsidRPr="00DE096F" w14:paraId="45706C3F" w14:textId="77777777" w:rsidTr="00261A8C">
        <w:trPr>
          <w:trHeight w:val="281"/>
        </w:trPr>
        <w:tc>
          <w:tcPr>
            <w:tcW w:w="2258" w:type="dxa"/>
            <w:vAlign w:val="bottom"/>
          </w:tcPr>
          <w:p w14:paraId="57688BDA" w14:textId="350496FE" w:rsidR="005F6AEE" w:rsidRPr="00DE096F" w:rsidRDefault="005F6AEE" w:rsidP="005F6AEE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8516" w:type="dxa"/>
            <w:gridSpan w:val="7"/>
            <w:vAlign w:val="bottom"/>
          </w:tcPr>
          <w:p w14:paraId="60CA2168" w14:textId="142CFCF9" w:rsidR="005F6AEE" w:rsidRPr="00DE096F" w:rsidRDefault="005F6AEE" w:rsidP="005F6AEE">
            <w:pP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en-US"/>
              </w:rPr>
              <w:t xml:space="preserve">Microsoft Office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fortgeschritten, insbesondere in Excel und PowerPoint</w:t>
            </w:r>
            <w:r w:rsidRPr="00D23554">
              <w:rPr>
                <w:rFonts w:ascii="Arial" w:hAnsi="Arial" w:cs="Arial"/>
                <w:color w:val="000000"/>
                <w:sz w:val="18"/>
                <w:lang w:val="en-US"/>
              </w:rPr>
              <w:t>)</w:t>
            </w:r>
            <w:r w:rsidR="00B41A77" w:rsidRPr="00D23554">
              <w:rPr>
                <w:rFonts w:ascii="Arial" w:hAnsi="Arial" w:cs="Arial"/>
                <w:color w:val="000000"/>
                <w:sz w:val="18"/>
                <w:lang w:val="en-US"/>
              </w:rPr>
              <w:t xml:space="preserve">, </w:t>
            </w:r>
            <w:r w:rsidR="005D7108">
              <w:rPr>
                <w:rFonts w:ascii="Arial" w:hAnsi="Arial" w:cs="Arial"/>
                <w:color w:val="000000"/>
                <w:sz w:val="18"/>
                <w:lang w:val="en-US"/>
              </w:rPr>
              <w:t xml:space="preserve">S&amp;P </w:t>
            </w:r>
            <w:r w:rsidR="00B41A77" w:rsidRPr="00D23554">
              <w:rPr>
                <w:rFonts w:ascii="Arial" w:hAnsi="Arial" w:cs="Arial"/>
                <w:color w:val="000000"/>
                <w:sz w:val="18"/>
                <w:lang w:val="en-US"/>
              </w:rPr>
              <w:t>Capital IQ</w:t>
            </w:r>
            <w:r w:rsidR="005D7108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 xml:space="preserve">, </w:t>
            </w:r>
            <w:r w:rsidR="005D7108" w:rsidRPr="00496064">
              <w:rPr>
                <w:rFonts w:ascii="Arial" w:hAnsi="Arial" w:cs="Arial"/>
                <w:color w:val="000000"/>
                <w:sz w:val="18"/>
                <w:lang w:val="en-US"/>
                <w:rPrChange w:id="2" w:author="David Döbele" w:date="2026-05-13T23:28:00Z" w16du:dateUtc="2026-05-13T21:28:00Z">
                  <w:rPr>
                    <w:rFonts w:ascii="Arial" w:hAnsi="Arial" w:cs="Arial"/>
                    <w:i/>
                    <w:iCs/>
                    <w:color w:val="000000"/>
                    <w:sz w:val="18"/>
                    <w:lang w:val="en-US"/>
                  </w:rPr>
                </w:rPrChange>
              </w:rPr>
              <w:t>MergerMarket</w:t>
            </w:r>
          </w:p>
        </w:tc>
      </w:tr>
      <w:tr w:rsidR="00261A8C" w:rsidRPr="00DE096F" w14:paraId="70CB01B0" w14:textId="77777777" w:rsidTr="00261A8C">
        <w:trPr>
          <w:trHeight w:val="281"/>
        </w:trPr>
        <w:tc>
          <w:tcPr>
            <w:tcW w:w="2258" w:type="dxa"/>
            <w:vAlign w:val="bottom"/>
          </w:tcPr>
          <w:p w14:paraId="04F58216" w14:textId="6D413C27" w:rsidR="005F6AEE" w:rsidRPr="00DE096F" w:rsidRDefault="005F6AEE" w:rsidP="005F6AEE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Interessen: </w:t>
            </w:r>
          </w:p>
        </w:tc>
        <w:tc>
          <w:tcPr>
            <w:tcW w:w="8516" w:type="dxa"/>
            <w:gridSpan w:val="7"/>
            <w:vAlign w:val="bottom"/>
          </w:tcPr>
          <w:p w14:paraId="598C2742" w14:textId="1B8B0BE2" w:rsidR="005F6AEE" w:rsidRPr="00DE096F" w:rsidRDefault="005F6AEE" w:rsidP="005F6AEE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Handball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(Teilnahme an diversen internationalen Turnieren)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und Kickboxen</w:t>
            </w:r>
          </w:p>
        </w:tc>
      </w:tr>
      <w:tr w:rsidR="00261A8C" w:rsidRPr="00DE096F" w14:paraId="071AB173" w14:textId="77777777" w:rsidTr="00D23554">
        <w:trPr>
          <w:trHeight w:val="794"/>
        </w:trPr>
        <w:tc>
          <w:tcPr>
            <w:tcW w:w="2258" w:type="dxa"/>
            <w:vAlign w:val="bottom"/>
          </w:tcPr>
          <w:p w14:paraId="406B03AC" w14:textId="6CBB3E04" w:rsidR="005F6AEE" w:rsidRPr="00DE096F" w:rsidRDefault="005F6AEE" w:rsidP="005F6AE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Wuppertal</w:t>
            </w:r>
            <w:r w:rsidRPr="00DE096F">
              <w:rPr>
                <w:rFonts w:ascii="Arial" w:hAnsi="Arial" w:cs="Arial"/>
                <w:sz w:val="18"/>
              </w:rPr>
              <w:t xml:space="preserve">, </w:t>
            </w:r>
            <w:r>
              <w:rPr>
                <w:rFonts w:ascii="Arial" w:hAnsi="Arial" w:cs="Arial"/>
                <w:sz w:val="18"/>
              </w:rPr>
              <w:t>25</w:t>
            </w:r>
            <w:r w:rsidRPr="00DE096F"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t>02</w:t>
            </w:r>
            <w:r w:rsidRPr="00DE096F">
              <w:rPr>
                <w:rFonts w:ascii="Arial" w:hAnsi="Arial" w:cs="Arial"/>
                <w:sz w:val="18"/>
              </w:rPr>
              <w:t>.20</w:t>
            </w:r>
            <w:r>
              <w:rPr>
                <w:rFonts w:ascii="Arial" w:hAnsi="Arial" w:cs="Arial"/>
                <w:sz w:val="18"/>
              </w:rPr>
              <w:t>26</w:t>
            </w:r>
          </w:p>
        </w:tc>
        <w:tc>
          <w:tcPr>
            <w:tcW w:w="8516" w:type="dxa"/>
            <w:gridSpan w:val="7"/>
            <w:vAlign w:val="bottom"/>
          </w:tcPr>
          <w:p w14:paraId="6478BDEA" w14:textId="77777777" w:rsidR="005F6AEE" w:rsidRPr="00DE096F" w:rsidRDefault="005F6AEE" w:rsidP="005F6AEE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8160871" w14:textId="77777777" w:rsidR="0082384E" w:rsidRPr="00DE096F" w:rsidRDefault="0082384E" w:rsidP="008D3694">
      <w:pPr>
        <w:spacing w:line="240" w:lineRule="auto"/>
        <w:rPr>
          <w:rFonts w:ascii="Arial" w:hAnsi="Arial" w:cs="Arial"/>
          <w:sz w:val="18"/>
        </w:rPr>
      </w:pPr>
    </w:p>
    <w:sectPr w:rsidR="0082384E" w:rsidRPr="00DE096F" w:rsidSect="00D23554">
      <w:footerReference w:type="even" r:id="rId8"/>
      <w:pgSz w:w="11906" w:h="16838"/>
      <w:pgMar w:top="454" w:right="1412" w:bottom="346" w:left="141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F1127" w14:textId="77777777" w:rsidR="009A4F4D" w:rsidRDefault="009A4F4D" w:rsidP="00BE053D">
      <w:pPr>
        <w:spacing w:after="0" w:line="240" w:lineRule="auto"/>
      </w:pPr>
      <w:r>
        <w:separator/>
      </w:r>
    </w:p>
  </w:endnote>
  <w:endnote w:type="continuationSeparator" w:id="0">
    <w:p w14:paraId="4A73F8E1" w14:textId="77777777" w:rsidR="009A4F4D" w:rsidRDefault="009A4F4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C6693" w14:textId="77777777" w:rsidR="009A4F4D" w:rsidRDefault="009A4F4D" w:rsidP="00BE053D">
      <w:pPr>
        <w:spacing w:after="0" w:line="240" w:lineRule="auto"/>
      </w:pPr>
      <w:r>
        <w:separator/>
      </w:r>
    </w:p>
  </w:footnote>
  <w:footnote w:type="continuationSeparator" w:id="0">
    <w:p w14:paraId="58E29102" w14:textId="77777777" w:rsidR="009A4F4D" w:rsidRDefault="009A4F4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42305B"/>
    <w:multiLevelType w:val="hybridMultilevel"/>
    <w:tmpl w:val="952C4A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494575"/>
    <w:multiLevelType w:val="hybridMultilevel"/>
    <w:tmpl w:val="C420A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C47C0C"/>
    <w:multiLevelType w:val="hybridMultilevel"/>
    <w:tmpl w:val="6388DC2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77131079">
    <w:abstractNumId w:val="15"/>
  </w:num>
  <w:num w:numId="2" w16cid:durableId="377361294">
    <w:abstractNumId w:val="18"/>
  </w:num>
  <w:num w:numId="3" w16cid:durableId="336345113">
    <w:abstractNumId w:val="21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4"/>
  </w:num>
  <w:num w:numId="8" w16cid:durableId="1075594514">
    <w:abstractNumId w:val="24"/>
  </w:num>
  <w:num w:numId="9" w16cid:durableId="898982785">
    <w:abstractNumId w:val="13"/>
  </w:num>
  <w:num w:numId="10" w16cid:durableId="185335975">
    <w:abstractNumId w:val="25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9"/>
  </w:num>
  <w:num w:numId="14" w16cid:durableId="1121849525">
    <w:abstractNumId w:val="10"/>
  </w:num>
  <w:num w:numId="15" w16cid:durableId="1503474673">
    <w:abstractNumId w:val="23"/>
  </w:num>
  <w:num w:numId="16" w16cid:durableId="19404558">
    <w:abstractNumId w:val="4"/>
  </w:num>
  <w:num w:numId="17" w16cid:durableId="214433808">
    <w:abstractNumId w:val="17"/>
  </w:num>
  <w:num w:numId="18" w16cid:durableId="1430194805">
    <w:abstractNumId w:val="3"/>
  </w:num>
  <w:num w:numId="19" w16cid:durableId="1216696515">
    <w:abstractNumId w:val="19"/>
  </w:num>
  <w:num w:numId="20" w16cid:durableId="478157362">
    <w:abstractNumId w:val="11"/>
  </w:num>
  <w:num w:numId="21" w16cid:durableId="100032957">
    <w:abstractNumId w:val="12"/>
  </w:num>
  <w:num w:numId="22" w16cid:durableId="594166681">
    <w:abstractNumId w:val="16"/>
  </w:num>
  <w:num w:numId="23" w16cid:durableId="1852791210">
    <w:abstractNumId w:val="7"/>
  </w:num>
  <w:num w:numId="24" w16cid:durableId="1732848252">
    <w:abstractNumId w:val="22"/>
  </w:num>
  <w:num w:numId="25" w16cid:durableId="1846555408">
    <w:abstractNumId w:val="8"/>
  </w:num>
  <w:num w:numId="26" w16cid:durableId="1466846751">
    <w:abstractNumId w:val="21"/>
  </w:num>
  <w:num w:numId="27" w16cid:durableId="179661920">
    <w:abstractNumId w:val="26"/>
  </w:num>
  <w:num w:numId="28" w16cid:durableId="1584874555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458"/>
    <w:rsid w:val="00024633"/>
    <w:rsid w:val="00036807"/>
    <w:rsid w:val="000428F0"/>
    <w:rsid w:val="00046E78"/>
    <w:rsid w:val="00061D33"/>
    <w:rsid w:val="00064643"/>
    <w:rsid w:val="00072F00"/>
    <w:rsid w:val="00081514"/>
    <w:rsid w:val="00087747"/>
    <w:rsid w:val="00092A2C"/>
    <w:rsid w:val="0009633C"/>
    <w:rsid w:val="000A1FDA"/>
    <w:rsid w:val="000A37C5"/>
    <w:rsid w:val="000B63E2"/>
    <w:rsid w:val="000B6548"/>
    <w:rsid w:val="000D671A"/>
    <w:rsid w:val="000E7B8D"/>
    <w:rsid w:val="0010174D"/>
    <w:rsid w:val="00103509"/>
    <w:rsid w:val="00103EC5"/>
    <w:rsid w:val="00116C6E"/>
    <w:rsid w:val="00123F81"/>
    <w:rsid w:val="00125CA6"/>
    <w:rsid w:val="001305BA"/>
    <w:rsid w:val="0013576D"/>
    <w:rsid w:val="00135EA7"/>
    <w:rsid w:val="00156FC9"/>
    <w:rsid w:val="00162A5A"/>
    <w:rsid w:val="00172867"/>
    <w:rsid w:val="00175B6D"/>
    <w:rsid w:val="001901ED"/>
    <w:rsid w:val="0019483A"/>
    <w:rsid w:val="001A46BF"/>
    <w:rsid w:val="001A481B"/>
    <w:rsid w:val="001A665B"/>
    <w:rsid w:val="001B0186"/>
    <w:rsid w:val="001B42BF"/>
    <w:rsid w:val="001B62CA"/>
    <w:rsid w:val="001D25E1"/>
    <w:rsid w:val="001D4DCD"/>
    <w:rsid w:val="001D5BF4"/>
    <w:rsid w:val="001E4CF7"/>
    <w:rsid w:val="001F4175"/>
    <w:rsid w:val="001F7098"/>
    <w:rsid w:val="00211BBC"/>
    <w:rsid w:val="00223A4D"/>
    <w:rsid w:val="0023054D"/>
    <w:rsid w:val="00232CB5"/>
    <w:rsid w:val="00234A7E"/>
    <w:rsid w:val="0024348F"/>
    <w:rsid w:val="0024373D"/>
    <w:rsid w:val="002508C2"/>
    <w:rsid w:val="002512B1"/>
    <w:rsid w:val="0025266C"/>
    <w:rsid w:val="00261A8C"/>
    <w:rsid w:val="00261D8E"/>
    <w:rsid w:val="00267252"/>
    <w:rsid w:val="00282DB0"/>
    <w:rsid w:val="002B2091"/>
    <w:rsid w:val="002C6972"/>
    <w:rsid w:val="002D2B32"/>
    <w:rsid w:val="002D4516"/>
    <w:rsid w:val="002F46AD"/>
    <w:rsid w:val="002F5259"/>
    <w:rsid w:val="00302BFD"/>
    <w:rsid w:val="003101F0"/>
    <w:rsid w:val="00314B7A"/>
    <w:rsid w:val="00324BC5"/>
    <w:rsid w:val="00340BAB"/>
    <w:rsid w:val="003418E0"/>
    <w:rsid w:val="00346E1D"/>
    <w:rsid w:val="00347F8D"/>
    <w:rsid w:val="00372F7B"/>
    <w:rsid w:val="003733E5"/>
    <w:rsid w:val="00381AB7"/>
    <w:rsid w:val="00386D79"/>
    <w:rsid w:val="00390EA6"/>
    <w:rsid w:val="00395FA3"/>
    <w:rsid w:val="003D52E2"/>
    <w:rsid w:val="003E27C3"/>
    <w:rsid w:val="003F1D2B"/>
    <w:rsid w:val="003F3E3F"/>
    <w:rsid w:val="00401115"/>
    <w:rsid w:val="004067B8"/>
    <w:rsid w:val="004154BE"/>
    <w:rsid w:val="00416C9F"/>
    <w:rsid w:val="0042013D"/>
    <w:rsid w:val="00422F83"/>
    <w:rsid w:val="00426D7E"/>
    <w:rsid w:val="004319D4"/>
    <w:rsid w:val="0043430C"/>
    <w:rsid w:val="00435E6D"/>
    <w:rsid w:val="00437925"/>
    <w:rsid w:val="0044058A"/>
    <w:rsid w:val="00443668"/>
    <w:rsid w:val="00456B0D"/>
    <w:rsid w:val="00464AA1"/>
    <w:rsid w:val="00476AF8"/>
    <w:rsid w:val="00484FD7"/>
    <w:rsid w:val="004929FB"/>
    <w:rsid w:val="00496064"/>
    <w:rsid w:val="004A54BA"/>
    <w:rsid w:val="004B6A5E"/>
    <w:rsid w:val="004D1D55"/>
    <w:rsid w:val="004D72DE"/>
    <w:rsid w:val="00507EA7"/>
    <w:rsid w:val="00515350"/>
    <w:rsid w:val="00526089"/>
    <w:rsid w:val="00527A28"/>
    <w:rsid w:val="00527DCA"/>
    <w:rsid w:val="005716D4"/>
    <w:rsid w:val="00571B60"/>
    <w:rsid w:val="00585A4D"/>
    <w:rsid w:val="005B65E1"/>
    <w:rsid w:val="005D6329"/>
    <w:rsid w:val="005D7108"/>
    <w:rsid w:val="005E57F6"/>
    <w:rsid w:val="005F1432"/>
    <w:rsid w:val="005F1C36"/>
    <w:rsid w:val="005F6AEE"/>
    <w:rsid w:val="006058D8"/>
    <w:rsid w:val="00610200"/>
    <w:rsid w:val="00614D19"/>
    <w:rsid w:val="00621F15"/>
    <w:rsid w:val="00623699"/>
    <w:rsid w:val="00632D5A"/>
    <w:rsid w:val="00635515"/>
    <w:rsid w:val="00636F69"/>
    <w:rsid w:val="006546FD"/>
    <w:rsid w:val="00665BF3"/>
    <w:rsid w:val="006732D6"/>
    <w:rsid w:val="00685132"/>
    <w:rsid w:val="00693E09"/>
    <w:rsid w:val="00694CD7"/>
    <w:rsid w:val="006A1519"/>
    <w:rsid w:val="006A2DE9"/>
    <w:rsid w:val="006A7230"/>
    <w:rsid w:val="006B4E32"/>
    <w:rsid w:val="006B72C7"/>
    <w:rsid w:val="006B7F78"/>
    <w:rsid w:val="006C2252"/>
    <w:rsid w:val="006C6DF8"/>
    <w:rsid w:val="006D7F7F"/>
    <w:rsid w:val="006E2C9C"/>
    <w:rsid w:val="006E40EF"/>
    <w:rsid w:val="006F0039"/>
    <w:rsid w:val="00701F41"/>
    <w:rsid w:val="00703D47"/>
    <w:rsid w:val="00711CEF"/>
    <w:rsid w:val="00720320"/>
    <w:rsid w:val="00723643"/>
    <w:rsid w:val="00725D3C"/>
    <w:rsid w:val="00733DA1"/>
    <w:rsid w:val="00737822"/>
    <w:rsid w:val="0073799E"/>
    <w:rsid w:val="0074111D"/>
    <w:rsid w:val="0074341C"/>
    <w:rsid w:val="00753D4A"/>
    <w:rsid w:val="00756912"/>
    <w:rsid w:val="00761609"/>
    <w:rsid w:val="00762D5A"/>
    <w:rsid w:val="00763DCE"/>
    <w:rsid w:val="00776C46"/>
    <w:rsid w:val="0078260B"/>
    <w:rsid w:val="007838D1"/>
    <w:rsid w:val="00785254"/>
    <w:rsid w:val="00785853"/>
    <w:rsid w:val="00791E54"/>
    <w:rsid w:val="00794E83"/>
    <w:rsid w:val="007966F0"/>
    <w:rsid w:val="00797BFC"/>
    <w:rsid w:val="007A720F"/>
    <w:rsid w:val="007B67DA"/>
    <w:rsid w:val="007C6A3C"/>
    <w:rsid w:val="007D4BEE"/>
    <w:rsid w:val="007D5BE9"/>
    <w:rsid w:val="007F1590"/>
    <w:rsid w:val="007F4F3F"/>
    <w:rsid w:val="008050E4"/>
    <w:rsid w:val="00810911"/>
    <w:rsid w:val="0082257D"/>
    <w:rsid w:val="0082384E"/>
    <w:rsid w:val="00830E13"/>
    <w:rsid w:val="00853438"/>
    <w:rsid w:val="0086318D"/>
    <w:rsid w:val="00866846"/>
    <w:rsid w:val="00870D52"/>
    <w:rsid w:val="008728D5"/>
    <w:rsid w:val="00875DA9"/>
    <w:rsid w:val="008851BE"/>
    <w:rsid w:val="00895E38"/>
    <w:rsid w:val="008A782B"/>
    <w:rsid w:val="008B0FC0"/>
    <w:rsid w:val="008C429A"/>
    <w:rsid w:val="008D3694"/>
    <w:rsid w:val="008E1F3D"/>
    <w:rsid w:val="008F7859"/>
    <w:rsid w:val="009053D7"/>
    <w:rsid w:val="0091331D"/>
    <w:rsid w:val="00926F46"/>
    <w:rsid w:val="0093223C"/>
    <w:rsid w:val="00941A87"/>
    <w:rsid w:val="009458E7"/>
    <w:rsid w:val="0095000B"/>
    <w:rsid w:val="009501C2"/>
    <w:rsid w:val="00950CCB"/>
    <w:rsid w:val="009668B9"/>
    <w:rsid w:val="00967E10"/>
    <w:rsid w:val="00976577"/>
    <w:rsid w:val="00996356"/>
    <w:rsid w:val="00997D9A"/>
    <w:rsid w:val="009A164F"/>
    <w:rsid w:val="009A4F4D"/>
    <w:rsid w:val="009B5507"/>
    <w:rsid w:val="009B5D01"/>
    <w:rsid w:val="009D7C49"/>
    <w:rsid w:val="009E7297"/>
    <w:rsid w:val="00A0257D"/>
    <w:rsid w:val="00A036FE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4BD3"/>
    <w:rsid w:val="00AD28F8"/>
    <w:rsid w:val="00AF1877"/>
    <w:rsid w:val="00B0230B"/>
    <w:rsid w:val="00B17D95"/>
    <w:rsid w:val="00B23509"/>
    <w:rsid w:val="00B359DB"/>
    <w:rsid w:val="00B3632B"/>
    <w:rsid w:val="00B409D8"/>
    <w:rsid w:val="00B41A77"/>
    <w:rsid w:val="00B45404"/>
    <w:rsid w:val="00B51731"/>
    <w:rsid w:val="00B5178D"/>
    <w:rsid w:val="00B67F1F"/>
    <w:rsid w:val="00B701D7"/>
    <w:rsid w:val="00B7544A"/>
    <w:rsid w:val="00B75CB9"/>
    <w:rsid w:val="00B90595"/>
    <w:rsid w:val="00BA215A"/>
    <w:rsid w:val="00BB0A46"/>
    <w:rsid w:val="00BB5F09"/>
    <w:rsid w:val="00BC0D9F"/>
    <w:rsid w:val="00BE053D"/>
    <w:rsid w:val="00BE26CA"/>
    <w:rsid w:val="00BF1A7A"/>
    <w:rsid w:val="00BF1FA3"/>
    <w:rsid w:val="00C00974"/>
    <w:rsid w:val="00C018E4"/>
    <w:rsid w:val="00C066FA"/>
    <w:rsid w:val="00C12404"/>
    <w:rsid w:val="00C25387"/>
    <w:rsid w:val="00C27D87"/>
    <w:rsid w:val="00C33E65"/>
    <w:rsid w:val="00C41AB0"/>
    <w:rsid w:val="00C43702"/>
    <w:rsid w:val="00C4732A"/>
    <w:rsid w:val="00C54BE3"/>
    <w:rsid w:val="00C57F80"/>
    <w:rsid w:val="00C612AC"/>
    <w:rsid w:val="00C75D77"/>
    <w:rsid w:val="00C768ED"/>
    <w:rsid w:val="00C82A8F"/>
    <w:rsid w:val="00C85DC1"/>
    <w:rsid w:val="00C916C2"/>
    <w:rsid w:val="00CA6EE6"/>
    <w:rsid w:val="00CB15E0"/>
    <w:rsid w:val="00CB7D52"/>
    <w:rsid w:val="00CC7F56"/>
    <w:rsid w:val="00CD1B12"/>
    <w:rsid w:val="00CD55DC"/>
    <w:rsid w:val="00CE1BBC"/>
    <w:rsid w:val="00CE2595"/>
    <w:rsid w:val="00CE28CC"/>
    <w:rsid w:val="00CE72FC"/>
    <w:rsid w:val="00CF31EE"/>
    <w:rsid w:val="00D148FA"/>
    <w:rsid w:val="00D1492F"/>
    <w:rsid w:val="00D17B69"/>
    <w:rsid w:val="00D23554"/>
    <w:rsid w:val="00D24FCE"/>
    <w:rsid w:val="00D26E3D"/>
    <w:rsid w:val="00D3003C"/>
    <w:rsid w:val="00D331F4"/>
    <w:rsid w:val="00D35478"/>
    <w:rsid w:val="00D35FC1"/>
    <w:rsid w:val="00D470E4"/>
    <w:rsid w:val="00D52142"/>
    <w:rsid w:val="00D5280E"/>
    <w:rsid w:val="00D61F14"/>
    <w:rsid w:val="00D66839"/>
    <w:rsid w:val="00D80D6B"/>
    <w:rsid w:val="00D81D86"/>
    <w:rsid w:val="00D90950"/>
    <w:rsid w:val="00DA69DF"/>
    <w:rsid w:val="00DB33F8"/>
    <w:rsid w:val="00DC1059"/>
    <w:rsid w:val="00DC16C4"/>
    <w:rsid w:val="00DD06F2"/>
    <w:rsid w:val="00DD38E2"/>
    <w:rsid w:val="00DE096F"/>
    <w:rsid w:val="00DF49F3"/>
    <w:rsid w:val="00E00C0E"/>
    <w:rsid w:val="00E13110"/>
    <w:rsid w:val="00E2170D"/>
    <w:rsid w:val="00E24DF1"/>
    <w:rsid w:val="00E431ED"/>
    <w:rsid w:val="00E5545F"/>
    <w:rsid w:val="00E64FF5"/>
    <w:rsid w:val="00E67D74"/>
    <w:rsid w:val="00E743E0"/>
    <w:rsid w:val="00E907EC"/>
    <w:rsid w:val="00EA5421"/>
    <w:rsid w:val="00EB0459"/>
    <w:rsid w:val="00EB34FC"/>
    <w:rsid w:val="00EB5816"/>
    <w:rsid w:val="00ED0EA9"/>
    <w:rsid w:val="00EE2E90"/>
    <w:rsid w:val="00EF0DDA"/>
    <w:rsid w:val="00EF77DF"/>
    <w:rsid w:val="00F10E96"/>
    <w:rsid w:val="00F11BEF"/>
    <w:rsid w:val="00F258E7"/>
    <w:rsid w:val="00F31B84"/>
    <w:rsid w:val="00F631EC"/>
    <w:rsid w:val="00F64C22"/>
    <w:rsid w:val="00F64FA7"/>
    <w:rsid w:val="00F74D19"/>
    <w:rsid w:val="00F76089"/>
    <w:rsid w:val="00F80053"/>
    <w:rsid w:val="00FA02C7"/>
    <w:rsid w:val="00FA36F6"/>
    <w:rsid w:val="00FA4186"/>
    <w:rsid w:val="00FC0531"/>
    <w:rsid w:val="00FC093B"/>
    <w:rsid w:val="00FC0CE8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5173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5173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5173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5173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5173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517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618</Words>
  <Characters>3895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cp:lastPrinted>2026-02-20T16:20:00Z</cp:lastPrinted>
  <dcterms:created xsi:type="dcterms:W3CDTF">2026-05-13T15:29:00Z</dcterms:created>
  <dcterms:modified xsi:type="dcterms:W3CDTF">2026-05-13T21:32:00Z</dcterms:modified>
</cp:coreProperties>
</file>