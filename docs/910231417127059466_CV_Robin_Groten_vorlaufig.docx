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685"/>
        <w:gridCol w:w="142"/>
        <w:gridCol w:w="142"/>
        <w:gridCol w:w="567"/>
        <w:gridCol w:w="142"/>
        <w:gridCol w:w="141"/>
        <w:gridCol w:w="567"/>
        <w:gridCol w:w="1696"/>
        <w:tblGridChange w:id="0">
          <w:tblGrid>
            <w:gridCol w:w="1985"/>
            <w:gridCol w:w="2548"/>
            <w:gridCol w:w="1137"/>
            <w:gridCol w:w="142"/>
            <w:gridCol w:w="142"/>
            <w:gridCol w:w="567"/>
            <w:gridCol w:w="142"/>
            <w:gridCol w:w="708"/>
            <w:gridCol w:w="1696"/>
          </w:tblGrid>
        </w:tblGridChange>
      </w:tblGrid>
      <w:tr w:rsidR="002508C2" w:rsidRPr="00182186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7F4116C6" w:rsidR="002508C2" w:rsidRPr="00182186" w:rsidRDefault="00526E80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82186">
              <w:rPr>
                <w:rFonts w:ascii="Georgia" w:hAnsi="Georgia"/>
                <w:b/>
                <w:smallCaps/>
                <w:sz w:val="48"/>
                <w:szCs w:val="32"/>
              </w:rPr>
              <w:t>Robin</w:t>
            </w:r>
            <w:r w:rsidR="00A26D0D" w:rsidRPr="00182186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182186">
              <w:rPr>
                <w:rFonts w:ascii="Georgia" w:hAnsi="Georgia"/>
                <w:b/>
                <w:smallCaps/>
                <w:sz w:val="48"/>
                <w:szCs w:val="32"/>
              </w:rPr>
              <w:t>Groten</w:t>
            </w:r>
            <w:r w:rsidR="008050E4" w:rsidRPr="00182186">
              <w:rPr>
                <w:rFonts w:ascii="Georgia" w:hAnsi="Georgia"/>
                <w:sz w:val="44"/>
                <w:szCs w:val="64"/>
              </w:rPr>
              <w:br/>
            </w:r>
            <w:r w:rsidRPr="00182186">
              <w:rPr>
                <w:rFonts w:ascii="Georgia" w:hAnsi="Georgia"/>
                <w:sz w:val="20"/>
              </w:rPr>
              <w:t>Dorstener Str.</w:t>
            </w:r>
            <w:r w:rsidR="00853438" w:rsidRPr="00182186">
              <w:rPr>
                <w:rFonts w:ascii="Georgia" w:hAnsi="Georgia"/>
                <w:sz w:val="20"/>
              </w:rPr>
              <w:t xml:space="preserve"> </w:t>
            </w:r>
            <w:r w:rsidRPr="00182186">
              <w:rPr>
                <w:rFonts w:ascii="Georgia" w:hAnsi="Georgia"/>
                <w:sz w:val="20"/>
              </w:rPr>
              <w:t>144</w:t>
            </w:r>
            <w:r w:rsidR="00853438" w:rsidRPr="00182186">
              <w:rPr>
                <w:rFonts w:ascii="Georgia" w:hAnsi="Georgia"/>
                <w:sz w:val="20"/>
              </w:rPr>
              <w:t xml:space="preserve">, </w:t>
            </w:r>
            <w:r w:rsidRPr="00182186">
              <w:rPr>
                <w:rFonts w:ascii="Georgia" w:hAnsi="Georgia"/>
                <w:sz w:val="20"/>
              </w:rPr>
              <w:t>44625</w:t>
            </w:r>
            <w:r w:rsidR="0091331D" w:rsidRPr="00182186">
              <w:rPr>
                <w:rFonts w:ascii="Georgia" w:hAnsi="Georgia"/>
                <w:sz w:val="20"/>
              </w:rPr>
              <w:t xml:space="preserve"> </w:t>
            </w:r>
            <w:r w:rsidRPr="00182186">
              <w:rPr>
                <w:rFonts w:ascii="Georgia" w:hAnsi="Georgia"/>
                <w:sz w:val="20"/>
              </w:rPr>
              <w:t>Herne</w:t>
            </w:r>
          </w:p>
          <w:p w14:paraId="722A5AF6" w14:textId="4E8FE71A" w:rsidR="008050E4" w:rsidRPr="00182186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182186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1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76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34253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16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2</w:t>
            </w:r>
            <w:r w:rsidR="00AB016A" w:rsidRPr="00182186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18218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robin.groten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>@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gmx</w:t>
            </w:r>
            <w:r w:rsidRPr="00182186">
              <w:rPr>
                <w:rFonts w:ascii="Georgia" w:hAnsi="Georgia" w:cs="Georgia"/>
                <w:color w:val="000000"/>
                <w:sz w:val="20"/>
              </w:rPr>
              <w:t xml:space="preserve">.de </w:t>
            </w:r>
            <w:r w:rsidR="008050E4" w:rsidRPr="00182186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18</w:t>
            </w:r>
            <w:r w:rsidR="00BA215A" w:rsidRPr="00182186">
              <w:rPr>
                <w:rFonts w:ascii="Georgia" w:hAnsi="Georgia" w:cs="Georgia"/>
                <w:color w:val="000000"/>
                <w:sz w:val="20"/>
              </w:rPr>
              <w:t>.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10</w:t>
            </w:r>
            <w:r w:rsidR="00BA215A" w:rsidRPr="00182186">
              <w:rPr>
                <w:rFonts w:ascii="Georgia" w:hAnsi="Georgia" w:cs="Georgia"/>
                <w:color w:val="000000"/>
                <w:sz w:val="20"/>
              </w:rPr>
              <w:t>.</w:t>
            </w:r>
            <w:r w:rsidR="0091331D" w:rsidRPr="00182186">
              <w:rPr>
                <w:rFonts w:ascii="Georgia" w:hAnsi="Georgia" w:cs="Georgia"/>
                <w:color w:val="000000"/>
                <w:sz w:val="20"/>
              </w:rPr>
              <w:t>1998</w:t>
            </w:r>
            <w:r w:rsidR="00853438" w:rsidRPr="00182186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526E80" w:rsidRPr="00182186">
              <w:rPr>
                <w:rFonts w:ascii="Georgia" w:hAnsi="Georgia" w:cs="Georgia"/>
                <w:color w:val="000000"/>
                <w:sz w:val="20"/>
              </w:rPr>
              <w:t>Herne</w:t>
            </w:r>
          </w:p>
        </w:tc>
      </w:tr>
      <w:tr w:rsidR="002508C2" w:rsidRPr="00182186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182186" w:rsidRDefault="006E2C9C" w:rsidP="00182186">
            <w:pPr>
              <w:jc w:val="center"/>
              <w:rPr>
                <w:rFonts w:ascii="Georgia" w:hAnsi="Georgia"/>
                <w:sz w:val="28"/>
              </w:rPr>
            </w:pPr>
            <w:r w:rsidRPr="00182186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182186" w14:paraId="7D1DEBF7" w14:textId="77777777" w:rsidTr="00526E80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E9C7006" w:rsidR="00D1492F" w:rsidRPr="00182186" w:rsidRDefault="00526E80" w:rsidP="0018218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Hochschule Ruhr West</w:t>
            </w:r>
          </w:p>
        </w:tc>
        <w:tc>
          <w:tcPr>
            <w:tcW w:w="2404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274988D6" w:rsidR="00D1492F" w:rsidRPr="00182186" w:rsidRDefault="00526E80" w:rsidP="0018218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Mülheim an der Ruhr</w:t>
            </w:r>
          </w:p>
        </w:tc>
      </w:tr>
      <w:tr w:rsidR="00D1492F" w:rsidRPr="00182186" w14:paraId="61E5D482" w14:textId="77777777" w:rsidTr="008D40A0">
        <w:trPr>
          <w:trHeight w:val="20"/>
        </w:trPr>
        <w:tc>
          <w:tcPr>
            <w:tcW w:w="5812" w:type="dxa"/>
            <w:gridSpan w:val="3"/>
          </w:tcPr>
          <w:p w14:paraId="11CB9A0F" w14:textId="2FF11E86" w:rsidR="00D1492F" w:rsidRPr="00182186" w:rsidRDefault="00D1492F" w:rsidP="00182186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B.Sc. in</w:t>
            </w:r>
            <w:r w:rsidR="00526E80" w:rsidRPr="00182186">
              <w:rPr>
                <w:rFonts w:ascii="Georgia" w:hAnsi="Georgia"/>
                <w:sz w:val="18"/>
              </w:rPr>
              <w:t xml:space="preserve"> Maschinenbau</w:t>
            </w:r>
            <w:r w:rsidR="00B17D95" w:rsidRPr="00182186">
              <w:rPr>
                <w:rFonts w:ascii="Georgia" w:hAnsi="Georgia"/>
                <w:sz w:val="18"/>
              </w:rPr>
              <w:t xml:space="preserve"> </w:t>
            </w:r>
            <w:r w:rsidR="00AC3D46" w:rsidRPr="00182186">
              <w:rPr>
                <w:rFonts w:ascii="Georgia" w:hAnsi="Georgia"/>
                <w:sz w:val="18"/>
              </w:rPr>
              <w:t xml:space="preserve">(dual) </w:t>
            </w:r>
            <w:r w:rsidR="00B17D95" w:rsidRPr="00182186">
              <w:rPr>
                <w:rFonts w:ascii="Georgia" w:hAnsi="Georgia"/>
                <w:sz w:val="18"/>
              </w:rPr>
              <w:t>(</w:t>
            </w:r>
            <w:r w:rsidR="00426D7E" w:rsidRPr="00182186">
              <w:rPr>
                <w:rFonts w:ascii="Georgia" w:hAnsi="Georgia"/>
                <w:sz w:val="18"/>
              </w:rPr>
              <w:t xml:space="preserve">aktueller </w:t>
            </w:r>
            <w:r w:rsidR="00B17D95" w:rsidRPr="00182186">
              <w:rPr>
                <w:rFonts w:ascii="Georgia" w:hAnsi="Georgia"/>
                <w:sz w:val="18"/>
              </w:rPr>
              <w:t>Schnitt: 1,</w:t>
            </w:r>
            <w:r w:rsidR="00526E80" w:rsidRPr="00182186">
              <w:rPr>
                <w:rFonts w:ascii="Georgia" w:hAnsi="Georgia"/>
                <w:sz w:val="18"/>
              </w:rPr>
              <w:t>4</w:t>
            </w:r>
            <w:r w:rsidR="00DE5BB8" w:rsidRPr="00182186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3255" w:type="dxa"/>
            <w:gridSpan w:val="6"/>
            <w:vAlign w:val="bottom"/>
          </w:tcPr>
          <w:p w14:paraId="419A9228" w14:textId="5C2A0E8C" w:rsidR="00D1492F" w:rsidRPr="00182186" w:rsidRDefault="00D1492F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09/201</w:t>
            </w:r>
            <w:r w:rsidR="0091331D" w:rsidRPr="00182186">
              <w:rPr>
                <w:rFonts w:ascii="Georgia" w:hAnsi="Georgia"/>
                <w:sz w:val="18"/>
              </w:rPr>
              <w:t>7</w:t>
            </w:r>
            <w:r w:rsidRPr="00182186">
              <w:rPr>
                <w:rFonts w:ascii="Georgia" w:hAnsi="Georgia"/>
                <w:sz w:val="18"/>
              </w:rPr>
              <w:t xml:space="preserve"> –</w:t>
            </w:r>
            <w:r w:rsidR="00B17D95" w:rsidRPr="00182186">
              <w:rPr>
                <w:rFonts w:ascii="Georgia" w:hAnsi="Georgia"/>
                <w:sz w:val="18"/>
              </w:rPr>
              <w:t xml:space="preserve"> </w:t>
            </w:r>
            <w:r w:rsidR="00D5280E" w:rsidRPr="00182186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182186" w14:paraId="7EABE9F1" w14:textId="77777777" w:rsidTr="00597860">
        <w:trPr>
          <w:trHeight w:val="397"/>
        </w:trPr>
        <w:tc>
          <w:tcPr>
            <w:tcW w:w="9067" w:type="dxa"/>
            <w:gridSpan w:val="9"/>
          </w:tcPr>
          <w:p w14:paraId="674AB7C9" w14:textId="77777777" w:rsidR="00802B08" w:rsidRDefault="00B17D95" w:rsidP="00B776E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Relevante Module: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Mathematik 1 &amp; 2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0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Marketing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1,0),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Wirtschaftsrecht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(Note: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1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9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  <w:r w:rsidR="00D9095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,</w:t>
            </w:r>
            <w:r w:rsidR="00DE5BB8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231880"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>Grundlagen Betriebswirtschaftslehre (Note: 1,0)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</w:p>
          <w:p w14:paraId="7A71E6B0" w14:textId="713B79FF" w:rsidR="004724E1" w:rsidRPr="00B776EA" w:rsidRDefault="004724E1" w:rsidP="00B776E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>Erlangung des Lean Six Sigma Green Belts für das</w:t>
            </w:r>
            <w:r w:rsidR="00276BC6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Entwickeln eines Planspiels im Rahmen des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Modul</w:t>
            </w:r>
            <w:r w:rsidR="00276BC6">
              <w:rPr>
                <w:rFonts w:ascii="Georgia" w:hAnsi="Georgia" w:cs="Georgia"/>
                <w:i/>
                <w:iCs/>
                <w:color w:val="000000"/>
                <w:sz w:val="18"/>
              </w:rPr>
              <w:t>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Projektarbeit 3 (Note 1,0)</w:t>
            </w:r>
          </w:p>
        </w:tc>
      </w:tr>
      <w:tr w:rsidR="00D5280E" w:rsidRPr="00182186" w14:paraId="12FD139A" w14:textId="77777777" w:rsidTr="00D5280E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197BC97D" w:rsidR="006546FD" w:rsidRPr="00182186" w:rsidRDefault="00526E80" w:rsidP="00182186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EF International Language School</w:t>
            </w:r>
            <w:r w:rsidR="00D5280E"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255" w:type="dxa"/>
            <w:gridSpan w:val="6"/>
            <w:vAlign w:val="bottom"/>
          </w:tcPr>
          <w:p w14:paraId="67B48271" w14:textId="4EDB4F75" w:rsidR="006546FD" w:rsidRPr="00182186" w:rsidRDefault="00526E80" w:rsidP="00182186">
            <w:pPr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New York, USA</w:t>
            </w:r>
          </w:p>
        </w:tc>
      </w:tr>
      <w:tr w:rsidR="00D5280E" w:rsidRPr="00182186" w14:paraId="2BC35A38" w14:textId="77777777" w:rsidTr="00182186">
        <w:tc>
          <w:tcPr>
            <w:tcW w:w="5670" w:type="dxa"/>
            <w:gridSpan w:val="2"/>
          </w:tcPr>
          <w:p w14:paraId="2B55BC21" w14:textId="218FEE7A" w:rsidR="006546FD" w:rsidRPr="00182186" w:rsidRDefault="00526E80" w:rsidP="00182186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de-AT"/>
              </w:rPr>
              <w:t>4</w:t>
            </w:r>
            <w:r w:rsidR="00D5280E" w:rsidRPr="00182186">
              <w:rPr>
                <w:rFonts w:ascii="Georgia" w:hAnsi="Georgia"/>
                <w:sz w:val="18"/>
                <w:lang w:val="de-AT"/>
              </w:rPr>
              <w:t xml:space="preserve"> – wöchiger Englischkurs </w:t>
            </w:r>
          </w:p>
        </w:tc>
        <w:tc>
          <w:tcPr>
            <w:tcW w:w="3397" w:type="dxa"/>
            <w:gridSpan w:val="7"/>
            <w:vAlign w:val="bottom"/>
          </w:tcPr>
          <w:p w14:paraId="61A9021F" w14:textId="191BE2BB" w:rsidR="006546FD" w:rsidRPr="00182186" w:rsidRDefault="006546FD" w:rsidP="00182186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182186">
              <w:rPr>
                <w:rFonts w:ascii="Georgia" w:hAnsi="Georgia"/>
                <w:sz w:val="18"/>
              </w:rPr>
              <w:t>0</w:t>
            </w:r>
            <w:r w:rsidR="00526E80" w:rsidRPr="00182186">
              <w:rPr>
                <w:rFonts w:ascii="Georgia" w:hAnsi="Georgia"/>
                <w:sz w:val="18"/>
              </w:rPr>
              <w:t>9</w:t>
            </w:r>
            <w:r w:rsidRPr="00182186">
              <w:rPr>
                <w:rFonts w:ascii="Georgia" w:hAnsi="Georgia"/>
                <w:sz w:val="18"/>
              </w:rPr>
              <w:t>/20</w:t>
            </w:r>
            <w:r w:rsidR="00526E80" w:rsidRPr="00182186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182186" w14:paraId="1C51E2FF" w14:textId="77777777" w:rsidTr="00D5280E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0516A425" w:rsidR="00665BF3" w:rsidRPr="00182186" w:rsidRDefault="00526E80" w:rsidP="00182186">
            <w:pPr>
              <w:rPr>
                <w:rFonts w:ascii="Georgia" w:hAnsi="Georgia"/>
                <w:sz w:val="18"/>
                <w:lang w:val="en-US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Pestalozzi Gymnasium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0F1ED87E" w:rsidR="00665BF3" w:rsidRPr="00182186" w:rsidRDefault="00526E80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Herne</w:t>
            </w:r>
          </w:p>
        </w:tc>
      </w:tr>
      <w:tr w:rsidR="0091331D" w:rsidRPr="00182186" w14:paraId="312B82BC" w14:textId="77777777" w:rsidTr="00182186">
        <w:tc>
          <w:tcPr>
            <w:tcW w:w="5670" w:type="dxa"/>
            <w:gridSpan w:val="2"/>
          </w:tcPr>
          <w:p w14:paraId="1CEE182B" w14:textId="71C1E8E7" w:rsidR="0091331D" w:rsidRPr="00182186" w:rsidRDefault="0091331D" w:rsidP="00182186">
            <w:pPr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de-AT"/>
              </w:rPr>
              <w:t>Allgemeine Hochschulreife (Note: 1,</w:t>
            </w:r>
            <w:r w:rsidR="00526E80" w:rsidRPr="00182186">
              <w:rPr>
                <w:rFonts w:ascii="Georgia" w:hAnsi="Georgia"/>
                <w:sz w:val="18"/>
                <w:lang w:val="de-AT"/>
              </w:rPr>
              <w:t>7</w:t>
            </w:r>
            <w:r w:rsidRPr="00182186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  <w:vAlign w:val="bottom"/>
          </w:tcPr>
          <w:p w14:paraId="7521EA6E" w14:textId="3CF7C16D" w:rsidR="0091331D" w:rsidRPr="00182186" w:rsidRDefault="0091331D" w:rsidP="00182186">
            <w:pPr>
              <w:jc w:val="right"/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09/2008 – 06/201</w:t>
            </w:r>
            <w:r w:rsidR="00DE5BB8" w:rsidRPr="00182186">
              <w:rPr>
                <w:rFonts w:ascii="Georgia" w:hAnsi="Georgia"/>
                <w:sz w:val="18"/>
              </w:rPr>
              <w:t>7</w:t>
            </w:r>
          </w:p>
        </w:tc>
      </w:tr>
      <w:tr w:rsidR="00D5280E" w:rsidRPr="00182186" w14:paraId="69F47C1D" w14:textId="77777777" w:rsidTr="00D5280E">
        <w:tc>
          <w:tcPr>
            <w:tcW w:w="9067" w:type="dxa"/>
            <w:gridSpan w:val="9"/>
          </w:tcPr>
          <w:p w14:paraId="23575F6C" w14:textId="667734B9" w:rsidR="00D5280E" w:rsidRPr="00182186" w:rsidRDefault="00231880" w:rsidP="0018218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182186">
              <w:rPr>
                <w:rFonts w:ascii="Georgia" w:hAnsi="Georgia"/>
                <w:i/>
                <w:iCs/>
                <w:sz w:val="18"/>
              </w:rPr>
              <w:t>Leistungskurse</w:t>
            </w:r>
            <w:r w:rsidR="0091331D" w:rsidRPr="00182186">
              <w:rPr>
                <w:rFonts w:ascii="Georgia" w:hAnsi="Georgia"/>
                <w:i/>
                <w:iCs/>
                <w:sz w:val="18"/>
              </w:rPr>
              <w:t xml:space="preserve">: Mathematik (13 Punkte), </w:t>
            </w:r>
            <w:r w:rsidRPr="00182186">
              <w:rPr>
                <w:rFonts w:ascii="Georgia" w:hAnsi="Georgia"/>
                <w:i/>
                <w:iCs/>
                <w:sz w:val="18"/>
              </w:rPr>
              <w:t>Geographie</w:t>
            </w:r>
            <w:r w:rsidR="0091331D" w:rsidRPr="00182186">
              <w:rPr>
                <w:rFonts w:ascii="Georgia" w:hAnsi="Georgia"/>
                <w:i/>
                <w:iCs/>
                <w:sz w:val="18"/>
              </w:rPr>
              <w:t xml:space="preserve"> (12 Punkte)</w:t>
            </w:r>
          </w:p>
        </w:tc>
      </w:tr>
      <w:tr w:rsidR="00D5280E" w:rsidRPr="00182186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182186" w:rsidRDefault="006E2C9C" w:rsidP="00182186">
            <w:pPr>
              <w:pStyle w:val="BERSCHRIFT"/>
              <w:jc w:val="center"/>
              <w:rPr>
                <w:sz w:val="28"/>
              </w:rPr>
            </w:pPr>
            <w:r w:rsidRPr="00182186">
              <w:rPr>
                <w:sz w:val="28"/>
              </w:rPr>
              <w:t>Praxiserfahrungen</w:t>
            </w:r>
          </w:p>
        </w:tc>
      </w:tr>
      <w:tr w:rsidR="00D5280E" w:rsidRPr="00182186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0467FE3E" w:rsidR="00665BF3" w:rsidRPr="00182186" w:rsidRDefault="00231880" w:rsidP="00182186">
            <w:pPr>
              <w:rPr>
                <w:rFonts w:ascii="Georgia" w:hAnsi="Georgia"/>
                <w:sz w:val="23"/>
                <w:szCs w:val="23"/>
              </w:rPr>
            </w:pP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Siemens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Energy</w:t>
            </w:r>
            <w:proofErr w:type="spellEnd"/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AG 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(ehemals</w:t>
            </w: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Siemens AG</w:t>
            </w:r>
            <w:r w:rsidR="00BA09E5" w:rsidRPr="00182186">
              <w:rPr>
                <w:rFonts w:ascii="Georgia" w:hAnsi="Georgia"/>
                <w:b/>
                <w:smallCaps/>
                <w:sz w:val="23"/>
                <w:szCs w:val="23"/>
              </w:rPr>
              <w:t>)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DD92D0C" w:rsidR="00665BF3" w:rsidRPr="00182186" w:rsidRDefault="00231880" w:rsidP="0018218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182186">
              <w:rPr>
                <w:rFonts w:ascii="Georgia" w:hAnsi="Georgia"/>
                <w:i/>
                <w:smallCaps/>
                <w:sz w:val="23"/>
                <w:szCs w:val="23"/>
              </w:rPr>
              <w:t>Mülheim an der Ruhr</w:t>
            </w:r>
          </w:p>
        </w:tc>
      </w:tr>
      <w:tr w:rsidR="00D5280E" w:rsidRPr="00182186" w14:paraId="335D84E9" w14:textId="77777777" w:rsidTr="00263A2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1-11-16T19:11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2" w:author="David Döbele" w:date="2021-11-16T19:11:00Z">
            <w:trPr>
              <w:trHeight w:val="283"/>
            </w:trPr>
          </w:trPrChange>
        </w:trPr>
        <w:tc>
          <w:tcPr>
            <w:tcW w:w="5954" w:type="dxa"/>
            <w:gridSpan w:val="4"/>
            <w:vAlign w:val="bottom"/>
            <w:tcPrChange w:id="3" w:author="David Döbele" w:date="2021-11-16T19:11:00Z">
              <w:tcPr>
                <w:tcW w:w="5954" w:type="dxa"/>
                <w:gridSpan w:val="5"/>
              </w:tcPr>
            </w:tcPrChange>
          </w:tcPr>
          <w:p w14:paraId="20B1570F" w14:textId="76519F4D" w:rsidR="00665BF3" w:rsidRPr="00182186" w:rsidRDefault="007C1B35" w:rsidP="00263A25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Dualer Student</w:t>
            </w:r>
            <w:r w:rsidR="00BA09E5" w:rsidRPr="00182186">
              <w:rPr>
                <w:rFonts w:ascii="Georgia" w:hAnsi="Georgia"/>
                <w:sz w:val="18"/>
              </w:rPr>
              <w:t xml:space="preserve"> im Studiengang Maschinenbau</w:t>
            </w:r>
            <w:del w:id="4" w:author="David Döbele" w:date="2021-11-16T19:11:00Z">
              <w:r w:rsidR="00BA09E5" w:rsidRPr="00182186" w:rsidDel="00263A25">
                <w:rPr>
                  <w:rFonts w:ascii="Georgia" w:hAnsi="Georgia"/>
                  <w:sz w:val="18"/>
                </w:rPr>
                <w:delText xml:space="preserve"> und Ausbildung zum Zerspanungsmechaniker</w:delText>
              </w:r>
              <w:r w:rsidR="00AC3D46" w:rsidRPr="00182186" w:rsidDel="00263A25">
                <w:rPr>
                  <w:rFonts w:ascii="Georgia" w:hAnsi="Georgia"/>
                  <w:sz w:val="18"/>
                </w:rPr>
                <w:delText xml:space="preserve"> (Abschluss: sehr gut (92 Punkte))</w:delText>
              </w:r>
            </w:del>
          </w:p>
        </w:tc>
        <w:tc>
          <w:tcPr>
            <w:tcW w:w="3113" w:type="dxa"/>
            <w:gridSpan w:val="5"/>
            <w:vAlign w:val="bottom"/>
            <w:tcPrChange w:id="5" w:author="David Döbele" w:date="2021-11-16T19:11:00Z">
              <w:tcPr>
                <w:tcW w:w="3113" w:type="dxa"/>
                <w:gridSpan w:val="4"/>
                <w:vAlign w:val="bottom"/>
              </w:tcPr>
            </w:tcPrChange>
          </w:tcPr>
          <w:p w14:paraId="0475B997" w14:textId="1201D7BB" w:rsidR="00665BF3" w:rsidRPr="00182186" w:rsidRDefault="00BA09E5" w:rsidP="0018218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182186">
              <w:rPr>
                <w:rFonts w:ascii="Georgia" w:hAnsi="Georgia"/>
                <w:sz w:val="18"/>
                <w:lang w:val="en-US"/>
              </w:rPr>
              <w:t>09</w:t>
            </w:r>
            <w:r w:rsidR="00665BF3" w:rsidRPr="00182186">
              <w:rPr>
                <w:rFonts w:ascii="Georgia" w:hAnsi="Georgia"/>
                <w:sz w:val="18"/>
                <w:lang w:val="en-US"/>
              </w:rPr>
              <w:t>/201</w:t>
            </w:r>
            <w:r w:rsidRPr="00182186">
              <w:rPr>
                <w:rFonts w:ascii="Georgia" w:hAnsi="Georgia"/>
                <w:sz w:val="18"/>
                <w:lang w:val="en-US"/>
              </w:rPr>
              <w:t>7</w:t>
            </w:r>
            <w:r w:rsidR="00665BF3" w:rsidRPr="00182186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Pr="00182186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182186" w14:paraId="54C3D64C" w14:textId="77777777" w:rsidTr="00597860">
        <w:trPr>
          <w:trHeight w:val="1020"/>
        </w:trPr>
        <w:tc>
          <w:tcPr>
            <w:tcW w:w="9067" w:type="dxa"/>
            <w:gridSpan w:val="9"/>
          </w:tcPr>
          <w:p w14:paraId="6E38FF94" w14:textId="39649352" w:rsidR="00017991" w:rsidRPr="00182186" w:rsidRDefault="00017991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>Programmierung und Herstellen von Dreh- und Frästeilen an CNC Maschinen mit der SINUMERIK Steuerung</w:t>
            </w:r>
          </w:p>
          <w:p w14:paraId="27184178" w14:textId="0FB6ADDF" w:rsidR="003418E0" w:rsidRPr="00182186" w:rsidRDefault="00AC3D46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Teilnahme an diversen Workshops zur Verbesserung </w:t>
            </w:r>
            <w:r w:rsidR="00017991" w:rsidRPr="00182186">
              <w:rPr>
                <w:sz w:val="18"/>
                <w:lang w:val="de-AT"/>
              </w:rPr>
              <w:t>der Soft-Skills wie Präsentationen, Kommunikation, Lean Management</w:t>
            </w:r>
          </w:p>
          <w:p w14:paraId="6DD9BA0F" w14:textId="47B4B40C" w:rsidR="000607C4" w:rsidRPr="00182186" w:rsidRDefault="000607C4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Vorstellung des Standortes für Besucher und Leitung von Werksführungen </w:t>
            </w:r>
          </w:p>
        </w:tc>
      </w:tr>
      <w:tr w:rsidR="000607C4" w:rsidRPr="00182186" w14:paraId="2C81164C" w14:textId="77777777" w:rsidTr="00597860">
        <w:trPr>
          <w:trHeight w:val="20"/>
        </w:trPr>
        <w:tc>
          <w:tcPr>
            <w:tcW w:w="5954" w:type="dxa"/>
            <w:gridSpan w:val="4"/>
            <w:vAlign w:val="bottom"/>
          </w:tcPr>
          <w:p w14:paraId="483EA067" w14:textId="4758E26A" w:rsidR="000607C4" w:rsidRPr="00182186" w:rsidRDefault="00597860" w:rsidP="00597860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</w:rPr>
              <w:t>D</w:t>
            </w:r>
            <w:r w:rsidR="000607C4" w:rsidRPr="00182186">
              <w:rPr>
                <w:rFonts w:ascii="Georgia" w:hAnsi="Georgia"/>
                <w:sz w:val="18"/>
              </w:rPr>
              <w:t>urchlauf der Abteilung On</w:t>
            </w:r>
            <w:r w:rsidR="004724E1">
              <w:rPr>
                <w:rFonts w:ascii="Georgia" w:hAnsi="Georgia"/>
                <w:sz w:val="18"/>
              </w:rPr>
              <w:t>-</w:t>
            </w:r>
            <w:r w:rsidR="000607C4" w:rsidRPr="00182186">
              <w:rPr>
                <w:rFonts w:ascii="Georgia" w:hAnsi="Georgia"/>
                <w:sz w:val="18"/>
              </w:rPr>
              <w:t>Site</w:t>
            </w:r>
            <w:r w:rsidR="004724E1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0607C4" w:rsidRPr="00182186">
              <w:rPr>
                <w:rFonts w:ascii="Georgia" w:hAnsi="Georgia"/>
                <w:sz w:val="18"/>
              </w:rPr>
              <w:t>Machining</w:t>
            </w:r>
            <w:proofErr w:type="spellEnd"/>
            <w:r w:rsidR="004504BA" w:rsidRPr="00182186">
              <w:rPr>
                <w:rFonts w:ascii="Georgia" w:hAnsi="Georgia"/>
                <w:sz w:val="18"/>
              </w:rPr>
              <w:t xml:space="preserve"> </w:t>
            </w:r>
            <w:r w:rsidR="00550650" w:rsidRPr="00182186">
              <w:rPr>
                <w:rFonts w:ascii="Georgia" w:hAnsi="Georgia"/>
                <w:sz w:val="18"/>
              </w:rPr>
              <w:t>(83 Mitarbeiter)</w:t>
            </w:r>
          </w:p>
        </w:tc>
        <w:tc>
          <w:tcPr>
            <w:tcW w:w="3113" w:type="dxa"/>
            <w:gridSpan w:val="5"/>
            <w:vAlign w:val="bottom"/>
          </w:tcPr>
          <w:p w14:paraId="2E0CAF64" w14:textId="77777777" w:rsidR="007756FC" w:rsidRPr="00597860" w:rsidRDefault="007756FC" w:rsidP="00182186">
            <w:pPr>
              <w:jc w:val="right"/>
              <w:rPr>
                <w:rFonts w:ascii="Georgia" w:hAnsi="Georgia"/>
                <w:sz w:val="18"/>
              </w:rPr>
            </w:pPr>
          </w:p>
          <w:p w14:paraId="1A32DE26" w14:textId="5C015437" w:rsidR="000607C4" w:rsidRPr="00182186" w:rsidRDefault="000607C4" w:rsidP="00182186">
            <w:pPr>
              <w:jc w:val="right"/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/>
                <w:sz w:val="18"/>
                <w:lang w:val="en-US"/>
              </w:rPr>
              <w:t xml:space="preserve">10/2018 </w:t>
            </w:r>
            <w:r w:rsidR="00E0596B">
              <w:rPr>
                <w:rFonts w:ascii="Georgia" w:hAnsi="Georgia"/>
                <w:sz w:val="18"/>
                <w:lang w:val="en-US"/>
              </w:rPr>
              <w:t>–</w:t>
            </w:r>
            <w:r w:rsidRPr="00182186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182186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263A25" w:rsidRPr="00182186" w14:paraId="70021D0E" w14:textId="77777777" w:rsidTr="00597860">
        <w:trPr>
          <w:trHeight w:val="340"/>
          <w:ins w:id="6" w:author="David Döbele" w:date="2021-11-16T19:10:00Z"/>
        </w:trPr>
        <w:tc>
          <w:tcPr>
            <w:tcW w:w="9067" w:type="dxa"/>
            <w:gridSpan w:val="9"/>
          </w:tcPr>
          <w:p w14:paraId="0C929F9E" w14:textId="77777777" w:rsidR="00263A25" w:rsidRPr="00182186" w:rsidRDefault="00263A25" w:rsidP="00182186">
            <w:pPr>
              <w:pStyle w:val="Bullets"/>
              <w:rPr>
                <w:ins w:id="7" w:author="David Döbele" w:date="2021-11-16T19:10:00Z"/>
                <w:sz w:val="18"/>
                <w:lang w:val="de-AT"/>
              </w:rPr>
            </w:pPr>
          </w:p>
        </w:tc>
      </w:tr>
      <w:tr w:rsidR="00263A25" w:rsidRPr="00182186" w14:paraId="043274E5" w14:textId="77777777" w:rsidTr="00597860">
        <w:trPr>
          <w:trHeight w:val="340"/>
          <w:ins w:id="8" w:author="David Döbele" w:date="2021-11-16T19:10:00Z"/>
        </w:trPr>
        <w:tc>
          <w:tcPr>
            <w:tcW w:w="9067" w:type="dxa"/>
            <w:gridSpan w:val="9"/>
          </w:tcPr>
          <w:p w14:paraId="5FC0D82F" w14:textId="77777777" w:rsidR="00263A25" w:rsidRPr="00182186" w:rsidRDefault="00263A25" w:rsidP="00182186">
            <w:pPr>
              <w:pStyle w:val="Bullets"/>
              <w:rPr>
                <w:ins w:id="9" w:author="David Döbele" w:date="2021-11-16T19:10:00Z"/>
                <w:sz w:val="18"/>
                <w:lang w:val="de-AT"/>
              </w:rPr>
            </w:pPr>
          </w:p>
        </w:tc>
      </w:tr>
      <w:tr w:rsidR="00263A25" w:rsidRPr="00182186" w14:paraId="55D9E6B9" w14:textId="77777777" w:rsidTr="00263A25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David Döbele" w:date="2021-11-16T19:11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ins w:id="11" w:author="David Döbele" w:date="2021-11-16T19:10:00Z"/>
          <w:trPrChange w:id="12" w:author="David Döbele" w:date="2021-11-16T19:11:00Z">
            <w:trPr>
              <w:trHeight w:val="340"/>
            </w:trPr>
          </w:trPrChange>
        </w:trPr>
        <w:tc>
          <w:tcPr>
            <w:tcW w:w="6804" w:type="dxa"/>
            <w:gridSpan w:val="7"/>
            <w:vAlign w:val="bottom"/>
            <w:tcPrChange w:id="13" w:author="David Döbele" w:date="2021-11-16T19:11:00Z">
              <w:tcPr>
                <w:tcW w:w="4533" w:type="dxa"/>
                <w:gridSpan w:val="2"/>
              </w:tcPr>
            </w:tcPrChange>
          </w:tcPr>
          <w:p w14:paraId="4742188B" w14:textId="71A1F732" w:rsidR="00263A25" w:rsidRPr="00263A25" w:rsidRDefault="00263A25" w:rsidP="00263A25">
            <w:pPr>
              <w:pStyle w:val="Bullets"/>
              <w:numPr>
                <w:ilvl w:val="0"/>
                <w:numId w:val="0"/>
              </w:numPr>
              <w:rPr>
                <w:ins w:id="14" w:author="David Döbele" w:date="2021-11-16T19:10:00Z"/>
                <w:i w:val="0"/>
                <w:iCs w:val="0"/>
                <w:sz w:val="18"/>
                <w:lang w:val="de-AT"/>
                <w:rPrChange w:id="15" w:author="David Döbele" w:date="2021-11-16T19:11:00Z">
                  <w:rPr>
                    <w:ins w:id="16" w:author="David Döbele" w:date="2021-11-16T19:10:00Z"/>
                    <w:sz w:val="18"/>
                    <w:lang w:val="de-AT"/>
                  </w:rPr>
                </w:rPrChange>
              </w:rPr>
            </w:pPr>
            <w:ins w:id="17" w:author="David Döbele" w:date="2021-11-16T19:11:00Z">
              <w:r>
                <w:rPr>
                  <w:i w:val="0"/>
                  <w:iCs w:val="0"/>
                  <w:sz w:val="18"/>
                </w:rPr>
                <w:t xml:space="preserve">Ausbildung zum Zerspanungsmechaniker </w:t>
              </w:r>
              <w:r w:rsidRPr="00263A25">
                <w:rPr>
                  <w:i w:val="0"/>
                  <w:iCs w:val="0"/>
                  <w:sz w:val="18"/>
                  <w:rPrChange w:id="18" w:author="David Döbele" w:date="2021-11-16T19:11:00Z">
                    <w:rPr>
                      <w:sz w:val="18"/>
                    </w:rPr>
                  </w:rPrChange>
                </w:rPr>
                <w:t>(Abschluss: sehr gut (92 Punkte</w:t>
              </w:r>
            </w:ins>
          </w:p>
        </w:tc>
        <w:tc>
          <w:tcPr>
            <w:tcW w:w="2263" w:type="dxa"/>
            <w:gridSpan w:val="2"/>
            <w:vAlign w:val="bottom"/>
            <w:tcPrChange w:id="19" w:author="David Döbele" w:date="2021-11-16T19:11:00Z">
              <w:tcPr>
                <w:tcW w:w="4534" w:type="dxa"/>
                <w:gridSpan w:val="7"/>
              </w:tcPr>
            </w:tcPrChange>
          </w:tcPr>
          <w:p w14:paraId="61B2243E" w14:textId="77777777" w:rsidR="00263A25" w:rsidRPr="00263A25" w:rsidRDefault="00263A25" w:rsidP="00263A25">
            <w:pPr>
              <w:jc w:val="right"/>
              <w:rPr>
                <w:ins w:id="20" w:author="David Döbele" w:date="2021-11-16T19:11:00Z"/>
                <w:rFonts w:ascii="Georgia" w:hAnsi="Georgia"/>
                <w:sz w:val="18"/>
              </w:rPr>
            </w:pPr>
          </w:p>
          <w:p w14:paraId="6174B894" w14:textId="71933C41" w:rsidR="00263A25" w:rsidRPr="00263A25" w:rsidRDefault="00263A25" w:rsidP="00263A25">
            <w:pPr>
              <w:pStyle w:val="Bullets"/>
              <w:numPr>
                <w:ilvl w:val="0"/>
                <w:numId w:val="0"/>
              </w:numPr>
              <w:jc w:val="right"/>
              <w:rPr>
                <w:ins w:id="21" w:author="David Döbele" w:date="2021-11-16T19:10:00Z"/>
                <w:i w:val="0"/>
                <w:iCs w:val="0"/>
                <w:sz w:val="18"/>
                <w:lang w:val="de-AT"/>
                <w:rPrChange w:id="22" w:author="David Döbele" w:date="2021-11-16T19:11:00Z">
                  <w:rPr>
                    <w:ins w:id="23" w:author="David Döbele" w:date="2021-11-16T19:10:00Z"/>
                    <w:sz w:val="18"/>
                    <w:lang w:val="de-AT"/>
                  </w:rPr>
                </w:rPrChange>
              </w:rPr>
              <w:pPrChange w:id="24" w:author="David Döbele" w:date="2021-11-16T19:11:00Z">
                <w:pPr>
                  <w:pStyle w:val="Bullets"/>
                </w:pPr>
              </w:pPrChange>
            </w:pPr>
            <w:ins w:id="25" w:author="David Döbele" w:date="2021-11-16T19:11:00Z">
              <w:r w:rsidRPr="00263A25">
                <w:rPr>
                  <w:i w:val="0"/>
                  <w:iCs w:val="0"/>
                  <w:sz w:val="18"/>
                  <w:lang w:val="en-US"/>
                  <w:rPrChange w:id="26" w:author="David Döbele" w:date="2021-11-16T19:11:00Z">
                    <w:rPr>
                      <w:sz w:val="18"/>
                      <w:lang w:val="en-US"/>
                    </w:rPr>
                  </w:rPrChange>
                </w:rPr>
                <w:t>09/2017</w:t>
              </w:r>
              <w:r>
                <w:rPr>
                  <w:i w:val="0"/>
                  <w:iCs w:val="0"/>
                  <w:sz w:val="18"/>
                  <w:lang w:val="en-US"/>
                </w:rPr>
                <w:t xml:space="preserve"> – 03/2020</w:t>
              </w:r>
            </w:ins>
          </w:p>
        </w:tc>
      </w:tr>
      <w:tr w:rsidR="000607C4" w:rsidRPr="00182186" w14:paraId="02730228" w14:textId="77777777" w:rsidTr="00597860">
        <w:trPr>
          <w:trHeight w:val="340"/>
        </w:trPr>
        <w:tc>
          <w:tcPr>
            <w:tcW w:w="9067" w:type="dxa"/>
            <w:gridSpan w:val="9"/>
          </w:tcPr>
          <w:p w14:paraId="0C95AAE2" w14:textId="7C9CA8E7" w:rsidR="000607C4" w:rsidRPr="00182186" w:rsidRDefault="000607C4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>Service-Abteilung mit mobilen, meist eigens entwickelten Maschinen</w:t>
            </w:r>
            <w:r w:rsidR="002402AC" w:rsidRPr="00182186">
              <w:rPr>
                <w:sz w:val="18"/>
                <w:lang w:val="de-AT"/>
              </w:rPr>
              <w:t>, sodass Bearbeitung direkt vor Ort („on</w:t>
            </w:r>
            <w:r w:rsidR="004724E1">
              <w:rPr>
                <w:sz w:val="18"/>
                <w:lang w:val="de-AT"/>
              </w:rPr>
              <w:t>-</w:t>
            </w:r>
            <w:r w:rsidR="002402AC" w:rsidRPr="00182186">
              <w:rPr>
                <w:sz w:val="18"/>
                <w:lang w:val="de-AT"/>
              </w:rPr>
              <w:t>site“) durchgeführt werden kann, Projekte werden autark innerhalb des Unternehmens abgewickelt</w:t>
            </w:r>
          </w:p>
          <w:p w14:paraId="5DA3F8BA" w14:textId="6120D513" w:rsidR="002402AC" w:rsidRPr="00182186" w:rsidRDefault="004724E1" w:rsidP="0018218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Neuentwicklung und Konstruktion</w:t>
            </w:r>
            <w:r w:rsidR="002402AC" w:rsidRPr="00182186">
              <w:rPr>
                <w:sz w:val="18"/>
                <w:lang w:val="de-AT"/>
              </w:rPr>
              <w:t xml:space="preserve"> von Bauteilen</w:t>
            </w:r>
            <w:r>
              <w:rPr>
                <w:sz w:val="18"/>
                <w:lang w:val="de-AT"/>
              </w:rPr>
              <w:t>;</w:t>
            </w:r>
            <w:r w:rsidR="002402AC" w:rsidRPr="00182186">
              <w:rPr>
                <w:sz w:val="18"/>
                <w:lang w:val="de-AT"/>
              </w:rPr>
              <w:t xml:space="preserve"> Erstellen von technische</w:t>
            </w:r>
            <w:r w:rsidR="00802B08" w:rsidRPr="00182186">
              <w:rPr>
                <w:sz w:val="18"/>
                <w:lang w:val="de-AT"/>
              </w:rPr>
              <w:t>n</w:t>
            </w:r>
            <w:r w:rsidR="002402AC" w:rsidRPr="00182186">
              <w:rPr>
                <w:sz w:val="18"/>
                <w:lang w:val="de-AT"/>
              </w:rPr>
              <w:t xml:space="preserve"> Zeichnungen unter Beachtung betriebswirtschaftlicher Aspekte und terminlichen Vorgaben</w:t>
            </w:r>
          </w:p>
          <w:p w14:paraId="2965B6F3" w14:textId="1E1B1F21" w:rsidR="002402AC" w:rsidRPr="00182186" w:rsidRDefault="00802B08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Kommunikation mit Lieferanten und Festlegen von Lieferterminen und Preisen, Qualitätsprüfung von Bauteilen </w:t>
            </w:r>
          </w:p>
          <w:p w14:paraId="4A0008B0" w14:textId="08A0E3C3" w:rsidR="004504BA" w:rsidRPr="00182186" w:rsidRDefault="00802B08" w:rsidP="00182186">
            <w:pPr>
              <w:pStyle w:val="Bullets"/>
              <w:rPr>
                <w:sz w:val="18"/>
                <w:lang w:val="de-AT"/>
              </w:rPr>
            </w:pPr>
            <w:r w:rsidRPr="00182186">
              <w:rPr>
                <w:sz w:val="18"/>
                <w:lang w:val="de-AT"/>
              </w:rPr>
              <w:t xml:space="preserve">Neuausrichtung der Abteilung bezüglich Datenspeicherung, Implementierung eines datenbankbasiertem </w:t>
            </w:r>
            <w:r w:rsidR="004504BA" w:rsidRPr="00182186">
              <w:rPr>
                <w:sz w:val="18"/>
                <w:lang w:val="de-AT"/>
              </w:rPr>
              <w:t>PLM-</w:t>
            </w:r>
            <w:r w:rsidRPr="00182186">
              <w:rPr>
                <w:sz w:val="18"/>
                <w:lang w:val="de-AT"/>
              </w:rPr>
              <w:t>Speichersystem</w:t>
            </w:r>
          </w:p>
          <w:p w14:paraId="229D2A78" w14:textId="69CC1D6A" w:rsidR="002402AC" w:rsidRPr="00182186" w:rsidRDefault="004504BA" w:rsidP="00182186">
            <w:pPr>
              <w:pStyle w:val="Bullets"/>
              <w:rPr>
                <w:sz w:val="18"/>
              </w:rPr>
            </w:pPr>
            <w:r w:rsidRPr="00182186">
              <w:rPr>
                <w:sz w:val="18"/>
                <w:lang w:val="de-AT"/>
              </w:rPr>
              <w:t>Erstel</w:t>
            </w:r>
            <w:r w:rsidR="000E487B">
              <w:rPr>
                <w:sz w:val="18"/>
                <w:lang w:val="de-AT"/>
              </w:rPr>
              <w:t>lung</w:t>
            </w:r>
            <w:r w:rsidRPr="00182186">
              <w:rPr>
                <w:sz w:val="18"/>
                <w:lang w:val="de-AT"/>
              </w:rPr>
              <w:t xml:space="preserve"> und Halt</w:t>
            </w:r>
            <w:r w:rsidR="000E487B">
              <w:rPr>
                <w:sz w:val="18"/>
                <w:lang w:val="de-AT"/>
              </w:rPr>
              <w:t>ung</w:t>
            </w:r>
            <w:r w:rsidRPr="00182186">
              <w:rPr>
                <w:sz w:val="18"/>
                <w:lang w:val="de-AT"/>
              </w:rPr>
              <w:t xml:space="preserve"> von Präsentationen vor Abteilungsleitung</w:t>
            </w:r>
            <w:r w:rsidR="000E487B">
              <w:rPr>
                <w:sz w:val="18"/>
                <w:lang w:val="de-AT"/>
              </w:rPr>
              <w:t xml:space="preserve"> in Kickoff und Milestone</w:t>
            </w:r>
            <w:r w:rsidR="004724E1">
              <w:rPr>
                <w:sz w:val="18"/>
                <w:lang w:val="de-AT"/>
              </w:rPr>
              <w:t xml:space="preserve"> </w:t>
            </w:r>
            <w:r w:rsidR="000E487B">
              <w:rPr>
                <w:sz w:val="18"/>
                <w:lang w:val="de-AT"/>
              </w:rPr>
              <w:t>Meetings</w:t>
            </w:r>
          </w:p>
        </w:tc>
      </w:tr>
      <w:tr w:rsidR="000607C4" w:rsidRPr="00182186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AC5A91C" w:rsidR="000607C4" w:rsidRPr="00182186" w:rsidRDefault="00AA55DB" w:rsidP="00182186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0607C4" w:rsidRPr="00182186">
              <w:rPr>
                <w:sz w:val="28"/>
              </w:rPr>
              <w:t xml:space="preserve"> Engagement</w:t>
            </w:r>
          </w:p>
        </w:tc>
      </w:tr>
      <w:tr w:rsidR="000607C4" w:rsidRPr="00182186" w14:paraId="74251178" w14:textId="77777777" w:rsidTr="008D40A0">
        <w:trPr>
          <w:trHeight w:val="340"/>
        </w:trPr>
        <w:tc>
          <w:tcPr>
            <w:tcW w:w="5812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22A9EF8C" w:rsidR="000607C4" w:rsidRPr="00597860" w:rsidRDefault="00597860" w:rsidP="008D40A0">
            <w:pPr>
              <w:rPr>
                <w:rFonts w:ascii="Georgia" w:hAnsi="Georgia"/>
                <w:b/>
                <w:bCs/>
                <w:i/>
                <w:iCs/>
                <w:sz w:val="23"/>
                <w:szCs w:val="23"/>
              </w:rPr>
            </w:pP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>Weiterbildungs</w:t>
            </w:r>
            <w:r w:rsidRPr="00182186">
              <w:rPr>
                <w:rFonts w:ascii="Georgia" w:hAnsi="Georgia"/>
                <w:b/>
                <w:smallCaps/>
                <w:sz w:val="23"/>
                <w:szCs w:val="23"/>
              </w:rPr>
              <w:t>stipendium der</w:t>
            </w: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Stiftung Begabtenförderung berufliche Bildung (SBB)</w:t>
            </w:r>
          </w:p>
        </w:tc>
        <w:tc>
          <w:tcPr>
            <w:tcW w:w="325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7F92E5B8" w:rsidR="000607C4" w:rsidRPr="00182186" w:rsidRDefault="00FC3E35" w:rsidP="0018218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182186">
              <w:rPr>
                <w:sz w:val="23"/>
                <w:szCs w:val="23"/>
              </w:rPr>
              <w:t>Mülheim an der Ruhr</w:t>
            </w:r>
          </w:p>
        </w:tc>
      </w:tr>
      <w:tr w:rsidR="00597860" w:rsidRPr="00182186" w14:paraId="4F59C612" w14:textId="77777777" w:rsidTr="00597860">
        <w:trPr>
          <w:trHeight w:val="193"/>
        </w:trPr>
        <w:tc>
          <w:tcPr>
            <w:tcW w:w="6663" w:type="dxa"/>
            <w:gridSpan w:val="6"/>
            <w:vAlign w:val="bottom"/>
          </w:tcPr>
          <w:p w14:paraId="32F07601" w14:textId="566D6E42" w:rsidR="00597860" w:rsidRPr="00182186" w:rsidRDefault="008114D1" w:rsidP="00597860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</w:t>
            </w:r>
            <w:r w:rsidR="00597860" w:rsidRPr="00182186">
              <w:rPr>
                <w:sz w:val="18"/>
                <w:lang w:val="de-AT"/>
              </w:rPr>
              <w:t>inanzielle Förderung durch das Bundesministerium für Bildung &amp; Forschung</w:t>
            </w:r>
          </w:p>
        </w:tc>
        <w:tc>
          <w:tcPr>
            <w:tcW w:w="2404" w:type="dxa"/>
            <w:gridSpan w:val="3"/>
            <w:vAlign w:val="bottom"/>
          </w:tcPr>
          <w:p w14:paraId="45DD2178" w14:textId="19D096E4" w:rsidR="00597860" w:rsidRPr="00182186" w:rsidRDefault="00597860" w:rsidP="00597860">
            <w:pPr>
              <w:pStyle w:val="Beschreibung"/>
              <w:jc w:val="right"/>
              <w:rPr>
                <w:sz w:val="18"/>
                <w:lang w:val="en-US"/>
              </w:rPr>
            </w:pPr>
            <w:r w:rsidRPr="00182186"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2</w:t>
            </w:r>
            <w:r w:rsidRPr="00182186">
              <w:rPr>
                <w:sz w:val="18"/>
                <w:lang w:val="en-US"/>
              </w:rPr>
              <w:t>/</w:t>
            </w:r>
            <w:r>
              <w:rPr>
                <w:sz w:val="18"/>
                <w:lang w:val="en-US"/>
              </w:rPr>
              <w:t>2021</w:t>
            </w:r>
            <w:r w:rsidRPr="00182186">
              <w:rPr>
                <w:sz w:val="18"/>
                <w:lang w:val="en-US"/>
              </w:rPr>
              <w:t xml:space="preserve"> – 0</w:t>
            </w:r>
            <w:r w:rsidR="0052084A">
              <w:rPr>
                <w:sz w:val="18"/>
                <w:lang w:val="en-US"/>
              </w:rPr>
              <w:t>2</w:t>
            </w:r>
            <w:r w:rsidRPr="00182186">
              <w:rPr>
                <w:sz w:val="18"/>
                <w:lang w:val="en-US"/>
              </w:rPr>
              <w:t>/202</w:t>
            </w:r>
            <w:r w:rsidR="0052084A">
              <w:rPr>
                <w:sz w:val="18"/>
                <w:lang w:val="en-US"/>
              </w:rPr>
              <w:t>3</w:t>
            </w:r>
          </w:p>
        </w:tc>
      </w:tr>
      <w:tr w:rsidR="00597860" w:rsidRPr="00182186" w14:paraId="02437711" w14:textId="77777777" w:rsidTr="00597860">
        <w:trPr>
          <w:trHeight w:val="193"/>
        </w:trPr>
        <w:tc>
          <w:tcPr>
            <w:tcW w:w="9067" w:type="dxa"/>
            <w:gridSpan w:val="9"/>
            <w:vAlign w:val="bottom"/>
          </w:tcPr>
          <w:p w14:paraId="03D05488" w14:textId="77777777" w:rsidR="00597860" w:rsidRPr="00182186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iCs/>
                <w:sz w:val="18"/>
                <w:lang w:val="de-AT"/>
              </w:rPr>
              <w:t>Aufnahme aufgrund von herausragenden Leistungen in der Abschlussprüfung 2020</w:t>
            </w:r>
          </w:p>
          <w:p w14:paraId="68CFAD97" w14:textId="3BCD4BCB" w:rsidR="00597860" w:rsidRPr="00597860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>Förderung von Maßnahmen zur fachlichen als auch überfachlichen Kompetenz</w:t>
            </w:r>
          </w:p>
        </w:tc>
      </w:tr>
      <w:tr w:rsidR="00597860" w:rsidRPr="00182186" w14:paraId="4AF19DD1" w14:textId="77777777" w:rsidTr="00597860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6C578275" w:rsidR="00597860" w:rsidRPr="00182186" w:rsidRDefault="00597860" w:rsidP="008D40A0">
            <w:pPr>
              <w:rPr>
                <w:rFonts w:ascii="Georgia" w:hAnsi="Georgia"/>
                <w:smallCaps/>
                <w:sz w:val="16"/>
              </w:rPr>
            </w:pPr>
            <w:r w:rsidRPr="008D40A0">
              <w:rPr>
                <w:rFonts w:ascii="Georgia" w:hAnsi="Georgia"/>
                <w:b/>
                <w:smallCaps/>
                <w:sz w:val="23"/>
                <w:szCs w:val="23"/>
              </w:rPr>
              <w:t>Hochschule Ruhr West</w:t>
            </w:r>
          </w:p>
        </w:tc>
        <w:tc>
          <w:tcPr>
            <w:tcW w:w="3113" w:type="dxa"/>
            <w:gridSpan w:val="5"/>
            <w:vAlign w:val="bottom"/>
          </w:tcPr>
          <w:p w14:paraId="30626CB8" w14:textId="118D3EED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182186">
              <w:rPr>
                <w:smallCaps/>
                <w:sz w:val="23"/>
                <w:szCs w:val="23"/>
              </w:rPr>
              <w:t>Mülheim an der Ruhr</w:t>
            </w:r>
          </w:p>
        </w:tc>
      </w:tr>
      <w:tr w:rsidR="00597860" w:rsidRPr="00182186" w14:paraId="56372BDE" w14:textId="77777777" w:rsidTr="00597860">
        <w:trPr>
          <w:trHeight w:val="193"/>
        </w:trPr>
        <w:tc>
          <w:tcPr>
            <w:tcW w:w="7371" w:type="dxa"/>
            <w:gridSpan w:val="8"/>
            <w:vAlign w:val="bottom"/>
          </w:tcPr>
          <w:p w14:paraId="3C87D247" w14:textId="2AF7BB04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Studentische Hilfskraft</w:t>
            </w:r>
          </w:p>
        </w:tc>
        <w:tc>
          <w:tcPr>
            <w:tcW w:w="1696" w:type="dxa"/>
            <w:vAlign w:val="bottom"/>
          </w:tcPr>
          <w:p w14:paraId="288A2195" w14:textId="22DFF10D" w:rsidR="00597860" w:rsidRPr="00182186" w:rsidRDefault="00597860" w:rsidP="00597860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182186">
              <w:rPr>
                <w:i w:val="0"/>
                <w:iCs w:val="0"/>
                <w:sz w:val="18"/>
                <w:lang w:val="en-US"/>
              </w:rPr>
              <w:t>0</w:t>
            </w:r>
            <w:r>
              <w:rPr>
                <w:i w:val="0"/>
                <w:iCs w:val="0"/>
                <w:sz w:val="18"/>
                <w:lang w:val="en-US"/>
              </w:rPr>
              <w:t>1</w:t>
            </w:r>
            <w:r w:rsidRPr="00182186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19</w:t>
            </w:r>
            <w:r w:rsidRPr="00182186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52084A">
              <w:rPr>
                <w:i w:val="0"/>
                <w:iCs w:val="0"/>
                <w:sz w:val="18"/>
                <w:lang w:val="en-US"/>
              </w:rPr>
              <w:t>1</w:t>
            </w:r>
            <w:r w:rsidRPr="00182186">
              <w:rPr>
                <w:i w:val="0"/>
                <w:iCs w:val="0"/>
                <w:sz w:val="18"/>
                <w:lang w:val="en-US"/>
              </w:rPr>
              <w:t>/202</w:t>
            </w:r>
            <w:r w:rsidR="0052084A">
              <w:rPr>
                <w:i w:val="0"/>
                <w:iCs w:val="0"/>
                <w:sz w:val="18"/>
                <w:lang w:val="en-US"/>
              </w:rPr>
              <w:t>0</w:t>
            </w:r>
          </w:p>
        </w:tc>
      </w:tr>
      <w:tr w:rsidR="00597860" w:rsidRPr="00182186" w14:paraId="7ECB507F" w14:textId="77777777" w:rsidTr="00597860">
        <w:trPr>
          <w:trHeight w:val="193"/>
        </w:trPr>
        <w:tc>
          <w:tcPr>
            <w:tcW w:w="9067" w:type="dxa"/>
            <w:gridSpan w:val="9"/>
            <w:vAlign w:val="bottom"/>
          </w:tcPr>
          <w:p w14:paraId="43564B55" w14:textId="77777777" w:rsidR="00597860" w:rsidRPr="00182186" w:rsidRDefault="00597860" w:rsidP="0059786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 xml:space="preserve">Implementierung eines digitalen Lernsystems für die Module Mathematik 1 &amp; 2 </w:t>
            </w:r>
          </w:p>
          <w:p w14:paraId="111A3BFB" w14:textId="77777777" w:rsidR="00597860" w:rsidRPr="00AA55DB" w:rsidRDefault="00597860" w:rsidP="00597860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182186">
              <w:rPr>
                <w:i/>
                <w:sz w:val="18"/>
                <w:lang w:val="de-AT"/>
              </w:rPr>
              <w:t>„Anlernen“ einer KI zur digitalen Überprüfung des Lernfortschritts</w:t>
            </w:r>
          </w:p>
          <w:p w14:paraId="2CC438FF" w14:textId="0B9775B8" w:rsidR="00AA55DB" w:rsidRPr="00713AD6" w:rsidRDefault="00713AD6" w:rsidP="00713AD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713AD6">
              <w:rPr>
                <w:i/>
                <w:iCs/>
                <w:sz w:val="18"/>
                <w:lang w:val="de-AT"/>
              </w:rPr>
              <w:t xml:space="preserve">Projekt wurde Anfang 2020 auf der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Learn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Tec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mit dem </w:t>
            </w:r>
            <w:proofErr w:type="spellStart"/>
            <w:r w:rsidRPr="00713AD6">
              <w:rPr>
                <w:i/>
                <w:iCs/>
                <w:sz w:val="18"/>
                <w:lang w:val="de-AT"/>
              </w:rPr>
              <w:t>delina</w:t>
            </w:r>
            <w:proofErr w:type="spellEnd"/>
            <w:r w:rsidRPr="00713AD6">
              <w:rPr>
                <w:i/>
                <w:iCs/>
                <w:sz w:val="18"/>
                <w:lang w:val="de-AT"/>
              </w:rPr>
              <w:t xml:space="preserve"> Innovationspreis für digitale Bildun</w:t>
            </w:r>
            <w:r>
              <w:rPr>
                <w:i/>
                <w:iCs/>
                <w:sz w:val="18"/>
                <w:lang w:val="de-AT"/>
              </w:rPr>
              <w:t xml:space="preserve">g </w:t>
            </w:r>
            <w:r w:rsidRPr="00713AD6">
              <w:rPr>
                <w:i/>
                <w:iCs/>
                <w:sz w:val="18"/>
                <w:lang w:val="de-AT"/>
              </w:rPr>
              <w:t>ausgezeichnet</w:t>
            </w:r>
          </w:p>
        </w:tc>
      </w:tr>
      <w:tr w:rsidR="00597860" w:rsidRPr="00182186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597860" w:rsidRPr="00182186" w:rsidRDefault="00597860" w:rsidP="00597860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182186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97860" w:rsidRPr="00182186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0D08DC0" w:rsidR="00597860" w:rsidRPr="00182186" w:rsidRDefault="00597860" w:rsidP="00597860">
            <w:pPr>
              <w:rPr>
                <w:rFonts w:ascii="Georgia" w:hAnsi="Georgia"/>
                <w:sz w:val="18"/>
                <w:lang w:val="de-AT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</w:p>
        </w:tc>
      </w:tr>
      <w:tr w:rsidR="00597860" w:rsidRPr="00182186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604983CE" w:rsidR="00597860" w:rsidRPr="00182186" w:rsidRDefault="00597860" w:rsidP="00597860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182186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597860" w:rsidRPr="00182186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97860" w:rsidRPr="00182186" w:rsidRDefault="00597860" w:rsidP="00597860">
            <w:pPr>
              <w:rPr>
                <w:rFonts w:ascii="Georgia" w:hAnsi="Georgia"/>
                <w:sz w:val="18"/>
              </w:rPr>
            </w:pPr>
            <w:r w:rsidRPr="00182186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1C645F49" w:rsidR="00597860" w:rsidRPr="00182186" w:rsidRDefault="00597860" w:rsidP="005978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Fitness </w:t>
            </w:r>
            <w:r w:rsidRPr="00263A2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  <w:rPrChange w:id="27" w:author="David Döbele" w:date="2021-11-16T19:13:00Z">
                  <w:rPr>
                    <w:rFonts w:ascii="Georgia" w:hAnsi="Georgia" w:cs="Georgia"/>
                    <w:color w:val="000000"/>
                    <w:sz w:val="18"/>
                    <w:lang w:val="de-AT"/>
                  </w:rPr>
                </w:rPrChange>
              </w:rPr>
              <w:t>(generelles Interesse an Sport und Ernährung),</w:t>
            </w:r>
            <w:r w:rsidRPr="00182186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Motorrad fahren</w:t>
            </w:r>
          </w:p>
        </w:tc>
      </w:tr>
      <w:tr w:rsidR="00597860" w:rsidRPr="00182186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11CA05A6" w:rsidR="00597860" w:rsidRPr="00182186" w:rsidRDefault="00AA55DB" w:rsidP="0059786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lastRenderedPageBreak/>
              <w:t>Herne</w:t>
            </w:r>
            <w:r w:rsidR="00597860" w:rsidRPr="00182186">
              <w:rPr>
                <w:rFonts w:ascii="Georgia" w:hAnsi="Georgia"/>
                <w:sz w:val="18"/>
              </w:rPr>
              <w:t xml:space="preserve">, </w:t>
            </w:r>
            <w:r w:rsidR="004724E1">
              <w:rPr>
                <w:rFonts w:ascii="Georgia" w:hAnsi="Georgia"/>
                <w:sz w:val="18"/>
              </w:rPr>
              <w:t>16</w:t>
            </w:r>
            <w:r w:rsidR="00597860" w:rsidRPr="00182186">
              <w:rPr>
                <w:rFonts w:ascii="Georgia" w:hAnsi="Georgia"/>
                <w:sz w:val="18"/>
              </w:rPr>
              <w:t>.11.20</w:t>
            </w:r>
            <w:r>
              <w:rPr>
                <w:rFonts w:ascii="Georgia" w:hAnsi="Georgia"/>
                <w:sz w:val="18"/>
              </w:rPr>
              <w:t>21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77777777" w:rsidR="00597860" w:rsidRPr="00182186" w:rsidRDefault="00597860" w:rsidP="00597860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20266" w14:textId="77777777" w:rsidR="00A11301" w:rsidRDefault="00A11301" w:rsidP="00BE053D">
      <w:pPr>
        <w:spacing w:after="0" w:line="240" w:lineRule="auto"/>
      </w:pPr>
      <w:r>
        <w:separator/>
      </w:r>
    </w:p>
  </w:endnote>
  <w:endnote w:type="continuationSeparator" w:id="0">
    <w:p w14:paraId="1DBC3754" w14:textId="77777777" w:rsidR="00A11301" w:rsidRDefault="00A1130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DE8F6" w14:textId="77777777" w:rsidR="00A11301" w:rsidRDefault="00A11301" w:rsidP="00BE053D">
      <w:pPr>
        <w:spacing w:after="0" w:line="240" w:lineRule="auto"/>
      </w:pPr>
      <w:r>
        <w:separator/>
      </w:r>
    </w:p>
  </w:footnote>
  <w:footnote w:type="continuationSeparator" w:id="0">
    <w:p w14:paraId="14AD4CFC" w14:textId="77777777" w:rsidR="00A11301" w:rsidRDefault="00A1130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AEFEC78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2"/>
  </w:num>
  <w:num w:numId="9">
    <w:abstractNumId w:val="12"/>
  </w:num>
  <w:num w:numId="10">
    <w:abstractNumId w:val="23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991"/>
    <w:rsid w:val="000607C4"/>
    <w:rsid w:val="00061D33"/>
    <w:rsid w:val="00064643"/>
    <w:rsid w:val="00087747"/>
    <w:rsid w:val="00092A2C"/>
    <w:rsid w:val="000A1FDA"/>
    <w:rsid w:val="000B63E2"/>
    <w:rsid w:val="000B6548"/>
    <w:rsid w:val="000D671A"/>
    <w:rsid w:val="000E487B"/>
    <w:rsid w:val="00103EC5"/>
    <w:rsid w:val="00116C6E"/>
    <w:rsid w:val="00125CA6"/>
    <w:rsid w:val="00156FC9"/>
    <w:rsid w:val="00162A5A"/>
    <w:rsid w:val="00172867"/>
    <w:rsid w:val="00175B6D"/>
    <w:rsid w:val="00182186"/>
    <w:rsid w:val="001901ED"/>
    <w:rsid w:val="0019483A"/>
    <w:rsid w:val="001A46BF"/>
    <w:rsid w:val="001A481B"/>
    <w:rsid w:val="001B0186"/>
    <w:rsid w:val="001B62CA"/>
    <w:rsid w:val="001D4DCD"/>
    <w:rsid w:val="001F4175"/>
    <w:rsid w:val="00212AE0"/>
    <w:rsid w:val="00223A4D"/>
    <w:rsid w:val="00231880"/>
    <w:rsid w:val="00232CB5"/>
    <w:rsid w:val="00234A7E"/>
    <w:rsid w:val="002402AC"/>
    <w:rsid w:val="0024373D"/>
    <w:rsid w:val="002508C2"/>
    <w:rsid w:val="00263A25"/>
    <w:rsid w:val="00267252"/>
    <w:rsid w:val="00267797"/>
    <w:rsid w:val="00276BC6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04BA"/>
    <w:rsid w:val="00456B0D"/>
    <w:rsid w:val="004724E1"/>
    <w:rsid w:val="00476AF8"/>
    <w:rsid w:val="00484FD7"/>
    <w:rsid w:val="004929FB"/>
    <w:rsid w:val="004A54BA"/>
    <w:rsid w:val="004B6A5E"/>
    <w:rsid w:val="004D3A05"/>
    <w:rsid w:val="00507EA7"/>
    <w:rsid w:val="0052084A"/>
    <w:rsid w:val="00526089"/>
    <w:rsid w:val="00526E80"/>
    <w:rsid w:val="00527A28"/>
    <w:rsid w:val="00527DCA"/>
    <w:rsid w:val="00550650"/>
    <w:rsid w:val="005716D4"/>
    <w:rsid w:val="00571B60"/>
    <w:rsid w:val="00585A4D"/>
    <w:rsid w:val="00597860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AD6"/>
    <w:rsid w:val="00720320"/>
    <w:rsid w:val="00723643"/>
    <w:rsid w:val="00725D3C"/>
    <w:rsid w:val="00725F2A"/>
    <w:rsid w:val="00733DA1"/>
    <w:rsid w:val="00737822"/>
    <w:rsid w:val="0074111D"/>
    <w:rsid w:val="00753D4A"/>
    <w:rsid w:val="00756912"/>
    <w:rsid w:val="00761609"/>
    <w:rsid w:val="00763DCE"/>
    <w:rsid w:val="007756FC"/>
    <w:rsid w:val="00776C46"/>
    <w:rsid w:val="0078260B"/>
    <w:rsid w:val="007838D1"/>
    <w:rsid w:val="00785254"/>
    <w:rsid w:val="00785853"/>
    <w:rsid w:val="007966F0"/>
    <w:rsid w:val="00797BFC"/>
    <w:rsid w:val="007A720F"/>
    <w:rsid w:val="007C1B35"/>
    <w:rsid w:val="007C6A3C"/>
    <w:rsid w:val="007D4BEE"/>
    <w:rsid w:val="007D5BE9"/>
    <w:rsid w:val="00802B08"/>
    <w:rsid w:val="008050E4"/>
    <w:rsid w:val="008114D1"/>
    <w:rsid w:val="0082257D"/>
    <w:rsid w:val="00853438"/>
    <w:rsid w:val="00866846"/>
    <w:rsid w:val="00875DA9"/>
    <w:rsid w:val="00895E38"/>
    <w:rsid w:val="008A782B"/>
    <w:rsid w:val="008B0FC0"/>
    <w:rsid w:val="008C429A"/>
    <w:rsid w:val="008D40A0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1301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5DB"/>
    <w:rsid w:val="00AA5A9C"/>
    <w:rsid w:val="00AB016A"/>
    <w:rsid w:val="00AB2A5A"/>
    <w:rsid w:val="00AC3D46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76EA"/>
    <w:rsid w:val="00B90595"/>
    <w:rsid w:val="00BA09E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DE5BB8"/>
    <w:rsid w:val="00E0596B"/>
    <w:rsid w:val="00E13110"/>
    <w:rsid w:val="00E24DF1"/>
    <w:rsid w:val="00E431ED"/>
    <w:rsid w:val="00E64FF5"/>
    <w:rsid w:val="00E907EC"/>
    <w:rsid w:val="00EA5421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E35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63A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1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2021-11-16T09:50:00Z</cp:lastPrinted>
  <dcterms:created xsi:type="dcterms:W3CDTF">2021-11-16T09:50:00Z</dcterms:created>
  <dcterms:modified xsi:type="dcterms:W3CDTF">2021-11-16T18:13:00Z</dcterms:modified>
</cp:coreProperties>
</file>