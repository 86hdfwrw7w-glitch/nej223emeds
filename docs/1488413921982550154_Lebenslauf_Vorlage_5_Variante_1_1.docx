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709"/>
        <w:gridCol w:w="425"/>
        <w:gridCol w:w="283"/>
        <w:gridCol w:w="142"/>
        <w:gridCol w:w="425"/>
        <w:gridCol w:w="3403"/>
        <w:tblGridChange w:id="0">
          <w:tblGrid>
            <w:gridCol w:w="1985"/>
            <w:gridCol w:w="3402"/>
            <w:gridCol w:w="709"/>
            <w:gridCol w:w="425"/>
            <w:gridCol w:w="283"/>
            <w:gridCol w:w="142"/>
            <w:gridCol w:w="425"/>
            <w:gridCol w:w="3403"/>
          </w:tblGrid>
        </w:tblGridChange>
      </w:tblGrid>
      <w:tr w:rsidR="00D74E32" w:rsidRPr="00BA215A" w14:paraId="5DF08F91" w14:textId="77777777" w:rsidTr="00D74E32">
        <w:trPr>
          <w:trHeight w:val="227"/>
        </w:trPr>
        <w:tc>
          <w:tcPr>
            <w:tcW w:w="10774" w:type="dxa"/>
            <w:gridSpan w:val="8"/>
          </w:tcPr>
          <w:p w14:paraId="11DD220E" w14:textId="422F7341" w:rsidR="002508C2" w:rsidDel="00D74E32" w:rsidRDefault="00433D4B" w:rsidP="008050E4">
            <w:pPr>
              <w:spacing w:line="276" w:lineRule="auto"/>
              <w:jc w:val="center"/>
              <w:rPr>
                <w:del w:id="1" w:author="David Döbele" w:date="2026-03-31T07:43:00Z" w16du:dateUtc="2026-03-31T05:43:00Z"/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David Franzke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Eisenbahnstraße 11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79183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Waldkirch</w:t>
            </w:r>
            <w:ins w:id="2" w:author="David Döbele" w:date="2026-03-31T07:43:00Z" w16du:dateUtc="2026-03-31T05:43:00Z">
              <w:r w:rsidR="00D74E32">
                <w:rPr>
                  <w:rFonts w:ascii="Georgia" w:hAnsi="Georgia" w:cs="Georgia"/>
                  <w:color w:val="000000"/>
                  <w:sz w:val="20"/>
                  <w:lang w:val="de-AT"/>
                </w:rPr>
                <w:t xml:space="preserve"> | </w:t>
              </w:r>
            </w:ins>
          </w:p>
          <w:p w14:paraId="722A5AF6" w14:textId="781D0F2C" w:rsidR="008050E4" w:rsidRPr="00BA215A" w:rsidRDefault="002B2091" w:rsidP="00D74E32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151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42816916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david.franzke@gmx.de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13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6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2004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Emmendingen</w:t>
            </w:r>
          </w:p>
        </w:tc>
      </w:tr>
      <w:tr w:rsidR="00D74E32" w:rsidRPr="009D7C49" w14:paraId="0FCADE56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74E32" w:rsidRPr="009D7C49" w14:paraId="7D1DEBF7" w14:textId="77777777" w:rsidTr="00D74E32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63F60C1C" w:rsidR="00D1492F" w:rsidRPr="008050E4" w:rsidRDefault="00A13FC3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Albert-Ludwigs-Universität</w:t>
            </w:r>
          </w:p>
        </w:tc>
        <w:tc>
          <w:tcPr>
            <w:tcW w:w="3970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2E9F143" w:rsidR="00D1492F" w:rsidRPr="008050E4" w:rsidRDefault="00B17D95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</w:t>
            </w:r>
            <w:r w:rsidR="00A13FC3">
              <w:rPr>
                <w:rFonts w:ascii="Georgia" w:hAnsi="Georgia"/>
                <w:i/>
                <w:smallCaps/>
                <w:sz w:val="23"/>
                <w:szCs w:val="23"/>
              </w:rPr>
              <w:t>reiburg</w:t>
            </w:r>
          </w:p>
        </w:tc>
      </w:tr>
      <w:tr w:rsidR="00D74E32" w:rsidRPr="00D1492F" w14:paraId="61E5D482" w14:textId="77777777" w:rsidTr="00D74E32">
        <w:tc>
          <w:tcPr>
            <w:tcW w:w="6521" w:type="dxa"/>
            <w:gridSpan w:val="4"/>
          </w:tcPr>
          <w:p w14:paraId="11CB9A0F" w14:textId="5539518A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A13FC3">
              <w:rPr>
                <w:rFonts w:ascii="Georgia" w:hAnsi="Georgia"/>
                <w:sz w:val="18"/>
              </w:rPr>
              <w:t>Volkswirtschaftslehre</w:t>
            </w:r>
          </w:p>
        </w:tc>
        <w:tc>
          <w:tcPr>
            <w:tcW w:w="4253" w:type="dxa"/>
            <w:gridSpan w:val="4"/>
          </w:tcPr>
          <w:p w14:paraId="419A9228" w14:textId="4D77B622" w:rsidR="00D1492F" w:rsidRPr="00D1492F" w:rsidRDefault="00A13FC3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2022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08/2026</w:t>
            </w:r>
          </w:p>
        </w:tc>
      </w:tr>
      <w:tr w:rsidR="00D74E32" w:rsidRPr="00D90950" w14:paraId="7EABE9F1" w14:textId="77777777" w:rsidTr="00D74E32">
        <w:tc>
          <w:tcPr>
            <w:tcW w:w="10774" w:type="dxa"/>
            <w:gridSpan w:val="8"/>
          </w:tcPr>
          <w:p w14:paraId="015CC027" w14:textId="0FBF3C01" w:rsidR="00B17D95" w:rsidRPr="00B17D95" w:rsidRDefault="009F7933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Themenbereich der Bachelorthesis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: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Strategische Allianzen &amp; Markteintritt in Emerging Markets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(</w:t>
            </w:r>
            <w:r w:rsidR="0052662F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bereits eingereicht,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Benotung ausstehend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  <w:p w14:paraId="08DB11CB" w14:textId="4BC16B5B" w:rsidR="00426D7E" w:rsidRDefault="00B17D95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</w:rPr>
              <w:t>Unternehmensrechnung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del w:id="3" w:author="David Döbele" w:date="2026-03-31T07:44:00Z" w16du:dateUtc="2026-03-31T05:44:00Z">
              <w:r w:rsidRPr="00B17D95" w:rsidDel="00D74E32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delText xml:space="preserve">Note: </w:delText>
              </w:r>
            </w:del>
            <w:r w:rsidR="00F01431">
              <w:rPr>
                <w:rFonts w:ascii="Georgia" w:hAnsi="Georgia" w:cs="Georgia"/>
                <w:i/>
                <w:iCs/>
                <w:color w:val="000000"/>
                <w:sz w:val="18"/>
              </w:rPr>
              <w:t>2,0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</w:rPr>
              <w:t>Unternehmenstheorie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del w:id="4" w:author="David Döbele" w:date="2026-03-31T07:44:00Z" w16du:dateUtc="2026-03-31T05:44:00Z">
              <w:r w:rsidRPr="00B17D95" w:rsidDel="00D74E32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delText xml:space="preserve">Note: </w:delText>
              </w:r>
            </w:del>
            <w:r w:rsidR="00F01431">
              <w:rPr>
                <w:rFonts w:ascii="Georgia" w:hAnsi="Georgia" w:cs="Georgia"/>
                <w:i/>
                <w:iCs/>
                <w:color w:val="000000"/>
                <w:sz w:val="18"/>
              </w:rPr>
              <w:t>2,3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</w:rPr>
              <w:t>Finanzwissenschaft 1 &amp; 2</w:t>
            </w:r>
            <w:r w:rsid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del w:id="5" w:author="David Döbele" w:date="2026-03-31T07:44:00Z" w16du:dateUtc="2026-03-31T05:44:00Z">
              <w:r w:rsidR="00D90950" w:rsidDel="00D74E32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delText xml:space="preserve">Note: </w:delText>
              </w:r>
            </w:del>
            <w:r w:rsidR="00F01431">
              <w:rPr>
                <w:rFonts w:ascii="Georgia" w:hAnsi="Georgia" w:cs="Georgia"/>
                <w:i/>
                <w:iCs/>
                <w:color w:val="000000"/>
                <w:sz w:val="18"/>
              </w:rPr>
              <w:t>jeweils 1,7</w:t>
            </w:r>
            <w:r w:rsid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  <w:p w14:paraId="7A71E6B0" w14:textId="76CE5234" w:rsidR="00426D7E" w:rsidRPr="00D90950" w:rsidRDefault="00F01431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Relevante berufsfeldorientierende Kompetenzen: Grundlagen professioneller Tabellenkalkulation (MS Excel), English for Students of Economics, Entrepreneurship – rechtliche und betriebswirtschaftliche Fragestellungen rund um die Unternehmensgründung</w:t>
            </w:r>
          </w:p>
        </w:tc>
      </w:tr>
      <w:tr w:rsidR="00D74E32" w:rsidRPr="009D7C49" w14:paraId="013361E1" w14:textId="77777777" w:rsidTr="00D74E32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22074CC6" w:rsidR="00D1492F" w:rsidRPr="008050E4" w:rsidRDefault="00A13FC3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Geschwister-Scholl-Gymnasium</w:t>
            </w:r>
          </w:p>
        </w:tc>
        <w:tc>
          <w:tcPr>
            <w:tcW w:w="3828" w:type="dxa"/>
            <w:gridSpan w:val="2"/>
            <w:vAlign w:val="bottom"/>
          </w:tcPr>
          <w:p w14:paraId="63D86F51" w14:textId="55A65498" w:rsidR="00D1492F" w:rsidRPr="008050E4" w:rsidRDefault="00A13FC3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Waldkirch</w:t>
            </w:r>
          </w:p>
        </w:tc>
      </w:tr>
      <w:tr w:rsidR="00D74E32" w:rsidRPr="002B2091" w14:paraId="62632213" w14:textId="77777777" w:rsidTr="00D74E32">
        <w:tc>
          <w:tcPr>
            <w:tcW w:w="5387" w:type="dxa"/>
            <w:gridSpan w:val="2"/>
          </w:tcPr>
          <w:p w14:paraId="5F71027E" w14:textId="1A24D178" w:rsidR="00D1492F" w:rsidRPr="00D5280E" w:rsidRDefault="00A13FC3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5387" w:type="dxa"/>
            <w:gridSpan w:val="6"/>
          </w:tcPr>
          <w:p w14:paraId="51FC9814" w14:textId="41653CC9" w:rsidR="00D1492F" w:rsidRPr="00610200" w:rsidRDefault="00426D7E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</w:t>
            </w:r>
            <w:r w:rsidR="00A13FC3">
              <w:rPr>
                <w:rFonts w:ascii="Georgia" w:hAnsi="Georgia"/>
                <w:sz w:val="18"/>
              </w:rPr>
              <w:t>2014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A13FC3">
              <w:rPr>
                <w:rFonts w:ascii="Georgia" w:hAnsi="Georgia"/>
                <w:sz w:val="18"/>
              </w:rPr>
              <w:t>07</w:t>
            </w:r>
            <w:r>
              <w:rPr>
                <w:rFonts w:ascii="Georgia" w:hAnsi="Georgia"/>
                <w:sz w:val="18"/>
              </w:rPr>
              <w:t>/</w:t>
            </w:r>
            <w:r w:rsidR="00A13FC3">
              <w:rPr>
                <w:rFonts w:ascii="Georgia" w:hAnsi="Georgia"/>
                <w:sz w:val="18"/>
              </w:rPr>
              <w:t>2022</w:t>
            </w:r>
          </w:p>
        </w:tc>
      </w:tr>
      <w:tr w:rsidR="00D74E32" w:rsidRPr="00D5280E" w14:paraId="4D68BFE7" w14:textId="77777777" w:rsidTr="00D74E32">
        <w:tc>
          <w:tcPr>
            <w:tcW w:w="10774" w:type="dxa"/>
            <w:gridSpan w:val="8"/>
          </w:tcPr>
          <w:p w14:paraId="54BF63E9" w14:textId="36B89D81" w:rsidR="0091331D" w:rsidRPr="00A13FC3" w:rsidRDefault="00A13FC3" w:rsidP="00A13FC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Leistungskurse: Wirtschaft, Deutsch, Biologie</w:t>
            </w:r>
          </w:p>
        </w:tc>
      </w:tr>
      <w:tr w:rsidR="00D74E32" w:rsidRPr="009D7C49" w14:paraId="3A2665B3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74E32" w:rsidRPr="009D7C49" w14:paraId="127C64E2" w14:textId="77777777" w:rsidTr="00D74E32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75180382" w:rsidR="00665BF3" w:rsidRPr="008050E4" w:rsidRDefault="00BC6288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CURACON GmbH Wirtschaftsprüfungsgesellschaft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6E69B8AA" w:rsidR="00665BF3" w:rsidRPr="008050E4" w:rsidRDefault="001E31E4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Münster</w:t>
            </w:r>
          </w:p>
        </w:tc>
      </w:tr>
      <w:tr w:rsidR="00D74E32" w:rsidRPr="00CE1BBC" w14:paraId="335D84E9" w14:textId="77777777" w:rsidTr="00D74E32">
        <w:tc>
          <w:tcPr>
            <w:tcW w:w="6521" w:type="dxa"/>
            <w:gridSpan w:val="4"/>
          </w:tcPr>
          <w:p w14:paraId="20B1570F" w14:textId="1573711B" w:rsidR="00665BF3" w:rsidRPr="00A74225" w:rsidRDefault="003733E5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Praktikant i</w:t>
            </w:r>
            <w:r w:rsidR="001E31E4">
              <w:rPr>
                <w:rFonts w:ascii="Georgia" w:hAnsi="Georgia"/>
                <w:sz w:val="18"/>
                <w:lang w:val="en-US"/>
              </w:rPr>
              <w:t>n der Unternehmensberatung</w:t>
            </w:r>
            <w:r w:rsidR="00EC3C4F">
              <w:rPr>
                <w:rFonts w:ascii="Georgia" w:hAnsi="Georgia"/>
                <w:sz w:val="18"/>
                <w:lang w:val="en-US"/>
              </w:rPr>
              <w:t xml:space="preserve"> (geplant, Vertrag bereits unterzeichnet)</w:t>
            </w:r>
          </w:p>
        </w:tc>
        <w:tc>
          <w:tcPr>
            <w:tcW w:w="4253" w:type="dxa"/>
            <w:gridSpan w:val="4"/>
          </w:tcPr>
          <w:p w14:paraId="0475B997" w14:textId="1BE3648A" w:rsidR="00665BF3" w:rsidRPr="00A74225" w:rsidRDefault="001E31E4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05</w:t>
            </w:r>
            <w:r w:rsidR="00665BF3">
              <w:rPr>
                <w:rFonts w:ascii="Georgia" w:hAnsi="Georgia"/>
                <w:sz w:val="18"/>
                <w:lang w:val="en-US"/>
              </w:rPr>
              <w:t>/</w:t>
            </w:r>
            <w:r>
              <w:rPr>
                <w:rFonts w:ascii="Georgia" w:hAnsi="Georgia"/>
                <w:sz w:val="18"/>
                <w:lang w:val="en-US"/>
              </w:rPr>
              <w:t>2026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07</w:t>
            </w:r>
            <w:r w:rsidR="00665BF3">
              <w:rPr>
                <w:rFonts w:ascii="Georgia" w:hAnsi="Georgia"/>
                <w:sz w:val="18"/>
                <w:lang w:val="en-US"/>
              </w:rPr>
              <w:t>/</w:t>
            </w:r>
            <w:r>
              <w:rPr>
                <w:rFonts w:ascii="Georgia" w:hAnsi="Georgia"/>
                <w:sz w:val="18"/>
                <w:lang w:val="en-US"/>
              </w:rPr>
              <w:t>2026</w:t>
            </w:r>
          </w:p>
        </w:tc>
      </w:tr>
      <w:tr w:rsidR="00D74E32" w:rsidRPr="00D5280E" w14:paraId="54C3D64C" w14:textId="77777777" w:rsidTr="00D74E32">
        <w:tc>
          <w:tcPr>
            <w:tcW w:w="10774" w:type="dxa"/>
            <w:gridSpan w:val="8"/>
          </w:tcPr>
          <w:p w14:paraId="27184178" w14:textId="1D28973D" w:rsidR="003418E0" w:rsidRPr="003418E0" w:rsidRDefault="00624017" w:rsidP="003418E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Mitarbeit in interdisziplinären Beratungsprojekten der Gesundheitswirtschaft, u.a. in den Bereichen Restrukturierung, Sanierung sowie Strategie- und Prozessberatung für Einrichtungen des Krankenhauswesens und </w:t>
            </w:r>
            <w:r w:rsidR="004E5F18">
              <w:rPr>
                <w:sz w:val="18"/>
                <w:lang w:val="de-AT"/>
              </w:rPr>
              <w:t xml:space="preserve">der </w:t>
            </w:r>
            <w:r>
              <w:rPr>
                <w:sz w:val="18"/>
                <w:lang w:val="de-AT"/>
              </w:rPr>
              <w:t>Eingliederungshilfe</w:t>
            </w:r>
          </w:p>
          <w:p w14:paraId="23AB8399" w14:textId="1C514C40" w:rsidR="00665BF3" w:rsidRPr="00D5280E" w:rsidRDefault="002B1E67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Eigenständige Durchführung von Recherchen, Datenanalysen und Benchmarkings zur Vorbereitung und Untermauerung von Handlungsempfehlungen für Mandanten</w:t>
            </w:r>
          </w:p>
          <w:p w14:paraId="6DD9BA0F" w14:textId="34F90D28" w:rsidR="00CE28CC" w:rsidRPr="004B456E" w:rsidRDefault="002B1E67" w:rsidP="004B456E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 und Aufbereitung von Präsentationen, Konzepten und Auswertungen zur Unterstützung des Projektteams</w:t>
            </w:r>
          </w:p>
        </w:tc>
      </w:tr>
      <w:tr w:rsidR="00D74E32" w:rsidRPr="009D7C49" w14:paraId="50AFEA03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42FB0D26" w14:textId="12A17860" w:rsidR="00665BF3" w:rsidRPr="00F31B84" w:rsidRDefault="00A13FC3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Haufe-Lexware GmbH &amp; Co. KG (Haufe </w:t>
            </w:r>
            <w:r w:rsidR="00FB31A3">
              <w:rPr>
                <w:b/>
                <w:i w:val="0"/>
                <w:iCs w:val="0"/>
                <w:smallCaps/>
                <w:sz w:val="23"/>
                <w:szCs w:val="23"/>
              </w:rPr>
              <w:t>Group SE)</w:t>
            </w:r>
          </w:p>
        </w:tc>
        <w:tc>
          <w:tcPr>
            <w:tcW w:w="4253" w:type="dxa"/>
            <w:gridSpan w:val="4"/>
            <w:vAlign w:val="bottom"/>
          </w:tcPr>
          <w:p w14:paraId="11E31BD8" w14:textId="599A2281" w:rsidR="00665BF3" w:rsidRPr="00F31B84" w:rsidRDefault="00A26D0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F</w:t>
            </w:r>
            <w:r w:rsidR="00FB31A3">
              <w:rPr>
                <w:iCs w:val="0"/>
                <w:smallCaps/>
                <w:sz w:val="23"/>
                <w:szCs w:val="23"/>
              </w:rPr>
              <w:t>reiburg</w:t>
            </w:r>
          </w:p>
        </w:tc>
      </w:tr>
      <w:tr w:rsidR="00D74E32" w:rsidRPr="006546FD" w14:paraId="48328CB9" w14:textId="77777777" w:rsidTr="00D74E32">
        <w:tc>
          <w:tcPr>
            <w:tcW w:w="6521" w:type="dxa"/>
            <w:gridSpan w:val="4"/>
          </w:tcPr>
          <w:p w14:paraId="74B74B41" w14:textId="074675FF" w:rsidR="00665BF3" w:rsidRPr="00A74225" w:rsidRDefault="00FB31A3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Werkstudent im Marketing / CRM der Cloud-ERP-Plattform Haufe X360</w:t>
            </w:r>
          </w:p>
        </w:tc>
        <w:tc>
          <w:tcPr>
            <w:tcW w:w="4253" w:type="dxa"/>
            <w:gridSpan w:val="4"/>
          </w:tcPr>
          <w:p w14:paraId="2CB21DEB" w14:textId="0B495625" w:rsidR="00665BF3" w:rsidRPr="00A74225" w:rsidRDefault="00FB31A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06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2025</w:t>
            </w:r>
          </w:p>
        </w:tc>
      </w:tr>
      <w:tr w:rsidR="00D74E32" w:rsidRPr="00D5280E" w14:paraId="7C4155D6" w14:textId="77777777" w:rsidTr="00D74E32">
        <w:tc>
          <w:tcPr>
            <w:tcW w:w="10774" w:type="dxa"/>
            <w:gridSpan w:val="8"/>
          </w:tcPr>
          <w:p w14:paraId="1A135F1D" w14:textId="4B963042" w:rsidR="0091331D" w:rsidRDefault="00F01431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Betreuung und Weiterentwicklung in Eigenverantwortung des zweiwöchigen Partner-Newsletters mit über 400 Empfängern unter enger Zusammenarbeit mit verschiedenen Unternehmensbereichen</w:t>
            </w:r>
          </w:p>
          <w:p w14:paraId="7C7DA6E8" w14:textId="5507D453" w:rsidR="0091331D" w:rsidRDefault="00000696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 systematischer Kunden- und Marktanalysen unter Einsatz von Microsoft Excel sowie Aufbereitung der Daten in Microsoft PowerPoint</w:t>
            </w:r>
          </w:p>
          <w:p w14:paraId="7920CC42" w14:textId="77777777" w:rsidR="00000696" w:rsidRDefault="00000696" w:rsidP="0091331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Verwaltung und Pflege der Lead- und Kundendatenbanken in Hubspot, einschließlich strukturierter Erfassung, Aktualisierung und Segmentierung von Kontakten</w:t>
            </w:r>
          </w:p>
          <w:p w14:paraId="3658805E" w14:textId="2DEF1B05" w:rsidR="00BA215A" w:rsidRPr="0091331D" w:rsidRDefault="00000696" w:rsidP="0091331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Unterstützung bei der Implementierung automatisierter Workflows zur Optimierung von Marketing- und Vertriebsprozessen</w:t>
            </w:r>
            <w:r w:rsidR="00D5280E" w:rsidRPr="0091331D">
              <w:rPr>
                <w:sz w:val="18"/>
                <w:lang w:val="de-AT"/>
              </w:rPr>
              <w:t xml:space="preserve"> </w:t>
            </w:r>
          </w:p>
        </w:tc>
      </w:tr>
      <w:tr w:rsidR="00D74E32" w:rsidRPr="009D7C49" w14:paraId="0D4DF1FA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52DCB940" w14:textId="1989989C" w:rsidR="0091331D" w:rsidRPr="00F31B84" w:rsidRDefault="00A13FC3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REWE Markt GmbH</w:t>
            </w:r>
          </w:p>
        </w:tc>
        <w:tc>
          <w:tcPr>
            <w:tcW w:w="4253" w:type="dxa"/>
            <w:gridSpan w:val="4"/>
            <w:vAlign w:val="bottom"/>
          </w:tcPr>
          <w:p w14:paraId="00F3353C" w14:textId="4260BD28" w:rsidR="0091331D" w:rsidRPr="00F31B84" w:rsidRDefault="00A13FC3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Waldkirch</w:t>
            </w:r>
          </w:p>
        </w:tc>
      </w:tr>
      <w:tr w:rsidR="00D74E32" w:rsidRPr="006546FD" w14:paraId="7A1EBBAB" w14:textId="77777777" w:rsidTr="00D74E32">
        <w:tc>
          <w:tcPr>
            <w:tcW w:w="6096" w:type="dxa"/>
            <w:gridSpan w:val="3"/>
          </w:tcPr>
          <w:p w14:paraId="06A0ABEE" w14:textId="0CE5DB8D" w:rsidR="00665BF3" w:rsidRPr="008C429A" w:rsidRDefault="00A13FC3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Teilzeit-Mitarbeiter im Verkauf</w:t>
            </w:r>
          </w:p>
        </w:tc>
        <w:tc>
          <w:tcPr>
            <w:tcW w:w="4678" w:type="dxa"/>
            <w:gridSpan w:val="5"/>
          </w:tcPr>
          <w:p w14:paraId="59E67B8D" w14:textId="3D3B3CA7" w:rsidR="00665BF3" w:rsidRPr="008C429A" w:rsidRDefault="00A13FC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03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10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</w:p>
        </w:tc>
      </w:tr>
      <w:tr w:rsidR="00D74E32" w:rsidRPr="00D5280E" w14:paraId="76B55717" w14:textId="77777777" w:rsidTr="00D74E32">
        <w:tc>
          <w:tcPr>
            <w:tcW w:w="10774" w:type="dxa"/>
            <w:gridSpan w:val="8"/>
          </w:tcPr>
          <w:p w14:paraId="39519817" w14:textId="210FA4F5" w:rsidR="00665BF3" w:rsidDel="00D74E32" w:rsidRDefault="00D13AFB" w:rsidP="00665BF3">
            <w:pPr>
              <w:pStyle w:val="Bullets"/>
              <w:rPr>
                <w:del w:id="6" w:author="David Döbele" w:date="2026-03-31T07:45:00Z" w16du:dateUtc="2026-03-31T05:45:00Z"/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von Verkaufsaktivitäten im Tagesgeschäf</w:t>
            </w:r>
            <w:ins w:id="7" w:author="David Döbele" w:date="2026-03-31T07:45:00Z" w16du:dateUtc="2026-03-31T05:45:00Z">
              <w:r w:rsidR="00D74E32">
                <w:rPr>
                  <w:sz w:val="18"/>
                  <w:lang w:val="de-AT"/>
                </w:rPr>
                <w:t xml:space="preserve">t sowie </w:t>
              </w:r>
            </w:ins>
            <w:del w:id="8" w:author="David Döbele" w:date="2026-03-31T07:45:00Z" w16du:dateUtc="2026-03-31T05:45:00Z">
              <w:r w:rsidDel="00D74E32">
                <w:rPr>
                  <w:sz w:val="18"/>
                  <w:lang w:val="de-AT"/>
                </w:rPr>
                <w:delText>t</w:delText>
              </w:r>
            </w:del>
          </w:p>
          <w:p w14:paraId="5E301C2A" w14:textId="358264FD" w:rsidR="0091331D" w:rsidRPr="00D74E32" w:rsidRDefault="00D13AFB" w:rsidP="00D74E32">
            <w:pPr>
              <w:pStyle w:val="Bullets"/>
              <w:rPr>
                <w:sz w:val="18"/>
                <w:lang w:val="de-AT"/>
              </w:rPr>
            </w:pPr>
            <w:r w:rsidRPr="00D74E32">
              <w:rPr>
                <w:sz w:val="18"/>
                <w:lang w:val="de-AT"/>
              </w:rPr>
              <w:t>Assistenz in der Beratung von Kunden</w:t>
            </w:r>
          </w:p>
        </w:tc>
      </w:tr>
      <w:tr w:rsidR="00D74E32" w:rsidRPr="009D7C49" w14:paraId="414B4085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6ADB9EC0" w:rsidR="00665BF3" w:rsidRPr="009D7C49" w:rsidRDefault="00433D4B" w:rsidP="00665BF3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Außerunivertäres</w:t>
            </w:r>
            <w:r w:rsidR="00D5280E">
              <w:rPr>
                <w:sz w:val="28"/>
              </w:rPr>
              <w:t xml:space="preserve"> Engagement</w:t>
            </w:r>
          </w:p>
        </w:tc>
      </w:tr>
      <w:tr w:rsidR="00D74E32" w:rsidRPr="009D7C49" w14:paraId="74251178" w14:textId="77777777" w:rsidTr="00D74E32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7B91B5A" w:rsidR="00CE28CC" w:rsidRPr="00AA5A9C" w:rsidRDefault="00026318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McKinsey &amp; Company, Inc.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2A911AEE" w:rsidR="00CE28CC" w:rsidRPr="007D5BE9" w:rsidRDefault="00026318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Remote</w:t>
            </w:r>
          </w:p>
        </w:tc>
      </w:tr>
      <w:tr w:rsidR="00D74E32" w:rsidRPr="006546FD" w14:paraId="4F59C612" w14:textId="77777777" w:rsidTr="00D74E32">
        <w:trPr>
          <w:trHeight w:val="193"/>
        </w:trPr>
        <w:tc>
          <w:tcPr>
            <w:tcW w:w="6804" w:type="dxa"/>
            <w:gridSpan w:val="5"/>
          </w:tcPr>
          <w:p w14:paraId="32F07601" w14:textId="38422716" w:rsidR="00665BF3" w:rsidRPr="00D5280E" w:rsidRDefault="00026318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Teilnahme an der Initiative „Forward-Program“</w:t>
            </w:r>
          </w:p>
        </w:tc>
        <w:tc>
          <w:tcPr>
            <w:tcW w:w="3970" w:type="dxa"/>
            <w:gridSpan w:val="3"/>
          </w:tcPr>
          <w:p w14:paraId="45DD2178" w14:textId="29F1F55D" w:rsidR="00665BF3" w:rsidRDefault="00026318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09</w:t>
            </w:r>
            <w:r w:rsidR="00665BF3">
              <w:rPr>
                <w:sz w:val="18"/>
                <w:lang w:val="en-US"/>
              </w:rPr>
              <w:t>/</w:t>
            </w:r>
            <w:r>
              <w:rPr>
                <w:sz w:val="18"/>
                <w:lang w:val="en-US"/>
              </w:rPr>
              <w:t>2025</w:t>
            </w:r>
            <w:r w:rsidR="00665BF3">
              <w:rPr>
                <w:sz w:val="18"/>
                <w:lang w:val="en-US"/>
              </w:rPr>
              <w:t xml:space="preserve"> – </w:t>
            </w:r>
            <w:r>
              <w:rPr>
                <w:sz w:val="18"/>
                <w:lang w:val="en-US"/>
              </w:rPr>
              <w:t>12/2025</w:t>
            </w:r>
          </w:p>
        </w:tc>
      </w:tr>
      <w:tr w:rsidR="00D74E32" w:rsidRPr="00D5280E" w14:paraId="02437711" w14:textId="77777777" w:rsidTr="00D74E32">
        <w:trPr>
          <w:trHeight w:val="193"/>
        </w:trPr>
        <w:tc>
          <w:tcPr>
            <w:tcW w:w="10774" w:type="dxa"/>
            <w:gridSpan w:val="8"/>
          </w:tcPr>
          <w:p w14:paraId="7CA4D9D0" w14:textId="70871731" w:rsidR="00AA5A9C" w:rsidRPr="00F64C22" w:rsidRDefault="00026318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Entwicklung und Förderung essenzieller Schlüsselfähigkeiten für Beratungs-Umgebungen wie Resilienz, Kommunikation und Problem-Solving zur adaptiven beruflichen Weiterentwicklung</w:t>
            </w:r>
          </w:p>
          <w:p w14:paraId="68CFAD97" w14:textId="44952C39" w:rsidR="00F64C22" w:rsidRPr="00E13110" w:rsidRDefault="00026318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Absolvierung von praxisnahen Fallbeispielen zur Festigung der erworbenen Kenntnisse</w:t>
            </w:r>
          </w:p>
        </w:tc>
      </w:tr>
      <w:tr w:rsidR="00D74E32" w:rsidRPr="009D7C49" w14:paraId="1B9925EA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4EB125A0" w14:textId="56ACE194" w:rsidR="00433D4B" w:rsidRDefault="00026318" w:rsidP="00433D4B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WFI – Consulting Cup e.V.</w:t>
            </w:r>
          </w:p>
        </w:tc>
        <w:tc>
          <w:tcPr>
            <w:tcW w:w="4253" w:type="dxa"/>
            <w:gridSpan w:val="4"/>
            <w:vAlign w:val="bottom"/>
          </w:tcPr>
          <w:p w14:paraId="7CFD46FC" w14:textId="1BFDA22F" w:rsidR="00433D4B" w:rsidRDefault="002F7816" w:rsidP="00433D4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Ingolstadt</w:t>
            </w:r>
          </w:p>
        </w:tc>
      </w:tr>
      <w:tr w:rsidR="00D74E32" w:rsidRPr="009D7C49" w14:paraId="75761E33" w14:textId="77777777" w:rsidTr="00D74E32">
        <w:trPr>
          <w:trHeight w:val="193"/>
        </w:trPr>
        <w:tc>
          <w:tcPr>
            <w:tcW w:w="6521" w:type="dxa"/>
            <w:gridSpan w:val="4"/>
          </w:tcPr>
          <w:p w14:paraId="5D5038EE" w14:textId="1B0F89F8" w:rsidR="00433D4B" w:rsidRDefault="002F7816" w:rsidP="00433D4B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>Teilnahme an der 24h-Case-Challenge</w:t>
            </w:r>
          </w:p>
        </w:tc>
        <w:tc>
          <w:tcPr>
            <w:tcW w:w="4253" w:type="dxa"/>
            <w:gridSpan w:val="4"/>
          </w:tcPr>
          <w:p w14:paraId="69A4E1C4" w14:textId="07E45C94" w:rsidR="00433D4B" w:rsidRDefault="002F7816" w:rsidP="00433D4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en-US"/>
              </w:rPr>
              <w:t>11/2025</w:t>
            </w:r>
          </w:p>
        </w:tc>
      </w:tr>
      <w:tr w:rsidR="00D74E32" w:rsidRPr="009D7C49" w14:paraId="008C8E81" w14:textId="77777777" w:rsidTr="00D74E32">
        <w:trPr>
          <w:trHeight w:val="346"/>
        </w:trPr>
        <w:tc>
          <w:tcPr>
            <w:tcW w:w="10774" w:type="dxa"/>
            <w:gridSpan w:val="8"/>
          </w:tcPr>
          <w:p w14:paraId="6CBB505F" w14:textId="77777777" w:rsidR="00433D4B" w:rsidRPr="0022068A" w:rsidRDefault="0052662F" w:rsidP="002F781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22068A">
              <w:rPr>
                <w:i/>
                <w:iCs/>
                <w:sz w:val="18"/>
                <w:lang w:val="de-AT"/>
              </w:rPr>
              <w:t>Bearbeitung einer realen 24-Stunden-Fallstudie von Horváth in einem Vierer-Team mit fachlicher Begleitung durch Unternehmensvertreter von Horváth, zeb, Accenture und weiteren Partnern</w:t>
            </w:r>
          </w:p>
          <w:p w14:paraId="52BB8FE8" w14:textId="3D12FAFD" w:rsidR="0052662F" w:rsidRPr="002F7816" w:rsidRDefault="0052662F" w:rsidP="002F781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22068A">
              <w:rPr>
                <w:i/>
                <w:iCs/>
                <w:sz w:val="18"/>
                <w:lang w:val="de-AT"/>
              </w:rPr>
              <w:t xml:space="preserve">Entwicklung und Präsentation einer strukturierten Lösungsempfehlung vor einer Fachjury aus </w:t>
            </w:r>
            <w:r w:rsidR="0022068A">
              <w:rPr>
                <w:i/>
                <w:iCs/>
                <w:sz w:val="18"/>
                <w:lang w:val="de-AT"/>
              </w:rPr>
              <w:t>erfahrenen Consultants</w:t>
            </w:r>
            <w:r w:rsidRPr="0022068A">
              <w:rPr>
                <w:i/>
                <w:iCs/>
                <w:sz w:val="18"/>
                <w:lang w:val="de-AT"/>
              </w:rPr>
              <w:t xml:space="preserve"> im Wettbewerb mit elf weiteren Teams</w:t>
            </w:r>
          </w:p>
        </w:tc>
      </w:tr>
      <w:tr w:rsidR="00D74E32" w:rsidRPr="009D7C49" w14:paraId="4AF19DD1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7756FD9A" w14:textId="4DA0ABD6" w:rsidR="00433D4B" w:rsidRPr="007D5BE9" w:rsidRDefault="00026318" w:rsidP="00433D4B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Geschwister-Scholl-Gymnasium</w:t>
            </w:r>
          </w:p>
        </w:tc>
        <w:tc>
          <w:tcPr>
            <w:tcW w:w="4253" w:type="dxa"/>
            <w:gridSpan w:val="4"/>
            <w:vAlign w:val="bottom"/>
          </w:tcPr>
          <w:p w14:paraId="30626CB8" w14:textId="5CC38DBD" w:rsidR="00433D4B" w:rsidRPr="000B6548" w:rsidRDefault="00026318" w:rsidP="00433D4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Waldkirch</w:t>
            </w:r>
          </w:p>
        </w:tc>
      </w:tr>
      <w:tr w:rsidR="00D74E32" w:rsidRPr="006546FD" w14:paraId="56372BDE" w14:textId="77777777" w:rsidTr="00D74E32">
        <w:trPr>
          <w:trHeight w:val="193"/>
        </w:trPr>
        <w:tc>
          <w:tcPr>
            <w:tcW w:w="7371" w:type="dxa"/>
            <w:gridSpan w:val="7"/>
          </w:tcPr>
          <w:p w14:paraId="3C87D247" w14:textId="63A32F01" w:rsidR="00433D4B" w:rsidRPr="00F64FA7" w:rsidRDefault="00026318" w:rsidP="00433D4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Mitglied der Event-Arbeitsgemeinschaft</w:t>
            </w:r>
          </w:p>
        </w:tc>
        <w:tc>
          <w:tcPr>
            <w:tcW w:w="3403" w:type="dxa"/>
          </w:tcPr>
          <w:p w14:paraId="288A2195" w14:textId="3845F049" w:rsidR="00433D4B" w:rsidRPr="00F64FA7" w:rsidRDefault="00433D4B" w:rsidP="00433D4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09/</w:t>
            </w:r>
            <w:r w:rsidR="00026318">
              <w:rPr>
                <w:i w:val="0"/>
                <w:iCs w:val="0"/>
                <w:sz w:val="18"/>
                <w:lang w:val="en-US"/>
              </w:rPr>
              <w:t>2020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026318">
              <w:rPr>
                <w:i w:val="0"/>
                <w:iCs w:val="0"/>
                <w:sz w:val="18"/>
                <w:lang w:val="en-US"/>
              </w:rPr>
              <w:t>07</w:t>
            </w:r>
            <w:r w:rsidRPr="00F64FA7">
              <w:rPr>
                <w:i w:val="0"/>
                <w:iCs w:val="0"/>
                <w:sz w:val="18"/>
                <w:lang w:val="en-US"/>
              </w:rPr>
              <w:t>/</w:t>
            </w:r>
            <w:r w:rsidR="00026318">
              <w:rPr>
                <w:i w:val="0"/>
                <w:iCs w:val="0"/>
                <w:sz w:val="18"/>
                <w:lang w:val="en-US"/>
              </w:rPr>
              <w:t>2022</w:t>
            </w:r>
          </w:p>
        </w:tc>
      </w:tr>
      <w:tr w:rsidR="00D74E32" w:rsidRPr="006546FD" w14:paraId="7ECB507F" w14:textId="77777777" w:rsidTr="00D74E32">
        <w:trPr>
          <w:trHeight w:val="193"/>
        </w:trPr>
        <w:tc>
          <w:tcPr>
            <w:tcW w:w="10774" w:type="dxa"/>
            <w:gridSpan w:val="8"/>
          </w:tcPr>
          <w:p w14:paraId="1A6A237B" w14:textId="6A2C862B" w:rsidR="00433D4B" w:rsidRPr="004067B8" w:rsidRDefault="00026318" w:rsidP="00433D4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Planung und Koordination von schulischen Events wie Vollversammlungen und Feiern in gemeinschaftlichen Teams</w:t>
            </w:r>
          </w:p>
          <w:p w14:paraId="2CC438FF" w14:textId="1EFF298C" w:rsidR="00433D4B" w:rsidRPr="00CE28CC" w:rsidRDefault="00026318" w:rsidP="00433D4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Ausgestaltung, Aufbau und Abbau der nötigen Infrastruktur</w:t>
            </w:r>
          </w:p>
        </w:tc>
      </w:tr>
      <w:tr w:rsidR="00D74E32" w:rsidRPr="009D7C49" w14:paraId="482569A2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433D4B" w:rsidRPr="009D7C49" w:rsidRDefault="00433D4B" w:rsidP="00433D4B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D74E32" w:rsidRPr="00D5280E" w14:paraId="2B257790" w14:textId="77777777" w:rsidTr="00D74E32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433D4B" w:rsidRPr="009D7C49" w:rsidRDefault="00433D4B" w:rsidP="00433D4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789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2757AB5B" w:rsidR="00433D4B" w:rsidRPr="00D5280E" w:rsidRDefault="00433D4B" w:rsidP="00433D4B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161A4A"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Grundlagen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D74E32" w:rsidRPr="005E57F6" w14:paraId="45706C3F" w14:textId="77777777" w:rsidTr="00D74E32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433D4B" w:rsidRPr="009D7C49" w:rsidRDefault="00433D4B" w:rsidP="00433D4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789" w:type="dxa"/>
            <w:gridSpan w:val="7"/>
            <w:vAlign w:val="bottom"/>
          </w:tcPr>
          <w:p w14:paraId="60CA2168" w14:textId="3CAF7D21" w:rsidR="00433D4B" w:rsidRPr="00665BF3" w:rsidRDefault="00433D4B" w:rsidP="00433D4B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Suite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>Hubspot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>R - Programmiersprache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Grundlagen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D74E32" w:rsidRPr="00BA215A" w14:paraId="70CB01B0" w14:textId="77777777" w:rsidTr="00D74E32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9" w:author="David Döbele" w:date="2026-03-31T07:44:00Z" w16du:dateUtc="2026-03-31T05:44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trPrChange w:id="10" w:author="David Döbele" w:date="2026-03-31T07:44:00Z" w16du:dateUtc="2026-03-31T05:44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11" w:author="David Döbele" w:date="2026-03-31T07:44:00Z" w16du:dateUtc="2026-03-31T05:44:00Z">
              <w:tcPr>
                <w:tcW w:w="1985" w:type="dxa"/>
                <w:vAlign w:val="bottom"/>
              </w:tcPr>
            </w:tcPrChange>
          </w:tcPr>
          <w:p w14:paraId="04F58216" w14:textId="754D8426" w:rsidR="00433D4B" w:rsidRPr="009D7C49" w:rsidRDefault="00433D4B" w:rsidP="00433D4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  <w:ins w:id="12" w:author="David Döbele" w:date="2026-03-31T07:44:00Z" w16du:dateUtc="2026-03-31T05:44:00Z">
              <w:r w:rsidR="00D74E32">
                <w:rPr>
                  <w:rFonts w:ascii="Georgia" w:hAnsi="Georgia"/>
                  <w:sz w:val="18"/>
                </w:rPr>
                <w:br/>
              </w:r>
            </w:ins>
          </w:p>
        </w:tc>
        <w:tc>
          <w:tcPr>
            <w:tcW w:w="8789" w:type="dxa"/>
            <w:gridSpan w:val="7"/>
            <w:vAlign w:val="bottom"/>
            <w:tcPrChange w:id="13" w:author="David Döbele" w:date="2026-03-31T07:44:00Z" w16du:dateUtc="2026-03-31T05:44:00Z">
              <w:tcPr>
                <w:tcW w:w="8789" w:type="dxa"/>
                <w:gridSpan w:val="7"/>
                <w:vAlign w:val="bottom"/>
              </w:tcPr>
            </w:tcPrChange>
          </w:tcPr>
          <w:p w14:paraId="598C2742" w14:textId="36067F78" w:rsidR="00433D4B" w:rsidRPr="0074111D" w:rsidRDefault="00161A4A" w:rsidP="00433D4B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Kraftsport</w:t>
            </w:r>
            <w:r w:rsidR="00433D4B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433D4B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konstantes Training dreimal pro Woche</w:t>
            </w:r>
            <w:r w:rsidR="00433D4B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433D4B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>Literatur zur Persönlichkeitsentwicklung und Biografien</w:t>
            </w:r>
            <w:r w:rsidR="00433D4B" w:rsidRPr="0074111D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>Wirtschaftsnachrichten</w:t>
            </w:r>
          </w:p>
        </w:tc>
      </w:tr>
      <w:tr w:rsidR="00D74E32" w:rsidRPr="00BA215A" w14:paraId="071AB173" w14:textId="77777777" w:rsidTr="00D74E32">
        <w:trPr>
          <w:trHeight w:val="1020"/>
        </w:trPr>
        <w:tc>
          <w:tcPr>
            <w:tcW w:w="1985" w:type="dxa"/>
            <w:vAlign w:val="bottom"/>
          </w:tcPr>
          <w:p w14:paraId="406B03AC" w14:textId="767CFE89" w:rsidR="00433D4B" w:rsidRDefault="004B4906" w:rsidP="00433D4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Waldkirch</w:t>
            </w:r>
            <w:r w:rsidR="00433D4B">
              <w:rPr>
                <w:rFonts w:ascii="Georgia" w:hAnsi="Georgia"/>
                <w:sz w:val="18"/>
              </w:rPr>
              <w:t>, 05.11.2019</w:t>
            </w:r>
          </w:p>
        </w:tc>
        <w:tc>
          <w:tcPr>
            <w:tcW w:w="8789" w:type="dxa"/>
            <w:gridSpan w:val="7"/>
            <w:vAlign w:val="bottom"/>
          </w:tcPr>
          <w:p w14:paraId="6478BDEA" w14:textId="77777777" w:rsidR="00433D4B" w:rsidRPr="00C768ED" w:rsidRDefault="00433D4B" w:rsidP="00433D4B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D74E32">
      <w:footerReference w:type="even" r:id="rId8"/>
      <w:pgSz w:w="11906" w:h="16838"/>
      <w:pgMar w:top="454" w:right="1418" w:bottom="113" w:left="1418" w:header="709" w:footer="709" w:gutter="0"/>
      <w:cols w:space="708"/>
      <w:docGrid w:linePitch="360"/>
      <w:sectPrChange w:id="14" w:author="David Döbele" w:date="2026-03-31T07:44:00Z" w16du:dateUtc="2026-03-31T05:44:00Z">
        <w:sectPr w:rsidR="00723643" w:rsidRPr="0074111D" w:rsidSect="00D74E32">
          <w:pgMar w:top="1021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E01A2" w14:textId="77777777" w:rsidR="000F4169" w:rsidRDefault="000F4169" w:rsidP="00BE053D">
      <w:pPr>
        <w:spacing w:after="0" w:line="240" w:lineRule="auto"/>
      </w:pPr>
      <w:r>
        <w:separator/>
      </w:r>
    </w:p>
  </w:endnote>
  <w:endnote w:type="continuationSeparator" w:id="0">
    <w:p w14:paraId="0454DEFB" w14:textId="77777777" w:rsidR="000F4169" w:rsidRDefault="000F416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A8355" w14:textId="77777777" w:rsidR="000F4169" w:rsidRDefault="000F4169" w:rsidP="00BE053D">
      <w:pPr>
        <w:spacing w:after="0" w:line="240" w:lineRule="auto"/>
      </w:pPr>
      <w:r>
        <w:separator/>
      </w:r>
    </w:p>
  </w:footnote>
  <w:footnote w:type="continuationSeparator" w:id="0">
    <w:p w14:paraId="335D7B22" w14:textId="77777777" w:rsidR="000F4169" w:rsidRDefault="000F416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4014786">
    <w:abstractNumId w:val="14"/>
  </w:num>
  <w:num w:numId="2" w16cid:durableId="746850086">
    <w:abstractNumId w:val="17"/>
  </w:num>
  <w:num w:numId="3" w16cid:durableId="872772332">
    <w:abstractNumId w:val="19"/>
  </w:num>
  <w:num w:numId="4" w16cid:durableId="140777613">
    <w:abstractNumId w:val="0"/>
  </w:num>
  <w:num w:numId="5" w16cid:durableId="137306352">
    <w:abstractNumId w:val="1"/>
  </w:num>
  <w:num w:numId="6" w16cid:durableId="1391542650">
    <w:abstractNumId w:val="2"/>
  </w:num>
  <w:num w:numId="7" w16cid:durableId="1925334022">
    <w:abstractNumId w:val="13"/>
  </w:num>
  <w:num w:numId="8" w16cid:durableId="1793161467">
    <w:abstractNumId w:val="22"/>
  </w:num>
  <w:num w:numId="9" w16cid:durableId="1315796882">
    <w:abstractNumId w:val="12"/>
  </w:num>
  <w:num w:numId="10" w16cid:durableId="223689388">
    <w:abstractNumId w:val="23"/>
  </w:num>
  <w:num w:numId="11" w16cid:durableId="1217277705">
    <w:abstractNumId w:val="5"/>
  </w:num>
  <w:num w:numId="12" w16cid:durableId="872618141">
    <w:abstractNumId w:val="6"/>
  </w:num>
  <w:num w:numId="13" w16cid:durableId="1206602833">
    <w:abstractNumId w:val="8"/>
  </w:num>
  <w:num w:numId="14" w16cid:durableId="76250991">
    <w:abstractNumId w:val="9"/>
  </w:num>
  <w:num w:numId="15" w16cid:durableId="1425147084">
    <w:abstractNumId w:val="21"/>
  </w:num>
  <w:num w:numId="16" w16cid:durableId="2089574917">
    <w:abstractNumId w:val="4"/>
  </w:num>
  <w:num w:numId="17" w16cid:durableId="380979234">
    <w:abstractNumId w:val="16"/>
  </w:num>
  <w:num w:numId="18" w16cid:durableId="1964648578">
    <w:abstractNumId w:val="3"/>
  </w:num>
  <w:num w:numId="19" w16cid:durableId="1511530147">
    <w:abstractNumId w:val="18"/>
  </w:num>
  <w:num w:numId="20" w16cid:durableId="1171145971">
    <w:abstractNumId w:val="10"/>
  </w:num>
  <w:num w:numId="21" w16cid:durableId="642538104">
    <w:abstractNumId w:val="11"/>
  </w:num>
  <w:num w:numId="22" w16cid:durableId="280110546">
    <w:abstractNumId w:val="15"/>
  </w:num>
  <w:num w:numId="23" w16cid:durableId="1573389065">
    <w:abstractNumId w:val="7"/>
  </w:num>
  <w:num w:numId="24" w16cid:durableId="1189102624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696"/>
    <w:rsid w:val="00023B2A"/>
    <w:rsid w:val="00026318"/>
    <w:rsid w:val="00061D33"/>
    <w:rsid w:val="00064643"/>
    <w:rsid w:val="00087747"/>
    <w:rsid w:val="00092A2C"/>
    <w:rsid w:val="000A1FDA"/>
    <w:rsid w:val="000B63E2"/>
    <w:rsid w:val="000B6548"/>
    <w:rsid w:val="000D671A"/>
    <w:rsid w:val="000F4169"/>
    <w:rsid w:val="00103EC5"/>
    <w:rsid w:val="00116C6E"/>
    <w:rsid w:val="00125CA6"/>
    <w:rsid w:val="0013576D"/>
    <w:rsid w:val="00156FC9"/>
    <w:rsid w:val="00161A4A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31E4"/>
    <w:rsid w:val="001F4175"/>
    <w:rsid w:val="0022068A"/>
    <w:rsid w:val="00223A4D"/>
    <w:rsid w:val="00232CB5"/>
    <w:rsid w:val="00234A7E"/>
    <w:rsid w:val="0024373D"/>
    <w:rsid w:val="002508C2"/>
    <w:rsid w:val="00267252"/>
    <w:rsid w:val="00282DB0"/>
    <w:rsid w:val="002B1E67"/>
    <w:rsid w:val="002B2091"/>
    <w:rsid w:val="002C6972"/>
    <w:rsid w:val="002D2B32"/>
    <w:rsid w:val="002D410A"/>
    <w:rsid w:val="002D4516"/>
    <w:rsid w:val="002F46AD"/>
    <w:rsid w:val="002F7816"/>
    <w:rsid w:val="003022D4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3D4B"/>
    <w:rsid w:val="0043430C"/>
    <w:rsid w:val="00435E6D"/>
    <w:rsid w:val="00443668"/>
    <w:rsid w:val="00456B0D"/>
    <w:rsid w:val="00476AF8"/>
    <w:rsid w:val="00484FD7"/>
    <w:rsid w:val="004929FB"/>
    <w:rsid w:val="004A54BA"/>
    <w:rsid w:val="004B456E"/>
    <w:rsid w:val="004B4906"/>
    <w:rsid w:val="004B6A5E"/>
    <w:rsid w:val="004E5F18"/>
    <w:rsid w:val="00507EA7"/>
    <w:rsid w:val="00526089"/>
    <w:rsid w:val="0052662F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24017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076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7933"/>
    <w:rsid w:val="00A0257D"/>
    <w:rsid w:val="00A12EDC"/>
    <w:rsid w:val="00A13FC3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C6288"/>
    <w:rsid w:val="00BD6B37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3AFB"/>
    <w:rsid w:val="00D1492F"/>
    <w:rsid w:val="00D17B69"/>
    <w:rsid w:val="00D3003C"/>
    <w:rsid w:val="00D331F4"/>
    <w:rsid w:val="00D46E34"/>
    <w:rsid w:val="00D470E4"/>
    <w:rsid w:val="00D52142"/>
    <w:rsid w:val="00D5280E"/>
    <w:rsid w:val="00D61F14"/>
    <w:rsid w:val="00D74E32"/>
    <w:rsid w:val="00D80D6B"/>
    <w:rsid w:val="00D90950"/>
    <w:rsid w:val="00DA69DF"/>
    <w:rsid w:val="00DB33F8"/>
    <w:rsid w:val="00DD38E2"/>
    <w:rsid w:val="00E13110"/>
    <w:rsid w:val="00E24DF1"/>
    <w:rsid w:val="00E41BE0"/>
    <w:rsid w:val="00E431ED"/>
    <w:rsid w:val="00E64FF5"/>
    <w:rsid w:val="00E907EC"/>
    <w:rsid w:val="00EA5421"/>
    <w:rsid w:val="00EB34FC"/>
    <w:rsid w:val="00EB5816"/>
    <w:rsid w:val="00EC3C4F"/>
    <w:rsid w:val="00ED0EA9"/>
    <w:rsid w:val="00EF77DF"/>
    <w:rsid w:val="00F01431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B31A3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74E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538</Words>
  <Characters>3390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31</cp:revision>
  <dcterms:created xsi:type="dcterms:W3CDTF">2019-11-07T09:02:00Z</dcterms:created>
  <dcterms:modified xsi:type="dcterms:W3CDTF">2026-03-31T05:45:00Z</dcterms:modified>
</cp:coreProperties>
</file>