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AA445" w14:textId="5D4A6EDD" w:rsidR="00EE44B0" w:rsidRPr="00ED3C5C" w:rsidRDefault="00C34979" w:rsidP="00A156B9">
      <w:pPr>
        <w:jc w:val="right"/>
        <w:rPr>
          <w:rFonts w:ascii="Georgia" w:hAnsi="Georgia"/>
          <w:sz w:val="20"/>
          <w:szCs w:val="20"/>
          <w:rPrChange w:id="0" w:author="David Döbele" w:date="2024-08-14T18:08:00Z" w16du:dateUtc="2024-08-14T16:08:00Z">
            <w:rPr>
              <w:rFonts w:ascii="Georgia" w:hAnsi="Georgia"/>
              <w:sz w:val="21"/>
              <w:szCs w:val="21"/>
            </w:rPr>
          </w:rPrChange>
        </w:rPr>
      </w:pPr>
      <w:r w:rsidRPr="00ED3C5C">
        <w:rPr>
          <w:rFonts w:ascii="Georgia" w:hAnsi="Georgia"/>
          <w:sz w:val="20"/>
          <w:szCs w:val="20"/>
          <w:rPrChange w:id="1" w:author="David Döbele" w:date="2024-08-14T18:08:00Z" w16du:dateUtc="2024-08-14T16:08:00Z">
            <w:rPr>
              <w:rFonts w:ascii="Georgia" w:hAnsi="Georgia"/>
              <w:sz w:val="21"/>
              <w:szCs w:val="21"/>
            </w:rPr>
          </w:rPrChange>
        </w:rPr>
        <w:t>Luca Theinert</w:t>
      </w:r>
    </w:p>
    <w:p w14:paraId="30DCE4AD" w14:textId="31D90D5B" w:rsidR="004A6740" w:rsidRPr="00ED3C5C" w:rsidRDefault="00C34979" w:rsidP="00A156B9">
      <w:pPr>
        <w:jc w:val="right"/>
        <w:rPr>
          <w:rFonts w:ascii="Georgia" w:hAnsi="Georgia"/>
          <w:sz w:val="20"/>
          <w:szCs w:val="20"/>
          <w:rPrChange w:id="2" w:author="David Döbele" w:date="2024-08-14T18:08:00Z" w16du:dateUtc="2024-08-14T16:08:00Z">
            <w:rPr>
              <w:rFonts w:ascii="Georgia" w:hAnsi="Georgia"/>
              <w:sz w:val="21"/>
              <w:szCs w:val="21"/>
            </w:rPr>
          </w:rPrChange>
        </w:rPr>
      </w:pPr>
      <w:r w:rsidRPr="00ED3C5C">
        <w:rPr>
          <w:rFonts w:ascii="Georgia" w:hAnsi="Georgia"/>
          <w:sz w:val="20"/>
          <w:szCs w:val="20"/>
          <w:rPrChange w:id="3" w:author="David Döbele" w:date="2024-08-14T18:08:00Z" w16du:dateUtc="2024-08-14T16:08:00Z">
            <w:rPr>
              <w:rFonts w:ascii="Georgia" w:hAnsi="Georgia"/>
              <w:sz w:val="21"/>
              <w:szCs w:val="21"/>
            </w:rPr>
          </w:rPrChange>
        </w:rPr>
        <w:t>Erfurter Straße 7</w:t>
      </w:r>
    </w:p>
    <w:p w14:paraId="253D9332" w14:textId="3B51DB06" w:rsidR="001E6FC7" w:rsidRPr="00ED3C5C" w:rsidRDefault="00C34979" w:rsidP="00A156B9">
      <w:pPr>
        <w:jc w:val="right"/>
        <w:rPr>
          <w:rFonts w:ascii="Georgia" w:hAnsi="Georgia"/>
          <w:sz w:val="20"/>
          <w:szCs w:val="20"/>
          <w:rPrChange w:id="4" w:author="David Döbele" w:date="2024-08-14T18:08:00Z" w16du:dateUtc="2024-08-14T16:08:00Z">
            <w:rPr>
              <w:rFonts w:ascii="Georgia" w:hAnsi="Georgia"/>
              <w:sz w:val="21"/>
              <w:szCs w:val="21"/>
            </w:rPr>
          </w:rPrChange>
        </w:rPr>
      </w:pPr>
      <w:r w:rsidRPr="00ED3C5C">
        <w:rPr>
          <w:rFonts w:ascii="Georgia" w:hAnsi="Georgia"/>
          <w:sz w:val="20"/>
          <w:szCs w:val="20"/>
          <w:rPrChange w:id="5" w:author="David Döbele" w:date="2024-08-14T18:08:00Z" w16du:dateUtc="2024-08-14T16:08:00Z">
            <w:rPr>
              <w:rFonts w:ascii="Georgia" w:hAnsi="Georgia"/>
              <w:sz w:val="21"/>
              <w:szCs w:val="21"/>
            </w:rPr>
          </w:rPrChange>
        </w:rPr>
        <w:t>73529 Schwäbisch Gmünd</w:t>
      </w:r>
    </w:p>
    <w:p w14:paraId="4644B08B" w14:textId="511251C0" w:rsidR="001E6FC7" w:rsidRPr="00ED3C5C" w:rsidRDefault="00362F50" w:rsidP="00A156B9">
      <w:pPr>
        <w:jc w:val="right"/>
        <w:rPr>
          <w:rFonts w:ascii="Georgia" w:hAnsi="Georgia"/>
          <w:sz w:val="20"/>
          <w:szCs w:val="20"/>
          <w:lang w:val="fr-FR"/>
          <w:rPrChange w:id="6" w:author="David Döbele" w:date="2024-08-14T18:08:00Z" w16du:dateUtc="2024-08-14T16:08:00Z">
            <w:rPr>
              <w:rFonts w:ascii="Georgia" w:hAnsi="Georgia"/>
              <w:sz w:val="21"/>
              <w:szCs w:val="21"/>
              <w:lang w:val="fr-FR"/>
            </w:rPr>
          </w:rPrChange>
        </w:rPr>
      </w:pPr>
      <w:proofErr w:type="gramStart"/>
      <w:r w:rsidRPr="00ED3C5C">
        <w:rPr>
          <w:rFonts w:ascii="Georgia" w:hAnsi="Georgia"/>
          <w:sz w:val="20"/>
          <w:szCs w:val="20"/>
          <w:lang w:val="fr-FR"/>
          <w:rPrChange w:id="7" w:author="David Döbele" w:date="2024-08-14T18:08:00Z" w16du:dateUtc="2024-08-14T16:08:00Z">
            <w:rPr>
              <w:rFonts w:ascii="Georgia" w:hAnsi="Georgia"/>
              <w:sz w:val="21"/>
              <w:szCs w:val="21"/>
              <w:lang w:val="fr-FR"/>
            </w:rPr>
          </w:rPrChange>
        </w:rPr>
        <w:t>Mail:</w:t>
      </w:r>
      <w:proofErr w:type="gramEnd"/>
      <w:r w:rsidR="00C34979" w:rsidRPr="00ED3C5C">
        <w:rPr>
          <w:rFonts w:ascii="Georgia" w:hAnsi="Georgia"/>
          <w:sz w:val="20"/>
          <w:szCs w:val="20"/>
          <w:lang w:val="fr-FR"/>
          <w:rPrChange w:id="8" w:author="David Döbele" w:date="2024-08-14T18:08:00Z" w16du:dateUtc="2024-08-14T16:08:00Z">
            <w:rPr>
              <w:rFonts w:ascii="Georgia" w:hAnsi="Georgia"/>
              <w:sz w:val="21"/>
              <w:szCs w:val="21"/>
              <w:lang w:val="fr-FR"/>
            </w:rPr>
          </w:rPrChange>
        </w:rPr>
        <w:t xml:space="preserve"> luca.theinert@gmail.com</w:t>
      </w:r>
    </w:p>
    <w:p w14:paraId="267B6CC3" w14:textId="19BE32AD" w:rsidR="001E6FC7" w:rsidRPr="00ED3C5C" w:rsidRDefault="00EE448B" w:rsidP="00983492">
      <w:pPr>
        <w:jc w:val="right"/>
        <w:rPr>
          <w:rFonts w:ascii="Georgia" w:hAnsi="Georgia"/>
          <w:sz w:val="20"/>
          <w:szCs w:val="20"/>
          <w:lang w:val="fr-FR"/>
          <w:rPrChange w:id="9" w:author="David Döbele" w:date="2024-08-14T18:08:00Z" w16du:dateUtc="2024-08-14T16:08:00Z">
            <w:rPr>
              <w:rFonts w:ascii="Georgia" w:hAnsi="Georgia"/>
              <w:sz w:val="21"/>
              <w:szCs w:val="21"/>
              <w:lang w:val="fr-FR"/>
            </w:rPr>
          </w:rPrChange>
        </w:rPr>
      </w:pPr>
      <w:proofErr w:type="gramStart"/>
      <w:r w:rsidRPr="00ED3C5C">
        <w:rPr>
          <w:rFonts w:ascii="Georgia" w:hAnsi="Georgia"/>
          <w:sz w:val="20"/>
          <w:szCs w:val="20"/>
          <w:lang w:val="fr-FR"/>
          <w:rPrChange w:id="10" w:author="David Döbele" w:date="2024-08-14T18:08:00Z" w16du:dateUtc="2024-08-14T16:08:00Z">
            <w:rPr>
              <w:rFonts w:ascii="Georgia" w:hAnsi="Georgia"/>
              <w:sz w:val="21"/>
              <w:szCs w:val="21"/>
              <w:lang w:val="fr-FR"/>
            </w:rPr>
          </w:rPrChange>
        </w:rPr>
        <w:t>Mobil:</w:t>
      </w:r>
      <w:proofErr w:type="gramEnd"/>
      <w:r w:rsidR="00C34979" w:rsidRPr="00ED3C5C">
        <w:rPr>
          <w:rFonts w:ascii="Georgia" w:hAnsi="Georgia"/>
          <w:sz w:val="20"/>
          <w:szCs w:val="20"/>
          <w:lang w:val="fr-FR"/>
          <w:rPrChange w:id="11" w:author="David Döbele" w:date="2024-08-14T18:08:00Z" w16du:dateUtc="2024-08-14T16:08:00Z">
            <w:rPr>
              <w:rFonts w:ascii="Georgia" w:hAnsi="Georgia"/>
              <w:sz w:val="21"/>
              <w:szCs w:val="21"/>
              <w:lang w:val="fr-FR"/>
            </w:rPr>
          </w:rPrChange>
        </w:rPr>
        <w:t xml:space="preserve"> +49 159 08496131</w:t>
      </w:r>
    </w:p>
    <w:p w14:paraId="6808477C" w14:textId="3CEFCD5C" w:rsidR="001E6FC7" w:rsidRPr="00ED3C5C" w:rsidRDefault="00DB1B79" w:rsidP="0025655A">
      <w:pPr>
        <w:rPr>
          <w:rFonts w:ascii="Georgia" w:hAnsi="Georgia"/>
          <w:sz w:val="20"/>
          <w:szCs w:val="20"/>
          <w:rPrChange w:id="12" w:author="David Döbele" w:date="2024-08-14T18:08:00Z" w16du:dateUtc="2024-08-14T16:08:00Z">
            <w:rPr>
              <w:rFonts w:ascii="Georgia" w:hAnsi="Georgia"/>
              <w:sz w:val="21"/>
              <w:szCs w:val="21"/>
            </w:rPr>
          </w:rPrChange>
        </w:rPr>
      </w:pPr>
      <w:r w:rsidRPr="00ED3C5C">
        <w:rPr>
          <w:rFonts w:ascii="Georgia" w:hAnsi="Georgia"/>
          <w:sz w:val="20"/>
          <w:szCs w:val="20"/>
          <w:rPrChange w:id="13" w:author="David Döbele" w:date="2024-08-14T18:08:00Z" w16du:dateUtc="2024-08-14T16:08:00Z">
            <w:rPr>
              <w:rFonts w:ascii="Georgia" w:hAnsi="Georgia"/>
              <w:sz w:val="21"/>
              <w:szCs w:val="21"/>
            </w:rPr>
          </w:rPrChange>
        </w:rPr>
        <w:t>EY GmbH &amp; Co. KG</w:t>
      </w:r>
    </w:p>
    <w:p w14:paraId="3C8BB40A" w14:textId="7EC4BF23" w:rsidR="00DB1B79" w:rsidRPr="00ED3C5C" w:rsidRDefault="00DB1B79" w:rsidP="0025655A">
      <w:pPr>
        <w:rPr>
          <w:rFonts w:ascii="Georgia" w:hAnsi="Georgia"/>
          <w:sz w:val="20"/>
          <w:szCs w:val="20"/>
          <w:rPrChange w:id="14" w:author="David Döbele" w:date="2024-08-14T18:08:00Z" w16du:dateUtc="2024-08-14T16:08:00Z">
            <w:rPr>
              <w:rFonts w:ascii="Georgia" w:hAnsi="Georgia"/>
              <w:sz w:val="21"/>
              <w:szCs w:val="21"/>
            </w:rPr>
          </w:rPrChange>
        </w:rPr>
      </w:pPr>
      <w:r w:rsidRPr="00ED3C5C">
        <w:rPr>
          <w:rFonts w:ascii="Georgia" w:hAnsi="Georgia"/>
          <w:sz w:val="20"/>
          <w:szCs w:val="20"/>
          <w:rPrChange w:id="15" w:author="David Döbele" w:date="2024-08-14T18:08:00Z" w16du:dateUtc="2024-08-14T16:08:00Z">
            <w:rPr>
              <w:rFonts w:ascii="Georgia" w:hAnsi="Georgia"/>
              <w:sz w:val="21"/>
              <w:szCs w:val="21"/>
            </w:rPr>
          </w:rPrChange>
        </w:rPr>
        <w:t>Wirtschaftsprüfungsgesellschaft</w:t>
      </w:r>
    </w:p>
    <w:p w14:paraId="7D577206" w14:textId="2D6FF2F2" w:rsidR="00F852A1" w:rsidRPr="00ED3C5C" w:rsidRDefault="00F852A1">
      <w:pPr>
        <w:rPr>
          <w:rFonts w:ascii="Georgia" w:hAnsi="Georgia"/>
          <w:sz w:val="20"/>
          <w:szCs w:val="20"/>
          <w:rPrChange w:id="16" w:author="David Döbele" w:date="2024-08-14T18:08:00Z" w16du:dateUtc="2024-08-14T16:08:00Z">
            <w:rPr>
              <w:rFonts w:ascii="Georgia" w:hAnsi="Georgia"/>
              <w:sz w:val="21"/>
              <w:szCs w:val="21"/>
            </w:rPr>
          </w:rPrChange>
        </w:rPr>
      </w:pPr>
      <w:r w:rsidRPr="00ED3C5C">
        <w:rPr>
          <w:rFonts w:ascii="Georgia" w:hAnsi="Georgia"/>
          <w:sz w:val="20"/>
          <w:szCs w:val="20"/>
          <w:rPrChange w:id="17" w:author="David Döbele" w:date="2024-08-14T18:08:00Z" w16du:dateUtc="2024-08-14T16:08:00Z">
            <w:rPr>
              <w:rFonts w:ascii="Georgia" w:hAnsi="Georgia"/>
              <w:sz w:val="21"/>
              <w:szCs w:val="21"/>
            </w:rPr>
          </w:rPrChange>
        </w:rPr>
        <w:t>Flughafenstraße 61</w:t>
      </w:r>
    </w:p>
    <w:p w14:paraId="6440A1E1" w14:textId="220CC70F" w:rsidR="009B24C5" w:rsidRPr="00ED3C5C" w:rsidRDefault="00F852A1">
      <w:pPr>
        <w:rPr>
          <w:rFonts w:ascii="Georgia" w:hAnsi="Georgia"/>
          <w:sz w:val="20"/>
          <w:szCs w:val="20"/>
          <w:rPrChange w:id="18" w:author="David Döbele" w:date="2024-08-14T18:08:00Z" w16du:dateUtc="2024-08-14T16:08:00Z">
            <w:rPr>
              <w:rFonts w:ascii="Georgia" w:hAnsi="Georgia"/>
              <w:sz w:val="21"/>
              <w:szCs w:val="21"/>
            </w:rPr>
          </w:rPrChange>
        </w:rPr>
      </w:pPr>
      <w:r w:rsidRPr="00ED3C5C">
        <w:rPr>
          <w:rFonts w:ascii="Georgia" w:hAnsi="Georgia"/>
          <w:sz w:val="20"/>
          <w:szCs w:val="20"/>
          <w:rPrChange w:id="19" w:author="David Döbele" w:date="2024-08-14T18:08:00Z" w16du:dateUtc="2024-08-14T16:08:00Z">
            <w:rPr>
              <w:rFonts w:ascii="Georgia" w:hAnsi="Georgia"/>
              <w:sz w:val="21"/>
              <w:szCs w:val="21"/>
            </w:rPr>
          </w:rPrChange>
        </w:rPr>
        <w:t>70629 Stuttgart</w:t>
      </w:r>
    </w:p>
    <w:p w14:paraId="6733C954" w14:textId="3FC80E25" w:rsidR="001E6FC7" w:rsidRPr="00ED3C5C" w:rsidRDefault="00DF4D3E" w:rsidP="00DB1B79">
      <w:pPr>
        <w:ind w:left="708" w:firstLine="708"/>
        <w:jc w:val="right"/>
        <w:rPr>
          <w:rFonts w:ascii="Georgia" w:hAnsi="Georgia"/>
          <w:sz w:val="20"/>
          <w:szCs w:val="20"/>
          <w:rPrChange w:id="20" w:author="David Döbele" w:date="2024-08-14T18:08:00Z" w16du:dateUtc="2024-08-14T16:08:00Z">
            <w:rPr>
              <w:rFonts w:ascii="Georgia" w:hAnsi="Georgia"/>
              <w:sz w:val="21"/>
              <w:szCs w:val="21"/>
            </w:rPr>
          </w:rPrChange>
        </w:rPr>
      </w:pPr>
      <w:r w:rsidRPr="00ED3C5C">
        <w:rPr>
          <w:rFonts w:ascii="Georgia" w:hAnsi="Georgia"/>
          <w:sz w:val="20"/>
          <w:szCs w:val="20"/>
          <w:rPrChange w:id="21" w:author="David Döbele" w:date="2024-08-14T18:08:00Z" w16du:dateUtc="2024-08-14T16:08:00Z">
            <w:rPr>
              <w:rFonts w:ascii="Georgia" w:hAnsi="Georgia"/>
              <w:sz w:val="21"/>
              <w:szCs w:val="21"/>
            </w:rPr>
          </w:rPrChange>
        </w:rPr>
        <w:t xml:space="preserve">Schwäbisch Gmünd, </w:t>
      </w:r>
      <w:r w:rsidR="00221D2A" w:rsidRPr="00ED3C5C">
        <w:rPr>
          <w:rFonts w:ascii="Georgia" w:hAnsi="Georgia"/>
          <w:sz w:val="20"/>
          <w:szCs w:val="20"/>
          <w:rPrChange w:id="22" w:author="David Döbele" w:date="2024-08-14T18:08:00Z" w16du:dateUtc="2024-08-14T16:08:00Z">
            <w:rPr>
              <w:rFonts w:ascii="Georgia" w:hAnsi="Georgia"/>
              <w:sz w:val="21"/>
              <w:szCs w:val="21"/>
            </w:rPr>
          </w:rPrChange>
        </w:rPr>
        <w:t>14</w:t>
      </w:r>
      <w:r w:rsidRPr="00ED3C5C">
        <w:rPr>
          <w:rFonts w:ascii="Georgia" w:hAnsi="Georgia"/>
          <w:sz w:val="20"/>
          <w:szCs w:val="20"/>
          <w:rPrChange w:id="23" w:author="David Döbele" w:date="2024-08-14T18:08:00Z" w16du:dateUtc="2024-08-14T16:08:00Z">
            <w:rPr>
              <w:rFonts w:ascii="Georgia" w:hAnsi="Georgia"/>
              <w:sz w:val="21"/>
              <w:szCs w:val="21"/>
            </w:rPr>
          </w:rPrChange>
        </w:rPr>
        <w:t>.0</w:t>
      </w:r>
      <w:r w:rsidR="000A29A3" w:rsidRPr="00ED3C5C">
        <w:rPr>
          <w:rFonts w:ascii="Georgia" w:hAnsi="Georgia"/>
          <w:sz w:val="20"/>
          <w:szCs w:val="20"/>
          <w:rPrChange w:id="24" w:author="David Döbele" w:date="2024-08-14T18:08:00Z" w16du:dateUtc="2024-08-14T16:08:00Z">
            <w:rPr>
              <w:rFonts w:ascii="Georgia" w:hAnsi="Georgia"/>
              <w:sz w:val="21"/>
              <w:szCs w:val="21"/>
            </w:rPr>
          </w:rPrChange>
        </w:rPr>
        <w:t>8</w:t>
      </w:r>
      <w:r w:rsidRPr="00ED3C5C">
        <w:rPr>
          <w:rFonts w:ascii="Georgia" w:hAnsi="Georgia"/>
          <w:sz w:val="20"/>
          <w:szCs w:val="20"/>
          <w:rPrChange w:id="25" w:author="David Döbele" w:date="2024-08-14T18:08:00Z" w16du:dateUtc="2024-08-14T16:08:00Z">
            <w:rPr>
              <w:rFonts w:ascii="Georgia" w:hAnsi="Georgia"/>
              <w:sz w:val="21"/>
              <w:szCs w:val="21"/>
            </w:rPr>
          </w:rPrChange>
        </w:rPr>
        <w:t>.2024</w:t>
      </w:r>
    </w:p>
    <w:p w14:paraId="6EF56F4B" w14:textId="77777777" w:rsidR="00DB1B79" w:rsidRPr="00ED3C5C" w:rsidRDefault="00DB1B79" w:rsidP="00DB1B79">
      <w:pPr>
        <w:ind w:left="708" w:firstLine="708"/>
        <w:jc w:val="right"/>
        <w:rPr>
          <w:rFonts w:ascii="Georgia" w:hAnsi="Georgia"/>
          <w:sz w:val="20"/>
          <w:szCs w:val="20"/>
          <w:rPrChange w:id="26" w:author="David Döbele" w:date="2024-08-14T18:08:00Z" w16du:dateUtc="2024-08-14T16:08:00Z">
            <w:rPr>
              <w:rFonts w:ascii="Georgia" w:hAnsi="Georgia"/>
              <w:sz w:val="21"/>
              <w:szCs w:val="21"/>
            </w:rPr>
          </w:rPrChange>
        </w:rPr>
      </w:pPr>
    </w:p>
    <w:p w14:paraId="48BF7D12" w14:textId="648118AF" w:rsidR="002950F2" w:rsidRPr="00ED3C5C" w:rsidRDefault="002950F2" w:rsidP="002950F2">
      <w:pPr>
        <w:rPr>
          <w:rFonts w:ascii="Georgia" w:hAnsi="Georgia" w:cs="Times New Roman"/>
          <w:b/>
          <w:bCs/>
          <w:sz w:val="20"/>
          <w:szCs w:val="20"/>
          <w:rPrChange w:id="27" w:author="David Döbele" w:date="2024-08-14T18:08:00Z" w16du:dateUtc="2024-08-14T16:08:00Z">
            <w:rPr>
              <w:rFonts w:ascii="Georgia" w:hAnsi="Georgia" w:cs="Times New Roman"/>
              <w:b/>
              <w:bCs/>
              <w:sz w:val="21"/>
              <w:szCs w:val="21"/>
            </w:rPr>
          </w:rPrChange>
        </w:rPr>
      </w:pPr>
      <w:r w:rsidRPr="00ED3C5C">
        <w:rPr>
          <w:rFonts w:ascii="Georgia" w:hAnsi="Georgia" w:cs="Times New Roman"/>
          <w:b/>
          <w:bCs/>
          <w:sz w:val="20"/>
          <w:szCs w:val="20"/>
          <w:rPrChange w:id="28" w:author="David Döbele" w:date="2024-08-14T18:08:00Z" w16du:dateUtc="2024-08-14T16:08:00Z">
            <w:rPr>
              <w:rFonts w:ascii="Georgia" w:hAnsi="Georgia" w:cs="Times New Roman"/>
              <w:b/>
              <w:bCs/>
              <w:sz w:val="21"/>
              <w:szCs w:val="21"/>
            </w:rPr>
          </w:rPrChange>
        </w:rPr>
        <w:t xml:space="preserve">Bewerbung um ein Praktikum </w:t>
      </w:r>
      <w:r w:rsidRPr="00ED3C5C">
        <w:rPr>
          <w:rFonts w:ascii="Georgia" w:hAnsi="Georgia" w:cs="Times New Roman"/>
          <w:b/>
          <w:bCs/>
          <w:sz w:val="20"/>
          <w:szCs w:val="20"/>
          <w:highlight w:val="yellow"/>
          <w:rPrChange w:id="29" w:author="David Döbele" w:date="2024-08-14T18:08:00Z" w16du:dateUtc="2024-08-14T16:08:00Z">
            <w:rPr>
              <w:rFonts w:ascii="Georgia" w:hAnsi="Georgia" w:cs="Times New Roman"/>
              <w:b/>
              <w:bCs/>
              <w:sz w:val="21"/>
              <w:szCs w:val="21"/>
              <w:highlight w:val="yellow"/>
            </w:rPr>
          </w:rPrChange>
        </w:rPr>
        <w:t>i</w:t>
      </w:r>
      <w:r w:rsidR="0025655A" w:rsidRPr="00ED3C5C">
        <w:rPr>
          <w:rFonts w:ascii="Georgia" w:hAnsi="Georgia" w:cs="Times New Roman"/>
          <w:b/>
          <w:bCs/>
          <w:sz w:val="20"/>
          <w:szCs w:val="20"/>
          <w:highlight w:val="yellow"/>
          <w:rPrChange w:id="30" w:author="David Döbele" w:date="2024-08-14T18:08:00Z" w16du:dateUtc="2024-08-14T16:08:00Z">
            <w:rPr>
              <w:rFonts w:ascii="Georgia" w:hAnsi="Georgia" w:cs="Times New Roman"/>
              <w:b/>
              <w:bCs/>
              <w:sz w:val="21"/>
              <w:szCs w:val="21"/>
              <w:highlight w:val="yellow"/>
            </w:rPr>
          </w:rPrChange>
        </w:rPr>
        <w:t>n der</w:t>
      </w:r>
      <w:r w:rsidR="00DF4D3E" w:rsidRPr="00ED3C5C">
        <w:rPr>
          <w:rFonts w:ascii="Georgia" w:hAnsi="Georgia" w:cs="Times New Roman"/>
          <w:b/>
          <w:bCs/>
          <w:sz w:val="20"/>
          <w:szCs w:val="20"/>
          <w:highlight w:val="yellow"/>
          <w:rPrChange w:id="31" w:author="David Döbele" w:date="2024-08-14T18:08:00Z" w16du:dateUtc="2024-08-14T16:08:00Z">
            <w:rPr>
              <w:rFonts w:ascii="Georgia" w:hAnsi="Georgia" w:cs="Times New Roman"/>
              <w:b/>
              <w:bCs/>
              <w:sz w:val="21"/>
              <w:szCs w:val="21"/>
              <w:highlight w:val="yellow"/>
            </w:rPr>
          </w:rPrChange>
        </w:rPr>
        <w:t xml:space="preserve"> Wirtschaftsprüfung</w:t>
      </w:r>
    </w:p>
    <w:p w14:paraId="752E0868" w14:textId="77777777" w:rsidR="002950F2" w:rsidRPr="00ED3C5C" w:rsidRDefault="002950F2" w:rsidP="002950F2">
      <w:pPr>
        <w:rPr>
          <w:rFonts w:ascii="Georgia" w:hAnsi="Georgia" w:cs="Times New Roman"/>
          <w:sz w:val="20"/>
          <w:szCs w:val="20"/>
          <w:rPrChange w:id="32" w:author="David Döbele" w:date="2024-08-14T18:08:00Z" w16du:dateUtc="2024-08-14T16:08:00Z">
            <w:rPr>
              <w:rFonts w:ascii="Georgia" w:hAnsi="Georgia" w:cs="Times New Roman"/>
              <w:sz w:val="21"/>
              <w:szCs w:val="21"/>
            </w:rPr>
          </w:rPrChange>
        </w:rPr>
      </w:pPr>
    </w:p>
    <w:p w14:paraId="33D1728A" w14:textId="77777777" w:rsidR="0025655A" w:rsidRPr="00ED3C5C" w:rsidRDefault="0025655A" w:rsidP="0025655A">
      <w:pPr>
        <w:rPr>
          <w:rFonts w:ascii="Georgia" w:hAnsi="Georgia" w:cs="Times New Roman"/>
          <w:sz w:val="20"/>
          <w:szCs w:val="20"/>
          <w:rPrChange w:id="33" w:author="David Döbele" w:date="2024-08-14T18:08:00Z" w16du:dateUtc="2024-08-14T16:08:00Z">
            <w:rPr>
              <w:rFonts w:ascii="Georgia" w:hAnsi="Georgia" w:cs="Times New Roman"/>
              <w:sz w:val="21"/>
              <w:szCs w:val="21"/>
            </w:rPr>
          </w:rPrChange>
        </w:rPr>
      </w:pPr>
      <w:r w:rsidRPr="00ED3C5C">
        <w:rPr>
          <w:rFonts w:ascii="Georgia" w:hAnsi="Georgia" w:cs="Times New Roman"/>
          <w:sz w:val="20"/>
          <w:szCs w:val="20"/>
          <w:rPrChange w:id="34" w:author="David Döbele" w:date="2024-08-14T18:08:00Z" w16du:dateUtc="2024-08-14T16:08:00Z">
            <w:rPr>
              <w:rFonts w:ascii="Georgia" w:hAnsi="Georgia" w:cs="Times New Roman"/>
              <w:sz w:val="21"/>
              <w:szCs w:val="21"/>
            </w:rPr>
          </w:rPrChange>
        </w:rPr>
        <w:t>Sehr geehrte Damen und Herren,</w:t>
      </w:r>
    </w:p>
    <w:p w14:paraId="0523D979" w14:textId="77777777" w:rsidR="0025655A" w:rsidRPr="00ED3C5C" w:rsidRDefault="0025655A" w:rsidP="0025655A">
      <w:pPr>
        <w:rPr>
          <w:rFonts w:ascii="Georgia" w:hAnsi="Georgia" w:cs="Times New Roman"/>
          <w:sz w:val="20"/>
          <w:szCs w:val="20"/>
          <w:rPrChange w:id="35" w:author="David Döbele" w:date="2024-08-14T18:08:00Z" w16du:dateUtc="2024-08-14T16:08:00Z">
            <w:rPr>
              <w:rFonts w:ascii="Georgia" w:hAnsi="Georgia" w:cs="Times New Roman"/>
              <w:sz w:val="21"/>
              <w:szCs w:val="21"/>
            </w:rPr>
          </w:rPrChange>
        </w:rPr>
      </w:pPr>
    </w:p>
    <w:p w14:paraId="6AAC0B28" w14:textId="6A402EE8" w:rsidR="0025655A" w:rsidRPr="00ED3C5C" w:rsidRDefault="0025655A" w:rsidP="00983492">
      <w:pPr>
        <w:jc w:val="both"/>
        <w:rPr>
          <w:rFonts w:ascii="Georgia" w:hAnsi="Georgia" w:cs="Times New Roman"/>
          <w:sz w:val="20"/>
          <w:szCs w:val="20"/>
          <w:rPrChange w:id="36" w:author="David Döbele" w:date="2024-08-14T18:08:00Z" w16du:dateUtc="2024-08-14T16:08:00Z">
            <w:rPr>
              <w:rFonts w:ascii="Georgia" w:hAnsi="Georgia" w:cs="Times New Roman"/>
              <w:sz w:val="21"/>
              <w:szCs w:val="21"/>
            </w:rPr>
          </w:rPrChange>
        </w:rPr>
      </w:pPr>
      <w:r w:rsidRPr="00ED3C5C">
        <w:rPr>
          <w:rFonts w:ascii="Georgia" w:hAnsi="Georgia" w:cs="Times New Roman"/>
          <w:sz w:val="20"/>
          <w:szCs w:val="20"/>
          <w:rPrChange w:id="37" w:author="David Döbele" w:date="2024-08-14T18:08:00Z" w16du:dateUtc="2024-08-14T16:08:00Z">
            <w:rPr>
              <w:rFonts w:ascii="Georgia" w:hAnsi="Georgia" w:cs="Times New Roman"/>
              <w:sz w:val="21"/>
              <w:szCs w:val="21"/>
            </w:rPr>
          </w:rPrChange>
        </w:rPr>
        <w:t>schon im Laufe meiner Schulzeit faszinierten mich wirtschaftliche Fragestellungen rund um makroökonomische Themen und Unternehmensstrategien und ich fing an, mich mit der Börse und verschiedenen großen Konzernen auseinanderzusetzen. Diese Themen und eine abwechslungsreiche und spannende Arbeit voller Herausforderungen assoziiere ich</w:t>
      </w:r>
      <w:r w:rsidR="00FA779B" w:rsidRPr="00ED3C5C">
        <w:rPr>
          <w:rFonts w:ascii="Georgia" w:hAnsi="Georgia" w:cs="Times New Roman"/>
          <w:sz w:val="20"/>
          <w:szCs w:val="20"/>
          <w:rPrChange w:id="38" w:author="David Döbele" w:date="2024-08-14T18:08:00Z" w16du:dateUtc="2024-08-14T16:08:00Z">
            <w:rPr>
              <w:rFonts w:ascii="Georgia" w:hAnsi="Georgia" w:cs="Times New Roman"/>
              <w:sz w:val="21"/>
              <w:szCs w:val="21"/>
            </w:rPr>
          </w:rPrChange>
        </w:rPr>
        <w:t xml:space="preserve"> bei </w:t>
      </w:r>
      <w:r w:rsidR="00FA779B" w:rsidRPr="00ED3C5C">
        <w:rPr>
          <w:rFonts w:ascii="Georgia" w:hAnsi="Georgia" w:cs="Times New Roman"/>
          <w:sz w:val="20"/>
          <w:szCs w:val="20"/>
          <w:highlight w:val="yellow"/>
          <w:rPrChange w:id="39" w:author="David Döbele" w:date="2024-08-14T18:08:00Z" w16du:dateUtc="2024-08-14T16:08:00Z">
            <w:rPr>
              <w:rFonts w:ascii="Georgia" w:hAnsi="Georgia" w:cs="Times New Roman"/>
              <w:sz w:val="21"/>
              <w:szCs w:val="21"/>
              <w:highlight w:val="yellow"/>
            </w:rPr>
          </w:rPrChange>
        </w:rPr>
        <w:t>EY</w:t>
      </w:r>
      <w:r w:rsidRPr="00ED3C5C">
        <w:rPr>
          <w:rFonts w:ascii="Georgia" w:hAnsi="Georgia" w:cs="Times New Roman"/>
          <w:sz w:val="20"/>
          <w:szCs w:val="20"/>
          <w:highlight w:val="yellow"/>
          <w:rPrChange w:id="40" w:author="David Döbele" w:date="2024-08-14T18:08:00Z" w16du:dateUtc="2024-08-14T16:08:00Z">
            <w:rPr>
              <w:rFonts w:ascii="Georgia" w:hAnsi="Georgia" w:cs="Times New Roman"/>
              <w:sz w:val="21"/>
              <w:szCs w:val="21"/>
              <w:highlight w:val="yellow"/>
            </w:rPr>
          </w:rPrChange>
        </w:rPr>
        <w:t xml:space="preserve"> mit de</w:t>
      </w:r>
      <w:r w:rsidR="00FA779B" w:rsidRPr="00ED3C5C">
        <w:rPr>
          <w:rFonts w:ascii="Georgia" w:hAnsi="Georgia" w:cs="Times New Roman"/>
          <w:sz w:val="20"/>
          <w:szCs w:val="20"/>
          <w:highlight w:val="yellow"/>
          <w:rPrChange w:id="41" w:author="David Döbele" w:date="2024-08-14T18:08:00Z" w16du:dateUtc="2024-08-14T16:08:00Z">
            <w:rPr>
              <w:rFonts w:ascii="Georgia" w:hAnsi="Georgia" w:cs="Times New Roman"/>
              <w:sz w:val="21"/>
              <w:szCs w:val="21"/>
              <w:highlight w:val="yellow"/>
            </w:rPr>
          </w:rPrChange>
        </w:rPr>
        <w:t xml:space="preserve">n Bereichen Wirtschaftsprüfung </w:t>
      </w:r>
      <w:del w:id="42" w:author="David Döbele" w:date="2024-08-14T18:07:00Z" w16du:dateUtc="2024-08-14T16:07:00Z">
        <w:r w:rsidR="00FA779B" w:rsidRPr="00ED3C5C" w:rsidDel="00ED3C5C">
          <w:rPr>
            <w:rFonts w:ascii="Georgia" w:hAnsi="Georgia" w:cs="Times New Roman"/>
            <w:sz w:val="20"/>
            <w:szCs w:val="20"/>
            <w:highlight w:val="yellow"/>
            <w:rPrChange w:id="43" w:author="David Döbele" w:date="2024-08-14T18:08:00Z" w16du:dateUtc="2024-08-14T16:08:00Z">
              <w:rPr>
                <w:rFonts w:ascii="Georgia" w:hAnsi="Georgia" w:cs="Times New Roman"/>
                <w:sz w:val="21"/>
                <w:szCs w:val="21"/>
                <w:highlight w:val="yellow"/>
              </w:rPr>
            </w:rPrChange>
          </w:rPr>
          <w:delText xml:space="preserve">und </w:delText>
        </w:r>
      </w:del>
      <w:ins w:id="44" w:author="David Döbele" w:date="2024-08-14T18:07:00Z" w16du:dateUtc="2024-08-14T16:07:00Z">
        <w:r w:rsidR="00ED3C5C" w:rsidRPr="00ED3C5C">
          <w:rPr>
            <w:rFonts w:ascii="Georgia" w:hAnsi="Georgia" w:cs="Times New Roman"/>
            <w:sz w:val="20"/>
            <w:szCs w:val="20"/>
            <w:highlight w:val="yellow"/>
            <w:rPrChange w:id="45" w:author="David Döbele" w:date="2024-08-14T18:08:00Z" w16du:dateUtc="2024-08-14T16:08:00Z">
              <w:rPr>
                <w:rFonts w:ascii="Georgia" w:hAnsi="Georgia" w:cs="Times New Roman"/>
                <w:sz w:val="21"/>
                <w:szCs w:val="21"/>
                <w:highlight w:val="yellow"/>
              </w:rPr>
            </w:rPrChange>
          </w:rPr>
          <w:t>sowie</w:t>
        </w:r>
        <w:r w:rsidR="00ED3C5C" w:rsidRPr="00ED3C5C">
          <w:rPr>
            <w:rFonts w:ascii="Georgia" w:hAnsi="Georgia" w:cs="Times New Roman"/>
            <w:sz w:val="20"/>
            <w:szCs w:val="20"/>
            <w:highlight w:val="yellow"/>
            <w:rPrChange w:id="46" w:author="David Döbele" w:date="2024-08-14T18:08:00Z" w16du:dateUtc="2024-08-14T16:08:00Z">
              <w:rPr>
                <w:rFonts w:ascii="Georgia" w:hAnsi="Georgia" w:cs="Times New Roman"/>
                <w:sz w:val="21"/>
                <w:szCs w:val="21"/>
                <w:highlight w:val="yellow"/>
              </w:rPr>
            </w:rPrChange>
          </w:rPr>
          <w:t xml:space="preserve"> </w:t>
        </w:r>
      </w:ins>
      <w:r w:rsidR="00FA779B" w:rsidRPr="00ED3C5C">
        <w:rPr>
          <w:rFonts w:ascii="Georgia" w:hAnsi="Georgia" w:cs="Times New Roman"/>
          <w:sz w:val="20"/>
          <w:szCs w:val="20"/>
          <w:highlight w:val="yellow"/>
          <w:rPrChange w:id="47" w:author="David Döbele" w:date="2024-08-14T18:08:00Z" w16du:dateUtc="2024-08-14T16:08:00Z">
            <w:rPr>
              <w:rFonts w:ascii="Georgia" w:hAnsi="Georgia" w:cs="Times New Roman"/>
              <w:sz w:val="21"/>
              <w:szCs w:val="21"/>
              <w:highlight w:val="yellow"/>
            </w:rPr>
          </w:rPrChange>
        </w:rPr>
        <w:t>TAS bzw. M&amp;A</w:t>
      </w:r>
      <w:r w:rsidRPr="00ED3C5C">
        <w:rPr>
          <w:rFonts w:ascii="Georgia" w:hAnsi="Georgia" w:cs="Times New Roman"/>
          <w:sz w:val="20"/>
          <w:szCs w:val="20"/>
          <w:rPrChange w:id="48" w:author="David Döbele" w:date="2024-08-14T18:08:00Z" w16du:dateUtc="2024-08-14T16:08:00Z">
            <w:rPr>
              <w:rFonts w:ascii="Georgia" w:hAnsi="Georgia" w:cs="Times New Roman"/>
              <w:sz w:val="21"/>
              <w:szCs w:val="21"/>
            </w:rPr>
          </w:rPrChange>
        </w:rPr>
        <w:t>.</w:t>
      </w:r>
      <w:ins w:id="49" w:author="David Döbele" w:date="2024-08-14T18:10:00Z" w16du:dateUtc="2024-08-14T16:10:00Z">
        <w:r w:rsidR="00ED3C5C">
          <w:rPr>
            <w:rFonts w:ascii="Georgia" w:hAnsi="Georgia" w:cs="Times New Roman"/>
            <w:sz w:val="20"/>
            <w:szCs w:val="20"/>
          </w:rPr>
          <w:t xml:space="preserve"> </w:t>
        </w:r>
      </w:ins>
      <w:del w:id="50" w:author="David Döbele" w:date="2024-08-14T18:10:00Z" w16du:dateUtc="2024-08-14T16:10:00Z">
        <w:r w:rsidRPr="00ED3C5C" w:rsidDel="00ED3C5C">
          <w:rPr>
            <w:rFonts w:ascii="Georgia" w:hAnsi="Georgia" w:cs="Times New Roman"/>
            <w:sz w:val="20"/>
            <w:szCs w:val="20"/>
            <w:rPrChange w:id="51" w:author="David Döbele" w:date="2024-08-14T18:08:00Z" w16du:dateUtc="2024-08-14T16:08:00Z">
              <w:rPr>
                <w:rFonts w:ascii="Georgia" w:hAnsi="Georgia" w:cs="Times New Roman"/>
                <w:sz w:val="21"/>
                <w:szCs w:val="21"/>
              </w:rPr>
            </w:rPrChange>
          </w:rPr>
          <w:delText xml:space="preserve"> </w:delText>
        </w:r>
      </w:del>
      <w:r w:rsidRPr="00ED3C5C">
        <w:rPr>
          <w:rFonts w:ascii="Georgia" w:hAnsi="Georgia" w:cs="Times New Roman"/>
          <w:sz w:val="20"/>
          <w:szCs w:val="20"/>
          <w:rPrChange w:id="52" w:author="David Döbele" w:date="2024-08-14T18:08:00Z" w16du:dateUtc="2024-08-14T16:08:00Z">
            <w:rPr>
              <w:rFonts w:ascii="Georgia" w:hAnsi="Georgia" w:cs="Times New Roman"/>
              <w:sz w:val="21"/>
              <w:szCs w:val="21"/>
            </w:rPr>
          </w:rPrChange>
        </w:rPr>
        <w:t>Wirtschaftsprüfer haben sehr viel Verantwortung und eine große Bedeutung in der Wirtschaft, da sie durch ihre wichtige Arbeit sicherstellen, dass Unternehmen und infolgedessen die Wirtschaft als Ganzes hervorragend funktionieren</w:t>
      </w:r>
      <w:r w:rsidRPr="00ED3C5C">
        <w:rPr>
          <w:rFonts w:ascii="Georgia" w:hAnsi="Georgia" w:cs="Times New Roman"/>
          <w:sz w:val="20"/>
          <w:szCs w:val="20"/>
          <w:highlight w:val="yellow"/>
          <w:rPrChange w:id="53" w:author="David Döbele" w:date="2024-08-14T18:08:00Z" w16du:dateUtc="2024-08-14T16:08:00Z">
            <w:rPr>
              <w:rFonts w:ascii="Georgia" w:hAnsi="Georgia" w:cs="Times New Roman"/>
              <w:sz w:val="21"/>
              <w:szCs w:val="21"/>
              <w:highlight w:val="yellow"/>
            </w:rPr>
          </w:rPrChange>
        </w:rPr>
        <w:t xml:space="preserve">. </w:t>
      </w:r>
      <w:r w:rsidR="00ED121A" w:rsidRPr="00ED3C5C">
        <w:rPr>
          <w:rFonts w:ascii="Georgia" w:hAnsi="Georgia" w:cs="Times New Roman"/>
          <w:sz w:val="20"/>
          <w:szCs w:val="20"/>
          <w:highlight w:val="yellow"/>
          <w:rPrChange w:id="54" w:author="David Döbele" w:date="2024-08-14T18:08:00Z" w16du:dateUtc="2024-08-14T16:08:00Z">
            <w:rPr>
              <w:rFonts w:ascii="Georgia" w:hAnsi="Georgia" w:cs="Times New Roman"/>
              <w:sz w:val="21"/>
              <w:szCs w:val="21"/>
              <w:highlight w:val="yellow"/>
            </w:rPr>
          </w:rPrChange>
        </w:rPr>
        <w:t>Mitarbeitende an bedeutsamen Transaktionen haben ebenso einen faszinierenden Impact auf Konzerne und die Wirtschaft</w:t>
      </w:r>
      <w:r w:rsidR="00ED121A" w:rsidRPr="00ED3C5C">
        <w:rPr>
          <w:rFonts w:ascii="Georgia" w:hAnsi="Georgia" w:cs="Times New Roman"/>
          <w:sz w:val="20"/>
          <w:szCs w:val="20"/>
          <w:rPrChange w:id="55" w:author="David Döbele" w:date="2024-08-14T18:08:00Z" w16du:dateUtc="2024-08-14T16:08:00Z">
            <w:rPr>
              <w:rFonts w:ascii="Georgia" w:hAnsi="Georgia" w:cs="Times New Roman"/>
              <w:sz w:val="21"/>
              <w:szCs w:val="21"/>
            </w:rPr>
          </w:rPrChange>
        </w:rPr>
        <w:t xml:space="preserve">. </w:t>
      </w:r>
      <w:r w:rsidRPr="00ED3C5C">
        <w:rPr>
          <w:rFonts w:ascii="Georgia" w:hAnsi="Georgia" w:cs="Times New Roman"/>
          <w:sz w:val="20"/>
          <w:szCs w:val="20"/>
          <w:rPrChange w:id="56" w:author="David Döbele" w:date="2024-08-14T18:08:00Z" w16du:dateUtc="2024-08-14T16:08:00Z">
            <w:rPr>
              <w:rFonts w:ascii="Georgia" w:hAnsi="Georgia" w:cs="Times New Roman"/>
              <w:sz w:val="21"/>
              <w:szCs w:val="21"/>
            </w:rPr>
          </w:rPrChange>
        </w:rPr>
        <w:t>Durch Gespräche mit Bekannten, die in diesem Umfeld arbeiten</w:t>
      </w:r>
      <w:ins w:id="57" w:author="David Döbele" w:date="2024-08-14T18:10:00Z" w16du:dateUtc="2024-08-14T16:10:00Z">
        <w:r w:rsidR="00ED3C5C">
          <w:rPr>
            <w:rFonts w:ascii="Georgia" w:hAnsi="Georgia" w:cs="Times New Roman"/>
            <w:sz w:val="20"/>
            <w:szCs w:val="20"/>
          </w:rPr>
          <w:t xml:space="preserve"> – unter anderem auch Ihrem ehem. Partner-Kollegen Max Mustermann – </w:t>
        </w:r>
      </w:ins>
      <w:del w:id="58" w:author="David Döbele" w:date="2024-08-14T18:10:00Z" w16du:dateUtc="2024-08-14T16:10:00Z">
        <w:r w:rsidRPr="00ED3C5C" w:rsidDel="00ED3C5C">
          <w:rPr>
            <w:rFonts w:ascii="Georgia" w:hAnsi="Georgia" w:cs="Times New Roman"/>
            <w:sz w:val="20"/>
            <w:szCs w:val="20"/>
            <w:rPrChange w:id="59" w:author="David Döbele" w:date="2024-08-14T18:08:00Z" w16du:dateUtc="2024-08-14T16:08:00Z">
              <w:rPr>
                <w:rFonts w:ascii="Georgia" w:hAnsi="Georgia" w:cs="Times New Roman"/>
                <w:sz w:val="21"/>
                <w:szCs w:val="21"/>
              </w:rPr>
            </w:rPrChange>
          </w:rPr>
          <w:delText xml:space="preserve">, </w:delText>
        </w:r>
      </w:del>
      <w:r w:rsidRPr="00ED3C5C">
        <w:rPr>
          <w:rFonts w:ascii="Georgia" w:hAnsi="Georgia" w:cs="Times New Roman"/>
          <w:sz w:val="20"/>
          <w:szCs w:val="20"/>
          <w:rPrChange w:id="60" w:author="David Döbele" w:date="2024-08-14T18:08:00Z" w16du:dateUtc="2024-08-14T16:08:00Z">
            <w:rPr>
              <w:rFonts w:ascii="Georgia" w:hAnsi="Georgia" w:cs="Times New Roman"/>
              <w:sz w:val="21"/>
              <w:szCs w:val="21"/>
            </w:rPr>
          </w:rPrChange>
        </w:rPr>
        <w:t xml:space="preserve">ist mir klar geworden, dass mich eine Karriere </w:t>
      </w:r>
      <w:r w:rsidRPr="00ED3C5C">
        <w:rPr>
          <w:rFonts w:ascii="Georgia" w:hAnsi="Georgia" w:cs="Times New Roman"/>
          <w:sz w:val="20"/>
          <w:szCs w:val="20"/>
          <w:highlight w:val="yellow"/>
          <w:rPrChange w:id="61" w:author="David Döbele" w:date="2024-08-14T18:08:00Z" w16du:dateUtc="2024-08-14T16:08:00Z">
            <w:rPr>
              <w:rFonts w:ascii="Georgia" w:hAnsi="Georgia" w:cs="Times New Roman"/>
              <w:sz w:val="21"/>
              <w:szCs w:val="21"/>
              <w:highlight w:val="yellow"/>
            </w:rPr>
          </w:rPrChange>
        </w:rPr>
        <w:t xml:space="preserve">in </w:t>
      </w:r>
      <w:r w:rsidR="00FA779B" w:rsidRPr="00ED3C5C">
        <w:rPr>
          <w:rFonts w:ascii="Georgia" w:hAnsi="Georgia" w:cs="Times New Roman"/>
          <w:sz w:val="20"/>
          <w:szCs w:val="20"/>
          <w:highlight w:val="yellow"/>
          <w:rPrChange w:id="62" w:author="David Döbele" w:date="2024-08-14T18:08:00Z" w16du:dateUtc="2024-08-14T16:08:00Z">
            <w:rPr>
              <w:rFonts w:ascii="Georgia" w:hAnsi="Georgia" w:cs="Times New Roman"/>
              <w:sz w:val="21"/>
              <w:szCs w:val="21"/>
              <w:highlight w:val="yellow"/>
            </w:rPr>
          </w:rPrChange>
        </w:rPr>
        <w:t>diesen</w:t>
      </w:r>
      <w:ins w:id="63" w:author="David Döbele" w:date="2024-08-14T18:07:00Z" w16du:dateUtc="2024-08-14T16:07:00Z">
        <w:r w:rsidR="00ED3C5C" w:rsidRPr="00ED3C5C">
          <w:rPr>
            <w:rFonts w:ascii="Georgia" w:hAnsi="Georgia" w:cs="Times New Roman"/>
            <w:sz w:val="20"/>
            <w:szCs w:val="20"/>
            <w:highlight w:val="yellow"/>
            <w:rPrChange w:id="64" w:author="David Döbele" w:date="2024-08-14T18:08:00Z" w16du:dateUtc="2024-08-14T16:08:00Z">
              <w:rPr>
                <w:rFonts w:ascii="Georgia" w:hAnsi="Georgia" w:cs="Times New Roman"/>
                <w:sz w:val="21"/>
                <w:szCs w:val="21"/>
                <w:highlight w:val="yellow"/>
              </w:rPr>
            </w:rPrChange>
          </w:rPr>
          <w:t xml:space="preserve"> beiden</w:t>
        </w:r>
      </w:ins>
      <w:r w:rsidR="00FA779B" w:rsidRPr="00ED3C5C">
        <w:rPr>
          <w:rFonts w:ascii="Georgia" w:hAnsi="Georgia" w:cs="Times New Roman"/>
          <w:sz w:val="20"/>
          <w:szCs w:val="20"/>
          <w:highlight w:val="yellow"/>
          <w:rPrChange w:id="65" w:author="David Döbele" w:date="2024-08-14T18:08:00Z" w16du:dateUtc="2024-08-14T16:08:00Z">
            <w:rPr>
              <w:rFonts w:ascii="Georgia" w:hAnsi="Georgia" w:cs="Times New Roman"/>
              <w:sz w:val="21"/>
              <w:szCs w:val="21"/>
              <w:highlight w:val="yellow"/>
            </w:rPr>
          </w:rPrChange>
        </w:rPr>
        <w:t xml:space="preserve"> Abteilungen</w:t>
      </w:r>
      <w:r w:rsidRPr="00ED3C5C">
        <w:rPr>
          <w:rFonts w:ascii="Georgia" w:hAnsi="Georgia" w:cs="Times New Roman"/>
          <w:sz w:val="20"/>
          <w:szCs w:val="20"/>
          <w:rPrChange w:id="66" w:author="David Döbele" w:date="2024-08-14T18:08:00Z" w16du:dateUtc="2024-08-14T16:08:00Z">
            <w:rPr>
              <w:rFonts w:ascii="Georgia" w:hAnsi="Georgia" w:cs="Times New Roman"/>
              <w:sz w:val="21"/>
              <w:szCs w:val="21"/>
            </w:rPr>
          </w:rPrChange>
        </w:rPr>
        <w:t xml:space="preserve"> enorm reizt. </w:t>
      </w:r>
      <w:del w:id="67" w:author="David Döbele" w:date="2024-08-14T18:07:00Z" w16du:dateUtc="2024-08-14T16:07:00Z">
        <w:r w:rsidRPr="00ED3C5C" w:rsidDel="00ED3C5C">
          <w:rPr>
            <w:rFonts w:ascii="Georgia" w:hAnsi="Georgia" w:cs="Times New Roman"/>
            <w:sz w:val="20"/>
            <w:szCs w:val="20"/>
            <w:rPrChange w:id="68" w:author="David Döbele" w:date="2024-08-14T18:08:00Z" w16du:dateUtc="2024-08-14T16:08:00Z">
              <w:rPr>
                <w:rFonts w:ascii="Georgia" w:hAnsi="Georgia" w:cs="Times New Roman"/>
                <w:sz w:val="21"/>
                <w:szCs w:val="21"/>
              </w:rPr>
            </w:rPrChange>
          </w:rPr>
          <w:delText xml:space="preserve">Mich begeistern die Entwicklung eines exzellenten Verständnisses von Unternehmensbilanzen innerhalb kurzer Zeit und die Herausforderung, sich als Außenstehender in die Abläufe von Unternehmensstrukturen reinzuarbeiten. </w:delText>
        </w:r>
      </w:del>
      <w:r w:rsidRPr="00ED3C5C">
        <w:rPr>
          <w:rFonts w:ascii="Georgia" w:hAnsi="Georgia" w:cs="Times New Roman"/>
          <w:sz w:val="20"/>
          <w:szCs w:val="20"/>
          <w:rPrChange w:id="69" w:author="David Döbele" w:date="2024-08-14T18:08:00Z" w16du:dateUtc="2024-08-14T16:08:00Z">
            <w:rPr>
              <w:rFonts w:ascii="Georgia" w:hAnsi="Georgia" w:cs="Times New Roman"/>
              <w:sz w:val="21"/>
              <w:szCs w:val="21"/>
            </w:rPr>
          </w:rPrChange>
        </w:rPr>
        <w:t xml:space="preserve">Um in meinem späteren Berufsleben eine wichtige und verantwortungsvolle Rolle zu übernehmen, möchte ich Sie ab </w:t>
      </w:r>
      <w:r w:rsidR="00EE448B" w:rsidRPr="00ED3C5C">
        <w:rPr>
          <w:rFonts w:ascii="Georgia" w:hAnsi="Georgia" w:cs="Times New Roman"/>
          <w:sz w:val="20"/>
          <w:szCs w:val="20"/>
          <w:rPrChange w:id="70" w:author="David Döbele" w:date="2024-08-14T18:08:00Z" w16du:dateUtc="2024-08-14T16:08:00Z">
            <w:rPr>
              <w:rFonts w:ascii="Georgia" w:hAnsi="Georgia" w:cs="Times New Roman"/>
              <w:sz w:val="21"/>
              <w:szCs w:val="21"/>
            </w:rPr>
          </w:rPrChange>
        </w:rPr>
        <w:t>März 2025</w:t>
      </w:r>
      <w:r w:rsidRPr="00ED3C5C">
        <w:rPr>
          <w:rFonts w:ascii="Georgia" w:hAnsi="Georgia" w:cs="Times New Roman"/>
          <w:sz w:val="20"/>
          <w:szCs w:val="20"/>
          <w:rPrChange w:id="71" w:author="David Döbele" w:date="2024-08-14T18:08:00Z" w16du:dateUtc="2024-08-14T16:08:00Z">
            <w:rPr>
              <w:rFonts w:ascii="Georgia" w:hAnsi="Georgia" w:cs="Times New Roman"/>
              <w:sz w:val="21"/>
              <w:szCs w:val="21"/>
            </w:rPr>
          </w:rPrChange>
        </w:rPr>
        <w:t xml:space="preserve">, </w:t>
      </w:r>
      <w:r w:rsidR="00EE448B" w:rsidRPr="00ED3C5C">
        <w:rPr>
          <w:rFonts w:ascii="Georgia" w:hAnsi="Georgia" w:cs="Times New Roman"/>
          <w:sz w:val="20"/>
          <w:szCs w:val="20"/>
          <w:rPrChange w:id="72" w:author="David Döbele" w:date="2024-08-14T18:08:00Z" w16du:dateUtc="2024-08-14T16:08:00Z">
            <w:rPr>
              <w:rFonts w:ascii="Georgia" w:hAnsi="Georgia" w:cs="Times New Roman"/>
              <w:sz w:val="21"/>
              <w:szCs w:val="21"/>
            </w:rPr>
          </w:rPrChange>
        </w:rPr>
        <w:t>nach meinem ersten Semester</w:t>
      </w:r>
      <w:r w:rsidRPr="00ED3C5C">
        <w:rPr>
          <w:rFonts w:ascii="Georgia" w:hAnsi="Georgia" w:cs="Times New Roman"/>
          <w:sz w:val="20"/>
          <w:szCs w:val="20"/>
          <w:rPrChange w:id="73" w:author="David Döbele" w:date="2024-08-14T18:08:00Z" w16du:dateUtc="2024-08-14T16:08:00Z">
            <w:rPr>
              <w:rFonts w:ascii="Georgia" w:hAnsi="Georgia" w:cs="Times New Roman"/>
              <w:sz w:val="21"/>
              <w:szCs w:val="21"/>
            </w:rPr>
          </w:rPrChange>
        </w:rPr>
        <w:t>, als Praktikant in der Wirtschaftsprüfung</w:t>
      </w:r>
      <w:r w:rsidR="00ED121A" w:rsidRPr="00ED3C5C">
        <w:rPr>
          <w:rFonts w:ascii="Georgia" w:hAnsi="Georgia" w:cs="Times New Roman"/>
          <w:sz w:val="20"/>
          <w:szCs w:val="20"/>
          <w:rPrChange w:id="74" w:author="David Döbele" w:date="2024-08-14T18:08:00Z" w16du:dateUtc="2024-08-14T16:08:00Z">
            <w:rPr>
              <w:rFonts w:ascii="Georgia" w:hAnsi="Georgia" w:cs="Times New Roman"/>
              <w:sz w:val="21"/>
              <w:szCs w:val="21"/>
            </w:rPr>
          </w:rPrChange>
        </w:rPr>
        <w:t xml:space="preserve"> </w:t>
      </w:r>
      <w:r w:rsidR="00ED121A" w:rsidRPr="00ED3C5C">
        <w:rPr>
          <w:rFonts w:ascii="Georgia" w:hAnsi="Georgia" w:cs="Times New Roman"/>
          <w:sz w:val="20"/>
          <w:szCs w:val="20"/>
          <w:highlight w:val="yellow"/>
          <w:rPrChange w:id="75" w:author="David Döbele" w:date="2024-08-14T18:08:00Z" w16du:dateUtc="2024-08-14T16:08:00Z">
            <w:rPr>
              <w:rFonts w:ascii="Georgia" w:hAnsi="Georgia" w:cs="Times New Roman"/>
              <w:sz w:val="21"/>
              <w:szCs w:val="21"/>
              <w:highlight w:val="yellow"/>
            </w:rPr>
          </w:rPrChange>
        </w:rPr>
        <w:t>oder im Bereich Transaction Advisory Services</w:t>
      </w:r>
      <w:r w:rsidRPr="00ED3C5C">
        <w:rPr>
          <w:rFonts w:ascii="Georgia" w:hAnsi="Georgia" w:cs="Times New Roman"/>
          <w:sz w:val="20"/>
          <w:szCs w:val="20"/>
          <w:rPrChange w:id="76" w:author="David Döbele" w:date="2024-08-14T18:08:00Z" w16du:dateUtc="2024-08-14T16:08:00Z">
            <w:rPr>
              <w:rFonts w:ascii="Georgia" w:hAnsi="Georgia" w:cs="Times New Roman"/>
              <w:sz w:val="21"/>
              <w:szCs w:val="21"/>
            </w:rPr>
          </w:rPrChange>
        </w:rPr>
        <w:t xml:space="preserve"> für einen Zeitraum von </w:t>
      </w:r>
      <w:r w:rsidR="00ED121A" w:rsidRPr="00ED3C5C">
        <w:rPr>
          <w:rFonts w:ascii="Georgia" w:hAnsi="Georgia" w:cs="Times New Roman"/>
          <w:sz w:val="20"/>
          <w:szCs w:val="20"/>
          <w:rPrChange w:id="77" w:author="David Döbele" w:date="2024-08-14T18:08:00Z" w16du:dateUtc="2024-08-14T16:08:00Z">
            <w:rPr>
              <w:rFonts w:ascii="Georgia" w:hAnsi="Georgia" w:cs="Times New Roman"/>
              <w:sz w:val="21"/>
              <w:szCs w:val="21"/>
            </w:rPr>
          </w:rPrChange>
        </w:rPr>
        <w:t xml:space="preserve">acht Wochen an einem </w:t>
      </w:r>
      <w:ins w:id="78" w:author="David Döbele" w:date="2024-08-14T18:08:00Z" w16du:dateUtc="2024-08-14T16:08:00Z">
        <w:r w:rsidR="00ED3C5C" w:rsidRPr="00ED3C5C">
          <w:rPr>
            <w:rFonts w:ascii="Georgia" w:hAnsi="Georgia" w:cs="Times New Roman"/>
            <w:sz w:val="20"/>
            <w:szCs w:val="20"/>
            <w:rPrChange w:id="79" w:author="David Döbele" w:date="2024-08-14T18:08:00Z" w16du:dateUtc="2024-08-14T16:08:00Z">
              <w:rPr>
                <w:rFonts w:ascii="Georgia" w:hAnsi="Georgia" w:cs="Times New Roman"/>
                <w:sz w:val="21"/>
                <w:szCs w:val="21"/>
              </w:rPr>
            </w:rPrChange>
          </w:rPr>
          <w:t>I</w:t>
        </w:r>
      </w:ins>
      <w:del w:id="80" w:author="David Döbele" w:date="2024-08-14T18:08:00Z" w16du:dateUtc="2024-08-14T16:08:00Z">
        <w:r w:rsidR="00ED121A" w:rsidRPr="00ED3C5C" w:rsidDel="00ED3C5C">
          <w:rPr>
            <w:rFonts w:ascii="Georgia" w:hAnsi="Georgia" w:cs="Times New Roman"/>
            <w:sz w:val="20"/>
            <w:szCs w:val="20"/>
            <w:rPrChange w:id="81" w:author="David Döbele" w:date="2024-08-14T18:08:00Z" w16du:dateUtc="2024-08-14T16:08:00Z">
              <w:rPr>
                <w:rFonts w:ascii="Georgia" w:hAnsi="Georgia" w:cs="Times New Roman"/>
                <w:sz w:val="21"/>
                <w:szCs w:val="21"/>
              </w:rPr>
            </w:rPrChange>
          </w:rPr>
          <w:delText>i</w:delText>
        </w:r>
      </w:del>
      <w:r w:rsidR="00ED121A" w:rsidRPr="00ED3C5C">
        <w:rPr>
          <w:rFonts w:ascii="Georgia" w:hAnsi="Georgia" w:cs="Times New Roman"/>
          <w:sz w:val="20"/>
          <w:szCs w:val="20"/>
          <w:rPrChange w:id="82" w:author="David Döbele" w:date="2024-08-14T18:08:00Z" w16du:dateUtc="2024-08-14T16:08:00Z">
            <w:rPr>
              <w:rFonts w:ascii="Georgia" w:hAnsi="Georgia" w:cs="Times New Roman"/>
              <w:sz w:val="21"/>
              <w:szCs w:val="21"/>
            </w:rPr>
          </w:rPrChange>
        </w:rPr>
        <w:t xml:space="preserve">hrer Standorte, </w:t>
      </w:r>
      <w:r w:rsidR="00ED121A" w:rsidRPr="00ED3C5C">
        <w:rPr>
          <w:rFonts w:ascii="Georgia" w:hAnsi="Georgia" w:cs="Times New Roman"/>
          <w:sz w:val="20"/>
          <w:szCs w:val="20"/>
          <w:highlight w:val="yellow"/>
          <w:rPrChange w:id="83" w:author="David Döbele" w:date="2024-08-14T18:08:00Z" w16du:dateUtc="2024-08-14T16:08:00Z">
            <w:rPr>
              <w:rFonts w:ascii="Georgia" w:hAnsi="Georgia" w:cs="Times New Roman"/>
              <w:sz w:val="21"/>
              <w:szCs w:val="21"/>
              <w:highlight w:val="yellow"/>
            </w:rPr>
          </w:rPrChange>
        </w:rPr>
        <w:t>vorzugsweise München oder Stuttgart</w:t>
      </w:r>
      <w:r w:rsidR="00ED121A" w:rsidRPr="00ED3C5C">
        <w:rPr>
          <w:rFonts w:ascii="Georgia" w:hAnsi="Georgia" w:cs="Times New Roman"/>
          <w:sz w:val="20"/>
          <w:szCs w:val="20"/>
          <w:rPrChange w:id="84" w:author="David Döbele" w:date="2024-08-14T18:08:00Z" w16du:dateUtc="2024-08-14T16:08:00Z">
            <w:rPr>
              <w:rFonts w:ascii="Georgia" w:hAnsi="Georgia" w:cs="Times New Roman"/>
              <w:sz w:val="21"/>
              <w:szCs w:val="21"/>
            </w:rPr>
          </w:rPrChange>
        </w:rPr>
        <w:t>, unterstützen</w:t>
      </w:r>
      <w:r w:rsidRPr="00ED3C5C">
        <w:rPr>
          <w:rFonts w:ascii="Georgia" w:hAnsi="Georgia" w:cs="Times New Roman"/>
          <w:sz w:val="20"/>
          <w:szCs w:val="20"/>
          <w:rPrChange w:id="85" w:author="David Döbele" w:date="2024-08-14T18:08:00Z" w16du:dateUtc="2024-08-14T16:08:00Z">
            <w:rPr>
              <w:rFonts w:ascii="Georgia" w:hAnsi="Georgia" w:cs="Times New Roman"/>
              <w:sz w:val="21"/>
              <w:szCs w:val="21"/>
            </w:rPr>
          </w:rPrChange>
        </w:rPr>
        <w:t>.</w:t>
      </w:r>
    </w:p>
    <w:p w14:paraId="10A9BA2C" w14:textId="77777777" w:rsidR="00EE448B" w:rsidRPr="00ED3C5C" w:rsidRDefault="00EE448B" w:rsidP="00EE448B">
      <w:pPr>
        <w:jc w:val="both"/>
        <w:rPr>
          <w:rFonts w:ascii="Georgia" w:hAnsi="Georgia" w:cs="Times New Roman"/>
          <w:sz w:val="20"/>
          <w:szCs w:val="20"/>
          <w:rPrChange w:id="86" w:author="David Döbele" w:date="2024-08-14T18:08:00Z" w16du:dateUtc="2024-08-14T16:08:00Z">
            <w:rPr>
              <w:rFonts w:ascii="Georgia" w:hAnsi="Georgia" w:cs="Times New Roman"/>
              <w:sz w:val="21"/>
              <w:szCs w:val="21"/>
            </w:rPr>
          </w:rPrChange>
        </w:rPr>
      </w:pPr>
    </w:p>
    <w:p w14:paraId="5D554C2E" w14:textId="64F0DE2F" w:rsidR="0025655A" w:rsidRPr="00ED3C5C" w:rsidRDefault="00EE448B" w:rsidP="00983492">
      <w:pPr>
        <w:jc w:val="both"/>
        <w:rPr>
          <w:rFonts w:ascii="Georgia" w:hAnsi="Georgia" w:cs="Times New Roman"/>
          <w:sz w:val="20"/>
          <w:szCs w:val="20"/>
        </w:rPr>
      </w:pPr>
      <w:r w:rsidRPr="00ED3C5C">
        <w:rPr>
          <w:rFonts w:ascii="Georgia" w:hAnsi="Georgia"/>
          <w:sz w:val="20"/>
          <w:szCs w:val="20"/>
        </w:rPr>
        <w:t xml:space="preserve">Während meiner Schulzeit war ich stets ambitioniert und habe gezeigt, dass ich selbständig und gründlich arbeiten kann, was sich in meinen akademischen Leistungen widerspiegelt. Nach meinem halbjährigen Auslandsaufenthalt in Australien und Neuseeland, beginne ich nun im Oktober an der technischen Universität München mit meinem Bachelorstudium „Management and Technology“ mit Technikschwerpunkt Informatik. Dieser Schritt war für mich perfekt – nicht nur ist München als Stadt aufgrund des guten Netzwerks relevant, sondern auch der Studiengang verbindet perfekt alle meine Interessen und bildet mich aus, an der Schnittstelle zwischen Wirtschaft und Informatik zu arbeiten. </w:t>
      </w:r>
      <w:r w:rsidRPr="00ED3C5C">
        <w:rPr>
          <w:rFonts w:ascii="Georgia" w:hAnsi="Georgia" w:cs="Times New Roman"/>
          <w:sz w:val="20"/>
          <w:szCs w:val="20"/>
        </w:rPr>
        <w:t>Neben der Schule und diversen Minijobs finde ich großen Gefallen am Sport, den ich seit meiner Kindheit mit großer Disziplin verfolge. Ich war aktives Mitglied im Schwimm-, Fußball- und Tennisverein und gehe regelmäßig ins Fitnessstudio, wo ich täglich daran arbeite, mich zu steigern. Meine Disziplin und meine Motivation an neuen Herausforderungen möchte ich nun bei Ihnen in Form eines Praktikums einbringen.</w:t>
      </w:r>
    </w:p>
    <w:p w14:paraId="2C585981" w14:textId="77777777" w:rsidR="0025655A" w:rsidRPr="00ED3C5C" w:rsidRDefault="0025655A" w:rsidP="00983492">
      <w:pPr>
        <w:jc w:val="both"/>
        <w:rPr>
          <w:rFonts w:ascii="Georgia" w:hAnsi="Georgia" w:cs="Times New Roman"/>
          <w:sz w:val="20"/>
          <w:szCs w:val="20"/>
          <w:rPrChange w:id="87" w:author="David Döbele" w:date="2024-08-14T18:08:00Z" w16du:dateUtc="2024-08-14T16:08:00Z">
            <w:rPr>
              <w:rFonts w:ascii="Georgia" w:hAnsi="Georgia" w:cs="Times New Roman"/>
              <w:sz w:val="21"/>
              <w:szCs w:val="21"/>
            </w:rPr>
          </w:rPrChange>
        </w:rPr>
      </w:pPr>
    </w:p>
    <w:p w14:paraId="54392FA5" w14:textId="5EFC8091" w:rsidR="0025655A" w:rsidRPr="00ED3C5C" w:rsidRDefault="00484987" w:rsidP="00983492">
      <w:pPr>
        <w:jc w:val="both"/>
        <w:rPr>
          <w:rFonts w:ascii="Georgia" w:hAnsi="Georgia" w:cs="Times New Roman"/>
          <w:sz w:val="20"/>
          <w:szCs w:val="20"/>
          <w:rPrChange w:id="88" w:author="David Döbele" w:date="2024-08-14T18:08:00Z" w16du:dateUtc="2024-08-14T16:08:00Z">
            <w:rPr>
              <w:rFonts w:ascii="Georgia" w:hAnsi="Georgia" w:cs="Times New Roman"/>
              <w:sz w:val="21"/>
              <w:szCs w:val="21"/>
            </w:rPr>
          </w:rPrChange>
        </w:rPr>
      </w:pPr>
      <w:r w:rsidRPr="00ED3C5C">
        <w:rPr>
          <w:rFonts w:ascii="Georgia" w:eastAsia="Times New Roman" w:hAnsi="Georgia" w:cs="Times New Roman"/>
          <w:color w:val="000000" w:themeColor="text1"/>
          <w:sz w:val="20"/>
          <w:szCs w:val="20"/>
          <w:lang w:eastAsia="de-DE"/>
          <w:rPrChange w:id="89" w:author="David Döbele" w:date="2024-08-14T18:08:00Z" w16du:dateUtc="2024-08-14T16:08:00Z">
            <w:rPr>
              <w:rFonts w:ascii="Georgia" w:eastAsia="Times New Roman" w:hAnsi="Georgia" w:cs="Times New Roman"/>
              <w:color w:val="000000" w:themeColor="text1"/>
              <w:sz w:val="21"/>
              <w:szCs w:val="21"/>
              <w:lang w:eastAsia="de-DE"/>
            </w:rPr>
          </w:rPrChange>
        </w:rPr>
        <w:t>Ernst and Young scheint mir für dieses Praktikum ideal zu sein. Durch die Stellung des Unternehmens als eine der umsatzstärksten Wirtschaftsprüfungsgesellschaften der Welt kann ich bei Ihnen den Alltag eines Wirtschaftsprüfers und die damit verbundenen Aufgaben hautnah miterleben. Neben dem großen Netzwerk, welches EY aufgrund der über 700 Standorte in über 150 Ländern bietet, gefällt mir außerdem der Fokus auf Nachhaltigkeit und auf die Zukunft der Finanzfunktionen in Unternehmen, mit welcher ich mich auch in meinem anstehenden Studium auseinandersetzen werde. Mit Ernst and Young verbinde ich Professionalität, innovative Lösungsansätze und höchste Qualität bei Ihren Leistungen. Das sind Werte, mit denen ich mich selbst identifiziere und auf denen ich meine weitere Karriere gerne aufbauen möchte.</w:t>
      </w:r>
    </w:p>
    <w:p w14:paraId="728DB606" w14:textId="77777777" w:rsidR="00DB1B79" w:rsidRPr="00ED3C5C" w:rsidRDefault="00DB1B79" w:rsidP="00983492">
      <w:pPr>
        <w:jc w:val="both"/>
        <w:rPr>
          <w:rFonts w:ascii="Georgia" w:hAnsi="Georgia" w:cs="Times New Roman"/>
          <w:sz w:val="20"/>
          <w:szCs w:val="20"/>
          <w:rPrChange w:id="90" w:author="David Döbele" w:date="2024-08-14T18:08:00Z" w16du:dateUtc="2024-08-14T16:08:00Z">
            <w:rPr>
              <w:rFonts w:ascii="Georgia" w:hAnsi="Georgia" w:cs="Times New Roman"/>
              <w:sz w:val="21"/>
              <w:szCs w:val="21"/>
            </w:rPr>
          </w:rPrChange>
        </w:rPr>
      </w:pPr>
    </w:p>
    <w:p w14:paraId="53928C04" w14:textId="4DEE4423" w:rsidR="0025655A" w:rsidRPr="00ED3C5C" w:rsidRDefault="0025655A" w:rsidP="00983492">
      <w:pPr>
        <w:jc w:val="both"/>
        <w:rPr>
          <w:rFonts w:ascii="Georgia" w:hAnsi="Georgia" w:cs="Times New Roman"/>
          <w:sz w:val="20"/>
          <w:szCs w:val="20"/>
          <w:rPrChange w:id="91" w:author="David Döbele" w:date="2024-08-14T18:08:00Z" w16du:dateUtc="2024-08-14T16:08:00Z">
            <w:rPr>
              <w:rFonts w:ascii="Georgia" w:hAnsi="Georgia" w:cs="Times New Roman"/>
              <w:sz w:val="21"/>
              <w:szCs w:val="21"/>
            </w:rPr>
          </w:rPrChange>
        </w:rPr>
      </w:pPr>
      <w:r w:rsidRPr="00ED3C5C">
        <w:rPr>
          <w:rFonts w:ascii="Georgia" w:hAnsi="Georgia" w:cs="Times New Roman"/>
          <w:sz w:val="20"/>
          <w:szCs w:val="20"/>
          <w:rPrChange w:id="92" w:author="David Döbele" w:date="2024-08-14T18:08:00Z" w16du:dateUtc="2024-08-14T16:08:00Z">
            <w:rPr>
              <w:rFonts w:ascii="Georgia" w:hAnsi="Georgia" w:cs="Times New Roman"/>
              <w:sz w:val="21"/>
              <w:szCs w:val="21"/>
            </w:rPr>
          </w:rPrChange>
        </w:rPr>
        <w:t xml:space="preserve">Von dem Praktikum in der Wirtschaftsprüfung erhoffe ich mir eine steile Lernkurve sowie die Möglichkeit, erste praktische Berufserfahrung zu sammeln. Zudem möchte ich meine eigenen Ideen bei Ihnen einbringen und somit einen Mehrwert für Unternehmen, </w:t>
      </w:r>
      <w:r w:rsidR="00634C8C" w:rsidRPr="00ED3C5C">
        <w:rPr>
          <w:rFonts w:ascii="Georgia" w:hAnsi="Georgia" w:cs="Times New Roman"/>
          <w:sz w:val="20"/>
          <w:szCs w:val="20"/>
          <w:rPrChange w:id="93" w:author="David Döbele" w:date="2024-08-14T18:08:00Z" w16du:dateUtc="2024-08-14T16:08:00Z">
            <w:rPr>
              <w:rFonts w:ascii="Georgia" w:hAnsi="Georgia" w:cs="Times New Roman"/>
              <w:sz w:val="21"/>
              <w:szCs w:val="21"/>
            </w:rPr>
          </w:rPrChange>
        </w:rPr>
        <w:t>EY</w:t>
      </w:r>
      <w:r w:rsidRPr="00ED3C5C">
        <w:rPr>
          <w:rFonts w:ascii="Georgia" w:hAnsi="Georgia" w:cs="Times New Roman"/>
          <w:sz w:val="20"/>
          <w:szCs w:val="20"/>
          <w:rPrChange w:id="94" w:author="David Döbele" w:date="2024-08-14T18:08:00Z" w16du:dateUtc="2024-08-14T16:08:00Z">
            <w:rPr>
              <w:rFonts w:ascii="Georgia" w:hAnsi="Georgia" w:cs="Times New Roman"/>
              <w:sz w:val="21"/>
              <w:szCs w:val="21"/>
            </w:rPr>
          </w:rPrChange>
        </w:rPr>
        <w:t xml:space="preserve"> und die gesamte Wirtschaft schaffen. Durch meinen Ehrgeiz, meine Teamfähigkeit sowie mein starkes Interesse an Unternehmen und der Tätigkeit als Wirtschaftsprüfer bin ich mir sicher, dass ich trotz – oder vor allem auch aufgrund – meines jungen Alters eine Bereicherung für </w:t>
      </w:r>
      <w:r w:rsidR="00DB1B79" w:rsidRPr="00ED3C5C">
        <w:rPr>
          <w:rFonts w:ascii="Georgia" w:hAnsi="Georgia" w:cs="Times New Roman"/>
          <w:sz w:val="20"/>
          <w:szCs w:val="20"/>
          <w:rPrChange w:id="95" w:author="David Döbele" w:date="2024-08-14T18:08:00Z" w16du:dateUtc="2024-08-14T16:08:00Z">
            <w:rPr>
              <w:rFonts w:ascii="Georgia" w:hAnsi="Georgia" w:cs="Times New Roman"/>
              <w:sz w:val="21"/>
              <w:szCs w:val="21"/>
            </w:rPr>
          </w:rPrChange>
        </w:rPr>
        <w:t>Ernst and Young</w:t>
      </w:r>
      <w:r w:rsidRPr="00ED3C5C">
        <w:rPr>
          <w:rFonts w:ascii="Georgia" w:hAnsi="Georgia" w:cs="Times New Roman"/>
          <w:sz w:val="20"/>
          <w:szCs w:val="20"/>
          <w:rPrChange w:id="96" w:author="David Döbele" w:date="2024-08-14T18:08:00Z" w16du:dateUtc="2024-08-14T16:08:00Z">
            <w:rPr>
              <w:rFonts w:ascii="Georgia" w:hAnsi="Georgia" w:cs="Times New Roman"/>
              <w:sz w:val="21"/>
              <w:szCs w:val="21"/>
            </w:rPr>
          </w:rPrChange>
        </w:rPr>
        <w:t xml:space="preserve"> sein werde. Ich würde mich sehr freuen, Sie auch bei einem persönlichen Gespräch von mir überzeugen zu dürfen.</w:t>
      </w:r>
    </w:p>
    <w:p w14:paraId="13D4C19A" w14:textId="77777777" w:rsidR="002950F2" w:rsidRPr="00ED3C5C" w:rsidRDefault="002950F2" w:rsidP="00983492">
      <w:pPr>
        <w:jc w:val="both"/>
        <w:rPr>
          <w:rFonts w:ascii="Georgia" w:hAnsi="Georgia" w:cs="Times New Roman"/>
          <w:sz w:val="20"/>
          <w:szCs w:val="20"/>
          <w:rPrChange w:id="97" w:author="David Döbele" w:date="2024-08-14T18:08:00Z" w16du:dateUtc="2024-08-14T16:08:00Z">
            <w:rPr>
              <w:rFonts w:ascii="Georgia" w:hAnsi="Georgia" w:cs="Times New Roman"/>
              <w:sz w:val="21"/>
              <w:szCs w:val="21"/>
            </w:rPr>
          </w:rPrChange>
        </w:rPr>
      </w:pPr>
    </w:p>
    <w:p w14:paraId="6413FB59" w14:textId="77777777" w:rsidR="002950F2" w:rsidRPr="00ED3C5C" w:rsidRDefault="002950F2" w:rsidP="002950F2">
      <w:pPr>
        <w:rPr>
          <w:rFonts w:ascii="Georgia" w:hAnsi="Georgia" w:cs="Times New Roman"/>
          <w:sz w:val="20"/>
          <w:szCs w:val="20"/>
          <w:rPrChange w:id="98" w:author="David Döbele" w:date="2024-08-14T18:08:00Z" w16du:dateUtc="2024-08-14T16:08:00Z">
            <w:rPr>
              <w:rFonts w:ascii="Georgia" w:hAnsi="Georgia" w:cs="Times New Roman"/>
              <w:sz w:val="21"/>
              <w:szCs w:val="21"/>
            </w:rPr>
          </w:rPrChange>
        </w:rPr>
      </w:pPr>
      <w:r w:rsidRPr="00ED3C5C">
        <w:rPr>
          <w:rFonts w:ascii="Georgia" w:hAnsi="Georgia" w:cs="Times New Roman"/>
          <w:sz w:val="20"/>
          <w:szCs w:val="20"/>
          <w:rPrChange w:id="99" w:author="David Döbele" w:date="2024-08-14T18:08:00Z" w16du:dateUtc="2024-08-14T16:08:00Z">
            <w:rPr>
              <w:rFonts w:ascii="Georgia" w:hAnsi="Georgia" w:cs="Times New Roman"/>
              <w:sz w:val="21"/>
              <w:szCs w:val="21"/>
            </w:rPr>
          </w:rPrChange>
        </w:rPr>
        <w:t>Mit freundlichen Grüßen</w:t>
      </w:r>
    </w:p>
    <w:p w14:paraId="71D53436" w14:textId="337F5709" w:rsidR="003328F3" w:rsidRPr="00ED3C5C" w:rsidRDefault="005E0D82" w:rsidP="00406DDC">
      <w:pPr>
        <w:spacing w:after="240"/>
        <w:rPr>
          <w:rFonts w:ascii="Georgia" w:eastAsia="Times New Roman" w:hAnsi="Georgia" w:cs="Times New Roman"/>
          <w:sz w:val="20"/>
          <w:szCs w:val="20"/>
          <w:lang w:eastAsia="de-DE"/>
          <w:rPrChange w:id="100" w:author="David Döbele" w:date="2024-08-14T18:08:00Z" w16du:dateUtc="2024-08-14T16:08:00Z">
            <w:rPr>
              <w:rFonts w:ascii="Georgia" w:eastAsia="Times New Roman" w:hAnsi="Georgia" w:cs="Times New Roman"/>
              <w:sz w:val="21"/>
              <w:szCs w:val="21"/>
              <w:lang w:eastAsia="de-DE"/>
            </w:rPr>
          </w:rPrChange>
        </w:rPr>
      </w:pPr>
      <w:r w:rsidRPr="00ED3C5C">
        <w:rPr>
          <w:rFonts w:ascii="Georgia" w:eastAsia="Times New Roman" w:hAnsi="Georgia" w:cs="Times New Roman"/>
          <w:sz w:val="20"/>
          <w:szCs w:val="20"/>
          <w:lang w:eastAsia="de-DE"/>
          <w:rPrChange w:id="101" w:author="David Döbele" w:date="2024-08-14T18:08:00Z" w16du:dateUtc="2024-08-14T16:08:00Z">
            <w:rPr>
              <w:rFonts w:ascii="Georgia" w:eastAsia="Times New Roman" w:hAnsi="Georgia" w:cs="Times New Roman"/>
              <w:sz w:val="21"/>
              <w:szCs w:val="21"/>
              <w:lang w:eastAsia="de-DE"/>
            </w:rPr>
          </w:rPrChange>
        </w:rPr>
        <w:t>Luca Theinert</w:t>
      </w:r>
    </w:p>
    <w:sectPr w:rsidR="003328F3" w:rsidRPr="00ED3C5C"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4CD439" w14:textId="77777777" w:rsidR="00666E0A" w:rsidRDefault="00666E0A" w:rsidP="00A156B9">
      <w:r>
        <w:separator/>
      </w:r>
    </w:p>
  </w:endnote>
  <w:endnote w:type="continuationSeparator" w:id="0">
    <w:p w14:paraId="24DECD61" w14:textId="77777777" w:rsidR="00666E0A" w:rsidRDefault="00666E0A"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769328" w14:textId="77777777" w:rsidR="00666E0A" w:rsidRDefault="00666E0A" w:rsidP="00A156B9">
      <w:r>
        <w:separator/>
      </w:r>
    </w:p>
  </w:footnote>
  <w:footnote w:type="continuationSeparator" w:id="0">
    <w:p w14:paraId="6D9DDA6B" w14:textId="77777777" w:rsidR="00666E0A" w:rsidRDefault="00666E0A"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997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7564"/>
    <w:rsid w:val="00027649"/>
    <w:rsid w:val="000A29A3"/>
    <w:rsid w:val="000A2A9D"/>
    <w:rsid w:val="000C3413"/>
    <w:rsid w:val="000D0A54"/>
    <w:rsid w:val="000E5917"/>
    <w:rsid w:val="000E76D7"/>
    <w:rsid w:val="000F2F6E"/>
    <w:rsid w:val="000F604D"/>
    <w:rsid w:val="000F607F"/>
    <w:rsid w:val="001057F0"/>
    <w:rsid w:val="00117C72"/>
    <w:rsid w:val="001476D4"/>
    <w:rsid w:val="0017795A"/>
    <w:rsid w:val="00185DAD"/>
    <w:rsid w:val="001A11C7"/>
    <w:rsid w:val="001C31E8"/>
    <w:rsid w:val="001C3673"/>
    <w:rsid w:val="001D0EB4"/>
    <w:rsid w:val="001D30DF"/>
    <w:rsid w:val="001E6FC7"/>
    <w:rsid w:val="00211287"/>
    <w:rsid w:val="00221D2A"/>
    <w:rsid w:val="00235669"/>
    <w:rsid w:val="0025655A"/>
    <w:rsid w:val="00284FE4"/>
    <w:rsid w:val="002950F2"/>
    <w:rsid w:val="002A1546"/>
    <w:rsid w:val="002D011B"/>
    <w:rsid w:val="002D02EE"/>
    <w:rsid w:val="002D1ADC"/>
    <w:rsid w:val="002F010D"/>
    <w:rsid w:val="003112EA"/>
    <w:rsid w:val="0032583B"/>
    <w:rsid w:val="003328F3"/>
    <w:rsid w:val="003459B8"/>
    <w:rsid w:val="003606B8"/>
    <w:rsid w:val="00362F50"/>
    <w:rsid w:val="00375C8B"/>
    <w:rsid w:val="00376E4C"/>
    <w:rsid w:val="00397178"/>
    <w:rsid w:val="003B2432"/>
    <w:rsid w:val="003C0453"/>
    <w:rsid w:val="003F47A8"/>
    <w:rsid w:val="003F7403"/>
    <w:rsid w:val="00406DDC"/>
    <w:rsid w:val="00407537"/>
    <w:rsid w:val="004113A9"/>
    <w:rsid w:val="00444DE6"/>
    <w:rsid w:val="00452BAF"/>
    <w:rsid w:val="00484987"/>
    <w:rsid w:val="004A2202"/>
    <w:rsid w:val="004A6740"/>
    <w:rsid w:val="0050362E"/>
    <w:rsid w:val="0051624B"/>
    <w:rsid w:val="00582C62"/>
    <w:rsid w:val="00592E59"/>
    <w:rsid w:val="005A2E9B"/>
    <w:rsid w:val="005A7876"/>
    <w:rsid w:val="005C18A8"/>
    <w:rsid w:val="005C45BA"/>
    <w:rsid w:val="005D4170"/>
    <w:rsid w:val="005E0D82"/>
    <w:rsid w:val="00623FD8"/>
    <w:rsid w:val="00634C8C"/>
    <w:rsid w:val="0064311F"/>
    <w:rsid w:val="00666E0A"/>
    <w:rsid w:val="00673BDA"/>
    <w:rsid w:val="00682381"/>
    <w:rsid w:val="00691C37"/>
    <w:rsid w:val="006A3056"/>
    <w:rsid w:val="006C3E20"/>
    <w:rsid w:val="006D61FE"/>
    <w:rsid w:val="006E266A"/>
    <w:rsid w:val="006F55C1"/>
    <w:rsid w:val="0070635E"/>
    <w:rsid w:val="00710EA3"/>
    <w:rsid w:val="00724A6D"/>
    <w:rsid w:val="007271B0"/>
    <w:rsid w:val="007307F4"/>
    <w:rsid w:val="00730CAE"/>
    <w:rsid w:val="0075359F"/>
    <w:rsid w:val="00755109"/>
    <w:rsid w:val="0078695D"/>
    <w:rsid w:val="007950E2"/>
    <w:rsid w:val="00797F89"/>
    <w:rsid w:val="007C24A1"/>
    <w:rsid w:val="007E1196"/>
    <w:rsid w:val="007E3211"/>
    <w:rsid w:val="00807A5C"/>
    <w:rsid w:val="00836AC0"/>
    <w:rsid w:val="00842C46"/>
    <w:rsid w:val="00844BE0"/>
    <w:rsid w:val="00883869"/>
    <w:rsid w:val="0089309A"/>
    <w:rsid w:val="00894D21"/>
    <w:rsid w:val="008956EF"/>
    <w:rsid w:val="008B7CD4"/>
    <w:rsid w:val="008C77FC"/>
    <w:rsid w:val="008D5621"/>
    <w:rsid w:val="008F7948"/>
    <w:rsid w:val="0095262A"/>
    <w:rsid w:val="00955BE9"/>
    <w:rsid w:val="0096617A"/>
    <w:rsid w:val="00983492"/>
    <w:rsid w:val="00996515"/>
    <w:rsid w:val="009B24C5"/>
    <w:rsid w:val="009F2E7C"/>
    <w:rsid w:val="009F47B4"/>
    <w:rsid w:val="009F50E5"/>
    <w:rsid w:val="00A03F2F"/>
    <w:rsid w:val="00A156B9"/>
    <w:rsid w:val="00A3280A"/>
    <w:rsid w:val="00A447DF"/>
    <w:rsid w:val="00A60706"/>
    <w:rsid w:val="00A808B7"/>
    <w:rsid w:val="00A94107"/>
    <w:rsid w:val="00AA722B"/>
    <w:rsid w:val="00AA7FE9"/>
    <w:rsid w:val="00AC4E2A"/>
    <w:rsid w:val="00B04EAD"/>
    <w:rsid w:val="00B05848"/>
    <w:rsid w:val="00B064DC"/>
    <w:rsid w:val="00B27710"/>
    <w:rsid w:val="00B51C4A"/>
    <w:rsid w:val="00B7517D"/>
    <w:rsid w:val="00B804AF"/>
    <w:rsid w:val="00B843C4"/>
    <w:rsid w:val="00B87BB7"/>
    <w:rsid w:val="00B91161"/>
    <w:rsid w:val="00BC6398"/>
    <w:rsid w:val="00BF708A"/>
    <w:rsid w:val="00C10FCC"/>
    <w:rsid w:val="00C16765"/>
    <w:rsid w:val="00C247DD"/>
    <w:rsid w:val="00C31FF3"/>
    <w:rsid w:val="00C34979"/>
    <w:rsid w:val="00C4564A"/>
    <w:rsid w:val="00C74C39"/>
    <w:rsid w:val="00C76B7F"/>
    <w:rsid w:val="00CA47F1"/>
    <w:rsid w:val="00CA6FE3"/>
    <w:rsid w:val="00CC4C61"/>
    <w:rsid w:val="00D06951"/>
    <w:rsid w:val="00D07C91"/>
    <w:rsid w:val="00D15FA0"/>
    <w:rsid w:val="00D54045"/>
    <w:rsid w:val="00D648FF"/>
    <w:rsid w:val="00D64CB6"/>
    <w:rsid w:val="00D66124"/>
    <w:rsid w:val="00D772E9"/>
    <w:rsid w:val="00DB1B79"/>
    <w:rsid w:val="00DF4D3E"/>
    <w:rsid w:val="00E01186"/>
    <w:rsid w:val="00E3243A"/>
    <w:rsid w:val="00E825FF"/>
    <w:rsid w:val="00E83F6D"/>
    <w:rsid w:val="00EA6931"/>
    <w:rsid w:val="00EB4D82"/>
    <w:rsid w:val="00EB6E52"/>
    <w:rsid w:val="00ED121A"/>
    <w:rsid w:val="00ED3C5C"/>
    <w:rsid w:val="00EE448B"/>
    <w:rsid w:val="00EE44B0"/>
    <w:rsid w:val="00F06D19"/>
    <w:rsid w:val="00F17E63"/>
    <w:rsid w:val="00F32BA5"/>
    <w:rsid w:val="00F37370"/>
    <w:rsid w:val="00F40192"/>
    <w:rsid w:val="00F46304"/>
    <w:rsid w:val="00F5263D"/>
    <w:rsid w:val="00F7199D"/>
    <w:rsid w:val="00F852A1"/>
    <w:rsid w:val="00F95C5B"/>
    <w:rsid w:val="00FA779B"/>
    <w:rsid w:val="00FB2B88"/>
    <w:rsid w:val="00FE3DBB"/>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262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256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84554">
      <w:bodyDiv w:val="1"/>
      <w:marLeft w:val="0"/>
      <w:marRight w:val="0"/>
      <w:marTop w:val="0"/>
      <w:marBottom w:val="0"/>
      <w:divBdr>
        <w:top w:val="none" w:sz="0" w:space="0" w:color="auto"/>
        <w:left w:val="none" w:sz="0" w:space="0" w:color="auto"/>
        <w:bottom w:val="none" w:sz="0" w:space="0" w:color="auto"/>
        <w:right w:val="none" w:sz="0" w:space="0" w:color="auto"/>
      </w:divBdr>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608</Words>
  <Characters>3833</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4</cp:revision>
  <dcterms:created xsi:type="dcterms:W3CDTF">2024-08-14T16:02:00Z</dcterms:created>
  <dcterms:modified xsi:type="dcterms:W3CDTF">2024-08-14T16:11:00Z</dcterms:modified>
</cp:coreProperties>
</file>