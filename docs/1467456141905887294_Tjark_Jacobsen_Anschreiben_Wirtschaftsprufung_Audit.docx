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4CC2" w14:textId="77777777" w:rsidR="004B1DCE" w:rsidRPr="001D28C9" w:rsidRDefault="004B1DCE" w:rsidP="004B1DCE">
      <w:pPr>
        <w:jc w:val="right"/>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Tjark Jacobsen</w:t>
      </w:r>
    </w:p>
    <w:p w14:paraId="73C675E1" w14:textId="77777777" w:rsidR="004B1DCE" w:rsidRPr="001D28C9" w:rsidRDefault="004B1DCE" w:rsidP="004B1DCE">
      <w:pPr>
        <w:jc w:val="right"/>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Nordportalstraße 2, 7,707</w:t>
      </w:r>
    </w:p>
    <w:p w14:paraId="1FA53CEA" w14:textId="77777777" w:rsidR="004B1DCE" w:rsidRPr="001D28C9" w:rsidRDefault="004B1DCE" w:rsidP="004B1DCE">
      <w:pPr>
        <w:jc w:val="right"/>
        <w:rPr>
          <w:rFonts w:ascii="Georgia" w:eastAsia="Times New Roman" w:hAnsi="Georgia" w:cs="Times New Roman"/>
          <w:kern w:val="0"/>
          <w:sz w:val="21"/>
          <w:szCs w:val="21"/>
          <w:lang w:eastAsia="de-DE"/>
          <w14:ligatures w14:val="none"/>
          <w:rPrChange w:id="0"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kern w:val="0"/>
          <w:sz w:val="21"/>
          <w:szCs w:val="21"/>
          <w:lang w:eastAsia="de-DE"/>
          <w14:ligatures w14:val="none"/>
          <w:rPrChange w:id="1" w:author="David Döbele" w:date="2026-02-01T10:46:00Z" w16du:dateUtc="2026-02-01T09:46:00Z">
            <w:rPr>
              <w:rFonts w:ascii="Times New Roman" w:eastAsia="Times New Roman" w:hAnsi="Times New Roman" w:cs="Times New Roman"/>
              <w:kern w:val="0"/>
              <w:lang w:eastAsia="de-DE"/>
              <w14:ligatures w14:val="none"/>
            </w:rPr>
          </w:rPrChange>
        </w:rPr>
        <w:t>tjark.jacobsen@icloud.com</w:t>
      </w:r>
    </w:p>
    <w:p w14:paraId="211EA05F" w14:textId="77777777" w:rsidR="004B1DCE" w:rsidRPr="001D28C9" w:rsidRDefault="004B1DCE" w:rsidP="004B1DCE">
      <w:pPr>
        <w:jc w:val="right"/>
        <w:rPr>
          <w:rFonts w:ascii="Georgia" w:eastAsia="Times New Roman" w:hAnsi="Georgia" w:cs="Times New Roman"/>
          <w:kern w:val="0"/>
          <w:sz w:val="21"/>
          <w:szCs w:val="21"/>
          <w:lang w:eastAsia="de-DE"/>
          <w14:ligatures w14:val="none"/>
          <w:rPrChange w:id="2"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+491602660729</w:t>
      </w:r>
    </w:p>
    <w:p w14:paraId="2EFB1B4E" w14:textId="77777777" w:rsidR="004B1DCE" w:rsidRPr="001D28C9" w:rsidRDefault="004B1DCE" w:rsidP="004B1DCE">
      <w:pPr>
        <w:rPr>
          <w:rFonts w:ascii="Georgia" w:eastAsia="Times New Roman" w:hAnsi="Georgia" w:cs="Times New Roman"/>
          <w:kern w:val="0"/>
          <w:sz w:val="21"/>
          <w:szCs w:val="21"/>
          <w:lang w:eastAsia="de-DE"/>
          <w14:ligatures w14:val="none"/>
          <w:rPrChange w:id="3" w:author="David Döbele" w:date="2026-02-01T10:46:00Z" w16du:dateUtc="2026-02-01T09:46:00Z">
            <w:rPr>
              <w:rFonts w:ascii="Times New Roman" w:eastAsia="Times New Roman" w:hAnsi="Times New Roman" w:cs="Times New Roman"/>
              <w:kern w:val="0"/>
              <w:lang w:eastAsia="de-DE"/>
              <w14:ligatures w14:val="none"/>
            </w:rPr>
          </w:rPrChange>
        </w:rPr>
      </w:pPr>
    </w:p>
    <w:p w14:paraId="72533B0D" w14:textId="77777777" w:rsidR="00DD4864" w:rsidRPr="001D28C9" w:rsidRDefault="00DD4864" w:rsidP="004B1DCE">
      <w:pPr>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 xml:space="preserve">KPMG AG </w:t>
      </w:r>
      <w:proofErr w:type="spellStart"/>
      <w:r w:rsidRPr="001D28C9">
        <w:rPr>
          <w:rFonts w:ascii="Georgia" w:eastAsia="Times New Roman" w:hAnsi="Georgia" w:cs="Times New Roman"/>
          <w:color w:val="000000"/>
          <w:kern w:val="0"/>
          <w:sz w:val="21"/>
          <w:szCs w:val="21"/>
          <w:lang w:eastAsia="de-DE"/>
          <w14:ligatures w14:val="none"/>
        </w:rPr>
        <w:t>WIrtschaftprüfungsgesellschaft</w:t>
      </w:r>
      <w:proofErr w:type="spellEnd"/>
    </w:p>
    <w:p w14:paraId="7E0D5901" w14:textId="77777777" w:rsidR="00DD4864" w:rsidRPr="001D28C9" w:rsidRDefault="00DD4864" w:rsidP="004B1DCE">
      <w:pPr>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 xml:space="preserve">Fuhlentwiete 5, </w:t>
      </w:r>
    </w:p>
    <w:p w14:paraId="611C8228" w14:textId="77777777" w:rsidR="004B1DCE" w:rsidRPr="001D28C9" w:rsidRDefault="00DD4864" w:rsidP="004B1DCE">
      <w:pPr>
        <w:rPr>
          <w:rFonts w:ascii="Georgia" w:eastAsia="Times New Roman" w:hAnsi="Georgia" w:cs="Times New Roman"/>
          <w:kern w:val="0"/>
          <w:sz w:val="21"/>
          <w:szCs w:val="21"/>
          <w:lang w:eastAsia="de-DE"/>
          <w14:ligatures w14:val="none"/>
          <w:rPrChange w:id="4"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20355Hamburg</w:t>
      </w:r>
    </w:p>
    <w:p w14:paraId="1DBA300B" w14:textId="77777777" w:rsidR="004B1DCE" w:rsidRPr="001D28C9" w:rsidRDefault="004B1DCE" w:rsidP="004B1DCE">
      <w:pPr>
        <w:rPr>
          <w:rFonts w:ascii="Georgia" w:eastAsia="Times New Roman" w:hAnsi="Georgia" w:cs="Times New Roman"/>
          <w:kern w:val="0"/>
          <w:sz w:val="21"/>
          <w:szCs w:val="21"/>
          <w:lang w:eastAsia="de-DE"/>
          <w14:ligatures w14:val="none"/>
          <w:rPrChange w:id="5" w:author="David Döbele" w:date="2026-02-01T10:46:00Z" w16du:dateUtc="2026-02-01T09:46:00Z">
            <w:rPr>
              <w:rFonts w:ascii="Times New Roman" w:eastAsia="Times New Roman" w:hAnsi="Times New Roman" w:cs="Times New Roman"/>
              <w:kern w:val="0"/>
              <w:lang w:eastAsia="de-DE"/>
              <w14:ligatures w14:val="none"/>
            </w:rPr>
          </w:rPrChange>
        </w:rPr>
      </w:pPr>
    </w:p>
    <w:p w14:paraId="0AD1E4F9" w14:textId="77777777" w:rsidR="004B1DCE" w:rsidRPr="001D28C9" w:rsidRDefault="00DD4864" w:rsidP="004B1DCE">
      <w:pPr>
        <w:jc w:val="right"/>
        <w:rPr>
          <w:rFonts w:ascii="Georgia" w:eastAsia="Times New Roman" w:hAnsi="Georgia" w:cs="Times New Roman"/>
          <w:kern w:val="0"/>
          <w:sz w:val="21"/>
          <w:szCs w:val="21"/>
          <w:lang w:eastAsia="de-DE"/>
          <w14:ligatures w14:val="none"/>
          <w:rPrChange w:id="6"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Wien,26.01.2026</w:t>
      </w:r>
    </w:p>
    <w:p w14:paraId="3149E92B" w14:textId="77777777" w:rsidR="004B1DCE" w:rsidRPr="001D28C9" w:rsidRDefault="004B1DCE" w:rsidP="004B1DCE">
      <w:pPr>
        <w:rPr>
          <w:rFonts w:ascii="Georgia" w:eastAsia="Times New Roman" w:hAnsi="Georgia" w:cs="Times New Roman"/>
          <w:kern w:val="0"/>
          <w:sz w:val="21"/>
          <w:szCs w:val="21"/>
          <w:lang w:eastAsia="de-DE"/>
          <w14:ligatures w14:val="none"/>
          <w:rPrChange w:id="7"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b/>
          <w:bCs/>
          <w:color w:val="000000"/>
          <w:kern w:val="0"/>
          <w:sz w:val="21"/>
          <w:szCs w:val="21"/>
          <w:lang w:eastAsia="de-DE"/>
          <w14:ligatures w14:val="none"/>
        </w:rPr>
        <w:t xml:space="preserve">Bewerbung um ein Praktikum im Bereich </w:t>
      </w:r>
      <w:r w:rsidR="00DD4864" w:rsidRPr="001D28C9">
        <w:rPr>
          <w:rFonts w:ascii="Georgia" w:eastAsia="Times New Roman" w:hAnsi="Georgia" w:cs="Times New Roman"/>
          <w:b/>
          <w:bCs/>
          <w:color w:val="000000"/>
          <w:kern w:val="0"/>
          <w:sz w:val="21"/>
          <w:szCs w:val="21"/>
          <w:lang w:eastAsia="de-DE"/>
          <w14:ligatures w14:val="none"/>
        </w:rPr>
        <w:t>Audit/Wirtschaftsprüfung</w:t>
      </w:r>
    </w:p>
    <w:p w14:paraId="7B82DFBF" w14:textId="77777777" w:rsidR="004B1DCE" w:rsidRPr="001D28C9" w:rsidRDefault="004B1DCE" w:rsidP="004B1DCE">
      <w:pPr>
        <w:spacing w:after="240"/>
        <w:rPr>
          <w:rFonts w:ascii="Georgia" w:eastAsia="Times New Roman" w:hAnsi="Georgia" w:cs="Times New Roman"/>
          <w:kern w:val="0"/>
          <w:sz w:val="21"/>
          <w:szCs w:val="21"/>
          <w:lang w:eastAsia="de-DE"/>
          <w14:ligatures w14:val="none"/>
          <w:rPrChange w:id="8" w:author="David Döbele" w:date="2026-02-01T10:46:00Z" w16du:dateUtc="2026-02-01T09:46:00Z">
            <w:rPr>
              <w:rFonts w:ascii="Times New Roman" w:eastAsia="Times New Roman" w:hAnsi="Times New Roman" w:cs="Times New Roman"/>
              <w:kern w:val="0"/>
              <w:lang w:eastAsia="de-DE"/>
              <w14:ligatures w14:val="none"/>
            </w:rPr>
          </w:rPrChange>
        </w:rPr>
      </w:pPr>
    </w:p>
    <w:p w14:paraId="66CEAD60" w14:textId="77777777" w:rsidR="004B1DCE" w:rsidRPr="001D28C9" w:rsidRDefault="004B1DCE" w:rsidP="004B1DCE">
      <w:pPr>
        <w:jc w:val="both"/>
        <w:rPr>
          <w:rFonts w:ascii="Georgia" w:eastAsia="Times New Roman" w:hAnsi="Georgia" w:cs="Times New Roman"/>
          <w:kern w:val="0"/>
          <w:sz w:val="21"/>
          <w:szCs w:val="21"/>
          <w:lang w:eastAsia="de-DE"/>
          <w14:ligatures w14:val="none"/>
          <w:rPrChange w:id="9"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Sehr geehrte Damen und Herren, </w:t>
      </w:r>
    </w:p>
    <w:p w14:paraId="21DE39FB" w14:textId="77777777" w:rsidR="004B1DCE" w:rsidRPr="001D28C9" w:rsidRDefault="004B1DCE" w:rsidP="004B1DCE">
      <w:pPr>
        <w:rPr>
          <w:rFonts w:ascii="Georgia" w:eastAsia="Times New Roman" w:hAnsi="Georgia" w:cs="Times New Roman"/>
          <w:kern w:val="0"/>
          <w:sz w:val="21"/>
          <w:szCs w:val="21"/>
          <w:lang w:eastAsia="de-DE"/>
          <w14:ligatures w14:val="none"/>
          <w:rPrChange w:id="10" w:author="David Döbele" w:date="2026-02-01T10:46:00Z" w16du:dateUtc="2026-02-01T09:46:00Z">
            <w:rPr>
              <w:rFonts w:ascii="Times New Roman" w:eastAsia="Times New Roman" w:hAnsi="Times New Roman" w:cs="Times New Roman"/>
              <w:kern w:val="0"/>
              <w:lang w:eastAsia="de-DE"/>
              <w14:ligatures w14:val="none"/>
            </w:rPr>
          </w:rPrChange>
        </w:rPr>
      </w:pPr>
    </w:p>
    <w:p w14:paraId="6563208E" w14:textId="29E00680" w:rsidR="004B1DCE" w:rsidRPr="001D28C9" w:rsidRDefault="004B1DCE" w:rsidP="004B1DCE">
      <w:pPr>
        <w:jc w:val="both"/>
        <w:rPr>
          <w:rFonts w:ascii="Georgia" w:eastAsia="Times New Roman" w:hAnsi="Georgia" w:cs="Times New Roman"/>
          <w:kern w:val="0"/>
          <w:sz w:val="21"/>
          <w:szCs w:val="21"/>
          <w:lang w:eastAsia="de-DE"/>
          <w14:ligatures w14:val="none"/>
          <w:rPrChange w:id="11"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 xml:space="preserve">die Wirtschaftsprüfung bei einer </w:t>
      </w:r>
      <w:del w:id="12" w:author="David Döbele" w:date="2026-02-01T10:45:00Z" w16du:dateUtc="2026-02-01T09:45:00Z">
        <w:r w:rsidRPr="00EA2151" w:rsidDel="001D28C9">
          <w:rPr>
            <w:rFonts w:ascii="Georgia" w:eastAsia="Times New Roman" w:hAnsi="Georgia" w:cs="Times New Roman"/>
            <w:color w:val="000000"/>
            <w:kern w:val="0"/>
            <w:sz w:val="21"/>
            <w:szCs w:val="21"/>
            <w:lang w:eastAsia="de-DE"/>
            <w14:ligatures w14:val="none"/>
          </w:rPr>
          <w:delText xml:space="preserve">großen </w:delText>
        </w:r>
      </w:del>
      <w:ins w:id="13" w:author="David Döbele" w:date="2026-02-01T10:45:00Z" w16du:dateUtc="2026-02-01T09:45:00Z">
        <w:r w:rsidR="001D28C9" w:rsidRPr="001D28C9">
          <w:rPr>
            <w:rFonts w:ascii="Georgia" w:eastAsia="Times New Roman" w:hAnsi="Georgia" w:cs="Times New Roman"/>
            <w:color w:val="000000"/>
            <w:kern w:val="0"/>
            <w:sz w:val="21"/>
            <w:szCs w:val="21"/>
            <w:lang w:eastAsia="de-DE"/>
            <w14:ligatures w14:val="none"/>
          </w:rPr>
          <w:t>führenden</w:t>
        </w:r>
        <w:r w:rsidR="001D28C9" w:rsidRPr="001D28C9">
          <w:rPr>
            <w:rFonts w:ascii="Georgia" w:eastAsia="Times New Roman" w:hAnsi="Georgia" w:cs="Times New Roman"/>
            <w:color w:val="000000"/>
            <w:kern w:val="0"/>
            <w:sz w:val="21"/>
            <w:szCs w:val="21"/>
            <w:lang w:eastAsia="de-DE"/>
            <w14:ligatures w14:val="none"/>
          </w:rPr>
          <w:t xml:space="preserve"> </w:t>
        </w:r>
      </w:ins>
      <w:r w:rsidRPr="001D28C9">
        <w:rPr>
          <w:rFonts w:ascii="Georgia" w:eastAsia="Times New Roman" w:hAnsi="Georgia" w:cs="Times New Roman"/>
          <w:color w:val="000000"/>
          <w:kern w:val="0"/>
          <w:sz w:val="21"/>
          <w:szCs w:val="21"/>
          <w:lang w:eastAsia="de-DE"/>
          <w14:ligatures w14:val="none"/>
        </w:rPr>
        <w:t>Prüfungs-</w:t>
      </w:r>
      <w:ins w:id="14" w:author="David Döbele" w:date="2026-02-01T10:45:00Z" w16du:dateUtc="2026-02-01T09:45:00Z">
        <w:r w:rsidR="001D28C9" w:rsidRPr="001D28C9">
          <w:rPr>
            <w:rFonts w:ascii="Georgia" w:eastAsia="Times New Roman" w:hAnsi="Georgia" w:cs="Times New Roman"/>
            <w:color w:val="000000"/>
            <w:kern w:val="0"/>
            <w:sz w:val="21"/>
            <w:szCs w:val="21"/>
            <w:lang w:eastAsia="de-DE"/>
            <w14:ligatures w14:val="none"/>
          </w:rPr>
          <w:t xml:space="preserve"> </w:t>
        </w:r>
      </w:ins>
      <w:r w:rsidRPr="001D28C9">
        <w:rPr>
          <w:rFonts w:ascii="Georgia" w:eastAsia="Times New Roman" w:hAnsi="Georgia" w:cs="Times New Roman"/>
          <w:color w:val="000000"/>
          <w:kern w:val="0"/>
          <w:sz w:val="21"/>
          <w:szCs w:val="21"/>
          <w:lang w:eastAsia="de-DE"/>
          <w14:ligatures w14:val="none"/>
        </w:rPr>
        <w:t xml:space="preserve">und Beratungsgesellschaft stellt für mich eine besonders attraktive Möglichkeit dar, frühzeitig fundierte Einblicke in betriebswirtschaftliche Zusammenhänge zu gewinnen. </w:t>
      </w:r>
      <w:r w:rsidR="00DD4864" w:rsidRPr="001D28C9">
        <w:rPr>
          <w:rFonts w:ascii="Georgia" w:eastAsia="Times New Roman" w:hAnsi="Georgia" w:cs="Times New Roman"/>
          <w:color w:val="000000"/>
          <w:kern w:val="0"/>
          <w:sz w:val="21"/>
          <w:szCs w:val="21"/>
          <w:lang w:eastAsia="de-DE"/>
          <w14:ligatures w14:val="none"/>
        </w:rPr>
        <w:t xml:space="preserve">Insbesondere die </w:t>
      </w:r>
      <w:r w:rsidRPr="001D28C9">
        <w:rPr>
          <w:rFonts w:ascii="Georgia" w:eastAsia="Times New Roman" w:hAnsi="Georgia" w:cs="Times New Roman"/>
          <w:color w:val="000000"/>
          <w:kern w:val="0"/>
          <w:sz w:val="21"/>
          <w:szCs w:val="21"/>
          <w:lang w:eastAsia="de-DE"/>
          <w14:ligatures w14:val="none"/>
        </w:rPr>
        <w:t xml:space="preserve">Weiterentwicklung meiner analytischen Fähigkeiten, </w:t>
      </w:r>
      <w:r w:rsidR="00DD4864" w:rsidRPr="001D28C9">
        <w:rPr>
          <w:rFonts w:ascii="Georgia" w:eastAsia="Times New Roman" w:hAnsi="Georgia" w:cs="Times New Roman"/>
          <w:color w:val="000000"/>
          <w:kern w:val="0"/>
          <w:sz w:val="21"/>
          <w:szCs w:val="21"/>
          <w:lang w:eastAsia="de-DE"/>
          <w14:ligatures w14:val="none"/>
        </w:rPr>
        <w:t xml:space="preserve">die </w:t>
      </w:r>
      <w:r w:rsidRPr="001D28C9">
        <w:rPr>
          <w:rFonts w:ascii="Georgia" w:eastAsia="Times New Roman" w:hAnsi="Georgia" w:cs="Times New Roman"/>
          <w:color w:val="000000"/>
          <w:kern w:val="0"/>
          <w:sz w:val="21"/>
          <w:szCs w:val="21"/>
          <w:lang w:eastAsia="de-DE"/>
          <w14:ligatures w14:val="none"/>
        </w:rPr>
        <w:t xml:space="preserve">Analyse von Jahresabschlüssen, als auch </w:t>
      </w:r>
      <w:r w:rsidR="00DD4864" w:rsidRPr="001D28C9">
        <w:rPr>
          <w:rFonts w:ascii="Georgia" w:eastAsia="Times New Roman" w:hAnsi="Georgia" w:cs="Times New Roman"/>
          <w:color w:val="000000"/>
          <w:kern w:val="0"/>
          <w:sz w:val="21"/>
          <w:szCs w:val="21"/>
          <w:lang w:eastAsia="de-DE"/>
          <w14:ligatures w14:val="none"/>
        </w:rPr>
        <w:t xml:space="preserve">vielfältige Einblicke </w:t>
      </w:r>
      <w:r w:rsidRPr="001D28C9">
        <w:rPr>
          <w:rFonts w:ascii="Georgia" w:eastAsia="Times New Roman" w:hAnsi="Georgia" w:cs="Times New Roman"/>
          <w:color w:val="000000"/>
          <w:kern w:val="0"/>
          <w:sz w:val="21"/>
          <w:szCs w:val="21"/>
          <w:lang w:eastAsia="de-DE"/>
          <w14:ligatures w14:val="none"/>
        </w:rPr>
        <w:t xml:space="preserve">in verschiedene Unternehmen und Branchen, machen eine Tätigkeit im Audit-Bereich für mich besonders spannend. </w:t>
      </w:r>
      <w:r w:rsidR="00DD4864" w:rsidRPr="001D28C9">
        <w:rPr>
          <w:rFonts w:ascii="Georgia" w:eastAsia="Times New Roman" w:hAnsi="Georgia" w:cs="Times New Roman"/>
          <w:color w:val="000000"/>
          <w:kern w:val="0"/>
          <w:sz w:val="21"/>
          <w:szCs w:val="21"/>
          <w:lang w:eastAsia="de-DE"/>
          <w14:ligatures w14:val="none"/>
        </w:rPr>
        <w:t>Der professionelle</w:t>
      </w:r>
      <w:r w:rsidRPr="001D28C9">
        <w:rPr>
          <w:rFonts w:ascii="Georgia" w:eastAsia="Times New Roman" w:hAnsi="Georgia" w:cs="Times New Roman"/>
          <w:color w:val="000000"/>
          <w:kern w:val="0"/>
          <w:sz w:val="21"/>
          <w:szCs w:val="21"/>
          <w:lang w:eastAsia="de-DE"/>
          <w14:ligatures w14:val="none"/>
        </w:rPr>
        <w:t xml:space="preserve"> Rahmen einer Big</w:t>
      </w:r>
      <w:r w:rsidR="00B70615" w:rsidRPr="001D28C9">
        <w:rPr>
          <w:rFonts w:ascii="Georgia" w:eastAsia="Times New Roman" w:hAnsi="Georgia" w:cs="Times New Roman"/>
          <w:color w:val="000000"/>
          <w:kern w:val="0"/>
          <w:sz w:val="21"/>
          <w:szCs w:val="21"/>
          <w:lang w:eastAsia="de-DE"/>
          <w14:ligatures w14:val="none"/>
        </w:rPr>
        <w:t xml:space="preserve"> </w:t>
      </w:r>
      <w:r w:rsidR="00DD4864" w:rsidRPr="001D28C9">
        <w:rPr>
          <w:rFonts w:ascii="Georgia" w:eastAsia="Times New Roman" w:hAnsi="Georgia" w:cs="Times New Roman"/>
          <w:color w:val="000000"/>
          <w:kern w:val="0"/>
          <w:sz w:val="21"/>
          <w:szCs w:val="21"/>
          <w:lang w:eastAsia="de-DE"/>
          <w14:ligatures w14:val="none"/>
        </w:rPr>
        <w:t>-</w:t>
      </w:r>
      <w:r w:rsidRPr="001D28C9">
        <w:rPr>
          <w:rFonts w:ascii="Georgia" w:eastAsia="Times New Roman" w:hAnsi="Georgia" w:cs="Times New Roman"/>
          <w:color w:val="000000"/>
          <w:kern w:val="0"/>
          <w:sz w:val="21"/>
          <w:szCs w:val="21"/>
          <w:lang w:eastAsia="de-DE"/>
          <w14:ligatures w14:val="none"/>
        </w:rPr>
        <w:t xml:space="preserve">Gesellschaft, sind ideale Voraussetzungen, </w:t>
      </w:r>
      <w:r w:rsidR="00DD4864" w:rsidRPr="001D28C9">
        <w:rPr>
          <w:rFonts w:ascii="Georgia" w:eastAsia="Times New Roman" w:hAnsi="Georgia" w:cs="Times New Roman"/>
          <w:color w:val="000000"/>
          <w:kern w:val="0"/>
          <w:sz w:val="21"/>
          <w:szCs w:val="21"/>
          <w:lang w:eastAsia="de-DE"/>
          <w14:ligatures w14:val="none"/>
        </w:rPr>
        <w:t xml:space="preserve">um </w:t>
      </w:r>
      <w:r w:rsidR="00B70615" w:rsidRPr="001D28C9">
        <w:rPr>
          <w:rFonts w:ascii="Georgia" w:eastAsia="Times New Roman" w:hAnsi="Georgia" w:cs="Times New Roman"/>
          <w:color w:val="000000"/>
          <w:kern w:val="0"/>
          <w:sz w:val="21"/>
          <w:szCs w:val="21"/>
          <w:lang w:eastAsia="de-DE"/>
          <w14:ligatures w14:val="none"/>
        </w:rPr>
        <w:t>eine solide Grundlage</w:t>
      </w:r>
      <w:r w:rsidR="00DD4864" w:rsidRPr="001D28C9">
        <w:rPr>
          <w:rFonts w:ascii="Georgia" w:eastAsia="Times New Roman" w:hAnsi="Georgia" w:cs="Times New Roman"/>
          <w:color w:val="000000"/>
          <w:kern w:val="0"/>
          <w:sz w:val="21"/>
          <w:szCs w:val="21"/>
          <w:lang w:eastAsia="de-DE"/>
          <w14:ligatures w14:val="none"/>
        </w:rPr>
        <w:t xml:space="preserve"> </w:t>
      </w:r>
      <w:r w:rsidRPr="001D28C9">
        <w:rPr>
          <w:rFonts w:ascii="Georgia" w:eastAsia="Times New Roman" w:hAnsi="Georgia" w:cs="Times New Roman"/>
          <w:color w:val="000000"/>
          <w:kern w:val="0"/>
          <w:sz w:val="21"/>
          <w:szCs w:val="21"/>
          <w:lang w:eastAsia="de-DE"/>
          <w14:ligatures w14:val="none"/>
        </w:rPr>
        <w:t xml:space="preserve">für meine weitere akademische Bildung und berufliche </w:t>
      </w:r>
      <w:r w:rsidR="00B70615" w:rsidRPr="001D28C9">
        <w:rPr>
          <w:rFonts w:ascii="Georgia" w:eastAsia="Times New Roman" w:hAnsi="Georgia" w:cs="Times New Roman"/>
          <w:color w:val="000000"/>
          <w:kern w:val="0"/>
          <w:sz w:val="21"/>
          <w:szCs w:val="21"/>
          <w:lang w:eastAsia="de-DE"/>
          <w14:ligatures w14:val="none"/>
        </w:rPr>
        <w:t xml:space="preserve">Heranbildung </w:t>
      </w:r>
      <w:r w:rsidR="00DD4864" w:rsidRPr="001D28C9">
        <w:rPr>
          <w:rFonts w:ascii="Georgia" w:eastAsia="Times New Roman" w:hAnsi="Georgia" w:cs="Times New Roman"/>
          <w:color w:val="000000"/>
          <w:kern w:val="0"/>
          <w:sz w:val="21"/>
          <w:szCs w:val="21"/>
          <w:lang w:eastAsia="de-DE"/>
          <w14:ligatures w14:val="none"/>
        </w:rPr>
        <w:t xml:space="preserve">zu </w:t>
      </w:r>
      <w:r w:rsidRPr="001D28C9">
        <w:rPr>
          <w:rFonts w:ascii="Georgia" w:eastAsia="Times New Roman" w:hAnsi="Georgia" w:cs="Times New Roman"/>
          <w:color w:val="000000"/>
          <w:kern w:val="0"/>
          <w:sz w:val="21"/>
          <w:szCs w:val="21"/>
          <w:lang w:eastAsia="de-DE"/>
          <w14:ligatures w14:val="none"/>
        </w:rPr>
        <w:t>legen.</w:t>
      </w:r>
    </w:p>
    <w:p w14:paraId="26E4E7A4" w14:textId="77777777" w:rsidR="004B1DCE" w:rsidRPr="001D28C9" w:rsidRDefault="004B1DCE" w:rsidP="004B1DCE">
      <w:pPr>
        <w:rPr>
          <w:rFonts w:ascii="Georgia" w:eastAsia="Times New Roman" w:hAnsi="Georgia" w:cs="Times New Roman"/>
          <w:kern w:val="0"/>
          <w:sz w:val="21"/>
          <w:szCs w:val="21"/>
          <w:lang w:eastAsia="de-DE"/>
          <w14:ligatures w14:val="none"/>
          <w:rPrChange w:id="15" w:author="David Döbele" w:date="2026-02-01T10:46:00Z" w16du:dateUtc="2026-02-01T09:46:00Z">
            <w:rPr>
              <w:rFonts w:ascii="Times New Roman" w:eastAsia="Times New Roman" w:hAnsi="Times New Roman" w:cs="Times New Roman"/>
              <w:kern w:val="0"/>
              <w:lang w:eastAsia="de-DE"/>
              <w14:ligatures w14:val="none"/>
            </w:rPr>
          </w:rPrChange>
        </w:rPr>
      </w:pPr>
    </w:p>
    <w:p w14:paraId="36974250" w14:textId="77777777" w:rsidR="004B1DCE" w:rsidRPr="001D28C9" w:rsidRDefault="00DD4864" w:rsidP="004B1DCE">
      <w:pPr>
        <w:jc w:val="both"/>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 xml:space="preserve">Derzeit </w:t>
      </w:r>
      <w:r w:rsidR="004B1DCE" w:rsidRPr="001D28C9">
        <w:rPr>
          <w:rFonts w:ascii="Georgia" w:eastAsia="Times New Roman" w:hAnsi="Georgia" w:cs="Times New Roman"/>
          <w:color w:val="000000"/>
          <w:kern w:val="0"/>
          <w:sz w:val="21"/>
          <w:szCs w:val="21"/>
          <w:lang w:eastAsia="de-DE"/>
          <w14:ligatures w14:val="none"/>
        </w:rPr>
        <w:t xml:space="preserve">studiere </w:t>
      </w:r>
      <w:r w:rsidRPr="001D28C9">
        <w:rPr>
          <w:rFonts w:ascii="Georgia" w:eastAsia="Times New Roman" w:hAnsi="Georgia" w:cs="Times New Roman"/>
          <w:color w:val="000000"/>
          <w:kern w:val="0"/>
          <w:sz w:val="21"/>
          <w:szCs w:val="21"/>
          <w:lang w:eastAsia="de-DE"/>
          <w14:ligatures w14:val="none"/>
        </w:rPr>
        <w:t xml:space="preserve">ich </w:t>
      </w:r>
      <w:r w:rsidR="004B1DCE" w:rsidRPr="001D28C9">
        <w:rPr>
          <w:rFonts w:ascii="Georgia" w:eastAsia="Times New Roman" w:hAnsi="Georgia" w:cs="Times New Roman"/>
          <w:color w:val="000000"/>
          <w:kern w:val="0"/>
          <w:sz w:val="21"/>
          <w:szCs w:val="21"/>
          <w:lang w:eastAsia="de-DE"/>
          <w14:ligatures w14:val="none"/>
        </w:rPr>
        <w:t xml:space="preserve">Wirtschaft und Sozialwissenschaften im ersten Semester, </w:t>
      </w:r>
      <w:r w:rsidRPr="001D28C9">
        <w:rPr>
          <w:rFonts w:ascii="Georgia" w:eastAsia="Times New Roman" w:hAnsi="Georgia" w:cs="Times New Roman"/>
          <w:color w:val="000000"/>
          <w:kern w:val="0"/>
          <w:sz w:val="21"/>
          <w:szCs w:val="21"/>
          <w:lang w:eastAsia="de-DE"/>
          <w14:ligatures w14:val="none"/>
        </w:rPr>
        <w:t xml:space="preserve">am Übergang in das </w:t>
      </w:r>
      <w:r w:rsidR="004B1DCE" w:rsidRPr="001D28C9">
        <w:rPr>
          <w:rFonts w:ascii="Georgia" w:eastAsia="Times New Roman" w:hAnsi="Georgia" w:cs="Times New Roman"/>
          <w:color w:val="000000"/>
          <w:kern w:val="0"/>
          <w:sz w:val="21"/>
          <w:szCs w:val="21"/>
          <w:lang w:eastAsia="de-DE"/>
          <w14:ligatures w14:val="none"/>
        </w:rPr>
        <w:t>zweite Semester</w:t>
      </w:r>
      <w:r w:rsidRPr="001D28C9">
        <w:rPr>
          <w:rFonts w:ascii="Georgia" w:eastAsia="Times New Roman" w:hAnsi="Georgia" w:cs="Times New Roman"/>
          <w:color w:val="000000"/>
          <w:kern w:val="0"/>
          <w:sz w:val="21"/>
          <w:szCs w:val="21"/>
          <w:lang w:eastAsia="de-DE"/>
          <w14:ligatures w14:val="none"/>
        </w:rPr>
        <w:t xml:space="preserve">. Im Rahmen </w:t>
      </w:r>
      <w:r w:rsidR="00B70615" w:rsidRPr="001D28C9">
        <w:rPr>
          <w:rFonts w:ascii="Georgia" w:eastAsia="Times New Roman" w:hAnsi="Georgia" w:cs="Times New Roman"/>
          <w:color w:val="000000"/>
          <w:kern w:val="0"/>
          <w:sz w:val="21"/>
          <w:szCs w:val="21"/>
          <w:lang w:eastAsia="de-DE"/>
          <w14:ligatures w14:val="none"/>
        </w:rPr>
        <w:t xml:space="preserve">des Studiums </w:t>
      </w:r>
      <w:r w:rsidRPr="001D28C9">
        <w:rPr>
          <w:rFonts w:ascii="Georgia" w:eastAsia="Times New Roman" w:hAnsi="Georgia" w:cs="Times New Roman"/>
          <w:color w:val="000000"/>
          <w:kern w:val="0"/>
          <w:sz w:val="21"/>
          <w:szCs w:val="21"/>
          <w:lang w:eastAsia="de-DE"/>
          <w14:ligatures w14:val="none"/>
        </w:rPr>
        <w:t xml:space="preserve">konnte ich bereits die Grundlagen der </w:t>
      </w:r>
      <w:r w:rsidR="004B1DCE" w:rsidRPr="001D28C9">
        <w:rPr>
          <w:rFonts w:ascii="Georgia" w:eastAsia="Times New Roman" w:hAnsi="Georgia" w:cs="Times New Roman"/>
          <w:color w:val="000000"/>
          <w:kern w:val="0"/>
          <w:sz w:val="21"/>
          <w:szCs w:val="21"/>
          <w:lang w:eastAsia="de-DE"/>
          <w14:ligatures w14:val="none"/>
        </w:rPr>
        <w:t>VWL, BWL und öffentlichem Recht erw</w:t>
      </w:r>
      <w:r w:rsidRPr="001D28C9">
        <w:rPr>
          <w:rFonts w:ascii="Georgia" w:eastAsia="Times New Roman" w:hAnsi="Georgia" w:cs="Times New Roman"/>
          <w:color w:val="000000"/>
          <w:kern w:val="0"/>
          <w:sz w:val="21"/>
          <w:szCs w:val="21"/>
          <w:lang w:eastAsia="de-DE"/>
          <w14:ligatures w14:val="none"/>
        </w:rPr>
        <w:t>er</w:t>
      </w:r>
      <w:r w:rsidR="004B1DCE" w:rsidRPr="001D28C9">
        <w:rPr>
          <w:rFonts w:ascii="Georgia" w:eastAsia="Times New Roman" w:hAnsi="Georgia" w:cs="Times New Roman"/>
          <w:color w:val="000000"/>
          <w:kern w:val="0"/>
          <w:sz w:val="21"/>
          <w:szCs w:val="21"/>
          <w:lang w:eastAsia="de-DE"/>
          <w14:ligatures w14:val="none"/>
        </w:rPr>
        <w:t xml:space="preserve">ben. </w:t>
      </w:r>
      <w:r w:rsidRPr="001D28C9">
        <w:rPr>
          <w:rFonts w:ascii="Georgia" w:eastAsia="Times New Roman" w:hAnsi="Georgia" w:cs="Times New Roman"/>
          <w:color w:val="000000"/>
          <w:kern w:val="0"/>
          <w:sz w:val="21"/>
          <w:szCs w:val="21"/>
          <w:lang w:eastAsia="de-DE"/>
          <w14:ligatures w14:val="none"/>
        </w:rPr>
        <w:t>Besonders interessieren</w:t>
      </w:r>
      <w:r w:rsidR="004B1DCE" w:rsidRPr="001D28C9">
        <w:rPr>
          <w:rFonts w:ascii="Georgia" w:eastAsia="Times New Roman" w:hAnsi="Georgia" w:cs="Times New Roman"/>
          <w:color w:val="000000"/>
          <w:kern w:val="0"/>
          <w:sz w:val="21"/>
          <w:szCs w:val="21"/>
          <w:lang w:eastAsia="de-DE"/>
          <w14:ligatures w14:val="none"/>
        </w:rPr>
        <w:t xml:space="preserve"> mich </w:t>
      </w:r>
      <w:r w:rsidRPr="001D28C9">
        <w:rPr>
          <w:rFonts w:ascii="Georgia" w:eastAsia="Times New Roman" w:hAnsi="Georgia" w:cs="Times New Roman"/>
          <w:color w:val="000000"/>
          <w:kern w:val="0"/>
          <w:sz w:val="21"/>
          <w:szCs w:val="21"/>
          <w:lang w:eastAsia="de-DE"/>
          <w14:ligatures w14:val="none"/>
        </w:rPr>
        <w:t xml:space="preserve">dabei </w:t>
      </w:r>
      <w:r w:rsidR="004B1DCE" w:rsidRPr="001D28C9">
        <w:rPr>
          <w:rFonts w:ascii="Georgia" w:eastAsia="Times New Roman" w:hAnsi="Georgia" w:cs="Times New Roman"/>
          <w:color w:val="000000"/>
          <w:kern w:val="0"/>
          <w:sz w:val="21"/>
          <w:szCs w:val="21"/>
          <w:lang w:eastAsia="de-DE"/>
          <w14:ligatures w14:val="none"/>
        </w:rPr>
        <w:t xml:space="preserve">die wirtschaftlichen Zusammenhänge, </w:t>
      </w:r>
      <w:r w:rsidRPr="001D28C9">
        <w:rPr>
          <w:rFonts w:ascii="Georgia" w:eastAsia="Times New Roman" w:hAnsi="Georgia" w:cs="Times New Roman"/>
          <w:color w:val="000000"/>
          <w:kern w:val="0"/>
          <w:sz w:val="21"/>
          <w:szCs w:val="21"/>
          <w:lang w:eastAsia="de-DE"/>
          <w14:ligatures w14:val="none"/>
        </w:rPr>
        <w:t>sowie die Frage, durch welche Stellschrauben Unternehmen gesteuert werden können, um nachhaltig erfolgreich zu sein. Die Analyse von Strukturen, Prozessen und finanziellen Kennzahlen</w:t>
      </w:r>
      <w:r w:rsidR="00B70615" w:rsidRPr="001D28C9">
        <w:rPr>
          <w:rFonts w:ascii="Georgia" w:eastAsia="Times New Roman" w:hAnsi="Georgia" w:cs="Times New Roman"/>
          <w:color w:val="000000"/>
          <w:kern w:val="0"/>
          <w:sz w:val="21"/>
          <w:szCs w:val="21"/>
          <w:lang w:eastAsia="de-DE"/>
          <w14:ligatures w14:val="none"/>
        </w:rPr>
        <w:t xml:space="preserve">, mit </w:t>
      </w:r>
      <w:r w:rsidRPr="001D28C9">
        <w:rPr>
          <w:rFonts w:ascii="Georgia" w:eastAsia="Times New Roman" w:hAnsi="Georgia" w:cs="Times New Roman"/>
          <w:color w:val="000000"/>
          <w:kern w:val="0"/>
          <w:sz w:val="21"/>
          <w:szCs w:val="21"/>
          <w:lang w:eastAsia="de-DE"/>
          <w14:ligatures w14:val="none"/>
        </w:rPr>
        <w:t>dem Ziel, Optimierungspotenziale zu identifizieren und Unternehmen an eine bestmögliche Leistungsfähigkeit heranzuführen, empfinde ich als besonders spannend. Zusätzlich spielte ich mehrere Jahre leistungsorientierten Fußball auf sehr hohem Niveau. Dies hat mich frühzeitig Disziplin</w:t>
      </w:r>
      <w:r w:rsidR="00B70615" w:rsidRPr="001D28C9">
        <w:rPr>
          <w:rFonts w:ascii="Georgia" w:eastAsia="Times New Roman" w:hAnsi="Georgia" w:cs="Times New Roman"/>
          <w:color w:val="000000"/>
          <w:kern w:val="0"/>
          <w:sz w:val="21"/>
          <w:szCs w:val="21"/>
          <w:lang w:eastAsia="de-DE"/>
          <w14:ligatures w14:val="none"/>
        </w:rPr>
        <w:t xml:space="preserve">, </w:t>
      </w:r>
      <w:r w:rsidRPr="001D28C9">
        <w:rPr>
          <w:rFonts w:ascii="Georgia" w:eastAsia="Times New Roman" w:hAnsi="Georgia" w:cs="Times New Roman"/>
          <w:color w:val="000000"/>
          <w:kern w:val="0"/>
          <w:sz w:val="21"/>
          <w:szCs w:val="21"/>
          <w:lang w:eastAsia="de-DE"/>
          <w14:ligatures w14:val="none"/>
        </w:rPr>
        <w:t xml:space="preserve">Belastbarkeit, sowie den </w:t>
      </w:r>
      <w:r w:rsidR="00B70615" w:rsidRPr="001D28C9">
        <w:rPr>
          <w:rFonts w:ascii="Georgia" w:eastAsia="Times New Roman" w:hAnsi="Georgia" w:cs="Times New Roman"/>
          <w:color w:val="000000"/>
          <w:kern w:val="0"/>
          <w:sz w:val="21"/>
          <w:szCs w:val="21"/>
          <w:lang w:eastAsia="de-DE"/>
          <w14:ligatures w14:val="none"/>
        </w:rPr>
        <w:t>Anspruch</w:t>
      </w:r>
      <w:r w:rsidRPr="001D28C9">
        <w:rPr>
          <w:rFonts w:ascii="Georgia" w:eastAsia="Times New Roman" w:hAnsi="Georgia" w:cs="Times New Roman"/>
          <w:color w:val="000000"/>
          <w:kern w:val="0"/>
          <w:sz w:val="21"/>
          <w:szCs w:val="21"/>
          <w:lang w:eastAsia="de-DE"/>
          <w14:ligatures w14:val="none"/>
        </w:rPr>
        <w:t xml:space="preserve"> an kontinuierliche Leistungssteigerung gelehrt. In einem ambitionierten Umfeld, in dem Leistungsdruck und Teamarbeit zum Alltag gehören, habe ich bewiesen auch unter hohen Anforderungen zuverlässig zu performen.</w:t>
      </w:r>
    </w:p>
    <w:p w14:paraId="63D7D8B1" w14:textId="77777777" w:rsidR="004B1DCE" w:rsidRPr="001D28C9" w:rsidRDefault="004B1DCE" w:rsidP="004B1DCE">
      <w:pPr>
        <w:rPr>
          <w:rFonts w:ascii="Georgia" w:eastAsia="Times New Roman" w:hAnsi="Georgia" w:cs="Times New Roman"/>
          <w:kern w:val="0"/>
          <w:sz w:val="21"/>
          <w:szCs w:val="21"/>
          <w:lang w:eastAsia="de-DE"/>
          <w14:ligatures w14:val="none"/>
          <w:rPrChange w:id="16" w:author="David Döbele" w:date="2026-02-01T10:46:00Z" w16du:dateUtc="2026-02-01T09:46:00Z">
            <w:rPr>
              <w:rFonts w:ascii="Times New Roman" w:eastAsia="Times New Roman" w:hAnsi="Times New Roman" w:cs="Times New Roman"/>
              <w:kern w:val="0"/>
              <w:lang w:eastAsia="de-DE"/>
              <w14:ligatures w14:val="none"/>
            </w:rPr>
          </w:rPrChange>
        </w:rPr>
      </w:pPr>
    </w:p>
    <w:p w14:paraId="6AA0F223" w14:textId="01BB2DEE" w:rsidR="004B1DCE" w:rsidRPr="001D28C9" w:rsidRDefault="00DD4864" w:rsidP="00DD4864">
      <w:pPr>
        <w:jc w:val="both"/>
        <w:rPr>
          <w:rFonts w:ascii="Georgia" w:eastAsia="Times New Roman" w:hAnsi="Georgia" w:cs="Times New Roman"/>
          <w:kern w:val="0"/>
          <w:sz w:val="21"/>
          <w:szCs w:val="21"/>
          <w:lang w:eastAsia="de-DE"/>
          <w14:ligatures w14:val="none"/>
          <w:rPrChange w:id="17"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kern w:val="0"/>
          <w:sz w:val="21"/>
          <w:szCs w:val="21"/>
          <w:lang w:eastAsia="de-DE"/>
          <w14:ligatures w14:val="none"/>
          <w:rPrChange w:id="18" w:author="David Döbele" w:date="2026-02-01T10:46:00Z" w16du:dateUtc="2026-02-01T09:46:00Z">
            <w:rPr>
              <w:rFonts w:ascii="Times New Roman" w:eastAsia="Times New Roman" w:hAnsi="Times New Roman" w:cs="Times New Roman"/>
              <w:kern w:val="0"/>
              <w:lang w:eastAsia="de-DE"/>
              <w14:ligatures w14:val="none"/>
            </w:rPr>
          </w:rPrChange>
        </w:rPr>
        <w:t xml:space="preserve">An </w:t>
      </w:r>
      <w:ins w:id="19" w:author="David Döbele" w:date="2026-02-01T10:46:00Z" w16du:dateUtc="2026-02-01T09:46:00Z">
        <w:r w:rsidR="001D28C9">
          <w:rPr>
            <w:rFonts w:ascii="Georgia" w:eastAsia="Times New Roman" w:hAnsi="Georgia" w:cs="Times New Roman"/>
            <w:kern w:val="0"/>
            <w:sz w:val="21"/>
            <w:szCs w:val="21"/>
            <w:lang w:eastAsia="de-DE"/>
            <w14:ligatures w14:val="none"/>
          </w:rPr>
          <w:t>I</w:t>
        </w:r>
      </w:ins>
      <w:del w:id="20" w:author="David Döbele" w:date="2026-02-01T10:46:00Z" w16du:dateUtc="2026-02-01T09:46:00Z">
        <w:r w:rsidRPr="001D28C9" w:rsidDel="001D28C9">
          <w:rPr>
            <w:rFonts w:ascii="Georgia" w:eastAsia="Times New Roman" w:hAnsi="Georgia" w:cs="Times New Roman"/>
            <w:kern w:val="0"/>
            <w:sz w:val="21"/>
            <w:szCs w:val="21"/>
            <w:lang w:eastAsia="de-DE"/>
            <w14:ligatures w14:val="none"/>
            <w:rPrChange w:id="21" w:author="David Döbele" w:date="2026-02-01T10:46:00Z" w16du:dateUtc="2026-02-01T09:46:00Z">
              <w:rPr>
                <w:rFonts w:ascii="Times New Roman" w:eastAsia="Times New Roman" w:hAnsi="Times New Roman" w:cs="Times New Roman"/>
                <w:kern w:val="0"/>
                <w:lang w:eastAsia="de-DE"/>
                <w14:ligatures w14:val="none"/>
              </w:rPr>
            </w:rPrChange>
          </w:rPr>
          <w:delText>i</w:delText>
        </w:r>
      </w:del>
      <w:r w:rsidRPr="001D28C9">
        <w:rPr>
          <w:rFonts w:ascii="Georgia" w:eastAsia="Times New Roman" w:hAnsi="Georgia" w:cs="Times New Roman"/>
          <w:kern w:val="0"/>
          <w:sz w:val="21"/>
          <w:szCs w:val="21"/>
          <w:lang w:eastAsia="de-DE"/>
          <w14:ligatures w14:val="none"/>
          <w:rPrChange w:id="22" w:author="David Döbele" w:date="2026-02-01T10:46:00Z" w16du:dateUtc="2026-02-01T09:46:00Z">
            <w:rPr>
              <w:rFonts w:ascii="Times New Roman" w:eastAsia="Times New Roman" w:hAnsi="Times New Roman" w:cs="Times New Roman"/>
              <w:kern w:val="0"/>
              <w:lang w:eastAsia="de-DE"/>
              <w14:ligatures w14:val="none"/>
            </w:rPr>
          </w:rPrChange>
        </w:rPr>
        <w:t xml:space="preserve">hrer Gesellschaft überzeugt mich insbesondere die klare Struktur im Audit-Bereich sowie der Anspruch, Nachwuchskräfte frühzeitig fachlich und persönlich weiterzuentwickeln. </w:t>
      </w:r>
      <w:del w:id="23" w:author="David Döbele" w:date="2026-02-01T10:46:00Z" w16du:dateUtc="2026-02-01T09:46:00Z">
        <w:r w:rsidRPr="001D28C9" w:rsidDel="001D28C9">
          <w:rPr>
            <w:rFonts w:ascii="Georgia" w:eastAsia="Times New Roman" w:hAnsi="Georgia" w:cs="Times New Roman"/>
            <w:kern w:val="0"/>
            <w:sz w:val="21"/>
            <w:szCs w:val="21"/>
            <w:lang w:eastAsia="de-DE"/>
            <w14:ligatures w14:val="none"/>
            <w:rPrChange w:id="24" w:author="David Döbele" w:date="2026-02-01T10:46:00Z" w16du:dateUtc="2026-02-01T09:46:00Z">
              <w:rPr>
                <w:rFonts w:ascii="Times New Roman" w:eastAsia="Times New Roman" w:hAnsi="Times New Roman" w:cs="Times New Roman"/>
                <w:kern w:val="0"/>
                <w:lang w:eastAsia="de-DE"/>
                <w14:ligatures w14:val="none"/>
              </w:rPr>
            </w:rPrChange>
          </w:rPr>
          <w:delText>(</w:delText>
        </w:r>
      </w:del>
      <w:r w:rsidRPr="001D28C9">
        <w:rPr>
          <w:rFonts w:ascii="Georgia" w:eastAsia="Times New Roman" w:hAnsi="Georgia" w:cs="Times New Roman"/>
          <w:kern w:val="0"/>
          <w:sz w:val="21"/>
          <w:szCs w:val="21"/>
          <w:lang w:eastAsia="de-DE"/>
          <w14:ligatures w14:val="none"/>
          <w:rPrChange w:id="25" w:author="David Döbele" w:date="2026-02-01T10:46:00Z" w16du:dateUtc="2026-02-01T09:46:00Z">
            <w:rPr>
              <w:rFonts w:ascii="Times New Roman" w:eastAsia="Times New Roman" w:hAnsi="Times New Roman" w:cs="Times New Roman"/>
              <w:kern w:val="0"/>
              <w:lang w:eastAsia="de-DE"/>
              <w14:ligatures w14:val="none"/>
            </w:rPr>
          </w:rPrChange>
        </w:rPr>
        <w:t>Hilfreich</w:t>
      </w:r>
      <w:del w:id="26" w:author="David Döbele" w:date="2026-02-01T10:46:00Z" w16du:dateUtc="2026-02-01T09:46:00Z">
        <w:r w:rsidRPr="001D28C9" w:rsidDel="001D28C9">
          <w:rPr>
            <w:rFonts w:ascii="Georgia" w:eastAsia="Times New Roman" w:hAnsi="Georgia" w:cs="Times New Roman"/>
            <w:kern w:val="0"/>
            <w:sz w:val="21"/>
            <w:szCs w:val="21"/>
            <w:lang w:eastAsia="de-DE"/>
            <w14:ligatures w14:val="none"/>
            <w:rPrChange w:id="27" w:author="David Döbele" w:date="2026-02-01T10:46:00Z" w16du:dateUtc="2026-02-01T09:46:00Z">
              <w:rPr>
                <w:rFonts w:ascii="Times New Roman" w:eastAsia="Times New Roman" w:hAnsi="Times New Roman" w:cs="Times New Roman"/>
                <w:kern w:val="0"/>
                <w:lang w:eastAsia="de-DE"/>
                <w14:ligatures w14:val="none"/>
              </w:rPr>
            </w:rPrChange>
          </w:rPr>
          <w:delText>)</w:delText>
        </w:r>
      </w:del>
      <w:r w:rsidRPr="001D28C9">
        <w:rPr>
          <w:rFonts w:ascii="Georgia" w:eastAsia="Times New Roman" w:hAnsi="Georgia" w:cs="Times New Roman"/>
          <w:kern w:val="0"/>
          <w:sz w:val="21"/>
          <w:szCs w:val="21"/>
          <w:lang w:eastAsia="de-DE"/>
          <w14:ligatures w14:val="none"/>
          <w:rPrChange w:id="28" w:author="David Döbele" w:date="2026-02-01T10:46:00Z" w16du:dateUtc="2026-02-01T09:46:00Z">
            <w:rPr>
              <w:rFonts w:ascii="Times New Roman" w:eastAsia="Times New Roman" w:hAnsi="Times New Roman" w:cs="Times New Roman"/>
              <w:kern w:val="0"/>
              <w:lang w:eastAsia="de-DE"/>
              <w14:ligatures w14:val="none"/>
            </w:rPr>
          </w:rPrChange>
        </w:rPr>
        <w:t xml:space="preserve"> ist dabei schrittweise an Prüfungsprozesse herangeführt zu werden und Einblicke in die Prüfung von Jahres- und Konzernabschlüssen nach nationalem und internationalen Rechnungslegungsstandards zu erhalten. Die Möglichkeit, Geschäftsmodelle sowie finanzielle Strukturen unterschiedlicher Unternehmen zu analysieren, wirtschaftliche Zusammenhänge kritisch zu hinterfragen und an Sonderprüfungen mitzuwirken, sehe ich als äußerst wertvolle Praxiserfahrung. Das Arbeiten in interdisziplinären Teams, begleitet durch strukturiertes Onboarding, Mentoring und regelmäßiges Feedback, ist für mich der ideale Rahmen, um früh Verantwortung zu übernehmen und mich kontinuierlich weiterentwickeln zu können.</w:t>
      </w:r>
    </w:p>
    <w:p w14:paraId="3B7621E0" w14:textId="77777777" w:rsidR="00DD4864" w:rsidRPr="001D28C9" w:rsidRDefault="00DD4864" w:rsidP="00DD4864">
      <w:pPr>
        <w:jc w:val="both"/>
        <w:rPr>
          <w:rFonts w:ascii="Georgia" w:eastAsia="Times New Roman" w:hAnsi="Georgia" w:cs="Times New Roman"/>
          <w:kern w:val="0"/>
          <w:sz w:val="21"/>
          <w:szCs w:val="21"/>
          <w:lang w:eastAsia="de-DE"/>
          <w14:ligatures w14:val="none"/>
          <w:rPrChange w:id="29" w:author="David Döbele" w:date="2026-02-01T10:46:00Z" w16du:dateUtc="2026-02-01T09:46:00Z">
            <w:rPr>
              <w:rFonts w:ascii="Times New Roman" w:eastAsia="Times New Roman" w:hAnsi="Times New Roman" w:cs="Times New Roman"/>
              <w:kern w:val="0"/>
              <w:lang w:eastAsia="de-DE"/>
              <w14:ligatures w14:val="none"/>
            </w:rPr>
          </w:rPrChange>
        </w:rPr>
      </w:pPr>
    </w:p>
    <w:p w14:paraId="3DFE5D33" w14:textId="77777777" w:rsidR="00DD4864" w:rsidRPr="001D28C9" w:rsidRDefault="00DD4864" w:rsidP="00DD4864">
      <w:pPr>
        <w:jc w:val="both"/>
        <w:rPr>
          <w:rFonts w:ascii="Georgia" w:eastAsia="Times New Roman" w:hAnsi="Georgia" w:cs="Times New Roman"/>
          <w:color w:val="000000"/>
          <w:kern w:val="0"/>
          <w:sz w:val="21"/>
          <w:szCs w:val="21"/>
          <w:lang w:eastAsia="de-DE"/>
          <w14:ligatures w14:val="none"/>
        </w:rPr>
      </w:pPr>
      <w:r w:rsidRPr="001D28C9">
        <w:rPr>
          <w:rFonts w:ascii="Georgia" w:eastAsia="Times New Roman" w:hAnsi="Georgia" w:cs="Times New Roman"/>
          <w:color w:val="000000"/>
          <w:kern w:val="0"/>
          <w:sz w:val="21"/>
          <w:szCs w:val="21"/>
          <w:lang w:eastAsia="de-DE"/>
          <w14:ligatures w14:val="none"/>
        </w:rPr>
        <w:t xml:space="preserve">Im Rahmen des Praktikums erhoffe ich mir, erste praktische Erfahrungen in der Wirtschaftsprüfung zu sammeln sowie einen authentischen Einblick in den Berufsalltag. Mein bisher vor allem theoretisches </w:t>
      </w:r>
      <w:r w:rsidR="00B70615" w:rsidRPr="001D28C9">
        <w:rPr>
          <w:rFonts w:ascii="Georgia" w:eastAsia="Times New Roman" w:hAnsi="Georgia" w:cs="Times New Roman"/>
          <w:color w:val="000000"/>
          <w:kern w:val="0"/>
          <w:sz w:val="21"/>
          <w:szCs w:val="21"/>
          <w:lang w:eastAsia="de-DE"/>
          <w14:ligatures w14:val="none"/>
        </w:rPr>
        <w:t>Verständnis</w:t>
      </w:r>
      <w:r w:rsidRPr="001D28C9">
        <w:rPr>
          <w:rFonts w:ascii="Georgia" w:eastAsia="Times New Roman" w:hAnsi="Georgia" w:cs="Times New Roman"/>
          <w:color w:val="000000"/>
          <w:kern w:val="0"/>
          <w:sz w:val="21"/>
          <w:szCs w:val="21"/>
          <w:lang w:eastAsia="de-DE"/>
          <w14:ligatures w14:val="none"/>
        </w:rPr>
        <w:t xml:space="preserve"> betriebswirtschaftlicher Zusammenhänge möchte ich durch praktische Mitarbeit vertiefen und </w:t>
      </w:r>
      <w:r w:rsidR="00B70615" w:rsidRPr="001D28C9">
        <w:rPr>
          <w:rFonts w:ascii="Georgia" w:eastAsia="Times New Roman" w:hAnsi="Georgia" w:cs="Times New Roman"/>
          <w:color w:val="000000"/>
          <w:kern w:val="0"/>
          <w:sz w:val="21"/>
          <w:szCs w:val="21"/>
          <w:lang w:eastAsia="de-DE"/>
          <w14:ligatures w14:val="none"/>
        </w:rPr>
        <w:t>herausfinden</w:t>
      </w:r>
      <w:r w:rsidRPr="001D28C9">
        <w:rPr>
          <w:rFonts w:ascii="Georgia" w:eastAsia="Times New Roman" w:hAnsi="Georgia" w:cs="Times New Roman"/>
          <w:color w:val="000000"/>
          <w:kern w:val="0"/>
          <w:sz w:val="21"/>
          <w:szCs w:val="21"/>
          <w:lang w:eastAsia="de-DE"/>
          <w14:ligatures w14:val="none"/>
        </w:rPr>
        <w:t xml:space="preserve">, ob die Wirtschaftsprüfung langfristig </w:t>
      </w:r>
      <w:r w:rsidR="00B70615" w:rsidRPr="001D28C9">
        <w:rPr>
          <w:rFonts w:ascii="Georgia" w:eastAsia="Times New Roman" w:hAnsi="Georgia" w:cs="Times New Roman"/>
          <w:color w:val="000000"/>
          <w:kern w:val="0"/>
          <w:sz w:val="21"/>
          <w:szCs w:val="21"/>
          <w:lang w:eastAsia="de-DE"/>
          <w14:ligatures w14:val="none"/>
        </w:rPr>
        <w:t>zu meinen fachlichen Interessen</w:t>
      </w:r>
      <w:r w:rsidRPr="001D28C9">
        <w:rPr>
          <w:rFonts w:ascii="Georgia" w:eastAsia="Times New Roman" w:hAnsi="Georgia" w:cs="Times New Roman"/>
          <w:color w:val="000000"/>
          <w:kern w:val="0"/>
          <w:sz w:val="21"/>
          <w:szCs w:val="21"/>
          <w:lang w:eastAsia="de-DE"/>
          <w14:ligatures w14:val="none"/>
        </w:rPr>
        <w:t xml:space="preserve"> und persönlichen Stärken passt. Gerne erläutere ich meine Motivation in einem persönlichen Gespräch</w:t>
      </w:r>
    </w:p>
    <w:p w14:paraId="624A4AA9" w14:textId="77777777" w:rsidR="00B70615" w:rsidRPr="001D28C9" w:rsidRDefault="00B70615" w:rsidP="004B1DCE">
      <w:pPr>
        <w:jc w:val="both"/>
        <w:rPr>
          <w:rFonts w:ascii="Georgia" w:eastAsia="Times New Roman" w:hAnsi="Georgia" w:cs="Times New Roman"/>
          <w:color w:val="000000"/>
          <w:kern w:val="0"/>
          <w:sz w:val="21"/>
          <w:szCs w:val="21"/>
          <w:lang w:eastAsia="de-DE"/>
          <w14:ligatures w14:val="none"/>
        </w:rPr>
      </w:pPr>
    </w:p>
    <w:p w14:paraId="571F2D21" w14:textId="77777777" w:rsidR="004B1DCE" w:rsidRPr="001D28C9" w:rsidRDefault="004B1DCE" w:rsidP="004B1DCE">
      <w:pPr>
        <w:jc w:val="both"/>
        <w:rPr>
          <w:rFonts w:ascii="Georgia" w:eastAsia="Times New Roman" w:hAnsi="Georgia" w:cs="Times New Roman"/>
          <w:kern w:val="0"/>
          <w:sz w:val="21"/>
          <w:szCs w:val="21"/>
          <w:lang w:eastAsia="de-DE"/>
          <w14:ligatures w14:val="none"/>
          <w:rPrChange w:id="30"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Mit freundlichen Grüßen</w:t>
      </w:r>
    </w:p>
    <w:p w14:paraId="62132EDE" w14:textId="77777777" w:rsidR="004B1DCE" w:rsidRPr="001D28C9" w:rsidRDefault="00B70615" w:rsidP="004B1DCE">
      <w:pPr>
        <w:rPr>
          <w:rFonts w:ascii="Georgia" w:eastAsia="Times New Roman" w:hAnsi="Georgia" w:cs="Times New Roman"/>
          <w:kern w:val="0"/>
          <w:sz w:val="21"/>
          <w:szCs w:val="21"/>
          <w:lang w:eastAsia="de-DE"/>
          <w14:ligatures w14:val="none"/>
          <w:rPrChange w:id="31" w:author="David Döbele" w:date="2026-02-01T10:46:00Z" w16du:dateUtc="2026-02-01T09:46:00Z">
            <w:rPr>
              <w:rFonts w:ascii="Times New Roman" w:eastAsia="Times New Roman" w:hAnsi="Times New Roman" w:cs="Times New Roman"/>
              <w:kern w:val="0"/>
              <w:lang w:eastAsia="de-DE"/>
              <w14:ligatures w14:val="none"/>
            </w:rPr>
          </w:rPrChange>
        </w:rPr>
      </w:pPr>
      <w:r w:rsidRPr="001D28C9">
        <w:rPr>
          <w:rFonts w:ascii="Georgia" w:eastAsia="Times New Roman" w:hAnsi="Georgia" w:cs="Times New Roman"/>
          <w:color w:val="000000"/>
          <w:kern w:val="0"/>
          <w:sz w:val="21"/>
          <w:szCs w:val="21"/>
          <w:lang w:eastAsia="de-DE"/>
          <w14:ligatures w14:val="none"/>
        </w:rPr>
        <w:t>Tjark Jacobsen</w:t>
      </w:r>
    </w:p>
    <w:p w14:paraId="14F9D95C" w14:textId="77777777" w:rsidR="004B1DCE" w:rsidRPr="001D28C9" w:rsidRDefault="004B1DCE">
      <w:pPr>
        <w:rPr>
          <w:rFonts w:ascii="Georgia" w:hAnsi="Georgia"/>
          <w:sz w:val="21"/>
          <w:szCs w:val="21"/>
          <w:rPrChange w:id="32" w:author="David Döbele" w:date="2026-02-01T10:46:00Z" w16du:dateUtc="2026-02-01T09:46:00Z">
            <w:rPr/>
          </w:rPrChange>
        </w:rPr>
      </w:pPr>
    </w:p>
    <w:sectPr w:rsidR="004B1DCE" w:rsidRPr="001D28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1012BFF" w:usb1="C101257B" w:usb2="01010109" w:usb3="01010101" w:csb0="010101FF" w:csb1="01010101"/>
  </w:font>
  <w:font w:name="Times New Roman">
    <w:panose1 w:val="02020603050405020304"/>
    <w:charset w:val="CC"/>
    <w:family w:val="roman"/>
    <w:pitch w:val="variable"/>
    <w:sig w:usb0="E1012FFF" w:usb1="C101795B" w:usb2="01010109" w:usb3="01010101" w:csb0="010101FF" w:csb1="01010101"/>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19a5b0976f09e8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CE"/>
    <w:rsid w:val="001D28C9"/>
    <w:rsid w:val="002F5C38"/>
    <w:rsid w:val="004B1DCE"/>
    <w:rsid w:val="009D7119"/>
    <w:rsid w:val="00B70615"/>
    <w:rsid w:val="00DD48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9BFC2BB"/>
  <w15:chartTrackingRefBased/>
  <w15:docId w15:val="{5EFCE6AA-37D0-A341-9AA6-8DB93468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B1DCE"/>
    <w:pPr>
      <w:spacing w:before="100" w:beforeAutospacing="1" w:after="100" w:afterAutospacing="1"/>
    </w:pPr>
    <w:rPr>
      <w:rFonts w:ascii="Times New Roman" w:eastAsia="Times New Roman" w:hAnsi="Times New Roman" w:cs="Times New Roman"/>
      <w:kern w:val="0"/>
      <w:lang w:eastAsia="de-DE"/>
      <w14:ligatures w14:val="none"/>
    </w:rPr>
  </w:style>
  <w:style w:type="paragraph" w:styleId="berarbeitung">
    <w:name w:val="Revision"/>
    <w:hidden/>
    <w:uiPriority w:val="99"/>
    <w:semiHidden/>
    <w:rsid w:val="001D2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3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2951</Characters>
  <Application>Microsoft Office Word</Application>
  <DocSecurity>0</DocSecurity>
  <Lines>55</Lines>
  <Paragraphs>18</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jacobsen</dc:creator>
  <cp:keywords/>
  <dc:description/>
  <cp:lastModifiedBy>David Döbele</cp:lastModifiedBy>
  <cp:revision>3</cp:revision>
  <dcterms:created xsi:type="dcterms:W3CDTF">2026-01-31T00:14:00Z</dcterms:created>
  <dcterms:modified xsi:type="dcterms:W3CDTF">2026-02-01T09:46:00Z</dcterms:modified>
</cp:coreProperties>
</file>