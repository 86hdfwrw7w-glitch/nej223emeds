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1D37B" w14:textId="70916E8D" w:rsidR="00577BFC" w:rsidRPr="00F35445" w:rsidRDefault="00577BFC" w:rsidP="00042EAB">
      <w:pPr>
        <w:rPr>
          <w:rFonts w:ascii="Georgia" w:hAnsi="Georgia"/>
          <w:color w:val="000000" w:themeColor="text1"/>
          <w:sz w:val="21"/>
          <w:szCs w:val="21"/>
        </w:rPr>
      </w:pPr>
      <w:r w:rsidRPr="00F35445">
        <w:rPr>
          <w:rFonts w:ascii="Georgia" w:hAnsi="Georgia"/>
          <w:color w:val="000000" w:themeColor="text1"/>
          <w:sz w:val="21"/>
          <w:szCs w:val="21"/>
        </w:rPr>
        <w:t>Vorlage:</w:t>
      </w:r>
    </w:p>
    <w:p w14:paraId="32C76B42" w14:textId="224AB09A" w:rsidR="00042EAB" w:rsidRPr="00F35445" w:rsidRDefault="00042EAB" w:rsidP="00042EAB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/>
          <w:color w:val="FF0000"/>
          <w:sz w:val="21"/>
          <w:szCs w:val="21"/>
        </w:rPr>
        <w:t xml:space="preserve">Firmenname </w:t>
      </w:r>
      <w:r w:rsidRPr="00F35445">
        <w:rPr>
          <w:rFonts w:ascii="Georgia" w:hAnsi="Georgia" w:cs="Times New Roman"/>
          <w:sz w:val="21"/>
          <w:szCs w:val="21"/>
        </w:rPr>
        <w:t>scheint mir für dieses Praktikum ideal</w:t>
      </w:r>
      <w:r w:rsidR="00DD7478" w:rsidRPr="00F35445">
        <w:rPr>
          <w:rFonts w:ascii="Georgia" w:hAnsi="Georgia" w:cs="Times New Roman"/>
          <w:sz w:val="21"/>
          <w:szCs w:val="21"/>
        </w:rPr>
        <w:t xml:space="preserve">, da </w:t>
      </w:r>
      <w:del w:id="0" w:author="David Döbele" w:date="2023-02-14T19:26:00Z">
        <w:r w:rsidR="00DD7478" w:rsidRPr="00F35445" w:rsidDel="007B7A86">
          <w:rPr>
            <w:rFonts w:ascii="Georgia" w:hAnsi="Georgia" w:cs="Times New Roman"/>
            <w:sz w:val="21"/>
            <w:szCs w:val="21"/>
          </w:rPr>
          <w:delText xml:space="preserve">sie </w:delText>
        </w:r>
      </w:del>
      <w:ins w:id="1" w:author="David Döbele" w:date="2023-02-14T19:26:00Z">
        <w:r w:rsidR="007B7A86">
          <w:rPr>
            <w:rFonts w:ascii="Georgia" w:hAnsi="Georgia" w:cs="Times New Roman"/>
            <w:sz w:val="21"/>
            <w:szCs w:val="21"/>
          </w:rPr>
          <w:t>S</w:t>
        </w:r>
        <w:r w:rsidR="007B7A86" w:rsidRPr="00F35445">
          <w:rPr>
            <w:rFonts w:ascii="Georgia" w:hAnsi="Georgia" w:cs="Times New Roman"/>
            <w:sz w:val="21"/>
            <w:szCs w:val="21"/>
          </w:rPr>
          <w:t xml:space="preserve">ie </w:t>
        </w:r>
      </w:ins>
      <w:r w:rsidR="00DD7478" w:rsidRPr="00F35445">
        <w:rPr>
          <w:rFonts w:ascii="Georgia" w:hAnsi="Georgia" w:cs="Times New Roman"/>
          <w:sz w:val="21"/>
          <w:szCs w:val="21"/>
        </w:rPr>
        <w:t xml:space="preserve">mir mit </w:t>
      </w:r>
      <w:r w:rsidR="00DD7478" w:rsidRPr="00F35445">
        <w:rPr>
          <w:rFonts w:ascii="Georgia" w:hAnsi="Georgia" w:cs="Times New Roman"/>
          <w:color w:val="FF0000"/>
          <w:sz w:val="21"/>
          <w:szCs w:val="21"/>
        </w:rPr>
        <w:t>Ihrem kleinen Team/ Mentor Programm/ flachen Hierarchie/ langer Erfahrung/</w:t>
      </w:r>
      <w:r w:rsidR="00DD7478" w:rsidRPr="00F35445">
        <w:rPr>
          <w:color w:val="FF0000"/>
        </w:rPr>
        <w:t xml:space="preserve"> </w:t>
      </w:r>
      <w:r w:rsidR="00DD7478" w:rsidRPr="00F35445">
        <w:rPr>
          <w:rFonts w:ascii="Georgia" w:hAnsi="Georgia" w:cs="Times New Roman"/>
          <w:color w:val="FF0000"/>
          <w:sz w:val="21"/>
          <w:szCs w:val="21"/>
        </w:rPr>
        <w:t xml:space="preserve">modernen Unternehmensstruktur und der daraus resultierenden Lernumgebung/ Ihrer Expertise in der Branche </w:t>
      </w:r>
      <w:r w:rsidR="00DD7478" w:rsidRPr="00F35445">
        <w:rPr>
          <w:rFonts w:ascii="Georgia" w:hAnsi="Georgia" w:cs="Times New Roman"/>
          <w:sz w:val="21"/>
          <w:szCs w:val="21"/>
        </w:rPr>
        <w:t>eine steile Lernkurve bieten können. Zudem</w:t>
      </w:r>
      <w:r w:rsidRPr="00F35445">
        <w:rPr>
          <w:rFonts w:ascii="Georgia" w:hAnsi="Georgia" w:cs="Times New Roman"/>
          <w:sz w:val="21"/>
          <w:szCs w:val="21"/>
        </w:rPr>
        <w:t xml:space="preserve"> bieten Sie Ihren Mitarbeitern eine </w:t>
      </w:r>
      <w:r w:rsidR="00DD7478" w:rsidRPr="00F35445">
        <w:rPr>
          <w:rFonts w:ascii="Georgia" w:hAnsi="Georgia" w:cs="Times New Roman"/>
          <w:sz w:val="21"/>
          <w:szCs w:val="21"/>
        </w:rPr>
        <w:t>moderne</w:t>
      </w:r>
      <w:r w:rsidRPr="00F35445">
        <w:rPr>
          <w:rFonts w:ascii="Georgia" w:hAnsi="Georgia" w:cs="Times New Roman"/>
          <w:sz w:val="21"/>
          <w:szCs w:val="21"/>
        </w:rPr>
        <w:t xml:space="preserve"> und freundschaftliche Unternehmenskultur</w:t>
      </w:r>
      <w:r w:rsidR="00DD7478" w:rsidRPr="00F35445">
        <w:rPr>
          <w:rFonts w:ascii="Georgia" w:hAnsi="Georgia" w:cs="Times New Roman"/>
          <w:sz w:val="21"/>
          <w:szCs w:val="21"/>
        </w:rPr>
        <w:t>, so</w:t>
      </w:r>
      <w:r w:rsidRPr="00F35445">
        <w:rPr>
          <w:rFonts w:ascii="Georgia" w:hAnsi="Georgia" w:cs="Times New Roman"/>
          <w:sz w:val="21"/>
          <w:szCs w:val="21"/>
        </w:rPr>
        <w:t xml:space="preserve"> </w:t>
      </w:r>
      <w:r w:rsidR="00DD7478" w:rsidRPr="00F35445">
        <w:rPr>
          <w:rFonts w:ascii="Georgia" w:hAnsi="Georgia" w:cs="Times New Roman"/>
          <w:sz w:val="21"/>
          <w:szCs w:val="21"/>
        </w:rPr>
        <w:t xml:space="preserve">kann </w:t>
      </w:r>
      <w:r w:rsidRPr="00F35445">
        <w:rPr>
          <w:rFonts w:ascii="Georgia" w:hAnsi="Georgia" w:cs="Times New Roman"/>
          <w:sz w:val="21"/>
          <w:szCs w:val="21"/>
        </w:rPr>
        <w:t xml:space="preserve">ich mich persönlich besonders gut mit </w:t>
      </w:r>
      <w:r w:rsidR="00DD7478" w:rsidRPr="00F35445">
        <w:rPr>
          <w:rFonts w:ascii="Georgia" w:hAnsi="Georgia" w:cs="Times New Roman"/>
          <w:sz w:val="21"/>
          <w:szCs w:val="21"/>
        </w:rPr>
        <w:t>W</w:t>
      </w:r>
      <w:r w:rsidRPr="00F35445">
        <w:rPr>
          <w:rFonts w:ascii="Georgia" w:hAnsi="Georgia" w:cs="Times New Roman"/>
          <w:sz w:val="21"/>
          <w:szCs w:val="21"/>
        </w:rPr>
        <w:t xml:space="preserve">erten wie </w:t>
      </w:r>
      <w:r w:rsidRPr="00F35445">
        <w:rPr>
          <w:rFonts w:ascii="Georgia" w:hAnsi="Georgia" w:cs="Times New Roman"/>
          <w:color w:val="FF0000"/>
          <w:sz w:val="21"/>
          <w:szCs w:val="21"/>
        </w:rPr>
        <w:t xml:space="preserve">Beispiel </w:t>
      </w:r>
      <w:r w:rsidRPr="00F35445">
        <w:rPr>
          <w:rFonts w:ascii="Georgia" w:hAnsi="Georgia" w:cs="Times New Roman"/>
          <w:sz w:val="21"/>
          <w:szCs w:val="21"/>
        </w:rPr>
        <w:t xml:space="preserve">und </w:t>
      </w:r>
      <w:r w:rsidRPr="00F35445">
        <w:rPr>
          <w:rFonts w:ascii="Georgia" w:hAnsi="Georgia" w:cs="Times New Roman"/>
          <w:color w:val="FF0000"/>
          <w:sz w:val="21"/>
          <w:szCs w:val="21"/>
        </w:rPr>
        <w:t xml:space="preserve">Beispiel </w:t>
      </w:r>
      <w:r w:rsidRPr="00F35445">
        <w:rPr>
          <w:rFonts w:ascii="Georgia" w:hAnsi="Georgia" w:cs="Times New Roman"/>
          <w:sz w:val="21"/>
          <w:szCs w:val="21"/>
        </w:rPr>
        <w:t>identifizieren.</w:t>
      </w:r>
      <w:r w:rsidR="00DD7478" w:rsidRPr="00F35445">
        <w:rPr>
          <w:rFonts w:ascii="Georgia" w:hAnsi="Georgia" w:cs="Times New Roman"/>
          <w:color w:val="FF0000"/>
          <w:sz w:val="21"/>
          <w:szCs w:val="21"/>
        </w:rPr>
        <w:t xml:space="preserve"> 1 Individueller Satz evtl. </w:t>
      </w:r>
      <w:r w:rsidRPr="00F35445">
        <w:rPr>
          <w:rFonts w:ascii="Georgia" w:hAnsi="Georgia" w:cs="Times New Roman"/>
          <w:sz w:val="21"/>
          <w:szCs w:val="21"/>
        </w:rPr>
        <w:t xml:space="preserve"> Besonders spannend finde ich auch Ihren starken Fokus auf der </w:t>
      </w:r>
      <w:proofErr w:type="spellStart"/>
      <w:r w:rsidRPr="00F35445">
        <w:rPr>
          <w:rFonts w:ascii="Georgia" w:hAnsi="Georgia" w:cs="Times New Roman"/>
          <w:color w:val="FF0000"/>
          <w:sz w:val="21"/>
          <w:szCs w:val="21"/>
        </w:rPr>
        <w:t>XBranche</w:t>
      </w:r>
      <w:proofErr w:type="spellEnd"/>
      <w:r w:rsidRPr="00F35445">
        <w:rPr>
          <w:rFonts w:ascii="Georgia" w:hAnsi="Georgia" w:cs="Times New Roman"/>
          <w:sz w:val="21"/>
          <w:szCs w:val="21"/>
        </w:rPr>
        <w:t xml:space="preserve">, insbesondere Ihre Mitarbeit beim Merger von </w:t>
      </w:r>
      <w:r w:rsidRPr="00F35445">
        <w:rPr>
          <w:rFonts w:ascii="Georgia" w:hAnsi="Georgia" w:cs="Times New Roman"/>
          <w:color w:val="FF0000"/>
          <w:sz w:val="21"/>
          <w:szCs w:val="21"/>
        </w:rPr>
        <w:t xml:space="preserve">Beispiel </w:t>
      </w:r>
      <w:r w:rsidRPr="00F35445">
        <w:rPr>
          <w:rFonts w:ascii="Georgia" w:hAnsi="Georgia" w:cs="Times New Roman"/>
          <w:sz w:val="21"/>
          <w:szCs w:val="21"/>
        </w:rPr>
        <w:t xml:space="preserve">und </w:t>
      </w:r>
      <w:r w:rsidRPr="00F35445">
        <w:rPr>
          <w:rFonts w:ascii="Georgia" w:hAnsi="Georgia" w:cs="Times New Roman"/>
          <w:color w:val="FF0000"/>
          <w:sz w:val="21"/>
          <w:szCs w:val="21"/>
        </w:rPr>
        <w:t>Beispiel</w:t>
      </w:r>
      <w:r w:rsidRPr="00F35445">
        <w:rPr>
          <w:rFonts w:ascii="Georgia" w:hAnsi="Georgia" w:cs="Times New Roman"/>
          <w:sz w:val="21"/>
          <w:szCs w:val="21"/>
        </w:rPr>
        <w:t xml:space="preserve">. Ich selbst beschäftige mich bereits seit einiger Zeit vor allem mit der </w:t>
      </w:r>
      <w:proofErr w:type="spellStart"/>
      <w:r w:rsidRPr="00F35445">
        <w:rPr>
          <w:rFonts w:ascii="Georgia" w:hAnsi="Georgia" w:cs="Times New Roman"/>
          <w:color w:val="FF0000"/>
          <w:sz w:val="21"/>
          <w:szCs w:val="21"/>
        </w:rPr>
        <w:t>XIndustrie</w:t>
      </w:r>
      <w:proofErr w:type="spellEnd"/>
      <w:r w:rsidRPr="00F35445">
        <w:rPr>
          <w:rFonts w:ascii="Georgia" w:hAnsi="Georgia" w:cs="Times New Roman"/>
          <w:sz w:val="21"/>
          <w:szCs w:val="21"/>
        </w:rPr>
        <w:t xml:space="preserve"> und sehe für die gesamte </w:t>
      </w:r>
      <w:proofErr w:type="spellStart"/>
      <w:r w:rsidRPr="00F35445">
        <w:rPr>
          <w:rFonts w:ascii="Georgia" w:hAnsi="Georgia" w:cs="Times New Roman"/>
          <w:color w:val="FF0000"/>
          <w:sz w:val="21"/>
          <w:szCs w:val="21"/>
        </w:rPr>
        <w:t>XBranche</w:t>
      </w:r>
      <w:proofErr w:type="spellEnd"/>
      <w:r w:rsidRPr="00F35445">
        <w:rPr>
          <w:rFonts w:ascii="Georgia" w:hAnsi="Georgia" w:cs="Times New Roman"/>
          <w:sz w:val="21"/>
          <w:szCs w:val="21"/>
        </w:rPr>
        <w:t xml:space="preserve"> enormes Wachstumspotential in den kommenden Jahren, was alleine durch den demografischen Wandel immer weiter beflügelt werden wird. Daher kann ich es mir sehr gut vorstellen, mich bei Berufseinstieg auf </w:t>
      </w:r>
      <w:proofErr w:type="spellStart"/>
      <w:r w:rsidRPr="00F35445">
        <w:rPr>
          <w:rFonts w:ascii="Georgia" w:hAnsi="Georgia" w:cs="Times New Roman"/>
          <w:color w:val="FF0000"/>
          <w:sz w:val="21"/>
          <w:szCs w:val="21"/>
        </w:rPr>
        <w:t>XBranche</w:t>
      </w:r>
      <w:proofErr w:type="spellEnd"/>
      <w:r w:rsidRPr="00F35445">
        <w:rPr>
          <w:rFonts w:ascii="Georgia" w:hAnsi="Georgia" w:cs="Times New Roman"/>
          <w:sz w:val="21"/>
          <w:szCs w:val="21"/>
        </w:rPr>
        <w:t xml:space="preserve"> festzulegen, wodurch Sie die perfekte Adresse für dieses Praktikum sind.</w:t>
      </w:r>
    </w:p>
    <w:p w14:paraId="6D8232D5" w14:textId="36E4F9DC" w:rsidR="00042EAB" w:rsidRPr="00F35445" w:rsidRDefault="00042EAB" w:rsidP="00042EAB">
      <w:pPr>
        <w:rPr>
          <w:rFonts w:ascii="Georgia" w:hAnsi="Georgia" w:cs="Times New Roman"/>
          <w:sz w:val="21"/>
          <w:szCs w:val="21"/>
        </w:rPr>
      </w:pPr>
    </w:p>
    <w:p w14:paraId="095236BB" w14:textId="558BEB1F" w:rsidR="00042EAB" w:rsidRPr="007B7A86" w:rsidRDefault="00042EAB" w:rsidP="00042EAB">
      <w:pPr>
        <w:rPr>
          <w:rFonts w:ascii="Georgia" w:hAnsi="Georgia"/>
          <w:color w:val="000000" w:themeColor="text1"/>
          <w:sz w:val="21"/>
          <w:szCs w:val="21"/>
          <w:lang w:val="en-US"/>
          <w:rPrChange w:id="2" w:author="David Döbele" w:date="2023-02-14T19:26:00Z">
            <w:rPr>
              <w:rFonts w:ascii="Georgia" w:hAnsi="Georgia"/>
              <w:color w:val="000000" w:themeColor="text1"/>
              <w:sz w:val="21"/>
              <w:szCs w:val="21"/>
            </w:rPr>
          </w:rPrChange>
        </w:rPr>
      </w:pPr>
      <w:proofErr w:type="spellStart"/>
      <w:r w:rsidRPr="007B7A86">
        <w:rPr>
          <w:rFonts w:ascii="Georgia" w:hAnsi="Georgia" w:cs="Times New Roman"/>
          <w:sz w:val="21"/>
          <w:szCs w:val="21"/>
          <w:lang w:val="en-US"/>
          <w:rPrChange w:id="3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>Firma</w:t>
      </w:r>
      <w:proofErr w:type="spellEnd"/>
      <w:r w:rsidRPr="007B7A86">
        <w:rPr>
          <w:rFonts w:ascii="Georgia" w:hAnsi="Georgia" w:cs="Times New Roman"/>
          <w:sz w:val="21"/>
          <w:szCs w:val="21"/>
          <w:lang w:val="en-US"/>
          <w:rPrChange w:id="4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>:</w:t>
      </w:r>
      <w:r w:rsidR="00577BFC" w:rsidRPr="007B7A86">
        <w:rPr>
          <w:rFonts w:ascii="Georgia" w:hAnsi="Georgia"/>
          <w:color w:val="000000" w:themeColor="text1"/>
          <w:sz w:val="21"/>
          <w:szCs w:val="21"/>
          <w:lang w:val="en-US"/>
          <w:rPrChange w:id="5" w:author="David Döbele" w:date="2023-02-14T19:26:00Z">
            <w:rPr>
              <w:rFonts w:ascii="Georgia" w:hAnsi="Georgia"/>
              <w:color w:val="000000" w:themeColor="text1"/>
              <w:sz w:val="21"/>
              <w:szCs w:val="21"/>
            </w:rPr>
          </w:rPrChange>
        </w:rPr>
        <w:t xml:space="preserve"> Peryton Advisory GmbH</w:t>
      </w:r>
    </w:p>
    <w:p w14:paraId="77B60918" w14:textId="2CAA9C7A" w:rsidR="00042EAB" w:rsidRPr="007B7A86" w:rsidRDefault="00042EAB" w:rsidP="00042EAB">
      <w:pPr>
        <w:rPr>
          <w:rFonts w:ascii="Georgia" w:hAnsi="Georgia"/>
          <w:color w:val="000000" w:themeColor="text1"/>
          <w:sz w:val="21"/>
          <w:szCs w:val="21"/>
          <w:lang w:val="en-US"/>
          <w:rPrChange w:id="6" w:author="David Döbele" w:date="2023-02-14T19:26:00Z">
            <w:rPr>
              <w:rFonts w:ascii="Georgia" w:hAnsi="Georgia"/>
              <w:color w:val="000000" w:themeColor="text1"/>
              <w:sz w:val="21"/>
              <w:szCs w:val="21"/>
            </w:rPr>
          </w:rPrChange>
        </w:rPr>
      </w:pPr>
      <w:proofErr w:type="spellStart"/>
      <w:r w:rsidRPr="007B7A86">
        <w:rPr>
          <w:rFonts w:ascii="Georgia" w:hAnsi="Georgia" w:cs="Times New Roman"/>
          <w:sz w:val="21"/>
          <w:szCs w:val="21"/>
          <w:lang w:val="en-US"/>
          <w:rPrChange w:id="7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>Adresse</w:t>
      </w:r>
      <w:proofErr w:type="spellEnd"/>
      <w:r w:rsidRPr="007B7A86">
        <w:rPr>
          <w:rFonts w:ascii="Georgia" w:hAnsi="Georgia" w:cs="Times New Roman"/>
          <w:sz w:val="21"/>
          <w:szCs w:val="21"/>
          <w:lang w:val="en-US"/>
          <w:rPrChange w:id="8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>:</w:t>
      </w:r>
      <w:r w:rsidR="00577BFC" w:rsidRPr="007B7A86">
        <w:rPr>
          <w:rFonts w:ascii="Georgia" w:hAnsi="Georgia"/>
          <w:color w:val="000000" w:themeColor="text1"/>
          <w:sz w:val="21"/>
          <w:szCs w:val="21"/>
          <w:lang w:val="en-US"/>
          <w:rPrChange w:id="9" w:author="David Döbele" w:date="2023-02-14T19:26:00Z">
            <w:rPr>
              <w:rFonts w:ascii="Georgia" w:hAnsi="Georgia"/>
              <w:color w:val="000000" w:themeColor="text1"/>
              <w:sz w:val="21"/>
              <w:szCs w:val="21"/>
            </w:rPr>
          </w:rPrChange>
        </w:rPr>
        <w:t xml:space="preserve"> </w:t>
      </w:r>
      <w:proofErr w:type="spellStart"/>
      <w:r w:rsidR="00577BFC" w:rsidRPr="007B7A86">
        <w:rPr>
          <w:rFonts w:ascii="Georgia" w:hAnsi="Georgia"/>
          <w:color w:val="000000" w:themeColor="text1"/>
          <w:sz w:val="21"/>
          <w:szCs w:val="21"/>
          <w:lang w:val="en-US"/>
          <w:rPrChange w:id="10" w:author="David Döbele" w:date="2023-02-14T19:26:00Z">
            <w:rPr>
              <w:rFonts w:ascii="Georgia" w:hAnsi="Georgia"/>
              <w:color w:val="000000" w:themeColor="text1"/>
              <w:sz w:val="21"/>
              <w:szCs w:val="21"/>
            </w:rPr>
          </w:rPrChange>
        </w:rPr>
        <w:t>Maximiliansplatz</w:t>
      </w:r>
      <w:proofErr w:type="spellEnd"/>
      <w:r w:rsidR="00577BFC" w:rsidRPr="007B7A86">
        <w:rPr>
          <w:rFonts w:ascii="Georgia" w:hAnsi="Georgia"/>
          <w:color w:val="000000" w:themeColor="text1"/>
          <w:sz w:val="21"/>
          <w:szCs w:val="21"/>
          <w:lang w:val="en-US"/>
          <w:rPrChange w:id="11" w:author="David Döbele" w:date="2023-02-14T19:26:00Z">
            <w:rPr>
              <w:rFonts w:ascii="Georgia" w:hAnsi="Georgia"/>
              <w:color w:val="000000" w:themeColor="text1"/>
              <w:sz w:val="21"/>
              <w:szCs w:val="21"/>
            </w:rPr>
          </w:rPrChange>
        </w:rPr>
        <w:t xml:space="preserve"> 12a, 80333 München</w:t>
      </w:r>
    </w:p>
    <w:p w14:paraId="26EB8505" w14:textId="13FE2FC2" w:rsidR="00042EAB" w:rsidRPr="007B7A86" w:rsidRDefault="00042EAB" w:rsidP="00042EAB">
      <w:pPr>
        <w:rPr>
          <w:rFonts w:ascii="Georgia" w:hAnsi="Georgia" w:cs="Times New Roman"/>
          <w:sz w:val="21"/>
          <w:szCs w:val="21"/>
          <w:lang w:val="en-US"/>
          <w:rPrChange w:id="12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</w:pPr>
      <w:proofErr w:type="spellStart"/>
      <w:r w:rsidRPr="007B7A86">
        <w:rPr>
          <w:rFonts w:ascii="Georgia" w:hAnsi="Georgia" w:cs="Times New Roman"/>
          <w:sz w:val="21"/>
          <w:szCs w:val="21"/>
          <w:lang w:val="en-US"/>
          <w:rPrChange w:id="13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>Adressat</w:t>
      </w:r>
      <w:proofErr w:type="spellEnd"/>
      <w:r w:rsidRPr="007B7A86">
        <w:rPr>
          <w:rFonts w:ascii="Georgia" w:hAnsi="Georgia" w:cs="Times New Roman"/>
          <w:sz w:val="21"/>
          <w:szCs w:val="21"/>
          <w:lang w:val="en-US"/>
          <w:rPrChange w:id="14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 xml:space="preserve">: </w:t>
      </w:r>
      <w:r w:rsidR="00577BFC" w:rsidRPr="007B7A86">
        <w:rPr>
          <w:rFonts w:ascii="Georgia" w:hAnsi="Georgia" w:cs="Times New Roman"/>
          <w:sz w:val="21"/>
          <w:szCs w:val="21"/>
          <w:lang w:val="en-US"/>
          <w:rPrChange w:id="15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>N/A</w:t>
      </w:r>
    </w:p>
    <w:p w14:paraId="197AEF22" w14:textId="22EE6C66" w:rsidR="00577BFC" w:rsidRPr="007B7A86" w:rsidRDefault="00577BFC" w:rsidP="00042EAB">
      <w:pPr>
        <w:rPr>
          <w:rFonts w:ascii="Georgia" w:hAnsi="Georgia" w:cs="Times New Roman"/>
          <w:sz w:val="21"/>
          <w:szCs w:val="21"/>
          <w:lang w:val="en-US"/>
          <w:rPrChange w:id="16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7B7A86">
        <w:rPr>
          <w:rFonts w:ascii="Georgia" w:hAnsi="Georgia" w:cs="Times New Roman"/>
          <w:sz w:val="21"/>
          <w:szCs w:val="21"/>
          <w:lang w:val="en-US"/>
          <w:rPrChange w:id="17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>Stelle: N/A</w:t>
      </w:r>
      <w:r w:rsidR="00496AFC" w:rsidRPr="007B7A86">
        <w:rPr>
          <w:rFonts w:ascii="Georgia" w:hAnsi="Georgia" w:cs="Times New Roman"/>
          <w:sz w:val="21"/>
          <w:szCs w:val="21"/>
          <w:lang w:val="en-US"/>
          <w:rPrChange w:id="18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proofErr w:type="spellStart"/>
      <w:r w:rsidR="00496AFC" w:rsidRPr="007B7A86">
        <w:rPr>
          <w:rFonts w:ascii="Georgia" w:hAnsi="Georgia" w:cs="Times New Roman"/>
          <w:sz w:val="21"/>
          <w:szCs w:val="21"/>
          <w:lang w:val="en-US"/>
          <w:rPrChange w:id="19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>aber</w:t>
      </w:r>
      <w:proofErr w:type="spellEnd"/>
      <w:r w:rsidR="00496AFC" w:rsidRPr="007B7A86">
        <w:rPr>
          <w:rFonts w:ascii="Georgia" w:hAnsi="Georgia" w:cs="Times New Roman"/>
          <w:sz w:val="21"/>
          <w:szCs w:val="21"/>
          <w:lang w:val="en-US"/>
          <w:rPrChange w:id="20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 xml:space="preserve"> M&amp;A advisory</w:t>
      </w:r>
    </w:p>
    <w:p w14:paraId="63922DC9" w14:textId="2C9CA27E" w:rsidR="00042EAB" w:rsidRPr="00F35445" w:rsidRDefault="00DD7478" w:rsidP="00042EAB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E-Mail</w:t>
      </w:r>
      <w:r w:rsidR="00042EAB" w:rsidRPr="00F35445">
        <w:rPr>
          <w:rFonts w:ascii="Georgia" w:hAnsi="Georgia" w:cs="Times New Roman"/>
          <w:sz w:val="21"/>
          <w:szCs w:val="21"/>
        </w:rPr>
        <w:t>:</w:t>
      </w:r>
      <w:r w:rsidR="00577BFC" w:rsidRPr="00F35445">
        <w:rPr>
          <w:rFonts w:ascii="Georgia" w:hAnsi="Georgia" w:cs="Times New Roman"/>
          <w:sz w:val="21"/>
          <w:szCs w:val="21"/>
        </w:rPr>
        <w:t xml:space="preserve"> info@peryton-advisory.com</w:t>
      </w:r>
    </w:p>
    <w:p w14:paraId="69BD7399" w14:textId="61FBF247" w:rsidR="00042EAB" w:rsidRPr="007B7A86" w:rsidRDefault="00042EAB" w:rsidP="00042EAB">
      <w:pPr>
        <w:rPr>
          <w:rFonts w:ascii="Georgia" w:hAnsi="Georgia" w:cs="Times New Roman"/>
          <w:sz w:val="21"/>
          <w:szCs w:val="21"/>
          <w:lang w:val="en-US"/>
          <w:rPrChange w:id="21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7B7A86">
        <w:rPr>
          <w:rFonts w:ascii="Georgia" w:hAnsi="Georgia" w:cs="Times New Roman"/>
          <w:sz w:val="21"/>
          <w:szCs w:val="21"/>
          <w:lang w:val="en-US"/>
          <w:rPrChange w:id="22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>Website:</w:t>
      </w:r>
      <w:r w:rsidR="00577BFC" w:rsidRPr="007B7A86">
        <w:rPr>
          <w:rFonts w:ascii="Georgia" w:hAnsi="Georgia" w:cs="Times New Roman"/>
          <w:sz w:val="21"/>
          <w:szCs w:val="21"/>
          <w:lang w:val="en-US"/>
          <w:rPrChange w:id="23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000000">
        <w:fldChar w:fldCharType="begin"/>
      </w:r>
      <w:r w:rsidR="00000000" w:rsidRPr="007B7A86">
        <w:rPr>
          <w:lang w:val="en-US"/>
          <w:rPrChange w:id="24" w:author="David Döbele" w:date="2023-02-14T19:26:00Z">
            <w:rPr/>
          </w:rPrChange>
        </w:rPr>
        <w:instrText>HYPERLINK "https://www.peryton-advisory.com"</w:instrText>
      </w:r>
      <w:r w:rsidR="00000000">
        <w:fldChar w:fldCharType="separate"/>
      </w:r>
      <w:r w:rsidR="00577BFC" w:rsidRPr="007B7A86">
        <w:rPr>
          <w:rStyle w:val="Hyperlink"/>
          <w:rFonts w:ascii="Georgia" w:hAnsi="Georgia" w:cs="Times New Roman"/>
          <w:sz w:val="21"/>
          <w:szCs w:val="21"/>
          <w:lang w:val="en-US"/>
          <w:rPrChange w:id="25" w:author="David Döbele" w:date="2023-02-14T19:26:00Z">
            <w:rPr>
              <w:rStyle w:val="Hyperlink"/>
              <w:rFonts w:ascii="Georgia" w:hAnsi="Georgia" w:cs="Times New Roman"/>
              <w:sz w:val="21"/>
              <w:szCs w:val="21"/>
            </w:rPr>
          </w:rPrChange>
        </w:rPr>
        <w:t>https://www.peryton-advisory.com</w:t>
      </w:r>
      <w:r w:rsidR="00000000">
        <w:rPr>
          <w:rStyle w:val="Hyperlink"/>
          <w:rFonts w:ascii="Georgia" w:hAnsi="Georgia" w:cs="Times New Roman"/>
          <w:sz w:val="21"/>
          <w:szCs w:val="21"/>
        </w:rPr>
        <w:fldChar w:fldCharType="end"/>
      </w:r>
    </w:p>
    <w:p w14:paraId="2B62FAD3" w14:textId="12A39340" w:rsidR="00042EAB" w:rsidRPr="007B7A86" w:rsidRDefault="00042EAB" w:rsidP="00042EAB">
      <w:pPr>
        <w:rPr>
          <w:rFonts w:ascii="Georgia" w:hAnsi="Georgia" w:cs="Times New Roman"/>
          <w:sz w:val="21"/>
          <w:szCs w:val="21"/>
          <w:lang w:val="en-US"/>
          <w:rPrChange w:id="26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474F6CA6" w14:textId="00FE78F8" w:rsidR="00DD7478" w:rsidRPr="00F35445" w:rsidRDefault="00577BFC" w:rsidP="00042EAB">
      <w:pPr>
        <w:rPr>
          <w:rFonts w:ascii="Georgia" w:hAnsi="Georgia" w:cs="Times New Roman"/>
          <w:sz w:val="21"/>
          <w:szCs w:val="21"/>
        </w:rPr>
      </w:pPr>
      <w:proofErr w:type="spellStart"/>
      <w:r w:rsidRPr="00F35445">
        <w:rPr>
          <w:rFonts w:ascii="Georgia" w:hAnsi="Georgia"/>
          <w:color w:val="000000" w:themeColor="text1"/>
          <w:sz w:val="21"/>
          <w:szCs w:val="21"/>
        </w:rPr>
        <w:t>Peryton</w:t>
      </w:r>
      <w:proofErr w:type="spellEnd"/>
      <w:r w:rsidRPr="00F35445">
        <w:rPr>
          <w:rFonts w:ascii="Georgia" w:hAnsi="Georgia"/>
          <w:color w:val="000000" w:themeColor="text1"/>
          <w:sz w:val="21"/>
          <w:szCs w:val="21"/>
        </w:rPr>
        <w:t xml:space="preserve"> Advisory GmbH </w:t>
      </w:r>
      <w:r w:rsidRPr="00F35445">
        <w:rPr>
          <w:rFonts w:ascii="Georgia" w:hAnsi="Georgia" w:cs="Times New Roman"/>
          <w:sz w:val="21"/>
          <w:szCs w:val="21"/>
        </w:rPr>
        <w:t>scheint mir für dieses Praktikum ideal</w:t>
      </w:r>
      <w:r w:rsidR="00DD7478" w:rsidRPr="00F35445">
        <w:rPr>
          <w:rFonts w:ascii="Georgia" w:hAnsi="Georgia" w:cs="Times New Roman"/>
          <w:sz w:val="21"/>
          <w:szCs w:val="21"/>
        </w:rPr>
        <w:t xml:space="preserve">, da </w:t>
      </w:r>
      <w:del w:id="27" w:author="David Döbele" w:date="2023-02-14T19:26:00Z">
        <w:r w:rsidR="00DD7478" w:rsidRPr="00F35445" w:rsidDel="007B7A86">
          <w:rPr>
            <w:rFonts w:ascii="Georgia" w:hAnsi="Georgia" w:cs="Times New Roman"/>
            <w:sz w:val="21"/>
            <w:szCs w:val="21"/>
          </w:rPr>
          <w:delText xml:space="preserve">sie </w:delText>
        </w:r>
      </w:del>
      <w:ins w:id="28" w:author="David Döbele" w:date="2023-02-14T19:26:00Z">
        <w:r w:rsidR="007B7A86">
          <w:rPr>
            <w:rFonts w:ascii="Georgia" w:hAnsi="Georgia" w:cs="Times New Roman"/>
            <w:sz w:val="21"/>
            <w:szCs w:val="21"/>
          </w:rPr>
          <w:t>S</w:t>
        </w:r>
        <w:r w:rsidR="007B7A86" w:rsidRPr="00F35445">
          <w:rPr>
            <w:rFonts w:ascii="Georgia" w:hAnsi="Georgia" w:cs="Times New Roman"/>
            <w:sz w:val="21"/>
            <w:szCs w:val="21"/>
          </w:rPr>
          <w:t xml:space="preserve">ie </w:t>
        </w:r>
      </w:ins>
      <w:r w:rsidR="00DD7478" w:rsidRPr="00F35445">
        <w:rPr>
          <w:rFonts w:ascii="Georgia" w:hAnsi="Georgia" w:cs="Times New Roman"/>
          <w:sz w:val="21"/>
          <w:szCs w:val="21"/>
        </w:rPr>
        <w:t xml:space="preserve">mir </w:t>
      </w:r>
      <w:r w:rsidR="00DD7478" w:rsidRPr="00F35445">
        <w:rPr>
          <w:rFonts w:ascii="Georgia" w:hAnsi="Georgia" w:cs="Times New Roman"/>
          <w:color w:val="000000" w:themeColor="text1"/>
          <w:sz w:val="21"/>
          <w:szCs w:val="21"/>
        </w:rPr>
        <w:t>mit Ihrem kleinen Team</w:t>
      </w:r>
      <w:r w:rsidR="00496AFC"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 und </w:t>
      </w:r>
      <w:del w:id="29" w:author="David Döbele" w:date="2023-02-14T19:26:00Z">
        <w:r w:rsidR="00DD7478" w:rsidRPr="00F35445" w:rsidDel="007B7A86">
          <w:rPr>
            <w:rFonts w:ascii="Georgia" w:hAnsi="Georgia" w:cs="Times New Roman"/>
            <w:color w:val="000000" w:themeColor="text1"/>
            <w:sz w:val="21"/>
            <w:szCs w:val="21"/>
          </w:rPr>
          <w:delText>langer</w:delText>
        </w:r>
        <w:r w:rsidR="00496AFC" w:rsidRPr="00F35445" w:rsidDel="007B7A86">
          <w:rPr>
            <w:rFonts w:ascii="Georgia" w:hAnsi="Georgia" w:cs="Times New Roman"/>
            <w:color w:val="000000" w:themeColor="text1"/>
            <w:sz w:val="21"/>
            <w:szCs w:val="21"/>
          </w:rPr>
          <w:delText xml:space="preserve"> jähriger </w:delText>
        </w:r>
      </w:del>
      <w:r w:rsidR="00DD7478" w:rsidRPr="00F35445">
        <w:rPr>
          <w:rFonts w:ascii="Georgia" w:hAnsi="Georgia" w:cs="Times New Roman"/>
          <w:color w:val="000000" w:themeColor="text1"/>
          <w:sz w:val="21"/>
          <w:szCs w:val="21"/>
        </w:rPr>
        <w:t>Ihrer</w:t>
      </w:r>
      <w:ins w:id="30" w:author="David Döbele" w:date="2023-02-14T19:26:00Z">
        <w:r w:rsidR="007B7A86">
          <w:rPr>
            <w:rFonts w:ascii="Georgia" w:hAnsi="Georgia" w:cs="Times New Roman"/>
            <w:color w:val="000000" w:themeColor="text1"/>
            <w:sz w:val="21"/>
            <w:szCs w:val="21"/>
          </w:rPr>
          <w:t xml:space="preserve"> langjährigen</w:t>
        </w:r>
      </w:ins>
      <w:r w:rsidR="00DD7478"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 Expertise in der Branche eine steile Lernkurv</w:t>
      </w:r>
      <w:r w:rsidR="00DD7478" w:rsidRPr="00F35445">
        <w:rPr>
          <w:rFonts w:ascii="Georgia" w:hAnsi="Georgia" w:cs="Times New Roman"/>
          <w:sz w:val="21"/>
          <w:szCs w:val="21"/>
        </w:rPr>
        <w:t xml:space="preserve">e bieten können. Zudem </w:t>
      </w:r>
      <w:del w:id="31" w:author="David Döbele" w:date="2023-02-14T19:27:00Z">
        <w:r w:rsidR="00DD7478" w:rsidRPr="00F35445" w:rsidDel="007B7A86">
          <w:rPr>
            <w:rFonts w:ascii="Georgia" w:hAnsi="Georgia" w:cs="Times New Roman"/>
            <w:sz w:val="21"/>
            <w:szCs w:val="21"/>
          </w:rPr>
          <w:delText xml:space="preserve">bieten </w:delText>
        </w:r>
      </w:del>
      <w:ins w:id="32" w:author="David Döbele" w:date="2023-02-14T19:27:00Z">
        <w:r w:rsidR="007B7A86">
          <w:rPr>
            <w:rFonts w:ascii="Georgia" w:hAnsi="Georgia" w:cs="Times New Roman"/>
            <w:sz w:val="21"/>
            <w:szCs w:val="21"/>
          </w:rPr>
          <w:t>ermöglichen</w:t>
        </w:r>
        <w:r w:rsidR="007B7A86" w:rsidRPr="00F35445">
          <w:rPr>
            <w:rFonts w:ascii="Georgia" w:hAnsi="Georgia" w:cs="Times New Roman"/>
            <w:sz w:val="21"/>
            <w:szCs w:val="21"/>
          </w:rPr>
          <w:t xml:space="preserve"> </w:t>
        </w:r>
      </w:ins>
      <w:r w:rsidR="00DD7478" w:rsidRPr="00F35445">
        <w:rPr>
          <w:rFonts w:ascii="Georgia" w:hAnsi="Georgia" w:cs="Times New Roman"/>
          <w:sz w:val="21"/>
          <w:szCs w:val="21"/>
        </w:rPr>
        <w:t>Sie Ihren Mitarbeitern eine moderne und freundschaftliche Unternehmenskultur, so kann ich mich persönlich besonders gut mit Werte</w:t>
      </w:r>
      <w:r w:rsidR="00DD7478"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n wie Integrität und </w:t>
      </w:r>
      <w:r w:rsidR="00704A8B" w:rsidRPr="00F35445">
        <w:rPr>
          <w:rFonts w:ascii="Georgia" w:hAnsi="Georgia" w:cs="Times New Roman"/>
          <w:color w:val="000000" w:themeColor="text1"/>
          <w:sz w:val="21"/>
          <w:szCs w:val="21"/>
        </w:rPr>
        <w:t>dem Wunsch über sich hinauswachsen zu wollen</w:t>
      </w:r>
      <w:r w:rsidR="00DD7478"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 iden</w:t>
      </w:r>
      <w:r w:rsidR="00DD7478" w:rsidRPr="00F35445">
        <w:rPr>
          <w:rFonts w:ascii="Georgia" w:hAnsi="Georgia" w:cs="Times New Roman"/>
          <w:sz w:val="21"/>
          <w:szCs w:val="21"/>
        </w:rPr>
        <w:t>tifizieren.</w:t>
      </w:r>
      <w:r w:rsidR="00DD7478" w:rsidRPr="00F35445">
        <w:rPr>
          <w:rFonts w:ascii="Georgia" w:hAnsi="Georgia" w:cs="Times New Roman"/>
          <w:color w:val="FF0000"/>
          <w:sz w:val="21"/>
          <w:szCs w:val="21"/>
        </w:rPr>
        <w:t xml:space="preserve"> </w:t>
      </w:r>
      <w:r w:rsidR="00DD7478" w:rsidRPr="00F35445">
        <w:rPr>
          <w:rFonts w:ascii="Georgia" w:hAnsi="Georgia" w:cs="Times New Roman"/>
          <w:sz w:val="21"/>
          <w:szCs w:val="21"/>
        </w:rPr>
        <w:t xml:space="preserve">Besonders spannend finde ich auch Ihren starken Fokus auf </w:t>
      </w:r>
      <w:r w:rsidR="00496AFC" w:rsidRPr="00F35445">
        <w:rPr>
          <w:rFonts w:ascii="Georgia" w:hAnsi="Georgia" w:cs="Times New Roman"/>
          <w:sz w:val="21"/>
          <w:szCs w:val="21"/>
        </w:rPr>
        <w:t xml:space="preserve">die </w:t>
      </w:r>
      <w:r w:rsidR="00EC0149" w:rsidRPr="00F35445">
        <w:rPr>
          <w:rFonts w:ascii="Georgia" w:hAnsi="Georgia" w:cs="Times New Roman"/>
          <w:sz w:val="21"/>
          <w:szCs w:val="21"/>
        </w:rPr>
        <w:t>Versorgungsb</w:t>
      </w:r>
      <w:r w:rsidR="00496AFC" w:rsidRPr="00F35445">
        <w:rPr>
          <w:rFonts w:ascii="Georgia" w:hAnsi="Georgia" w:cs="Times New Roman"/>
          <w:sz w:val="21"/>
          <w:szCs w:val="21"/>
        </w:rPr>
        <w:t>ranche</w:t>
      </w:r>
      <w:r w:rsidR="00DD7478" w:rsidRPr="00F35445">
        <w:rPr>
          <w:rFonts w:ascii="Georgia" w:hAnsi="Georgia" w:cs="Times New Roman"/>
          <w:sz w:val="21"/>
          <w:szCs w:val="21"/>
        </w:rPr>
        <w:t xml:space="preserve">, insbesondere Ihre Mitarbeit </w:t>
      </w:r>
      <w:r w:rsidR="00496AFC" w:rsidRPr="00F35445">
        <w:rPr>
          <w:rFonts w:ascii="Georgia" w:hAnsi="Georgia" w:cs="Times New Roman"/>
          <w:sz w:val="21"/>
          <w:szCs w:val="21"/>
        </w:rPr>
        <w:t xml:space="preserve">an der Übernahme </w:t>
      </w:r>
      <w:r w:rsidR="00496AFC" w:rsidRPr="00F35445">
        <w:rPr>
          <w:rFonts w:ascii="Georgia" w:hAnsi="Georgia" w:cs="Times New Roman"/>
          <w:color w:val="000000" w:themeColor="text1"/>
          <w:sz w:val="21"/>
          <w:szCs w:val="21"/>
        </w:rPr>
        <w:t>der</w:t>
      </w:r>
      <w:r w:rsidR="00DD7478"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 </w:t>
      </w:r>
      <w:r w:rsidR="00496AFC" w:rsidRPr="00F35445">
        <w:rPr>
          <w:rFonts w:ascii="Georgia" w:hAnsi="Georgia" w:cs="Times New Roman"/>
          <w:color w:val="000000" w:themeColor="text1"/>
          <w:sz w:val="21"/>
          <w:szCs w:val="21"/>
        </w:rPr>
        <w:t>Ferngas-Gruppe</w:t>
      </w:r>
      <w:r w:rsidR="00DD7478"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 </w:t>
      </w:r>
      <w:r w:rsidR="00496AFC" w:rsidRPr="00F35445">
        <w:rPr>
          <w:rFonts w:ascii="Georgia" w:hAnsi="Georgia" w:cs="Times New Roman"/>
          <w:color w:val="000000" w:themeColor="text1"/>
          <w:sz w:val="21"/>
          <w:szCs w:val="21"/>
        </w:rPr>
        <w:t>von</w:t>
      </w:r>
      <w:r w:rsidR="00DD7478"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 </w:t>
      </w:r>
      <w:r w:rsidR="00496AFC"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First </w:t>
      </w:r>
      <w:proofErr w:type="spellStart"/>
      <w:r w:rsidR="00496AFC" w:rsidRPr="00F35445">
        <w:rPr>
          <w:rFonts w:ascii="Georgia" w:hAnsi="Georgia" w:cs="Times New Roman"/>
          <w:color w:val="000000" w:themeColor="text1"/>
          <w:sz w:val="21"/>
          <w:szCs w:val="21"/>
        </w:rPr>
        <w:t>Sentier</w:t>
      </w:r>
      <w:proofErr w:type="spellEnd"/>
      <w:r w:rsidR="00DD7478" w:rsidRPr="00F35445">
        <w:rPr>
          <w:rFonts w:ascii="Georgia" w:hAnsi="Georgia" w:cs="Times New Roman"/>
          <w:sz w:val="21"/>
          <w:szCs w:val="21"/>
        </w:rPr>
        <w:t>. Ich selbst beschäftige mich bereits seit einiger Zeit vor allem mit de</w:t>
      </w:r>
      <w:r w:rsidR="00496AFC" w:rsidRPr="00F35445">
        <w:rPr>
          <w:rFonts w:ascii="Georgia" w:hAnsi="Georgia" w:cs="Times New Roman"/>
          <w:sz w:val="21"/>
          <w:szCs w:val="21"/>
        </w:rPr>
        <w:t xml:space="preserve">m </w:t>
      </w:r>
      <w:r w:rsidR="008C6387">
        <w:rPr>
          <w:rFonts w:ascii="Georgia" w:hAnsi="Georgia" w:cs="Times New Roman"/>
          <w:sz w:val="21"/>
          <w:szCs w:val="21"/>
        </w:rPr>
        <w:t>Utilities</w:t>
      </w:r>
      <w:r w:rsidR="00496AFC" w:rsidRPr="00F35445">
        <w:rPr>
          <w:rFonts w:ascii="Georgia" w:hAnsi="Georgia" w:cs="Times New Roman"/>
          <w:sz w:val="21"/>
          <w:szCs w:val="21"/>
        </w:rPr>
        <w:t xml:space="preserve"> Sektor des SP500 </w:t>
      </w:r>
      <w:r w:rsidR="00DD7478" w:rsidRPr="00F35445">
        <w:rPr>
          <w:rFonts w:ascii="Georgia" w:hAnsi="Georgia" w:cs="Times New Roman"/>
          <w:sz w:val="21"/>
          <w:szCs w:val="21"/>
        </w:rPr>
        <w:t xml:space="preserve">und sehe für die gesamte </w:t>
      </w:r>
      <w:r w:rsidR="00DD7478"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Branche </w:t>
      </w:r>
      <w:r w:rsidR="00DD7478" w:rsidRPr="00F35445">
        <w:rPr>
          <w:rFonts w:ascii="Georgia" w:hAnsi="Georgia" w:cs="Times New Roman"/>
          <w:sz w:val="21"/>
          <w:szCs w:val="21"/>
        </w:rPr>
        <w:t>enormes Wachstumspotential in den kommenden Jahren, was alleine durch den demografischen Wandel immer weiter beflügelt werden wird. Daher kann ich es mir sehr gut vorstellen, mich bei</w:t>
      </w:r>
      <w:ins w:id="33" w:author="David Döbele" w:date="2023-02-14T19:27:00Z">
        <w:r w:rsidR="007B7A86">
          <w:rPr>
            <w:rFonts w:ascii="Georgia" w:hAnsi="Georgia" w:cs="Times New Roman"/>
            <w:sz w:val="21"/>
            <w:szCs w:val="21"/>
          </w:rPr>
          <w:t>m</w:t>
        </w:r>
      </w:ins>
      <w:r w:rsidR="00DD7478" w:rsidRPr="00F35445">
        <w:rPr>
          <w:rFonts w:ascii="Georgia" w:hAnsi="Georgia" w:cs="Times New Roman"/>
          <w:sz w:val="21"/>
          <w:szCs w:val="21"/>
        </w:rPr>
        <w:t xml:space="preserve"> Berufseinstieg auf</w:t>
      </w:r>
      <w:r w:rsidR="00304715" w:rsidRPr="00F35445">
        <w:rPr>
          <w:rFonts w:ascii="Georgia" w:hAnsi="Georgia" w:cs="Times New Roman"/>
          <w:sz w:val="21"/>
          <w:szCs w:val="21"/>
        </w:rPr>
        <w:t xml:space="preserve"> </w:t>
      </w:r>
      <w:r w:rsidR="00EC0149" w:rsidRPr="00F35445">
        <w:rPr>
          <w:rFonts w:ascii="Georgia" w:hAnsi="Georgia" w:cs="Times New Roman"/>
          <w:sz w:val="21"/>
          <w:szCs w:val="21"/>
        </w:rPr>
        <w:t xml:space="preserve">die </w:t>
      </w:r>
      <w:r w:rsidR="008C6387">
        <w:rPr>
          <w:rFonts w:ascii="Georgia" w:hAnsi="Georgia" w:cs="Times New Roman"/>
          <w:sz w:val="21"/>
          <w:szCs w:val="21"/>
        </w:rPr>
        <w:t>Utilities</w:t>
      </w:r>
      <w:r w:rsidR="00EC0149" w:rsidRPr="00F35445">
        <w:rPr>
          <w:rFonts w:ascii="Georgia" w:hAnsi="Georgia" w:cs="Times New Roman"/>
          <w:sz w:val="21"/>
          <w:szCs w:val="21"/>
        </w:rPr>
        <w:t xml:space="preserve"> </w:t>
      </w:r>
      <w:r w:rsidR="00DD7478" w:rsidRPr="00F35445">
        <w:rPr>
          <w:rFonts w:ascii="Georgia" w:hAnsi="Georgia" w:cs="Times New Roman"/>
          <w:sz w:val="21"/>
          <w:szCs w:val="21"/>
        </w:rPr>
        <w:t>festzulegen, wodurch Sie die perfekte Adresse für dieses Praktikum sind.</w:t>
      </w:r>
    </w:p>
    <w:p w14:paraId="72179115" w14:textId="5413A4D6" w:rsidR="00577BFC" w:rsidRPr="00F35445" w:rsidRDefault="00EC0149" w:rsidP="00042EAB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Ne</w:t>
      </w:r>
      <w:r w:rsidR="00F35445" w:rsidRPr="00F35445">
        <w:rPr>
          <w:rFonts w:ascii="Georgia" w:hAnsi="Georgia" w:cs="Times New Roman"/>
          <w:sz w:val="21"/>
          <w:szCs w:val="21"/>
        </w:rPr>
        <w:t>u</w:t>
      </w:r>
      <w:r w:rsidRPr="00F35445">
        <w:rPr>
          <w:rFonts w:ascii="Georgia" w:hAnsi="Georgia" w:cs="Times New Roman"/>
          <w:sz w:val="21"/>
          <w:szCs w:val="21"/>
        </w:rPr>
        <w:t>!!</w:t>
      </w:r>
    </w:p>
    <w:p w14:paraId="73225A79" w14:textId="77777777" w:rsidR="00EC0149" w:rsidRPr="00F35445" w:rsidRDefault="00EC0149" w:rsidP="00042EAB">
      <w:pPr>
        <w:rPr>
          <w:rFonts w:ascii="Georgia" w:hAnsi="Georgia" w:cs="Times New Roman"/>
          <w:sz w:val="21"/>
          <w:szCs w:val="21"/>
        </w:rPr>
      </w:pPr>
    </w:p>
    <w:p w14:paraId="7E56BE1F" w14:textId="766B38C7" w:rsidR="00042EAB" w:rsidRPr="00F35445" w:rsidRDefault="00042EAB" w:rsidP="00042EAB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Firma:</w:t>
      </w:r>
      <w:r w:rsidR="00577BFC" w:rsidRPr="00F35445">
        <w:rPr>
          <w:rFonts w:ascii="Georgia" w:hAnsi="Georgia" w:cs="Times New Roman"/>
          <w:sz w:val="21"/>
          <w:szCs w:val="21"/>
        </w:rPr>
        <w:t xml:space="preserve"> </w:t>
      </w:r>
      <w:r w:rsidR="00304715" w:rsidRPr="00F35445">
        <w:rPr>
          <w:rFonts w:ascii="Georgia" w:hAnsi="Georgia" w:cs="Times New Roman"/>
          <w:sz w:val="21"/>
          <w:szCs w:val="21"/>
        </w:rPr>
        <w:t>IMAP M&amp;A Consultants AG</w:t>
      </w:r>
    </w:p>
    <w:p w14:paraId="60C89CC7" w14:textId="0E47705E" w:rsidR="00042EAB" w:rsidRPr="00F35445" w:rsidRDefault="00042EAB" w:rsidP="00042EAB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Adresse:</w:t>
      </w:r>
      <w:r w:rsidR="00304715" w:rsidRPr="00F35445">
        <w:rPr>
          <w:rFonts w:ascii="Georgia" w:hAnsi="Georgia" w:cs="Times New Roman"/>
          <w:sz w:val="21"/>
          <w:szCs w:val="21"/>
        </w:rPr>
        <w:t xml:space="preserve"> Bernhard-Wicki-Straße 3, 80636 München,</w:t>
      </w:r>
    </w:p>
    <w:p w14:paraId="10B666F3" w14:textId="77777777" w:rsidR="00304715" w:rsidRPr="00F35445" w:rsidRDefault="00042EAB" w:rsidP="00042EAB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 xml:space="preserve">Adressat: </w:t>
      </w:r>
      <w:r w:rsidR="00304715" w:rsidRPr="00F35445">
        <w:rPr>
          <w:rFonts w:ascii="Georgia" w:hAnsi="Georgia" w:cs="Times New Roman"/>
          <w:sz w:val="21"/>
          <w:szCs w:val="21"/>
        </w:rPr>
        <w:t>Nathalie Hornig</w:t>
      </w:r>
    </w:p>
    <w:p w14:paraId="555955C3" w14:textId="5D2FE022" w:rsidR="00577BFC" w:rsidRPr="00F35445" w:rsidRDefault="00577BFC" w:rsidP="00042EAB">
      <w:pPr>
        <w:rPr>
          <w:rFonts w:ascii="Georgia" w:hAnsi="Georgia" w:cs="Times New Roman"/>
          <w:sz w:val="21"/>
          <w:szCs w:val="21"/>
        </w:rPr>
      </w:pPr>
      <w:proofErr w:type="spellStart"/>
      <w:proofErr w:type="gramStart"/>
      <w:r w:rsidRPr="00F35445">
        <w:rPr>
          <w:rFonts w:ascii="Georgia" w:hAnsi="Georgia" w:cs="Times New Roman"/>
          <w:sz w:val="21"/>
          <w:szCs w:val="21"/>
        </w:rPr>
        <w:t>Stelle</w:t>
      </w:r>
      <w:r w:rsidR="00304715" w:rsidRPr="00F35445">
        <w:t>:</w:t>
      </w:r>
      <w:r w:rsidR="00304715" w:rsidRPr="00F35445">
        <w:rPr>
          <w:rFonts w:ascii="Georgia" w:hAnsi="Georgia" w:cs="Times New Roman"/>
          <w:sz w:val="21"/>
          <w:szCs w:val="21"/>
        </w:rPr>
        <w:t>Praktikant</w:t>
      </w:r>
      <w:proofErr w:type="spellEnd"/>
      <w:proofErr w:type="gramEnd"/>
      <w:r w:rsidR="00304715" w:rsidRPr="00F35445">
        <w:rPr>
          <w:rFonts w:ascii="Georgia" w:hAnsi="Georgia" w:cs="Times New Roman"/>
          <w:sz w:val="21"/>
          <w:szCs w:val="21"/>
        </w:rPr>
        <w:t xml:space="preserve"> (m/w/d) Mergers &amp; Acquisitions</w:t>
      </w:r>
    </w:p>
    <w:p w14:paraId="4CDCD59C" w14:textId="699A3AA6" w:rsidR="00042EAB" w:rsidRPr="00F35445" w:rsidRDefault="00042EAB" w:rsidP="00042EAB">
      <w:pPr>
        <w:rPr>
          <w:rFonts w:ascii="Georgia" w:hAnsi="Georgia" w:cs="Times New Roman"/>
          <w:sz w:val="21"/>
          <w:szCs w:val="21"/>
        </w:rPr>
      </w:pPr>
      <w:proofErr w:type="spellStart"/>
      <w:r w:rsidRPr="00F35445">
        <w:rPr>
          <w:rFonts w:ascii="Georgia" w:hAnsi="Georgia" w:cs="Times New Roman"/>
          <w:sz w:val="21"/>
          <w:szCs w:val="21"/>
        </w:rPr>
        <w:t>E</w:t>
      </w:r>
      <w:r w:rsidR="00DD7478" w:rsidRPr="00F35445">
        <w:rPr>
          <w:rFonts w:ascii="Georgia" w:hAnsi="Georgia" w:cs="Times New Roman"/>
          <w:sz w:val="21"/>
          <w:szCs w:val="21"/>
        </w:rPr>
        <w:t>-</w:t>
      </w:r>
      <w:r w:rsidRPr="00F35445">
        <w:rPr>
          <w:rFonts w:ascii="Georgia" w:hAnsi="Georgia" w:cs="Times New Roman"/>
          <w:sz w:val="21"/>
          <w:szCs w:val="21"/>
        </w:rPr>
        <w:t>mail</w:t>
      </w:r>
      <w:proofErr w:type="spellEnd"/>
      <w:r w:rsidRPr="00F35445">
        <w:rPr>
          <w:rFonts w:ascii="Georgia" w:hAnsi="Georgia" w:cs="Times New Roman"/>
          <w:sz w:val="21"/>
          <w:szCs w:val="21"/>
        </w:rPr>
        <w:t>:</w:t>
      </w:r>
      <w:r w:rsidR="00304715" w:rsidRPr="00F35445">
        <w:rPr>
          <w:rFonts w:ascii="Georgia" w:hAnsi="Georgia" w:cs="Times New Roman"/>
          <w:sz w:val="21"/>
          <w:szCs w:val="21"/>
        </w:rPr>
        <w:t xml:space="preserve"> careers@imap.de</w:t>
      </w:r>
    </w:p>
    <w:p w14:paraId="4EFB8F12" w14:textId="30BB4197" w:rsidR="00042EAB" w:rsidRPr="007B7A86" w:rsidRDefault="00042EAB" w:rsidP="00042EAB">
      <w:pPr>
        <w:rPr>
          <w:rFonts w:ascii="Georgia" w:hAnsi="Georgia" w:cs="Times New Roman"/>
          <w:sz w:val="21"/>
          <w:szCs w:val="21"/>
          <w:lang w:val="en-US"/>
          <w:rPrChange w:id="34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7B7A86">
        <w:rPr>
          <w:rFonts w:ascii="Georgia" w:hAnsi="Georgia" w:cs="Times New Roman"/>
          <w:sz w:val="21"/>
          <w:szCs w:val="21"/>
          <w:lang w:val="en-US"/>
          <w:rPrChange w:id="35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>Website:</w:t>
      </w:r>
      <w:r w:rsidR="00304715" w:rsidRPr="007B7A86">
        <w:rPr>
          <w:rFonts w:ascii="Georgia" w:hAnsi="Georgia" w:cs="Times New Roman"/>
          <w:sz w:val="21"/>
          <w:szCs w:val="21"/>
          <w:lang w:val="en-US"/>
          <w:rPrChange w:id="36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000000">
        <w:fldChar w:fldCharType="begin"/>
      </w:r>
      <w:r w:rsidR="00000000" w:rsidRPr="007B7A86">
        <w:rPr>
          <w:lang w:val="en-US"/>
          <w:rPrChange w:id="37" w:author="David Döbele" w:date="2023-02-14T19:26:00Z">
            <w:rPr/>
          </w:rPrChange>
        </w:rPr>
        <w:instrText>HYPERLINK "https://www.imap.de/media/uploads/praktikant_(m_w_d)_mergers_acquisitions_imap_muc.pdf"</w:instrText>
      </w:r>
      <w:r w:rsidR="00000000">
        <w:fldChar w:fldCharType="separate"/>
      </w:r>
      <w:r w:rsidR="00304715" w:rsidRPr="007B7A86">
        <w:rPr>
          <w:rStyle w:val="Hyperlink"/>
          <w:rFonts w:ascii="Georgia" w:hAnsi="Georgia" w:cs="Times New Roman"/>
          <w:sz w:val="21"/>
          <w:szCs w:val="21"/>
          <w:lang w:val="en-US"/>
          <w:rPrChange w:id="38" w:author="David Döbele" w:date="2023-02-14T19:26:00Z">
            <w:rPr>
              <w:rStyle w:val="Hyperlink"/>
              <w:rFonts w:ascii="Georgia" w:hAnsi="Georgia" w:cs="Times New Roman"/>
              <w:sz w:val="21"/>
              <w:szCs w:val="21"/>
            </w:rPr>
          </w:rPrChange>
        </w:rPr>
        <w:t>https://www.imap.de/media/uploads/praktikant_(m_w_d)_mergers_acquisitions_imap_muc.pdf</w:t>
      </w:r>
      <w:r w:rsidR="00000000">
        <w:rPr>
          <w:rStyle w:val="Hyperlink"/>
          <w:rFonts w:ascii="Georgia" w:hAnsi="Georgia" w:cs="Times New Roman"/>
          <w:sz w:val="21"/>
          <w:szCs w:val="21"/>
        </w:rPr>
        <w:fldChar w:fldCharType="end"/>
      </w:r>
    </w:p>
    <w:p w14:paraId="156A5551" w14:textId="77777777" w:rsidR="00304715" w:rsidRPr="007B7A86" w:rsidRDefault="00304715" w:rsidP="00042EAB">
      <w:pPr>
        <w:rPr>
          <w:rFonts w:ascii="Georgia" w:hAnsi="Georgia" w:cs="Times New Roman"/>
          <w:sz w:val="21"/>
          <w:szCs w:val="21"/>
          <w:lang w:val="en-US"/>
          <w:rPrChange w:id="39" w:author="David Döbele" w:date="2023-02-14T19:26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6EA499C6" w14:textId="5D4F53A1" w:rsidR="00304715" w:rsidRPr="00F35445" w:rsidRDefault="00304715" w:rsidP="00304715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IMAP M&amp;A Consultants AG scheint mir für dieses Praktikum ideal, da</w:t>
      </w:r>
      <w:ins w:id="40" w:author="David Döbele" w:date="2023-02-14T19:27:00Z">
        <w:r w:rsidR="007B7A86">
          <w:rPr>
            <w:rFonts w:ascii="Georgia" w:hAnsi="Georgia" w:cs="Times New Roman"/>
            <w:sz w:val="21"/>
            <w:szCs w:val="21"/>
          </w:rPr>
          <w:t xml:space="preserve"> S</w:t>
        </w:r>
      </w:ins>
      <w:del w:id="41" w:author="David Döbele" w:date="2023-02-14T19:27:00Z">
        <w:r w:rsidRPr="00F35445" w:rsidDel="007B7A86">
          <w:rPr>
            <w:rFonts w:ascii="Georgia" w:hAnsi="Georgia" w:cs="Times New Roman"/>
            <w:sz w:val="21"/>
            <w:szCs w:val="21"/>
          </w:rPr>
          <w:delText xml:space="preserve"> s</w:delText>
        </w:r>
      </w:del>
      <w:r w:rsidRPr="00F35445">
        <w:rPr>
          <w:rFonts w:ascii="Georgia" w:hAnsi="Georgia" w:cs="Times New Roman"/>
          <w:sz w:val="21"/>
          <w:szCs w:val="21"/>
        </w:rPr>
        <w:t xml:space="preserve">ie mir </w:t>
      </w:r>
      <w:r w:rsidR="00F35445" w:rsidRPr="00F35445">
        <w:rPr>
          <w:rFonts w:ascii="Georgia" w:hAnsi="Georgia" w:cs="Times New Roman"/>
          <w:sz w:val="21"/>
          <w:szCs w:val="21"/>
        </w:rPr>
        <w:t>mit einem hoch motivierten und internationalen Team</w:t>
      </w:r>
      <w:r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 sowie einem </w:t>
      </w:r>
      <w:r w:rsidRPr="00F35445">
        <w:rPr>
          <w:rFonts w:ascii="Georgia" w:hAnsi="Georgia"/>
          <w:color w:val="000000" w:themeColor="text1"/>
          <w:sz w:val="21"/>
          <w:szCs w:val="21"/>
        </w:rPr>
        <w:t xml:space="preserve">konsequent hohem Dealflow </w:t>
      </w:r>
      <w:r w:rsidRPr="00F35445">
        <w:rPr>
          <w:rFonts w:ascii="Georgia" w:hAnsi="Georgia" w:cs="Times New Roman"/>
          <w:sz w:val="21"/>
          <w:szCs w:val="21"/>
        </w:rPr>
        <w:t xml:space="preserve">eine steile Lernkurve bieten können. Zudem bieten Sie Ihren Mitarbeitern eine moderne und freundschaftliche Unternehmenskultur, so kann ich mich persönlich besonders gut mit Werten wie </w:t>
      </w:r>
      <w:r w:rsidR="00F35445" w:rsidRPr="00F35445">
        <w:rPr>
          <w:rFonts w:ascii="Georgia" w:hAnsi="Georgia" w:cs="Times New Roman"/>
          <w:sz w:val="21"/>
          <w:szCs w:val="21"/>
        </w:rPr>
        <w:t xml:space="preserve">Zwischenmenschlichkeit und </w:t>
      </w:r>
      <w:r w:rsidRPr="00F35445">
        <w:rPr>
          <w:rFonts w:ascii="Georgia" w:hAnsi="Georgia" w:cs="Times New Roman"/>
          <w:sz w:val="21"/>
          <w:szCs w:val="21"/>
        </w:rPr>
        <w:t xml:space="preserve">der vollen Hingabe </w:t>
      </w:r>
      <w:r w:rsidR="00F35445" w:rsidRPr="00F35445">
        <w:rPr>
          <w:rFonts w:ascii="Georgia" w:hAnsi="Georgia" w:cs="Times New Roman"/>
          <w:sz w:val="21"/>
          <w:szCs w:val="21"/>
        </w:rPr>
        <w:t>an</w:t>
      </w:r>
      <w:r w:rsidRPr="00F35445">
        <w:rPr>
          <w:rFonts w:ascii="Georgia" w:hAnsi="Georgia" w:cs="Times New Roman"/>
          <w:sz w:val="21"/>
          <w:szCs w:val="21"/>
        </w:rPr>
        <w:t xml:space="preserve"> Projekten identifizieren.</w:t>
      </w:r>
      <w:r w:rsidRPr="00F35445">
        <w:rPr>
          <w:rFonts w:ascii="Georgia" w:hAnsi="Georgia" w:cs="Times New Roman"/>
          <w:color w:val="FF0000"/>
          <w:sz w:val="21"/>
          <w:szCs w:val="21"/>
        </w:rPr>
        <w:t xml:space="preserve"> </w:t>
      </w:r>
      <w:r w:rsidRPr="00F35445">
        <w:rPr>
          <w:rFonts w:ascii="Georgia" w:hAnsi="Georgia" w:cs="Times New Roman"/>
          <w:sz w:val="21"/>
          <w:szCs w:val="21"/>
        </w:rPr>
        <w:t>Besonders spannend finde ich auch Ihren starken Fokus auf de</w:t>
      </w:r>
      <w:r w:rsidR="00F35445" w:rsidRPr="00F35445">
        <w:rPr>
          <w:rFonts w:ascii="Georgia" w:hAnsi="Georgia" w:cs="Times New Roman"/>
          <w:sz w:val="21"/>
          <w:szCs w:val="21"/>
        </w:rPr>
        <w:t xml:space="preserve">n </w:t>
      </w:r>
      <w:r w:rsidR="008C6387">
        <w:rPr>
          <w:rFonts w:ascii="Georgia" w:hAnsi="Georgia" w:cs="Times New Roman"/>
          <w:sz w:val="21"/>
          <w:szCs w:val="21"/>
        </w:rPr>
        <w:t xml:space="preserve">Utilities sowie den </w:t>
      </w:r>
      <w:r w:rsidR="00F35445" w:rsidRPr="00F35445">
        <w:rPr>
          <w:rFonts w:ascii="Georgia" w:hAnsi="Georgia" w:cs="Times New Roman"/>
          <w:sz w:val="21"/>
          <w:szCs w:val="21"/>
        </w:rPr>
        <w:t>Technology Sektor</w:t>
      </w:r>
      <w:r w:rsidRPr="00F35445">
        <w:rPr>
          <w:rFonts w:ascii="Georgia" w:hAnsi="Georgia" w:cs="Times New Roman"/>
          <w:sz w:val="21"/>
          <w:szCs w:val="21"/>
        </w:rPr>
        <w:t xml:space="preserve">, insbesondere Ihre Mitarbeit </w:t>
      </w:r>
      <w:r w:rsidR="00F35445">
        <w:rPr>
          <w:rFonts w:ascii="Georgia" w:hAnsi="Georgia" w:cs="Times New Roman"/>
          <w:sz w:val="21"/>
          <w:szCs w:val="21"/>
        </w:rPr>
        <w:t xml:space="preserve">bei der Übernahme </w:t>
      </w:r>
      <w:r w:rsidR="00F35445" w:rsidRPr="00F35445">
        <w:rPr>
          <w:rFonts w:ascii="Georgia" w:hAnsi="Georgia" w:cs="Times New Roman"/>
          <w:sz w:val="21"/>
          <w:szCs w:val="21"/>
        </w:rPr>
        <w:t xml:space="preserve">an der Übernahme </w:t>
      </w:r>
      <w:r w:rsidR="00F35445">
        <w:rPr>
          <w:rFonts w:ascii="Georgia" w:hAnsi="Georgia" w:cs="Times New Roman"/>
          <w:color w:val="000000" w:themeColor="text1"/>
          <w:sz w:val="21"/>
          <w:szCs w:val="21"/>
        </w:rPr>
        <w:t>von PDV</w:t>
      </w:r>
      <w:r w:rsidR="00F35445"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 von </w:t>
      </w:r>
      <w:r w:rsidR="00F35445">
        <w:rPr>
          <w:rFonts w:ascii="Georgia" w:hAnsi="Georgia" w:cs="Times New Roman"/>
          <w:color w:val="000000" w:themeColor="text1"/>
          <w:sz w:val="21"/>
          <w:szCs w:val="21"/>
        </w:rPr>
        <w:t>Main Capital Partners</w:t>
      </w:r>
      <w:r w:rsidRPr="00F35445">
        <w:rPr>
          <w:rFonts w:ascii="Georgia" w:hAnsi="Georgia" w:cs="Times New Roman"/>
          <w:sz w:val="21"/>
          <w:szCs w:val="21"/>
        </w:rPr>
        <w:t xml:space="preserve">. Ich selbst beschäftige mich bereits seit einiger Zeit vor allem mit </w:t>
      </w:r>
      <w:r w:rsidRPr="00F35445">
        <w:rPr>
          <w:rFonts w:ascii="Georgia" w:hAnsi="Georgia" w:cs="Times New Roman"/>
          <w:color w:val="000000" w:themeColor="text1"/>
          <w:sz w:val="21"/>
          <w:szCs w:val="21"/>
        </w:rPr>
        <w:t>de</w:t>
      </w:r>
      <w:r w:rsidR="00F35445" w:rsidRPr="00F35445">
        <w:rPr>
          <w:rFonts w:ascii="Georgia" w:hAnsi="Georgia" w:cs="Times New Roman"/>
          <w:color w:val="000000" w:themeColor="text1"/>
          <w:sz w:val="21"/>
          <w:szCs w:val="21"/>
        </w:rPr>
        <w:t>m</w:t>
      </w:r>
      <w:r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 </w:t>
      </w:r>
      <w:r w:rsidR="00F35445" w:rsidRPr="00F35445">
        <w:rPr>
          <w:rFonts w:ascii="Georgia" w:hAnsi="Georgia" w:cs="Times New Roman"/>
          <w:color w:val="000000" w:themeColor="text1"/>
          <w:sz w:val="21"/>
          <w:szCs w:val="21"/>
        </w:rPr>
        <w:t>Information Technol</w:t>
      </w:r>
      <w:ins w:id="42" w:author="David Döbele" w:date="2023-02-14T19:28:00Z">
        <w:r w:rsidR="007B7A86">
          <w:rPr>
            <w:rFonts w:ascii="Georgia" w:hAnsi="Georgia" w:cs="Times New Roman"/>
            <w:color w:val="000000" w:themeColor="text1"/>
            <w:sz w:val="21"/>
            <w:szCs w:val="21"/>
          </w:rPr>
          <w:t>o</w:t>
        </w:r>
      </w:ins>
      <w:r w:rsidR="00F35445" w:rsidRPr="00F35445">
        <w:rPr>
          <w:rFonts w:ascii="Georgia" w:hAnsi="Georgia" w:cs="Times New Roman"/>
          <w:color w:val="000000" w:themeColor="text1"/>
          <w:sz w:val="21"/>
          <w:szCs w:val="21"/>
        </w:rPr>
        <w:t>gy Sektor des S&amp;P500</w:t>
      </w:r>
      <w:r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 u</w:t>
      </w:r>
      <w:r w:rsidRPr="00F35445">
        <w:rPr>
          <w:rFonts w:ascii="Georgia" w:hAnsi="Georgia" w:cs="Times New Roman"/>
          <w:sz w:val="21"/>
          <w:szCs w:val="21"/>
        </w:rPr>
        <w:t xml:space="preserve">nd sehe für die gesamte </w:t>
      </w:r>
      <w:r w:rsidRPr="00F35445">
        <w:rPr>
          <w:rFonts w:ascii="Georgia" w:hAnsi="Georgia" w:cs="Times New Roman"/>
          <w:color w:val="000000" w:themeColor="text1"/>
          <w:sz w:val="21"/>
          <w:szCs w:val="21"/>
        </w:rPr>
        <w:t xml:space="preserve">Branche </w:t>
      </w:r>
      <w:r w:rsidRPr="00F35445">
        <w:rPr>
          <w:rFonts w:ascii="Georgia" w:hAnsi="Georgia" w:cs="Times New Roman"/>
          <w:sz w:val="21"/>
          <w:szCs w:val="21"/>
        </w:rPr>
        <w:t xml:space="preserve">enormes Wachstumspotential in den kommenden Jahren, was alleine durch den demografischen Wandel immer weiter beflügelt werden wird. Daher kann ich es mir sehr gut vorstellen, mich bei Berufseinstieg auf </w:t>
      </w:r>
      <w:r w:rsidR="00F35445" w:rsidRPr="00F35445">
        <w:rPr>
          <w:rFonts w:ascii="Georgia" w:hAnsi="Georgia" w:cs="Times New Roman"/>
          <w:sz w:val="21"/>
          <w:szCs w:val="21"/>
        </w:rPr>
        <w:t xml:space="preserve">Technology </w:t>
      </w:r>
      <w:r w:rsidRPr="00F35445">
        <w:rPr>
          <w:rFonts w:ascii="Georgia" w:hAnsi="Georgia" w:cs="Times New Roman"/>
          <w:sz w:val="21"/>
          <w:szCs w:val="21"/>
        </w:rPr>
        <w:t>festzulegen, wodurch Sie die perfekte Adresse für dieses Praktikum sind.</w:t>
      </w:r>
    </w:p>
    <w:p w14:paraId="13752A13" w14:textId="5A14C3B4" w:rsidR="008000FA" w:rsidRPr="00F35445" w:rsidRDefault="00000000"/>
    <w:p w14:paraId="69A4B445" w14:textId="5F28C64B" w:rsidR="00304715" w:rsidRPr="00F35445" w:rsidRDefault="00304715"/>
    <w:p w14:paraId="76B5CA51" w14:textId="77777777" w:rsidR="00F35445" w:rsidRPr="00F35445" w:rsidRDefault="00F35445"/>
    <w:p w14:paraId="62A2EA89" w14:textId="77777777" w:rsidR="00577BFC" w:rsidRPr="00F35445" w:rsidRDefault="00577BFC" w:rsidP="00577BFC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Firma:</w:t>
      </w:r>
    </w:p>
    <w:p w14:paraId="1F0C816F" w14:textId="77777777" w:rsidR="00577BFC" w:rsidRPr="00F35445" w:rsidRDefault="00577BFC" w:rsidP="00577BFC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Adresse:</w:t>
      </w:r>
    </w:p>
    <w:p w14:paraId="3DCE35DF" w14:textId="77777777" w:rsidR="00577BFC" w:rsidRPr="00F35445" w:rsidRDefault="00577BFC" w:rsidP="00577BFC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 xml:space="preserve">Adressat: </w:t>
      </w:r>
    </w:p>
    <w:p w14:paraId="2AF58ED8" w14:textId="77777777" w:rsidR="00577BFC" w:rsidRPr="00F35445" w:rsidRDefault="00577BFC" w:rsidP="00577BFC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Stelle:</w:t>
      </w:r>
    </w:p>
    <w:p w14:paraId="2975BE5A" w14:textId="7A57FE88" w:rsidR="00577BFC" w:rsidRPr="00F35445" w:rsidRDefault="00577BFC" w:rsidP="00577BFC">
      <w:pPr>
        <w:rPr>
          <w:rFonts w:ascii="Georgia" w:hAnsi="Georgia" w:cs="Times New Roman"/>
          <w:sz w:val="21"/>
          <w:szCs w:val="21"/>
        </w:rPr>
      </w:pPr>
      <w:proofErr w:type="spellStart"/>
      <w:r w:rsidRPr="00F35445">
        <w:rPr>
          <w:rFonts w:ascii="Georgia" w:hAnsi="Georgia" w:cs="Times New Roman"/>
          <w:sz w:val="21"/>
          <w:szCs w:val="21"/>
        </w:rPr>
        <w:t>E</w:t>
      </w:r>
      <w:r w:rsidR="00DD7478" w:rsidRPr="00F35445">
        <w:rPr>
          <w:rFonts w:ascii="Georgia" w:hAnsi="Georgia" w:cs="Times New Roman"/>
          <w:sz w:val="21"/>
          <w:szCs w:val="21"/>
        </w:rPr>
        <w:t>-</w:t>
      </w:r>
      <w:r w:rsidRPr="00F35445">
        <w:rPr>
          <w:rFonts w:ascii="Georgia" w:hAnsi="Georgia" w:cs="Times New Roman"/>
          <w:sz w:val="21"/>
          <w:szCs w:val="21"/>
        </w:rPr>
        <w:t>mail</w:t>
      </w:r>
      <w:proofErr w:type="spellEnd"/>
      <w:r w:rsidRPr="00F35445">
        <w:rPr>
          <w:rFonts w:ascii="Georgia" w:hAnsi="Georgia" w:cs="Times New Roman"/>
          <w:sz w:val="21"/>
          <w:szCs w:val="21"/>
        </w:rPr>
        <w:t>:</w:t>
      </w:r>
    </w:p>
    <w:p w14:paraId="14752E85" w14:textId="5A8DEC2C" w:rsidR="00042EAB" w:rsidRDefault="00577BFC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Website:</w:t>
      </w:r>
    </w:p>
    <w:p w14:paraId="11AA39D1" w14:textId="141CC8D9" w:rsidR="008C6387" w:rsidRDefault="008C6387">
      <w:pPr>
        <w:rPr>
          <w:rFonts w:ascii="Georgia" w:hAnsi="Georgia" w:cs="Times New Roman"/>
          <w:sz w:val="21"/>
          <w:szCs w:val="21"/>
        </w:rPr>
      </w:pPr>
    </w:p>
    <w:p w14:paraId="7314287F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Firma:</w:t>
      </w:r>
    </w:p>
    <w:p w14:paraId="67629402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Adresse:</w:t>
      </w:r>
    </w:p>
    <w:p w14:paraId="4BD504F1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 xml:space="preserve">Adressat: </w:t>
      </w:r>
    </w:p>
    <w:p w14:paraId="462B60D3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Stelle:</w:t>
      </w:r>
    </w:p>
    <w:p w14:paraId="092E5F3D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proofErr w:type="spellStart"/>
      <w:r w:rsidRPr="00F35445">
        <w:rPr>
          <w:rFonts w:ascii="Georgia" w:hAnsi="Georgia" w:cs="Times New Roman"/>
          <w:sz w:val="21"/>
          <w:szCs w:val="21"/>
        </w:rPr>
        <w:t>E-mail</w:t>
      </w:r>
      <w:proofErr w:type="spellEnd"/>
      <w:r w:rsidRPr="00F35445">
        <w:rPr>
          <w:rFonts w:ascii="Georgia" w:hAnsi="Georgia" w:cs="Times New Roman"/>
          <w:sz w:val="21"/>
          <w:szCs w:val="21"/>
        </w:rPr>
        <w:t>:</w:t>
      </w:r>
    </w:p>
    <w:p w14:paraId="53085FCE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Website:</w:t>
      </w:r>
    </w:p>
    <w:p w14:paraId="2F51E03C" w14:textId="035047F8" w:rsidR="008C6387" w:rsidRDefault="008C6387">
      <w:pPr>
        <w:rPr>
          <w:rFonts w:ascii="Georgia" w:hAnsi="Georgia" w:cs="Times New Roman"/>
          <w:sz w:val="21"/>
          <w:szCs w:val="21"/>
        </w:rPr>
      </w:pPr>
    </w:p>
    <w:p w14:paraId="3810F6C7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Firma:</w:t>
      </w:r>
    </w:p>
    <w:p w14:paraId="7DD8063B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Adresse:</w:t>
      </w:r>
    </w:p>
    <w:p w14:paraId="637412BF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 xml:space="preserve">Adressat: </w:t>
      </w:r>
    </w:p>
    <w:p w14:paraId="77001967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Stelle:</w:t>
      </w:r>
    </w:p>
    <w:p w14:paraId="59DB7376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proofErr w:type="spellStart"/>
      <w:r w:rsidRPr="00F35445">
        <w:rPr>
          <w:rFonts w:ascii="Georgia" w:hAnsi="Georgia" w:cs="Times New Roman"/>
          <w:sz w:val="21"/>
          <w:szCs w:val="21"/>
        </w:rPr>
        <w:t>E-mail</w:t>
      </w:r>
      <w:proofErr w:type="spellEnd"/>
      <w:r w:rsidRPr="00F35445">
        <w:rPr>
          <w:rFonts w:ascii="Georgia" w:hAnsi="Georgia" w:cs="Times New Roman"/>
          <w:sz w:val="21"/>
          <w:szCs w:val="21"/>
        </w:rPr>
        <w:t>:</w:t>
      </w:r>
    </w:p>
    <w:p w14:paraId="52E95733" w14:textId="77777777" w:rsidR="008C6387" w:rsidRPr="00F35445" w:rsidRDefault="008C6387" w:rsidP="008C6387">
      <w:pPr>
        <w:rPr>
          <w:rFonts w:ascii="Georgia" w:hAnsi="Georgia" w:cs="Times New Roman"/>
          <w:sz w:val="21"/>
          <w:szCs w:val="21"/>
        </w:rPr>
      </w:pPr>
      <w:r w:rsidRPr="00F35445">
        <w:rPr>
          <w:rFonts w:ascii="Georgia" w:hAnsi="Georgia" w:cs="Times New Roman"/>
          <w:sz w:val="21"/>
          <w:szCs w:val="21"/>
        </w:rPr>
        <w:t>Website:</w:t>
      </w:r>
    </w:p>
    <w:p w14:paraId="39E59850" w14:textId="77777777" w:rsidR="008C6387" w:rsidRPr="008C6387" w:rsidRDefault="008C6387">
      <w:pPr>
        <w:rPr>
          <w:rFonts w:ascii="Georgia" w:hAnsi="Georgia" w:cs="Times New Roman"/>
          <w:sz w:val="21"/>
          <w:szCs w:val="21"/>
        </w:rPr>
      </w:pPr>
    </w:p>
    <w:p w14:paraId="09682535" w14:textId="77777777" w:rsidR="00042EAB" w:rsidRDefault="00042EAB"/>
    <w:sectPr w:rsidR="00042EAB" w:rsidSect="009D5DAD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AB"/>
    <w:rsid w:val="00042EAB"/>
    <w:rsid w:val="00304715"/>
    <w:rsid w:val="00496AFC"/>
    <w:rsid w:val="00577BFC"/>
    <w:rsid w:val="00704A8B"/>
    <w:rsid w:val="007847B7"/>
    <w:rsid w:val="007B7A86"/>
    <w:rsid w:val="008C6387"/>
    <w:rsid w:val="009D5DAD"/>
    <w:rsid w:val="00DD7478"/>
    <w:rsid w:val="00EC0149"/>
    <w:rsid w:val="00F27447"/>
    <w:rsid w:val="00F3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CF9DBE"/>
  <w15:chartTrackingRefBased/>
  <w15:docId w15:val="{1C3D0295-5553-3A4A-8D9E-CECFDA4E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7BF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77BF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77BFC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304715"/>
    <w:rPr>
      <w:rFonts w:ascii="Times New Roman" w:hAnsi="Times New Roman" w:cs="Times New Roman"/>
    </w:rPr>
  </w:style>
  <w:style w:type="paragraph" w:styleId="berarbeitung">
    <w:name w:val="Revision"/>
    <w:hidden/>
    <w:uiPriority w:val="99"/>
    <w:semiHidden/>
    <w:rsid w:val="007B7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7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6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3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9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2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3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40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Jauron Gunther Dam</dc:creator>
  <cp:keywords/>
  <dc:description/>
  <cp:lastModifiedBy>David Döbele</cp:lastModifiedBy>
  <cp:revision>4</cp:revision>
  <dcterms:created xsi:type="dcterms:W3CDTF">2023-02-14T15:03:00Z</dcterms:created>
  <dcterms:modified xsi:type="dcterms:W3CDTF">2023-02-14T18:28:00Z</dcterms:modified>
</cp:coreProperties>
</file>