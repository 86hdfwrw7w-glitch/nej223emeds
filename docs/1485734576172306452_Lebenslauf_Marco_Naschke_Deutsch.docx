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11058" w:type="dxa"/>
        <w:tblInd w:w="-9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76"/>
        <w:gridCol w:w="4111"/>
        <w:gridCol w:w="136"/>
        <w:gridCol w:w="147"/>
        <w:gridCol w:w="284"/>
        <w:gridCol w:w="425"/>
        <w:gridCol w:w="425"/>
        <w:gridCol w:w="142"/>
        <w:gridCol w:w="1418"/>
        <w:gridCol w:w="283"/>
        <w:gridCol w:w="2411"/>
        <w:tblGridChange w:id="0">
          <w:tblGrid>
            <w:gridCol w:w="1276"/>
            <w:gridCol w:w="4111"/>
            <w:gridCol w:w="136"/>
            <w:gridCol w:w="147"/>
            <w:gridCol w:w="284"/>
            <w:gridCol w:w="425"/>
            <w:gridCol w:w="425"/>
            <w:gridCol w:w="142"/>
            <w:gridCol w:w="1418"/>
            <w:gridCol w:w="283"/>
            <w:gridCol w:w="2411"/>
          </w:tblGrid>
        </w:tblGridChange>
      </w:tblGrid>
      <w:tr w:rsidR="00E809B1" w:rsidRPr="00A93B1C" w14:paraId="487AC9CE" w14:textId="77777777" w:rsidTr="00E809B1">
        <w:trPr>
          <w:trHeight w:val="283"/>
        </w:trPr>
        <w:tc>
          <w:tcPr>
            <w:tcW w:w="11058" w:type="dxa"/>
            <w:gridSpan w:val="11"/>
            <w:vAlign w:val="bottom"/>
          </w:tcPr>
          <w:p w14:paraId="0CBC6997" w14:textId="6FFEC45F" w:rsidR="00E55D90" w:rsidRPr="00A93B1C" w:rsidRDefault="00182C7C" w:rsidP="00BD49FA">
            <w:pPr>
              <w:jc w:val="center"/>
              <w:rPr>
                <w:rFonts w:ascii="Georgia" w:hAnsi="Georgia" w:cs="Arial"/>
                <w:b/>
                <w:sz w:val="36"/>
                <w:szCs w:val="32"/>
              </w:rPr>
            </w:pPr>
            <w:r>
              <w:rPr>
                <w:rFonts w:ascii="Georgia" w:hAnsi="Georgia" w:cs="Arial"/>
                <w:b/>
                <w:sz w:val="36"/>
                <w:szCs w:val="32"/>
              </w:rPr>
              <w:t>Marco Jose</w:t>
            </w:r>
            <w:r w:rsidR="00E55D90" w:rsidRPr="00A93B1C">
              <w:rPr>
                <w:rFonts w:ascii="Georgia" w:hAnsi="Georgia" w:cs="Arial"/>
                <w:b/>
                <w:sz w:val="36"/>
                <w:szCs w:val="32"/>
              </w:rPr>
              <w:t xml:space="preserve"> </w:t>
            </w:r>
            <w:r>
              <w:rPr>
                <w:rFonts w:ascii="Georgia" w:hAnsi="Georgia" w:cs="Arial"/>
                <w:b/>
                <w:sz w:val="36"/>
                <w:szCs w:val="32"/>
              </w:rPr>
              <w:t>Naschke</w:t>
            </w:r>
          </w:p>
          <w:p w14:paraId="135895E2" w14:textId="0B2A7FE0" w:rsidR="00F44F5F" w:rsidRPr="00A93B1C" w:rsidRDefault="00182C7C" w:rsidP="00BD49FA">
            <w:pPr>
              <w:jc w:val="center"/>
              <w:rPr>
                <w:rFonts w:ascii="Georgia" w:hAnsi="Georgia" w:cs="Arial"/>
                <w:bCs/>
                <w:sz w:val="18"/>
                <w:szCs w:val="18"/>
              </w:rPr>
            </w:pPr>
            <w:r>
              <w:rPr>
                <w:rFonts w:ascii="Georgia" w:hAnsi="Georgia" w:cs="Arial"/>
                <w:bCs/>
                <w:sz w:val="18"/>
                <w:szCs w:val="18"/>
              </w:rPr>
              <w:t>Erwin von Steinbachweg</w:t>
            </w:r>
            <w:r w:rsidR="00F44F5F" w:rsidRPr="00A93B1C">
              <w:rPr>
                <w:rFonts w:ascii="Georgia" w:hAnsi="Georgia" w:cs="Arial"/>
                <w:bCs/>
                <w:sz w:val="18"/>
                <w:szCs w:val="18"/>
              </w:rPr>
              <w:t xml:space="preserve"> </w:t>
            </w:r>
            <w:r>
              <w:rPr>
                <w:rFonts w:ascii="Georgia" w:hAnsi="Georgia" w:cs="Arial"/>
                <w:bCs/>
                <w:sz w:val="18"/>
                <w:szCs w:val="18"/>
              </w:rPr>
              <w:t>31</w:t>
            </w:r>
            <w:r w:rsidR="00F44F5F" w:rsidRPr="00A93B1C">
              <w:rPr>
                <w:rFonts w:ascii="Georgia" w:hAnsi="Georgia" w:cs="Arial"/>
                <w:bCs/>
                <w:sz w:val="18"/>
                <w:szCs w:val="18"/>
              </w:rPr>
              <w:t>,</w:t>
            </w:r>
            <w:r w:rsidR="00C65F1C">
              <w:rPr>
                <w:rFonts w:ascii="Georgia" w:hAnsi="Georgia" w:cs="Arial"/>
                <w:bCs/>
                <w:sz w:val="18"/>
                <w:szCs w:val="18"/>
              </w:rPr>
              <w:t xml:space="preserve"> 80937</w:t>
            </w:r>
            <w:r w:rsidR="00F44F5F" w:rsidRPr="00A93B1C">
              <w:rPr>
                <w:rFonts w:ascii="Georgia" w:hAnsi="Georgia" w:cs="Arial"/>
                <w:bCs/>
                <w:sz w:val="18"/>
                <w:szCs w:val="18"/>
              </w:rPr>
              <w:t xml:space="preserve"> </w:t>
            </w:r>
            <w:r>
              <w:rPr>
                <w:rFonts w:ascii="Georgia" w:hAnsi="Georgia" w:cs="Arial"/>
                <w:bCs/>
                <w:sz w:val="18"/>
                <w:szCs w:val="18"/>
              </w:rPr>
              <w:t>München</w:t>
            </w:r>
            <w:r w:rsidR="00F44F5F" w:rsidRPr="00A93B1C">
              <w:rPr>
                <w:rFonts w:ascii="Georgia" w:hAnsi="Georgia" w:cs="Arial"/>
                <w:bCs/>
                <w:sz w:val="18"/>
                <w:szCs w:val="18"/>
              </w:rPr>
              <w:t xml:space="preserve"> </w:t>
            </w:r>
            <w:r w:rsidR="00075289" w:rsidRPr="00A93B1C">
              <w:rPr>
                <w:rFonts w:ascii="Georgia" w:hAnsi="Georgia" w:cs="Arial"/>
                <w:bCs/>
                <w:sz w:val="18"/>
                <w:szCs w:val="18"/>
              </w:rPr>
              <w:t xml:space="preserve">| </w:t>
            </w:r>
            <w:r w:rsidR="00F44F5F" w:rsidRPr="00A93B1C">
              <w:rPr>
                <w:rFonts w:ascii="Georgia" w:hAnsi="Georgia" w:cs="Arial"/>
                <w:bCs/>
                <w:sz w:val="18"/>
                <w:szCs w:val="18"/>
              </w:rPr>
              <w:t>m</w:t>
            </w:r>
            <w:r>
              <w:rPr>
                <w:rFonts w:ascii="Georgia" w:hAnsi="Georgia" w:cs="Arial"/>
                <w:bCs/>
                <w:sz w:val="18"/>
                <w:szCs w:val="18"/>
              </w:rPr>
              <w:t>.j.naschke@web.de</w:t>
            </w:r>
            <w:r w:rsidR="00F44F5F" w:rsidRPr="00A93B1C">
              <w:rPr>
                <w:rFonts w:ascii="Georgia" w:hAnsi="Georgia" w:cs="Arial"/>
                <w:bCs/>
                <w:sz w:val="18"/>
                <w:szCs w:val="18"/>
              </w:rPr>
              <w:t xml:space="preserve"> | +49(0)1</w:t>
            </w:r>
            <w:r>
              <w:rPr>
                <w:rFonts w:ascii="Georgia" w:hAnsi="Georgia" w:cs="Arial"/>
                <w:bCs/>
                <w:sz w:val="18"/>
                <w:szCs w:val="18"/>
              </w:rPr>
              <w:t>6099871234</w:t>
            </w:r>
          </w:p>
        </w:tc>
      </w:tr>
      <w:tr w:rsidR="00E809B1" w:rsidRPr="00A93B1C" w14:paraId="0FCADE56" w14:textId="77777777" w:rsidTr="00E809B1">
        <w:trPr>
          <w:trHeight w:val="510"/>
        </w:trPr>
        <w:tc>
          <w:tcPr>
            <w:tcW w:w="11058" w:type="dxa"/>
            <w:gridSpan w:val="11"/>
            <w:tcBorders>
              <w:bottom w:val="single" w:sz="4" w:space="0" w:color="auto"/>
            </w:tcBorders>
            <w:vAlign w:val="bottom"/>
          </w:tcPr>
          <w:p w14:paraId="6219B894" w14:textId="1ED999E7" w:rsidR="002508C2" w:rsidRPr="00A93B1C" w:rsidRDefault="00F44F5F" w:rsidP="00C65F1C">
            <w:pPr>
              <w:rPr>
                <w:rFonts w:ascii="Georgia" w:hAnsi="Georgia" w:cs="Arial"/>
                <w:b/>
                <w:sz w:val="24"/>
                <w:szCs w:val="24"/>
              </w:rPr>
            </w:pPr>
            <w:r w:rsidRPr="00A93B1C">
              <w:rPr>
                <w:rFonts w:ascii="Georgia" w:hAnsi="Georgia" w:cs="Arial"/>
                <w:b/>
                <w:sz w:val="24"/>
                <w:szCs w:val="24"/>
              </w:rPr>
              <w:t>SCHULE &amp; STUDIUM</w:t>
            </w:r>
          </w:p>
        </w:tc>
      </w:tr>
      <w:tr w:rsidR="00E809B1" w:rsidRPr="00A93B1C" w14:paraId="7D1DEBF7" w14:textId="77777777" w:rsidTr="00E809B1">
        <w:trPr>
          <w:trHeight w:val="340"/>
        </w:trPr>
        <w:tc>
          <w:tcPr>
            <w:tcW w:w="6804" w:type="dxa"/>
            <w:gridSpan w:val="7"/>
            <w:tcBorders>
              <w:top w:val="single" w:sz="4" w:space="0" w:color="auto"/>
            </w:tcBorders>
            <w:vAlign w:val="bottom"/>
          </w:tcPr>
          <w:p w14:paraId="0C2B846F" w14:textId="45B1B969" w:rsidR="00D1492F" w:rsidRPr="00182C7C" w:rsidRDefault="00182C7C" w:rsidP="00C65F1C">
            <w:pPr>
              <w:rPr>
                <w:rFonts w:ascii="Georgia" w:hAnsi="Georgia" w:cs="Arial"/>
                <w:b/>
                <w:sz w:val="18"/>
                <w:szCs w:val="18"/>
                <w:lang w:val="en-US"/>
              </w:rPr>
            </w:pPr>
            <w:r w:rsidRPr="00182C7C">
              <w:rPr>
                <w:rFonts w:ascii="Georgia" w:hAnsi="Georgia" w:cs="Arial"/>
                <w:b/>
                <w:sz w:val="18"/>
                <w:szCs w:val="18"/>
                <w:lang w:val="en-US"/>
              </w:rPr>
              <w:t>Frankfurt School of Finance and Management</w:t>
            </w:r>
          </w:p>
        </w:tc>
        <w:tc>
          <w:tcPr>
            <w:tcW w:w="4254" w:type="dxa"/>
            <w:gridSpan w:val="4"/>
            <w:tcBorders>
              <w:top w:val="single" w:sz="4" w:space="0" w:color="auto"/>
            </w:tcBorders>
            <w:vAlign w:val="bottom"/>
          </w:tcPr>
          <w:p w14:paraId="7C845E2D" w14:textId="7B336F0D" w:rsidR="00D1492F" w:rsidRPr="00A93B1C" w:rsidRDefault="00B17D95" w:rsidP="00C65F1C">
            <w:pPr>
              <w:jc w:val="right"/>
              <w:rPr>
                <w:rFonts w:ascii="Georgia" w:hAnsi="Georgia" w:cs="Arial"/>
                <w:b/>
                <w:bCs/>
                <w:iCs/>
                <w:sz w:val="18"/>
                <w:szCs w:val="18"/>
              </w:rPr>
            </w:pPr>
            <w:r w:rsidRPr="00A93B1C">
              <w:rPr>
                <w:rFonts w:ascii="Georgia" w:hAnsi="Georgia" w:cs="Arial"/>
                <w:b/>
                <w:bCs/>
                <w:iCs/>
                <w:sz w:val="18"/>
                <w:szCs w:val="18"/>
              </w:rPr>
              <w:t>Frankfurt am Main</w:t>
            </w:r>
          </w:p>
        </w:tc>
      </w:tr>
      <w:tr w:rsidR="00E809B1" w:rsidRPr="00A93B1C" w14:paraId="61E5D482" w14:textId="77777777" w:rsidTr="00E809B1">
        <w:tc>
          <w:tcPr>
            <w:tcW w:w="5523" w:type="dxa"/>
            <w:gridSpan w:val="3"/>
          </w:tcPr>
          <w:p w14:paraId="11CB9A0F" w14:textId="69E62ED1" w:rsidR="00D1492F" w:rsidRPr="00182C7C" w:rsidRDefault="00D1492F" w:rsidP="00C65F1C">
            <w:pPr>
              <w:rPr>
                <w:rFonts w:ascii="Georgia" w:hAnsi="Georgia" w:cs="Arial"/>
                <w:i/>
                <w:iCs/>
                <w:sz w:val="18"/>
                <w:szCs w:val="18"/>
                <w:lang w:val="en-US"/>
              </w:rPr>
            </w:pPr>
            <w:r w:rsidRPr="00182C7C">
              <w:rPr>
                <w:rFonts w:ascii="Georgia" w:hAnsi="Georgia" w:cs="Arial"/>
                <w:i/>
                <w:iCs/>
                <w:sz w:val="18"/>
                <w:szCs w:val="18"/>
                <w:lang w:val="en-US"/>
              </w:rPr>
              <w:t xml:space="preserve">B.Sc. in </w:t>
            </w:r>
            <w:r w:rsidR="00182C7C" w:rsidRPr="00182C7C">
              <w:rPr>
                <w:rFonts w:ascii="Georgia" w:hAnsi="Georgia" w:cs="Arial"/>
                <w:i/>
                <w:iCs/>
                <w:sz w:val="18"/>
                <w:szCs w:val="18"/>
                <w:lang w:val="en-US"/>
              </w:rPr>
              <w:t>Business Adm</w:t>
            </w:r>
            <w:r w:rsidR="00182C7C">
              <w:rPr>
                <w:rFonts w:ascii="Georgia" w:hAnsi="Georgia" w:cs="Arial"/>
                <w:i/>
                <w:iCs/>
                <w:sz w:val="18"/>
                <w:szCs w:val="18"/>
                <w:lang w:val="en-US"/>
              </w:rPr>
              <w:t>inistration</w:t>
            </w:r>
          </w:p>
        </w:tc>
        <w:tc>
          <w:tcPr>
            <w:tcW w:w="5535" w:type="dxa"/>
            <w:gridSpan w:val="8"/>
          </w:tcPr>
          <w:p w14:paraId="419A9228" w14:textId="767B7B5F" w:rsidR="00D1492F" w:rsidRPr="00A93B1C" w:rsidRDefault="00D1492F" w:rsidP="00C65F1C">
            <w:pPr>
              <w:jc w:val="right"/>
              <w:rPr>
                <w:rFonts w:ascii="Georgia" w:hAnsi="Georgia" w:cs="Arial"/>
                <w:i/>
                <w:iCs/>
                <w:sz w:val="18"/>
                <w:szCs w:val="18"/>
              </w:rPr>
            </w:pPr>
            <w:r w:rsidRPr="00A93B1C">
              <w:rPr>
                <w:rFonts w:ascii="Georgia" w:hAnsi="Georgia" w:cs="Arial"/>
                <w:i/>
                <w:iCs/>
                <w:sz w:val="18"/>
                <w:szCs w:val="18"/>
              </w:rPr>
              <w:t>09/</w:t>
            </w:r>
            <w:r w:rsidR="00182C7C">
              <w:rPr>
                <w:rFonts w:ascii="Georgia" w:hAnsi="Georgia" w:cs="Arial"/>
                <w:i/>
                <w:iCs/>
                <w:sz w:val="18"/>
                <w:szCs w:val="18"/>
              </w:rPr>
              <w:t>2023</w:t>
            </w:r>
            <w:r w:rsidRPr="00A93B1C">
              <w:rPr>
                <w:rFonts w:ascii="Georgia" w:hAnsi="Georgia" w:cs="Arial"/>
                <w:i/>
                <w:iCs/>
                <w:sz w:val="18"/>
                <w:szCs w:val="18"/>
              </w:rPr>
              <w:t xml:space="preserve"> –</w:t>
            </w:r>
            <w:r w:rsidR="00B17D95" w:rsidRPr="00A93B1C">
              <w:rPr>
                <w:rFonts w:ascii="Georgia" w:hAnsi="Georgia" w:cs="Arial"/>
                <w:i/>
                <w:iCs/>
                <w:sz w:val="18"/>
                <w:szCs w:val="18"/>
              </w:rPr>
              <w:t xml:space="preserve"> </w:t>
            </w:r>
            <w:r w:rsidR="00D5280E" w:rsidRPr="00A93B1C">
              <w:rPr>
                <w:rFonts w:ascii="Georgia" w:hAnsi="Georgia" w:cs="Arial"/>
                <w:i/>
                <w:iCs/>
                <w:sz w:val="18"/>
                <w:szCs w:val="18"/>
              </w:rPr>
              <w:t>heute</w:t>
            </w:r>
          </w:p>
        </w:tc>
      </w:tr>
      <w:tr w:rsidR="00E809B1" w:rsidRPr="00A93B1C" w14:paraId="7EABE9F1" w14:textId="77777777" w:rsidTr="00E809B1">
        <w:tc>
          <w:tcPr>
            <w:tcW w:w="11058" w:type="dxa"/>
            <w:gridSpan w:val="11"/>
          </w:tcPr>
          <w:p w14:paraId="7A71E6B0" w14:textId="6CBA3722" w:rsidR="00426D7E" w:rsidRPr="00A93B1C" w:rsidRDefault="00B17D95" w:rsidP="00C65F1C">
            <w:pPr>
              <w:pStyle w:val="Listenabsatz"/>
              <w:numPr>
                <w:ilvl w:val="0"/>
                <w:numId w:val="2"/>
              </w:numPr>
              <w:rPr>
                <w:rFonts w:ascii="Georgia" w:hAnsi="Georgia" w:cs="Arial"/>
                <w:color w:val="000000"/>
                <w:sz w:val="18"/>
                <w:szCs w:val="18"/>
                <w:lang w:val="de-AT"/>
              </w:rPr>
            </w:pPr>
            <w:r w:rsidRPr="00BD49FA">
              <w:rPr>
                <w:rFonts w:ascii="Georgia" w:hAnsi="Georgia" w:cs="Arial"/>
                <w:color w:val="000000"/>
                <w:sz w:val="18"/>
                <w:szCs w:val="18"/>
                <w:lang w:val="de-AT"/>
              </w:rPr>
              <w:t>Vertiefung:</w:t>
            </w:r>
            <w:r w:rsidRPr="00A93B1C">
              <w:rPr>
                <w:rFonts w:ascii="Georgia" w:hAnsi="Georgia" w:cs="Arial"/>
                <w:color w:val="000000"/>
                <w:sz w:val="18"/>
                <w:szCs w:val="18"/>
                <w:lang w:val="de-AT"/>
              </w:rPr>
              <w:t xml:space="preserve"> </w:t>
            </w:r>
            <w:r w:rsidR="00182C7C">
              <w:rPr>
                <w:rFonts w:ascii="Georgia" w:hAnsi="Georgia" w:cs="Arial"/>
                <w:color w:val="000000"/>
                <w:sz w:val="18"/>
                <w:szCs w:val="18"/>
                <w:lang w:val="de-AT"/>
              </w:rPr>
              <w:t>Banking &amp; Finance</w:t>
            </w:r>
          </w:p>
        </w:tc>
      </w:tr>
      <w:tr w:rsidR="00E809B1" w:rsidRPr="00A93B1C" w14:paraId="013361E1" w14:textId="77777777" w:rsidTr="00E809B1">
        <w:trPr>
          <w:trHeight w:val="340"/>
        </w:trPr>
        <w:tc>
          <w:tcPr>
            <w:tcW w:w="6946" w:type="dxa"/>
            <w:gridSpan w:val="8"/>
            <w:vAlign w:val="bottom"/>
          </w:tcPr>
          <w:p w14:paraId="197620E3" w14:textId="09C60107" w:rsidR="00D1492F" w:rsidRPr="00A93B1C" w:rsidRDefault="00182C7C" w:rsidP="00C65F1C">
            <w:pPr>
              <w:rPr>
                <w:rFonts w:ascii="Georgia" w:hAnsi="Georgia" w:cs="Arial"/>
                <w:sz w:val="18"/>
                <w:szCs w:val="18"/>
              </w:rPr>
            </w:pPr>
            <w:r>
              <w:rPr>
                <w:rFonts w:ascii="Georgia" w:hAnsi="Georgia" w:cs="Arial"/>
                <w:b/>
                <w:sz w:val="18"/>
                <w:szCs w:val="18"/>
              </w:rPr>
              <w:t>Bond University</w:t>
            </w:r>
          </w:p>
        </w:tc>
        <w:tc>
          <w:tcPr>
            <w:tcW w:w="4112" w:type="dxa"/>
            <w:gridSpan w:val="3"/>
            <w:vAlign w:val="bottom"/>
          </w:tcPr>
          <w:p w14:paraId="63D86F51" w14:textId="03A7D70C" w:rsidR="00D1492F" w:rsidRPr="00A93B1C" w:rsidRDefault="00182C7C" w:rsidP="00C65F1C">
            <w:pPr>
              <w:ind w:left="-279"/>
              <w:jc w:val="right"/>
              <w:rPr>
                <w:rFonts w:ascii="Georgia" w:hAnsi="Georgia" w:cs="Arial"/>
                <w:b/>
                <w:bCs/>
                <w:iCs/>
                <w:sz w:val="18"/>
                <w:szCs w:val="18"/>
              </w:rPr>
            </w:pPr>
            <w:r>
              <w:rPr>
                <w:rFonts w:ascii="Georgia" w:hAnsi="Georgia" w:cs="Arial"/>
                <w:b/>
                <w:bCs/>
                <w:iCs/>
                <w:sz w:val="18"/>
                <w:szCs w:val="18"/>
              </w:rPr>
              <w:t>Gold Coast</w:t>
            </w:r>
            <w:r w:rsidR="0091331D" w:rsidRPr="00A93B1C">
              <w:rPr>
                <w:rFonts w:ascii="Georgia" w:hAnsi="Georgia" w:cs="Arial"/>
                <w:b/>
                <w:bCs/>
                <w:iCs/>
                <w:sz w:val="18"/>
                <w:szCs w:val="18"/>
              </w:rPr>
              <w:t xml:space="preserve">, </w:t>
            </w:r>
            <w:r>
              <w:rPr>
                <w:rFonts w:ascii="Georgia" w:hAnsi="Georgia" w:cs="Arial"/>
                <w:b/>
                <w:bCs/>
                <w:iCs/>
                <w:sz w:val="18"/>
                <w:szCs w:val="18"/>
              </w:rPr>
              <w:t>Australien</w:t>
            </w:r>
          </w:p>
        </w:tc>
      </w:tr>
      <w:tr w:rsidR="00E809B1" w:rsidRPr="00A93B1C" w14:paraId="62632213" w14:textId="77777777" w:rsidTr="00E809B1">
        <w:tc>
          <w:tcPr>
            <w:tcW w:w="5387" w:type="dxa"/>
            <w:gridSpan w:val="2"/>
          </w:tcPr>
          <w:p w14:paraId="5F71027E" w14:textId="2AD461E3" w:rsidR="00D1492F" w:rsidRPr="00A93B1C" w:rsidRDefault="0091331D" w:rsidP="00C65F1C">
            <w:pPr>
              <w:rPr>
                <w:rFonts w:ascii="Georgia" w:hAnsi="Georgia" w:cs="Arial"/>
                <w:i/>
                <w:iCs/>
                <w:sz w:val="18"/>
                <w:szCs w:val="18"/>
                <w:lang w:val="de-AT"/>
              </w:rPr>
            </w:pPr>
            <w:r w:rsidRPr="00A93B1C">
              <w:rPr>
                <w:rFonts w:ascii="Georgia" w:hAnsi="Georgia" w:cs="Arial"/>
                <w:i/>
                <w:iCs/>
                <w:sz w:val="18"/>
                <w:szCs w:val="18"/>
                <w:lang w:val="de-AT"/>
              </w:rPr>
              <w:t xml:space="preserve">Auslandssemester </w:t>
            </w:r>
          </w:p>
        </w:tc>
        <w:tc>
          <w:tcPr>
            <w:tcW w:w="5671" w:type="dxa"/>
            <w:gridSpan w:val="9"/>
          </w:tcPr>
          <w:p w14:paraId="51FC9814" w14:textId="58C8313C" w:rsidR="00D1492F" w:rsidRPr="00A93B1C" w:rsidRDefault="00426D7E" w:rsidP="00C65F1C">
            <w:pPr>
              <w:jc w:val="right"/>
              <w:rPr>
                <w:rFonts w:ascii="Georgia" w:hAnsi="Georgia" w:cs="Arial"/>
                <w:i/>
                <w:iCs/>
                <w:sz w:val="18"/>
                <w:szCs w:val="18"/>
                <w:lang w:val="en-US"/>
              </w:rPr>
            </w:pPr>
            <w:r w:rsidRPr="00A93B1C">
              <w:rPr>
                <w:rFonts w:ascii="Georgia" w:hAnsi="Georgia" w:cs="Arial"/>
                <w:i/>
                <w:iCs/>
                <w:sz w:val="18"/>
                <w:szCs w:val="18"/>
              </w:rPr>
              <w:t>09/</w:t>
            </w:r>
            <w:r w:rsidR="00182C7C">
              <w:rPr>
                <w:rFonts w:ascii="Georgia" w:hAnsi="Georgia" w:cs="Arial"/>
                <w:i/>
                <w:iCs/>
                <w:sz w:val="18"/>
                <w:szCs w:val="18"/>
              </w:rPr>
              <w:t>2025</w:t>
            </w:r>
            <w:r w:rsidRPr="00A93B1C">
              <w:rPr>
                <w:rFonts w:ascii="Georgia" w:hAnsi="Georgia" w:cs="Arial"/>
                <w:i/>
                <w:iCs/>
                <w:sz w:val="18"/>
                <w:szCs w:val="18"/>
              </w:rPr>
              <w:t xml:space="preserve"> – </w:t>
            </w:r>
            <w:r w:rsidR="00D447BA">
              <w:rPr>
                <w:rFonts w:ascii="Georgia" w:hAnsi="Georgia" w:cs="Arial"/>
                <w:i/>
                <w:iCs/>
                <w:sz w:val="18"/>
                <w:szCs w:val="18"/>
              </w:rPr>
              <w:t>12/2025</w:t>
            </w:r>
            <w:r w:rsidR="00B919BB">
              <w:rPr>
                <w:rFonts w:ascii="Georgia" w:hAnsi="Georgia" w:cs="Arial"/>
                <w:i/>
                <w:iCs/>
                <w:sz w:val="18"/>
                <w:szCs w:val="18"/>
              </w:rPr>
              <w:t xml:space="preserve"> </w:t>
            </w:r>
          </w:p>
        </w:tc>
      </w:tr>
      <w:tr w:rsidR="00E809B1" w:rsidRPr="00D368DC" w14:paraId="4D68BFE7" w14:textId="77777777" w:rsidTr="00E809B1">
        <w:tc>
          <w:tcPr>
            <w:tcW w:w="11058" w:type="dxa"/>
            <w:gridSpan w:val="11"/>
          </w:tcPr>
          <w:p w14:paraId="54BF63E9" w14:textId="3A182724" w:rsidR="0091331D" w:rsidRPr="00182C7C" w:rsidRDefault="00182C7C" w:rsidP="00C65F1C">
            <w:pPr>
              <w:pStyle w:val="Listenabsatz"/>
              <w:numPr>
                <w:ilvl w:val="0"/>
                <w:numId w:val="2"/>
              </w:numPr>
              <w:rPr>
                <w:rFonts w:ascii="Georgia" w:hAnsi="Georgia" w:cs="Arial"/>
                <w:sz w:val="18"/>
                <w:szCs w:val="18"/>
                <w:lang w:val="en-US"/>
              </w:rPr>
            </w:pPr>
            <w:r w:rsidRPr="00182C7C">
              <w:rPr>
                <w:rFonts w:ascii="Georgia" w:hAnsi="Georgia" w:cs="Arial"/>
                <w:sz w:val="18"/>
                <w:szCs w:val="18"/>
                <w:lang w:val="en-US"/>
              </w:rPr>
              <w:t>Kurse: Advanced Corporate Finance, Intern</w:t>
            </w:r>
            <w:r>
              <w:rPr>
                <w:rFonts w:ascii="Georgia" w:hAnsi="Georgia" w:cs="Arial"/>
                <w:sz w:val="18"/>
                <w:szCs w:val="18"/>
                <w:lang w:val="en-US"/>
              </w:rPr>
              <w:t xml:space="preserve">ational Business, </w:t>
            </w:r>
            <w:r w:rsidR="00B919BB">
              <w:rPr>
                <w:rFonts w:ascii="Georgia" w:hAnsi="Georgia" w:cs="Arial"/>
                <w:sz w:val="18"/>
                <w:szCs w:val="18"/>
                <w:lang w:val="en-US"/>
              </w:rPr>
              <w:t>International Finance</w:t>
            </w:r>
          </w:p>
        </w:tc>
      </w:tr>
      <w:tr w:rsidR="00E809B1" w:rsidRPr="00A93B1C" w14:paraId="6B19CF91" w14:textId="77777777" w:rsidTr="00E809B1">
        <w:trPr>
          <w:trHeight w:val="340"/>
        </w:trPr>
        <w:tc>
          <w:tcPr>
            <w:tcW w:w="5670" w:type="dxa"/>
            <w:gridSpan w:val="4"/>
            <w:vAlign w:val="bottom"/>
          </w:tcPr>
          <w:p w14:paraId="54F7169D" w14:textId="2F074729" w:rsidR="00AE4ED3" w:rsidRPr="00A93B1C" w:rsidRDefault="00182C7C" w:rsidP="00C65F1C">
            <w:pPr>
              <w:rPr>
                <w:rFonts w:ascii="Georgia" w:hAnsi="Georgia" w:cs="Arial"/>
                <w:b/>
                <w:sz w:val="18"/>
                <w:szCs w:val="18"/>
              </w:rPr>
            </w:pPr>
            <w:r>
              <w:rPr>
                <w:rFonts w:ascii="Georgia" w:hAnsi="Georgia" w:cs="Arial"/>
                <w:b/>
                <w:sz w:val="18"/>
                <w:szCs w:val="18"/>
              </w:rPr>
              <w:t>Robert Bosch Fachoberschule</w:t>
            </w:r>
          </w:p>
        </w:tc>
        <w:tc>
          <w:tcPr>
            <w:tcW w:w="5388" w:type="dxa"/>
            <w:gridSpan w:val="7"/>
            <w:vAlign w:val="bottom"/>
          </w:tcPr>
          <w:p w14:paraId="262B6DA3" w14:textId="59B66175" w:rsidR="00AE4ED3" w:rsidRPr="00A93B1C" w:rsidRDefault="00AE4ED3" w:rsidP="00C65F1C">
            <w:pPr>
              <w:jc w:val="right"/>
              <w:rPr>
                <w:rFonts w:ascii="Georgia" w:hAnsi="Georgia" w:cs="Arial"/>
                <w:b/>
                <w:bCs/>
                <w:iCs/>
                <w:sz w:val="18"/>
                <w:szCs w:val="18"/>
              </w:rPr>
            </w:pPr>
            <w:r w:rsidRPr="00A93B1C">
              <w:rPr>
                <w:rFonts w:ascii="Georgia" w:hAnsi="Georgia" w:cs="Arial"/>
                <w:b/>
                <w:bCs/>
                <w:iCs/>
                <w:sz w:val="18"/>
                <w:szCs w:val="18"/>
              </w:rPr>
              <w:t>München</w:t>
            </w:r>
          </w:p>
        </w:tc>
      </w:tr>
      <w:tr w:rsidR="00E809B1" w:rsidRPr="00A93B1C" w14:paraId="263521E3" w14:textId="77777777" w:rsidTr="00E809B1">
        <w:trPr>
          <w:trHeight w:val="57"/>
        </w:trPr>
        <w:tc>
          <w:tcPr>
            <w:tcW w:w="5670" w:type="dxa"/>
            <w:gridSpan w:val="4"/>
          </w:tcPr>
          <w:p w14:paraId="36282A3A" w14:textId="03783A96" w:rsidR="00AE4ED3" w:rsidRPr="00A93B1C" w:rsidRDefault="00AE4ED3" w:rsidP="00C65F1C">
            <w:pPr>
              <w:rPr>
                <w:rFonts w:ascii="Georgia" w:hAnsi="Georgia" w:cs="Arial"/>
                <w:b/>
                <w:sz w:val="18"/>
                <w:szCs w:val="18"/>
              </w:rPr>
            </w:pPr>
            <w:r w:rsidRPr="00A93B1C">
              <w:rPr>
                <w:rFonts w:ascii="Georgia" w:hAnsi="Georgia" w:cs="Arial"/>
                <w:i/>
                <w:iCs/>
                <w:sz w:val="18"/>
                <w:szCs w:val="18"/>
                <w:lang w:val="de-AT"/>
              </w:rPr>
              <w:t>Allgemeine Hochschulreife</w:t>
            </w:r>
          </w:p>
        </w:tc>
        <w:tc>
          <w:tcPr>
            <w:tcW w:w="5388" w:type="dxa"/>
            <w:gridSpan w:val="7"/>
          </w:tcPr>
          <w:p w14:paraId="3DE8C75D" w14:textId="4B438CB8" w:rsidR="00AE4ED3" w:rsidRPr="00A93B1C" w:rsidRDefault="00AE4ED3" w:rsidP="00C65F1C">
            <w:pPr>
              <w:jc w:val="right"/>
              <w:rPr>
                <w:rFonts w:ascii="Georgia" w:hAnsi="Georgia" w:cs="Arial"/>
                <w:b/>
                <w:bCs/>
                <w:i/>
                <w:iCs/>
                <w:sz w:val="18"/>
                <w:szCs w:val="18"/>
              </w:rPr>
            </w:pPr>
            <w:r w:rsidRPr="00A93B1C">
              <w:rPr>
                <w:rFonts w:ascii="Georgia" w:hAnsi="Georgia" w:cs="Arial"/>
                <w:i/>
                <w:iCs/>
                <w:sz w:val="18"/>
                <w:szCs w:val="18"/>
              </w:rPr>
              <w:t>09/2</w:t>
            </w:r>
            <w:r w:rsidR="00182C7C">
              <w:rPr>
                <w:rFonts w:ascii="Georgia" w:hAnsi="Georgia" w:cs="Arial"/>
                <w:i/>
                <w:iCs/>
                <w:sz w:val="18"/>
                <w:szCs w:val="18"/>
              </w:rPr>
              <w:t>021</w:t>
            </w:r>
            <w:r w:rsidRPr="00A93B1C">
              <w:rPr>
                <w:rFonts w:ascii="Georgia" w:hAnsi="Georgia" w:cs="Arial"/>
                <w:i/>
                <w:iCs/>
                <w:sz w:val="18"/>
                <w:szCs w:val="18"/>
              </w:rPr>
              <w:t xml:space="preserve"> – 06/20</w:t>
            </w:r>
            <w:r w:rsidR="00182C7C">
              <w:rPr>
                <w:rFonts w:ascii="Georgia" w:hAnsi="Georgia" w:cs="Arial"/>
                <w:i/>
                <w:iCs/>
                <w:sz w:val="18"/>
                <w:szCs w:val="18"/>
              </w:rPr>
              <w:t>23</w:t>
            </w:r>
          </w:p>
        </w:tc>
      </w:tr>
      <w:tr w:rsidR="00E809B1" w:rsidRPr="00A93B1C" w14:paraId="27601A10" w14:textId="77777777" w:rsidTr="00E809B1">
        <w:trPr>
          <w:trHeight w:val="57"/>
        </w:trPr>
        <w:tc>
          <w:tcPr>
            <w:tcW w:w="11058" w:type="dxa"/>
            <w:gridSpan w:val="11"/>
          </w:tcPr>
          <w:p w14:paraId="6ECF7248" w14:textId="03580A85" w:rsidR="00AE4ED3" w:rsidRPr="00A93B1C" w:rsidRDefault="00AE4ED3" w:rsidP="00C65F1C">
            <w:pPr>
              <w:pStyle w:val="Listenabsatz"/>
              <w:numPr>
                <w:ilvl w:val="0"/>
                <w:numId w:val="2"/>
              </w:numPr>
              <w:rPr>
                <w:rFonts w:ascii="Georgia" w:hAnsi="Georgia" w:cs="Arial"/>
                <w:sz w:val="18"/>
                <w:szCs w:val="18"/>
                <w:lang w:val="de-AT"/>
              </w:rPr>
            </w:pPr>
            <w:r w:rsidRPr="00BD49FA">
              <w:rPr>
                <w:rFonts w:ascii="Georgia" w:hAnsi="Georgia" w:cs="Arial"/>
                <w:sz w:val="18"/>
                <w:szCs w:val="18"/>
              </w:rPr>
              <w:t>Schwerpunktfächer:</w:t>
            </w:r>
            <w:r w:rsidRPr="00A93B1C">
              <w:rPr>
                <w:rFonts w:ascii="Georgia" w:hAnsi="Georgia" w:cs="Arial"/>
                <w:sz w:val="18"/>
                <w:szCs w:val="18"/>
              </w:rPr>
              <w:t xml:space="preserve"> </w:t>
            </w:r>
            <w:r w:rsidR="00182C7C">
              <w:rPr>
                <w:rFonts w:ascii="Georgia" w:hAnsi="Georgia" w:cs="Arial"/>
                <w:sz w:val="18"/>
                <w:szCs w:val="18"/>
              </w:rPr>
              <w:t>Fachreferat Betriebswirtschaftslehre</w:t>
            </w:r>
            <w:r w:rsidRPr="00A93B1C">
              <w:rPr>
                <w:rFonts w:ascii="Georgia" w:hAnsi="Georgia" w:cs="Arial"/>
                <w:sz w:val="18"/>
                <w:szCs w:val="18"/>
              </w:rPr>
              <w:t xml:space="preserve"> (13 Punkte), </w:t>
            </w:r>
            <w:r w:rsidR="00182C7C">
              <w:rPr>
                <w:rFonts w:ascii="Georgia" w:hAnsi="Georgia" w:cs="Arial"/>
                <w:sz w:val="18"/>
                <w:szCs w:val="18"/>
              </w:rPr>
              <w:t>Informatik</w:t>
            </w:r>
            <w:r w:rsidRPr="00A93B1C">
              <w:rPr>
                <w:rFonts w:ascii="Georgia" w:hAnsi="Georgia" w:cs="Arial"/>
                <w:sz w:val="18"/>
                <w:szCs w:val="18"/>
              </w:rPr>
              <w:t xml:space="preserve"> (12 Punkte), Politik (1</w:t>
            </w:r>
            <w:r w:rsidR="00182C7C">
              <w:rPr>
                <w:rFonts w:ascii="Georgia" w:hAnsi="Georgia" w:cs="Arial"/>
                <w:sz w:val="18"/>
                <w:szCs w:val="18"/>
              </w:rPr>
              <w:t>2</w:t>
            </w:r>
            <w:r w:rsidRPr="00A93B1C">
              <w:rPr>
                <w:rFonts w:ascii="Georgia" w:hAnsi="Georgia" w:cs="Arial"/>
                <w:sz w:val="18"/>
                <w:szCs w:val="18"/>
              </w:rPr>
              <w:t xml:space="preserve"> Punkte)</w:t>
            </w:r>
          </w:p>
        </w:tc>
      </w:tr>
      <w:tr w:rsidR="00E809B1" w:rsidRPr="00A93B1C" w14:paraId="3A2665B3" w14:textId="77777777" w:rsidTr="00E809B1">
        <w:trPr>
          <w:trHeight w:val="510"/>
        </w:trPr>
        <w:tc>
          <w:tcPr>
            <w:tcW w:w="11058" w:type="dxa"/>
            <w:gridSpan w:val="11"/>
            <w:tcBorders>
              <w:bottom w:val="single" w:sz="4" w:space="0" w:color="auto"/>
            </w:tcBorders>
            <w:vAlign w:val="bottom"/>
          </w:tcPr>
          <w:p w14:paraId="239F87B8" w14:textId="1FD97A35" w:rsidR="00E55D90" w:rsidRPr="00A93B1C" w:rsidRDefault="00F44F5F" w:rsidP="00C65F1C">
            <w:pPr>
              <w:pStyle w:val="BERSCHRIFT"/>
              <w:rPr>
                <w:rFonts w:cs="Arial"/>
                <w:smallCaps w:val="0"/>
                <w:sz w:val="24"/>
                <w:szCs w:val="24"/>
              </w:rPr>
            </w:pPr>
            <w:r w:rsidRPr="00A93B1C">
              <w:rPr>
                <w:rFonts w:cs="Arial"/>
                <w:smallCaps w:val="0"/>
                <w:sz w:val="24"/>
                <w:szCs w:val="24"/>
              </w:rPr>
              <w:t>PRAKTISCHE ERFAHRUNGEN</w:t>
            </w:r>
          </w:p>
        </w:tc>
      </w:tr>
      <w:tr w:rsidR="00E809B1" w:rsidRPr="00A93B1C" w14:paraId="60A62827" w14:textId="77777777" w:rsidTr="00E809B1">
        <w:trPr>
          <w:trHeight w:val="340"/>
        </w:trPr>
        <w:tc>
          <w:tcPr>
            <w:tcW w:w="8647" w:type="dxa"/>
            <w:gridSpan w:val="10"/>
            <w:vAlign w:val="bottom"/>
          </w:tcPr>
          <w:p w14:paraId="457ADA75" w14:textId="03F94040" w:rsidR="00B50473" w:rsidRDefault="00B50473" w:rsidP="00D368DC">
            <w:pPr>
              <w:rPr>
                <w:rFonts w:ascii="Georgia" w:hAnsi="Georgia" w:cs="Arial"/>
                <w:b/>
                <w:sz w:val="18"/>
                <w:szCs w:val="18"/>
              </w:rPr>
            </w:pPr>
            <w:r>
              <w:rPr>
                <w:rFonts w:ascii="Georgia" w:hAnsi="Georgia" w:cs="Arial"/>
                <w:b/>
                <w:sz w:val="18"/>
                <w:szCs w:val="18"/>
              </w:rPr>
              <w:t>Walther Transaction GmbH</w:t>
            </w:r>
          </w:p>
        </w:tc>
        <w:tc>
          <w:tcPr>
            <w:tcW w:w="2411" w:type="dxa"/>
            <w:vAlign w:val="bottom"/>
          </w:tcPr>
          <w:p w14:paraId="151BA56E" w14:textId="76D7A2EC" w:rsidR="00B50473" w:rsidRDefault="00B50473" w:rsidP="00D368DC">
            <w:pPr>
              <w:jc w:val="right"/>
              <w:rPr>
                <w:rFonts w:ascii="Georgia" w:hAnsi="Georgia" w:cs="Arial"/>
                <w:b/>
                <w:bCs/>
                <w:iCs/>
                <w:sz w:val="18"/>
                <w:szCs w:val="18"/>
              </w:rPr>
            </w:pPr>
            <w:r>
              <w:rPr>
                <w:rFonts w:ascii="Georgia" w:hAnsi="Georgia" w:cs="Arial"/>
                <w:b/>
                <w:bCs/>
                <w:iCs/>
                <w:sz w:val="18"/>
                <w:szCs w:val="18"/>
              </w:rPr>
              <w:t>München</w:t>
            </w:r>
          </w:p>
        </w:tc>
      </w:tr>
      <w:tr w:rsidR="00E809B1" w:rsidRPr="00A93B1C" w14:paraId="74EEDDF1" w14:textId="77777777" w:rsidTr="00E809B1">
        <w:trPr>
          <w:trHeight w:val="20"/>
        </w:trPr>
        <w:tc>
          <w:tcPr>
            <w:tcW w:w="5954" w:type="dxa"/>
            <w:gridSpan w:val="5"/>
          </w:tcPr>
          <w:p w14:paraId="7EE4992E" w14:textId="2C89E1C8" w:rsidR="00B50473" w:rsidRPr="00A93B1C" w:rsidRDefault="00B50473" w:rsidP="00C26314">
            <w:pPr>
              <w:rPr>
                <w:rFonts w:ascii="Georgia" w:hAnsi="Georgia" w:cs="Arial"/>
                <w:i/>
                <w:iCs/>
                <w:sz w:val="18"/>
                <w:szCs w:val="18"/>
                <w:lang w:val="en-US"/>
              </w:rPr>
            </w:pPr>
            <w:r w:rsidRPr="00A93B1C">
              <w:rPr>
                <w:rFonts w:ascii="Georgia" w:hAnsi="Georgia" w:cs="Arial"/>
                <w:i/>
                <w:iCs/>
                <w:sz w:val="18"/>
                <w:szCs w:val="18"/>
                <w:lang w:val="en-US"/>
              </w:rPr>
              <w:t xml:space="preserve">Praktikant im </w:t>
            </w:r>
            <w:r>
              <w:rPr>
                <w:rFonts w:ascii="Georgia" w:hAnsi="Georgia" w:cs="Arial"/>
                <w:i/>
                <w:iCs/>
                <w:sz w:val="18"/>
                <w:szCs w:val="18"/>
                <w:lang w:val="en-US"/>
              </w:rPr>
              <w:t>M&amp;A</w:t>
            </w:r>
          </w:p>
        </w:tc>
        <w:tc>
          <w:tcPr>
            <w:tcW w:w="5104" w:type="dxa"/>
            <w:gridSpan w:val="6"/>
          </w:tcPr>
          <w:p w14:paraId="22D588D3" w14:textId="21D61254" w:rsidR="00B50473" w:rsidRPr="00A93B1C" w:rsidRDefault="00B50473" w:rsidP="00C26314">
            <w:pPr>
              <w:jc w:val="right"/>
              <w:rPr>
                <w:rFonts w:ascii="Georgia" w:hAnsi="Georgia" w:cs="Arial"/>
                <w:i/>
                <w:iCs/>
                <w:sz w:val="18"/>
                <w:szCs w:val="18"/>
                <w:lang w:val="en-US"/>
              </w:rPr>
            </w:pPr>
            <w:r>
              <w:rPr>
                <w:rFonts w:ascii="Georgia" w:hAnsi="Georgia" w:cs="Arial"/>
                <w:i/>
                <w:iCs/>
                <w:sz w:val="18"/>
                <w:szCs w:val="18"/>
                <w:lang w:val="en-US"/>
              </w:rPr>
              <w:t>06</w:t>
            </w:r>
            <w:r w:rsidRPr="00A93B1C">
              <w:rPr>
                <w:rFonts w:ascii="Georgia" w:hAnsi="Georgia" w:cs="Arial"/>
                <w:i/>
                <w:iCs/>
                <w:sz w:val="18"/>
                <w:szCs w:val="18"/>
                <w:lang w:val="en-US"/>
              </w:rPr>
              <w:t>/</w:t>
            </w:r>
            <w:r>
              <w:rPr>
                <w:rFonts w:ascii="Georgia" w:hAnsi="Georgia" w:cs="Arial"/>
                <w:i/>
                <w:iCs/>
                <w:sz w:val="18"/>
                <w:szCs w:val="18"/>
                <w:lang w:val="en-US"/>
              </w:rPr>
              <w:t>2026</w:t>
            </w:r>
            <w:r w:rsidRPr="00A93B1C">
              <w:rPr>
                <w:rFonts w:ascii="Georgia" w:hAnsi="Georgia" w:cs="Arial"/>
                <w:i/>
                <w:iCs/>
                <w:sz w:val="18"/>
                <w:szCs w:val="18"/>
                <w:lang w:val="en-US"/>
              </w:rPr>
              <w:t xml:space="preserve"> – </w:t>
            </w:r>
            <w:r>
              <w:rPr>
                <w:rFonts w:ascii="Georgia" w:hAnsi="Georgia" w:cs="Arial"/>
                <w:i/>
                <w:iCs/>
                <w:sz w:val="18"/>
                <w:szCs w:val="18"/>
                <w:lang w:val="en-US"/>
              </w:rPr>
              <w:t>09</w:t>
            </w:r>
            <w:r w:rsidRPr="00A93B1C">
              <w:rPr>
                <w:rFonts w:ascii="Georgia" w:hAnsi="Georgia" w:cs="Arial"/>
                <w:i/>
                <w:iCs/>
                <w:sz w:val="18"/>
                <w:szCs w:val="18"/>
                <w:lang w:val="en-US"/>
              </w:rPr>
              <w:t>/20</w:t>
            </w:r>
            <w:r>
              <w:rPr>
                <w:rFonts w:ascii="Georgia" w:hAnsi="Georgia" w:cs="Arial"/>
                <w:i/>
                <w:iCs/>
                <w:sz w:val="18"/>
                <w:szCs w:val="18"/>
                <w:lang w:val="en-US"/>
              </w:rPr>
              <w:t>26</w:t>
            </w:r>
          </w:p>
        </w:tc>
      </w:tr>
      <w:tr w:rsidR="00E809B1" w:rsidRPr="006F6D7A" w14:paraId="4BA1D514" w14:textId="77777777" w:rsidTr="00E809B1">
        <w:trPr>
          <w:trHeight w:val="20"/>
        </w:trPr>
        <w:tc>
          <w:tcPr>
            <w:tcW w:w="11058" w:type="dxa"/>
            <w:gridSpan w:val="11"/>
          </w:tcPr>
          <w:p w14:paraId="7C4DB190" w14:textId="1D11EDC7" w:rsidR="00B50473" w:rsidRPr="006F6D7A" w:rsidRDefault="00B50473" w:rsidP="00C26314">
            <w:pPr>
              <w:pStyle w:val="Bullets"/>
              <w:rPr>
                <w:rFonts w:cs="Arial"/>
                <w:i w:val="0"/>
                <w:iCs w:val="0"/>
                <w:sz w:val="18"/>
                <w:szCs w:val="18"/>
                <w:lang w:val="de-AT"/>
              </w:rPr>
            </w:pPr>
            <w:r>
              <w:rPr>
                <w:rFonts w:cs="Arial"/>
                <w:i w:val="0"/>
                <w:iCs w:val="0"/>
                <w:sz w:val="18"/>
                <w:szCs w:val="18"/>
                <w:lang w:val="de-AT"/>
              </w:rPr>
              <w:t>Vertrag bereits unterschrieben</w:t>
            </w:r>
          </w:p>
        </w:tc>
      </w:tr>
      <w:tr w:rsidR="00E809B1" w:rsidRPr="00A93B1C" w14:paraId="127C64E2" w14:textId="77777777" w:rsidTr="00E809B1">
        <w:trPr>
          <w:trHeight w:val="340"/>
        </w:trPr>
        <w:tc>
          <w:tcPr>
            <w:tcW w:w="8647" w:type="dxa"/>
            <w:gridSpan w:val="10"/>
            <w:vAlign w:val="bottom"/>
          </w:tcPr>
          <w:p w14:paraId="38F27285" w14:textId="747C1351" w:rsidR="00D368DC" w:rsidRPr="00A93B1C" w:rsidRDefault="00D368DC" w:rsidP="00D368DC">
            <w:pPr>
              <w:rPr>
                <w:rFonts w:ascii="Georgia" w:hAnsi="Georgia" w:cs="Arial"/>
                <w:sz w:val="18"/>
                <w:szCs w:val="18"/>
              </w:rPr>
            </w:pPr>
            <w:r>
              <w:rPr>
                <w:rFonts w:ascii="Georgia" w:hAnsi="Georgia" w:cs="Arial"/>
                <w:b/>
                <w:sz w:val="18"/>
                <w:szCs w:val="18"/>
              </w:rPr>
              <w:t>HELLA</w:t>
            </w:r>
            <w:r w:rsidRPr="00A93B1C">
              <w:rPr>
                <w:rFonts w:ascii="Georgia" w:hAnsi="Georgia" w:cs="Arial"/>
                <w:b/>
                <w:sz w:val="18"/>
                <w:szCs w:val="18"/>
              </w:rPr>
              <w:t xml:space="preserve"> GmbH</w:t>
            </w:r>
            <w:r>
              <w:rPr>
                <w:rFonts w:ascii="Georgia" w:hAnsi="Georgia" w:cs="Arial"/>
                <w:b/>
                <w:sz w:val="18"/>
                <w:szCs w:val="18"/>
              </w:rPr>
              <w:t xml:space="preserve"> &amp; Co. KGaA</w:t>
            </w:r>
          </w:p>
        </w:tc>
        <w:tc>
          <w:tcPr>
            <w:tcW w:w="2411" w:type="dxa"/>
            <w:vAlign w:val="bottom"/>
          </w:tcPr>
          <w:p w14:paraId="4820196E" w14:textId="55D24607" w:rsidR="00D368DC" w:rsidRPr="00A93B1C" w:rsidRDefault="00D368DC" w:rsidP="00D368DC">
            <w:pPr>
              <w:jc w:val="right"/>
              <w:rPr>
                <w:rFonts w:ascii="Georgia" w:hAnsi="Georgia" w:cs="Arial"/>
                <w:b/>
                <w:bCs/>
                <w:iCs/>
                <w:sz w:val="18"/>
                <w:szCs w:val="18"/>
              </w:rPr>
            </w:pPr>
            <w:r>
              <w:rPr>
                <w:rFonts w:ascii="Georgia" w:hAnsi="Georgia" w:cs="Arial"/>
                <w:b/>
                <w:bCs/>
                <w:iCs/>
                <w:sz w:val="18"/>
                <w:szCs w:val="18"/>
              </w:rPr>
              <w:t>Lippstadt</w:t>
            </w:r>
          </w:p>
        </w:tc>
      </w:tr>
      <w:tr w:rsidR="00E809B1" w:rsidRPr="00A93B1C" w14:paraId="335D84E9" w14:textId="77777777" w:rsidTr="00E809B1">
        <w:trPr>
          <w:trHeight w:val="20"/>
        </w:trPr>
        <w:tc>
          <w:tcPr>
            <w:tcW w:w="5954" w:type="dxa"/>
            <w:gridSpan w:val="5"/>
          </w:tcPr>
          <w:p w14:paraId="20B1570F" w14:textId="3E03072F" w:rsidR="00D368DC" w:rsidRPr="00A93B1C" w:rsidRDefault="00D368DC" w:rsidP="00D368DC">
            <w:pPr>
              <w:rPr>
                <w:rFonts w:ascii="Georgia" w:hAnsi="Georgia" w:cs="Arial"/>
                <w:i/>
                <w:iCs/>
                <w:sz w:val="18"/>
                <w:szCs w:val="18"/>
                <w:lang w:val="en-US"/>
              </w:rPr>
            </w:pPr>
            <w:r w:rsidRPr="00A93B1C">
              <w:rPr>
                <w:rFonts w:ascii="Georgia" w:hAnsi="Georgia" w:cs="Arial"/>
                <w:i/>
                <w:iCs/>
                <w:sz w:val="18"/>
                <w:szCs w:val="18"/>
                <w:lang w:val="en-US"/>
              </w:rPr>
              <w:t xml:space="preserve">Praktikant im </w:t>
            </w:r>
            <w:r>
              <w:rPr>
                <w:rFonts w:ascii="Georgia" w:hAnsi="Georgia" w:cs="Arial"/>
                <w:i/>
                <w:iCs/>
                <w:sz w:val="18"/>
                <w:szCs w:val="18"/>
                <w:lang w:val="en-US"/>
              </w:rPr>
              <w:t>Corporate Strategy und M&amp;A</w:t>
            </w:r>
          </w:p>
        </w:tc>
        <w:tc>
          <w:tcPr>
            <w:tcW w:w="5104" w:type="dxa"/>
            <w:gridSpan w:val="6"/>
          </w:tcPr>
          <w:p w14:paraId="0475B997" w14:textId="7406FB6E" w:rsidR="00D368DC" w:rsidRPr="00A93B1C" w:rsidRDefault="00D368DC" w:rsidP="00D368DC">
            <w:pPr>
              <w:jc w:val="right"/>
              <w:rPr>
                <w:rFonts w:ascii="Georgia" w:hAnsi="Georgia" w:cs="Arial"/>
                <w:i/>
                <w:iCs/>
                <w:sz w:val="18"/>
                <w:szCs w:val="18"/>
                <w:lang w:val="en-US"/>
              </w:rPr>
            </w:pPr>
            <w:r>
              <w:rPr>
                <w:rFonts w:ascii="Georgia" w:hAnsi="Georgia" w:cs="Arial"/>
                <w:i/>
                <w:iCs/>
                <w:sz w:val="18"/>
                <w:szCs w:val="18"/>
                <w:lang w:val="en-US"/>
              </w:rPr>
              <w:t>05</w:t>
            </w:r>
            <w:r w:rsidRPr="00A93B1C">
              <w:rPr>
                <w:rFonts w:ascii="Georgia" w:hAnsi="Georgia" w:cs="Arial"/>
                <w:i/>
                <w:iCs/>
                <w:sz w:val="18"/>
                <w:szCs w:val="18"/>
                <w:lang w:val="en-US"/>
              </w:rPr>
              <w:t>/</w:t>
            </w:r>
            <w:r>
              <w:rPr>
                <w:rFonts w:ascii="Georgia" w:hAnsi="Georgia" w:cs="Arial"/>
                <w:i/>
                <w:iCs/>
                <w:sz w:val="18"/>
                <w:szCs w:val="18"/>
                <w:lang w:val="en-US"/>
              </w:rPr>
              <w:t>2025</w:t>
            </w:r>
            <w:r w:rsidRPr="00A93B1C">
              <w:rPr>
                <w:rFonts w:ascii="Georgia" w:hAnsi="Georgia" w:cs="Arial"/>
                <w:i/>
                <w:iCs/>
                <w:sz w:val="18"/>
                <w:szCs w:val="18"/>
                <w:lang w:val="en-US"/>
              </w:rPr>
              <w:t xml:space="preserve"> – </w:t>
            </w:r>
            <w:r>
              <w:rPr>
                <w:rFonts w:ascii="Georgia" w:hAnsi="Georgia" w:cs="Arial"/>
                <w:i/>
                <w:iCs/>
                <w:sz w:val="18"/>
                <w:szCs w:val="18"/>
                <w:lang w:val="en-US"/>
              </w:rPr>
              <w:t>08</w:t>
            </w:r>
            <w:r w:rsidRPr="00A93B1C">
              <w:rPr>
                <w:rFonts w:ascii="Georgia" w:hAnsi="Georgia" w:cs="Arial"/>
                <w:i/>
                <w:iCs/>
                <w:sz w:val="18"/>
                <w:szCs w:val="18"/>
                <w:lang w:val="en-US"/>
              </w:rPr>
              <w:t>/20</w:t>
            </w:r>
            <w:r>
              <w:rPr>
                <w:rFonts w:ascii="Georgia" w:hAnsi="Georgia" w:cs="Arial"/>
                <w:i/>
                <w:iCs/>
                <w:sz w:val="18"/>
                <w:szCs w:val="18"/>
                <w:lang w:val="en-US"/>
              </w:rPr>
              <w:t>25</w:t>
            </w:r>
          </w:p>
        </w:tc>
      </w:tr>
      <w:tr w:rsidR="00E809B1" w:rsidRPr="00A93B1C" w14:paraId="54C3D64C" w14:textId="77777777" w:rsidTr="00E809B1">
        <w:trPr>
          <w:trHeight w:val="20"/>
        </w:trPr>
        <w:tc>
          <w:tcPr>
            <w:tcW w:w="11058" w:type="dxa"/>
            <w:gridSpan w:val="11"/>
          </w:tcPr>
          <w:p w14:paraId="27184178" w14:textId="0687589D" w:rsidR="00D368DC" w:rsidRPr="00A93B1C" w:rsidRDefault="00D368DC" w:rsidP="00D368DC">
            <w:pPr>
              <w:pStyle w:val="Bullets"/>
              <w:rPr>
                <w:rFonts w:cs="Arial"/>
                <w:i w:val="0"/>
                <w:iCs w:val="0"/>
                <w:sz w:val="18"/>
                <w:szCs w:val="18"/>
                <w:lang w:val="de-AT"/>
              </w:rPr>
            </w:pPr>
            <w:r>
              <w:rPr>
                <w:rFonts w:cs="Arial"/>
                <w:i w:val="0"/>
                <w:iCs w:val="0"/>
                <w:sz w:val="18"/>
                <w:szCs w:val="18"/>
                <w:lang w:val="de-AT"/>
              </w:rPr>
              <w:t>Unterstützung verschiedener internationaler M&amp;A-Projekte (</w:t>
            </w:r>
            <w:r w:rsidRPr="0049167C">
              <w:rPr>
                <w:rFonts w:cs="Arial"/>
                <w:i w:val="0"/>
                <w:iCs w:val="0"/>
                <w:sz w:val="18"/>
                <w:szCs w:val="18"/>
                <w:lang w:val="de-AT"/>
              </w:rPr>
              <w:t>u.a. Target- und Markt-Screening, Erstellung von Bewertungsmodellen und Financial Fact Books, Vorbereitung von Teasern</w:t>
            </w:r>
            <w:r>
              <w:rPr>
                <w:rFonts w:cs="Arial"/>
                <w:i w:val="0"/>
                <w:iCs w:val="0"/>
                <w:sz w:val="18"/>
                <w:szCs w:val="18"/>
                <w:lang w:val="de-AT"/>
              </w:rPr>
              <w:t xml:space="preserve"> und</w:t>
            </w:r>
            <w:r w:rsidRPr="0049167C">
              <w:rPr>
                <w:rFonts w:cs="Arial"/>
                <w:i w:val="0"/>
                <w:iCs w:val="0"/>
                <w:sz w:val="18"/>
                <w:szCs w:val="18"/>
                <w:lang w:val="de-AT"/>
              </w:rPr>
              <w:t xml:space="preserve"> Management-</w:t>
            </w:r>
            <w:r>
              <w:rPr>
                <w:rFonts w:cs="Arial"/>
                <w:i w:val="0"/>
                <w:iCs w:val="0"/>
                <w:sz w:val="18"/>
                <w:szCs w:val="18"/>
                <w:lang w:val="de-AT"/>
              </w:rPr>
              <w:t>Präsentationen</w:t>
            </w:r>
            <w:r w:rsidRPr="0049167C">
              <w:rPr>
                <w:rFonts w:cs="Arial"/>
                <w:i w:val="0"/>
                <w:iCs w:val="0"/>
                <w:sz w:val="18"/>
                <w:szCs w:val="18"/>
                <w:lang w:val="de-AT"/>
              </w:rPr>
              <w:t>, Mitwirkung bei Transaktionsverhandlungen, Koordination externer Berater</w:t>
            </w:r>
            <w:r>
              <w:rPr>
                <w:rFonts w:cs="Arial"/>
                <w:i w:val="0"/>
                <w:iCs w:val="0"/>
                <w:sz w:val="18"/>
                <w:szCs w:val="18"/>
                <w:lang w:val="de-AT"/>
              </w:rPr>
              <w:t>)</w:t>
            </w:r>
          </w:p>
          <w:p w14:paraId="35E02C9F" w14:textId="40913264" w:rsidR="00D368DC" w:rsidRPr="0049167C" w:rsidRDefault="00D368DC" w:rsidP="00D368DC">
            <w:pPr>
              <w:pStyle w:val="Bullets"/>
              <w:rPr>
                <w:rFonts w:cs="Arial"/>
                <w:i w:val="0"/>
                <w:iCs w:val="0"/>
                <w:sz w:val="18"/>
                <w:szCs w:val="18"/>
                <w:lang w:val="de-AT"/>
              </w:rPr>
            </w:pPr>
            <w:r w:rsidRPr="0049167C">
              <w:rPr>
                <w:rFonts w:cs="Arial"/>
                <w:i w:val="0"/>
                <w:iCs w:val="0"/>
                <w:sz w:val="18"/>
                <w:szCs w:val="18"/>
                <w:lang w:val="de-AT"/>
              </w:rPr>
              <w:t>Durchführung finanzieller und technischer Due-Diligence bei mehreren Zielunternehmen zur Bewertung ihrer finanziellen Lage sowie technologische</w:t>
            </w:r>
            <w:r>
              <w:rPr>
                <w:rFonts w:cs="Arial"/>
                <w:i w:val="0"/>
                <w:iCs w:val="0"/>
                <w:sz w:val="18"/>
                <w:szCs w:val="18"/>
                <w:lang w:val="de-AT"/>
              </w:rPr>
              <w:t>n</w:t>
            </w:r>
            <w:r w:rsidRPr="0049167C">
              <w:rPr>
                <w:rFonts w:cs="Arial"/>
                <w:i w:val="0"/>
                <w:iCs w:val="0"/>
                <w:sz w:val="18"/>
                <w:szCs w:val="18"/>
                <w:lang w:val="de-AT"/>
              </w:rPr>
              <w:t xml:space="preserve"> Stärken und Produktpotenziale</w:t>
            </w:r>
          </w:p>
          <w:p w14:paraId="1E8EE4A9" w14:textId="10C5040E" w:rsidR="00D368DC" w:rsidRDefault="00D368DC" w:rsidP="00D368DC">
            <w:pPr>
              <w:pStyle w:val="Bullets"/>
              <w:rPr>
                <w:rFonts w:cs="Arial"/>
                <w:i w:val="0"/>
                <w:iCs w:val="0"/>
                <w:sz w:val="18"/>
                <w:szCs w:val="18"/>
                <w:lang w:val="de-AT"/>
              </w:rPr>
            </w:pPr>
            <w:r>
              <w:rPr>
                <w:rFonts w:cs="Arial"/>
                <w:i w:val="0"/>
                <w:iCs w:val="0"/>
                <w:sz w:val="18"/>
                <w:szCs w:val="18"/>
                <w:lang w:val="de-AT"/>
              </w:rPr>
              <w:t>Erstellung von Long- und Short-Listen zu Predictive Maintenance im Automotive-Bereich sowie Magnet-Free Motors</w:t>
            </w:r>
          </w:p>
          <w:p w14:paraId="27A7F12C" w14:textId="0F75F28C" w:rsidR="00D368DC" w:rsidRPr="006F6D7A" w:rsidRDefault="00D368DC" w:rsidP="00D368DC">
            <w:pPr>
              <w:pStyle w:val="Bullets"/>
              <w:rPr>
                <w:rFonts w:cs="Arial"/>
                <w:i w:val="0"/>
                <w:iCs w:val="0"/>
                <w:sz w:val="18"/>
                <w:szCs w:val="18"/>
                <w:lang w:val="de-AT"/>
              </w:rPr>
            </w:pPr>
            <w:r w:rsidRPr="0000618B">
              <w:rPr>
                <w:rFonts w:cs="Arial"/>
                <w:i w:val="0"/>
                <w:iCs w:val="0"/>
                <w:sz w:val="18"/>
                <w:szCs w:val="18"/>
                <w:lang w:val="de-AT"/>
              </w:rPr>
              <w:t>Organisation und Durchführung interner sowie externer Projekt-Pitches mit dem Engineering-Team </w:t>
            </w:r>
            <w:r w:rsidRPr="006F6D7A">
              <w:rPr>
                <w:rFonts w:cs="Arial"/>
                <w:i w:val="0"/>
                <w:iCs w:val="0"/>
                <w:sz w:val="18"/>
                <w:szCs w:val="18"/>
                <w:lang w:val="de-AT"/>
              </w:rPr>
              <w:t>und Start-ups aus dem Silicon Valley zur Prüfung potenzieller Partnerschaften</w:t>
            </w:r>
          </w:p>
          <w:p w14:paraId="6DD9BA0F" w14:textId="75F8E9B8" w:rsidR="00D368DC" w:rsidRPr="006F6D7A" w:rsidRDefault="00D368DC" w:rsidP="00D368DC">
            <w:pPr>
              <w:pStyle w:val="Bullets"/>
              <w:rPr>
                <w:rFonts w:cs="Arial"/>
                <w:i w:val="0"/>
                <w:iCs w:val="0"/>
                <w:sz w:val="18"/>
                <w:szCs w:val="18"/>
                <w:lang w:val="de-AT"/>
              </w:rPr>
            </w:pPr>
            <w:r>
              <w:rPr>
                <w:rFonts w:cs="Arial"/>
                <w:i w:val="0"/>
                <w:iCs w:val="0"/>
                <w:sz w:val="18"/>
                <w:szCs w:val="18"/>
                <w:lang w:val="de-AT"/>
              </w:rPr>
              <w:t xml:space="preserve">Unterstützung des Managements bei strategischen Entscheidungen durch Analyse von Märkten, </w:t>
            </w:r>
            <w:r w:rsidRPr="006F6D7A">
              <w:rPr>
                <w:rFonts w:cs="Arial"/>
                <w:i w:val="0"/>
                <w:iCs w:val="0"/>
                <w:sz w:val="18"/>
                <w:szCs w:val="18"/>
                <w:lang w:val="de-AT"/>
              </w:rPr>
              <w:t>innovativen Technologien, KI-Potenzialen, Restrukturierungsmaßnahmen von Wettbewerbern und Kundenstrategien sowie Aufbau einer internen Wissensdatenbank</w:t>
            </w:r>
          </w:p>
        </w:tc>
      </w:tr>
      <w:tr w:rsidR="00E809B1" w:rsidRPr="00A93B1C" w14:paraId="45404236" w14:textId="77777777" w:rsidTr="00E809B1">
        <w:trPr>
          <w:trHeight w:val="340"/>
        </w:trPr>
        <w:tc>
          <w:tcPr>
            <w:tcW w:w="5523" w:type="dxa"/>
            <w:gridSpan w:val="3"/>
            <w:vAlign w:val="bottom"/>
          </w:tcPr>
          <w:p w14:paraId="3CF978EE" w14:textId="19DC07FB" w:rsidR="00D368DC" w:rsidRPr="00A93B1C" w:rsidRDefault="00D368DC" w:rsidP="00D368DC">
            <w:pPr>
              <w:pStyle w:val="Bullets"/>
              <w:numPr>
                <w:ilvl w:val="0"/>
                <w:numId w:val="0"/>
              </w:numPr>
              <w:rPr>
                <w:rFonts w:cs="Arial"/>
                <w:b/>
                <w:i w:val="0"/>
                <w:iCs w:val="0"/>
                <w:sz w:val="18"/>
                <w:szCs w:val="18"/>
              </w:rPr>
            </w:pPr>
            <w:r>
              <w:rPr>
                <w:rFonts w:cs="Arial"/>
                <w:b/>
                <w:i w:val="0"/>
                <w:iCs w:val="0"/>
                <w:sz w:val="18"/>
                <w:szCs w:val="18"/>
              </w:rPr>
              <w:t>Siemens</w:t>
            </w:r>
            <w:r w:rsidRPr="00A93B1C">
              <w:rPr>
                <w:rFonts w:cs="Arial"/>
                <w:b/>
                <w:i w:val="0"/>
                <w:iCs w:val="0"/>
                <w:sz w:val="18"/>
                <w:szCs w:val="18"/>
              </w:rPr>
              <w:t xml:space="preserve"> AG</w:t>
            </w:r>
          </w:p>
        </w:tc>
        <w:tc>
          <w:tcPr>
            <w:tcW w:w="5535" w:type="dxa"/>
            <w:gridSpan w:val="8"/>
            <w:vAlign w:val="bottom"/>
          </w:tcPr>
          <w:p w14:paraId="49A11F72" w14:textId="19239706" w:rsidR="00D368DC" w:rsidRPr="00A93B1C" w:rsidRDefault="00D368DC" w:rsidP="00D368DC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b/>
                <w:bCs/>
                <w:i w:val="0"/>
                <w:sz w:val="18"/>
                <w:szCs w:val="18"/>
              </w:rPr>
            </w:pPr>
            <w:r w:rsidRPr="00A93B1C">
              <w:rPr>
                <w:rFonts w:cs="Arial"/>
                <w:b/>
                <w:bCs/>
                <w:i w:val="0"/>
                <w:sz w:val="18"/>
                <w:szCs w:val="18"/>
              </w:rPr>
              <w:t>Frankfurt am Main</w:t>
            </w:r>
          </w:p>
        </w:tc>
      </w:tr>
      <w:tr w:rsidR="00E809B1" w:rsidRPr="00A93B1C" w14:paraId="16C6F7AD" w14:textId="77777777" w:rsidTr="00E809B1">
        <w:trPr>
          <w:trHeight w:val="57"/>
        </w:trPr>
        <w:tc>
          <w:tcPr>
            <w:tcW w:w="5523" w:type="dxa"/>
            <w:gridSpan w:val="3"/>
          </w:tcPr>
          <w:p w14:paraId="5D8760E9" w14:textId="5F6F1045" w:rsidR="00D368DC" w:rsidRPr="00A93B1C" w:rsidRDefault="00D368DC" w:rsidP="00D368DC">
            <w:pPr>
              <w:pStyle w:val="Bullets"/>
              <w:numPr>
                <w:ilvl w:val="0"/>
                <w:numId w:val="0"/>
              </w:numPr>
              <w:rPr>
                <w:rFonts w:cs="Arial"/>
                <w:b/>
                <w:i w:val="0"/>
                <w:iCs w:val="0"/>
                <w:sz w:val="18"/>
                <w:szCs w:val="18"/>
                <w:lang w:val="en-US"/>
              </w:rPr>
            </w:pPr>
            <w:r>
              <w:rPr>
                <w:rFonts w:cs="Arial"/>
                <w:sz w:val="18"/>
                <w:szCs w:val="18"/>
                <w:lang w:val="en-US"/>
              </w:rPr>
              <w:t>Werkstudent</w:t>
            </w:r>
            <w:r w:rsidRPr="00A93B1C">
              <w:rPr>
                <w:rFonts w:cs="Arial"/>
                <w:sz w:val="18"/>
                <w:szCs w:val="18"/>
                <w:lang w:val="en-US"/>
              </w:rPr>
              <w:t xml:space="preserve"> im </w:t>
            </w:r>
            <w:r>
              <w:rPr>
                <w:rFonts w:cs="Arial"/>
                <w:sz w:val="18"/>
                <w:szCs w:val="18"/>
                <w:lang w:val="en-US"/>
              </w:rPr>
              <w:t>Business Development/Global Business Service</w:t>
            </w:r>
          </w:p>
        </w:tc>
        <w:tc>
          <w:tcPr>
            <w:tcW w:w="5535" w:type="dxa"/>
            <w:gridSpan w:val="8"/>
          </w:tcPr>
          <w:p w14:paraId="2D9DB8CA" w14:textId="06F797FA" w:rsidR="00D368DC" w:rsidRPr="00A93B1C" w:rsidRDefault="00D368DC" w:rsidP="00D368DC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b/>
                <w:bCs/>
                <w:sz w:val="18"/>
                <w:szCs w:val="18"/>
              </w:rPr>
            </w:pPr>
            <w:r w:rsidRPr="00A93B1C">
              <w:rPr>
                <w:rFonts w:cs="Arial"/>
                <w:sz w:val="18"/>
                <w:szCs w:val="18"/>
                <w:lang w:val="en-US"/>
              </w:rPr>
              <w:t>0</w:t>
            </w:r>
            <w:r>
              <w:rPr>
                <w:rFonts w:cs="Arial"/>
                <w:sz w:val="18"/>
                <w:szCs w:val="18"/>
                <w:lang w:val="en-US"/>
              </w:rPr>
              <w:t>1</w:t>
            </w:r>
            <w:r w:rsidRPr="00A93B1C">
              <w:rPr>
                <w:rFonts w:cs="Arial"/>
                <w:sz w:val="18"/>
                <w:szCs w:val="18"/>
                <w:lang w:val="en-US"/>
              </w:rPr>
              <w:t>/20</w:t>
            </w:r>
            <w:r>
              <w:rPr>
                <w:rFonts w:cs="Arial"/>
                <w:sz w:val="18"/>
                <w:szCs w:val="18"/>
                <w:lang w:val="en-US"/>
              </w:rPr>
              <w:t>25</w:t>
            </w:r>
            <w:r w:rsidRPr="00A93B1C">
              <w:rPr>
                <w:rFonts w:cs="Arial"/>
                <w:sz w:val="18"/>
                <w:szCs w:val="18"/>
                <w:lang w:val="en-US"/>
              </w:rPr>
              <w:t xml:space="preserve"> – 0</w:t>
            </w:r>
            <w:r>
              <w:rPr>
                <w:rFonts w:cs="Arial"/>
                <w:sz w:val="18"/>
                <w:szCs w:val="18"/>
                <w:lang w:val="en-US"/>
              </w:rPr>
              <w:t>5</w:t>
            </w:r>
            <w:r w:rsidRPr="00A93B1C">
              <w:rPr>
                <w:rFonts w:cs="Arial"/>
                <w:sz w:val="18"/>
                <w:szCs w:val="18"/>
                <w:lang w:val="en-US"/>
              </w:rPr>
              <w:t>/20</w:t>
            </w:r>
            <w:r>
              <w:rPr>
                <w:rFonts w:cs="Arial"/>
                <w:sz w:val="18"/>
                <w:szCs w:val="18"/>
                <w:lang w:val="en-US"/>
              </w:rPr>
              <w:t>25</w:t>
            </w:r>
          </w:p>
        </w:tc>
      </w:tr>
      <w:tr w:rsidR="00E809B1" w:rsidRPr="00A93B1C" w14:paraId="7660C4BA" w14:textId="77777777" w:rsidTr="00E809B1">
        <w:trPr>
          <w:trHeight w:val="57"/>
        </w:trPr>
        <w:tc>
          <w:tcPr>
            <w:tcW w:w="11058" w:type="dxa"/>
            <w:gridSpan w:val="11"/>
          </w:tcPr>
          <w:p w14:paraId="434ABDB8" w14:textId="77777777" w:rsidR="00D368DC" w:rsidRPr="0058226B" w:rsidRDefault="00D368DC" w:rsidP="00D368DC">
            <w:pPr>
              <w:pStyle w:val="Bullets"/>
              <w:rPr>
                <w:rFonts w:cs="Arial"/>
                <w:i w:val="0"/>
                <w:iCs w:val="0"/>
                <w:sz w:val="18"/>
                <w:szCs w:val="18"/>
                <w:lang w:val="de-AT"/>
              </w:rPr>
            </w:pPr>
            <w:r w:rsidRPr="0058226B">
              <w:rPr>
                <w:rFonts w:cs="Arial"/>
                <w:i w:val="0"/>
                <w:iCs w:val="0"/>
                <w:sz w:val="18"/>
                <w:szCs w:val="18"/>
                <w:lang w:val="de-AT"/>
              </w:rPr>
              <w:t xml:space="preserve">Analyse und Optimierung interner Geschäftsprozesse zur Effizienzsteigerung </w:t>
            </w:r>
          </w:p>
          <w:p w14:paraId="132465C4" w14:textId="255D1383" w:rsidR="00D368DC" w:rsidRPr="00A93B1C" w:rsidRDefault="00D368DC" w:rsidP="00D368DC">
            <w:pPr>
              <w:pStyle w:val="Bullets"/>
              <w:rPr>
                <w:rFonts w:cs="Arial"/>
                <w:sz w:val="18"/>
                <w:szCs w:val="18"/>
                <w:lang w:val="de-AT"/>
              </w:rPr>
            </w:pPr>
            <w:r w:rsidRPr="0058226B">
              <w:rPr>
                <w:rFonts w:cs="Arial"/>
                <w:i w:val="0"/>
                <w:iCs w:val="0"/>
                <w:sz w:val="18"/>
                <w:szCs w:val="18"/>
                <w:lang w:val="de-AT"/>
              </w:rPr>
              <w:t>Koordination und Unterstützung von Automatisierungs-Projekten</w:t>
            </w:r>
          </w:p>
        </w:tc>
      </w:tr>
      <w:tr w:rsidR="00E809B1" w:rsidRPr="00A93B1C" w14:paraId="4EC9DEB8" w14:textId="77777777" w:rsidTr="00E809B1">
        <w:trPr>
          <w:trHeight w:val="340"/>
        </w:trPr>
        <w:tc>
          <w:tcPr>
            <w:tcW w:w="5523" w:type="dxa"/>
            <w:gridSpan w:val="3"/>
            <w:vAlign w:val="bottom"/>
          </w:tcPr>
          <w:p w14:paraId="061D97E7" w14:textId="5D22CED1" w:rsidR="00D368DC" w:rsidRPr="00A93B1C" w:rsidRDefault="00D368DC" w:rsidP="00D368DC">
            <w:pPr>
              <w:pStyle w:val="Bullets"/>
              <w:numPr>
                <w:ilvl w:val="0"/>
                <w:numId w:val="0"/>
              </w:numPr>
              <w:rPr>
                <w:rFonts w:cs="Arial"/>
                <w:b/>
                <w:i w:val="0"/>
                <w:iCs w:val="0"/>
                <w:sz w:val="18"/>
                <w:szCs w:val="18"/>
              </w:rPr>
            </w:pPr>
            <w:r>
              <w:rPr>
                <w:rFonts w:cs="Arial"/>
                <w:b/>
                <w:i w:val="0"/>
                <w:iCs w:val="0"/>
                <w:sz w:val="18"/>
                <w:szCs w:val="18"/>
              </w:rPr>
              <w:t>GHK Management Consulting</w:t>
            </w:r>
            <w:r w:rsidRPr="00A93B1C">
              <w:rPr>
                <w:rFonts w:cs="Arial"/>
                <w:b/>
                <w:i w:val="0"/>
                <w:iCs w:val="0"/>
                <w:sz w:val="18"/>
                <w:szCs w:val="18"/>
              </w:rPr>
              <w:t xml:space="preserve"> AG</w:t>
            </w:r>
          </w:p>
        </w:tc>
        <w:tc>
          <w:tcPr>
            <w:tcW w:w="5535" w:type="dxa"/>
            <w:gridSpan w:val="8"/>
            <w:vAlign w:val="bottom"/>
          </w:tcPr>
          <w:p w14:paraId="38592414" w14:textId="3397B6D5" w:rsidR="00D368DC" w:rsidRPr="00A93B1C" w:rsidRDefault="00D368DC" w:rsidP="00D368DC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b/>
                <w:bCs/>
                <w:i w:val="0"/>
                <w:sz w:val="18"/>
                <w:szCs w:val="18"/>
              </w:rPr>
            </w:pPr>
            <w:r w:rsidRPr="00A93B1C">
              <w:rPr>
                <w:rFonts w:cs="Arial"/>
                <w:b/>
                <w:bCs/>
                <w:i w:val="0"/>
                <w:sz w:val="18"/>
                <w:szCs w:val="18"/>
              </w:rPr>
              <w:t>Frankfurt am Main</w:t>
            </w:r>
          </w:p>
        </w:tc>
      </w:tr>
      <w:tr w:rsidR="00E809B1" w:rsidRPr="00A93B1C" w14:paraId="0A0FFCF6" w14:textId="77777777" w:rsidTr="00E809B1">
        <w:trPr>
          <w:trHeight w:val="113"/>
        </w:trPr>
        <w:tc>
          <w:tcPr>
            <w:tcW w:w="5523" w:type="dxa"/>
            <w:gridSpan w:val="3"/>
          </w:tcPr>
          <w:p w14:paraId="30382087" w14:textId="7E82A4FE" w:rsidR="00D368DC" w:rsidRPr="00B273C1" w:rsidRDefault="00D368DC" w:rsidP="00D368DC">
            <w:pPr>
              <w:pStyle w:val="Bullets"/>
              <w:numPr>
                <w:ilvl w:val="0"/>
                <w:numId w:val="0"/>
              </w:numPr>
              <w:rPr>
                <w:rFonts w:cs="Arial"/>
                <w:b/>
                <w:i w:val="0"/>
                <w:iCs w:val="0"/>
                <w:sz w:val="18"/>
                <w:szCs w:val="18"/>
              </w:rPr>
            </w:pPr>
            <w:r w:rsidRPr="00B273C1">
              <w:rPr>
                <w:rFonts w:cs="Arial"/>
                <w:sz w:val="18"/>
                <w:szCs w:val="18"/>
              </w:rPr>
              <w:t>Praktikant und Werkstudent in der Unternehmensberatung</w:t>
            </w:r>
          </w:p>
        </w:tc>
        <w:tc>
          <w:tcPr>
            <w:tcW w:w="5535" w:type="dxa"/>
            <w:gridSpan w:val="8"/>
          </w:tcPr>
          <w:p w14:paraId="7444AF8F" w14:textId="4288AB62" w:rsidR="00D368DC" w:rsidRPr="00A93B1C" w:rsidRDefault="00D368DC" w:rsidP="00D368DC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b/>
                <w:bCs/>
                <w:sz w:val="18"/>
                <w:szCs w:val="18"/>
              </w:rPr>
            </w:pPr>
            <w:r w:rsidRPr="00A93B1C">
              <w:rPr>
                <w:rFonts w:cs="Arial"/>
                <w:sz w:val="18"/>
                <w:szCs w:val="18"/>
                <w:lang w:val="en-US"/>
              </w:rPr>
              <w:t>06/20</w:t>
            </w:r>
            <w:r>
              <w:rPr>
                <w:rFonts w:cs="Arial"/>
                <w:sz w:val="18"/>
                <w:szCs w:val="18"/>
                <w:lang w:val="en-US"/>
              </w:rPr>
              <w:t>24</w:t>
            </w:r>
            <w:r w:rsidRPr="00A93B1C">
              <w:rPr>
                <w:rFonts w:cs="Arial"/>
                <w:sz w:val="18"/>
                <w:szCs w:val="18"/>
                <w:lang w:val="en-US"/>
              </w:rPr>
              <w:t xml:space="preserve"> – </w:t>
            </w:r>
            <w:r>
              <w:rPr>
                <w:rFonts w:cs="Arial"/>
                <w:sz w:val="18"/>
                <w:szCs w:val="18"/>
                <w:lang w:val="en-US"/>
              </w:rPr>
              <w:t>12</w:t>
            </w:r>
            <w:r w:rsidRPr="00A93B1C">
              <w:rPr>
                <w:rFonts w:cs="Arial"/>
                <w:sz w:val="18"/>
                <w:szCs w:val="18"/>
                <w:lang w:val="en-US"/>
              </w:rPr>
              <w:t>/20</w:t>
            </w:r>
            <w:r>
              <w:rPr>
                <w:rFonts w:cs="Arial"/>
                <w:sz w:val="18"/>
                <w:szCs w:val="18"/>
                <w:lang w:val="en-US"/>
              </w:rPr>
              <w:t>24</w:t>
            </w:r>
          </w:p>
        </w:tc>
      </w:tr>
      <w:tr w:rsidR="00E809B1" w:rsidRPr="00A93B1C" w14:paraId="4C00CD42" w14:textId="77777777" w:rsidTr="00E809B1">
        <w:trPr>
          <w:trHeight w:val="113"/>
        </w:trPr>
        <w:tc>
          <w:tcPr>
            <w:tcW w:w="11058" w:type="dxa"/>
            <w:gridSpan w:val="11"/>
          </w:tcPr>
          <w:p w14:paraId="15411767" w14:textId="77777777" w:rsidR="00D368DC" w:rsidRPr="0058226B" w:rsidRDefault="00D368DC" w:rsidP="00D368DC">
            <w:pPr>
              <w:pStyle w:val="Bullets"/>
              <w:rPr>
                <w:rFonts w:cs="Arial"/>
                <w:i w:val="0"/>
                <w:iCs w:val="0"/>
                <w:sz w:val="18"/>
                <w:szCs w:val="18"/>
                <w:lang w:val="de-AT"/>
              </w:rPr>
            </w:pPr>
            <w:bookmarkStart w:id="1" w:name="_Hlk176701908"/>
            <w:r w:rsidRPr="0058226B">
              <w:rPr>
                <w:rFonts w:cs="Arial"/>
                <w:i w:val="0"/>
                <w:iCs w:val="0"/>
                <w:sz w:val="18"/>
                <w:szCs w:val="18"/>
                <w:lang w:val="de-AT"/>
              </w:rPr>
              <w:t>Unterstützung bei der Vorbereitung und Durchführung eines erfolgreichen Pitchs zur Akquise eines Mandanten mit einem Umsatz von über 700 Millionen Euro</w:t>
            </w:r>
            <w:bookmarkEnd w:id="1"/>
          </w:p>
          <w:p w14:paraId="46CE423F" w14:textId="77777777" w:rsidR="00D368DC" w:rsidRPr="0058226B" w:rsidRDefault="00D368DC" w:rsidP="00D368DC">
            <w:pPr>
              <w:pStyle w:val="Bullets"/>
              <w:rPr>
                <w:rFonts w:cs="Arial"/>
                <w:i w:val="0"/>
                <w:iCs w:val="0"/>
                <w:sz w:val="18"/>
                <w:szCs w:val="18"/>
                <w:lang w:val="de-AT"/>
              </w:rPr>
            </w:pPr>
            <w:r w:rsidRPr="0058226B">
              <w:rPr>
                <w:rFonts w:cs="Arial"/>
                <w:i w:val="0"/>
                <w:iCs w:val="0"/>
                <w:sz w:val="18"/>
                <w:szCs w:val="18"/>
                <w:lang w:val="de-AT"/>
              </w:rPr>
              <w:t>Berechnung von finanziellen Kennzahlen zur Unterstützung des Monatsreporting an den CFO</w:t>
            </w:r>
          </w:p>
          <w:p w14:paraId="0EDD3191" w14:textId="1BF587E0" w:rsidR="00D368DC" w:rsidRDefault="00D368DC" w:rsidP="00D368DC">
            <w:pPr>
              <w:pStyle w:val="Bullets"/>
              <w:rPr>
                <w:rFonts w:cs="Arial"/>
                <w:i w:val="0"/>
                <w:iCs w:val="0"/>
                <w:sz w:val="18"/>
                <w:szCs w:val="18"/>
                <w:lang w:val="de-AT"/>
              </w:rPr>
            </w:pPr>
            <w:r w:rsidRPr="0058226B">
              <w:rPr>
                <w:rFonts w:cs="Arial"/>
                <w:i w:val="0"/>
                <w:iCs w:val="0"/>
                <w:sz w:val="18"/>
                <w:szCs w:val="18"/>
                <w:lang w:val="de-AT"/>
              </w:rPr>
              <w:t>Durchführung von Kundenworkshops mit der Geschäftsführung eines Logistikkonzerns zur Definition</w:t>
            </w:r>
            <w:r>
              <w:rPr>
                <w:rFonts w:cs="Arial"/>
                <w:i w:val="0"/>
                <w:iCs w:val="0"/>
                <w:sz w:val="18"/>
                <w:szCs w:val="18"/>
                <w:lang w:val="de-AT"/>
              </w:rPr>
              <w:t xml:space="preserve"> </w:t>
            </w:r>
          </w:p>
          <w:p w14:paraId="12A3DAF7" w14:textId="1B89C5B7" w:rsidR="00D368DC" w:rsidRPr="0058226B" w:rsidRDefault="00D368DC" w:rsidP="00D368DC">
            <w:pPr>
              <w:pStyle w:val="Bullets"/>
              <w:numPr>
                <w:ilvl w:val="0"/>
                <w:numId w:val="0"/>
              </w:numPr>
              <w:ind w:left="720"/>
              <w:rPr>
                <w:rFonts w:cs="Arial"/>
                <w:i w:val="0"/>
                <w:iCs w:val="0"/>
                <w:sz w:val="18"/>
                <w:szCs w:val="18"/>
                <w:lang w:val="de-AT"/>
              </w:rPr>
            </w:pPr>
            <w:r w:rsidRPr="0058226B">
              <w:rPr>
                <w:rFonts w:cs="Arial"/>
                <w:i w:val="0"/>
                <w:iCs w:val="0"/>
                <w:sz w:val="18"/>
                <w:szCs w:val="18"/>
                <w:lang w:val="de-AT"/>
              </w:rPr>
              <w:t>relevanter KPIs für eine optimierte Steuerung</w:t>
            </w:r>
          </w:p>
          <w:p w14:paraId="746118C9" w14:textId="75CBEBC0" w:rsidR="00D368DC" w:rsidRPr="00A93B1C" w:rsidRDefault="00D368DC" w:rsidP="00D368DC">
            <w:pPr>
              <w:pStyle w:val="Bullets"/>
              <w:rPr>
                <w:rFonts w:cs="Arial"/>
                <w:b/>
                <w:bCs/>
                <w:i w:val="0"/>
                <w:sz w:val="18"/>
                <w:szCs w:val="18"/>
              </w:rPr>
            </w:pPr>
            <w:r w:rsidRPr="0058226B">
              <w:rPr>
                <w:rFonts w:cs="Arial"/>
                <w:i w:val="0"/>
                <w:iCs w:val="0"/>
                <w:sz w:val="18"/>
                <w:szCs w:val="18"/>
                <w:lang w:val="de-AT"/>
              </w:rPr>
              <w:t>Auswertung eines bestehenden S6</w:t>
            </w:r>
            <w:r>
              <w:rPr>
                <w:rFonts w:cs="Arial"/>
                <w:i w:val="0"/>
                <w:iCs w:val="0"/>
                <w:sz w:val="18"/>
                <w:szCs w:val="18"/>
                <w:lang w:val="de-AT"/>
              </w:rPr>
              <w:t>-</w:t>
            </w:r>
            <w:r w:rsidRPr="0058226B">
              <w:rPr>
                <w:rFonts w:cs="Arial"/>
                <w:i w:val="0"/>
                <w:iCs w:val="0"/>
                <w:sz w:val="18"/>
                <w:szCs w:val="18"/>
                <w:lang w:val="de-AT"/>
              </w:rPr>
              <w:t>Gutachtens</w:t>
            </w:r>
            <w:r>
              <w:rPr>
                <w:rFonts w:cs="Arial"/>
                <w:i w:val="0"/>
                <w:iCs w:val="0"/>
                <w:sz w:val="18"/>
                <w:szCs w:val="18"/>
                <w:lang w:val="de-AT"/>
              </w:rPr>
              <w:t>,</w:t>
            </w:r>
            <w:r w:rsidRPr="0058226B">
              <w:rPr>
                <w:rFonts w:cs="Arial"/>
                <w:i w:val="0"/>
                <w:iCs w:val="0"/>
                <w:sz w:val="18"/>
                <w:szCs w:val="18"/>
                <w:lang w:val="de-AT"/>
              </w:rPr>
              <w:t xml:space="preserve"> inkl</w:t>
            </w:r>
            <w:r>
              <w:rPr>
                <w:rFonts w:cs="Arial"/>
                <w:i w:val="0"/>
                <w:iCs w:val="0"/>
                <w:sz w:val="18"/>
                <w:szCs w:val="18"/>
                <w:lang w:val="de-AT"/>
              </w:rPr>
              <w:t>usive</w:t>
            </w:r>
            <w:r w:rsidRPr="0058226B">
              <w:rPr>
                <w:rFonts w:cs="Arial"/>
                <w:i w:val="0"/>
                <w:iCs w:val="0"/>
                <w:sz w:val="18"/>
                <w:szCs w:val="18"/>
                <w:lang w:val="de-AT"/>
              </w:rPr>
              <w:t xml:space="preserve"> Vorbereitung und Vorstellung an die Geschäftsführung</w:t>
            </w:r>
          </w:p>
        </w:tc>
      </w:tr>
      <w:tr w:rsidR="00E809B1" w:rsidRPr="00A93B1C" w14:paraId="50AFEA03" w14:textId="77777777" w:rsidTr="00E809B1">
        <w:trPr>
          <w:trHeight w:val="340"/>
        </w:trPr>
        <w:tc>
          <w:tcPr>
            <w:tcW w:w="5523" w:type="dxa"/>
            <w:gridSpan w:val="3"/>
            <w:vAlign w:val="bottom"/>
          </w:tcPr>
          <w:p w14:paraId="42FB0D26" w14:textId="3CC6B545" w:rsidR="00D368DC" w:rsidRPr="00A93B1C" w:rsidRDefault="00D368DC" w:rsidP="00D368DC">
            <w:pPr>
              <w:pStyle w:val="Bullets"/>
              <w:numPr>
                <w:ilvl w:val="0"/>
                <w:numId w:val="0"/>
              </w:numPr>
              <w:rPr>
                <w:rFonts w:cs="Arial"/>
                <w:i w:val="0"/>
                <w:iCs w:val="0"/>
                <w:sz w:val="18"/>
                <w:szCs w:val="18"/>
              </w:rPr>
            </w:pPr>
            <w:r w:rsidRPr="00A93B1C">
              <w:rPr>
                <w:rFonts w:cs="Arial"/>
                <w:b/>
                <w:i w:val="0"/>
                <w:iCs w:val="0"/>
                <w:sz w:val="18"/>
                <w:szCs w:val="18"/>
              </w:rPr>
              <w:t>Ba</w:t>
            </w:r>
            <w:r>
              <w:rPr>
                <w:rFonts w:cs="Arial"/>
                <w:b/>
                <w:i w:val="0"/>
                <w:iCs w:val="0"/>
                <w:sz w:val="18"/>
                <w:szCs w:val="18"/>
              </w:rPr>
              <w:t>kerTilly GmbH &amp; Co. KG</w:t>
            </w:r>
          </w:p>
        </w:tc>
        <w:tc>
          <w:tcPr>
            <w:tcW w:w="5535" w:type="dxa"/>
            <w:gridSpan w:val="8"/>
            <w:vAlign w:val="bottom"/>
          </w:tcPr>
          <w:p w14:paraId="11E31BD8" w14:textId="33FC7EA9" w:rsidR="00D368DC" w:rsidRPr="00A93B1C" w:rsidRDefault="00D368DC" w:rsidP="00D368DC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b/>
                <w:bCs/>
                <w:i w:val="0"/>
                <w:sz w:val="18"/>
                <w:szCs w:val="18"/>
              </w:rPr>
            </w:pPr>
            <w:r w:rsidRPr="00A93B1C">
              <w:rPr>
                <w:rFonts w:cs="Arial"/>
                <w:b/>
                <w:bCs/>
                <w:i w:val="0"/>
                <w:sz w:val="18"/>
                <w:szCs w:val="18"/>
              </w:rPr>
              <w:t>Frankfurt am Main</w:t>
            </w:r>
          </w:p>
        </w:tc>
      </w:tr>
      <w:tr w:rsidR="00E809B1" w:rsidRPr="00A93B1C" w14:paraId="48328CB9" w14:textId="77777777" w:rsidTr="00E809B1">
        <w:tc>
          <w:tcPr>
            <w:tcW w:w="6379" w:type="dxa"/>
            <w:gridSpan w:val="6"/>
          </w:tcPr>
          <w:p w14:paraId="74B74B41" w14:textId="02B7C441" w:rsidR="00D368DC" w:rsidRPr="00B273C1" w:rsidRDefault="00D368DC" w:rsidP="00D368DC">
            <w:pPr>
              <w:pStyle w:val="Bullets"/>
              <w:numPr>
                <w:ilvl w:val="0"/>
                <w:numId w:val="0"/>
              </w:numPr>
              <w:rPr>
                <w:rFonts w:cs="Arial"/>
                <w:sz w:val="18"/>
                <w:szCs w:val="18"/>
              </w:rPr>
            </w:pPr>
            <w:r w:rsidRPr="00B273C1">
              <w:rPr>
                <w:rFonts w:cs="Arial"/>
                <w:sz w:val="18"/>
                <w:szCs w:val="18"/>
              </w:rPr>
              <w:t xml:space="preserve">Praktikant und Werkstudent in der Wirtschaftsprüfung und Beratung </w:t>
            </w:r>
          </w:p>
        </w:tc>
        <w:tc>
          <w:tcPr>
            <w:tcW w:w="4679" w:type="dxa"/>
            <w:gridSpan w:val="5"/>
          </w:tcPr>
          <w:p w14:paraId="2CB21DEB" w14:textId="556B6882" w:rsidR="00D368DC" w:rsidRPr="00A93B1C" w:rsidRDefault="00D368DC" w:rsidP="00D368DC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sz w:val="18"/>
                <w:szCs w:val="18"/>
                <w:lang w:val="en-US"/>
              </w:rPr>
            </w:pPr>
            <w:r w:rsidRPr="00A93B1C">
              <w:rPr>
                <w:rFonts w:cs="Arial"/>
                <w:sz w:val="18"/>
                <w:szCs w:val="18"/>
                <w:lang w:val="en-US"/>
              </w:rPr>
              <w:t>06/20</w:t>
            </w:r>
            <w:r>
              <w:rPr>
                <w:rFonts w:cs="Arial"/>
                <w:sz w:val="18"/>
                <w:szCs w:val="18"/>
                <w:lang w:val="en-US"/>
              </w:rPr>
              <w:t>23</w:t>
            </w:r>
            <w:r w:rsidRPr="00A93B1C">
              <w:rPr>
                <w:rFonts w:cs="Arial"/>
                <w:sz w:val="18"/>
                <w:szCs w:val="18"/>
                <w:lang w:val="en-US"/>
              </w:rPr>
              <w:t xml:space="preserve"> – 0</w:t>
            </w:r>
            <w:r>
              <w:rPr>
                <w:rFonts w:cs="Arial"/>
                <w:sz w:val="18"/>
                <w:szCs w:val="18"/>
                <w:lang w:val="en-US"/>
              </w:rPr>
              <w:t>5</w:t>
            </w:r>
            <w:r w:rsidRPr="00A93B1C">
              <w:rPr>
                <w:rFonts w:cs="Arial"/>
                <w:sz w:val="18"/>
                <w:szCs w:val="18"/>
                <w:lang w:val="en-US"/>
              </w:rPr>
              <w:t>/20</w:t>
            </w:r>
            <w:r>
              <w:rPr>
                <w:rFonts w:cs="Arial"/>
                <w:sz w:val="18"/>
                <w:szCs w:val="18"/>
                <w:lang w:val="en-US"/>
              </w:rPr>
              <w:t>24</w:t>
            </w:r>
          </w:p>
        </w:tc>
      </w:tr>
      <w:tr w:rsidR="00E809B1" w:rsidRPr="00A93B1C" w14:paraId="7C4155D6" w14:textId="77777777" w:rsidTr="00E809B1">
        <w:tc>
          <w:tcPr>
            <w:tcW w:w="11058" w:type="dxa"/>
            <w:gridSpan w:val="11"/>
          </w:tcPr>
          <w:p w14:paraId="2F8AB65F" w14:textId="3B805DE0" w:rsidR="00D368DC" w:rsidRDefault="00D368DC" w:rsidP="00D368DC">
            <w:pPr>
              <w:pStyle w:val="Bullets"/>
              <w:rPr>
                <w:rFonts w:cs="Arial"/>
                <w:i w:val="0"/>
                <w:iCs w:val="0"/>
                <w:sz w:val="18"/>
                <w:szCs w:val="18"/>
                <w:lang w:val="de-AT"/>
              </w:rPr>
            </w:pPr>
            <w:r>
              <w:rPr>
                <w:rFonts w:cs="Arial"/>
                <w:i w:val="0"/>
                <w:iCs w:val="0"/>
                <w:sz w:val="18"/>
                <w:szCs w:val="18"/>
                <w:lang w:val="de-AT"/>
              </w:rPr>
              <w:t>Erstellung von Jahresabschlüssen, insbesondere für mittelständische Unternehmen</w:t>
            </w:r>
          </w:p>
          <w:p w14:paraId="6ED03F31" w14:textId="667DD56C" w:rsidR="00D368DC" w:rsidRDefault="00D368DC" w:rsidP="00D368DC">
            <w:pPr>
              <w:pStyle w:val="Bullets"/>
              <w:rPr>
                <w:rFonts w:cs="Arial"/>
                <w:i w:val="0"/>
                <w:iCs w:val="0"/>
                <w:sz w:val="18"/>
                <w:szCs w:val="18"/>
                <w:lang w:val="de-AT"/>
              </w:rPr>
            </w:pPr>
            <w:r>
              <w:rPr>
                <w:rFonts w:cs="Arial"/>
                <w:i w:val="0"/>
                <w:iCs w:val="0"/>
                <w:sz w:val="18"/>
                <w:szCs w:val="18"/>
                <w:lang w:val="de-AT"/>
              </w:rPr>
              <w:t>Einholung prüfungsrelevanter Daten bei Kunden und Dritten</w:t>
            </w:r>
          </w:p>
          <w:p w14:paraId="3658805E" w14:textId="699089F9" w:rsidR="00D368DC" w:rsidRPr="0049167C" w:rsidRDefault="00D368DC" w:rsidP="00D368DC">
            <w:pPr>
              <w:pStyle w:val="Bullets"/>
              <w:rPr>
                <w:rFonts w:cs="Arial"/>
                <w:i w:val="0"/>
                <w:iCs w:val="0"/>
                <w:sz w:val="18"/>
                <w:szCs w:val="18"/>
                <w:lang w:val="de-AT"/>
              </w:rPr>
            </w:pPr>
            <w:r w:rsidRPr="00B273C1">
              <w:rPr>
                <w:rFonts w:cs="Arial"/>
                <w:i w:val="0"/>
                <w:iCs w:val="0"/>
                <w:sz w:val="18"/>
                <w:szCs w:val="18"/>
                <w:lang w:val="de-AT"/>
              </w:rPr>
              <w:t>Prüfung von Jahresabschlüssen durch Berichtskritiken, Saldenprüfungen, Stichproben</w:t>
            </w:r>
            <w:r>
              <w:rPr>
                <w:rFonts w:cs="Arial"/>
                <w:i w:val="0"/>
                <w:iCs w:val="0"/>
                <w:sz w:val="18"/>
                <w:szCs w:val="18"/>
                <w:lang w:val="de-AT"/>
              </w:rPr>
              <w:t>,</w:t>
            </w:r>
            <w:r w:rsidRPr="00B273C1">
              <w:rPr>
                <w:rFonts w:cs="Arial"/>
                <w:i w:val="0"/>
                <w:iCs w:val="0"/>
                <w:sz w:val="18"/>
                <w:szCs w:val="18"/>
                <w:lang w:val="de-AT"/>
              </w:rPr>
              <w:t xml:space="preserve"> etc. </w:t>
            </w:r>
          </w:p>
        </w:tc>
      </w:tr>
      <w:tr w:rsidR="00E809B1" w:rsidRPr="00A93B1C" w14:paraId="414B4085" w14:textId="77777777" w:rsidTr="00E809B1">
        <w:trPr>
          <w:trHeight w:val="510"/>
        </w:trPr>
        <w:tc>
          <w:tcPr>
            <w:tcW w:w="11058" w:type="dxa"/>
            <w:gridSpan w:val="11"/>
            <w:tcBorders>
              <w:bottom w:val="single" w:sz="4" w:space="0" w:color="auto"/>
            </w:tcBorders>
            <w:vAlign w:val="bottom"/>
          </w:tcPr>
          <w:p w14:paraId="4741C5BA" w14:textId="1A1B7CE9" w:rsidR="00D368DC" w:rsidRPr="00A93B1C" w:rsidRDefault="00D368DC" w:rsidP="00D368DC">
            <w:pPr>
              <w:pStyle w:val="BERSCHRIFT"/>
              <w:rPr>
                <w:rFonts w:cs="Arial"/>
                <w:i/>
                <w:smallCaps w:val="0"/>
                <w:sz w:val="24"/>
                <w:szCs w:val="24"/>
              </w:rPr>
            </w:pPr>
            <w:r w:rsidRPr="00A93B1C">
              <w:rPr>
                <w:rFonts w:cs="Arial"/>
                <w:smallCaps w:val="0"/>
                <w:sz w:val="24"/>
                <w:szCs w:val="24"/>
              </w:rPr>
              <w:t>EXTRACURRICULARES ENGAGEMENT</w:t>
            </w:r>
          </w:p>
        </w:tc>
      </w:tr>
      <w:tr w:rsidR="00E809B1" w:rsidRPr="00A93B1C" w14:paraId="74251178" w14:textId="77777777" w:rsidTr="00E809B1">
        <w:trPr>
          <w:trHeight w:val="340"/>
        </w:trPr>
        <w:tc>
          <w:tcPr>
            <w:tcW w:w="5523" w:type="dxa"/>
            <w:gridSpan w:val="3"/>
            <w:tcBorders>
              <w:top w:val="single" w:sz="4" w:space="0" w:color="auto"/>
            </w:tcBorders>
            <w:vAlign w:val="bottom"/>
          </w:tcPr>
          <w:p w14:paraId="23826F21" w14:textId="3C0FFFF9" w:rsidR="00D368DC" w:rsidRPr="00B273C1" w:rsidRDefault="00D368DC" w:rsidP="00D368DC">
            <w:pPr>
              <w:pStyle w:val="Ort"/>
              <w:jc w:val="left"/>
              <w:rPr>
                <w:rFonts w:cs="Arial"/>
                <w:b/>
                <w:bCs/>
                <w:i w:val="0"/>
                <w:iCs/>
                <w:smallCaps w:val="0"/>
                <w:sz w:val="18"/>
                <w:szCs w:val="18"/>
              </w:rPr>
            </w:pPr>
            <w:r w:rsidRPr="00B273C1">
              <w:rPr>
                <w:rFonts w:cs="Arial"/>
                <w:b/>
                <w:i w:val="0"/>
                <w:iCs/>
                <w:smallCaps w:val="0"/>
                <w:sz w:val="18"/>
                <w:szCs w:val="18"/>
              </w:rPr>
              <w:t>Freiwillige Feuerwehr Ginnheim e.</w:t>
            </w:r>
            <w:r>
              <w:rPr>
                <w:rFonts w:cs="Arial"/>
                <w:b/>
                <w:i w:val="0"/>
                <w:iCs/>
                <w:smallCaps w:val="0"/>
                <w:sz w:val="18"/>
                <w:szCs w:val="18"/>
              </w:rPr>
              <w:t xml:space="preserve"> </w:t>
            </w:r>
            <w:r w:rsidRPr="00B273C1">
              <w:rPr>
                <w:rFonts w:cs="Arial"/>
                <w:b/>
                <w:i w:val="0"/>
                <w:iCs/>
                <w:smallCaps w:val="0"/>
                <w:sz w:val="18"/>
                <w:szCs w:val="18"/>
              </w:rPr>
              <w:t xml:space="preserve">V. </w:t>
            </w:r>
          </w:p>
        </w:tc>
        <w:tc>
          <w:tcPr>
            <w:tcW w:w="5535" w:type="dxa"/>
            <w:gridSpan w:val="8"/>
            <w:tcBorders>
              <w:top w:val="single" w:sz="4" w:space="0" w:color="auto"/>
            </w:tcBorders>
            <w:vAlign w:val="bottom"/>
          </w:tcPr>
          <w:p w14:paraId="58208F44" w14:textId="5287A49E" w:rsidR="00D368DC" w:rsidRPr="00A93B1C" w:rsidRDefault="00D368DC" w:rsidP="00D368DC">
            <w:pPr>
              <w:pStyle w:val="Ort"/>
              <w:rPr>
                <w:rFonts w:cs="Arial"/>
                <w:b/>
                <w:bCs/>
                <w:i w:val="0"/>
                <w:iCs/>
                <w:smallCaps w:val="0"/>
                <w:sz w:val="18"/>
                <w:szCs w:val="18"/>
              </w:rPr>
            </w:pPr>
            <w:r w:rsidRPr="00A93B1C">
              <w:rPr>
                <w:rFonts w:cs="Arial"/>
                <w:b/>
                <w:bCs/>
                <w:i w:val="0"/>
                <w:iCs/>
                <w:smallCaps w:val="0"/>
                <w:sz w:val="18"/>
                <w:szCs w:val="18"/>
              </w:rPr>
              <w:t>Frankfurt am Main</w:t>
            </w:r>
          </w:p>
        </w:tc>
      </w:tr>
      <w:tr w:rsidR="00E809B1" w:rsidRPr="00A93B1C" w14:paraId="4F59C612" w14:textId="77777777" w:rsidTr="00E809B1">
        <w:trPr>
          <w:trHeight w:val="193"/>
        </w:trPr>
        <w:tc>
          <w:tcPr>
            <w:tcW w:w="6804" w:type="dxa"/>
            <w:gridSpan w:val="7"/>
          </w:tcPr>
          <w:p w14:paraId="32F07601" w14:textId="1EB19870" w:rsidR="00D368DC" w:rsidRPr="00A93B1C" w:rsidRDefault="00D368DC" w:rsidP="00D368DC">
            <w:pPr>
              <w:pStyle w:val="Beschreibung"/>
              <w:rPr>
                <w:rFonts w:cs="Arial"/>
                <w:i/>
                <w:iCs/>
                <w:sz w:val="18"/>
                <w:szCs w:val="18"/>
                <w:lang w:val="de-AT"/>
              </w:rPr>
            </w:pPr>
            <w:r w:rsidRPr="00A93B1C">
              <w:rPr>
                <w:rFonts w:cs="Arial"/>
                <w:i/>
                <w:iCs/>
                <w:sz w:val="18"/>
                <w:szCs w:val="18"/>
                <w:lang w:val="de-AT"/>
              </w:rPr>
              <w:t xml:space="preserve">Aktives Mitglied der </w:t>
            </w:r>
            <w:r>
              <w:rPr>
                <w:rFonts w:cs="Arial"/>
                <w:i/>
                <w:iCs/>
                <w:sz w:val="18"/>
                <w:szCs w:val="18"/>
                <w:lang w:val="de-AT"/>
              </w:rPr>
              <w:t>Einsatzabteilung</w:t>
            </w:r>
          </w:p>
        </w:tc>
        <w:tc>
          <w:tcPr>
            <w:tcW w:w="4254" w:type="dxa"/>
            <w:gridSpan w:val="4"/>
          </w:tcPr>
          <w:p w14:paraId="45DD2178" w14:textId="601F75D2" w:rsidR="00D368DC" w:rsidRPr="00A93B1C" w:rsidRDefault="00D368DC" w:rsidP="00D368DC">
            <w:pPr>
              <w:pStyle w:val="Beschreibung"/>
              <w:jc w:val="right"/>
              <w:rPr>
                <w:rFonts w:cs="Arial"/>
                <w:i/>
                <w:iCs/>
                <w:sz w:val="18"/>
                <w:szCs w:val="18"/>
                <w:lang w:val="en-US"/>
              </w:rPr>
            </w:pPr>
            <w:r w:rsidRPr="00A93B1C">
              <w:rPr>
                <w:rFonts w:cs="Arial"/>
                <w:i/>
                <w:iCs/>
                <w:sz w:val="18"/>
                <w:szCs w:val="18"/>
                <w:lang w:val="en-US"/>
              </w:rPr>
              <w:t>0</w:t>
            </w:r>
            <w:r>
              <w:rPr>
                <w:rFonts w:cs="Arial"/>
                <w:i/>
                <w:iCs/>
                <w:sz w:val="18"/>
                <w:szCs w:val="18"/>
                <w:lang w:val="en-US"/>
              </w:rPr>
              <w:t>5</w:t>
            </w:r>
            <w:r w:rsidRPr="00A93B1C">
              <w:rPr>
                <w:rFonts w:cs="Arial"/>
                <w:i/>
                <w:iCs/>
                <w:sz w:val="18"/>
                <w:szCs w:val="18"/>
                <w:lang w:val="en-US"/>
              </w:rPr>
              <w:t>/20</w:t>
            </w:r>
            <w:r>
              <w:rPr>
                <w:rFonts w:cs="Arial"/>
                <w:i/>
                <w:iCs/>
                <w:sz w:val="18"/>
                <w:szCs w:val="18"/>
                <w:lang w:val="en-US"/>
              </w:rPr>
              <w:t>24</w:t>
            </w:r>
            <w:r w:rsidRPr="00A93B1C">
              <w:rPr>
                <w:rFonts w:cs="Arial"/>
                <w:i/>
                <w:iCs/>
                <w:sz w:val="18"/>
                <w:szCs w:val="18"/>
                <w:lang w:val="en-US"/>
              </w:rPr>
              <w:t xml:space="preserve"> – heute</w:t>
            </w:r>
          </w:p>
        </w:tc>
      </w:tr>
      <w:tr w:rsidR="00E809B1" w:rsidRPr="00A93B1C" w14:paraId="02437711" w14:textId="77777777" w:rsidTr="00E809B1">
        <w:trPr>
          <w:trHeight w:val="193"/>
        </w:trPr>
        <w:tc>
          <w:tcPr>
            <w:tcW w:w="11058" w:type="dxa"/>
            <w:gridSpan w:val="11"/>
          </w:tcPr>
          <w:p w14:paraId="716D5E93" w14:textId="447F439C" w:rsidR="00D368DC" w:rsidRDefault="00D368DC" w:rsidP="00D368DC">
            <w:pPr>
              <w:pStyle w:val="Beschreibung"/>
              <w:numPr>
                <w:ilvl w:val="0"/>
                <w:numId w:val="24"/>
              </w:numPr>
              <w:rPr>
                <w:rFonts w:cs="Arial"/>
                <w:iCs/>
                <w:sz w:val="18"/>
                <w:szCs w:val="18"/>
                <w:lang w:val="de-AT"/>
              </w:rPr>
            </w:pPr>
            <w:r>
              <w:rPr>
                <w:rFonts w:cs="Arial"/>
                <w:iCs/>
                <w:sz w:val="18"/>
                <w:szCs w:val="18"/>
                <w:lang w:val="de-AT"/>
              </w:rPr>
              <w:t>Vierzehn</w:t>
            </w:r>
            <w:r w:rsidRPr="00B273C1">
              <w:rPr>
                <w:rFonts w:cs="Arial"/>
                <w:iCs/>
                <w:sz w:val="18"/>
                <w:szCs w:val="18"/>
                <w:lang w:val="de-AT"/>
              </w:rPr>
              <w:t>tägiges Training mit der Einsatzabteilung</w:t>
            </w:r>
          </w:p>
          <w:p w14:paraId="68CFAD97" w14:textId="140FF07B" w:rsidR="00D368DC" w:rsidRPr="00B273C1" w:rsidRDefault="00D368DC" w:rsidP="00D368DC">
            <w:pPr>
              <w:pStyle w:val="Beschreibung"/>
              <w:numPr>
                <w:ilvl w:val="0"/>
                <w:numId w:val="24"/>
              </w:numPr>
              <w:rPr>
                <w:rFonts w:cs="Arial"/>
                <w:iCs/>
                <w:sz w:val="18"/>
                <w:szCs w:val="18"/>
                <w:lang w:val="de-AT"/>
              </w:rPr>
            </w:pPr>
            <w:r>
              <w:rPr>
                <w:rFonts w:cs="Arial"/>
                <w:iCs/>
                <w:sz w:val="18"/>
                <w:szCs w:val="18"/>
                <w:lang w:val="de-AT"/>
              </w:rPr>
              <w:t>Planung und Durchführung von Übungsszenarien mit bis zu 50 Teilnehmern</w:t>
            </w:r>
          </w:p>
        </w:tc>
      </w:tr>
      <w:tr w:rsidR="00E809B1" w:rsidRPr="00A93B1C" w14:paraId="3B26943D" w14:textId="77777777" w:rsidTr="00E809B1">
        <w:trPr>
          <w:trHeight w:val="340"/>
        </w:trPr>
        <w:tc>
          <w:tcPr>
            <w:tcW w:w="5954" w:type="dxa"/>
            <w:gridSpan w:val="5"/>
            <w:vAlign w:val="bottom"/>
          </w:tcPr>
          <w:p w14:paraId="11E538C2" w14:textId="36F84434" w:rsidR="00D368DC" w:rsidRPr="00A93B1C" w:rsidRDefault="00D368DC" w:rsidP="00D368DC">
            <w:pPr>
              <w:pStyle w:val="Bullets"/>
              <w:numPr>
                <w:ilvl w:val="0"/>
                <w:numId w:val="0"/>
              </w:numPr>
              <w:rPr>
                <w:rFonts w:cs="Arial"/>
                <w:b/>
                <w:i w:val="0"/>
                <w:iCs w:val="0"/>
                <w:sz w:val="18"/>
                <w:szCs w:val="18"/>
              </w:rPr>
            </w:pPr>
            <w:r>
              <w:rPr>
                <w:rFonts w:cs="Arial"/>
                <w:b/>
                <w:i w:val="0"/>
                <w:iCs w:val="0"/>
                <w:sz w:val="18"/>
                <w:szCs w:val="18"/>
              </w:rPr>
              <w:t>SchulFreunde Schabing e. V.</w:t>
            </w:r>
          </w:p>
        </w:tc>
        <w:tc>
          <w:tcPr>
            <w:tcW w:w="5104" w:type="dxa"/>
            <w:gridSpan w:val="6"/>
            <w:vAlign w:val="bottom"/>
          </w:tcPr>
          <w:p w14:paraId="21BF18C9" w14:textId="5A6CE166" w:rsidR="00D368DC" w:rsidRPr="00A93B1C" w:rsidRDefault="00D368DC" w:rsidP="00D368DC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b/>
                <w:bCs/>
                <w:i w:val="0"/>
                <w:iCs w:val="0"/>
                <w:sz w:val="18"/>
                <w:szCs w:val="18"/>
              </w:rPr>
            </w:pPr>
            <w:r>
              <w:rPr>
                <w:rFonts w:cs="Arial"/>
                <w:b/>
                <w:bCs/>
                <w:i w:val="0"/>
                <w:iCs w:val="0"/>
                <w:sz w:val="18"/>
                <w:szCs w:val="18"/>
              </w:rPr>
              <w:t>München</w:t>
            </w:r>
          </w:p>
        </w:tc>
      </w:tr>
      <w:tr w:rsidR="00E809B1" w:rsidRPr="00A93B1C" w14:paraId="04BFDD79" w14:textId="77777777" w:rsidTr="00E809B1">
        <w:trPr>
          <w:trHeight w:val="20"/>
        </w:trPr>
        <w:tc>
          <w:tcPr>
            <w:tcW w:w="8364" w:type="dxa"/>
            <w:gridSpan w:val="9"/>
          </w:tcPr>
          <w:p w14:paraId="5D908AF7" w14:textId="1C77CF01" w:rsidR="00D368DC" w:rsidRPr="00A93B1C" w:rsidRDefault="00D368DC" w:rsidP="00D368DC">
            <w:pPr>
              <w:pStyle w:val="Bullets"/>
              <w:numPr>
                <w:ilvl w:val="0"/>
                <w:numId w:val="0"/>
              </w:numPr>
              <w:rPr>
                <w:rFonts w:cs="Arial"/>
                <w:b/>
                <w:i w:val="0"/>
                <w:iCs w:val="0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  <w:lang w:val="de-AT"/>
              </w:rPr>
              <w:t>Freiwilliges Soziales Jahr in einem Hort</w:t>
            </w:r>
          </w:p>
        </w:tc>
        <w:tc>
          <w:tcPr>
            <w:tcW w:w="2694" w:type="dxa"/>
            <w:gridSpan w:val="2"/>
          </w:tcPr>
          <w:p w14:paraId="0D2FFB14" w14:textId="5C57E809" w:rsidR="00D368DC" w:rsidRPr="00A93B1C" w:rsidRDefault="00D368DC" w:rsidP="00D368DC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b/>
                <w:bCs/>
                <w:sz w:val="18"/>
                <w:szCs w:val="18"/>
              </w:rPr>
            </w:pPr>
            <w:r w:rsidRPr="00A93B1C">
              <w:rPr>
                <w:rFonts w:cs="Arial"/>
                <w:sz w:val="18"/>
                <w:szCs w:val="18"/>
                <w:lang w:val="en-US"/>
              </w:rPr>
              <w:t>09/20</w:t>
            </w:r>
            <w:r>
              <w:rPr>
                <w:rFonts w:cs="Arial"/>
                <w:sz w:val="18"/>
                <w:szCs w:val="18"/>
                <w:lang w:val="en-US"/>
              </w:rPr>
              <w:t>20</w:t>
            </w:r>
            <w:r w:rsidRPr="00A93B1C">
              <w:rPr>
                <w:rFonts w:cs="Arial"/>
                <w:sz w:val="18"/>
                <w:szCs w:val="18"/>
                <w:lang w:val="en-US"/>
              </w:rPr>
              <w:t xml:space="preserve"> – 08/20</w:t>
            </w:r>
            <w:r>
              <w:rPr>
                <w:rFonts w:cs="Arial"/>
                <w:sz w:val="18"/>
                <w:szCs w:val="18"/>
                <w:lang w:val="en-US"/>
              </w:rPr>
              <w:t>21</w:t>
            </w:r>
          </w:p>
        </w:tc>
      </w:tr>
      <w:tr w:rsidR="00E809B1" w:rsidRPr="00A93B1C" w14:paraId="66A58453" w14:textId="77777777" w:rsidTr="00E809B1">
        <w:trPr>
          <w:trHeight w:val="20"/>
        </w:trPr>
        <w:tc>
          <w:tcPr>
            <w:tcW w:w="11058" w:type="dxa"/>
            <w:gridSpan w:val="11"/>
          </w:tcPr>
          <w:p w14:paraId="4388029E" w14:textId="77777777" w:rsidR="00D368DC" w:rsidRPr="00B273C1" w:rsidRDefault="00D368DC" w:rsidP="00D368DC">
            <w:pPr>
              <w:pStyle w:val="Bullets"/>
              <w:numPr>
                <w:ilvl w:val="0"/>
                <w:numId w:val="25"/>
              </w:numPr>
              <w:rPr>
                <w:rFonts w:cs="Arial"/>
                <w:b/>
                <w:bCs/>
                <w:i w:val="0"/>
                <w:iCs w:val="0"/>
                <w:sz w:val="18"/>
                <w:szCs w:val="18"/>
              </w:rPr>
            </w:pPr>
            <w:r>
              <w:rPr>
                <w:rFonts w:cs="Arial"/>
                <w:i w:val="0"/>
                <w:iCs w:val="0"/>
                <w:sz w:val="18"/>
                <w:szCs w:val="18"/>
                <w:lang w:val="de-AT"/>
              </w:rPr>
              <w:t>Betreuung von bis zu 30 Kindern in Gruppen im Alter von sechs bis elf Jahren</w:t>
            </w:r>
          </w:p>
          <w:p w14:paraId="50B5B9CB" w14:textId="5B1D9FE6" w:rsidR="00D368DC" w:rsidRPr="00A93B1C" w:rsidRDefault="00D368DC" w:rsidP="00D368DC">
            <w:pPr>
              <w:pStyle w:val="Bullets"/>
              <w:numPr>
                <w:ilvl w:val="0"/>
                <w:numId w:val="25"/>
              </w:numPr>
              <w:rPr>
                <w:rFonts w:cs="Arial"/>
                <w:b/>
                <w:bCs/>
                <w:i w:val="0"/>
                <w:iCs w:val="0"/>
                <w:sz w:val="18"/>
                <w:szCs w:val="18"/>
              </w:rPr>
            </w:pPr>
            <w:r>
              <w:rPr>
                <w:rFonts w:cs="Arial"/>
                <w:i w:val="0"/>
                <w:iCs w:val="0"/>
                <w:sz w:val="18"/>
                <w:szCs w:val="18"/>
                <w:lang w:val="de-AT"/>
              </w:rPr>
              <w:t>Unterstützung und Verbesserung der Hausaufgaben, besonders in den Fächern Mathematik, Deutsch und Englisch</w:t>
            </w:r>
          </w:p>
        </w:tc>
      </w:tr>
      <w:tr w:rsidR="00E809B1" w:rsidRPr="00A93B1C" w14:paraId="482569A2" w14:textId="77777777" w:rsidTr="00E809B1">
        <w:trPr>
          <w:trHeight w:val="510"/>
        </w:trPr>
        <w:tc>
          <w:tcPr>
            <w:tcW w:w="11058" w:type="dxa"/>
            <w:gridSpan w:val="11"/>
            <w:tcBorders>
              <w:bottom w:val="single" w:sz="4" w:space="0" w:color="auto"/>
            </w:tcBorders>
            <w:vAlign w:val="bottom"/>
          </w:tcPr>
          <w:p w14:paraId="1CFA4492" w14:textId="2B27A1F2" w:rsidR="00D368DC" w:rsidRPr="00A93B1C" w:rsidRDefault="00D368DC" w:rsidP="00D368DC">
            <w:pPr>
              <w:rPr>
                <w:rFonts w:ascii="Georgia" w:hAnsi="Georgia" w:cs="Arial"/>
                <w:b/>
                <w:sz w:val="24"/>
                <w:szCs w:val="24"/>
              </w:rPr>
            </w:pPr>
            <w:r w:rsidRPr="00A93B1C">
              <w:rPr>
                <w:rFonts w:ascii="Georgia" w:hAnsi="Georgia" w:cs="Arial"/>
                <w:b/>
                <w:sz w:val="24"/>
                <w:szCs w:val="24"/>
              </w:rPr>
              <w:t>FÄHIGKEITEN &amp; INTERESSEN</w:t>
            </w:r>
          </w:p>
        </w:tc>
      </w:tr>
      <w:tr w:rsidR="00E809B1" w:rsidRPr="00A93B1C" w14:paraId="2B257790" w14:textId="77777777" w:rsidTr="00E809B1">
        <w:tblPrEx>
          <w:tblW w:w="11058" w:type="dxa"/>
          <w:tblInd w:w="-993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0" w:type="dxa"/>
            <w:right w:w="0" w:type="dxa"/>
          </w:tblCellMar>
          <w:tblPrExChange w:id="2" w:author="David Döbele" w:date="2026-03-23T22:18:00Z" w16du:dateUtc="2026-03-23T20:18:00Z">
            <w:tblPrEx>
              <w:tblW w:w="11058" w:type="dxa"/>
              <w:tblInd w:w="-993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</w:tblPrEx>
          </w:tblPrExChange>
        </w:tblPrEx>
        <w:trPr>
          <w:trHeight w:val="283"/>
          <w:trPrChange w:id="3" w:author="David Döbele" w:date="2026-03-23T22:18:00Z" w16du:dateUtc="2026-03-23T20:18:00Z">
            <w:trPr>
              <w:trHeight w:val="510"/>
            </w:trPr>
          </w:trPrChange>
        </w:trPr>
        <w:tc>
          <w:tcPr>
            <w:tcW w:w="1276" w:type="dxa"/>
            <w:tcBorders>
              <w:top w:val="single" w:sz="4" w:space="0" w:color="auto"/>
            </w:tcBorders>
            <w:vAlign w:val="bottom"/>
            <w:tcPrChange w:id="4" w:author="David Döbele" w:date="2026-03-23T22:18:00Z" w16du:dateUtc="2026-03-23T20:18:00Z">
              <w:tcPr>
                <w:tcW w:w="1276" w:type="dxa"/>
                <w:tcBorders>
                  <w:top w:val="single" w:sz="4" w:space="0" w:color="auto"/>
                </w:tcBorders>
                <w:vAlign w:val="bottom"/>
              </w:tcPr>
            </w:tcPrChange>
          </w:tcPr>
          <w:p w14:paraId="47E18D38" w14:textId="7703961D" w:rsidR="00D368DC" w:rsidDel="00E809B1" w:rsidRDefault="00D368DC" w:rsidP="00D368DC">
            <w:pPr>
              <w:rPr>
                <w:del w:id="5" w:author="David Döbele" w:date="2026-03-23T22:18:00Z" w16du:dateUtc="2026-03-23T20:18:00Z"/>
                <w:rFonts w:ascii="Georgia" w:hAnsi="Georgia" w:cs="Arial"/>
                <w:sz w:val="18"/>
                <w:szCs w:val="18"/>
              </w:rPr>
            </w:pPr>
            <w:r w:rsidRPr="00A93B1C">
              <w:rPr>
                <w:rFonts w:ascii="Georgia" w:hAnsi="Georgia" w:cs="Arial"/>
                <w:b/>
                <w:bCs/>
                <w:sz w:val="18"/>
                <w:szCs w:val="18"/>
              </w:rPr>
              <w:t>Sprachen:</w:t>
            </w:r>
            <w:r w:rsidRPr="00A93B1C">
              <w:rPr>
                <w:rFonts w:ascii="Georgia" w:hAnsi="Georgia" w:cs="Arial"/>
                <w:sz w:val="18"/>
                <w:szCs w:val="18"/>
              </w:rPr>
              <w:t xml:space="preserve"> </w:t>
            </w:r>
          </w:p>
          <w:p w14:paraId="21E21A5F" w14:textId="753635EB" w:rsidR="00D368DC" w:rsidRPr="00A93B1C" w:rsidRDefault="00D368DC" w:rsidP="00D368DC">
            <w:pPr>
              <w:rPr>
                <w:rFonts w:ascii="Georgia" w:hAnsi="Georgia" w:cs="Arial"/>
                <w:sz w:val="18"/>
                <w:szCs w:val="18"/>
                <w:lang w:val="de-AT"/>
              </w:rPr>
            </w:pPr>
          </w:p>
        </w:tc>
        <w:tc>
          <w:tcPr>
            <w:tcW w:w="9782" w:type="dxa"/>
            <w:gridSpan w:val="10"/>
            <w:tcBorders>
              <w:top w:val="single" w:sz="4" w:space="0" w:color="auto"/>
            </w:tcBorders>
            <w:vAlign w:val="bottom"/>
            <w:tcPrChange w:id="6" w:author="David Döbele" w:date="2026-03-23T22:18:00Z" w16du:dateUtc="2026-03-23T20:18:00Z">
              <w:tcPr>
                <w:tcW w:w="9782" w:type="dxa"/>
                <w:gridSpan w:val="10"/>
                <w:tcBorders>
                  <w:top w:val="single" w:sz="4" w:space="0" w:color="auto"/>
                </w:tcBorders>
                <w:vAlign w:val="bottom"/>
              </w:tcPr>
            </w:tcPrChange>
          </w:tcPr>
          <w:p w14:paraId="5387B5C0" w14:textId="77777777" w:rsidR="00D368DC" w:rsidDel="00E809B1" w:rsidRDefault="00D368DC" w:rsidP="00D368DC">
            <w:pPr>
              <w:rPr>
                <w:del w:id="7" w:author="David Döbele" w:date="2026-03-23T22:17:00Z" w16du:dateUtc="2026-03-23T20:17:00Z"/>
                <w:rFonts w:ascii="Georgia" w:hAnsi="Georgia" w:cs="Arial"/>
                <w:color w:val="000000"/>
                <w:sz w:val="18"/>
                <w:szCs w:val="18"/>
                <w:lang w:val="de-AT"/>
              </w:rPr>
            </w:pPr>
            <w:r w:rsidRPr="00A93B1C">
              <w:rPr>
                <w:rFonts w:ascii="Georgia" w:hAnsi="Georgia" w:cs="Arial"/>
                <w:color w:val="000000"/>
                <w:sz w:val="18"/>
                <w:szCs w:val="18"/>
                <w:lang w:val="de-AT"/>
              </w:rPr>
              <w:t xml:space="preserve">Deutsch </w:t>
            </w:r>
            <w:r w:rsidRPr="00A93B1C">
              <w:rPr>
                <w:rFonts w:ascii="Georgia" w:hAnsi="Georgia" w:cs="Arial"/>
                <w:i/>
                <w:iCs/>
                <w:color w:val="000000"/>
                <w:sz w:val="18"/>
                <w:szCs w:val="18"/>
                <w:lang w:val="de-AT"/>
              </w:rPr>
              <w:t>(Muttersprache)</w:t>
            </w:r>
            <w:r w:rsidRPr="00A93B1C">
              <w:rPr>
                <w:rFonts w:ascii="Georgia" w:hAnsi="Georgia" w:cs="Arial"/>
                <w:color w:val="000000"/>
                <w:sz w:val="18"/>
                <w:szCs w:val="18"/>
                <w:lang w:val="de-AT"/>
              </w:rPr>
              <w:t xml:space="preserve">, Englisch </w:t>
            </w:r>
            <w:r w:rsidRPr="00A93B1C">
              <w:rPr>
                <w:rFonts w:ascii="Georgia" w:hAnsi="Georgia" w:cs="Arial"/>
                <w:i/>
                <w:iCs/>
                <w:color w:val="000000"/>
                <w:sz w:val="18"/>
                <w:szCs w:val="18"/>
                <w:lang w:val="de-AT"/>
              </w:rPr>
              <w:t>(</w:t>
            </w:r>
            <w:r>
              <w:rPr>
                <w:rFonts w:ascii="Georgia" w:hAnsi="Georgia" w:cs="Arial"/>
                <w:i/>
                <w:iCs/>
                <w:color w:val="000000"/>
                <w:sz w:val="18"/>
                <w:szCs w:val="18"/>
                <w:lang w:val="de-AT"/>
              </w:rPr>
              <w:t>v</w:t>
            </w:r>
            <w:r w:rsidRPr="00A93B1C">
              <w:rPr>
                <w:rFonts w:ascii="Georgia" w:hAnsi="Georgia" w:cs="Arial"/>
                <w:i/>
                <w:iCs/>
                <w:color w:val="000000"/>
                <w:sz w:val="18"/>
                <w:szCs w:val="18"/>
                <w:lang w:val="de-AT"/>
              </w:rPr>
              <w:t>erhandlungssicher)</w:t>
            </w:r>
            <w:r w:rsidRPr="00A93B1C">
              <w:rPr>
                <w:rFonts w:ascii="Georgia" w:hAnsi="Georgia" w:cs="Arial"/>
                <w:color w:val="000000"/>
                <w:sz w:val="18"/>
                <w:szCs w:val="18"/>
                <w:lang w:val="de-AT"/>
              </w:rPr>
              <w:t xml:space="preserve">, </w:t>
            </w:r>
            <w:r>
              <w:rPr>
                <w:rFonts w:ascii="Georgia" w:hAnsi="Georgia" w:cs="Arial"/>
                <w:color w:val="000000"/>
                <w:sz w:val="18"/>
                <w:szCs w:val="18"/>
                <w:lang w:val="de-AT"/>
              </w:rPr>
              <w:t>Französisch (</w:t>
            </w:r>
            <w:r w:rsidRPr="00BD49FA">
              <w:rPr>
                <w:rFonts w:ascii="Georgia" w:hAnsi="Georgia" w:cs="Arial"/>
                <w:i/>
                <w:iCs/>
                <w:color w:val="000000"/>
                <w:sz w:val="18"/>
                <w:szCs w:val="18"/>
                <w:lang w:val="de-AT"/>
              </w:rPr>
              <w:t>Grundkenntnisse</w:t>
            </w:r>
            <w:r>
              <w:rPr>
                <w:rFonts w:ascii="Georgia" w:hAnsi="Georgia" w:cs="Arial"/>
                <w:color w:val="000000"/>
                <w:sz w:val="18"/>
                <w:szCs w:val="18"/>
                <w:lang w:val="de-AT"/>
              </w:rPr>
              <w:t xml:space="preserve">), </w:t>
            </w:r>
          </w:p>
          <w:p w14:paraId="061D3FCE" w14:textId="03BBB7D2" w:rsidR="00D368DC" w:rsidRPr="00A93B1C" w:rsidRDefault="00D368DC" w:rsidP="00D368DC">
            <w:pPr>
              <w:rPr>
                <w:rFonts w:ascii="Georgia" w:hAnsi="Georgia" w:cs="Arial"/>
                <w:sz w:val="18"/>
                <w:szCs w:val="18"/>
                <w:lang w:val="de-AT"/>
              </w:rPr>
            </w:pPr>
            <w:r>
              <w:rPr>
                <w:rFonts w:ascii="Georgia" w:hAnsi="Georgia" w:cs="Arial"/>
                <w:color w:val="000000"/>
                <w:sz w:val="18"/>
                <w:szCs w:val="18"/>
                <w:lang w:val="de-AT"/>
              </w:rPr>
              <w:t>Spanisch (</w:t>
            </w:r>
            <w:r w:rsidRPr="00BD49FA">
              <w:rPr>
                <w:rFonts w:ascii="Georgia" w:hAnsi="Georgia" w:cs="Arial"/>
                <w:i/>
                <w:iCs/>
                <w:color w:val="000000"/>
                <w:sz w:val="18"/>
                <w:szCs w:val="18"/>
                <w:lang w:val="de-AT"/>
              </w:rPr>
              <w:t>Grundkenntnisse</w:t>
            </w:r>
            <w:r>
              <w:rPr>
                <w:rFonts w:ascii="Georgia" w:hAnsi="Georgia" w:cs="Arial"/>
                <w:color w:val="000000"/>
                <w:sz w:val="18"/>
                <w:szCs w:val="18"/>
                <w:lang w:val="de-AT"/>
              </w:rPr>
              <w:t>)</w:t>
            </w:r>
          </w:p>
        </w:tc>
      </w:tr>
      <w:tr w:rsidR="00E809B1" w:rsidRPr="006F6D7A" w14:paraId="45706C3F" w14:textId="77777777" w:rsidTr="00E809B1">
        <w:trPr>
          <w:trHeight w:val="283"/>
        </w:trPr>
        <w:tc>
          <w:tcPr>
            <w:tcW w:w="1276" w:type="dxa"/>
            <w:vAlign w:val="bottom"/>
          </w:tcPr>
          <w:p w14:paraId="12125306" w14:textId="09E47E1C" w:rsidR="00D368DC" w:rsidRPr="00A93B1C" w:rsidRDefault="00D368DC" w:rsidP="00D368DC">
            <w:pPr>
              <w:rPr>
                <w:rFonts w:ascii="Georgia" w:hAnsi="Georgia" w:cs="Arial"/>
                <w:i/>
                <w:iCs/>
                <w:color w:val="000000"/>
                <w:sz w:val="18"/>
                <w:szCs w:val="18"/>
                <w:lang w:val="en-US"/>
              </w:rPr>
            </w:pPr>
            <w:r w:rsidRPr="00A93B1C">
              <w:rPr>
                <w:rFonts w:ascii="Georgia" w:hAnsi="Georgia" w:cs="Arial"/>
                <w:b/>
                <w:bCs/>
                <w:sz w:val="18"/>
                <w:szCs w:val="18"/>
                <w:lang w:val="en-US"/>
              </w:rPr>
              <w:t>Technisch:</w:t>
            </w:r>
            <w:r w:rsidRPr="00A93B1C">
              <w:rPr>
                <w:rFonts w:ascii="Georgia" w:hAnsi="Georgia" w:cs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9782" w:type="dxa"/>
            <w:gridSpan w:val="10"/>
            <w:vAlign w:val="bottom"/>
          </w:tcPr>
          <w:p w14:paraId="60CA2168" w14:textId="78F77A1A" w:rsidR="00D368DC" w:rsidRPr="00BD49FA" w:rsidRDefault="00D368DC" w:rsidP="00D368DC">
            <w:pPr>
              <w:rPr>
                <w:rFonts w:ascii="Georgia" w:hAnsi="Georgia" w:cs="Arial"/>
                <w:i/>
                <w:iCs/>
                <w:color w:val="000000"/>
                <w:sz w:val="18"/>
                <w:szCs w:val="18"/>
              </w:rPr>
            </w:pPr>
            <w:r w:rsidRPr="00BD49FA">
              <w:rPr>
                <w:rFonts w:ascii="Georgia" w:hAnsi="Georgia" w:cs="Arial"/>
                <w:color w:val="000000"/>
                <w:sz w:val="18"/>
                <w:szCs w:val="18"/>
              </w:rPr>
              <w:t xml:space="preserve">Microsoft Office </w:t>
            </w:r>
            <w:r w:rsidRPr="00BD49FA">
              <w:rPr>
                <w:rFonts w:ascii="Georgia" w:hAnsi="Georgia" w:cs="Arial"/>
                <w:i/>
                <w:iCs/>
                <w:color w:val="000000"/>
                <w:sz w:val="18"/>
                <w:szCs w:val="18"/>
              </w:rPr>
              <w:t>(fortgeschritten)</w:t>
            </w:r>
            <w:r w:rsidRPr="00BD49FA">
              <w:rPr>
                <w:rFonts w:ascii="Georgia" w:hAnsi="Georgia" w:cs="Arial"/>
                <w:color w:val="000000"/>
                <w:sz w:val="18"/>
                <w:szCs w:val="18"/>
              </w:rPr>
              <w:t xml:space="preserve">, Capital IQ </w:t>
            </w:r>
            <w:r w:rsidRPr="00BD49FA">
              <w:rPr>
                <w:rFonts w:ascii="Georgia" w:hAnsi="Georgia" w:cs="Arial"/>
                <w:i/>
                <w:iCs/>
                <w:color w:val="000000"/>
                <w:sz w:val="18"/>
                <w:szCs w:val="18"/>
              </w:rPr>
              <w:t>(Grundkenntnisse)</w:t>
            </w:r>
            <w:r w:rsidRPr="00BD49FA">
              <w:rPr>
                <w:rFonts w:ascii="Georgia" w:hAnsi="Georgia" w:cs="Arial"/>
                <w:color w:val="000000"/>
                <w:sz w:val="18"/>
                <w:szCs w:val="18"/>
              </w:rPr>
              <w:t xml:space="preserve">, Bloomberg </w:t>
            </w:r>
            <w:r w:rsidRPr="00BD49FA">
              <w:rPr>
                <w:rFonts w:ascii="Georgia" w:hAnsi="Georgia" w:cs="Arial"/>
                <w:i/>
                <w:iCs/>
                <w:color w:val="000000"/>
                <w:sz w:val="18"/>
                <w:szCs w:val="18"/>
              </w:rPr>
              <w:t>(G</w:t>
            </w:r>
            <w:r>
              <w:rPr>
                <w:rFonts w:ascii="Georgia" w:hAnsi="Georgia" w:cs="Arial"/>
                <w:i/>
                <w:iCs/>
                <w:color w:val="000000"/>
                <w:sz w:val="18"/>
                <w:szCs w:val="18"/>
              </w:rPr>
              <w:t>rundkenntnisse</w:t>
            </w:r>
            <w:r w:rsidRPr="00BD49FA">
              <w:rPr>
                <w:rFonts w:ascii="Georgia" w:hAnsi="Georgia" w:cs="Arial"/>
                <w:i/>
                <w:iCs/>
                <w:color w:val="000000"/>
                <w:sz w:val="18"/>
                <w:szCs w:val="18"/>
              </w:rPr>
              <w:t>)</w:t>
            </w:r>
          </w:p>
        </w:tc>
      </w:tr>
      <w:tr w:rsidR="00E809B1" w:rsidRPr="00A93B1C" w14:paraId="70CB01B0" w14:textId="77777777" w:rsidTr="00E809B1">
        <w:trPr>
          <w:trHeight w:val="510"/>
        </w:trPr>
        <w:tc>
          <w:tcPr>
            <w:tcW w:w="1276" w:type="dxa"/>
            <w:vAlign w:val="bottom"/>
          </w:tcPr>
          <w:p w14:paraId="2B728562" w14:textId="61C7EBCC" w:rsidR="00D368DC" w:rsidRDefault="00D368DC" w:rsidP="00D368DC">
            <w:pPr>
              <w:rPr>
                <w:rFonts w:ascii="Georgia" w:hAnsi="Georgia" w:cs="Arial"/>
                <w:sz w:val="18"/>
                <w:szCs w:val="18"/>
              </w:rPr>
            </w:pPr>
            <w:r w:rsidRPr="00A93B1C">
              <w:rPr>
                <w:rFonts w:ascii="Georgia" w:hAnsi="Georgia" w:cs="Arial"/>
                <w:b/>
                <w:bCs/>
                <w:sz w:val="18"/>
                <w:szCs w:val="18"/>
              </w:rPr>
              <w:t>Interessen:</w:t>
            </w:r>
            <w:r w:rsidRPr="00A93B1C">
              <w:rPr>
                <w:rFonts w:ascii="Georgia" w:hAnsi="Georgia" w:cs="Arial"/>
                <w:sz w:val="18"/>
                <w:szCs w:val="18"/>
              </w:rPr>
              <w:t xml:space="preserve"> </w:t>
            </w:r>
          </w:p>
          <w:p w14:paraId="6FD752D9" w14:textId="3221EA70" w:rsidR="00D368DC" w:rsidRPr="00A93B1C" w:rsidRDefault="00D368DC" w:rsidP="00D368DC">
            <w:pPr>
              <w:rPr>
                <w:rFonts w:ascii="Georgia" w:hAnsi="Georgia" w:cs="Arial"/>
                <w:color w:val="000000"/>
                <w:sz w:val="18"/>
                <w:szCs w:val="18"/>
                <w:lang w:val="de-AT"/>
              </w:rPr>
            </w:pPr>
          </w:p>
        </w:tc>
        <w:tc>
          <w:tcPr>
            <w:tcW w:w="9782" w:type="dxa"/>
            <w:gridSpan w:val="10"/>
            <w:vAlign w:val="bottom"/>
          </w:tcPr>
          <w:p w14:paraId="0004A9AB" w14:textId="77777777" w:rsidR="00D368DC" w:rsidRDefault="00D368DC" w:rsidP="00D368DC">
            <w:pPr>
              <w:rPr>
                <w:rFonts w:ascii="Georgia" w:hAnsi="Georgia" w:cs="Arial"/>
                <w:color w:val="000000"/>
                <w:sz w:val="18"/>
                <w:szCs w:val="18"/>
              </w:rPr>
            </w:pPr>
            <w:r>
              <w:rPr>
                <w:rFonts w:ascii="Georgia" w:hAnsi="Georgia" w:cs="Arial"/>
                <w:color w:val="000000"/>
                <w:sz w:val="18"/>
                <w:szCs w:val="18"/>
                <w:lang w:val="de-AT"/>
              </w:rPr>
              <w:t>Börse</w:t>
            </w:r>
            <w:r w:rsidRPr="00A93B1C">
              <w:rPr>
                <w:rFonts w:ascii="Georgia" w:hAnsi="Georgia" w:cs="Arial"/>
                <w:color w:val="000000"/>
                <w:sz w:val="18"/>
                <w:szCs w:val="18"/>
                <w:lang w:val="de-AT"/>
              </w:rPr>
              <w:t xml:space="preserve"> </w:t>
            </w:r>
            <w:r w:rsidRPr="00A93B1C">
              <w:rPr>
                <w:rFonts w:ascii="Georgia" w:hAnsi="Georgia" w:cs="Arial"/>
                <w:i/>
                <w:iCs/>
                <w:color w:val="000000"/>
                <w:sz w:val="18"/>
                <w:szCs w:val="18"/>
                <w:lang w:val="de-AT"/>
              </w:rPr>
              <w:t>(</w:t>
            </w:r>
            <w:r>
              <w:rPr>
                <w:rFonts w:ascii="Georgia" w:hAnsi="Georgia" w:cs="Arial"/>
                <w:i/>
                <w:iCs/>
                <w:color w:val="000000"/>
                <w:sz w:val="18"/>
                <w:szCs w:val="18"/>
                <w:lang w:val="de-AT"/>
              </w:rPr>
              <w:t>Finanzliteratur, Podcasts</w:t>
            </w:r>
            <w:r w:rsidRPr="00A93B1C">
              <w:rPr>
                <w:rFonts w:ascii="Georgia" w:hAnsi="Georgia" w:cs="Arial"/>
                <w:i/>
                <w:iCs/>
                <w:color w:val="000000"/>
                <w:sz w:val="18"/>
                <w:szCs w:val="18"/>
                <w:lang w:val="de-AT"/>
              </w:rPr>
              <w:t>)</w:t>
            </w:r>
            <w:r w:rsidRPr="00A93B1C">
              <w:rPr>
                <w:rFonts w:ascii="Georgia" w:hAnsi="Georgia" w:cs="Arial"/>
                <w:color w:val="000000"/>
                <w:sz w:val="18"/>
                <w:szCs w:val="18"/>
                <w:lang w:val="de-AT"/>
              </w:rPr>
              <w:t xml:space="preserve">, </w:t>
            </w:r>
            <w:r>
              <w:rPr>
                <w:rFonts w:ascii="Georgia" w:hAnsi="Georgia" w:cs="Arial"/>
                <w:color w:val="000000"/>
                <w:sz w:val="18"/>
                <w:szCs w:val="18"/>
              </w:rPr>
              <w:t>Fußball (</w:t>
            </w:r>
            <w:r w:rsidRPr="00BD49FA">
              <w:rPr>
                <w:rFonts w:ascii="Georgia" w:hAnsi="Georgia" w:cs="Arial"/>
                <w:i/>
                <w:iCs/>
                <w:color w:val="000000"/>
                <w:sz w:val="18"/>
                <w:szCs w:val="18"/>
              </w:rPr>
              <w:t>ehemaliges Mitglied in Fußballvereinen</w:t>
            </w:r>
            <w:r>
              <w:rPr>
                <w:rFonts w:ascii="Georgia" w:hAnsi="Georgia" w:cs="Arial"/>
                <w:color w:val="000000"/>
                <w:sz w:val="18"/>
                <w:szCs w:val="18"/>
              </w:rPr>
              <w:t xml:space="preserve">), </w:t>
            </w:r>
          </w:p>
          <w:p w14:paraId="598C2742" w14:textId="6D4D0E3A" w:rsidR="00D368DC" w:rsidRPr="00A93B1C" w:rsidRDefault="00D368DC" w:rsidP="00D368DC">
            <w:pPr>
              <w:rPr>
                <w:rFonts w:ascii="Georgia" w:hAnsi="Georgia" w:cs="Arial"/>
                <w:color w:val="000000"/>
                <w:sz w:val="18"/>
                <w:szCs w:val="18"/>
                <w:lang w:val="de-AT"/>
              </w:rPr>
            </w:pPr>
            <w:r>
              <w:rPr>
                <w:rFonts w:ascii="Georgia" w:hAnsi="Georgia" w:cs="Arial"/>
                <w:color w:val="000000"/>
                <w:sz w:val="18"/>
                <w:szCs w:val="18"/>
              </w:rPr>
              <w:t>Laufen (</w:t>
            </w:r>
            <w:r w:rsidRPr="00BD49FA">
              <w:rPr>
                <w:rFonts w:ascii="Georgia" w:hAnsi="Georgia" w:cs="Arial"/>
                <w:i/>
                <w:iCs/>
                <w:color w:val="000000"/>
                <w:sz w:val="18"/>
                <w:szCs w:val="18"/>
              </w:rPr>
              <w:t>Halbmarathon/Marathon</w:t>
            </w:r>
            <w:r>
              <w:rPr>
                <w:rFonts w:ascii="Georgia" w:hAnsi="Georgia" w:cs="Arial"/>
                <w:color w:val="000000"/>
                <w:sz w:val="18"/>
                <w:szCs w:val="18"/>
              </w:rPr>
              <w:t>), Schach</w:t>
            </w:r>
          </w:p>
        </w:tc>
      </w:tr>
      <w:tr w:rsidR="00E809B1" w:rsidRPr="00A93B1C" w14:paraId="071AB173" w14:textId="77777777" w:rsidTr="00E809B1">
        <w:tblPrEx>
          <w:tblW w:w="11058" w:type="dxa"/>
          <w:tblInd w:w="-993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0" w:type="dxa"/>
            <w:right w:w="0" w:type="dxa"/>
          </w:tblCellMar>
          <w:tblPrExChange w:id="8" w:author="David Döbele" w:date="2026-03-23T22:18:00Z" w16du:dateUtc="2026-03-23T20:18:00Z">
            <w:tblPrEx>
              <w:tblW w:w="11058" w:type="dxa"/>
              <w:tblInd w:w="-993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</w:tblPrEx>
          </w:tblPrExChange>
        </w:tblPrEx>
        <w:trPr>
          <w:trHeight w:val="624"/>
          <w:trPrChange w:id="9" w:author="David Döbele" w:date="2026-03-23T22:18:00Z" w16du:dateUtc="2026-03-23T20:18:00Z">
            <w:trPr>
              <w:trHeight w:val="794"/>
            </w:trPr>
          </w:trPrChange>
        </w:trPr>
        <w:tc>
          <w:tcPr>
            <w:tcW w:w="11058" w:type="dxa"/>
            <w:gridSpan w:val="11"/>
            <w:vAlign w:val="bottom"/>
            <w:tcPrChange w:id="10" w:author="David Döbele" w:date="2026-03-23T22:18:00Z" w16du:dateUtc="2026-03-23T20:18:00Z">
              <w:tcPr>
                <w:tcW w:w="11058" w:type="dxa"/>
                <w:gridSpan w:val="11"/>
                <w:vAlign w:val="bottom"/>
              </w:tcPr>
            </w:tcPrChange>
          </w:tcPr>
          <w:p w14:paraId="6478BDEA" w14:textId="739AA995" w:rsidR="00D368DC" w:rsidRPr="00A93B1C" w:rsidRDefault="00D368DC" w:rsidP="00E809B1">
            <w:pPr>
              <w:jc w:val="right"/>
              <w:rPr>
                <w:rFonts w:ascii="Georgia" w:hAnsi="Georgia" w:cs="Arial"/>
                <w:color w:val="000000"/>
                <w:sz w:val="18"/>
                <w:szCs w:val="18"/>
                <w:lang w:val="de-AT"/>
              </w:rPr>
              <w:pPrChange w:id="11" w:author="David Döbele" w:date="2026-03-23T22:18:00Z" w16du:dateUtc="2026-03-23T20:18:00Z">
                <w:pPr/>
              </w:pPrChange>
            </w:pPr>
            <w:r>
              <w:rPr>
                <w:rFonts w:ascii="Georgia" w:hAnsi="Georgia"/>
                <w:noProof/>
                <w:sz w:val="18"/>
              </w:rPr>
              <w:drawing>
                <wp:anchor distT="0" distB="0" distL="114300" distR="114300" simplePos="0" relativeHeight="251665408" behindDoc="0" locked="0" layoutInCell="1" allowOverlap="1" wp14:anchorId="454C262B" wp14:editId="6168831E">
                  <wp:simplePos x="0" y="0"/>
                  <wp:positionH relativeFrom="column">
                    <wp:posOffset>-2540</wp:posOffset>
                  </wp:positionH>
                  <wp:positionV relativeFrom="paragraph">
                    <wp:posOffset>-187325</wp:posOffset>
                  </wp:positionV>
                  <wp:extent cx="919480" cy="311785"/>
                  <wp:effectExtent l="0" t="0" r="0" b="5715"/>
                  <wp:wrapNone/>
                  <wp:docPr id="608344387" name="Grafik 2" descr="Ein Bild, das Handschrift, Text, Kalligrafie, Schrift enthält.&#10;&#10;Automatisch generierte Beschreibu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8344387" name="Grafik 2" descr="Ein Bild, das Handschrift, Text, Kalligrafie, Schrift enthält.&#10;&#10;Automatisch generierte Beschreibung"/>
                          <pic:cNvPicPr/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630"/>
                          <a:stretch/>
                        </pic:blipFill>
                        <pic:spPr bwMode="auto">
                          <a:xfrm>
                            <a:off x="0" y="0"/>
                            <a:ext cx="919480" cy="3117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Georgia" w:hAnsi="Georgia" w:cs="Arial"/>
                <w:sz w:val="18"/>
                <w:szCs w:val="18"/>
              </w:rPr>
              <w:t>München</w:t>
            </w:r>
            <w:r w:rsidRPr="00A93B1C">
              <w:rPr>
                <w:rFonts w:ascii="Georgia" w:hAnsi="Georgia" w:cs="Arial"/>
                <w:sz w:val="18"/>
                <w:szCs w:val="18"/>
              </w:rPr>
              <w:t xml:space="preserve">, </w:t>
            </w:r>
            <w:r w:rsidR="00B50473">
              <w:rPr>
                <w:rFonts w:ascii="Georgia" w:hAnsi="Georgia" w:cs="Arial"/>
                <w:sz w:val="18"/>
                <w:szCs w:val="18"/>
              </w:rPr>
              <w:t>23</w:t>
            </w:r>
            <w:r w:rsidRPr="00A93B1C">
              <w:rPr>
                <w:rFonts w:ascii="Georgia" w:hAnsi="Georgia" w:cs="Arial"/>
                <w:sz w:val="18"/>
                <w:szCs w:val="18"/>
              </w:rPr>
              <w:t>.</w:t>
            </w:r>
            <w:r>
              <w:rPr>
                <w:rFonts w:ascii="Georgia" w:hAnsi="Georgia" w:cs="Arial"/>
                <w:sz w:val="18"/>
                <w:szCs w:val="18"/>
              </w:rPr>
              <w:t>0</w:t>
            </w:r>
            <w:r w:rsidR="00B50473">
              <w:rPr>
                <w:rFonts w:ascii="Georgia" w:hAnsi="Georgia" w:cs="Arial"/>
                <w:sz w:val="18"/>
                <w:szCs w:val="18"/>
              </w:rPr>
              <w:t>3</w:t>
            </w:r>
            <w:r w:rsidRPr="00A93B1C">
              <w:rPr>
                <w:rFonts w:ascii="Georgia" w:hAnsi="Georgia" w:cs="Arial"/>
                <w:sz w:val="18"/>
                <w:szCs w:val="18"/>
              </w:rPr>
              <w:t>.20</w:t>
            </w:r>
            <w:r>
              <w:rPr>
                <w:rFonts w:ascii="Georgia" w:hAnsi="Georgia" w:cs="Arial"/>
                <w:sz w:val="18"/>
                <w:szCs w:val="18"/>
              </w:rPr>
              <w:t>26</w:t>
            </w:r>
          </w:p>
        </w:tc>
      </w:tr>
    </w:tbl>
    <w:p w14:paraId="0747D2BF" w14:textId="69F47280" w:rsidR="00723643" w:rsidRPr="00BD49FA" w:rsidRDefault="00723643">
      <w:pPr>
        <w:rPr>
          <w:rFonts w:ascii="Georgia" w:hAnsi="Georgia" w:cs="Arial"/>
          <w:sz w:val="2"/>
          <w:szCs w:val="2"/>
        </w:rPr>
      </w:pPr>
    </w:p>
    <w:sectPr w:rsidR="00723643" w:rsidRPr="00BD49FA" w:rsidSect="00E809B1">
      <w:footerReference w:type="even" r:id="rId9"/>
      <w:pgSz w:w="11906" w:h="16838"/>
      <w:pgMar w:top="340" w:right="1418" w:bottom="340" w:left="1418" w:header="709" w:footer="709" w:gutter="0"/>
      <w:cols w:space="708"/>
      <w:docGrid w:linePitch="360"/>
      <w:sectPrChange w:id="12" w:author="David Döbele" w:date="2026-03-23T22:17:00Z" w16du:dateUtc="2026-03-23T20:17:00Z">
        <w:sectPr w:rsidR="00723643" w:rsidRPr="00BD49FA" w:rsidSect="00E809B1">
          <w:pgMar w:top="567" w:right="1418" w:bottom="340" w:left="1418" w:header="709" w:footer="709" w:gutter="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6BD662" w14:textId="77777777" w:rsidR="00E30985" w:rsidRDefault="00E30985" w:rsidP="00BE053D">
      <w:pPr>
        <w:spacing w:after="0" w:line="240" w:lineRule="auto"/>
      </w:pPr>
      <w:r>
        <w:separator/>
      </w:r>
    </w:p>
  </w:endnote>
  <w:endnote w:type="continuationSeparator" w:id="0">
    <w:p w14:paraId="1ED993E4" w14:textId="77777777" w:rsidR="00E30985" w:rsidRDefault="00E30985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3F6CD8" w14:textId="77777777" w:rsidR="00E30985" w:rsidRDefault="00E30985" w:rsidP="00BE053D">
      <w:pPr>
        <w:spacing w:after="0" w:line="240" w:lineRule="auto"/>
      </w:pPr>
      <w:r>
        <w:separator/>
      </w:r>
    </w:p>
  </w:footnote>
  <w:footnote w:type="continuationSeparator" w:id="0">
    <w:p w14:paraId="08C1E551" w14:textId="77777777" w:rsidR="00E30985" w:rsidRDefault="00E30985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CEE2923"/>
    <w:multiLevelType w:val="hybridMultilevel"/>
    <w:tmpl w:val="B06800D4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57F645E"/>
    <w:multiLevelType w:val="hybridMultilevel"/>
    <w:tmpl w:val="AB2A0D4E"/>
    <w:lvl w:ilvl="0" w:tplc="DFC4DE3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18"/>
        <w:szCs w:val="18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7F01635"/>
    <w:multiLevelType w:val="hybridMultilevel"/>
    <w:tmpl w:val="B5FE69D8"/>
    <w:lvl w:ilvl="0" w:tplc="DDB643C4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18"/>
        <w:szCs w:val="18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CD967CD"/>
    <w:multiLevelType w:val="hybridMultilevel"/>
    <w:tmpl w:val="AFC804F8"/>
    <w:lvl w:ilvl="0" w:tplc="E96C9BE8">
      <w:start w:val="1"/>
      <w:numFmt w:val="bullet"/>
      <w:pStyle w:val="Bullets"/>
      <w:lvlText w:val=""/>
      <w:lvlJc w:val="left"/>
      <w:pPr>
        <w:ind w:left="720" w:hanging="360"/>
      </w:pPr>
      <w:rPr>
        <w:rFonts w:ascii="Wingdings" w:hAnsi="Wingdings" w:hint="default"/>
        <w:sz w:val="18"/>
        <w:szCs w:val="18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25670E2"/>
    <w:multiLevelType w:val="hybridMultilevel"/>
    <w:tmpl w:val="A9B4F852"/>
    <w:lvl w:ilvl="0" w:tplc="06D0AA7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18"/>
        <w:szCs w:val="18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E723BCA"/>
    <w:multiLevelType w:val="hybridMultilevel"/>
    <w:tmpl w:val="3CC00864"/>
    <w:lvl w:ilvl="0" w:tplc="2C7CF7C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18"/>
        <w:szCs w:val="18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9137232">
    <w:abstractNumId w:val="14"/>
  </w:num>
  <w:num w:numId="2" w16cid:durableId="1517961058">
    <w:abstractNumId w:val="18"/>
  </w:num>
  <w:num w:numId="3" w16cid:durableId="1252082647">
    <w:abstractNumId w:val="21"/>
  </w:num>
  <w:num w:numId="4" w16cid:durableId="216092582">
    <w:abstractNumId w:val="0"/>
  </w:num>
  <w:num w:numId="5" w16cid:durableId="2002467698">
    <w:abstractNumId w:val="1"/>
  </w:num>
  <w:num w:numId="6" w16cid:durableId="807475707">
    <w:abstractNumId w:val="2"/>
  </w:num>
  <w:num w:numId="7" w16cid:durableId="2132552193">
    <w:abstractNumId w:val="13"/>
  </w:num>
  <w:num w:numId="8" w16cid:durableId="1949311987">
    <w:abstractNumId w:val="24"/>
  </w:num>
  <w:num w:numId="9" w16cid:durableId="1961916187">
    <w:abstractNumId w:val="12"/>
  </w:num>
  <w:num w:numId="10" w16cid:durableId="1947156070">
    <w:abstractNumId w:val="25"/>
  </w:num>
  <w:num w:numId="11" w16cid:durableId="1715693601">
    <w:abstractNumId w:val="5"/>
  </w:num>
  <w:num w:numId="12" w16cid:durableId="1688167074">
    <w:abstractNumId w:val="6"/>
  </w:num>
  <w:num w:numId="13" w16cid:durableId="2040233879">
    <w:abstractNumId w:val="8"/>
  </w:num>
  <w:num w:numId="14" w16cid:durableId="1178347352">
    <w:abstractNumId w:val="9"/>
  </w:num>
  <w:num w:numId="15" w16cid:durableId="1771580397">
    <w:abstractNumId w:val="23"/>
  </w:num>
  <w:num w:numId="16" w16cid:durableId="1721974678">
    <w:abstractNumId w:val="4"/>
  </w:num>
  <w:num w:numId="17" w16cid:durableId="2003701761">
    <w:abstractNumId w:val="17"/>
  </w:num>
  <w:num w:numId="18" w16cid:durableId="1247112201">
    <w:abstractNumId w:val="3"/>
  </w:num>
  <w:num w:numId="19" w16cid:durableId="142089335">
    <w:abstractNumId w:val="20"/>
  </w:num>
  <w:num w:numId="20" w16cid:durableId="702943334">
    <w:abstractNumId w:val="10"/>
  </w:num>
  <w:num w:numId="21" w16cid:durableId="1697075762">
    <w:abstractNumId w:val="11"/>
  </w:num>
  <w:num w:numId="22" w16cid:durableId="424351624">
    <w:abstractNumId w:val="16"/>
  </w:num>
  <w:num w:numId="23" w16cid:durableId="1984038324">
    <w:abstractNumId w:val="7"/>
  </w:num>
  <w:num w:numId="24" w16cid:durableId="2056856694">
    <w:abstractNumId w:val="22"/>
  </w:num>
  <w:num w:numId="25" w16cid:durableId="548689742">
    <w:abstractNumId w:val="26"/>
  </w:num>
  <w:num w:numId="26" w16cid:durableId="1499494221">
    <w:abstractNumId w:val="19"/>
  </w:num>
  <w:num w:numId="27" w16cid:durableId="624386309">
    <w:abstractNumId w:val="21"/>
  </w:num>
  <w:num w:numId="28" w16cid:durableId="1646349354">
    <w:abstractNumId w:val="15"/>
  </w:num>
  <w:num w:numId="29" w16cid:durableId="712578785">
    <w:abstractNumId w:val="21"/>
  </w:num>
  <w:num w:numId="30" w16cid:durableId="1034160002">
    <w:abstractNumId w:val="21"/>
  </w:num>
  <w:num w:numId="31" w16cid:durableId="1006859989">
    <w:abstractNumId w:val="21"/>
  </w:num>
  <w:num w:numId="32" w16cid:durableId="885609164">
    <w:abstractNumId w:val="21"/>
  </w:num>
  <w:num w:numId="33" w16cid:durableId="1954630747">
    <w:abstractNumId w:val="21"/>
  </w:num>
  <w:num w:numId="34" w16cid:durableId="1501500573">
    <w:abstractNumId w:val="21"/>
  </w:num>
  <w:num w:numId="35" w16cid:durableId="1688822575">
    <w:abstractNumId w:val="21"/>
  </w:num>
  <w:num w:numId="36" w16cid:durableId="214127967">
    <w:abstractNumId w:val="21"/>
  </w:num>
  <w:num w:numId="37" w16cid:durableId="537477238">
    <w:abstractNumId w:val="21"/>
  </w:num>
  <w:num w:numId="38" w16cid:durableId="100610968">
    <w:abstractNumId w:val="2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avid Döbele">
    <w15:presenceInfo w15:providerId="AD" w15:userId="S::david.doebele@pumpkincareeres.onmicrosoft.com::9046cfa8-3fc7-4052-9daa-75c97e906e3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2"/>
  <w:proofState w:grammar="clean"/>
  <w:trackRevision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0618B"/>
    <w:rsid w:val="0000705F"/>
    <w:rsid w:val="00013335"/>
    <w:rsid w:val="0001769E"/>
    <w:rsid w:val="00061D33"/>
    <w:rsid w:val="000625B4"/>
    <w:rsid w:val="00064643"/>
    <w:rsid w:val="00075289"/>
    <w:rsid w:val="00087747"/>
    <w:rsid w:val="000A1FDA"/>
    <w:rsid w:val="000B63E2"/>
    <w:rsid w:val="000B6548"/>
    <w:rsid w:val="000D671A"/>
    <w:rsid w:val="00103EC5"/>
    <w:rsid w:val="00116C6E"/>
    <w:rsid w:val="00125CA6"/>
    <w:rsid w:val="00156FC9"/>
    <w:rsid w:val="00162A5A"/>
    <w:rsid w:val="001647AB"/>
    <w:rsid w:val="00172867"/>
    <w:rsid w:val="00175B6D"/>
    <w:rsid w:val="00182C7C"/>
    <w:rsid w:val="001901ED"/>
    <w:rsid w:val="0019483A"/>
    <w:rsid w:val="001A46BF"/>
    <w:rsid w:val="001A481B"/>
    <w:rsid w:val="001B0186"/>
    <w:rsid w:val="001B3F48"/>
    <w:rsid w:val="001B62CA"/>
    <w:rsid w:val="001D4DCD"/>
    <w:rsid w:val="001F4175"/>
    <w:rsid w:val="00206000"/>
    <w:rsid w:val="00223A4D"/>
    <w:rsid w:val="0023054D"/>
    <w:rsid w:val="002316B7"/>
    <w:rsid w:val="00232CB5"/>
    <w:rsid w:val="00234A7E"/>
    <w:rsid w:val="0024373D"/>
    <w:rsid w:val="002508C2"/>
    <w:rsid w:val="00267252"/>
    <w:rsid w:val="00282DB0"/>
    <w:rsid w:val="002B2091"/>
    <w:rsid w:val="002C6972"/>
    <w:rsid w:val="002D2B32"/>
    <w:rsid w:val="002D4516"/>
    <w:rsid w:val="002F46AD"/>
    <w:rsid w:val="003101F0"/>
    <w:rsid w:val="00314B7A"/>
    <w:rsid w:val="00324BC5"/>
    <w:rsid w:val="00340BAB"/>
    <w:rsid w:val="003418E0"/>
    <w:rsid w:val="00347F8D"/>
    <w:rsid w:val="00362DBC"/>
    <w:rsid w:val="0036745D"/>
    <w:rsid w:val="00372F7B"/>
    <w:rsid w:val="003733E5"/>
    <w:rsid w:val="00390EA6"/>
    <w:rsid w:val="003A35D3"/>
    <w:rsid w:val="003E27C3"/>
    <w:rsid w:val="003F2BB2"/>
    <w:rsid w:val="003F3E3F"/>
    <w:rsid w:val="004067B8"/>
    <w:rsid w:val="004126BC"/>
    <w:rsid w:val="004154BE"/>
    <w:rsid w:val="0042013D"/>
    <w:rsid w:val="00422F83"/>
    <w:rsid w:val="00426D7E"/>
    <w:rsid w:val="0043430C"/>
    <w:rsid w:val="00435E6D"/>
    <w:rsid w:val="00443668"/>
    <w:rsid w:val="00456B0D"/>
    <w:rsid w:val="00476AF8"/>
    <w:rsid w:val="00484FD7"/>
    <w:rsid w:val="0049167C"/>
    <w:rsid w:val="004929FB"/>
    <w:rsid w:val="00492B7B"/>
    <w:rsid w:val="004A54BA"/>
    <w:rsid w:val="004B6A5E"/>
    <w:rsid w:val="00507EA7"/>
    <w:rsid w:val="00526089"/>
    <w:rsid w:val="00527A28"/>
    <w:rsid w:val="00527DCA"/>
    <w:rsid w:val="005716D4"/>
    <w:rsid w:val="00571B60"/>
    <w:rsid w:val="00572876"/>
    <w:rsid w:val="0058226B"/>
    <w:rsid w:val="0058472F"/>
    <w:rsid w:val="00585A4D"/>
    <w:rsid w:val="005C030A"/>
    <w:rsid w:val="005D6329"/>
    <w:rsid w:val="005E57F6"/>
    <w:rsid w:val="006058D8"/>
    <w:rsid w:val="00610200"/>
    <w:rsid w:val="00623699"/>
    <w:rsid w:val="00631F66"/>
    <w:rsid w:val="00632D5A"/>
    <w:rsid w:val="00635515"/>
    <w:rsid w:val="006528C5"/>
    <w:rsid w:val="006546FD"/>
    <w:rsid w:val="00665BF3"/>
    <w:rsid w:val="006732D6"/>
    <w:rsid w:val="00675AC4"/>
    <w:rsid w:val="00677768"/>
    <w:rsid w:val="00693E09"/>
    <w:rsid w:val="006A2DE9"/>
    <w:rsid w:val="006A7230"/>
    <w:rsid w:val="006B405F"/>
    <w:rsid w:val="006B4E32"/>
    <w:rsid w:val="006B72C7"/>
    <w:rsid w:val="006B7F78"/>
    <w:rsid w:val="006C2252"/>
    <w:rsid w:val="006D7F7F"/>
    <w:rsid w:val="006E2C9C"/>
    <w:rsid w:val="006E40EF"/>
    <w:rsid w:val="006F0039"/>
    <w:rsid w:val="006F6D7A"/>
    <w:rsid w:val="00701D97"/>
    <w:rsid w:val="00703155"/>
    <w:rsid w:val="00711CEF"/>
    <w:rsid w:val="00711F2B"/>
    <w:rsid w:val="00720320"/>
    <w:rsid w:val="00723643"/>
    <w:rsid w:val="00725D3C"/>
    <w:rsid w:val="00733DA1"/>
    <w:rsid w:val="00737822"/>
    <w:rsid w:val="0074111D"/>
    <w:rsid w:val="00753D4A"/>
    <w:rsid w:val="00756912"/>
    <w:rsid w:val="00761609"/>
    <w:rsid w:val="00763DCE"/>
    <w:rsid w:val="007739AE"/>
    <w:rsid w:val="00776C46"/>
    <w:rsid w:val="007808BC"/>
    <w:rsid w:val="00780A3C"/>
    <w:rsid w:val="0078260B"/>
    <w:rsid w:val="007838D1"/>
    <w:rsid w:val="00785254"/>
    <w:rsid w:val="00785853"/>
    <w:rsid w:val="007966F0"/>
    <w:rsid w:val="00797BFC"/>
    <w:rsid w:val="007A720F"/>
    <w:rsid w:val="007C6A3C"/>
    <w:rsid w:val="007D4BEE"/>
    <w:rsid w:val="007D5BE9"/>
    <w:rsid w:val="00800917"/>
    <w:rsid w:val="008019DF"/>
    <w:rsid w:val="008050E4"/>
    <w:rsid w:val="00820CC1"/>
    <w:rsid w:val="0082257D"/>
    <w:rsid w:val="00853438"/>
    <w:rsid w:val="00860552"/>
    <w:rsid w:val="00866846"/>
    <w:rsid w:val="00875DA9"/>
    <w:rsid w:val="00882884"/>
    <w:rsid w:val="00895E38"/>
    <w:rsid w:val="008A782B"/>
    <w:rsid w:val="008B0FC0"/>
    <w:rsid w:val="008C429A"/>
    <w:rsid w:val="008E1F3D"/>
    <w:rsid w:val="009053D7"/>
    <w:rsid w:val="0091331D"/>
    <w:rsid w:val="0093223C"/>
    <w:rsid w:val="00940587"/>
    <w:rsid w:val="00941A87"/>
    <w:rsid w:val="009501C2"/>
    <w:rsid w:val="009541F6"/>
    <w:rsid w:val="009668B9"/>
    <w:rsid w:val="00976577"/>
    <w:rsid w:val="00996356"/>
    <w:rsid w:val="00997D9A"/>
    <w:rsid w:val="009D7C49"/>
    <w:rsid w:val="009E7297"/>
    <w:rsid w:val="009F04AB"/>
    <w:rsid w:val="00A0257D"/>
    <w:rsid w:val="00A03DFF"/>
    <w:rsid w:val="00A12EDC"/>
    <w:rsid w:val="00A26D0D"/>
    <w:rsid w:val="00A33BDE"/>
    <w:rsid w:val="00A34885"/>
    <w:rsid w:val="00A43BC1"/>
    <w:rsid w:val="00A56D45"/>
    <w:rsid w:val="00A72176"/>
    <w:rsid w:val="00A74225"/>
    <w:rsid w:val="00A81608"/>
    <w:rsid w:val="00A83D28"/>
    <w:rsid w:val="00A936D5"/>
    <w:rsid w:val="00A93B1C"/>
    <w:rsid w:val="00AA1EB0"/>
    <w:rsid w:val="00AA2DA3"/>
    <w:rsid w:val="00AA5A9C"/>
    <w:rsid w:val="00AB016A"/>
    <w:rsid w:val="00AB2A5A"/>
    <w:rsid w:val="00AB3383"/>
    <w:rsid w:val="00AB5528"/>
    <w:rsid w:val="00AD28F8"/>
    <w:rsid w:val="00AE4ED3"/>
    <w:rsid w:val="00B0230B"/>
    <w:rsid w:val="00B17D95"/>
    <w:rsid w:val="00B23509"/>
    <w:rsid w:val="00B273C1"/>
    <w:rsid w:val="00B359DB"/>
    <w:rsid w:val="00B3632B"/>
    <w:rsid w:val="00B409D8"/>
    <w:rsid w:val="00B43437"/>
    <w:rsid w:val="00B50473"/>
    <w:rsid w:val="00B5178D"/>
    <w:rsid w:val="00B67F1F"/>
    <w:rsid w:val="00B701D7"/>
    <w:rsid w:val="00B90595"/>
    <w:rsid w:val="00B919BB"/>
    <w:rsid w:val="00BA215A"/>
    <w:rsid w:val="00BB5F09"/>
    <w:rsid w:val="00BC0D9F"/>
    <w:rsid w:val="00BD49FA"/>
    <w:rsid w:val="00BE053D"/>
    <w:rsid w:val="00BE5AE9"/>
    <w:rsid w:val="00BF1A7A"/>
    <w:rsid w:val="00BF1FA3"/>
    <w:rsid w:val="00C00974"/>
    <w:rsid w:val="00C018E4"/>
    <w:rsid w:val="00C066FA"/>
    <w:rsid w:val="00C17FDF"/>
    <w:rsid w:val="00C25387"/>
    <w:rsid w:val="00C54BE3"/>
    <w:rsid w:val="00C57F80"/>
    <w:rsid w:val="00C65F1C"/>
    <w:rsid w:val="00C768ED"/>
    <w:rsid w:val="00C82A8F"/>
    <w:rsid w:val="00C916C2"/>
    <w:rsid w:val="00CC7F56"/>
    <w:rsid w:val="00CD1B12"/>
    <w:rsid w:val="00CD55DC"/>
    <w:rsid w:val="00CE1BBC"/>
    <w:rsid w:val="00CE2595"/>
    <w:rsid w:val="00CE28CC"/>
    <w:rsid w:val="00CE72FC"/>
    <w:rsid w:val="00CF31EE"/>
    <w:rsid w:val="00D1492F"/>
    <w:rsid w:val="00D17B69"/>
    <w:rsid w:val="00D3003C"/>
    <w:rsid w:val="00D331F4"/>
    <w:rsid w:val="00D368DC"/>
    <w:rsid w:val="00D447BA"/>
    <w:rsid w:val="00D470E4"/>
    <w:rsid w:val="00D52142"/>
    <w:rsid w:val="00D5280E"/>
    <w:rsid w:val="00D61F14"/>
    <w:rsid w:val="00D708BD"/>
    <w:rsid w:val="00D80D6B"/>
    <w:rsid w:val="00D85D41"/>
    <w:rsid w:val="00D90950"/>
    <w:rsid w:val="00DA69DF"/>
    <w:rsid w:val="00DA6D83"/>
    <w:rsid w:val="00DB33F8"/>
    <w:rsid w:val="00DD2A87"/>
    <w:rsid w:val="00DD38E2"/>
    <w:rsid w:val="00E00140"/>
    <w:rsid w:val="00E13110"/>
    <w:rsid w:val="00E24DF1"/>
    <w:rsid w:val="00E30985"/>
    <w:rsid w:val="00E40B9A"/>
    <w:rsid w:val="00E42498"/>
    <w:rsid w:val="00E431ED"/>
    <w:rsid w:val="00E55D90"/>
    <w:rsid w:val="00E64FF5"/>
    <w:rsid w:val="00E809B1"/>
    <w:rsid w:val="00E907EC"/>
    <w:rsid w:val="00E961F3"/>
    <w:rsid w:val="00E96919"/>
    <w:rsid w:val="00EA5421"/>
    <w:rsid w:val="00EB34FC"/>
    <w:rsid w:val="00EB4A2A"/>
    <w:rsid w:val="00EB5816"/>
    <w:rsid w:val="00ED0EA9"/>
    <w:rsid w:val="00EF77DF"/>
    <w:rsid w:val="00F11BEF"/>
    <w:rsid w:val="00F1446D"/>
    <w:rsid w:val="00F165E1"/>
    <w:rsid w:val="00F258E7"/>
    <w:rsid w:val="00F25EB2"/>
    <w:rsid w:val="00F31B84"/>
    <w:rsid w:val="00F3578C"/>
    <w:rsid w:val="00F44F5F"/>
    <w:rsid w:val="00F53AA0"/>
    <w:rsid w:val="00F57BA5"/>
    <w:rsid w:val="00F631EC"/>
    <w:rsid w:val="00F64C22"/>
    <w:rsid w:val="00F64FA7"/>
    <w:rsid w:val="00F74D19"/>
    <w:rsid w:val="00F80053"/>
    <w:rsid w:val="00FA02C7"/>
    <w:rsid w:val="00FA4186"/>
    <w:rsid w:val="00FC0531"/>
    <w:rsid w:val="00FC13F0"/>
    <w:rsid w:val="00FC1A89"/>
    <w:rsid w:val="00FD0FB7"/>
    <w:rsid w:val="00FD5C50"/>
    <w:rsid w:val="00FE0496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character" w:styleId="Fett">
    <w:name w:val="Strong"/>
    <w:basedOn w:val="Absatz-Standardschriftart"/>
    <w:uiPriority w:val="22"/>
    <w:qFormat/>
    <w:rsid w:val="0000618B"/>
    <w:rPr>
      <w:b/>
      <w:bCs/>
    </w:rPr>
  </w:style>
  <w:style w:type="character" w:customStyle="1" w:styleId="apple-converted-space">
    <w:name w:val="apple-converted-space"/>
    <w:basedOn w:val="Absatz-Standardschriftart"/>
    <w:rsid w:val="0000618B"/>
  </w:style>
  <w:style w:type="paragraph" w:styleId="berarbeitung">
    <w:name w:val="Revision"/>
    <w:hidden/>
    <w:uiPriority w:val="99"/>
    <w:semiHidden/>
    <w:rsid w:val="00C65F1C"/>
    <w:pPr>
      <w:spacing w:after="0" w:line="240" w:lineRule="auto"/>
    </w:pPr>
  </w:style>
  <w:style w:type="character" w:styleId="Kommentarzeichen">
    <w:name w:val="annotation reference"/>
    <w:basedOn w:val="Absatz-Standardschriftart"/>
    <w:uiPriority w:val="99"/>
    <w:semiHidden/>
    <w:unhideWhenUsed/>
    <w:rsid w:val="00F3578C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F3578C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F3578C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F3578C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F3578C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1/relationships/people" Target="people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549</Words>
  <Characters>3464</Characters>
  <Application>Microsoft Office Word</Application>
  <DocSecurity>0</DocSecurity>
  <Lines>28</Lines>
  <Paragraphs>8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David Döbele</cp:lastModifiedBy>
  <cp:revision>15</cp:revision>
  <cp:lastPrinted>2025-11-06T00:20:00Z</cp:lastPrinted>
  <dcterms:created xsi:type="dcterms:W3CDTF">2025-11-06T00:20:00Z</dcterms:created>
  <dcterms:modified xsi:type="dcterms:W3CDTF">2026-03-23T20:18:00Z</dcterms:modified>
</cp:coreProperties>
</file>