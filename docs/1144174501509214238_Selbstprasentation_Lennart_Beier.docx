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54A02E" w14:textId="0BE19CFB" w:rsidR="0099716A" w:rsidRPr="00CB29B8" w:rsidRDefault="00474ABF" w:rsidP="00DD43C2">
      <w:pPr>
        <w:jc w:val="both"/>
        <w:rPr>
          <w:rFonts w:ascii="Arial" w:hAnsi="Arial" w:cs="Arial"/>
        </w:rPr>
      </w:pPr>
      <w:r w:rsidRPr="00CB29B8">
        <w:rPr>
          <w:rFonts w:ascii="Arial" w:hAnsi="Arial" w:cs="Arial"/>
        </w:rPr>
        <w:t xml:space="preserve">Schon seit dem Kindesalter habe </w:t>
      </w:r>
      <w:r w:rsidR="00080407" w:rsidRPr="00CB29B8">
        <w:rPr>
          <w:rFonts w:ascii="Arial" w:hAnsi="Arial" w:cs="Arial"/>
        </w:rPr>
        <w:t xml:space="preserve">ich </w:t>
      </w:r>
      <w:r w:rsidRPr="00CB29B8">
        <w:rPr>
          <w:rFonts w:ascii="Arial" w:hAnsi="Arial" w:cs="Arial"/>
        </w:rPr>
        <w:t xml:space="preserve">mit dem </w:t>
      </w:r>
      <w:r w:rsidRPr="00CB29B8">
        <w:rPr>
          <w:rFonts w:ascii="Arial" w:hAnsi="Arial" w:cs="Arial"/>
          <w:b/>
          <w:bCs/>
        </w:rPr>
        <w:t>Fußball</w:t>
      </w:r>
      <w:r w:rsidRPr="00CB29B8">
        <w:rPr>
          <w:rFonts w:ascii="Arial" w:hAnsi="Arial" w:cs="Arial"/>
        </w:rPr>
        <w:t xml:space="preserve"> spielen angefangen. Im Alter von 13 Jahren entdeckte mich ein FSJler und </w:t>
      </w:r>
      <w:r w:rsidR="00CF57A9" w:rsidRPr="00CB29B8">
        <w:rPr>
          <w:rFonts w:ascii="Arial" w:hAnsi="Arial" w:cs="Arial"/>
        </w:rPr>
        <w:t>Basketball-</w:t>
      </w:r>
      <w:r w:rsidRPr="00CB29B8">
        <w:rPr>
          <w:rFonts w:ascii="Arial" w:hAnsi="Arial" w:cs="Arial"/>
        </w:rPr>
        <w:t xml:space="preserve">Trainer an meiner Schule und begeisterte mich für den </w:t>
      </w:r>
      <w:r w:rsidRPr="00CB29B8">
        <w:rPr>
          <w:rFonts w:ascii="Arial" w:hAnsi="Arial" w:cs="Arial"/>
          <w:b/>
          <w:bCs/>
        </w:rPr>
        <w:t>Basketball</w:t>
      </w:r>
      <w:r w:rsidRPr="00CB29B8">
        <w:rPr>
          <w:rFonts w:ascii="Arial" w:hAnsi="Arial" w:cs="Arial"/>
        </w:rPr>
        <w:t xml:space="preserve">. Seitdem war dieser Sport stets ein zentrales Element in meinem Leben, erst als </w:t>
      </w:r>
      <w:r w:rsidRPr="00CB29B8">
        <w:rPr>
          <w:rFonts w:ascii="Arial" w:hAnsi="Arial" w:cs="Arial"/>
          <w:b/>
          <w:bCs/>
        </w:rPr>
        <w:t>Spieler</w:t>
      </w:r>
      <w:r w:rsidRPr="00CB29B8">
        <w:rPr>
          <w:rFonts w:ascii="Arial" w:hAnsi="Arial" w:cs="Arial"/>
        </w:rPr>
        <w:t xml:space="preserve"> in der Landesliga, nach einer Verletzung dann als </w:t>
      </w:r>
      <w:r w:rsidRPr="00CB29B8">
        <w:rPr>
          <w:rFonts w:ascii="Arial" w:hAnsi="Arial" w:cs="Arial"/>
          <w:b/>
          <w:bCs/>
        </w:rPr>
        <w:t>Trainer</w:t>
      </w:r>
      <w:r w:rsidRPr="00CB29B8">
        <w:rPr>
          <w:rFonts w:ascii="Arial" w:hAnsi="Arial" w:cs="Arial"/>
        </w:rPr>
        <w:t xml:space="preserve"> von insgesamt über 100 Kindern im Jugendbereich der Sportvereine in Braunschweig und Wolfenbüttel. </w:t>
      </w:r>
      <w:r w:rsidR="00284E7B" w:rsidRPr="00CB29B8">
        <w:rPr>
          <w:rFonts w:ascii="Arial" w:hAnsi="Arial" w:cs="Arial"/>
        </w:rPr>
        <w:t xml:space="preserve">Für mich steht der Teamgedanke über allem! </w:t>
      </w:r>
      <w:r w:rsidR="00DC47AC" w:rsidRPr="00CB29B8">
        <w:rPr>
          <w:rFonts w:ascii="Arial" w:hAnsi="Arial" w:cs="Arial"/>
        </w:rPr>
        <w:t>B</w:t>
      </w:r>
      <w:r w:rsidR="00124F26" w:rsidRPr="00CB29B8">
        <w:rPr>
          <w:rFonts w:ascii="Arial" w:hAnsi="Arial" w:cs="Arial"/>
        </w:rPr>
        <w:t xml:space="preserve">ereits </w:t>
      </w:r>
      <w:r w:rsidR="008C785F" w:rsidRPr="00CB29B8">
        <w:rPr>
          <w:rFonts w:ascii="Arial" w:hAnsi="Arial" w:cs="Arial"/>
        </w:rPr>
        <w:t xml:space="preserve">während meiner Schulzeit </w:t>
      </w:r>
      <w:r w:rsidR="00DC47AC" w:rsidRPr="00CB29B8">
        <w:rPr>
          <w:rFonts w:ascii="Arial" w:hAnsi="Arial" w:cs="Arial"/>
        </w:rPr>
        <w:t>habe ich mich</w:t>
      </w:r>
      <w:r w:rsidR="008641E6" w:rsidRPr="00CB29B8">
        <w:rPr>
          <w:rFonts w:ascii="Arial" w:hAnsi="Arial" w:cs="Arial"/>
        </w:rPr>
        <w:t xml:space="preserve"> </w:t>
      </w:r>
      <w:r w:rsidR="00065B93" w:rsidRPr="00CB29B8">
        <w:rPr>
          <w:rFonts w:ascii="Arial" w:hAnsi="Arial" w:cs="Arial"/>
        </w:rPr>
        <w:t xml:space="preserve">darüber hinaus </w:t>
      </w:r>
      <w:r w:rsidR="008641E6" w:rsidRPr="00CB29B8">
        <w:rPr>
          <w:rFonts w:ascii="Arial" w:hAnsi="Arial" w:cs="Arial"/>
        </w:rPr>
        <w:t>sehr</w:t>
      </w:r>
      <w:r w:rsidR="00DC47AC" w:rsidRPr="00CB29B8">
        <w:rPr>
          <w:rFonts w:ascii="Arial" w:hAnsi="Arial" w:cs="Arial"/>
        </w:rPr>
        <w:t xml:space="preserve"> </w:t>
      </w:r>
      <w:r w:rsidR="008C785F" w:rsidRPr="00CB29B8">
        <w:rPr>
          <w:rFonts w:ascii="Arial" w:hAnsi="Arial" w:cs="Arial"/>
        </w:rPr>
        <w:t>für wirtschaftliche Zusammenhänge interessiert</w:t>
      </w:r>
      <w:r w:rsidR="008641E6" w:rsidRPr="00CB29B8">
        <w:rPr>
          <w:rFonts w:ascii="Arial" w:hAnsi="Arial" w:cs="Arial"/>
        </w:rPr>
        <w:t>: J</w:t>
      </w:r>
      <w:r w:rsidR="008C785F" w:rsidRPr="00CB29B8">
        <w:rPr>
          <w:rFonts w:ascii="Arial" w:hAnsi="Arial" w:cs="Arial"/>
        </w:rPr>
        <w:t xml:space="preserve">eden Morgen </w:t>
      </w:r>
      <w:r w:rsidR="008641E6" w:rsidRPr="00CB29B8">
        <w:rPr>
          <w:rFonts w:ascii="Arial" w:hAnsi="Arial" w:cs="Arial"/>
        </w:rPr>
        <w:t xml:space="preserve">habe ich </w:t>
      </w:r>
      <w:r w:rsidRPr="00CB29B8">
        <w:rPr>
          <w:rFonts w:ascii="Arial" w:hAnsi="Arial" w:cs="Arial"/>
        </w:rPr>
        <w:t xml:space="preserve">gespannt </w:t>
      </w:r>
      <w:r w:rsidR="008C785F" w:rsidRPr="00CB29B8">
        <w:rPr>
          <w:rFonts w:ascii="Arial" w:hAnsi="Arial" w:cs="Arial"/>
        </w:rPr>
        <w:t>den Wirtschaftsteil der Tageszeitung gelesen</w:t>
      </w:r>
      <w:r w:rsidR="008641E6" w:rsidRPr="00CB29B8">
        <w:rPr>
          <w:rFonts w:ascii="Arial" w:hAnsi="Arial" w:cs="Arial"/>
        </w:rPr>
        <w:t xml:space="preserve"> und Politik/Wirtschaft als Schwerpunktfach belegt</w:t>
      </w:r>
      <w:r w:rsidR="008C785F" w:rsidRPr="00CB29B8">
        <w:rPr>
          <w:rFonts w:ascii="Arial" w:hAnsi="Arial" w:cs="Arial"/>
        </w:rPr>
        <w:t>.</w:t>
      </w:r>
      <w:r w:rsidR="008641E6" w:rsidRPr="00CB29B8">
        <w:rPr>
          <w:rFonts w:ascii="Arial" w:hAnsi="Arial" w:cs="Arial"/>
        </w:rPr>
        <w:t xml:space="preserve"> Daher </w:t>
      </w:r>
      <w:r w:rsidR="00284E7B" w:rsidRPr="00CB29B8">
        <w:rPr>
          <w:rFonts w:ascii="Arial" w:hAnsi="Arial" w:cs="Arial"/>
        </w:rPr>
        <w:t xml:space="preserve">habe ich mich nach </w:t>
      </w:r>
      <w:r w:rsidR="008641E6" w:rsidRPr="00CB29B8">
        <w:rPr>
          <w:rFonts w:ascii="Arial" w:hAnsi="Arial" w:cs="Arial"/>
        </w:rPr>
        <w:t>bestandenem Abitur</w:t>
      </w:r>
      <w:r w:rsidR="00284E7B" w:rsidRPr="00CB29B8">
        <w:rPr>
          <w:rFonts w:ascii="Arial" w:hAnsi="Arial" w:cs="Arial"/>
        </w:rPr>
        <w:t xml:space="preserve"> entschlossen</w:t>
      </w:r>
      <w:r w:rsidR="00124F26" w:rsidRPr="00CB29B8">
        <w:rPr>
          <w:rFonts w:ascii="Arial" w:hAnsi="Arial" w:cs="Arial"/>
        </w:rPr>
        <w:t xml:space="preserve">, ein </w:t>
      </w:r>
      <w:r w:rsidR="008641E6" w:rsidRPr="00CB29B8">
        <w:rPr>
          <w:rFonts w:ascii="Arial" w:hAnsi="Arial" w:cs="Arial"/>
        </w:rPr>
        <w:t xml:space="preserve">BWL-Studium </w:t>
      </w:r>
      <w:r w:rsidR="00284E7B" w:rsidRPr="00CB29B8">
        <w:rPr>
          <w:rFonts w:ascii="Arial" w:hAnsi="Arial" w:cs="Arial"/>
        </w:rPr>
        <w:t xml:space="preserve">zu </w:t>
      </w:r>
      <w:r w:rsidR="008641E6" w:rsidRPr="00CB29B8">
        <w:rPr>
          <w:rFonts w:ascii="Arial" w:hAnsi="Arial" w:cs="Arial"/>
        </w:rPr>
        <w:t>absolvieren</w:t>
      </w:r>
      <w:r w:rsidR="00124F26" w:rsidRPr="00CB29B8">
        <w:rPr>
          <w:rFonts w:ascii="Arial" w:hAnsi="Arial" w:cs="Arial"/>
        </w:rPr>
        <w:t>.</w:t>
      </w:r>
    </w:p>
    <w:p w14:paraId="64C830C8" w14:textId="3D568A2A" w:rsidR="00124F26" w:rsidRPr="00CB29B8" w:rsidRDefault="00474ABF" w:rsidP="00DD43C2">
      <w:pPr>
        <w:jc w:val="both"/>
        <w:rPr>
          <w:rFonts w:ascii="Arial" w:hAnsi="Arial" w:cs="Arial"/>
        </w:rPr>
      </w:pPr>
      <w:del w:id="0" w:author="jonas.stegh@pumpkincareers.com" w:date="2023-08-24T09:21:00Z">
        <w:r w:rsidRPr="00CB29B8" w:rsidDel="00CB29B8">
          <w:rPr>
            <w:rFonts w:ascii="Arial" w:hAnsi="Arial" w:cs="Arial"/>
          </w:rPr>
          <w:delText xml:space="preserve">Zum damaligen Zeitpunkt war für mich als Teamplayer dabei klar, dass ich ein Studium mit </w:delText>
        </w:r>
        <w:r w:rsidR="00CF57A9" w:rsidRPr="00CB29B8" w:rsidDel="00CB29B8">
          <w:rPr>
            <w:rFonts w:ascii="Arial" w:hAnsi="Arial" w:cs="Arial"/>
          </w:rPr>
          <w:delText>messbarem</w:delText>
        </w:r>
        <w:r w:rsidRPr="00CB29B8" w:rsidDel="00CB29B8">
          <w:rPr>
            <w:rFonts w:ascii="Arial" w:hAnsi="Arial" w:cs="Arial"/>
          </w:rPr>
          <w:delText xml:space="preserve"> Praxisbezug und</w:delText>
        </w:r>
        <w:r w:rsidR="00065B93" w:rsidRPr="00CB29B8" w:rsidDel="00CB29B8">
          <w:rPr>
            <w:rFonts w:ascii="Arial" w:hAnsi="Arial" w:cs="Arial"/>
          </w:rPr>
          <w:delText xml:space="preserve"> vielen Gruppenarbeiten</w:delText>
        </w:r>
        <w:r w:rsidRPr="00CB29B8" w:rsidDel="00CB29B8">
          <w:rPr>
            <w:rFonts w:ascii="Arial" w:hAnsi="Arial" w:cs="Arial"/>
          </w:rPr>
          <w:delText xml:space="preserve"> belegen möchte</w:delText>
        </w:r>
        <w:r w:rsidR="005A43B4" w:rsidRPr="00CB29B8" w:rsidDel="00CB29B8">
          <w:rPr>
            <w:rFonts w:ascii="Arial" w:hAnsi="Arial" w:cs="Arial"/>
          </w:rPr>
          <w:delText>, so habe ich den</w:delText>
        </w:r>
        <w:r w:rsidR="00DC47AC" w:rsidRPr="00CB29B8" w:rsidDel="00CB29B8">
          <w:rPr>
            <w:rFonts w:ascii="Arial" w:hAnsi="Arial" w:cs="Arial"/>
          </w:rPr>
          <w:delText xml:space="preserve"> </w:delText>
        </w:r>
      </w:del>
      <w:r w:rsidR="00DC47AC" w:rsidRPr="00CB29B8">
        <w:rPr>
          <w:rFonts w:ascii="Arial" w:hAnsi="Arial" w:cs="Arial"/>
        </w:rPr>
        <w:t xml:space="preserve">Bachelor in Transport und Logistikmanagement an der Ostfalia HaW </w:t>
      </w:r>
      <w:r w:rsidR="005A43B4" w:rsidRPr="00CB29B8">
        <w:rPr>
          <w:rFonts w:ascii="Arial" w:hAnsi="Arial" w:cs="Arial"/>
        </w:rPr>
        <w:t>entschieden</w:t>
      </w:r>
      <w:r w:rsidR="00DC47AC" w:rsidRPr="00CB29B8">
        <w:rPr>
          <w:rFonts w:ascii="Arial" w:hAnsi="Arial" w:cs="Arial"/>
        </w:rPr>
        <w:t xml:space="preserve">. </w:t>
      </w:r>
      <w:del w:id="1" w:author="jonas.stegh@pumpkincareers.com" w:date="2023-08-24T09:21:00Z">
        <w:r w:rsidR="00DC47AC" w:rsidRPr="00CB29B8" w:rsidDel="00CB29B8">
          <w:rPr>
            <w:rFonts w:ascii="Arial" w:hAnsi="Arial" w:cs="Arial"/>
          </w:rPr>
          <w:delText xml:space="preserve">Als betriebswirtschaftlich ausgerichtetes Studium mit der Vertiefung Logistik konnte </w:delText>
        </w:r>
        <w:r w:rsidRPr="00CB29B8" w:rsidDel="00CB29B8">
          <w:rPr>
            <w:rFonts w:ascii="Arial" w:hAnsi="Arial" w:cs="Arial"/>
          </w:rPr>
          <w:delText>ich in verschiedenen Projektarbeiten</w:delText>
        </w:r>
        <w:r w:rsidR="00C66A4F" w:rsidRPr="00CB29B8" w:rsidDel="00CB29B8">
          <w:rPr>
            <w:rFonts w:ascii="Arial" w:hAnsi="Arial" w:cs="Arial"/>
          </w:rPr>
          <w:delText xml:space="preserve"> (bspw. In einer Simulation über ein Handelsunternehmen)</w:delText>
        </w:r>
        <w:r w:rsidRPr="00CB29B8" w:rsidDel="00CB29B8">
          <w:rPr>
            <w:rFonts w:ascii="Arial" w:hAnsi="Arial" w:cs="Arial"/>
          </w:rPr>
          <w:delText xml:space="preserve"> ein breites betriebswirtschaftliches Fundament aufbauen.</w:delText>
        </w:r>
        <w:r w:rsidR="00284E7B" w:rsidRPr="00CB29B8" w:rsidDel="00CB29B8">
          <w:rPr>
            <w:rFonts w:ascii="Arial" w:hAnsi="Arial" w:cs="Arial"/>
          </w:rPr>
          <w:delText xml:space="preserve"> </w:delText>
        </w:r>
      </w:del>
      <w:r w:rsidR="00284E7B" w:rsidRPr="00CB29B8">
        <w:rPr>
          <w:rFonts w:ascii="Arial" w:hAnsi="Arial" w:cs="Arial"/>
        </w:rPr>
        <w:t xml:space="preserve">In zwei kombinierten Modulen Unternehmensführung und Marketingmanagement </w:t>
      </w:r>
      <w:r w:rsidR="006A6569" w:rsidRPr="00CB29B8">
        <w:rPr>
          <w:rFonts w:ascii="Arial" w:hAnsi="Arial" w:cs="Arial"/>
        </w:rPr>
        <w:t>habe</w:t>
      </w:r>
      <w:r w:rsidR="00284E7B" w:rsidRPr="00CB29B8">
        <w:rPr>
          <w:rFonts w:ascii="Arial" w:hAnsi="Arial" w:cs="Arial"/>
        </w:rPr>
        <w:t xml:space="preserve"> ich mit zwei Kommilitonen einen Logistikdienstleister aus der Region analysier</w:t>
      </w:r>
      <w:r w:rsidR="006A6569" w:rsidRPr="00CB29B8">
        <w:rPr>
          <w:rFonts w:ascii="Arial" w:hAnsi="Arial" w:cs="Arial"/>
        </w:rPr>
        <w:t>t</w:t>
      </w:r>
      <w:r w:rsidR="00284E7B" w:rsidRPr="00CB29B8">
        <w:rPr>
          <w:rFonts w:ascii="Arial" w:hAnsi="Arial" w:cs="Arial"/>
        </w:rPr>
        <w:t xml:space="preserve"> und ein Strategie- und Marketingkonzept erarbeite</w:t>
      </w:r>
      <w:r w:rsidR="006A6569" w:rsidRPr="00CB29B8">
        <w:rPr>
          <w:rFonts w:ascii="Arial" w:hAnsi="Arial" w:cs="Arial"/>
        </w:rPr>
        <w:t>t</w:t>
      </w:r>
      <w:r w:rsidR="00080407" w:rsidRPr="00CB29B8">
        <w:rPr>
          <w:rFonts w:ascii="Arial" w:hAnsi="Arial" w:cs="Arial"/>
        </w:rPr>
        <w:t xml:space="preserve">. Insgesamt haben wir </w:t>
      </w:r>
      <w:r w:rsidR="00284E7B" w:rsidRPr="00CB29B8">
        <w:rPr>
          <w:rFonts w:ascii="Arial" w:hAnsi="Arial" w:cs="Arial"/>
        </w:rPr>
        <w:t>die Note 1,0 erhalten</w:t>
      </w:r>
      <w:r w:rsidR="00080407" w:rsidRPr="00CB29B8">
        <w:rPr>
          <w:rFonts w:ascii="Arial" w:hAnsi="Arial" w:cs="Arial"/>
        </w:rPr>
        <w:t xml:space="preserve"> und d</w:t>
      </w:r>
      <w:r w:rsidR="00284E7B" w:rsidRPr="00CB29B8">
        <w:rPr>
          <w:rFonts w:ascii="Arial" w:hAnsi="Arial" w:cs="Arial"/>
        </w:rPr>
        <w:t>urch dieses Projekt wurde mir so richtig bewusst, dass es mich antreibt, nicht nur logistische Konzepte zu erarbeiten, sondern Strategien für das gesamte Unternehmen zu gestalten und einen echten Einfluss auf die Zukunft des Geschäfts zu haben.</w:t>
      </w:r>
      <w:r w:rsidR="00DD43C2" w:rsidRPr="00CB29B8">
        <w:rPr>
          <w:rFonts w:ascii="Arial" w:hAnsi="Arial" w:cs="Arial"/>
        </w:rPr>
        <w:t xml:space="preserve"> </w:t>
      </w:r>
      <w:r w:rsidR="00284E7B" w:rsidRPr="00CB29B8">
        <w:rPr>
          <w:rFonts w:ascii="Arial" w:hAnsi="Arial" w:cs="Arial"/>
        </w:rPr>
        <w:t xml:space="preserve">Aufgrund dieser Erfahrung habe ich mich im Portfoliomanagement bei Volkswagen beworben und die Zusage für ein sechsmonatiges </w:t>
      </w:r>
      <w:r w:rsidR="00B453E4" w:rsidRPr="00CB29B8">
        <w:rPr>
          <w:rFonts w:ascii="Arial" w:hAnsi="Arial" w:cs="Arial"/>
        </w:rPr>
        <w:t xml:space="preserve">Praktikum </w:t>
      </w:r>
      <w:r w:rsidR="00284E7B" w:rsidRPr="00CB29B8">
        <w:rPr>
          <w:rFonts w:ascii="Arial" w:hAnsi="Arial" w:cs="Arial"/>
        </w:rPr>
        <w:t>erhalten.</w:t>
      </w:r>
      <w:r w:rsidR="00741A9A" w:rsidRPr="00CB29B8">
        <w:rPr>
          <w:rFonts w:ascii="Arial" w:hAnsi="Arial" w:cs="Arial"/>
        </w:rPr>
        <w:t xml:space="preserve"> Das war genau der Schritt in Richtung Strategie, den ich mir vorgestellt hatte.</w:t>
      </w:r>
      <w:r w:rsidR="00284E7B" w:rsidRPr="00CB29B8">
        <w:rPr>
          <w:rFonts w:ascii="Arial" w:hAnsi="Arial" w:cs="Arial"/>
        </w:rPr>
        <w:t xml:space="preserve"> Dort konnte ich in</w:t>
      </w:r>
      <w:r w:rsidR="00124F26" w:rsidRPr="00CB29B8">
        <w:rPr>
          <w:rFonts w:ascii="Arial" w:hAnsi="Arial" w:cs="Arial"/>
        </w:rPr>
        <w:t xml:space="preserve"> vielen verschiedenen </w:t>
      </w:r>
      <w:r w:rsidR="00284E7B" w:rsidRPr="00CB29B8">
        <w:rPr>
          <w:rFonts w:ascii="Arial" w:hAnsi="Arial" w:cs="Arial"/>
        </w:rPr>
        <w:t>Fahrzeugp</w:t>
      </w:r>
      <w:r w:rsidR="00124F26" w:rsidRPr="00CB29B8">
        <w:rPr>
          <w:rFonts w:ascii="Arial" w:hAnsi="Arial" w:cs="Arial"/>
        </w:rPr>
        <w:t xml:space="preserve">rojekten </w:t>
      </w:r>
      <w:r w:rsidR="00284E7B" w:rsidRPr="00CB29B8">
        <w:rPr>
          <w:rFonts w:ascii="Arial" w:hAnsi="Arial" w:cs="Arial"/>
        </w:rPr>
        <w:t xml:space="preserve">der frühen Phase </w:t>
      </w:r>
      <w:r w:rsidR="00741A9A" w:rsidRPr="00CB29B8">
        <w:rPr>
          <w:rFonts w:ascii="Arial" w:hAnsi="Arial" w:cs="Arial"/>
        </w:rPr>
        <w:t xml:space="preserve">Analysen für </w:t>
      </w:r>
      <w:r w:rsidR="00124F26" w:rsidRPr="00CB29B8">
        <w:rPr>
          <w:rFonts w:ascii="Arial" w:hAnsi="Arial" w:cs="Arial"/>
        </w:rPr>
        <w:t>Preis</w:t>
      </w:r>
      <w:r w:rsidR="00EE1357" w:rsidRPr="00CB29B8">
        <w:rPr>
          <w:rFonts w:ascii="Arial" w:hAnsi="Arial" w:cs="Arial"/>
        </w:rPr>
        <w:t xml:space="preserve">, </w:t>
      </w:r>
      <w:r w:rsidR="00741A9A" w:rsidRPr="00CB29B8">
        <w:rPr>
          <w:rFonts w:ascii="Arial" w:hAnsi="Arial" w:cs="Arial"/>
        </w:rPr>
        <w:t>Volumen</w:t>
      </w:r>
      <w:r w:rsidR="00EE1357" w:rsidRPr="00CB29B8">
        <w:rPr>
          <w:rFonts w:ascii="Arial" w:hAnsi="Arial" w:cs="Arial"/>
        </w:rPr>
        <w:t xml:space="preserve"> </w:t>
      </w:r>
      <w:r w:rsidR="00741A9A" w:rsidRPr="00CB29B8">
        <w:rPr>
          <w:rFonts w:ascii="Arial" w:hAnsi="Arial" w:cs="Arial"/>
        </w:rPr>
        <w:t xml:space="preserve">und Anforderungsmanagement </w:t>
      </w:r>
      <w:r w:rsidR="00284E7B" w:rsidRPr="00CB29B8">
        <w:rPr>
          <w:rFonts w:ascii="Arial" w:hAnsi="Arial" w:cs="Arial"/>
        </w:rPr>
        <w:t>umsetzen</w:t>
      </w:r>
      <w:r w:rsidR="00741A9A" w:rsidRPr="00CB29B8">
        <w:rPr>
          <w:rFonts w:ascii="Arial" w:hAnsi="Arial" w:cs="Arial"/>
        </w:rPr>
        <w:t xml:space="preserve"> und meine Ergebnisse in Entscheidungsunterlagen darstellen. </w:t>
      </w:r>
      <w:del w:id="2" w:author="jonas.stegh@pumpkincareers.com" w:date="2023-08-24T09:21:00Z">
        <w:r w:rsidR="00741A9A" w:rsidRPr="00CB29B8" w:rsidDel="00CB29B8">
          <w:rPr>
            <w:rFonts w:ascii="Arial" w:hAnsi="Arial" w:cs="Arial"/>
          </w:rPr>
          <w:delText>Darüber hinaus</w:delText>
        </w:r>
        <w:r w:rsidR="00124F26" w:rsidRPr="00CB29B8" w:rsidDel="00CB29B8">
          <w:rPr>
            <w:rFonts w:ascii="Arial" w:hAnsi="Arial" w:cs="Arial"/>
          </w:rPr>
          <w:delText xml:space="preserve"> </w:delText>
        </w:r>
        <w:r w:rsidR="00741A9A" w:rsidRPr="00CB29B8" w:rsidDel="00CB29B8">
          <w:rPr>
            <w:rFonts w:ascii="Arial" w:hAnsi="Arial" w:cs="Arial"/>
          </w:rPr>
          <w:delText xml:space="preserve">habe ich regelmäßige </w:delText>
        </w:r>
        <w:r w:rsidR="00124F26" w:rsidRPr="00CB29B8" w:rsidDel="00CB29B8">
          <w:rPr>
            <w:rFonts w:ascii="Arial" w:hAnsi="Arial" w:cs="Arial"/>
          </w:rPr>
          <w:delText xml:space="preserve">Reportings über </w:delText>
        </w:r>
        <w:r w:rsidR="0041264C" w:rsidRPr="00CB29B8" w:rsidDel="00CB29B8">
          <w:rPr>
            <w:rFonts w:ascii="Arial" w:hAnsi="Arial" w:cs="Arial"/>
          </w:rPr>
          <w:delText xml:space="preserve">globale </w:delText>
        </w:r>
        <w:r w:rsidR="00124F26" w:rsidRPr="00CB29B8" w:rsidDel="00CB29B8">
          <w:rPr>
            <w:rFonts w:ascii="Arial" w:hAnsi="Arial" w:cs="Arial"/>
          </w:rPr>
          <w:delText>Märkte und Wettbewerber erstell</w:delText>
        </w:r>
        <w:r w:rsidR="0041264C" w:rsidRPr="00CB29B8" w:rsidDel="00CB29B8">
          <w:rPr>
            <w:rFonts w:ascii="Arial" w:hAnsi="Arial" w:cs="Arial"/>
          </w:rPr>
          <w:delText>t</w:delText>
        </w:r>
        <w:r w:rsidR="00284E7B" w:rsidRPr="00CB29B8" w:rsidDel="00CB29B8">
          <w:rPr>
            <w:rFonts w:ascii="Arial" w:hAnsi="Arial" w:cs="Arial"/>
          </w:rPr>
          <w:delText>.</w:delText>
        </w:r>
        <w:r w:rsidR="00124F26" w:rsidRPr="00CB29B8" w:rsidDel="00CB29B8">
          <w:rPr>
            <w:rFonts w:ascii="Arial" w:hAnsi="Arial" w:cs="Arial"/>
          </w:rPr>
          <w:delText xml:space="preserve"> </w:delText>
        </w:r>
      </w:del>
      <w:r w:rsidR="00284E7B" w:rsidRPr="00CB29B8">
        <w:rPr>
          <w:rFonts w:ascii="Arial" w:hAnsi="Arial" w:cs="Arial"/>
        </w:rPr>
        <w:t xml:space="preserve">Mein absolutes Highlight war dabei die Erstellung einer </w:t>
      </w:r>
      <w:r w:rsidR="00124F26" w:rsidRPr="00CB29B8">
        <w:rPr>
          <w:rFonts w:ascii="Arial" w:hAnsi="Arial" w:cs="Arial"/>
        </w:rPr>
        <w:t>Präsentationen</w:t>
      </w:r>
      <w:r w:rsidR="00741A9A" w:rsidRPr="00CB29B8">
        <w:rPr>
          <w:rFonts w:ascii="Arial" w:hAnsi="Arial" w:cs="Arial"/>
        </w:rPr>
        <w:t xml:space="preserve"> über die Kundenwahrnehmung eines auf der IAA vorgestellten Concept Cars, die ich vor meinem ganzen Bereich vorstellen und damit Einfluss auf die weitere Gestaltung des Fahrzeugs nehmen konnte.</w:t>
      </w:r>
    </w:p>
    <w:p w14:paraId="1BBD0951" w14:textId="669C984B" w:rsidR="00DC47AC" w:rsidRPr="00CB29B8" w:rsidRDefault="00741A9A" w:rsidP="00DD43C2">
      <w:pPr>
        <w:jc w:val="both"/>
        <w:rPr>
          <w:rFonts w:ascii="Arial" w:hAnsi="Arial" w:cs="Arial"/>
        </w:rPr>
      </w:pPr>
      <w:del w:id="3" w:author="jonas.stegh@pumpkincareers.com" w:date="2023-08-24T09:22:00Z">
        <w:r w:rsidRPr="00CB29B8" w:rsidDel="00CB29B8">
          <w:rPr>
            <w:rFonts w:ascii="Arial" w:hAnsi="Arial" w:cs="Arial"/>
          </w:rPr>
          <w:delText xml:space="preserve">Leider bestand in der Abteilung </w:delText>
        </w:r>
        <w:r w:rsidR="00DF3348" w:rsidRPr="00CB29B8" w:rsidDel="00CB29B8">
          <w:rPr>
            <w:rFonts w:ascii="Arial" w:hAnsi="Arial" w:cs="Arial"/>
          </w:rPr>
          <w:delText>keine</w:delText>
        </w:r>
        <w:r w:rsidRPr="00CB29B8" w:rsidDel="00CB29B8">
          <w:rPr>
            <w:rFonts w:ascii="Arial" w:hAnsi="Arial" w:cs="Arial"/>
          </w:rPr>
          <w:delText xml:space="preserve"> Möglichkeit eine Abschlussarbeit zu schreiben. Da mir praktisch anwendbare Ergebnisse allerdings so wichtig sind, habe ich mich </w:delText>
        </w:r>
      </w:del>
      <w:r w:rsidRPr="00CB29B8">
        <w:rPr>
          <w:rFonts w:ascii="Arial" w:hAnsi="Arial" w:cs="Arial"/>
        </w:rPr>
        <w:t xml:space="preserve">anschließend </w:t>
      </w:r>
      <w:ins w:id="4" w:author="jonas.stegh@pumpkincareers.com" w:date="2023-08-24T09:22:00Z">
        <w:r w:rsidR="00CB29B8">
          <w:rPr>
            <w:rFonts w:ascii="Arial" w:hAnsi="Arial" w:cs="Arial"/>
          </w:rPr>
          <w:t xml:space="preserve">habe ich mich dazu entschieden </w:t>
        </w:r>
      </w:ins>
      <w:r w:rsidRPr="00CB29B8">
        <w:rPr>
          <w:rFonts w:ascii="Arial" w:hAnsi="Arial" w:cs="Arial"/>
        </w:rPr>
        <w:t>bei</w:t>
      </w:r>
      <w:r w:rsidR="00DC47AC" w:rsidRPr="00CB29B8">
        <w:rPr>
          <w:rFonts w:ascii="Arial" w:hAnsi="Arial" w:cs="Arial"/>
        </w:rPr>
        <w:t xml:space="preserve"> </w:t>
      </w:r>
      <w:proofErr w:type="spellStart"/>
      <w:r w:rsidR="00DC47AC" w:rsidRPr="00CB29B8">
        <w:rPr>
          <w:rFonts w:ascii="Arial" w:hAnsi="Arial" w:cs="Arial"/>
        </w:rPr>
        <w:t>Akkodis</w:t>
      </w:r>
      <w:proofErr w:type="spellEnd"/>
      <w:r w:rsidR="00B73088" w:rsidRPr="00CB29B8">
        <w:rPr>
          <w:rFonts w:ascii="Arial" w:hAnsi="Arial" w:cs="Arial"/>
        </w:rPr>
        <w:t>, einem Ingenieursdienstleister,</w:t>
      </w:r>
      <w:r w:rsidR="00DC47AC" w:rsidRPr="00CB29B8">
        <w:rPr>
          <w:rFonts w:ascii="Arial" w:hAnsi="Arial" w:cs="Arial"/>
        </w:rPr>
        <w:t xml:space="preserve"> </w:t>
      </w:r>
      <w:del w:id="5" w:author="jonas.stegh@pumpkincareers.com" w:date="2023-08-24T09:22:00Z">
        <w:r w:rsidR="0041264C" w:rsidRPr="00CB29B8" w:rsidDel="00CB29B8">
          <w:rPr>
            <w:rFonts w:ascii="Arial" w:hAnsi="Arial" w:cs="Arial"/>
          </w:rPr>
          <w:delText xml:space="preserve">auf eine </w:delText>
        </w:r>
      </w:del>
      <w:ins w:id="6" w:author="jonas.stegh@pumpkincareers.com" w:date="2023-08-24T09:22:00Z">
        <w:r w:rsidR="00CB29B8">
          <w:rPr>
            <w:rFonts w:ascii="Arial" w:hAnsi="Arial" w:cs="Arial"/>
          </w:rPr>
          <w:t xml:space="preserve">meine </w:t>
        </w:r>
      </w:ins>
      <w:r w:rsidR="0041264C" w:rsidRPr="00CB29B8">
        <w:rPr>
          <w:rFonts w:ascii="Arial" w:hAnsi="Arial" w:cs="Arial"/>
        </w:rPr>
        <w:t xml:space="preserve">Thesis </w:t>
      </w:r>
      <w:ins w:id="7" w:author="jonas.stegh@pumpkincareers.com" w:date="2023-08-24T09:23:00Z">
        <w:r w:rsidR="00CB29B8">
          <w:rPr>
            <w:rFonts w:ascii="Arial" w:hAnsi="Arial" w:cs="Arial"/>
          </w:rPr>
          <w:t xml:space="preserve">zum Thema B2B Kundenbindung </w:t>
        </w:r>
      </w:ins>
      <w:ins w:id="8" w:author="jonas.stegh@pumpkincareers.com" w:date="2023-08-24T09:22:00Z">
        <w:r w:rsidR="00CB29B8">
          <w:rPr>
            <w:rFonts w:ascii="Arial" w:hAnsi="Arial" w:cs="Arial"/>
          </w:rPr>
          <w:t>zu schreiben</w:t>
        </w:r>
      </w:ins>
      <w:ins w:id="9" w:author="jonas.stegh@pumpkincareers.com" w:date="2023-08-24T09:23:00Z">
        <w:r w:rsidR="00CB29B8">
          <w:rPr>
            <w:rFonts w:ascii="Arial" w:hAnsi="Arial" w:cs="Arial"/>
          </w:rPr>
          <w:t xml:space="preserve"> </w:t>
        </w:r>
      </w:ins>
      <w:del w:id="10" w:author="jonas.stegh@pumpkincareers.com" w:date="2023-08-24T09:23:00Z">
        <w:r w:rsidR="00DC47AC" w:rsidRPr="00CB29B8" w:rsidDel="00CB29B8">
          <w:rPr>
            <w:rFonts w:ascii="Arial" w:hAnsi="Arial" w:cs="Arial"/>
          </w:rPr>
          <w:delText>beworben</w:delText>
        </w:r>
        <w:r w:rsidRPr="00CB29B8" w:rsidDel="00CB29B8">
          <w:rPr>
            <w:rFonts w:ascii="Arial" w:hAnsi="Arial" w:cs="Arial"/>
          </w:rPr>
          <w:delText xml:space="preserve">. Nach erfolgter Zusage </w:delText>
        </w:r>
        <w:r w:rsidR="0041264C" w:rsidRPr="00CB29B8" w:rsidDel="00CB29B8">
          <w:rPr>
            <w:rFonts w:ascii="Arial" w:hAnsi="Arial" w:cs="Arial"/>
          </w:rPr>
          <w:delText>bin</w:delText>
        </w:r>
        <w:r w:rsidR="00080407" w:rsidRPr="00CB29B8" w:rsidDel="00CB29B8">
          <w:rPr>
            <w:rFonts w:ascii="Arial" w:hAnsi="Arial" w:cs="Arial"/>
          </w:rPr>
          <w:delText xml:space="preserve"> ich nach Sindelfingen gezogen</w:delText>
        </w:r>
        <w:r w:rsidR="0041264C" w:rsidRPr="00CB29B8" w:rsidDel="00CB29B8">
          <w:rPr>
            <w:rFonts w:ascii="Arial" w:hAnsi="Arial" w:cs="Arial"/>
          </w:rPr>
          <w:delText xml:space="preserve">, um dort die </w:delText>
        </w:r>
        <w:r w:rsidR="00DC47AC" w:rsidRPr="00CB29B8" w:rsidDel="00CB29B8">
          <w:rPr>
            <w:rFonts w:ascii="Arial" w:hAnsi="Arial" w:cs="Arial"/>
          </w:rPr>
          <w:delText>Thesis</w:delText>
        </w:r>
        <w:r w:rsidR="0041264C" w:rsidRPr="00CB29B8" w:rsidDel="00CB29B8">
          <w:rPr>
            <w:rFonts w:ascii="Arial" w:hAnsi="Arial" w:cs="Arial"/>
          </w:rPr>
          <w:delText>-E</w:delText>
        </w:r>
        <w:r w:rsidR="00DC47AC" w:rsidRPr="00CB29B8" w:rsidDel="00CB29B8">
          <w:rPr>
            <w:rFonts w:ascii="Arial" w:hAnsi="Arial" w:cs="Arial"/>
          </w:rPr>
          <w:delText xml:space="preserve">rstellung zu meinem Wunschthema im Bereich der </w:delText>
        </w:r>
        <w:r w:rsidR="0041264C" w:rsidRPr="00CB29B8" w:rsidDel="00CB29B8">
          <w:rPr>
            <w:rFonts w:ascii="Arial" w:hAnsi="Arial" w:cs="Arial"/>
            <w:b/>
            <w:bCs/>
          </w:rPr>
          <w:delText>B2B-Kundenbindung</w:delText>
        </w:r>
        <w:r w:rsidR="00DC47AC" w:rsidRPr="00CB29B8" w:rsidDel="00CB29B8">
          <w:rPr>
            <w:rFonts w:ascii="Arial" w:hAnsi="Arial" w:cs="Arial"/>
          </w:rPr>
          <w:delText xml:space="preserve"> </w:delText>
        </w:r>
        <w:r w:rsidR="00CB7FE3" w:rsidRPr="00CB29B8" w:rsidDel="00CB29B8">
          <w:rPr>
            <w:rFonts w:ascii="Arial" w:hAnsi="Arial" w:cs="Arial"/>
          </w:rPr>
          <w:delText>zu beginnen</w:delText>
        </w:r>
        <w:r w:rsidR="0041264C" w:rsidRPr="00CB29B8" w:rsidDel="00CB29B8">
          <w:rPr>
            <w:rFonts w:ascii="Arial" w:hAnsi="Arial" w:cs="Arial"/>
          </w:rPr>
          <w:delText>.</w:delText>
        </w:r>
        <w:r w:rsidR="00DC47AC" w:rsidRPr="00CB29B8" w:rsidDel="00CB29B8">
          <w:rPr>
            <w:rFonts w:ascii="Arial" w:hAnsi="Arial" w:cs="Arial"/>
          </w:rPr>
          <w:delText xml:space="preserve"> </w:delText>
        </w:r>
        <w:r w:rsidR="0041264C" w:rsidRPr="00CB29B8" w:rsidDel="00CB29B8">
          <w:rPr>
            <w:rFonts w:ascii="Arial" w:hAnsi="Arial" w:cs="Arial"/>
          </w:rPr>
          <w:delText>A</w:delText>
        </w:r>
        <w:r w:rsidR="00490A2D" w:rsidRPr="00CB29B8" w:rsidDel="00CB29B8">
          <w:rPr>
            <w:rFonts w:ascii="Arial" w:hAnsi="Arial" w:cs="Arial"/>
          </w:rPr>
          <w:delText xml:space="preserve">n dem </w:delText>
        </w:r>
        <w:r w:rsidR="0041264C" w:rsidRPr="00CB29B8" w:rsidDel="00CB29B8">
          <w:rPr>
            <w:rFonts w:ascii="Arial" w:hAnsi="Arial" w:cs="Arial"/>
          </w:rPr>
          <w:delText>Thema hat mich</w:delText>
        </w:r>
        <w:r w:rsidR="00080407" w:rsidRPr="00CB29B8" w:rsidDel="00CB29B8">
          <w:rPr>
            <w:rFonts w:ascii="Arial" w:hAnsi="Arial" w:cs="Arial"/>
          </w:rPr>
          <w:delText xml:space="preserve"> besonders</w:delText>
        </w:r>
        <w:r w:rsidR="0041264C" w:rsidRPr="00CB29B8" w:rsidDel="00CB29B8">
          <w:rPr>
            <w:rFonts w:ascii="Arial" w:hAnsi="Arial" w:cs="Arial"/>
          </w:rPr>
          <w:delText xml:space="preserve"> der </w:delText>
        </w:r>
        <w:r w:rsidR="00CB7FE3" w:rsidRPr="00CB29B8" w:rsidDel="00CB29B8">
          <w:rPr>
            <w:rFonts w:ascii="Arial" w:hAnsi="Arial" w:cs="Arial"/>
          </w:rPr>
          <w:delText>hohe</w:delText>
        </w:r>
        <w:r w:rsidR="0041264C" w:rsidRPr="00CB29B8" w:rsidDel="00CB29B8">
          <w:rPr>
            <w:rFonts w:ascii="Arial" w:hAnsi="Arial" w:cs="Arial"/>
          </w:rPr>
          <w:delText xml:space="preserve"> Nutzen motiviert, durch die Förderung starker Kundenbeziehungen direkten Einfluss auf den Umsatz des Unternehmens zu </w:delText>
        </w:r>
        <w:r w:rsidR="00080407" w:rsidRPr="00CB29B8" w:rsidDel="00CB29B8">
          <w:rPr>
            <w:rFonts w:ascii="Arial" w:hAnsi="Arial" w:cs="Arial"/>
          </w:rPr>
          <w:delText>nehmen</w:delText>
        </w:r>
        <w:r w:rsidR="0041264C" w:rsidRPr="00CB29B8" w:rsidDel="00CB29B8">
          <w:rPr>
            <w:rFonts w:ascii="Arial" w:hAnsi="Arial" w:cs="Arial"/>
          </w:rPr>
          <w:delText xml:space="preserve">. </w:delText>
        </w:r>
      </w:del>
      <w:r w:rsidR="00490A2D" w:rsidRPr="00CB29B8">
        <w:rPr>
          <w:rFonts w:ascii="Arial" w:hAnsi="Arial" w:cs="Arial"/>
        </w:rPr>
        <w:t>Mein ausgearbeitetes</w:t>
      </w:r>
      <w:r w:rsidR="00DC47AC" w:rsidRPr="00CB29B8">
        <w:rPr>
          <w:rFonts w:ascii="Arial" w:hAnsi="Arial" w:cs="Arial"/>
        </w:rPr>
        <w:t xml:space="preserve"> </w:t>
      </w:r>
      <w:commentRangeStart w:id="11"/>
      <w:r w:rsidR="00DC47AC" w:rsidRPr="00CB29B8">
        <w:rPr>
          <w:rFonts w:ascii="Arial" w:hAnsi="Arial" w:cs="Arial"/>
        </w:rPr>
        <w:t xml:space="preserve">Konzept </w:t>
      </w:r>
      <w:commentRangeEnd w:id="11"/>
      <w:r w:rsidR="00CB29B8">
        <w:rPr>
          <w:rStyle w:val="CommentReference"/>
        </w:rPr>
        <w:commentReference w:id="11"/>
      </w:r>
      <w:r w:rsidR="00DC47AC" w:rsidRPr="00CB29B8">
        <w:rPr>
          <w:rFonts w:ascii="Arial" w:hAnsi="Arial" w:cs="Arial"/>
        </w:rPr>
        <w:t>habe ich</w:t>
      </w:r>
      <w:r w:rsidR="00490A2D" w:rsidRPr="00CB29B8">
        <w:rPr>
          <w:rFonts w:ascii="Arial" w:hAnsi="Arial" w:cs="Arial"/>
        </w:rPr>
        <w:t xml:space="preserve"> </w:t>
      </w:r>
      <w:r w:rsidR="00DC47AC" w:rsidRPr="00CB29B8">
        <w:rPr>
          <w:rFonts w:ascii="Arial" w:hAnsi="Arial" w:cs="Arial"/>
        </w:rPr>
        <w:t>an</w:t>
      </w:r>
      <w:r w:rsidR="00490A2D" w:rsidRPr="00CB29B8">
        <w:rPr>
          <w:rFonts w:ascii="Arial" w:hAnsi="Arial" w:cs="Arial"/>
        </w:rPr>
        <w:t>schließend an</w:t>
      </w:r>
      <w:r w:rsidR="00DC47AC" w:rsidRPr="00CB29B8">
        <w:rPr>
          <w:rFonts w:ascii="Arial" w:hAnsi="Arial" w:cs="Arial"/>
        </w:rPr>
        <w:t xml:space="preserve"> meiner Hochschule und vor den Führungskräften bei Akkodis präsentiert und die Thesis mit einer Note von 1,7 abgeschlossen.</w:t>
      </w:r>
    </w:p>
    <w:p w14:paraId="42156AA2" w14:textId="3525E876" w:rsidR="00EE1357" w:rsidRPr="00CB29B8" w:rsidRDefault="00CB29B8" w:rsidP="00DD43C2">
      <w:pPr>
        <w:jc w:val="both"/>
        <w:rPr>
          <w:rFonts w:ascii="Arial" w:hAnsi="Arial" w:cs="Arial"/>
        </w:rPr>
      </w:pPr>
      <w:ins w:id="12" w:author="jonas.stegh@pumpkincareers.com" w:date="2023-08-24T09:24:00Z">
        <w:r>
          <w:rPr>
            <w:rFonts w:ascii="Arial" w:hAnsi="Arial" w:cs="Arial"/>
          </w:rPr>
          <w:t xml:space="preserve">Mir war es dann wichtig </w:t>
        </w:r>
      </w:ins>
      <w:del w:id="13" w:author="jonas.stegh@pumpkincareers.com" w:date="2023-08-24T09:24:00Z">
        <w:r w:rsidR="0041264C" w:rsidRPr="00CB29B8" w:rsidDel="00CB29B8">
          <w:rPr>
            <w:rFonts w:ascii="Arial" w:hAnsi="Arial" w:cs="Arial"/>
          </w:rPr>
          <w:delText xml:space="preserve">Aufgrund meiner Erfahrungen in Strategie und Marketing bis zu diesem Punkt war es mir extrem wichtig, </w:delText>
        </w:r>
      </w:del>
      <w:r w:rsidR="0041264C" w:rsidRPr="00CB29B8">
        <w:rPr>
          <w:rFonts w:ascii="Arial" w:hAnsi="Arial" w:cs="Arial"/>
        </w:rPr>
        <w:t>einen strategisch ausgerichteten Master</w:t>
      </w:r>
      <w:ins w:id="14" w:author="jonas.stegh@pumpkincareers.com" w:date="2023-08-24T09:24:00Z">
        <w:r>
          <w:rPr>
            <w:rFonts w:ascii="Arial" w:hAnsi="Arial" w:cs="Arial"/>
          </w:rPr>
          <w:t>studiengang zu absolvieren</w:t>
        </w:r>
      </w:ins>
      <w:del w:id="15" w:author="jonas.stegh@pumpkincareers.com" w:date="2023-08-24T09:24:00Z">
        <w:r w:rsidR="0041264C" w:rsidRPr="00CB29B8" w:rsidDel="00CB29B8">
          <w:rPr>
            <w:rFonts w:ascii="Arial" w:hAnsi="Arial" w:cs="Arial"/>
          </w:rPr>
          <w:delText xml:space="preserve"> mit dem Fokus auf der Weiterentwicklung von Unternehmen zu studieren</w:delText>
        </w:r>
      </w:del>
      <w:r w:rsidR="0041264C" w:rsidRPr="00CB29B8">
        <w:rPr>
          <w:rFonts w:ascii="Arial" w:hAnsi="Arial" w:cs="Arial"/>
        </w:rPr>
        <w:t xml:space="preserve">. Daher war der Studiengang </w:t>
      </w:r>
      <w:r w:rsidR="008C785F" w:rsidRPr="00CB29B8">
        <w:rPr>
          <w:rFonts w:ascii="Arial" w:hAnsi="Arial" w:cs="Arial"/>
          <w:b/>
          <w:bCs/>
        </w:rPr>
        <w:t>International Business Development an der ESB</w:t>
      </w:r>
      <w:r w:rsidR="008C785F" w:rsidRPr="00CB29B8">
        <w:rPr>
          <w:rFonts w:ascii="Arial" w:hAnsi="Arial" w:cs="Arial"/>
        </w:rPr>
        <w:t xml:space="preserve"> Reutlingen</w:t>
      </w:r>
      <w:r w:rsidR="0041264C" w:rsidRPr="00CB29B8">
        <w:rPr>
          <w:rFonts w:ascii="Arial" w:hAnsi="Arial" w:cs="Arial"/>
        </w:rPr>
        <w:t xml:space="preserve"> der ideale Ort</w:t>
      </w:r>
      <w:r w:rsidR="008C785F" w:rsidRPr="00CB29B8">
        <w:rPr>
          <w:rFonts w:ascii="Arial" w:hAnsi="Arial" w:cs="Arial"/>
        </w:rPr>
        <w:t xml:space="preserve">. </w:t>
      </w:r>
      <w:del w:id="16" w:author="jonas.stegh@pumpkincareers.com" w:date="2023-08-24T09:24:00Z">
        <w:r w:rsidR="008C785F" w:rsidRPr="00CB29B8" w:rsidDel="00CB29B8">
          <w:rPr>
            <w:rFonts w:ascii="Arial" w:hAnsi="Arial" w:cs="Arial"/>
          </w:rPr>
          <w:delText>Meine Hauptmotivation für diesen Master</w:delText>
        </w:r>
        <w:r w:rsidR="0041264C" w:rsidRPr="00CB29B8" w:rsidDel="00CB29B8">
          <w:rPr>
            <w:rFonts w:ascii="Arial" w:hAnsi="Arial" w:cs="Arial"/>
          </w:rPr>
          <w:delText xml:space="preserve"> sind der Fokus </w:delText>
        </w:r>
        <w:r w:rsidR="00B73088" w:rsidRPr="00CB29B8" w:rsidDel="00CB29B8">
          <w:rPr>
            <w:rFonts w:ascii="Arial" w:hAnsi="Arial" w:cs="Arial"/>
          </w:rPr>
          <w:delText xml:space="preserve">auf </w:delText>
        </w:r>
        <w:r w:rsidR="00DF3348" w:rsidRPr="00CB29B8" w:rsidDel="00CB29B8">
          <w:rPr>
            <w:rFonts w:ascii="Arial" w:hAnsi="Arial" w:cs="Arial"/>
          </w:rPr>
          <w:delText xml:space="preserve">praxisbezogene strategische Projekte </w:delText>
        </w:r>
        <w:r w:rsidR="008C785F" w:rsidRPr="00CB29B8" w:rsidDel="00CB29B8">
          <w:rPr>
            <w:rFonts w:ascii="Arial" w:hAnsi="Arial" w:cs="Arial"/>
          </w:rPr>
          <w:delText xml:space="preserve">und </w:delText>
        </w:r>
        <w:r w:rsidR="00132C0D" w:rsidRPr="00CB29B8" w:rsidDel="00CB29B8">
          <w:rPr>
            <w:rFonts w:ascii="Arial" w:hAnsi="Arial" w:cs="Arial"/>
          </w:rPr>
          <w:delText xml:space="preserve">die Entwicklung von Geschäftsmodellen mit Schwerpunkten in Marketing und </w:delText>
        </w:r>
        <w:r w:rsidR="008C785F" w:rsidRPr="00CB29B8" w:rsidDel="00CB29B8">
          <w:rPr>
            <w:rFonts w:ascii="Arial" w:hAnsi="Arial" w:cs="Arial"/>
          </w:rPr>
          <w:delText>Innovation.</w:delText>
        </w:r>
        <w:r w:rsidR="00B73088" w:rsidRPr="00CB29B8" w:rsidDel="00CB29B8">
          <w:rPr>
            <w:rFonts w:ascii="Arial" w:hAnsi="Arial" w:cs="Arial"/>
          </w:rPr>
          <w:delText xml:space="preserve"> </w:delText>
        </w:r>
      </w:del>
      <w:r w:rsidR="00CB7FE3" w:rsidRPr="00CB29B8">
        <w:rPr>
          <w:rFonts w:ascii="Arial" w:hAnsi="Arial" w:cs="Arial"/>
        </w:rPr>
        <w:t>I</w:t>
      </w:r>
      <w:r w:rsidR="00F225DA" w:rsidRPr="00CB29B8">
        <w:rPr>
          <w:rFonts w:ascii="Arial" w:hAnsi="Arial" w:cs="Arial"/>
        </w:rPr>
        <w:t xml:space="preserve">n einer Marketing-Vorlesung, in der wir über Rewe-CEO </w:t>
      </w:r>
      <w:r w:rsidR="00DF3348" w:rsidRPr="00CB29B8">
        <w:rPr>
          <w:rFonts w:ascii="Arial" w:hAnsi="Arial" w:cs="Arial"/>
        </w:rPr>
        <w:t xml:space="preserve">und ESB-Alumni </w:t>
      </w:r>
      <w:r w:rsidR="00F225DA" w:rsidRPr="00CB29B8">
        <w:rPr>
          <w:rFonts w:ascii="Arial" w:hAnsi="Arial" w:cs="Arial"/>
        </w:rPr>
        <w:t>Lionel Souquet gesprochen haben</w:t>
      </w:r>
      <w:commentRangeStart w:id="17"/>
      <w:r w:rsidR="00CB7FE3" w:rsidRPr="00CB29B8">
        <w:rPr>
          <w:rFonts w:ascii="Arial" w:hAnsi="Arial" w:cs="Arial"/>
        </w:rPr>
        <w:t>, bin ich auf Rewe als Arbeitgeber aufmerksam geworden</w:t>
      </w:r>
      <w:commentRangeEnd w:id="17"/>
      <w:r>
        <w:rPr>
          <w:rStyle w:val="CommentReference"/>
        </w:rPr>
        <w:commentReference w:id="17"/>
      </w:r>
      <w:r w:rsidR="00CB7FE3" w:rsidRPr="00CB29B8">
        <w:rPr>
          <w:rFonts w:ascii="Arial" w:hAnsi="Arial" w:cs="Arial"/>
        </w:rPr>
        <w:t xml:space="preserve">. </w:t>
      </w:r>
      <w:r w:rsidR="00F225DA" w:rsidRPr="00CB29B8">
        <w:rPr>
          <w:rFonts w:ascii="Arial" w:hAnsi="Arial" w:cs="Arial"/>
        </w:rPr>
        <w:t>Im Nachgang habe ich mich dadurch näher mit Rewe beschäftigt.</w:t>
      </w:r>
      <w:r w:rsidR="00DD43C2" w:rsidRPr="00CB29B8">
        <w:rPr>
          <w:rFonts w:ascii="Arial" w:hAnsi="Arial" w:cs="Arial"/>
        </w:rPr>
        <w:t xml:space="preserve"> </w:t>
      </w:r>
      <w:commentRangeStart w:id="18"/>
      <w:r w:rsidR="00DD43C2" w:rsidRPr="00CB29B8">
        <w:rPr>
          <w:rFonts w:ascii="Arial" w:hAnsi="Arial" w:cs="Arial"/>
        </w:rPr>
        <w:t xml:space="preserve">Als führender </w:t>
      </w:r>
      <w:r w:rsidR="00DD43C2" w:rsidRPr="00CB29B8">
        <w:rPr>
          <w:rFonts w:ascii="Arial" w:hAnsi="Arial" w:cs="Arial"/>
        </w:rPr>
        <w:lastRenderedPageBreak/>
        <w:t xml:space="preserve">Lebensmitteleinzelhändler versorgen Sie </w:t>
      </w:r>
      <w:r w:rsidR="00EE1357" w:rsidRPr="00CB29B8">
        <w:rPr>
          <w:rFonts w:ascii="Arial" w:hAnsi="Arial" w:cs="Arial"/>
        </w:rPr>
        <w:t xml:space="preserve">tagtäglich </w:t>
      </w:r>
      <w:r w:rsidR="00DD43C2" w:rsidRPr="00CB29B8">
        <w:rPr>
          <w:rFonts w:ascii="Arial" w:hAnsi="Arial" w:cs="Arial"/>
        </w:rPr>
        <w:t>Kunden und haben Impact auf die Lebensqualität von Millionen Menschen.</w:t>
      </w:r>
      <w:commentRangeEnd w:id="18"/>
      <w:r>
        <w:rPr>
          <w:rStyle w:val="CommentReference"/>
        </w:rPr>
        <w:commentReference w:id="18"/>
      </w:r>
    </w:p>
    <w:p w14:paraId="4D3F29DC" w14:textId="3E4D3535" w:rsidR="00DF3348" w:rsidRPr="00CB29B8" w:rsidRDefault="00DD43C2" w:rsidP="00DD43C2">
      <w:pPr>
        <w:jc w:val="both"/>
        <w:rPr>
          <w:rFonts w:ascii="Arial" w:hAnsi="Arial" w:cs="Arial"/>
        </w:rPr>
      </w:pPr>
      <w:r w:rsidRPr="00CB29B8">
        <w:rPr>
          <w:rFonts w:ascii="Arial" w:hAnsi="Arial" w:cs="Arial"/>
        </w:rPr>
        <w:t>In</w:t>
      </w:r>
      <w:r w:rsidR="00F225DA" w:rsidRPr="00CB29B8">
        <w:rPr>
          <w:rFonts w:ascii="Arial" w:hAnsi="Arial" w:cs="Arial"/>
        </w:rPr>
        <w:t xml:space="preserve"> meinem Master</w:t>
      </w:r>
      <w:r w:rsidRPr="00CB29B8">
        <w:rPr>
          <w:rFonts w:ascii="Arial" w:hAnsi="Arial" w:cs="Arial"/>
        </w:rPr>
        <w:t xml:space="preserve"> </w:t>
      </w:r>
      <w:ins w:id="19" w:author="jonas.stegh@pumpkincareers.com" w:date="2023-08-24T09:26:00Z">
        <w:r w:rsidR="00CB29B8">
          <w:rPr>
            <w:rFonts w:ascii="Arial" w:hAnsi="Arial" w:cs="Arial"/>
          </w:rPr>
          <w:t xml:space="preserve">durfte ich dann u.a. ein </w:t>
        </w:r>
      </w:ins>
      <w:del w:id="20" w:author="jonas.stegh@pumpkincareers.com" w:date="2023-08-24T09:26:00Z">
        <w:r w:rsidRPr="00CB29B8" w:rsidDel="00CB29B8">
          <w:rPr>
            <w:rFonts w:ascii="Arial" w:hAnsi="Arial" w:cs="Arial"/>
          </w:rPr>
          <w:delText>konnten wir in der Zusammenarbeit mit Praxisunternehmen auch einen hohen Impact erzielen</w:delText>
        </w:r>
        <w:r w:rsidR="009E1788" w:rsidRPr="00CB29B8" w:rsidDel="00CB29B8">
          <w:rPr>
            <w:rFonts w:ascii="Arial" w:hAnsi="Arial" w:cs="Arial"/>
          </w:rPr>
          <w:delText xml:space="preserve">. </w:delText>
        </w:r>
        <w:r w:rsidR="00490A2D" w:rsidRPr="00CB29B8" w:rsidDel="00CB29B8">
          <w:rPr>
            <w:rFonts w:ascii="Arial" w:hAnsi="Arial" w:cs="Arial"/>
          </w:rPr>
          <w:delText xml:space="preserve">Bestes Beispiel dafür ist ein </w:delText>
        </w:r>
      </w:del>
      <w:r w:rsidR="009E1788" w:rsidRPr="00CB29B8">
        <w:rPr>
          <w:rFonts w:ascii="Arial" w:hAnsi="Arial" w:cs="Arial"/>
        </w:rPr>
        <w:t>Marktforschungsprojekt</w:t>
      </w:r>
      <w:ins w:id="21" w:author="jonas.stegh@pumpkincareers.com" w:date="2023-08-24T09:26:00Z">
        <w:r w:rsidR="00CB29B8">
          <w:rPr>
            <w:rFonts w:ascii="Arial" w:hAnsi="Arial" w:cs="Arial"/>
          </w:rPr>
          <w:t xml:space="preserve"> mit Adidas durchführen</w:t>
        </w:r>
      </w:ins>
      <w:del w:id="22" w:author="jonas.stegh@pumpkincareers.com" w:date="2023-08-24T09:26:00Z">
        <w:r w:rsidR="00490A2D" w:rsidRPr="00CB29B8" w:rsidDel="00CB29B8">
          <w:rPr>
            <w:rFonts w:ascii="Arial" w:hAnsi="Arial" w:cs="Arial"/>
          </w:rPr>
          <w:delText xml:space="preserve">, in dem ich </w:delText>
        </w:r>
        <w:r w:rsidR="009E1788" w:rsidRPr="00CB29B8" w:rsidDel="00CB29B8">
          <w:rPr>
            <w:rFonts w:ascii="Arial" w:hAnsi="Arial" w:cs="Arial"/>
          </w:rPr>
          <w:delText>Adidas als Projektpartner akquirieren</w:delText>
        </w:r>
        <w:r w:rsidR="00490A2D" w:rsidRPr="00CB29B8" w:rsidDel="00CB29B8">
          <w:rPr>
            <w:rFonts w:ascii="Arial" w:hAnsi="Arial" w:cs="Arial"/>
          </w:rPr>
          <w:delText xml:space="preserve"> konnte</w:delText>
        </w:r>
      </w:del>
      <w:r w:rsidR="009E1788" w:rsidRPr="00CB29B8">
        <w:rPr>
          <w:rFonts w:ascii="Arial" w:hAnsi="Arial" w:cs="Arial"/>
        </w:rPr>
        <w:t xml:space="preserve">. </w:t>
      </w:r>
      <w:del w:id="23" w:author="jonas.stegh@pumpkincareers.com" w:date="2023-08-24T09:26:00Z">
        <w:r w:rsidR="00490A2D" w:rsidRPr="00CB29B8" w:rsidDel="00CB29B8">
          <w:rPr>
            <w:rFonts w:ascii="Arial" w:hAnsi="Arial" w:cs="Arial"/>
          </w:rPr>
          <w:delText xml:space="preserve">Anschließend </w:delText>
        </w:r>
      </w:del>
      <w:ins w:id="24" w:author="jonas.stegh@pumpkincareers.com" w:date="2023-08-24T09:26:00Z">
        <w:r w:rsidR="00CB29B8">
          <w:rPr>
            <w:rFonts w:ascii="Arial" w:hAnsi="Arial" w:cs="Arial"/>
          </w:rPr>
          <w:t xml:space="preserve">Dabei </w:t>
        </w:r>
      </w:ins>
      <w:r w:rsidR="009E1788" w:rsidRPr="00CB29B8">
        <w:rPr>
          <w:rFonts w:ascii="Arial" w:hAnsi="Arial" w:cs="Arial"/>
        </w:rPr>
        <w:t xml:space="preserve">hatten </w:t>
      </w:r>
      <w:r w:rsidR="00490A2D" w:rsidRPr="00CB29B8">
        <w:rPr>
          <w:rFonts w:ascii="Arial" w:hAnsi="Arial" w:cs="Arial"/>
        </w:rPr>
        <w:t xml:space="preserve">wir </w:t>
      </w:r>
      <w:r w:rsidR="009E1788" w:rsidRPr="00CB29B8">
        <w:rPr>
          <w:rFonts w:ascii="Arial" w:hAnsi="Arial" w:cs="Arial"/>
        </w:rPr>
        <w:t>als Gruppe von sechs Personen die Möglichkeit, eine Marktforschung</w:t>
      </w:r>
      <w:r w:rsidR="00DF3348" w:rsidRPr="00CB29B8">
        <w:rPr>
          <w:rFonts w:ascii="Arial" w:hAnsi="Arial" w:cs="Arial"/>
        </w:rPr>
        <w:t xml:space="preserve"> über eine Nachhaltigkeitsinitiative</w:t>
      </w:r>
      <w:r w:rsidR="009E1788" w:rsidRPr="00CB29B8">
        <w:rPr>
          <w:rFonts w:ascii="Arial" w:hAnsi="Arial" w:cs="Arial"/>
        </w:rPr>
        <w:t xml:space="preserve"> zu konzipieren</w:t>
      </w:r>
      <w:r w:rsidR="00DF3348" w:rsidRPr="00CB29B8">
        <w:rPr>
          <w:rFonts w:ascii="Arial" w:hAnsi="Arial" w:cs="Arial"/>
        </w:rPr>
        <w:t>.</w:t>
      </w:r>
      <w:r w:rsidR="009E1788" w:rsidRPr="00CB29B8">
        <w:rPr>
          <w:rFonts w:ascii="Arial" w:hAnsi="Arial" w:cs="Arial"/>
        </w:rPr>
        <w:t xml:space="preserve"> In diesem Projekt habe ich die gesamte Kommunikation mit allen Stakeholdern auf Kundenseite übernommen. </w:t>
      </w:r>
      <w:del w:id="25" w:author="jonas.stegh@pumpkincareers.com" w:date="2023-08-24T09:27:00Z">
        <w:r w:rsidR="009E1788" w:rsidRPr="00CB29B8" w:rsidDel="00CB29B8">
          <w:rPr>
            <w:rFonts w:ascii="Arial" w:hAnsi="Arial" w:cs="Arial"/>
          </w:rPr>
          <w:delText xml:space="preserve">Diese Rolle fand ich sehr erfüllend, da ich durch den ständigen Austausch meine Fähigkeiten in der Kommunikation und </w:delText>
        </w:r>
        <w:r w:rsidR="00F225DA" w:rsidRPr="00CB29B8" w:rsidDel="00CB29B8">
          <w:rPr>
            <w:rFonts w:ascii="Arial" w:hAnsi="Arial" w:cs="Arial"/>
          </w:rPr>
          <w:delText xml:space="preserve">dem </w:delText>
        </w:r>
        <w:r w:rsidR="009E1788" w:rsidRPr="00CB29B8" w:rsidDel="00CB29B8">
          <w:rPr>
            <w:rFonts w:ascii="Arial" w:hAnsi="Arial" w:cs="Arial"/>
          </w:rPr>
          <w:delText xml:space="preserve">Projektmanagement </w:delText>
        </w:r>
        <w:r w:rsidR="00F225DA" w:rsidRPr="00CB29B8" w:rsidDel="00CB29B8">
          <w:rPr>
            <w:rFonts w:ascii="Arial" w:hAnsi="Arial" w:cs="Arial"/>
          </w:rPr>
          <w:delText xml:space="preserve">verbessern konnte. Insgesamt haben wir </w:delText>
        </w:r>
        <w:r w:rsidR="009E1788" w:rsidRPr="00CB29B8" w:rsidDel="00CB29B8">
          <w:rPr>
            <w:rFonts w:ascii="Arial" w:hAnsi="Arial" w:cs="Arial"/>
          </w:rPr>
          <w:delText>eine Note von 1,4 erreich</w:delText>
        </w:r>
        <w:r w:rsidR="00F225DA" w:rsidRPr="00CB29B8" w:rsidDel="00CB29B8">
          <w:rPr>
            <w:rFonts w:ascii="Arial" w:hAnsi="Arial" w:cs="Arial"/>
          </w:rPr>
          <w:delText xml:space="preserve">t und durften unsere Ergebnisse zusätzlich dem Management beim Kunden vor Ort präsentieren. </w:delText>
        </w:r>
      </w:del>
      <w:r w:rsidR="00B453E4" w:rsidRPr="00CB29B8">
        <w:rPr>
          <w:rFonts w:ascii="Arial" w:hAnsi="Arial" w:cs="Arial"/>
        </w:rPr>
        <w:t xml:space="preserve">Durch Projekte wie dieses </w:t>
      </w:r>
      <w:r w:rsidR="00183325" w:rsidRPr="00CB29B8">
        <w:rPr>
          <w:rFonts w:ascii="Arial" w:hAnsi="Arial" w:cs="Arial"/>
        </w:rPr>
        <w:t xml:space="preserve">und den Besuch von Unternehmensworkshops von Beratungsunternehmen auf dem Campus </w:t>
      </w:r>
      <w:r w:rsidR="00B453E4" w:rsidRPr="00CB29B8">
        <w:rPr>
          <w:rFonts w:ascii="Arial" w:hAnsi="Arial" w:cs="Arial"/>
        </w:rPr>
        <w:t>hat sich</w:t>
      </w:r>
      <w:r w:rsidR="00183325" w:rsidRPr="00CB29B8">
        <w:rPr>
          <w:rFonts w:ascii="Arial" w:hAnsi="Arial" w:cs="Arial"/>
        </w:rPr>
        <w:t xml:space="preserve"> </w:t>
      </w:r>
      <w:r w:rsidR="008C7C74" w:rsidRPr="00CB29B8">
        <w:rPr>
          <w:rFonts w:ascii="Arial" w:hAnsi="Arial" w:cs="Arial"/>
        </w:rPr>
        <w:t>m</w:t>
      </w:r>
      <w:r w:rsidR="00337315" w:rsidRPr="00CB29B8">
        <w:rPr>
          <w:rFonts w:ascii="Arial" w:hAnsi="Arial" w:cs="Arial"/>
        </w:rPr>
        <w:t xml:space="preserve">ein </w:t>
      </w:r>
      <w:r w:rsidR="00183325" w:rsidRPr="00CB29B8">
        <w:rPr>
          <w:rFonts w:ascii="Arial" w:hAnsi="Arial" w:cs="Arial"/>
        </w:rPr>
        <w:t>Interesse an der Tätigkeit in vielfältigen Beratungsprojekten</w:t>
      </w:r>
      <w:r w:rsidR="008C7C74" w:rsidRPr="00CB29B8">
        <w:rPr>
          <w:rFonts w:ascii="Arial" w:hAnsi="Arial" w:cs="Arial"/>
        </w:rPr>
        <w:t xml:space="preserve"> </w:t>
      </w:r>
      <w:r w:rsidR="00C66A4F" w:rsidRPr="00CB29B8">
        <w:rPr>
          <w:rFonts w:ascii="Arial" w:hAnsi="Arial" w:cs="Arial"/>
        </w:rPr>
        <w:t>weiter verstärkt</w:t>
      </w:r>
      <w:r w:rsidR="00183325" w:rsidRPr="00CB29B8">
        <w:rPr>
          <w:rFonts w:ascii="Arial" w:hAnsi="Arial" w:cs="Arial"/>
        </w:rPr>
        <w:t>.</w:t>
      </w:r>
      <w:r w:rsidR="00E538DA" w:rsidRPr="00CB29B8">
        <w:rPr>
          <w:rFonts w:ascii="Arial" w:hAnsi="Arial" w:cs="Arial"/>
        </w:rPr>
        <w:t xml:space="preserve"> </w:t>
      </w:r>
      <w:r w:rsidR="001F7CCA" w:rsidRPr="00CB29B8">
        <w:rPr>
          <w:rFonts w:ascii="Arial" w:hAnsi="Arial" w:cs="Arial"/>
        </w:rPr>
        <w:t xml:space="preserve">Um Erfahrung im Bereich Beratung aufzubauen, </w:t>
      </w:r>
      <w:r w:rsidR="00172ADA" w:rsidRPr="00CB29B8">
        <w:rPr>
          <w:rFonts w:ascii="Arial" w:hAnsi="Arial" w:cs="Arial"/>
        </w:rPr>
        <w:t>bin ich</w:t>
      </w:r>
      <w:r w:rsidR="000F4754" w:rsidRPr="00CB29B8">
        <w:rPr>
          <w:rFonts w:ascii="Arial" w:hAnsi="Arial" w:cs="Arial"/>
        </w:rPr>
        <w:t xml:space="preserve"> </w:t>
      </w:r>
      <w:del w:id="26" w:author="jonas.stegh@pumpkincareers.com" w:date="2023-08-24T09:27:00Z">
        <w:r w:rsidR="000F4754" w:rsidRPr="00CB29B8" w:rsidDel="00CB29B8">
          <w:rPr>
            <w:rFonts w:ascii="Arial" w:hAnsi="Arial" w:cs="Arial"/>
          </w:rPr>
          <w:delText>als</w:delText>
        </w:r>
        <w:r w:rsidR="00E538DA" w:rsidRPr="00CB29B8" w:rsidDel="00CB29B8">
          <w:rPr>
            <w:rFonts w:ascii="Arial" w:hAnsi="Arial" w:cs="Arial"/>
          </w:rPr>
          <w:delText xml:space="preserve"> </w:delText>
        </w:r>
        <w:r w:rsidR="009D4BB1" w:rsidRPr="00CB29B8" w:rsidDel="00CB29B8">
          <w:rPr>
            <w:rFonts w:ascii="Arial" w:hAnsi="Arial" w:cs="Arial"/>
          </w:rPr>
          <w:delText>logische</w:delText>
        </w:r>
        <w:r w:rsidR="000F4754" w:rsidRPr="00CB29B8" w:rsidDel="00CB29B8">
          <w:rPr>
            <w:rFonts w:ascii="Arial" w:hAnsi="Arial" w:cs="Arial"/>
          </w:rPr>
          <w:delText>n</w:delText>
        </w:r>
        <w:r w:rsidR="009D4BB1" w:rsidRPr="00CB29B8" w:rsidDel="00CB29B8">
          <w:rPr>
            <w:rFonts w:ascii="Arial" w:hAnsi="Arial" w:cs="Arial"/>
          </w:rPr>
          <w:delText xml:space="preserve"> Schritt </w:delText>
        </w:r>
      </w:del>
      <w:r w:rsidR="009D4BB1" w:rsidRPr="00CB29B8">
        <w:rPr>
          <w:rFonts w:ascii="Arial" w:hAnsi="Arial" w:cs="Arial"/>
        </w:rPr>
        <w:t>in</w:t>
      </w:r>
      <w:r w:rsidR="000F4754" w:rsidRPr="00CB29B8">
        <w:rPr>
          <w:rFonts w:ascii="Arial" w:hAnsi="Arial" w:cs="Arial"/>
        </w:rPr>
        <w:t xml:space="preserve"> das</w:t>
      </w:r>
      <w:r w:rsidR="009D4BB1" w:rsidRPr="00CB29B8">
        <w:rPr>
          <w:rFonts w:ascii="Arial" w:hAnsi="Arial" w:cs="Arial"/>
        </w:rPr>
        <w:t xml:space="preserve"> </w:t>
      </w:r>
      <w:r w:rsidR="009D4BB1" w:rsidRPr="00CB29B8">
        <w:rPr>
          <w:rFonts w:ascii="Arial" w:hAnsi="Arial" w:cs="Arial"/>
          <w:b/>
          <w:bCs/>
        </w:rPr>
        <w:t>Student Consulting der ESB</w:t>
      </w:r>
      <w:r w:rsidR="000F4754" w:rsidRPr="00CB29B8">
        <w:rPr>
          <w:rFonts w:ascii="Arial" w:hAnsi="Arial" w:cs="Arial"/>
          <w:b/>
          <w:bCs/>
        </w:rPr>
        <w:t xml:space="preserve"> eingestiegen</w:t>
      </w:r>
      <w:r w:rsidR="009D4BB1" w:rsidRPr="00CB29B8">
        <w:rPr>
          <w:rFonts w:ascii="Arial" w:hAnsi="Arial" w:cs="Arial"/>
        </w:rPr>
        <w:t xml:space="preserve">. Dort </w:t>
      </w:r>
      <w:r w:rsidR="00E642D0" w:rsidRPr="00CB29B8">
        <w:rPr>
          <w:rFonts w:ascii="Arial" w:hAnsi="Arial" w:cs="Arial"/>
        </w:rPr>
        <w:t>habe</w:t>
      </w:r>
      <w:r w:rsidR="009D4BB1" w:rsidRPr="00CB29B8">
        <w:rPr>
          <w:rFonts w:ascii="Arial" w:hAnsi="Arial" w:cs="Arial"/>
        </w:rPr>
        <w:t xml:space="preserve"> ich </w:t>
      </w:r>
      <w:r w:rsidR="00E538DA" w:rsidRPr="00CB29B8">
        <w:rPr>
          <w:rFonts w:ascii="Arial" w:hAnsi="Arial" w:cs="Arial"/>
        </w:rPr>
        <w:t xml:space="preserve">neben meinem Studium </w:t>
      </w:r>
      <w:r w:rsidR="009D4BB1" w:rsidRPr="00CB29B8">
        <w:rPr>
          <w:rFonts w:ascii="Arial" w:hAnsi="Arial" w:cs="Arial"/>
        </w:rPr>
        <w:t>ehrenamtlich als Senior Consultant in einem Projekt für einen deutschen Automobilhersteller</w:t>
      </w:r>
      <w:r w:rsidR="00E642D0" w:rsidRPr="00CB29B8">
        <w:rPr>
          <w:rFonts w:ascii="Arial" w:hAnsi="Arial" w:cs="Arial"/>
        </w:rPr>
        <w:t xml:space="preserve"> gearbeitet</w:t>
      </w:r>
      <w:r w:rsidR="009D4BB1" w:rsidRPr="00CB29B8">
        <w:rPr>
          <w:rFonts w:ascii="Arial" w:hAnsi="Arial" w:cs="Arial"/>
        </w:rPr>
        <w:t xml:space="preserve">. </w:t>
      </w:r>
      <w:r w:rsidR="00E538DA" w:rsidRPr="00CB29B8">
        <w:rPr>
          <w:rFonts w:ascii="Arial" w:hAnsi="Arial" w:cs="Arial"/>
        </w:rPr>
        <w:t xml:space="preserve">In dem Projekt </w:t>
      </w:r>
      <w:r w:rsidR="00C66A4F" w:rsidRPr="00CB29B8">
        <w:rPr>
          <w:rFonts w:ascii="Arial" w:hAnsi="Arial" w:cs="Arial"/>
        </w:rPr>
        <w:t xml:space="preserve">habe </w:t>
      </w:r>
      <w:r w:rsidR="00E538DA" w:rsidRPr="00CB29B8">
        <w:rPr>
          <w:rFonts w:ascii="Arial" w:hAnsi="Arial" w:cs="Arial"/>
        </w:rPr>
        <w:t xml:space="preserve">ich ein </w:t>
      </w:r>
      <w:r w:rsidR="00E538DA" w:rsidRPr="00CB29B8">
        <w:rPr>
          <w:rFonts w:ascii="Arial" w:hAnsi="Arial" w:cs="Arial"/>
          <w:b/>
          <w:bCs/>
        </w:rPr>
        <w:t xml:space="preserve">Projektteam von </w:t>
      </w:r>
      <w:r w:rsidR="00C66A4F" w:rsidRPr="00CB29B8">
        <w:rPr>
          <w:rFonts w:ascii="Arial" w:hAnsi="Arial" w:cs="Arial"/>
          <w:b/>
          <w:bCs/>
        </w:rPr>
        <w:t>drei</w:t>
      </w:r>
      <w:r w:rsidR="00E538DA" w:rsidRPr="00CB29B8">
        <w:rPr>
          <w:rFonts w:ascii="Arial" w:hAnsi="Arial" w:cs="Arial"/>
          <w:b/>
          <w:bCs/>
        </w:rPr>
        <w:t xml:space="preserve"> Consultants</w:t>
      </w:r>
      <w:r w:rsidR="00C66A4F" w:rsidRPr="00CB29B8">
        <w:rPr>
          <w:rFonts w:ascii="Arial" w:hAnsi="Arial" w:cs="Arial"/>
          <w:b/>
          <w:bCs/>
        </w:rPr>
        <w:t xml:space="preserve"> </w:t>
      </w:r>
      <w:r w:rsidR="00C66A4F" w:rsidRPr="00CB29B8">
        <w:rPr>
          <w:rFonts w:ascii="Arial" w:hAnsi="Arial" w:cs="Arial"/>
        </w:rPr>
        <w:t>geführt</w:t>
      </w:r>
      <w:r w:rsidR="00E538DA" w:rsidRPr="00CB29B8">
        <w:rPr>
          <w:rFonts w:ascii="Arial" w:hAnsi="Arial" w:cs="Arial"/>
        </w:rPr>
        <w:t xml:space="preserve">, um </w:t>
      </w:r>
      <w:r w:rsidR="00E642D0" w:rsidRPr="00CB29B8">
        <w:rPr>
          <w:rFonts w:ascii="Arial" w:hAnsi="Arial" w:cs="Arial"/>
        </w:rPr>
        <w:t xml:space="preserve">eine innovative </w:t>
      </w:r>
      <w:r w:rsidR="00E538DA" w:rsidRPr="00CB29B8">
        <w:rPr>
          <w:rFonts w:ascii="Arial" w:hAnsi="Arial" w:cs="Arial"/>
        </w:rPr>
        <w:t xml:space="preserve">Customer Journey zur Ansprache neuer Kundengruppen zu </w:t>
      </w:r>
      <w:r w:rsidR="00C66A4F" w:rsidRPr="00CB29B8">
        <w:rPr>
          <w:rFonts w:ascii="Arial" w:hAnsi="Arial" w:cs="Arial"/>
        </w:rPr>
        <w:t>konzipieren</w:t>
      </w:r>
      <w:r w:rsidR="00E538DA" w:rsidRPr="00CB29B8">
        <w:rPr>
          <w:rFonts w:ascii="Arial" w:hAnsi="Arial" w:cs="Arial"/>
        </w:rPr>
        <w:t>.</w:t>
      </w:r>
      <w:r w:rsidR="00DF3348" w:rsidRPr="00CB29B8">
        <w:rPr>
          <w:rFonts w:ascii="Arial" w:hAnsi="Arial" w:cs="Arial"/>
        </w:rPr>
        <w:t xml:space="preserve"> </w:t>
      </w:r>
      <w:del w:id="27" w:author="jonas.stegh@pumpkincareers.com" w:date="2023-08-24T09:27:00Z">
        <w:r w:rsidR="00DF3348" w:rsidRPr="00CB29B8" w:rsidDel="00CB29B8">
          <w:rPr>
            <w:rFonts w:ascii="Arial" w:hAnsi="Arial" w:cs="Arial"/>
          </w:rPr>
          <w:delText>Meine analytischen Kompetenzen</w:delText>
        </w:r>
        <w:r w:rsidR="00EE1357" w:rsidRPr="00CB29B8" w:rsidDel="00CB29B8">
          <w:rPr>
            <w:rFonts w:ascii="Arial" w:hAnsi="Arial" w:cs="Arial"/>
          </w:rPr>
          <w:delText xml:space="preserve"> zur Gestaltung von Unternehmensstrategien</w:delText>
        </w:r>
        <w:r w:rsidR="00DF3348" w:rsidRPr="00CB29B8" w:rsidDel="00CB29B8">
          <w:rPr>
            <w:rFonts w:ascii="Arial" w:hAnsi="Arial" w:cs="Arial"/>
          </w:rPr>
          <w:delText xml:space="preserve"> stetig zu verbessern</w:delText>
        </w:r>
        <w:r w:rsidR="00E642D0" w:rsidRPr="00CB29B8" w:rsidDel="00CB29B8">
          <w:rPr>
            <w:rFonts w:ascii="Arial" w:hAnsi="Arial" w:cs="Arial"/>
          </w:rPr>
          <w:delText xml:space="preserve"> hat für mich höchste Priorität</w:delText>
        </w:r>
        <w:r w:rsidR="00EE1357" w:rsidRPr="00CB29B8" w:rsidDel="00CB29B8">
          <w:rPr>
            <w:rFonts w:ascii="Arial" w:hAnsi="Arial" w:cs="Arial"/>
          </w:rPr>
          <w:delText xml:space="preserve">. </w:delText>
        </w:r>
        <w:r w:rsidR="00E642D0" w:rsidRPr="00CB29B8" w:rsidDel="00CB29B8">
          <w:rPr>
            <w:rFonts w:ascii="Arial" w:hAnsi="Arial" w:cs="Arial"/>
          </w:rPr>
          <w:delText xml:space="preserve">Deswegen </w:delText>
        </w:r>
      </w:del>
      <w:r w:rsidR="00E642D0" w:rsidRPr="00CB29B8">
        <w:rPr>
          <w:rFonts w:ascii="Arial" w:hAnsi="Arial" w:cs="Arial"/>
        </w:rPr>
        <w:t>absolviere ich</w:t>
      </w:r>
      <w:r w:rsidR="00BE30EA" w:rsidRPr="00CB29B8">
        <w:rPr>
          <w:rFonts w:ascii="Arial" w:hAnsi="Arial" w:cs="Arial"/>
        </w:rPr>
        <w:t xml:space="preserve"> </w:t>
      </w:r>
      <w:r w:rsidR="00E642D0" w:rsidRPr="00CB29B8">
        <w:rPr>
          <w:rFonts w:ascii="Arial" w:hAnsi="Arial" w:cs="Arial"/>
        </w:rPr>
        <w:t>a</w:t>
      </w:r>
      <w:r w:rsidR="00BE30EA" w:rsidRPr="00CB29B8">
        <w:rPr>
          <w:rFonts w:ascii="Arial" w:hAnsi="Arial" w:cs="Arial"/>
        </w:rPr>
        <w:t>b September mein Auslandssemester an der Universität Maastricht</w:t>
      </w:r>
      <w:r w:rsidR="00E642D0" w:rsidRPr="00CB29B8">
        <w:rPr>
          <w:rFonts w:ascii="Arial" w:hAnsi="Arial" w:cs="Arial"/>
        </w:rPr>
        <w:t xml:space="preserve"> und belege dort u.a. Fächer in </w:t>
      </w:r>
      <w:r w:rsidR="00A34A2E" w:rsidRPr="00CB29B8">
        <w:rPr>
          <w:rFonts w:ascii="Arial" w:hAnsi="Arial" w:cs="Arial"/>
        </w:rPr>
        <w:t>„Competitive</w:t>
      </w:r>
      <w:r w:rsidR="00E642D0" w:rsidRPr="00CB29B8">
        <w:rPr>
          <w:rFonts w:ascii="Arial" w:hAnsi="Arial" w:cs="Arial"/>
        </w:rPr>
        <w:t xml:space="preserve"> Analysis </w:t>
      </w:r>
      <w:r w:rsidR="00A34A2E" w:rsidRPr="00CB29B8">
        <w:rPr>
          <w:rFonts w:ascii="Arial" w:hAnsi="Arial" w:cs="Arial"/>
        </w:rPr>
        <w:t>and Strategy“ sowie</w:t>
      </w:r>
      <w:r w:rsidR="00E642D0" w:rsidRPr="00CB29B8">
        <w:rPr>
          <w:rFonts w:ascii="Arial" w:hAnsi="Arial" w:cs="Arial"/>
        </w:rPr>
        <w:t xml:space="preserve"> </w:t>
      </w:r>
      <w:r w:rsidR="00A34A2E" w:rsidRPr="00CB29B8">
        <w:rPr>
          <w:rFonts w:ascii="Arial" w:hAnsi="Arial" w:cs="Arial"/>
        </w:rPr>
        <w:t>„</w:t>
      </w:r>
      <w:r w:rsidR="00E642D0" w:rsidRPr="00CB29B8">
        <w:rPr>
          <w:rFonts w:ascii="Arial" w:hAnsi="Arial" w:cs="Arial"/>
        </w:rPr>
        <w:t xml:space="preserve">Organizational </w:t>
      </w:r>
      <w:r w:rsidR="00A34A2E" w:rsidRPr="00CB29B8">
        <w:rPr>
          <w:rFonts w:ascii="Arial" w:hAnsi="Arial" w:cs="Arial"/>
        </w:rPr>
        <w:t>Change and Consultancy“</w:t>
      </w:r>
      <w:r w:rsidR="00C66A4F" w:rsidRPr="00CB29B8">
        <w:rPr>
          <w:rFonts w:ascii="Arial" w:hAnsi="Arial" w:cs="Arial"/>
        </w:rPr>
        <w:t>.</w:t>
      </w:r>
    </w:p>
    <w:p w14:paraId="564DEA66" w14:textId="02CEF9D3" w:rsidR="00080407" w:rsidRPr="00CB29B8" w:rsidRDefault="00E642D0" w:rsidP="00DD43C2">
      <w:pPr>
        <w:jc w:val="both"/>
        <w:rPr>
          <w:rFonts w:ascii="Arial" w:hAnsi="Arial" w:cs="Arial"/>
        </w:rPr>
      </w:pPr>
      <w:r w:rsidRPr="00CB29B8">
        <w:rPr>
          <w:rFonts w:ascii="Arial" w:hAnsi="Arial" w:cs="Arial"/>
        </w:rPr>
        <w:t>Im Anschluss an das Auslandssemester ist d</w:t>
      </w:r>
      <w:r w:rsidR="009D4BB1" w:rsidRPr="00CB29B8">
        <w:rPr>
          <w:rFonts w:ascii="Arial" w:hAnsi="Arial" w:cs="Arial"/>
        </w:rPr>
        <w:t xml:space="preserve">er Einstieg bei </w:t>
      </w:r>
      <w:r w:rsidR="00124F26" w:rsidRPr="00CB29B8">
        <w:rPr>
          <w:rFonts w:ascii="Arial" w:hAnsi="Arial" w:cs="Arial"/>
          <w:b/>
          <w:bCs/>
        </w:rPr>
        <w:t>Rewe</w:t>
      </w:r>
      <w:r w:rsidR="009D4BB1" w:rsidRPr="00CB29B8">
        <w:rPr>
          <w:rFonts w:ascii="Arial" w:hAnsi="Arial" w:cs="Arial"/>
          <w:b/>
          <w:bCs/>
        </w:rPr>
        <w:t xml:space="preserve"> im </w:t>
      </w:r>
      <w:r w:rsidR="00124F26" w:rsidRPr="00CB29B8">
        <w:rPr>
          <w:rFonts w:ascii="Arial" w:hAnsi="Arial" w:cs="Arial"/>
          <w:b/>
          <w:bCs/>
        </w:rPr>
        <w:t xml:space="preserve">Inhouse </w:t>
      </w:r>
      <w:r w:rsidR="009D4BB1" w:rsidRPr="00CB29B8">
        <w:rPr>
          <w:rFonts w:ascii="Arial" w:hAnsi="Arial" w:cs="Arial"/>
          <w:b/>
          <w:bCs/>
        </w:rPr>
        <w:t>Consulting</w:t>
      </w:r>
      <w:r w:rsidR="009D4BB1" w:rsidRPr="00CB29B8">
        <w:rPr>
          <w:rFonts w:ascii="Arial" w:hAnsi="Arial" w:cs="Arial"/>
        </w:rPr>
        <w:t xml:space="preserve"> für mich der</w:t>
      </w:r>
      <w:r w:rsidR="007947B4" w:rsidRPr="00CB29B8">
        <w:rPr>
          <w:rFonts w:ascii="Arial" w:hAnsi="Arial" w:cs="Arial"/>
        </w:rPr>
        <w:t xml:space="preserve"> nächste</w:t>
      </w:r>
      <w:r w:rsidR="009D4BB1" w:rsidRPr="00CB29B8">
        <w:rPr>
          <w:rFonts w:ascii="Arial" w:hAnsi="Arial" w:cs="Arial"/>
        </w:rPr>
        <w:t xml:space="preserve"> richtige Schritt, </w:t>
      </w:r>
      <w:r w:rsidRPr="00CB29B8">
        <w:rPr>
          <w:rFonts w:ascii="Arial" w:hAnsi="Arial" w:cs="Arial"/>
        </w:rPr>
        <w:t>da</w:t>
      </w:r>
      <w:r w:rsidR="00D617F6" w:rsidRPr="00CB29B8">
        <w:rPr>
          <w:rFonts w:ascii="Arial" w:hAnsi="Arial" w:cs="Arial"/>
        </w:rPr>
        <w:t xml:space="preserve"> Ihre ehemalige Praktikantin Ida Salzgeber mir bestätigen konnte, dass ein Praktikum bei Ihnen</w:t>
      </w:r>
      <w:r w:rsidR="00B73088" w:rsidRPr="00CB29B8">
        <w:rPr>
          <w:rFonts w:ascii="Arial" w:hAnsi="Arial" w:cs="Arial"/>
        </w:rPr>
        <w:t xml:space="preserve"> viele</w:t>
      </w:r>
      <w:r w:rsidR="00D617F6" w:rsidRPr="00CB29B8">
        <w:rPr>
          <w:rFonts w:ascii="Arial" w:hAnsi="Arial" w:cs="Arial"/>
        </w:rPr>
        <w:t xml:space="preserve"> </w:t>
      </w:r>
      <w:r w:rsidR="00D617F6" w:rsidRPr="00CB29B8">
        <w:rPr>
          <w:rFonts w:ascii="Arial" w:hAnsi="Arial" w:cs="Arial"/>
          <w:b/>
          <w:bCs/>
        </w:rPr>
        <w:t>Gestaltungsfreiräume</w:t>
      </w:r>
      <w:r w:rsidR="00D617F6" w:rsidRPr="00CB29B8">
        <w:rPr>
          <w:rFonts w:ascii="Arial" w:hAnsi="Arial" w:cs="Arial"/>
        </w:rPr>
        <w:t xml:space="preserve"> und eine </w:t>
      </w:r>
      <w:r w:rsidR="00D617F6" w:rsidRPr="00CB29B8">
        <w:rPr>
          <w:rFonts w:ascii="Arial" w:hAnsi="Arial" w:cs="Arial"/>
          <w:b/>
          <w:bCs/>
        </w:rPr>
        <w:t>steile Lernkurve</w:t>
      </w:r>
      <w:r w:rsidR="00D617F6" w:rsidRPr="00CB29B8">
        <w:rPr>
          <w:rFonts w:ascii="Arial" w:hAnsi="Arial" w:cs="Arial"/>
        </w:rPr>
        <w:t xml:space="preserve"> bietet. </w:t>
      </w:r>
      <w:r w:rsidR="00B73088" w:rsidRPr="00CB29B8">
        <w:rPr>
          <w:rFonts w:ascii="Arial" w:hAnsi="Arial" w:cs="Arial"/>
        </w:rPr>
        <w:t xml:space="preserve">Insbesondere im Inhouse Consulting bietet sich die Möglichkeit langfristiger an Projekten zu arbeiten und gemeinsam als Team die Veränderungen zu bewältigen. </w:t>
      </w:r>
      <w:r w:rsidR="00D617F6" w:rsidRPr="00CB29B8">
        <w:rPr>
          <w:rFonts w:ascii="Arial" w:hAnsi="Arial" w:cs="Arial"/>
        </w:rPr>
        <w:t>Diese Herausforderung möchte ich</w:t>
      </w:r>
      <w:r w:rsidRPr="00CB29B8">
        <w:rPr>
          <w:rFonts w:ascii="Arial" w:hAnsi="Arial" w:cs="Arial"/>
        </w:rPr>
        <w:t xml:space="preserve"> mit</w:t>
      </w:r>
      <w:r w:rsidR="001F7CCA" w:rsidRPr="00CB29B8">
        <w:rPr>
          <w:rFonts w:ascii="Arial" w:hAnsi="Arial" w:cs="Arial"/>
        </w:rPr>
        <w:t xml:space="preserve"> </w:t>
      </w:r>
      <w:r w:rsidRPr="00CB29B8">
        <w:rPr>
          <w:rFonts w:ascii="Arial" w:hAnsi="Arial" w:cs="Arial"/>
        </w:rPr>
        <w:t>meinem Teamgeist</w:t>
      </w:r>
      <w:r w:rsidR="00D617F6" w:rsidRPr="00CB29B8">
        <w:rPr>
          <w:rFonts w:ascii="Arial" w:hAnsi="Arial" w:cs="Arial"/>
        </w:rPr>
        <w:t>, meinen analytischen und kommunikativen Fähigkeiten und meinem Lernwillen annehmen und zum Erfolg von Rewe beitragen.</w:t>
      </w:r>
    </w:p>
    <w:p w14:paraId="5952B405" w14:textId="77777777" w:rsidR="00080407" w:rsidRDefault="00080407">
      <w:pPr>
        <w:rPr>
          <w:rFonts w:cstheme="minorHAnsi"/>
          <w:sz w:val="24"/>
          <w:szCs w:val="24"/>
        </w:rPr>
      </w:pPr>
      <w:r>
        <w:rPr>
          <w:rFonts w:cstheme="minorHAnsi"/>
          <w:sz w:val="24"/>
          <w:szCs w:val="24"/>
        </w:rPr>
        <w:br w:type="page"/>
      </w:r>
    </w:p>
    <w:p w14:paraId="5049DF42" w14:textId="77777777" w:rsidR="00B24D7D" w:rsidRPr="008C785F" w:rsidRDefault="00B24D7D" w:rsidP="00B24D7D">
      <w:pPr>
        <w:numPr>
          <w:ilvl w:val="0"/>
          <w:numId w:val="1"/>
        </w:numPr>
        <w:shd w:val="clear" w:color="auto" w:fill="F4F3F2"/>
        <w:spacing w:before="100" w:beforeAutospacing="1" w:after="100" w:afterAutospacing="1" w:line="240" w:lineRule="auto"/>
        <w:rPr>
          <w:rFonts w:eastAsia="Times New Roman" w:cstheme="minorHAnsi"/>
          <w:color w:val="353535"/>
          <w:sz w:val="24"/>
          <w:szCs w:val="24"/>
          <w:lang w:eastAsia="de-DE"/>
        </w:rPr>
      </w:pPr>
      <w:r w:rsidRPr="008C785F">
        <w:rPr>
          <w:rFonts w:eastAsia="Times New Roman" w:cstheme="minorHAnsi"/>
          <w:color w:val="353535"/>
          <w:sz w:val="24"/>
          <w:szCs w:val="24"/>
          <w:lang w:eastAsia="de-DE"/>
        </w:rPr>
        <w:lastRenderedPageBreak/>
        <w:t>bist vollwertiges Mitglied eines Projektteams.</w:t>
      </w:r>
    </w:p>
    <w:p w14:paraId="3D06CD54" w14:textId="77777777" w:rsidR="00B24D7D" w:rsidRPr="008C785F" w:rsidRDefault="00B24D7D" w:rsidP="00B24D7D">
      <w:pPr>
        <w:numPr>
          <w:ilvl w:val="0"/>
          <w:numId w:val="1"/>
        </w:numPr>
        <w:shd w:val="clear" w:color="auto" w:fill="F4F3F2"/>
        <w:spacing w:before="100" w:beforeAutospacing="1" w:after="100" w:afterAutospacing="1" w:line="240" w:lineRule="auto"/>
        <w:rPr>
          <w:rFonts w:eastAsia="Times New Roman" w:cstheme="minorHAnsi"/>
          <w:color w:val="353535"/>
          <w:sz w:val="24"/>
          <w:szCs w:val="24"/>
          <w:lang w:eastAsia="de-DE"/>
        </w:rPr>
      </w:pPr>
      <w:r w:rsidRPr="008C785F">
        <w:rPr>
          <w:rFonts w:eastAsia="Times New Roman" w:cstheme="minorHAnsi"/>
          <w:color w:val="353535"/>
          <w:sz w:val="24"/>
          <w:szCs w:val="24"/>
          <w:lang w:eastAsia="de-DE"/>
        </w:rPr>
        <w:t>unterstützt bei datengetriebenen Analysen im engen Austausch mit Deinem Projektteam.</w:t>
      </w:r>
    </w:p>
    <w:p w14:paraId="48FFEE00" w14:textId="77777777" w:rsidR="00B24D7D" w:rsidRPr="008C785F" w:rsidRDefault="00B24D7D" w:rsidP="00B24D7D">
      <w:pPr>
        <w:numPr>
          <w:ilvl w:val="0"/>
          <w:numId w:val="1"/>
        </w:numPr>
        <w:shd w:val="clear" w:color="auto" w:fill="F4F3F2"/>
        <w:spacing w:before="100" w:beforeAutospacing="1" w:after="100" w:afterAutospacing="1" w:line="240" w:lineRule="auto"/>
        <w:rPr>
          <w:rFonts w:eastAsia="Times New Roman" w:cstheme="minorHAnsi"/>
          <w:color w:val="353535"/>
          <w:sz w:val="24"/>
          <w:szCs w:val="24"/>
          <w:lang w:eastAsia="de-DE"/>
        </w:rPr>
      </w:pPr>
      <w:r w:rsidRPr="008C785F">
        <w:rPr>
          <w:rFonts w:eastAsia="Times New Roman" w:cstheme="minorHAnsi"/>
          <w:color w:val="353535"/>
          <w:sz w:val="24"/>
          <w:szCs w:val="24"/>
          <w:lang w:eastAsia="de-DE"/>
        </w:rPr>
        <w:t>präsentierst und diskutierst Ergebnisse innerhalb des Projektteams.</w:t>
      </w:r>
    </w:p>
    <w:p w14:paraId="1D5A51B7" w14:textId="77777777" w:rsidR="00B24D7D" w:rsidRPr="008C785F" w:rsidRDefault="00B24D7D" w:rsidP="00B24D7D">
      <w:pPr>
        <w:numPr>
          <w:ilvl w:val="0"/>
          <w:numId w:val="1"/>
        </w:numPr>
        <w:shd w:val="clear" w:color="auto" w:fill="F4F3F2"/>
        <w:spacing w:before="100" w:beforeAutospacing="1" w:after="100" w:afterAutospacing="1" w:line="240" w:lineRule="auto"/>
        <w:rPr>
          <w:rFonts w:eastAsia="Times New Roman" w:cstheme="minorHAnsi"/>
          <w:color w:val="353535"/>
          <w:sz w:val="24"/>
          <w:szCs w:val="24"/>
          <w:lang w:eastAsia="de-DE"/>
        </w:rPr>
      </w:pPr>
      <w:r w:rsidRPr="008C785F">
        <w:rPr>
          <w:rFonts w:eastAsia="Times New Roman" w:cstheme="minorHAnsi"/>
          <w:color w:val="353535"/>
          <w:sz w:val="24"/>
          <w:szCs w:val="24"/>
          <w:lang w:eastAsia="de-DE"/>
        </w:rPr>
        <w:t>entwickelst Deine Berater-Skills sowie dein Handelswissen durch kontinuierliches Feedback weiter.</w:t>
      </w:r>
    </w:p>
    <w:p w14:paraId="2CFD998C" w14:textId="77777777" w:rsidR="00B24D7D" w:rsidRPr="008C785F" w:rsidRDefault="00B24D7D" w:rsidP="00B24D7D">
      <w:pPr>
        <w:numPr>
          <w:ilvl w:val="0"/>
          <w:numId w:val="1"/>
        </w:numPr>
        <w:shd w:val="clear" w:color="auto" w:fill="F4F3F2"/>
        <w:spacing w:before="100" w:beforeAutospacing="1" w:after="100" w:afterAutospacing="1" w:line="240" w:lineRule="auto"/>
        <w:rPr>
          <w:rFonts w:eastAsia="Times New Roman" w:cstheme="minorHAnsi"/>
          <w:color w:val="353535"/>
          <w:sz w:val="24"/>
          <w:szCs w:val="24"/>
          <w:lang w:eastAsia="de-DE"/>
        </w:rPr>
      </w:pPr>
      <w:r w:rsidRPr="008C785F">
        <w:rPr>
          <w:rFonts w:eastAsia="Times New Roman" w:cstheme="minorHAnsi"/>
          <w:color w:val="353535"/>
          <w:sz w:val="24"/>
          <w:szCs w:val="24"/>
          <w:lang w:eastAsia="de-DE"/>
        </w:rPr>
        <w:t>übernimmst sukzessive mehr Verantwortung für deine eigenen Arbeitsstränge.</w:t>
      </w:r>
    </w:p>
    <w:p w14:paraId="17F84EF4" w14:textId="77777777" w:rsidR="00B24D7D" w:rsidRPr="008C785F" w:rsidRDefault="00B24D7D" w:rsidP="00B24D7D">
      <w:pPr>
        <w:shd w:val="clear" w:color="auto" w:fill="F4F3F2"/>
        <w:spacing w:after="0" w:line="240" w:lineRule="auto"/>
        <w:rPr>
          <w:rFonts w:eastAsia="Times New Roman" w:cstheme="minorHAnsi"/>
          <w:color w:val="353535"/>
          <w:sz w:val="24"/>
          <w:szCs w:val="24"/>
          <w:lang w:eastAsia="de-DE"/>
        </w:rPr>
      </w:pPr>
      <w:r w:rsidRPr="008C785F">
        <w:rPr>
          <w:rFonts w:eastAsia="Times New Roman" w:cstheme="minorHAnsi"/>
          <w:color w:val="353535"/>
          <w:sz w:val="24"/>
          <w:szCs w:val="24"/>
          <w:lang w:eastAsia="de-DE"/>
        </w:rPr>
        <w:t> </w:t>
      </w:r>
    </w:p>
    <w:p w14:paraId="2BF997DF" w14:textId="77777777" w:rsidR="00B24D7D" w:rsidRPr="008C785F" w:rsidRDefault="00B24D7D" w:rsidP="00B24D7D">
      <w:pPr>
        <w:shd w:val="clear" w:color="auto" w:fill="F4F3F2"/>
        <w:spacing w:after="0" w:line="240" w:lineRule="auto"/>
        <w:rPr>
          <w:rFonts w:eastAsia="Times New Roman" w:cstheme="minorHAnsi"/>
          <w:color w:val="353535"/>
          <w:sz w:val="24"/>
          <w:szCs w:val="24"/>
          <w:lang w:eastAsia="de-DE"/>
        </w:rPr>
      </w:pPr>
      <w:r w:rsidRPr="008C785F">
        <w:rPr>
          <w:rFonts w:eastAsia="Times New Roman" w:cstheme="minorHAnsi"/>
          <w:b/>
          <w:bCs/>
          <w:color w:val="353535"/>
          <w:sz w:val="24"/>
          <w:szCs w:val="24"/>
          <w:lang w:eastAsia="de-DE"/>
        </w:rPr>
        <w:t>Dein Skillset:</w:t>
      </w:r>
      <w:r w:rsidRPr="008C785F">
        <w:rPr>
          <w:rFonts w:eastAsia="Times New Roman" w:cstheme="minorHAnsi"/>
          <w:color w:val="353535"/>
          <w:sz w:val="24"/>
          <w:szCs w:val="24"/>
          <w:lang w:eastAsia="de-DE"/>
        </w:rPr>
        <w:t> </w:t>
      </w:r>
    </w:p>
    <w:p w14:paraId="21440674" w14:textId="77777777" w:rsidR="00B24D7D" w:rsidRPr="008C785F" w:rsidRDefault="00B24D7D" w:rsidP="00B24D7D">
      <w:pPr>
        <w:shd w:val="clear" w:color="auto" w:fill="F4F3F2"/>
        <w:spacing w:after="0" w:line="240" w:lineRule="auto"/>
        <w:rPr>
          <w:rFonts w:eastAsia="Times New Roman" w:cstheme="minorHAnsi"/>
          <w:color w:val="353535"/>
          <w:sz w:val="24"/>
          <w:szCs w:val="24"/>
          <w:lang w:eastAsia="de-DE"/>
        </w:rPr>
      </w:pPr>
      <w:r w:rsidRPr="008C785F">
        <w:rPr>
          <w:rFonts w:eastAsia="Times New Roman" w:cstheme="minorHAnsi"/>
          <w:color w:val="353535"/>
          <w:sz w:val="24"/>
          <w:szCs w:val="24"/>
          <w:lang w:eastAsia="de-DE"/>
        </w:rPr>
        <w:t>Du:</w:t>
      </w:r>
    </w:p>
    <w:p w14:paraId="49B84BB5" w14:textId="77777777" w:rsidR="00B24D7D" w:rsidRPr="008C785F" w:rsidRDefault="00B24D7D" w:rsidP="00B24D7D">
      <w:pPr>
        <w:numPr>
          <w:ilvl w:val="0"/>
          <w:numId w:val="2"/>
        </w:numPr>
        <w:shd w:val="clear" w:color="auto" w:fill="F4F3F2"/>
        <w:spacing w:before="100" w:beforeAutospacing="1" w:after="100" w:afterAutospacing="1" w:line="240" w:lineRule="auto"/>
        <w:rPr>
          <w:rFonts w:eastAsia="Times New Roman" w:cstheme="minorHAnsi"/>
          <w:color w:val="353535"/>
          <w:sz w:val="24"/>
          <w:szCs w:val="24"/>
          <w:lang w:eastAsia="de-DE"/>
        </w:rPr>
      </w:pPr>
      <w:r w:rsidRPr="008C785F">
        <w:rPr>
          <w:rFonts w:eastAsia="Times New Roman" w:cstheme="minorHAnsi"/>
          <w:color w:val="353535"/>
          <w:sz w:val="24"/>
          <w:szCs w:val="24"/>
          <w:lang w:eastAsia="de-DE"/>
        </w:rPr>
        <w:t>hast Dein Bachelorstudium der Wirtschaftswissenschaften (o.Ä.) mit überdurchschnittlichem Erfolg abgeschlossen.</w:t>
      </w:r>
    </w:p>
    <w:p w14:paraId="3E3D481B" w14:textId="77777777" w:rsidR="00B24D7D" w:rsidRPr="008C785F" w:rsidRDefault="00B24D7D" w:rsidP="00B24D7D">
      <w:pPr>
        <w:numPr>
          <w:ilvl w:val="0"/>
          <w:numId w:val="2"/>
        </w:numPr>
        <w:shd w:val="clear" w:color="auto" w:fill="F4F3F2"/>
        <w:spacing w:before="100" w:beforeAutospacing="1" w:after="100" w:afterAutospacing="1" w:line="240" w:lineRule="auto"/>
        <w:rPr>
          <w:rFonts w:eastAsia="Times New Roman" w:cstheme="minorHAnsi"/>
          <w:color w:val="353535"/>
          <w:sz w:val="24"/>
          <w:szCs w:val="24"/>
          <w:lang w:eastAsia="de-DE"/>
        </w:rPr>
      </w:pPr>
      <w:r w:rsidRPr="008C785F">
        <w:rPr>
          <w:rFonts w:eastAsia="Times New Roman" w:cstheme="minorHAnsi"/>
          <w:color w:val="353535"/>
          <w:sz w:val="24"/>
          <w:szCs w:val="24"/>
          <w:lang w:eastAsia="de-DE"/>
        </w:rPr>
        <w:t>bringst idealerweise erste Erfahrung aus Praktika in einer (Top-) Managementberatung, Strategie- oder Projektabteilung oder der Handelsbranche mit.</w:t>
      </w:r>
    </w:p>
    <w:p w14:paraId="5003F61F" w14:textId="77777777" w:rsidR="00B24D7D" w:rsidRPr="008C785F" w:rsidRDefault="00B24D7D" w:rsidP="00B24D7D">
      <w:pPr>
        <w:numPr>
          <w:ilvl w:val="0"/>
          <w:numId w:val="2"/>
        </w:numPr>
        <w:shd w:val="clear" w:color="auto" w:fill="F4F3F2"/>
        <w:spacing w:before="100" w:beforeAutospacing="1" w:after="100" w:afterAutospacing="1" w:line="240" w:lineRule="auto"/>
        <w:rPr>
          <w:rFonts w:eastAsia="Times New Roman" w:cstheme="minorHAnsi"/>
          <w:color w:val="353535"/>
          <w:sz w:val="24"/>
          <w:szCs w:val="24"/>
          <w:lang w:eastAsia="de-DE"/>
        </w:rPr>
      </w:pPr>
      <w:r w:rsidRPr="008C785F">
        <w:rPr>
          <w:rFonts w:eastAsia="Times New Roman" w:cstheme="minorHAnsi"/>
          <w:color w:val="353535"/>
          <w:sz w:val="24"/>
          <w:szCs w:val="24"/>
          <w:lang w:eastAsia="de-DE"/>
        </w:rPr>
        <w:t>besitzt ein ausgeprägtes strukturiertes und analytisches Denkvermögen und hast Spaß an komplexen Fragestellungen. </w:t>
      </w:r>
    </w:p>
    <w:p w14:paraId="4305D396" w14:textId="77777777" w:rsidR="00B24D7D" w:rsidRPr="008C785F" w:rsidRDefault="00B24D7D" w:rsidP="00B24D7D">
      <w:pPr>
        <w:numPr>
          <w:ilvl w:val="0"/>
          <w:numId w:val="2"/>
        </w:numPr>
        <w:shd w:val="clear" w:color="auto" w:fill="F4F3F2"/>
        <w:spacing w:before="100" w:beforeAutospacing="1" w:after="100" w:afterAutospacing="1" w:line="240" w:lineRule="auto"/>
        <w:rPr>
          <w:rFonts w:eastAsia="Times New Roman" w:cstheme="minorHAnsi"/>
          <w:color w:val="353535"/>
          <w:sz w:val="24"/>
          <w:szCs w:val="24"/>
          <w:lang w:eastAsia="de-DE"/>
        </w:rPr>
      </w:pPr>
      <w:r w:rsidRPr="008C785F">
        <w:rPr>
          <w:rFonts w:eastAsia="Times New Roman" w:cstheme="minorHAnsi"/>
          <w:color w:val="353535"/>
          <w:sz w:val="24"/>
          <w:szCs w:val="24"/>
          <w:lang w:eastAsia="de-DE"/>
        </w:rPr>
        <w:t>arbeitest eigenverantwortlich sowie praxisorientiert und bringst eine starke Kommunikationsfähigkeit mit.</w:t>
      </w:r>
    </w:p>
    <w:p w14:paraId="06262DE4" w14:textId="681F888D" w:rsidR="009D4BB1" w:rsidRPr="00B453E4" w:rsidRDefault="00B24D7D" w:rsidP="00B453E4">
      <w:pPr>
        <w:numPr>
          <w:ilvl w:val="0"/>
          <w:numId w:val="2"/>
        </w:numPr>
        <w:shd w:val="clear" w:color="auto" w:fill="F4F3F2"/>
        <w:spacing w:before="100" w:beforeAutospacing="1" w:after="100" w:afterAutospacing="1" w:line="240" w:lineRule="auto"/>
        <w:rPr>
          <w:rFonts w:eastAsia="Times New Roman" w:cstheme="minorHAnsi"/>
          <w:color w:val="353535"/>
          <w:sz w:val="24"/>
          <w:szCs w:val="24"/>
          <w:lang w:eastAsia="de-DE"/>
        </w:rPr>
      </w:pPr>
      <w:r w:rsidRPr="008C785F">
        <w:rPr>
          <w:rFonts w:eastAsia="Times New Roman" w:cstheme="minorHAnsi"/>
          <w:color w:val="353535"/>
          <w:sz w:val="24"/>
          <w:szCs w:val="24"/>
          <w:lang w:eastAsia="de-DE"/>
        </w:rPr>
        <w:t>bringst gute PowerPoint und Excel-Kenntnisse mit und kannst Dich für den Lebensmitteleinzelhandel sowie für Zahlen begeistern. </w:t>
      </w:r>
    </w:p>
    <w:sectPr w:rsidR="009D4BB1" w:rsidRPr="00B453E4">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1" w:author="jonas.stegh@pumpkincareers.com" w:date="2023-08-24T09:23:00Z" w:initials="j">
    <w:p w14:paraId="24B399C6" w14:textId="77777777" w:rsidR="00CB29B8" w:rsidRDefault="00CB29B8" w:rsidP="00BD7518">
      <w:pPr>
        <w:pStyle w:val="CommentText"/>
      </w:pPr>
      <w:r>
        <w:rPr>
          <w:rStyle w:val="CommentReference"/>
        </w:rPr>
        <w:annotationRef/>
      </w:r>
      <w:r>
        <w:t>Kurzer Einblick möglich?</w:t>
      </w:r>
    </w:p>
  </w:comment>
  <w:comment w:id="17" w:author="jonas.stegh@pumpkincareers.com" w:date="2023-08-24T09:25:00Z" w:initials="j">
    <w:p w14:paraId="6E6C7642" w14:textId="77777777" w:rsidR="00CB29B8" w:rsidRDefault="00CB29B8" w:rsidP="00325447">
      <w:pPr>
        <w:pStyle w:val="CommentText"/>
      </w:pPr>
      <w:r>
        <w:rPr>
          <w:rStyle w:val="CommentReference"/>
        </w:rPr>
        <w:annotationRef/>
      </w:r>
      <w:r>
        <w:t>Eher erklären, was dich aufmerksam hat sein lassen</w:t>
      </w:r>
    </w:p>
  </w:comment>
  <w:comment w:id="18" w:author="jonas.stegh@pumpkincareers.com" w:date="2023-08-24T09:26:00Z" w:initials="j">
    <w:p w14:paraId="3CEBC528" w14:textId="77777777" w:rsidR="00CB29B8" w:rsidRDefault="00CB29B8" w:rsidP="003D545F">
      <w:pPr>
        <w:pStyle w:val="CommentText"/>
      </w:pPr>
      <w:r>
        <w:rPr>
          <w:rStyle w:val="CommentReference"/>
        </w:rPr>
        <w:annotationRef/>
      </w:r>
      <w:r>
        <w:t>Mehr Begeisterung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4B399C6" w15:done="0"/>
  <w15:commentEx w15:paraId="6E6C7642" w15:done="0"/>
  <w15:commentEx w15:paraId="3CEBC52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891A025" w16cex:dateUtc="2023-08-24T07:23:00Z"/>
  <w16cex:commentExtensible w16cex:durableId="2891A087" w16cex:dateUtc="2023-08-24T07:25:00Z"/>
  <w16cex:commentExtensible w16cex:durableId="2891A0AE" w16cex:dateUtc="2023-08-24T07: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4B399C6" w16cid:durableId="2891A025"/>
  <w16cid:commentId w16cid:paraId="6E6C7642" w16cid:durableId="2891A087"/>
  <w16cid:commentId w16cid:paraId="3CEBC528" w16cid:durableId="2891A0A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A722E8"/>
    <w:multiLevelType w:val="multilevel"/>
    <w:tmpl w:val="C846C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AE62991"/>
    <w:multiLevelType w:val="multilevel"/>
    <w:tmpl w:val="C42EB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0335000">
    <w:abstractNumId w:val="1"/>
  </w:num>
  <w:num w:numId="2" w16cid:durableId="17669711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onas.stegh@pumpkincareers.com">
    <w15:presenceInfo w15:providerId="Windows Live" w15:userId="0586385806711be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325"/>
    <w:rsid w:val="00014236"/>
    <w:rsid w:val="00014AC0"/>
    <w:rsid w:val="000610A1"/>
    <w:rsid w:val="0006573E"/>
    <w:rsid w:val="00065B93"/>
    <w:rsid w:val="00080407"/>
    <w:rsid w:val="00095F7C"/>
    <w:rsid w:val="000A1B47"/>
    <w:rsid w:val="000A5068"/>
    <w:rsid w:val="000B6449"/>
    <w:rsid w:val="000F4754"/>
    <w:rsid w:val="00124F26"/>
    <w:rsid w:val="00132C0D"/>
    <w:rsid w:val="00144288"/>
    <w:rsid w:val="00172ADA"/>
    <w:rsid w:val="001778F9"/>
    <w:rsid w:val="00183325"/>
    <w:rsid w:val="001F7CCA"/>
    <w:rsid w:val="00284E7B"/>
    <w:rsid w:val="002B74B5"/>
    <w:rsid w:val="002F6DFE"/>
    <w:rsid w:val="00303E43"/>
    <w:rsid w:val="00304CA3"/>
    <w:rsid w:val="00337315"/>
    <w:rsid w:val="00361497"/>
    <w:rsid w:val="003845F7"/>
    <w:rsid w:val="00395DB0"/>
    <w:rsid w:val="003D183E"/>
    <w:rsid w:val="0041264C"/>
    <w:rsid w:val="00416CE4"/>
    <w:rsid w:val="00417B0E"/>
    <w:rsid w:val="00474ABF"/>
    <w:rsid w:val="00490A2D"/>
    <w:rsid w:val="00494777"/>
    <w:rsid w:val="004A15F4"/>
    <w:rsid w:val="00563EAD"/>
    <w:rsid w:val="005A43B4"/>
    <w:rsid w:val="005A6A2F"/>
    <w:rsid w:val="005F37C1"/>
    <w:rsid w:val="00601B47"/>
    <w:rsid w:val="0063691D"/>
    <w:rsid w:val="00642650"/>
    <w:rsid w:val="00643AFB"/>
    <w:rsid w:val="00661864"/>
    <w:rsid w:val="0067652F"/>
    <w:rsid w:val="006A6569"/>
    <w:rsid w:val="006E6E56"/>
    <w:rsid w:val="0071140E"/>
    <w:rsid w:val="007409BB"/>
    <w:rsid w:val="00741A9A"/>
    <w:rsid w:val="00754DF8"/>
    <w:rsid w:val="00791790"/>
    <w:rsid w:val="007947B4"/>
    <w:rsid w:val="007F04E2"/>
    <w:rsid w:val="008301F3"/>
    <w:rsid w:val="00841C30"/>
    <w:rsid w:val="008641E6"/>
    <w:rsid w:val="00875985"/>
    <w:rsid w:val="00885D3F"/>
    <w:rsid w:val="008C681F"/>
    <w:rsid w:val="008C785F"/>
    <w:rsid w:val="008C7C74"/>
    <w:rsid w:val="008F4BBB"/>
    <w:rsid w:val="008F7CA1"/>
    <w:rsid w:val="00926854"/>
    <w:rsid w:val="0093409E"/>
    <w:rsid w:val="00943C60"/>
    <w:rsid w:val="00952154"/>
    <w:rsid w:val="00986395"/>
    <w:rsid w:val="0099716A"/>
    <w:rsid w:val="009B3736"/>
    <w:rsid w:val="009B73A6"/>
    <w:rsid w:val="009D4BB1"/>
    <w:rsid w:val="009E1788"/>
    <w:rsid w:val="00A03719"/>
    <w:rsid w:val="00A16796"/>
    <w:rsid w:val="00A34A2E"/>
    <w:rsid w:val="00A56A0C"/>
    <w:rsid w:val="00A56D3A"/>
    <w:rsid w:val="00A64BE0"/>
    <w:rsid w:val="00AB5F93"/>
    <w:rsid w:val="00B24D7D"/>
    <w:rsid w:val="00B323B7"/>
    <w:rsid w:val="00B413D2"/>
    <w:rsid w:val="00B41537"/>
    <w:rsid w:val="00B453E4"/>
    <w:rsid w:val="00B73088"/>
    <w:rsid w:val="00B92E8F"/>
    <w:rsid w:val="00BA1163"/>
    <w:rsid w:val="00BA31AC"/>
    <w:rsid w:val="00BD2A38"/>
    <w:rsid w:val="00BE30EA"/>
    <w:rsid w:val="00C032A6"/>
    <w:rsid w:val="00C66A4F"/>
    <w:rsid w:val="00C72EC0"/>
    <w:rsid w:val="00C8643A"/>
    <w:rsid w:val="00C97ED9"/>
    <w:rsid w:val="00CB29B8"/>
    <w:rsid w:val="00CB7FE3"/>
    <w:rsid w:val="00CF57A9"/>
    <w:rsid w:val="00D617F6"/>
    <w:rsid w:val="00DB3B8B"/>
    <w:rsid w:val="00DC47AC"/>
    <w:rsid w:val="00DD43C2"/>
    <w:rsid w:val="00DF3348"/>
    <w:rsid w:val="00E538DA"/>
    <w:rsid w:val="00E628DD"/>
    <w:rsid w:val="00E642D0"/>
    <w:rsid w:val="00E94EDC"/>
    <w:rsid w:val="00EA11CB"/>
    <w:rsid w:val="00EE1357"/>
    <w:rsid w:val="00EF15C3"/>
    <w:rsid w:val="00F225DA"/>
    <w:rsid w:val="00F250BC"/>
    <w:rsid w:val="00F47807"/>
    <w:rsid w:val="00F51A01"/>
    <w:rsid w:val="00F85FCB"/>
    <w:rsid w:val="00F93955"/>
    <w:rsid w:val="00F971C3"/>
    <w:rsid w:val="00FB69A9"/>
    <w:rsid w:val="00FF6AF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351C7"/>
  <w15:chartTrackingRefBased/>
  <w15:docId w15:val="{57F9D923-4BD4-4FD7-8EF3-3EB984DA2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24D7D"/>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styleId="Revision">
    <w:name w:val="Revision"/>
    <w:hidden/>
    <w:uiPriority w:val="99"/>
    <w:semiHidden/>
    <w:rsid w:val="00CB29B8"/>
    <w:pPr>
      <w:spacing w:after="0" w:line="240" w:lineRule="auto"/>
    </w:pPr>
  </w:style>
  <w:style w:type="character" w:styleId="CommentReference">
    <w:name w:val="annotation reference"/>
    <w:basedOn w:val="DefaultParagraphFont"/>
    <w:uiPriority w:val="99"/>
    <w:semiHidden/>
    <w:unhideWhenUsed/>
    <w:rsid w:val="00CB29B8"/>
    <w:rPr>
      <w:sz w:val="16"/>
      <w:szCs w:val="16"/>
    </w:rPr>
  </w:style>
  <w:style w:type="paragraph" w:styleId="CommentText">
    <w:name w:val="annotation text"/>
    <w:basedOn w:val="Normal"/>
    <w:link w:val="CommentTextChar"/>
    <w:uiPriority w:val="99"/>
    <w:unhideWhenUsed/>
    <w:rsid w:val="00CB29B8"/>
    <w:pPr>
      <w:spacing w:line="240" w:lineRule="auto"/>
    </w:pPr>
    <w:rPr>
      <w:sz w:val="20"/>
      <w:szCs w:val="20"/>
    </w:rPr>
  </w:style>
  <w:style w:type="character" w:customStyle="1" w:styleId="CommentTextChar">
    <w:name w:val="Comment Text Char"/>
    <w:basedOn w:val="DefaultParagraphFont"/>
    <w:link w:val="CommentText"/>
    <w:uiPriority w:val="99"/>
    <w:rsid w:val="00CB29B8"/>
    <w:rPr>
      <w:sz w:val="20"/>
      <w:szCs w:val="20"/>
    </w:rPr>
  </w:style>
  <w:style w:type="paragraph" w:styleId="CommentSubject">
    <w:name w:val="annotation subject"/>
    <w:basedOn w:val="CommentText"/>
    <w:next w:val="CommentText"/>
    <w:link w:val="CommentSubjectChar"/>
    <w:uiPriority w:val="99"/>
    <w:semiHidden/>
    <w:unhideWhenUsed/>
    <w:rsid w:val="00CB29B8"/>
    <w:rPr>
      <w:b/>
      <w:bCs/>
    </w:rPr>
  </w:style>
  <w:style w:type="character" w:customStyle="1" w:styleId="CommentSubjectChar">
    <w:name w:val="Comment Subject Char"/>
    <w:basedOn w:val="CommentTextChar"/>
    <w:link w:val="CommentSubject"/>
    <w:uiPriority w:val="99"/>
    <w:semiHidden/>
    <w:rsid w:val="00CB29B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5628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1054</Words>
  <Characters>6643</Characters>
  <Application>Microsoft Office Word</Application>
  <DocSecurity>0</DocSecurity>
  <Lines>55</Lines>
  <Paragraphs>15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7682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Lennart Beier</dc:creator>
  <cp:keywords/>
  <dc:description/>
  <cp:lastModifiedBy>jonas.stegh@pumpkincareers.com</cp:lastModifiedBy>
  <cp:revision>103</cp:revision>
  <dcterms:created xsi:type="dcterms:W3CDTF">2023-05-07T21:59:00Z</dcterms:created>
  <dcterms:modified xsi:type="dcterms:W3CDTF">2023-08-24T07:40:00Z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4e2de956-7f8c-4ae3-87c2-341e705dc731</vt:lpwstr>
  </property>
</Properties>
</file>