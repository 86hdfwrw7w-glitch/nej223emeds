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F2554" w14:textId="77777777" w:rsidR="00E04CD1" w:rsidRPr="004033F0" w:rsidRDefault="00E04CD1" w:rsidP="00E04CD1">
      <w:pPr>
        <w:spacing w:after="0" w:line="240" w:lineRule="auto"/>
        <w:jc w:val="right"/>
        <w:rPr>
          <w:rFonts w:ascii="Georgia" w:hAnsi="Georgia"/>
        </w:rPr>
      </w:pPr>
      <w:bookmarkStart w:id="0" w:name="_Hlk92740208"/>
      <w:r w:rsidRPr="004033F0">
        <w:rPr>
          <w:rFonts w:ascii="Georgia" w:hAnsi="Georgia"/>
        </w:rPr>
        <w:t>Sébastien Estocq</w:t>
      </w:r>
    </w:p>
    <w:p w14:paraId="1077D093" w14:textId="77777777" w:rsidR="00E04CD1" w:rsidRPr="004033F0" w:rsidRDefault="00E04CD1" w:rsidP="00E04CD1">
      <w:pPr>
        <w:spacing w:after="0" w:line="240" w:lineRule="auto"/>
        <w:jc w:val="right"/>
        <w:rPr>
          <w:rFonts w:ascii="Georgia" w:hAnsi="Georgia"/>
        </w:rPr>
      </w:pPr>
      <w:r w:rsidRPr="004033F0">
        <w:rPr>
          <w:rFonts w:ascii="Georgia" w:hAnsi="Georgia"/>
        </w:rPr>
        <w:t>9 Rue de Sillery</w:t>
      </w:r>
    </w:p>
    <w:p w14:paraId="5F894EB3" w14:textId="3906A500" w:rsidR="00E04CD1" w:rsidRPr="004033F0" w:rsidRDefault="00E04CD1" w:rsidP="00E04CD1">
      <w:pPr>
        <w:spacing w:after="0" w:line="240" w:lineRule="auto"/>
        <w:jc w:val="right"/>
        <w:rPr>
          <w:rFonts w:ascii="Georgia" w:hAnsi="Georgia"/>
        </w:rPr>
      </w:pPr>
      <w:r w:rsidRPr="004033F0">
        <w:rPr>
          <w:rFonts w:ascii="Georgia" w:hAnsi="Georgia"/>
        </w:rPr>
        <w:t>51500 Taissy</w:t>
      </w:r>
      <w:ins w:id="1" w:author="Nadine Struck" w:date="2022-07-11T16:23:00Z">
        <w:r w:rsidR="003B2684">
          <w:rPr>
            <w:rFonts w:ascii="Georgia" w:hAnsi="Georgia"/>
          </w:rPr>
          <w:t xml:space="preserve">, </w:t>
        </w:r>
        <w:proofErr w:type="spellStart"/>
        <w:r w:rsidR="003B2684">
          <w:rPr>
            <w:rFonts w:ascii="Georgia" w:hAnsi="Georgia"/>
          </w:rPr>
          <w:t>Frankreich</w:t>
        </w:r>
      </w:ins>
      <w:proofErr w:type="spellEnd"/>
    </w:p>
    <w:p w14:paraId="319D04D1" w14:textId="77777777" w:rsidR="00E04CD1" w:rsidRPr="00B94F1D" w:rsidRDefault="00E04CD1" w:rsidP="00E04CD1">
      <w:pPr>
        <w:spacing w:after="0" w:line="240" w:lineRule="auto"/>
        <w:jc w:val="right"/>
        <w:rPr>
          <w:rFonts w:ascii="Georgia" w:hAnsi="Georgia"/>
        </w:rPr>
      </w:pPr>
      <w:r w:rsidRPr="00B94F1D">
        <w:rPr>
          <w:rFonts w:ascii="Georgia" w:hAnsi="Georgia"/>
        </w:rPr>
        <w:t>sebastien.estocq@gmail.com</w:t>
      </w:r>
    </w:p>
    <w:p w14:paraId="6FCE8CF5" w14:textId="110E4AF6" w:rsidR="00E04CD1" w:rsidRPr="00B94F1D" w:rsidRDefault="00E04CD1" w:rsidP="00E04CD1">
      <w:pPr>
        <w:spacing w:after="0" w:line="240" w:lineRule="auto"/>
        <w:jc w:val="right"/>
        <w:rPr>
          <w:rFonts w:ascii="Georgia" w:hAnsi="Georgia"/>
        </w:rPr>
      </w:pPr>
      <w:r>
        <w:rPr>
          <w:rFonts w:ascii="Georgia" w:hAnsi="Georgia"/>
        </w:rPr>
        <w:t>Mobil</w:t>
      </w:r>
      <w:ins w:id="2" w:author="Anna-Marleen Howe" w:date="2022-07-13T14:56:00Z">
        <w:r w:rsidR="005E4396">
          <w:rPr>
            <w:rFonts w:ascii="Georgia" w:hAnsi="Georgia"/>
          </w:rPr>
          <w:t xml:space="preserve"> </w:t>
        </w:r>
      </w:ins>
      <w:r>
        <w:rPr>
          <w:rFonts w:ascii="Georgia" w:hAnsi="Georgia"/>
        </w:rPr>
        <w:t>:</w:t>
      </w:r>
      <w:r w:rsidRPr="00B94F1D">
        <w:rPr>
          <w:rFonts w:ascii="Georgia" w:hAnsi="Georgia"/>
        </w:rPr>
        <w:t xml:space="preserve"> + 33 7 81 19 99 02</w:t>
      </w:r>
    </w:p>
    <w:p w14:paraId="62027456" w14:textId="16DBD69E" w:rsidR="00E04CD1" w:rsidRPr="00F40C03" w:rsidRDefault="00E04CD1" w:rsidP="00E04CD1">
      <w:pPr>
        <w:spacing w:after="0" w:line="240" w:lineRule="auto"/>
        <w:rPr>
          <w:rFonts w:ascii="Georgia" w:hAnsi="Georgia"/>
          <w:lang w:val="de-DE"/>
          <w:rPrChange w:id="3" w:author="Estocq, Sébastien Michel Bruno" w:date="2022-08-02T20:03:00Z">
            <w:rPr>
              <w:rFonts w:ascii="Georgia" w:hAnsi="Georgia"/>
              <w:lang w:val="en-GB"/>
            </w:rPr>
          </w:rPrChange>
        </w:rPr>
      </w:pPr>
      <w:r w:rsidRPr="00E04CD1">
        <w:rPr>
          <w:rFonts w:ascii="Georgia" w:hAnsi="Georgia"/>
          <w:lang w:val="en-GB"/>
        </w:rPr>
        <w:t>Network Corporate Finance GmbH &amp; Co</w:t>
      </w:r>
      <w:r>
        <w:rPr>
          <w:rFonts w:ascii="Georgia" w:hAnsi="Georgia"/>
          <w:lang w:val="en-GB"/>
        </w:rPr>
        <w:t>.</w:t>
      </w:r>
      <w:ins w:id="4" w:author="Kadir Dasan" w:date="2022-07-13T09:51:00Z">
        <w:r w:rsidR="00FF356B">
          <w:rPr>
            <w:rFonts w:ascii="Georgia" w:hAnsi="Georgia"/>
            <w:lang w:val="en-GB"/>
          </w:rPr>
          <w:t xml:space="preserve"> </w:t>
        </w:r>
      </w:ins>
      <w:r w:rsidRPr="00F40C03">
        <w:rPr>
          <w:rFonts w:ascii="Georgia" w:hAnsi="Georgia"/>
          <w:lang w:val="de-DE"/>
          <w:rPrChange w:id="5" w:author="Estocq, Sébastien Michel Bruno" w:date="2022-08-02T20:03:00Z">
            <w:rPr>
              <w:rFonts w:ascii="Georgia" w:hAnsi="Georgia"/>
              <w:lang w:val="en-GB"/>
            </w:rPr>
          </w:rPrChange>
        </w:rPr>
        <w:t>KG</w:t>
      </w:r>
    </w:p>
    <w:p w14:paraId="1335DF49" w14:textId="5F9E4CBE" w:rsidR="00E04CD1" w:rsidRPr="003B2684" w:rsidRDefault="00E04CD1" w:rsidP="00E04CD1">
      <w:pPr>
        <w:spacing w:after="0" w:line="240" w:lineRule="auto"/>
        <w:rPr>
          <w:rFonts w:ascii="Georgia" w:hAnsi="Georgia"/>
          <w:lang w:val="de-DE"/>
          <w:rPrChange w:id="6" w:author="Nadine Struck" w:date="2022-07-11T16:23:00Z">
            <w:rPr>
              <w:rFonts w:ascii="Georgia" w:hAnsi="Georgia"/>
              <w:lang w:val="en-GB"/>
            </w:rPr>
          </w:rPrChange>
        </w:rPr>
      </w:pPr>
      <w:del w:id="7" w:author="Estocq, Sébastien Michel Bruno" w:date="2022-08-02T20:04:00Z">
        <w:r w:rsidRPr="003B2684" w:rsidDel="00F40C03">
          <w:rPr>
            <w:rFonts w:ascii="Georgia" w:hAnsi="Georgia"/>
            <w:lang w:val="de-DE"/>
            <w:rPrChange w:id="8" w:author="Nadine Struck" w:date="2022-07-11T16:23:00Z">
              <w:rPr>
                <w:rFonts w:ascii="Georgia" w:hAnsi="Georgia"/>
                <w:lang w:val="en-GB"/>
              </w:rPr>
            </w:rPrChange>
          </w:rPr>
          <w:delText xml:space="preserve">Meierrottostrasse </w:delText>
        </w:r>
      </w:del>
      <w:proofErr w:type="spellStart"/>
      <w:ins w:id="9" w:author="Estocq, Sébastien Michel Bruno" w:date="2022-08-02T20:04:00Z">
        <w:r w:rsidR="00F40C03">
          <w:rPr>
            <w:rFonts w:ascii="Georgia" w:hAnsi="Georgia"/>
            <w:lang w:val="de-DE"/>
          </w:rPr>
          <w:t>Goethestrasse</w:t>
        </w:r>
        <w:proofErr w:type="spellEnd"/>
        <w:r w:rsidR="00F40C03">
          <w:rPr>
            <w:rFonts w:ascii="Georgia" w:hAnsi="Georgia"/>
            <w:lang w:val="de-DE"/>
          </w:rPr>
          <w:t>,</w:t>
        </w:r>
        <w:r w:rsidR="00F40C03" w:rsidRPr="003B2684">
          <w:rPr>
            <w:rFonts w:ascii="Georgia" w:hAnsi="Georgia"/>
            <w:lang w:val="de-DE"/>
            <w:rPrChange w:id="10" w:author="Nadine Struck" w:date="2022-07-11T16:23:00Z">
              <w:rPr>
                <w:rFonts w:ascii="Georgia" w:hAnsi="Georgia"/>
                <w:lang w:val="en-GB"/>
              </w:rPr>
            </w:rPrChange>
          </w:rPr>
          <w:t xml:space="preserve"> </w:t>
        </w:r>
        <w:r w:rsidR="00F40C03">
          <w:rPr>
            <w:rFonts w:ascii="Georgia" w:hAnsi="Georgia"/>
            <w:lang w:val="de-DE"/>
          </w:rPr>
          <w:t>83</w:t>
        </w:r>
      </w:ins>
      <w:del w:id="11" w:author="Estocq, Sébastien Michel Bruno" w:date="2022-08-02T20:04:00Z">
        <w:r w:rsidRPr="003B2684" w:rsidDel="00F40C03">
          <w:rPr>
            <w:rFonts w:ascii="Georgia" w:hAnsi="Georgia"/>
            <w:lang w:val="de-DE"/>
            <w:rPrChange w:id="12" w:author="Nadine Struck" w:date="2022-07-11T16:23:00Z">
              <w:rPr>
                <w:rFonts w:ascii="Georgia" w:hAnsi="Georgia"/>
                <w:lang w:val="en-GB"/>
              </w:rPr>
            </w:rPrChange>
          </w:rPr>
          <w:delText>1</w:delText>
        </w:r>
      </w:del>
    </w:p>
    <w:p w14:paraId="14C3B768" w14:textId="41192DC9" w:rsidR="00E04CD1" w:rsidRPr="00FD6E74" w:rsidRDefault="00E04CD1" w:rsidP="00E04CD1">
      <w:pPr>
        <w:spacing w:after="0" w:line="240" w:lineRule="auto"/>
        <w:rPr>
          <w:rFonts w:ascii="Georgia" w:hAnsi="Georgia"/>
          <w:noProof/>
          <w:lang w:val="de-DE"/>
        </w:rPr>
      </w:pPr>
      <w:r>
        <w:rPr>
          <w:rFonts w:ascii="Georgia" w:hAnsi="Georgia"/>
          <w:lang w:val="de-DE"/>
        </w:rPr>
        <w:t>10719</w:t>
      </w:r>
      <w:r w:rsidRPr="00FD6E74">
        <w:rPr>
          <w:rFonts w:ascii="Georgia" w:hAnsi="Georgia"/>
          <w:lang w:val="de-DE"/>
        </w:rPr>
        <w:t xml:space="preserve"> </w:t>
      </w:r>
      <w:del w:id="13" w:author="Estocq, Sébastien Michel Bruno" w:date="2022-08-02T20:03:00Z">
        <w:r w:rsidDel="00F40C03">
          <w:rPr>
            <w:rFonts w:ascii="Georgia" w:hAnsi="Georgia"/>
            <w:lang w:val="de-DE"/>
          </w:rPr>
          <w:delText>Berlin</w:delText>
        </w:r>
      </w:del>
      <w:ins w:id="14" w:author="Estocq, Sébastien Michel Bruno" w:date="2022-08-02T20:03:00Z">
        <w:r w:rsidR="00F40C03">
          <w:rPr>
            <w:rFonts w:ascii="Georgia" w:hAnsi="Georgia"/>
            <w:lang w:val="de-DE"/>
          </w:rPr>
          <w:t>Düsseldorf</w:t>
        </w:r>
      </w:ins>
    </w:p>
    <w:p w14:paraId="335FD9FD" w14:textId="77777777" w:rsidR="00E04CD1" w:rsidRPr="00D62C29" w:rsidRDefault="00E04CD1" w:rsidP="00E04CD1">
      <w:pPr>
        <w:spacing w:after="0" w:line="240" w:lineRule="auto"/>
        <w:rPr>
          <w:rFonts w:ascii="Georgia" w:hAnsi="Georgia"/>
          <w:lang w:val="de-DE"/>
        </w:rPr>
      </w:pPr>
      <w:r w:rsidRPr="00FD6E74">
        <w:rPr>
          <w:rFonts w:ascii="Georgia" w:hAnsi="Georgia"/>
          <w:lang w:val="de-DE"/>
        </w:rPr>
        <w:t>Deutschland</w:t>
      </w:r>
    </w:p>
    <w:p w14:paraId="7F3A8424" w14:textId="77777777" w:rsidR="00E04CD1" w:rsidRPr="003D3372" w:rsidRDefault="00E04CD1" w:rsidP="00E04CD1">
      <w:pPr>
        <w:spacing w:after="0"/>
        <w:rPr>
          <w:lang w:val="de-DE"/>
        </w:rPr>
      </w:pPr>
    </w:p>
    <w:p w14:paraId="02EC52FE" w14:textId="1BEAC55B" w:rsidR="00E04CD1" w:rsidRPr="004033F0" w:rsidRDefault="00E04CD1" w:rsidP="00E04CD1">
      <w:pPr>
        <w:spacing w:after="0" w:line="240" w:lineRule="auto"/>
        <w:jc w:val="both"/>
        <w:rPr>
          <w:rFonts w:ascii="Georgia" w:hAnsi="Georgia"/>
          <w:b/>
          <w:bCs/>
          <w:lang w:val="de-DE"/>
        </w:rPr>
      </w:pPr>
      <w:r w:rsidRPr="004033F0">
        <w:rPr>
          <w:rFonts w:ascii="Georgia" w:hAnsi="Georgia"/>
          <w:b/>
          <w:bCs/>
          <w:lang w:val="de-DE"/>
        </w:rPr>
        <w:t xml:space="preserve">Bewerbung um ein Praktikum </w:t>
      </w:r>
      <w:del w:id="15" w:author="David Döbele" w:date="2022-12-06T19:33:00Z">
        <w:r w:rsidDel="006A135D">
          <w:rPr>
            <w:rFonts w:ascii="Georgia" w:hAnsi="Georgia"/>
            <w:b/>
            <w:bCs/>
            <w:lang w:val="de-DE"/>
          </w:rPr>
          <w:delText>i</w:delText>
        </w:r>
        <w:r w:rsidRPr="004033F0" w:rsidDel="006A135D">
          <w:rPr>
            <w:rFonts w:ascii="Georgia" w:hAnsi="Georgia"/>
            <w:b/>
            <w:bCs/>
            <w:lang w:val="de-DE"/>
          </w:rPr>
          <w:delText xml:space="preserve">m </w:delText>
        </w:r>
        <w:r w:rsidDel="006A135D">
          <w:rPr>
            <w:rFonts w:ascii="Georgia" w:hAnsi="Georgia"/>
            <w:b/>
            <w:bCs/>
            <w:lang w:val="de-DE"/>
          </w:rPr>
          <w:delText>M&amp;A / Corporate Finance</w:delText>
        </w:r>
      </w:del>
      <w:ins w:id="16" w:author="David Döbele" w:date="2022-12-06T19:33:00Z">
        <w:r w:rsidR="006A135D">
          <w:rPr>
            <w:rFonts w:ascii="Georgia" w:hAnsi="Georgia"/>
            <w:b/>
            <w:bCs/>
            <w:lang w:val="de-DE"/>
          </w:rPr>
          <w:t>in der Wirtschaftsprüfung</w:t>
        </w:r>
      </w:ins>
    </w:p>
    <w:p w14:paraId="3F387BC4" w14:textId="77777777" w:rsidR="00E04CD1" w:rsidRDefault="00E04CD1" w:rsidP="00E04CD1">
      <w:pPr>
        <w:spacing w:after="0" w:line="240" w:lineRule="auto"/>
        <w:jc w:val="both"/>
        <w:rPr>
          <w:lang w:val="de-DE"/>
        </w:rPr>
      </w:pPr>
    </w:p>
    <w:p w14:paraId="74F0EF76" w14:textId="77777777" w:rsidR="00E04CD1" w:rsidRPr="004033F0" w:rsidRDefault="00E04CD1" w:rsidP="00E04CD1">
      <w:pPr>
        <w:spacing w:after="0" w:line="240" w:lineRule="auto"/>
        <w:jc w:val="both"/>
        <w:rPr>
          <w:rFonts w:ascii="Georgia" w:hAnsi="Georgia"/>
          <w:lang w:val="de-DE"/>
        </w:rPr>
      </w:pPr>
      <w:r w:rsidRPr="004033F0">
        <w:rPr>
          <w:rFonts w:ascii="Georgia" w:hAnsi="Georgia"/>
          <w:lang w:val="de-DE"/>
        </w:rPr>
        <w:t>Sehr geehrte Damen und Herren,</w:t>
      </w:r>
    </w:p>
    <w:p w14:paraId="5A1F69DE" w14:textId="77777777" w:rsidR="00E04CD1" w:rsidRPr="004033F0" w:rsidRDefault="00E04CD1" w:rsidP="00E04CD1">
      <w:pPr>
        <w:spacing w:after="0" w:line="240" w:lineRule="auto"/>
        <w:jc w:val="both"/>
        <w:rPr>
          <w:rFonts w:ascii="Georgia" w:hAnsi="Georgia"/>
          <w:lang w:val="de-DE"/>
        </w:rPr>
      </w:pPr>
    </w:p>
    <w:p w14:paraId="022D47FD" w14:textId="0A587626" w:rsidR="00E04CD1" w:rsidRPr="00016E92" w:rsidRDefault="00E04CD1" w:rsidP="006A135D">
      <w:pPr>
        <w:spacing w:after="0" w:line="240" w:lineRule="auto"/>
        <w:jc w:val="both"/>
        <w:rPr>
          <w:rFonts w:ascii="Georgia" w:hAnsi="Georgia"/>
          <w:lang w:val="de-DE"/>
        </w:rPr>
      </w:pPr>
      <w:r w:rsidRPr="004033F0">
        <w:rPr>
          <w:rFonts w:ascii="Georgia" w:hAnsi="Georgia"/>
          <w:lang w:val="de-DE"/>
        </w:rPr>
        <w:t>seit meiner Gymnasialzeit interessiere ich mich sehr für wirtschaftliche und finanzielle Themen. Dieses Interesse konnte ich bisher</w:t>
      </w:r>
      <w:r>
        <w:rPr>
          <w:rFonts w:ascii="Georgia" w:hAnsi="Georgia"/>
          <w:lang w:val="de-DE"/>
        </w:rPr>
        <w:t xml:space="preserve"> </w:t>
      </w:r>
      <w:r w:rsidRPr="004033F0">
        <w:rPr>
          <w:rFonts w:ascii="Georgia" w:hAnsi="Georgia"/>
          <w:lang w:val="de-DE"/>
        </w:rPr>
        <w:t>mithilfe ein</w:t>
      </w:r>
      <w:r>
        <w:rPr>
          <w:rFonts w:ascii="Georgia" w:hAnsi="Georgia"/>
          <w:lang w:val="de-DE"/>
        </w:rPr>
        <w:t>e</w:t>
      </w:r>
      <w:r w:rsidRPr="004033F0">
        <w:rPr>
          <w:rFonts w:ascii="Georgia" w:hAnsi="Georgia"/>
          <w:lang w:val="de-DE"/>
        </w:rPr>
        <w:t>s viermonatigen Praktikums in der Buchhaltung weiterentwickeln. Außerdem verstärke ich permanent diese</w:t>
      </w:r>
      <w:r>
        <w:rPr>
          <w:rFonts w:ascii="Georgia" w:hAnsi="Georgia"/>
          <w:lang w:val="de-DE"/>
        </w:rPr>
        <w:t xml:space="preserve"> </w:t>
      </w:r>
      <w:r w:rsidRPr="004033F0">
        <w:rPr>
          <w:rFonts w:ascii="Georgia" w:hAnsi="Georgia"/>
          <w:lang w:val="de-DE"/>
        </w:rPr>
        <w:t xml:space="preserve">Passion, indem ich </w:t>
      </w:r>
      <w:del w:id="17" w:author="David Döbele" w:date="2022-12-06T19:31:00Z">
        <w:r w:rsidRPr="004033F0" w:rsidDel="006A135D">
          <w:rPr>
            <w:rFonts w:ascii="Georgia" w:hAnsi="Georgia"/>
            <w:lang w:val="de-DE"/>
          </w:rPr>
          <w:delText>Corporate Finance</w:delText>
        </w:r>
      </w:del>
      <w:ins w:id="18" w:author="David Döbele" w:date="2022-12-06T19:31:00Z">
        <w:r w:rsidR="006A135D">
          <w:rPr>
            <w:rFonts w:ascii="Georgia" w:hAnsi="Georgia"/>
            <w:lang w:val="de-DE"/>
          </w:rPr>
          <w:t>aktuelle Wirtschafts-</w:t>
        </w:r>
      </w:ins>
      <w:del w:id="19" w:author="David Döbele" w:date="2022-12-06T19:31:00Z">
        <w:r w:rsidRPr="004033F0" w:rsidDel="006A135D">
          <w:rPr>
            <w:rFonts w:ascii="Georgia" w:hAnsi="Georgia"/>
            <w:lang w:val="de-DE"/>
          </w:rPr>
          <w:delText xml:space="preserve"> </w:delText>
        </w:r>
      </w:del>
      <w:r w:rsidRPr="004033F0">
        <w:rPr>
          <w:rFonts w:ascii="Georgia" w:hAnsi="Georgia"/>
          <w:lang w:val="de-DE"/>
        </w:rPr>
        <w:t>Nachrichten verfolge</w:t>
      </w:r>
      <w:r>
        <w:rPr>
          <w:rFonts w:ascii="Georgia" w:hAnsi="Georgia"/>
          <w:lang w:val="de-DE"/>
        </w:rPr>
        <w:t xml:space="preserve">. </w:t>
      </w:r>
      <w:ins w:id="20" w:author="David Döbele" w:date="2022-12-06T19:31:00Z">
        <w:r w:rsidR="006A135D">
          <w:rPr>
            <w:rFonts w:ascii="Georgia" w:hAnsi="Georgia"/>
            <w:lang w:val="de-DE"/>
          </w:rPr>
          <w:t>An der Wirtschaftsprüfung fasziniert mich vor allem die hohe Bedeutung, die man für die zu prü</w:t>
        </w:r>
      </w:ins>
      <w:ins w:id="21" w:author="David Döbele" w:date="2022-12-06T19:32:00Z">
        <w:r w:rsidR="006A135D">
          <w:rPr>
            <w:rFonts w:ascii="Georgia" w:hAnsi="Georgia"/>
            <w:lang w:val="de-DE"/>
          </w:rPr>
          <w:t>fenden Unternehmen und auch die gesamte Volkswirtschaft hat. Um dieses Interesse zu meinem Beruf zu machen, habe ich bereits ein Praktikum in einer kleinen Wirt</w:t>
        </w:r>
      </w:ins>
      <w:ins w:id="22" w:author="David Döbele" w:date="2022-12-06T19:33:00Z">
        <w:r w:rsidR="006A135D">
          <w:rPr>
            <w:rFonts w:ascii="Georgia" w:hAnsi="Georgia"/>
            <w:lang w:val="de-DE"/>
          </w:rPr>
          <w:t xml:space="preserve">schaftsprüfung absolviert und würde Sie nun gerne </w:t>
        </w:r>
      </w:ins>
      <w:del w:id="23" w:author="David Döbele" w:date="2022-12-06T19:33:00Z">
        <w:r w:rsidRPr="004033F0" w:rsidDel="006A135D">
          <w:rPr>
            <w:rFonts w:ascii="Georgia" w:hAnsi="Georgia"/>
            <w:lang w:val="de-DE"/>
          </w:rPr>
          <w:delText xml:space="preserve">M&amp;A ist ein essenzieller Bestandteil des unternehmerischen Lebens, vor allem im Rahmen seiner Wachstumsstrategie. Unternehmen mithilfe von bedeutsamen Transaktionen </w:delText>
        </w:r>
        <w:r w:rsidDel="006A135D">
          <w:rPr>
            <w:rFonts w:ascii="Georgia" w:hAnsi="Georgia"/>
            <w:lang w:val="de-DE"/>
          </w:rPr>
          <w:delText xml:space="preserve">zum Wachstum </w:delText>
        </w:r>
        <w:r w:rsidRPr="004033F0" w:rsidDel="006A135D">
          <w:rPr>
            <w:rFonts w:ascii="Georgia" w:hAnsi="Georgia"/>
            <w:lang w:val="de-DE"/>
          </w:rPr>
          <w:delText xml:space="preserve">verhelfen, fasziniert mich daher sehr. Darüber hinaus ist die Lernkurve sehr hoch und die Arbeit abwechslungsreich. Da ich es mir sehr gut vorstellen kann, nach meinem Studium in diesem Bereich einzusteigen, möchte ich Sie gerne </w:delText>
        </w:r>
      </w:del>
      <w:r w:rsidRPr="004033F0">
        <w:rPr>
          <w:rFonts w:ascii="Georgia" w:hAnsi="Georgia"/>
          <w:lang w:val="de-DE"/>
        </w:rPr>
        <w:t xml:space="preserve">ab dem </w:t>
      </w:r>
      <w:r>
        <w:rPr>
          <w:rFonts w:ascii="Georgia" w:hAnsi="Georgia"/>
          <w:lang w:val="de-DE"/>
        </w:rPr>
        <w:t>01</w:t>
      </w:r>
      <w:r w:rsidRPr="004033F0">
        <w:rPr>
          <w:rFonts w:ascii="Georgia" w:hAnsi="Georgia"/>
          <w:lang w:val="de-DE"/>
        </w:rPr>
        <w:t>.</w:t>
      </w:r>
      <w:r>
        <w:rPr>
          <w:rFonts w:ascii="Georgia" w:hAnsi="Georgia"/>
          <w:lang w:val="de-DE"/>
        </w:rPr>
        <w:t>07</w:t>
      </w:r>
      <w:r w:rsidRPr="004033F0">
        <w:rPr>
          <w:rFonts w:ascii="Georgia" w:hAnsi="Georgia"/>
          <w:lang w:val="de-DE"/>
        </w:rPr>
        <w:t>.</w:t>
      </w:r>
      <w:r>
        <w:rPr>
          <w:rFonts w:ascii="Georgia" w:hAnsi="Georgia"/>
          <w:lang w:val="de-DE"/>
        </w:rPr>
        <w:t>2023</w:t>
      </w:r>
      <w:r w:rsidRPr="004033F0">
        <w:rPr>
          <w:rFonts w:ascii="Georgia" w:hAnsi="Georgia"/>
          <w:lang w:val="de-DE"/>
        </w:rPr>
        <w:t xml:space="preserve"> im Rahmen eines </w:t>
      </w:r>
      <w:r>
        <w:rPr>
          <w:rFonts w:ascii="Georgia" w:hAnsi="Georgia"/>
          <w:lang w:val="de-DE"/>
        </w:rPr>
        <w:t>dreimonatigen</w:t>
      </w:r>
      <w:r w:rsidRPr="004033F0">
        <w:rPr>
          <w:rFonts w:ascii="Georgia" w:hAnsi="Georgia"/>
          <w:lang w:val="de-DE"/>
        </w:rPr>
        <w:t xml:space="preserve"> Praktikums unterstützen.</w:t>
      </w:r>
    </w:p>
    <w:p w14:paraId="1E2F5C53" w14:textId="77777777" w:rsidR="00E04CD1" w:rsidRPr="00016E92" w:rsidRDefault="00E04CD1" w:rsidP="00E04CD1">
      <w:pPr>
        <w:spacing w:after="0" w:line="240" w:lineRule="auto"/>
        <w:jc w:val="both"/>
        <w:rPr>
          <w:rFonts w:ascii="Georgia" w:hAnsi="Georgia"/>
          <w:lang w:val="de-DE"/>
        </w:rPr>
      </w:pPr>
    </w:p>
    <w:p w14:paraId="19F5A477" w14:textId="0588A03F" w:rsidR="00E04CD1" w:rsidRPr="004033F0" w:rsidRDefault="00E04CD1" w:rsidP="00E04CD1">
      <w:pPr>
        <w:spacing w:after="0" w:line="240" w:lineRule="auto"/>
        <w:jc w:val="both"/>
        <w:rPr>
          <w:rFonts w:ascii="Georgia" w:hAnsi="Georgia"/>
          <w:lang w:val="de-DE"/>
        </w:rPr>
      </w:pPr>
      <w:r w:rsidRPr="004033F0">
        <w:rPr>
          <w:rFonts w:ascii="Georgia" w:hAnsi="Georgia"/>
          <w:lang w:val="de-DE"/>
        </w:rPr>
        <w:t xml:space="preserve">Nach meinem Abitur im </w:t>
      </w:r>
      <w:ins w:id="24" w:author="Kadir Dasan" w:date="2022-07-11T10:33:00Z">
        <w:r w:rsidR="00A71929">
          <w:rPr>
            <w:rFonts w:ascii="Georgia" w:hAnsi="Georgia"/>
            <w:lang w:val="de-DE"/>
          </w:rPr>
          <w:t>Jahr</w:t>
        </w:r>
      </w:ins>
      <w:del w:id="25" w:author="Kadir Dasan" w:date="2022-07-11T10:33:00Z">
        <w:r w:rsidRPr="004033F0" w:rsidDel="00A71929">
          <w:rPr>
            <w:rFonts w:ascii="Georgia" w:hAnsi="Georgia"/>
            <w:lang w:val="de-DE"/>
          </w:rPr>
          <w:delText>Jah</w:delText>
        </w:r>
      </w:del>
      <w:del w:id="26" w:author="Kadir Dasan" w:date="2022-07-11T10:32:00Z">
        <w:r w:rsidRPr="004033F0" w:rsidDel="00A71929">
          <w:rPr>
            <w:rFonts w:ascii="Georgia" w:hAnsi="Georgia"/>
            <w:lang w:val="de-DE"/>
          </w:rPr>
          <w:delText>r</w:delText>
        </w:r>
      </w:del>
      <w:del w:id="27" w:author="Kadir Dasan" w:date="2022-07-11T10:33:00Z">
        <w:r w:rsidRPr="004033F0" w:rsidDel="00A71929">
          <w:rPr>
            <w:rFonts w:ascii="Georgia" w:hAnsi="Georgia"/>
            <w:lang w:val="de-DE"/>
          </w:rPr>
          <w:delText>e</w:delText>
        </w:r>
      </w:del>
      <w:r w:rsidRPr="004033F0">
        <w:rPr>
          <w:rFonts w:ascii="Georgia" w:hAnsi="Georgia"/>
          <w:lang w:val="de-DE"/>
        </w:rPr>
        <w:t xml:space="preserve"> 2019 begann ich direkt mein binationales </w:t>
      </w:r>
      <w:del w:id="28" w:author="Kadir Dasan" w:date="2022-07-11T10:32:00Z">
        <w:r w:rsidRPr="004033F0" w:rsidDel="00A71929">
          <w:rPr>
            <w:rFonts w:ascii="Georgia" w:hAnsi="Georgia"/>
            <w:lang w:val="de-DE"/>
          </w:rPr>
          <w:delText>BWL-</w:delText>
        </w:r>
      </w:del>
      <w:ins w:id="29" w:author="Kadir Dasan" w:date="2022-07-11T10:32:00Z">
        <w:r w:rsidR="00A71929">
          <w:rPr>
            <w:rFonts w:ascii="Georgia" w:hAnsi="Georgia"/>
            <w:lang w:val="de-DE"/>
          </w:rPr>
          <w:t>Betriebswirtschaftslehre</w:t>
        </w:r>
      </w:ins>
      <w:del w:id="30" w:author="Kadir Dasan" w:date="2022-07-11T10:32:00Z">
        <w:r w:rsidRPr="004033F0" w:rsidDel="00A71929">
          <w:rPr>
            <w:rFonts w:ascii="Georgia" w:hAnsi="Georgia"/>
            <w:lang w:val="de-DE"/>
          </w:rPr>
          <w:delText>S</w:delText>
        </w:r>
      </w:del>
      <w:ins w:id="31" w:author="Kadir Dasan" w:date="2022-07-11T10:32:00Z">
        <w:r w:rsidR="00A71929">
          <w:rPr>
            <w:rFonts w:ascii="Georgia" w:hAnsi="Georgia"/>
            <w:lang w:val="de-DE"/>
          </w:rPr>
          <w:t>s</w:t>
        </w:r>
      </w:ins>
      <w:r w:rsidRPr="004033F0">
        <w:rPr>
          <w:rFonts w:ascii="Georgia" w:hAnsi="Georgia"/>
          <w:lang w:val="de-DE"/>
        </w:rPr>
        <w:t xml:space="preserve">tudium an der </w:t>
      </w:r>
      <w:proofErr w:type="spellStart"/>
      <w:r w:rsidRPr="004033F0">
        <w:rPr>
          <w:rFonts w:ascii="Georgia" w:hAnsi="Georgia"/>
          <w:lang w:val="de-DE"/>
        </w:rPr>
        <w:t>Neoma</w:t>
      </w:r>
      <w:proofErr w:type="spellEnd"/>
      <w:r w:rsidRPr="004033F0">
        <w:rPr>
          <w:rFonts w:ascii="Georgia" w:hAnsi="Georgia"/>
          <w:lang w:val="de-DE"/>
        </w:rPr>
        <w:t xml:space="preserve"> Business School in Partnerschaft mit der ESB in Reutlingen. Dieser Schritt war für mich ideal – so konnte ich meine ersten vier Semester</w:t>
      </w:r>
      <w:del w:id="32" w:author="Kadir Dasan" w:date="2022-07-11T10:33:00Z">
        <w:r w:rsidRPr="004033F0" w:rsidDel="00A71929">
          <w:rPr>
            <w:rFonts w:ascii="Georgia" w:hAnsi="Georgia"/>
            <w:lang w:val="de-DE"/>
          </w:rPr>
          <w:delText>n</w:delText>
        </w:r>
      </w:del>
      <w:r w:rsidRPr="004033F0">
        <w:rPr>
          <w:rFonts w:ascii="Georgia" w:hAnsi="Georgia"/>
          <w:lang w:val="de-DE"/>
        </w:rPr>
        <w:t xml:space="preserve"> mit sehr guten Klausurergebnissen abschließen. Meine Kommilitonen schätzen an mir besonders meine offene und zielstrebige Natur, wodurch ich sie in Gruppenarbeiten stets zu Bestleistungen motivieren konnte. Schon früh hatte ich große Freude daran, mich in </w:t>
      </w:r>
      <w:commentRangeStart w:id="33"/>
      <w:commentRangeStart w:id="34"/>
      <w:commentRangeStart w:id="35"/>
      <w:r w:rsidRPr="004033F0">
        <w:rPr>
          <w:rFonts w:ascii="Georgia" w:hAnsi="Georgia"/>
          <w:lang w:val="de-DE"/>
        </w:rPr>
        <w:t xml:space="preserve">zusätzlichen Initiativen zu engagieren. </w:t>
      </w:r>
      <w:commentRangeEnd w:id="33"/>
      <w:r w:rsidR="00A71929">
        <w:rPr>
          <w:rStyle w:val="Kommentarzeichen"/>
        </w:rPr>
        <w:commentReference w:id="33"/>
      </w:r>
      <w:commentRangeEnd w:id="34"/>
      <w:r w:rsidR="002F0BD2">
        <w:rPr>
          <w:rStyle w:val="Kommentarzeichen"/>
        </w:rPr>
        <w:commentReference w:id="34"/>
      </w:r>
      <w:commentRangeEnd w:id="35"/>
      <w:r w:rsidR="00714CEF">
        <w:rPr>
          <w:rStyle w:val="Kommentarzeichen"/>
        </w:rPr>
        <w:commentReference w:id="35"/>
      </w:r>
      <w:ins w:id="36" w:author="Kadir Dasan" w:date="2022-07-13T09:55:00Z">
        <w:r w:rsidR="00424312">
          <w:rPr>
            <w:rFonts w:ascii="Georgia" w:hAnsi="Georgia"/>
            <w:lang w:val="de-DE"/>
          </w:rPr>
          <w:t>Beispielsweise bin ich</w:t>
        </w:r>
      </w:ins>
      <w:ins w:id="37" w:author="Kadir Dasan" w:date="2022-07-13T09:56:00Z">
        <w:r w:rsidR="00424312">
          <w:rPr>
            <w:rFonts w:ascii="Georgia" w:hAnsi="Georgia"/>
            <w:lang w:val="de-DE"/>
          </w:rPr>
          <w:t xml:space="preserve"> während meiner Schulzeit</w:t>
        </w:r>
      </w:ins>
      <w:ins w:id="38" w:author="Kadir Dasan" w:date="2022-07-13T09:55:00Z">
        <w:r w:rsidR="00424312">
          <w:rPr>
            <w:rFonts w:ascii="Georgia" w:hAnsi="Georgia"/>
            <w:lang w:val="de-DE"/>
          </w:rPr>
          <w:t xml:space="preserve"> Botschafter in der </w:t>
        </w:r>
      </w:ins>
      <w:ins w:id="39" w:author="Kadir Dasan" w:date="2022-07-13T09:56:00Z">
        <w:r w:rsidR="00424312">
          <w:rPr>
            <w:rFonts w:ascii="Georgia" w:hAnsi="Georgia"/>
            <w:lang w:val="de-DE"/>
          </w:rPr>
          <w:t xml:space="preserve">Schule gewesen und konnte hier mit anderen </w:t>
        </w:r>
      </w:ins>
      <w:ins w:id="40" w:author="Kadir Dasan" w:date="2022-07-13T09:59:00Z">
        <w:r w:rsidR="00714CEF">
          <w:rPr>
            <w:rFonts w:ascii="Georgia" w:hAnsi="Georgia"/>
            <w:lang w:val="de-DE"/>
          </w:rPr>
          <w:t>Botschaftern</w:t>
        </w:r>
      </w:ins>
      <w:ins w:id="41" w:author="Kadir Dasan" w:date="2022-07-13T09:56:00Z">
        <w:r w:rsidR="00424312">
          <w:rPr>
            <w:rFonts w:ascii="Georgia" w:hAnsi="Georgia"/>
            <w:lang w:val="de-DE"/>
          </w:rPr>
          <w:t xml:space="preserve"> an Sensibilisierungssitzungen teilnehmen</w:t>
        </w:r>
      </w:ins>
      <w:ins w:id="42" w:author="Kadir Dasan" w:date="2022-07-13T09:58:00Z">
        <w:r w:rsidR="00424312">
          <w:rPr>
            <w:rFonts w:ascii="Georgia" w:hAnsi="Georgia"/>
            <w:lang w:val="de-DE"/>
          </w:rPr>
          <w:t>, um über Themen wie Mobbing bestmöglich</w:t>
        </w:r>
      </w:ins>
      <w:ins w:id="43" w:author="Kadir Dasan" w:date="2022-07-13T09:59:00Z">
        <w:r w:rsidR="00714CEF">
          <w:rPr>
            <w:rFonts w:ascii="Georgia" w:hAnsi="Georgia"/>
            <w:lang w:val="de-DE"/>
          </w:rPr>
          <w:t xml:space="preserve"> aufzuklären</w:t>
        </w:r>
      </w:ins>
      <w:ins w:id="44" w:author="Kadir Dasan" w:date="2022-07-13T09:56:00Z">
        <w:r w:rsidR="00424312">
          <w:rPr>
            <w:rFonts w:ascii="Georgia" w:hAnsi="Georgia"/>
            <w:lang w:val="de-DE"/>
          </w:rPr>
          <w:t xml:space="preserve">. </w:t>
        </w:r>
      </w:ins>
      <w:del w:id="45" w:author="David Döbele" w:date="2022-07-19T19:16:00Z">
        <w:r w:rsidRPr="004033F0" w:rsidDel="00021752">
          <w:rPr>
            <w:rFonts w:ascii="Georgia" w:hAnsi="Georgia"/>
            <w:lang w:val="de-DE"/>
          </w:rPr>
          <w:delText xml:space="preserve">So </w:delText>
        </w:r>
      </w:del>
      <w:ins w:id="46" w:author="David Döbele" w:date="2022-07-19T19:16:00Z">
        <w:r w:rsidR="00021752">
          <w:rPr>
            <w:rFonts w:ascii="Georgia" w:hAnsi="Georgia"/>
            <w:lang w:val="de-DE"/>
          </w:rPr>
          <w:t>Neben</w:t>
        </w:r>
      </w:ins>
      <w:del w:id="47" w:author="David Döbele" w:date="2022-07-19T19:16:00Z">
        <w:r w:rsidRPr="004033F0" w:rsidDel="00021752">
          <w:rPr>
            <w:rFonts w:ascii="Georgia" w:hAnsi="Georgia"/>
            <w:lang w:val="de-DE"/>
          </w:rPr>
          <w:delText>konnte ich während</w:delText>
        </w:r>
      </w:del>
      <w:r w:rsidRPr="004033F0">
        <w:rPr>
          <w:rFonts w:ascii="Georgia" w:hAnsi="Georgia"/>
          <w:lang w:val="de-DE"/>
        </w:rPr>
        <w:t xml:space="preserve"> meiner gesamten Sekundar- und Hochschulausbildung </w:t>
      </w:r>
      <w:ins w:id="48" w:author="David Döbele" w:date="2022-07-19T19:16:00Z">
        <w:r w:rsidR="00021752">
          <w:rPr>
            <w:rFonts w:ascii="Georgia" w:hAnsi="Georgia"/>
            <w:lang w:val="de-DE"/>
          </w:rPr>
          <w:t xml:space="preserve">konnte ich darüber hinaus </w:t>
        </w:r>
      </w:ins>
      <w:r w:rsidRPr="004033F0">
        <w:rPr>
          <w:rFonts w:ascii="Georgia" w:hAnsi="Georgia"/>
          <w:lang w:val="de-DE"/>
        </w:rPr>
        <w:t xml:space="preserve">an </w:t>
      </w:r>
      <w:commentRangeStart w:id="49"/>
      <w:commentRangeStart w:id="50"/>
      <w:commentRangeStart w:id="51"/>
      <w:r w:rsidRPr="004033F0">
        <w:rPr>
          <w:rFonts w:ascii="Georgia" w:hAnsi="Georgia"/>
          <w:lang w:val="de-DE"/>
        </w:rPr>
        <w:t xml:space="preserve">zahlreichen </w:t>
      </w:r>
      <w:ins w:id="52" w:author="David Döbele" w:date="2022-07-19T19:16:00Z">
        <w:r w:rsidR="00021752">
          <w:rPr>
            <w:rFonts w:ascii="Georgia" w:hAnsi="Georgia"/>
            <w:lang w:val="de-DE"/>
          </w:rPr>
          <w:t xml:space="preserve">extracurricularen </w:t>
        </w:r>
      </w:ins>
      <w:r w:rsidRPr="004033F0">
        <w:rPr>
          <w:rFonts w:ascii="Georgia" w:hAnsi="Georgia"/>
          <w:lang w:val="de-DE"/>
        </w:rPr>
        <w:t xml:space="preserve">Projekten teilnehmen. </w:t>
      </w:r>
      <w:commentRangeEnd w:id="49"/>
      <w:r w:rsidR="00A71929">
        <w:rPr>
          <w:rStyle w:val="Kommentarzeichen"/>
        </w:rPr>
        <w:commentReference w:id="49"/>
      </w:r>
      <w:commentRangeEnd w:id="50"/>
      <w:r w:rsidR="002F0BD2">
        <w:rPr>
          <w:rStyle w:val="Kommentarzeichen"/>
        </w:rPr>
        <w:commentReference w:id="50"/>
      </w:r>
      <w:commentRangeEnd w:id="51"/>
      <w:r w:rsidR="00714CEF">
        <w:rPr>
          <w:rStyle w:val="Kommentarzeichen"/>
        </w:rPr>
        <w:commentReference w:id="51"/>
      </w:r>
      <w:r w:rsidRPr="004033F0">
        <w:rPr>
          <w:rFonts w:ascii="Georgia" w:hAnsi="Georgia"/>
          <w:lang w:val="de-DE"/>
        </w:rPr>
        <w:t xml:space="preserve">Beispielweise war ich Teil eines M-I-N-T Programms, das vom </w:t>
      </w:r>
      <w:r>
        <w:rPr>
          <w:rFonts w:ascii="Georgia" w:hAnsi="Georgia"/>
          <w:lang w:val="de-DE"/>
        </w:rPr>
        <w:t>Goethe-Institut</w:t>
      </w:r>
      <w:r w:rsidRPr="004033F0">
        <w:rPr>
          <w:rFonts w:ascii="Georgia" w:hAnsi="Georgia"/>
          <w:lang w:val="de-DE"/>
        </w:rPr>
        <w:t xml:space="preserve"> finanziert </w:t>
      </w:r>
      <w:r>
        <w:rPr>
          <w:rFonts w:ascii="Georgia" w:hAnsi="Georgia"/>
          <w:lang w:val="de-DE"/>
        </w:rPr>
        <w:t>wurde.</w:t>
      </w:r>
      <w:r w:rsidRPr="004033F0">
        <w:rPr>
          <w:rFonts w:ascii="Georgia" w:hAnsi="Georgia"/>
          <w:lang w:val="de-DE"/>
        </w:rPr>
        <w:t xml:space="preserve"> Mithilfe dieses Programms konnte ich meine analytischen Fähigkeiten weiter ausbauen.</w:t>
      </w:r>
      <w:r>
        <w:rPr>
          <w:rFonts w:ascii="Georgia" w:hAnsi="Georgia"/>
          <w:lang w:val="de-DE"/>
        </w:rPr>
        <w:t xml:space="preserve"> </w:t>
      </w:r>
      <w:r w:rsidRPr="004033F0">
        <w:rPr>
          <w:rFonts w:ascii="Georgia" w:hAnsi="Georgia"/>
          <w:lang w:val="de-DE"/>
        </w:rPr>
        <w:t>Dies half mir auch sehr während meines Praktikums in der Buchhaltung eines mittelständischen Unternehmens</w:t>
      </w:r>
      <w:ins w:id="53" w:author="David Döbele" w:date="2022-12-06T19:33:00Z">
        <w:r w:rsidR="006A135D">
          <w:rPr>
            <w:rFonts w:ascii="Georgia" w:hAnsi="Georgia"/>
            <w:lang w:val="de-DE"/>
          </w:rPr>
          <w:t xml:space="preserve"> und in meinem Praktikum in der Wirtschaftsprüfung</w:t>
        </w:r>
      </w:ins>
      <w:r w:rsidRPr="004033F0">
        <w:rPr>
          <w:rFonts w:ascii="Georgia" w:hAnsi="Georgia"/>
          <w:lang w:val="de-DE"/>
        </w:rPr>
        <w:t xml:space="preserve">, wo vor allem meine Detailgenauigkeit unter Beweis gestellt wurde. </w:t>
      </w:r>
      <w:del w:id="54" w:author="David Döbele" w:date="2022-07-19T19:17:00Z">
        <w:r w:rsidRPr="004033F0" w:rsidDel="00021752">
          <w:rPr>
            <w:rFonts w:ascii="Georgia" w:hAnsi="Georgia"/>
            <w:lang w:val="de-DE"/>
          </w:rPr>
          <w:delText xml:space="preserve">Nun </w:delText>
        </w:r>
      </w:del>
      <w:ins w:id="55" w:author="David Döbele" w:date="2022-07-19T19:17:00Z">
        <w:r w:rsidR="00021752">
          <w:rPr>
            <w:rFonts w:ascii="Georgia" w:hAnsi="Georgia"/>
            <w:lang w:val="de-DE"/>
          </w:rPr>
          <w:t xml:space="preserve">Da ich nun durch mein Studium genug theoretisches Wissen über </w:t>
        </w:r>
      </w:ins>
      <w:ins w:id="56" w:author="David Döbele" w:date="2022-12-06T19:34:00Z">
        <w:r w:rsidR="006A135D">
          <w:rPr>
            <w:rFonts w:ascii="Georgia" w:hAnsi="Georgia"/>
            <w:lang w:val="de-DE"/>
          </w:rPr>
          <w:t>Accounting</w:t>
        </w:r>
      </w:ins>
      <w:ins w:id="57" w:author="David Döbele" w:date="2022-07-19T19:17:00Z">
        <w:r w:rsidR="00021752">
          <w:rPr>
            <w:rFonts w:ascii="Georgia" w:hAnsi="Georgia"/>
            <w:lang w:val="de-DE"/>
          </w:rPr>
          <w:t xml:space="preserve"> gesammelt habe,</w:t>
        </w:r>
        <w:r w:rsidR="00021752" w:rsidRPr="004033F0">
          <w:rPr>
            <w:rFonts w:ascii="Georgia" w:hAnsi="Georgia"/>
            <w:lang w:val="de-DE"/>
          </w:rPr>
          <w:t xml:space="preserve"> </w:t>
        </w:r>
      </w:ins>
      <w:r w:rsidRPr="004033F0">
        <w:rPr>
          <w:rFonts w:ascii="Georgia" w:hAnsi="Georgia"/>
          <w:lang w:val="de-DE"/>
        </w:rPr>
        <w:t xml:space="preserve">möchte ich meine Karriere </w:t>
      </w:r>
      <w:ins w:id="58" w:author="David Döbele" w:date="2022-07-19T19:17:00Z">
        <w:r w:rsidR="00021752">
          <w:rPr>
            <w:rFonts w:ascii="Georgia" w:hAnsi="Georgia"/>
            <w:lang w:val="de-DE"/>
          </w:rPr>
          <w:t xml:space="preserve">nun </w:t>
        </w:r>
      </w:ins>
      <w:r w:rsidRPr="004033F0">
        <w:rPr>
          <w:rFonts w:ascii="Georgia" w:hAnsi="Georgia"/>
          <w:lang w:val="de-DE"/>
        </w:rPr>
        <w:t xml:space="preserve">im Rahmen eines </w:t>
      </w:r>
      <w:del w:id="59" w:author="David Döbele" w:date="2022-07-19T19:17:00Z">
        <w:r w:rsidRPr="004033F0" w:rsidDel="00021752">
          <w:rPr>
            <w:rFonts w:ascii="Georgia" w:hAnsi="Georgia"/>
            <w:lang w:val="de-DE"/>
          </w:rPr>
          <w:delText xml:space="preserve">weiteren </w:delText>
        </w:r>
      </w:del>
      <w:ins w:id="60" w:author="David Döbele" w:date="2022-12-06T19:34:00Z">
        <w:r w:rsidR="006A135D">
          <w:rPr>
            <w:rFonts w:ascii="Georgia" w:hAnsi="Georgia"/>
            <w:lang w:val="de-DE"/>
          </w:rPr>
          <w:t>Audit-Praktikums bei einem internationalen Top-Player final</w:t>
        </w:r>
      </w:ins>
      <w:del w:id="61" w:author="David Döbele" w:date="2022-12-06T19:34:00Z">
        <w:r w:rsidRPr="004033F0" w:rsidDel="006A135D">
          <w:rPr>
            <w:rFonts w:ascii="Georgia" w:hAnsi="Georgia"/>
            <w:lang w:val="de-DE"/>
          </w:rPr>
          <w:delText>Praktikums</w:delText>
        </w:r>
      </w:del>
      <w:r w:rsidRPr="004033F0">
        <w:rPr>
          <w:rFonts w:ascii="Georgia" w:hAnsi="Georgia"/>
          <w:lang w:val="de-DE"/>
        </w:rPr>
        <w:t xml:space="preserve"> </w:t>
      </w:r>
      <w:ins w:id="62" w:author="Nadine Struck" w:date="2022-07-11T16:25:00Z">
        <w:r w:rsidR="003B2684">
          <w:rPr>
            <w:rFonts w:ascii="Georgia" w:hAnsi="Georgia"/>
            <w:lang w:val="de-DE"/>
          </w:rPr>
          <w:t xml:space="preserve">in </w:t>
        </w:r>
      </w:ins>
      <w:del w:id="63" w:author="David Döbele" w:date="2022-07-19T19:17:00Z">
        <w:r w:rsidRPr="004033F0" w:rsidDel="00021752">
          <w:rPr>
            <w:rFonts w:ascii="Georgia" w:hAnsi="Georgia"/>
            <w:lang w:val="de-DE"/>
          </w:rPr>
          <w:delText>Richtung M&amp;A</w:delText>
        </w:r>
      </w:del>
      <w:ins w:id="64" w:author="David Döbele" w:date="2022-07-19T19:17:00Z">
        <w:r w:rsidR="00021752">
          <w:rPr>
            <w:rFonts w:ascii="Georgia" w:hAnsi="Georgia"/>
            <w:lang w:val="de-DE"/>
          </w:rPr>
          <w:t>diese Richtung</w:t>
        </w:r>
      </w:ins>
      <w:r w:rsidRPr="004033F0">
        <w:rPr>
          <w:rFonts w:ascii="Georgia" w:hAnsi="Georgia"/>
          <w:lang w:val="de-DE"/>
        </w:rPr>
        <w:t xml:space="preserve"> lenken.</w:t>
      </w:r>
      <w:ins w:id="65" w:author="Estocq, Sébastien Michel Bruno" w:date="2022-07-12T22:37:00Z">
        <w:r w:rsidR="002F0BD2">
          <w:rPr>
            <w:rFonts w:ascii="Georgia" w:hAnsi="Georgia"/>
            <w:lang w:val="de-DE"/>
          </w:rPr>
          <w:t xml:space="preserve">  </w:t>
        </w:r>
      </w:ins>
    </w:p>
    <w:p w14:paraId="7FB31835" w14:textId="77777777" w:rsidR="00E04CD1" w:rsidRDefault="00E04CD1" w:rsidP="00E04CD1">
      <w:pPr>
        <w:spacing w:after="0" w:line="240" w:lineRule="auto"/>
        <w:jc w:val="both"/>
        <w:rPr>
          <w:rFonts w:ascii="Georgia" w:hAnsi="Georgia"/>
          <w:lang w:val="de-DE"/>
        </w:rPr>
      </w:pPr>
    </w:p>
    <w:p w14:paraId="5926E54F" w14:textId="2810FAD0" w:rsidR="002F0BD2" w:rsidDel="00FF356B" w:rsidRDefault="00E04CD1" w:rsidP="00E04CD1">
      <w:pPr>
        <w:spacing w:after="0" w:line="240" w:lineRule="auto"/>
        <w:jc w:val="both"/>
        <w:rPr>
          <w:ins w:id="66" w:author="Estocq, Sébastien Michel Bruno" w:date="2022-07-12T22:37:00Z"/>
          <w:del w:id="67" w:author="Kadir Dasan" w:date="2022-07-13T09:50:00Z"/>
          <w:rFonts w:ascii="Georgia" w:hAnsi="Georgia"/>
          <w:lang w:val="de-DE"/>
        </w:rPr>
      </w:pPr>
      <w:commentRangeStart w:id="68"/>
      <w:commentRangeStart w:id="69"/>
      <w:r>
        <w:rPr>
          <w:rFonts w:ascii="Georgia" w:hAnsi="Georgia"/>
          <w:lang w:val="de-DE"/>
        </w:rPr>
        <w:t xml:space="preserve">Network Corporate Finance &amp; Co. KG scheint mir für das Praktikum ideal. </w:t>
      </w:r>
      <w:r w:rsidRPr="00016E92">
        <w:rPr>
          <w:rFonts w:ascii="Georgia" w:hAnsi="Georgia"/>
          <w:lang w:val="de-DE"/>
        </w:rPr>
        <w:t xml:space="preserve">Mit Ihrem Status als eine der führenden Investmentbanking-Boutiquen im deutschsprachigen Raum begleiten Sie Ihre Kunden langfristig und führen </w:t>
      </w:r>
      <w:del w:id="70" w:author="Nadine Struck" w:date="2022-07-11T16:25:00Z">
        <w:r w:rsidRPr="00016E92" w:rsidDel="003B2684">
          <w:rPr>
            <w:rFonts w:ascii="Georgia" w:hAnsi="Georgia"/>
            <w:lang w:val="de-DE"/>
          </w:rPr>
          <w:delText>S</w:delText>
        </w:r>
      </w:del>
      <w:ins w:id="71" w:author="Nadine Struck" w:date="2022-07-11T16:25:00Z">
        <w:r w:rsidR="003B2684">
          <w:rPr>
            <w:rFonts w:ascii="Georgia" w:hAnsi="Georgia"/>
            <w:lang w:val="de-DE"/>
          </w:rPr>
          <w:t>s</w:t>
        </w:r>
      </w:ins>
      <w:r w:rsidRPr="00016E92">
        <w:rPr>
          <w:rFonts w:ascii="Georgia" w:hAnsi="Georgia"/>
          <w:lang w:val="de-DE"/>
        </w:rPr>
        <w:t xml:space="preserve">ie zu nachhaltigem Erfolg. Gleichzeitig bieten Sie Ihren Kunden ein hohes Maß an Fach- und Verhandlungskompetenzen sowie ideenreiche Lösungen. Besonders spannend finde ich auch Ihren starken Fokus auf die </w:t>
      </w:r>
      <w:del w:id="72" w:author="Kadir Dasan" w:date="2022-07-11T10:36:00Z">
        <w:r w:rsidRPr="00016E92" w:rsidDel="00A71929">
          <w:rPr>
            <w:rFonts w:ascii="Georgia" w:hAnsi="Georgia"/>
            <w:lang w:val="de-DE"/>
          </w:rPr>
          <w:delText xml:space="preserve">Bereiche </w:delText>
        </w:r>
      </w:del>
      <w:r w:rsidRPr="00016E92">
        <w:rPr>
          <w:rFonts w:ascii="Georgia" w:hAnsi="Georgia"/>
          <w:lang w:val="de-DE"/>
        </w:rPr>
        <w:t xml:space="preserve">Unternehmenskäufe und </w:t>
      </w:r>
      <w:r w:rsidR="001D1A22">
        <w:rPr>
          <w:rFonts w:ascii="Georgia" w:hAnsi="Georgia"/>
          <w:lang w:val="de-DE"/>
        </w:rPr>
        <w:t>Kapitalmarkttransaktion.</w:t>
      </w:r>
      <w:ins w:id="73" w:author="Kadir Dasan" w:date="2022-07-13T09:50:00Z">
        <w:r w:rsidR="00FF356B">
          <w:rPr>
            <w:rFonts w:ascii="Georgia" w:hAnsi="Georgia"/>
            <w:lang w:val="de-DE"/>
          </w:rPr>
          <w:t xml:space="preserve"> </w:t>
        </w:r>
      </w:ins>
    </w:p>
    <w:p w14:paraId="37AB8113" w14:textId="2E1B15A8" w:rsidR="003D5F2B" w:rsidDel="00515F04" w:rsidRDefault="00433221" w:rsidP="00E04CD1">
      <w:pPr>
        <w:spacing w:after="0" w:line="240" w:lineRule="auto"/>
        <w:jc w:val="both"/>
        <w:rPr>
          <w:del w:id="74" w:author="Estocq, Sébastien Michel Bruno" w:date="2022-07-12T22:19:00Z"/>
          <w:rFonts w:ascii="Georgia" w:hAnsi="Georgia"/>
          <w:lang w:val="de-DE"/>
        </w:rPr>
      </w:pPr>
      <w:ins w:id="75" w:author="Estocq, Sébastien Michel Bruno" w:date="2022-07-12T21:18:00Z">
        <w:r>
          <w:rPr>
            <w:rFonts w:ascii="Georgia" w:hAnsi="Georgia"/>
            <w:lang w:val="de-DE"/>
          </w:rPr>
          <w:t xml:space="preserve">Viele Ihrer Mandanten sind auf </w:t>
        </w:r>
      </w:ins>
      <w:ins w:id="76" w:author="Estocq, Sébastien Michel Bruno" w:date="2022-07-12T21:19:00Z">
        <w:r>
          <w:rPr>
            <w:rFonts w:ascii="Georgia" w:hAnsi="Georgia"/>
            <w:lang w:val="de-DE"/>
          </w:rPr>
          <w:t>zukunftsträchtige Bereiche spezialisiert</w:t>
        </w:r>
      </w:ins>
      <w:ins w:id="77" w:author="Anna-Marleen Howe" w:date="2022-07-13T15:03:00Z">
        <w:r w:rsidR="00AF4C81">
          <w:rPr>
            <w:rFonts w:ascii="Georgia" w:hAnsi="Georgia"/>
            <w:lang w:val="de-DE"/>
          </w:rPr>
          <w:t>, n</w:t>
        </w:r>
      </w:ins>
      <w:ins w:id="78" w:author="Estocq, Sébastien Michel Bruno" w:date="2022-07-12T21:19:00Z">
        <w:del w:id="79" w:author="Anna-Marleen Howe" w:date="2022-07-13T15:03:00Z">
          <w:r w:rsidDel="00AF4C81">
            <w:rPr>
              <w:rFonts w:ascii="Georgia" w:hAnsi="Georgia"/>
              <w:lang w:val="de-DE"/>
            </w:rPr>
            <w:delText xml:space="preserve">. </w:delText>
          </w:r>
        </w:del>
      </w:ins>
      <w:ins w:id="80" w:author="Estocq, Sébastien Michel Bruno" w:date="2022-07-12T22:17:00Z">
        <w:del w:id="81" w:author="Anna-Marleen Howe" w:date="2022-07-13T15:03:00Z">
          <w:r w:rsidR="00515F04" w:rsidDel="00AF4C81">
            <w:rPr>
              <w:rFonts w:ascii="Georgia" w:hAnsi="Georgia"/>
              <w:lang w:val="de-DE"/>
            </w:rPr>
            <w:delText>N</w:delText>
          </w:r>
        </w:del>
        <w:r w:rsidR="00515F04">
          <w:rPr>
            <w:rFonts w:ascii="Georgia" w:hAnsi="Georgia"/>
            <w:lang w:val="de-DE"/>
          </w:rPr>
          <w:t>ämlich</w:t>
        </w:r>
      </w:ins>
      <w:ins w:id="82" w:author="Estocq, Sébastien Michel Bruno" w:date="2022-07-12T22:19:00Z">
        <w:r w:rsidR="00515F04">
          <w:rPr>
            <w:rFonts w:ascii="Georgia" w:hAnsi="Georgia"/>
            <w:lang w:val="de-DE"/>
          </w:rPr>
          <w:t xml:space="preserve"> </w:t>
        </w:r>
        <w:del w:id="83" w:author="Anna-Marleen Howe" w:date="2022-07-13T15:03:00Z">
          <w:r w:rsidR="00515F04" w:rsidDel="00AF4C81">
            <w:rPr>
              <w:rFonts w:ascii="Georgia" w:hAnsi="Georgia"/>
              <w:lang w:val="de-DE"/>
            </w:rPr>
            <w:delText xml:space="preserve">in der Healthcare und in </w:delText>
          </w:r>
        </w:del>
      </w:ins>
      <w:ins w:id="84" w:author="Kadir Dasan" w:date="2022-07-13T09:50:00Z">
        <w:del w:id="85" w:author="Anna-Marleen Howe" w:date="2022-07-13T15:03:00Z">
          <w:r w:rsidR="00FF356B" w:rsidDel="00AF4C81">
            <w:rPr>
              <w:rFonts w:ascii="Georgia" w:hAnsi="Georgia"/>
              <w:lang w:val="de-DE"/>
            </w:rPr>
            <w:delText>der IT</w:delText>
          </w:r>
        </w:del>
      </w:ins>
      <w:ins w:id="86" w:author="Estocq, Sébastien Michel Bruno" w:date="2022-07-12T22:19:00Z">
        <w:del w:id="87" w:author="Anna-Marleen Howe" w:date="2022-07-13T15:03:00Z">
          <w:r w:rsidR="00515F04" w:rsidDel="00AF4C81">
            <w:rPr>
              <w:rFonts w:ascii="Georgia" w:hAnsi="Georgia"/>
              <w:lang w:val="de-DE"/>
            </w:rPr>
            <w:delText>dem IT.</w:delText>
          </w:r>
        </w:del>
      </w:ins>
      <w:ins w:id="88" w:author="Anna-Marleen Howe" w:date="2022-07-13T15:03:00Z">
        <w:r w:rsidR="00AF4C81">
          <w:rPr>
            <w:rFonts w:ascii="Georgia" w:hAnsi="Georgia"/>
            <w:lang w:val="de-DE"/>
          </w:rPr>
          <w:t xml:space="preserve">im IT- und </w:t>
        </w:r>
        <w:proofErr w:type="spellStart"/>
        <w:r w:rsidR="00AF4C81">
          <w:rPr>
            <w:rFonts w:ascii="Georgia" w:hAnsi="Georgia"/>
            <w:lang w:val="de-DE"/>
          </w:rPr>
          <w:t>Healthcare</w:t>
        </w:r>
        <w:proofErr w:type="spellEnd"/>
        <w:r w:rsidR="00AF4C81">
          <w:rPr>
            <w:rFonts w:ascii="Georgia" w:hAnsi="Georgia"/>
            <w:lang w:val="de-DE"/>
          </w:rPr>
          <w:t xml:space="preserve"> Sektor.</w:t>
        </w:r>
      </w:ins>
      <w:ins w:id="89" w:author="Estocq, Sébastien Michel Bruno" w:date="2022-07-12T22:19:00Z">
        <w:r w:rsidR="00515F04">
          <w:rPr>
            <w:rFonts w:ascii="Georgia" w:hAnsi="Georgia"/>
            <w:lang w:val="de-DE"/>
          </w:rPr>
          <w:t xml:space="preserve"> </w:t>
        </w:r>
      </w:ins>
      <w:ins w:id="90" w:author="Kadir Dasan" w:date="2022-07-11T10:36:00Z">
        <w:del w:id="91" w:author="Estocq, Sébastien Michel Bruno" w:date="2022-07-12T22:18:00Z">
          <w:r w:rsidR="00A71929" w:rsidDel="00515F04">
            <w:rPr>
              <w:rFonts w:ascii="Georgia" w:hAnsi="Georgia"/>
              <w:lang w:val="de-DE"/>
            </w:rPr>
            <w:delText xml:space="preserve"> </w:delText>
          </w:r>
        </w:del>
      </w:ins>
      <w:del w:id="92" w:author="Estocq, Sébastien Michel Bruno" w:date="2022-07-12T22:19:00Z">
        <w:r w:rsidR="00E04CD1" w:rsidRPr="00016E92" w:rsidDel="00515F04">
          <w:rPr>
            <w:rFonts w:ascii="Georgia" w:hAnsi="Georgia"/>
            <w:lang w:val="de-DE"/>
          </w:rPr>
          <w:delText xml:space="preserve">  </w:delText>
        </w:r>
      </w:del>
    </w:p>
    <w:p w14:paraId="56D241D5" w14:textId="77777777" w:rsidR="003D5F2B" w:rsidDel="00A71929" w:rsidRDefault="003D5F2B" w:rsidP="00E04CD1">
      <w:pPr>
        <w:spacing w:after="0" w:line="240" w:lineRule="auto"/>
        <w:jc w:val="both"/>
        <w:rPr>
          <w:del w:id="93" w:author="Kadir Dasan" w:date="2022-07-11T10:36:00Z"/>
          <w:rFonts w:ascii="Georgia" w:hAnsi="Georgia"/>
          <w:lang w:val="de-DE"/>
        </w:rPr>
      </w:pPr>
    </w:p>
    <w:p w14:paraId="14B4A530" w14:textId="7453E487" w:rsidR="00E04CD1" w:rsidRPr="00016E92" w:rsidRDefault="00E04CD1" w:rsidP="00A71929">
      <w:pPr>
        <w:spacing w:after="0" w:line="240" w:lineRule="auto"/>
        <w:jc w:val="both"/>
        <w:rPr>
          <w:rFonts w:ascii="Georgia" w:hAnsi="Georgia"/>
          <w:lang w:val="de-DE"/>
        </w:rPr>
      </w:pPr>
      <w:del w:id="94" w:author="Kadir Dasan" w:date="2022-07-11T10:36:00Z">
        <w:r w:rsidRPr="00016E92" w:rsidDel="00A71929">
          <w:rPr>
            <w:rFonts w:ascii="Georgia" w:hAnsi="Georgia"/>
            <w:lang w:val="de-DE"/>
          </w:rPr>
          <w:delText>Ich sehe durch</w:delText>
        </w:r>
      </w:del>
      <w:ins w:id="95" w:author="Kadir Dasan" w:date="2022-07-11T10:36:00Z">
        <w:r w:rsidR="00A71929">
          <w:rPr>
            <w:rFonts w:ascii="Georgia" w:hAnsi="Georgia"/>
            <w:lang w:val="de-DE"/>
          </w:rPr>
          <w:t>Durch</w:t>
        </w:r>
      </w:ins>
      <w:r w:rsidRPr="00016E92">
        <w:rPr>
          <w:rFonts w:ascii="Georgia" w:hAnsi="Georgia"/>
          <w:lang w:val="de-DE"/>
        </w:rPr>
        <w:t xml:space="preserve"> die Digitalisierung </w:t>
      </w:r>
      <w:ins w:id="96" w:author="Kadir Dasan" w:date="2022-07-11T10:36:00Z">
        <w:r w:rsidR="00A71929">
          <w:rPr>
            <w:rFonts w:ascii="Georgia" w:hAnsi="Georgia"/>
            <w:lang w:val="de-DE"/>
          </w:rPr>
          <w:t>erkenne</w:t>
        </w:r>
      </w:ins>
      <w:ins w:id="97" w:author="Kadir Dasan" w:date="2022-07-11T10:37:00Z">
        <w:r w:rsidR="00A71929">
          <w:rPr>
            <w:rFonts w:ascii="Georgia" w:hAnsi="Georgia"/>
            <w:lang w:val="de-DE"/>
          </w:rPr>
          <w:t xml:space="preserve"> ich </w:t>
        </w:r>
      </w:ins>
      <w:r w:rsidRPr="00016E92">
        <w:rPr>
          <w:rFonts w:ascii="Georgia" w:hAnsi="Georgia"/>
          <w:lang w:val="de-DE"/>
        </w:rPr>
        <w:t>eine große Wirkungsfähigkeit in diesem Sektor, der mich schon immer b</w:t>
      </w:r>
      <w:ins w:id="98" w:author="Kadir Dasan" w:date="2022-07-13T09:50:00Z">
        <w:r w:rsidR="00FF356B">
          <w:rPr>
            <w:rFonts w:ascii="Georgia" w:hAnsi="Georgia"/>
            <w:lang w:val="de-DE"/>
          </w:rPr>
          <w:t>e</w:t>
        </w:r>
      </w:ins>
      <w:del w:id="99" w:author="Kadir Dasan" w:date="2022-07-13T09:50:00Z">
        <w:r w:rsidRPr="00016E92" w:rsidDel="00FF356B">
          <w:rPr>
            <w:rFonts w:ascii="Georgia" w:hAnsi="Georgia"/>
            <w:lang w:val="de-DE"/>
          </w:rPr>
          <w:delText>e</w:delText>
        </w:r>
      </w:del>
      <w:r w:rsidRPr="00016E92">
        <w:rPr>
          <w:rFonts w:ascii="Georgia" w:hAnsi="Georgia"/>
          <w:lang w:val="de-DE"/>
        </w:rPr>
        <w:t>geistert hat. Wie schnell diese Branche wandelt und wie viele Unternehmen sich heutzutage in Bezug auf die Digitalisierung weiterentwickeln müssen, regt mich an. Dadurch kann ich mir sehr gut vorstellen, mich bei meinem Berufseinstieg auf die Financial Services Branche zu fokussieren, wodurch Sie die perfekte Adresse für dieses Praktikum sind.</w:t>
      </w:r>
      <w:commentRangeEnd w:id="68"/>
      <w:r w:rsidR="003D5F2B">
        <w:rPr>
          <w:rStyle w:val="Kommentarzeichen"/>
        </w:rPr>
        <w:commentReference w:id="68"/>
      </w:r>
      <w:commentRangeEnd w:id="69"/>
      <w:r w:rsidR="008C5BC6">
        <w:rPr>
          <w:rStyle w:val="Kommentarzeichen"/>
        </w:rPr>
        <w:commentReference w:id="69"/>
      </w:r>
    </w:p>
    <w:p w14:paraId="7131E6B2" w14:textId="77777777" w:rsidR="00E04CD1" w:rsidRPr="00016E92" w:rsidRDefault="00E04CD1" w:rsidP="00E04CD1">
      <w:pPr>
        <w:spacing w:after="0" w:line="240" w:lineRule="auto"/>
        <w:jc w:val="both"/>
        <w:rPr>
          <w:rFonts w:ascii="Georgia" w:hAnsi="Georgia"/>
          <w:lang w:val="de-DE"/>
        </w:rPr>
      </w:pPr>
    </w:p>
    <w:p w14:paraId="226C26B6" w14:textId="35FB8039" w:rsidR="00E04CD1" w:rsidRPr="00016E92" w:rsidRDefault="00E04CD1" w:rsidP="00E04CD1">
      <w:pPr>
        <w:spacing w:after="0" w:line="240" w:lineRule="auto"/>
        <w:jc w:val="both"/>
        <w:rPr>
          <w:rFonts w:ascii="Georgia" w:hAnsi="Georgia"/>
          <w:lang w:val="de-DE"/>
        </w:rPr>
      </w:pPr>
      <w:r w:rsidRPr="00016E92">
        <w:rPr>
          <w:rFonts w:ascii="Georgia" w:hAnsi="Georgia"/>
          <w:lang w:val="de-DE"/>
        </w:rPr>
        <w:t xml:space="preserve">Von dem Praktikum im </w:t>
      </w:r>
      <w:del w:id="100" w:author="David Döbele" w:date="2022-12-06T19:34:00Z">
        <w:r w:rsidRPr="00016E92" w:rsidDel="006A135D">
          <w:rPr>
            <w:rFonts w:ascii="Georgia" w:hAnsi="Georgia"/>
            <w:lang w:val="de-DE"/>
          </w:rPr>
          <w:delText>M&amp;A</w:delText>
        </w:r>
      </w:del>
      <w:ins w:id="101" w:author="David Döbele" w:date="2022-12-06T19:34:00Z">
        <w:r w:rsidR="006A135D">
          <w:rPr>
            <w:rFonts w:ascii="Georgia" w:hAnsi="Georgia"/>
            <w:lang w:val="de-DE"/>
          </w:rPr>
          <w:t>Audit bei Ihnen</w:t>
        </w:r>
      </w:ins>
      <w:r w:rsidRPr="00016E92">
        <w:rPr>
          <w:rFonts w:ascii="Georgia" w:hAnsi="Georgia"/>
          <w:lang w:val="de-DE"/>
        </w:rPr>
        <w:t xml:space="preserve"> erhoffe ich eine steile </w:t>
      </w:r>
      <w:ins w:id="102" w:author="Kadir Dasan" w:date="2022-07-11T10:33:00Z">
        <w:r w:rsidR="00A71929">
          <w:rPr>
            <w:rFonts w:ascii="Georgia" w:hAnsi="Georgia"/>
            <w:lang w:val="de-DE"/>
          </w:rPr>
          <w:t xml:space="preserve">Lernkurve </w:t>
        </w:r>
      </w:ins>
      <w:ins w:id="103" w:author="Kadir Dasan" w:date="2022-07-13T09:50:00Z">
        <w:r w:rsidR="00FF356B">
          <w:rPr>
            <w:rFonts w:ascii="Georgia" w:hAnsi="Georgia"/>
            <w:lang w:val="de-DE"/>
          </w:rPr>
          <w:t>sowie die</w:t>
        </w:r>
      </w:ins>
      <w:del w:id="104" w:author="Kadir Dasan" w:date="2022-07-11T10:33:00Z">
        <w:r w:rsidRPr="00016E92" w:rsidDel="00A71929">
          <w:rPr>
            <w:rFonts w:ascii="Georgia" w:hAnsi="Georgia"/>
            <w:lang w:val="de-DE"/>
          </w:rPr>
          <w:delText>Lernkurve</w:delText>
        </w:r>
        <w:r w:rsidDel="00A71929">
          <w:rPr>
            <w:rFonts w:ascii="Georgia" w:hAnsi="Georgia"/>
            <w:lang w:val="de-DE"/>
          </w:rPr>
          <w:delText>, mit</w:delText>
        </w:r>
      </w:del>
      <w:del w:id="105" w:author="Kadir Dasan" w:date="2022-07-13T09:50:00Z">
        <w:r w:rsidRPr="00016E92" w:rsidDel="00FF356B">
          <w:rPr>
            <w:rFonts w:ascii="Georgia" w:hAnsi="Georgia"/>
            <w:lang w:val="de-DE"/>
          </w:rPr>
          <w:delText xml:space="preserve"> der</w:delText>
        </w:r>
      </w:del>
      <w:r w:rsidRPr="00016E92">
        <w:rPr>
          <w:rFonts w:ascii="Georgia" w:hAnsi="Georgia"/>
          <w:lang w:val="de-DE"/>
        </w:rPr>
        <w:t xml:space="preserve"> Möglichkeit, meine bisherigen Erfahrungen in der Unternehmensbewertung und Analyse mehrwertschaffen</w:t>
      </w:r>
      <w:r>
        <w:rPr>
          <w:rFonts w:ascii="Georgia" w:hAnsi="Georgia"/>
          <w:lang w:val="de-DE"/>
        </w:rPr>
        <w:t>d</w:t>
      </w:r>
      <w:r w:rsidRPr="00016E92">
        <w:rPr>
          <w:rFonts w:ascii="Georgia" w:hAnsi="Georgia"/>
          <w:lang w:val="de-DE"/>
        </w:rPr>
        <w:t xml:space="preserve"> einzubringen. Ich bin mir sicher, dass ich dank meiner hohen Einsatzbereitschaft, meine</w:t>
      </w:r>
      <w:ins w:id="106" w:author="Kadir Dasan" w:date="2022-07-11T10:40:00Z">
        <w:r w:rsidR="008C5BC6">
          <w:rPr>
            <w:rFonts w:ascii="Georgia" w:hAnsi="Georgia"/>
            <w:lang w:val="de-DE"/>
          </w:rPr>
          <w:t>s</w:t>
        </w:r>
      </w:ins>
      <w:del w:id="107" w:author="Kadir Dasan" w:date="2022-07-11T10:40:00Z">
        <w:r w:rsidRPr="00016E92" w:rsidDel="008C5BC6">
          <w:rPr>
            <w:rFonts w:ascii="Georgia" w:hAnsi="Georgia"/>
            <w:lang w:val="de-DE"/>
          </w:rPr>
          <w:delText>m</w:delText>
        </w:r>
      </w:del>
      <w:r w:rsidRPr="00016E92">
        <w:rPr>
          <w:rFonts w:ascii="Georgia" w:hAnsi="Georgia"/>
          <w:lang w:val="de-DE"/>
        </w:rPr>
        <w:t xml:space="preserve"> großen Interesse</w:t>
      </w:r>
      <w:ins w:id="108" w:author="Kadir Dasan" w:date="2022-07-11T10:40:00Z">
        <w:r w:rsidR="008C5BC6">
          <w:rPr>
            <w:rFonts w:ascii="Georgia" w:hAnsi="Georgia"/>
            <w:lang w:val="de-DE"/>
          </w:rPr>
          <w:t>s</w:t>
        </w:r>
      </w:ins>
      <w:r w:rsidRPr="00016E92">
        <w:rPr>
          <w:rFonts w:ascii="Georgia" w:hAnsi="Georgia"/>
          <w:lang w:val="de-DE"/>
        </w:rPr>
        <w:t xml:space="preserve"> an der Finanzbranche sowie meine</w:t>
      </w:r>
      <w:ins w:id="109" w:author="Kadir Dasan" w:date="2022-07-11T10:40:00Z">
        <w:r w:rsidR="008C5BC6">
          <w:rPr>
            <w:rFonts w:ascii="Georgia" w:hAnsi="Georgia"/>
            <w:lang w:val="de-DE"/>
          </w:rPr>
          <w:t>r</w:t>
        </w:r>
      </w:ins>
      <w:r w:rsidRPr="00016E92">
        <w:rPr>
          <w:rFonts w:ascii="Georgia" w:hAnsi="Georgia"/>
          <w:lang w:val="de-DE"/>
        </w:rPr>
        <w:t xml:space="preserve"> analytischen Fähigkeiten</w:t>
      </w:r>
      <w:del w:id="110" w:author="Nadine Struck" w:date="2022-07-11T16:27:00Z">
        <w:r w:rsidRPr="00016E92" w:rsidDel="003B2684">
          <w:rPr>
            <w:rFonts w:ascii="Georgia" w:hAnsi="Georgia"/>
            <w:lang w:val="de-DE"/>
          </w:rPr>
          <w:delText xml:space="preserve"> ich</w:delText>
        </w:r>
      </w:del>
      <w:r w:rsidRPr="00016E92">
        <w:rPr>
          <w:rFonts w:ascii="Georgia" w:hAnsi="Georgia"/>
          <w:lang w:val="de-DE"/>
        </w:rPr>
        <w:t xml:space="preserve"> eine Bereicherung für Sie sein werde. Ich würde mich darüber hinaus freuen, Sie auch in einem persönlichen Gespräch von mir überzeugen zu </w:t>
      </w:r>
      <w:commentRangeStart w:id="111"/>
      <w:commentRangeStart w:id="112"/>
      <w:r w:rsidRPr="00016E92">
        <w:rPr>
          <w:rFonts w:ascii="Georgia" w:hAnsi="Georgia"/>
          <w:lang w:val="de-DE"/>
        </w:rPr>
        <w:t>können</w:t>
      </w:r>
      <w:commentRangeEnd w:id="111"/>
      <w:r w:rsidR="002F0BD2">
        <w:rPr>
          <w:rStyle w:val="Kommentarzeichen"/>
        </w:rPr>
        <w:commentReference w:id="111"/>
      </w:r>
      <w:commentRangeEnd w:id="112"/>
      <w:r w:rsidR="00AF4C81">
        <w:rPr>
          <w:rStyle w:val="Kommentarzeichen"/>
        </w:rPr>
        <w:commentReference w:id="112"/>
      </w:r>
      <w:r w:rsidRPr="00016E92">
        <w:rPr>
          <w:rFonts w:ascii="Georgia" w:hAnsi="Georgia"/>
          <w:lang w:val="de-DE"/>
        </w:rPr>
        <w:t>.</w:t>
      </w:r>
    </w:p>
    <w:p w14:paraId="2A15EB43" w14:textId="77777777" w:rsidR="00E04CD1" w:rsidRPr="00016E92" w:rsidRDefault="00E04CD1" w:rsidP="00E04CD1">
      <w:pPr>
        <w:spacing w:after="0" w:line="240" w:lineRule="auto"/>
        <w:jc w:val="both"/>
        <w:rPr>
          <w:rFonts w:ascii="Georgia" w:hAnsi="Georgia"/>
          <w:lang w:val="de-DE"/>
        </w:rPr>
      </w:pPr>
    </w:p>
    <w:p w14:paraId="25EF2655" w14:textId="43AFB6D0" w:rsidR="00E04CD1" w:rsidDel="00AF4C81" w:rsidRDefault="00E04CD1" w:rsidP="00E04CD1">
      <w:pPr>
        <w:spacing w:after="0" w:line="240" w:lineRule="auto"/>
        <w:jc w:val="both"/>
        <w:rPr>
          <w:del w:id="113" w:author="Anna-Marleen Howe" w:date="2022-07-13T15:04:00Z"/>
          <w:rFonts w:ascii="Georgia" w:hAnsi="Georgia"/>
          <w:lang w:val="de-DE"/>
        </w:rPr>
      </w:pPr>
      <w:r w:rsidRPr="00016E92">
        <w:rPr>
          <w:rFonts w:ascii="Georgia" w:hAnsi="Georgia"/>
          <w:lang w:val="de-DE"/>
        </w:rPr>
        <w:t>Mit freundlichen Grüßen</w:t>
      </w:r>
    </w:p>
    <w:p w14:paraId="47051F48" w14:textId="77777777" w:rsidR="00AF4C81" w:rsidRDefault="00AF4C81" w:rsidP="00E04CD1">
      <w:pPr>
        <w:spacing w:after="0" w:line="240" w:lineRule="auto"/>
        <w:jc w:val="both"/>
        <w:rPr>
          <w:ins w:id="114" w:author="Anna-Marleen Howe" w:date="2022-07-13T15:04:00Z"/>
          <w:rFonts w:ascii="Georgia" w:hAnsi="Georgia"/>
          <w:lang w:val="de-DE"/>
        </w:rPr>
      </w:pPr>
    </w:p>
    <w:p w14:paraId="629E5F2C" w14:textId="77777777" w:rsidR="00E04CD1" w:rsidRDefault="00E04CD1" w:rsidP="00E04CD1">
      <w:pPr>
        <w:spacing w:after="0" w:line="240" w:lineRule="auto"/>
        <w:jc w:val="both"/>
        <w:rPr>
          <w:rFonts w:ascii="Georgia" w:hAnsi="Georgia"/>
          <w:lang w:val="de-DE"/>
        </w:rPr>
      </w:pPr>
      <w:r w:rsidRPr="007943D3">
        <w:rPr>
          <w:rFonts w:ascii="Georgia" w:hAnsi="Georgia"/>
          <w:noProof/>
          <w:sz w:val="20"/>
          <w:szCs w:val="20"/>
          <w:lang w:val="de-DE"/>
        </w:rPr>
        <w:drawing>
          <wp:anchor distT="0" distB="0" distL="114300" distR="114300" simplePos="0" relativeHeight="251659264" behindDoc="0" locked="0" layoutInCell="1" allowOverlap="1" wp14:anchorId="620522FC" wp14:editId="7A1C138E">
            <wp:simplePos x="0" y="0"/>
            <wp:positionH relativeFrom="column">
              <wp:posOffset>-10160</wp:posOffset>
            </wp:positionH>
            <wp:positionV relativeFrom="paragraph">
              <wp:posOffset>33020</wp:posOffset>
            </wp:positionV>
            <wp:extent cx="1287780" cy="588010"/>
            <wp:effectExtent l="0" t="0" r="7620" b="2540"/>
            <wp:wrapNone/>
            <wp:docPr id="3"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7780" cy="588010"/>
                    </a:xfrm>
                    <a:prstGeom prst="rect">
                      <a:avLst/>
                    </a:prstGeom>
                  </pic:spPr>
                </pic:pic>
              </a:graphicData>
            </a:graphic>
            <wp14:sizeRelH relativeFrom="margin">
              <wp14:pctWidth>0</wp14:pctWidth>
            </wp14:sizeRelH>
            <wp14:sizeRelV relativeFrom="margin">
              <wp14:pctHeight>0</wp14:pctHeight>
            </wp14:sizeRelV>
          </wp:anchor>
        </w:drawing>
      </w:r>
    </w:p>
    <w:p w14:paraId="70B60215" w14:textId="77777777" w:rsidR="00E04CD1" w:rsidRPr="00C4294A" w:rsidDel="00021752" w:rsidRDefault="00E04CD1" w:rsidP="00E04CD1">
      <w:pPr>
        <w:spacing w:after="0" w:line="240" w:lineRule="auto"/>
        <w:rPr>
          <w:del w:id="115" w:author="David Döbele" w:date="2022-07-19T19:18:00Z"/>
          <w:rFonts w:ascii="Georgia" w:hAnsi="Georgia"/>
          <w:lang w:val="de-DE"/>
        </w:rPr>
      </w:pPr>
    </w:p>
    <w:p w14:paraId="117ADD70" w14:textId="77777777" w:rsidR="00E04CD1" w:rsidRPr="00C4294A" w:rsidDel="00021752" w:rsidRDefault="00E04CD1" w:rsidP="00E04CD1">
      <w:pPr>
        <w:spacing w:after="0" w:line="240" w:lineRule="auto"/>
        <w:rPr>
          <w:del w:id="116" w:author="David Döbele" w:date="2022-07-19T19:18:00Z"/>
          <w:rFonts w:ascii="Georgia" w:hAnsi="Georgia"/>
          <w:lang w:val="de-DE"/>
        </w:rPr>
      </w:pPr>
    </w:p>
    <w:p w14:paraId="318DC444" w14:textId="5FD46D91" w:rsidR="00E04CD1" w:rsidDel="00AF4C81" w:rsidRDefault="00E04CD1">
      <w:pPr>
        <w:spacing w:after="0" w:line="240" w:lineRule="auto"/>
        <w:rPr>
          <w:del w:id="117" w:author="Anna-Marleen Howe" w:date="2022-07-13T15:04:00Z"/>
          <w:rFonts w:ascii="Georgia" w:hAnsi="Georgia"/>
          <w:lang w:val="de-DE"/>
        </w:rPr>
      </w:pPr>
    </w:p>
    <w:p w14:paraId="26AF2F7C" w14:textId="1F00AD6F" w:rsidR="00E04CD1" w:rsidRPr="00C4294A" w:rsidDel="00AF4C81" w:rsidRDefault="00E04CD1" w:rsidP="00E04CD1">
      <w:pPr>
        <w:spacing w:after="0" w:line="240" w:lineRule="auto"/>
        <w:rPr>
          <w:del w:id="118" w:author="Anna-Marleen Howe" w:date="2022-07-13T15:04:00Z"/>
          <w:rFonts w:ascii="Georgia" w:hAnsi="Georgia"/>
          <w:lang w:val="de-DE"/>
        </w:rPr>
      </w:pPr>
      <w:del w:id="119" w:author="Anna-Marleen Howe" w:date="2022-07-13T15:04:00Z">
        <w:r w:rsidRPr="00C4294A" w:rsidDel="00AF4C81">
          <w:rPr>
            <w:rFonts w:ascii="Georgia" w:hAnsi="Georgia"/>
            <w:lang w:val="de-DE"/>
          </w:rPr>
          <w:delText>Sébastien Estoc</w:delText>
        </w:r>
      </w:del>
      <w:ins w:id="120" w:author="Kadir Dasan" w:date="2022-07-11T10:33:00Z">
        <w:del w:id="121" w:author="Anna-Marleen Howe" w:date="2022-07-13T15:04:00Z">
          <w:r w:rsidR="00A71929" w:rsidDel="00AF4C81">
            <w:rPr>
              <w:lang w:val="de-DE"/>
            </w:rPr>
            <w:delText>q</w:delText>
          </w:r>
        </w:del>
      </w:ins>
      <w:del w:id="122" w:author="Anna-Marleen Howe" w:date="2022-07-13T15:04:00Z">
        <w:r w:rsidRPr="00C4294A" w:rsidDel="00AF4C81">
          <w:rPr>
            <w:rFonts w:ascii="Georgia" w:hAnsi="Georgia"/>
            <w:lang w:val="de-DE"/>
          </w:rPr>
          <w:delText>q</w:delText>
        </w:r>
      </w:del>
    </w:p>
    <w:bookmarkEnd w:id="0"/>
    <w:p w14:paraId="29BD662A" w14:textId="77777777" w:rsidR="00E04CD1" w:rsidRPr="00C4294A" w:rsidDel="00A71929" w:rsidRDefault="00E04CD1" w:rsidP="00E04CD1">
      <w:pPr>
        <w:rPr>
          <w:del w:id="123" w:author="Kadir Dasan" w:date="2022-07-11T10:33:00Z"/>
          <w:lang w:val="de-DE"/>
        </w:rPr>
      </w:pPr>
    </w:p>
    <w:p w14:paraId="11C2559B" w14:textId="77777777" w:rsidR="003412F9" w:rsidRPr="00C4294A" w:rsidRDefault="003412F9">
      <w:pPr>
        <w:spacing w:after="0" w:line="240" w:lineRule="auto"/>
        <w:rPr>
          <w:lang w:val="de-DE"/>
        </w:rPr>
        <w:pPrChange w:id="124" w:author="Kadir Dasan" w:date="2022-07-11T10:33:00Z">
          <w:pPr/>
        </w:pPrChange>
      </w:pPr>
    </w:p>
    <w:sectPr w:rsidR="003412F9" w:rsidRPr="00C4294A" w:rsidSect="00CF7509">
      <w:pgSz w:w="11906" w:h="16838"/>
      <w:pgMar w:top="567" w:right="964" w:bottom="624" w:left="96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Kadir Dasan" w:date="2022-07-11T10:35:00Z" w:initials="KD">
    <w:p w14:paraId="71699B29" w14:textId="77777777" w:rsidR="00A71929" w:rsidRDefault="00A71929" w:rsidP="00725DE0">
      <w:pPr>
        <w:pStyle w:val="Kommentartext"/>
      </w:pPr>
      <w:r>
        <w:rPr>
          <w:rStyle w:val="Kommentarzeichen"/>
        </w:rPr>
        <w:annotationRef/>
      </w:r>
      <w:r>
        <w:t>Welche Initiativen? Bitte genauer drauf eingehen und auch vllt damit Softskills wie Teamfähigkeit verbingen</w:t>
      </w:r>
    </w:p>
  </w:comment>
  <w:comment w:id="34" w:author="Estocq, Sébastien Michel Bruno" w:date="2022-07-12T22:35:00Z" w:initials="ESMB">
    <w:p w14:paraId="603C8DB4" w14:textId="77777777" w:rsidR="002F0BD2" w:rsidRDefault="002F0BD2">
      <w:pPr>
        <w:pStyle w:val="Kommentartext"/>
      </w:pPr>
      <w:r>
        <w:rPr>
          <w:rStyle w:val="Kommentarzeichen"/>
        </w:rPr>
        <w:annotationRef/>
      </w:r>
      <w:r>
        <w:t xml:space="preserve">Kann ich es so im Motivationsschreiben hinzufügen ? : </w:t>
      </w:r>
    </w:p>
    <w:p w14:paraId="0E152230" w14:textId="77777777" w:rsidR="002F0BD2" w:rsidRDefault="002F0BD2">
      <w:pPr>
        <w:pStyle w:val="Kommentartext"/>
      </w:pPr>
      <w:r>
        <w:t xml:space="preserve">[…] zusätzlichen Initiativen zu engagieren. Ich bin beispielsweise Botschafter in der Schule gewesen (während meiner Gymnasialzeit) und konnte mit anderen Botschaftern an Sensibilisierungssetzungen teilnehmen. </w:t>
      </w:r>
    </w:p>
    <w:p w14:paraId="5BCD3F36" w14:textId="77777777" w:rsidR="002F0BD2" w:rsidRDefault="002F0BD2">
      <w:pPr>
        <w:pStyle w:val="Kommentartext"/>
      </w:pPr>
      <w:r>
        <w:t xml:space="preserve">Wir haben in Gruppenarbeit daran gearbeitet, wie wir junge Schüler über Mobbing in der Schule am besten aufklären können. </w:t>
      </w:r>
    </w:p>
    <w:p w14:paraId="6BFEE829" w14:textId="77777777" w:rsidR="002F0BD2" w:rsidRDefault="002F0BD2">
      <w:pPr>
        <w:pStyle w:val="Kommentartext"/>
      </w:pPr>
    </w:p>
    <w:p w14:paraId="2D1D5C2A" w14:textId="77777777" w:rsidR="002F0BD2" w:rsidRDefault="002F0BD2" w:rsidP="004A3E56">
      <w:pPr>
        <w:pStyle w:val="Kommentartext"/>
      </w:pPr>
      <w:r>
        <w:t xml:space="preserve">Ist das gut ? Danke dir deiner Antwort ! </w:t>
      </w:r>
    </w:p>
  </w:comment>
  <w:comment w:id="35" w:author="Kadir Dasan" w:date="2022-07-13T09:59:00Z" w:initials="KD">
    <w:p w14:paraId="27BEDE08" w14:textId="77777777" w:rsidR="00714CEF" w:rsidRDefault="00714CEF" w:rsidP="00EB5EF0">
      <w:pPr>
        <w:pStyle w:val="Kommentartext"/>
      </w:pPr>
      <w:r>
        <w:rPr>
          <w:rStyle w:val="Kommentarzeichen"/>
        </w:rPr>
        <w:annotationRef/>
      </w:r>
      <w:r>
        <w:t>Hab es dir eingebaut ☺️</w:t>
      </w:r>
    </w:p>
  </w:comment>
  <w:comment w:id="49" w:author="Kadir Dasan" w:date="2022-07-11T10:36:00Z" w:initials="KD">
    <w:p w14:paraId="22E7C7D4" w14:textId="605898D2" w:rsidR="00A71929" w:rsidRDefault="00A71929" w:rsidP="00A83748">
      <w:pPr>
        <w:pStyle w:val="Kommentartext"/>
      </w:pPr>
      <w:r>
        <w:rPr>
          <w:rStyle w:val="Kommentarzeichen"/>
        </w:rPr>
        <w:annotationRef/>
      </w:r>
      <w:r>
        <w:t>Was für Projekte beispielsweise. Bzw, geh gerne mal auf das MINT Programm mit 1-2 mehr ein ☺️ So kannst du deinen zweiten Absatz noch ausbauen</w:t>
      </w:r>
    </w:p>
  </w:comment>
  <w:comment w:id="50" w:author="Estocq, Sébastien Michel Bruno" w:date="2022-07-12T22:40:00Z" w:initials="ESMB">
    <w:p w14:paraId="20875D58" w14:textId="77777777" w:rsidR="002F0BD2" w:rsidRDefault="002F0BD2" w:rsidP="00CC1207">
      <w:pPr>
        <w:pStyle w:val="Kommentartext"/>
      </w:pPr>
      <w:r>
        <w:rPr>
          <w:rStyle w:val="Kommentarzeichen"/>
        </w:rPr>
        <w:annotationRef/>
      </w:r>
      <w:r>
        <w:t xml:space="preserve">Meinst du 1-2 Zeilen ? Danke dir  für den Feedback !  </w:t>
      </w:r>
    </w:p>
  </w:comment>
  <w:comment w:id="51" w:author="Kadir Dasan" w:date="2022-07-13T10:00:00Z" w:initials="KD">
    <w:p w14:paraId="5E7D5D64" w14:textId="77777777" w:rsidR="00714CEF" w:rsidRDefault="00714CEF" w:rsidP="000E2BB3">
      <w:pPr>
        <w:pStyle w:val="Kommentartext"/>
      </w:pPr>
      <w:r>
        <w:rPr>
          <w:rStyle w:val="Kommentarzeichen"/>
        </w:rPr>
        <w:annotationRef/>
      </w:r>
      <w:r>
        <w:t>Ja schreib rein, was für Projekte ☺️</w:t>
      </w:r>
    </w:p>
  </w:comment>
  <w:comment w:id="68" w:author="Estocq, Sébastien Michel Bruno" w:date="2022-07-08T21:17:00Z" w:initials="ESMB">
    <w:p w14:paraId="7D3D201F" w14:textId="0A74B640" w:rsidR="003D5F2B" w:rsidRDefault="003D5F2B" w:rsidP="00E46A3D">
      <w:pPr>
        <w:pStyle w:val="Kommentartext"/>
      </w:pPr>
      <w:r>
        <w:rPr>
          <w:rStyle w:val="Kommentarzeichen"/>
        </w:rPr>
        <w:annotationRef/>
      </w:r>
      <w:r>
        <w:t>Habe Schwierigkeiten fur den 3. Absatz.</w:t>
      </w:r>
    </w:p>
  </w:comment>
  <w:comment w:id="69" w:author="Kadir Dasan" w:date="2022-07-11T10:40:00Z" w:initials="KD">
    <w:p w14:paraId="6FBC758C" w14:textId="77777777" w:rsidR="008C5BC6" w:rsidRDefault="008C5BC6" w:rsidP="00190B81">
      <w:pPr>
        <w:pStyle w:val="Kommentartext"/>
      </w:pPr>
      <w:r>
        <w:rPr>
          <w:rStyle w:val="Kommentarzeichen"/>
        </w:rPr>
        <w:annotationRef/>
      </w:r>
      <w:r>
        <w:t>Das klingt doch gut ☺️</w:t>
      </w:r>
    </w:p>
  </w:comment>
  <w:comment w:id="111" w:author="Estocq, Sébastien Michel Bruno" w:date="2022-07-12T22:38:00Z" w:initials="ESMB">
    <w:p w14:paraId="098BD046" w14:textId="77777777" w:rsidR="002F0BD2" w:rsidRDefault="002F0BD2">
      <w:pPr>
        <w:pStyle w:val="Kommentartext"/>
      </w:pPr>
      <w:r>
        <w:rPr>
          <w:rStyle w:val="Kommentarzeichen"/>
        </w:rPr>
        <w:annotationRef/>
      </w:r>
      <w:r>
        <w:rPr>
          <w:lang w:val="de-DE"/>
        </w:rPr>
        <w:t xml:space="preserve">"Viele Ihrer Mandanten sind auf zukunftsträchtige Bereiche spezialisiert. Nämlich in der Healthcare und in dem IT. " </w:t>
      </w:r>
    </w:p>
    <w:p w14:paraId="53C1B60A" w14:textId="77777777" w:rsidR="002F0BD2" w:rsidRDefault="002F0BD2">
      <w:pPr>
        <w:pStyle w:val="Kommentartext"/>
      </w:pPr>
    </w:p>
    <w:p w14:paraId="497188B5" w14:textId="77777777" w:rsidR="002F0BD2" w:rsidRDefault="002F0BD2">
      <w:pPr>
        <w:pStyle w:val="Kommentartext"/>
      </w:pPr>
      <w:r>
        <w:rPr>
          <w:lang w:val="de-DE"/>
        </w:rPr>
        <w:t xml:space="preserve">habe ich hinzugefügt. </w:t>
      </w:r>
    </w:p>
    <w:p w14:paraId="239650E3" w14:textId="77777777" w:rsidR="002F0BD2" w:rsidRDefault="002F0BD2">
      <w:pPr>
        <w:pStyle w:val="Kommentartext"/>
      </w:pPr>
    </w:p>
    <w:p w14:paraId="58A9D2BB" w14:textId="77777777" w:rsidR="002F0BD2" w:rsidRDefault="002F0BD2" w:rsidP="00CE10D1">
      <w:pPr>
        <w:pStyle w:val="Kommentartext"/>
      </w:pPr>
      <w:r>
        <w:rPr>
          <w:lang w:val="de-DE"/>
        </w:rPr>
        <w:t xml:space="preserve">Was meinst du ? </w:t>
      </w:r>
    </w:p>
  </w:comment>
  <w:comment w:id="112" w:author="Anna-Marleen Howe" w:date="2022-07-13T15:03:00Z" w:initials="AMH">
    <w:p w14:paraId="565F4EAA" w14:textId="77777777" w:rsidR="00AF4C81" w:rsidRDefault="00AF4C81" w:rsidP="00CC56C5">
      <w:pPr>
        <w:pStyle w:val="Kommentartext"/>
      </w:pPr>
      <w:r>
        <w:rPr>
          <w:rStyle w:val="Kommentarzeichen"/>
        </w:rPr>
        <w:annotationRef/>
      </w:r>
      <w:r>
        <w:t>passt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699B29" w15:done="0"/>
  <w15:commentEx w15:paraId="2D1D5C2A" w15:paraIdParent="71699B29" w15:done="0"/>
  <w15:commentEx w15:paraId="27BEDE08" w15:paraIdParent="71699B29" w15:done="0"/>
  <w15:commentEx w15:paraId="22E7C7D4" w15:done="0"/>
  <w15:commentEx w15:paraId="20875D58" w15:paraIdParent="22E7C7D4" w15:done="0"/>
  <w15:commentEx w15:paraId="5E7D5D64" w15:paraIdParent="22E7C7D4" w15:done="0"/>
  <w15:commentEx w15:paraId="7D3D201F" w15:done="0"/>
  <w15:commentEx w15:paraId="6FBC758C" w15:paraIdParent="7D3D201F" w15:done="0"/>
  <w15:commentEx w15:paraId="58A9D2BB" w15:done="0"/>
  <w15:commentEx w15:paraId="565F4EAA" w15:paraIdParent="58A9D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67B5B" w16cex:dateUtc="2022-07-11T08:35:00Z"/>
  <w16cex:commentExtensible w16cex:durableId="267875CC" w16cex:dateUtc="2022-07-12T20:35:00Z"/>
  <w16cex:commentExtensible w16cex:durableId="267915FB" w16cex:dateUtc="2022-07-13T07:59:00Z"/>
  <w16cex:commentExtensible w16cex:durableId="26767BA0" w16cex:dateUtc="2022-07-11T08:36:00Z"/>
  <w16cex:commentExtensible w16cex:durableId="267876D7" w16cex:dateUtc="2022-07-12T20:40:00Z"/>
  <w16cex:commentExtensible w16cex:durableId="2679163A" w16cex:dateUtc="2022-07-13T08:00:00Z"/>
  <w16cex:commentExtensible w16cex:durableId="26731D5C" w16cex:dateUtc="2022-07-08T19:17:00Z"/>
  <w16cex:commentExtensible w16cex:durableId="26767C8A" w16cex:dateUtc="2022-07-11T08:40:00Z"/>
  <w16cex:commentExtensible w16cex:durableId="26787666" w16cex:dateUtc="2022-07-12T20:38:00Z"/>
  <w16cex:commentExtensible w16cex:durableId="26795D52" w16cex:dateUtc="2022-07-13T1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699B29" w16cid:durableId="26767B5B"/>
  <w16cid:commentId w16cid:paraId="2D1D5C2A" w16cid:durableId="267875CC"/>
  <w16cid:commentId w16cid:paraId="27BEDE08" w16cid:durableId="267915FB"/>
  <w16cid:commentId w16cid:paraId="22E7C7D4" w16cid:durableId="26767BA0"/>
  <w16cid:commentId w16cid:paraId="20875D58" w16cid:durableId="267876D7"/>
  <w16cid:commentId w16cid:paraId="5E7D5D64" w16cid:durableId="2679163A"/>
  <w16cid:commentId w16cid:paraId="7D3D201F" w16cid:durableId="26731D5C"/>
  <w16cid:commentId w16cid:paraId="6FBC758C" w16cid:durableId="26767C8A"/>
  <w16cid:commentId w16cid:paraId="58A9D2BB" w16cid:durableId="26787666"/>
  <w16cid:commentId w16cid:paraId="565F4EAA" w16cid:durableId="26795D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dine Struck">
    <w15:presenceInfo w15:providerId="Windows Live" w15:userId="e8c6c22ca95071a9"/>
  </w15:person>
  <w15:person w15:author="Anna-Marleen Howe">
    <w15:presenceInfo w15:providerId="None" w15:userId="Anna-Marleen Howe"/>
  </w15:person>
  <w15:person w15:author="Estocq, Sébastien Michel Bruno">
    <w15:presenceInfo w15:providerId="None" w15:userId="Estocq, Sébastien Michel Bruno"/>
  </w15:person>
  <w15:person w15:author="Kadir Dasan">
    <w15:presenceInfo w15:providerId="None" w15:userId="Kadir Dasan"/>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D1"/>
    <w:rsid w:val="00003661"/>
    <w:rsid w:val="00021752"/>
    <w:rsid w:val="00127193"/>
    <w:rsid w:val="001D1A22"/>
    <w:rsid w:val="002D2AB2"/>
    <w:rsid w:val="002F0BD2"/>
    <w:rsid w:val="003412F9"/>
    <w:rsid w:val="003B2684"/>
    <w:rsid w:val="003D5F2B"/>
    <w:rsid w:val="00424312"/>
    <w:rsid w:val="00433221"/>
    <w:rsid w:val="00515F04"/>
    <w:rsid w:val="005E4396"/>
    <w:rsid w:val="0069163B"/>
    <w:rsid w:val="006A135D"/>
    <w:rsid w:val="00714CEF"/>
    <w:rsid w:val="007B6461"/>
    <w:rsid w:val="008B51FD"/>
    <w:rsid w:val="008C5BC6"/>
    <w:rsid w:val="00A71929"/>
    <w:rsid w:val="00AF4C81"/>
    <w:rsid w:val="00C4294A"/>
    <w:rsid w:val="00E04CD1"/>
    <w:rsid w:val="00F40C03"/>
    <w:rsid w:val="00FF35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D13A"/>
  <w15:chartTrackingRefBased/>
  <w15:docId w15:val="{F2FD0772-7C44-4D86-8C92-B7EC32FD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04CD1"/>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3D5F2B"/>
    <w:rPr>
      <w:sz w:val="16"/>
      <w:szCs w:val="16"/>
    </w:rPr>
  </w:style>
  <w:style w:type="paragraph" w:styleId="Kommentartext">
    <w:name w:val="annotation text"/>
    <w:basedOn w:val="Standard"/>
    <w:link w:val="KommentartextZchn"/>
    <w:uiPriority w:val="99"/>
    <w:unhideWhenUsed/>
    <w:rsid w:val="003D5F2B"/>
    <w:pPr>
      <w:spacing w:line="240" w:lineRule="auto"/>
    </w:pPr>
    <w:rPr>
      <w:sz w:val="20"/>
      <w:szCs w:val="20"/>
    </w:rPr>
  </w:style>
  <w:style w:type="character" w:customStyle="1" w:styleId="KommentartextZchn">
    <w:name w:val="Kommentartext Zchn"/>
    <w:basedOn w:val="Absatz-Standardschriftart"/>
    <w:link w:val="Kommentartext"/>
    <w:uiPriority w:val="99"/>
    <w:rsid w:val="003D5F2B"/>
    <w:rPr>
      <w:sz w:val="20"/>
      <w:szCs w:val="20"/>
    </w:rPr>
  </w:style>
  <w:style w:type="paragraph" w:styleId="Kommentarthema">
    <w:name w:val="annotation subject"/>
    <w:basedOn w:val="Kommentartext"/>
    <w:next w:val="Kommentartext"/>
    <w:link w:val="KommentarthemaZchn"/>
    <w:uiPriority w:val="99"/>
    <w:semiHidden/>
    <w:unhideWhenUsed/>
    <w:rsid w:val="003D5F2B"/>
    <w:rPr>
      <w:b/>
      <w:bCs/>
    </w:rPr>
  </w:style>
  <w:style w:type="character" w:customStyle="1" w:styleId="KommentarthemaZchn">
    <w:name w:val="Kommentarthema Zchn"/>
    <w:basedOn w:val="KommentartextZchn"/>
    <w:link w:val="Kommentarthema"/>
    <w:uiPriority w:val="99"/>
    <w:semiHidden/>
    <w:rsid w:val="003D5F2B"/>
    <w:rPr>
      <w:b/>
      <w:bCs/>
      <w:sz w:val="20"/>
      <w:szCs w:val="20"/>
    </w:rPr>
  </w:style>
  <w:style w:type="paragraph" w:styleId="berarbeitung">
    <w:name w:val="Revision"/>
    <w:hidden/>
    <w:uiPriority w:val="99"/>
    <w:semiHidden/>
    <w:rsid w:val="00A719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0BD5A6A-2C42-4D94-B517-D35B648665DD}">
  <we:reference id="wa104381727" version="1.0.0.9" store="de-DE" storeType="OMEX"/>
  <we:alternateReferences>
    <we:reference id="WA104381727" version="1.0.0.9"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D259527-DF9F-4EFD-93D5-785E01701B76}">
  <we:reference id="wa200002017" version="1.4.0.0" store="de-DE" storeType="OMEX"/>
  <we:alternateReferences>
    <we:reference id="WA200002017"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648</Words>
  <Characters>4083</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ESTOCQ</dc:creator>
  <cp:keywords/>
  <dc:description/>
  <cp:lastModifiedBy>David Döbele</cp:lastModifiedBy>
  <cp:revision>3</cp:revision>
  <dcterms:created xsi:type="dcterms:W3CDTF">2022-12-06T18:29:00Z</dcterms:created>
  <dcterms:modified xsi:type="dcterms:W3CDTF">2022-12-06T18:34:00Z</dcterms:modified>
</cp:coreProperties>
</file>