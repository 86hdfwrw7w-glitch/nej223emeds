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0CB11894" w:rsidR="006D2592" w:rsidRPr="00D47D20" w:rsidDel="000E2D11" w:rsidRDefault="00D85D4D" w:rsidP="006A7895">
      <w:pPr>
        <w:spacing w:after="0" w:line="240" w:lineRule="auto"/>
        <w:jc w:val="right"/>
        <w:rPr>
          <w:del w:id="0" w:author="David Döbele" w:date="2023-02-21T20:41:00Z"/>
          <w:rFonts w:ascii="Arial" w:hAnsi="Arial" w:cs="Arial"/>
          <w:lang w:val="en-US"/>
        </w:rPr>
      </w:pPr>
      <w:del w:id="1" w:author="David Döbele" w:date="2023-02-21T20:41:00Z">
        <w:r w:rsidRPr="00D47D20" w:rsidDel="000E2D11">
          <w:rPr>
            <w:rFonts w:ascii="Arial" w:hAnsi="Arial" w:cs="Arial"/>
            <w:lang w:val="en-US"/>
          </w:rPr>
          <w:delText>Ahmad Jaafar</w:delText>
        </w:r>
      </w:del>
    </w:p>
    <w:p w14:paraId="2458A2A0" w14:textId="3FF1C7F5" w:rsidR="00857C6F" w:rsidRPr="00D47D20" w:rsidDel="000E2D11" w:rsidRDefault="00D85D4D" w:rsidP="006A7895">
      <w:pPr>
        <w:spacing w:after="0" w:line="240" w:lineRule="auto"/>
        <w:jc w:val="right"/>
        <w:rPr>
          <w:del w:id="2" w:author="David Döbele" w:date="2023-02-21T20:41:00Z"/>
          <w:rFonts w:ascii="Arial" w:hAnsi="Arial" w:cs="Arial"/>
          <w:lang w:val="en-US"/>
        </w:rPr>
      </w:pPr>
      <w:del w:id="3" w:author="David Döbele" w:date="2023-02-21T20:41:00Z">
        <w:r w:rsidRPr="00D47D20" w:rsidDel="000E2D11">
          <w:rPr>
            <w:rFonts w:ascii="Arial" w:hAnsi="Arial" w:cs="Arial"/>
            <w:lang w:val="en-US"/>
          </w:rPr>
          <w:delText>27.05.2005</w:delText>
        </w:r>
      </w:del>
    </w:p>
    <w:p w14:paraId="170FE07D" w14:textId="3990D7CC" w:rsidR="00F270C0" w:rsidRPr="00D47D20" w:rsidDel="000E2D11" w:rsidRDefault="00F270C0" w:rsidP="00F74175">
      <w:pPr>
        <w:spacing w:after="0"/>
        <w:rPr>
          <w:del w:id="4" w:author="David Döbele" w:date="2023-02-21T20:41:00Z"/>
          <w:rFonts w:ascii="Arial" w:hAnsi="Arial" w:cs="Arial"/>
          <w:color w:val="000000"/>
          <w:lang w:val="en-US"/>
        </w:rPr>
      </w:pPr>
    </w:p>
    <w:p w14:paraId="4FFA7063" w14:textId="77E51795" w:rsidR="00F74175" w:rsidRPr="00D85D4D" w:rsidDel="000E2D11" w:rsidRDefault="00F76196" w:rsidP="00F74175">
      <w:pPr>
        <w:spacing w:after="0"/>
        <w:rPr>
          <w:del w:id="5" w:author="David Döbele" w:date="2023-02-21T20:41:00Z"/>
          <w:rFonts w:ascii="Arial" w:hAnsi="Arial" w:cs="Arial"/>
          <w:color w:val="000000"/>
          <w:lang w:val="en-US"/>
        </w:rPr>
      </w:pPr>
      <w:del w:id="6" w:author="David Döbele" w:date="2023-02-21T20:41:00Z">
        <w:r w:rsidRPr="00D85D4D" w:rsidDel="000E2D11">
          <w:rPr>
            <w:rFonts w:ascii="Arial" w:hAnsi="Arial" w:cs="Arial"/>
            <w:color w:val="000000"/>
            <w:lang w:val="en-US"/>
          </w:rPr>
          <w:delText>WHU – Otto Beisheim School of Management</w:delText>
        </w:r>
      </w:del>
    </w:p>
    <w:p w14:paraId="6A013FD1" w14:textId="11D3DE94" w:rsidR="00F74175" w:rsidRPr="00D85D4D" w:rsidDel="000E2D11" w:rsidRDefault="00D85D4D" w:rsidP="00F74175">
      <w:pPr>
        <w:spacing w:after="0"/>
        <w:rPr>
          <w:del w:id="7" w:author="David Döbele" w:date="2023-02-21T20:41:00Z"/>
          <w:rFonts w:ascii="Arial" w:hAnsi="Arial" w:cs="Arial"/>
        </w:rPr>
      </w:pPr>
      <w:del w:id="8" w:author="David Döbele" w:date="2023-02-21T20:41:00Z">
        <w:r w:rsidRPr="00D85D4D" w:rsidDel="000E2D11">
          <w:rPr>
            <w:rFonts w:ascii="Arial" w:hAnsi="Arial" w:cs="Arial"/>
          </w:rPr>
          <w:delText>Burgplatz 2</w:delText>
        </w:r>
        <w:r w:rsidR="00F74175" w:rsidRPr="00D85D4D" w:rsidDel="000E2D11">
          <w:rPr>
            <w:rFonts w:ascii="Arial" w:hAnsi="Arial" w:cs="Arial"/>
          </w:rPr>
          <w:br/>
        </w:r>
        <w:r w:rsidRPr="00D85D4D" w:rsidDel="000E2D11">
          <w:rPr>
            <w:rFonts w:ascii="Arial" w:hAnsi="Arial" w:cs="Arial"/>
          </w:rPr>
          <w:delText>56179 Vallendar</w:delText>
        </w:r>
      </w:del>
    </w:p>
    <w:p w14:paraId="096C8AF5" w14:textId="080E8C31" w:rsidR="00647413" w:rsidRPr="00D85D4D" w:rsidDel="000E2D11" w:rsidRDefault="00647413" w:rsidP="00F74175">
      <w:pPr>
        <w:spacing w:after="0"/>
        <w:rPr>
          <w:del w:id="9" w:author="David Döbele" w:date="2023-02-21T20:41:00Z"/>
          <w:rFonts w:ascii="Arial" w:hAnsi="Arial" w:cs="Arial"/>
          <w:color w:val="000000"/>
        </w:rPr>
      </w:pPr>
    </w:p>
    <w:p w14:paraId="0731715D" w14:textId="1E61E9ED" w:rsidR="001E0088" w:rsidDel="000E2D11" w:rsidRDefault="00D85D4D" w:rsidP="00FC51CC">
      <w:pPr>
        <w:spacing w:after="0"/>
        <w:jc w:val="right"/>
        <w:rPr>
          <w:del w:id="10" w:author="David Döbele" w:date="2023-02-21T20:41:00Z"/>
          <w:rFonts w:ascii="Arial" w:hAnsi="Arial" w:cs="Arial"/>
        </w:rPr>
      </w:pPr>
      <w:del w:id="11" w:author="David Döbele" w:date="2023-02-21T20:41:00Z">
        <w:r w:rsidDel="000E2D11">
          <w:rPr>
            <w:rFonts w:ascii="Arial" w:hAnsi="Arial" w:cs="Arial"/>
          </w:rPr>
          <w:delText xml:space="preserve">Marbach </w:delText>
        </w:r>
        <w:r w:rsidR="00167FCD" w:rsidDel="000E2D11">
          <w:rPr>
            <w:rFonts w:ascii="Arial" w:hAnsi="Arial" w:cs="Arial"/>
          </w:rPr>
          <w:delText>am Neckar</w:delText>
        </w:r>
        <w:r w:rsidR="002D594E" w:rsidRPr="00D85D4D" w:rsidDel="000E2D11">
          <w:rPr>
            <w:rFonts w:ascii="Arial" w:hAnsi="Arial" w:cs="Arial"/>
          </w:rPr>
          <w:delText xml:space="preserve">, </w:delText>
        </w:r>
        <w:r w:rsidR="0085213A" w:rsidRPr="00D85D4D" w:rsidDel="000E2D11">
          <w:rPr>
            <w:rFonts w:ascii="Arial" w:hAnsi="Arial" w:cs="Arial"/>
          </w:rPr>
          <w:delText>2</w:delText>
        </w:r>
        <w:r w:rsidDel="000E2D11">
          <w:rPr>
            <w:rFonts w:ascii="Arial" w:hAnsi="Arial" w:cs="Arial"/>
          </w:rPr>
          <w:delText>0</w:delText>
        </w:r>
        <w:r w:rsidR="002D594E" w:rsidRPr="00D85D4D" w:rsidDel="000E2D11">
          <w:rPr>
            <w:rFonts w:ascii="Arial" w:hAnsi="Arial" w:cs="Arial"/>
          </w:rPr>
          <w:delText>.</w:delText>
        </w:r>
        <w:r w:rsidDel="000E2D11">
          <w:rPr>
            <w:rFonts w:ascii="Arial" w:hAnsi="Arial" w:cs="Arial"/>
          </w:rPr>
          <w:delText>0</w:delText>
        </w:r>
        <w:r w:rsidR="003D5D1E" w:rsidRPr="00D85D4D" w:rsidDel="000E2D11">
          <w:rPr>
            <w:rFonts w:ascii="Arial" w:hAnsi="Arial" w:cs="Arial"/>
          </w:rPr>
          <w:delText>2</w:delText>
        </w:r>
        <w:r w:rsidR="006A7895" w:rsidRPr="00D85D4D" w:rsidDel="000E2D11">
          <w:rPr>
            <w:rFonts w:ascii="Arial" w:hAnsi="Arial" w:cs="Arial"/>
          </w:rPr>
          <w:delText>.</w:delText>
        </w:r>
        <w:r w:rsidR="003D5D1E" w:rsidRPr="00D85D4D" w:rsidDel="000E2D11">
          <w:rPr>
            <w:rFonts w:ascii="Arial" w:hAnsi="Arial" w:cs="Arial"/>
          </w:rPr>
          <w:delText>20</w:delText>
        </w:r>
        <w:r w:rsidDel="000E2D11">
          <w:rPr>
            <w:rFonts w:ascii="Arial" w:hAnsi="Arial" w:cs="Arial"/>
          </w:rPr>
          <w:delText>23</w:delText>
        </w:r>
      </w:del>
    </w:p>
    <w:p w14:paraId="74DAD858" w14:textId="77777777" w:rsidR="00FC51CC" w:rsidRPr="00D85D4D" w:rsidRDefault="00FC51CC" w:rsidP="00FC51CC">
      <w:pPr>
        <w:spacing w:after="0"/>
        <w:jc w:val="right"/>
        <w:rPr>
          <w:rFonts w:ascii="Arial" w:hAnsi="Arial" w:cs="Arial"/>
        </w:rPr>
      </w:pPr>
    </w:p>
    <w:p w14:paraId="0098600D" w14:textId="57D70413" w:rsidR="000A5AB8" w:rsidRPr="00D85D4D" w:rsidRDefault="00B30BC5" w:rsidP="00590834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Motivationsschreiben für </w:t>
      </w:r>
      <w:r w:rsidR="00FC51CC">
        <w:rPr>
          <w:rFonts w:ascii="Arial" w:hAnsi="Arial" w:cs="Arial"/>
          <w:b/>
        </w:rPr>
        <w:t>ein Studi</w:t>
      </w:r>
      <w:r w:rsidR="0078167E">
        <w:rPr>
          <w:rFonts w:ascii="Arial" w:hAnsi="Arial" w:cs="Arial"/>
          <w:b/>
        </w:rPr>
        <w:t>um</w:t>
      </w:r>
      <w:r w:rsidR="00FC51CC">
        <w:rPr>
          <w:rFonts w:ascii="Arial" w:hAnsi="Arial" w:cs="Arial"/>
          <w:b/>
        </w:rPr>
        <w:t xml:space="preserve"> an der WHU</w:t>
      </w:r>
    </w:p>
    <w:p w14:paraId="70A974D0" w14:textId="3277D60F" w:rsidR="000A5AB8" w:rsidRPr="00D85D4D" w:rsidRDefault="000A5AB8" w:rsidP="000A5AB8">
      <w:pPr>
        <w:spacing w:after="0"/>
        <w:rPr>
          <w:rFonts w:ascii="Arial" w:hAnsi="Arial" w:cs="Arial"/>
          <w:b/>
        </w:rPr>
      </w:pPr>
    </w:p>
    <w:p w14:paraId="3A5BDDA8" w14:textId="77777777" w:rsidR="004A615C" w:rsidRPr="00D85D4D" w:rsidRDefault="004A615C" w:rsidP="000A5AB8">
      <w:pPr>
        <w:spacing w:after="0"/>
        <w:rPr>
          <w:rFonts w:ascii="Arial" w:hAnsi="Arial" w:cs="Arial"/>
          <w:b/>
        </w:rPr>
      </w:pPr>
    </w:p>
    <w:p w14:paraId="61CDE0AD" w14:textId="58B1E6F8" w:rsidR="00034B68" w:rsidRPr="00D85D4D" w:rsidRDefault="0099776A" w:rsidP="00375D2D">
      <w:pPr>
        <w:spacing w:after="0"/>
        <w:jc w:val="both"/>
        <w:rPr>
          <w:rFonts w:ascii="Arial" w:hAnsi="Arial" w:cs="Arial"/>
        </w:rPr>
      </w:pPr>
      <w:r w:rsidRPr="00D85D4D">
        <w:rPr>
          <w:rFonts w:ascii="Arial" w:hAnsi="Arial" w:cs="Arial"/>
        </w:rPr>
        <w:t>Sehr geehrte</w:t>
      </w:r>
      <w:r w:rsidR="00FC51CC">
        <w:rPr>
          <w:rFonts w:ascii="Arial" w:hAnsi="Arial" w:cs="Arial"/>
        </w:rPr>
        <w:t xml:space="preserve">s Admissions Team, </w:t>
      </w:r>
      <w:r w:rsidR="00E65B09" w:rsidRPr="00D85D4D">
        <w:rPr>
          <w:rFonts w:ascii="Arial" w:hAnsi="Arial" w:cs="Arial"/>
        </w:rPr>
        <w:t xml:space="preserve"> </w:t>
      </w:r>
    </w:p>
    <w:p w14:paraId="433CF1AE" w14:textId="14106765" w:rsidR="00E65B09" w:rsidRPr="00D85D4D" w:rsidRDefault="00E65B09" w:rsidP="00375D2D">
      <w:pPr>
        <w:spacing w:after="0"/>
        <w:jc w:val="both"/>
        <w:rPr>
          <w:rFonts w:ascii="Arial" w:hAnsi="Arial" w:cs="Arial"/>
        </w:rPr>
      </w:pPr>
    </w:p>
    <w:p w14:paraId="39B001D7" w14:textId="72DD8770" w:rsidR="00296445" w:rsidRPr="00D85D4D" w:rsidRDefault="00167FCD" w:rsidP="00E65B0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bereits während der Schulzeit habe ich ein</w:t>
      </w:r>
      <w:r w:rsidR="002964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starkes Interesse an wirtschaftlichen Zusammenhängen entwickelt</w:t>
      </w:r>
      <w:del w:id="12" w:author="David Döbele" w:date="2023-02-21T20:41:00Z">
        <w:r w:rsidDel="000E2D11">
          <w:rPr>
            <w:rFonts w:ascii="Arial" w:hAnsi="Arial" w:cs="Arial"/>
          </w:rPr>
          <w:delText xml:space="preserve">, </w:delText>
        </w:r>
      </w:del>
      <w:ins w:id="13" w:author="David Döbele" w:date="2023-02-21T20:41:00Z">
        <w:r w:rsidR="000E2D11">
          <w:rPr>
            <w:rFonts w:ascii="Arial" w:hAnsi="Arial" w:cs="Arial"/>
          </w:rPr>
          <w:t xml:space="preserve"> –</w:t>
        </w:r>
        <w:r w:rsidR="000E2D11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>insbesondere in den Themenbereichen Börse und persönliches Portfoliomanagement konnte ich eine neue Leidenschaft für mich entdecken. Deswegen entschied ich mich dann auch</w:t>
      </w:r>
      <w:ins w:id="14" w:author="David Döbele" w:date="2023-02-21T20:41:00Z">
        <w:r w:rsidR="000E2D11">
          <w:rPr>
            <w:rFonts w:ascii="Arial" w:hAnsi="Arial" w:cs="Arial"/>
          </w:rPr>
          <w:t xml:space="preserve"> dazu,</w:t>
        </w:r>
      </w:ins>
      <w:r>
        <w:rPr>
          <w:rFonts w:ascii="Arial" w:hAnsi="Arial" w:cs="Arial"/>
        </w:rPr>
        <w:t xml:space="preserve"> nach der zehnten Klasse</w:t>
      </w:r>
      <w:r w:rsidR="00A504F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den Wirtschaft Leistungskurs</w:t>
      </w:r>
      <w:r w:rsidR="00A504FE">
        <w:rPr>
          <w:rFonts w:ascii="Arial" w:hAnsi="Arial" w:cs="Arial"/>
        </w:rPr>
        <w:t xml:space="preserve"> zu belegen</w:t>
      </w:r>
      <w:r>
        <w:rPr>
          <w:rFonts w:ascii="Arial" w:hAnsi="Arial" w:cs="Arial"/>
        </w:rPr>
        <w:t>,</w:t>
      </w:r>
      <w:ins w:id="15" w:author="David Döbele" w:date="2023-02-21T20:41:00Z">
        <w:r w:rsidR="000E2D11">
          <w:rPr>
            <w:rFonts w:ascii="Arial" w:hAnsi="Arial" w:cs="Arial"/>
          </w:rPr>
          <w:t xml:space="preserve"> was</w:t>
        </w:r>
      </w:ins>
      <w:r>
        <w:rPr>
          <w:rFonts w:ascii="Arial" w:hAnsi="Arial" w:cs="Arial"/>
        </w:rPr>
        <w:t xml:space="preserve"> im Nachhinein die eindeutig richtige Wahl</w:t>
      </w:r>
      <w:ins w:id="16" w:author="David Döbele" w:date="2023-02-21T20:41:00Z">
        <w:r w:rsidR="000E2D11">
          <w:rPr>
            <w:rFonts w:ascii="Arial" w:hAnsi="Arial" w:cs="Arial"/>
          </w:rPr>
          <w:t xml:space="preserve"> für mich war</w:t>
        </w:r>
      </w:ins>
      <w:r>
        <w:rPr>
          <w:rFonts w:ascii="Arial" w:hAnsi="Arial" w:cs="Arial"/>
        </w:rPr>
        <w:t xml:space="preserve">. Dort </w:t>
      </w:r>
      <w:r w:rsidR="00296445">
        <w:rPr>
          <w:rFonts w:ascii="Arial" w:hAnsi="Arial" w:cs="Arial"/>
        </w:rPr>
        <w:t xml:space="preserve">konnte ich </w:t>
      </w:r>
      <w:del w:id="17" w:author="David Döbele" w:date="2023-02-21T20:42:00Z">
        <w:r w:rsidR="00296445" w:rsidDel="000E2D11">
          <w:rPr>
            <w:rFonts w:ascii="Arial" w:hAnsi="Arial" w:cs="Arial"/>
          </w:rPr>
          <w:delText>für mich</w:delText>
        </w:r>
        <w:r w:rsidR="00BD4B60" w:rsidDel="000E2D11">
          <w:rPr>
            <w:rFonts w:ascii="Arial" w:hAnsi="Arial" w:cs="Arial"/>
          </w:rPr>
          <w:delText xml:space="preserve"> </w:delText>
        </w:r>
      </w:del>
      <w:r w:rsidR="00BD4B60">
        <w:rPr>
          <w:rFonts w:ascii="Arial" w:hAnsi="Arial" w:cs="Arial"/>
        </w:rPr>
        <w:t>nochmals</w:t>
      </w:r>
      <w:r w:rsidR="00296445">
        <w:rPr>
          <w:rFonts w:ascii="Arial" w:hAnsi="Arial" w:cs="Arial"/>
        </w:rPr>
        <w:t xml:space="preserve"> bestätigen</w:t>
      </w:r>
      <w:ins w:id="18" w:author="David Döbele" w:date="2023-02-21T20:42:00Z">
        <w:r w:rsidR="000E2D11">
          <w:rPr>
            <w:rFonts w:ascii="Arial" w:hAnsi="Arial" w:cs="Arial"/>
          </w:rPr>
          <w:t>,</w:t>
        </w:r>
      </w:ins>
      <w:r w:rsidR="00296445">
        <w:rPr>
          <w:rFonts w:ascii="Arial" w:hAnsi="Arial" w:cs="Arial"/>
        </w:rPr>
        <w:t xml:space="preserve"> das</w:t>
      </w:r>
      <w:ins w:id="19" w:author="David Döbele" w:date="2023-02-21T20:42:00Z">
        <w:r w:rsidR="000E2D11">
          <w:rPr>
            <w:rFonts w:ascii="Arial" w:hAnsi="Arial" w:cs="Arial"/>
          </w:rPr>
          <w:t>s</w:t>
        </w:r>
      </w:ins>
      <w:r w:rsidR="00296445">
        <w:rPr>
          <w:rFonts w:ascii="Arial" w:hAnsi="Arial" w:cs="Arial"/>
        </w:rPr>
        <w:t xml:space="preserve"> mein zukünftiger Beruf wirtschaftlich orientiert sein soll.</w:t>
      </w:r>
      <w:r w:rsidR="00CF42F5">
        <w:rPr>
          <w:rFonts w:ascii="Arial" w:hAnsi="Arial" w:cs="Arial"/>
        </w:rPr>
        <w:t xml:space="preserve"> Von Marketing bis zur Wirtschaftspolitik</w:t>
      </w:r>
      <w:ins w:id="20" w:author="David Döbele" w:date="2023-02-21T20:42:00Z">
        <w:r w:rsidR="000E2D11">
          <w:rPr>
            <w:rFonts w:ascii="Arial" w:hAnsi="Arial" w:cs="Arial"/>
          </w:rPr>
          <w:t xml:space="preserve"> </w:t>
        </w:r>
      </w:ins>
      <w:del w:id="21" w:author="David Döbele" w:date="2023-02-21T20:42:00Z">
        <w:r w:rsidR="00CF42F5" w:rsidDel="000E2D11">
          <w:rPr>
            <w:rFonts w:ascii="Arial" w:hAnsi="Arial" w:cs="Arial"/>
          </w:rPr>
          <w:delText xml:space="preserve">, ich </w:delText>
        </w:r>
      </w:del>
      <w:r w:rsidR="00CF42F5">
        <w:rPr>
          <w:rFonts w:ascii="Arial" w:hAnsi="Arial" w:cs="Arial"/>
        </w:rPr>
        <w:t xml:space="preserve">hatte </w:t>
      </w:r>
      <w:ins w:id="22" w:author="David Döbele" w:date="2023-02-21T20:42:00Z">
        <w:r w:rsidR="000E2D11">
          <w:rPr>
            <w:rFonts w:ascii="Arial" w:hAnsi="Arial" w:cs="Arial"/>
          </w:rPr>
          <w:t xml:space="preserve">ich </w:t>
        </w:r>
      </w:ins>
      <w:r w:rsidR="00CF42F5">
        <w:rPr>
          <w:rFonts w:ascii="Arial" w:hAnsi="Arial" w:cs="Arial"/>
        </w:rPr>
        <w:t xml:space="preserve">stets Spaß am </w:t>
      </w:r>
      <w:r w:rsidR="00AC30DE">
        <w:rPr>
          <w:rFonts w:ascii="Arial" w:hAnsi="Arial" w:cs="Arial"/>
        </w:rPr>
        <w:t>Unterrichtsgeschehen.</w:t>
      </w:r>
      <w:r w:rsidR="00296445">
        <w:rPr>
          <w:rFonts w:ascii="Arial" w:hAnsi="Arial" w:cs="Arial"/>
        </w:rPr>
        <w:t xml:space="preserve"> Im Laufe des Schuljahres nahm ich zusammen mit meinen Klassenkameraden zusätzlich noch an dem Bankenplanspiel Schulbanker teil, in</w:t>
      </w:r>
      <w:r w:rsidR="00A37053">
        <w:rPr>
          <w:rFonts w:ascii="Arial" w:hAnsi="Arial" w:cs="Arial"/>
        </w:rPr>
        <w:t xml:space="preserve"> </w:t>
      </w:r>
      <w:r w:rsidR="00296445">
        <w:rPr>
          <w:rFonts w:ascii="Arial" w:hAnsi="Arial" w:cs="Arial"/>
        </w:rPr>
        <w:t xml:space="preserve">dem ich </w:t>
      </w:r>
      <w:del w:id="23" w:author="David Döbele" w:date="2023-02-21T20:42:00Z">
        <w:r w:rsidR="00296445" w:rsidDel="000E2D11">
          <w:rPr>
            <w:rFonts w:ascii="Arial" w:hAnsi="Arial" w:cs="Arial"/>
          </w:rPr>
          <w:delText>ein</w:delText>
        </w:r>
        <w:r w:rsidR="002D0824" w:rsidDel="000E2D11">
          <w:rPr>
            <w:rFonts w:ascii="Arial" w:hAnsi="Arial" w:cs="Arial"/>
          </w:rPr>
          <w:delText>iges</w:delText>
        </w:r>
        <w:r w:rsidR="00296445" w:rsidDel="000E2D11">
          <w:rPr>
            <w:rFonts w:ascii="Arial" w:hAnsi="Arial" w:cs="Arial"/>
          </w:rPr>
          <w:delText xml:space="preserve"> an</w:delText>
        </w:r>
      </w:del>
      <w:ins w:id="24" w:author="David Döbele" w:date="2023-02-21T20:42:00Z">
        <w:r w:rsidR="000E2D11">
          <w:rPr>
            <w:rFonts w:ascii="Arial" w:hAnsi="Arial" w:cs="Arial"/>
          </w:rPr>
          <w:t>viel neues</w:t>
        </w:r>
      </w:ins>
      <w:r w:rsidR="00296445">
        <w:rPr>
          <w:rFonts w:ascii="Arial" w:hAnsi="Arial" w:cs="Arial"/>
        </w:rPr>
        <w:t xml:space="preserve"> Wissen über </w:t>
      </w:r>
      <w:del w:id="25" w:author="David Döbele" w:date="2023-02-21T20:42:00Z">
        <w:r w:rsidR="00296445" w:rsidDel="000E2D11">
          <w:rPr>
            <w:rFonts w:ascii="Arial" w:hAnsi="Arial" w:cs="Arial"/>
          </w:rPr>
          <w:delText xml:space="preserve">das </w:delText>
        </w:r>
      </w:del>
      <w:ins w:id="26" w:author="David Döbele" w:date="2023-02-21T20:42:00Z">
        <w:r w:rsidR="000E2D11">
          <w:rPr>
            <w:rFonts w:ascii="Arial" w:hAnsi="Arial" w:cs="Arial"/>
          </w:rPr>
          <w:t>die Funktionsweise der Kapitalmärkte und des</w:t>
        </w:r>
        <w:r w:rsidR="000E2D11">
          <w:rPr>
            <w:rFonts w:ascii="Arial" w:hAnsi="Arial" w:cs="Arial"/>
          </w:rPr>
          <w:t xml:space="preserve"> </w:t>
        </w:r>
      </w:ins>
      <w:r w:rsidR="00296445">
        <w:rPr>
          <w:rFonts w:ascii="Arial" w:hAnsi="Arial" w:cs="Arial"/>
        </w:rPr>
        <w:t>Bankenwesen</w:t>
      </w:r>
      <w:ins w:id="27" w:author="David Döbele" w:date="2023-02-21T20:42:00Z">
        <w:r w:rsidR="000E2D11">
          <w:rPr>
            <w:rFonts w:ascii="Arial" w:hAnsi="Arial" w:cs="Arial"/>
          </w:rPr>
          <w:t>s</w:t>
        </w:r>
      </w:ins>
      <w:r w:rsidR="00296445">
        <w:rPr>
          <w:rFonts w:ascii="Arial" w:hAnsi="Arial" w:cs="Arial"/>
        </w:rPr>
        <w:t xml:space="preserve"> </w:t>
      </w:r>
      <w:r w:rsidR="00A504FE">
        <w:rPr>
          <w:rFonts w:ascii="Arial" w:hAnsi="Arial" w:cs="Arial"/>
        </w:rPr>
        <w:t>dazugewinnen</w:t>
      </w:r>
      <w:r w:rsidR="00296445">
        <w:rPr>
          <w:rFonts w:ascii="Arial" w:hAnsi="Arial" w:cs="Arial"/>
        </w:rPr>
        <w:t xml:space="preserve"> konnte. </w:t>
      </w:r>
      <w:r w:rsidR="002D0824">
        <w:rPr>
          <w:rFonts w:ascii="Arial" w:hAnsi="Arial" w:cs="Arial"/>
        </w:rPr>
        <w:t>Hierbei konnte ich mein</w:t>
      </w:r>
      <w:r w:rsidR="00A37053">
        <w:rPr>
          <w:rFonts w:ascii="Arial" w:hAnsi="Arial" w:cs="Arial"/>
        </w:rPr>
        <w:t>e</w:t>
      </w:r>
      <w:r w:rsidR="002D0824">
        <w:rPr>
          <w:rFonts w:ascii="Arial" w:hAnsi="Arial" w:cs="Arial"/>
        </w:rPr>
        <w:t xml:space="preserve"> </w:t>
      </w:r>
      <w:r w:rsidR="00A37053">
        <w:rPr>
          <w:rFonts w:ascii="Arial" w:hAnsi="Arial" w:cs="Arial"/>
        </w:rPr>
        <w:t>a</w:t>
      </w:r>
      <w:r w:rsidR="002D0824">
        <w:rPr>
          <w:rFonts w:ascii="Arial" w:hAnsi="Arial" w:cs="Arial"/>
        </w:rPr>
        <w:t>nalytische</w:t>
      </w:r>
      <w:r w:rsidR="00662892">
        <w:rPr>
          <w:rFonts w:ascii="Arial" w:hAnsi="Arial" w:cs="Arial"/>
        </w:rPr>
        <w:t>n</w:t>
      </w:r>
      <w:r w:rsidR="002D0824">
        <w:rPr>
          <w:rFonts w:ascii="Arial" w:hAnsi="Arial" w:cs="Arial"/>
        </w:rPr>
        <w:t xml:space="preserve"> </w:t>
      </w:r>
      <w:r w:rsidR="00662892">
        <w:rPr>
          <w:rFonts w:ascii="Arial" w:hAnsi="Arial" w:cs="Arial"/>
        </w:rPr>
        <w:t>Fähigkeiten</w:t>
      </w:r>
      <w:r w:rsidR="002D0824">
        <w:rPr>
          <w:rFonts w:ascii="Arial" w:hAnsi="Arial" w:cs="Arial"/>
        </w:rPr>
        <w:t xml:space="preserve"> anwenden und logische Schlüsse aus Kennzahlen, GuV und Bilanz</w:t>
      </w:r>
      <w:del w:id="28" w:author="David Döbele" w:date="2023-02-21T20:42:00Z">
        <w:r w:rsidR="002D0824" w:rsidDel="000E2D11">
          <w:rPr>
            <w:rFonts w:ascii="Arial" w:hAnsi="Arial" w:cs="Arial"/>
          </w:rPr>
          <w:delText>,</w:delText>
        </w:r>
      </w:del>
      <w:r w:rsidR="002D0824">
        <w:rPr>
          <w:rFonts w:ascii="Arial" w:hAnsi="Arial" w:cs="Arial"/>
        </w:rPr>
        <w:t xml:space="preserve"> ziehen</w:t>
      </w:r>
      <w:r w:rsidR="00662892">
        <w:rPr>
          <w:rFonts w:ascii="Arial" w:hAnsi="Arial" w:cs="Arial"/>
        </w:rPr>
        <w:t xml:space="preserve">, um eine passende </w:t>
      </w:r>
      <w:r w:rsidR="00BD4B60">
        <w:rPr>
          <w:rFonts w:ascii="Arial" w:hAnsi="Arial" w:cs="Arial"/>
        </w:rPr>
        <w:t>Markts</w:t>
      </w:r>
      <w:r w:rsidR="00662892">
        <w:rPr>
          <w:rFonts w:ascii="Arial" w:hAnsi="Arial" w:cs="Arial"/>
        </w:rPr>
        <w:t>trategie für unsere Bank zu entwickeln</w:t>
      </w:r>
      <w:r w:rsidR="002D0824">
        <w:rPr>
          <w:rFonts w:ascii="Arial" w:hAnsi="Arial" w:cs="Arial"/>
        </w:rPr>
        <w:t>.</w:t>
      </w:r>
      <w:r w:rsidR="00662892">
        <w:rPr>
          <w:rFonts w:ascii="Arial" w:hAnsi="Arial" w:cs="Arial"/>
        </w:rPr>
        <w:t xml:space="preserve"> Zusätzlich baue ich neuerdings mein Wissen aus, </w:t>
      </w:r>
      <w:del w:id="29" w:author="David Döbele" w:date="2023-02-21T20:43:00Z">
        <w:r w:rsidR="00662892" w:rsidDel="000E2D11">
          <w:rPr>
            <w:rFonts w:ascii="Arial" w:hAnsi="Arial" w:cs="Arial"/>
          </w:rPr>
          <w:delText>dadurch das</w:delText>
        </w:r>
      </w:del>
      <w:ins w:id="30" w:author="David Döbele" w:date="2023-02-21T20:43:00Z">
        <w:r w:rsidR="000E2D11">
          <w:rPr>
            <w:rFonts w:ascii="Arial" w:hAnsi="Arial" w:cs="Arial"/>
          </w:rPr>
          <w:t>indem</w:t>
        </w:r>
      </w:ins>
      <w:r w:rsidR="00662892">
        <w:rPr>
          <w:rFonts w:ascii="Arial" w:hAnsi="Arial" w:cs="Arial"/>
        </w:rPr>
        <w:t xml:space="preserve"> ich Finance-bezogene Vorträge, als Mitglied des Stuttgart Finance Club besuche</w:t>
      </w:r>
      <w:r w:rsidR="002D0824">
        <w:rPr>
          <w:rFonts w:ascii="Arial" w:hAnsi="Arial" w:cs="Arial"/>
        </w:rPr>
        <w:t xml:space="preserve">. </w:t>
      </w:r>
      <w:r w:rsidR="00A504FE">
        <w:rPr>
          <w:rFonts w:ascii="Arial" w:hAnsi="Arial" w:cs="Arial"/>
        </w:rPr>
        <w:t>Die Wirtschaft ist geprägt von Fortschritt und Innovation, diese direkt zu begleiten und voranzutreiben</w:t>
      </w:r>
      <w:r w:rsidR="00CF42F5">
        <w:rPr>
          <w:rFonts w:ascii="Arial" w:hAnsi="Arial" w:cs="Arial"/>
        </w:rPr>
        <w:t xml:space="preserve"> ist mein Wunsch für die Zukunft</w:t>
      </w:r>
      <w:r w:rsidR="00A504FE">
        <w:rPr>
          <w:rFonts w:ascii="Arial" w:hAnsi="Arial" w:cs="Arial"/>
        </w:rPr>
        <w:t xml:space="preserve">. Daher </w:t>
      </w:r>
      <w:r w:rsidR="00CF42F5">
        <w:rPr>
          <w:rFonts w:ascii="Arial" w:hAnsi="Arial" w:cs="Arial"/>
        </w:rPr>
        <w:t>stammt die Motivation für das Studienfach Internationale BWL/Management an der WHU.</w:t>
      </w:r>
      <w:r w:rsidR="00A504FE">
        <w:rPr>
          <w:rFonts w:ascii="Arial" w:hAnsi="Arial" w:cs="Arial"/>
        </w:rPr>
        <w:t xml:space="preserve"> </w:t>
      </w:r>
    </w:p>
    <w:p w14:paraId="545B5699" w14:textId="248B7C08" w:rsidR="00E65B09" w:rsidRPr="00D85D4D" w:rsidRDefault="00E65B09" w:rsidP="00375D2D">
      <w:pPr>
        <w:spacing w:after="0"/>
        <w:jc w:val="both"/>
        <w:rPr>
          <w:rFonts w:ascii="Arial" w:hAnsi="Arial" w:cs="Arial"/>
        </w:rPr>
      </w:pPr>
    </w:p>
    <w:p w14:paraId="2C090CDF" w14:textId="2608E6F4" w:rsidR="00E65B09" w:rsidRDefault="00BD4B60" w:rsidP="00E65B0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 meisten schätze ich </w:t>
      </w:r>
      <w:ins w:id="31" w:author="David Döbele" w:date="2023-02-21T20:49:00Z">
        <w:r w:rsidR="009D6422">
          <w:rPr>
            <w:rFonts w:ascii="Arial" w:hAnsi="Arial" w:cs="Arial"/>
          </w:rPr>
          <w:t xml:space="preserve">abgesehen von der exzellenten Lehre an der WHU, die zu konstanten Top-Platzierungen in Uni-Rankings führt, </w:t>
        </w:r>
      </w:ins>
      <w:r>
        <w:rPr>
          <w:rFonts w:ascii="Arial" w:hAnsi="Arial" w:cs="Arial"/>
        </w:rPr>
        <w:t>den WHU-Spirit</w:t>
      </w:r>
      <w:ins w:id="32" w:author="David Döbele" w:date="2023-02-21T20:43:00Z">
        <w:r w:rsidR="000E2D11">
          <w:rPr>
            <w:rFonts w:ascii="Arial" w:hAnsi="Arial" w:cs="Arial"/>
          </w:rPr>
          <w:t>,</w:t>
        </w:r>
      </w:ins>
      <w:r>
        <w:rPr>
          <w:rFonts w:ascii="Arial" w:hAnsi="Arial" w:cs="Arial"/>
        </w:rPr>
        <w:t xml:space="preserve"> der am Campus</w:t>
      </w:r>
      <w:ins w:id="33" w:author="David Döbele" w:date="2023-02-21T20:49:00Z">
        <w:r w:rsidR="008928E3">
          <w:rPr>
            <w:rFonts w:ascii="Arial" w:hAnsi="Arial" w:cs="Arial"/>
          </w:rPr>
          <w:t xml:space="preserve"> in Vallendar</w:t>
        </w:r>
      </w:ins>
      <w:r>
        <w:rPr>
          <w:rFonts w:ascii="Arial" w:hAnsi="Arial" w:cs="Arial"/>
        </w:rPr>
        <w:t xml:space="preserve"> herrscht. In einem Austausch mit einer </w:t>
      </w:r>
      <w:del w:id="34" w:author="David Döbele" w:date="2023-02-21T20:43:00Z">
        <w:r w:rsidDel="000E2D11">
          <w:rPr>
            <w:rFonts w:ascii="Arial" w:hAnsi="Arial" w:cs="Arial"/>
          </w:rPr>
          <w:delText>Studierenden</w:delText>
        </w:r>
      </w:del>
      <w:ins w:id="35" w:author="David Döbele" w:date="2023-02-21T20:43:00Z">
        <w:r w:rsidR="000E2D11">
          <w:rPr>
            <w:rFonts w:ascii="Arial" w:hAnsi="Arial" w:cs="Arial"/>
          </w:rPr>
          <w:t>Studentin der WHU</w:t>
        </w:r>
      </w:ins>
      <w:del w:id="36" w:author="David Döbele" w:date="2023-02-21T20:43:00Z">
        <w:r w:rsidDel="000E2D11">
          <w:rPr>
            <w:rFonts w:ascii="Arial" w:hAnsi="Arial" w:cs="Arial"/>
          </w:rPr>
          <w:delText>, erzählte sie</w:delText>
        </w:r>
      </w:del>
      <w:ins w:id="37" w:author="David Döbele" w:date="2023-02-21T20:43:00Z">
        <w:r w:rsidR="000E2D11">
          <w:rPr>
            <w:rFonts w:ascii="Arial" w:hAnsi="Arial" w:cs="Arial"/>
          </w:rPr>
          <w:t xml:space="preserve"> erfuhr ich</w:t>
        </w:r>
      </w:ins>
      <w:r>
        <w:rPr>
          <w:rFonts w:ascii="Arial" w:hAnsi="Arial" w:cs="Arial"/>
        </w:rPr>
        <w:t xml:space="preserve"> </w:t>
      </w:r>
      <w:del w:id="38" w:author="David Döbele" w:date="2023-02-21T20:43:00Z">
        <w:r w:rsidDel="000E2D11">
          <w:rPr>
            <w:rFonts w:ascii="Arial" w:hAnsi="Arial" w:cs="Arial"/>
          </w:rPr>
          <w:delText xml:space="preserve">mir </w:delText>
        </w:r>
      </w:del>
      <w:r>
        <w:rPr>
          <w:rFonts w:ascii="Arial" w:hAnsi="Arial" w:cs="Arial"/>
        </w:rPr>
        <w:t>viel über de</w:t>
      </w:r>
      <w:r w:rsidR="00433C3F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dort </w:t>
      </w:r>
      <w:r w:rsidR="00433C3F">
        <w:rPr>
          <w:rFonts w:ascii="Arial" w:hAnsi="Arial" w:cs="Arial"/>
        </w:rPr>
        <w:t xml:space="preserve">präsenten Zusammenhalt der Kommilitonen. Sie unterstützen sich gegenseitig in Klausurenphasen aber auch bei verschiedenen Events der Initiativen. </w:t>
      </w:r>
      <w:r w:rsidR="002D06AF">
        <w:rPr>
          <w:rFonts w:ascii="Arial" w:hAnsi="Arial" w:cs="Arial"/>
        </w:rPr>
        <w:t>Aufgrund dessen</w:t>
      </w:r>
      <w:ins w:id="39" w:author="David Döbele" w:date="2023-02-21T20:43:00Z">
        <w:r w:rsidR="000E2D11">
          <w:rPr>
            <w:rFonts w:ascii="Arial" w:hAnsi="Arial" w:cs="Arial"/>
          </w:rPr>
          <w:t>,</w:t>
        </w:r>
      </w:ins>
      <w:r w:rsidR="00433C3F">
        <w:rPr>
          <w:rFonts w:ascii="Arial" w:hAnsi="Arial" w:cs="Arial"/>
        </w:rPr>
        <w:t xml:space="preserve"> da</w:t>
      </w:r>
      <w:ins w:id="40" w:author="David Döbele" w:date="2023-02-21T20:43:00Z">
        <w:r w:rsidR="000E2D11">
          <w:rPr>
            <w:rFonts w:ascii="Arial" w:hAnsi="Arial" w:cs="Arial"/>
          </w:rPr>
          <w:t>s</w:t>
        </w:r>
      </w:ins>
      <w:r w:rsidR="00433C3F">
        <w:rPr>
          <w:rFonts w:ascii="Arial" w:hAnsi="Arial" w:cs="Arial"/>
        </w:rPr>
        <w:t xml:space="preserve">s alle eine </w:t>
      </w:r>
      <w:r w:rsidR="002D06AF">
        <w:rPr>
          <w:rFonts w:ascii="Arial" w:hAnsi="Arial" w:cs="Arial"/>
        </w:rPr>
        <w:t>ähnliche Leidenschaft und Ambition aufweisen</w:t>
      </w:r>
      <w:r w:rsidR="00A37053">
        <w:rPr>
          <w:rFonts w:ascii="Arial" w:hAnsi="Arial" w:cs="Arial"/>
        </w:rPr>
        <w:t>,</w:t>
      </w:r>
      <w:r w:rsidR="00433C3F">
        <w:rPr>
          <w:rFonts w:ascii="Arial" w:hAnsi="Arial" w:cs="Arial"/>
        </w:rPr>
        <w:t xml:space="preserve"> </w:t>
      </w:r>
      <w:r w:rsidR="002D06AF">
        <w:rPr>
          <w:rFonts w:ascii="Arial" w:hAnsi="Arial" w:cs="Arial"/>
        </w:rPr>
        <w:t xml:space="preserve">ermöglichen sie als WHU-Team eine </w:t>
      </w:r>
      <w:proofErr w:type="gramStart"/>
      <w:r w:rsidR="002D06AF">
        <w:rPr>
          <w:rFonts w:ascii="Arial" w:hAnsi="Arial" w:cs="Arial"/>
        </w:rPr>
        <w:t>Lernatmosphäre</w:t>
      </w:r>
      <w:proofErr w:type="gramEnd"/>
      <w:r w:rsidR="002D06AF">
        <w:rPr>
          <w:rFonts w:ascii="Arial" w:hAnsi="Arial" w:cs="Arial"/>
        </w:rPr>
        <w:t xml:space="preserve"> in der man konstant motiviert wird und sein Potenzial voll ausschöpfen kann. </w:t>
      </w:r>
      <w:r w:rsidR="00433C3F">
        <w:rPr>
          <w:rFonts w:ascii="Arial" w:hAnsi="Arial" w:cs="Arial"/>
        </w:rPr>
        <w:t>Auf mich wirkte das fast wie eine große Familie und es bietet einem die Möglichkeit</w:t>
      </w:r>
      <w:ins w:id="41" w:author="David Döbele" w:date="2023-02-21T20:44:00Z">
        <w:r w:rsidR="000E2D11">
          <w:rPr>
            <w:rFonts w:ascii="Arial" w:hAnsi="Arial" w:cs="Arial"/>
          </w:rPr>
          <w:t>,</w:t>
        </w:r>
      </w:ins>
      <w:r w:rsidR="00433C3F">
        <w:rPr>
          <w:rFonts w:ascii="Arial" w:hAnsi="Arial" w:cs="Arial"/>
        </w:rPr>
        <w:t xml:space="preserve"> Freundschaften für das ganze Leben zu knüpfen.</w:t>
      </w:r>
      <w:r w:rsidR="002D06AF">
        <w:rPr>
          <w:rFonts w:ascii="Arial" w:hAnsi="Arial" w:cs="Arial"/>
        </w:rPr>
        <w:t xml:space="preserve"> Daraus a</w:t>
      </w:r>
      <w:r w:rsidR="00A37053">
        <w:rPr>
          <w:rFonts w:ascii="Arial" w:hAnsi="Arial" w:cs="Arial"/>
        </w:rPr>
        <w:t>bgeleitet</w:t>
      </w:r>
      <w:r w:rsidR="002D06AF">
        <w:rPr>
          <w:rFonts w:ascii="Arial" w:hAnsi="Arial" w:cs="Arial"/>
        </w:rPr>
        <w:t xml:space="preserve"> wunderte es mich nicht</w:t>
      </w:r>
      <w:r w:rsidR="00B05E22">
        <w:rPr>
          <w:rFonts w:ascii="Arial" w:hAnsi="Arial" w:cs="Arial"/>
        </w:rPr>
        <w:t>,</w:t>
      </w:r>
      <w:r w:rsidR="002D06AF">
        <w:rPr>
          <w:rFonts w:ascii="Arial" w:hAnsi="Arial" w:cs="Arial"/>
        </w:rPr>
        <w:t xml:space="preserve"> dass das </w:t>
      </w:r>
      <w:ins w:id="42" w:author="David Döbele" w:date="2023-02-21T20:44:00Z">
        <w:r w:rsidR="000E2D11">
          <w:rPr>
            <w:rFonts w:ascii="Arial" w:hAnsi="Arial" w:cs="Arial"/>
          </w:rPr>
          <w:t xml:space="preserve">einzigartige </w:t>
        </w:r>
      </w:ins>
      <w:r w:rsidR="002D06AF">
        <w:rPr>
          <w:rFonts w:ascii="Arial" w:hAnsi="Arial" w:cs="Arial"/>
        </w:rPr>
        <w:t>Alumni Netzwerk der WHU so ausgeprägt ist, welches einem ermöglicht</w:t>
      </w:r>
      <w:ins w:id="43" w:author="David Döbele" w:date="2023-02-21T20:44:00Z">
        <w:r w:rsidR="000E2D11">
          <w:rPr>
            <w:rFonts w:ascii="Arial" w:hAnsi="Arial" w:cs="Arial"/>
          </w:rPr>
          <w:t>,</w:t>
        </w:r>
      </w:ins>
      <w:r w:rsidR="002D06AF">
        <w:rPr>
          <w:rFonts w:ascii="Arial" w:hAnsi="Arial" w:cs="Arial"/>
        </w:rPr>
        <w:t xml:space="preserve"> beeindruckende Menschen kennenzulernen. Ein weiterer Aspekt, </w:t>
      </w:r>
      <w:r w:rsidR="00A37053">
        <w:rPr>
          <w:rFonts w:ascii="Arial" w:hAnsi="Arial" w:cs="Arial"/>
        </w:rPr>
        <w:t>worin</w:t>
      </w:r>
      <w:r w:rsidR="002D06AF">
        <w:rPr>
          <w:rFonts w:ascii="Arial" w:hAnsi="Arial" w:cs="Arial"/>
        </w:rPr>
        <w:t xml:space="preserve"> sich die WHU von anderen Universitäten abhebt, ist meiner Meinung nach das hohe </w:t>
      </w:r>
      <w:r w:rsidR="00A37053">
        <w:rPr>
          <w:rFonts w:ascii="Arial" w:hAnsi="Arial" w:cs="Arial"/>
        </w:rPr>
        <w:t>Engagement</w:t>
      </w:r>
      <w:r w:rsidR="002D06AF">
        <w:rPr>
          <w:rFonts w:ascii="Arial" w:hAnsi="Arial" w:cs="Arial"/>
        </w:rPr>
        <w:t xml:space="preserve"> innerhalb der vielen studentischen </w:t>
      </w:r>
      <w:r w:rsidR="00A37053">
        <w:rPr>
          <w:rFonts w:ascii="Arial" w:hAnsi="Arial" w:cs="Arial"/>
        </w:rPr>
        <w:t>Initiativen</w:t>
      </w:r>
      <w:r w:rsidR="002D06AF">
        <w:rPr>
          <w:rFonts w:ascii="Arial" w:hAnsi="Arial" w:cs="Arial"/>
        </w:rPr>
        <w:t xml:space="preserve">. </w:t>
      </w:r>
      <w:r w:rsidR="006C0E52">
        <w:rPr>
          <w:rFonts w:ascii="Arial" w:hAnsi="Arial" w:cs="Arial"/>
        </w:rPr>
        <w:t xml:space="preserve">Der </w:t>
      </w:r>
      <w:r w:rsidR="006C0E52" w:rsidRPr="006C0E52">
        <w:rPr>
          <w:rFonts w:ascii="Arial" w:hAnsi="Arial" w:cs="Arial"/>
        </w:rPr>
        <w:t>WHU Europa Sportverein</w:t>
      </w:r>
      <w:r w:rsidR="006C0E52">
        <w:rPr>
          <w:rFonts w:ascii="Arial" w:hAnsi="Arial" w:cs="Arial"/>
        </w:rPr>
        <w:t xml:space="preserve"> und die </w:t>
      </w:r>
      <w:r w:rsidR="006C0E52" w:rsidRPr="006C0E52">
        <w:rPr>
          <w:rFonts w:ascii="Arial" w:hAnsi="Arial" w:cs="Arial"/>
        </w:rPr>
        <w:t xml:space="preserve">Campus for Finance e.V. </w:t>
      </w:r>
      <w:r w:rsidR="006C0E52">
        <w:rPr>
          <w:rFonts w:ascii="Arial" w:hAnsi="Arial" w:cs="Arial"/>
        </w:rPr>
        <w:t>sind beide</w:t>
      </w:r>
      <w:r w:rsidR="00726707">
        <w:rPr>
          <w:rFonts w:ascii="Arial" w:hAnsi="Arial" w:cs="Arial"/>
        </w:rPr>
        <w:t>s</w:t>
      </w:r>
      <w:r w:rsidR="006C0E52">
        <w:rPr>
          <w:rFonts w:ascii="Arial" w:hAnsi="Arial" w:cs="Arial"/>
        </w:rPr>
        <w:t xml:space="preserve"> Adressen in denen ich mich gerne zukünftig einbringen möchte. Zum einen finde ich es wichtig</w:t>
      </w:r>
      <w:ins w:id="44" w:author="David Döbele" w:date="2023-02-21T20:44:00Z">
        <w:r w:rsidR="000E2D11">
          <w:rPr>
            <w:rFonts w:ascii="Arial" w:hAnsi="Arial" w:cs="Arial"/>
          </w:rPr>
          <w:t>,</w:t>
        </w:r>
      </w:ins>
      <w:r w:rsidR="006C0E52">
        <w:rPr>
          <w:rFonts w:ascii="Arial" w:hAnsi="Arial" w:cs="Arial"/>
        </w:rPr>
        <w:t xml:space="preserve"> einen Ausgleich in Form von Sport zu schaffen, andererseits </w:t>
      </w:r>
      <w:r w:rsidR="008E0E88">
        <w:rPr>
          <w:rFonts w:ascii="Arial" w:hAnsi="Arial" w:cs="Arial"/>
        </w:rPr>
        <w:t>hab</w:t>
      </w:r>
      <w:r w:rsidR="00DA7D4C">
        <w:rPr>
          <w:rFonts w:ascii="Arial" w:hAnsi="Arial" w:cs="Arial"/>
        </w:rPr>
        <w:t>e</w:t>
      </w:r>
      <w:r w:rsidR="008E0E88">
        <w:rPr>
          <w:rFonts w:ascii="Arial" w:hAnsi="Arial" w:cs="Arial"/>
        </w:rPr>
        <w:t xml:space="preserve"> ich ein</w:t>
      </w:r>
      <w:r w:rsidR="00DA7D4C">
        <w:rPr>
          <w:rFonts w:ascii="Arial" w:hAnsi="Arial" w:cs="Arial"/>
        </w:rPr>
        <w:t>e</w:t>
      </w:r>
      <w:r w:rsidR="008E0E88">
        <w:rPr>
          <w:rFonts w:ascii="Arial" w:hAnsi="Arial" w:cs="Arial"/>
        </w:rPr>
        <w:t xml:space="preserve"> Vorliebe dafür</w:t>
      </w:r>
      <w:ins w:id="45" w:author="David Döbele" w:date="2023-02-21T20:44:00Z">
        <w:r w:rsidR="000E2D11">
          <w:rPr>
            <w:rFonts w:ascii="Arial" w:hAnsi="Arial" w:cs="Arial"/>
          </w:rPr>
          <w:t>,</w:t>
        </w:r>
      </w:ins>
      <w:r w:rsidR="008E0E88">
        <w:rPr>
          <w:rFonts w:ascii="Arial" w:hAnsi="Arial" w:cs="Arial"/>
        </w:rPr>
        <w:t xml:space="preserve"> Events zu organisieren und ich sehe die Finance New Years Conference wirklich als eine Möglichkeit</w:t>
      </w:r>
      <w:ins w:id="46" w:author="David Döbele" w:date="2023-02-21T20:45:00Z">
        <w:r w:rsidR="000E2D11">
          <w:rPr>
            <w:rFonts w:ascii="Arial" w:hAnsi="Arial" w:cs="Arial"/>
          </w:rPr>
          <w:t>,</w:t>
        </w:r>
      </w:ins>
      <w:r w:rsidR="00DA7D4C">
        <w:rPr>
          <w:rFonts w:ascii="Arial" w:hAnsi="Arial" w:cs="Arial"/>
        </w:rPr>
        <w:t xml:space="preserve"> Mehrwert</w:t>
      </w:r>
      <w:r w:rsidR="008E0E88">
        <w:rPr>
          <w:rFonts w:ascii="Arial" w:hAnsi="Arial" w:cs="Arial"/>
        </w:rPr>
        <w:t xml:space="preserve"> zu schaffen</w:t>
      </w:r>
      <w:del w:id="47" w:author="David Döbele" w:date="2023-02-21T20:45:00Z">
        <w:r w:rsidR="008E0E88" w:rsidDel="000E2D11">
          <w:rPr>
            <w:rFonts w:ascii="Arial" w:hAnsi="Arial" w:cs="Arial"/>
          </w:rPr>
          <w:delText xml:space="preserve">, </w:delText>
        </w:r>
      </w:del>
      <w:ins w:id="48" w:author="David Döbele" w:date="2023-02-21T20:45:00Z">
        <w:r w:rsidR="000E2D11">
          <w:rPr>
            <w:rFonts w:ascii="Arial" w:hAnsi="Arial" w:cs="Arial"/>
          </w:rPr>
          <w:t xml:space="preserve"> –</w:t>
        </w:r>
        <w:r w:rsidR="000E2D11">
          <w:rPr>
            <w:rFonts w:ascii="Arial" w:hAnsi="Arial" w:cs="Arial"/>
          </w:rPr>
          <w:t xml:space="preserve"> </w:t>
        </w:r>
      </w:ins>
      <w:r w:rsidR="008E0E88">
        <w:rPr>
          <w:rFonts w:ascii="Arial" w:hAnsi="Arial" w:cs="Arial"/>
        </w:rPr>
        <w:t xml:space="preserve">sowohl für Studierende als auch Unternehmen. Ein weiteres Alleinstellungsmerkmal der WHU ist meiner Meinung nach der hohe Praxisbezug, </w:t>
      </w:r>
      <w:r w:rsidR="00726707">
        <w:rPr>
          <w:rFonts w:ascii="Arial" w:hAnsi="Arial" w:cs="Arial"/>
        </w:rPr>
        <w:t>durch Case</w:t>
      </w:r>
      <w:r w:rsidR="008E0E88">
        <w:rPr>
          <w:rFonts w:ascii="Arial" w:hAnsi="Arial" w:cs="Arial"/>
        </w:rPr>
        <w:t xml:space="preserve"> </w:t>
      </w:r>
      <w:r w:rsidR="00726707">
        <w:rPr>
          <w:rFonts w:ascii="Arial" w:hAnsi="Arial" w:cs="Arial"/>
        </w:rPr>
        <w:t>Studies</w:t>
      </w:r>
      <w:r w:rsidR="008E0E88">
        <w:rPr>
          <w:rFonts w:ascii="Arial" w:hAnsi="Arial" w:cs="Arial"/>
        </w:rPr>
        <w:t>, die bestens für das spätere Arbeitsleben vorbereiten. Zuletzt freue ich mich auf die Gespräche mit den Internationals und deren Perspektive und Ansichten.</w:t>
      </w:r>
    </w:p>
    <w:p w14:paraId="346C8F2C" w14:textId="77777777" w:rsidR="008E0E88" w:rsidRPr="00D85D4D" w:rsidRDefault="008E0E88" w:rsidP="00E65B09">
      <w:pPr>
        <w:spacing w:after="0"/>
        <w:jc w:val="both"/>
        <w:rPr>
          <w:rFonts w:ascii="Arial" w:hAnsi="Arial" w:cs="Arial"/>
        </w:rPr>
      </w:pPr>
    </w:p>
    <w:p w14:paraId="1B249EF8" w14:textId="25F44071" w:rsidR="000E2D11" w:rsidRDefault="00177389" w:rsidP="00E65B09">
      <w:pPr>
        <w:spacing w:after="0"/>
        <w:jc w:val="both"/>
        <w:rPr>
          <w:ins w:id="49" w:author="David Döbele" w:date="2023-02-21T20:47:00Z"/>
          <w:rFonts w:ascii="Arial" w:hAnsi="Arial" w:cs="Arial"/>
        </w:rPr>
      </w:pPr>
      <w:r>
        <w:rPr>
          <w:rFonts w:ascii="Arial" w:hAnsi="Arial" w:cs="Arial"/>
        </w:rPr>
        <w:t xml:space="preserve">In meiner vierjährigen Laufbahn als Dualer Gymnasiast hatte ich Kontakt mit allerlei Persönlichkeiten und konnte so schon früh Erfahrungen im Arbeitsleben sammeln. </w:t>
      </w:r>
      <w:r w:rsidR="00A37053">
        <w:rPr>
          <w:rFonts w:ascii="Arial" w:hAnsi="Arial" w:cs="Arial"/>
        </w:rPr>
        <w:t>Auf der Baustelle lernte</w:t>
      </w:r>
      <w:r>
        <w:rPr>
          <w:rFonts w:ascii="Arial" w:hAnsi="Arial" w:cs="Arial"/>
        </w:rPr>
        <w:t xml:space="preserve"> ich stets im Team zu agieren. Abseits meiner Teamfähigkeit konnte ich meine Kommunikationsfähigkeit durch meine verschiedenen Tätigkeiten in meinen </w:t>
      </w:r>
      <w:r w:rsidR="00726707">
        <w:rPr>
          <w:rFonts w:ascii="Arial" w:hAnsi="Arial" w:cs="Arial"/>
        </w:rPr>
        <w:t>Engagements</w:t>
      </w:r>
      <w:r w:rsidR="0075308F">
        <w:rPr>
          <w:rFonts w:ascii="Arial" w:hAnsi="Arial" w:cs="Arial"/>
        </w:rPr>
        <w:t xml:space="preserve">, </w:t>
      </w:r>
      <w:ins w:id="50" w:author="David Döbele" w:date="2023-02-21T20:46:00Z">
        <w:r w:rsidR="000E2D11">
          <w:rPr>
            <w:rFonts w:ascii="Arial" w:hAnsi="Arial" w:cs="Arial"/>
          </w:rPr>
          <w:t xml:space="preserve">die </w:t>
        </w:r>
      </w:ins>
      <w:r w:rsidR="0075308F">
        <w:rPr>
          <w:rFonts w:ascii="Arial" w:hAnsi="Arial" w:cs="Arial"/>
        </w:rPr>
        <w:t>Einzelnachhilfe für Flüchtlinge</w:t>
      </w:r>
      <w:ins w:id="51" w:author="David Döbele" w:date="2023-02-21T20:46:00Z">
        <w:r w:rsidR="000E2D11">
          <w:rPr>
            <w:rFonts w:ascii="Arial" w:hAnsi="Arial" w:cs="Arial"/>
          </w:rPr>
          <w:t xml:space="preserve"> oder</w:t>
        </w:r>
      </w:ins>
      <w:del w:id="52" w:author="David Döbele" w:date="2023-02-21T20:46:00Z">
        <w:r w:rsidR="0075308F" w:rsidDel="000E2D11">
          <w:rPr>
            <w:rFonts w:ascii="Arial" w:hAnsi="Arial" w:cs="Arial"/>
          </w:rPr>
          <w:delText>,</w:delText>
        </w:r>
      </w:del>
      <w:r w:rsidR="0075308F">
        <w:rPr>
          <w:rFonts w:ascii="Arial" w:hAnsi="Arial" w:cs="Arial"/>
        </w:rPr>
        <w:t xml:space="preserve"> Arbeit in der Jugendpartei,</w:t>
      </w:r>
      <w:r>
        <w:rPr>
          <w:rFonts w:ascii="Arial" w:hAnsi="Arial" w:cs="Arial"/>
        </w:rPr>
        <w:t xml:space="preserve"> schärfen. Ebenso konnte </w:t>
      </w:r>
      <w:r>
        <w:rPr>
          <w:rFonts w:ascii="Arial" w:hAnsi="Arial" w:cs="Arial"/>
        </w:rPr>
        <w:lastRenderedPageBreak/>
        <w:t>ich im Rahmen der Projekttage ein Projekt mit 60 Teilnehmenden verwirklichen, funktionieren konnte dies nur durch eine akkurate Planung und Organisation.</w:t>
      </w:r>
      <w:r w:rsidR="00D47D20">
        <w:rPr>
          <w:rFonts w:ascii="Arial" w:hAnsi="Arial" w:cs="Arial"/>
        </w:rPr>
        <w:t xml:space="preserve"> Dies führt jedoch leider auch oft dazu, dass ich Aufgaben von anderen selbst erledige, wenn ich merke</w:t>
      </w:r>
      <w:ins w:id="53" w:author="David Döbele" w:date="2023-02-21T20:46:00Z">
        <w:r w:rsidR="000E2D11">
          <w:rPr>
            <w:rFonts w:ascii="Arial" w:hAnsi="Arial" w:cs="Arial"/>
          </w:rPr>
          <w:t>,</w:t>
        </w:r>
      </w:ins>
      <w:r w:rsidR="00D47D20">
        <w:rPr>
          <w:rFonts w:ascii="Arial" w:hAnsi="Arial" w:cs="Arial"/>
        </w:rPr>
        <w:t xml:space="preserve"> das</w:t>
      </w:r>
      <w:ins w:id="54" w:author="David Döbele" w:date="2023-02-21T20:46:00Z">
        <w:r w:rsidR="000E2D11">
          <w:rPr>
            <w:rFonts w:ascii="Arial" w:hAnsi="Arial" w:cs="Arial"/>
          </w:rPr>
          <w:t>s</w:t>
        </w:r>
      </w:ins>
      <w:r w:rsidR="00D47D20">
        <w:rPr>
          <w:rFonts w:ascii="Arial" w:hAnsi="Arial" w:cs="Arial"/>
        </w:rPr>
        <w:t xml:space="preserve"> ich </w:t>
      </w:r>
      <w:del w:id="55" w:author="David Döbele" w:date="2023-02-21T20:46:00Z">
        <w:r w:rsidR="00D47D20" w:rsidDel="000E2D11">
          <w:rPr>
            <w:rFonts w:ascii="Arial" w:hAnsi="Arial" w:cs="Arial"/>
          </w:rPr>
          <w:delText xml:space="preserve">ihr </w:delText>
        </w:r>
      </w:del>
      <w:ins w:id="56" w:author="David Döbele" w:date="2023-02-21T20:46:00Z">
        <w:r w:rsidR="000E2D11">
          <w:rPr>
            <w:rFonts w:ascii="Arial" w:hAnsi="Arial" w:cs="Arial"/>
          </w:rPr>
          <w:t>anderen</w:t>
        </w:r>
        <w:r w:rsidR="000E2D11">
          <w:rPr>
            <w:rFonts w:ascii="Arial" w:hAnsi="Arial" w:cs="Arial"/>
          </w:rPr>
          <w:t xml:space="preserve"> </w:t>
        </w:r>
      </w:ins>
      <w:r w:rsidR="00D47D20">
        <w:rPr>
          <w:rFonts w:ascii="Arial" w:hAnsi="Arial" w:cs="Arial"/>
        </w:rPr>
        <w:t xml:space="preserve">diese nicht anvertrauen kann. Problematisch ist das, weil die andere Partei so nicht die Möglichkeit hat sich </w:t>
      </w:r>
      <w:proofErr w:type="gramStart"/>
      <w:r w:rsidR="00D47D20">
        <w:rPr>
          <w:rFonts w:ascii="Arial" w:hAnsi="Arial" w:cs="Arial"/>
        </w:rPr>
        <w:t>selber</w:t>
      </w:r>
      <w:proofErr w:type="gramEnd"/>
      <w:r w:rsidR="00D47D20">
        <w:rPr>
          <w:rFonts w:ascii="Arial" w:hAnsi="Arial" w:cs="Arial"/>
        </w:rPr>
        <w:t xml:space="preserve"> weiterzuentwickeln</w:t>
      </w:r>
      <w:ins w:id="57" w:author="David Döbele" w:date="2023-02-21T20:46:00Z">
        <w:r w:rsidR="000E2D11">
          <w:rPr>
            <w:rFonts w:ascii="Arial" w:hAnsi="Arial" w:cs="Arial"/>
          </w:rPr>
          <w:t xml:space="preserve"> –</w:t>
        </w:r>
      </w:ins>
      <w:del w:id="58" w:author="David Döbele" w:date="2023-02-21T20:46:00Z">
        <w:r w:rsidR="00D47D20" w:rsidDel="000E2D11">
          <w:rPr>
            <w:rFonts w:ascii="Arial" w:hAnsi="Arial" w:cs="Arial"/>
          </w:rPr>
          <w:delText>,</w:delText>
        </w:r>
      </w:del>
      <w:r w:rsidR="00D47D20">
        <w:rPr>
          <w:rFonts w:ascii="Arial" w:hAnsi="Arial" w:cs="Arial"/>
        </w:rPr>
        <w:t xml:space="preserve"> mittlerweile versuche ich in solchen Fällen</w:t>
      </w:r>
      <w:ins w:id="59" w:author="David Döbele" w:date="2023-02-21T20:46:00Z">
        <w:r w:rsidR="000E2D11">
          <w:rPr>
            <w:rFonts w:ascii="Arial" w:hAnsi="Arial" w:cs="Arial"/>
          </w:rPr>
          <w:t>,</w:t>
        </w:r>
      </w:ins>
      <w:r w:rsidR="00D47D20">
        <w:rPr>
          <w:rFonts w:ascii="Arial" w:hAnsi="Arial" w:cs="Arial"/>
        </w:rPr>
        <w:t xml:space="preserve"> nur noch das Endprodukt zu </w:t>
      </w:r>
      <w:r w:rsidR="008429AF">
        <w:rPr>
          <w:rFonts w:ascii="Arial" w:hAnsi="Arial" w:cs="Arial"/>
        </w:rPr>
        <w:t>begutachten</w:t>
      </w:r>
      <w:r w:rsidR="00D47D20">
        <w:rPr>
          <w:rFonts w:ascii="Arial" w:hAnsi="Arial" w:cs="Arial"/>
        </w:rPr>
        <w:t xml:space="preserve"> und Anregungen</w:t>
      </w:r>
      <w:r w:rsidR="00923D3D">
        <w:rPr>
          <w:rFonts w:ascii="Arial" w:hAnsi="Arial" w:cs="Arial"/>
        </w:rPr>
        <w:t>/Tipps</w:t>
      </w:r>
      <w:r w:rsidR="00D47D20">
        <w:rPr>
          <w:rFonts w:ascii="Arial" w:hAnsi="Arial" w:cs="Arial"/>
        </w:rPr>
        <w:t xml:space="preserve"> zu geben</w:t>
      </w:r>
      <w:r w:rsidR="0075308F">
        <w:rPr>
          <w:rFonts w:ascii="Arial" w:hAnsi="Arial" w:cs="Arial"/>
        </w:rPr>
        <w:t xml:space="preserve">. </w:t>
      </w:r>
      <w:ins w:id="60" w:author="David Döbele" w:date="2023-02-21T20:47:00Z">
        <w:r w:rsidR="000E2D11">
          <w:rPr>
            <w:rFonts w:ascii="Arial" w:hAnsi="Arial" w:cs="Arial"/>
          </w:rPr>
          <w:t>I</w:t>
        </w:r>
      </w:ins>
      <w:ins w:id="61" w:author="David Döbele" w:date="2023-02-21T20:48:00Z">
        <w:r w:rsidR="000E2D11">
          <w:rPr>
            <w:rFonts w:ascii="Arial" w:hAnsi="Arial" w:cs="Arial"/>
          </w:rPr>
          <w:t xml:space="preserve">nsbesondere an der WHU, wo ich sowohl in den Lernphasen, als auch bei der Mitarbeit in Initiativen von enorm smarten und ambitionierten </w:t>
        </w:r>
        <w:proofErr w:type="spellStart"/>
        <w:proofErr w:type="gramStart"/>
        <w:r w:rsidR="000E2D11">
          <w:rPr>
            <w:rFonts w:ascii="Arial" w:hAnsi="Arial" w:cs="Arial"/>
          </w:rPr>
          <w:t>Kommiliton:innen</w:t>
        </w:r>
        <w:proofErr w:type="spellEnd"/>
        <w:proofErr w:type="gramEnd"/>
        <w:r w:rsidR="000E2D11">
          <w:rPr>
            <w:rFonts w:ascii="Arial" w:hAnsi="Arial" w:cs="Arial"/>
          </w:rPr>
          <w:t xml:space="preserve"> umgeben sein werde, kann ich mich selbst vermutlich noch stark weiterentwickeln und wachsen. </w:t>
        </w:r>
      </w:ins>
    </w:p>
    <w:p w14:paraId="2211748F" w14:textId="77777777" w:rsidR="000E2D11" w:rsidRDefault="000E2D11" w:rsidP="00E65B09">
      <w:pPr>
        <w:spacing w:after="0"/>
        <w:jc w:val="both"/>
        <w:rPr>
          <w:ins w:id="62" w:author="David Döbele" w:date="2023-02-21T20:47:00Z"/>
          <w:rFonts w:ascii="Arial" w:hAnsi="Arial" w:cs="Arial"/>
        </w:rPr>
      </w:pPr>
    </w:p>
    <w:p w14:paraId="19160B60" w14:textId="29E191AE" w:rsidR="00E65B09" w:rsidRPr="00D85D4D" w:rsidRDefault="0075308F" w:rsidP="00E65B0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Als eine Person</w:t>
      </w:r>
      <w:ins w:id="63" w:author="David Döbele" w:date="2023-02-21T20:49:00Z">
        <w:r w:rsidR="00F222D9">
          <w:rPr>
            <w:rFonts w:ascii="Arial" w:hAnsi="Arial" w:cs="Arial"/>
          </w:rPr>
          <w:t>,</w:t>
        </w:r>
      </w:ins>
      <w:r>
        <w:rPr>
          <w:rFonts w:ascii="Arial" w:hAnsi="Arial" w:cs="Arial"/>
        </w:rPr>
        <w:t xml:space="preserve"> die jetzt scho</w:t>
      </w:r>
      <w:r w:rsidR="003501B3">
        <w:rPr>
          <w:rFonts w:ascii="Arial" w:hAnsi="Arial" w:cs="Arial"/>
        </w:rPr>
        <w:t xml:space="preserve">n </w:t>
      </w:r>
      <w:ins w:id="64" w:author="David Döbele" w:date="2023-02-21T20:46:00Z">
        <w:r w:rsidR="000E2D11">
          <w:rPr>
            <w:rFonts w:ascii="Arial" w:hAnsi="Arial" w:cs="Arial"/>
          </w:rPr>
          <w:t xml:space="preserve">durch den Austausch mit Studierenden </w:t>
        </w:r>
      </w:ins>
      <w:r w:rsidR="003501B3">
        <w:rPr>
          <w:rFonts w:ascii="Arial" w:hAnsi="Arial" w:cs="Arial"/>
        </w:rPr>
        <w:t xml:space="preserve">einen Hauch </w:t>
      </w:r>
      <w:ins w:id="65" w:author="David Döbele" w:date="2023-02-21T20:46:00Z">
        <w:r w:rsidR="000E2D11">
          <w:rPr>
            <w:rFonts w:ascii="Arial" w:hAnsi="Arial" w:cs="Arial"/>
          </w:rPr>
          <w:t xml:space="preserve">des </w:t>
        </w:r>
      </w:ins>
      <w:r>
        <w:rPr>
          <w:rFonts w:ascii="Arial" w:hAnsi="Arial" w:cs="Arial"/>
        </w:rPr>
        <w:t>WHU-Spirit</w:t>
      </w:r>
      <w:ins w:id="66" w:author="David Döbele" w:date="2023-02-21T20:46:00Z">
        <w:r w:rsidR="000E2D11">
          <w:rPr>
            <w:rFonts w:ascii="Arial" w:hAnsi="Arial" w:cs="Arial"/>
          </w:rPr>
          <w:t>s</w:t>
        </w:r>
      </w:ins>
      <w:r>
        <w:rPr>
          <w:rFonts w:ascii="Arial" w:hAnsi="Arial" w:cs="Arial"/>
        </w:rPr>
        <w:t xml:space="preserve"> miterleben </w:t>
      </w:r>
      <w:proofErr w:type="gramStart"/>
      <w:r>
        <w:rPr>
          <w:rFonts w:ascii="Arial" w:hAnsi="Arial" w:cs="Arial"/>
        </w:rPr>
        <w:t>konnte</w:t>
      </w:r>
      <w:proofErr w:type="gramEnd"/>
      <w:del w:id="67" w:author="David Döbele" w:date="2023-02-21T20:47:00Z">
        <w:r w:rsidDel="000E2D11">
          <w:rPr>
            <w:rFonts w:ascii="Arial" w:hAnsi="Arial" w:cs="Arial"/>
          </w:rPr>
          <w:delText>, Austausch mit Studierende</w:delText>
        </w:r>
      </w:del>
      <w:r>
        <w:rPr>
          <w:rFonts w:ascii="Arial" w:hAnsi="Arial" w:cs="Arial"/>
        </w:rPr>
        <w:t>, ist es nun auch mein Wunsch</w:t>
      </w:r>
      <w:ins w:id="68" w:author="David Döbele" w:date="2023-02-21T20:47:00Z">
        <w:r w:rsidR="000E2D11">
          <w:rPr>
            <w:rFonts w:ascii="Arial" w:hAnsi="Arial" w:cs="Arial"/>
          </w:rPr>
          <w:t>,</w:t>
        </w:r>
      </w:ins>
      <w:r>
        <w:rPr>
          <w:rFonts w:ascii="Arial" w:hAnsi="Arial" w:cs="Arial"/>
        </w:rPr>
        <w:t xml:space="preserve"> diesen weiterzut</w:t>
      </w:r>
      <w:r w:rsidR="003501B3">
        <w:rPr>
          <w:rFonts w:ascii="Arial" w:hAnsi="Arial" w:cs="Arial"/>
        </w:rPr>
        <w:t>ragen.</w:t>
      </w:r>
      <w:r w:rsidR="002308F8">
        <w:rPr>
          <w:rFonts w:ascii="Arial" w:hAnsi="Arial" w:cs="Arial"/>
        </w:rPr>
        <w:t xml:space="preserve"> Nach meinem Studium möchte ich meine neu erworbenen Skills im Investment Banking einbringen, weil man einen sehr großen Impact auf die Gesellschaft hat</w:t>
      </w:r>
      <w:ins w:id="69" w:author="David Döbele" w:date="2023-02-21T20:47:00Z">
        <w:r w:rsidR="000E2D11">
          <w:rPr>
            <w:rFonts w:ascii="Arial" w:hAnsi="Arial" w:cs="Arial"/>
          </w:rPr>
          <w:t xml:space="preserve"> und direkt am Puls der Wirtschaft mitarbeiten kann</w:t>
        </w:r>
      </w:ins>
      <w:r w:rsidR="002308F8">
        <w:rPr>
          <w:rFonts w:ascii="Arial" w:hAnsi="Arial" w:cs="Arial"/>
        </w:rPr>
        <w:t>. Mein Ziel ist es</w:t>
      </w:r>
      <w:ins w:id="70" w:author="David Döbele" w:date="2023-02-21T20:47:00Z">
        <w:r w:rsidR="000E2D11">
          <w:rPr>
            <w:rFonts w:ascii="Arial" w:hAnsi="Arial" w:cs="Arial"/>
          </w:rPr>
          <w:t>,</w:t>
        </w:r>
      </w:ins>
      <w:r w:rsidR="002308F8">
        <w:rPr>
          <w:rFonts w:ascii="Arial" w:hAnsi="Arial" w:cs="Arial"/>
        </w:rPr>
        <w:t xml:space="preserve"> diesen Impact möglichst positiv zu gestalten. Wichtig zu erwähnen sind ebenfalls die steile Lernkurve und die Karrieremöglichkeiten. Ich denke</w:t>
      </w:r>
      <w:ins w:id="71" w:author="David Döbele" w:date="2023-02-21T20:47:00Z">
        <w:r w:rsidR="000E2D11">
          <w:rPr>
            <w:rFonts w:ascii="Arial" w:hAnsi="Arial" w:cs="Arial"/>
          </w:rPr>
          <w:t>,</w:t>
        </w:r>
      </w:ins>
      <w:r w:rsidR="002308F8">
        <w:rPr>
          <w:rFonts w:ascii="Arial" w:hAnsi="Arial" w:cs="Arial"/>
        </w:rPr>
        <w:t xml:space="preserve"> da</w:t>
      </w:r>
      <w:ins w:id="72" w:author="David Döbele" w:date="2023-02-21T20:47:00Z">
        <w:r w:rsidR="000E2D11">
          <w:rPr>
            <w:rFonts w:ascii="Arial" w:hAnsi="Arial" w:cs="Arial"/>
          </w:rPr>
          <w:t>s</w:t>
        </w:r>
      </w:ins>
      <w:r w:rsidR="002308F8">
        <w:rPr>
          <w:rFonts w:ascii="Arial" w:hAnsi="Arial" w:cs="Arial"/>
        </w:rPr>
        <w:t xml:space="preserve">s ich durch meine offene Art und enorme Leistungsbereitschaft eine Bereicherung für den </w:t>
      </w:r>
      <w:r w:rsidR="00726707">
        <w:rPr>
          <w:rFonts w:ascii="Arial" w:hAnsi="Arial" w:cs="Arial"/>
        </w:rPr>
        <w:t>WHU-Campus</w:t>
      </w:r>
      <w:r w:rsidR="0078167E">
        <w:rPr>
          <w:rFonts w:ascii="Arial" w:hAnsi="Arial" w:cs="Arial"/>
        </w:rPr>
        <w:t xml:space="preserve"> darstelle</w:t>
      </w:r>
      <w:ins w:id="73" w:author="David Döbele" w:date="2023-02-21T20:47:00Z">
        <w:r w:rsidR="000E2D11">
          <w:rPr>
            <w:rFonts w:ascii="Arial" w:hAnsi="Arial" w:cs="Arial"/>
          </w:rPr>
          <w:t>n werde und freue mich auf das weitere Kennenlernen mit Ihnen</w:t>
        </w:r>
      </w:ins>
      <w:r w:rsidR="0078167E">
        <w:rPr>
          <w:rFonts w:ascii="Arial" w:hAnsi="Arial" w:cs="Arial"/>
        </w:rPr>
        <w:t>.</w:t>
      </w:r>
    </w:p>
    <w:p w14:paraId="11B49693" w14:textId="63C4B0FD" w:rsidR="00E65B09" w:rsidRPr="00D85D4D" w:rsidRDefault="00E65B09" w:rsidP="00E65B09">
      <w:pPr>
        <w:spacing w:after="0"/>
        <w:jc w:val="both"/>
        <w:rPr>
          <w:rFonts w:ascii="Arial" w:hAnsi="Arial" w:cs="Arial"/>
        </w:rPr>
      </w:pPr>
    </w:p>
    <w:p w14:paraId="4459D038" w14:textId="07A27375" w:rsidR="00E65B09" w:rsidRPr="00D85D4D" w:rsidRDefault="0099776A" w:rsidP="00E65B09">
      <w:pPr>
        <w:spacing w:after="0"/>
        <w:jc w:val="both"/>
        <w:rPr>
          <w:rFonts w:ascii="Arial" w:hAnsi="Arial" w:cs="Arial"/>
        </w:rPr>
      </w:pPr>
      <w:r w:rsidRPr="00D85D4D">
        <w:rPr>
          <w:rFonts w:ascii="Arial" w:hAnsi="Arial" w:cs="Arial"/>
        </w:rPr>
        <w:t>Mit freundlichen Grüßen</w:t>
      </w:r>
    </w:p>
    <w:p w14:paraId="3BDB02BA" w14:textId="28D59CC2" w:rsidR="00BB3512" w:rsidRPr="00D85D4D" w:rsidRDefault="0078167E" w:rsidP="00E65B0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Ahmad Jaafar</w:t>
      </w:r>
    </w:p>
    <w:sectPr w:rsidR="00BB3512" w:rsidRPr="00D85D4D" w:rsidSect="00FC51C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CFA78" w14:textId="77777777" w:rsidR="002F4EF2" w:rsidRDefault="002F4EF2" w:rsidP="008E0E88">
      <w:pPr>
        <w:spacing w:after="0" w:line="240" w:lineRule="auto"/>
      </w:pPr>
      <w:r>
        <w:separator/>
      </w:r>
    </w:p>
  </w:endnote>
  <w:endnote w:type="continuationSeparator" w:id="0">
    <w:p w14:paraId="7C384F9F" w14:textId="77777777" w:rsidR="002F4EF2" w:rsidRDefault="002F4EF2" w:rsidP="008E0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078EB" w14:textId="77777777" w:rsidR="002F4EF2" w:rsidRDefault="002F4EF2" w:rsidP="008E0E88">
      <w:pPr>
        <w:spacing w:after="0" w:line="240" w:lineRule="auto"/>
      </w:pPr>
      <w:r>
        <w:separator/>
      </w:r>
    </w:p>
  </w:footnote>
  <w:footnote w:type="continuationSeparator" w:id="0">
    <w:p w14:paraId="4BF2CDC5" w14:textId="77777777" w:rsidR="002F4EF2" w:rsidRDefault="002F4EF2" w:rsidP="008E0E8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E2D11"/>
    <w:rsid w:val="000F371C"/>
    <w:rsid w:val="00117F83"/>
    <w:rsid w:val="001362F3"/>
    <w:rsid w:val="00146C8E"/>
    <w:rsid w:val="00152DF9"/>
    <w:rsid w:val="00156A98"/>
    <w:rsid w:val="001669DB"/>
    <w:rsid w:val="00167FCD"/>
    <w:rsid w:val="00171D11"/>
    <w:rsid w:val="00177389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23491"/>
    <w:rsid w:val="002308F8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96445"/>
    <w:rsid w:val="002A5B9F"/>
    <w:rsid w:val="002D06AF"/>
    <w:rsid w:val="002D0824"/>
    <w:rsid w:val="002D309E"/>
    <w:rsid w:val="002D594E"/>
    <w:rsid w:val="002E39B8"/>
    <w:rsid w:val="002F4EF2"/>
    <w:rsid w:val="002F51FA"/>
    <w:rsid w:val="00311A15"/>
    <w:rsid w:val="003250EA"/>
    <w:rsid w:val="003421B1"/>
    <w:rsid w:val="003501B3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3C3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62892"/>
    <w:rsid w:val="006A7895"/>
    <w:rsid w:val="006B2597"/>
    <w:rsid w:val="006B302C"/>
    <w:rsid w:val="006C0E52"/>
    <w:rsid w:val="006D2592"/>
    <w:rsid w:val="006F58EC"/>
    <w:rsid w:val="00706233"/>
    <w:rsid w:val="007251EA"/>
    <w:rsid w:val="00726707"/>
    <w:rsid w:val="007340D7"/>
    <w:rsid w:val="007472BD"/>
    <w:rsid w:val="0075308F"/>
    <w:rsid w:val="00755A3D"/>
    <w:rsid w:val="007675B1"/>
    <w:rsid w:val="0078167E"/>
    <w:rsid w:val="00797EF1"/>
    <w:rsid w:val="007A3246"/>
    <w:rsid w:val="007A64C5"/>
    <w:rsid w:val="007A719D"/>
    <w:rsid w:val="007B1B2B"/>
    <w:rsid w:val="007C59D2"/>
    <w:rsid w:val="007D7FA4"/>
    <w:rsid w:val="007E4326"/>
    <w:rsid w:val="007F0344"/>
    <w:rsid w:val="007F7EA0"/>
    <w:rsid w:val="008049F7"/>
    <w:rsid w:val="00807293"/>
    <w:rsid w:val="0083750F"/>
    <w:rsid w:val="008428CF"/>
    <w:rsid w:val="008429AF"/>
    <w:rsid w:val="0085213A"/>
    <w:rsid w:val="008565FD"/>
    <w:rsid w:val="00857C6F"/>
    <w:rsid w:val="008657E3"/>
    <w:rsid w:val="00867CED"/>
    <w:rsid w:val="00874503"/>
    <w:rsid w:val="00883B55"/>
    <w:rsid w:val="008928E3"/>
    <w:rsid w:val="0089337A"/>
    <w:rsid w:val="008A248F"/>
    <w:rsid w:val="008B402E"/>
    <w:rsid w:val="008C27C1"/>
    <w:rsid w:val="008D6664"/>
    <w:rsid w:val="008D7CDB"/>
    <w:rsid w:val="008E0E88"/>
    <w:rsid w:val="008E100E"/>
    <w:rsid w:val="008E4BA9"/>
    <w:rsid w:val="008E7A27"/>
    <w:rsid w:val="008E7D17"/>
    <w:rsid w:val="009028AB"/>
    <w:rsid w:val="00923D3D"/>
    <w:rsid w:val="00991E04"/>
    <w:rsid w:val="0099776A"/>
    <w:rsid w:val="009A256E"/>
    <w:rsid w:val="009D07DC"/>
    <w:rsid w:val="009D3BBF"/>
    <w:rsid w:val="009D6422"/>
    <w:rsid w:val="009E63D8"/>
    <w:rsid w:val="009F46A7"/>
    <w:rsid w:val="00A1282E"/>
    <w:rsid w:val="00A14247"/>
    <w:rsid w:val="00A37053"/>
    <w:rsid w:val="00A40D57"/>
    <w:rsid w:val="00A44493"/>
    <w:rsid w:val="00A504FE"/>
    <w:rsid w:val="00A53760"/>
    <w:rsid w:val="00AA024E"/>
    <w:rsid w:val="00AA2791"/>
    <w:rsid w:val="00AA4C7C"/>
    <w:rsid w:val="00AB4CD0"/>
    <w:rsid w:val="00AC30DE"/>
    <w:rsid w:val="00AC61EE"/>
    <w:rsid w:val="00AC66C4"/>
    <w:rsid w:val="00AC7086"/>
    <w:rsid w:val="00AE26F5"/>
    <w:rsid w:val="00AE3A33"/>
    <w:rsid w:val="00B05E22"/>
    <w:rsid w:val="00B135CE"/>
    <w:rsid w:val="00B30BC5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D4B60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CE510B"/>
    <w:rsid w:val="00CF42F5"/>
    <w:rsid w:val="00D30CEA"/>
    <w:rsid w:val="00D47D20"/>
    <w:rsid w:val="00D71D8E"/>
    <w:rsid w:val="00D85D4D"/>
    <w:rsid w:val="00D9281A"/>
    <w:rsid w:val="00DA3404"/>
    <w:rsid w:val="00DA3412"/>
    <w:rsid w:val="00DA524B"/>
    <w:rsid w:val="00DA7D4C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1BF4"/>
    <w:rsid w:val="00E83116"/>
    <w:rsid w:val="00E914E5"/>
    <w:rsid w:val="00E91B86"/>
    <w:rsid w:val="00EA6CEC"/>
    <w:rsid w:val="00EA7AC2"/>
    <w:rsid w:val="00EC000C"/>
    <w:rsid w:val="00EF2FD5"/>
    <w:rsid w:val="00F11473"/>
    <w:rsid w:val="00F222D9"/>
    <w:rsid w:val="00F253C5"/>
    <w:rsid w:val="00F270C0"/>
    <w:rsid w:val="00F30624"/>
    <w:rsid w:val="00F4717F"/>
    <w:rsid w:val="00F5301B"/>
    <w:rsid w:val="00F55CE3"/>
    <w:rsid w:val="00F74175"/>
    <w:rsid w:val="00F76196"/>
    <w:rsid w:val="00F92A04"/>
    <w:rsid w:val="00FA4972"/>
    <w:rsid w:val="00FA5291"/>
    <w:rsid w:val="00FC51CC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Kopfzeile">
    <w:name w:val="header"/>
    <w:basedOn w:val="Standard"/>
    <w:link w:val="KopfzeileZchn"/>
    <w:uiPriority w:val="99"/>
    <w:unhideWhenUsed/>
    <w:rsid w:val="008E0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0E88"/>
  </w:style>
  <w:style w:type="paragraph" w:styleId="Fuzeile">
    <w:name w:val="footer"/>
    <w:basedOn w:val="Standard"/>
    <w:link w:val="FuzeileZchn"/>
    <w:uiPriority w:val="99"/>
    <w:unhideWhenUsed/>
    <w:rsid w:val="008E0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0E88"/>
  </w:style>
  <w:style w:type="paragraph" w:styleId="berarbeitung">
    <w:name w:val="Revision"/>
    <w:hidden/>
    <w:uiPriority w:val="99"/>
    <w:semiHidden/>
    <w:rsid w:val="000E2D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745</Words>
  <Characters>4696</Characters>
  <Application>Microsoft Office Word</Application>
  <DocSecurity>0</DocSecurity>
  <Lines>39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34</cp:revision>
  <dcterms:created xsi:type="dcterms:W3CDTF">2020-09-27T10:32:00Z</dcterms:created>
  <dcterms:modified xsi:type="dcterms:W3CDTF">2023-02-21T19:49:00Z</dcterms:modified>
</cp:coreProperties>
</file>