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17D19D75" w:rsidR="006D2592" w:rsidRPr="00DC06EF" w:rsidRDefault="00061941" w:rsidP="006A7895">
      <w:pPr>
        <w:spacing w:after="0" w:line="240" w:lineRule="auto"/>
        <w:jc w:val="right"/>
        <w:rPr>
          <w:rFonts w:ascii="Georgia" w:hAnsi="Georgia" w:cs="Times New Roman"/>
          <w:sz w:val="19"/>
          <w:szCs w:val="19"/>
          <w:lang w:val="en-US"/>
        </w:rPr>
      </w:pPr>
      <w:r w:rsidRPr="00DC06EF">
        <w:rPr>
          <w:rFonts w:ascii="Georgia" w:hAnsi="Georgia" w:cs="Times New Roman"/>
          <w:sz w:val="19"/>
          <w:szCs w:val="19"/>
          <w:lang w:val="en-US"/>
        </w:rPr>
        <w:t>Julian Osada</w:t>
      </w:r>
    </w:p>
    <w:p w14:paraId="2458A2A0" w14:textId="7B10E8B9" w:rsidR="00857C6F" w:rsidRPr="00DC06EF" w:rsidRDefault="00061941" w:rsidP="006A7895">
      <w:pPr>
        <w:spacing w:after="0" w:line="240" w:lineRule="auto"/>
        <w:jc w:val="right"/>
        <w:rPr>
          <w:rFonts w:ascii="Georgia" w:hAnsi="Georgia" w:cs="Times New Roman"/>
          <w:sz w:val="19"/>
          <w:szCs w:val="19"/>
          <w:lang w:val="en-US"/>
        </w:rPr>
      </w:pPr>
      <w:r w:rsidRPr="00DC06EF">
        <w:rPr>
          <w:rFonts w:ascii="Georgia" w:hAnsi="Georgia" w:cs="Times New Roman"/>
          <w:sz w:val="19"/>
          <w:szCs w:val="19"/>
          <w:lang w:val="en-US"/>
        </w:rPr>
        <w:t xml:space="preserve">Hainer </w:t>
      </w:r>
      <w:proofErr w:type="spellStart"/>
      <w:r w:rsidRPr="00DC06EF">
        <w:rPr>
          <w:rFonts w:ascii="Georgia" w:hAnsi="Georgia" w:cs="Times New Roman"/>
          <w:sz w:val="19"/>
          <w:szCs w:val="19"/>
          <w:lang w:val="en-US"/>
        </w:rPr>
        <w:t>Pfad</w:t>
      </w:r>
      <w:proofErr w:type="spellEnd"/>
      <w:r w:rsidRPr="00DC06EF">
        <w:rPr>
          <w:rFonts w:ascii="Georgia" w:hAnsi="Georgia" w:cs="Times New Roman"/>
          <w:sz w:val="19"/>
          <w:szCs w:val="19"/>
          <w:lang w:val="en-US"/>
        </w:rPr>
        <w:t xml:space="preserve"> 9</w:t>
      </w:r>
    </w:p>
    <w:p w14:paraId="451AEE20" w14:textId="52BECE79" w:rsidR="00857C6F" w:rsidRPr="00DC06EF" w:rsidRDefault="003D5D1E" w:rsidP="006A7895">
      <w:pPr>
        <w:spacing w:after="0" w:line="240" w:lineRule="auto"/>
        <w:jc w:val="right"/>
        <w:rPr>
          <w:rFonts w:ascii="Georgia" w:hAnsi="Georgia" w:cs="Times New Roman"/>
          <w:sz w:val="19"/>
          <w:szCs w:val="19"/>
          <w:lang w:val="en-US"/>
        </w:rPr>
      </w:pPr>
      <w:r w:rsidRPr="00DC06EF">
        <w:rPr>
          <w:rFonts w:ascii="Georgia" w:hAnsi="Georgia" w:cs="Times New Roman"/>
          <w:sz w:val="19"/>
          <w:szCs w:val="19"/>
          <w:lang w:val="en-US"/>
        </w:rPr>
        <w:t>6</w:t>
      </w:r>
      <w:r w:rsidR="00061941" w:rsidRPr="00DC06EF">
        <w:rPr>
          <w:rFonts w:ascii="Georgia" w:hAnsi="Georgia" w:cs="Times New Roman"/>
          <w:sz w:val="19"/>
          <w:szCs w:val="19"/>
          <w:lang w:val="en-US"/>
        </w:rPr>
        <w:t>3128</w:t>
      </w:r>
      <w:r w:rsidR="00857C6F" w:rsidRPr="00DC06EF">
        <w:rPr>
          <w:rFonts w:ascii="Georgia" w:hAnsi="Georgia" w:cs="Times New Roman"/>
          <w:sz w:val="19"/>
          <w:szCs w:val="19"/>
          <w:lang w:val="en-US"/>
        </w:rPr>
        <w:t xml:space="preserve"> </w:t>
      </w:r>
      <w:proofErr w:type="spellStart"/>
      <w:r w:rsidR="00061941" w:rsidRPr="00DC06EF">
        <w:rPr>
          <w:rFonts w:ascii="Georgia" w:hAnsi="Georgia" w:cs="Times New Roman"/>
          <w:sz w:val="19"/>
          <w:szCs w:val="19"/>
          <w:lang w:val="en-US"/>
        </w:rPr>
        <w:t>Dietzenbach</w:t>
      </w:r>
      <w:proofErr w:type="spellEnd"/>
    </w:p>
    <w:p w14:paraId="12BA391A" w14:textId="713F15B6" w:rsidR="006A7895" w:rsidRPr="00DC06EF" w:rsidRDefault="00061941" w:rsidP="006A7895">
      <w:pPr>
        <w:spacing w:after="0" w:line="240" w:lineRule="auto"/>
        <w:jc w:val="right"/>
        <w:rPr>
          <w:rFonts w:ascii="Georgia" w:hAnsi="Georgia" w:cs="Times New Roman"/>
          <w:sz w:val="19"/>
          <w:szCs w:val="19"/>
          <w:lang w:val="en-US"/>
        </w:rPr>
      </w:pPr>
      <w:r w:rsidRPr="00DC06EF">
        <w:rPr>
          <w:rFonts w:ascii="Georgia" w:hAnsi="Georgia" w:cs="Georgia"/>
          <w:color w:val="000000"/>
          <w:sz w:val="19"/>
          <w:szCs w:val="19"/>
          <w:lang w:val="en-US"/>
        </w:rPr>
        <w:t>julianosada</w:t>
      </w:r>
      <w:r w:rsidR="00857C6F" w:rsidRPr="00DC06EF">
        <w:rPr>
          <w:rFonts w:ascii="Georgia" w:hAnsi="Georgia" w:cs="Georgia"/>
          <w:color w:val="000000"/>
          <w:sz w:val="19"/>
          <w:szCs w:val="19"/>
          <w:lang w:val="en-US"/>
        </w:rPr>
        <w:t>@gmail.com</w:t>
      </w:r>
    </w:p>
    <w:p w14:paraId="170FE07D" w14:textId="7AA27B65" w:rsidR="00F270C0" w:rsidRPr="00DC06EF" w:rsidRDefault="006D2592" w:rsidP="00D75367">
      <w:pPr>
        <w:spacing w:after="0"/>
        <w:jc w:val="right"/>
        <w:rPr>
          <w:rFonts w:ascii="Georgia" w:hAnsi="Georgia" w:cs="Georgia"/>
          <w:color w:val="000000"/>
          <w:sz w:val="19"/>
          <w:szCs w:val="19"/>
          <w:lang w:val="en-US"/>
        </w:rPr>
      </w:pPr>
      <w:r w:rsidRPr="00DC06EF">
        <w:rPr>
          <w:rFonts w:ascii="Georgia" w:hAnsi="Georgia" w:cs="Georgia"/>
          <w:color w:val="000000"/>
          <w:sz w:val="19"/>
          <w:szCs w:val="19"/>
          <w:lang w:val="en-US"/>
        </w:rPr>
        <w:t>+</w:t>
      </w:r>
      <w:r w:rsidR="00857C6F" w:rsidRPr="00DC06EF">
        <w:rPr>
          <w:rFonts w:ascii="Georgia" w:hAnsi="Georgia" w:cs="Georgia"/>
          <w:color w:val="000000"/>
          <w:sz w:val="19"/>
          <w:szCs w:val="19"/>
          <w:lang w:val="en-US"/>
        </w:rPr>
        <w:t>49 1</w:t>
      </w:r>
      <w:r w:rsidR="00061941" w:rsidRPr="00DC06EF">
        <w:rPr>
          <w:rFonts w:ascii="Georgia" w:hAnsi="Georgia" w:cs="Georgia"/>
          <w:color w:val="000000"/>
          <w:sz w:val="19"/>
          <w:szCs w:val="19"/>
          <w:lang w:val="en-US"/>
        </w:rPr>
        <w:t>74 318 0 977</w:t>
      </w:r>
    </w:p>
    <w:p w14:paraId="4FFA7063" w14:textId="67B49DA0" w:rsidR="00F74175" w:rsidRPr="00DC06EF" w:rsidRDefault="003D5D1E" w:rsidP="00F74175">
      <w:pPr>
        <w:spacing w:after="0"/>
        <w:rPr>
          <w:rFonts w:ascii="Georgia" w:hAnsi="Georgia" w:cs="Georgia"/>
          <w:color w:val="000000"/>
          <w:sz w:val="19"/>
          <w:szCs w:val="19"/>
          <w:lang w:val="en-US"/>
        </w:rPr>
      </w:pPr>
      <w:r w:rsidRPr="00DC06EF">
        <w:rPr>
          <w:rFonts w:ascii="Georgia" w:hAnsi="Georgia" w:cs="Georgia"/>
          <w:color w:val="000000"/>
          <w:sz w:val="19"/>
          <w:szCs w:val="19"/>
          <w:lang w:val="en-US"/>
        </w:rPr>
        <w:t xml:space="preserve">Corporate Finance </w:t>
      </w:r>
      <w:proofErr w:type="spellStart"/>
      <w:r w:rsidRPr="00DC06EF">
        <w:rPr>
          <w:rFonts w:ascii="Georgia" w:hAnsi="Georgia" w:cs="Georgia"/>
          <w:color w:val="000000"/>
          <w:sz w:val="19"/>
          <w:szCs w:val="19"/>
          <w:lang w:val="en-US"/>
        </w:rPr>
        <w:t>Beratung</w:t>
      </w:r>
      <w:proofErr w:type="spellEnd"/>
      <w:r w:rsidR="00F74175" w:rsidRPr="00DC06EF">
        <w:rPr>
          <w:rFonts w:ascii="Georgia" w:hAnsi="Georgia" w:cs="Georgia"/>
          <w:color w:val="000000"/>
          <w:sz w:val="19"/>
          <w:szCs w:val="19"/>
          <w:lang w:val="en-US"/>
        </w:rPr>
        <w:t xml:space="preserve"> GmbH</w:t>
      </w:r>
    </w:p>
    <w:p w14:paraId="096C8AF5" w14:textId="548DF08C" w:rsidR="00647413" w:rsidRPr="00DC06EF" w:rsidRDefault="003D5D1E" w:rsidP="00F74175">
      <w:pPr>
        <w:spacing w:after="0"/>
        <w:rPr>
          <w:rFonts w:ascii="Georgia" w:hAnsi="Georgia"/>
          <w:sz w:val="19"/>
          <w:szCs w:val="19"/>
        </w:rPr>
      </w:pPr>
      <w:r w:rsidRPr="00DC06EF">
        <w:rPr>
          <w:rFonts w:ascii="Georgia" w:hAnsi="Georgia"/>
          <w:sz w:val="19"/>
          <w:szCs w:val="19"/>
        </w:rPr>
        <w:t>Musterstraße 99</w:t>
      </w:r>
      <w:r w:rsidR="00F74175" w:rsidRPr="00DC06EF">
        <w:rPr>
          <w:rFonts w:ascii="Georgia" w:hAnsi="Georgia"/>
          <w:sz w:val="19"/>
          <w:szCs w:val="19"/>
        </w:rPr>
        <w:br/>
      </w:r>
      <w:r w:rsidRPr="00DC06EF">
        <w:rPr>
          <w:rFonts w:ascii="Georgia" w:hAnsi="Georgia"/>
          <w:sz w:val="19"/>
          <w:szCs w:val="19"/>
        </w:rPr>
        <w:t>55005</w:t>
      </w:r>
      <w:r w:rsidR="00F74175" w:rsidRPr="00DC06EF">
        <w:rPr>
          <w:rFonts w:ascii="Georgia" w:hAnsi="Georgia"/>
          <w:sz w:val="19"/>
          <w:szCs w:val="19"/>
        </w:rPr>
        <w:t xml:space="preserve"> </w:t>
      </w:r>
      <w:r w:rsidRPr="00DC06EF">
        <w:rPr>
          <w:rFonts w:ascii="Georgia" w:hAnsi="Georgia"/>
          <w:sz w:val="19"/>
          <w:szCs w:val="19"/>
        </w:rPr>
        <w:t>Frankfurt am Main</w:t>
      </w:r>
      <w:r w:rsidR="00F74175" w:rsidRPr="00DC06EF">
        <w:rPr>
          <w:rFonts w:ascii="Georgia" w:hAnsi="Georgia"/>
          <w:sz w:val="19"/>
          <w:szCs w:val="19"/>
        </w:rPr>
        <w:t xml:space="preserve"> </w:t>
      </w:r>
    </w:p>
    <w:p w14:paraId="0731715D" w14:textId="62F0655D" w:rsidR="001E0088" w:rsidRPr="00DC06EF" w:rsidRDefault="00061941" w:rsidP="00D75367">
      <w:pPr>
        <w:spacing w:after="0"/>
        <w:jc w:val="right"/>
        <w:rPr>
          <w:rFonts w:ascii="Georgia" w:hAnsi="Georgia" w:cs="Times New Roman"/>
          <w:sz w:val="19"/>
          <w:szCs w:val="19"/>
        </w:rPr>
      </w:pPr>
      <w:r w:rsidRPr="00DC06EF">
        <w:rPr>
          <w:rFonts w:ascii="Georgia" w:hAnsi="Georgia" w:cs="Times New Roman"/>
          <w:sz w:val="19"/>
          <w:szCs w:val="19"/>
        </w:rPr>
        <w:t>Dietzenbach</w:t>
      </w:r>
      <w:r w:rsidR="002D594E" w:rsidRPr="00DC06EF">
        <w:rPr>
          <w:rFonts w:ascii="Georgia" w:hAnsi="Georgia" w:cs="Times New Roman"/>
          <w:sz w:val="19"/>
          <w:szCs w:val="19"/>
        </w:rPr>
        <w:t xml:space="preserve">, </w:t>
      </w:r>
      <w:r w:rsidR="0085213A" w:rsidRPr="00DC06EF">
        <w:rPr>
          <w:rFonts w:ascii="Georgia" w:hAnsi="Georgia" w:cs="Times New Roman"/>
          <w:sz w:val="19"/>
          <w:szCs w:val="19"/>
        </w:rPr>
        <w:t>2</w:t>
      </w:r>
      <w:r w:rsidR="00590834" w:rsidRPr="00DC06EF">
        <w:rPr>
          <w:rFonts w:ascii="Georgia" w:hAnsi="Georgia" w:cs="Times New Roman"/>
          <w:sz w:val="19"/>
          <w:szCs w:val="19"/>
        </w:rPr>
        <w:t>8</w:t>
      </w:r>
      <w:r w:rsidR="002D594E" w:rsidRPr="00DC06EF">
        <w:rPr>
          <w:rFonts w:ascii="Georgia" w:hAnsi="Georgia" w:cs="Times New Roman"/>
          <w:sz w:val="19"/>
          <w:szCs w:val="19"/>
        </w:rPr>
        <w:t>.</w:t>
      </w:r>
      <w:r w:rsidRPr="00DC06EF">
        <w:rPr>
          <w:rFonts w:ascii="Georgia" w:hAnsi="Georgia" w:cs="Times New Roman"/>
          <w:sz w:val="19"/>
          <w:szCs w:val="19"/>
        </w:rPr>
        <w:t>01</w:t>
      </w:r>
      <w:r w:rsidR="006A7895" w:rsidRPr="00DC06EF">
        <w:rPr>
          <w:rFonts w:ascii="Georgia" w:hAnsi="Georgia" w:cs="Times New Roman"/>
          <w:sz w:val="19"/>
          <w:szCs w:val="19"/>
        </w:rPr>
        <w:t>.</w:t>
      </w:r>
      <w:r w:rsidR="003D5D1E" w:rsidRPr="00DC06EF">
        <w:rPr>
          <w:rFonts w:ascii="Georgia" w:hAnsi="Georgia" w:cs="Times New Roman"/>
          <w:sz w:val="19"/>
          <w:szCs w:val="19"/>
        </w:rPr>
        <w:t>20</w:t>
      </w:r>
      <w:r w:rsidRPr="00DC06EF">
        <w:rPr>
          <w:rFonts w:ascii="Georgia" w:hAnsi="Georgia" w:cs="Times New Roman"/>
          <w:sz w:val="19"/>
          <w:szCs w:val="19"/>
        </w:rPr>
        <w:t>23</w:t>
      </w:r>
    </w:p>
    <w:p w14:paraId="670DB82B" w14:textId="77777777" w:rsidR="00D75367" w:rsidRPr="00DC06EF" w:rsidRDefault="00D75367" w:rsidP="00D75367">
      <w:pPr>
        <w:spacing w:after="0"/>
        <w:jc w:val="right"/>
        <w:rPr>
          <w:rFonts w:ascii="Georgia" w:hAnsi="Georgia" w:cs="Times New Roman"/>
          <w:sz w:val="19"/>
          <w:szCs w:val="19"/>
        </w:rPr>
      </w:pPr>
    </w:p>
    <w:p w14:paraId="0098600D" w14:textId="1BF6ECB9" w:rsidR="000A5AB8" w:rsidRPr="00DC06EF" w:rsidRDefault="0099776A" w:rsidP="00590834">
      <w:pPr>
        <w:spacing w:after="0"/>
        <w:rPr>
          <w:rFonts w:ascii="Georgia" w:hAnsi="Georgia" w:cs="Times New Roman"/>
          <w:b/>
          <w:sz w:val="19"/>
          <w:szCs w:val="19"/>
        </w:rPr>
      </w:pPr>
      <w:r w:rsidRPr="00DC06EF">
        <w:rPr>
          <w:rFonts w:ascii="Georgia" w:hAnsi="Georgia" w:cs="Times New Roman"/>
          <w:b/>
          <w:sz w:val="19"/>
          <w:szCs w:val="19"/>
        </w:rPr>
        <w:t>Bewerbung um ein Praktikum im XYZ</w:t>
      </w:r>
    </w:p>
    <w:p w14:paraId="3A5BDDA8" w14:textId="77777777" w:rsidR="004A615C" w:rsidRPr="00DC06EF" w:rsidRDefault="004A615C" w:rsidP="000A5AB8">
      <w:pPr>
        <w:spacing w:after="0"/>
        <w:rPr>
          <w:rFonts w:ascii="Georgia" w:hAnsi="Georgia" w:cs="Times New Roman"/>
          <w:b/>
          <w:sz w:val="19"/>
          <w:szCs w:val="19"/>
        </w:rPr>
      </w:pPr>
    </w:p>
    <w:p w14:paraId="76AF9DA1" w14:textId="229C47B9" w:rsidR="00B9673C" w:rsidRPr="00DC06EF" w:rsidRDefault="0099776A" w:rsidP="00DC67DF">
      <w:pPr>
        <w:spacing w:after="0"/>
        <w:jc w:val="both"/>
        <w:rPr>
          <w:rFonts w:ascii="Georgia" w:hAnsi="Georgia" w:cs="Times New Roman"/>
          <w:sz w:val="19"/>
          <w:szCs w:val="19"/>
        </w:rPr>
      </w:pPr>
      <w:r w:rsidRPr="00DC06EF">
        <w:rPr>
          <w:rFonts w:ascii="Georgia" w:hAnsi="Georgia" w:cs="Times New Roman"/>
          <w:sz w:val="19"/>
          <w:szCs w:val="19"/>
        </w:rPr>
        <w:t>Sehr geehrte Damen und Herren</w:t>
      </w:r>
      <w:r w:rsidR="00E65B09" w:rsidRPr="00DC06EF">
        <w:rPr>
          <w:rFonts w:ascii="Georgia" w:hAnsi="Georgia" w:cs="Times New Roman"/>
          <w:sz w:val="19"/>
          <w:szCs w:val="19"/>
        </w:rPr>
        <w:t xml:space="preserve">, </w:t>
      </w:r>
    </w:p>
    <w:p w14:paraId="2C58F922" w14:textId="6C5A458C" w:rsidR="00B9673C" w:rsidRPr="00DC06EF" w:rsidRDefault="00B9673C" w:rsidP="00B9673C">
      <w:pPr>
        <w:spacing w:after="0"/>
        <w:jc w:val="both"/>
        <w:rPr>
          <w:rFonts w:ascii="Georgia" w:hAnsi="Georgia" w:cs="Times New Roman"/>
          <w:sz w:val="19"/>
          <w:szCs w:val="19"/>
        </w:rPr>
      </w:pPr>
    </w:p>
    <w:p w14:paraId="54D762F0" w14:textId="04EF0705" w:rsidR="003E74DB" w:rsidRPr="00DC06EF" w:rsidRDefault="001134ED" w:rsidP="001134ED">
      <w:pPr>
        <w:spacing w:after="0"/>
        <w:jc w:val="both"/>
        <w:rPr>
          <w:rFonts w:ascii="Georgia" w:hAnsi="Georgia" w:cs="Times New Roman"/>
          <w:sz w:val="19"/>
          <w:szCs w:val="19"/>
        </w:rPr>
      </w:pPr>
      <w:ins w:id="0" w:author="David Döbele" w:date="2023-01-24T20:00:00Z">
        <w:r>
          <w:rPr>
            <w:rFonts w:ascii="Georgia" w:hAnsi="Georgia" w:cs="Times New Roman"/>
            <w:sz w:val="19"/>
            <w:szCs w:val="19"/>
          </w:rPr>
          <w:t xml:space="preserve">zum ersten Mal in Kontakt mit der Unternehmensberatung gekommen bin </w:t>
        </w:r>
      </w:ins>
      <w:ins w:id="1" w:author="David Döbele" w:date="2023-01-24T20:01:00Z">
        <w:r>
          <w:rPr>
            <w:rFonts w:ascii="Georgia" w:hAnsi="Georgia" w:cs="Times New Roman"/>
            <w:sz w:val="19"/>
            <w:szCs w:val="19"/>
          </w:rPr>
          <w:t>ich durch mein e</w:t>
        </w:r>
      </w:ins>
      <w:del w:id="2" w:author="David Döbele" w:date="2023-01-24T20:01:00Z">
        <w:r w:rsidR="003E74DB" w:rsidRPr="00DC06EF" w:rsidDel="001134ED">
          <w:rPr>
            <w:rFonts w:ascii="Georgia" w:hAnsi="Georgia" w:cs="Times New Roman"/>
            <w:sz w:val="19"/>
            <w:szCs w:val="19"/>
          </w:rPr>
          <w:delText>durch meine Tätigkeit als</w:delText>
        </w:r>
        <w:r w:rsidR="00C76552" w:rsidRPr="00DC06EF" w:rsidDel="001134ED">
          <w:rPr>
            <w:rFonts w:ascii="Georgia" w:hAnsi="Georgia" w:cs="Times New Roman"/>
            <w:sz w:val="19"/>
            <w:szCs w:val="19"/>
          </w:rPr>
          <w:delText xml:space="preserve"> e</w:delText>
        </w:r>
      </w:del>
      <w:r w:rsidR="00C76552" w:rsidRPr="00DC06EF">
        <w:rPr>
          <w:rFonts w:ascii="Georgia" w:hAnsi="Georgia" w:cs="Times New Roman"/>
          <w:sz w:val="19"/>
          <w:szCs w:val="19"/>
        </w:rPr>
        <w:t>hrenamtliche</w:t>
      </w:r>
      <w:ins w:id="3" w:author="David Döbele" w:date="2023-01-24T20:01:00Z">
        <w:r>
          <w:rPr>
            <w:rFonts w:ascii="Georgia" w:hAnsi="Georgia" w:cs="Times New Roman"/>
            <w:sz w:val="19"/>
            <w:szCs w:val="19"/>
          </w:rPr>
          <w:t>s</w:t>
        </w:r>
      </w:ins>
      <w:del w:id="4" w:author="David Döbele" w:date="2023-01-24T20:01:00Z">
        <w:r w:rsidR="00C76552" w:rsidRPr="00DC06EF" w:rsidDel="001134ED">
          <w:rPr>
            <w:rFonts w:ascii="Georgia" w:hAnsi="Georgia" w:cs="Times New Roman"/>
            <w:sz w:val="19"/>
            <w:szCs w:val="19"/>
          </w:rPr>
          <w:delText>r</w:delText>
        </w:r>
      </w:del>
      <w:r w:rsidR="003E74DB" w:rsidRPr="00DC06EF">
        <w:rPr>
          <w:rFonts w:ascii="Georgia" w:hAnsi="Georgia" w:cs="Times New Roman"/>
          <w:sz w:val="19"/>
          <w:szCs w:val="19"/>
        </w:rPr>
        <w:t xml:space="preserve"> </w:t>
      </w:r>
      <w:ins w:id="5" w:author="David Döbele" w:date="2023-01-24T20:01:00Z">
        <w:r>
          <w:rPr>
            <w:rFonts w:ascii="Georgia" w:hAnsi="Georgia" w:cs="Times New Roman"/>
            <w:sz w:val="19"/>
            <w:szCs w:val="19"/>
          </w:rPr>
          <w:t xml:space="preserve">Engagement als </w:t>
        </w:r>
      </w:ins>
      <w:r w:rsidR="003E74DB" w:rsidRPr="00DC06EF">
        <w:rPr>
          <w:rFonts w:ascii="Georgia" w:hAnsi="Georgia" w:cs="Times New Roman"/>
          <w:sz w:val="19"/>
          <w:szCs w:val="19"/>
        </w:rPr>
        <w:t>Projekt</w:t>
      </w:r>
      <w:r w:rsidR="00C76552" w:rsidRPr="00DC06EF">
        <w:rPr>
          <w:rFonts w:ascii="Georgia" w:hAnsi="Georgia" w:cs="Times New Roman"/>
          <w:sz w:val="19"/>
          <w:szCs w:val="19"/>
        </w:rPr>
        <w:t>leiter</w:t>
      </w:r>
      <w:r w:rsidR="003E74DB" w:rsidRPr="00DC06EF">
        <w:rPr>
          <w:rFonts w:ascii="Georgia" w:hAnsi="Georgia" w:cs="Times New Roman"/>
          <w:sz w:val="19"/>
          <w:szCs w:val="19"/>
        </w:rPr>
        <w:t xml:space="preserve"> </w:t>
      </w:r>
      <w:r w:rsidR="00DC67DF" w:rsidRPr="00DC06EF">
        <w:rPr>
          <w:rFonts w:ascii="Georgia" w:hAnsi="Georgia" w:cs="Times New Roman"/>
          <w:sz w:val="19"/>
          <w:szCs w:val="19"/>
        </w:rPr>
        <w:t xml:space="preserve">bei </w:t>
      </w:r>
      <w:ins w:id="6" w:author="David Döbele" w:date="2023-01-24T19:58:00Z">
        <w:r>
          <w:rPr>
            <w:rFonts w:ascii="Georgia" w:hAnsi="Georgia" w:cs="Times New Roman"/>
            <w:sz w:val="19"/>
            <w:szCs w:val="19"/>
          </w:rPr>
          <w:t xml:space="preserve">der NGO </w:t>
        </w:r>
      </w:ins>
      <w:r w:rsidR="00C76552" w:rsidRPr="00DC06EF">
        <w:rPr>
          <w:rFonts w:ascii="Georgia" w:hAnsi="Georgia" w:cs="Times New Roman"/>
          <w:sz w:val="19"/>
          <w:szCs w:val="19"/>
        </w:rPr>
        <w:t>Little Stars Nepal</w:t>
      </w:r>
      <w:ins w:id="7" w:author="David Döbele" w:date="2023-01-24T20:01:00Z">
        <w:r>
          <w:rPr>
            <w:rFonts w:ascii="Georgia" w:hAnsi="Georgia" w:cs="Times New Roman"/>
            <w:sz w:val="19"/>
            <w:szCs w:val="19"/>
          </w:rPr>
          <w:t xml:space="preserve">. Hier habe </w:t>
        </w:r>
      </w:ins>
      <w:del w:id="8" w:author="David Döbele" w:date="2023-01-24T20:01:00Z">
        <w:r w:rsidR="003E74DB" w:rsidRPr="00DC06EF" w:rsidDel="001134ED">
          <w:rPr>
            <w:rFonts w:ascii="Georgia" w:hAnsi="Georgia" w:cs="Times New Roman"/>
            <w:sz w:val="19"/>
            <w:szCs w:val="19"/>
          </w:rPr>
          <w:delText xml:space="preserve"> habe </w:delText>
        </w:r>
      </w:del>
      <w:r w:rsidR="003E74DB" w:rsidRPr="00DC06EF">
        <w:rPr>
          <w:rFonts w:ascii="Georgia" w:hAnsi="Georgia" w:cs="Times New Roman"/>
          <w:sz w:val="19"/>
          <w:szCs w:val="19"/>
        </w:rPr>
        <w:t>ich die Erfahrung gemacht, dass mich abwechslungsreiche und strategische Herausforderungen im Arbeitsalltag reizen.</w:t>
      </w:r>
      <w:r w:rsidR="009D28D6" w:rsidRPr="00DC06EF">
        <w:rPr>
          <w:rFonts w:ascii="Georgia" w:hAnsi="Georgia" w:cs="Times New Roman"/>
          <w:sz w:val="19"/>
          <w:szCs w:val="19"/>
        </w:rPr>
        <w:t xml:space="preserve"> Mein Team und ich konnten das Praktizieren von „</w:t>
      </w:r>
      <w:proofErr w:type="spellStart"/>
      <w:r w:rsidR="009D28D6" w:rsidRPr="00DC06EF">
        <w:rPr>
          <w:rFonts w:ascii="Georgia" w:hAnsi="Georgia" w:cs="Times New Roman"/>
          <w:sz w:val="19"/>
          <w:szCs w:val="19"/>
        </w:rPr>
        <w:t>Chhaupadi</w:t>
      </w:r>
      <w:proofErr w:type="spellEnd"/>
      <w:r w:rsidR="009D28D6" w:rsidRPr="00DC06EF">
        <w:rPr>
          <w:rFonts w:ascii="Georgia" w:hAnsi="Georgia" w:cs="Times New Roman"/>
          <w:sz w:val="19"/>
          <w:szCs w:val="19"/>
        </w:rPr>
        <w:t xml:space="preserve">“ in </w:t>
      </w:r>
      <w:proofErr w:type="spellStart"/>
      <w:r w:rsidR="009D28D6" w:rsidRPr="00DC06EF">
        <w:rPr>
          <w:rFonts w:ascii="Georgia" w:hAnsi="Georgia" w:cs="Times New Roman"/>
          <w:sz w:val="19"/>
          <w:szCs w:val="19"/>
        </w:rPr>
        <w:t>Balchaur</w:t>
      </w:r>
      <w:proofErr w:type="spellEnd"/>
      <w:r w:rsidR="009D28D6" w:rsidRPr="00DC06EF">
        <w:rPr>
          <w:rFonts w:ascii="Georgia" w:hAnsi="Georgia" w:cs="Times New Roman"/>
          <w:sz w:val="19"/>
          <w:szCs w:val="19"/>
        </w:rPr>
        <w:t xml:space="preserve"> im Westen Nepals durch eine gezielte strategische Informationskampagne in Absprache mit den lokalen Stakeholdern um 62</w:t>
      </w:r>
      <w:r w:rsidR="003549BC">
        <w:rPr>
          <w:rFonts w:ascii="Georgia" w:hAnsi="Georgia" w:cs="Times New Roman"/>
          <w:sz w:val="19"/>
          <w:szCs w:val="19"/>
        </w:rPr>
        <w:t xml:space="preserve"> </w:t>
      </w:r>
      <w:r w:rsidR="009D28D6" w:rsidRPr="00DC06EF">
        <w:rPr>
          <w:rFonts w:ascii="Georgia" w:hAnsi="Georgia" w:cs="Times New Roman"/>
          <w:sz w:val="19"/>
          <w:szCs w:val="19"/>
        </w:rPr>
        <w:t>% reduzieren. Bei „</w:t>
      </w:r>
      <w:proofErr w:type="spellStart"/>
      <w:r w:rsidR="009D28D6" w:rsidRPr="00DC06EF">
        <w:rPr>
          <w:rFonts w:ascii="Georgia" w:hAnsi="Georgia" w:cs="Times New Roman"/>
          <w:sz w:val="19"/>
          <w:szCs w:val="19"/>
        </w:rPr>
        <w:t>Chhaupadi</w:t>
      </w:r>
      <w:proofErr w:type="spellEnd"/>
      <w:r w:rsidR="009D28D6" w:rsidRPr="00DC06EF">
        <w:rPr>
          <w:rFonts w:ascii="Georgia" w:hAnsi="Georgia" w:cs="Times New Roman"/>
          <w:sz w:val="19"/>
          <w:szCs w:val="19"/>
        </w:rPr>
        <w:t>“ handelt es sich um eine Praxis, bei der Mädchen und Frauen während ihrer Menstruation in kalte, kleine und dunkle Hütten gesperrt werden, da sie während ihrer Menstruation als unrein gelten und der Familie Unheil bringen könnten. Daher war es besonders wichtig, lokale Dorfanführer und traditionelle Heiler über die negativen Auswirkungen dieser Praxis aufzuklären und zu überzeugen, diese zu unterlassen.</w:t>
      </w:r>
      <w:ins w:id="9" w:author="David Döbele" w:date="2023-01-24T20:02:00Z">
        <w:r>
          <w:rPr>
            <w:rFonts w:ascii="Georgia" w:hAnsi="Georgia" w:cs="Times New Roman"/>
            <w:sz w:val="19"/>
            <w:szCs w:val="19"/>
          </w:rPr>
          <w:t xml:space="preserve"> Durch Gespräche mit einem anderen Mitglied der NGO, welcher bereits erste Consulting-Erfahrung sammeln konnte, wurde mir schnell klar:</w:t>
        </w:r>
      </w:ins>
      <w:r w:rsidR="009D28D6" w:rsidRPr="00DC06EF">
        <w:rPr>
          <w:rFonts w:ascii="Georgia" w:hAnsi="Georgia" w:cs="Times New Roman"/>
          <w:sz w:val="19"/>
          <w:szCs w:val="19"/>
        </w:rPr>
        <w:t xml:space="preserve"> </w:t>
      </w:r>
      <w:r w:rsidR="003E74DB" w:rsidRPr="00DC06EF">
        <w:rPr>
          <w:rFonts w:ascii="Georgia" w:hAnsi="Georgia" w:cs="Times New Roman"/>
          <w:sz w:val="19"/>
          <w:szCs w:val="19"/>
        </w:rPr>
        <w:t xml:space="preserve">Der Beruf des Unternehmensberaters vereint </w:t>
      </w:r>
      <w:r w:rsidR="009D28D6" w:rsidRPr="00DC06EF">
        <w:rPr>
          <w:rFonts w:ascii="Georgia" w:hAnsi="Georgia" w:cs="Times New Roman"/>
          <w:sz w:val="19"/>
          <w:szCs w:val="19"/>
        </w:rPr>
        <w:t>meine</w:t>
      </w:r>
      <w:r w:rsidR="002C557E" w:rsidRPr="00DC06EF">
        <w:rPr>
          <w:rFonts w:ascii="Georgia" w:hAnsi="Georgia" w:cs="Times New Roman"/>
          <w:sz w:val="19"/>
          <w:szCs w:val="19"/>
        </w:rPr>
        <w:t xml:space="preserve"> bereits</w:t>
      </w:r>
      <w:r w:rsidR="009D28D6" w:rsidRPr="00DC06EF">
        <w:rPr>
          <w:rFonts w:ascii="Georgia" w:hAnsi="Georgia" w:cs="Times New Roman"/>
          <w:sz w:val="19"/>
          <w:szCs w:val="19"/>
        </w:rPr>
        <w:t xml:space="preserve"> gesammelten Erfahrungen bei Little Stars</w:t>
      </w:r>
      <w:r w:rsidR="003E74DB" w:rsidRPr="00DC06EF">
        <w:rPr>
          <w:rFonts w:ascii="Georgia" w:hAnsi="Georgia" w:cs="Times New Roman"/>
          <w:sz w:val="19"/>
          <w:szCs w:val="19"/>
        </w:rPr>
        <w:t xml:space="preserve"> mit einer steilen Lernkurve, die durch spannende Projekte und täglich neue Aufgaben entsteht. Aus diesen Gründen möchte ich gerne meine Erfahrungen, die ich im Beruf und Studium sammeln konnte, bei Ihnen als Praktikant im </w:t>
      </w:r>
      <w:r w:rsidR="00D32395" w:rsidRPr="00DC06EF">
        <w:rPr>
          <w:rFonts w:ascii="Georgia" w:hAnsi="Georgia" w:cs="Times New Roman"/>
          <w:sz w:val="19"/>
          <w:szCs w:val="19"/>
        </w:rPr>
        <w:t>C</w:t>
      </w:r>
      <w:r w:rsidR="003E74DB" w:rsidRPr="00DC06EF">
        <w:rPr>
          <w:rFonts w:ascii="Georgia" w:hAnsi="Georgia" w:cs="Times New Roman"/>
          <w:sz w:val="19"/>
          <w:szCs w:val="19"/>
        </w:rPr>
        <w:t>onsulting von Mai bis Juni 202</w:t>
      </w:r>
      <w:r w:rsidR="00D32395" w:rsidRPr="00DC06EF">
        <w:rPr>
          <w:rFonts w:ascii="Georgia" w:hAnsi="Georgia" w:cs="Times New Roman"/>
          <w:sz w:val="19"/>
          <w:szCs w:val="19"/>
        </w:rPr>
        <w:t>3</w:t>
      </w:r>
      <w:r w:rsidR="003E74DB" w:rsidRPr="00DC06EF">
        <w:rPr>
          <w:rFonts w:ascii="Georgia" w:hAnsi="Georgia" w:cs="Times New Roman"/>
          <w:sz w:val="19"/>
          <w:szCs w:val="19"/>
        </w:rPr>
        <w:t xml:space="preserve"> einbringen. </w:t>
      </w:r>
    </w:p>
    <w:p w14:paraId="39FDA145" w14:textId="5220A3B7" w:rsidR="00DC67DF" w:rsidRPr="00DC06EF" w:rsidRDefault="00DC67DF" w:rsidP="003E74DB">
      <w:pPr>
        <w:spacing w:after="0"/>
        <w:jc w:val="both"/>
        <w:rPr>
          <w:rFonts w:ascii="Georgia" w:hAnsi="Georgia" w:cs="Times New Roman"/>
          <w:sz w:val="19"/>
          <w:szCs w:val="19"/>
        </w:rPr>
      </w:pPr>
    </w:p>
    <w:p w14:paraId="1613322B" w14:textId="0BC96E09" w:rsidR="002C557E" w:rsidRPr="00DC06EF" w:rsidRDefault="00DC67DF" w:rsidP="002C557E">
      <w:pPr>
        <w:spacing w:after="0"/>
        <w:jc w:val="both"/>
        <w:rPr>
          <w:rFonts w:ascii="Georgia" w:hAnsi="Georgia" w:cs="Times New Roman"/>
          <w:sz w:val="19"/>
          <w:szCs w:val="19"/>
        </w:rPr>
      </w:pPr>
      <w:r w:rsidRPr="00DC06EF">
        <w:rPr>
          <w:rFonts w:ascii="Georgia" w:hAnsi="Georgia" w:cs="Times New Roman"/>
          <w:sz w:val="19"/>
          <w:szCs w:val="19"/>
        </w:rPr>
        <w:t>Durch mein Studium der Politikwissenschaft an der Goeth</w:t>
      </w:r>
      <w:r w:rsidR="00D97E54" w:rsidRPr="00DC06EF">
        <w:rPr>
          <w:rFonts w:ascii="Georgia" w:hAnsi="Georgia" w:cs="Times New Roman"/>
          <w:sz w:val="19"/>
          <w:szCs w:val="19"/>
        </w:rPr>
        <w:t>e-</w:t>
      </w:r>
      <w:r w:rsidRPr="00DC06EF">
        <w:rPr>
          <w:rFonts w:ascii="Georgia" w:hAnsi="Georgia" w:cs="Times New Roman"/>
          <w:sz w:val="19"/>
          <w:szCs w:val="19"/>
        </w:rPr>
        <w:t>Universität</w:t>
      </w:r>
      <w:r w:rsidR="00D97E54" w:rsidRPr="00DC06EF">
        <w:rPr>
          <w:rFonts w:ascii="Georgia" w:hAnsi="Georgia" w:cs="Times New Roman"/>
          <w:sz w:val="19"/>
          <w:szCs w:val="19"/>
        </w:rPr>
        <w:t xml:space="preserve"> Frankfurt am Main</w:t>
      </w:r>
      <w:r w:rsidRPr="00DC06EF">
        <w:rPr>
          <w:rFonts w:ascii="Georgia" w:hAnsi="Georgia" w:cs="Times New Roman"/>
          <w:sz w:val="19"/>
          <w:szCs w:val="19"/>
        </w:rPr>
        <w:t xml:space="preserve"> </w:t>
      </w:r>
      <w:del w:id="10" w:author="David Döbele" w:date="2023-01-24T20:03:00Z">
        <w:r w:rsidRPr="00DC06EF" w:rsidDel="001134ED">
          <w:rPr>
            <w:rFonts w:ascii="Georgia" w:hAnsi="Georgia" w:cs="Times New Roman"/>
            <w:sz w:val="19"/>
            <w:szCs w:val="19"/>
          </w:rPr>
          <w:delText xml:space="preserve">bin </w:delText>
        </w:r>
      </w:del>
      <w:ins w:id="11" w:author="David Döbele" w:date="2023-01-24T20:03:00Z">
        <w:r w:rsidR="001134ED">
          <w:rPr>
            <w:rFonts w:ascii="Georgia" w:hAnsi="Georgia" w:cs="Times New Roman"/>
            <w:sz w:val="19"/>
            <w:szCs w:val="19"/>
          </w:rPr>
          <w:t>hatte</w:t>
        </w:r>
        <w:r w:rsidR="001134ED" w:rsidRPr="00DC06EF">
          <w:rPr>
            <w:rFonts w:ascii="Georgia" w:hAnsi="Georgia" w:cs="Times New Roman"/>
            <w:sz w:val="19"/>
            <w:szCs w:val="19"/>
          </w:rPr>
          <w:t xml:space="preserve"> </w:t>
        </w:r>
      </w:ins>
      <w:r w:rsidRPr="00DC06EF">
        <w:rPr>
          <w:rFonts w:ascii="Georgia" w:hAnsi="Georgia" w:cs="Times New Roman"/>
          <w:sz w:val="19"/>
          <w:szCs w:val="19"/>
        </w:rPr>
        <w:t xml:space="preserve">ich </w:t>
      </w:r>
      <w:ins w:id="12" w:author="David Döbele" w:date="2023-01-24T20:03:00Z">
        <w:r w:rsidR="001134ED">
          <w:rPr>
            <w:rFonts w:ascii="Georgia" w:hAnsi="Georgia" w:cs="Times New Roman"/>
            <w:sz w:val="19"/>
            <w:szCs w:val="19"/>
          </w:rPr>
          <w:t xml:space="preserve">Schnittpunkte </w:t>
        </w:r>
      </w:ins>
      <w:r w:rsidRPr="00DC06EF">
        <w:rPr>
          <w:rFonts w:ascii="Georgia" w:hAnsi="Georgia" w:cs="Times New Roman"/>
          <w:sz w:val="19"/>
          <w:szCs w:val="19"/>
        </w:rPr>
        <w:t xml:space="preserve">mit </w:t>
      </w:r>
      <w:ins w:id="13" w:author="David Döbele" w:date="2023-01-24T20:03:00Z">
        <w:r w:rsidR="001134ED">
          <w:rPr>
            <w:rFonts w:ascii="Georgia" w:hAnsi="Georgia" w:cs="Times New Roman"/>
            <w:sz w:val="19"/>
            <w:szCs w:val="19"/>
          </w:rPr>
          <w:t xml:space="preserve">sehr diversen und </w:t>
        </w:r>
      </w:ins>
      <w:r w:rsidRPr="00DC06EF">
        <w:rPr>
          <w:rFonts w:ascii="Georgia" w:hAnsi="Georgia" w:cs="Times New Roman"/>
          <w:sz w:val="19"/>
          <w:szCs w:val="19"/>
        </w:rPr>
        <w:t xml:space="preserve">unterschiedlichen wirtschaftlichen und politischen </w:t>
      </w:r>
      <w:del w:id="14" w:author="David Döbele" w:date="2023-01-24T20:03:00Z">
        <w:r w:rsidRPr="00DC06EF" w:rsidDel="001134ED">
          <w:rPr>
            <w:rFonts w:ascii="Georgia" w:hAnsi="Georgia" w:cs="Times New Roman"/>
            <w:sz w:val="19"/>
            <w:szCs w:val="19"/>
          </w:rPr>
          <w:delText>Themen in Berührung gekommen</w:delText>
        </w:r>
      </w:del>
      <w:ins w:id="15" w:author="David Döbele" w:date="2023-01-24T20:03:00Z">
        <w:r w:rsidR="001134ED">
          <w:rPr>
            <w:rFonts w:ascii="Georgia" w:hAnsi="Georgia" w:cs="Times New Roman"/>
            <w:sz w:val="19"/>
            <w:szCs w:val="19"/>
          </w:rPr>
          <w:t>Themen</w:t>
        </w:r>
      </w:ins>
      <w:r w:rsidRPr="00DC06EF">
        <w:rPr>
          <w:rFonts w:ascii="Georgia" w:hAnsi="Georgia" w:cs="Times New Roman"/>
          <w:sz w:val="19"/>
          <w:szCs w:val="19"/>
        </w:rPr>
        <w:t xml:space="preserve">. Recherchearbeit und das </w:t>
      </w:r>
      <w:r w:rsidR="002C557E" w:rsidRPr="00DC06EF">
        <w:rPr>
          <w:rFonts w:ascii="Georgia" w:hAnsi="Georgia" w:cs="Times New Roman"/>
          <w:sz w:val="19"/>
          <w:szCs w:val="19"/>
        </w:rPr>
        <w:t>analytische A</w:t>
      </w:r>
      <w:r w:rsidRPr="00DC06EF">
        <w:rPr>
          <w:rFonts w:ascii="Georgia" w:hAnsi="Georgia" w:cs="Times New Roman"/>
          <w:sz w:val="19"/>
          <w:szCs w:val="19"/>
        </w:rPr>
        <w:t>useinandersetzen mit komplexen Zusammenhängen unterschiedlicher Akteure auf der internationalen Bühne gehör</w:t>
      </w:r>
      <w:r w:rsidR="003549BC">
        <w:rPr>
          <w:rFonts w:ascii="Georgia" w:hAnsi="Georgia" w:cs="Times New Roman"/>
          <w:sz w:val="19"/>
          <w:szCs w:val="19"/>
        </w:rPr>
        <w:t>en</w:t>
      </w:r>
      <w:r w:rsidRPr="00DC06EF">
        <w:rPr>
          <w:rFonts w:ascii="Georgia" w:hAnsi="Georgia" w:cs="Times New Roman"/>
          <w:sz w:val="19"/>
          <w:szCs w:val="19"/>
        </w:rPr>
        <w:t xml:space="preserve"> zu meine</w:t>
      </w:r>
      <w:r w:rsidR="003549BC">
        <w:rPr>
          <w:rFonts w:ascii="Georgia" w:hAnsi="Georgia" w:cs="Times New Roman"/>
          <w:sz w:val="19"/>
          <w:szCs w:val="19"/>
        </w:rPr>
        <w:t>m</w:t>
      </w:r>
      <w:r w:rsidRPr="00DC06EF">
        <w:rPr>
          <w:rFonts w:ascii="Georgia" w:hAnsi="Georgia" w:cs="Times New Roman"/>
          <w:sz w:val="19"/>
          <w:szCs w:val="19"/>
        </w:rPr>
        <w:t xml:space="preserve"> Arbeitsalltag. Aufgrund meines Studienfokus in internationale Beziehungen habe ich ein großes Interesse am Einfluss politischer Geschehnisse auf die nationale und internationale Wirtschaft entwickelt.</w:t>
      </w:r>
      <w:r w:rsidR="00FD719C" w:rsidRPr="00DC06EF">
        <w:rPr>
          <w:rFonts w:ascii="Georgia" w:hAnsi="Georgia" w:cs="Times New Roman"/>
          <w:sz w:val="19"/>
          <w:szCs w:val="19"/>
        </w:rPr>
        <w:t xml:space="preserve"> </w:t>
      </w:r>
      <w:r w:rsidRPr="00DC06EF">
        <w:rPr>
          <w:rFonts w:ascii="Georgia" w:hAnsi="Georgia" w:cs="Times New Roman"/>
          <w:sz w:val="19"/>
          <w:szCs w:val="19"/>
        </w:rPr>
        <w:t xml:space="preserve">Während meines Praktikums bei Brigitte Zühlsdorff </w:t>
      </w:r>
      <w:r w:rsidR="002C557E" w:rsidRPr="00DC06EF">
        <w:rPr>
          <w:rFonts w:ascii="Georgia" w:hAnsi="Georgia" w:cs="Times New Roman"/>
          <w:sz w:val="19"/>
          <w:szCs w:val="19"/>
        </w:rPr>
        <w:t>Consulting</w:t>
      </w:r>
      <w:r w:rsidRPr="00DC06EF">
        <w:rPr>
          <w:rFonts w:ascii="Georgia" w:hAnsi="Georgia" w:cs="Times New Roman"/>
          <w:sz w:val="19"/>
          <w:szCs w:val="19"/>
        </w:rPr>
        <w:t xml:space="preserve"> </w:t>
      </w:r>
      <w:r w:rsidR="002C557E" w:rsidRPr="00DC06EF">
        <w:rPr>
          <w:rFonts w:ascii="Georgia" w:hAnsi="Georgia" w:cs="Times New Roman"/>
          <w:sz w:val="19"/>
          <w:szCs w:val="19"/>
        </w:rPr>
        <w:t xml:space="preserve">konnte ich meine Kommunikationsstärke unter Beweis stellen, da </w:t>
      </w:r>
      <w:r w:rsidRPr="00DC06EF">
        <w:rPr>
          <w:rFonts w:ascii="Georgia" w:hAnsi="Georgia" w:cs="Times New Roman"/>
          <w:sz w:val="19"/>
          <w:szCs w:val="19"/>
        </w:rPr>
        <w:t>ich im ständigen Austausch mit den unterschiedlichsten Kunden</w:t>
      </w:r>
      <w:r w:rsidR="002C557E" w:rsidRPr="00DC06EF">
        <w:rPr>
          <w:rFonts w:ascii="Georgia" w:hAnsi="Georgia" w:cs="Times New Roman"/>
          <w:sz w:val="19"/>
          <w:szCs w:val="19"/>
        </w:rPr>
        <w:t xml:space="preserve"> stand</w:t>
      </w:r>
      <w:r w:rsidRPr="00DC06EF">
        <w:rPr>
          <w:rFonts w:ascii="Georgia" w:hAnsi="Georgia" w:cs="Times New Roman"/>
          <w:sz w:val="19"/>
          <w:szCs w:val="19"/>
        </w:rPr>
        <w:t xml:space="preserve">. Ich habe </w:t>
      </w:r>
      <w:r w:rsidR="00FD719C" w:rsidRPr="00DC06EF">
        <w:rPr>
          <w:rFonts w:ascii="Georgia" w:hAnsi="Georgia" w:cs="Times New Roman"/>
          <w:sz w:val="19"/>
          <w:szCs w:val="19"/>
        </w:rPr>
        <w:t>dem Team</w:t>
      </w:r>
      <w:r w:rsidRPr="00DC06EF">
        <w:rPr>
          <w:rFonts w:ascii="Georgia" w:hAnsi="Georgia" w:cs="Times New Roman"/>
          <w:sz w:val="19"/>
          <w:szCs w:val="19"/>
        </w:rPr>
        <w:t xml:space="preserve"> geholfen, Recruiting Strategien für mittelständische Unternehmen zu entwickeln. Wie sollte sich das Unternehmen gegenüber anderen Unternehmen positionieren, um mehr und bessere Bewerbungen zu erhalten? Welche Bewerber möchte der Kunde ansprechen? Sobald für diese Fragen eine Antwort gefunden wurde, lag es auch in meine</w:t>
      </w:r>
      <w:r w:rsidR="003549BC">
        <w:rPr>
          <w:rFonts w:ascii="Georgia" w:hAnsi="Georgia" w:cs="Times New Roman"/>
          <w:sz w:val="19"/>
          <w:szCs w:val="19"/>
        </w:rPr>
        <w:t>m</w:t>
      </w:r>
      <w:r w:rsidRPr="00DC06EF">
        <w:rPr>
          <w:rFonts w:ascii="Georgia" w:hAnsi="Georgia" w:cs="Times New Roman"/>
          <w:sz w:val="19"/>
          <w:szCs w:val="19"/>
        </w:rPr>
        <w:t xml:space="preserve"> Aufgabenbereich</w:t>
      </w:r>
      <w:r w:rsidR="003549BC">
        <w:rPr>
          <w:rFonts w:ascii="Georgia" w:hAnsi="Georgia" w:cs="Times New Roman"/>
          <w:sz w:val="19"/>
          <w:szCs w:val="19"/>
        </w:rPr>
        <w:t>,</w:t>
      </w:r>
      <w:r w:rsidRPr="00DC06EF">
        <w:rPr>
          <w:rFonts w:ascii="Georgia" w:hAnsi="Georgia" w:cs="Times New Roman"/>
          <w:sz w:val="19"/>
          <w:szCs w:val="19"/>
        </w:rPr>
        <w:t xml:space="preserve"> die entwickelte Strategie dem Kunden zu präsentieren.</w:t>
      </w:r>
      <w:r w:rsidR="00FD719C" w:rsidRPr="00DC06EF">
        <w:rPr>
          <w:rFonts w:ascii="Georgia" w:hAnsi="Georgia" w:cs="Times New Roman"/>
          <w:sz w:val="19"/>
          <w:szCs w:val="19"/>
        </w:rPr>
        <w:t xml:space="preserve"> Meine analytischen Fähigkeiten werde ich ab Februar</w:t>
      </w:r>
      <w:r w:rsidR="003549BC">
        <w:rPr>
          <w:rFonts w:ascii="Georgia" w:hAnsi="Georgia" w:cs="Times New Roman"/>
          <w:sz w:val="19"/>
          <w:szCs w:val="19"/>
        </w:rPr>
        <w:t xml:space="preserve"> 2023</w:t>
      </w:r>
      <w:r w:rsidR="00FD719C" w:rsidRPr="00DC06EF">
        <w:rPr>
          <w:rFonts w:ascii="Georgia" w:hAnsi="Georgia" w:cs="Times New Roman"/>
          <w:sz w:val="19"/>
          <w:szCs w:val="19"/>
        </w:rPr>
        <w:t xml:space="preserve"> </w:t>
      </w:r>
      <w:r w:rsidR="002C557E" w:rsidRPr="00DC06EF">
        <w:rPr>
          <w:rFonts w:ascii="Georgia" w:hAnsi="Georgia" w:cs="Times New Roman"/>
          <w:sz w:val="19"/>
          <w:szCs w:val="19"/>
        </w:rPr>
        <w:t xml:space="preserve">bei </w:t>
      </w:r>
      <w:r w:rsidR="00FD719C" w:rsidRPr="00DC06EF">
        <w:rPr>
          <w:rFonts w:ascii="Georgia" w:hAnsi="Georgia" w:cs="Times New Roman"/>
          <w:sz w:val="19"/>
          <w:szCs w:val="19"/>
        </w:rPr>
        <w:t>PD-Berater der öffentlichen Hand</w:t>
      </w:r>
      <w:r w:rsidR="002C557E" w:rsidRPr="00DC06EF">
        <w:rPr>
          <w:rFonts w:ascii="Georgia" w:hAnsi="Georgia" w:cs="Times New Roman"/>
          <w:sz w:val="19"/>
          <w:szCs w:val="19"/>
        </w:rPr>
        <w:t xml:space="preserve"> im ersten geplanten Praktikum meines Gap </w:t>
      </w:r>
      <w:proofErr w:type="spellStart"/>
      <w:r w:rsidR="002C557E" w:rsidRPr="00DC06EF">
        <w:rPr>
          <w:rFonts w:ascii="Georgia" w:hAnsi="Georgia" w:cs="Times New Roman"/>
          <w:sz w:val="19"/>
          <w:szCs w:val="19"/>
        </w:rPr>
        <w:t>Years</w:t>
      </w:r>
      <w:proofErr w:type="spellEnd"/>
      <w:r w:rsidR="002C557E" w:rsidRPr="00DC06EF">
        <w:rPr>
          <w:rFonts w:ascii="Georgia" w:hAnsi="Georgia" w:cs="Times New Roman"/>
          <w:sz w:val="19"/>
          <w:szCs w:val="19"/>
        </w:rPr>
        <w:t xml:space="preserve"> weiter verbessern und auch erste Erfahrung in einer Strategieberatung sammeln. Diese Kompetenzen sowie mein großes Interesse würde ich nun gerne als Praktikant in Ihr Team miteinbringen</w:t>
      </w:r>
      <w:ins w:id="16" w:author="David Döbele" w:date="2023-01-24T20:04:00Z">
        <w:r w:rsidR="001134ED">
          <w:rPr>
            <w:rFonts w:ascii="Georgia" w:hAnsi="Georgia" w:cs="Times New Roman"/>
            <w:sz w:val="19"/>
            <w:szCs w:val="19"/>
          </w:rPr>
          <w:t xml:space="preserve"> und mich auch für einen möglichen Berufseinstieg bei Ihnen positionieren</w:t>
        </w:r>
      </w:ins>
      <w:r w:rsidR="002C557E" w:rsidRPr="00DC06EF">
        <w:rPr>
          <w:rFonts w:ascii="Georgia" w:hAnsi="Georgia" w:cs="Times New Roman"/>
          <w:sz w:val="19"/>
          <w:szCs w:val="19"/>
        </w:rPr>
        <w:t xml:space="preserve">. </w:t>
      </w:r>
    </w:p>
    <w:p w14:paraId="1C6E8EF2" w14:textId="77777777" w:rsidR="002C557E" w:rsidRPr="00DC06EF" w:rsidRDefault="002C557E" w:rsidP="00E65B09">
      <w:pPr>
        <w:spacing w:after="0"/>
        <w:jc w:val="both"/>
        <w:rPr>
          <w:rFonts w:ascii="Georgia" w:hAnsi="Georgia" w:cs="Times New Roman"/>
          <w:sz w:val="19"/>
          <w:szCs w:val="19"/>
        </w:rPr>
      </w:pPr>
    </w:p>
    <w:p w14:paraId="19160B60" w14:textId="6E3D1D05" w:rsidR="00E65B09" w:rsidRPr="00DC06EF" w:rsidRDefault="00E65B09" w:rsidP="00E65B09">
      <w:pPr>
        <w:spacing w:after="0"/>
        <w:jc w:val="both"/>
        <w:rPr>
          <w:rFonts w:ascii="Georgia" w:hAnsi="Georgia" w:cs="Times New Roman"/>
          <w:sz w:val="19"/>
          <w:szCs w:val="19"/>
        </w:rPr>
      </w:pPr>
      <w:r w:rsidRPr="00DC06EF">
        <w:rPr>
          <w:rFonts w:ascii="Georgia" w:hAnsi="Georgia" w:cs="Times New Roman"/>
          <w:sz w:val="19"/>
          <w:szCs w:val="19"/>
        </w:rPr>
        <w:t>Dritter Absatz</w:t>
      </w:r>
    </w:p>
    <w:p w14:paraId="7DBF1E90" w14:textId="602DAA8A" w:rsidR="00E65B09" w:rsidRPr="00DC06EF" w:rsidRDefault="00E65B09" w:rsidP="00E65B09">
      <w:pPr>
        <w:spacing w:after="0"/>
        <w:jc w:val="both"/>
        <w:rPr>
          <w:rFonts w:ascii="Georgia" w:hAnsi="Georgia" w:cs="Times New Roman"/>
          <w:sz w:val="19"/>
          <w:szCs w:val="19"/>
        </w:rPr>
      </w:pPr>
      <w:r w:rsidRPr="00DC06EF">
        <w:rPr>
          <w:rFonts w:ascii="Georgia" w:hAnsi="Georgia" w:cs="Times New Roman"/>
          <w:sz w:val="19"/>
          <w:szCs w:val="19"/>
        </w:rPr>
        <w:t>Dritter Absatz</w:t>
      </w:r>
    </w:p>
    <w:p w14:paraId="4C4E7185" w14:textId="77777777" w:rsidR="00E65B09" w:rsidRPr="00DC06EF" w:rsidRDefault="00E65B09" w:rsidP="00E65B09">
      <w:pPr>
        <w:spacing w:after="0"/>
        <w:jc w:val="both"/>
        <w:rPr>
          <w:rFonts w:ascii="Georgia" w:hAnsi="Georgia" w:cs="Times New Roman"/>
          <w:sz w:val="19"/>
          <w:szCs w:val="19"/>
        </w:rPr>
      </w:pPr>
      <w:r w:rsidRPr="00DC06EF">
        <w:rPr>
          <w:rFonts w:ascii="Georgia" w:hAnsi="Georgia" w:cs="Times New Roman"/>
          <w:sz w:val="19"/>
          <w:szCs w:val="19"/>
        </w:rPr>
        <w:t>Dritter Absatz</w:t>
      </w:r>
    </w:p>
    <w:p w14:paraId="7865D3A7" w14:textId="77777777" w:rsidR="00E65B09" w:rsidRPr="00DC06EF" w:rsidRDefault="00E65B09" w:rsidP="00E65B09">
      <w:pPr>
        <w:spacing w:after="0"/>
        <w:jc w:val="both"/>
        <w:rPr>
          <w:rFonts w:ascii="Georgia" w:hAnsi="Georgia" w:cs="Times New Roman"/>
          <w:sz w:val="19"/>
          <w:szCs w:val="19"/>
        </w:rPr>
      </w:pPr>
      <w:r w:rsidRPr="00DC06EF">
        <w:rPr>
          <w:rFonts w:ascii="Georgia" w:hAnsi="Georgia" w:cs="Times New Roman"/>
          <w:sz w:val="19"/>
          <w:szCs w:val="19"/>
        </w:rPr>
        <w:t>Dritter Absatz</w:t>
      </w:r>
    </w:p>
    <w:p w14:paraId="0CB92125" w14:textId="77777777" w:rsidR="00E65B09" w:rsidRPr="00DC06EF" w:rsidRDefault="00E65B09" w:rsidP="00E65B09">
      <w:pPr>
        <w:spacing w:after="0"/>
        <w:jc w:val="both"/>
        <w:rPr>
          <w:rFonts w:ascii="Georgia" w:hAnsi="Georgia" w:cs="Times New Roman"/>
          <w:sz w:val="19"/>
          <w:szCs w:val="19"/>
        </w:rPr>
      </w:pPr>
      <w:r w:rsidRPr="00DC06EF">
        <w:rPr>
          <w:rFonts w:ascii="Georgia" w:hAnsi="Georgia" w:cs="Times New Roman"/>
          <w:sz w:val="19"/>
          <w:szCs w:val="19"/>
        </w:rPr>
        <w:t>Dritter Absatz</w:t>
      </w:r>
    </w:p>
    <w:p w14:paraId="35394CA1" w14:textId="77777777" w:rsidR="00E65B09" w:rsidRPr="00DC06EF" w:rsidRDefault="00E65B09" w:rsidP="00E65B09">
      <w:pPr>
        <w:spacing w:after="0"/>
        <w:jc w:val="both"/>
        <w:rPr>
          <w:rFonts w:ascii="Georgia" w:hAnsi="Georgia" w:cs="Times New Roman"/>
          <w:sz w:val="19"/>
          <w:szCs w:val="19"/>
        </w:rPr>
      </w:pPr>
      <w:r w:rsidRPr="00DC06EF">
        <w:rPr>
          <w:rFonts w:ascii="Georgia" w:hAnsi="Georgia" w:cs="Times New Roman"/>
          <w:sz w:val="19"/>
          <w:szCs w:val="19"/>
        </w:rPr>
        <w:t>Dritter Absatz</w:t>
      </w:r>
    </w:p>
    <w:p w14:paraId="723D7B33" w14:textId="77777777" w:rsidR="00E65B09" w:rsidRPr="00DC06EF" w:rsidRDefault="00E65B09" w:rsidP="00E65B09">
      <w:pPr>
        <w:spacing w:after="0"/>
        <w:jc w:val="both"/>
        <w:rPr>
          <w:rFonts w:ascii="Georgia" w:hAnsi="Georgia" w:cs="Times New Roman"/>
          <w:sz w:val="19"/>
          <w:szCs w:val="19"/>
        </w:rPr>
      </w:pPr>
      <w:r w:rsidRPr="00DC06EF">
        <w:rPr>
          <w:rFonts w:ascii="Georgia" w:hAnsi="Georgia" w:cs="Times New Roman"/>
          <w:sz w:val="19"/>
          <w:szCs w:val="19"/>
        </w:rPr>
        <w:t>Dritter Absatz</w:t>
      </w:r>
    </w:p>
    <w:p w14:paraId="3BAC5501" w14:textId="38146FFC" w:rsidR="00E65B09" w:rsidRPr="00DC06EF" w:rsidRDefault="00E65B09" w:rsidP="00E65B09">
      <w:pPr>
        <w:spacing w:after="0"/>
        <w:jc w:val="both"/>
        <w:rPr>
          <w:rFonts w:ascii="Georgia" w:hAnsi="Georgia" w:cs="Times New Roman"/>
          <w:sz w:val="19"/>
          <w:szCs w:val="19"/>
        </w:rPr>
      </w:pPr>
      <w:r w:rsidRPr="00DC06EF">
        <w:rPr>
          <w:rFonts w:ascii="Georgia" w:hAnsi="Georgia" w:cs="Times New Roman"/>
          <w:sz w:val="19"/>
          <w:szCs w:val="19"/>
        </w:rPr>
        <w:t>Dritter Absatz</w:t>
      </w:r>
    </w:p>
    <w:p w14:paraId="0318DDE2" w14:textId="10CF369E" w:rsidR="00D75367" w:rsidRPr="00DC06EF" w:rsidRDefault="00D75367" w:rsidP="00E65B09">
      <w:pPr>
        <w:spacing w:after="0"/>
        <w:jc w:val="both"/>
        <w:rPr>
          <w:rFonts w:ascii="Georgia" w:hAnsi="Georgia" w:cs="Times New Roman"/>
          <w:sz w:val="19"/>
          <w:szCs w:val="19"/>
        </w:rPr>
      </w:pPr>
      <w:r w:rsidRPr="00DC06EF">
        <w:rPr>
          <w:rFonts w:ascii="Georgia" w:hAnsi="Georgia" w:cs="Times New Roman"/>
          <w:sz w:val="19"/>
          <w:szCs w:val="19"/>
        </w:rPr>
        <w:t>Dritter Absatz</w:t>
      </w:r>
    </w:p>
    <w:p w14:paraId="47A179DA" w14:textId="77777777" w:rsidR="003E74DB" w:rsidRPr="00DC06EF" w:rsidRDefault="003E74DB" w:rsidP="003E74DB">
      <w:pPr>
        <w:spacing w:after="0"/>
        <w:jc w:val="both"/>
        <w:rPr>
          <w:rFonts w:ascii="Georgia" w:hAnsi="Georgia" w:cs="Times New Roman"/>
          <w:sz w:val="19"/>
          <w:szCs w:val="19"/>
        </w:rPr>
      </w:pPr>
    </w:p>
    <w:p w14:paraId="18CC8DF8" w14:textId="3654694C" w:rsidR="003E74DB" w:rsidRPr="00DC06EF" w:rsidRDefault="003E74DB" w:rsidP="003E74DB">
      <w:pPr>
        <w:spacing w:after="0"/>
        <w:jc w:val="both"/>
        <w:rPr>
          <w:rFonts w:ascii="Georgia" w:hAnsi="Georgia" w:cs="Times New Roman"/>
          <w:sz w:val="19"/>
          <w:szCs w:val="19"/>
        </w:rPr>
      </w:pPr>
      <w:r w:rsidRPr="00DC06EF">
        <w:rPr>
          <w:rFonts w:ascii="Georgia" w:hAnsi="Georgia" w:cs="Times New Roman"/>
          <w:sz w:val="19"/>
          <w:szCs w:val="19"/>
        </w:rPr>
        <w:t>Von einem Praktikum bei</w:t>
      </w:r>
      <w:r w:rsidR="00DC67DF" w:rsidRPr="00DC06EF">
        <w:rPr>
          <w:rFonts w:ascii="Georgia" w:hAnsi="Georgia" w:cs="Times New Roman"/>
          <w:sz w:val="19"/>
          <w:szCs w:val="19"/>
        </w:rPr>
        <w:t xml:space="preserve"> XY</w:t>
      </w:r>
      <w:r w:rsidRPr="00DC06EF">
        <w:rPr>
          <w:rFonts w:ascii="Georgia" w:hAnsi="Georgia" w:cs="Times New Roman"/>
          <w:sz w:val="19"/>
          <w:szCs w:val="19"/>
        </w:rPr>
        <w:t xml:space="preserve"> erhoffe ich mir eine große persönliche und berufliche Weiterentwicklung sowie die Möglichkeit, meine Fähigkeiten und Begeisterung für </w:t>
      </w:r>
      <w:r w:rsidR="00D32395" w:rsidRPr="00DC06EF">
        <w:rPr>
          <w:rFonts w:ascii="Georgia" w:hAnsi="Georgia" w:cs="Times New Roman"/>
          <w:sz w:val="19"/>
          <w:szCs w:val="19"/>
        </w:rPr>
        <w:t>das</w:t>
      </w:r>
      <w:r w:rsidRPr="00DC06EF">
        <w:rPr>
          <w:rFonts w:ascii="Georgia" w:hAnsi="Georgia" w:cs="Times New Roman"/>
          <w:sz w:val="19"/>
          <w:szCs w:val="19"/>
        </w:rPr>
        <w:t xml:space="preserve"> Consulting gewinnbringend einbringen zu können. Ich bin mir sicher, dass ich aufgrund meiner Persönlichkeit, Kompetenzen und bisherigen Erfahrungen eine Bereicherung für Ihr Team und Ihre Projekte sein werde. Daher würde ich mich sehr freuen, Sie auch in einem persönlichen Gespräch von mir überzeugen zu dürfen.</w:t>
      </w:r>
    </w:p>
    <w:p w14:paraId="11B49693" w14:textId="63C4B0FD" w:rsidR="00E65B09" w:rsidRPr="00DC06EF" w:rsidRDefault="00E65B09" w:rsidP="00E65B09">
      <w:pPr>
        <w:spacing w:after="0"/>
        <w:jc w:val="both"/>
        <w:rPr>
          <w:rFonts w:ascii="Georgia" w:hAnsi="Georgia" w:cs="Times New Roman"/>
          <w:sz w:val="19"/>
          <w:szCs w:val="19"/>
        </w:rPr>
      </w:pPr>
    </w:p>
    <w:p w14:paraId="4459D038" w14:textId="357C0678" w:rsidR="00E65B09" w:rsidRPr="00DC06EF" w:rsidRDefault="0099776A" w:rsidP="00E65B09">
      <w:pPr>
        <w:spacing w:after="0"/>
        <w:jc w:val="both"/>
        <w:rPr>
          <w:rFonts w:ascii="Georgia" w:hAnsi="Georgia" w:cs="Times New Roman"/>
          <w:sz w:val="19"/>
          <w:szCs w:val="19"/>
        </w:rPr>
      </w:pPr>
      <w:r w:rsidRPr="00DC06EF">
        <w:rPr>
          <w:rFonts w:ascii="Georgia" w:hAnsi="Georgia" w:cs="Times New Roman"/>
          <w:sz w:val="19"/>
          <w:szCs w:val="19"/>
        </w:rPr>
        <w:t>Mit freundlichen Grüßen</w:t>
      </w:r>
    </w:p>
    <w:p w14:paraId="7210EDB3" w14:textId="26EA42DC" w:rsidR="003055C5" w:rsidRPr="00DC06EF" w:rsidRDefault="003055C5" w:rsidP="00E65B09">
      <w:pPr>
        <w:spacing w:after="0"/>
        <w:jc w:val="both"/>
        <w:rPr>
          <w:rFonts w:ascii="Georgia" w:hAnsi="Georgia" w:cs="Times New Roman"/>
          <w:sz w:val="19"/>
          <w:szCs w:val="19"/>
        </w:rPr>
      </w:pPr>
      <w:r w:rsidRPr="00DC06EF">
        <w:rPr>
          <w:rFonts w:ascii="Georgia" w:hAnsi="Georgia" w:cs="Times New Roman"/>
          <w:sz w:val="19"/>
          <w:szCs w:val="19"/>
        </w:rPr>
        <w:t>Unterschrift</w:t>
      </w:r>
    </w:p>
    <w:p w14:paraId="3BDB02BA" w14:textId="124A23A0" w:rsidR="00BB3512" w:rsidRPr="00D30CEA" w:rsidRDefault="00BB3512" w:rsidP="00E65B09">
      <w:pPr>
        <w:spacing w:after="0"/>
        <w:jc w:val="both"/>
        <w:rPr>
          <w:rFonts w:ascii="Georgia" w:hAnsi="Georgia" w:cs="Times New Roman"/>
          <w:sz w:val="21"/>
          <w:szCs w:val="21"/>
        </w:rPr>
      </w:pPr>
    </w:p>
    <w:sectPr w:rsidR="00BB3512" w:rsidRPr="00D30CEA" w:rsidSect="00502701">
      <w:pgSz w:w="11906" w:h="16838"/>
      <w:pgMar w:top="1021" w:right="964" w:bottom="454" w:left="964" w:header="709" w:footer="709" w:gutter="0"/>
      <w:cols w:space="708"/>
      <w:docGrid w:linePitch="360"/>
      <w:sectPrChange w:id="17" w:author="David Döbele" w:date="2023-01-24T20:05:00Z">
        <w:sectPr w:rsidR="00BB3512" w:rsidRPr="00D30CEA" w:rsidSect="00502701">
          <w:pgMar w:top="1440" w:right="1080" w:bottom="1440" w:left="1080"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61941"/>
    <w:rsid w:val="000710B0"/>
    <w:rsid w:val="00073C82"/>
    <w:rsid w:val="00081359"/>
    <w:rsid w:val="000A154E"/>
    <w:rsid w:val="000A5AB8"/>
    <w:rsid w:val="000A6678"/>
    <w:rsid w:val="000A7DEB"/>
    <w:rsid w:val="000C55DE"/>
    <w:rsid w:val="000F371C"/>
    <w:rsid w:val="001134ED"/>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C557E"/>
    <w:rsid w:val="002D309E"/>
    <w:rsid w:val="002D594E"/>
    <w:rsid w:val="002E39B8"/>
    <w:rsid w:val="002F51FA"/>
    <w:rsid w:val="003055C5"/>
    <w:rsid w:val="00311A15"/>
    <w:rsid w:val="003250EA"/>
    <w:rsid w:val="003421B1"/>
    <w:rsid w:val="003549BC"/>
    <w:rsid w:val="00375D2D"/>
    <w:rsid w:val="003811BC"/>
    <w:rsid w:val="0038671F"/>
    <w:rsid w:val="003947A8"/>
    <w:rsid w:val="003D464F"/>
    <w:rsid w:val="003D5D1E"/>
    <w:rsid w:val="003E74DB"/>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2701"/>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24072"/>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28D6"/>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45015"/>
    <w:rsid w:val="00B50A34"/>
    <w:rsid w:val="00B54C38"/>
    <w:rsid w:val="00B5613E"/>
    <w:rsid w:val="00B57CB1"/>
    <w:rsid w:val="00B77DCE"/>
    <w:rsid w:val="00B81B0E"/>
    <w:rsid w:val="00B87CA9"/>
    <w:rsid w:val="00B9666E"/>
    <w:rsid w:val="00B9673C"/>
    <w:rsid w:val="00BB3512"/>
    <w:rsid w:val="00BB3C75"/>
    <w:rsid w:val="00BF522D"/>
    <w:rsid w:val="00C0214A"/>
    <w:rsid w:val="00C030C1"/>
    <w:rsid w:val="00C1562F"/>
    <w:rsid w:val="00C6717B"/>
    <w:rsid w:val="00C71380"/>
    <w:rsid w:val="00C76552"/>
    <w:rsid w:val="00C9003C"/>
    <w:rsid w:val="00C97ECA"/>
    <w:rsid w:val="00CA1160"/>
    <w:rsid w:val="00CA702E"/>
    <w:rsid w:val="00CA7350"/>
    <w:rsid w:val="00CB639D"/>
    <w:rsid w:val="00CD51E6"/>
    <w:rsid w:val="00CE433B"/>
    <w:rsid w:val="00D15F06"/>
    <w:rsid w:val="00D30CEA"/>
    <w:rsid w:val="00D32395"/>
    <w:rsid w:val="00D71D8E"/>
    <w:rsid w:val="00D75367"/>
    <w:rsid w:val="00D9281A"/>
    <w:rsid w:val="00D97E54"/>
    <w:rsid w:val="00DA3404"/>
    <w:rsid w:val="00DA524B"/>
    <w:rsid w:val="00DB471D"/>
    <w:rsid w:val="00DC06EF"/>
    <w:rsid w:val="00DC67DF"/>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19C"/>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D32395"/>
    <w:pPr>
      <w:spacing w:after="0" w:line="240" w:lineRule="auto"/>
    </w:pPr>
  </w:style>
  <w:style w:type="character" w:styleId="Kommentarzeichen">
    <w:name w:val="annotation reference"/>
    <w:basedOn w:val="Absatz-Standardschriftart"/>
    <w:uiPriority w:val="99"/>
    <w:semiHidden/>
    <w:unhideWhenUsed/>
    <w:rsid w:val="00D32395"/>
    <w:rPr>
      <w:sz w:val="16"/>
      <w:szCs w:val="16"/>
    </w:rPr>
  </w:style>
  <w:style w:type="paragraph" w:styleId="Kommentartext">
    <w:name w:val="annotation text"/>
    <w:basedOn w:val="Standard"/>
    <w:link w:val="KommentartextZchn"/>
    <w:uiPriority w:val="99"/>
    <w:unhideWhenUsed/>
    <w:rsid w:val="00D32395"/>
    <w:pPr>
      <w:spacing w:line="240" w:lineRule="auto"/>
    </w:pPr>
    <w:rPr>
      <w:sz w:val="20"/>
      <w:szCs w:val="20"/>
    </w:rPr>
  </w:style>
  <w:style w:type="character" w:customStyle="1" w:styleId="KommentartextZchn">
    <w:name w:val="Kommentartext Zchn"/>
    <w:basedOn w:val="Absatz-Standardschriftart"/>
    <w:link w:val="Kommentartext"/>
    <w:uiPriority w:val="99"/>
    <w:rsid w:val="00D32395"/>
    <w:rPr>
      <w:sz w:val="20"/>
      <w:szCs w:val="20"/>
    </w:rPr>
  </w:style>
  <w:style w:type="paragraph" w:styleId="Kommentarthema">
    <w:name w:val="annotation subject"/>
    <w:basedOn w:val="Kommentartext"/>
    <w:next w:val="Kommentartext"/>
    <w:link w:val="KommentarthemaZchn"/>
    <w:uiPriority w:val="99"/>
    <w:semiHidden/>
    <w:unhideWhenUsed/>
    <w:rsid w:val="00D32395"/>
    <w:rPr>
      <w:b/>
      <w:bCs/>
    </w:rPr>
  </w:style>
  <w:style w:type="character" w:customStyle="1" w:styleId="KommentarthemaZchn">
    <w:name w:val="Kommentarthema Zchn"/>
    <w:basedOn w:val="KommentartextZchn"/>
    <w:link w:val="Kommentarthema"/>
    <w:uiPriority w:val="99"/>
    <w:semiHidden/>
    <w:rsid w:val="00D323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27982">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010246">
      <w:bodyDiv w:val="1"/>
      <w:marLeft w:val="0"/>
      <w:marRight w:val="0"/>
      <w:marTop w:val="0"/>
      <w:marBottom w:val="0"/>
      <w:divBdr>
        <w:top w:val="none" w:sz="0" w:space="0" w:color="auto"/>
        <w:left w:val="none" w:sz="0" w:space="0" w:color="auto"/>
        <w:bottom w:val="none" w:sz="0" w:space="0" w:color="auto"/>
        <w:right w:val="none" w:sz="0" w:space="0" w:color="auto"/>
      </w:divBdr>
    </w:div>
    <w:div w:id="1517497621">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795514316">
      <w:bodyDiv w:val="1"/>
      <w:marLeft w:val="0"/>
      <w:marRight w:val="0"/>
      <w:marTop w:val="0"/>
      <w:marBottom w:val="0"/>
      <w:divBdr>
        <w:top w:val="none" w:sz="0" w:space="0" w:color="auto"/>
        <w:left w:val="none" w:sz="0" w:space="0" w:color="auto"/>
        <w:bottom w:val="none" w:sz="0" w:space="0" w:color="auto"/>
        <w:right w:val="none" w:sz="0" w:space="0" w:color="auto"/>
      </w:divBdr>
    </w:div>
    <w:div w:id="1802647808">
      <w:bodyDiv w:val="1"/>
      <w:marLeft w:val="0"/>
      <w:marRight w:val="0"/>
      <w:marTop w:val="0"/>
      <w:marBottom w:val="0"/>
      <w:divBdr>
        <w:top w:val="none" w:sz="0" w:space="0" w:color="auto"/>
        <w:left w:val="none" w:sz="0" w:space="0" w:color="auto"/>
        <w:bottom w:val="none" w:sz="0" w:space="0" w:color="auto"/>
        <w:right w:val="none" w:sz="0" w:space="0" w:color="auto"/>
      </w:divBdr>
    </w:div>
    <w:div w:id="1939096361">
      <w:bodyDiv w:val="1"/>
      <w:marLeft w:val="0"/>
      <w:marRight w:val="0"/>
      <w:marTop w:val="0"/>
      <w:marBottom w:val="0"/>
      <w:divBdr>
        <w:top w:val="none" w:sz="0" w:space="0" w:color="auto"/>
        <w:left w:val="none" w:sz="0" w:space="0" w:color="auto"/>
        <w:bottom w:val="none" w:sz="0" w:space="0" w:color="auto"/>
        <w:right w:val="none" w:sz="0" w:space="0" w:color="auto"/>
      </w:divBdr>
    </w:div>
    <w:div w:id="2029019000">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539</Words>
  <Characters>3401</Characters>
  <Application>Microsoft Office Word</Application>
  <DocSecurity>0</DocSecurity>
  <Lines>28</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5</cp:revision>
  <dcterms:created xsi:type="dcterms:W3CDTF">2023-01-22T12:04:00Z</dcterms:created>
  <dcterms:modified xsi:type="dcterms:W3CDTF">2023-01-24T19:05:00Z</dcterms:modified>
</cp:coreProperties>
</file>