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65540" w14:textId="77777777" w:rsidR="00FA6072" w:rsidRDefault="00FA6072" w:rsidP="00FA6072">
      <w:pPr>
        <w:pStyle w:val="NormalWeb"/>
      </w:pPr>
      <w:proofErr w:type="spellStart"/>
      <w:r>
        <w:rPr>
          <w:rFonts w:ascii="Calibri" w:hAnsi="Calibri" w:cs="Calibri"/>
          <w:b/>
          <w:bCs/>
        </w:rPr>
        <w:t>Selbstpräsentation</w:t>
      </w:r>
      <w:proofErr w:type="spellEnd"/>
      <w:r>
        <w:rPr>
          <w:rFonts w:ascii="Calibri" w:hAnsi="Calibri" w:cs="Calibri"/>
          <w:b/>
          <w:bCs/>
        </w:rPr>
        <w:t xml:space="preserve"> </w:t>
      </w:r>
    </w:p>
    <w:p w14:paraId="705139E2" w14:textId="4BF93FD8" w:rsidR="00FA6072" w:rsidRDefault="00806FDA" w:rsidP="00FA6072">
      <w:pPr>
        <w:pStyle w:val="NormalWeb"/>
      </w:pPr>
      <w:r>
        <w:rPr>
          <w:rFonts w:ascii="Calibri" w:hAnsi="Calibri" w:cs="Calibri"/>
        </w:rPr>
        <w:t>Während</w:t>
      </w:r>
      <w:r w:rsidR="00FA6072">
        <w:rPr>
          <w:rFonts w:ascii="Calibri" w:hAnsi="Calibri" w:cs="Calibri"/>
        </w:rPr>
        <w:t xml:space="preserve"> meiner </w:t>
      </w:r>
      <w:r>
        <w:rPr>
          <w:rFonts w:ascii="Calibri" w:hAnsi="Calibri" w:cs="Calibri"/>
        </w:rPr>
        <w:t xml:space="preserve">Oberstufenzeit </w:t>
      </w:r>
      <w:r w:rsidR="00FA6072">
        <w:rPr>
          <w:rFonts w:ascii="Calibri" w:hAnsi="Calibri" w:cs="Calibri"/>
        </w:rPr>
        <w:t>habe ich angefangen</w:t>
      </w:r>
      <w:r w:rsidR="007B2259">
        <w:rPr>
          <w:rFonts w:ascii="Calibri" w:hAnsi="Calibri" w:cs="Calibri"/>
        </w:rPr>
        <w:t>,</w:t>
      </w:r>
      <w:r w:rsidR="00FA6072">
        <w:rPr>
          <w:rFonts w:ascii="Calibri" w:hAnsi="Calibri" w:cs="Calibri"/>
        </w:rPr>
        <w:t xml:space="preserve"> </w:t>
      </w:r>
      <w:del w:id="0" w:author="Jonas Stegh" w:date="2023-10-12T09:13:00Z">
        <w:r w:rsidR="00FA6072" w:rsidDel="007F3ABF">
          <w:rPr>
            <w:rFonts w:ascii="Calibri" w:hAnsi="Calibri" w:cs="Calibri"/>
          </w:rPr>
          <w:delText>wirtschaftliches Interesse zu entwickeln.</w:delText>
        </w:r>
        <w:r w:rsidDel="007F3ABF">
          <w:rPr>
            <w:rFonts w:ascii="Calibri" w:hAnsi="Calibri" w:cs="Calibri"/>
          </w:rPr>
          <w:delText xml:space="preserve"> </w:delText>
        </w:r>
      </w:del>
      <w:del w:id="1" w:author="Jonas Stegh" w:date="2023-10-12T09:17:00Z">
        <w:r w:rsidDel="007F3ABF">
          <w:rPr>
            <w:rFonts w:ascii="Calibri" w:hAnsi="Calibri" w:cs="Calibri"/>
          </w:rPr>
          <w:delText>Das hat sich vor allem in meinem Interesse monatlich investieren zu wollen gezeigt.</w:delText>
        </w:r>
        <w:r w:rsidR="00FA6072" w:rsidDel="007F3ABF">
          <w:rPr>
            <w:rFonts w:ascii="Calibri" w:hAnsi="Calibri" w:cs="Calibri"/>
          </w:rPr>
          <w:delText xml:space="preserve"> </w:delText>
        </w:r>
        <w:r w:rsidDel="007F3ABF">
          <w:rPr>
            <w:rFonts w:ascii="Calibri" w:hAnsi="Calibri" w:cs="Calibri"/>
          </w:rPr>
          <w:delText>Gestärkt</w:delText>
        </w:r>
      </w:del>
      <w:r w:rsidR="00FA6072">
        <w:rPr>
          <w:rFonts w:ascii="Calibri" w:hAnsi="Calibri" w:cs="Calibri"/>
        </w:rPr>
        <w:t xml:space="preserve"> wurde dies</w:t>
      </w:r>
      <w:r>
        <w:rPr>
          <w:rFonts w:ascii="Calibri" w:hAnsi="Calibri" w:cs="Calibri"/>
        </w:rPr>
        <w:t xml:space="preserve"> auch</w:t>
      </w:r>
      <w:r w:rsidR="00FA6072">
        <w:rPr>
          <w:rFonts w:ascii="Calibri" w:hAnsi="Calibri" w:cs="Calibri"/>
        </w:rPr>
        <w:t xml:space="preserve"> durch mein Jahrespraktikum im Accounting und Controlling bei Emma – The Sleep Company. </w:t>
      </w:r>
      <w:ins w:id="2" w:author="Jonas Stegh" w:date="2023-10-12T09:18:00Z">
        <w:r w:rsidR="007F3ABF">
          <w:rPr>
            <w:rFonts w:ascii="Calibri" w:hAnsi="Calibri" w:cs="Calibri"/>
          </w:rPr>
          <w:t xml:space="preserve">Vorstellung Unternehmen </w:t>
        </w:r>
      </w:ins>
      <w:r w:rsidR="00FA6072">
        <w:rPr>
          <w:rFonts w:ascii="Calibri" w:hAnsi="Calibri" w:cs="Calibri"/>
        </w:rPr>
        <w:t xml:space="preserve">Welch positiven Einfluss die </w:t>
      </w:r>
      <w:ins w:id="3" w:author="Jonas Stegh" w:date="2023-10-12T09:13:00Z">
        <w:r w:rsidR="007F3ABF">
          <w:rPr>
            <w:rFonts w:ascii="Calibri" w:hAnsi="Calibri" w:cs="Calibri"/>
          </w:rPr>
          <w:t>Unternehmens</w:t>
        </w:r>
      </w:ins>
      <w:del w:id="4" w:author="Jonas Stegh" w:date="2023-10-12T09:13:00Z">
        <w:r w:rsidR="00FA6072" w:rsidDel="007F3ABF">
          <w:rPr>
            <w:rFonts w:ascii="Calibri" w:hAnsi="Calibri" w:cs="Calibri"/>
          </w:rPr>
          <w:delText>B</w:delText>
        </w:r>
      </w:del>
      <w:ins w:id="5" w:author="Jonas Stegh" w:date="2023-10-12T09:13:00Z">
        <w:r w:rsidR="007F3ABF">
          <w:rPr>
            <w:rFonts w:ascii="Calibri" w:hAnsi="Calibri" w:cs="Calibri"/>
          </w:rPr>
          <w:t>b</w:t>
        </w:r>
      </w:ins>
      <w:r w:rsidR="00FA6072">
        <w:rPr>
          <w:rFonts w:ascii="Calibri" w:hAnsi="Calibri" w:cs="Calibri"/>
        </w:rPr>
        <w:t xml:space="preserve">eratung fachlich als auch </w:t>
      </w:r>
      <w:r>
        <w:rPr>
          <w:rFonts w:ascii="Calibri" w:hAnsi="Calibri" w:cs="Calibri"/>
        </w:rPr>
        <w:t>persönlich</w:t>
      </w:r>
      <w:r w:rsidR="00FA6072">
        <w:rPr>
          <w:rFonts w:ascii="Calibri" w:hAnsi="Calibri" w:cs="Calibri"/>
        </w:rPr>
        <w:t xml:space="preserve"> haben kann, </w:t>
      </w:r>
      <w:r w:rsidR="00FA6072" w:rsidRPr="007F3ABF">
        <w:rPr>
          <w:rFonts w:ascii="Calibri" w:hAnsi="Calibri" w:cs="Calibri"/>
          <w:highlight w:val="yellow"/>
          <w:rPrChange w:id="6" w:author="Jonas Stegh" w:date="2023-10-12T09:14:00Z">
            <w:rPr>
              <w:rFonts w:ascii="Calibri" w:hAnsi="Calibri" w:cs="Calibri"/>
            </w:rPr>
          </w:rPrChange>
        </w:rPr>
        <w:t xml:space="preserve">wurde mir hier erstmals durch das </w:t>
      </w:r>
      <w:proofErr w:type="spellStart"/>
      <w:r w:rsidR="00FA6072" w:rsidRPr="007F3ABF">
        <w:rPr>
          <w:rFonts w:ascii="Calibri" w:hAnsi="Calibri" w:cs="Calibri"/>
          <w:highlight w:val="yellow"/>
          <w:rPrChange w:id="7" w:author="Jonas Stegh" w:date="2023-10-12T09:14:00Z">
            <w:rPr>
              <w:rFonts w:ascii="Calibri" w:hAnsi="Calibri" w:cs="Calibri"/>
            </w:rPr>
          </w:rPrChange>
        </w:rPr>
        <w:t>Gründerteam</w:t>
      </w:r>
      <w:proofErr w:type="spellEnd"/>
      <w:r w:rsidR="00FA6072" w:rsidRPr="007F3ABF">
        <w:rPr>
          <w:rFonts w:ascii="Calibri" w:hAnsi="Calibri" w:cs="Calibri"/>
          <w:highlight w:val="yellow"/>
          <w:rPrChange w:id="8" w:author="Jonas Stegh" w:date="2023-10-12T09:14:00Z">
            <w:rPr>
              <w:rFonts w:ascii="Calibri" w:hAnsi="Calibri" w:cs="Calibri"/>
            </w:rPr>
          </w:rPrChange>
        </w:rPr>
        <w:t xml:space="preserve"> gezeigt, welches bereits langjährige Erfahrung in der Branche </w:t>
      </w:r>
      <w:r w:rsidRPr="007F3ABF">
        <w:rPr>
          <w:rFonts w:ascii="Calibri" w:hAnsi="Calibri" w:cs="Calibri"/>
          <w:highlight w:val="yellow"/>
          <w:rPrChange w:id="9" w:author="Jonas Stegh" w:date="2023-10-12T09:14:00Z">
            <w:rPr>
              <w:rFonts w:ascii="Calibri" w:hAnsi="Calibri" w:cs="Calibri"/>
            </w:rPr>
          </w:rPrChange>
        </w:rPr>
        <w:t>gesammelt hat</w:t>
      </w:r>
      <w:r w:rsidR="00FA6072" w:rsidRPr="007F3ABF">
        <w:rPr>
          <w:rFonts w:ascii="Calibri" w:hAnsi="Calibri" w:cs="Calibri"/>
          <w:highlight w:val="yellow"/>
          <w:rPrChange w:id="10" w:author="Jonas Stegh" w:date="2023-10-12T09:14:00Z">
            <w:rPr>
              <w:rFonts w:ascii="Calibri" w:hAnsi="Calibri" w:cs="Calibri"/>
            </w:rPr>
          </w:rPrChange>
        </w:rPr>
        <w:t>.</w:t>
      </w:r>
      <w:r w:rsidR="00FA6072">
        <w:rPr>
          <w:rFonts w:ascii="Calibri" w:hAnsi="Calibri" w:cs="Calibri"/>
        </w:rPr>
        <w:t xml:space="preserve"> </w:t>
      </w:r>
    </w:p>
    <w:p w14:paraId="772697CC" w14:textId="57AADF7A" w:rsidR="00FA6072" w:rsidRDefault="007F3ABF" w:rsidP="00FA6072">
      <w:pPr>
        <w:pStyle w:val="NormalWeb"/>
        <w:rPr>
          <w:ins w:id="11" w:author="Jonas Stegh" w:date="2023-10-12T09:15:00Z"/>
          <w:rFonts w:ascii="Calibri" w:hAnsi="Calibri" w:cs="Calibri"/>
        </w:rPr>
      </w:pPr>
      <w:ins w:id="12" w:author="Jonas Stegh" w:date="2023-10-12T09:14:00Z">
        <w:r>
          <w:rPr>
            <w:rFonts w:ascii="Calibri" w:hAnsi="Calibri" w:cs="Calibri"/>
          </w:rPr>
          <w:t xml:space="preserve">Neue Motivation </w:t>
        </w:r>
        <w:r w:rsidRPr="007F3ABF">
          <w:rPr>
            <w:rFonts w:ascii="Calibri" w:hAnsi="Calibri" w:cs="Calibri"/>
          </w:rPr>
          <w:sym w:font="Wingdings" w:char="F0E0"/>
        </w:r>
        <w:r>
          <w:rPr>
            <w:rFonts w:ascii="Calibri" w:hAnsi="Calibri" w:cs="Calibri"/>
          </w:rPr>
          <w:t xml:space="preserve"> </w:t>
        </w:r>
      </w:ins>
      <w:r w:rsidR="00FA6072">
        <w:rPr>
          <w:rFonts w:ascii="Calibri" w:hAnsi="Calibri" w:cs="Calibri"/>
        </w:rPr>
        <w:t>Mein Drang Neues zu lernen und die Themen besser zu verstehen, hat mich zu eine</w:t>
      </w:r>
      <w:r w:rsidR="007B2259">
        <w:rPr>
          <w:rFonts w:ascii="Calibri" w:hAnsi="Calibri" w:cs="Calibri"/>
        </w:rPr>
        <w:t>m</w:t>
      </w:r>
      <w:r w:rsidR="00FA6072">
        <w:rPr>
          <w:rFonts w:ascii="Calibri" w:hAnsi="Calibri" w:cs="Calibri"/>
        </w:rPr>
        <w:t xml:space="preserve"> der besten </w:t>
      </w:r>
      <w:r w:rsidR="00806FDA">
        <w:rPr>
          <w:rFonts w:ascii="Calibri" w:hAnsi="Calibri" w:cs="Calibri"/>
        </w:rPr>
        <w:t>Schüler</w:t>
      </w:r>
      <w:r w:rsidR="00FA6072">
        <w:rPr>
          <w:rFonts w:ascii="Calibri" w:hAnsi="Calibri" w:cs="Calibri"/>
        </w:rPr>
        <w:t xml:space="preserve"> meines Jahrgangs werden lassen. </w:t>
      </w:r>
    </w:p>
    <w:p w14:paraId="6E6DB528" w14:textId="77777777" w:rsidR="007F3ABF" w:rsidRDefault="007F3ABF" w:rsidP="007F3ABF">
      <w:pPr>
        <w:pStyle w:val="NormalWeb"/>
        <w:rPr>
          <w:moveTo w:id="13" w:author="Jonas Stegh" w:date="2023-10-12T09:15:00Z"/>
        </w:rPr>
      </w:pPr>
      <w:moveToRangeStart w:id="14" w:author="Jonas Stegh" w:date="2023-10-12T09:15:00Z" w:name="move147994532"/>
      <w:moveTo w:id="15" w:author="Jonas Stegh" w:date="2023-10-12T09:15:00Z">
        <w:r>
          <w:rPr>
            <w:rFonts w:ascii="Calibri" w:hAnsi="Calibri" w:cs="Calibri"/>
          </w:rPr>
          <w:t xml:space="preserve">Durch das Ziel, nie zu sehr in der eigenen Blase leben zu wollen, habe ich bereits früh den Kontakt zu verschiedensten Arten von Menschen gesucht und bin unter anderem zertifiziertes Mitglied der „Heroes-Gruppe“ des Deutschen Roten Kreuzes, welche Jugendlichen in diversen kulturellen Problemen hilft. </w:t>
        </w:r>
      </w:moveTo>
    </w:p>
    <w:moveToRangeEnd w:id="14"/>
    <w:p w14:paraId="1C1D4559" w14:textId="2E1EECFB" w:rsidR="007F3ABF" w:rsidRDefault="007F3ABF" w:rsidP="00FA6072">
      <w:pPr>
        <w:pStyle w:val="NormalWeb"/>
      </w:pPr>
      <w:ins w:id="16" w:author="Jonas Stegh" w:date="2023-10-12T09:15:00Z">
        <w:r>
          <w:t>+ Leistungssport</w:t>
        </w:r>
      </w:ins>
    </w:p>
    <w:p w14:paraId="39FFB698" w14:textId="77777777" w:rsidR="004B21CC" w:rsidRDefault="00FA6072" w:rsidP="007F3ABF">
      <w:pPr>
        <w:rPr>
          <w:ins w:id="17" w:author="Jonas Stegh" w:date="2023-10-12T09:24:00Z"/>
          <w:rFonts w:ascii="Calibri" w:hAnsi="Calibri" w:cs="Calibri"/>
        </w:rPr>
      </w:pPr>
      <w:r>
        <w:rPr>
          <w:rFonts w:ascii="Calibri" w:hAnsi="Calibri" w:cs="Calibri"/>
        </w:rPr>
        <w:t xml:space="preserve">In Kombination mit dem Start meines </w:t>
      </w:r>
      <w:r w:rsidR="00C20DA4">
        <w:rPr>
          <w:rFonts w:ascii="Calibri" w:hAnsi="Calibri" w:cs="Calibri"/>
        </w:rPr>
        <w:t xml:space="preserve">Studiums in Business </w:t>
      </w:r>
      <w:proofErr w:type="spellStart"/>
      <w:r w:rsidR="00C20DA4">
        <w:rPr>
          <w:rFonts w:ascii="Calibri" w:hAnsi="Calibri" w:cs="Calibri"/>
        </w:rPr>
        <w:t>Psychology</w:t>
      </w:r>
      <w:proofErr w:type="spellEnd"/>
      <w:r>
        <w:rPr>
          <w:rFonts w:ascii="Calibri" w:hAnsi="Calibri" w:cs="Calibri"/>
        </w:rPr>
        <w:t xml:space="preserve"> wollte ich gerne einen Fuß in der Praxis haben, weshalb ich parallel immer gearbeitet habe.</w:t>
      </w:r>
    </w:p>
    <w:p w14:paraId="5ADBB890" w14:textId="43ED70CB" w:rsidR="004B21CC" w:rsidRPr="00A115AD" w:rsidRDefault="004B21CC" w:rsidP="004B21CC">
      <w:pPr>
        <w:pStyle w:val="NormalWeb"/>
        <w:rPr>
          <w:moveTo w:id="18" w:author="Jonas Stegh" w:date="2023-10-12T09:24:00Z"/>
          <w:rFonts w:ascii="Calibri" w:hAnsi="Calibri" w:cs="Calibri"/>
        </w:rPr>
      </w:pPr>
      <w:ins w:id="19" w:author="Jonas Stegh" w:date="2023-10-12T09:25:00Z">
        <w:r>
          <w:rPr>
            <w:rFonts w:ascii="Calibri" w:hAnsi="Calibri" w:cs="Calibri"/>
          </w:rPr>
          <w:t>Dabei war es mir auch immer wichtig wirklich an der Schnittstelle zu arbeiten</w:t>
        </w:r>
      </w:ins>
      <w:ins w:id="20" w:author="Jonas Stegh" w:date="2023-10-12T09:26:00Z">
        <w:r>
          <w:rPr>
            <w:rFonts w:ascii="Calibri" w:hAnsi="Calibri" w:cs="Calibri"/>
          </w:rPr>
          <w:t xml:space="preserve"> und Praxiserfahrung zu sammeln.</w:t>
        </w:r>
      </w:ins>
      <w:ins w:id="21" w:author="Jonas Stegh" w:date="2023-10-12T09:25:00Z">
        <w:r>
          <w:rPr>
            <w:rFonts w:ascii="Calibri" w:hAnsi="Calibri" w:cs="Calibri"/>
          </w:rPr>
          <w:t xml:space="preserve"> </w:t>
        </w:r>
      </w:ins>
      <w:moveToRangeStart w:id="22" w:author="Jonas Stegh" w:date="2023-10-12T09:24:00Z" w:name="move147995105"/>
      <w:moveTo w:id="23" w:author="Jonas Stegh" w:date="2023-10-12T09:24:00Z">
        <w:del w:id="24" w:author="Jonas Stegh" w:date="2023-10-12T09:25:00Z">
          <w:r w:rsidDel="004B21CC">
            <w:rPr>
              <w:rFonts w:ascii="Calibri" w:hAnsi="Calibri" w:cs="Calibri"/>
            </w:rPr>
            <w:delText>Mein in der Schule gestartetes Interesse an den Themen Geldanlage und Kapitalmärkte hat dazu geführt, dass ich im Alter von 18 Jahren angefangen habe, regelmässig in verschiedene Assets zu investieren. Folglich</w:delText>
          </w:r>
        </w:del>
      </w:moveTo>
      <w:ins w:id="25" w:author="Jonas Stegh" w:date="2023-10-12T09:25:00Z">
        <w:r>
          <w:rPr>
            <w:rFonts w:ascii="Calibri" w:hAnsi="Calibri" w:cs="Calibri"/>
          </w:rPr>
          <w:t xml:space="preserve">Deshalb habe ich </w:t>
        </w:r>
      </w:ins>
      <w:moveTo w:id="26" w:author="Jonas Stegh" w:date="2023-10-12T09:24:00Z">
        <w:del w:id="27" w:author="Jonas Stegh" w:date="2023-10-12T09:25:00Z">
          <w:r w:rsidDel="004B21CC">
            <w:rPr>
              <w:rFonts w:ascii="Calibri" w:hAnsi="Calibri" w:cs="Calibri"/>
            </w:rPr>
            <w:delText xml:space="preserve"> logisch war es für mich, </w:delText>
          </w:r>
        </w:del>
        <w:r>
          <w:rPr>
            <w:rFonts w:ascii="Calibri" w:hAnsi="Calibri" w:cs="Calibri"/>
          </w:rPr>
          <w:t xml:space="preserve">meine Abschlussarbeit im Bereich der Behavioral Finance </w:t>
        </w:r>
        <w:del w:id="28" w:author="Jonas Stegh" w:date="2023-10-12T09:25:00Z">
          <w:r w:rsidDel="004B21CC">
            <w:rPr>
              <w:rFonts w:ascii="Calibri" w:hAnsi="Calibri" w:cs="Calibri"/>
            </w:rPr>
            <w:delText xml:space="preserve">zu </w:delText>
          </w:r>
        </w:del>
      </w:moveTo>
      <w:ins w:id="29" w:author="Jonas Stegh" w:date="2023-10-12T09:25:00Z">
        <w:r>
          <w:rPr>
            <w:rFonts w:ascii="Calibri" w:hAnsi="Calibri" w:cs="Calibri"/>
          </w:rPr>
          <w:t>ge</w:t>
        </w:r>
      </w:ins>
      <w:moveTo w:id="30" w:author="Jonas Stegh" w:date="2023-10-12T09:24:00Z">
        <w:r>
          <w:rPr>
            <w:rFonts w:ascii="Calibri" w:hAnsi="Calibri" w:cs="Calibri"/>
          </w:rPr>
          <w:t>schr</w:t>
        </w:r>
        <w:del w:id="31" w:author="Jonas Stegh" w:date="2023-10-12T09:25:00Z">
          <w:r w:rsidDel="004B21CC">
            <w:rPr>
              <w:rFonts w:ascii="Calibri" w:hAnsi="Calibri" w:cs="Calibri"/>
            </w:rPr>
            <w:delText>e</w:delText>
          </w:r>
        </w:del>
        <w:r>
          <w:rPr>
            <w:rFonts w:ascii="Calibri" w:hAnsi="Calibri" w:cs="Calibri"/>
          </w:rPr>
          <w:t>i</w:t>
        </w:r>
      </w:moveTo>
      <w:ins w:id="32" w:author="Jonas Stegh" w:date="2023-10-12T09:25:00Z">
        <w:r>
          <w:rPr>
            <w:rFonts w:ascii="Calibri" w:hAnsi="Calibri" w:cs="Calibri"/>
          </w:rPr>
          <w:t>e</w:t>
        </w:r>
      </w:ins>
      <w:moveTo w:id="33" w:author="Jonas Stegh" w:date="2023-10-12T09:24:00Z">
        <w:r>
          <w:rPr>
            <w:rFonts w:ascii="Calibri" w:hAnsi="Calibri" w:cs="Calibri"/>
          </w:rPr>
          <w:t xml:space="preserve">ben. </w:t>
        </w:r>
        <w:del w:id="34" w:author="Jonas Stegh" w:date="2023-10-12T09:26:00Z">
          <w:r w:rsidDel="004B21CC">
            <w:rPr>
              <w:rFonts w:ascii="Calibri" w:hAnsi="Calibri" w:cs="Calibri"/>
            </w:rPr>
            <w:delText xml:space="preserve">Um hier einen stärkeren Praxisbezug zu erlangen, war ich bei der </w:delText>
          </w:r>
        </w:del>
      </w:moveTo>
      <w:ins w:id="35" w:author="Jonas Stegh" w:date="2023-10-12T09:26:00Z">
        <w:r>
          <w:rPr>
            <w:rFonts w:ascii="Calibri" w:hAnsi="Calibri" w:cs="Calibri"/>
          </w:rPr>
          <w:t xml:space="preserve"> mit der </w:t>
        </w:r>
      </w:ins>
      <w:moveTo w:id="36" w:author="Jonas Stegh" w:date="2023-10-12T09:24:00Z">
        <w:r>
          <w:rPr>
            <w:rFonts w:ascii="Calibri" w:hAnsi="Calibri" w:cs="Calibri"/>
          </w:rPr>
          <w:t xml:space="preserve">ODDO BHF Bank im Private Wealth Management als Werkstudent tätig und schreibe mit dieser meine Bachelorthesis über psychologische Einflüsse auf den Kapitalmarkt. </w:t>
        </w:r>
      </w:moveTo>
    </w:p>
    <w:moveToRangeEnd w:id="22"/>
    <w:p w14:paraId="3E67FB6C" w14:textId="77777777" w:rsidR="004B21CC" w:rsidRDefault="004B21CC" w:rsidP="007F3ABF">
      <w:pPr>
        <w:rPr>
          <w:ins w:id="37" w:author="Jonas Stegh" w:date="2023-10-12T09:24:00Z"/>
          <w:rFonts w:ascii="Calibri" w:hAnsi="Calibri" w:cs="Calibri"/>
        </w:rPr>
      </w:pPr>
    </w:p>
    <w:p w14:paraId="5C29E223" w14:textId="15D43523" w:rsidR="007F3ABF" w:rsidRPr="00660D47" w:rsidDel="007F3ABF" w:rsidRDefault="00FA6072" w:rsidP="007F3ABF">
      <w:pPr>
        <w:rPr>
          <w:del w:id="38" w:author="Jonas Stegh" w:date="2023-10-12T09:21:00Z"/>
          <w:moveTo w:id="39" w:author="Jonas Stegh" w:date="2023-10-12T09:21:00Z"/>
        </w:rPr>
      </w:pPr>
      <w:del w:id="40" w:author="Jonas Stegh" w:date="2023-10-12T09:24:00Z">
        <w:r w:rsidDel="004B21CC">
          <w:rPr>
            <w:rFonts w:ascii="Calibri" w:hAnsi="Calibri" w:cs="Calibri"/>
          </w:rPr>
          <w:delText xml:space="preserve"> </w:delText>
        </w:r>
      </w:del>
      <w:del w:id="41" w:author="Jonas Stegh" w:date="2023-10-12T09:26:00Z">
        <w:r w:rsidR="00A115AD" w:rsidDel="004B21CC">
          <w:rPr>
            <w:rFonts w:ascii="Calibri" w:hAnsi="Calibri" w:cs="Calibri"/>
          </w:rPr>
          <w:delText xml:space="preserve">Dabei </w:delText>
        </w:r>
      </w:del>
      <w:ins w:id="42" w:author="Jonas Stegh" w:date="2023-10-12T09:26:00Z">
        <w:r w:rsidR="004B21CC">
          <w:rPr>
            <w:rFonts w:ascii="Calibri" w:hAnsi="Calibri" w:cs="Calibri"/>
          </w:rPr>
          <w:t>Zusätzlich</w:t>
        </w:r>
        <w:r w:rsidR="004B21CC">
          <w:rPr>
            <w:rFonts w:ascii="Calibri" w:hAnsi="Calibri" w:cs="Calibri"/>
          </w:rPr>
          <w:t xml:space="preserve"> </w:t>
        </w:r>
      </w:ins>
      <w:r w:rsidR="00A115AD">
        <w:rPr>
          <w:rFonts w:ascii="Calibri" w:hAnsi="Calibri" w:cs="Calibri"/>
        </w:rPr>
        <w:t xml:space="preserve">konnte ich über </w:t>
      </w:r>
      <w:r w:rsidR="00660D47">
        <w:rPr>
          <w:rFonts w:ascii="Calibri" w:hAnsi="Calibri" w:cs="Calibri"/>
        </w:rPr>
        <w:t>die</w:t>
      </w:r>
      <w:r w:rsidR="00A115AD">
        <w:rPr>
          <w:rFonts w:ascii="Calibri" w:hAnsi="Calibri" w:cs="Calibri"/>
        </w:rPr>
        <w:t xml:space="preserve"> Agentur </w:t>
      </w:r>
      <w:r w:rsidR="00660D47">
        <w:rPr>
          <w:rFonts w:ascii="Calibri" w:hAnsi="Calibri" w:cs="Calibri"/>
        </w:rPr>
        <w:t xml:space="preserve">Envy </w:t>
      </w:r>
      <w:proofErr w:type="spellStart"/>
      <w:r w:rsidR="00660D47">
        <w:rPr>
          <w:rFonts w:ascii="Calibri" w:hAnsi="Calibri" w:cs="Calibri"/>
        </w:rPr>
        <w:t>my</w:t>
      </w:r>
      <w:proofErr w:type="spellEnd"/>
      <w:r w:rsidR="00660D47">
        <w:rPr>
          <w:rFonts w:ascii="Calibri" w:hAnsi="Calibri" w:cs="Calibri"/>
        </w:rPr>
        <w:t xml:space="preserve"> </w:t>
      </w:r>
      <w:proofErr w:type="spellStart"/>
      <w:r w:rsidR="00660D47">
        <w:rPr>
          <w:rFonts w:ascii="Calibri" w:hAnsi="Calibri" w:cs="Calibri"/>
        </w:rPr>
        <w:t>people</w:t>
      </w:r>
      <w:proofErr w:type="spellEnd"/>
      <w:r w:rsidR="00660D47">
        <w:rPr>
          <w:rFonts w:ascii="Calibri" w:hAnsi="Calibri" w:cs="Calibri"/>
        </w:rPr>
        <w:t xml:space="preserve"> </w:t>
      </w:r>
      <w:r w:rsidR="00A115AD">
        <w:rPr>
          <w:rFonts w:ascii="Calibri" w:hAnsi="Calibri" w:cs="Calibri"/>
        </w:rPr>
        <w:t>erste Erfahrungen im Umgang mit Konzernen als Eventkraft auf Sponsoring- sowie Corporate Events sammeln.</w:t>
      </w:r>
      <w:ins w:id="43" w:author="Jonas Stegh" w:date="2023-10-12T09:21:00Z">
        <w:r w:rsidR="007F3ABF">
          <w:rPr>
            <w:rFonts w:ascii="Calibri" w:hAnsi="Calibri" w:cs="Calibri"/>
          </w:rPr>
          <w:t xml:space="preserve"> </w:t>
        </w:r>
      </w:ins>
      <w:moveToRangeStart w:id="44" w:author="Jonas Stegh" w:date="2023-10-12T09:21:00Z" w:name="move147994892"/>
      <w:moveTo w:id="45" w:author="Jonas Stegh" w:date="2023-10-12T09:21:00Z">
        <w:r w:rsidR="007F3ABF">
          <w:rPr>
            <w:rFonts w:ascii="Calibri" w:hAnsi="Calibri" w:cs="Calibri"/>
          </w:rPr>
          <w:t xml:space="preserve">Bei der vorhin genannten Agentur Envy </w:t>
        </w:r>
        <w:proofErr w:type="spellStart"/>
        <w:r w:rsidR="007F3ABF">
          <w:rPr>
            <w:rFonts w:ascii="Calibri" w:hAnsi="Calibri" w:cs="Calibri"/>
          </w:rPr>
          <w:t>my</w:t>
        </w:r>
        <w:proofErr w:type="spellEnd"/>
        <w:r w:rsidR="007F3ABF">
          <w:rPr>
            <w:rFonts w:ascii="Calibri" w:hAnsi="Calibri" w:cs="Calibri"/>
          </w:rPr>
          <w:t xml:space="preserve"> </w:t>
        </w:r>
        <w:proofErr w:type="spellStart"/>
        <w:r w:rsidR="007F3ABF">
          <w:rPr>
            <w:rFonts w:ascii="Calibri" w:hAnsi="Calibri" w:cs="Calibri"/>
          </w:rPr>
          <w:t>people</w:t>
        </w:r>
        <w:proofErr w:type="spellEnd"/>
        <w:r w:rsidR="007F3ABF">
          <w:rPr>
            <w:rFonts w:ascii="Calibri" w:hAnsi="Calibri" w:cs="Calibri"/>
          </w:rPr>
          <w:t xml:space="preserve"> konnte ich meine Fähigkeiten in der Eventarbeit ausbauen, weshalb ich seit 2022 als Teamleiter projektbezogen für verschiedene DAX-Konzerne sowie internationale Banken als Schnittstelle zwischen Agentur und Kunden für das Management von bis 28 Personen deutschlandweit erste Führungserfahrungen sammeln konnte.</w:t>
        </w:r>
      </w:moveTo>
    </w:p>
    <w:moveToRangeEnd w:id="44"/>
    <w:p w14:paraId="1E9A6153" w14:textId="4DD543A3" w:rsidR="00FA6072" w:rsidRDefault="00FA6072" w:rsidP="007F3ABF">
      <w:pPr>
        <w:pPrChange w:id="46" w:author="Jonas Stegh" w:date="2023-10-12T09:21:00Z">
          <w:pPr>
            <w:pStyle w:val="NormalWeb"/>
          </w:pPr>
        </w:pPrChange>
      </w:pPr>
    </w:p>
    <w:p w14:paraId="23947C81" w14:textId="48997652" w:rsidR="00FA6072" w:rsidDel="004B21CC" w:rsidRDefault="00FA6072" w:rsidP="00FA6072">
      <w:pPr>
        <w:pStyle w:val="NormalWeb"/>
        <w:rPr>
          <w:del w:id="47" w:author="Jonas Stegh" w:date="2023-10-12T09:14:00Z"/>
          <w:rFonts w:ascii="Calibri" w:hAnsi="Calibri" w:cs="Calibri"/>
        </w:rPr>
      </w:pPr>
      <w:del w:id="48" w:author="Jonas Stegh" w:date="2023-10-12T09:14:00Z">
        <w:r w:rsidDel="007F3ABF">
          <w:rPr>
            <w:rFonts w:ascii="Calibri" w:hAnsi="Calibri" w:cs="Calibri"/>
          </w:rPr>
          <w:delText xml:space="preserve">Grenzen zu testen und neue Herausforderungen zu </w:delText>
        </w:r>
        <w:r w:rsidR="00806FDA" w:rsidDel="007F3ABF">
          <w:rPr>
            <w:rFonts w:ascii="Calibri" w:hAnsi="Calibri" w:cs="Calibri"/>
          </w:rPr>
          <w:delText>bewältigen</w:delText>
        </w:r>
        <w:r w:rsidDel="007F3ABF">
          <w:rPr>
            <w:rFonts w:ascii="Calibri" w:hAnsi="Calibri" w:cs="Calibri"/>
          </w:rPr>
          <w:delText xml:space="preserve">, fand ich </w:delText>
        </w:r>
        <w:r w:rsidR="00806FDA" w:rsidDel="007F3ABF">
          <w:rPr>
            <w:rFonts w:ascii="Calibri" w:hAnsi="Calibri" w:cs="Calibri"/>
          </w:rPr>
          <w:delText>früh</w:delText>
        </w:r>
        <w:r w:rsidDel="007F3ABF">
          <w:rPr>
            <w:rFonts w:ascii="Calibri" w:hAnsi="Calibri" w:cs="Calibri"/>
          </w:rPr>
          <w:delText xml:space="preserve"> </w:delText>
        </w:r>
        <w:r w:rsidR="00CD6B3D" w:rsidDel="007F3ABF">
          <w:rPr>
            <w:rFonts w:ascii="Calibri" w:hAnsi="Calibri" w:cs="Calibri"/>
          </w:rPr>
          <w:delText xml:space="preserve">schon </w:delText>
        </w:r>
        <w:r w:rsidDel="007F3ABF">
          <w:rPr>
            <w:rFonts w:ascii="Calibri" w:hAnsi="Calibri" w:cs="Calibri"/>
          </w:rPr>
          <w:delText>sehr reizvoll</w:delText>
        </w:r>
        <w:r w:rsidR="00806FDA" w:rsidDel="007F3ABF">
          <w:rPr>
            <w:rFonts w:ascii="Calibri" w:hAnsi="Calibri" w:cs="Calibri"/>
          </w:rPr>
          <w:delText xml:space="preserve"> und habe</w:delText>
        </w:r>
        <w:r w:rsidDel="007F3ABF">
          <w:rPr>
            <w:rFonts w:ascii="Calibri" w:hAnsi="Calibri" w:cs="Calibri"/>
          </w:rPr>
          <w:delText xml:space="preserve"> seitdem </w:delText>
        </w:r>
        <w:r w:rsidR="00C20DA4" w:rsidDel="007F3ABF">
          <w:rPr>
            <w:rFonts w:ascii="Calibri" w:hAnsi="Calibri" w:cs="Calibri"/>
          </w:rPr>
          <w:delText xml:space="preserve">Alter von sechs </w:delText>
        </w:r>
        <w:r w:rsidDel="007F3ABF">
          <w:rPr>
            <w:rFonts w:ascii="Calibri" w:hAnsi="Calibri" w:cs="Calibri"/>
          </w:rPr>
          <w:delText xml:space="preserve">Leistungssport </w:delText>
        </w:r>
        <w:r w:rsidR="00806FDA" w:rsidDel="007F3ABF">
          <w:rPr>
            <w:rFonts w:ascii="Calibri" w:hAnsi="Calibri" w:cs="Calibri"/>
          </w:rPr>
          <w:delText>betrieben</w:delText>
        </w:r>
        <w:r w:rsidDel="007F3ABF">
          <w:rPr>
            <w:rFonts w:ascii="Calibri" w:hAnsi="Calibri" w:cs="Calibri"/>
          </w:rPr>
          <w:delText xml:space="preserve">. </w:delText>
        </w:r>
      </w:del>
    </w:p>
    <w:p w14:paraId="7FCF565E" w14:textId="1F5CBAEC" w:rsidR="004B21CC" w:rsidRDefault="004B21CC" w:rsidP="00FA6072">
      <w:pPr>
        <w:pStyle w:val="NormalWeb"/>
        <w:rPr>
          <w:ins w:id="49" w:author="Jonas Stegh" w:date="2023-10-12T09:23:00Z"/>
          <w:rFonts w:ascii="Calibri" w:hAnsi="Calibri" w:cs="Calibri"/>
        </w:rPr>
      </w:pPr>
      <w:ins w:id="50" w:author="Jonas Stegh" w:date="2023-10-12T09:22:00Z">
        <w:r>
          <w:rPr>
            <w:rFonts w:ascii="Calibri" w:hAnsi="Calibri" w:cs="Calibri"/>
          </w:rPr>
          <w:t xml:space="preserve">Nichtsdestotrotz habe ich auch immer wieder </w:t>
        </w:r>
      </w:ins>
      <w:ins w:id="51" w:author="Jonas Stegh" w:date="2023-10-12T09:23:00Z">
        <w:r>
          <w:rPr>
            <w:rFonts w:ascii="Calibri" w:hAnsi="Calibri" w:cs="Calibri"/>
          </w:rPr>
          <w:t>Praktika</w:t>
        </w:r>
      </w:ins>
      <w:ins w:id="52" w:author="Jonas Stegh" w:date="2023-10-12T09:22:00Z">
        <w:r>
          <w:rPr>
            <w:rFonts w:ascii="Calibri" w:hAnsi="Calibri" w:cs="Calibri"/>
          </w:rPr>
          <w:t xml:space="preserve"> </w:t>
        </w:r>
      </w:ins>
      <w:ins w:id="53" w:author="Jonas Stegh" w:date="2023-10-12T09:27:00Z">
        <w:r>
          <w:rPr>
            <w:rFonts w:ascii="Calibri" w:hAnsi="Calibri" w:cs="Calibri"/>
          </w:rPr>
          <w:t xml:space="preserve">absolvieren </w:t>
        </w:r>
      </w:ins>
      <w:ins w:id="54" w:author="Jonas Stegh" w:date="2023-10-12T09:22:00Z">
        <w:r>
          <w:rPr>
            <w:rFonts w:ascii="Calibri" w:hAnsi="Calibri" w:cs="Calibri"/>
          </w:rPr>
          <w:t>dürfen.</w:t>
        </w:r>
      </w:ins>
      <w:ins w:id="55" w:author="Jonas Stegh" w:date="2023-10-12T09:23:00Z">
        <w:r>
          <w:rPr>
            <w:rFonts w:ascii="Calibri" w:hAnsi="Calibri" w:cs="Calibri"/>
          </w:rPr>
          <w:t xml:space="preserve"> Das hat mit einem Praktikum im HR bei </w:t>
        </w:r>
        <w:proofErr w:type="spellStart"/>
        <w:r>
          <w:rPr>
            <w:rFonts w:ascii="Calibri" w:hAnsi="Calibri" w:cs="Calibri"/>
          </w:rPr>
          <w:t>roast</w:t>
        </w:r>
        <w:proofErr w:type="spellEnd"/>
        <w:r>
          <w:rPr>
            <w:rFonts w:ascii="Calibri" w:hAnsi="Calibri" w:cs="Calibri"/>
          </w:rPr>
          <w:t xml:space="preserve"> </w:t>
        </w:r>
        <w:proofErr w:type="spellStart"/>
        <w:r>
          <w:rPr>
            <w:rFonts w:ascii="Calibri" w:hAnsi="Calibri" w:cs="Calibri"/>
          </w:rPr>
          <w:t>market</w:t>
        </w:r>
        <w:proofErr w:type="spellEnd"/>
        <w:r>
          <w:rPr>
            <w:rFonts w:ascii="Calibri" w:hAnsi="Calibri" w:cs="Calibri"/>
          </w:rPr>
          <w:t xml:space="preserve"> angefangen, wo ich </w:t>
        </w:r>
        <w:proofErr w:type="spellStart"/>
        <w:r>
          <w:rPr>
            <w:rFonts w:ascii="Calibri" w:hAnsi="Calibri" w:cs="Calibri"/>
          </w:rPr>
          <w:t>xy</w:t>
        </w:r>
        <w:proofErr w:type="spellEnd"/>
        <w:r>
          <w:rPr>
            <w:rFonts w:ascii="Calibri" w:hAnsi="Calibri" w:cs="Calibri"/>
          </w:rPr>
          <w:t xml:space="preserve"> gemacht habe.</w:t>
        </w:r>
      </w:ins>
    </w:p>
    <w:p w14:paraId="6312E212" w14:textId="7F194594" w:rsidR="004B21CC" w:rsidRDefault="004B21CC" w:rsidP="00FA6072">
      <w:pPr>
        <w:pStyle w:val="NormalWeb"/>
        <w:rPr>
          <w:ins w:id="56" w:author="Jonas Stegh" w:date="2023-10-12T09:22:00Z"/>
        </w:rPr>
      </w:pPr>
      <w:ins w:id="57" w:author="Jonas Stegh" w:date="2023-10-12T09:24:00Z">
        <w:r>
          <w:rPr>
            <w:rFonts w:ascii="Calibri" w:hAnsi="Calibri" w:cs="Calibri"/>
          </w:rPr>
          <w:t>Im nächsten Praktikum wollte ich dann auch wirklich in die Beratung.</w:t>
        </w:r>
      </w:ins>
    </w:p>
    <w:p w14:paraId="1279220E" w14:textId="1FA9F718" w:rsidR="00FA6072" w:rsidDel="004B21CC" w:rsidRDefault="00FA6072" w:rsidP="00FA6072">
      <w:pPr>
        <w:pStyle w:val="NormalWeb"/>
        <w:rPr>
          <w:del w:id="58" w:author="Jonas Stegh" w:date="2023-10-12T09:24:00Z"/>
        </w:rPr>
      </w:pPr>
      <w:del w:id="59" w:author="Jonas Stegh" w:date="2023-10-12T09:24:00Z">
        <w:r w:rsidDel="004B21CC">
          <w:rPr>
            <w:rFonts w:ascii="Calibri" w:hAnsi="Calibri" w:cs="Calibri"/>
          </w:rPr>
          <w:lastRenderedPageBreak/>
          <w:delText>HR-Themen sind stark mit meinem Studium verknüpft, weshalb ich mich entschlossen habe, bei roast market in dem Bereich ein Praktikum zu machen. Dies war ebenfalls sehr stark von dem Wunsch</w:delText>
        </w:r>
        <w:r w:rsidR="00C20DA4" w:rsidDel="004B21CC">
          <w:rPr>
            <w:rFonts w:ascii="Calibri" w:hAnsi="Calibri" w:cs="Calibri"/>
          </w:rPr>
          <w:delText>,</w:delText>
        </w:r>
        <w:r w:rsidDel="004B21CC">
          <w:rPr>
            <w:rFonts w:ascii="Calibri" w:hAnsi="Calibri" w:cs="Calibri"/>
          </w:rPr>
          <w:delText xml:space="preserve"> Bewerbungsprozesse von einer anderen Seite </w:delText>
        </w:r>
        <w:r w:rsidRPr="007F3ABF" w:rsidDel="004B21CC">
          <w:rPr>
            <w:rFonts w:ascii="Calibri" w:hAnsi="Calibri" w:cs="Calibri"/>
            <w:highlight w:val="yellow"/>
            <w:rPrChange w:id="60" w:author="Jonas Stegh" w:date="2023-10-12T09:16:00Z">
              <w:rPr>
                <w:rFonts w:ascii="Calibri" w:hAnsi="Calibri" w:cs="Calibri"/>
              </w:rPr>
            </w:rPrChange>
          </w:rPr>
          <w:delText>kennenzulernen</w:delText>
        </w:r>
        <w:r w:rsidR="00C20DA4" w:rsidDel="004B21CC">
          <w:rPr>
            <w:rFonts w:ascii="Calibri" w:hAnsi="Calibri" w:cs="Calibri"/>
          </w:rPr>
          <w:delText>,</w:delText>
        </w:r>
        <w:r w:rsidDel="004B21CC">
          <w:rPr>
            <w:rFonts w:ascii="Calibri" w:hAnsi="Calibri" w:cs="Calibri"/>
          </w:rPr>
          <w:delText xml:space="preserve"> gepräg</w:delText>
        </w:r>
        <w:r w:rsidR="007F240E" w:rsidDel="004B21CC">
          <w:rPr>
            <w:rFonts w:ascii="Calibri" w:hAnsi="Calibri" w:cs="Calibri"/>
          </w:rPr>
          <w:delText xml:space="preserve">t. Kompetitive Bewerbungsprozesse im Consulting und meine damalige Chefin, die vorangegangene Erfahrung in dem Bereich hat, führten zu der Wahl dieses Schrittes. </w:delText>
        </w:r>
        <w:r w:rsidDel="004B21CC">
          <w:rPr>
            <w:rFonts w:ascii="Calibri" w:hAnsi="Calibri" w:cs="Calibri"/>
          </w:rPr>
          <w:delText xml:space="preserve"> </w:delText>
        </w:r>
      </w:del>
    </w:p>
    <w:p w14:paraId="4C1C279C" w14:textId="58003570" w:rsidR="00FA6072" w:rsidDel="007F3ABF" w:rsidRDefault="00C20DA4" w:rsidP="00FA6072">
      <w:pPr>
        <w:pStyle w:val="NormalWeb"/>
        <w:rPr>
          <w:moveFrom w:id="61" w:author="Jonas Stegh" w:date="2023-10-12T09:15:00Z"/>
        </w:rPr>
      </w:pPr>
      <w:moveFromRangeStart w:id="62" w:author="Jonas Stegh" w:date="2023-10-12T09:15:00Z" w:name="move147994532"/>
      <w:moveFrom w:id="63" w:author="Jonas Stegh" w:date="2023-10-12T09:15:00Z">
        <w:r w:rsidDel="007F3ABF">
          <w:rPr>
            <w:rFonts w:ascii="Calibri" w:hAnsi="Calibri" w:cs="Calibri"/>
          </w:rPr>
          <w:t>Durch das Ziel, n</w:t>
        </w:r>
        <w:r w:rsidR="00FA6072" w:rsidDel="007F3ABF">
          <w:rPr>
            <w:rFonts w:ascii="Calibri" w:hAnsi="Calibri" w:cs="Calibri"/>
          </w:rPr>
          <w:t>ie zu sehr in der eigenen Blase leben</w:t>
        </w:r>
        <w:r w:rsidDel="007F3ABF">
          <w:rPr>
            <w:rFonts w:ascii="Calibri" w:hAnsi="Calibri" w:cs="Calibri"/>
          </w:rPr>
          <w:t xml:space="preserve"> zu</w:t>
        </w:r>
        <w:r w:rsidR="00FA6072" w:rsidDel="007F3ABF">
          <w:rPr>
            <w:rFonts w:ascii="Calibri" w:hAnsi="Calibri" w:cs="Calibri"/>
          </w:rPr>
          <w:t xml:space="preserve"> wolle</w:t>
        </w:r>
        <w:r w:rsidDel="007F3ABF">
          <w:rPr>
            <w:rFonts w:ascii="Calibri" w:hAnsi="Calibri" w:cs="Calibri"/>
          </w:rPr>
          <w:t>n</w:t>
        </w:r>
        <w:r w:rsidR="00FA6072" w:rsidDel="007F3ABF">
          <w:rPr>
            <w:rFonts w:ascii="Calibri" w:hAnsi="Calibri" w:cs="Calibri"/>
          </w:rPr>
          <w:t>, habe</w:t>
        </w:r>
        <w:r w:rsidDel="007F3ABF">
          <w:rPr>
            <w:rFonts w:ascii="Calibri" w:hAnsi="Calibri" w:cs="Calibri"/>
          </w:rPr>
          <w:t xml:space="preserve"> ich</w:t>
        </w:r>
        <w:r w:rsidR="00FA6072" w:rsidDel="007F3ABF">
          <w:rPr>
            <w:rFonts w:ascii="Calibri" w:hAnsi="Calibri" w:cs="Calibri"/>
          </w:rPr>
          <w:t xml:space="preserve"> bereits </w:t>
        </w:r>
        <w:r w:rsidR="00CD6B3D" w:rsidDel="007F3ABF">
          <w:rPr>
            <w:rFonts w:ascii="Calibri" w:hAnsi="Calibri" w:cs="Calibri"/>
          </w:rPr>
          <w:t>früh</w:t>
        </w:r>
        <w:r w:rsidR="00FA6072" w:rsidDel="007F3ABF">
          <w:rPr>
            <w:rFonts w:ascii="Calibri" w:hAnsi="Calibri" w:cs="Calibri"/>
          </w:rPr>
          <w:t xml:space="preserve"> den Kontakt zu verschiedensten Arten von Menschen gesucht und bin unter anderem zertifiziertes Mitglied der „Heroes-Gruppe“ des Deutschen Roten Kreuzes, welche Jugendlichen in diversen kulturellen Problemen hilft. </w:t>
        </w:r>
      </w:moveFrom>
    </w:p>
    <w:moveFromRangeEnd w:id="62"/>
    <w:p w14:paraId="6F28722C" w14:textId="08B17B07" w:rsidR="00FA6072" w:rsidRDefault="00FA6072" w:rsidP="00FA6072">
      <w:pPr>
        <w:pStyle w:val="NormalWeb"/>
      </w:pPr>
      <w:r>
        <w:rPr>
          <w:rFonts w:ascii="Calibri" w:hAnsi="Calibri" w:cs="Calibri"/>
        </w:rPr>
        <w:t xml:space="preserve">Bei ANXO konnte ich </w:t>
      </w:r>
      <w:r w:rsidR="007F240E">
        <w:rPr>
          <w:rFonts w:ascii="Calibri" w:hAnsi="Calibri" w:cs="Calibri"/>
        </w:rPr>
        <w:t xml:space="preserve">dann </w:t>
      </w:r>
      <w:r>
        <w:rPr>
          <w:rFonts w:ascii="Calibri" w:hAnsi="Calibri" w:cs="Calibri"/>
        </w:rPr>
        <w:t xml:space="preserve">erste Management Consulting Erfahrung sammeln und habe es sehr </w:t>
      </w:r>
      <w:proofErr w:type="spellStart"/>
      <w:r>
        <w:rPr>
          <w:rFonts w:ascii="Calibri" w:hAnsi="Calibri" w:cs="Calibri"/>
        </w:rPr>
        <w:t>geschätzt</w:t>
      </w:r>
      <w:proofErr w:type="spellEnd"/>
      <w:r>
        <w:rPr>
          <w:rFonts w:ascii="Calibri" w:hAnsi="Calibri" w:cs="Calibri"/>
        </w:rPr>
        <w:t xml:space="preserve"> als Hilfe im Team, Kunden dabei zu helfen, neue Potenziale zu </w:t>
      </w:r>
      <w:proofErr w:type="spellStart"/>
      <w:r>
        <w:rPr>
          <w:rFonts w:ascii="Calibri" w:hAnsi="Calibri" w:cs="Calibri"/>
        </w:rPr>
        <w:t>schöpfen</w:t>
      </w:r>
      <w:proofErr w:type="spellEnd"/>
      <w:r>
        <w:rPr>
          <w:rFonts w:ascii="Calibri" w:hAnsi="Calibri" w:cs="Calibri"/>
        </w:rPr>
        <w:t xml:space="preserve">. Speziell zu Themen des </w:t>
      </w:r>
      <w:proofErr w:type="spellStart"/>
      <w:r>
        <w:rPr>
          <w:rFonts w:ascii="Calibri" w:hAnsi="Calibri" w:cs="Calibri"/>
        </w:rPr>
        <w:t>Führungskräftetrainings</w:t>
      </w:r>
      <w:proofErr w:type="spellEnd"/>
      <w:r>
        <w:rPr>
          <w:rFonts w:ascii="Calibri" w:hAnsi="Calibri" w:cs="Calibri"/>
        </w:rPr>
        <w:t xml:space="preserve"> wurde meine sehr gute Entfaltung mehrfach kommuniziert. </w:t>
      </w:r>
      <w:r w:rsidR="007F240E">
        <w:rPr>
          <w:rFonts w:ascii="Calibri" w:hAnsi="Calibri" w:cs="Calibri"/>
        </w:rPr>
        <w:t>Das Interesse und der Wunsch</w:t>
      </w:r>
      <w:r w:rsidR="00CD6B3D">
        <w:rPr>
          <w:rFonts w:ascii="Calibri" w:hAnsi="Calibri" w:cs="Calibri"/>
        </w:rPr>
        <w:t xml:space="preserve"> nach Beendigung meines Masters in der Beratung zu</w:t>
      </w:r>
      <w:r w:rsidR="007F240E">
        <w:rPr>
          <w:rFonts w:ascii="Calibri" w:hAnsi="Calibri" w:cs="Calibri"/>
        </w:rPr>
        <w:t xml:space="preserve"> arbeiten, hat sich in diesem Praktikum noch einmal bestätigt.</w:t>
      </w:r>
    </w:p>
    <w:p w14:paraId="7DB0EE67" w14:textId="5E267C7D" w:rsidR="00FA6072" w:rsidRPr="00A115AD" w:rsidDel="004B21CC" w:rsidRDefault="00CD6B3D" w:rsidP="00FA6072">
      <w:pPr>
        <w:pStyle w:val="NormalWeb"/>
        <w:rPr>
          <w:moveFrom w:id="64" w:author="Jonas Stegh" w:date="2023-10-12T09:24:00Z"/>
          <w:rFonts w:ascii="Calibri" w:hAnsi="Calibri" w:cs="Calibri"/>
        </w:rPr>
      </w:pPr>
      <w:moveFromRangeStart w:id="65" w:author="Jonas Stegh" w:date="2023-10-12T09:24:00Z" w:name="move147995105"/>
      <w:moveFrom w:id="66" w:author="Jonas Stegh" w:date="2023-10-12T09:24:00Z">
        <w:r w:rsidDel="004B21CC">
          <w:rPr>
            <w:rFonts w:ascii="Calibri" w:hAnsi="Calibri" w:cs="Calibri"/>
          </w:rPr>
          <w:t>Mein in der Schule gestartetes Interesse an den Themen</w:t>
        </w:r>
        <w:r w:rsidR="00A115AD" w:rsidDel="004B21CC">
          <w:rPr>
            <w:rFonts w:ascii="Calibri" w:hAnsi="Calibri" w:cs="Calibri"/>
          </w:rPr>
          <w:t xml:space="preserve"> Geldanlage und Kapitalmärkte </w:t>
        </w:r>
        <w:r w:rsidDel="004B21CC">
          <w:rPr>
            <w:rFonts w:ascii="Calibri" w:hAnsi="Calibri" w:cs="Calibri"/>
          </w:rPr>
          <w:t xml:space="preserve">hat dazu geführt, </w:t>
        </w:r>
        <w:r w:rsidR="007B2259" w:rsidDel="004B21CC">
          <w:rPr>
            <w:rFonts w:ascii="Calibri" w:hAnsi="Calibri" w:cs="Calibri"/>
          </w:rPr>
          <w:t>dass</w:t>
        </w:r>
        <w:r w:rsidDel="004B21CC">
          <w:rPr>
            <w:rFonts w:ascii="Calibri" w:hAnsi="Calibri" w:cs="Calibri"/>
          </w:rPr>
          <w:t xml:space="preserve"> ich</w:t>
        </w:r>
        <w:r w:rsidR="00A115AD" w:rsidDel="004B21CC">
          <w:rPr>
            <w:rFonts w:ascii="Calibri" w:hAnsi="Calibri" w:cs="Calibri"/>
          </w:rPr>
          <w:t xml:space="preserve"> im Alter von 18 Jahren angefangen</w:t>
        </w:r>
        <w:r w:rsidDel="004B21CC">
          <w:rPr>
            <w:rFonts w:ascii="Calibri" w:hAnsi="Calibri" w:cs="Calibri"/>
          </w:rPr>
          <w:t xml:space="preserve"> habe, regelmässig</w:t>
        </w:r>
        <w:r w:rsidR="00A115AD" w:rsidDel="004B21CC">
          <w:rPr>
            <w:rFonts w:ascii="Calibri" w:hAnsi="Calibri" w:cs="Calibri"/>
          </w:rPr>
          <w:t xml:space="preserve"> in verschiedene Assets zu investieren. Folglich logisch war es für mich, meine Abschlussarbeit im Bereich der </w:t>
        </w:r>
        <w:r w:rsidR="00FA6072" w:rsidDel="004B21CC">
          <w:rPr>
            <w:rFonts w:ascii="Calibri" w:hAnsi="Calibri" w:cs="Calibri"/>
          </w:rPr>
          <w:t xml:space="preserve">Behavioral Finance </w:t>
        </w:r>
        <w:r w:rsidR="00A115AD" w:rsidDel="004B21CC">
          <w:rPr>
            <w:rFonts w:ascii="Calibri" w:hAnsi="Calibri" w:cs="Calibri"/>
          </w:rPr>
          <w:t xml:space="preserve">zu schreiben. Um hier einen stärkeren Praxisbezug zu erlangen, </w:t>
        </w:r>
        <w:r w:rsidR="007F240E" w:rsidDel="004B21CC">
          <w:rPr>
            <w:rFonts w:ascii="Calibri" w:hAnsi="Calibri" w:cs="Calibri"/>
          </w:rPr>
          <w:t>war</w:t>
        </w:r>
        <w:r w:rsidR="00FA6072" w:rsidDel="004B21CC">
          <w:rPr>
            <w:rFonts w:ascii="Calibri" w:hAnsi="Calibri" w:cs="Calibri"/>
          </w:rPr>
          <w:t xml:space="preserve"> ich bei der ODDO BHF Bank im Private Wealth Management </w:t>
        </w:r>
        <w:r w:rsidR="00A115AD" w:rsidDel="004B21CC">
          <w:rPr>
            <w:rFonts w:ascii="Calibri" w:hAnsi="Calibri" w:cs="Calibri"/>
          </w:rPr>
          <w:t xml:space="preserve">als Werkstudent tätig </w:t>
        </w:r>
        <w:r w:rsidR="00FA6072" w:rsidDel="004B21CC">
          <w:rPr>
            <w:rFonts w:ascii="Calibri" w:hAnsi="Calibri" w:cs="Calibri"/>
          </w:rPr>
          <w:t>und schreibe mit dieser meine Bachelorthesis</w:t>
        </w:r>
        <w:r w:rsidR="00A115AD" w:rsidDel="004B21CC">
          <w:rPr>
            <w:rFonts w:ascii="Calibri" w:hAnsi="Calibri" w:cs="Calibri"/>
          </w:rPr>
          <w:t xml:space="preserve"> über psychologische Einflüsse auf den Kapitalmarkt</w:t>
        </w:r>
        <w:r w:rsidR="00FA6072" w:rsidDel="004B21CC">
          <w:rPr>
            <w:rFonts w:ascii="Calibri" w:hAnsi="Calibri" w:cs="Calibri"/>
          </w:rPr>
          <w:t xml:space="preserve">. </w:t>
        </w:r>
      </w:moveFrom>
    </w:p>
    <w:p w14:paraId="5DBECC79" w14:textId="1F5B4F69" w:rsidR="00660D47" w:rsidRPr="00660D47" w:rsidDel="007F3ABF" w:rsidRDefault="00660D47" w:rsidP="00660D47">
      <w:pPr>
        <w:rPr>
          <w:moveFrom w:id="67" w:author="Jonas Stegh" w:date="2023-10-12T09:21:00Z"/>
        </w:rPr>
      </w:pPr>
      <w:moveFromRangeStart w:id="68" w:author="Jonas Stegh" w:date="2023-10-12T09:21:00Z" w:name="move147994892"/>
      <w:moveFromRangeEnd w:id="65"/>
      <w:moveFrom w:id="69" w:author="Jonas Stegh" w:date="2023-10-12T09:21:00Z">
        <w:r w:rsidDel="007F3ABF">
          <w:rPr>
            <w:rFonts w:ascii="Calibri" w:hAnsi="Calibri" w:cs="Calibri"/>
          </w:rPr>
          <w:t>Bei der vorhin genannten Agentur Envy my people konnte ich meine Fähigkeiten in der Eventarbeit ausbauen, weshalb ich seit 2022 als Teamleiter projektbezogen für verschiedene DAX-Konzerne sowie internationale Banken als Schnittstelle zwischen Agentur und Kunden für das Management von bis 28 Personen deutschlandweit erste Führungserfahrungen sammeln konnte.</w:t>
        </w:r>
      </w:moveFrom>
    </w:p>
    <w:moveFromRangeEnd w:id="68"/>
    <w:p w14:paraId="07B6DF54" w14:textId="6389F825" w:rsidR="00FA6072" w:rsidRDefault="00FA6072" w:rsidP="00FA6072">
      <w:pPr>
        <w:pStyle w:val="NormalWeb"/>
        <w:rPr>
          <w:ins w:id="70" w:author="Jonas Stegh" w:date="2023-10-12T09:16:00Z"/>
          <w:rFonts w:ascii="Calibri" w:hAnsi="Calibri" w:cs="Calibri"/>
        </w:rPr>
      </w:pPr>
      <w:r>
        <w:rPr>
          <w:rFonts w:ascii="Calibri" w:hAnsi="Calibri" w:cs="Calibri"/>
        </w:rPr>
        <w:t xml:space="preserve">Beruflich bleibt die Beratung mein </w:t>
      </w:r>
      <w:proofErr w:type="spellStart"/>
      <w:r>
        <w:rPr>
          <w:rFonts w:ascii="Calibri" w:hAnsi="Calibri" w:cs="Calibri"/>
        </w:rPr>
        <w:t>tatsächliches</w:t>
      </w:r>
      <w:proofErr w:type="spellEnd"/>
      <w:r>
        <w:rPr>
          <w:rFonts w:ascii="Calibri" w:hAnsi="Calibri" w:cs="Calibri"/>
        </w:rPr>
        <w:t xml:space="preserve"> Ziel</w:t>
      </w:r>
      <w:del w:id="71" w:author="Jonas Stegh" w:date="2023-10-12T09:27:00Z">
        <w:r w:rsidDel="004B21CC">
          <w:rPr>
            <w:rFonts w:ascii="Calibri" w:hAnsi="Calibri" w:cs="Calibri"/>
          </w:rPr>
          <w:delText>, was sich in der Vergangenheit seit meinem Praktikum bei Emma mehrfach gezeigt hat</w:delText>
        </w:r>
      </w:del>
      <w:r>
        <w:rPr>
          <w:rFonts w:ascii="Calibri" w:hAnsi="Calibri" w:cs="Calibri"/>
        </w:rPr>
        <w:t xml:space="preserve">. Vor meinem Masterstart </w:t>
      </w:r>
      <w:r w:rsidR="00660D47">
        <w:rPr>
          <w:rFonts w:ascii="Calibri" w:hAnsi="Calibri" w:cs="Calibri"/>
        </w:rPr>
        <w:t xml:space="preserve">an der Frankfurt School </w:t>
      </w:r>
      <w:ins w:id="72" w:author="Jonas Stegh" w:date="2023-10-12T09:27:00Z">
        <w:r w:rsidR="004B21CC">
          <w:rPr>
            <w:rFonts w:ascii="Calibri" w:hAnsi="Calibri" w:cs="Calibri"/>
          </w:rPr>
          <w:t xml:space="preserve">Masterstudiengang </w:t>
        </w:r>
      </w:ins>
      <w:proofErr w:type="spellStart"/>
      <w:r>
        <w:rPr>
          <w:rFonts w:ascii="Calibri" w:hAnsi="Calibri" w:cs="Calibri"/>
        </w:rPr>
        <w:t>möchte</w:t>
      </w:r>
      <w:proofErr w:type="spellEnd"/>
      <w:r>
        <w:rPr>
          <w:rFonts w:ascii="Calibri" w:hAnsi="Calibri" w:cs="Calibri"/>
        </w:rPr>
        <w:t xml:space="preserve"> ich </w:t>
      </w:r>
      <w:r w:rsidR="007B2259">
        <w:rPr>
          <w:rFonts w:ascii="Calibri" w:hAnsi="Calibri" w:cs="Calibri"/>
        </w:rPr>
        <w:t xml:space="preserve">daher </w:t>
      </w:r>
      <w:r>
        <w:rPr>
          <w:rFonts w:ascii="Calibri" w:hAnsi="Calibri" w:cs="Calibri"/>
        </w:rPr>
        <w:t xml:space="preserve">sehr gerne bei </w:t>
      </w:r>
      <w:r w:rsidR="005E1D70">
        <w:rPr>
          <w:rFonts w:ascii="Calibri" w:hAnsi="Calibri" w:cs="Calibri"/>
        </w:rPr>
        <w:t xml:space="preserve">Ihnen </w:t>
      </w:r>
      <w:r>
        <w:rPr>
          <w:rFonts w:ascii="Calibri" w:hAnsi="Calibri" w:cs="Calibri"/>
        </w:rPr>
        <w:t xml:space="preserve">mehr lernen und freue mich sehr heute hier zu sein. </w:t>
      </w:r>
    </w:p>
    <w:p w14:paraId="3E160302" w14:textId="1B3F89D0" w:rsidR="007F3ABF" w:rsidRDefault="007F3ABF" w:rsidP="00FA6072">
      <w:pPr>
        <w:pStyle w:val="NormalWeb"/>
      </w:pPr>
      <w:ins w:id="73" w:author="Jonas Stegh" w:date="2023-10-12T09:16:00Z">
        <w:r>
          <w:rPr>
            <w:rFonts w:ascii="Calibri" w:hAnsi="Calibri" w:cs="Calibri"/>
          </w:rPr>
          <w:t>Unternehmen mehr eingehen</w:t>
        </w:r>
      </w:ins>
    </w:p>
    <w:p w14:paraId="49493AA2" w14:textId="195B437B" w:rsidR="00660D47" w:rsidRDefault="00660D47">
      <w:pPr>
        <w:rPr>
          <w:rFonts w:ascii="Calibri" w:hAnsi="Calibri" w:cs="Calibri"/>
        </w:rPr>
      </w:pPr>
    </w:p>
    <w:sectPr w:rsidR="00660D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72"/>
    <w:rsid w:val="003F3D02"/>
    <w:rsid w:val="004B21CC"/>
    <w:rsid w:val="005E1D70"/>
    <w:rsid w:val="00660D47"/>
    <w:rsid w:val="007B2259"/>
    <w:rsid w:val="007F240E"/>
    <w:rsid w:val="007F3ABF"/>
    <w:rsid w:val="00806FDA"/>
    <w:rsid w:val="00872B57"/>
    <w:rsid w:val="00A115AD"/>
    <w:rsid w:val="00B85E96"/>
    <w:rsid w:val="00C20DA4"/>
    <w:rsid w:val="00CD6B3D"/>
    <w:rsid w:val="00FA60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DBFE"/>
  <w15:chartTrackingRefBased/>
  <w15:docId w15:val="{92DCEDE8-22AD-FE45-BBBF-5794718D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6072"/>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7F3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298365">
      <w:bodyDiv w:val="1"/>
      <w:marLeft w:val="0"/>
      <w:marRight w:val="0"/>
      <w:marTop w:val="0"/>
      <w:marBottom w:val="0"/>
      <w:divBdr>
        <w:top w:val="none" w:sz="0" w:space="0" w:color="auto"/>
        <w:left w:val="none" w:sz="0" w:space="0" w:color="auto"/>
        <w:bottom w:val="none" w:sz="0" w:space="0" w:color="auto"/>
        <w:right w:val="none" w:sz="0" w:space="0" w:color="auto"/>
      </w:divBdr>
      <w:divsChild>
        <w:div w:id="1619264615">
          <w:marLeft w:val="0"/>
          <w:marRight w:val="0"/>
          <w:marTop w:val="0"/>
          <w:marBottom w:val="0"/>
          <w:divBdr>
            <w:top w:val="none" w:sz="0" w:space="0" w:color="auto"/>
            <w:left w:val="none" w:sz="0" w:space="0" w:color="auto"/>
            <w:bottom w:val="none" w:sz="0" w:space="0" w:color="auto"/>
            <w:right w:val="none" w:sz="0" w:space="0" w:color="auto"/>
          </w:divBdr>
          <w:divsChild>
            <w:div w:id="180823512">
              <w:marLeft w:val="0"/>
              <w:marRight w:val="0"/>
              <w:marTop w:val="0"/>
              <w:marBottom w:val="0"/>
              <w:divBdr>
                <w:top w:val="none" w:sz="0" w:space="0" w:color="auto"/>
                <w:left w:val="none" w:sz="0" w:space="0" w:color="auto"/>
                <w:bottom w:val="none" w:sz="0" w:space="0" w:color="auto"/>
                <w:right w:val="none" w:sz="0" w:space="0" w:color="auto"/>
              </w:divBdr>
              <w:divsChild>
                <w:div w:id="20698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4422</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Kamara</dc:creator>
  <cp:keywords/>
  <dc:description/>
  <cp:lastModifiedBy>Jonas Stegh</cp:lastModifiedBy>
  <cp:revision>2</cp:revision>
  <dcterms:created xsi:type="dcterms:W3CDTF">2023-10-07T01:05:00Z</dcterms:created>
  <dcterms:modified xsi:type="dcterms:W3CDTF">2023-10-12T07:28:00Z</dcterms:modified>
</cp:coreProperties>
</file>