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text" w:horzAnchor="margin" w:tblpY="-695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284"/>
        <w:gridCol w:w="283"/>
        <w:gridCol w:w="284"/>
        <w:gridCol w:w="283"/>
        <w:gridCol w:w="2835"/>
        <w:tblGridChange w:id="0">
          <w:tblGrid>
            <w:gridCol w:w="1134"/>
            <w:gridCol w:w="3969"/>
            <w:gridCol w:w="284"/>
            <w:gridCol w:w="283"/>
            <w:gridCol w:w="284"/>
            <w:gridCol w:w="283"/>
            <w:gridCol w:w="2835"/>
          </w:tblGrid>
        </w:tblGridChange>
      </w:tblGrid>
      <w:tr w:rsidR="009C5B7D" w:rsidRPr="00D50B4A" w14:paraId="74A03D40" w14:textId="77777777" w:rsidTr="009C5B7D">
        <w:trPr>
          <w:trHeight w:val="20"/>
          <w:ins w:id="1" w:author="Bjarne Max Jensen" w:date="2025-11-03T15:32:00Z" w16du:dateUtc="2025-11-03T14:32:00Z"/>
        </w:trPr>
        <w:tc>
          <w:tcPr>
            <w:tcW w:w="9072" w:type="dxa"/>
            <w:gridSpan w:val="7"/>
            <w:vAlign w:val="bottom"/>
          </w:tcPr>
          <w:p w14:paraId="43A012DF" w14:textId="77777777" w:rsidR="009C5B7D" w:rsidRPr="00D50B4A" w:rsidRDefault="009C5B7D" w:rsidP="009C5B7D">
            <w:pPr>
              <w:jc w:val="center"/>
              <w:rPr>
                <w:ins w:id="2" w:author="Bjarne Max Jensen" w:date="2025-11-03T15:32:00Z" w16du:dateUtc="2025-11-03T14:32:00Z"/>
                <w:rFonts w:ascii="Times New Roman" w:hAnsi="Times New Roman" w:cs="Times New Roman"/>
                <w:b/>
                <w:sz w:val="48"/>
                <w:szCs w:val="44"/>
              </w:rPr>
            </w:pPr>
            <w:ins w:id="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sz w:val="48"/>
                  <w:szCs w:val="44"/>
                </w:rPr>
                <w:t>Bjarne Max Jensen</w:t>
              </w:r>
            </w:ins>
          </w:p>
          <w:p w14:paraId="6F00CC3A" w14:textId="77777777" w:rsidR="009C5B7D" w:rsidRPr="00D50B4A" w:rsidRDefault="009C5B7D" w:rsidP="009C5B7D">
            <w:pPr>
              <w:jc w:val="center"/>
              <w:rPr>
                <w:ins w:id="4" w:author="Bjarne Max Jensen" w:date="2025-11-03T15:32:00Z" w16du:dateUtc="2025-11-03T14:32:00Z"/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ins w:id="5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Adickesallee</w:t>
              </w:r>
              <w:proofErr w:type="spellEnd"/>
              <w:r w:rsidRPr="00D50B4A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 xml:space="preserve"> 38, </w:t>
              </w:r>
              <w:r>
                <w:rPr>
                  <w:rFonts w:ascii="Times New Roman" w:hAnsi="Times New Roman" w:cs="Times New Roman"/>
                  <w:bCs/>
                  <w:sz w:val="20"/>
                  <w:szCs w:val="20"/>
                </w:rPr>
                <w:t xml:space="preserve">60322, </w:t>
              </w:r>
              <w:r w:rsidRPr="00D50B4A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Frankfurt am Main</w:t>
              </w:r>
            </w:ins>
          </w:p>
          <w:p w14:paraId="0CA7B766" w14:textId="77777777" w:rsidR="009C5B7D" w:rsidRPr="00D50B4A" w:rsidRDefault="009C5B7D" w:rsidP="009C5B7D">
            <w:pPr>
              <w:jc w:val="center"/>
              <w:rPr>
                <w:ins w:id="6" w:author="Bjarne Max Jensen" w:date="2025-11-03T15:32:00Z" w16du:dateUtc="2025-11-03T14:32:00Z"/>
                <w:rFonts w:ascii="Times New Roman" w:hAnsi="Times New Roman" w:cs="Times New Roman"/>
                <w:b/>
              </w:rPr>
            </w:pPr>
            <w:ins w:id="7" w:author="Bjarne Max Jensen" w:date="2025-11-03T15:32:00Z" w16du:dateUtc="2025-11-03T14:32:00Z">
              <w:r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Bjarne.max.jensen</w:t>
              </w:r>
              <w:r w:rsidRPr="00D50B4A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@gmail.com | +49(0)15142858506</w:t>
              </w:r>
            </w:ins>
          </w:p>
        </w:tc>
      </w:tr>
      <w:tr w:rsidR="009C5B7D" w:rsidRPr="00D50B4A" w14:paraId="2FEC046D" w14:textId="77777777" w:rsidTr="009C5B7D">
        <w:trPr>
          <w:trHeight w:val="510"/>
          <w:ins w:id="8" w:author="Bjarne Max Jensen" w:date="2025-11-03T15:32:00Z" w16du:dateUtc="2025-11-03T14:32:00Z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650D7EA1" w14:textId="77777777" w:rsidR="009C5B7D" w:rsidRPr="00D50B4A" w:rsidRDefault="009C5B7D" w:rsidP="009C5B7D">
            <w:pPr>
              <w:rPr>
                <w:ins w:id="9" w:author="Bjarne Max Jensen" w:date="2025-11-03T15:32:00Z" w16du:dateUtc="2025-11-03T14:32:00Z"/>
                <w:rFonts w:ascii="Times New Roman" w:hAnsi="Times New Roman" w:cs="Times New Roman"/>
                <w:b/>
                <w:sz w:val="28"/>
              </w:rPr>
            </w:pPr>
            <w:ins w:id="10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sz w:val="28"/>
                  <w:szCs w:val="32"/>
                </w:rPr>
                <w:t>SCHULE &amp; STUDIUM</w:t>
              </w:r>
            </w:ins>
          </w:p>
        </w:tc>
      </w:tr>
      <w:tr w:rsidR="009C5B7D" w:rsidRPr="00D50B4A" w14:paraId="0D1E3651" w14:textId="77777777" w:rsidTr="009C5B7D">
        <w:trPr>
          <w:trHeight w:val="340"/>
          <w:ins w:id="11" w:author="Bjarne Max Jensen" w:date="2025-11-03T15:32:00Z" w16du:dateUtc="2025-11-03T14:32:00Z"/>
        </w:trPr>
        <w:tc>
          <w:tcPr>
            <w:tcW w:w="5670" w:type="dxa"/>
            <w:gridSpan w:val="4"/>
            <w:tcBorders>
              <w:top w:val="single" w:sz="4" w:space="0" w:color="auto"/>
            </w:tcBorders>
            <w:vAlign w:val="bottom"/>
          </w:tcPr>
          <w:p w14:paraId="4880B74D" w14:textId="77777777" w:rsidR="009C5B7D" w:rsidRPr="00D50B4A" w:rsidRDefault="009C5B7D" w:rsidP="009C5B7D">
            <w:pPr>
              <w:rPr>
                <w:ins w:id="12" w:author="Bjarne Max Jensen" w:date="2025-11-03T15:32:00Z" w16du:dateUtc="2025-11-03T14:32:00Z"/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ins w:id="1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t>Frankfurt School of Finance and Manageme</w:t>
              </w:r>
              <w:r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t>n</w:t>
              </w:r>
              <w:r w:rsidRPr="00D50B4A"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t>t</w:t>
              </w:r>
            </w:ins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0D04ED80" w14:textId="77777777" w:rsidR="009C5B7D" w:rsidRPr="00D50B4A" w:rsidRDefault="009C5B7D" w:rsidP="009C5B7D">
            <w:pPr>
              <w:jc w:val="right"/>
              <w:rPr>
                <w:ins w:id="14" w:author="Bjarne Max Jensen" w:date="2025-11-03T15:32:00Z" w16du:dateUtc="2025-11-03T14:32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commentRangeStart w:id="15"/>
            <w:ins w:id="16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Frankfurt am Main</w:t>
              </w:r>
              <w:commentRangeEnd w:id="15"/>
              <w:r w:rsidRPr="00CC4175">
                <w:rPr>
                  <w:rStyle w:val="Kommentarzeichen"/>
                  <w:rFonts w:ascii="Times New Roman" w:hAnsi="Times New Roman" w:cs="Times New Roman"/>
                </w:rPr>
                <w:commentReference w:id="15"/>
              </w:r>
            </w:ins>
          </w:p>
        </w:tc>
      </w:tr>
      <w:tr w:rsidR="009C5B7D" w:rsidRPr="00D50B4A" w14:paraId="7F0F24C4" w14:textId="77777777" w:rsidTr="009C5B7D">
        <w:trPr>
          <w:trHeight w:val="100"/>
          <w:ins w:id="17" w:author="Bjarne Max Jensen" w:date="2025-11-03T15:32:00Z" w16du:dateUtc="2025-11-03T14:32:00Z"/>
        </w:trPr>
        <w:tc>
          <w:tcPr>
            <w:tcW w:w="6237" w:type="dxa"/>
            <w:gridSpan w:val="6"/>
            <w:vAlign w:val="bottom"/>
          </w:tcPr>
          <w:p w14:paraId="624020C1" w14:textId="77777777" w:rsidR="009C5B7D" w:rsidRPr="00D50B4A" w:rsidRDefault="009C5B7D" w:rsidP="009C5B7D">
            <w:pPr>
              <w:rPr>
                <w:ins w:id="18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ins w:id="19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B.Sc. in Business Administration </w:t>
              </w:r>
            </w:ins>
          </w:p>
        </w:tc>
        <w:tc>
          <w:tcPr>
            <w:tcW w:w="2835" w:type="dxa"/>
            <w:vAlign w:val="bottom"/>
          </w:tcPr>
          <w:p w14:paraId="51357D67" w14:textId="77777777" w:rsidR="009C5B7D" w:rsidRPr="00D50B4A" w:rsidRDefault="009C5B7D" w:rsidP="009C5B7D">
            <w:pPr>
              <w:jc w:val="right"/>
              <w:rPr>
                <w:ins w:id="20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21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09/2024 – heute</w:t>
              </w:r>
            </w:ins>
          </w:p>
        </w:tc>
      </w:tr>
      <w:tr w:rsidR="009C5B7D" w:rsidRPr="00D50B4A" w14:paraId="1C190966" w14:textId="77777777" w:rsidTr="009C5B7D">
        <w:tblPrEx>
          <w:tblW w:w="90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" w:author="Bjarne Max Jensen" w:date="2025-11-03T15:32:00Z" w16du:dateUtc="2025-11-03T14:32:00Z">
            <w:tblPrEx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ins w:id="23" w:author="Bjarne Max Jensen" w:date="2025-11-03T15:32:00Z" w16du:dateUtc="2025-11-03T14:32:00Z"/>
          <w:trPrChange w:id="24" w:author="Bjarne Max Jensen" w:date="2025-11-03T15:32:00Z" w16du:dateUtc="2025-11-03T14:32:00Z">
            <w:trPr>
              <w:trHeight w:val="340"/>
            </w:trPr>
          </w:trPrChange>
        </w:trPr>
        <w:tc>
          <w:tcPr>
            <w:tcW w:w="6237" w:type="dxa"/>
            <w:gridSpan w:val="6"/>
            <w:vAlign w:val="bottom"/>
            <w:tcPrChange w:id="25" w:author="Bjarne Max Jensen" w:date="2025-11-03T15:32:00Z" w16du:dateUtc="2025-11-03T14:32:00Z">
              <w:tcPr>
                <w:tcW w:w="6237" w:type="dxa"/>
                <w:gridSpan w:val="6"/>
                <w:vAlign w:val="bottom"/>
              </w:tcPr>
            </w:tcPrChange>
          </w:tcPr>
          <w:p w14:paraId="2E2A353B" w14:textId="77777777" w:rsidR="009C5B7D" w:rsidRPr="00C87687" w:rsidRDefault="009C5B7D" w:rsidP="009C5B7D">
            <w:pPr>
              <w:rPr>
                <w:ins w:id="26" w:author="Bjarne Max Jensen" w:date="2025-11-03T15:32:00Z" w16du:dateUtc="2025-11-03T14:32:00Z"/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ins w:id="27" w:author="Bjarne Max Jensen" w:date="2025-11-03T15:32:00Z" w16du:dateUtc="2025-11-03T14:32:00Z">
              <w:r>
                <w:rPr>
                  <w:rFonts w:ascii="Times New Roman" w:hAnsi="Times New Roman" w:cs="Times New Roman"/>
                  <w:b/>
                  <w:bCs/>
                  <w:sz w:val="21"/>
                  <w:szCs w:val="21"/>
                  <w:lang w:val="en-US"/>
                </w:rPr>
                <w:t>ETC International College</w:t>
              </w:r>
            </w:ins>
          </w:p>
        </w:tc>
        <w:tc>
          <w:tcPr>
            <w:tcW w:w="2835" w:type="dxa"/>
            <w:vAlign w:val="bottom"/>
            <w:tcPrChange w:id="28" w:author="Bjarne Max Jensen" w:date="2025-11-03T15:32:00Z" w16du:dateUtc="2025-11-03T14:32:00Z">
              <w:tcPr>
                <w:tcW w:w="2835" w:type="dxa"/>
                <w:vAlign w:val="bottom"/>
              </w:tcPr>
            </w:tcPrChange>
          </w:tcPr>
          <w:p w14:paraId="2448E8D5" w14:textId="77777777" w:rsidR="009C5B7D" w:rsidRPr="00D50B4A" w:rsidRDefault="009C5B7D" w:rsidP="009C5B7D">
            <w:pPr>
              <w:jc w:val="right"/>
              <w:rPr>
                <w:ins w:id="29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30" w:author="Bjarne Max Jensen" w:date="2025-11-03T15:32:00Z" w16du:dateUtc="2025-11-03T14:32:00Z">
              <w:r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Bournemouth, England</w:t>
              </w:r>
              <w:commentRangeStart w:id="31"/>
              <w:commentRangeEnd w:id="31"/>
              <w:r w:rsidRPr="00CC4175">
                <w:rPr>
                  <w:rStyle w:val="Kommentarzeichen"/>
                  <w:rFonts w:ascii="Times New Roman" w:hAnsi="Times New Roman" w:cs="Times New Roman"/>
                </w:rPr>
                <w:commentReference w:id="31"/>
              </w:r>
            </w:ins>
          </w:p>
        </w:tc>
      </w:tr>
      <w:tr w:rsidR="009C5B7D" w:rsidRPr="00D50B4A" w14:paraId="51F2435A" w14:textId="77777777" w:rsidTr="009C5B7D">
        <w:tblPrEx>
          <w:tblW w:w="90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2" w:author="Bjarne Max Jensen" w:date="2025-11-03T15:32:00Z" w16du:dateUtc="2025-11-03T14:32:00Z">
            <w:tblPrEx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ins w:id="33" w:author="Bjarne Max Jensen" w:date="2025-11-03T15:32:00Z" w16du:dateUtc="2025-11-03T14:32:00Z"/>
          <w:trPrChange w:id="34" w:author="Bjarne Max Jensen" w:date="2025-11-03T15:32:00Z" w16du:dateUtc="2025-11-03T14:32:00Z">
            <w:trPr>
              <w:trHeight w:val="227"/>
            </w:trPr>
          </w:trPrChange>
        </w:trPr>
        <w:tc>
          <w:tcPr>
            <w:tcW w:w="6237" w:type="dxa"/>
            <w:gridSpan w:val="6"/>
            <w:vAlign w:val="bottom"/>
            <w:tcPrChange w:id="35" w:author="Bjarne Max Jensen" w:date="2025-11-03T15:32:00Z" w16du:dateUtc="2025-11-03T14:32:00Z">
              <w:tcPr>
                <w:tcW w:w="6237" w:type="dxa"/>
                <w:gridSpan w:val="6"/>
                <w:vAlign w:val="bottom"/>
              </w:tcPr>
            </w:tcPrChange>
          </w:tcPr>
          <w:p w14:paraId="078A559D" w14:textId="77777777" w:rsidR="009C5B7D" w:rsidRPr="00DE346F" w:rsidRDefault="009C5B7D" w:rsidP="009C5B7D">
            <w:pPr>
              <w:rPr>
                <w:ins w:id="36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ins w:id="37" w:author="Bjarne Max Jensen" w:date="2025-11-03T15:32:00Z" w16du:dateUtc="2025-11-03T14:32:00Z">
              <w:r w:rsidRPr="00DE346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C1 Advanced Preparation Super Intensive </w:t>
              </w:r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C</w:t>
              </w:r>
              <w:r w:rsidRPr="00DE346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ourse (28 </w:t>
              </w:r>
              <w:proofErr w:type="spellStart"/>
              <w:r w:rsidRPr="00DE346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Stunden</w:t>
              </w:r>
              <w:proofErr w:type="spellEnd"/>
              <w:r w:rsidRPr="00DE346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pro </w:t>
              </w:r>
              <w:proofErr w:type="spellStart"/>
              <w:r w:rsidRPr="00DE346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Woche</w:t>
              </w:r>
              <w:proofErr w:type="spellEnd"/>
              <w:r w:rsidRPr="00DE346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)</w:t>
              </w:r>
            </w:ins>
          </w:p>
        </w:tc>
        <w:tc>
          <w:tcPr>
            <w:tcW w:w="2835" w:type="dxa"/>
            <w:vAlign w:val="bottom"/>
            <w:tcPrChange w:id="38" w:author="Bjarne Max Jensen" w:date="2025-11-03T15:32:00Z" w16du:dateUtc="2025-11-03T14:32:00Z">
              <w:tcPr>
                <w:tcW w:w="2835" w:type="dxa"/>
                <w:vAlign w:val="bottom"/>
              </w:tcPr>
            </w:tcPrChange>
          </w:tcPr>
          <w:p w14:paraId="61032D6B" w14:textId="77777777" w:rsidR="009C5B7D" w:rsidRPr="00D50B4A" w:rsidRDefault="009C5B7D" w:rsidP="009C5B7D">
            <w:pPr>
              <w:jc w:val="right"/>
              <w:rPr>
                <w:ins w:id="39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40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09/202</w:t>
              </w:r>
              <w:r>
                <w:rPr>
                  <w:rFonts w:ascii="Times New Roman" w:hAnsi="Times New Roman" w:cs="Times New Roman"/>
                  <w:sz w:val="20"/>
                  <w:szCs w:val="20"/>
                </w:rPr>
                <w:t>3</w:t>
              </w:r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 xml:space="preserve"> – </w:t>
              </w:r>
              <w:r>
                <w:rPr>
                  <w:rFonts w:ascii="Times New Roman" w:hAnsi="Times New Roman" w:cs="Times New Roman"/>
                  <w:sz w:val="20"/>
                  <w:szCs w:val="20"/>
                </w:rPr>
                <w:t>11/2023</w:t>
              </w:r>
            </w:ins>
          </w:p>
        </w:tc>
      </w:tr>
      <w:tr w:rsidR="009C5B7D" w:rsidRPr="00D50B4A" w14:paraId="3DF88AD6" w14:textId="77777777" w:rsidTr="009C5B7D">
        <w:tblPrEx>
          <w:tblW w:w="90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1" w:author="Bjarne Max Jensen" w:date="2025-11-03T15:32:00Z" w16du:dateUtc="2025-11-03T14:32:00Z">
            <w:tblPrEx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ins w:id="42" w:author="Bjarne Max Jensen" w:date="2025-11-03T15:32:00Z" w16du:dateUtc="2025-11-03T14:32:00Z"/>
          <w:trPrChange w:id="43" w:author="Bjarne Max Jensen" w:date="2025-11-03T15:32:00Z" w16du:dateUtc="2025-11-03T14:32:00Z">
            <w:trPr>
              <w:trHeight w:val="227"/>
            </w:trPr>
          </w:trPrChange>
        </w:trPr>
        <w:tc>
          <w:tcPr>
            <w:tcW w:w="6237" w:type="dxa"/>
            <w:gridSpan w:val="6"/>
            <w:vAlign w:val="bottom"/>
            <w:tcPrChange w:id="44" w:author="Bjarne Max Jensen" w:date="2025-11-03T15:32:00Z" w16du:dateUtc="2025-11-03T14:32:00Z">
              <w:tcPr>
                <w:tcW w:w="6237" w:type="dxa"/>
                <w:gridSpan w:val="6"/>
                <w:vAlign w:val="bottom"/>
              </w:tcPr>
            </w:tcPrChange>
          </w:tcPr>
          <w:p w14:paraId="560EB999" w14:textId="77777777" w:rsidR="009C5B7D" w:rsidRPr="00CC4175" w:rsidRDefault="009C5B7D" w:rsidP="009C5B7D">
            <w:pPr>
              <w:pStyle w:val="Listenabsatz"/>
              <w:numPr>
                <w:ilvl w:val="0"/>
                <w:numId w:val="28"/>
              </w:numPr>
              <w:rPr>
                <w:ins w:id="45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ins w:id="46" w:author="Bjarne Max Jensen" w:date="2025-11-03T15:32:00Z" w16du:dateUtc="2025-11-03T14:32:00Z">
              <w:r>
                <w:rPr>
                  <w:rFonts w:ascii="Times New Roman" w:hAnsi="Times New Roman" w:cs="Times New Roman"/>
                  <w:sz w:val="20"/>
                  <w:szCs w:val="20"/>
                </w:rPr>
                <w:t>Fortgeschrittener Englisch-Intensivkurs zur Cambridge C1-Prüfung</w:t>
              </w:r>
            </w:ins>
          </w:p>
        </w:tc>
        <w:tc>
          <w:tcPr>
            <w:tcW w:w="2835" w:type="dxa"/>
            <w:vAlign w:val="bottom"/>
            <w:tcPrChange w:id="47" w:author="Bjarne Max Jensen" w:date="2025-11-03T15:32:00Z" w16du:dateUtc="2025-11-03T14:32:00Z">
              <w:tcPr>
                <w:tcW w:w="2835" w:type="dxa"/>
                <w:vAlign w:val="bottom"/>
              </w:tcPr>
            </w:tcPrChange>
          </w:tcPr>
          <w:p w14:paraId="0DF2FDA0" w14:textId="77777777" w:rsidR="009C5B7D" w:rsidRPr="00D50B4A" w:rsidRDefault="009C5B7D" w:rsidP="009C5B7D">
            <w:pPr>
              <w:jc w:val="right"/>
              <w:rPr>
                <w:ins w:id="48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5B7D" w:rsidRPr="00D50B4A" w14:paraId="7E08BD02" w14:textId="77777777" w:rsidTr="009C5B7D">
        <w:trPr>
          <w:trHeight w:val="340"/>
          <w:ins w:id="49" w:author="Bjarne Max Jensen" w:date="2025-11-03T15:32:00Z" w16du:dateUtc="2025-11-03T14:32:00Z"/>
        </w:trPr>
        <w:tc>
          <w:tcPr>
            <w:tcW w:w="5103" w:type="dxa"/>
            <w:gridSpan w:val="2"/>
            <w:vAlign w:val="bottom"/>
          </w:tcPr>
          <w:p w14:paraId="02F317ED" w14:textId="77777777" w:rsidR="009C5B7D" w:rsidRPr="00D50B4A" w:rsidRDefault="009C5B7D" w:rsidP="009C5B7D">
            <w:pPr>
              <w:rPr>
                <w:ins w:id="50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51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sz w:val="21"/>
                  <w:szCs w:val="21"/>
                </w:rPr>
                <w:t>Peter-Wust-Gymnasium</w:t>
              </w:r>
            </w:ins>
          </w:p>
        </w:tc>
        <w:tc>
          <w:tcPr>
            <w:tcW w:w="3969" w:type="dxa"/>
            <w:gridSpan w:val="5"/>
            <w:vAlign w:val="bottom"/>
          </w:tcPr>
          <w:p w14:paraId="42E98CF4" w14:textId="77777777" w:rsidR="009C5B7D" w:rsidRPr="00D50B4A" w:rsidRDefault="009C5B7D" w:rsidP="009C5B7D">
            <w:pPr>
              <w:jc w:val="right"/>
              <w:rPr>
                <w:ins w:id="52" w:author="Bjarne Max Jensen" w:date="2025-11-03T15:32:00Z" w16du:dateUtc="2025-11-03T14:32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5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Merzig</w:t>
              </w:r>
            </w:ins>
          </w:p>
        </w:tc>
      </w:tr>
      <w:tr w:rsidR="009C5B7D" w:rsidRPr="00D50B4A" w14:paraId="7408012F" w14:textId="77777777" w:rsidTr="009C5B7D">
        <w:trPr>
          <w:trHeight w:val="20"/>
          <w:ins w:id="54" w:author="Bjarne Max Jensen" w:date="2025-11-03T15:32:00Z" w16du:dateUtc="2025-11-03T14:32:00Z"/>
        </w:trPr>
        <w:tc>
          <w:tcPr>
            <w:tcW w:w="5103" w:type="dxa"/>
            <w:gridSpan w:val="2"/>
            <w:vAlign w:val="bottom"/>
          </w:tcPr>
          <w:p w14:paraId="3C7B3A7F" w14:textId="77777777" w:rsidR="009C5B7D" w:rsidRPr="00D50B4A" w:rsidRDefault="009C5B7D" w:rsidP="009C5B7D">
            <w:pPr>
              <w:rPr>
                <w:ins w:id="55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ins w:id="56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>Allgemeine Hochschulreife</w:t>
              </w:r>
            </w:ins>
          </w:p>
        </w:tc>
        <w:tc>
          <w:tcPr>
            <w:tcW w:w="3969" w:type="dxa"/>
            <w:gridSpan w:val="5"/>
            <w:vAlign w:val="bottom"/>
          </w:tcPr>
          <w:p w14:paraId="5E7FE98F" w14:textId="77777777" w:rsidR="009C5B7D" w:rsidRPr="00D50B4A" w:rsidRDefault="009C5B7D" w:rsidP="009C5B7D">
            <w:pPr>
              <w:jc w:val="right"/>
              <w:rPr>
                <w:ins w:id="57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58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08/2014 – 07/2022</w:t>
              </w:r>
            </w:ins>
          </w:p>
        </w:tc>
      </w:tr>
      <w:tr w:rsidR="009C5B7D" w:rsidRPr="00D50B4A" w14:paraId="2C498614" w14:textId="77777777" w:rsidTr="009C5B7D">
        <w:trPr>
          <w:trHeight w:val="20"/>
          <w:ins w:id="59" w:author="Bjarne Max Jensen" w:date="2025-11-03T15:32:00Z" w16du:dateUtc="2025-11-03T14:32:00Z"/>
        </w:trPr>
        <w:tc>
          <w:tcPr>
            <w:tcW w:w="9072" w:type="dxa"/>
            <w:gridSpan w:val="7"/>
            <w:vAlign w:val="bottom"/>
          </w:tcPr>
          <w:p w14:paraId="08B52F5D" w14:textId="77777777" w:rsidR="009C5B7D" w:rsidRPr="00CC4175" w:rsidRDefault="009C5B7D" w:rsidP="009C5B7D">
            <w:pPr>
              <w:pStyle w:val="Listenabsatz"/>
              <w:numPr>
                <w:ilvl w:val="0"/>
                <w:numId w:val="2"/>
              </w:numPr>
              <w:rPr>
                <w:ins w:id="60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ins w:id="61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Schwerpunktfächer: Politik und Wirtschaft, Englisch</w:t>
              </w:r>
            </w:ins>
          </w:p>
        </w:tc>
      </w:tr>
      <w:tr w:rsidR="009C5B7D" w:rsidRPr="00D50B4A" w14:paraId="4D72595D" w14:textId="77777777" w:rsidTr="009C5B7D">
        <w:trPr>
          <w:trHeight w:val="510"/>
          <w:ins w:id="62" w:author="Bjarne Max Jensen" w:date="2025-11-03T15:32:00Z" w16du:dateUtc="2025-11-03T14:32:00Z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14DF2383" w14:textId="77777777" w:rsidR="009C5B7D" w:rsidRPr="00D50B4A" w:rsidRDefault="009C5B7D" w:rsidP="009C5B7D">
            <w:pPr>
              <w:pStyle w:val="BERSCHRIFT"/>
              <w:rPr>
                <w:ins w:id="63" w:author="Bjarne Max Jensen" w:date="2025-11-03T15:32:00Z" w16du:dateUtc="2025-11-03T14:32:00Z"/>
                <w:rFonts w:ascii="Times New Roman" w:hAnsi="Times New Roman" w:cs="Times New Roman"/>
                <w:smallCaps w:val="0"/>
                <w:sz w:val="28"/>
              </w:rPr>
            </w:pPr>
            <w:ins w:id="64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mallCaps w:val="0"/>
                  <w:sz w:val="28"/>
                </w:rPr>
                <w:t>PRAKTISCHE ERFAHRUNGEN</w:t>
              </w:r>
            </w:ins>
          </w:p>
        </w:tc>
      </w:tr>
      <w:tr w:rsidR="009C5B7D" w:rsidRPr="00D50B4A" w14:paraId="2FD75EC1" w14:textId="77777777" w:rsidTr="009C5B7D">
        <w:tblPrEx>
          <w:tblW w:w="90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5" w:author="Bjarne Max Jensen" w:date="2025-11-03T15:32:00Z" w16du:dateUtc="2025-11-03T14:32:00Z">
            <w:tblPrEx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ins w:id="66" w:author="Bjarne Max Jensen" w:date="2025-11-03T15:32:00Z" w16du:dateUtc="2025-11-03T14:32:00Z"/>
          <w:trPrChange w:id="67" w:author="Bjarne Max Jensen" w:date="2025-11-03T15:32:00Z" w16du:dateUtc="2025-11-03T14:32:00Z">
            <w:trPr>
              <w:trHeight w:val="340"/>
            </w:trPr>
          </w:trPrChange>
        </w:trPr>
        <w:tc>
          <w:tcPr>
            <w:tcW w:w="5954" w:type="dxa"/>
            <w:gridSpan w:val="5"/>
            <w:tcBorders>
              <w:top w:val="single" w:sz="4" w:space="0" w:color="auto"/>
            </w:tcBorders>
            <w:vAlign w:val="bottom"/>
            <w:tcPrChange w:id="68" w:author="Bjarne Max Jensen" w:date="2025-11-03T15:32:00Z" w16du:dateUtc="2025-11-03T14:32:00Z">
              <w:tcPr>
                <w:tcW w:w="5954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12AA632" w14:textId="34217A65" w:rsidR="009C5B7D" w:rsidRPr="00D50B4A" w:rsidRDefault="003A654A" w:rsidP="009C5B7D">
            <w:pPr>
              <w:rPr>
                <w:ins w:id="69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ins w:id="70" w:author="Bjarne Max Jensen" w:date="2025-11-03T15:34:00Z" w16du:dateUtc="2025-11-03T14:34:00Z">
              <w:r>
                <w:rPr>
                  <w:rFonts w:ascii="Times New Roman" w:hAnsi="Times New Roman" w:cs="Times New Roman"/>
                  <w:b/>
                  <w:sz w:val="21"/>
                  <w:szCs w:val="21"/>
                </w:rPr>
                <w:t>Moventum</w:t>
              </w:r>
              <w:proofErr w:type="spellEnd"/>
              <w:r>
                <w:rPr>
                  <w:rFonts w:ascii="Times New Roman" w:hAnsi="Times New Roman" w:cs="Times New Roman"/>
                  <w:b/>
                  <w:sz w:val="21"/>
                  <w:szCs w:val="21"/>
                </w:rPr>
                <w:t xml:space="preserve"> Asset Management</w:t>
              </w:r>
            </w:ins>
            <w:ins w:id="71" w:author="Bjarne Max Jensen" w:date="2025-11-03T15:32:00Z" w16du:dateUtc="2025-11-03T14:32:00Z">
              <w:r w:rsidR="009C5B7D" w:rsidRPr="00D50B4A">
                <w:rPr>
                  <w:rFonts w:ascii="Times New Roman" w:hAnsi="Times New Roman" w:cs="Times New Roman"/>
                  <w:b/>
                  <w:sz w:val="21"/>
                  <w:szCs w:val="21"/>
                </w:rPr>
                <w:t xml:space="preserve"> S.A.</w:t>
              </w:r>
            </w:ins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  <w:tcPrChange w:id="72" w:author="Bjarne Max Jensen" w:date="2025-11-03T15:32:00Z" w16du:dateUtc="2025-11-03T14:32:00Z">
              <w:tcPr>
                <w:tcW w:w="3118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C36729A" w14:textId="5DCFFD39" w:rsidR="009C5B7D" w:rsidRPr="00D50B4A" w:rsidRDefault="003A654A" w:rsidP="009C5B7D">
            <w:pPr>
              <w:jc w:val="right"/>
              <w:rPr>
                <w:ins w:id="73" w:author="Bjarne Max Jensen" w:date="2025-11-03T15:32:00Z" w16du:dateUtc="2025-11-03T14:32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74" w:author="Bjarne Max Jensen" w:date="2025-11-03T15:34:00Z" w16du:dateUtc="2025-11-03T14:34:00Z">
              <w:r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Gasperich</w:t>
              </w:r>
            </w:ins>
            <w:ins w:id="75" w:author="Bjarne Max Jensen" w:date="2025-11-03T15:32:00Z" w16du:dateUtc="2025-11-03T14:32:00Z">
              <w:r w:rsidR="009C5B7D" w:rsidRPr="00D50B4A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, Luxembourg</w:t>
              </w:r>
            </w:ins>
          </w:p>
        </w:tc>
      </w:tr>
      <w:tr w:rsidR="009C5B7D" w:rsidRPr="00D50B4A" w14:paraId="637066BA" w14:textId="77777777" w:rsidTr="009C5B7D">
        <w:tblPrEx>
          <w:tblW w:w="90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6" w:author="Bjarne Max Jensen" w:date="2025-11-03T15:32:00Z" w16du:dateUtc="2025-11-03T14:32:00Z">
            <w:tblPrEx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77" w:author="Bjarne Max Jensen" w:date="2025-11-03T15:32:00Z" w16du:dateUtc="2025-11-03T14:32:00Z"/>
          <w:trPrChange w:id="78" w:author="Bjarne Max Jensen" w:date="2025-11-03T15:32:00Z" w16du:dateUtc="2025-11-03T14:32:00Z">
            <w:trPr>
              <w:trHeight w:val="20"/>
            </w:trPr>
          </w:trPrChange>
        </w:trPr>
        <w:tc>
          <w:tcPr>
            <w:tcW w:w="5387" w:type="dxa"/>
            <w:gridSpan w:val="3"/>
            <w:vAlign w:val="bottom"/>
            <w:tcPrChange w:id="79" w:author="Bjarne Max Jensen" w:date="2025-11-03T15:32:00Z" w16du:dateUtc="2025-11-03T14:32:00Z">
              <w:tcPr>
                <w:tcW w:w="5387" w:type="dxa"/>
                <w:gridSpan w:val="3"/>
                <w:vAlign w:val="bottom"/>
              </w:tcPr>
            </w:tcPrChange>
          </w:tcPr>
          <w:p w14:paraId="745AEB20" w14:textId="79DD23C4" w:rsidR="009C5B7D" w:rsidRPr="00D50B4A" w:rsidRDefault="009C5B7D" w:rsidP="009C5B7D">
            <w:pPr>
              <w:rPr>
                <w:ins w:id="80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ins w:id="81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Praktikant im </w:t>
              </w:r>
            </w:ins>
            <w:ins w:id="82" w:author="Bjarne Max Jensen" w:date="2025-11-03T15:35:00Z" w16du:dateUtc="2025-11-03T14:35:00Z">
              <w:r w:rsidR="003A654A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Portfolio Management</w:t>
              </w:r>
            </w:ins>
          </w:p>
        </w:tc>
        <w:tc>
          <w:tcPr>
            <w:tcW w:w="3685" w:type="dxa"/>
            <w:gridSpan w:val="4"/>
            <w:vAlign w:val="bottom"/>
            <w:tcPrChange w:id="83" w:author="Bjarne Max Jensen" w:date="2025-11-03T15:32:00Z" w16du:dateUtc="2025-11-03T14:32:00Z">
              <w:tcPr>
                <w:tcW w:w="3685" w:type="dxa"/>
                <w:gridSpan w:val="4"/>
                <w:vAlign w:val="bottom"/>
              </w:tcPr>
            </w:tcPrChange>
          </w:tcPr>
          <w:p w14:paraId="5EFB22BC" w14:textId="3CC84437" w:rsidR="009C5B7D" w:rsidRPr="00D50B4A" w:rsidRDefault="003A654A" w:rsidP="009C5B7D">
            <w:pPr>
              <w:jc w:val="right"/>
              <w:rPr>
                <w:ins w:id="84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85" w:author="Bjarne Max Jensen" w:date="2025-11-03T15:34:00Z" w16du:dateUtc="2025-11-03T14:34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06</w:t>
              </w:r>
            </w:ins>
            <w:ins w:id="86" w:author="Bjarne Max Jensen" w:date="2025-11-03T15:32:00Z" w16du:dateUtc="2025-11-03T14:32:00Z">
              <w:r w:rsidR="009C5B7D" w:rsidRPr="00D50B4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/202</w:t>
              </w:r>
            </w:ins>
            <w:ins w:id="87" w:author="Bjarne Max Jensen" w:date="2025-11-03T15:35:00Z" w16du:dateUtc="2025-11-03T14:35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5</w:t>
              </w:r>
            </w:ins>
            <w:ins w:id="88" w:author="Bjarne Max Jensen" w:date="2025-11-03T15:32:00Z" w16du:dateUtc="2025-11-03T14:32:00Z">
              <w:r w:rsidR="009C5B7D" w:rsidRPr="00D50B4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– 0</w:t>
              </w:r>
            </w:ins>
            <w:ins w:id="89" w:author="Bjarne Max Jensen" w:date="2025-11-03T15:35:00Z" w16du:dateUtc="2025-11-03T14:35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8</w:t>
              </w:r>
            </w:ins>
            <w:ins w:id="90" w:author="Bjarne Max Jensen" w:date="2025-11-03T15:32:00Z" w16du:dateUtc="2025-11-03T14:32:00Z">
              <w:r w:rsidR="009C5B7D" w:rsidRPr="00D50B4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/202</w:t>
              </w:r>
            </w:ins>
            <w:ins w:id="91" w:author="Bjarne Max Jensen" w:date="2025-11-03T15:35:00Z" w16du:dateUtc="2025-11-03T14:35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5</w:t>
              </w:r>
            </w:ins>
          </w:p>
        </w:tc>
      </w:tr>
      <w:tr w:rsidR="009C5B7D" w:rsidRPr="00D50B4A" w14:paraId="577F884B" w14:textId="77777777" w:rsidTr="009C5B7D">
        <w:trPr>
          <w:trHeight w:val="20"/>
          <w:ins w:id="92" w:author="Bjarne Max Jensen" w:date="2025-11-03T15:32:00Z" w16du:dateUtc="2025-11-03T14:32:00Z"/>
        </w:trPr>
        <w:tc>
          <w:tcPr>
            <w:tcW w:w="9072" w:type="dxa"/>
            <w:gridSpan w:val="7"/>
            <w:vAlign w:val="bottom"/>
          </w:tcPr>
          <w:p w14:paraId="6A21E501" w14:textId="0C13C47B" w:rsidR="009C5B7D" w:rsidRPr="00D50B4A" w:rsidRDefault="002E2E4D" w:rsidP="009C5B7D">
            <w:pPr>
              <w:pStyle w:val="Bullets"/>
              <w:rPr>
                <w:ins w:id="93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94" w:author="Bjarne Max Jensen" w:date="2025-11-03T15:56:00Z" w16du:dateUtc="2025-11-03T14:56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Durchführung der täglichen </w:t>
              </w:r>
            </w:ins>
            <w:ins w:id="95" w:author="Bjarne Max Jensen" w:date="2025-11-03T16:13:00Z" w16du:dateUtc="2025-11-03T15:13:00Z">
              <w:r w:rsidR="00B72C6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Limit Kontrolle</w:t>
              </w:r>
            </w:ins>
            <w:ins w:id="96" w:author="Bjarne Max Jensen" w:date="2025-11-03T15:56:00Z" w16du:dateUtc="2025-11-03T14:56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und </w:t>
              </w:r>
            </w:ins>
            <w:ins w:id="97" w:author="Bjarne Max Jensen" w:date="2025-11-03T15:57:00Z" w16du:dateUtc="2025-11-03T14:57:00Z">
              <w:r w:rsidR="00A3492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falls nötig,</w:t>
              </w:r>
            </w:ins>
            <w:ins w:id="98" w:author="Bjarne Max Jensen" w:date="2025-11-03T15:58:00Z" w16du:dateUtc="2025-11-03T14:58:00Z">
              <w:r w:rsidR="00A3492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handeln mit dem MD</w:t>
              </w:r>
            </w:ins>
          </w:p>
          <w:p w14:paraId="315B45BC" w14:textId="5243F7FF" w:rsidR="009C5B7D" w:rsidRPr="00D50B4A" w:rsidRDefault="00A3492F" w:rsidP="009C5B7D">
            <w:pPr>
              <w:pStyle w:val="Bullets"/>
              <w:rPr>
                <w:ins w:id="99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00" w:author="Bjarne Max Jensen" w:date="2025-11-03T15:59:00Z" w16du:dateUtc="2025-11-03T14:59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Teilnahme an Fondsmanager-Meetings und Beurteilung vorgestellter </w:t>
              </w:r>
            </w:ins>
            <w:ins w:id="101" w:author="Bjarne Max Jensen" w:date="2025-11-03T16:00:00Z" w16du:dateUtc="2025-11-03T15:00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Produkte im Hinblick auf Qualität und Eignung </w:t>
              </w:r>
            </w:ins>
          </w:p>
          <w:p w14:paraId="158F0621" w14:textId="394143BF" w:rsidR="009C5B7D" w:rsidRPr="00D50B4A" w:rsidRDefault="00A3492F" w:rsidP="009C5B7D">
            <w:pPr>
              <w:pStyle w:val="Bullets"/>
              <w:rPr>
                <w:ins w:id="102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03" w:author="Bjarne Max Jensen" w:date="2025-11-03T16:01:00Z" w16du:dateUtc="2025-11-03T15:01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Entwicklung einer Automatisierung zur Risikoklassifizierung von Fonds mittels</w:t>
              </w:r>
            </w:ins>
            <w:ins w:id="104" w:author="Bjarne Max Jensen" w:date="2025-11-03T16:02:00Z" w16du:dateUtc="2025-11-03T15:02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Python und KI-Tools (Genauigkeit &gt; 95%)</w:t>
              </w:r>
            </w:ins>
          </w:p>
          <w:p w14:paraId="2AEAE8BF" w14:textId="6036102B" w:rsidR="009C5B7D" w:rsidRPr="00D50B4A" w:rsidRDefault="00B72C6D" w:rsidP="009C5B7D">
            <w:pPr>
              <w:pStyle w:val="Bullets"/>
              <w:rPr>
                <w:ins w:id="105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06" w:author="Bjarne Max Jensen" w:date="2025-11-03T16:13:00Z" w16du:dateUtc="2025-11-03T15:13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Qualitätssicherung</w:t>
              </w:r>
            </w:ins>
            <w:ins w:id="107" w:author="Bjarne Max Jensen" w:date="2025-11-03T16:06:00Z" w16du:dateUtc="2025-11-03T15:06:00Z">
              <w:r w:rsidR="00A3492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regulatorischer Reports in Deutsch, Englisch, Tschechisch und Slowakisch</w:t>
              </w:r>
            </w:ins>
          </w:p>
          <w:p w14:paraId="10EFA92D" w14:textId="58368F17" w:rsidR="009C5B7D" w:rsidRPr="00D50B4A" w:rsidRDefault="00B72C6D" w:rsidP="009C5B7D">
            <w:pPr>
              <w:pStyle w:val="Bullets"/>
              <w:rPr>
                <w:ins w:id="108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09" w:author="Bjarne Max Jensen" w:date="2025-11-03T16:07:00Z" w16du:dateUtc="2025-11-03T15:07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Erstellung von Präsentationen: </w:t>
              </w:r>
            </w:ins>
            <w:ins w:id="110" w:author="Bjarne Max Jensen" w:date="2025-11-03T16:10:00Z" w16du:dateUtc="2025-11-03T15:10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darunter eine Analyse zur </w:t>
              </w:r>
            </w:ins>
            <w:ins w:id="111" w:author="Bjarne Max Jensen" w:date="2025-11-03T16:12:00Z" w16du:dateUtc="2025-11-03T15:12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langfristigen</w:t>
              </w:r>
            </w:ins>
            <w:ins w:id="112" w:author="Bjarne Max Jensen" w:date="2025-11-03T16:10:00Z" w16du:dateUtc="2025-11-03T15:10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Performance von </w:t>
              </w:r>
              <w:proofErr w:type="spellStart"/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Moventum</w:t>
              </w:r>
              <w:proofErr w:type="spellEnd"/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-Fonds </w:t>
              </w:r>
            </w:ins>
            <w:ins w:id="113" w:author="Bjarne Max Jensen" w:date="2025-11-03T16:11:00Z" w16du:dateUtc="2025-11-03T15:11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in Kombination mit Gold </w:t>
              </w:r>
            </w:ins>
            <w:ins w:id="114" w:author="Bjarne Max Jensen" w:date="2025-11-03T16:12:00Z" w16du:dateUtc="2025-11-03T15:12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zur Überzeugung </w:t>
              </w:r>
            </w:ins>
            <w:ins w:id="115" w:author="Bjarne Max Jensen" w:date="2025-11-03T16:13:00Z" w16du:dateUtc="2025-11-03T15:13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tschechischer und Slowakischer Edelmetallinvestoren, die bislang überwiegend in Gold investier</w:t>
              </w:r>
            </w:ins>
            <w:ins w:id="116" w:author="Bjarne Max Jensen" w:date="2025-11-03T16:16:00Z" w16du:dateUtc="2025-11-03T15:16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t</w:t>
              </w:r>
            </w:ins>
            <w:ins w:id="117" w:author="Bjarne Max Jensen" w:date="2025-11-03T16:13:00Z" w16du:dateUtc="2025-11-03T15:13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en</w:t>
              </w:r>
            </w:ins>
            <w:ins w:id="118" w:author="Bjarne Max Jensen" w:date="2025-11-03T16:11:00Z" w16du:dateUtc="2025-11-03T15:11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  <w:ins w:id="119" w:author="Bjarne Max Jensen" w:date="2025-11-03T15:32:00Z" w16du:dateUtc="2025-11-03T14:32:00Z">
              <w:r w:rsidR="009C5B7D"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  <w:r w:rsidR="009C5B7D"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120"/>
              </w:r>
            </w:ins>
          </w:p>
        </w:tc>
      </w:tr>
      <w:tr w:rsidR="009C5B7D" w:rsidRPr="00D50B4A" w14:paraId="36B3E490" w14:textId="77777777" w:rsidTr="009C5B7D">
        <w:trPr>
          <w:trHeight w:val="340"/>
          <w:ins w:id="121" w:author="Bjarne Max Jensen" w:date="2025-11-03T15:32:00Z" w16du:dateUtc="2025-11-03T14:32:00Z"/>
        </w:trPr>
        <w:tc>
          <w:tcPr>
            <w:tcW w:w="5954" w:type="dxa"/>
            <w:gridSpan w:val="5"/>
            <w:tcBorders>
              <w:top w:val="single" w:sz="4" w:space="0" w:color="auto"/>
            </w:tcBorders>
            <w:vAlign w:val="bottom"/>
          </w:tcPr>
          <w:p w14:paraId="29B64E83" w14:textId="77777777" w:rsidR="009C5B7D" w:rsidRPr="00D50B4A" w:rsidRDefault="009C5B7D" w:rsidP="009C5B7D">
            <w:pPr>
              <w:rPr>
                <w:ins w:id="122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12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sz w:val="21"/>
                  <w:szCs w:val="21"/>
                </w:rPr>
                <w:t>DZ Privatbank S.A.</w:t>
              </w:r>
              <w:commentRangeStart w:id="120"/>
              <w:commentRangeEnd w:id="120"/>
            </w:ins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</w:tcPr>
          <w:p w14:paraId="51EEC0A5" w14:textId="77777777" w:rsidR="009C5B7D" w:rsidRPr="00D50B4A" w:rsidRDefault="009C5B7D" w:rsidP="009C5B7D">
            <w:pPr>
              <w:jc w:val="right"/>
              <w:rPr>
                <w:ins w:id="124" w:author="Bjarne Max Jensen" w:date="2025-11-03T15:32:00Z" w16du:dateUtc="2025-11-03T14:32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ins w:id="125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Strassen</w:t>
              </w:r>
              <w:proofErr w:type="spellEnd"/>
              <w:r w:rsidRPr="00D50B4A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, Luxembourg</w:t>
              </w:r>
            </w:ins>
          </w:p>
        </w:tc>
      </w:tr>
      <w:tr w:rsidR="009C5B7D" w:rsidRPr="00D50B4A" w14:paraId="506E3277" w14:textId="77777777" w:rsidTr="009C5B7D">
        <w:trPr>
          <w:trHeight w:val="20"/>
          <w:ins w:id="126" w:author="Bjarne Max Jensen" w:date="2025-11-03T15:32:00Z" w16du:dateUtc="2025-11-03T14:32:00Z"/>
        </w:trPr>
        <w:tc>
          <w:tcPr>
            <w:tcW w:w="5387" w:type="dxa"/>
            <w:gridSpan w:val="3"/>
            <w:vAlign w:val="bottom"/>
          </w:tcPr>
          <w:p w14:paraId="646A8ABB" w14:textId="77777777" w:rsidR="009C5B7D" w:rsidRPr="00D50B4A" w:rsidRDefault="009C5B7D" w:rsidP="009C5B7D">
            <w:pPr>
              <w:rPr>
                <w:ins w:id="127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ins w:id="128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Praktikant im Vertrieb PB &amp; LC (&gt;1100 MA)</w:t>
              </w:r>
            </w:ins>
          </w:p>
        </w:tc>
        <w:tc>
          <w:tcPr>
            <w:tcW w:w="3685" w:type="dxa"/>
            <w:gridSpan w:val="4"/>
            <w:vAlign w:val="bottom"/>
          </w:tcPr>
          <w:p w14:paraId="66591554" w14:textId="77777777" w:rsidR="009C5B7D" w:rsidRPr="00D50B4A" w:rsidRDefault="009C5B7D" w:rsidP="009C5B7D">
            <w:pPr>
              <w:jc w:val="right"/>
              <w:rPr>
                <w:ins w:id="129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130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02/2024 – 05/2024</w:t>
              </w:r>
            </w:ins>
          </w:p>
        </w:tc>
      </w:tr>
      <w:tr w:rsidR="009C5B7D" w:rsidRPr="00D50B4A" w14:paraId="1204F38B" w14:textId="77777777" w:rsidTr="009C5B7D">
        <w:trPr>
          <w:trHeight w:val="20"/>
          <w:ins w:id="131" w:author="Bjarne Max Jensen" w:date="2025-11-03T15:32:00Z" w16du:dateUtc="2025-11-03T14:32:00Z"/>
        </w:trPr>
        <w:tc>
          <w:tcPr>
            <w:tcW w:w="9072" w:type="dxa"/>
            <w:gridSpan w:val="7"/>
            <w:vAlign w:val="bottom"/>
          </w:tcPr>
          <w:p w14:paraId="068A14CD" w14:textId="77777777" w:rsidR="009C5B7D" w:rsidRPr="00D50B4A" w:rsidRDefault="009C5B7D" w:rsidP="009C5B7D">
            <w:pPr>
              <w:pStyle w:val="Bullets"/>
              <w:rPr>
                <w:ins w:id="132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3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Administrative Unterstützung der Assistenz: Aktive Unterstützung im Tagesgeschäft, Bearbeitung von kundenbezogenen Standardprozessen sowie Vorbereitung von Kundenunterlagen und Präsentationen</w:t>
              </w:r>
            </w:ins>
          </w:p>
          <w:p w14:paraId="7A4CB963" w14:textId="77777777" w:rsidR="009C5B7D" w:rsidRPr="00D50B4A" w:rsidRDefault="009C5B7D" w:rsidP="009C5B7D">
            <w:pPr>
              <w:pStyle w:val="Bullets"/>
              <w:rPr>
                <w:ins w:id="134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35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Allgemeine Korrespondenz mit 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vermögenden Privatk</w:t>
              </w:r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unden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(bis zu ca. 30 Mio. EUR Anlagevermögen)</w:t>
              </w:r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und Partnerbanken sowie Bearbeitung des täglichen Posteingangs</w:t>
              </w:r>
            </w:ins>
          </w:p>
          <w:p w14:paraId="6C7115A6" w14:textId="77777777" w:rsidR="009C5B7D" w:rsidRPr="00D50B4A" w:rsidRDefault="009C5B7D" w:rsidP="009C5B7D">
            <w:pPr>
              <w:pStyle w:val="Bullets"/>
              <w:rPr>
                <w:ins w:id="136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37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Verwaltungs- und Büromanagement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(Kontrolle von Dokumenten, Unterstützung im Sales- und Onboarding-Prozess neuer Kunden, Erstellung von personalisierten Vermögensübersichten)</w:t>
              </w:r>
            </w:ins>
          </w:p>
          <w:p w14:paraId="49588242" w14:textId="77777777" w:rsidR="009C5B7D" w:rsidRPr="00D50B4A" w:rsidRDefault="009C5B7D" w:rsidP="009C5B7D">
            <w:pPr>
              <w:pStyle w:val="Bullets"/>
              <w:rPr>
                <w:ins w:id="138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39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Unterstützung der Kundenberater bei aktuell aufkommenden Themen (Ausarbeitungen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und </w:t>
              </w:r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Research)</w:t>
              </w:r>
            </w:ins>
          </w:p>
          <w:p w14:paraId="6389E8AE" w14:textId="77777777" w:rsidR="009C5B7D" w:rsidRPr="00D50B4A" w:rsidRDefault="009C5B7D" w:rsidP="009C5B7D">
            <w:pPr>
              <w:pStyle w:val="Bullets"/>
              <w:rPr>
                <w:ins w:id="140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41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Unterstützung bei Kontoeröffnungen/Überträgen </w:t>
              </w:r>
              <w:r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142"/>
              </w:r>
              <w:commentRangeStart w:id="142"/>
              <w:commentRangeEnd w:id="142"/>
            </w:ins>
          </w:p>
        </w:tc>
      </w:tr>
      <w:tr w:rsidR="009C5B7D" w:rsidRPr="00D50B4A" w14:paraId="0D6E8FB6" w14:textId="77777777" w:rsidTr="009C5B7D">
        <w:trPr>
          <w:trHeight w:val="510"/>
          <w:ins w:id="143" w:author="Bjarne Max Jensen" w:date="2025-11-03T15:32:00Z" w16du:dateUtc="2025-11-03T14:32:00Z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4F7CDF0F" w14:textId="77777777" w:rsidR="009C5B7D" w:rsidRPr="00CC4175" w:rsidRDefault="009C5B7D" w:rsidP="009C5B7D">
            <w:pPr>
              <w:pStyle w:val="BERSCHRIFT"/>
              <w:rPr>
                <w:ins w:id="144" w:author="Bjarne Max Jensen" w:date="2025-11-03T15:32:00Z" w16du:dateUtc="2025-11-03T14:32:00Z"/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ins w:id="145" w:author="Bjarne Max Jensen" w:date="2025-11-03T15:32:00Z" w16du:dateUtc="2025-11-03T14:32:00Z">
              <w:r w:rsidRPr="00CC4175">
                <w:rPr>
                  <w:rFonts w:ascii="Times New Roman" w:hAnsi="Times New Roman" w:cs="Times New Roman"/>
                  <w:smallCaps w:val="0"/>
                  <w:sz w:val="28"/>
                  <w:szCs w:val="28"/>
                </w:rPr>
                <w:t>EXTRACURRICULARES ENGAGEMENT</w:t>
              </w:r>
            </w:ins>
          </w:p>
        </w:tc>
      </w:tr>
      <w:tr w:rsidR="009C5B7D" w:rsidRPr="00D50B4A" w14:paraId="524313E6" w14:textId="77777777" w:rsidTr="009C5B7D">
        <w:trPr>
          <w:trHeight w:val="340"/>
          <w:ins w:id="146" w:author="Bjarne Max Jensen" w:date="2025-11-03T15:32:00Z" w16du:dateUtc="2025-11-03T14:32:00Z"/>
        </w:trPr>
        <w:tc>
          <w:tcPr>
            <w:tcW w:w="6237" w:type="dxa"/>
            <w:gridSpan w:val="6"/>
            <w:tcBorders>
              <w:top w:val="single" w:sz="4" w:space="0" w:color="auto"/>
            </w:tcBorders>
            <w:vAlign w:val="bottom"/>
          </w:tcPr>
          <w:p w14:paraId="2662C6CB" w14:textId="77777777" w:rsidR="009C5B7D" w:rsidRPr="00D50B4A" w:rsidRDefault="009C5B7D" w:rsidP="009C5B7D">
            <w:pPr>
              <w:pStyle w:val="Ort"/>
              <w:jc w:val="left"/>
              <w:rPr>
                <w:ins w:id="147" w:author="Bjarne Max Jensen" w:date="2025-11-03T15:32:00Z" w16du:dateUtc="2025-11-03T14:32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ins w:id="148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t>Technisches Hilfswerk</w:t>
              </w:r>
            </w:ins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36711265" w14:textId="77777777" w:rsidR="009C5B7D" w:rsidRPr="00D50B4A" w:rsidRDefault="009C5B7D" w:rsidP="009C5B7D">
            <w:pPr>
              <w:pStyle w:val="Ort"/>
              <w:rPr>
                <w:ins w:id="149" w:author="Bjarne Max Jensen" w:date="2025-11-03T15:32:00Z" w16du:dateUtc="2025-11-03T14:32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ins w:id="150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t>Merzig</w:t>
              </w:r>
            </w:ins>
          </w:p>
        </w:tc>
      </w:tr>
      <w:tr w:rsidR="009C5B7D" w:rsidRPr="00D50B4A" w14:paraId="210E92A4" w14:textId="77777777" w:rsidTr="009C5B7D">
        <w:trPr>
          <w:trHeight w:val="20"/>
          <w:ins w:id="151" w:author="Bjarne Max Jensen" w:date="2025-11-03T15:32:00Z" w16du:dateUtc="2025-11-03T14:32:00Z"/>
        </w:trPr>
        <w:tc>
          <w:tcPr>
            <w:tcW w:w="6237" w:type="dxa"/>
            <w:gridSpan w:val="6"/>
            <w:vAlign w:val="bottom"/>
          </w:tcPr>
          <w:p w14:paraId="3EDC8E15" w14:textId="77777777" w:rsidR="009C5B7D" w:rsidRPr="00D50B4A" w:rsidRDefault="009C5B7D" w:rsidP="009C5B7D">
            <w:pPr>
              <w:pStyle w:val="Beschreibung"/>
              <w:rPr>
                <w:ins w:id="152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ins w:id="15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>Aktives Mitglied des THWs in der Regionalstelle Merzig</w:t>
              </w:r>
            </w:ins>
          </w:p>
        </w:tc>
        <w:tc>
          <w:tcPr>
            <w:tcW w:w="2835" w:type="dxa"/>
            <w:vAlign w:val="bottom"/>
          </w:tcPr>
          <w:p w14:paraId="2E43A3B5" w14:textId="77777777" w:rsidR="009C5B7D" w:rsidRPr="00D50B4A" w:rsidRDefault="009C5B7D" w:rsidP="009C5B7D">
            <w:pPr>
              <w:pStyle w:val="Beschreibung"/>
              <w:jc w:val="right"/>
              <w:rPr>
                <w:ins w:id="154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155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10/2022 – 03/2023</w:t>
              </w:r>
            </w:ins>
          </w:p>
        </w:tc>
      </w:tr>
      <w:tr w:rsidR="009C5B7D" w:rsidRPr="00D50B4A" w14:paraId="3DE90E84" w14:textId="77777777" w:rsidTr="009C5B7D">
        <w:trPr>
          <w:trHeight w:val="20"/>
          <w:ins w:id="156" w:author="Bjarne Max Jensen" w:date="2025-11-03T15:32:00Z" w16du:dateUtc="2025-11-03T14:32:00Z"/>
        </w:trPr>
        <w:tc>
          <w:tcPr>
            <w:tcW w:w="9072" w:type="dxa"/>
            <w:gridSpan w:val="7"/>
            <w:vAlign w:val="bottom"/>
          </w:tcPr>
          <w:p w14:paraId="43091752" w14:textId="77777777" w:rsidR="009C5B7D" w:rsidRPr="00D50B4A" w:rsidRDefault="009C5B7D" w:rsidP="009C5B7D">
            <w:pPr>
              <w:pStyle w:val="Beschreibung"/>
              <w:numPr>
                <w:ilvl w:val="0"/>
                <w:numId w:val="24"/>
              </w:numPr>
              <w:rPr>
                <w:ins w:id="157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ins w:id="158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Planung und Koordination von Rettungsprozessen und Erlern</w:t>
              </w:r>
              <w:r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en</w:t>
              </w:r>
              <w:r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des Umgangs mit der </w:t>
              </w:r>
              <w:r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entsprechenden </w:t>
              </w:r>
              <w:r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Ausrüstung</w:t>
              </w:r>
            </w:ins>
          </w:p>
          <w:p w14:paraId="4ED06D8B" w14:textId="77777777" w:rsidR="009C5B7D" w:rsidRPr="00D50B4A" w:rsidRDefault="009C5B7D" w:rsidP="009C5B7D">
            <w:pPr>
              <w:pStyle w:val="Beschreibung"/>
              <w:numPr>
                <w:ilvl w:val="0"/>
                <w:numId w:val="24"/>
              </w:numPr>
              <w:rPr>
                <w:ins w:id="159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ins w:id="160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Bearbeitung und Auswertung von Ausrüstungslisten in Excel</w:t>
              </w:r>
            </w:ins>
          </w:p>
          <w:p w14:paraId="2D0755A6" w14:textId="77777777" w:rsidR="009C5B7D" w:rsidRPr="00D50B4A" w:rsidRDefault="009C5B7D" w:rsidP="009C5B7D">
            <w:pPr>
              <w:pStyle w:val="Beschreibung"/>
              <w:numPr>
                <w:ilvl w:val="0"/>
                <w:numId w:val="24"/>
              </w:numPr>
              <w:rPr>
                <w:ins w:id="161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ins w:id="162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Prüfung von Ausrüstungen in der Region Saarland sowie Unterstützung aktiver Mitglieder im Tagesgeschäft</w:t>
              </w:r>
            </w:ins>
          </w:p>
          <w:p w14:paraId="0D6D8737" w14:textId="77777777" w:rsidR="009C5B7D" w:rsidRPr="00D50B4A" w:rsidRDefault="009C5B7D" w:rsidP="009C5B7D">
            <w:pPr>
              <w:pStyle w:val="Beschreibung"/>
              <w:numPr>
                <w:ilvl w:val="0"/>
                <w:numId w:val="24"/>
              </w:numPr>
              <w:rPr>
                <w:ins w:id="163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ins w:id="164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Abschl</w:t>
              </w:r>
              <w:r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uss</w:t>
              </w:r>
              <w:r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der THW-Grundausbildung: Zivil-und Katastrophenschutz, Rettung und Bergung, usw.</w:t>
              </w:r>
            </w:ins>
          </w:p>
        </w:tc>
      </w:tr>
      <w:tr w:rsidR="009C5B7D" w:rsidRPr="00D50B4A" w14:paraId="68B9D563" w14:textId="77777777" w:rsidTr="009C5B7D">
        <w:trPr>
          <w:trHeight w:val="510"/>
          <w:ins w:id="165" w:author="Bjarne Max Jensen" w:date="2025-11-03T15:32:00Z" w16du:dateUtc="2025-11-03T14:32:00Z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30DEA702" w14:textId="77777777" w:rsidR="009C5B7D" w:rsidRPr="00CC4175" w:rsidRDefault="009C5B7D" w:rsidP="009C5B7D">
            <w:pPr>
              <w:rPr>
                <w:ins w:id="166" w:author="Bjarne Max Jensen" w:date="2025-11-03T15:32:00Z" w16du:dateUtc="2025-11-03T14:32:00Z"/>
                <w:rFonts w:ascii="Times New Roman" w:hAnsi="Times New Roman" w:cs="Times New Roman"/>
                <w:b/>
                <w:sz w:val="28"/>
                <w:szCs w:val="28"/>
              </w:rPr>
            </w:pPr>
            <w:ins w:id="167" w:author="Bjarne Max Jensen" w:date="2025-11-03T15:32:00Z" w16du:dateUtc="2025-11-03T14:32:00Z">
              <w:r w:rsidRPr="00CC4175">
                <w:rPr>
                  <w:rFonts w:ascii="Times New Roman" w:hAnsi="Times New Roman" w:cs="Times New Roman"/>
                  <w:b/>
                  <w:sz w:val="28"/>
                  <w:szCs w:val="28"/>
                </w:rPr>
                <w:t>FÄHIGKEITEN &amp; INTERESSEN</w:t>
              </w:r>
            </w:ins>
          </w:p>
        </w:tc>
      </w:tr>
      <w:tr w:rsidR="009C5B7D" w:rsidRPr="00D50B4A" w14:paraId="7536C878" w14:textId="77777777" w:rsidTr="009C5B7D">
        <w:trPr>
          <w:trHeight w:val="567"/>
          <w:ins w:id="168" w:author="Bjarne Max Jensen" w:date="2025-11-03T15:32:00Z" w16du:dateUtc="2025-11-03T14:32:00Z"/>
        </w:trPr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3C3C12C1" w14:textId="77777777" w:rsidR="009C5B7D" w:rsidRPr="00D50B4A" w:rsidRDefault="009C5B7D" w:rsidP="009C5B7D">
            <w:pPr>
              <w:rPr>
                <w:ins w:id="169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170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Sprachen:</w:t>
              </w:r>
            </w:ins>
          </w:p>
          <w:p w14:paraId="67A83D25" w14:textId="77777777" w:rsidR="009C5B7D" w:rsidRPr="00D50B4A" w:rsidRDefault="009C5B7D" w:rsidP="009C5B7D">
            <w:pPr>
              <w:rPr>
                <w:ins w:id="171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38" w:type="dxa"/>
            <w:gridSpan w:val="6"/>
            <w:tcBorders>
              <w:top w:val="single" w:sz="4" w:space="0" w:color="auto"/>
            </w:tcBorders>
            <w:vAlign w:val="bottom"/>
          </w:tcPr>
          <w:p w14:paraId="3C3E95C6" w14:textId="77777777" w:rsidR="009C5B7D" w:rsidRPr="00D50B4A" w:rsidRDefault="009C5B7D" w:rsidP="009C5B7D">
            <w:pPr>
              <w:rPr>
                <w:ins w:id="172" w:author="Bjarne Max Jensen" w:date="2025-11-03T15:32:00Z" w16du:dateUtc="2025-11-03T14:32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ins w:id="17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Deutsch 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(Muttersprache)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, Englisch 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(verhandlungssicher)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, Französisch (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 xml:space="preserve">Grundkenntnisse), </w:t>
              </w:r>
            </w:ins>
          </w:p>
          <w:p w14:paraId="4804A4E5" w14:textId="77777777" w:rsidR="009C5B7D" w:rsidRPr="00D50B4A" w:rsidRDefault="009C5B7D" w:rsidP="009C5B7D">
            <w:pPr>
              <w:rPr>
                <w:ins w:id="174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ins w:id="175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>Spanisch</w:t>
              </w:r>
              <w:proofErr w:type="spellEnd"/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 xml:space="preserve"> (</w:t>
              </w:r>
              <w:proofErr w:type="spellStart"/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t>Grundkenntniss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>e</w:t>
              </w:r>
              <w:proofErr w:type="spellEnd"/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>)</w:t>
              </w:r>
            </w:ins>
          </w:p>
        </w:tc>
      </w:tr>
      <w:tr w:rsidR="009C5B7D" w:rsidRPr="00CC4175" w14:paraId="58A4B04E" w14:textId="77777777" w:rsidTr="009C5B7D">
        <w:trPr>
          <w:trHeight w:val="340"/>
          <w:ins w:id="176" w:author="Bjarne Max Jensen" w:date="2025-11-03T15:32:00Z" w16du:dateUtc="2025-11-03T14:32:00Z"/>
        </w:trPr>
        <w:tc>
          <w:tcPr>
            <w:tcW w:w="1134" w:type="dxa"/>
            <w:vAlign w:val="bottom"/>
          </w:tcPr>
          <w:p w14:paraId="51B59748" w14:textId="77777777" w:rsidR="009C5B7D" w:rsidRPr="00D50B4A" w:rsidRDefault="009C5B7D" w:rsidP="009C5B7D">
            <w:pPr>
              <w:rPr>
                <w:ins w:id="177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178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Zertifikate:</w:t>
              </w:r>
            </w:ins>
          </w:p>
        </w:tc>
        <w:tc>
          <w:tcPr>
            <w:tcW w:w="7938" w:type="dxa"/>
            <w:gridSpan w:val="6"/>
            <w:vAlign w:val="bottom"/>
          </w:tcPr>
          <w:p w14:paraId="3E799061" w14:textId="77777777" w:rsidR="009C5B7D" w:rsidRPr="00CC4175" w:rsidRDefault="009C5B7D" w:rsidP="009C5B7D">
            <w:pPr>
              <w:rPr>
                <w:ins w:id="179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ins w:id="180" w:author="Bjarne Max Jensen" w:date="2025-11-03T15:32:00Z" w16du:dateUtc="2025-11-03T14:32:00Z">
              <w:r w:rsidRPr="00CC4175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 xml:space="preserve">Cambridge C1 Advanced </w:t>
              </w:r>
              <w:r w:rsidRPr="00CC4175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t>(Score 189)</w:t>
              </w:r>
              <w:r w:rsidRPr="00CC4175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 xml:space="preserve">, ETC </w:t>
              </w:r>
              <w:r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>Certificate of Attainment</w:t>
              </w:r>
              <w:r w:rsidRPr="00CC4175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 xml:space="preserve"> </w:t>
              </w:r>
              <w:r w:rsidRPr="00CC4175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t>(C2)</w:t>
              </w:r>
            </w:ins>
          </w:p>
        </w:tc>
      </w:tr>
      <w:tr w:rsidR="009C5B7D" w:rsidRPr="00D50B4A" w14:paraId="1A186D60" w14:textId="77777777" w:rsidTr="009C5B7D">
        <w:trPr>
          <w:trHeight w:val="567"/>
          <w:ins w:id="181" w:author="Bjarne Max Jensen" w:date="2025-11-03T15:32:00Z" w16du:dateUtc="2025-11-03T14:32:00Z"/>
        </w:trPr>
        <w:tc>
          <w:tcPr>
            <w:tcW w:w="1134" w:type="dxa"/>
            <w:vAlign w:val="bottom"/>
          </w:tcPr>
          <w:p w14:paraId="410C7CB9" w14:textId="77777777" w:rsidR="009C5B7D" w:rsidRPr="00D50B4A" w:rsidRDefault="009C5B7D" w:rsidP="009C5B7D">
            <w:pPr>
              <w:rPr>
                <w:ins w:id="182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183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Technisch:</w:t>
              </w:r>
            </w:ins>
          </w:p>
          <w:p w14:paraId="17199DA0" w14:textId="77777777" w:rsidR="009C5B7D" w:rsidRPr="00D50B4A" w:rsidRDefault="009C5B7D" w:rsidP="009C5B7D">
            <w:pPr>
              <w:rPr>
                <w:ins w:id="184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38" w:type="dxa"/>
            <w:gridSpan w:val="6"/>
            <w:vAlign w:val="bottom"/>
          </w:tcPr>
          <w:p w14:paraId="4CC0C37D" w14:textId="77777777" w:rsidR="009C5B7D" w:rsidRPr="00D50B4A" w:rsidRDefault="009C5B7D" w:rsidP="009C5B7D">
            <w:pPr>
              <w:rPr>
                <w:ins w:id="185" w:author="Bjarne Max Jensen" w:date="2025-11-03T15:32:00Z" w16du:dateUtc="2025-11-03T14:32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ins w:id="186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>Excel (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fortgeschritten)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>, PowerPoint (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Grundkenntnisse),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 xml:space="preserve"> Word (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 xml:space="preserve">Grundkenntnisse), 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 xml:space="preserve">Bloomberg 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 xml:space="preserve">(Grundkenntnisse), 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t>Java (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Grundkenntnisse)</w:t>
              </w:r>
            </w:ins>
          </w:p>
        </w:tc>
      </w:tr>
      <w:tr w:rsidR="009C5B7D" w:rsidRPr="00D50B4A" w14:paraId="57720BE4" w14:textId="77777777" w:rsidTr="009C5B7D">
        <w:trPr>
          <w:trHeight w:val="340"/>
          <w:ins w:id="187" w:author="Bjarne Max Jensen" w:date="2025-11-03T15:32:00Z" w16du:dateUtc="2025-11-03T14:32:00Z"/>
        </w:trPr>
        <w:tc>
          <w:tcPr>
            <w:tcW w:w="1134" w:type="dxa"/>
            <w:vAlign w:val="bottom"/>
          </w:tcPr>
          <w:p w14:paraId="3628C2FC" w14:textId="77777777" w:rsidR="009C5B7D" w:rsidRPr="00D50B4A" w:rsidRDefault="009C5B7D" w:rsidP="009C5B7D">
            <w:pPr>
              <w:rPr>
                <w:ins w:id="188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ins w:id="189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 xml:space="preserve">Interessen: </w:t>
              </w:r>
            </w:ins>
          </w:p>
        </w:tc>
        <w:tc>
          <w:tcPr>
            <w:tcW w:w="7938" w:type="dxa"/>
            <w:gridSpan w:val="6"/>
            <w:vAlign w:val="bottom"/>
          </w:tcPr>
          <w:p w14:paraId="54CCFF7C" w14:textId="77777777" w:rsidR="009C5B7D" w:rsidRPr="00D50B4A" w:rsidRDefault="009C5B7D" w:rsidP="009C5B7D">
            <w:pPr>
              <w:rPr>
                <w:ins w:id="190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</w:rPr>
            </w:pPr>
            <w:ins w:id="191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Fußball, Formel 1, Geschichte, Politik </w:t>
              </w:r>
            </w:ins>
          </w:p>
        </w:tc>
      </w:tr>
      <w:tr w:rsidR="009C5B7D" w:rsidRPr="00D50B4A" w14:paraId="06F517DB" w14:textId="77777777" w:rsidTr="00B72C6D">
        <w:tblPrEx>
          <w:tblW w:w="90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92" w:author="Bjarne Max Jensen" w:date="2025-11-03T16:16:00Z" w16du:dateUtc="2025-11-03T15:16:00Z">
            <w:tblPrEx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991"/>
          <w:ins w:id="193" w:author="Bjarne Max Jensen" w:date="2025-11-03T15:32:00Z" w16du:dateUtc="2025-11-03T14:32:00Z"/>
          <w:trPrChange w:id="194" w:author="Bjarne Max Jensen" w:date="2025-11-03T16:16:00Z" w16du:dateUtc="2025-11-03T15:16:00Z">
            <w:trPr>
              <w:trHeight w:val="1279"/>
            </w:trPr>
          </w:trPrChange>
        </w:trPr>
        <w:tc>
          <w:tcPr>
            <w:tcW w:w="9072" w:type="dxa"/>
            <w:gridSpan w:val="7"/>
            <w:vAlign w:val="bottom"/>
            <w:tcPrChange w:id="195" w:author="Bjarne Max Jensen" w:date="2025-11-03T16:16:00Z" w16du:dateUtc="2025-11-03T15:16:00Z">
              <w:tcPr>
                <w:tcW w:w="9072" w:type="dxa"/>
                <w:gridSpan w:val="7"/>
                <w:vAlign w:val="bottom"/>
              </w:tcPr>
            </w:tcPrChange>
          </w:tcPr>
          <w:p w14:paraId="4D3F0D7B" w14:textId="6823FE1A" w:rsidR="009C5B7D" w:rsidRPr="00D50B4A" w:rsidRDefault="009C5B7D" w:rsidP="009C5B7D">
            <w:pPr>
              <w:rPr>
                <w:ins w:id="196" w:author="Bjarne Max Jensen" w:date="2025-11-03T15:32:00Z" w16du:dateUtc="2025-11-03T14:32:00Z"/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ins w:id="197" w:author="Bjarne Max Jensen" w:date="2025-11-03T15:32:00Z" w16du:dateUtc="2025-11-03T14:32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Frankfurt am Main, 03.1</w:t>
              </w:r>
              <w:r>
                <w:rPr>
                  <w:rFonts w:ascii="Times New Roman" w:hAnsi="Times New Roman" w:cs="Times New Roman"/>
                  <w:sz w:val="20"/>
                  <w:szCs w:val="20"/>
                </w:rPr>
                <w:t>1</w:t>
              </w:r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.202</w:t>
              </w:r>
            </w:ins>
            <w:ins w:id="198" w:author="Bjarne Max Jensen" w:date="2025-11-03T16:15:00Z" w16du:dateUtc="2025-11-03T15:15:00Z">
              <w:r w:rsidR="00B72C6D">
                <w:rPr>
                  <w:rFonts w:ascii="Times New Roman" w:hAnsi="Times New Roman" w:cs="Times New Roman"/>
                  <w:sz w:val="20"/>
                  <w:szCs w:val="20"/>
                </w:rPr>
                <w:t>5</w:t>
              </w:r>
            </w:ins>
          </w:p>
        </w:tc>
      </w:tr>
    </w:tbl>
    <w:p w14:paraId="737F3C9B" w14:textId="77777777" w:rsidR="00D61906" w:rsidRDefault="00D61906"/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199" w:author="Sarah Bergmann" w:date="2024-10-04T14:57:00Z" w16du:dateUtc="2024-10-04T12:57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134"/>
        <w:gridCol w:w="3969"/>
        <w:gridCol w:w="284"/>
        <w:gridCol w:w="283"/>
        <w:gridCol w:w="284"/>
        <w:gridCol w:w="283"/>
        <w:gridCol w:w="2835"/>
        <w:tblGridChange w:id="200">
          <w:tblGrid>
            <w:gridCol w:w="567"/>
            <w:gridCol w:w="851"/>
            <w:gridCol w:w="283"/>
            <w:gridCol w:w="3822"/>
            <w:gridCol w:w="147"/>
            <w:gridCol w:w="284"/>
            <w:gridCol w:w="283"/>
            <w:gridCol w:w="284"/>
            <w:gridCol w:w="283"/>
            <w:gridCol w:w="2268"/>
            <w:gridCol w:w="567"/>
            <w:gridCol w:w="567"/>
          </w:tblGrid>
        </w:tblGridChange>
      </w:tblGrid>
      <w:tr w:rsidR="00E55D90" w:rsidRPr="00D50B4A" w:rsidDel="009C5B7D" w14:paraId="487AC9CE" w14:textId="05E1198D" w:rsidTr="00D50B4A">
        <w:trPr>
          <w:trHeight w:val="20"/>
          <w:del w:id="201" w:author="Bjarne Max Jensen" w:date="2025-11-03T15:32:00Z" w16du:dateUtc="2025-11-03T14:32:00Z"/>
          <w:trPrChange w:id="202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9072" w:type="dxa"/>
            <w:gridSpan w:val="7"/>
            <w:vAlign w:val="bottom"/>
            <w:tcPrChange w:id="203" w:author="Sarah Bergmann" w:date="2024-10-04T14:57:00Z" w16du:dateUtc="2024-10-04T12:57:00Z">
              <w:tcPr>
                <w:tcW w:w="10206" w:type="dxa"/>
                <w:gridSpan w:val="12"/>
                <w:vAlign w:val="bottom"/>
              </w:tcPr>
            </w:tcPrChange>
          </w:tcPr>
          <w:p w14:paraId="5DE62B25" w14:textId="2AC93FE3" w:rsidR="00D61906" w:rsidRPr="00D50B4A" w:rsidDel="009C5B7D" w:rsidRDefault="003322C0">
            <w:pPr>
              <w:jc w:val="center"/>
              <w:rPr>
                <w:del w:id="204" w:author="Bjarne Max Jensen" w:date="2025-11-03T15:32:00Z" w16du:dateUtc="2025-11-03T14:32:00Z"/>
                <w:rFonts w:ascii="Times New Roman" w:hAnsi="Times New Roman" w:cs="Times New Roman"/>
                <w:b/>
                <w:sz w:val="48"/>
                <w:szCs w:val="44"/>
              </w:rPr>
              <w:pPrChange w:id="205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del w:id="206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sz w:val="48"/>
                  <w:szCs w:val="44"/>
                </w:rPr>
                <w:delText>Bjarne Max Jensen</w:delText>
              </w:r>
            </w:del>
          </w:p>
          <w:p w14:paraId="2D363F9A" w14:textId="2F04D481" w:rsidR="00F44F5F" w:rsidRPr="00D50B4A" w:rsidDel="009C5B7D" w:rsidRDefault="009E68B7">
            <w:pPr>
              <w:jc w:val="center"/>
              <w:rPr>
                <w:del w:id="207" w:author="Bjarne Max Jensen" w:date="2025-11-03T15:32:00Z" w16du:dateUtc="2025-11-03T14:32:00Z"/>
                <w:rFonts w:ascii="Times New Roman" w:hAnsi="Times New Roman" w:cs="Times New Roman"/>
                <w:bCs/>
                <w:sz w:val="20"/>
                <w:szCs w:val="20"/>
              </w:rPr>
              <w:pPrChange w:id="208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del w:id="209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Adickesallee</w:delText>
              </w:r>
              <w:r w:rsidR="003A5F14" w:rsidRPr="00D50B4A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 xml:space="preserve"> 38</w:delText>
              </w:r>
              <w:r w:rsidR="00F44F5F" w:rsidRPr="00D50B4A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 xml:space="preserve">, </w:delText>
              </w:r>
              <w:r w:rsidR="003A5F14" w:rsidRPr="00D50B4A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Frankfurt am Main</w:delText>
              </w:r>
            </w:del>
            <w:del w:id="210" w:author="Bjarne Max Jensen" w:date="2024-11-03T19:10:00Z" w16du:dateUtc="2024-11-03T18:10:00Z">
              <w:r w:rsidR="00F44F5F" w:rsidRPr="00D50B4A" w:rsidDel="00356E23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 xml:space="preserve">, </w:delText>
              </w:r>
              <w:r w:rsidR="009B7A41" w:rsidRPr="00D50B4A" w:rsidDel="00356E23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60322</w:delText>
              </w:r>
            </w:del>
            <w:del w:id="211" w:author="Bjarne Max Jensen" w:date="2025-11-03T15:32:00Z" w16du:dateUtc="2025-11-03T14:32:00Z">
              <w:r w:rsidR="00F44F5F" w:rsidRPr="00941660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, Germany</w:delText>
              </w:r>
            </w:del>
          </w:p>
          <w:p w14:paraId="135895E2" w14:textId="5BB690E2" w:rsidR="00F44F5F" w:rsidRPr="00D50B4A" w:rsidDel="009C5B7D" w:rsidRDefault="009B7A41">
            <w:pPr>
              <w:jc w:val="center"/>
              <w:rPr>
                <w:del w:id="212" w:author="Bjarne Max Jensen" w:date="2025-11-03T15:32:00Z" w16du:dateUtc="2025-11-03T14:32:00Z"/>
                <w:rFonts w:ascii="Times New Roman" w:hAnsi="Times New Roman" w:cs="Times New Roman"/>
                <w:b/>
              </w:rPr>
              <w:pPrChange w:id="213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del w:id="214" w:author="Bjarne Max Jensen" w:date="2025-11-03T15:20:00Z" w16du:dateUtc="2025-11-03T14:20:00Z">
              <w:r w:rsidRPr="00D50B4A" w:rsidDel="00FA209A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Bjmax2004</w:delText>
              </w:r>
            </w:del>
            <w:del w:id="215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@gmail.com</w:delText>
              </w:r>
              <w:r w:rsidR="00F44F5F" w:rsidRPr="00D50B4A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 xml:space="preserve"> | +49(0)151</w:delText>
              </w:r>
              <w:r w:rsidR="00EE5D27" w:rsidRPr="00D50B4A" w:rsidDel="009C5B7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42858506</w:delText>
              </w:r>
            </w:del>
          </w:p>
        </w:tc>
      </w:tr>
      <w:tr w:rsidR="002508C2" w:rsidRPr="00D50B4A" w:rsidDel="009C5B7D" w14:paraId="0FCADE56" w14:textId="20774AF6" w:rsidTr="00D50B4A">
        <w:trPr>
          <w:trHeight w:val="510"/>
          <w:del w:id="216" w:author="Bjarne Max Jensen" w:date="2025-11-03T15:32:00Z" w16du:dateUtc="2025-11-03T14:32:00Z"/>
          <w:trPrChange w:id="217" w:author="Sarah Bergmann" w:date="2024-10-04T14:57:00Z" w16du:dateUtc="2024-10-04T12:57:00Z">
            <w:trPr>
              <w:trHeight w:val="567"/>
            </w:trPr>
          </w:trPrChange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  <w:tcPrChange w:id="218" w:author="Sarah Bergmann" w:date="2024-10-04T14:57:00Z" w16du:dateUtc="2024-10-04T12:57:00Z">
              <w:tcPr>
                <w:tcW w:w="10206" w:type="dxa"/>
                <w:gridSpan w:val="1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72D2EA66" w:rsidR="002508C2" w:rsidRPr="00D50B4A" w:rsidDel="009C5B7D" w:rsidRDefault="00F44F5F" w:rsidP="00D50B4A">
            <w:pPr>
              <w:rPr>
                <w:del w:id="219" w:author="Bjarne Max Jensen" w:date="2025-11-03T15:32:00Z" w16du:dateUtc="2025-11-03T14:32:00Z"/>
                <w:rFonts w:ascii="Times New Roman" w:hAnsi="Times New Roman" w:cs="Times New Roman"/>
                <w:b/>
                <w:sz w:val="28"/>
              </w:rPr>
            </w:pPr>
            <w:del w:id="220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sz w:val="28"/>
                  <w:szCs w:val="32"/>
                </w:rPr>
                <w:delText>SCHULE &amp; STUDIUM</w:delText>
              </w:r>
            </w:del>
          </w:p>
        </w:tc>
      </w:tr>
      <w:tr w:rsidR="00D1492F" w:rsidRPr="00D50B4A" w:rsidDel="009C5B7D" w14:paraId="7D1DEBF7" w14:textId="121EDEAB" w:rsidTr="00D50B4A">
        <w:trPr>
          <w:trHeight w:val="340"/>
          <w:del w:id="221" w:author="Bjarne Max Jensen" w:date="2025-11-03T15:32:00Z" w16du:dateUtc="2025-11-03T14:32:00Z"/>
          <w:trPrChange w:id="222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5670" w:type="dxa"/>
            <w:gridSpan w:val="4"/>
            <w:tcBorders>
              <w:top w:val="single" w:sz="4" w:space="0" w:color="auto"/>
            </w:tcBorders>
            <w:vAlign w:val="bottom"/>
            <w:tcPrChange w:id="223" w:author="Sarah Bergmann" w:date="2024-10-04T14:57:00Z" w16du:dateUtc="2024-10-04T12:57:00Z">
              <w:tcPr>
                <w:tcW w:w="6804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4309404F" w:rsidR="00D1492F" w:rsidRPr="00D50B4A" w:rsidDel="009C5B7D" w:rsidRDefault="00130E81" w:rsidP="00D50B4A">
            <w:pPr>
              <w:rPr>
                <w:del w:id="224" w:author="Bjarne Max Jensen" w:date="2025-11-03T15:32:00Z" w16du:dateUtc="2025-11-03T14:32:00Z"/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del w:id="225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delText>Frankfurt School of Finance and Manageme</w:delText>
              </w:r>
              <w:r w:rsidR="00C87687" w:rsidDel="009C5B7D"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delText>n</w:delText>
              </w:r>
              <w:r w:rsidRPr="00D50B4A" w:rsidDel="009C5B7D"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delText>t</w:delText>
              </w:r>
            </w:del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  <w:tcPrChange w:id="226" w:author="Sarah Bergmann" w:date="2024-10-04T14:57:00Z" w16du:dateUtc="2024-10-04T12:57:00Z">
              <w:tcPr>
                <w:tcW w:w="340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55C8C448" w:rsidR="00D1492F" w:rsidRPr="00D50B4A" w:rsidDel="009C5B7D" w:rsidRDefault="00B17D95" w:rsidP="00D50B4A">
            <w:pPr>
              <w:jc w:val="right"/>
              <w:rPr>
                <w:del w:id="227" w:author="Bjarne Max Jensen" w:date="2025-11-03T15:32:00Z" w16du:dateUtc="2025-11-03T14:32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commentRangeStart w:id="228"/>
            <w:del w:id="229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Frankfurt am Main</w:delText>
              </w:r>
            </w:del>
            <w:del w:id="230" w:author="Bjarne Max Jensen" w:date="2024-10-04T19:51:00Z" w16du:dateUtc="2024-10-04T17:51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,</w:delText>
              </w:r>
            </w:del>
            <w:del w:id="231" w:author="Bjarne Max Jensen" w:date="2024-10-04T19:50:00Z" w16du:dateUtc="2024-10-04T17:50:00Z">
              <w:r w:rsidR="002B2745" w:rsidRPr="00D50B4A" w:rsidDel="00E63F29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 xml:space="preserve"> Deutschlan</w:delText>
              </w:r>
              <w:r w:rsidR="002B2745" w:rsidRPr="00D50B4A" w:rsidDel="00910EA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d</w:delText>
              </w:r>
            </w:del>
            <w:commentRangeEnd w:id="228"/>
            <w:del w:id="232" w:author="Bjarne Max Jensen" w:date="2025-11-03T15:32:00Z" w16du:dateUtc="2025-11-03T14:32:00Z">
              <w:r w:rsidR="00D50B4A" w:rsidRPr="00D50B4A" w:rsidDel="009C5B7D">
                <w:rPr>
                  <w:rStyle w:val="Kommentarzeichen"/>
                  <w:rFonts w:ascii="Times New Roman" w:hAnsi="Times New Roman" w:cs="Times New Roman"/>
                  <w:rPrChange w:id="233" w:author="Sarah Bergmann" w:date="2024-10-04T14:56:00Z" w16du:dateUtc="2024-10-04T12:56:00Z">
                    <w:rPr>
                      <w:rStyle w:val="Kommentarzeichen"/>
                    </w:rPr>
                  </w:rPrChange>
                </w:rPr>
                <w:commentReference w:id="228"/>
              </w:r>
            </w:del>
          </w:p>
        </w:tc>
      </w:tr>
      <w:tr w:rsidR="00D1492F" w:rsidRPr="00D50B4A" w:rsidDel="009C5B7D" w14:paraId="61E5D482" w14:textId="0CCD8D72" w:rsidTr="00DE346F">
        <w:trPr>
          <w:trHeight w:val="100"/>
          <w:del w:id="234" w:author="Bjarne Max Jensen" w:date="2025-11-03T15:32:00Z" w16du:dateUtc="2025-11-03T14:32:00Z"/>
        </w:trPr>
        <w:tc>
          <w:tcPr>
            <w:tcW w:w="6237" w:type="dxa"/>
            <w:gridSpan w:val="6"/>
            <w:vAlign w:val="bottom"/>
            <w:tcPrChange w:id="235" w:author="Sarah Bergmann" w:date="2024-10-04T14:56:00Z" w16du:dateUtc="2024-10-04T12:56:00Z">
              <w:tcPr>
                <w:tcW w:w="5523" w:type="dxa"/>
                <w:gridSpan w:val="4"/>
              </w:tcPr>
            </w:tcPrChange>
          </w:tcPr>
          <w:p w14:paraId="11CB9A0F" w14:textId="09B51EBA" w:rsidR="00D1492F" w:rsidRPr="00D50B4A" w:rsidDel="009C5B7D" w:rsidRDefault="00D1492F" w:rsidP="00D50B4A">
            <w:pPr>
              <w:rPr>
                <w:del w:id="236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del w:id="237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delText xml:space="preserve">B.Sc. in </w:delText>
              </w:r>
              <w:r w:rsidR="00E610BA"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delText xml:space="preserve">Business </w:delText>
              </w:r>
              <w:r w:rsidR="00E71C16"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delText xml:space="preserve">Administration </w:delText>
              </w:r>
            </w:del>
          </w:p>
        </w:tc>
        <w:tc>
          <w:tcPr>
            <w:tcW w:w="2835" w:type="dxa"/>
            <w:vAlign w:val="bottom"/>
            <w:tcPrChange w:id="238" w:author="Sarah Bergmann" w:date="2024-10-04T14:56:00Z" w16du:dateUtc="2024-10-04T12:56:00Z">
              <w:tcPr>
                <w:tcW w:w="4683" w:type="dxa"/>
                <w:gridSpan w:val="8"/>
              </w:tcPr>
            </w:tcPrChange>
          </w:tcPr>
          <w:p w14:paraId="419A9228" w14:textId="3B92E0F9" w:rsidR="00D1492F" w:rsidRPr="00D50B4A" w:rsidDel="009C5B7D" w:rsidRDefault="00D1492F" w:rsidP="00D50B4A">
            <w:pPr>
              <w:jc w:val="right"/>
              <w:rPr>
                <w:del w:id="239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240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09/20</w:delText>
              </w:r>
              <w:r w:rsidR="001E3754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24</w:delText>
              </w:r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–</w:delText>
              </w:r>
              <w:r w:rsidR="00B17D95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</w:delText>
              </w:r>
              <w:r w:rsidR="00D5280E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heute</w:delText>
              </w:r>
            </w:del>
          </w:p>
        </w:tc>
      </w:tr>
      <w:tr w:rsidR="00C87687" w:rsidRPr="00D50B4A" w:rsidDel="009C5B7D" w14:paraId="2DA23518" w14:textId="0726D029" w:rsidTr="00DE346F">
        <w:trPr>
          <w:trHeight w:val="340"/>
          <w:del w:id="241" w:author="Bjarne Max Jensen" w:date="2025-11-03T15:32:00Z" w16du:dateUtc="2025-11-03T14:32:00Z"/>
        </w:trPr>
        <w:tc>
          <w:tcPr>
            <w:tcW w:w="6237" w:type="dxa"/>
            <w:gridSpan w:val="6"/>
            <w:vAlign w:val="bottom"/>
          </w:tcPr>
          <w:p w14:paraId="11A25685" w14:textId="64919DF4" w:rsidR="00C87687" w:rsidRPr="00C87687" w:rsidDel="009C5B7D" w:rsidRDefault="00C87687" w:rsidP="00C87687">
            <w:pPr>
              <w:rPr>
                <w:del w:id="242" w:author="Bjarne Max Jensen" w:date="2025-11-03T15:32:00Z" w16du:dateUtc="2025-11-03T14:32:00Z"/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del w:id="243" w:author="Bjarne Max Jensen" w:date="2025-11-03T15:32:00Z" w16du:dateUtc="2025-11-03T14:32:00Z">
              <w:r w:rsidDel="009C5B7D">
                <w:rPr>
                  <w:rFonts w:ascii="Times New Roman" w:hAnsi="Times New Roman" w:cs="Times New Roman"/>
                  <w:b/>
                  <w:bCs/>
                  <w:sz w:val="21"/>
                  <w:szCs w:val="21"/>
                  <w:lang w:val="en-US"/>
                </w:rPr>
                <w:delText>ETC International College</w:delText>
              </w:r>
            </w:del>
          </w:p>
        </w:tc>
        <w:tc>
          <w:tcPr>
            <w:tcW w:w="2835" w:type="dxa"/>
            <w:vAlign w:val="bottom"/>
          </w:tcPr>
          <w:p w14:paraId="1BDDF8E5" w14:textId="55A3C76F" w:rsidR="00C87687" w:rsidRPr="00D50B4A" w:rsidDel="009C5B7D" w:rsidRDefault="00C87687" w:rsidP="00C87687">
            <w:pPr>
              <w:jc w:val="right"/>
              <w:rPr>
                <w:del w:id="244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245" w:author="Bjarne Max Jensen" w:date="2025-11-03T15:32:00Z" w16du:dateUtc="2025-11-03T14:32:00Z">
              <w:r w:rsidDel="009C5B7D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Bournemouth, England</w:delText>
              </w:r>
            </w:del>
            <w:commentRangeStart w:id="246"/>
            <w:del w:id="247" w:author="Bjarne Max Jensen" w:date="2024-10-04T19:51:00Z" w16du:dateUtc="2024-10-04T17:51:00Z">
              <w:r w:rsidRPr="00D50B4A" w:rsidDel="001E3AB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,</w:delText>
              </w:r>
            </w:del>
            <w:del w:id="248" w:author="Bjarne Max Jensen" w:date="2024-10-04T19:50:00Z" w16du:dateUtc="2024-10-04T17:50:00Z">
              <w:r w:rsidRPr="00D50B4A" w:rsidDel="00E63F29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 xml:space="preserve"> Deutschlan</w:delText>
              </w:r>
              <w:r w:rsidRPr="00D50B4A" w:rsidDel="00910EA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d</w:delText>
              </w:r>
            </w:del>
            <w:commentRangeEnd w:id="246"/>
            <w:del w:id="249" w:author="Bjarne Max Jensen" w:date="2025-11-03T15:32:00Z" w16du:dateUtc="2025-11-03T14:32:00Z">
              <w:r w:rsidRPr="00D50B4A" w:rsidDel="009C5B7D">
                <w:rPr>
                  <w:rStyle w:val="Kommentarzeichen"/>
                  <w:rFonts w:ascii="Times New Roman" w:hAnsi="Times New Roman" w:cs="Times New Roman"/>
                  <w:rPrChange w:id="250" w:author="Sarah Bergmann" w:date="2024-10-04T14:56:00Z" w16du:dateUtc="2024-10-04T12:56:00Z">
                    <w:rPr>
                      <w:rStyle w:val="Kommentarzeichen"/>
                    </w:rPr>
                  </w:rPrChange>
                </w:rPr>
                <w:commentReference w:id="246"/>
              </w:r>
            </w:del>
          </w:p>
        </w:tc>
      </w:tr>
      <w:tr w:rsidR="00C87687" w:rsidRPr="00D50B4A" w:rsidDel="009C5B7D" w14:paraId="38DC850B" w14:textId="53D81E4A" w:rsidTr="00DE346F">
        <w:trPr>
          <w:trHeight w:val="227"/>
          <w:del w:id="251" w:author="Bjarne Max Jensen" w:date="2025-11-03T15:32:00Z" w16du:dateUtc="2025-11-03T14:32:00Z"/>
        </w:trPr>
        <w:tc>
          <w:tcPr>
            <w:tcW w:w="6237" w:type="dxa"/>
            <w:gridSpan w:val="6"/>
            <w:vAlign w:val="bottom"/>
          </w:tcPr>
          <w:p w14:paraId="42DBB3A2" w14:textId="5D46F58D" w:rsidR="00C87687" w:rsidRPr="00DE346F" w:rsidDel="009C5B7D" w:rsidRDefault="00DE346F" w:rsidP="00C87687">
            <w:pPr>
              <w:rPr>
                <w:del w:id="252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del w:id="253" w:author="Bjarne Max Jensen" w:date="2025-11-03T15:32:00Z" w16du:dateUtc="2025-11-03T14:32:00Z">
              <w:r w:rsidRPr="00DE346F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delText xml:space="preserve">C1 Advanced Preparation Super Intensive </w:delText>
              </w:r>
            </w:del>
            <w:del w:id="254" w:author="Bjarne Max Jensen" w:date="2024-11-03T19:10:00Z" w16du:dateUtc="2024-11-03T18:10:00Z">
              <w:r w:rsidRPr="00DE346F" w:rsidDel="00356E23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delText>c</w:delText>
              </w:r>
            </w:del>
            <w:del w:id="255" w:author="Bjarne Max Jensen" w:date="2025-11-03T15:32:00Z" w16du:dateUtc="2025-11-03T14:32:00Z">
              <w:r w:rsidRPr="00DE346F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delText>ourse</w:delText>
              </w:r>
              <w:r w:rsidR="007A7D39" w:rsidRPr="00DE346F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delText xml:space="preserve"> (28 Stunden pro Woche)</w:delText>
              </w:r>
            </w:del>
          </w:p>
        </w:tc>
        <w:tc>
          <w:tcPr>
            <w:tcW w:w="2835" w:type="dxa"/>
            <w:vAlign w:val="bottom"/>
          </w:tcPr>
          <w:p w14:paraId="0187267F" w14:textId="0CA93EBA" w:rsidR="00C87687" w:rsidRPr="00D50B4A" w:rsidDel="009C5B7D" w:rsidRDefault="00C87687" w:rsidP="00C87687">
            <w:pPr>
              <w:jc w:val="right"/>
              <w:rPr>
                <w:del w:id="256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257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09/202</w:delText>
              </w:r>
              <w:r w:rsidR="00DE346F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3</w:delText>
              </w:r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– </w:delText>
              </w:r>
              <w:r w:rsidR="00DE346F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11/2023</w:delText>
              </w:r>
            </w:del>
          </w:p>
        </w:tc>
      </w:tr>
      <w:tr w:rsidR="00E13D5F" w:rsidRPr="00D50B4A" w:rsidDel="009C5B7D" w14:paraId="46B604CE" w14:textId="0CEE4091" w:rsidTr="00DE346F">
        <w:trPr>
          <w:trHeight w:val="227"/>
          <w:ins w:id="258" w:author="David Döbele" w:date="2024-10-15T19:09:00Z"/>
          <w:del w:id="259" w:author="Bjarne Max Jensen" w:date="2025-11-03T15:32:00Z" w16du:dateUtc="2025-11-03T14:32:00Z"/>
        </w:trPr>
        <w:tc>
          <w:tcPr>
            <w:tcW w:w="6237" w:type="dxa"/>
            <w:gridSpan w:val="6"/>
            <w:vAlign w:val="bottom"/>
          </w:tcPr>
          <w:p w14:paraId="5A5AD901" w14:textId="68B90707" w:rsidR="00E13D5F" w:rsidRPr="00E13D5F" w:rsidDel="009C5B7D" w:rsidRDefault="00E13D5F">
            <w:pPr>
              <w:pStyle w:val="Listenabsatz"/>
              <w:numPr>
                <w:ilvl w:val="0"/>
                <w:numId w:val="28"/>
              </w:numPr>
              <w:rPr>
                <w:ins w:id="260" w:author="David Döbele" w:date="2024-10-15T19:09:00Z" w16du:dateUtc="2024-10-15T17:09:00Z"/>
                <w:del w:id="261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rPrChange w:id="262" w:author="David Döbele" w:date="2024-10-15T19:09:00Z" w16du:dateUtc="2024-10-15T17:09:00Z">
                  <w:rPr>
                    <w:ins w:id="263" w:author="David Döbele" w:date="2024-10-15T19:09:00Z" w16du:dateUtc="2024-10-15T17:09:00Z"/>
                    <w:del w:id="264" w:author="Bjarne Max Jensen" w:date="2025-11-03T15:32:00Z" w16du:dateUtc="2025-11-03T14:32:00Z"/>
                    <w:i/>
                    <w:iCs/>
                    <w:lang w:val="en-US"/>
                  </w:rPr>
                </w:rPrChange>
              </w:rPr>
              <w:pPrChange w:id="265" w:author="David Döbele" w:date="2024-10-15T19:09:00Z" w16du:dateUtc="2024-10-15T17:09:00Z">
                <w:pPr/>
              </w:pPrChange>
            </w:pPr>
            <w:ins w:id="266" w:author="David Döbele" w:date="2024-10-15T19:09:00Z" w16du:dateUtc="2024-10-15T17:09:00Z">
              <w:del w:id="267" w:author="Bjarne Max Jensen" w:date="2025-11-03T15:32:00Z" w16du:dateUtc="2025-11-03T14:32:00Z">
                <w:r w:rsidDel="009C5B7D">
                  <w:rPr>
                    <w:rFonts w:ascii="Times New Roman" w:hAnsi="Times New Roman" w:cs="Times New Roman"/>
                    <w:sz w:val="20"/>
                    <w:szCs w:val="20"/>
                  </w:rPr>
                  <w:delText xml:space="preserve">Fortgeschrittener Englisch-Intensivkurs </w:delText>
                </w:r>
              </w:del>
            </w:ins>
            <w:ins w:id="268" w:author="David Döbele" w:date="2024-10-15T19:10:00Z" w16du:dateUtc="2024-10-15T17:10:00Z">
              <w:del w:id="269" w:author="Bjarne Max Jensen" w:date="2025-11-03T15:32:00Z" w16du:dateUtc="2025-11-03T14:32:00Z">
                <w:r w:rsidDel="009C5B7D">
                  <w:rPr>
                    <w:rFonts w:ascii="Times New Roman" w:hAnsi="Times New Roman" w:cs="Times New Roman"/>
                    <w:sz w:val="20"/>
                    <w:szCs w:val="20"/>
                  </w:rPr>
                  <w:delText>zur Cambridge C1-Prüfung</w:delText>
                </w:r>
              </w:del>
            </w:ins>
          </w:p>
        </w:tc>
        <w:tc>
          <w:tcPr>
            <w:tcW w:w="2835" w:type="dxa"/>
            <w:vAlign w:val="bottom"/>
          </w:tcPr>
          <w:p w14:paraId="6A43D101" w14:textId="1D4F7954" w:rsidR="00E13D5F" w:rsidRPr="00D50B4A" w:rsidDel="009C5B7D" w:rsidRDefault="00E13D5F" w:rsidP="00C87687">
            <w:pPr>
              <w:jc w:val="right"/>
              <w:rPr>
                <w:ins w:id="270" w:author="David Döbele" w:date="2024-10-15T19:09:00Z" w16du:dateUtc="2024-10-15T17:09:00Z"/>
                <w:del w:id="271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80E" w:rsidRPr="00C87687" w:rsidDel="009C5B7D" w14:paraId="7EABE9F1" w14:textId="62AE3801" w:rsidTr="00D50B4A">
        <w:trPr>
          <w:del w:id="272" w:author="Bjarne Max Jensen" w:date="2025-11-03T15:32:00Z" w16du:dateUtc="2025-11-03T14:32:00Z"/>
        </w:trPr>
        <w:tc>
          <w:tcPr>
            <w:tcW w:w="9072" w:type="dxa"/>
            <w:gridSpan w:val="7"/>
            <w:tcPrChange w:id="273" w:author="Sarah Bergmann" w:date="2024-10-04T14:56:00Z" w16du:dateUtc="2024-10-04T12:56:00Z">
              <w:tcPr>
                <w:tcW w:w="10206" w:type="dxa"/>
                <w:gridSpan w:val="12"/>
              </w:tcPr>
            </w:tcPrChange>
          </w:tcPr>
          <w:p w14:paraId="7A71E6B0" w14:textId="2B2FC53B" w:rsidR="00426D7E" w:rsidRPr="00E13D5F" w:rsidDel="009C5B7D" w:rsidRDefault="00426D7E" w:rsidP="00D50B4A">
            <w:pPr>
              <w:rPr>
                <w:del w:id="274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rPrChange w:id="275" w:author="David Döbele" w:date="2024-10-15T19:09:00Z" w16du:dateUtc="2024-10-15T17:09:00Z">
                  <w:rPr>
                    <w:del w:id="276" w:author="Bjarne Max Jensen" w:date="2025-11-03T15:32:00Z" w16du:dateUtc="2025-11-03T14:32:00Z"/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</w:p>
        </w:tc>
      </w:tr>
      <w:tr w:rsidR="00D5280E" w:rsidRPr="00D50B4A" w:rsidDel="009C5B7D" w14:paraId="1C51E2FF" w14:textId="002C8826" w:rsidTr="00D50B4A">
        <w:trPr>
          <w:trHeight w:val="340"/>
          <w:del w:id="277" w:author="Bjarne Max Jensen" w:date="2025-11-03T15:32:00Z" w16du:dateUtc="2025-11-03T14:32:00Z"/>
          <w:trPrChange w:id="278" w:author="Sarah Bergmann" w:date="2024-10-04T14:56:00Z" w16du:dateUtc="2024-10-04T12:56:00Z">
            <w:trPr>
              <w:trHeight w:val="340"/>
            </w:trPr>
          </w:trPrChange>
        </w:trPr>
        <w:tc>
          <w:tcPr>
            <w:tcW w:w="5103" w:type="dxa"/>
            <w:gridSpan w:val="2"/>
            <w:vAlign w:val="bottom"/>
            <w:tcPrChange w:id="279" w:author="Sarah Bergmann" w:date="2024-10-04T14:56:00Z" w16du:dateUtc="2024-10-04T12:56:00Z">
              <w:tcPr>
                <w:tcW w:w="5670" w:type="dxa"/>
                <w:gridSpan w:val="5"/>
                <w:vAlign w:val="bottom"/>
              </w:tcPr>
            </w:tcPrChange>
          </w:tcPr>
          <w:p w14:paraId="4BAC65D2" w14:textId="3CEF524B" w:rsidR="00665BF3" w:rsidRPr="00D50B4A" w:rsidDel="009C5B7D" w:rsidRDefault="007A030A" w:rsidP="00D50B4A">
            <w:pPr>
              <w:rPr>
                <w:del w:id="280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281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Peter-Wust</w:delText>
              </w:r>
              <w:r w:rsidR="008C5A4F" w:rsidRPr="00D50B4A" w:rsidDel="009C5B7D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-</w:delText>
              </w:r>
              <w:r w:rsidRPr="00D50B4A" w:rsidDel="009C5B7D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Gymnasium</w:delText>
              </w:r>
            </w:del>
          </w:p>
        </w:tc>
        <w:tc>
          <w:tcPr>
            <w:tcW w:w="3969" w:type="dxa"/>
            <w:gridSpan w:val="5"/>
            <w:vAlign w:val="bottom"/>
            <w:tcPrChange w:id="282" w:author="Sarah Bergmann" w:date="2024-10-04T14:56:00Z" w16du:dateUtc="2024-10-04T12:56:00Z">
              <w:tcPr>
                <w:tcW w:w="4536" w:type="dxa"/>
                <w:gridSpan w:val="7"/>
                <w:vAlign w:val="bottom"/>
              </w:tcPr>
            </w:tcPrChange>
          </w:tcPr>
          <w:p w14:paraId="2FCB10D7" w14:textId="664BACAE" w:rsidR="00665BF3" w:rsidRPr="00D50B4A" w:rsidDel="009C5B7D" w:rsidRDefault="0091331D" w:rsidP="00D50B4A">
            <w:pPr>
              <w:jc w:val="right"/>
              <w:rPr>
                <w:del w:id="283" w:author="Bjarne Max Jensen" w:date="2025-11-03T15:32:00Z" w16du:dateUtc="2025-11-03T14:32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del w:id="284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M</w:delText>
              </w:r>
              <w:r w:rsidR="008C5A4F" w:rsidRPr="00D50B4A" w:rsidDel="009C5B7D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erzig</w:delText>
              </w:r>
            </w:del>
            <w:del w:id="285" w:author="Bjarne Max Jensen" w:date="2024-10-04T19:50:00Z" w16du:dateUtc="2024-10-04T17:50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 xml:space="preserve">, </w:delText>
              </w:r>
              <w:r w:rsidR="002B2745" w:rsidRPr="00D50B4A" w:rsidDel="00E63F29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Deutschland</w:delText>
              </w:r>
            </w:del>
          </w:p>
        </w:tc>
      </w:tr>
      <w:tr w:rsidR="0091331D" w:rsidRPr="00D50B4A" w:rsidDel="009C5B7D" w14:paraId="312B82BC" w14:textId="2A9BF97F" w:rsidTr="00D50B4A">
        <w:trPr>
          <w:trHeight w:val="20"/>
          <w:del w:id="286" w:author="Bjarne Max Jensen" w:date="2025-11-03T15:32:00Z" w16du:dateUtc="2025-11-03T14:32:00Z"/>
        </w:trPr>
        <w:tc>
          <w:tcPr>
            <w:tcW w:w="5103" w:type="dxa"/>
            <w:gridSpan w:val="2"/>
            <w:vAlign w:val="bottom"/>
            <w:tcPrChange w:id="287" w:author="Sarah Bergmann" w:date="2024-10-04T14:56:00Z" w16du:dateUtc="2024-10-04T12:56:00Z">
              <w:tcPr>
                <w:tcW w:w="5670" w:type="dxa"/>
                <w:gridSpan w:val="5"/>
              </w:tcPr>
            </w:tcPrChange>
          </w:tcPr>
          <w:p w14:paraId="5159421B" w14:textId="3524818C" w:rsidR="0091331D" w:rsidRPr="00D50B4A" w:rsidDel="009C5B7D" w:rsidRDefault="0091331D" w:rsidP="00D50B4A">
            <w:pPr>
              <w:rPr>
                <w:del w:id="288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del w:id="289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Allgemeine Hochschulreife (Note: </w:delText>
              </w:r>
              <w:r w:rsidR="007A030A"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2</w:delText>
              </w:r>
              <w:r w:rsidR="002E3E3B"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,7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)</w:delText>
              </w:r>
            </w:del>
          </w:p>
          <w:p w14:paraId="1CEE182B" w14:textId="548AA868" w:rsidR="00D00503" w:rsidRPr="00D50B4A" w:rsidDel="009C5B7D" w:rsidRDefault="00D00503" w:rsidP="00D50B4A">
            <w:pPr>
              <w:rPr>
                <w:del w:id="290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3969" w:type="dxa"/>
            <w:gridSpan w:val="5"/>
            <w:vAlign w:val="bottom"/>
            <w:tcPrChange w:id="291" w:author="Sarah Bergmann" w:date="2024-10-04T14:56:00Z" w16du:dateUtc="2024-10-04T12:56:00Z">
              <w:tcPr>
                <w:tcW w:w="4536" w:type="dxa"/>
                <w:gridSpan w:val="7"/>
              </w:tcPr>
            </w:tcPrChange>
          </w:tcPr>
          <w:p w14:paraId="7521EA6E" w14:textId="34D35621" w:rsidR="0091331D" w:rsidRPr="00D50B4A" w:rsidDel="009C5B7D" w:rsidRDefault="0091331D" w:rsidP="00D50B4A">
            <w:pPr>
              <w:jc w:val="right"/>
              <w:rPr>
                <w:del w:id="292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293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0</w:delText>
              </w:r>
              <w:r w:rsidR="00F001B6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8</w:delText>
              </w:r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/20</w:delText>
              </w:r>
              <w:r w:rsidR="00F001B6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14</w:delText>
              </w:r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– 0</w:delText>
              </w:r>
              <w:r w:rsidR="00DF0A06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7</w:delText>
              </w:r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/20</w:delText>
              </w:r>
              <w:r w:rsidR="00DF0A06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22</w:delText>
              </w:r>
            </w:del>
          </w:p>
        </w:tc>
      </w:tr>
      <w:tr w:rsidR="00D5280E" w:rsidRPr="00D50B4A" w:rsidDel="009C5B7D" w14:paraId="69F47C1D" w14:textId="726C268F" w:rsidTr="00D50B4A">
        <w:trPr>
          <w:trHeight w:val="20"/>
          <w:del w:id="294" w:author="Bjarne Max Jensen" w:date="2025-11-03T15:32:00Z" w16du:dateUtc="2025-11-03T14:32:00Z"/>
        </w:trPr>
        <w:tc>
          <w:tcPr>
            <w:tcW w:w="9072" w:type="dxa"/>
            <w:gridSpan w:val="7"/>
            <w:vAlign w:val="bottom"/>
            <w:tcPrChange w:id="295" w:author="Sarah Bergmann" w:date="2024-10-04T14:57:00Z" w16du:dateUtc="2024-10-04T12:57:00Z">
              <w:tcPr>
                <w:tcW w:w="10206" w:type="dxa"/>
                <w:gridSpan w:val="12"/>
              </w:tcPr>
            </w:tcPrChange>
          </w:tcPr>
          <w:p w14:paraId="58FF607C" w14:textId="420BC4AB" w:rsidR="00D5280E" w:rsidRPr="00D50B4A" w:rsidDel="009C5B7D" w:rsidRDefault="0091331D" w:rsidP="00D50B4A">
            <w:pPr>
              <w:pStyle w:val="Listenabsatz"/>
              <w:numPr>
                <w:ilvl w:val="0"/>
                <w:numId w:val="2"/>
              </w:numPr>
              <w:rPr>
                <w:del w:id="296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297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Schwerpunktfächer: </w:delText>
              </w:r>
              <w:r w:rsidR="0056625E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Politik</w:delText>
              </w:r>
              <w:r w:rsidR="00E06B3A"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und Wirtschaft</w:delText>
              </w:r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, Englisch</w:delText>
              </w:r>
            </w:del>
          </w:p>
          <w:p w14:paraId="23575F6C" w14:textId="58849C47" w:rsidR="00AD2E50" w:rsidRPr="00D50B4A" w:rsidDel="009C5B7D" w:rsidRDefault="00AD2E50">
            <w:pPr>
              <w:pStyle w:val="Listenabsatz"/>
              <w:numPr>
                <w:ilvl w:val="0"/>
                <w:numId w:val="2"/>
              </w:numPr>
              <w:rPr>
                <w:del w:id="298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de-AT"/>
                <w:rPrChange w:id="299" w:author="Sarah Bergmann" w:date="2024-10-04T14:56:00Z" w16du:dateUtc="2024-10-04T12:56:00Z">
                  <w:rPr>
                    <w:del w:id="300" w:author="Bjarne Max Jensen" w:date="2025-11-03T15:32:00Z" w16du:dateUtc="2025-11-03T14:32:00Z"/>
                    <w:lang w:val="de-AT"/>
                  </w:rPr>
                </w:rPrChange>
              </w:rPr>
              <w:pPrChange w:id="301" w:author="Sarah Bergmann" w:date="2024-10-04T14:56:00Z" w16du:dateUtc="2024-10-04T12:56:00Z">
                <w:pPr>
                  <w:pStyle w:val="Listenabsatz"/>
                </w:pPr>
              </w:pPrChange>
            </w:pPr>
          </w:p>
        </w:tc>
      </w:tr>
      <w:tr w:rsidR="00E55D90" w:rsidRPr="00D50B4A" w:rsidDel="009C5B7D" w14:paraId="3A2665B3" w14:textId="7420A352" w:rsidTr="00D50B4A">
        <w:trPr>
          <w:trHeight w:val="510"/>
          <w:del w:id="302" w:author="Bjarne Max Jensen" w:date="2025-11-03T15:32:00Z" w16du:dateUtc="2025-11-03T14:32:00Z"/>
          <w:trPrChange w:id="303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  <w:tcPrChange w:id="304" w:author="Sarah Bergmann" w:date="2024-10-04T14:57:00Z" w16du:dateUtc="2024-10-04T12:57:00Z">
              <w:tcPr>
                <w:tcW w:w="10206" w:type="dxa"/>
                <w:gridSpan w:val="1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814E1A1" w:rsidR="009C5B7D" w:rsidRPr="00D50B4A" w:rsidDel="009C5B7D" w:rsidRDefault="00F44F5F" w:rsidP="00D50B4A">
            <w:pPr>
              <w:pStyle w:val="BERSCHRIFT"/>
              <w:rPr>
                <w:del w:id="305" w:author="Bjarne Max Jensen" w:date="2025-11-03T15:32:00Z" w16du:dateUtc="2025-11-03T14:32:00Z"/>
                <w:rFonts w:ascii="Times New Roman" w:hAnsi="Times New Roman" w:cs="Times New Roman"/>
                <w:smallCaps w:val="0"/>
                <w:sz w:val="28"/>
              </w:rPr>
            </w:pPr>
            <w:del w:id="306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mallCaps w:val="0"/>
                  <w:sz w:val="28"/>
                </w:rPr>
                <w:delText>PRAKTISCHE ERFAHRUNGEN</w:delText>
              </w:r>
            </w:del>
          </w:p>
        </w:tc>
      </w:tr>
      <w:tr w:rsidR="009C5B7D" w:rsidRPr="00D50B4A" w:rsidDel="009C5B7D" w14:paraId="127C64E2" w14:textId="533B82BF" w:rsidTr="00D50B4A">
        <w:trPr>
          <w:trHeight w:val="340"/>
          <w:del w:id="307" w:author="Bjarne Max Jensen" w:date="2025-11-03T15:32:00Z" w16du:dateUtc="2025-11-03T14:32:00Z"/>
          <w:trPrChange w:id="308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5954" w:type="dxa"/>
            <w:gridSpan w:val="5"/>
            <w:tcBorders>
              <w:top w:val="single" w:sz="4" w:space="0" w:color="auto"/>
            </w:tcBorders>
            <w:vAlign w:val="bottom"/>
            <w:tcPrChange w:id="309" w:author="Sarah Bergmann" w:date="2024-10-04T14:57:00Z" w16du:dateUtc="2024-10-04T12:57:00Z">
              <w:tcPr>
                <w:tcW w:w="6521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3DD9DBF7" w:rsidR="009C5B7D" w:rsidRPr="00D50B4A" w:rsidDel="009C5B7D" w:rsidRDefault="009C5B7D" w:rsidP="009C5B7D">
            <w:pPr>
              <w:rPr>
                <w:del w:id="310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311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DZ Privatbank S.A.</w:delText>
              </w:r>
            </w:del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  <w:tcPrChange w:id="312" w:author="Sarah Bergmann" w:date="2024-10-04T14:57:00Z" w16du:dateUtc="2024-10-04T12:57:00Z">
              <w:tcPr>
                <w:tcW w:w="368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3563DDAA" w:rsidR="009C5B7D" w:rsidRPr="00D50B4A" w:rsidDel="009C5B7D" w:rsidRDefault="009C5B7D" w:rsidP="009C5B7D">
            <w:pPr>
              <w:jc w:val="right"/>
              <w:rPr>
                <w:del w:id="313" w:author="Bjarne Max Jensen" w:date="2025-11-03T15:32:00Z" w16du:dateUtc="2025-11-03T14:32:00Z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del w:id="314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Strassen, Luxembourg</w:delText>
              </w:r>
            </w:del>
          </w:p>
        </w:tc>
      </w:tr>
      <w:tr w:rsidR="009C5B7D" w:rsidRPr="00D50B4A" w:rsidDel="009C5B7D" w14:paraId="335D84E9" w14:textId="302398C9" w:rsidTr="00D50B4A">
        <w:trPr>
          <w:trHeight w:val="20"/>
          <w:del w:id="315" w:author="Bjarne Max Jensen" w:date="2025-11-03T15:32:00Z" w16du:dateUtc="2025-11-03T14:32:00Z"/>
        </w:trPr>
        <w:tc>
          <w:tcPr>
            <w:tcW w:w="5387" w:type="dxa"/>
            <w:gridSpan w:val="3"/>
            <w:vAlign w:val="bottom"/>
            <w:tcPrChange w:id="316" w:author="Sarah Bergmann" w:date="2024-10-04T14:56:00Z" w16du:dateUtc="2024-10-04T12:56:00Z">
              <w:tcPr>
                <w:tcW w:w="5954" w:type="dxa"/>
                <w:gridSpan w:val="6"/>
              </w:tcPr>
            </w:tcPrChange>
          </w:tcPr>
          <w:p w14:paraId="6A2899D1" w14:textId="3887327D" w:rsidR="009C5B7D" w:rsidRPr="00D50B4A" w:rsidDel="00A71A9E" w:rsidRDefault="009C5B7D" w:rsidP="009C5B7D">
            <w:pPr>
              <w:rPr>
                <w:del w:id="317" w:author="Bjarne Max Jensen" w:date="2025-11-03T15:29:00Z" w16du:dateUtc="2025-11-03T14:29:00Z"/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del w:id="318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>Praktikant im Vertrieb PB &amp; LC (&gt;1100 MA)</w:delText>
              </w:r>
            </w:del>
          </w:p>
          <w:p w14:paraId="20B1570F" w14:textId="35A8A866" w:rsidR="009C5B7D" w:rsidRPr="00D50B4A" w:rsidDel="009C5B7D" w:rsidRDefault="009C5B7D" w:rsidP="009C5B7D">
            <w:pPr>
              <w:rPr>
                <w:del w:id="319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vAlign w:val="bottom"/>
            <w:tcPrChange w:id="320" w:author="Sarah Bergmann" w:date="2024-10-04T14:56:00Z" w16du:dateUtc="2024-10-04T12:56:00Z">
              <w:tcPr>
                <w:tcW w:w="4252" w:type="dxa"/>
                <w:gridSpan w:val="6"/>
              </w:tcPr>
            </w:tcPrChange>
          </w:tcPr>
          <w:p w14:paraId="0475B997" w14:textId="3385D405" w:rsidR="009C5B7D" w:rsidRPr="00D50B4A" w:rsidDel="009C5B7D" w:rsidRDefault="009C5B7D" w:rsidP="009C5B7D">
            <w:pPr>
              <w:jc w:val="right"/>
              <w:rPr>
                <w:del w:id="321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322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02/2024 – 05/2024</w:delText>
              </w:r>
            </w:del>
          </w:p>
        </w:tc>
      </w:tr>
      <w:tr w:rsidR="009C5B7D" w:rsidRPr="00D50B4A" w:rsidDel="009C5B7D" w14:paraId="54C3D64C" w14:textId="2F28A41F" w:rsidTr="00D50B4A">
        <w:trPr>
          <w:trHeight w:val="20"/>
          <w:del w:id="323" w:author="Bjarne Max Jensen" w:date="2025-11-03T15:32:00Z" w16du:dateUtc="2025-11-03T14:32:00Z"/>
          <w:trPrChange w:id="324" w:author="Sarah Bergmann" w:date="2024-10-04T14:57:00Z" w16du:dateUtc="2024-10-04T12:57:00Z">
            <w:trPr>
              <w:trHeight w:val="20"/>
            </w:trPr>
          </w:trPrChange>
        </w:trPr>
        <w:tc>
          <w:tcPr>
            <w:tcW w:w="9072" w:type="dxa"/>
            <w:gridSpan w:val="7"/>
            <w:vAlign w:val="bottom"/>
            <w:tcPrChange w:id="325" w:author="Sarah Bergmann" w:date="2024-10-04T14:57:00Z" w16du:dateUtc="2024-10-04T12:57:00Z">
              <w:tcPr>
                <w:tcW w:w="10206" w:type="dxa"/>
                <w:gridSpan w:val="12"/>
                <w:vAlign w:val="bottom"/>
              </w:tcPr>
            </w:tcPrChange>
          </w:tcPr>
          <w:p w14:paraId="769EBDEF" w14:textId="754D21A3" w:rsidR="009C5B7D" w:rsidRPr="00D50B4A" w:rsidDel="00A71A9E" w:rsidRDefault="009C5B7D" w:rsidP="009C5B7D">
            <w:pPr>
              <w:pStyle w:val="Bullets"/>
              <w:rPr>
                <w:del w:id="326" w:author="Bjarne Max Jensen" w:date="2025-11-03T15:29:00Z" w16du:dateUtc="2025-11-03T14:2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327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Administrative Unterstützung der Assistenz: Aktive Unterstützung im Tagesgeschäft, </w:delText>
              </w:r>
            </w:del>
          </w:p>
          <w:p w14:paraId="6E0E3EEB" w14:textId="02B458D2" w:rsidR="009C5B7D" w:rsidRPr="00D50B4A" w:rsidDel="00A71A9E" w:rsidRDefault="009C5B7D" w:rsidP="009C5B7D">
            <w:pPr>
              <w:pStyle w:val="Bullets"/>
              <w:rPr>
                <w:del w:id="328" w:author="Bjarne Max Jensen" w:date="2025-11-03T15:29:00Z" w16du:dateUtc="2025-11-03T14:2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329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del w:id="330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Bearbeitung von kundenbezogenen Standardprozessen</w:delText>
              </w:r>
            </w:del>
            <w:ins w:id="331" w:author="Sarah Bergmann" w:date="2024-10-04T14:51:00Z" w16du:dateUtc="2024-10-04T12:51:00Z">
              <w:del w:id="332" w:author="Bjarne Max Jensen" w:date="2025-11-03T15:29:00Z" w16du:dateUtc="2025-11-03T14:29:00Z">
                <w:r w:rsidRPr="00D50B4A"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 xml:space="preserve"> sowie </w:delText>
                </w:r>
              </w:del>
            </w:ins>
            <w:del w:id="333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, Vorbereitung von Kundenunterlagen </w:delText>
              </w:r>
            </w:del>
          </w:p>
          <w:p w14:paraId="27184178" w14:textId="7279E6C9" w:rsidR="009C5B7D" w:rsidRPr="00D50B4A" w:rsidDel="00A71A9E" w:rsidRDefault="009C5B7D" w:rsidP="009C5B7D">
            <w:pPr>
              <w:pStyle w:val="Bullets"/>
              <w:rPr>
                <w:del w:id="334" w:author="Bjarne Max Jensen" w:date="2025-11-03T15:29:00Z" w16du:dateUtc="2025-11-03T14:2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335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del w:id="336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und Präsentationen</w:delText>
              </w:r>
            </w:del>
          </w:p>
          <w:p w14:paraId="1C2BA72B" w14:textId="191B4EAC" w:rsidR="009C5B7D" w:rsidRPr="00D50B4A" w:rsidDel="00A71A9E" w:rsidRDefault="009C5B7D" w:rsidP="009C5B7D">
            <w:pPr>
              <w:pStyle w:val="Bullets"/>
              <w:rPr>
                <w:del w:id="337" w:author="Bjarne Max Jensen" w:date="2025-11-03T15:29:00Z" w16du:dateUtc="2025-11-03T14:2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commentRangeStart w:id="338"/>
            <w:del w:id="339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Allgemeine Korrespondenz mit </w:delText>
              </w:r>
            </w:del>
            <w:ins w:id="340" w:author="David Döbele" w:date="2024-10-08T18:43:00Z" w16du:dateUtc="2024-10-08T16:43:00Z">
              <w:del w:id="341" w:author="Bjarne Max Jensen" w:date="2025-11-03T15:29:00Z" w16du:dateUtc="2025-11-03T14:29:00Z">
                <w:r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 xml:space="preserve">vermögenden </w:delText>
                </w:r>
              </w:del>
            </w:ins>
            <w:del w:id="342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Kunden </w:delText>
              </w:r>
            </w:del>
            <w:ins w:id="343" w:author="David Döbele" w:date="2024-10-08T18:43:00Z" w16du:dateUtc="2024-10-08T16:43:00Z">
              <w:del w:id="344" w:author="Bjarne Max Jensen" w:date="2025-11-03T15:29:00Z" w16du:dateUtc="2025-11-03T14:29:00Z">
                <w:r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>Privatk</w:delText>
                </w:r>
                <w:r w:rsidRPr="00D50B4A"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>unden</w:delText>
                </w:r>
                <w:r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 xml:space="preserve"> (bis zu ca. 30 Mio. EUR Anlagevermögen)</w:delText>
                </w:r>
                <w:r w:rsidRPr="00D50B4A"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 xml:space="preserve"> </w:delText>
                </w:r>
              </w:del>
            </w:ins>
            <w:del w:id="345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und Partnerbanken</w:delText>
              </w:r>
            </w:del>
            <w:ins w:id="346" w:author="Sarah Bergmann" w:date="2024-10-04T14:51:00Z" w16du:dateUtc="2024-10-04T12:51:00Z">
              <w:del w:id="347" w:author="Bjarne Max Jensen" w:date="2025-11-03T15:29:00Z" w16du:dateUtc="2025-11-03T14:29:00Z">
                <w:r w:rsidRPr="00D50B4A"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 xml:space="preserve"> sowie </w:delText>
                </w:r>
              </w:del>
            </w:ins>
            <w:del w:id="348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, Bearbeitung des täglichen Posteingangs</w:delText>
              </w:r>
            </w:del>
          </w:p>
          <w:p w14:paraId="6535EB77" w14:textId="4F5C9268" w:rsidR="009C5B7D" w:rsidRPr="00D50B4A" w:rsidDel="00A71A9E" w:rsidRDefault="009C5B7D" w:rsidP="009C5B7D">
            <w:pPr>
              <w:pStyle w:val="Bullets"/>
              <w:rPr>
                <w:del w:id="349" w:author="Bjarne Max Jensen" w:date="2025-11-03T15:29:00Z" w16du:dateUtc="2025-11-03T14:2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350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Verwaltungs- und Büromanagement</w:delText>
              </w:r>
            </w:del>
            <w:ins w:id="351" w:author="David Döbele" w:date="2024-10-08T18:43:00Z" w16du:dateUtc="2024-10-08T16:43:00Z">
              <w:del w:id="352" w:author="Bjarne Max Jensen" w:date="2025-11-03T15:29:00Z" w16du:dateUtc="2025-11-03T14:29:00Z">
                <w:r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 xml:space="preserve"> </w:delText>
                </w:r>
              </w:del>
            </w:ins>
            <w:ins w:id="353" w:author="David Döbele" w:date="2024-10-08T18:44:00Z" w16du:dateUtc="2024-10-08T16:44:00Z">
              <w:del w:id="354" w:author="Bjarne Max Jensen" w:date="2025-11-03T15:29:00Z" w16du:dateUtc="2025-11-03T14:29:00Z">
                <w:r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>(Kontrolle von Dokumenten, Unterstützung im Sales- und Onboarding-Prozess neuer Kunden, Erstellung von personalisierten Vermögensübersichten)</w:delText>
                </w:r>
              </w:del>
            </w:ins>
          </w:p>
          <w:p w14:paraId="31C0977F" w14:textId="09717DE7" w:rsidR="009C5B7D" w:rsidRPr="00D50B4A" w:rsidDel="00A71A9E" w:rsidRDefault="009C5B7D" w:rsidP="009C5B7D">
            <w:pPr>
              <w:pStyle w:val="Bullets"/>
              <w:rPr>
                <w:del w:id="355" w:author="Bjarne Max Jensen" w:date="2025-11-03T15:29:00Z" w16du:dateUtc="2025-11-03T14:2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356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Unterstützung der Kundenberater bei aktuell aufkommenden Themen (Ausarbeitungen</w:delText>
              </w:r>
            </w:del>
            <w:ins w:id="357" w:author="David Döbele" w:date="2024-10-08T18:45:00Z" w16du:dateUtc="2024-10-08T16:45:00Z">
              <w:del w:id="358" w:author="Bjarne Max Jensen" w:date="2025-11-03T15:29:00Z" w16du:dateUtc="2025-11-03T14:29:00Z">
                <w:r w:rsidDel="00A71A9E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  <w:delText xml:space="preserve"> und </w:delText>
                </w:r>
              </w:del>
            </w:ins>
            <w:del w:id="359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/Research)</w:delText>
              </w:r>
            </w:del>
          </w:p>
          <w:p w14:paraId="5898688F" w14:textId="73852497" w:rsidR="009C5B7D" w:rsidRPr="00D50B4A" w:rsidDel="00A71A9E" w:rsidRDefault="009C5B7D" w:rsidP="009C5B7D">
            <w:pPr>
              <w:pStyle w:val="Bullets"/>
              <w:rPr>
                <w:del w:id="360" w:author="Bjarne Max Jensen" w:date="2025-11-03T15:29:00Z" w16du:dateUtc="2025-11-03T14:2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361" w:author="Bjarne Max Jensen" w:date="2025-11-03T15:29:00Z" w16du:dateUtc="2025-11-03T14:29:00Z">
              <w:r w:rsidRPr="00D50B4A" w:rsidDel="00A71A9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Unterstützung bei Kontoeröffnungen/Überträgen </w:delText>
              </w:r>
              <w:commentRangeEnd w:id="338"/>
              <w:r w:rsidDel="00A71A9E"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338"/>
              </w:r>
            </w:del>
          </w:p>
          <w:p w14:paraId="6DD9BA0F" w14:textId="2B106613" w:rsidR="009C5B7D" w:rsidRPr="00D50B4A" w:rsidDel="009C5B7D" w:rsidRDefault="009C5B7D" w:rsidP="009C5B7D">
            <w:pPr>
              <w:pStyle w:val="Bullets"/>
              <w:rPr>
                <w:del w:id="362" w:author="Bjarne Max Jensen" w:date="2025-11-03T15:32:00Z" w16du:dateUtc="2025-11-03T14:32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363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</w:p>
        </w:tc>
      </w:tr>
      <w:tr w:rsidR="009C5B7D" w:rsidRPr="00D50B4A" w:rsidDel="009C5B7D" w14:paraId="414B4085" w14:textId="7147C1DA" w:rsidTr="00D50B4A">
        <w:trPr>
          <w:trHeight w:val="510"/>
          <w:del w:id="364" w:author="Bjarne Max Jensen" w:date="2025-11-03T15:32:00Z" w16du:dateUtc="2025-11-03T14:32:00Z"/>
          <w:trPrChange w:id="365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  <w:tcPrChange w:id="366" w:author="Sarah Bergmann" w:date="2024-10-04T14:57:00Z" w16du:dateUtc="2024-10-04T12:57:00Z">
              <w:tcPr>
                <w:tcW w:w="10206" w:type="dxa"/>
                <w:gridSpan w:val="1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69D025D1" w:rsidR="009C5B7D" w:rsidRPr="00D50B4A" w:rsidDel="009C5B7D" w:rsidRDefault="009C5B7D" w:rsidP="009C5B7D">
            <w:pPr>
              <w:pStyle w:val="BERSCHRIFT"/>
              <w:rPr>
                <w:del w:id="367" w:author="Bjarne Max Jensen" w:date="2025-11-03T15:32:00Z" w16du:dateUtc="2025-11-03T14:32:00Z"/>
                <w:rFonts w:ascii="Times New Roman" w:hAnsi="Times New Roman" w:cs="Times New Roman"/>
                <w:i/>
                <w:smallCaps w:val="0"/>
                <w:sz w:val="28"/>
                <w:szCs w:val="28"/>
                <w:rPrChange w:id="368" w:author="Sarah Bergmann" w:date="2024-10-04T14:56:00Z" w16du:dateUtc="2024-10-04T12:56:00Z">
                  <w:rPr>
                    <w:del w:id="369" w:author="Bjarne Max Jensen" w:date="2025-11-03T15:32:00Z" w16du:dateUtc="2025-11-03T14:32:00Z"/>
                    <w:rFonts w:ascii="Times New Roman" w:hAnsi="Times New Roman" w:cs="Times New Roman"/>
                    <w:i/>
                    <w:smallCaps w:val="0"/>
                    <w:sz w:val="26"/>
                    <w:szCs w:val="26"/>
                  </w:rPr>
                </w:rPrChange>
              </w:rPr>
            </w:pPr>
            <w:del w:id="370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mallCaps w:val="0"/>
                  <w:sz w:val="28"/>
                  <w:szCs w:val="28"/>
                  <w:rPrChange w:id="371" w:author="Sarah Bergmann" w:date="2024-10-04T14:56:00Z" w16du:dateUtc="2024-10-04T12:56:00Z">
                    <w:rPr>
                      <w:rFonts w:ascii="Times New Roman" w:hAnsi="Times New Roman" w:cs="Times New Roman"/>
                      <w:smallCaps w:val="0"/>
                      <w:sz w:val="26"/>
                      <w:szCs w:val="26"/>
                    </w:rPr>
                  </w:rPrChange>
                </w:rPr>
                <w:delText>EXTRACURRICULARES ENGAGEMENT</w:delText>
              </w:r>
            </w:del>
          </w:p>
        </w:tc>
      </w:tr>
      <w:tr w:rsidR="009C5B7D" w:rsidRPr="00D50B4A" w:rsidDel="009C5B7D" w14:paraId="74251178" w14:textId="61D98302" w:rsidTr="00DE346F">
        <w:trPr>
          <w:trHeight w:val="340"/>
          <w:del w:id="372" w:author="Bjarne Max Jensen" w:date="2025-11-03T15:32:00Z" w16du:dateUtc="2025-11-03T14:32:00Z"/>
          <w:trPrChange w:id="373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6237" w:type="dxa"/>
            <w:gridSpan w:val="6"/>
            <w:tcBorders>
              <w:top w:val="single" w:sz="4" w:space="0" w:color="auto"/>
            </w:tcBorders>
            <w:vAlign w:val="bottom"/>
            <w:tcPrChange w:id="374" w:author="Sarah Bergmann" w:date="2024-10-04T14:57:00Z" w16du:dateUtc="2024-10-04T12:57:00Z">
              <w:tcPr>
                <w:tcW w:w="5523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6FE62553" w:rsidR="009C5B7D" w:rsidRPr="00D50B4A" w:rsidDel="009C5B7D" w:rsidRDefault="009C5B7D" w:rsidP="009C5B7D">
            <w:pPr>
              <w:pStyle w:val="Ort"/>
              <w:jc w:val="left"/>
              <w:rPr>
                <w:del w:id="375" w:author="Bjarne Max Jensen" w:date="2025-11-03T15:32:00Z" w16du:dateUtc="2025-11-03T14:32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del w:id="376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>Bundesfreiwilligendienst beim Technische</w:delText>
              </w:r>
            </w:del>
            <w:ins w:id="377" w:author="Sarah Bergmann" w:date="2024-10-04T14:52:00Z" w16du:dateUtc="2024-10-04T12:52:00Z">
              <w:del w:id="378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b/>
                    <w:i w:val="0"/>
                    <w:iCs/>
                    <w:smallCaps w:val="0"/>
                    <w:sz w:val="21"/>
                    <w:szCs w:val="21"/>
                  </w:rPr>
                  <w:delText>s</w:delText>
                </w:r>
              </w:del>
            </w:ins>
            <w:del w:id="379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>n Hilfswerk</w:delText>
              </w:r>
            </w:del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  <w:tcPrChange w:id="380" w:author="Sarah Bergmann" w:date="2024-10-04T14:57:00Z" w16du:dateUtc="2024-10-04T12:57:00Z">
              <w:tcPr>
                <w:tcW w:w="4683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17A64CB5" w:rsidR="009C5B7D" w:rsidRPr="00D50B4A" w:rsidDel="009C5B7D" w:rsidRDefault="009C5B7D" w:rsidP="009C5B7D">
            <w:pPr>
              <w:pStyle w:val="Ort"/>
              <w:rPr>
                <w:del w:id="381" w:author="Bjarne Max Jensen" w:date="2025-11-03T15:32:00Z" w16du:dateUtc="2025-11-03T14:32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del w:id="382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delText>Merzig</w:delText>
              </w:r>
            </w:del>
            <w:del w:id="383" w:author="Bjarne Max Jensen" w:date="2024-10-04T19:51:00Z" w16du:dateUtc="2024-10-04T17:51:00Z">
              <w:r w:rsidRPr="00D50B4A" w:rsidDel="001E3AB5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delText>, Deutschland</w:delText>
              </w:r>
            </w:del>
          </w:p>
        </w:tc>
      </w:tr>
      <w:tr w:rsidR="009C5B7D" w:rsidRPr="00D50B4A" w:rsidDel="009C5B7D" w14:paraId="4F59C612" w14:textId="1ED5C300" w:rsidTr="00D50B4A">
        <w:trPr>
          <w:trHeight w:val="20"/>
          <w:del w:id="384" w:author="Bjarne Max Jensen" w:date="2025-11-03T15:32:00Z" w16du:dateUtc="2025-11-03T14:32:00Z"/>
          <w:trPrChange w:id="385" w:author="Sarah Bergmann" w:date="2024-10-04T14:56:00Z" w16du:dateUtc="2024-10-04T12:56:00Z">
            <w:trPr>
              <w:trHeight w:val="193"/>
            </w:trPr>
          </w:trPrChange>
        </w:trPr>
        <w:tc>
          <w:tcPr>
            <w:tcW w:w="6237" w:type="dxa"/>
            <w:gridSpan w:val="6"/>
            <w:vAlign w:val="bottom"/>
            <w:tcPrChange w:id="386" w:author="Sarah Bergmann" w:date="2024-10-04T14:56:00Z" w16du:dateUtc="2024-10-04T12:56:00Z">
              <w:tcPr>
                <w:tcW w:w="6804" w:type="dxa"/>
                <w:gridSpan w:val="9"/>
              </w:tcPr>
            </w:tcPrChange>
          </w:tcPr>
          <w:p w14:paraId="2C17E0D9" w14:textId="22C84DFD" w:rsidR="009C5B7D" w:rsidRPr="00D50B4A" w:rsidDel="009C5B7D" w:rsidRDefault="009C5B7D" w:rsidP="009C5B7D">
            <w:pPr>
              <w:pStyle w:val="Beschreibung"/>
              <w:rPr>
                <w:del w:id="387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del w:id="388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Aktives Mitglied des THWs in der Regionalstelle Merzig</w:delText>
              </w:r>
            </w:del>
          </w:p>
          <w:p w14:paraId="32F07601" w14:textId="7964AD50" w:rsidR="009C5B7D" w:rsidRPr="00D50B4A" w:rsidDel="009C5B7D" w:rsidRDefault="009C5B7D" w:rsidP="009C5B7D">
            <w:pPr>
              <w:pStyle w:val="Beschreibung"/>
              <w:rPr>
                <w:del w:id="389" w:author="Bjarne Max Jensen" w:date="2025-11-03T15:32:00Z" w16du:dateUtc="2025-11-03T14:3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2835" w:type="dxa"/>
            <w:vAlign w:val="bottom"/>
            <w:tcPrChange w:id="390" w:author="Sarah Bergmann" w:date="2024-10-04T14:56:00Z" w16du:dateUtc="2024-10-04T12:56:00Z">
              <w:tcPr>
                <w:tcW w:w="3402" w:type="dxa"/>
                <w:gridSpan w:val="3"/>
              </w:tcPr>
            </w:tcPrChange>
          </w:tcPr>
          <w:p w14:paraId="45DD2178" w14:textId="6512D72D" w:rsidR="009C5B7D" w:rsidRPr="00D50B4A" w:rsidDel="009C5B7D" w:rsidRDefault="009C5B7D" w:rsidP="009C5B7D">
            <w:pPr>
              <w:pStyle w:val="Beschreibung"/>
              <w:jc w:val="right"/>
              <w:rPr>
                <w:del w:id="391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392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10/2022 – 03/2023</w:delText>
              </w:r>
            </w:del>
          </w:p>
        </w:tc>
      </w:tr>
      <w:tr w:rsidR="009C5B7D" w:rsidRPr="00D50B4A" w:rsidDel="009C5B7D" w14:paraId="02437711" w14:textId="7CF7ABF9" w:rsidTr="00D50B4A">
        <w:trPr>
          <w:trHeight w:val="20"/>
          <w:del w:id="393" w:author="Bjarne Max Jensen" w:date="2025-11-03T15:32:00Z" w16du:dateUtc="2025-11-03T14:32:00Z"/>
          <w:trPrChange w:id="394" w:author="Sarah Bergmann" w:date="2024-10-04T14:57:00Z" w16du:dateUtc="2024-10-04T12:57:00Z">
            <w:trPr>
              <w:trHeight w:val="193"/>
            </w:trPr>
          </w:trPrChange>
        </w:trPr>
        <w:tc>
          <w:tcPr>
            <w:tcW w:w="9072" w:type="dxa"/>
            <w:gridSpan w:val="7"/>
            <w:vAlign w:val="bottom"/>
            <w:tcPrChange w:id="395" w:author="Sarah Bergmann" w:date="2024-10-04T14:57:00Z" w16du:dateUtc="2024-10-04T12:57:00Z">
              <w:tcPr>
                <w:tcW w:w="10206" w:type="dxa"/>
                <w:gridSpan w:val="12"/>
              </w:tcPr>
            </w:tcPrChange>
          </w:tcPr>
          <w:p w14:paraId="6BCA02CC" w14:textId="5850F30B" w:rsidR="009C5B7D" w:rsidRPr="00D50B4A" w:rsidDel="009C5B7D" w:rsidRDefault="009C5B7D" w:rsidP="009C5B7D">
            <w:pPr>
              <w:pStyle w:val="Beschreibung"/>
              <w:numPr>
                <w:ilvl w:val="0"/>
                <w:numId w:val="24"/>
              </w:numPr>
              <w:rPr>
                <w:del w:id="396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del w:id="397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Plan</w:delText>
              </w:r>
            </w:del>
            <w:ins w:id="398" w:author="Sarah Bergmann" w:date="2024-10-04T14:52:00Z" w16du:dateUtc="2024-10-04T12:52:00Z">
              <w:del w:id="399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ung</w:delText>
                </w:r>
              </w:del>
            </w:ins>
            <w:del w:id="400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en und Koordin</w:delText>
              </w:r>
            </w:del>
            <w:ins w:id="401" w:author="Sarah Bergmann" w:date="2024-10-04T14:52:00Z" w16du:dateUtc="2024-10-04T12:52:00Z">
              <w:del w:id="402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ation</w:delText>
                </w:r>
              </w:del>
            </w:ins>
            <w:del w:id="403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ieren von Rettungsprozessen und </w:delText>
              </w:r>
            </w:del>
            <w:ins w:id="404" w:author="Sarah Bergmann" w:date="2024-10-04T14:53:00Z" w16du:dateUtc="2024-10-04T12:53:00Z">
              <w:del w:id="405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Erlern</w:delText>
                </w:r>
              </w:del>
              <w:del w:id="406" w:author="Bjarne Max Jensen" w:date="2024-11-03T19:11:00Z" w16du:dateUtc="2024-11-03T18:11:00Z">
                <w:r w:rsidRPr="00D50B4A" w:rsidDel="00356E23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ung</w:delText>
                </w:r>
              </w:del>
              <w:del w:id="407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 xml:space="preserve"> des </w:delText>
                </w:r>
              </w:del>
            </w:ins>
            <w:del w:id="408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Umgang</w:delText>
              </w:r>
            </w:del>
            <w:ins w:id="409" w:author="Sarah Bergmann" w:date="2024-10-04T14:53:00Z" w16du:dateUtc="2024-10-04T12:53:00Z">
              <w:del w:id="410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s</w:delText>
                </w:r>
              </w:del>
            </w:ins>
            <w:del w:id="411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 mit </w:delText>
              </w:r>
            </w:del>
            <w:ins w:id="412" w:author="Sarah Bergmann" w:date="2024-10-04T14:53:00Z" w16du:dateUtc="2024-10-04T12:53:00Z">
              <w:del w:id="413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 xml:space="preserve">der </w:delText>
                </w:r>
              </w:del>
            </w:ins>
            <w:del w:id="414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Ausrüstung</w:delText>
              </w:r>
            </w:del>
          </w:p>
          <w:p w14:paraId="57A4737E" w14:textId="03B8D525" w:rsidR="009C5B7D" w:rsidRPr="00D50B4A" w:rsidDel="009C5B7D" w:rsidRDefault="009C5B7D" w:rsidP="009C5B7D">
            <w:pPr>
              <w:pStyle w:val="Beschreibung"/>
              <w:numPr>
                <w:ilvl w:val="0"/>
                <w:numId w:val="24"/>
              </w:numPr>
              <w:rPr>
                <w:del w:id="415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del w:id="416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Bearbeitung und Auswertung von Ausrüstungslisten in Excel</w:delText>
              </w:r>
            </w:del>
          </w:p>
          <w:p w14:paraId="62CC27D5" w14:textId="100C526D" w:rsidR="009C5B7D" w:rsidRPr="00D50B4A" w:rsidDel="009C5B7D" w:rsidRDefault="009C5B7D" w:rsidP="009C5B7D">
            <w:pPr>
              <w:pStyle w:val="Beschreibung"/>
              <w:numPr>
                <w:ilvl w:val="0"/>
                <w:numId w:val="24"/>
              </w:numPr>
              <w:rPr>
                <w:del w:id="417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del w:id="418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Prüfung von Ausrüstung</w:delText>
              </w:r>
            </w:del>
            <w:ins w:id="419" w:author="Sarah Bergmann" w:date="2024-10-04T14:53:00Z" w16du:dateUtc="2024-10-04T12:53:00Z">
              <w:del w:id="420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en</w:delText>
                </w:r>
              </w:del>
            </w:ins>
            <w:del w:id="421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 in der Region Saarland</w:delText>
              </w:r>
            </w:del>
            <w:ins w:id="422" w:author="Sarah Bergmann" w:date="2024-10-04T14:53:00Z" w16du:dateUtc="2024-10-04T12:53:00Z">
              <w:del w:id="423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 xml:space="preserve"> sowie </w:delText>
                </w:r>
              </w:del>
            </w:ins>
          </w:p>
          <w:p w14:paraId="0EC7E844" w14:textId="420932D5" w:rsidR="009C5B7D" w:rsidRPr="00D50B4A" w:rsidDel="009C5B7D" w:rsidRDefault="009C5B7D" w:rsidP="009C5B7D">
            <w:pPr>
              <w:pStyle w:val="Beschreibung"/>
              <w:numPr>
                <w:ilvl w:val="0"/>
                <w:numId w:val="24"/>
              </w:numPr>
              <w:rPr>
                <w:del w:id="424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del w:id="425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Unterstützung aktiver Mitglieder </w:delText>
              </w:r>
            </w:del>
            <w:ins w:id="426" w:author="Sarah Bergmann" w:date="2024-10-04T14:53:00Z" w16du:dateUtc="2024-10-04T12:53:00Z">
              <w:del w:id="427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i</w:delText>
                </w:r>
              </w:del>
            </w:ins>
            <w:del w:id="428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beim Tagesgeschäft</w:delText>
              </w:r>
            </w:del>
          </w:p>
          <w:p w14:paraId="489B8BD3" w14:textId="4776F877" w:rsidR="009C5B7D" w:rsidRPr="00D50B4A" w:rsidDel="009C5B7D" w:rsidRDefault="009C5B7D" w:rsidP="009C5B7D">
            <w:pPr>
              <w:pStyle w:val="Beschreibung"/>
              <w:numPr>
                <w:ilvl w:val="0"/>
                <w:numId w:val="24"/>
              </w:numPr>
              <w:rPr>
                <w:del w:id="429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del w:id="430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Abschl</w:delText>
              </w:r>
            </w:del>
            <w:del w:id="431" w:author="Bjarne Max Jensen" w:date="2024-11-03T19:12:00Z" w16du:dateUtc="2024-11-03T18:12:00Z">
              <w:r w:rsidRPr="00D50B4A" w:rsidDel="00356E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ieß</w:delText>
              </w:r>
            </w:del>
            <w:ins w:id="432" w:author="Sarah Bergmann" w:date="2024-10-04T14:53:00Z" w16du:dateUtc="2024-10-04T12:53:00Z">
              <w:del w:id="433" w:author="Bjarne Max Jensen" w:date="2024-11-03T19:12:00Z" w16du:dateUtc="2024-11-03T18:12:00Z">
                <w:r w:rsidRPr="00D50B4A" w:rsidDel="00356E23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  <w:delText>ung</w:delText>
                </w:r>
              </w:del>
            </w:ins>
            <w:del w:id="434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en der THW-Grundausbildung: Zivil-und Katastrophenschutz, Rettung und Bergung, usw.</w:delText>
              </w:r>
            </w:del>
          </w:p>
          <w:p w14:paraId="68CFAD97" w14:textId="3A26C8F2" w:rsidR="009C5B7D" w:rsidRPr="00D50B4A" w:rsidDel="009C5B7D" w:rsidRDefault="009C5B7D" w:rsidP="009C5B7D">
            <w:pPr>
              <w:pStyle w:val="Beschreibung"/>
              <w:numPr>
                <w:ilvl w:val="0"/>
                <w:numId w:val="24"/>
              </w:numPr>
              <w:rPr>
                <w:del w:id="435" w:author="Bjarne Max Jensen" w:date="2025-11-03T15:32:00Z" w16du:dateUtc="2025-11-03T14:3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436" w:author="Sarah Bergmann" w:date="2024-10-04T14:56:00Z" w16du:dateUtc="2024-10-04T12:56:00Z">
                <w:pPr>
                  <w:pStyle w:val="Beschreibung"/>
                  <w:ind w:left="360"/>
                </w:pPr>
              </w:pPrChange>
            </w:pPr>
          </w:p>
        </w:tc>
      </w:tr>
      <w:tr w:rsidR="009C5B7D" w:rsidRPr="00D50B4A" w:rsidDel="009C5B7D" w14:paraId="482569A2" w14:textId="750A1A9D" w:rsidTr="00D50B4A">
        <w:trPr>
          <w:trHeight w:val="510"/>
          <w:del w:id="437" w:author="Bjarne Max Jensen" w:date="2025-11-03T15:32:00Z" w16du:dateUtc="2025-11-03T14:32:00Z"/>
          <w:trPrChange w:id="438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  <w:tcPrChange w:id="439" w:author="Sarah Bergmann" w:date="2024-10-04T14:57:00Z" w16du:dateUtc="2024-10-04T12:57:00Z">
              <w:tcPr>
                <w:tcW w:w="10206" w:type="dxa"/>
                <w:gridSpan w:val="1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02BF0406" w:rsidR="009C5B7D" w:rsidRPr="00D50B4A" w:rsidDel="009C5B7D" w:rsidRDefault="009C5B7D" w:rsidP="009C5B7D">
            <w:pPr>
              <w:rPr>
                <w:del w:id="440" w:author="Bjarne Max Jensen" w:date="2025-11-03T15:32:00Z" w16du:dateUtc="2025-11-03T14:32:00Z"/>
                <w:rFonts w:ascii="Times New Roman" w:hAnsi="Times New Roman" w:cs="Times New Roman"/>
                <w:b/>
                <w:sz w:val="28"/>
                <w:szCs w:val="28"/>
                <w:rPrChange w:id="441" w:author="Sarah Bergmann" w:date="2024-10-04T14:56:00Z" w16du:dateUtc="2024-10-04T12:56:00Z">
                  <w:rPr>
                    <w:del w:id="442" w:author="Bjarne Max Jensen" w:date="2025-11-03T15:32:00Z" w16du:dateUtc="2025-11-03T14:32:00Z"/>
                    <w:rFonts w:ascii="Times New Roman" w:hAnsi="Times New Roman" w:cs="Times New Roman"/>
                    <w:b/>
                    <w:sz w:val="26"/>
                    <w:szCs w:val="26"/>
                  </w:rPr>
                </w:rPrChange>
              </w:rPr>
            </w:pPr>
            <w:del w:id="443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b/>
                  <w:sz w:val="28"/>
                  <w:szCs w:val="28"/>
                  <w:rPrChange w:id="444" w:author="Sarah Bergmann" w:date="2024-10-04T14:56:00Z" w16du:dateUtc="2024-10-04T12:56:00Z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rPrChange>
                </w:rPr>
                <w:delText>FÄHIGKEITEN &amp; INTERESSEN</w:delText>
              </w:r>
            </w:del>
          </w:p>
        </w:tc>
      </w:tr>
      <w:tr w:rsidR="009C5B7D" w:rsidRPr="00D50B4A" w:rsidDel="009C5B7D" w14:paraId="2B257790" w14:textId="013FEAD1" w:rsidTr="00D50B4A">
        <w:trPr>
          <w:trHeight w:val="567"/>
          <w:del w:id="445" w:author="Bjarne Max Jensen" w:date="2025-11-03T15:32:00Z" w16du:dateUtc="2025-11-03T14:32:00Z"/>
          <w:trPrChange w:id="446" w:author="Sarah Bergmann" w:date="2024-10-04T14:57:00Z" w16du:dateUtc="2024-10-04T12:57:00Z">
            <w:trPr>
              <w:trHeight w:val="637"/>
            </w:trPr>
          </w:trPrChange>
        </w:trPr>
        <w:tc>
          <w:tcPr>
            <w:tcW w:w="1134" w:type="dxa"/>
            <w:tcBorders>
              <w:top w:val="single" w:sz="4" w:space="0" w:color="auto"/>
            </w:tcBorders>
            <w:vAlign w:val="bottom"/>
            <w:tcPrChange w:id="447" w:author="Sarah Bergmann" w:date="2024-10-04T14:57:00Z" w16du:dateUtc="2024-10-04T12:57:00Z">
              <w:tcPr>
                <w:tcW w:w="1418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05A0461" w14:textId="1FAC0156" w:rsidR="009C5B7D" w:rsidRPr="00D50B4A" w:rsidDel="009C5B7D" w:rsidRDefault="009C5B7D" w:rsidP="009C5B7D">
            <w:pPr>
              <w:rPr>
                <w:del w:id="448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  <w:p w14:paraId="29FF7A81" w14:textId="6B815E99" w:rsidR="009C5B7D" w:rsidRPr="00D50B4A" w:rsidDel="009C5B7D" w:rsidRDefault="009C5B7D" w:rsidP="009C5B7D">
            <w:pPr>
              <w:rPr>
                <w:del w:id="449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450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Sprachen</w:delText>
              </w:r>
            </w:del>
            <w:ins w:id="451" w:author="Sarah Bergmann" w:date="2024-10-04T14:54:00Z" w16du:dateUtc="2024-10-04T12:54:00Z">
              <w:del w:id="452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sz w:val="20"/>
                    <w:szCs w:val="20"/>
                  </w:rPr>
                  <w:delText>:</w:delText>
                </w:r>
              </w:del>
            </w:ins>
            <w:del w:id="453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:</w:delText>
              </w:r>
            </w:del>
          </w:p>
          <w:p w14:paraId="392E7BE5" w14:textId="5D16FEA7" w:rsidR="009C5B7D" w:rsidRPr="00D50B4A" w:rsidDel="009C5B7D" w:rsidRDefault="009C5B7D" w:rsidP="009C5B7D">
            <w:pPr>
              <w:rPr>
                <w:ins w:id="454" w:author="Sarah Bergmann" w:date="2024-10-04T14:55:00Z" w16du:dateUtc="2024-10-04T12:55:00Z"/>
                <w:del w:id="455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  <w:p w14:paraId="777DAD2B" w14:textId="56343C3C" w:rsidR="009C5B7D" w:rsidRPr="00D50B4A" w:rsidDel="009C5B7D" w:rsidRDefault="009C5B7D" w:rsidP="009C5B7D">
            <w:pPr>
              <w:rPr>
                <w:del w:id="456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  <w:p w14:paraId="0E392B33" w14:textId="2CF7B565" w:rsidR="009C5B7D" w:rsidRPr="00D50B4A" w:rsidDel="009C5B7D" w:rsidRDefault="009C5B7D" w:rsidP="009C5B7D">
            <w:pPr>
              <w:rPr>
                <w:del w:id="457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  <w:p w14:paraId="15B2C431" w14:textId="54E066F1" w:rsidR="009C5B7D" w:rsidRPr="00D50B4A" w:rsidDel="009C5B7D" w:rsidRDefault="009C5B7D" w:rsidP="009C5B7D">
            <w:pPr>
              <w:rPr>
                <w:del w:id="458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459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Zertifikate:</w:delText>
              </w:r>
            </w:del>
          </w:p>
        </w:tc>
        <w:tc>
          <w:tcPr>
            <w:tcW w:w="7938" w:type="dxa"/>
            <w:gridSpan w:val="6"/>
            <w:tcBorders>
              <w:top w:val="single" w:sz="4" w:space="0" w:color="auto"/>
            </w:tcBorders>
            <w:vAlign w:val="bottom"/>
            <w:tcPrChange w:id="460" w:author="Sarah Bergmann" w:date="2024-10-04T14:57:00Z" w16du:dateUtc="2024-10-04T12:57:00Z">
              <w:tcPr>
                <w:tcW w:w="8788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460DA0C" w14:textId="3FDA05D7" w:rsidR="009C5B7D" w:rsidRPr="00D50B4A" w:rsidDel="009C5B7D" w:rsidRDefault="009C5B7D" w:rsidP="009C5B7D">
            <w:pPr>
              <w:rPr>
                <w:del w:id="461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  <w:p w14:paraId="566BBE11" w14:textId="2B7951C1" w:rsidR="009C5B7D" w:rsidRPr="00D50B4A" w:rsidDel="009C5B7D" w:rsidRDefault="009C5B7D" w:rsidP="009C5B7D">
            <w:pPr>
              <w:rPr>
                <w:del w:id="462" w:author="Bjarne Max Jensen" w:date="2025-11-03T15:32:00Z" w16du:dateUtc="2025-11-03T14:32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del w:id="463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delText xml:space="preserve">Deutsch 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(Muttersprache)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delText xml:space="preserve">, Englisch 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(</w:delText>
              </w:r>
            </w:del>
            <w:ins w:id="464" w:author="Sarah Bergmann" w:date="2024-10-04T14:54:00Z" w16du:dateUtc="2024-10-04T12:54:00Z">
              <w:del w:id="465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AT"/>
                  </w:rPr>
                  <w:delText>v</w:delText>
                </w:r>
              </w:del>
            </w:ins>
            <w:del w:id="466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Verhandlungssicher)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delText>, Französisch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 xml:space="preserve">Grundkenntnisse), </w:delText>
              </w:r>
            </w:del>
          </w:p>
          <w:p w14:paraId="1F29225C" w14:textId="275554E9" w:rsidR="009C5B7D" w:rsidRPr="00D50B4A" w:rsidDel="009C5B7D" w:rsidRDefault="009C5B7D" w:rsidP="009C5B7D">
            <w:pPr>
              <w:rPr>
                <w:del w:id="467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del w:id="468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Spanisch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Grundkenntniss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e)</w:delText>
              </w:r>
            </w:del>
          </w:p>
          <w:p w14:paraId="0FE4C490" w14:textId="0FA741AB" w:rsidR="009C5B7D" w:rsidRPr="00D50B4A" w:rsidDel="009C5B7D" w:rsidRDefault="009C5B7D" w:rsidP="009C5B7D">
            <w:pPr>
              <w:rPr>
                <w:del w:id="469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061D3FCE" w14:textId="506D0404" w:rsidR="009C5B7D" w:rsidRPr="00D50B4A" w:rsidDel="009C5B7D" w:rsidRDefault="009C5B7D" w:rsidP="009C5B7D">
            <w:pPr>
              <w:rPr>
                <w:del w:id="470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del w:id="471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Cambridge C1 Advanced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Score 189)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, ETC International College Bournemouth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C2)</w:delText>
              </w:r>
            </w:del>
          </w:p>
        </w:tc>
      </w:tr>
      <w:tr w:rsidR="009C5B7D" w:rsidRPr="00FA209A" w:rsidDel="009C5B7D" w14:paraId="15702F3A" w14:textId="2BCB40A9" w:rsidTr="00D50B4A">
        <w:tblPrEx>
          <w:tblPrExChange w:id="472" w:author="Sarah Bergmann" w:date="2024-10-04T14:57:00Z" w16du:dateUtc="2024-10-04T12:57:00Z">
            <w:tblPrEx>
              <w:tblW w:w="9072" w:type="dxa"/>
              <w:tblInd w:w="0" w:type="dxa"/>
            </w:tblPrEx>
          </w:tblPrExChange>
        </w:tblPrEx>
        <w:trPr>
          <w:trHeight w:val="340"/>
          <w:del w:id="473" w:author="Bjarne Max Jensen" w:date="2025-11-03T15:32:00Z" w16du:dateUtc="2025-11-03T14:32:00Z"/>
          <w:trPrChange w:id="474" w:author="Sarah Bergmann" w:date="2024-10-04T14:57:00Z" w16du:dateUtc="2024-10-04T12:57:00Z">
            <w:trPr>
              <w:gridBefore w:val="1"/>
              <w:gridAfter w:val="0"/>
              <w:trHeight w:val="340"/>
            </w:trPr>
          </w:trPrChange>
        </w:trPr>
        <w:tc>
          <w:tcPr>
            <w:tcW w:w="1134" w:type="dxa"/>
            <w:vAlign w:val="bottom"/>
            <w:tcPrChange w:id="475" w:author="Sarah Bergmann" w:date="2024-10-04T14:57:00Z" w16du:dateUtc="2024-10-04T12:57:00Z">
              <w:tcPr>
                <w:tcW w:w="113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5B5E1F1" w14:textId="45A5F69F" w:rsidR="009C5B7D" w:rsidRPr="00D50B4A" w:rsidDel="009C5B7D" w:rsidRDefault="009C5B7D" w:rsidP="009C5B7D">
            <w:pPr>
              <w:rPr>
                <w:del w:id="476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477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Zertifikate:</w:delText>
              </w:r>
            </w:del>
          </w:p>
        </w:tc>
        <w:tc>
          <w:tcPr>
            <w:tcW w:w="7938" w:type="dxa"/>
            <w:gridSpan w:val="6"/>
            <w:vAlign w:val="bottom"/>
            <w:tcPrChange w:id="478" w:author="Sarah Bergmann" w:date="2024-10-04T14:57:00Z" w16du:dateUtc="2024-10-04T12:57:00Z">
              <w:tcPr>
                <w:tcW w:w="7938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DA984F6" w14:textId="5D9EAFCD" w:rsidR="009C5B7D" w:rsidRPr="00D50B4A" w:rsidDel="009C5B7D" w:rsidRDefault="009C5B7D" w:rsidP="009C5B7D">
            <w:pPr>
              <w:rPr>
                <w:del w:id="479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  <w:lang w:val="en-US"/>
                <w:rPrChange w:id="480" w:author="Sarah Bergmann" w:date="2024-10-04T14:56:00Z" w16du:dateUtc="2024-10-04T12:56:00Z">
                  <w:rPr>
                    <w:del w:id="481" w:author="Bjarne Max Jensen" w:date="2025-11-03T15:32:00Z" w16du:dateUtc="2025-11-03T14:32:00Z"/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</w:pPr>
            <w:del w:id="482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483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delText xml:space="preserve">Cambridge C1 Advanced 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  <w:rPrChange w:id="484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delText>(Score 189)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485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delText xml:space="preserve">, ETC </w:delText>
              </w:r>
              <w:r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Certificate of Attainment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486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delText xml:space="preserve"> 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  <w:rPrChange w:id="487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delText>(C2)</w:delText>
              </w:r>
            </w:del>
          </w:p>
        </w:tc>
      </w:tr>
      <w:tr w:rsidR="009C5B7D" w:rsidRPr="00D50B4A" w:rsidDel="009C5B7D" w14:paraId="45706C3F" w14:textId="5F12814C" w:rsidTr="00D50B4A">
        <w:trPr>
          <w:trHeight w:val="567"/>
          <w:del w:id="488" w:author="Bjarne Max Jensen" w:date="2025-11-03T15:32:00Z" w16du:dateUtc="2025-11-03T14:32:00Z"/>
          <w:trPrChange w:id="489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1134" w:type="dxa"/>
            <w:vAlign w:val="bottom"/>
            <w:tcPrChange w:id="490" w:author="Sarah Bergmann" w:date="2024-10-04T14:57:00Z" w16du:dateUtc="2024-10-04T12:57:00Z">
              <w:tcPr>
                <w:tcW w:w="1418" w:type="dxa"/>
                <w:gridSpan w:val="2"/>
                <w:vAlign w:val="bottom"/>
              </w:tcPr>
            </w:tcPrChange>
          </w:tcPr>
          <w:p w14:paraId="7298CC94" w14:textId="53F5E2C7" w:rsidR="009C5B7D" w:rsidRPr="00D50B4A" w:rsidDel="009C5B7D" w:rsidRDefault="009C5B7D" w:rsidP="009C5B7D">
            <w:pPr>
              <w:rPr>
                <w:del w:id="491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492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Technisch:</w:delText>
              </w:r>
            </w:del>
          </w:p>
          <w:p w14:paraId="57688BDA" w14:textId="1B09D02D" w:rsidR="009C5B7D" w:rsidRPr="00D50B4A" w:rsidDel="009C5B7D" w:rsidRDefault="009C5B7D" w:rsidP="009C5B7D">
            <w:pPr>
              <w:rPr>
                <w:del w:id="493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38" w:type="dxa"/>
            <w:gridSpan w:val="6"/>
            <w:vAlign w:val="bottom"/>
            <w:tcPrChange w:id="494" w:author="Sarah Bergmann" w:date="2024-10-04T14:57:00Z" w16du:dateUtc="2024-10-04T12:57:00Z">
              <w:tcPr>
                <w:tcW w:w="8788" w:type="dxa"/>
                <w:gridSpan w:val="10"/>
                <w:vAlign w:val="bottom"/>
              </w:tcPr>
            </w:tcPrChange>
          </w:tcPr>
          <w:p w14:paraId="0B1D7209" w14:textId="628406B1" w:rsidR="009C5B7D" w:rsidRPr="00D50B4A" w:rsidDel="009C5B7D" w:rsidRDefault="009C5B7D" w:rsidP="009C5B7D">
            <w:pPr>
              <w:rPr>
                <w:del w:id="495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318CCBA5" w14:textId="2E835B14" w:rsidR="009C5B7D" w:rsidRPr="00D50B4A" w:rsidDel="009C5B7D" w:rsidRDefault="009C5B7D" w:rsidP="009C5B7D">
            <w:pPr>
              <w:rPr>
                <w:del w:id="496" w:author="Bjarne Max Jensen" w:date="2025-11-03T15:32:00Z" w16du:dateUtc="2025-11-03T14:32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del w:id="497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Excel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fortgeschritten)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, PowerPoint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Grundkenntnisse),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 xml:space="preserve"> Word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Grundkenntnisse),  </w:delText>
              </w:r>
            </w:del>
          </w:p>
          <w:p w14:paraId="60CA2168" w14:textId="1474C767" w:rsidR="009C5B7D" w:rsidRPr="00D50B4A" w:rsidDel="009C5B7D" w:rsidRDefault="009C5B7D" w:rsidP="009C5B7D">
            <w:pPr>
              <w:rPr>
                <w:del w:id="498" w:author="Bjarne Max Jensen" w:date="2025-11-03T15:32:00Z" w16du:dateUtc="2025-11-03T14:32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del w:id="499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 xml:space="preserve">Bloomberg 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(Grundkenntnisse), </w:delText>
              </w:r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Java (</w:delText>
              </w:r>
              <w:r w:rsidRPr="00D50B4A" w:rsidDel="009C5B7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Grundkenntnisse)</w:delText>
              </w:r>
            </w:del>
          </w:p>
        </w:tc>
      </w:tr>
      <w:tr w:rsidR="009C5B7D" w:rsidRPr="00D50B4A" w:rsidDel="009C5B7D" w14:paraId="70CB01B0" w14:textId="0F4A9ED2" w:rsidTr="00D50B4A">
        <w:trPr>
          <w:trHeight w:val="340"/>
          <w:del w:id="500" w:author="Bjarne Max Jensen" w:date="2025-11-03T15:32:00Z" w16du:dateUtc="2025-11-03T14:32:00Z"/>
          <w:trPrChange w:id="501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1134" w:type="dxa"/>
            <w:vAlign w:val="bottom"/>
            <w:tcPrChange w:id="502" w:author="Sarah Bergmann" w:date="2024-10-04T14:57:00Z" w16du:dateUtc="2024-10-04T12:57:00Z">
              <w:tcPr>
                <w:tcW w:w="1418" w:type="dxa"/>
                <w:gridSpan w:val="2"/>
                <w:vAlign w:val="bottom"/>
              </w:tcPr>
            </w:tcPrChange>
          </w:tcPr>
          <w:p w14:paraId="0056EDB5" w14:textId="63F73A5E" w:rsidR="009C5B7D" w:rsidRPr="00D50B4A" w:rsidDel="009C5B7D" w:rsidRDefault="009C5B7D" w:rsidP="009C5B7D">
            <w:pPr>
              <w:rPr>
                <w:del w:id="503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</w:p>
          <w:p w14:paraId="04F58216" w14:textId="3D586D97" w:rsidR="009C5B7D" w:rsidRPr="00D50B4A" w:rsidDel="009C5B7D" w:rsidRDefault="009C5B7D" w:rsidP="009C5B7D">
            <w:pPr>
              <w:rPr>
                <w:del w:id="504" w:author="Bjarne Max Jensen" w:date="2025-11-03T15:32:00Z" w16du:dateUtc="2025-11-03T14:32:00Z"/>
                <w:rFonts w:ascii="Times New Roman" w:hAnsi="Times New Roman" w:cs="Times New Roman"/>
                <w:sz w:val="20"/>
                <w:szCs w:val="20"/>
              </w:rPr>
            </w:pPr>
            <w:del w:id="505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Interessen: </w:delText>
              </w:r>
            </w:del>
          </w:p>
        </w:tc>
        <w:tc>
          <w:tcPr>
            <w:tcW w:w="7938" w:type="dxa"/>
            <w:gridSpan w:val="6"/>
            <w:vAlign w:val="bottom"/>
            <w:tcPrChange w:id="506" w:author="Sarah Bergmann" w:date="2024-10-04T14:57:00Z" w16du:dateUtc="2024-10-04T12:57:00Z">
              <w:tcPr>
                <w:tcW w:w="8788" w:type="dxa"/>
                <w:gridSpan w:val="10"/>
                <w:vAlign w:val="bottom"/>
              </w:tcPr>
            </w:tcPrChange>
          </w:tcPr>
          <w:p w14:paraId="598C2742" w14:textId="1C73532D" w:rsidR="009C5B7D" w:rsidRPr="00D50B4A" w:rsidDel="009C5B7D" w:rsidRDefault="009C5B7D" w:rsidP="009C5B7D">
            <w:pPr>
              <w:rPr>
                <w:del w:id="507" w:author="Bjarne Max Jensen" w:date="2025-11-03T15:32:00Z" w16du:dateUtc="2025-11-03T14:32:00Z"/>
                <w:rFonts w:ascii="Times New Roman" w:hAnsi="Times New Roman" w:cs="Times New Roman"/>
                <w:color w:val="000000"/>
                <w:sz w:val="20"/>
                <w:szCs w:val="20"/>
              </w:rPr>
            </w:pPr>
            <w:del w:id="508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delText xml:space="preserve">Fußball, Formel 1, Geschichte, Politik </w:delText>
              </w:r>
            </w:del>
          </w:p>
        </w:tc>
      </w:tr>
      <w:tr w:rsidR="009C5B7D" w:rsidRPr="00D50B4A" w:rsidDel="009C5B7D" w14:paraId="071AB173" w14:textId="4F4921BC" w:rsidTr="00D50B4A">
        <w:trPr>
          <w:trHeight w:val="1279"/>
          <w:del w:id="509" w:author="Bjarne Max Jensen" w:date="2025-11-03T15:32:00Z" w16du:dateUtc="2025-11-03T14:32:00Z"/>
          <w:trPrChange w:id="510" w:author="Sarah Bergmann" w:date="2024-10-04T14:56:00Z" w16du:dateUtc="2024-10-04T12:56:00Z">
            <w:trPr>
              <w:trHeight w:val="1279"/>
            </w:trPr>
          </w:trPrChange>
        </w:trPr>
        <w:tc>
          <w:tcPr>
            <w:tcW w:w="9072" w:type="dxa"/>
            <w:gridSpan w:val="7"/>
            <w:vAlign w:val="bottom"/>
            <w:tcPrChange w:id="511" w:author="Sarah Bergmann" w:date="2024-10-04T14:56:00Z" w16du:dateUtc="2024-10-04T12:56:00Z">
              <w:tcPr>
                <w:tcW w:w="10206" w:type="dxa"/>
                <w:gridSpan w:val="12"/>
                <w:vAlign w:val="bottom"/>
              </w:tcPr>
            </w:tcPrChange>
          </w:tcPr>
          <w:p w14:paraId="6478BDEA" w14:textId="4849B8F3" w:rsidR="009C5B7D" w:rsidRPr="00D50B4A" w:rsidDel="009C5B7D" w:rsidRDefault="009C5B7D" w:rsidP="009C5B7D">
            <w:pPr>
              <w:rPr>
                <w:del w:id="512" w:author="Bjarne Max Jensen" w:date="2025-11-03T15:32:00Z" w16du:dateUtc="2025-11-03T14:32:00Z"/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del w:id="513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Frankfurt</w:delText>
              </w:r>
            </w:del>
            <w:ins w:id="514" w:author="Sarah Bergmann" w:date="2024-10-04T14:53:00Z" w16du:dateUtc="2024-10-04T12:53:00Z">
              <w:del w:id="515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sz w:val="20"/>
                    <w:szCs w:val="20"/>
                  </w:rPr>
                  <w:delText xml:space="preserve"> am </w:delText>
                </w:r>
              </w:del>
            </w:ins>
            <w:ins w:id="516" w:author="Sarah Bergmann" w:date="2024-10-04T14:54:00Z" w16du:dateUtc="2024-10-04T12:54:00Z">
              <w:del w:id="517" w:author="Bjarne Max Jensen" w:date="2025-11-03T15:32:00Z" w16du:dateUtc="2025-11-03T14:32:00Z">
                <w:r w:rsidRPr="00D50B4A" w:rsidDel="009C5B7D">
                  <w:rPr>
                    <w:rFonts w:ascii="Times New Roman" w:hAnsi="Times New Roman" w:cs="Times New Roman"/>
                    <w:sz w:val="20"/>
                    <w:szCs w:val="20"/>
                  </w:rPr>
                  <w:delText>Main</w:delText>
                </w:r>
              </w:del>
            </w:ins>
            <w:del w:id="518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, 03.1</w:delText>
              </w:r>
            </w:del>
            <w:del w:id="519" w:author="Bjarne Max Jensen" w:date="2024-11-03T19:21:00Z" w16du:dateUtc="2024-11-03T18:21:00Z">
              <w:r w:rsidRPr="00D50B4A" w:rsidDel="00CA556F">
                <w:rPr>
                  <w:rFonts w:ascii="Times New Roman" w:hAnsi="Times New Roman" w:cs="Times New Roman"/>
                  <w:sz w:val="20"/>
                  <w:szCs w:val="20"/>
                </w:rPr>
                <w:delText>0</w:delText>
              </w:r>
            </w:del>
            <w:del w:id="520" w:author="Bjarne Max Jensen" w:date="2025-11-03T15:32:00Z" w16du:dateUtc="2025-11-03T14:32:00Z">
              <w:r w:rsidRPr="00D50B4A" w:rsidDel="009C5B7D">
                <w:rPr>
                  <w:rFonts w:ascii="Times New Roman" w:hAnsi="Times New Roman" w:cs="Times New Roman"/>
                  <w:sz w:val="20"/>
                  <w:szCs w:val="20"/>
                </w:rPr>
                <w:delText>.2024</w:delText>
              </w:r>
            </w:del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D50B4A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  <w:sectPrChange w:id="521" w:author="Sarah Bergmann" w:date="2024-10-04T14:58:00Z" w16du:dateUtc="2024-10-04T12:58:00Z">
        <w:sectPr w:rsidR="00723643" w:rsidRPr="0074111D" w:rsidSect="00D50B4A">
          <w:pgMar w:top="567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5" w:author="Sarah Bergmann" w:date="2024-10-04T14:48:00Z" w:initials="SB">
    <w:p w14:paraId="03A0DCD1" w14:textId="77777777" w:rsidR="009C5B7D" w:rsidRDefault="009C5B7D" w:rsidP="009C5B7D">
      <w:pPr>
        <w:pStyle w:val="Kommentartext"/>
      </w:pPr>
      <w:r>
        <w:rPr>
          <w:rStyle w:val="Kommentarzeichen"/>
        </w:rPr>
        <w:annotationRef/>
      </w:r>
      <w:r>
        <w:t xml:space="preserve">Bitte bei den deutschen Stationen das „Deutschland“ entfernen, das ist nicht notwendig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31" w:author="Sarah Bergmann" w:date="2024-10-04T14:48:00Z" w:initials="SB">
    <w:p w14:paraId="4D43F080" w14:textId="77777777" w:rsidR="009C5B7D" w:rsidRDefault="009C5B7D" w:rsidP="009C5B7D">
      <w:pPr>
        <w:pStyle w:val="Kommentartext"/>
      </w:pPr>
      <w:r>
        <w:rPr>
          <w:rStyle w:val="Kommentarzeichen"/>
        </w:rPr>
        <w:annotationRef/>
      </w:r>
      <w:r>
        <w:t xml:space="preserve">Bitte bei den deutschen Stationen das „Deutschland“ entfernen, das ist nicht notwendig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120" w:author="David Döbele" w:date="2024-10-04T18:41:00Z" w:initials="MOU">
    <w:p w14:paraId="426E4FA4" w14:textId="77777777" w:rsidR="009C5B7D" w:rsidRDefault="009C5B7D" w:rsidP="009C5B7D">
      <w:r>
        <w:rPr>
          <w:rStyle w:val="Kommentarzeichen"/>
        </w:rPr>
        <w:annotationRef/>
      </w:r>
      <w:r>
        <w:rPr>
          <w:sz w:val="20"/>
          <w:szCs w:val="20"/>
        </w:rPr>
        <w:t>Das hier kannst du ruhig noch konkreter machen, was für Kunden, was genau habt ihr für die gemacht etc. Sonst gerne in meinen Call dazu kommen</w:t>
      </w:r>
    </w:p>
  </w:comment>
  <w:comment w:id="142" w:author="David Döbele" w:date="2024-10-04T18:41:00Z" w:initials="MOU">
    <w:p w14:paraId="1CF22B0F" w14:textId="77777777" w:rsidR="009C5B7D" w:rsidRDefault="009C5B7D" w:rsidP="009C5B7D">
      <w:r>
        <w:rPr>
          <w:rStyle w:val="Kommentarzeichen"/>
        </w:rPr>
        <w:annotationRef/>
      </w:r>
      <w:r>
        <w:rPr>
          <w:sz w:val="20"/>
          <w:szCs w:val="20"/>
        </w:rPr>
        <w:t>Das hier kannst du ruhig noch konkreter machen, was für Kunden, was genau habt ihr für die gemacht etc. Sonst gerne in meinen Call dazu kommen</w:t>
      </w:r>
    </w:p>
  </w:comment>
  <w:comment w:id="228" w:author="Sarah Bergmann" w:date="2024-10-04T14:48:00Z" w:initials="SB">
    <w:p w14:paraId="7AB37A19" w14:textId="0AECBEFD" w:rsidR="00D50B4A" w:rsidRDefault="00D50B4A">
      <w:pPr>
        <w:pStyle w:val="Kommentartext"/>
      </w:pPr>
      <w:r>
        <w:rPr>
          <w:rStyle w:val="Kommentarzeichen"/>
        </w:rPr>
        <w:annotationRef/>
      </w:r>
      <w:r>
        <w:t xml:space="preserve">Bitte bei den deutschen Stationen das „Deutschland“ entfernen, das ist nicht notwendig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246" w:author="Sarah Bergmann" w:date="2024-10-04T14:48:00Z" w:initials="SB">
    <w:p w14:paraId="0F25BFF3" w14:textId="77777777" w:rsidR="00C87687" w:rsidRDefault="00C87687">
      <w:pPr>
        <w:pStyle w:val="Kommentartext"/>
      </w:pPr>
      <w:r>
        <w:rPr>
          <w:rStyle w:val="Kommentarzeichen"/>
        </w:rPr>
        <w:annotationRef/>
      </w:r>
      <w:r>
        <w:t xml:space="preserve">Bitte bei den deutschen Stationen das „Deutschland“ entfernen, das ist nicht notwendig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338" w:author="David Döbele" w:date="2024-10-04T18:41:00Z" w:initials="MOU">
    <w:p w14:paraId="149E64E8" w14:textId="77777777" w:rsidR="009C5B7D" w:rsidRDefault="009C5B7D" w:rsidP="002979C2">
      <w:r>
        <w:rPr>
          <w:rStyle w:val="Kommentarzeichen"/>
        </w:rPr>
        <w:annotationRef/>
      </w:r>
      <w:r>
        <w:rPr>
          <w:sz w:val="20"/>
          <w:szCs w:val="20"/>
        </w:rPr>
        <w:t>Das hier kannst du ruhig noch konkreter machen, was für Kunden, was genau habt ihr für die gemacht etc. Sonst gerne in meinen Call dazu kommen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3A0DCD1" w15:done="0"/>
  <w15:commentEx w15:paraId="4D43F080" w15:done="0"/>
  <w15:commentEx w15:paraId="426E4FA4" w15:done="0"/>
  <w15:commentEx w15:paraId="1CF22B0F" w15:done="0"/>
  <w15:commentEx w15:paraId="7AB37A19" w15:done="0"/>
  <w15:commentEx w15:paraId="0F25BFF3" w15:done="0"/>
  <w15:commentEx w15:paraId="149E64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5C801B1" w16cex:dateUtc="2024-10-04T12:48:00Z"/>
  <w16cex:commentExtensible w16cex:durableId="3BF503B9" w16cex:dateUtc="2024-10-04T12:48:00Z"/>
  <w16cex:commentExtensible w16cex:durableId="54628517" w16cex:dateUtc="2024-10-04T12:48:00Z"/>
  <w16cex:commentExtensible w16cex:durableId="0F464C45" w16cex:dateUtc="2024-10-04T12:48:00Z"/>
  <w16cex:commentExtensible w16cex:durableId="556F660B" w16cex:dateUtc="2024-10-04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3A0DCD1" w16cid:durableId="35C801B1"/>
  <w16cid:commentId w16cid:paraId="4D43F080" w16cid:durableId="3BF503B9"/>
  <w16cid:commentId w16cid:paraId="7AB37A19" w16cid:durableId="54628517"/>
  <w16cid:commentId w16cid:paraId="0F25BFF3" w16cid:durableId="0F464C45"/>
  <w16cid:commentId w16cid:paraId="149E64E8" w16cid:durableId="556F66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96433" w14:textId="77777777" w:rsidR="00157AC1" w:rsidRDefault="00157AC1" w:rsidP="00BE053D">
      <w:pPr>
        <w:spacing w:after="0" w:line="240" w:lineRule="auto"/>
      </w:pPr>
      <w:r>
        <w:separator/>
      </w:r>
    </w:p>
  </w:endnote>
  <w:endnote w:type="continuationSeparator" w:id="0">
    <w:p w14:paraId="41BE275D" w14:textId="77777777" w:rsidR="00157AC1" w:rsidRDefault="00157AC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2A1B0" w14:textId="77777777" w:rsidR="00157AC1" w:rsidRDefault="00157AC1" w:rsidP="00BE053D">
      <w:pPr>
        <w:spacing w:after="0" w:line="240" w:lineRule="auto"/>
      </w:pPr>
      <w:r>
        <w:separator/>
      </w:r>
    </w:p>
  </w:footnote>
  <w:footnote w:type="continuationSeparator" w:id="0">
    <w:p w14:paraId="05202B9D" w14:textId="77777777" w:rsidR="00157AC1" w:rsidRDefault="00157AC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641CFD"/>
    <w:multiLevelType w:val="hybridMultilevel"/>
    <w:tmpl w:val="BEAA1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775B70"/>
    <w:multiLevelType w:val="hybridMultilevel"/>
    <w:tmpl w:val="6004F5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163233">
    <w:abstractNumId w:val="16"/>
  </w:num>
  <w:num w:numId="2" w16cid:durableId="871770512">
    <w:abstractNumId w:val="19"/>
  </w:num>
  <w:num w:numId="3" w16cid:durableId="1051076659">
    <w:abstractNumId w:val="22"/>
  </w:num>
  <w:num w:numId="4" w16cid:durableId="147866586">
    <w:abstractNumId w:val="0"/>
  </w:num>
  <w:num w:numId="5" w16cid:durableId="321005447">
    <w:abstractNumId w:val="1"/>
  </w:num>
  <w:num w:numId="6" w16cid:durableId="559052354">
    <w:abstractNumId w:val="2"/>
  </w:num>
  <w:num w:numId="7" w16cid:durableId="473261603">
    <w:abstractNumId w:val="15"/>
  </w:num>
  <w:num w:numId="8" w16cid:durableId="1329944554">
    <w:abstractNumId w:val="25"/>
  </w:num>
  <w:num w:numId="9" w16cid:durableId="1711494308">
    <w:abstractNumId w:val="14"/>
  </w:num>
  <w:num w:numId="10" w16cid:durableId="2094274982">
    <w:abstractNumId w:val="26"/>
  </w:num>
  <w:num w:numId="11" w16cid:durableId="1966080481">
    <w:abstractNumId w:val="6"/>
  </w:num>
  <w:num w:numId="12" w16cid:durableId="1500923765">
    <w:abstractNumId w:val="7"/>
  </w:num>
  <w:num w:numId="13" w16cid:durableId="730351356">
    <w:abstractNumId w:val="10"/>
  </w:num>
  <w:num w:numId="14" w16cid:durableId="1099791065">
    <w:abstractNumId w:val="11"/>
  </w:num>
  <w:num w:numId="15" w16cid:durableId="812454844">
    <w:abstractNumId w:val="24"/>
  </w:num>
  <w:num w:numId="16" w16cid:durableId="649671300">
    <w:abstractNumId w:val="5"/>
  </w:num>
  <w:num w:numId="17" w16cid:durableId="285355339">
    <w:abstractNumId w:val="18"/>
  </w:num>
  <w:num w:numId="18" w16cid:durableId="922035183">
    <w:abstractNumId w:val="4"/>
  </w:num>
  <w:num w:numId="19" w16cid:durableId="506015732">
    <w:abstractNumId w:val="21"/>
  </w:num>
  <w:num w:numId="20" w16cid:durableId="1947738216">
    <w:abstractNumId w:val="12"/>
  </w:num>
  <w:num w:numId="21" w16cid:durableId="1827432189">
    <w:abstractNumId w:val="13"/>
  </w:num>
  <w:num w:numId="22" w16cid:durableId="1804616125">
    <w:abstractNumId w:val="17"/>
  </w:num>
  <w:num w:numId="23" w16cid:durableId="38288844">
    <w:abstractNumId w:val="8"/>
  </w:num>
  <w:num w:numId="24" w16cid:durableId="1070619197">
    <w:abstractNumId w:val="23"/>
  </w:num>
  <w:num w:numId="25" w16cid:durableId="1289047297">
    <w:abstractNumId w:val="27"/>
  </w:num>
  <w:num w:numId="26" w16cid:durableId="1406799510">
    <w:abstractNumId w:val="20"/>
  </w:num>
  <w:num w:numId="27" w16cid:durableId="1541473337">
    <w:abstractNumId w:val="9"/>
  </w:num>
  <w:num w:numId="28" w16cid:durableId="138879782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jarne Max Jensen">
    <w15:presenceInfo w15:providerId="AD" w15:userId="S::bjarne_max.jensen@fs-students.de::7e0b423f-51d6-42f4-9a34-ed66eac67f52"/>
  </w15:person>
  <w15:person w15:author="Sarah Bergmann">
    <w15:presenceInfo w15:providerId="Windows Live" w15:userId="f1dd7be93f828254"/>
  </w15:person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7E3"/>
    <w:rsid w:val="00026353"/>
    <w:rsid w:val="00031252"/>
    <w:rsid w:val="000373C0"/>
    <w:rsid w:val="00051555"/>
    <w:rsid w:val="00055559"/>
    <w:rsid w:val="00061D33"/>
    <w:rsid w:val="00064643"/>
    <w:rsid w:val="00071FA2"/>
    <w:rsid w:val="00087747"/>
    <w:rsid w:val="000A1FDA"/>
    <w:rsid w:val="000B63E2"/>
    <w:rsid w:val="000B6548"/>
    <w:rsid w:val="000D3C7C"/>
    <w:rsid w:val="000D671A"/>
    <w:rsid w:val="000E1347"/>
    <w:rsid w:val="001025FE"/>
    <w:rsid w:val="00103EC5"/>
    <w:rsid w:val="00116C6E"/>
    <w:rsid w:val="0012361D"/>
    <w:rsid w:val="00125CA6"/>
    <w:rsid w:val="00130E81"/>
    <w:rsid w:val="00141EA9"/>
    <w:rsid w:val="001534E0"/>
    <w:rsid w:val="00156FC9"/>
    <w:rsid w:val="00157AC1"/>
    <w:rsid w:val="00162A5A"/>
    <w:rsid w:val="001647AB"/>
    <w:rsid w:val="00172867"/>
    <w:rsid w:val="00175B6D"/>
    <w:rsid w:val="001824DE"/>
    <w:rsid w:val="001901ED"/>
    <w:rsid w:val="00193321"/>
    <w:rsid w:val="0019378B"/>
    <w:rsid w:val="0019483A"/>
    <w:rsid w:val="001A3ADB"/>
    <w:rsid w:val="001A46BF"/>
    <w:rsid w:val="001A481B"/>
    <w:rsid w:val="001A7661"/>
    <w:rsid w:val="001B0186"/>
    <w:rsid w:val="001B62CA"/>
    <w:rsid w:val="001C1BB1"/>
    <w:rsid w:val="001C313A"/>
    <w:rsid w:val="001D4DCD"/>
    <w:rsid w:val="001E145C"/>
    <w:rsid w:val="001E3754"/>
    <w:rsid w:val="001E3AB5"/>
    <w:rsid w:val="001E61D1"/>
    <w:rsid w:val="001F4175"/>
    <w:rsid w:val="00223A4D"/>
    <w:rsid w:val="00227FD0"/>
    <w:rsid w:val="00232CB5"/>
    <w:rsid w:val="00233598"/>
    <w:rsid w:val="00234A7E"/>
    <w:rsid w:val="00240099"/>
    <w:rsid w:val="00242EEC"/>
    <w:rsid w:val="0024373D"/>
    <w:rsid w:val="00244A73"/>
    <w:rsid w:val="002508C2"/>
    <w:rsid w:val="00267252"/>
    <w:rsid w:val="00276421"/>
    <w:rsid w:val="00277AD8"/>
    <w:rsid w:val="00282DB0"/>
    <w:rsid w:val="002979C2"/>
    <w:rsid w:val="002A24C6"/>
    <w:rsid w:val="002B2091"/>
    <w:rsid w:val="002B2745"/>
    <w:rsid w:val="002C6972"/>
    <w:rsid w:val="002D2B32"/>
    <w:rsid w:val="002D4516"/>
    <w:rsid w:val="002E0C26"/>
    <w:rsid w:val="002E2E4D"/>
    <w:rsid w:val="002E3E3B"/>
    <w:rsid w:val="002E72AF"/>
    <w:rsid w:val="002F46AD"/>
    <w:rsid w:val="002F7F25"/>
    <w:rsid w:val="003101F0"/>
    <w:rsid w:val="00314B7A"/>
    <w:rsid w:val="00324BC5"/>
    <w:rsid w:val="003322C0"/>
    <w:rsid w:val="00340BAB"/>
    <w:rsid w:val="003418E0"/>
    <w:rsid w:val="00347F8D"/>
    <w:rsid w:val="00356E23"/>
    <w:rsid w:val="00365296"/>
    <w:rsid w:val="00365F44"/>
    <w:rsid w:val="00372F7B"/>
    <w:rsid w:val="0037332D"/>
    <w:rsid w:val="003733E5"/>
    <w:rsid w:val="00390EA6"/>
    <w:rsid w:val="003A5F14"/>
    <w:rsid w:val="003A654A"/>
    <w:rsid w:val="003D1033"/>
    <w:rsid w:val="003D44AB"/>
    <w:rsid w:val="003E27C3"/>
    <w:rsid w:val="003F3E3F"/>
    <w:rsid w:val="004067B8"/>
    <w:rsid w:val="00410217"/>
    <w:rsid w:val="00412316"/>
    <w:rsid w:val="004154BE"/>
    <w:rsid w:val="0042013D"/>
    <w:rsid w:val="00422EDC"/>
    <w:rsid w:val="00422F83"/>
    <w:rsid w:val="00426D7E"/>
    <w:rsid w:val="0043430C"/>
    <w:rsid w:val="00435E6D"/>
    <w:rsid w:val="00443668"/>
    <w:rsid w:val="00456B0D"/>
    <w:rsid w:val="0046410C"/>
    <w:rsid w:val="00476AF8"/>
    <w:rsid w:val="00477706"/>
    <w:rsid w:val="00480F39"/>
    <w:rsid w:val="00484FD7"/>
    <w:rsid w:val="004929FB"/>
    <w:rsid w:val="004A54BA"/>
    <w:rsid w:val="004B25B2"/>
    <w:rsid w:val="004B6A5E"/>
    <w:rsid w:val="004E0748"/>
    <w:rsid w:val="0050618C"/>
    <w:rsid w:val="00507EA7"/>
    <w:rsid w:val="00516DBD"/>
    <w:rsid w:val="005255FD"/>
    <w:rsid w:val="00526089"/>
    <w:rsid w:val="005263D3"/>
    <w:rsid w:val="00527A28"/>
    <w:rsid w:val="00527DCA"/>
    <w:rsid w:val="00540AA3"/>
    <w:rsid w:val="00545923"/>
    <w:rsid w:val="0056625E"/>
    <w:rsid w:val="005716D4"/>
    <w:rsid w:val="00571B60"/>
    <w:rsid w:val="0057251C"/>
    <w:rsid w:val="00572876"/>
    <w:rsid w:val="00574DBA"/>
    <w:rsid w:val="005855D2"/>
    <w:rsid w:val="00585A4D"/>
    <w:rsid w:val="00596BEB"/>
    <w:rsid w:val="005B047A"/>
    <w:rsid w:val="005C6080"/>
    <w:rsid w:val="005D4DC2"/>
    <w:rsid w:val="005D6329"/>
    <w:rsid w:val="005E57F6"/>
    <w:rsid w:val="00604BB6"/>
    <w:rsid w:val="006058D8"/>
    <w:rsid w:val="00610200"/>
    <w:rsid w:val="006112F8"/>
    <w:rsid w:val="00623699"/>
    <w:rsid w:val="00630B0E"/>
    <w:rsid w:val="00632D5A"/>
    <w:rsid w:val="00635515"/>
    <w:rsid w:val="00644F31"/>
    <w:rsid w:val="006465B7"/>
    <w:rsid w:val="006546FD"/>
    <w:rsid w:val="00665BF3"/>
    <w:rsid w:val="006732D6"/>
    <w:rsid w:val="00693E09"/>
    <w:rsid w:val="006961FA"/>
    <w:rsid w:val="006A2DE9"/>
    <w:rsid w:val="006A7230"/>
    <w:rsid w:val="006B4E32"/>
    <w:rsid w:val="006B72C7"/>
    <w:rsid w:val="006B7B92"/>
    <w:rsid w:val="006B7F78"/>
    <w:rsid w:val="006C04B3"/>
    <w:rsid w:val="006C2252"/>
    <w:rsid w:val="006D7F7F"/>
    <w:rsid w:val="006E2C9C"/>
    <w:rsid w:val="006E40EF"/>
    <w:rsid w:val="006F0039"/>
    <w:rsid w:val="006F3D69"/>
    <w:rsid w:val="00703AC2"/>
    <w:rsid w:val="00711CEF"/>
    <w:rsid w:val="00720320"/>
    <w:rsid w:val="00723643"/>
    <w:rsid w:val="00725D3C"/>
    <w:rsid w:val="00733DA1"/>
    <w:rsid w:val="00737822"/>
    <w:rsid w:val="0074111D"/>
    <w:rsid w:val="0074741E"/>
    <w:rsid w:val="00753D4A"/>
    <w:rsid w:val="00756912"/>
    <w:rsid w:val="00761609"/>
    <w:rsid w:val="0076329C"/>
    <w:rsid w:val="00763DCE"/>
    <w:rsid w:val="00776C46"/>
    <w:rsid w:val="0078260B"/>
    <w:rsid w:val="007838D1"/>
    <w:rsid w:val="00785254"/>
    <w:rsid w:val="00785853"/>
    <w:rsid w:val="007966F0"/>
    <w:rsid w:val="00797BFC"/>
    <w:rsid w:val="007A030A"/>
    <w:rsid w:val="007A0F8D"/>
    <w:rsid w:val="007A3040"/>
    <w:rsid w:val="007A720F"/>
    <w:rsid w:val="007A7D39"/>
    <w:rsid w:val="007B0005"/>
    <w:rsid w:val="007B5123"/>
    <w:rsid w:val="007C104F"/>
    <w:rsid w:val="007C6A3C"/>
    <w:rsid w:val="007D4BEE"/>
    <w:rsid w:val="007D5BE9"/>
    <w:rsid w:val="008050E4"/>
    <w:rsid w:val="00811913"/>
    <w:rsid w:val="0082257D"/>
    <w:rsid w:val="00835A84"/>
    <w:rsid w:val="00843C4E"/>
    <w:rsid w:val="00850888"/>
    <w:rsid w:val="00853438"/>
    <w:rsid w:val="00866846"/>
    <w:rsid w:val="00870F4D"/>
    <w:rsid w:val="00875DA9"/>
    <w:rsid w:val="0089040E"/>
    <w:rsid w:val="00895E38"/>
    <w:rsid w:val="008A782B"/>
    <w:rsid w:val="008B0FC0"/>
    <w:rsid w:val="008C429A"/>
    <w:rsid w:val="008C5A4F"/>
    <w:rsid w:val="008E1F3D"/>
    <w:rsid w:val="008F7480"/>
    <w:rsid w:val="00904F7B"/>
    <w:rsid w:val="009053D7"/>
    <w:rsid w:val="00910EA5"/>
    <w:rsid w:val="0091331D"/>
    <w:rsid w:val="0091457B"/>
    <w:rsid w:val="0093223C"/>
    <w:rsid w:val="00941A87"/>
    <w:rsid w:val="009501C2"/>
    <w:rsid w:val="00950683"/>
    <w:rsid w:val="0095274F"/>
    <w:rsid w:val="00954313"/>
    <w:rsid w:val="009668B9"/>
    <w:rsid w:val="00976577"/>
    <w:rsid w:val="00996356"/>
    <w:rsid w:val="00997D9A"/>
    <w:rsid w:val="009B7A41"/>
    <w:rsid w:val="009C5B7D"/>
    <w:rsid w:val="009D0490"/>
    <w:rsid w:val="009D1180"/>
    <w:rsid w:val="009D2128"/>
    <w:rsid w:val="009D7C49"/>
    <w:rsid w:val="009E68B7"/>
    <w:rsid w:val="009E7297"/>
    <w:rsid w:val="00A0171B"/>
    <w:rsid w:val="00A0257D"/>
    <w:rsid w:val="00A12EDC"/>
    <w:rsid w:val="00A2612D"/>
    <w:rsid w:val="00A26D0D"/>
    <w:rsid w:val="00A33BDE"/>
    <w:rsid w:val="00A34885"/>
    <w:rsid w:val="00A3492F"/>
    <w:rsid w:val="00A43BC1"/>
    <w:rsid w:val="00A74225"/>
    <w:rsid w:val="00A75EA2"/>
    <w:rsid w:val="00A80946"/>
    <w:rsid w:val="00A91F4E"/>
    <w:rsid w:val="00A936D5"/>
    <w:rsid w:val="00AA1EB0"/>
    <w:rsid w:val="00AA2DA3"/>
    <w:rsid w:val="00AA5A9C"/>
    <w:rsid w:val="00AB016A"/>
    <w:rsid w:val="00AB2A5A"/>
    <w:rsid w:val="00AB3151"/>
    <w:rsid w:val="00AD27D6"/>
    <w:rsid w:val="00AD28F8"/>
    <w:rsid w:val="00AD2E50"/>
    <w:rsid w:val="00AE4ED3"/>
    <w:rsid w:val="00AF1E68"/>
    <w:rsid w:val="00B0230B"/>
    <w:rsid w:val="00B17D95"/>
    <w:rsid w:val="00B23509"/>
    <w:rsid w:val="00B359DB"/>
    <w:rsid w:val="00B3632B"/>
    <w:rsid w:val="00B409D8"/>
    <w:rsid w:val="00B5178D"/>
    <w:rsid w:val="00B65A80"/>
    <w:rsid w:val="00B67F1F"/>
    <w:rsid w:val="00B701D7"/>
    <w:rsid w:val="00B7034E"/>
    <w:rsid w:val="00B71CC9"/>
    <w:rsid w:val="00B72C6D"/>
    <w:rsid w:val="00B8432E"/>
    <w:rsid w:val="00B90595"/>
    <w:rsid w:val="00B92BA6"/>
    <w:rsid w:val="00BA215A"/>
    <w:rsid w:val="00BA3D13"/>
    <w:rsid w:val="00BB5F09"/>
    <w:rsid w:val="00BC0D9F"/>
    <w:rsid w:val="00BD536D"/>
    <w:rsid w:val="00BE053D"/>
    <w:rsid w:val="00BE3344"/>
    <w:rsid w:val="00BF1A7A"/>
    <w:rsid w:val="00BF1FA3"/>
    <w:rsid w:val="00C00974"/>
    <w:rsid w:val="00C018E4"/>
    <w:rsid w:val="00C066FA"/>
    <w:rsid w:val="00C132A5"/>
    <w:rsid w:val="00C25387"/>
    <w:rsid w:val="00C458D6"/>
    <w:rsid w:val="00C54BE3"/>
    <w:rsid w:val="00C57F80"/>
    <w:rsid w:val="00C768ED"/>
    <w:rsid w:val="00C82A8F"/>
    <w:rsid w:val="00C8518D"/>
    <w:rsid w:val="00C87687"/>
    <w:rsid w:val="00C916C2"/>
    <w:rsid w:val="00CA5007"/>
    <w:rsid w:val="00CA556F"/>
    <w:rsid w:val="00CB13E8"/>
    <w:rsid w:val="00CB4ABA"/>
    <w:rsid w:val="00CB6A39"/>
    <w:rsid w:val="00CC7F56"/>
    <w:rsid w:val="00CD1B12"/>
    <w:rsid w:val="00CD55DC"/>
    <w:rsid w:val="00CE1BBC"/>
    <w:rsid w:val="00CE2595"/>
    <w:rsid w:val="00CE28CC"/>
    <w:rsid w:val="00CE4EE3"/>
    <w:rsid w:val="00CE72FC"/>
    <w:rsid w:val="00CF0503"/>
    <w:rsid w:val="00CF31EE"/>
    <w:rsid w:val="00CF5055"/>
    <w:rsid w:val="00D00503"/>
    <w:rsid w:val="00D1492F"/>
    <w:rsid w:val="00D16838"/>
    <w:rsid w:val="00D17B69"/>
    <w:rsid w:val="00D2102C"/>
    <w:rsid w:val="00D3003C"/>
    <w:rsid w:val="00D331F4"/>
    <w:rsid w:val="00D37D6B"/>
    <w:rsid w:val="00D41240"/>
    <w:rsid w:val="00D43144"/>
    <w:rsid w:val="00D470E4"/>
    <w:rsid w:val="00D50B4A"/>
    <w:rsid w:val="00D52142"/>
    <w:rsid w:val="00D5280E"/>
    <w:rsid w:val="00D61906"/>
    <w:rsid w:val="00D61F14"/>
    <w:rsid w:val="00D80D6B"/>
    <w:rsid w:val="00D813D5"/>
    <w:rsid w:val="00D84CB9"/>
    <w:rsid w:val="00D85D41"/>
    <w:rsid w:val="00D90950"/>
    <w:rsid w:val="00D9640E"/>
    <w:rsid w:val="00D97A83"/>
    <w:rsid w:val="00DA5359"/>
    <w:rsid w:val="00DA69DF"/>
    <w:rsid w:val="00DB33F8"/>
    <w:rsid w:val="00DD10DB"/>
    <w:rsid w:val="00DD38E2"/>
    <w:rsid w:val="00DE0CF1"/>
    <w:rsid w:val="00DE346F"/>
    <w:rsid w:val="00DE5CD6"/>
    <w:rsid w:val="00DF0A06"/>
    <w:rsid w:val="00DF271C"/>
    <w:rsid w:val="00E00140"/>
    <w:rsid w:val="00E06B3A"/>
    <w:rsid w:val="00E13110"/>
    <w:rsid w:val="00E13D5F"/>
    <w:rsid w:val="00E14836"/>
    <w:rsid w:val="00E24DF1"/>
    <w:rsid w:val="00E40B9A"/>
    <w:rsid w:val="00E431ED"/>
    <w:rsid w:val="00E54EE1"/>
    <w:rsid w:val="00E55D90"/>
    <w:rsid w:val="00E610BA"/>
    <w:rsid w:val="00E63F29"/>
    <w:rsid w:val="00E64FF5"/>
    <w:rsid w:val="00E7042B"/>
    <w:rsid w:val="00E71C16"/>
    <w:rsid w:val="00E7275B"/>
    <w:rsid w:val="00E7648F"/>
    <w:rsid w:val="00E828F0"/>
    <w:rsid w:val="00E907EC"/>
    <w:rsid w:val="00E93B35"/>
    <w:rsid w:val="00EA5421"/>
    <w:rsid w:val="00EA69C3"/>
    <w:rsid w:val="00EB31BA"/>
    <w:rsid w:val="00EB34FC"/>
    <w:rsid w:val="00EB3950"/>
    <w:rsid w:val="00EB5816"/>
    <w:rsid w:val="00ED0EA9"/>
    <w:rsid w:val="00ED5306"/>
    <w:rsid w:val="00EE5D27"/>
    <w:rsid w:val="00EF6A1F"/>
    <w:rsid w:val="00EF77DF"/>
    <w:rsid w:val="00F001B6"/>
    <w:rsid w:val="00F06AC2"/>
    <w:rsid w:val="00F07755"/>
    <w:rsid w:val="00F07D15"/>
    <w:rsid w:val="00F11BEF"/>
    <w:rsid w:val="00F165E1"/>
    <w:rsid w:val="00F1732F"/>
    <w:rsid w:val="00F258E7"/>
    <w:rsid w:val="00F31B84"/>
    <w:rsid w:val="00F34DAC"/>
    <w:rsid w:val="00F44F5F"/>
    <w:rsid w:val="00F57BA5"/>
    <w:rsid w:val="00F62523"/>
    <w:rsid w:val="00F631EC"/>
    <w:rsid w:val="00F64C22"/>
    <w:rsid w:val="00F64FA7"/>
    <w:rsid w:val="00F67461"/>
    <w:rsid w:val="00F71078"/>
    <w:rsid w:val="00F74D19"/>
    <w:rsid w:val="00F80053"/>
    <w:rsid w:val="00F97DF9"/>
    <w:rsid w:val="00FA02C7"/>
    <w:rsid w:val="00FA209A"/>
    <w:rsid w:val="00FA4186"/>
    <w:rsid w:val="00FB582A"/>
    <w:rsid w:val="00FC0531"/>
    <w:rsid w:val="00FC13F0"/>
    <w:rsid w:val="00FD0FB7"/>
    <w:rsid w:val="00FD123E"/>
    <w:rsid w:val="00FD63A7"/>
    <w:rsid w:val="00FE0496"/>
    <w:rsid w:val="00FE79A2"/>
    <w:rsid w:val="00FF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50B4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50B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50B4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50B4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50B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50B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770</Words>
  <Characters>4857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Bjarne Max Jensen</cp:lastModifiedBy>
  <cp:revision>2</cp:revision>
  <dcterms:created xsi:type="dcterms:W3CDTF">2025-11-03T15:17:00Z</dcterms:created>
  <dcterms:modified xsi:type="dcterms:W3CDTF">2025-11-03T15:17:00Z</dcterms:modified>
</cp:coreProperties>
</file>