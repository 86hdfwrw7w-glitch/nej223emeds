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D368" w14:textId="77777777" w:rsidR="00090FD6" w:rsidRPr="004C665F" w:rsidRDefault="009E347C" w:rsidP="00090FD6">
      <w:pPr>
        <w:rPr>
          <w:rFonts w:ascii="Calibri" w:hAnsi="Calibri" w:cs="Calibri"/>
          <w:b/>
          <w:bCs/>
          <w:color w:val="000000" w:themeColor="text1"/>
          <w:u w:val="single"/>
          <w:shd w:val="clear" w:color="auto" w:fill="FFFFFF"/>
        </w:rPr>
      </w:pPr>
      <w:r w:rsidRPr="004C665F">
        <w:rPr>
          <w:rFonts w:ascii="Calibri" w:hAnsi="Calibri" w:cs="Calibri"/>
          <w:b/>
          <w:bCs/>
          <w:color w:val="000000" w:themeColor="text1"/>
          <w:u w:val="single"/>
          <w:shd w:val="clear" w:color="auto" w:fill="FFFFFF"/>
        </w:rPr>
        <w:t>Why have you applied to Rothschild &amp; Co?</w:t>
      </w:r>
    </w:p>
    <w:p w14:paraId="3AC8FCEA" w14:textId="551378BD" w:rsidR="009E347C" w:rsidRPr="004C665F" w:rsidRDefault="00640502" w:rsidP="00090FD6">
      <w:pPr>
        <w:rPr>
          <w:rFonts w:ascii="Calibri" w:hAnsi="Calibri" w:cs="Calibri"/>
          <w:b/>
          <w:bCs/>
          <w:color w:val="000000" w:themeColor="text1"/>
          <w:u w:val="single"/>
          <w:shd w:val="clear" w:color="auto" w:fill="FFFFFF"/>
        </w:rPr>
      </w:pPr>
      <w:r w:rsidRPr="004C665F">
        <w:rPr>
          <w:rFonts w:ascii="Calibri" w:hAnsi="Calibri" w:cs="Calibri"/>
          <w:color w:val="000000" w:themeColor="text1"/>
          <w:shd w:val="clear" w:color="auto" w:fill="FFFFFF"/>
        </w:rPr>
        <w:t xml:space="preserve">I first heard about Rothschild a few years ago through a documentary by Galileo. As I generally have great respect for successful entrepreneurs, especially long-established family dynasties, my admiration for the Rothschild family was all the greater. I was impressed by how a </w:t>
      </w:r>
      <w:proofErr w:type="gramStart"/>
      <w:r w:rsidRPr="004C665F">
        <w:rPr>
          <w:rFonts w:ascii="Calibri" w:hAnsi="Calibri" w:cs="Calibri"/>
          <w:color w:val="000000" w:themeColor="text1"/>
          <w:shd w:val="clear" w:color="auto" w:fill="FFFFFF"/>
        </w:rPr>
        <w:t>father</w:t>
      </w:r>
      <w:proofErr w:type="gramEnd"/>
      <w:r w:rsidRPr="004C665F">
        <w:rPr>
          <w:rFonts w:ascii="Calibri" w:hAnsi="Calibri" w:cs="Calibri"/>
          <w:color w:val="000000" w:themeColor="text1"/>
          <w:shd w:val="clear" w:color="auto" w:fill="FFFFFF"/>
        </w:rPr>
        <w:t xml:space="preserve"> and his five sons created such a large and valuable family dynasty from nothing, from the Frankfurt ghetto. They achieved all this despite experiencing many restrictions due to their Jewish faith. The development from a local coin business, through the creation of a banking network, to one of the largest financial empires in the world is </w:t>
      </w:r>
      <w:proofErr w:type="spellStart"/>
      <w:r w:rsidRPr="004C665F">
        <w:rPr>
          <w:rFonts w:ascii="Calibri" w:hAnsi="Calibri" w:cs="Calibri"/>
          <w:color w:val="000000" w:themeColor="text1"/>
          <w:shd w:val="clear" w:color="auto" w:fill="FFFFFF"/>
        </w:rPr>
        <w:t>characterised</w:t>
      </w:r>
      <w:proofErr w:type="spellEnd"/>
      <w:r w:rsidRPr="004C665F">
        <w:rPr>
          <w:rFonts w:ascii="Calibri" w:hAnsi="Calibri" w:cs="Calibri"/>
          <w:color w:val="000000" w:themeColor="text1"/>
          <w:shd w:val="clear" w:color="auto" w:fill="FFFFFF"/>
        </w:rPr>
        <w:t xml:space="preserve"> by a series of valuable decisions from which we can still learn today. However, I would like to complete the Spring Insight </w:t>
      </w:r>
      <w:proofErr w:type="spellStart"/>
      <w:r w:rsidRPr="004C665F">
        <w:rPr>
          <w:rFonts w:ascii="Calibri" w:hAnsi="Calibri" w:cs="Calibri"/>
          <w:color w:val="000000" w:themeColor="text1"/>
          <w:shd w:val="clear" w:color="auto" w:fill="FFFFFF"/>
        </w:rPr>
        <w:t>Programme</w:t>
      </w:r>
      <w:proofErr w:type="spellEnd"/>
      <w:r w:rsidRPr="004C665F">
        <w:rPr>
          <w:rFonts w:ascii="Calibri" w:hAnsi="Calibri" w:cs="Calibri"/>
          <w:color w:val="000000" w:themeColor="text1"/>
          <w:shd w:val="clear" w:color="auto" w:fill="FFFFFF"/>
        </w:rPr>
        <w:t xml:space="preserve"> at Rothschild &amp; Co not only because of the company's history, but </w:t>
      </w:r>
      <w:r w:rsidR="004C0B6B" w:rsidRPr="004C665F">
        <w:rPr>
          <w:rFonts w:ascii="Calibri" w:hAnsi="Calibri" w:cs="Calibri"/>
          <w:color w:val="000000" w:themeColor="text1"/>
          <w:shd w:val="clear" w:color="auto" w:fill="FFFFFF"/>
        </w:rPr>
        <w:t>also</w:t>
      </w:r>
      <w:r w:rsidRPr="004C665F">
        <w:rPr>
          <w:rFonts w:ascii="Calibri" w:hAnsi="Calibri" w:cs="Calibri"/>
          <w:color w:val="000000" w:themeColor="text1"/>
          <w:shd w:val="clear" w:color="auto" w:fill="FFFFFF"/>
        </w:rPr>
        <w:t xml:space="preserve"> because of its current position at the top of the financial industry. Guided by my dream of pursuing a career in finance, I would like to gain valuable first impressions as early as possible. The </w:t>
      </w:r>
      <w:proofErr w:type="spellStart"/>
      <w:r w:rsidRPr="004C665F">
        <w:rPr>
          <w:rFonts w:ascii="Calibri" w:hAnsi="Calibri" w:cs="Calibri"/>
          <w:color w:val="000000" w:themeColor="text1"/>
          <w:shd w:val="clear" w:color="auto" w:fill="FFFFFF"/>
        </w:rPr>
        <w:t>Programme</w:t>
      </w:r>
      <w:proofErr w:type="spellEnd"/>
      <w:r w:rsidRPr="004C665F">
        <w:rPr>
          <w:rFonts w:ascii="Calibri" w:hAnsi="Calibri" w:cs="Calibri"/>
          <w:color w:val="000000" w:themeColor="text1"/>
          <w:shd w:val="clear" w:color="auto" w:fill="FFFFFF"/>
        </w:rPr>
        <w:t xml:space="preserve"> offers the perfect opportunity to look behind the scenes of this financial giant in my first year of study. Due to Rothschild &amp; Co's global involvement in the financial world and </w:t>
      </w:r>
      <w:r w:rsidR="004C0B6B" w:rsidRPr="004C665F">
        <w:rPr>
          <w:rFonts w:ascii="Calibri" w:hAnsi="Calibri" w:cs="Calibri"/>
          <w:color w:val="000000" w:themeColor="text1"/>
          <w:shd w:val="clear" w:color="auto" w:fill="FFFFFF"/>
        </w:rPr>
        <w:t xml:space="preserve">its </w:t>
      </w:r>
      <w:r w:rsidRPr="004C665F">
        <w:rPr>
          <w:rFonts w:ascii="Calibri" w:hAnsi="Calibri" w:cs="Calibri"/>
          <w:color w:val="000000" w:themeColor="text1"/>
          <w:shd w:val="clear" w:color="auto" w:fill="FFFFFF"/>
        </w:rPr>
        <w:t>size</w:t>
      </w:r>
      <w:r w:rsidR="004C0B6B" w:rsidRPr="004C665F">
        <w:rPr>
          <w:rFonts w:ascii="Calibri" w:hAnsi="Calibri" w:cs="Calibri"/>
          <w:color w:val="000000" w:themeColor="text1"/>
          <w:shd w:val="clear" w:color="auto" w:fill="FFFFFF"/>
        </w:rPr>
        <w:t xml:space="preserve">, </w:t>
      </w:r>
      <w:r w:rsidRPr="004C665F">
        <w:rPr>
          <w:rFonts w:ascii="Calibri" w:hAnsi="Calibri" w:cs="Calibri"/>
          <w:color w:val="000000" w:themeColor="text1"/>
          <w:shd w:val="clear" w:color="auto" w:fill="FFFFFF"/>
        </w:rPr>
        <w:t>it is the perfect institution to gain insights into the work behind the scenes of major deals, the end products of which are otherwise only seen in the news, such as the evaluation of DIGI or the acquisition of the UAE operations from LLB.</w:t>
      </w:r>
    </w:p>
    <w:p w14:paraId="4DB26F76" w14:textId="77777777" w:rsidR="00090FD6" w:rsidRDefault="00090FD6" w:rsidP="00090FD6"/>
    <w:p w14:paraId="5DC2C57B" w14:textId="77777777" w:rsidR="00856038" w:rsidRDefault="00090FD6" w:rsidP="00856038">
      <w:pPr>
        <w:rPr>
          <w:rFonts w:ascii="Calibri" w:hAnsi="Calibri" w:cs="Calibri"/>
          <w:b/>
          <w:bCs/>
          <w:color w:val="000000" w:themeColor="text1"/>
          <w:u w:val="single"/>
          <w:shd w:val="clear" w:color="auto" w:fill="FFFFFF"/>
        </w:rPr>
      </w:pPr>
      <w:r w:rsidRPr="00856038">
        <w:rPr>
          <w:rFonts w:ascii="Calibri" w:hAnsi="Calibri" w:cs="Calibri"/>
          <w:b/>
          <w:bCs/>
          <w:color w:val="000000" w:themeColor="text1"/>
          <w:u w:val="single"/>
          <w:shd w:val="clear" w:color="auto" w:fill="FFFFFF"/>
        </w:rPr>
        <w:t>What particularly interests you about the division you have applied for?</w:t>
      </w:r>
    </w:p>
    <w:p w14:paraId="4ACFAD4B" w14:textId="68E8DE5F" w:rsidR="005045AA" w:rsidRDefault="00470D99" w:rsidP="00876620">
      <w:pPr>
        <w:rPr>
          <w:rFonts w:ascii="Calibri" w:hAnsi="Calibri" w:cs="Calibri"/>
          <w:color w:val="000000" w:themeColor="text1"/>
        </w:rPr>
      </w:pPr>
      <w:r w:rsidRPr="00470D99">
        <w:rPr>
          <w:rFonts w:ascii="Calibri" w:hAnsi="Calibri" w:cs="Calibri"/>
          <w:color w:val="000000" w:themeColor="text1"/>
        </w:rPr>
        <w:t>At the age of 13, I began explor</w:t>
      </w:r>
      <w:r w:rsidR="00766BF9">
        <w:rPr>
          <w:rFonts w:ascii="Calibri" w:hAnsi="Calibri" w:cs="Calibri"/>
          <w:color w:val="000000" w:themeColor="text1"/>
        </w:rPr>
        <w:t>ing</w:t>
      </w:r>
      <w:r w:rsidRPr="00470D99">
        <w:rPr>
          <w:rFonts w:ascii="Calibri" w:hAnsi="Calibri" w:cs="Calibri"/>
          <w:color w:val="000000" w:themeColor="text1"/>
        </w:rPr>
        <w:t xml:space="preserve"> the capital market. </w:t>
      </w:r>
      <w:r>
        <w:rPr>
          <w:rFonts w:ascii="Calibri" w:hAnsi="Calibri" w:cs="Calibri"/>
          <w:color w:val="000000" w:themeColor="text1"/>
        </w:rPr>
        <w:t>That</w:t>
      </w:r>
      <w:r w:rsidRPr="00470D99">
        <w:rPr>
          <w:rFonts w:ascii="Calibri" w:hAnsi="Calibri" w:cs="Calibri"/>
          <w:color w:val="000000" w:themeColor="text1"/>
        </w:rPr>
        <w:t xml:space="preserve"> same year, with my parents' consent, I opened my first stock portfolio. The older I got, the more I wanted to </w:t>
      </w:r>
      <w:r>
        <w:rPr>
          <w:rFonts w:ascii="Calibri" w:hAnsi="Calibri" w:cs="Calibri"/>
          <w:color w:val="000000" w:themeColor="text1"/>
        </w:rPr>
        <w:t>pursue a career in</w:t>
      </w:r>
      <w:r w:rsidRPr="00470D99">
        <w:rPr>
          <w:rFonts w:ascii="Calibri" w:hAnsi="Calibri" w:cs="Calibri"/>
          <w:color w:val="000000" w:themeColor="text1"/>
        </w:rPr>
        <w:t xml:space="preserve"> financ</w:t>
      </w:r>
      <w:r>
        <w:rPr>
          <w:rFonts w:ascii="Calibri" w:hAnsi="Calibri" w:cs="Calibri"/>
          <w:color w:val="000000" w:themeColor="text1"/>
        </w:rPr>
        <w:t xml:space="preserve">e. </w:t>
      </w:r>
      <w:r w:rsidRPr="00470D99">
        <w:rPr>
          <w:rFonts w:ascii="Calibri" w:hAnsi="Calibri" w:cs="Calibri"/>
          <w:color w:val="000000" w:themeColor="text1"/>
        </w:rPr>
        <w:t xml:space="preserve">I </w:t>
      </w:r>
      <w:r w:rsidR="009C7113">
        <w:rPr>
          <w:rFonts w:ascii="Calibri" w:hAnsi="Calibri" w:cs="Calibri"/>
          <w:color w:val="000000" w:themeColor="text1"/>
        </w:rPr>
        <w:t xml:space="preserve">therefore </w:t>
      </w:r>
      <w:r w:rsidRPr="00470D99">
        <w:rPr>
          <w:rFonts w:ascii="Calibri" w:hAnsi="Calibri" w:cs="Calibri"/>
          <w:color w:val="000000" w:themeColor="text1"/>
        </w:rPr>
        <w:t xml:space="preserve">completed an internship in </w:t>
      </w:r>
      <w:r>
        <w:rPr>
          <w:rFonts w:ascii="Calibri" w:hAnsi="Calibri" w:cs="Calibri"/>
          <w:color w:val="000000" w:themeColor="text1"/>
        </w:rPr>
        <w:t>P</w:t>
      </w:r>
      <w:r w:rsidRPr="00470D99">
        <w:rPr>
          <w:rFonts w:ascii="Calibri" w:hAnsi="Calibri" w:cs="Calibri"/>
          <w:color w:val="000000" w:themeColor="text1"/>
        </w:rPr>
        <w:t xml:space="preserve">rivate </w:t>
      </w:r>
      <w:r>
        <w:rPr>
          <w:rFonts w:ascii="Calibri" w:hAnsi="Calibri" w:cs="Calibri"/>
          <w:color w:val="000000" w:themeColor="text1"/>
        </w:rPr>
        <w:t>B</w:t>
      </w:r>
      <w:r w:rsidRPr="00470D99">
        <w:rPr>
          <w:rFonts w:ascii="Calibri" w:hAnsi="Calibri" w:cs="Calibri"/>
          <w:color w:val="000000" w:themeColor="text1"/>
        </w:rPr>
        <w:t>anking/</w:t>
      </w:r>
      <w:r>
        <w:rPr>
          <w:rFonts w:ascii="Calibri" w:hAnsi="Calibri" w:cs="Calibri"/>
          <w:color w:val="000000" w:themeColor="text1"/>
        </w:rPr>
        <w:t>W</w:t>
      </w:r>
      <w:r w:rsidRPr="00470D99">
        <w:rPr>
          <w:rFonts w:ascii="Calibri" w:hAnsi="Calibri" w:cs="Calibri"/>
          <w:color w:val="000000" w:themeColor="text1"/>
        </w:rPr>
        <w:t xml:space="preserve">ealth </w:t>
      </w:r>
      <w:r>
        <w:rPr>
          <w:rFonts w:ascii="Calibri" w:hAnsi="Calibri" w:cs="Calibri"/>
          <w:color w:val="000000" w:themeColor="text1"/>
        </w:rPr>
        <w:t>M</w:t>
      </w:r>
      <w:r w:rsidRPr="00470D99">
        <w:rPr>
          <w:rFonts w:ascii="Calibri" w:hAnsi="Calibri" w:cs="Calibri"/>
          <w:color w:val="000000" w:themeColor="text1"/>
        </w:rPr>
        <w:t xml:space="preserve">anagement at Commerzbank AG. </w:t>
      </w:r>
      <w:r>
        <w:rPr>
          <w:rFonts w:ascii="Calibri" w:hAnsi="Calibri" w:cs="Calibri"/>
          <w:color w:val="000000" w:themeColor="text1"/>
        </w:rPr>
        <w:t>However</w:t>
      </w:r>
      <w:r w:rsidRPr="00470D99">
        <w:rPr>
          <w:rFonts w:ascii="Calibri" w:hAnsi="Calibri" w:cs="Calibri"/>
          <w:color w:val="000000" w:themeColor="text1"/>
        </w:rPr>
        <w:t xml:space="preserve">, I </w:t>
      </w:r>
      <w:proofErr w:type="spellStart"/>
      <w:r w:rsidRPr="00470D99">
        <w:rPr>
          <w:rFonts w:ascii="Calibri" w:hAnsi="Calibri" w:cs="Calibri"/>
          <w:color w:val="000000" w:themeColor="text1"/>
        </w:rPr>
        <w:t>realised</w:t>
      </w:r>
      <w:proofErr w:type="spellEnd"/>
      <w:r w:rsidRPr="00470D99">
        <w:rPr>
          <w:rFonts w:ascii="Calibri" w:hAnsi="Calibri" w:cs="Calibri"/>
          <w:color w:val="000000" w:themeColor="text1"/>
        </w:rPr>
        <w:t xml:space="preserve"> that the work there, recommending </w:t>
      </w:r>
      <w:r>
        <w:rPr>
          <w:rFonts w:ascii="Calibri" w:hAnsi="Calibri" w:cs="Calibri"/>
          <w:color w:val="000000" w:themeColor="text1"/>
        </w:rPr>
        <w:t>predefined</w:t>
      </w:r>
      <w:r w:rsidRPr="00470D99">
        <w:rPr>
          <w:rFonts w:ascii="Calibri" w:hAnsi="Calibri" w:cs="Calibri"/>
          <w:color w:val="000000" w:themeColor="text1"/>
        </w:rPr>
        <w:t xml:space="preserve"> securities, </w:t>
      </w:r>
      <w:r>
        <w:rPr>
          <w:rFonts w:ascii="Calibri" w:hAnsi="Calibri" w:cs="Calibri"/>
          <w:color w:val="000000" w:themeColor="text1"/>
        </w:rPr>
        <w:t>was not fulfilling.</w:t>
      </w:r>
      <w:r w:rsidRPr="00470D99">
        <w:rPr>
          <w:rFonts w:ascii="Calibri" w:hAnsi="Calibri" w:cs="Calibri"/>
          <w:color w:val="000000" w:themeColor="text1"/>
        </w:rPr>
        <w:t xml:space="preserve"> I would much rather work in a team on large</w:t>
      </w:r>
      <w:r w:rsidR="009C7113">
        <w:rPr>
          <w:rFonts w:ascii="Calibri" w:hAnsi="Calibri" w:cs="Calibri"/>
          <w:color w:val="000000" w:themeColor="text1"/>
        </w:rPr>
        <w:t>r</w:t>
      </w:r>
      <w:r w:rsidRPr="00470D99">
        <w:rPr>
          <w:rFonts w:ascii="Calibri" w:hAnsi="Calibri" w:cs="Calibri"/>
          <w:color w:val="000000" w:themeColor="text1"/>
        </w:rPr>
        <w:t xml:space="preserve"> project</w:t>
      </w:r>
      <w:r w:rsidR="006413F8">
        <w:rPr>
          <w:rFonts w:ascii="Calibri" w:hAnsi="Calibri" w:cs="Calibri"/>
          <w:color w:val="000000" w:themeColor="text1"/>
        </w:rPr>
        <w:t xml:space="preserve">s </w:t>
      </w:r>
      <w:r w:rsidRPr="00470D99">
        <w:rPr>
          <w:rFonts w:ascii="Calibri" w:hAnsi="Calibri" w:cs="Calibri"/>
          <w:color w:val="000000" w:themeColor="text1"/>
        </w:rPr>
        <w:t>towards common goal</w:t>
      </w:r>
      <w:r w:rsidR="006413F8">
        <w:rPr>
          <w:rFonts w:ascii="Calibri" w:hAnsi="Calibri" w:cs="Calibri"/>
          <w:color w:val="000000" w:themeColor="text1"/>
        </w:rPr>
        <w:t>s</w:t>
      </w:r>
      <w:r w:rsidRPr="00470D99">
        <w:rPr>
          <w:rFonts w:ascii="Calibri" w:hAnsi="Calibri" w:cs="Calibri"/>
          <w:color w:val="000000" w:themeColor="text1"/>
        </w:rPr>
        <w:t>. This is why I am fascinated by the Global Advisory Division</w:t>
      </w:r>
      <w:r>
        <w:rPr>
          <w:rFonts w:ascii="Calibri" w:hAnsi="Calibri" w:cs="Calibri"/>
          <w:color w:val="000000" w:themeColor="text1"/>
        </w:rPr>
        <w:t>. T</w:t>
      </w:r>
      <w:r w:rsidRPr="00470D99">
        <w:rPr>
          <w:rFonts w:ascii="Calibri" w:hAnsi="Calibri" w:cs="Calibri"/>
          <w:color w:val="000000" w:themeColor="text1"/>
        </w:rPr>
        <w:t>here</w:t>
      </w:r>
      <w:r>
        <w:rPr>
          <w:rFonts w:ascii="Calibri" w:hAnsi="Calibri" w:cs="Calibri"/>
          <w:color w:val="000000" w:themeColor="text1"/>
        </w:rPr>
        <w:t>,</w:t>
      </w:r>
      <w:r w:rsidRPr="00470D99">
        <w:rPr>
          <w:rFonts w:ascii="Calibri" w:hAnsi="Calibri" w:cs="Calibri"/>
          <w:color w:val="000000" w:themeColor="text1"/>
        </w:rPr>
        <w:t xml:space="preserve"> you </w:t>
      </w:r>
      <w:r>
        <w:rPr>
          <w:rFonts w:ascii="Calibri" w:hAnsi="Calibri" w:cs="Calibri"/>
          <w:color w:val="000000" w:themeColor="text1"/>
        </w:rPr>
        <w:t xml:space="preserve">work </w:t>
      </w:r>
      <w:r w:rsidR="009C7113">
        <w:rPr>
          <w:rFonts w:ascii="Calibri" w:hAnsi="Calibri" w:cs="Calibri"/>
          <w:color w:val="000000" w:themeColor="text1"/>
        </w:rPr>
        <w:t xml:space="preserve">in a team </w:t>
      </w:r>
      <w:r>
        <w:rPr>
          <w:rFonts w:ascii="Calibri" w:hAnsi="Calibri" w:cs="Calibri"/>
          <w:color w:val="000000" w:themeColor="text1"/>
        </w:rPr>
        <w:t>on</w:t>
      </w:r>
      <w:r w:rsidRPr="00470D99">
        <w:rPr>
          <w:rFonts w:ascii="Calibri" w:hAnsi="Calibri" w:cs="Calibri"/>
          <w:color w:val="000000" w:themeColor="text1"/>
        </w:rPr>
        <w:t xml:space="preserve"> </w:t>
      </w:r>
      <w:r w:rsidR="006413F8">
        <w:rPr>
          <w:rFonts w:ascii="Calibri" w:hAnsi="Calibri" w:cs="Calibri"/>
          <w:color w:val="000000" w:themeColor="text1"/>
        </w:rPr>
        <w:t>significant</w:t>
      </w:r>
      <w:r w:rsidRPr="00470D99">
        <w:rPr>
          <w:rFonts w:ascii="Calibri" w:hAnsi="Calibri" w:cs="Calibri"/>
          <w:color w:val="000000" w:themeColor="text1"/>
        </w:rPr>
        <w:t xml:space="preserve"> projects</w:t>
      </w:r>
      <w:r w:rsidR="006413F8">
        <w:rPr>
          <w:rFonts w:ascii="Calibri" w:hAnsi="Calibri" w:cs="Calibri"/>
          <w:color w:val="000000" w:themeColor="text1"/>
        </w:rPr>
        <w:t xml:space="preserve">, </w:t>
      </w:r>
      <w:r w:rsidRPr="00470D99">
        <w:rPr>
          <w:rFonts w:ascii="Calibri" w:hAnsi="Calibri" w:cs="Calibri"/>
          <w:color w:val="000000" w:themeColor="text1"/>
        </w:rPr>
        <w:t>actively shap</w:t>
      </w:r>
      <w:r w:rsidR="006413F8">
        <w:rPr>
          <w:rFonts w:ascii="Calibri" w:hAnsi="Calibri" w:cs="Calibri"/>
          <w:color w:val="000000" w:themeColor="text1"/>
        </w:rPr>
        <w:t>ing</w:t>
      </w:r>
      <w:r w:rsidRPr="00470D99">
        <w:rPr>
          <w:rFonts w:ascii="Calibri" w:hAnsi="Calibri" w:cs="Calibri"/>
          <w:color w:val="000000" w:themeColor="text1"/>
        </w:rPr>
        <w:t xml:space="preserve"> the future of companies</w:t>
      </w:r>
      <w:r w:rsidR="009C7113">
        <w:rPr>
          <w:rFonts w:ascii="Calibri" w:hAnsi="Calibri" w:cs="Calibri"/>
          <w:color w:val="000000" w:themeColor="text1"/>
        </w:rPr>
        <w:t xml:space="preserve"> or even i</w:t>
      </w:r>
      <w:r w:rsidRPr="00470D99">
        <w:rPr>
          <w:rFonts w:ascii="Calibri" w:hAnsi="Calibri" w:cs="Calibri"/>
          <w:color w:val="000000" w:themeColor="text1"/>
        </w:rPr>
        <w:t>nfluenc</w:t>
      </w:r>
      <w:r w:rsidR="009C7113">
        <w:rPr>
          <w:rFonts w:ascii="Calibri" w:hAnsi="Calibri" w:cs="Calibri"/>
          <w:color w:val="000000" w:themeColor="text1"/>
        </w:rPr>
        <w:t>ing</w:t>
      </w:r>
      <w:r w:rsidRPr="00470D99">
        <w:rPr>
          <w:rFonts w:ascii="Calibri" w:hAnsi="Calibri" w:cs="Calibri"/>
          <w:color w:val="000000" w:themeColor="text1"/>
        </w:rPr>
        <w:t xml:space="preserve"> entire sectors of the economy. </w:t>
      </w:r>
      <w:r w:rsidR="006413F8">
        <w:rPr>
          <w:rFonts w:ascii="Calibri" w:hAnsi="Calibri" w:cs="Calibri"/>
          <w:color w:val="000000" w:themeColor="text1"/>
        </w:rPr>
        <w:t>It is therefore</w:t>
      </w:r>
      <w:r w:rsidRPr="00470D99">
        <w:rPr>
          <w:rFonts w:ascii="Calibri" w:hAnsi="Calibri" w:cs="Calibri"/>
          <w:color w:val="000000" w:themeColor="text1"/>
        </w:rPr>
        <w:t xml:space="preserve"> not uncommon to read about them in the news, which naturally makes the work even more exciting. </w:t>
      </w:r>
      <w:r>
        <w:rPr>
          <w:rFonts w:ascii="Calibri" w:hAnsi="Calibri" w:cs="Calibri"/>
          <w:color w:val="000000" w:themeColor="text1"/>
        </w:rPr>
        <w:t xml:space="preserve">Moreover, this work requires </w:t>
      </w:r>
      <w:r w:rsidRPr="00470D99">
        <w:rPr>
          <w:rFonts w:ascii="Calibri" w:hAnsi="Calibri" w:cs="Calibri"/>
          <w:color w:val="000000" w:themeColor="text1"/>
        </w:rPr>
        <w:t>creativity and problem-solving</w:t>
      </w:r>
      <w:r w:rsidR="006413F8">
        <w:rPr>
          <w:rFonts w:ascii="Calibri" w:hAnsi="Calibri" w:cs="Calibri"/>
          <w:color w:val="000000" w:themeColor="text1"/>
        </w:rPr>
        <w:t xml:space="preserve"> skills</w:t>
      </w:r>
      <w:r w:rsidRPr="00470D99">
        <w:rPr>
          <w:rFonts w:ascii="Calibri" w:hAnsi="Calibri" w:cs="Calibri"/>
          <w:color w:val="000000" w:themeColor="text1"/>
        </w:rPr>
        <w:t>, mak</w:t>
      </w:r>
      <w:r>
        <w:rPr>
          <w:rFonts w:ascii="Calibri" w:hAnsi="Calibri" w:cs="Calibri"/>
          <w:color w:val="000000" w:themeColor="text1"/>
        </w:rPr>
        <w:t>ing</w:t>
      </w:r>
      <w:r w:rsidRPr="00470D99">
        <w:rPr>
          <w:rFonts w:ascii="Calibri" w:hAnsi="Calibri" w:cs="Calibri"/>
          <w:color w:val="000000" w:themeColor="text1"/>
        </w:rPr>
        <w:t xml:space="preserve"> </w:t>
      </w:r>
      <w:r>
        <w:rPr>
          <w:rFonts w:ascii="Calibri" w:hAnsi="Calibri" w:cs="Calibri"/>
          <w:color w:val="000000" w:themeColor="text1"/>
        </w:rPr>
        <w:t xml:space="preserve">it </w:t>
      </w:r>
      <w:r w:rsidRPr="00470D99">
        <w:rPr>
          <w:rFonts w:ascii="Calibri" w:hAnsi="Calibri" w:cs="Calibri"/>
          <w:color w:val="000000" w:themeColor="text1"/>
        </w:rPr>
        <w:t>more varied and</w:t>
      </w:r>
      <w:r w:rsidR="006413F8">
        <w:rPr>
          <w:rFonts w:ascii="Calibri" w:hAnsi="Calibri" w:cs="Calibri"/>
          <w:color w:val="000000" w:themeColor="text1"/>
        </w:rPr>
        <w:t xml:space="preserve"> </w:t>
      </w:r>
      <w:r w:rsidRPr="00470D99">
        <w:rPr>
          <w:rFonts w:ascii="Calibri" w:hAnsi="Calibri" w:cs="Calibri"/>
          <w:color w:val="000000" w:themeColor="text1"/>
        </w:rPr>
        <w:t>appealing</w:t>
      </w:r>
      <w:r w:rsidR="006413F8">
        <w:rPr>
          <w:rFonts w:ascii="Calibri" w:hAnsi="Calibri" w:cs="Calibri"/>
          <w:color w:val="000000" w:themeColor="text1"/>
        </w:rPr>
        <w:t xml:space="preserve"> to me</w:t>
      </w:r>
      <w:r w:rsidRPr="00470D99">
        <w:rPr>
          <w:rFonts w:ascii="Calibri" w:hAnsi="Calibri" w:cs="Calibri"/>
          <w:color w:val="000000" w:themeColor="text1"/>
        </w:rPr>
        <w:t xml:space="preserve">. What is particularly attractive about Rothschild &amp; Co's Global Advisory Division is </w:t>
      </w:r>
      <w:r w:rsidR="009C7113">
        <w:rPr>
          <w:rFonts w:ascii="Calibri" w:hAnsi="Calibri" w:cs="Calibri"/>
          <w:color w:val="000000" w:themeColor="text1"/>
        </w:rPr>
        <w:t>its</w:t>
      </w:r>
      <w:r w:rsidRPr="00470D99">
        <w:rPr>
          <w:rFonts w:ascii="Calibri" w:hAnsi="Calibri" w:cs="Calibri"/>
          <w:color w:val="000000" w:themeColor="text1"/>
        </w:rPr>
        <w:t xml:space="preserve"> wide range</w:t>
      </w:r>
      <w:r w:rsidR="009C7113">
        <w:rPr>
          <w:rFonts w:ascii="Calibri" w:hAnsi="Calibri" w:cs="Calibri"/>
          <w:color w:val="000000" w:themeColor="text1"/>
        </w:rPr>
        <w:t xml:space="preserve"> of different services</w:t>
      </w:r>
      <w:r w:rsidRPr="00470D99">
        <w:rPr>
          <w:rFonts w:ascii="Calibri" w:hAnsi="Calibri" w:cs="Calibri"/>
          <w:color w:val="000000" w:themeColor="text1"/>
        </w:rPr>
        <w:t xml:space="preserve">. In M&amp;A and Strategic Advisory, for </w:t>
      </w:r>
      <w:r w:rsidR="006413F8">
        <w:rPr>
          <w:rFonts w:ascii="Calibri" w:hAnsi="Calibri" w:cs="Calibri"/>
          <w:color w:val="000000" w:themeColor="text1"/>
        </w:rPr>
        <w:t>instance</w:t>
      </w:r>
      <w:r w:rsidRPr="00470D99">
        <w:rPr>
          <w:rFonts w:ascii="Calibri" w:hAnsi="Calibri" w:cs="Calibri"/>
          <w:color w:val="000000" w:themeColor="text1"/>
        </w:rPr>
        <w:t xml:space="preserve">, you gain insight into the steps </w:t>
      </w:r>
      <w:r w:rsidR="006413F8">
        <w:rPr>
          <w:rFonts w:ascii="Calibri" w:hAnsi="Calibri" w:cs="Calibri"/>
          <w:color w:val="000000" w:themeColor="text1"/>
        </w:rPr>
        <w:t>involved in</w:t>
      </w:r>
      <w:r>
        <w:rPr>
          <w:rFonts w:ascii="Calibri" w:hAnsi="Calibri" w:cs="Calibri"/>
          <w:color w:val="000000" w:themeColor="text1"/>
        </w:rPr>
        <w:t xml:space="preserve"> a</w:t>
      </w:r>
      <w:r w:rsidRPr="00470D99">
        <w:rPr>
          <w:rFonts w:ascii="Calibri" w:hAnsi="Calibri" w:cs="Calibri"/>
          <w:color w:val="000000" w:themeColor="text1"/>
        </w:rPr>
        <w:t xml:space="preserve"> merger or </w:t>
      </w:r>
      <w:proofErr w:type="gramStart"/>
      <w:r w:rsidRPr="00470D99">
        <w:rPr>
          <w:rFonts w:ascii="Calibri" w:hAnsi="Calibri" w:cs="Calibri"/>
          <w:color w:val="000000" w:themeColor="text1"/>
        </w:rPr>
        <w:t>acquisition</w:t>
      </w:r>
      <w:r w:rsidR="006413F8">
        <w:rPr>
          <w:rFonts w:ascii="Calibri" w:hAnsi="Calibri" w:cs="Calibri"/>
          <w:color w:val="000000" w:themeColor="text1"/>
        </w:rPr>
        <w:t>,</w:t>
      </w:r>
      <w:r w:rsidRPr="00470D99">
        <w:rPr>
          <w:rFonts w:ascii="Calibri" w:hAnsi="Calibri" w:cs="Calibri"/>
          <w:color w:val="000000" w:themeColor="text1"/>
        </w:rPr>
        <w:t xml:space="preserve"> or</w:t>
      </w:r>
      <w:proofErr w:type="gramEnd"/>
      <w:r w:rsidRPr="00470D99">
        <w:rPr>
          <w:rFonts w:ascii="Calibri" w:hAnsi="Calibri" w:cs="Calibri"/>
          <w:color w:val="000000" w:themeColor="text1"/>
        </w:rPr>
        <w:t xml:space="preserve"> learn how to fend off a hostile takeover. In Restructuring, on the other hand, you </w:t>
      </w:r>
      <w:r w:rsidR="006413F8">
        <w:rPr>
          <w:rFonts w:ascii="Calibri" w:hAnsi="Calibri" w:cs="Calibri"/>
          <w:color w:val="000000" w:themeColor="text1"/>
        </w:rPr>
        <w:t xml:space="preserve">learn </w:t>
      </w:r>
      <w:r w:rsidR="009C7113">
        <w:rPr>
          <w:rFonts w:ascii="Calibri" w:hAnsi="Calibri" w:cs="Calibri"/>
          <w:color w:val="000000" w:themeColor="text1"/>
        </w:rPr>
        <w:t>executing</w:t>
      </w:r>
      <w:r w:rsidRPr="00470D99">
        <w:rPr>
          <w:rFonts w:ascii="Calibri" w:hAnsi="Calibri" w:cs="Calibri"/>
          <w:color w:val="000000" w:themeColor="text1"/>
        </w:rPr>
        <w:t xml:space="preserve"> complex restructuring plans, </w:t>
      </w:r>
      <w:r w:rsidR="006413F8">
        <w:rPr>
          <w:rFonts w:ascii="Calibri" w:hAnsi="Calibri" w:cs="Calibri"/>
          <w:color w:val="000000" w:themeColor="text1"/>
        </w:rPr>
        <w:t>gaining</w:t>
      </w:r>
      <w:r w:rsidRPr="00470D99">
        <w:rPr>
          <w:rFonts w:ascii="Calibri" w:hAnsi="Calibri" w:cs="Calibri"/>
          <w:color w:val="000000" w:themeColor="text1"/>
        </w:rPr>
        <w:t xml:space="preserve"> deeper insights into the internal structures of compan</w:t>
      </w:r>
      <w:r w:rsidR="00766BF9">
        <w:rPr>
          <w:rFonts w:ascii="Calibri" w:hAnsi="Calibri" w:cs="Calibri"/>
          <w:color w:val="000000" w:themeColor="text1"/>
        </w:rPr>
        <w:t>ies</w:t>
      </w:r>
      <w:r w:rsidRPr="00470D99">
        <w:rPr>
          <w:rFonts w:ascii="Calibri" w:hAnsi="Calibri" w:cs="Calibri"/>
          <w:color w:val="000000" w:themeColor="text1"/>
        </w:rPr>
        <w:t xml:space="preserve">. </w:t>
      </w:r>
      <w:r w:rsidR="005045AA" w:rsidRPr="005045AA">
        <w:rPr>
          <w:rFonts w:ascii="Calibri" w:hAnsi="Calibri" w:cs="Calibri"/>
          <w:color w:val="000000" w:themeColor="text1"/>
        </w:rPr>
        <w:t xml:space="preserve">As I am not yet sure which area I would like to pursue in the future, the great diversity and insights offered by </w:t>
      </w:r>
      <w:r w:rsidR="005045AA">
        <w:rPr>
          <w:rFonts w:ascii="Calibri" w:hAnsi="Calibri" w:cs="Calibri"/>
          <w:color w:val="000000" w:themeColor="text1"/>
        </w:rPr>
        <w:t>th</w:t>
      </w:r>
      <w:r w:rsidR="00766BF9">
        <w:rPr>
          <w:rFonts w:ascii="Calibri" w:hAnsi="Calibri" w:cs="Calibri"/>
          <w:color w:val="000000" w:themeColor="text1"/>
        </w:rPr>
        <w:t>is</w:t>
      </w:r>
      <w:r w:rsidR="005045AA" w:rsidRPr="005045AA">
        <w:rPr>
          <w:rFonts w:ascii="Calibri" w:hAnsi="Calibri" w:cs="Calibri"/>
          <w:color w:val="000000" w:themeColor="text1"/>
        </w:rPr>
        <w:t xml:space="preserve"> Division will provide me with valuable experience to inform this decision.</w:t>
      </w:r>
    </w:p>
    <w:p w14:paraId="33D184CE" w14:textId="27F706E1" w:rsidR="00876620" w:rsidRDefault="004C665F" w:rsidP="00876620">
      <w:pPr>
        <w:rPr>
          <w:rFonts w:ascii="Calibri" w:hAnsi="Calibri" w:cs="Calibri"/>
          <w:b/>
          <w:bCs/>
          <w:color w:val="000000" w:themeColor="text1"/>
          <w:u w:val="single"/>
          <w:shd w:val="clear" w:color="auto" w:fill="FFFFFF"/>
        </w:rPr>
      </w:pPr>
      <w:r w:rsidRPr="004C665F">
        <w:rPr>
          <w:rFonts w:ascii="Calibri" w:hAnsi="Calibri" w:cs="Calibri"/>
          <w:b/>
          <w:bCs/>
          <w:color w:val="000000" w:themeColor="text1"/>
          <w:u w:val="single"/>
          <w:shd w:val="clear" w:color="auto" w:fill="FFFFFF"/>
        </w:rPr>
        <w:lastRenderedPageBreak/>
        <w:t xml:space="preserve">What is your understanding of the </w:t>
      </w:r>
      <w:proofErr w:type="gramStart"/>
      <w:r w:rsidRPr="004C665F">
        <w:rPr>
          <w:rFonts w:ascii="Calibri" w:hAnsi="Calibri" w:cs="Calibri"/>
          <w:b/>
          <w:bCs/>
          <w:color w:val="000000" w:themeColor="text1"/>
          <w:u w:val="single"/>
          <w:shd w:val="clear" w:color="auto" w:fill="FFFFFF"/>
        </w:rPr>
        <w:t>day to day</w:t>
      </w:r>
      <w:proofErr w:type="gramEnd"/>
      <w:r w:rsidRPr="004C665F">
        <w:rPr>
          <w:rFonts w:ascii="Calibri" w:hAnsi="Calibri" w:cs="Calibri"/>
          <w:b/>
          <w:bCs/>
          <w:color w:val="000000" w:themeColor="text1"/>
          <w:u w:val="single"/>
          <w:shd w:val="clear" w:color="auto" w:fill="FFFFFF"/>
        </w:rPr>
        <w:t xml:space="preserve"> work of an Analyst in your chosen division?</w:t>
      </w:r>
    </w:p>
    <w:p w14:paraId="48342947" w14:textId="77612003" w:rsidR="005D3F95" w:rsidRDefault="00B4391C" w:rsidP="00B4391C">
      <w:pPr>
        <w:rPr>
          <w:rFonts w:ascii="Calibri" w:hAnsi="Calibri" w:cs="Calibri"/>
          <w:color w:val="000000" w:themeColor="text1"/>
          <w:shd w:val="clear" w:color="auto" w:fill="FFFFFF"/>
        </w:rPr>
      </w:pPr>
      <w:r w:rsidRPr="00B4391C">
        <w:rPr>
          <w:rFonts w:ascii="Calibri" w:hAnsi="Calibri" w:cs="Calibri"/>
          <w:color w:val="000000" w:themeColor="text1"/>
          <w:shd w:val="clear" w:color="auto" w:fill="FFFFFF"/>
        </w:rPr>
        <w:t xml:space="preserve">Many Hollywood films have distorted the image of an investment banker's everyday life. Especially at the analyst level, it is not as action-packed </w:t>
      </w:r>
      <w:r w:rsidR="005B3F90">
        <w:rPr>
          <w:rFonts w:ascii="Calibri" w:hAnsi="Calibri" w:cs="Calibri"/>
          <w:color w:val="000000" w:themeColor="text1"/>
          <w:shd w:val="clear" w:color="auto" w:fill="FFFFFF"/>
        </w:rPr>
        <w:t>or</w:t>
      </w:r>
      <w:r w:rsidRPr="00B4391C">
        <w:rPr>
          <w:rFonts w:ascii="Calibri" w:hAnsi="Calibri" w:cs="Calibri"/>
          <w:color w:val="000000" w:themeColor="text1"/>
          <w:shd w:val="clear" w:color="auto" w:fill="FFFFFF"/>
        </w:rPr>
        <w:t xml:space="preserve"> excessive as it is often portrayed. </w:t>
      </w:r>
      <w:r w:rsidR="00617C2B" w:rsidRPr="00617C2B">
        <w:rPr>
          <w:rFonts w:ascii="Calibri" w:hAnsi="Calibri" w:cs="Calibri"/>
          <w:color w:val="000000" w:themeColor="text1"/>
          <w:shd w:val="clear" w:color="auto" w:fill="FFFFFF"/>
        </w:rPr>
        <w:t xml:space="preserve">As an analyst, your goal is to </w:t>
      </w:r>
      <w:proofErr w:type="spellStart"/>
      <w:r w:rsidR="00617C2B" w:rsidRPr="00617C2B">
        <w:rPr>
          <w:rFonts w:ascii="Calibri" w:hAnsi="Calibri" w:cs="Calibri"/>
          <w:color w:val="000000" w:themeColor="text1"/>
          <w:shd w:val="clear" w:color="auto" w:fill="FFFFFF"/>
        </w:rPr>
        <w:t>familiarise</w:t>
      </w:r>
      <w:proofErr w:type="spellEnd"/>
      <w:r w:rsidR="00617C2B" w:rsidRPr="00617C2B">
        <w:rPr>
          <w:rFonts w:ascii="Calibri" w:hAnsi="Calibri" w:cs="Calibri"/>
          <w:color w:val="000000" w:themeColor="text1"/>
          <w:shd w:val="clear" w:color="auto" w:fill="FFFFFF"/>
        </w:rPr>
        <w:t xml:space="preserve"> yourself with practical work processes and develop in-depth foundational knowledge for your future career.</w:t>
      </w:r>
      <w:r w:rsidRPr="00B4391C">
        <w:rPr>
          <w:rFonts w:ascii="Calibri" w:hAnsi="Calibri" w:cs="Calibri"/>
          <w:color w:val="000000" w:themeColor="text1"/>
          <w:shd w:val="clear" w:color="auto" w:fill="FFFFFF"/>
        </w:rPr>
        <w:t xml:space="preserve"> Consequently, analyst</w:t>
      </w:r>
      <w:r w:rsidR="005B3F90">
        <w:rPr>
          <w:rFonts w:ascii="Calibri" w:hAnsi="Calibri" w:cs="Calibri"/>
          <w:color w:val="000000" w:themeColor="text1"/>
          <w:shd w:val="clear" w:color="auto" w:fill="FFFFFF"/>
        </w:rPr>
        <w:t>s</w:t>
      </w:r>
      <w:r w:rsidRPr="00B4391C">
        <w:rPr>
          <w:rFonts w:ascii="Calibri" w:hAnsi="Calibri" w:cs="Calibri"/>
          <w:color w:val="000000" w:themeColor="text1"/>
          <w:shd w:val="clear" w:color="auto" w:fill="FFFFFF"/>
        </w:rPr>
        <w:t xml:space="preserve"> do not have as much responsibility as </w:t>
      </w:r>
      <w:r w:rsidR="005B3F90">
        <w:rPr>
          <w:rFonts w:ascii="Calibri" w:hAnsi="Calibri" w:cs="Calibri"/>
          <w:color w:val="000000" w:themeColor="text1"/>
          <w:shd w:val="clear" w:color="auto" w:fill="FFFFFF"/>
        </w:rPr>
        <w:t xml:space="preserve">their more senior </w:t>
      </w:r>
      <w:r w:rsidRPr="00B4391C">
        <w:rPr>
          <w:rFonts w:ascii="Calibri" w:hAnsi="Calibri" w:cs="Calibri"/>
          <w:color w:val="000000" w:themeColor="text1"/>
          <w:shd w:val="clear" w:color="auto" w:fill="FFFFFF"/>
        </w:rPr>
        <w:t>colleagues</w:t>
      </w:r>
      <w:r w:rsidR="005B3F90">
        <w:rPr>
          <w:rFonts w:ascii="Calibri" w:hAnsi="Calibri" w:cs="Calibri"/>
          <w:color w:val="000000" w:themeColor="text1"/>
          <w:shd w:val="clear" w:color="auto" w:fill="FFFFFF"/>
        </w:rPr>
        <w:t>, whom they assist</w:t>
      </w:r>
      <w:r w:rsidRPr="00B4391C">
        <w:rPr>
          <w:rFonts w:ascii="Calibri" w:hAnsi="Calibri" w:cs="Calibri"/>
          <w:color w:val="000000" w:themeColor="text1"/>
          <w:shd w:val="clear" w:color="auto" w:fill="FFFFFF"/>
        </w:rPr>
        <w:t xml:space="preserve">. </w:t>
      </w:r>
      <w:del w:id="0" w:author="David Döbele" w:date="2025-09-16T09:09:00Z" w16du:dateUtc="2025-09-16T07:09:00Z">
        <w:r w:rsidRPr="00B4391C" w:rsidDel="0059170F">
          <w:rPr>
            <w:rFonts w:ascii="Calibri" w:hAnsi="Calibri" w:cs="Calibri"/>
            <w:color w:val="000000" w:themeColor="text1"/>
            <w:shd w:val="clear" w:color="auto" w:fill="FFFFFF"/>
          </w:rPr>
          <w:delText>They are usually employed to</w:delText>
        </w:r>
      </w:del>
      <w:ins w:id="1" w:author="David Döbele" w:date="2025-09-16T09:09:00Z" w16du:dateUtc="2025-09-16T07:09:00Z">
        <w:r w:rsidR="0059170F">
          <w:rPr>
            <w:rFonts w:ascii="Calibri" w:hAnsi="Calibri" w:cs="Calibri"/>
            <w:color w:val="000000" w:themeColor="text1"/>
            <w:shd w:val="clear" w:color="auto" w:fill="FFFFFF"/>
          </w:rPr>
          <w:t>They prima</w:t>
        </w:r>
      </w:ins>
      <w:ins w:id="2" w:author="David Döbele" w:date="2025-09-16T09:10:00Z" w16du:dateUtc="2025-09-16T07:10:00Z">
        <w:r w:rsidR="0059170F">
          <w:rPr>
            <w:rFonts w:ascii="Calibri" w:hAnsi="Calibri" w:cs="Calibri"/>
            <w:color w:val="000000" w:themeColor="text1"/>
            <w:shd w:val="clear" w:color="auto" w:fill="FFFFFF"/>
          </w:rPr>
          <w:t>rily</w:t>
        </w:r>
      </w:ins>
      <w:r w:rsidRPr="00B4391C">
        <w:rPr>
          <w:rFonts w:ascii="Calibri" w:hAnsi="Calibri" w:cs="Calibri"/>
          <w:color w:val="000000" w:themeColor="text1"/>
          <w:shd w:val="clear" w:color="auto" w:fill="FFFFFF"/>
        </w:rPr>
        <w:t xml:space="preserve"> gather information </w:t>
      </w:r>
      <w:commentRangeStart w:id="3"/>
      <w:r w:rsidRPr="00B4391C">
        <w:rPr>
          <w:rFonts w:ascii="Calibri" w:hAnsi="Calibri" w:cs="Calibri"/>
          <w:color w:val="000000" w:themeColor="text1"/>
          <w:shd w:val="clear" w:color="auto" w:fill="FFFFFF"/>
        </w:rPr>
        <w:t>and present it</w:t>
      </w:r>
      <w:commentRangeEnd w:id="3"/>
      <w:r w:rsidR="0059170F">
        <w:rPr>
          <w:rStyle w:val="Kommentarzeichen"/>
        </w:rPr>
        <w:commentReference w:id="3"/>
      </w:r>
      <w:r w:rsidRPr="00B4391C">
        <w:rPr>
          <w:rFonts w:ascii="Calibri" w:hAnsi="Calibri" w:cs="Calibri"/>
          <w:color w:val="000000" w:themeColor="text1"/>
          <w:shd w:val="clear" w:color="auto" w:fill="FFFFFF"/>
        </w:rPr>
        <w:t xml:space="preserve">. In Global Advisory, this could be due diligence at the start of an M&amp;A or restructuring project, or an analysis of a specific economic sector into which the client wants to expand. </w:t>
      </w:r>
      <w:r w:rsidR="005B3F90">
        <w:rPr>
          <w:rFonts w:ascii="Calibri" w:hAnsi="Calibri" w:cs="Calibri"/>
          <w:color w:val="000000" w:themeColor="text1"/>
          <w:shd w:val="clear" w:color="auto" w:fill="FFFFFF"/>
        </w:rPr>
        <w:t>Therefore</w:t>
      </w:r>
      <w:r w:rsidRPr="00B4391C">
        <w:rPr>
          <w:rFonts w:ascii="Calibri" w:hAnsi="Calibri" w:cs="Calibri"/>
          <w:color w:val="000000" w:themeColor="text1"/>
          <w:shd w:val="clear" w:color="auto" w:fill="FFFFFF"/>
        </w:rPr>
        <w:t xml:space="preserve">, analysts spend </w:t>
      </w:r>
      <w:r w:rsidR="005B3F90">
        <w:rPr>
          <w:rFonts w:ascii="Calibri" w:hAnsi="Calibri" w:cs="Calibri"/>
          <w:color w:val="000000" w:themeColor="text1"/>
          <w:shd w:val="clear" w:color="auto" w:fill="FFFFFF"/>
        </w:rPr>
        <w:t>a lot of</w:t>
      </w:r>
      <w:r w:rsidRPr="00B4391C">
        <w:rPr>
          <w:rFonts w:ascii="Calibri" w:hAnsi="Calibri" w:cs="Calibri"/>
          <w:color w:val="000000" w:themeColor="text1"/>
          <w:shd w:val="clear" w:color="auto" w:fill="FFFFFF"/>
        </w:rPr>
        <w:t xml:space="preserve"> time using PowerPoint and Excel. </w:t>
      </w:r>
      <w:r w:rsidR="005B3F90">
        <w:rPr>
          <w:rFonts w:ascii="Calibri" w:hAnsi="Calibri" w:cs="Calibri"/>
          <w:color w:val="000000" w:themeColor="text1"/>
          <w:shd w:val="clear" w:color="auto" w:fill="FFFFFF"/>
        </w:rPr>
        <w:t xml:space="preserve">During </w:t>
      </w:r>
      <w:r w:rsidRPr="00B4391C">
        <w:rPr>
          <w:rFonts w:ascii="Calibri" w:hAnsi="Calibri" w:cs="Calibri"/>
          <w:color w:val="000000" w:themeColor="text1"/>
          <w:shd w:val="clear" w:color="auto" w:fill="FFFFFF"/>
        </w:rPr>
        <w:t>work, young bankers are confronted with a multitude of information about economic areas and corporate structures</w:t>
      </w:r>
      <w:r w:rsidR="00617C2B">
        <w:rPr>
          <w:rFonts w:ascii="Calibri" w:hAnsi="Calibri" w:cs="Calibri"/>
          <w:color w:val="000000" w:themeColor="text1"/>
          <w:shd w:val="clear" w:color="auto" w:fill="FFFFFF"/>
        </w:rPr>
        <w:t xml:space="preserve">, </w:t>
      </w:r>
      <w:r w:rsidR="00617C2B" w:rsidRPr="00617C2B">
        <w:rPr>
          <w:rFonts w:ascii="Calibri" w:hAnsi="Calibri" w:cs="Calibri"/>
          <w:color w:val="000000" w:themeColor="text1"/>
          <w:shd w:val="clear" w:color="auto" w:fill="FFFFFF"/>
        </w:rPr>
        <w:t>which ensures their knowledge expands very quickly and extensively.</w:t>
      </w:r>
      <w:r w:rsidR="00617C2B">
        <w:rPr>
          <w:rFonts w:ascii="Calibri" w:hAnsi="Calibri" w:cs="Calibri"/>
          <w:color w:val="000000" w:themeColor="text1"/>
          <w:shd w:val="clear" w:color="auto" w:fill="FFFFFF"/>
        </w:rPr>
        <w:t xml:space="preserve"> </w:t>
      </w:r>
      <w:r w:rsidR="00E31693" w:rsidRPr="00E31693">
        <w:rPr>
          <w:rFonts w:ascii="Calibri" w:hAnsi="Calibri" w:cs="Calibri"/>
          <w:color w:val="000000" w:themeColor="text1"/>
          <w:shd w:val="clear" w:color="auto" w:fill="FFFFFF"/>
        </w:rPr>
        <w:t>As these are mostly large-scale projects, analysts cannot do all the work alone, so they work in teams.</w:t>
      </w:r>
      <w:r w:rsidRPr="00B4391C">
        <w:rPr>
          <w:rFonts w:ascii="Calibri" w:hAnsi="Calibri" w:cs="Calibri"/>
          <w:color w:val="000000" w:themeColor="text1"/>
          <w:shd w:val="clear" w:color="auto" w:fill="FFFFFF"/>
        </w:rPr>
        <w:t xml:space="preserve"> </w:t>
      </w:r>
      <w:r w:rsidR="00E31693" w:rsidRPr="00E31693">
        <w:rPr>
          <w:rFonts w:ascii="Calibri" w:hAnsi="Calibri" w:cs="Calibri"/>
          <w:color w:val="000000" w:themeColor="text1"/>
          <w:shd w:val="clear" w:color="auto" w:fill="FFFFFF"/>
        </w:rPr>
        <w:t>The projects are also important from a financial perspective, in that each additional day means an economic loss for the company.</w:t>
      </w:r>
      <w:r w:rsidRPr="00B4391C">
        <w:rPr>
          <w:rFonts w:ascii="Calibri" w:hAnsi="Calibri" w:cs="Calibri"/>
          <w:color w:val="000000" w:themeColor="text1"/>
          <w:shd w:val="clear" w:color="auto" w:fill="FFFFFF"/>
        </w:rPr>
        <w:t xml:space="preserve"> For analysts, this usually means long working </w:t>
      </w:r>
      <w:r w:rsidR="00E31693">
        <w:rPr>
          <w:rFonts w:ascii="Calibri" w:hAnsi="Calibri" w:cs="Calibri"/>
          <w:color w:val="000000" w:themeColor="text1"/>
          <w:shd w:val="clear" w:color="auto" w:fill="FFFFFF"/>
        </w:rPr>
        <w:t>hours</w:t>
      </w:r>
      <w:r w:rsidRPr="00B4391C">
        <w:rPr>
          <w:rFonts w:ascii="Calibri" w:hAnsi="Calibri" w:cs="Calibri"/>
          <w:color w:val="000000" w:themeColor="text1"/>
          <w:shd w:val="clear" w:color="auto" w:fill="FFFFFF"/>
        </w:rPr>
        <w:t xml:space="preserve"> with time pressure, which makes good team chemistry </w:t>
      </w:r>
      <w:r w:rsidR="00E31693">
        <w:rPr>
          <w:rFonts w:ascii="Calibri" w:hAnsi="Calibri" w:cs="Calibri"/>
          <w:color w:val="000000" w:themeColor="text1"/>
          <w:shd w:val="clear" w:color="auto" w:fill="FFFFFF"/>
        </w:rPr>
        <w:t>even</w:t>
      </w:r>
      <w:r w:rsidRPr="00B4391C">
        <w:rPr>
          <w:rFonts w:ascii="Calibri" w:hAnsi="Calibri" w:cs="Calibri"/>
          <w:color w:val="000000" w:themeColor="text1"/>
          <w:shd w:val="clear" w:color="auto" w:fill="FFFFFF"/>
        </w:rPr>
        <w:t xml:space="preserve"> more </w:t>
      </w:r>
      <w:r w:rsidR="00E31693">
        <w:rPr>
          <w:rFonts w:ascii="Calibri" w:hAnsi="Calibri" w:cs="Calibri"/>
          <w:color w:val="000000" w:themeColor="text1"/>
          <w:shd w:val="clear" w:color="auto" w:fill="FFFFFF"/>
        </w:rPr>
        <w:t>essential</w:t>
      </w:r>
      <w:r w:rsidRPr="00B4391C">
        <w:rPr>
          <w:rFonts w:ascii="Calibri" w:hAnsi="Calibri" w:cs="Calibri"/>
          <w:color w:val="000000" w:themeColor="text1"/>
          <w:shd w:val="clear" w:color="auto" w:fill="FFFFFF"/>
        </w:rPr>
        <w:t xml:space="preserve">. </w:t>
      </w:r>
      <w:r w:rsidR="00E31693">
        <w:rPr>
          <w:rFonts w:ascii="Calibri" w:hAnsi="Calibri" w:cs="Calibri"/>
          <w:color w:val="000000" w:themeColor="text1"/>
          <w:shd w:val="clear" w:color="auto" w:fill="FFFFFF"/>
        </w:rPr>
        <w:t>The</w:t>
      </w:r>
      <w:r w:rsidRPr="00B4391C">
        <w:rPr>
          <w:rFonts w:ascii="Calibri" w:hAnsi="Calibri" w:cs="Calibri"/>
          <w:color w:val="000000" w:themeColor="text1"/>
          <w:shd w:val="clear" w:color="auto" w:fill="FFFFFF"/>
        </w:rPr>
        <w:t xml:space="preserve"> working hours, combined with the environment, enable analysts to learn at a very steep curve, allowing them to become experts in new areas incredibly quickly. </w:t>
      </w:r>
      <w:r w:rsidR="00D32506" w:rsidRPr="00D32506">
        <w:rPr>
          <w:rFonts w:ascii="Calibri" w:hAnsi="Calibri" w:cs="Calibri"/>
          <w:color w:val="000000" w:themeColor="text1"/>
          <w:shd w:val="clear" w:color="auto" w:fill="FFFFFF"/>
        </w:rPr>
        <w:t>This uniqueness ensures that significant career progression in investment banking is possible in a short amount of time.</w:t>
      </w:r>
    </w:p>
    <w:p w14:paraId="3C8CBCE0" w14:textId="77777777" w:rsidR="00766BF9" w:rsidRDefault="00766BF9" w:rsidP="00B4391C">
      <w:pPr>
        <w:rPr>
          <w:rFonts w:ascii="Calibri" w:hAnsi="Calibri" w:cs="Calibri"/>
          <w:color w:val="000000" w:themeColor="text1"/>
          <w:shd w:val="clear" w:color="auto" w:fill="FFFFFF"/>
        </w:rPr>
      </w:pPr>
    </w:p>
    <w:p w14:paraId="1153CADC" w14:textId="19731614" w:rsidR="00766BF9" w:rsidRDefault="00766BF9" w:rsidP="00B4391C">
      <w:pPr>
        <w:rPr>
          <w:rFonts w:ascii="Calibri" w:hAnsi="Calibri" w:cs="Calibri"/>
          <w:b/>
          <w:bCs/>
          <w:color w:val="000000" w:themeColor="text1"/>
          <w:u w:val="single"/>
          <w:shd w:val="clear" w:color="auto" w:fill="FFFFFF"/>
        </w:rPr>
      </w:pPr>
      <w:r w:rsidRPr="00766BF9">
        <w:rPr>
          <w:rFonts w:ascii="Calibri" w:hAnsi="Calibri" w:cs="Calibri"/>
          <w:b/>
          <w:bCs/>
          <w:color w:val="000000" w:themeColor="text1"/>
          <w:u w:val="single"/>
          <w:shd w:val="clear" w:color="auto" w:fill="FFFFFF"/>
        </w:rPr>
        <w:t xml:space="preserve">Please highlight the transferable skills you have developed which would allow you to add value to the role and </w:t>
      </w:r>
      <w:proofErr w:type="spellStart"/>
      <w:r w:rsidRPr="00766BF9">
        <w:rPr>
          <w:rFonts w:ascii="Calibri" w:hAnsi="Calibri" w:cs="Calibri"/>
          <w:b/>
          <w:bCs/>
          <w:color w:val="000000" w:themeColor="text1"/>
          <w:u w:val="single"/>
          <w:shd w:val="clear" w:color="auto" w:fill="FFFFFF"/>
        </w:rPr>
        <w:t>organisation</w:t>
      </w:r>
      <w:proofErr w:type="spellEnd"/>
      <w:r w:rsidRPr="00766BF9">
        <w:rPr>
          <w:rFonts w:ascii="Calibri" w:hAnsi="Calibri" w:cs="Calibri"/>
          <w:b/>
          <w:bCs/>
          <w:color w:val="000000" w:themeColor="text1"/>
          <w:u w:val="single"/>
          <w:shd w:val="clear" w:color="auto" w:fill="FFFFFF"/>
        </w:rPr>
        <w:t>.</w:t>
      </w:r>
    </w:p>
    <w:p w14:paraId="0C43BE35" w14:textId="145A27BB" w:rsidR="009D1793" w:rsidRPr="002D34BD" w:rsidRDefault="00CE62BB" w:rsidP="002D34BD">
      <w:pPr>
        <w:rPr>
          <w:rFonts w:ascii="Calibri" w:hAnsi="Calibri" w:cs="Calibri"/>
          <w:color w:val="000000" w:themeColor="text1"/>
          <w:shd w:val="clear" w:color="auto" w:fill="FFFFFF"/>
        </w:rPr>
      </w:pPr>
      <w:r w:rsidRPr="00CE62BB">
        <w:rPr>
          <w:rFonts w:ascii="Calibri" w:hAnsi="Calibri" w:cs="Calibri"/>
          <w:color w:val="000000" w:themeColor="text1"/>
          <w:shd w:val="clear" w:color="auto" w:fill="FFFFFF"/>
        </w:rPr>
        <w:t>As all applicants will probably have excellent theoretical knowledge and MS Office skills, I would like to focus on soft skills. My strong perseverance, constant self-motivation and structured approach enable me to work effectively and meet deadlines. These skills were particularly useful during my time at school. I pursued many extracurricular activities and worked in a restaurant every week. Thanks to advance planning, I achieved top performance at school despite having limited time. Additionally, my strong analytical skills allowed me to quickly grasp new, complex content, achieving maximum results with minimum effort.</w:t>
      </w:r>
      <w:r>
        <w:rPr>
          <w:rFonts w:ascii="Calibri" w:hAnsi="Calibri" w:cs="Calibri"/>
          <w:color w:val="000000" w:themeColor="text1"/>
          <w:shd w:val="clear" w:color="auto" w:fill="FFFFFF"/>
        </w:rPr>
        <w:t xml:space="preserve"> </w:t>
      </w:r>
      <w:r w:rsidR="00DB0EB7" w:rsidRPr="00DB0EB7">
        <w:rPr>
          <w:rFonts w:ascii="Calibri" w:hAnsi="Calibri" w:cs="Calibri"/>
          <w:color w:val="000000" w:themeColor="text1"/>
          <w:shd w:val="clear" w:color="auto" w:fill="FFFFFF"/>
        </w:rPr>
        <w:t xml:space="preserve">This was particularly helpful in mathematics: not only did I achieve the best possible result in my final exam, </w:t>
      </w:r>
      <w:proofErr w:type="gramStart"/>
      <w:r w:rsidR="00DB0EB7" w:rsidRPr="00DB0EB7">
        <w:rPr>
          <w:rFonts w:ascii="Calibri" w:hAnsi="Calibri" w:cs="Calibri"/>
          <w:color w:val="000000" w:themeColor="text1"/>
          <w:shd w:val="clear" w:color="auto" w:fill="FFFFFF"/>
        </w:rPr>
        <w:t>I</w:t>
      </w:r>
      <w:proofErr w:type="gramEnd"/>
      <w:r w:rsidR="00DB0EB7" w:rsidRPr="00DB0EB7">
        <w:rPr>
          <w:rFonts w:ascii="Calibri" w:hAnsi="Calibri" w:cs="Calibri"/>
          <w:color w:val="000000" w:themeColor="text1"/>
          <w:shd w:val="clear" w:color="auto" w:fill="FFFFFF"/>
        </w:rPr>
        <w:t xml:space="preserve"> also participated in various mathematics competitions with great success.</w:t>
      </w:r>
      <w:r w:rsidR="002D34BD" w:rsidRPr="002D34BD">
        <w:rPr>
          <w:rFonts w:ascii="Calibri" w:hAnsi="Calibri" w:cs="Calibri"/>
          <w:color w:val="000000" w:themeColor="text1"/>
          <w:shd w:val="clear" w:color="auto" w:fill="FFFFFF"/>
        </w:rPr>
        <w:t xml:space="preserve"> </w:t>
      </w:r>
      <w:r w:rsidR="006568B5" w:rsidRPr="006568B5">
        <w:rPr>
          <w:rFonts w:ascii="Calibri" w:hAnsi="Calibri" w:cs="Calibri"/>
          <w:color w:val="000000" w:themeColor="text1"/>
          <w:shd w:val="clear" w:color="auto" w:fill="FFFFFF"/>
        </w:rPr>
        <w:t>The problem-solving and analytical skills that I developed over many years through these competitions are also very useful in investment banking</w:t>
      </w:r>
      <w:r w:rsidR="006568B5">
        <w:rPr>
          <w:rFonts w:ascii="Calibri" w:hAnsi="Calibri" w:cs="Calibri"/>
          <w:color w:val="000000" w:themeColor="text1"/>
          <w:shd w:val="clear" w:color="auto" w:fill="FFFFFF"/>
        </w:rPr>
        <w:t>.</w:t>
      </w:r>
      <w:r w:rsidR="002D34BD" w:rsidRPr="002D34BD">
        <w:rPr>
          <w:rFonts w:ascii="Calibri" w:hAnsi="Calibri" w:cs="Calibri"/>
          <w:color w:val="000000" w:themeColor="text1"/>
          <w:shd w:val="clear" w:color="auto" w:fill="FFFFFF"/>
        </w:rPr>
        <w:t xml:space="preserve"> </w:t>
      </w:r>
      <w:r w:rsidR="0059548D">
        <w:rPr>
          <w:rFonts w:ascii="Calibri" w:hAnsi="Calibri" w:cs="Calibri"/>
          <w:color w:val="000000" w:themeColor="text1"/>
          <w:shd w:val="clear" w:color="auto" w:fill="FFFFFF"/>
        </w:rPr>
        <w:t>T</w:t>
      </w:r>
      <w:r w:rsidR="00A93CE2">
        <w:rPr>
          <w:rFonts w:ascii="Calibri" w:hAnsi="Calibri" w:cs="Calibri"/>
          <w:color w:val="000000" w:themeColor="text1"/>
          <w:shd w:val="clear" w:color="auto" w:fill="FFFFFF"/>
        </w:rPr>
        <w:t xml:space="preserve">hey </w:t>
      </w:r>
      <w:r w:rsidR="002D34BD" w:rsidRPr="002D34BD">
        <w:rPr>
          <w:rFonts w:ascii="Calibri" w:hAnsi="Calibri" w:cs="Calibri"/>
          <w:color w:val="000000" w:themeColor="text1"/>
          <w:shd w:val="clear" w:color="auto" w:fill="FFFFFF"/>
        </w:rPr>
        <w:t xml:space="preserve">enable you to </w:t>
      </w:r>
      <w:proofErr w:type="spellStart"/>
      <w:r w:rsidR="002D34BD" w:rsidRPr="002D34BD">
        <w:rPr>
          <w:rFonts w:ascii="Calibri" w:hAnsi="Calibri" w:cs="Calibri"/>
          <w:color w:val="000000" w:themeColor="text1"/>
          <w:shd w:val="clear" w:color="auto" w:fill="FFFFFF"/>
        </w:rPr>
        <w:t>analyse</w:t>
      </w:r>
      <w:proofErr w:type="spellEnd"/>
      <w:r w:rsidR="002D34BD" w:rsidRPr="002D34BD">
        <w:rPr>
          <w:rFonts w:ascii="Calibri" w:hAnsi="Calibri" w:cs="Calibri"/>
          <w:color w:val="000000" w:themeColor="text1"/>
          <w:shd w:val="clear" w:color="auto" w:fill="FFFFFF"/>
        </w:rPr>
        <w:t xml:space="preserve"> markets and corporate structures</w:t>
      </w:r>
      <w:r w:rsidR="00A93CE2">
        <w:rPr>
          <w:rFonts w:ascii="Calibri" w:hAnsi="Calibri" w:cs="Calibri"/>
          <w:color w:val="000000" w:themeColor="text1"/>
          <w:shd w:val="clear" w:color="auto" w:fill="FFFFFF"/>
        </w:rPr>
        <w:t xml:space="preserve"> more precisely</w:t>
      </w:r>
      <w:r w:rsidR="002D34BD" w:rsidRPr="002D34BD">
        <w:rPr>
          <w:rFonts w:ascii="Calibri" w:hAnsi="Calibri" w:cs="Calibri"/>
          <w:color w:val="000000" w:themeColor="text1"/>
          <w:shd w:val="clear" w:color="auto" w:fill="FFFFFF"/>
        </w:rPr>
        <w:t xml:space="preserve"> and to find </w:t>
      </w:r>
      <w:r w:rsidR="00A93CE2">
        <w:rPr>
          <w:rFonts w:ascii="Calibri" w:hAnsi="Calibri" w:cs="Calibri"/>
          <w:color w:val="000000" w:themeColor="text1"/>
          <w:shd w:val="clear" w:color="auto" w:fill="FFFFFF"/>
        </w:rPr>
        <w:t xml:space="preserve">more effective </w:t>
      </w:r>
      <w:r w:rsidR="002D34BD" w:rsidRPr="002D34BD">
        <w:rPr>
          <w:rFonts w:ascii="Calibri" w:hAnsi="Calibri" w:cs="Calibri"/>
          <w:color w:val="000000" w:themeColor="text1"/>
          <w:shd w:val="clear" w:color="auto" w:fill="FFFFFF"/>
        </w:rPr>
        <w:t xml:space="preserve">solutions to problems. Last but </w:t>
      </w:r>
      <w:r w:rsidR="00E4754B">
        <w:rPr>
          <w:rFonts w:ascii="Calibri" w:hAnsi="Calibri" w:cs="Calibri"/>
          <w:color w:val="000000" w:themeColor="text1"/>
          <w:shd w:val="clear" w:color="auto" w:fill="FFFFFF"/>
        </w:rPr>
        <w:t>most importantly</w:t>
      </w:r>
      <w:r w:rsidR="002D34BD" w:rsidRPr="002D34BD">
        <w:rPr>
          <w:rFonts w:ascii="Calibri" w:hAnsi="Calibri" w:cs="Calibri"/>
          <w:color w:val="000000" w:themeColor="text1"/>
          <w:shd w:val="clear" w:color="auto" w:fill="FFFFFF"/>
        </w:rPr>
        <w:t xml:space="preserve">, I would like to mention the working environment, </w:t>
      </w:r>
      <w:r w:rsidR="00AE33E1">
        <w:rPr>
          <w:rFonts w:ascii="Calibri" w:hAnsi="Calibri" w:cs="Calibri"/>
          <w:color w:val="000000" w:themeColor="text1"/>
          <w:shd w:val="clear" w:color="auto" w:fill="FFFFFF"/>
        </w:rPr>
        <w:t>as it</w:t>
      </w:r>
      <w:r w:rsidR="002D34BD" w:rsidRPr="002D34BD">
        <w:rPr>
          <w:rFonts w:ascii="Calibri" w:hAnsi="Calibri" w:cs="Calibri"/>
          <w:color w:val="000000" w:themeColor="text1"/>
          <w:shd w:val="clear" w:color="auto" w:fill="FFFFFF"/>
        </w:rPr>
        <w:t xml:space="preserve"> is a key component </w:t>
      </w:r>
      <w:r w:rsidR="005E5507">
        <w:rPr>
          <w:rFonts w:ascii="Calibri" w:hAnsi="Calibri" w:cs="Calibri"/>
          <w:color w:val="000000" w:themeColor="text1"/>
          <w:shd w:val="clear" w:color="auto" w:fill="FFFFFF"/>
        </w:rPr>
        <w:t>of</w:t>
      </w:r>
      <w:r w:rsidR="002D34BD" w:rsidRPr="002D34BD">
        <w:rPr>
          <w:rFonts w:ascii="Calibri" w:hAnsi="Calibri" w:cs="Calibri"/>
          <w:color w:val="000000" w:themeColor="text1"/>
          <w:shd w:val="clear" w:color="auto" w:fill="FFFFFF"/>
        </w:rPr>
        <w:t xml:space="preserve"> success. </w:t>
      </w:r>
      <w:r w:rsidR="005E5507" w:rsidRPr="005E5507">
        <w:rPr>
          <w:rFonts w:ascii="Calibri" w:hAnsi="Calibri" w:cs="Calibri"/>
          <w:color w:val="000000" w:themeColor="text1"/>
          <w:shd w:val="clear" w:color="auto" w:fill="FFFFFF"/>
        </w:rPr>
        <w:t>Since investment banking is team-based, my exceptional teamwork skills help create the best possible working atmosphere.</w:t>
      </w:r>
      <w:r w:rsidR="002D34BD" w:rsidRPr="002D34BD">
        <w:rPr>
          <w:rFonts w:ascii="Calibri" w:hAnsi="Calibri" w:cs="Calibri"/>
          <w:color w:val="000000" w:themeColor="text1"/>
          <w:shd w:val="clear" w:color="auto" w:fill="FFFFFF"/>
        </w:rPr>
        <w:t xml:space="preserve"> </w:t>
      </w:r>
      <w:r w:rsidR="005E5507" w:rsidRPr="005E5507">
        <w:rPr>
          <w:rFonts w:ascii="Calibri" w:hAnsi="Calibri" w:cs="Calibri"/>
          <w:color w:val="000000" w:themeColor="text1"/>
          <w:shd w:val="clear" w:color="auto" w:fill="FFFFFF"/>
        </w:rPr>
        <w:t xml:space="preserve">I developed these skills to a very high level primarily through spending </w:t>
      </w:r>
      <w:r w:rsidR="005E5507" w:rsidRPr="005E5507">
        <w:rPr>
          <w:rFonts w:ascii="Calibri" w:hAnsi="Calibri" w:cs="Calibri"/>
          <w:color w:val="000000" w:themeColor="text1"/>
          <w:shd w:val="clear" w:color="auto" w:fill="FFFFFF"/>
        </w:rPr>
        <w:lastRenderedPageBreak/>
        <w:t>over a decade at football club</w:t>
      </w:r>
      <w:r w:rsidR="005E5507">
        <w:rPr>
          <w:rFonts w:ascii="Calibri" w:hAnsi="Calibri" w:cs="Calibri"/>
          <w:color w:val="000000" w:themeColor="text1"/>
          <w:shd w:val="clear" w:color="auto" w:fill="FFFFFF"/>
        </w:rPr>
        <w:t>s</w:t>
      </w:r>
      <w:r w:rsidR="005E5507" w:rsidRPr="005E5507">
        <w:rPr>
          <w:rFonts w:ascii="Calibri" w:hAnsi="Calibri" w:cs="Calibri"/>
          <w:color w:val="000000" w:themeColor="text1"/>
          <w:shd w:val="clear" w:color="auto" w:fill="FFFFFF"/>
        </w:rPr>
        <w:t>.</w:t>
      </w:r>
      <w:r w:rsidR="002D34BD" w:rsidRPr="002D34BD">
        <w:rPr>
          <w:rFonts w:ascii="Calibri" w:hAnsi="Calibri" w:cs="Calibri"/>
          <w:color w:val="000000" w:themeColor="text1"/>
          <w:shd w:val="clear" w:color="auto" w:fill="FFFFFF"/>
        </w:rPr>
        <w:t xml:space="preserve"> </w:t>
      </w:r>
      <w:r w:rsidR="005E5507">
        <w:rPr>
          <w:rFonts w:ascii="Calibri" w:hAnsi="Calibri" w:cs="Calibri"/>
          <w:color w:val="000000" w:themeColor="text1"/>
          <w:shd w:val="clear" w:color="auto" w:fill="FFFFFF"/>
        </w:rPr>
        <w:t xml:space="preserve">There, I </w:t>
      </w:r>
      <w:proofErr w:type="spellStart"/>
      <w:r w:rsidR="00006E15">
        <w:rPr>
          <w:rFonts w:ascii="Calibri" w:hAnsi="Calibri" w:cs="Calibri"/>
          <w:color w:val="000000" w:themeColor="text1"/>
          <w:shd w:val="clear" w:color="auto" w:fill="FFFFFF"/>
        </w:rPr>
        <w:t>internalised</w:t>
      </w:r>
      <w:proofErr w:type="spellEnd"/>
      <w:r w:rsidR="00006E15">
        <w:rPr>
          <w:rFonts w:ascii="Calibri" w:hAnsi="Calibri" w:cs="Calibri"/>
          <w:color w:val="000000" w:themeColor="text1"/>
          <w:shd w:val="clear" w:color="auto" w:fill="FFFFFF"/>
        </w:rPr>
        <w:t xml:space="preserve"> </w:t>
      </w:r>
      <w:r w:rsidR="00AE33E1" w:rsidRPr="002D34BD">
        <w:rPr>
          <w:rFonts w:ascii="Calibri" w:hAnsi="Calibri" w:cs="Calibri"/>
          <w:color w:val="000000" w:themeColor="text1"/>
          <w:shd w:val="clear" w:color="auto" w:fill="FFFFFF"/>
        </w:rPr>
        <w:t xml:space="preserve">the principle that you can achieve much more by working </w:t>
      </w:r>
      <w:r w:rsidR="00006E15" w:rsidRPr="002D34BD">
        <w:rPr>
          <w:rFonts w:ascii="Calibri" w:hAnsi="Calibri" w:cs="Calibri"/>
          <w:color w:val="000000" w:themeColor="text1"/>
          <w:shd w:val="clear" w:color="auto" w:fill="FFFFFF"/>
        </w:rPr>
        <w:t>together</w:t>
      </w:r>
      <w:r w:rsidR="00AE33E1" w:rsidRPr="002D34BD">
        <w:rPr>
          <w:rFonts w:ascii="Calibri" w:hAnsi="Calibri" w:cs="Calibri"/>
          <w:color w:val="000000" w:themeColor="text1"/>
          <w:shd w:val="clear" w:color="auto" w:fill="FFFFFF"/>
        </w:rPr>
        <w:t>.</w:t>
      </w:r>
      <w:r w:rsidR="00AE33E1">
        <w:rPr>
          <w:rFonts w:ascii="Calibri" w:hAnsi="Calibri" w:cs="Calibri"/>
          <w:color w:val="000000" w:themeColor="text1"/>
          <w:shd w:val="clear" w:color="auto" w:fill="FFFFFF"/>
        </w:rPr>
        <w:t xml:space="preserve"> </w:t>
      </w:r>
      <w:r w:rsidRPr="00CE62BB">
        <w:rPr>
          <w:rFonts w:ascii="Calibri" w:hAnsi="Calibri" w:cs="Calibri"/>
          <w:color w:val="000000" w:themeColor="text1"/>
          <w:shd w:val="clear" w:color="auto" w:fill="FFFFFF"/>
        </w:rPr>
        <w:t xml:space="preserve">This </w:t>
      </w:r>
      <w:r>
        <w:rPr>
          <w:rFonts w:ascii="Calibri" w:hAnsi="Calibri" w:cs="Calibri"/>
          <w:color w:val="000000" w:themeColor="text1"/>
          <w:shd w:val="clear" w:color="auto" w:fill="FFFFFF"/>
        </w:rPr>
        <w:t xml:space="preserve">means </w:t>
      </w:r>
      <w:r w:rsidRPr="00CE62BB">
        <w:rPr>
          <w:rFonts w:ascii="Calibri" w:hAnsi="Calibri" w:cs="Calibri"/>
          <w:color w:val="000000" w:themeColor="text1"/>
          <w:shd w:val="clear" w:color="auto" w:fill="FFFFFF"/>
        </w:rPr>
        <w:t>motivating and helping each other, as well as providing constructive criticism so that everyone can grow.</w:t>
      </w:r>
    </w:p>
    <w:sectPr w:rsidR="009D1793" w:rsidRPr="002D34B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avid Döbele" w:date="2025-09-16T09:10:00Z" w:initials="DD">
    <w:p w14:paraId="4425D025" w14:textId="77777777" w:rsidR="0059170F" w:rsidRDefault="0059170F" w:rsidP="0059170F">
      <w:r>
        <w:rPr>
          <w:rStyle w:val="Kommentarzeichen"/>
        </w:rPr>
        <w:annotationRef/>
      </w:r>
      <w:r>
        <w:rPr>
          <w:sz w:val="20"/>
          <w:szCs w:val="20"/>
        </w:rPr>
        <w:t>ein analyst präsentiert eigtl. noch nicht so wirklich, sondern arbeitet eher den senior guys zu, die dann präsentieren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25D0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67BAD" w16cex:dateUtc="2025-09-16T0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25D025" w16cid:durableId="38D67B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7C"/>
    <w:rsid w:val="00006E15"/>
    <w:rsid w:val="000151F2"/>
    <w:rsid w:val="00090FD6"/>
    <w:rsid w:val="000B5064"/>
    <w:rsid w:val="000C482A"/>
    <w:rsid w:val="000F6BBD"/>
    <w:rsid w:val="00161CE2"/>
    <w:rsid w:val="001B458C"/>
    <w:rsid w:val="00270672"/>
    <w:rsid w:val="002D34BD"/>
    <w:rsid w:val="00317786"/>
    <w:rsid w:val="00381DFB"/>
    <w:rsid w:val="00387F72"/>
    <w:rsid w:val="003B5010"/>
    <w:rsid w:val="00451B36"/>
    <w:rsid w:val="00457AE4"/>
    <w:rsid w:val="00470D99"/>
    <w:rsid w:val="004C0B6B"/>
    <w:rsid w:val="004C665F"/>
    <w:rsid w:val="004D2EBD"/>
    <w:rsid w:val="005045AA"/>
    <w:rsid w:val="0053367F"/>
    <w:rsid w:val="005843B0"/>
    <w:rsid w:val="0059170F"/>
    <w:rsid w:val="0059548D"/>
    <w:rsid w:val="005B3F90"/>
    <w:rsid w:val="005D0D65"/>
    <w:rsid w:val="005D3F95"/>
    <w:rsid w:val="005E5507"/>
    <w:rsid w:val="005F0904"/>
    <w:rsid w:val="005F644F"/>
    <w:rsid w:val="00617C2B"/>
    <w:rsid w:val="00627A1A"/>
    <w:rsid w:val="00640502"/>
    <w:rsid w:val="006413F8"/>
    <w:rsid w:val="0065428C"/>
    <w:rsid w:val="006568B5"/>
    <w:rsid w:val="00662130"/>
    <w:rsid w:val="0071076A"/>
    <w:rsid w:val="00756295"/>
    <w:rsid w:val="00766BF9"/>
    <w:rsid w:val="00767CAC"/>
    <w:rsid w:val="0078595B"/>
    <w:rsid w:val="007F736B"/>
    <w:rsid w:val="00856038"/>
    <w:rsid w:val="00857FFA"/>
    <w:rsid w:val="00876620"/>
    <w:rsid w:val="0097256D"/>
    <w:rsid w:val="0098354D"/>
    <w:rsid w:val="009C7113"/>
    <w:rsid w:val="009D1793"/>
    <w:rsid w:val="009E347C"/>
    <w:rsid w:val="00A13AD7"/>
    <w:rsid w:val="00A61957"/>
    <w:rsid w:val="00A93CE2"/>
    <w:rsid w:val="00A9613D"/>
    <w:rsid w:val="00AE33E1"/>
    <w:rsid w:val="00B4391C"/>
    <w:rsid w:val="00B443FE"/>
    <w:rsid w:val="00C61A19"/>
    <w:rsid w:val="00C8478A"/>
    <w:rsid w:val="00CE5B86"/>
    <w:rsid w:val="00CE62BB"/>
    <w:rsid w:val="00D113BC"/>
    <w:rsid w:val="00D11ABC"/>
    <w:rsid w:val="00D32506"/>
    <w:rsid w:val="00DB0EB7"/>
    <w:rsid w:val="00E31693"/>
    <w:rsid w:val="00E4754B"/>
    <w:rsid w:val="00EB6C4D"/>
    <w:rsid w:val="00ED52FF"/>
    <w:rsid w:val="00FA4DAC"/>
    <w:rsid w:val="00FB45C8"/>
    <w:rsid w:val="00FF2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9C42"/>
  <w15:chartTrackingRefBased/>
  <w15:docId w15:val="{5FD70003-7832-094D-8078-93B12DEF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E3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E3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E34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E34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E34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E34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E34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E34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E34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34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E34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E34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E34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E34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E34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E34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E34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E347C"/>
    <w:rPr>
      <w:rFonts w:eastAsiaTheme="majorEastAsia" w:cstheme="majorBidi"/>
      <w:color w:val="272727" w:themeColor="text1" w:themeTint="D8"/>
    </w:rPr>
  </w:style>
  <w:style w:type="paragraph" w:styleId="Titel">
    <w:name w:val="Title"/>
    <w:basedOn w:val="Standard"/>
    <w:next w:val="Standard"/>
    <w:link w:val="TitelZchn"/>
    <w:uiPriority w:val="10"/>
    <w:qFormat/>
    <w:rsid w:val="009E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E34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E34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E34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E34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E347C"/>
    <w:rPr>
      <w:i/>
      <w:iCs/>
      <w:color w:val="404040" w:themeColor="text1" w:themeTint="BF"/>
    </w:rPr>
  </w:style>
  <w:style w:type="paragraph" w:styleId="Listenabsatz">
    <w:name w:val="List Paragraph"/>
    <w:basedOn w:val="Standard"/>
    <w:uiPriority w:val="34"/>
    <w:qFormat/>
    <w:rsid w:val="009E347C"/>
    <w:pPr>
      <w:ind w:left="720"/>
      <w:contextualSpacing/>
    </w:pPr>
  </w:style>
  <w:style w:type="character" w:styleId="IntensiveHervorhebung">
    <w:name w:val="Intense Emphasis"/>
    <w:basedOn w:val="Absatz-Standardschriftart"/>
    <w:uiPriority w:val="21"/>
    <w:qFormat/>
    <w:rsid w:val="009E347C"/>
    <w:rPr>
      <w:i/>
      <w:iCs/>
      <w:color w:val="0F4761" w:themeColor="accent1" w:themeShade="BF"/>
    </w:rPr>
  </w:style>
  <w:style w:type="paragraph" w:styleId="IntensivesZitat">
    <w:name w:val="Intense Quote"/>
    <w:basedOn w:val="Standard"/>
    <w:next w:val="Standard"/>
    <w:link w:val="IntensivesZitatZchn"/>
    <w:uiPriority w:val="30"/>
    <w:qFormat/>
    <w:rsid w:val="009E3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E347C"/>
    <w:rPr>
      <w:i/>
      <w:iCs/>
      <w:color w:val="0F4761" w:themeColor="accent1" w:themeShade="BF"/>
    </w:rPr>
  </w:style>
  <w:style w:type="character" w:styleId="IntensiverVerweis">
    <w:name w:val="Intense Reference"/>
    <w:basedOn w:val="Absatz-Standardschriftart"/>
    <w:uiPriority w:val="32"/>
    <w:qFormat/>
    <w:rsid w:val="009E347C"/>
    <w:rPr>
      <w:b/>
      <w:bCs/>
      <w:smallCaps/>
      <w:color w:val="0F4761" w:themeColor="accent1" w:themeShade="BF"/>
      <w:spacing w:val="5"/>
    </w:rPr>
  </w:style>
  <w:style w:type="character" w:customStyle="1" w:styleId="text">
    <w:name w:val="text"/>
    <w:basedOn w:val="Absatz-Standardschriftart"/>
    <w:rsid w:val="00857FFA"/>
  </w:style>
  <w:style w:type="paragraph" w:styleId="berarbeitung">
    <w:name w:val="Revision"/>
    <w:hidden/>
    <w:uiPriority w:val="99"/>
    <w:semiHidden/>
    <w:rsid w:val="0059170F"/>
    <w:pPr>
      <w:spacing w:after="0" w:line="240" w:lineRule="auto"/>
    </w:pPr>
  </w:style>
  <w:style w:type="character" w:styleId="Kommentarzeichen">
    <w:name w:val="annotation reference"/>
    <w:basedOn w:val="Absatz-Standardschriftart"/>
    <w:uiPriority w:val="99"/>
    <w:semiHidden/>
    <w:unhideWhenUsed/>
    <w:rsid w:val="0059170F"/>
    <w:rPr>
      <w:sz w:val="16"/>
      <w:szCs w:val="16"/>
    </w:rPr>
  </w:style>
  <w:style w:type="paragraph" w:styleId="Kommentartext">
    <w:name w:val="annotation text"/>
    <w:basedOn w:val="Standard"/>
    <w:link w:val="KommentartextZchn"/>
    <w:uiPriority w:val="99"/>
    <w:semiHidden/>
    <w:unhideWhenUsed/>
    <w:rsid w:val="0059170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9170F"/>
    <w:rPr>
      <w:sz w:val="20"/>
      <w:szCs w:val="20"/>
    </w:rPr>
  </w:style>
  <w:style w:type="paragraph" w:styleId="Kommentarthema">
    <w:name w:val="annotation subject"/>
    <w:basedOn w:val="Kommentartext"/>
    <w:next w:val="Kommentartext"/>
    <w:link w:val="KommentarthemaZchn"/>
    <w:uiPriority w:val="99"/>
    <w:semiHidden/>
    <w:unhideWhenUsed/>
    <w:rsid w:val="0059170F"/>
    <w:rPr>
      <w:b/>
      <w:bCs/>
    </w:rPr>
  </w:style>
  <w:style w:type="character" w:customStyle="1" w:styleId="KommentarthemaZchn">
    <w:name w:val="Kommentarthema Zchn"/>
    <w:basedOn w:val="KommentartextZchn"/>
    <w:link w:val="Kommentarthema"/>
    <w:uiPriority w:val="99"/>
    <w:semiHidden/>
    <w:rsid w:val="005917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899</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Cornelia Nardiello</dc:creator>
  <cp:keywords/>
  <dc:description/>
  <cp:lastModifiedBy>David Döbele</cp:lastModifiedBy>
  <cp:revision>18</cp:revision>
  <dcterms:created xsi:type="dcterms:W3CDTF">2025-09-13T14:50:00Z</dcterms:created>
  <dcterms:modified xsi:type="dcterms:W3CDTF">2025-09-16T07:10:00Z</dcterms:modified>
</cp:coreProperties>
</file>