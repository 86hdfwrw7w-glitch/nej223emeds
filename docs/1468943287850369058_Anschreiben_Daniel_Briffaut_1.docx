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CD9F3" w14:textId="4D425622" w:rsidR="0069172E" w:rsidRDefault="0069172E" w:rsidP="00A92127">
      <w:pPr>
        <w:spacing w:after="0" w:line="240" w:lineRule="auto"/>
        <w:jc w:val="right"/>
        <w:rPr>
          <w:ins w:id="0" w:author="David Döbele" w:date="2026-02-05T13:15:00Z" w16du:dateUtc="2026-02-05T12:15:00Z"/>
          <w:rFonts w:ascii="Times New Roman" w:hAnsi="Times New Roman" w:cs="Times New Roman"/>
          <w:sz w:val="20"/>
          <w:szCs w:val="20"/>
        </w:rPr>
      </w:pPr>
      <w:ins w:id="1" w:author="David Döbele" w:date="2026-02-05T13:15:00Z" w16du:dateUtc="2026-02-05T12:15:00Z">
        <w:r>
          <w:rPr>
            <w:rFonts w:ascii="Times New Roman" w:hAnsi="Times New Roman" w:cs="Times New Roman"/>
            <w:sz w:val="20"/>
            <w:szCs w:val="20"/>
          </w:rPr>
          <w:t xml:space="preserve">Daniel </w:t>
        </w:r>
        <w:proofErr w:type="spellStart"/>
        <w:r>
          <w:rPr>
            <w:rFonts w:ascii="Times New Roman" w:hAnsi="Times New Roman" w:cs="Times New Roman"/>
            <w:sz w:val="20"/>
            <w:szCs w:val="20"/>
          </w:rPr>
          <w:t>Briffaut</w:t>
        </w:r>
        <w:proofErr w:type="spellEnd"/>
      </w:ins>
    </w:p>
    <w:p w14:paraId="71C13130" w14:textId="185EDFCF" w:rsidR="00A92127" w:rsidRPr="00B54A63" w:rsidRDefault="00A92127" w:rsidP="00A92127">
      <w:pPr>
        <w:spacing w:after="0" w:line="240" w:lineRule="auto"/>
        <w:jc w:val="right"/>
        <w:rPr>
          <w:rFonts w:ascii="Times New Roman" w:hAnsi="Times New Roman" w:cs="Times New Roman"/>
          <w:sz w:val="20"/>
          <w:szCs w:val="20"/>
        </w:rPr>
      </w:pPr>
      <w:r w:rsidRPr="00B54A63">
        <w:rPr>
          <w:rFonts w:ascii="Times New Roman" w:hAnsi="Times New Roman" w:cs="Times New Roman"/>
          <w:sz w:val="20"/>
          <w:szCs w:val="20"/>
        </w:rPr>
        <w:t>Wilhelminenstraße 135</w:t>
      </w:r>
    </w:p>
    <w:p w14:paraId="1B89059C" w14:textId="77777777" w:rsidR="00A92127" w:rsidRPr="00B54A63" w:rsidRDefault="00A92127" w:rsidP="00A92127">
      <w:pPr>
        <w:spacing w:after="0" w:line="240" w:lineRule="auto"/>
        <w:jc w:val="right"/>
        <w:rPr>
          <w:rFonts w:ascii="Times New Roman" w:hAnsi="Times New Roman" w:cs="Times New Roman"/>
          <w:sz w:val="20"/>
          <w:szCs w:val="20"/>
        </w:rPr>
      </w:pPr>
      <w:r w:rsidRPr="00B54A63">
        <w:rPr>
          <w:rFonts w:ascii="Times New Roman" w:hAnsi="Times New Roman" w:cs="Times New Roman"/>
          <w:sz w:val="20"/>
          <w:szCs w:val="20"/>
        </w:rPr>
        <w:t>1160 Wien, Österreich</w:t>
      </w:r>
    </w:p>
    <w:p w14:paraId="72A8FF38" w14:textId="77777777" w:rsidR="00A92127" w:rsidRDefault="00A92127" w:rsidP="00A92127">
      <w:pPr>
        <w:spacing w:after="0"/>
        <w:jc w:val="right"/>
        <w:rPr>
          <w:rFonts w:ascii="Times New Roman" w:hAnsi="Times New Roman" w:cs="Times New Roman"/>
          <w:sz w:val="20"/>
          <w:szCs w:val="20"/>
        </w:rPr>
      </w:pPr>
      <w:r w:rsidRPr="008945A9">
        <w:rPr>
          <w:rFonts w:ascii="Times New Roman" w:hAnsi="Times New Roman" w:cs="Times New Roman"/>
          <w:sz w:val="20"/>
          <w:szCs w:val="20"/>
        </w:rPr>
        <w:t>danielbriffaut@outlook.com</w:t>
      </w:r>
    </w:p>
    <w:p w14:paraId="58540778" w14:textId="77777777" w:rsidR="00A92127" w:rsidRPr="00402F84" w:rsidRDefault="00A92127" w:rsidP="00A92127">
      <w:pPr>
        <w:spacing w:after="0"/>
        <w:jc w:val="right"/>
        <w:rPr>
          <w:rFonts w:ascii="Times New Roman" w:hAnsi="Times New Roman" w:cs="Times New Roman"/>
          <w:sz w:val="20"/>
          <w:szCs w:val="20"/>
          <w:lang w:val="de-AT"/>
        </w:rPr>
      </w:pPr>
      <w:r w:rsidRPr="00402F84">
        <w:rPr>
          <w:rFonts w:ascii="Times New Roman" w:hAnsi="Times New Roman" w:cs="Times New Roman"/>
          <w:sz w:val="20"/>
          <w:szCs w:val="20"/>
          <w:lang w:val="de-AT"/>
        </w:rPr>
        <w:t>+43 660 8767651</w:t>
      </w:r>
    </w:p>
    <w:p w14:paraId="0505BBC2" w14:textId="28698AD0" w:rsidR="00623642" w:rsidRPr="00623642" w:rsidRDefault="00623642" w:rsidP="00623642">
      <w:pPr>
        <w:spacing w:after="0"/>
        <w:rPr>
          <w:rFonts w:ascii="Times New Roman" w:hAnsi="Times New Roman" w:cs="Times New Roman"/>
          <w:sz w:val="20"/>
          <w:szCs w:val="20"/>
        </w:rPr>
      </w:pPr>
      <w:r w:rsidRPr="00623642">
        <w:rPr>
          <w:rFonts w:ascii="Times New Roman" w:hAnsi="Times New Roman" w:cs="Times New Roman"/>
          <w:sz w:val="20"/>
          <w:szCs w:val="20"/>
        </w:rPr>
        <w:t>Deloitte</w:t>
      </w:r>
      <w:r>
        <w:rPr>
          <w:rFonts w:ascii="Times New Roman" w:hAnsi="Times New Roman" w:cs="Times New Roman"/>
          <w:sz w:val="20"/>
          <w:szCs w:val="20"/>
        </w:rPr>
        <w:t xml:space="preserve"> </w:t>
      </w:r>
      <w:r w:rsidRPr="00623642">
        <w:rPr>
          <w:rFonts w:ascii="Times New Roman" w:hAnsi="Times New Roman" w:cs="Times New Roman"/>
          <w:sz w:val="20"/>
          <w:szCs w:val="20"/>
        </w:rPr>
        <w:t>Financial Advisory GmbH</w:t>
      </w:r>
    </w:p>
    <w:p w14:paraId="4800BBB2" w14:textId="2734036F" w:rsidR="00623642" w:rsidRDefault="00623642" w:rsidP="00623642">
      <w:pPr>
        <w:spacing w:after="0"/>
        <w:rPr>
          <w:rFonts w:ascii="Times New Roman" w:hAnsi="Times New Roman" w:cs="Times New Roman"/>
          <w:sz w:val="20"/>
          <w:szCs w:val="20"/>
        </w:rPr>
      </w:pPr>
      <w:r w:rsidRPr="00623642">
        <w:rPr>
          <w:rFonts w:ascii="Times New Roman" w:hAnsi="Times New Roman" w:cs="Times New Roman"/>
          <w:sz w:val="20"/>
          <w:szCs w:val="20"/>
        </w:rPr>
        <w:t>Renngasse 1/Freyung</w:t>
      </w:r>
      <w:r w:rsidRPr="00623642">
        <w:rPr>
          <w:rFonts w:ascii="Times New Roman" w:hAnsi="Times New Roman" w:cs="Times New Roman"/>
          <w:sz w:val="20"/>
          <w:szCs w:val="20"/>
        </w:rPr>
        <w:br/>
        <w:t>1010 Wien</w:t>
      </w:r>
    </w:p>
    <w:p w14:paraId="76B0A101" w14:textId="083E5344" w:rsidR="00623642" w:rsidRPr="00623642" w:rsidRDefault="00623642" w:rsidP="00623642">
      <w:pPr>
        <w:spacing w:after="0"/>
        <w:rPr>
          <w:rFonts w:ascii="Times New Roman" w:hAnsi="Times New Roman" w:cs="Times New Roman"/>
          <w:sz w:val="20"/>
          <w:szCs w:val="20"/>
        </w:rPr>
      </w:pPr>
      <w:r>
        <w:rPr>
          <w:rFonts w:ascii="Times New Roman" w:hAnsi="Times New Roman" w:cs="Times New Roman"/>
          <w:sz w:val="20"/>
          <w:szCs w:val="20"/>
        </w:rPr>
        <w:t>Österreich</w:t>
      </w:r>
    </w:p>
    <w:p w14:paraId="7ACE7121" w14:textId="6FED0319" w:rsidR="00A92127" w:rsidRPr="00F60BD6" w:rsidRDefault="00A92127" w:rsidP="00A92127">
      <w:pPr>
        <w:spacing w:after="0" w:line="240" w:lineRule="auto"/>
        <w:jc w:val="right"/>
        <w:rPr>
          <w:rFonts w:ascii="Times New Roman" w:hAnsi="Times New Roman" w:cs="Times New Roman"/>
          <w:sz w:val="20"/>
          <w:szCs w:val="20"/>
        </w:rPr>
      </w:pPr>
      <w:r w:rsidRPr="00F60BD6">
        <w:rPr>
          <w:rFonts w:ascii="Times New Roman" w:hAnsi="Times New Roman" w:cs="Times New Roman"/>
          <w:sz w:val="20"/>
          <w:szCs w:val="20"/>
        </w:rPr>
        <w:t xml:space="preserve">Wien, </w:t>
      </w:r>
      <w:r w:rsidR="00623642">
        <w:rPr>
          <w:rFonts w:ascii="Times New Roman" w:hAnsi="Times New Roman" w:cs="Times New Roman"/>
          <w:sz w:val="20"/>
          <w:szCs w:val="20"/>
        </w:rPr>
        <w:t>05</w:t>
      </w:r>
      <w:r w:rsidRPr="00F60BD6">
        <w:rPr>
          <w:rFonts w:ascii="Times New Roman" w:hAnsi="Times New Roman" w:cs="Times New Roman"/>
          <w:sz w:val="20"/>
          <w:szCs w:val="20"/>
        </w:rPr>
        <w:t>.</w:t>
      </w:r>
      <w:r>
        <w:rPr>
          <w:rFonts w:ascii="Times New Roman" w:hAnsi="Times New Roman" w:cs="Times New Roman"/>
          <w:sz w:val="20"/>
          <w:szCs w:val="20"/>
        </w:rPr>
        <w:t>0</w:t>
      </w:r>
      <w:r w:rsidR="00623642">
        <w:rPr>
          <w:rFonts w:ascii="Times New Roman" w:hAnsi="Times New Roman" w:cs="Times New Roman"/>
          <w:sz w:val="20"/>
          <w:szCs w:val="20"/>
        </w:rPr>
        <w:t>2</w:t>
      </w:r>
      <w:r w:rsidRPr="00F60BD6">
        <w:rPr>
          <w:rFonts w:ascii="Times New Roman" w:hAnsi="Times New Roman" w:cs="Times New Roman"/>
          <w:sz w:val="20"/>
          <w:szCs w:val="20"/>
        </w:rPr>
        <w:t>.202</w:t>
      </w:r>
      <w:r>
        <w:rPr>
          <w:rFonts w:ascii="Times New Roman" w:hAnsi="Times New Roman" w:cs="Times New Roman"/>
          <w:sz w:val="20"/>
          <w:szCs w:val="20"/>
        </w:rPr>
        <w:t>6</w:t>
      </w:r>
    </w:p>
    <w:p w14:paraId="5CD6F4A0" w14:textId="77777777" w:rsidR="00A92127" w:rsidRPr="00F60BD6" w:rsidRDefault="00A92127" w:rsidP="00A92127">
      <w:pPr>
        <w:spacing w:after="0" w:line="240" w:lineRule="auto"/>
        <w:jc w:val="right"/>
        <w:rPr>
          <w:rFonts w:ascii="Times New Roman" w:hAnsi="Times New Roman" w:cs="Times New Roman"/>
          <w:sz w:val="20"/>
          <w:szCs w:val="20"/>
        </w:rPr>
      </w:pPr>
    </w:p>
    <w:p w14:paraId="3D737EB5" w14:textId="77777777" w:rsidR="00A92127" w:rsidRDefault="00A92127" w:rsidP="00A92127">
      <w:pPr>
        <w:spacing w:after="0" w:line="240" w:lineRule="auto"/>
        <w:jc w:val="both"/>
        <w:rPr>
          <w:rFonts w:ascii="Times New Roman" w:eastAsia="Times New Roman" w:hAnsi="Times New Roman" w:cs="Times New Roman"/>
          <w:b/>
          <w:bCs/>
          <w:color w:val="000000" w:themeColor="text1"/>
          <w:sz w:val="20"/>
          <w:szCs w:val="20"/>
          <w:lang w:eastAsia="en-GB"/>
        </w:rPr>
      </w:pPr>
      <w:r w:rsidRPr="00B44338">
        <w:rPr>
          <w:rFonts w:ascii="Times New Roman" w:hAnsi="Times New Roman" w:cs="Times New Roman"/>
          <w:b/>
          <w:bCs/>
          <w:sz w:val="20"/>
          <w:szCs w:val="20"/>
        </w:rPr>
        <w:t xml:space="preserve">Bewerbung um ein Praktikum im </w:t>
      </w:r>
      <w:r w:rsidRPr="00B44338">
        <w:rPr>
          <w:rFonts w:ascii="Times New Roman" w:hAnsi="Times New Roman" w:cs="Times New Roman"/>
          <w:b/>
          <w:bCs/>
          <w:sz w:val="20"/>
          <w:szCs w:val="20"/>
          <w:lang/>
        </w:rPr>
        <w:t xml:space="preserve">Bereich </w:t>
      </w:r>
      <w:r w:rsidRPr="00B44338">
        <w:rPr>
          <w:rFonts w:ascii="Times New Roman" w:eastAsia="Times New Roman" w:hAnsi="Times New Roman" w:cs="Times New Roman"/>
          <w:b/>
          <w:bCs/>
          <w:color w:val="000000" w:themeColor="text1"/>
          <w:sz w:val="20"/>
          <w:szCs w:val="20"/>
          <w:lang w:eastAsia="en-GB"/>
        </w:rPr>
        <w:t>M&amp;A</w:t>
      </w:r>
    </w:p>
    <w:p w14:paraId="0C41B625" w14:textId="77777777" w:rsidR="00623642" w:rsidRPr="00B44338" w:rsidRDefault="00623642" w:rsidP="00A92127">
      <w:pPr>
        <w:spacing w:after="0" w:line="240" w:lineRule="auto"/>
        <w:jc w:val="both"/>
        <w:rPr>
          <w:rFonts w:ascii="Times New Roman" w:hAnsi="Times New Roman" w:cs="Times New Roman"/>
          <w:b/>
          <w:bCs/>
          <w:sz w:val="20"/>
          <w:szCs w:val="20"/>
          <w:lang/>
        </w:rPr>
      </w:pPr>
    </w:p>
    <w:p w14:paraId="12D0C4C4" w14:textId="77777777" w:rsidR="00A92127" w:rsidRPr="00B44338" w:rsidRDefault="00A92127" w:rsidP="00A92127">
      <w:pPr>
        <w:spacing w:after="0" w:line="240" w:lineRule="auto"/>
        <w:jc w:val="both"/>
        <w:rPr>
          <w:rFonts w:ascii="Times New Roman" w:hAnsi="Times New Roman" w:cs="Times New Roman"/>
          <w:bCs/>
          <w:sz w:val="20"/>
          <w:szCs w:val="20"/>
          <w:lang/>
        </w:rPr>
      </w:pPr>
    </w:p>
    <w:p w14:paraId="31344C48" w14:textId="29F46C06" w:rsidR="00623642" w:rsidRDefault="00A92127" w:rsidP="00623642">
      <w:pPr>
        <w:spacing w:line="240" w:lineRule="auto"/>
        <w:jc w:val="both"/>
        <w:rPr>
          <w:rFonts w:ascii="Times New Roman" w:eastAsia="Times New Roman" w:hAnsi="Times New Roman" w:cs="Times New Roman"/>
          <w:color w:val="000000"/>
          <w:sz w:val="20"/>
          <w:szCs w:val="20"/>
          <w:lang w:eastAsia="en-GB"/>
        </w:rPr>
      </w:pPr>
      <w:r w:rsidRPr="00572DD2">
        <w:rPr>
          <w:rFonts w:ascii="Times New Roman" w:eastAsia="Times New Roman" w:hAnsi="Times New Roman" w:cs="Times New Roman"/>
          <w:color w:val="000000"/>
          <w:sz w:val="20"/>
          <w:szCs w:val="20"/>
          <w:lang w:eastAsia="en-GB"/>
        </w:rPr>
        <w:t xml:space="preserve">Sehr geehrte </w:t>
      </w:r>
      <w:r w:rsidR="00202B19">
        <w:rPr>
          <w:rFonts w:ascii="Times New Roman" w:eastAsia="Times New Roman" w:hAnsi="Times New Roman" w:cs="Times New Roman"/>
          <w:color w:val="000000"/>
          <w:sz w:val="20"/>
          <w:szCs w:val="20"/>
          <w:lang w:eastAsia="en-GB"/>
        </w:rPr>
        <w:t xml:space="preserve">Herr </w:t>
      </w:r>
      <w:proofErr w:type="spellStart"/>
      <w:r w:rsidR="00202B19" w:rsidRPr="00202B19">
        <w:rPr>
          <w:rFonts w:ascii="Times New Roman" w:eastAsia="Times New Roman" w:hAnsi="Times New Roman" w:cs="Times New Roman"/>
          <w:color w:val="000000"/>
          <w:sz w:val="20"/>
          <w:szCs w:val="20"/>
          <w:lang w:eastAsia="en-GB"/>
        </w:rPr>
        <w:t>Gahleitner</w:t>
      </w:r>
      <w:proofErr w:type="spellEnd"/>
      <w:r w:rsidRPr="00572DD2">
        <w:rPr>
          <w:rFonts w:ascii="Times New Roman" w:eastAsia="Times New Roman" w:hAnsi="Times New Roman" w:cs="Times New Roman"/>
          <w:color w:val="000000"/>
          <w:sz w:val="20"/>
          <w:szCs w:val="20"/>
          <w:lang w:eastAsia="en-GB"/>
        </w:rPr>
        <w:t xml:space="preserve">, </w:t>
      </w:r>
    </w:p>
    <w:p w14:paraId="31B17F28" w14:textId="1E69711F" w:rsidR="00623642" w:rsidRPr="00623642" w:rsidRDefault="00572DD2" w:rsidP="00623642">
      <w:pPr>
        <w:spacing w:line="240" w:lineRule="auto"/>
        <w:jc w:val="both"/>
        <w:rPr>
          <w:rFonts w:ascii="Times New Roman" w:eastAsia="Times New Roman" w:hAnsi="Times New Roman" w:cs="Times New Roman"/>
          <w:color w:val="000000"/>
          <w:sz w:val="20"/>
          <w:szCs w:val="20"/>
          <w:lang w:eastAsia="en-GB"/>
        </w:rPr>
      </w:pPr>
      <w:del w:id="2" w:author="David Döbele" w:date="2026-02-05T13:14:00Z" w16du:dateUtc="2026-02-05T12:14:00Z">
        <w:r w:rsidRPr="00572DD2" w:rsidDel="0069172E">
          <w:rPr>
            <w:rFonts w:ascii="Times New Roman" w:eastAsia="Times New Roman" w:hAnsi="Times New Roman" w:cs="Times New Roman"/>
            <w:color w:val="000000"/>
            <w:sz w:val="20"/>
            <w:szCs w:val="20"/>
            <w:lang w:eastAsia="en-GB"/>
          </w:rPr>
          <w:delText xml:space="preserve">Mein </w:delText>
        </w:r>
      </w:del>
      <w:ins w:id="3" w:author="David Döbele" w:date="2026-02-05T13:14:00Z" w16du:dateUtc="2026-02-05T12:14:00Z">
        <w:r w:rsidR="0069172E">
          <w:rPr>
            <w:rFonts w:ascii="Times New Roman" w:eastAsia="Times New Roman" w:hAnsi="Times New Roman" w:cs="Times New Roman"/>
            <w:color w:val="000000"/>
            <w:sz w:val="20"/>
            <w:szCs w:val="20"/>
            <w:lang w:eastAsia="en-GB"/>
          </w:rPr>
          <w:t>m</w:t>
        </w:r>
        <w:r w:rsidR="0069172E" w:rsidRPr="00572DD2">
          <w:rPr>
            <w:rFonts w:ascii="Times New Roman" w:eastAsia="Times New Roman" w:hAnsi="Times New Roman" w:cs="Times New Roman"/>
            <w:color w:val="000000"/>
            <w:sz w:val="20"/>
            <w:szCs w:val="20"/>
            <w:lang w:eastAsia="en-GB"/>
          </w:rPr>
          <w:t xml:space="preserve">ein </w:t>
        </w:r>
      </w:ins>
      <w:r w:rsidRPr="00572DD2">
        <w:rPr>
          <w:rFonts w:ascii="Times New Roman" w:eastAsia="Times New Roman" w:hAnsi="Times New Roman" w:cs="Times New Roman"/>
          <w:color w:val="000000"/>
          <w:sz w:val="20"/>
          <w:szCs w:val="20"/>
          <w:lang w:eastAsia="en-GB"/>
        </w:rPr>
        <w:t xml:space="preserve">Interesse </w:t>
      </w:r>
      <w:proofErr w:type="gramStart"/>
      <w:r w:rsidRPr="00572DD2">
        <w:rPr>
          <w:rFonts w:ascii="Times New Roman" w:eastAsia="Times New Roman" w:hAnsi="Times New Roman" w:cs="Times New Roman"/>
          <w:color w:val="000000"/>
          <w:sz w:val="20"/>
          <w:szCs w:val="20"/>
          <w:lang w:eastAsia="en-GB"/>
        </w:rPr>
        <w:t>an Mergers</w:t>
      </w:r>
      <w:proofErr w:type="gramEnd"/>
      <w:r w:rsidRPr="00572DD2">
        <w:rPr>
          <w:rFonts w:ascii="Times New Roman" w:eastAsia="Times New Roman" w:hAnsi="Times New Roman" w:cs="Times New Roman"/>
          <w:color w:val="000000"/>
          <w:sz w:val="20"/>
          <w:szCs w:val="20"/>
          <w:lang w:eastAsia="en-GB"/>
        </w:rPr>
        <w:t xml:space="preserve"> &amp; Acquisitions entwickelte sich früh, als meine Eltern ihr Unternehmen verkauften und ich erstmals wahrnahm, wie komplex ein solcher Prozess ist. Dabei wurde mir deutlich, dass ein Unternehmensverkauf weit über rein operative Aspekte </w:t>
      </w:r>
      <w:proofErr w:type="gramStart"/>
      <w:r w:rsidRPr="00572DD2">
        <w:rPr>
          <w:rFonts w:ascii="Times New Roman" w:eastAsia="Times New Roman" w:hAnsi="Times New Roman" w:cs="Times New Roman"/>
          <w:color w:val="000000"/>
          <w:sz w:val="20"/>
          <w:szCs w:val="20"/>
          <w:lang w:eastAsia="en-GB"/>
        </w:rPr>
        <w:t>hinausgeht</w:t>
      </w:r>
      <w:proofErr w:type="gramEnd"/>
      <w:r>
        <w:rPr>
          <w:rFonts w:ascii="Times New Roman" w:eastAsia="Times New Roman" w:hAnsi="Times New Roman" w:cs="Times New Roman"/>
          <w:color w:val="000000"/>
          <w:sz w:val="20"/>
          <w:szCs w:val="20"/>
          <w:lang w:eastAsia="en-GB"/>
        </w:rPr>
        <w:t xml:space="preserve"> </w:t>
      </w:r>
      <w:r w:rsidRPr="00572DD2">
        <w:rPr>
          <w:rFonts w:ascii="Times New Roman" w:eastAsia="Times New Roman" w:hAnsi="Times New Roman" w:cs="Times New Roman"/>
          <w:color w:val="000000"/>
          <w:sz w:val="20"/>
          <w:szCs w:val="20"/>
          <w:lang w:eastAsia="en-GB"/>
        </w:rPr>
        <w:t>und fundierte finanzielle Analysen, Due-Diligence-Prüfungen und Verhandlungsführung erfordert.</w:t>
      </w:r>
      <w:r>
        <w:rPr>
          <w:rFonts w:ascii="Times New Roman" w:eastAsia="Times New Roman" w:hAnsi="Times New Roman" w:cs="Times New Roman"/>
          <w:color w:val="000000"/>
          <w:sz w:val="20"/>
          <w:szCs w:val="20"/>
          <w:lang w:eastAsia="en-GB"/>
        </w:rPr>
        <w:t xml:space="preserve"> </w:t>
      </w:r>
      <w:r w:rsidR="00872A24" w:rsidRPr="00623642">
        <w:rPr>
          <w:rFonts w:ascii="Times New Roman" w:eastAsia="Times New Roman" w:hAnsi="Times New Roman" w:cs="Times New Roman"/>
          <w:color w:val="000000"/>
          <w:sz w:val="20"/>
          <w:szCs w:val="20"/>
          <w:lang w:eastAsia="en-GB"/>
        </w:rPr>
        <w:t xml:space="preserve">Während meines Studiums an der WU Wien nahm ich </w:t>
      </w:r>
      <w:r w:rsidR="00A303A7" w:rsidRPr="00623642">
        <w:rPr>
          <w:rFonts w:ascii="Times New Roman" w:eastAsia="Times New Roman" w:hAnsi="Times New Roman" w:cs="Times New Roman"/>
          <w:color w:val="000000"/>
          <w:sz w:val="20"/>
          <w:szCs w:val="20"/>
          <w:lang w:eastAsia="en-GB"/>
        </w:rPr>
        <w:t>deshalb</w:t>
      </w:r>
      <w:r w:rsidR="00007ABB" w:rsidRPr="00A303A7">
        <w:rPr>
          <w:rFonts w:ascii="Times New Roman" w:eastAsia="Times New Roman" w:hAnsi="Times New Roman" w:cs="Times New Roman"/>
          <w:color w:val="000000"/>
          <w:sz w:val="20"/>
          <w:szCs w:val="20"/>
          <w:lang w:eastAsia="en-GB"/>
        </w:rPr>
        <w:t xml:space="preserve"> an</w:t>
      </w:r>
      <w:r w:rsidR="00872A24" w:rsidRPr="00623642">
        <w:rPr>
          <w:rFonts w:ascii="Times New Roman" w:eastAsia="Times New Roman" w:hAnsi="Times New Roman" w:cs="Times New Roman"/>
          <w:color w:val="000000"/>
          <w:sz w:val="20"/>
          <w:szCs w:val="20"/>
          <w:lang w:eastAsia="en-GB"/>
        </w:rPr>
        <w:t xml:space="preserve"> einem externen M&amp;A-Workshop teil, in dem wir im Rahmen eines Cases ein Unternehmen analysierten, zentrale finanzielle Kennzahlen bewerteten und eine Transaktionsempfehlung erarbeiteten. </w:t>
      </w:r>
      <w:r w:rsidR="00A303A7" w:rsidRPr="00A303A7">
        <w:rPr>
          <w:rFonts w:ascii="Times New Roman" w:eastAsia="Times New Roman" w:hAnsi="Times New Roman" w:cs="Times New Roman"/>
          <w:color w:val="000000"/>
          <w:sz w:val="20"/>
          <w:szCs w:val="20"/>
          <w:lang w:eastAsia="en-GB"/>
        </w:rPr>
        <w:t xml:space="preserve">Durch die Studieninhalte, Gespräche mit Professionals und Einblicke in reale Fallstudien wurde mir endgültig klar, dass mich die M&amp;A-Beratung besonders reizt, da mich insbesondere die Analyse von Jahresabschlüssen, die Auseinandersetzung mit Valuation </w:t>
      </w:r>
      <w:r w:rsidR="00A303A7" w:rsidRPr="00623642">
        <w:rPr>
          <w:rFonts w:ascii="Times New Roman" w:eastAsia="Times New Roman" w:hAnsi="Times New Roman" w:cs="Times New Roman"/>
          <w:color w:val="000000"/>
          <w:sz w:val="20"/>
          <w:szCs w:val="20"/>
          <w:lang w:eastAsia="en-GB"/>
        </w:rPr>
        <w:t xml:space="preserve">sowie daraus die Grundlage für fundierte Entscheidungen zu schaffen, interessieren. </w:t>
      </w:r>
      <w:r w:rsidR="00A92127" w:rsidRPr="00B44338">
        <w:rPr>
          <w:rFonts w:ascii="Times New Roman" w:eastAsia="Times New Roman" w:hAnsi="Times New Roman" w:cs="Times New Roman"/>
          <w:color w:val="000000"/>
          <w:sz w:val="20"/>
          <w:szCs w:val="20"/>
          <w:lang w:eastAsia="en-GB"/>
        </w:rPr>
        <w:t>Mich motiviert die Aussicht, in einem anspruchsvollen Umfeld Verantwortung zu übernehmen, mein Wissen gezielt einzubringen und dabei täglich Neues zu lernen. Darum möchte ich nach Abschluss meines Bachelorstudiums im Zeitraum von Oktober</w:t>
      </w:r>
      <w:r w:rsidR="00007ABB">
        <w:rPr>
          <w:rFonts w:ascii="Times New Roman" w:eastAsia="Times New Roman" w:hAnsi="Times New Roman" w:cs="Times New Roman"/>
          <w:color w:val="000000"/>
          <w:sz w:val="20"/>
          <w:szCs w:val="20"/>
          <w:lang w:eastAsia="en-GB"/>
        </w:rPr>
        <w:t xml:space="preserve"> 2026</w:t>
      </w:r>
      <w:r w:rsidR="00A92127" w:rsidRPr="00B44338">
        <w:rPr>
          <w:rFonts w:ascii="Times New Roman" w:eastAsia="Times New Roman" w:hAnsi="Times New Roman" w:cs="Times New Roman"/>
          <w:color w:val="000000"/>
          <w:sz w:val="20"/>
          <w:szCs w:val="20"/>
          <w:lang w:eastAsia="en-GB"/>
        </w:rPr>
        <w:t xml:space="preserve"> bis </w:t>
      </w:r>
      <w:r w:rsidR="00007ABB">
        <w:rPr>
          <w:rFonts w:ascii="Times New Roman" w:eastAsia="Times New Roman" w:hAnsi="Times New Roman" w:cs="Times New Roman"/>
          <w:color w:val="000000"/>
          <w:sz w:val="20"/>
          <w:szCs w:val="20"/>
          <w:lang w:eastAsia="en-GB"/>
        </w:rPr>
        <w:t>Februar</w:t>
      </w:r>
      <w:r w:rsidR="00A92127" w:rsidRPr="00B44338">
        <w:rPr>
          <w:rFonts w:ascii="Times New Roman" w:eastAsia="Times New Roman" w:hAnsi="Times New Roman" w:cs="Times New Roman"/>
          <w:color w:val="000000"/>
          <w:sz w:val="20"/>
          <w:szCs w:val="20"/>
          <w:lang w:eastAsia="en-GB"/>
        </w:rPr>
        <w:t xml:space="preserve"> 202</w:t>
      </w:r>
      <w:r w:rsidR="00007ABB">
        <w:rPr>
          <w:rFonts w:ascii="Times New Roman" w:eastAsia="Times New Roman" w:hAnsi="Times New Roman" w:cs="Times New Roman"/>
          <w:color w:val="000000"/>
          <w:sz w:val="20"/>
          <w:szCs w:val="20"/>
          <w:lang w:eastAsia="en-GB"/>
        </w:rPr>
        <w:t>7</w:t>
      </w:r>
      <w:r w:rsidR="00A92127" w:rsidRPr="00B44338">
        <w:rPr>
          <w:rFonts w:ascii="Times New Roman" w:eastAsia="Times New Roman" w:hAnsi="Times New Roman" w:cs="Times New Roman"/>
          <w:color w:val="000000"/>
          <w:sz w:val="20"/>
          <w:szCs w:val="20"/>
          <w:lang w:eastAsia="en-GB"/>
        </w:rPr>
        <w:t xml:space="preserve"> ein Praktikum bei Ihnen im Bereich M&amp;A </w:t>
      </w:r>
      <w:r w:rsidR="00B44338" w:rsidRPr="00623642">
        <w:rPr>
          <w:rFonts w:ascii="Times New Roman" w:eastAsia="Times New Roman" w:hAnsi="Times New Roman" w:cs="Times New Roman"/>
          <w:color w:val="000000"/>
          <w:sz w:val="20"/>
          <w:szCs w:val="20"/>
          <w:lang w:eastAsia="en-GB"/>
        </w:rPr>
        <w:t xml:space="preserve">Transaction Services </w:t>
      </w:r>
      <w:r w:rsidR="00A92127" w:rsidRPr="00623642">
        <w:rPr>
          <w:rFonts w:ascii="Times New Roman" w:eastAsia="Times New Roman" w:hAnsi="Times New Roman" w:cs="Times New Roman"/>
          <w:color w:val="000000"/>
          <w:sz w:val="20"/>
          <w:szCs w:val="20"/>
          <w:lang w:eastAsia="en-GB"/>
        </w:rPr>
        <w:t>absolvieren.</w:t>
      </w:r>
    </w:p>
    <w:p w14:paraId="29AE8C29" w14:textId="77777777" w:rsidR="00623642" w:rsidRDefault="00A92127" w:rsidP="00623642">
      <w:pPr>
        <w:spacing w:line="240" w:lineRule="auto"/>
        <w:jc w:val="both"/>
        <w:rPr>
          <w:rFonts w:ascii="Times New Roman" w:eastAsia="Times New Roman" w:hAnsi="Times New Roman" w:cs="Times New Roman"/>
          <w:color w:val="000000"/>
          <w:sz w:val="20"/>
          <w:szCs w:val="20"/>
          <w:lang w:eastAsia="en-GB"/>
        </w:rPr>
      </w:pPr>
      <w:r w:rsidRPr="00B44338">
        <w:rPr>
          <w:rFonts w:ascii="Times New Roman" w:eastAsia="Times New Roman" w:hAnsi="Times New Roman" w:cs="Times New Roman"/>
          <w:color w:val="000000"/>
          <w:sz w:val="20"/>
          <w:szCs w:val="20"/>
          <w:lang w:eastAsia="en-GB"/>
        </w:rPr>
        <w:t xml:space="preserve">Aktuell studiere ich Betriebswirtschaftslehre mit dem Schwerpunkt International Business und konnte dabei durchgehend sehr gute Leistungen erzielen. Dadurch habe ich mir ein solides Fundament in den Bereichen Finanzen, Rechnungswesen und Management aufgebaut. </w:t>
      </w:r>
      <w:r w:rsidR="00557537" w:rsidRPr="00557537">
        <w:rPr>
          <w:rFonts w:ascii="Times New Roman" w:eastAsia="Times New Roman" w:hAnsi="Times New Roman" w:cs="Times New Roman"/>
          <w:color w:val="000000"/>
          <w:sz w:val="20"/>
          <w:szCs w:val="20"/>
          <w:lang w:eastAsia="en-GB"/>
        </w:rPr>
        <w:t>Bereits früh übernahm ich Verantwortung, unter anderem durch die Mitgründung eines Vereins sowie im Rahmen meines Zivildienstes. In beiden Tätigkeiten arbeitete ich eng mit unterschiedlichen Interessengruppen zusammen, was einen sensiblen Umgang mit Stakeholdern erforderte. Darüber hinaus war ich in die Verwaltung, Kontrolle und Dokumentation von Spendengeldern eingebunden, einschließlich der Erfassung und Auswertung von Zahlungen in Excel.</w:t>
      </w:r>
      <w:r w:rsidR="00F205A9">
        <w:rPr>
          <w:rFonts w:ascii="Times New Roman" w:eastAsia="Times New Roman" w:hAnsi="Times New Roman" w:cs="Times New Roman"/>
          <w:color w:val="000000"/>
          <w:sz w:val="20"/>
          <w:szCs w:val="20"/>
          <w:lang w:eastAsia="en-GB"/>
        </w:rPr>
        <w:t xml:space="preserve"> </w:t>
      </w:r>
      <w:r w:rsidR="00557537" w:rsidRPr="00557537">
        <w:rPr>
          <w:rFonts w:ascii="Times New Roman" w:eastAsia="Times New Roman" w:hAnsi="Times New Roman" w:cs="Times New Roman"/>
          <w:color w:val="000000"/>
          <w:sz w:val="20"/>
          <w:szCs w:val="20"/>
          <w:lang w:eastAsia="en-GB"/>
        </w:rPr>
        <w:t>Parallel zu meinem Studium sammelte ich praktische Erfahrung bei der BriC Immobilien KG, wo ich d</w:t>
      </w:r>
      <w:r w:rsidR="00F205A9" w:rsidRPr="00623642">
        <w:rPr>
          <w:rFonts w:ascii="Times New Roman" w:eastAsia="Times New Roman" w:hAnsi="Times New Roman" w:cs="Times New Roman"/>
          <w:color w:val="000000"/>
          <w:sz w:val="20"/>
          <w:szCs w:val="20"/>
          <w:lang w:eastAsia="en-GB"/>
        </w:rPr>
        <w:t>as</w:t>
      </w:r>
      <w:r w:rsidR="00557537" w:rsidRPr="00557537">
        <w:rPr>
          <w:rFonts w:ascii="Times New Roman" w:eastAsia="Times New Roman" w:hAnsi="Times New Roman" w:cs="Times New Roman"/>
          <w:color w:val="000000"/>
          <w:sz w:val="20"/>
          <w:szCs w:val="20"/>
          <w:lang w:eastAsia="en-GB"/>
        </w:rPr>
        <w:t xml:space="preserve"> </w:t>
      </w:r>
      <w:r w:rsidR="00F205A9" w:rsidRPr="00623642">
        <w:rPr>
          <w:rFonts w:ascii="Times New Roman" w:eastAsia="Times New Roman" w:hAnsi="Times New Roman" w:cs="Times New Roman"/>
          <w:color w:val="000000"/>
          <w:sz w:val="20"/>
          <w:szCs w:val="20"/>
          <w:lang w:eastAsia="en-GB"/>
        </w:rPr>
        <w:t>Rechnungswesen</w:t>
      </w:r>
      <w:r w:rsidR="00557537" w:rsidRPr="00557537">
        <w:rPr>
          <w:rFonts w:ascii="Times New Roman" w:eastAsia="Times New Roman" w:hAnsi="Times New Roman" w:cs="Times New Roman"/>
          <w:color w:val="000000"/>
          <w:sz w:val="20"/>
          <w:szCs w:val="20"/>
          <w:lang w:eastAsia="en-GB"/>
        </w:rPr>
        <w:t xml:space="preserve"> unterstützte, insbesondere durch die eigenständige Rechnungsprüfung</w:t>
      </w:r>
      <w:r w:rsidR="00F205A9" w:rsidRPr="00623642">
        <w:rPr>
          <w:rFonts w:ascii="Times New Roman" w:eastAsia="Times New Roman" w:hAnsi="Times New Roman" w:cs="Times New Roman"/>
          <w:color w:val="000000"/>
          <w:sz w:val="20"/>
          <w:szCs w:val="20"/>
          <w:lang w:eastAsia="en-GB"/>
        </w:rPr>
        <w:t xml:space="preserve"> </w:t>
      </w:r>
      <w:r w:rsidR="00557537" w:rsidRPr="00557537">
        <w:rPr>
          <w:rFonts w:ascii="Times New Roman" w:eastAsia="Times New Roman" w:hAnsi="Times New Roman" w:cs="Times New Roman"/>
          <w:color w:val="000000"/>
          <w:sz w:val="20"/>
          <w:szCs w:val="20"/>
          <w:lang w:eastAsia="en-GB"/>
        </w:rPr>
        <w:t>und</w:t>
      </w:r>
      <w:r w:rsidR="00F205A9" w:rsidRPr="00623642">
        <w:rPr>
          <w:rFonts w:ascii="Times New Roman" w:eastAsia="Times New Roman" w:hAnsi="Times New Roman" w:cs="Times New Roman"/>
          <w:color w:val="000000"/>
          <w:sz w:val="20"/>
          <w:szCs w:val="20"/>
          <w:lang w:eastAsia="en-GB"/>
        </w:rPr>
        <w:t xml:space="preserve"> zudem</w:t>
      </w:r>
      <w:r w:rsidR="00557537" w:rsidRPr="00557537">
        <w:rPr>
          <w:rFonts w:ascii="Times New Roman" w:eastAsia="Times New Roman" w:hAnsi="Times New Roman" w:cs="Times New Roman"/>
          <w:color w:val="000000"/>
          <w:sz w:val="20"/>
          <w:szCs w:val="20"/>
          <w:lang w:eastAsia="en-GB"/>
        </w:rPr>
        <w:t xml:space="preserve"> Immobilienbesichtigungen in Deutsch, Englisch und Französisch koordinierte und durchführte.</w:t>
      </w:r>
      <w:r w:rsidR="00557537">
        <w:rPr>
          <w:rFonts w:ascii="Times New Roman" w:eastAsia="Times New Roman" w:hAnsi="Times New Roman" w:cs="Times New Roman"/>
          <w:color w:val="000000"/>
          <w:sz w:val="20"/>
          <w:szCs w:val="20"/>
          <w:lang w:eastAsia="en-GB"/>
        </w:rPr>
        <w:t xml:space="preserve"> </w:t>
      </w:r>
      <w:r w:rsidR="00B70AAE" w:rsidRPr="00B70AAE">
        <w:rPr>
          <w:rFonts w:ascii="Times New Roman" w:eastAsia="Times New Roman" w:hAnsi="Times New Roman" w:cs="Times New Roman"/>
          <w:color w:val="000000"/>
          <w:sz w:val="20"/>
          <w:szCs w:val="20"/>
          <w:lang w:eastAsia="en-GB"/>
        </w:rPr>
        <w:t>Dabei arbeitete ich regelmäßig mit zahlenbasierten Entscheidungsgrundlagen, übernahm organisatorische Verantwortung und gewann zunehmend Sicherheit und Interesse am analytischen Arbeiten mit Zahlen.</w:t>
      </w:r>
      <w:r w:rsidR="00B70AAE" w:rsidRPr="00623642">
        <w:rPr>
          <w:rFonts w:ascii="Times New Roman" w:eastAsia="Times New Roman" w:hAnsi="Times New Roman" w:cs="Times New Roman"/>
          <w:color w:val="000000"/>
          <w:sz w:val="20"/>
          <w:szCs w:val="20"/>
          <w:lang w:eastAsia="en-GB"/>
        </w:rPr>
        <w:t xml:space="preserve"> </w:t>
      </w:r>
      <w:r w:rsidR="000A1258" w:rsidRPr="000A1258">
        <w:rPr>
          <w:rFonts w:ascii="Times New Roman" w:eastAsia="Times New Roman" w:hAnsi="Times New Roman" w:cs="Times New Roman"/>
          <w:color w:val="000000"/>
          <w:sz w:val="20"/>
          <w:szCs w:val="20"/>
          <w:lang w:eastAsia="en-GB"/>
        </w:rPr>
        <w:t>In meinem letzten Praktikum</w:t>
      </w:r>
      <w:r w:rsidR="00E155B4">
        <w:rPr>
          <w:rFonts w:ascii="Times New Roman" w:eastAsia="Times New Roman" w:hAnsi="Times New Roman" w:cs="Times New Roman"/>
          <w:color w:val="000000"/>
          <w:sz w:val="20"/>
          <w:szCs w:val="20"/>
          <w:lang w:eastAsia="en-GB"/>
        </w:rPr>
        <w:t xml:space="preserve"> </w:t>
      </w:r>
      <w:r w:rsidR="000A1258" w:rsidRPr="000A1258">
        <w:rPr>
          <w:rFonts w:ascii="Times New Roman" w:eastAsia="Times New Roman" w:hAnsi="Times New Roman" w:cs="Times New Roman"/>
          <w:color w:val="000000"/>
          <w:sz w:val="20"/>
          <w:szCs w:val="20"/>
          <w:lang w:eastAsia="en-GB"/>
        </w:rPr>
        <w:t xml:space="preserve">bei der </w:t>
      </w:r>
      <w:proofErr w:type="spellStart"/>
      <w:r w:rsidR="000A1258" w:rsidRPr="000A1258">
        <w:rPr>
          <w:rFonts w:ascii="Times New Roman" w:eastAsia="Times New Roman" w:hAnsi="Times New Roman" w:cs="Times New Roman"/>
          <w:color w:val="000000"/>
          <w:sz w:val="20"/>
          <w:szCs w:val="20"/>
          <w:lang w:eastAsia="en-GB"/>
        </w:rPr>
        <w:t>Frequentis</w:t>
      </w:r>
      <w:proofErr w:type="spellEnd"/>
      <w:r w:rsidR="000A1258" w:rsidRPr="000A1258">
        <w:rPr>
          <w:rFonts w:ascii="Times New Roman" w:eastAsia="Times New Roman" w:hAnsi="Times New Roman" w:cs="Times New Roman"/>
          <w:color w:val="000000"/>
          <w:sz w:val="20"/>
          <w:szCs w:val="20"/>
          <w:lang w:eastAsia="en-GB"/>
        </w:rPr>
        <w:t xml:space="preserve"> AG unterstützte ich das Projektmanagement bei der Rechnungslegung und Kostenkontrolle eines Projekts mit einem Volumen von bis zu 30 Mio. EUR. Mithilfe eines angepassten Excel-Makros stellte ich Preisrollouts strukturiert dar und trug zur Effizienzsteigerung im Reporting bei. Im Offer-Management-Team unterstützte ich das KI-Team bei der Entwicklung eines Automatisierungsagenten und war an der Analyse sowie Strukturierung von Angebotsunterlagen beteiligt.</w:t>
      </w:r>
      <w:r w:rsidR="00CA1590">
        <w:rPr>
          <w:rFonts w:ascii="Times New Roman" w:eastAsia="Times New Roman" w:hAnsi="Times New Roman" w:cs="Times New Roman"/>
          <w:color w:val="000000"/>
          <w:sz w:val="20"/>
          <w:szCs w:val="20"/>
          <w:lang w:eastAsia="en-GB"/>
        </w:rPr>
        <w:t xml:space="preserve"> </w:t>
      </w:r>
      <w:r w:rsidR="00E155B4" w:rsidRPr="00E155B4">
        <w:rPr>
          <w:rFonts w:ascii="Times New Roman" w:eastAsia="Times New Roman" w:hAnsi="Times New Roman" w:cs="Times New Roman"/>
          <w:color w:val="000000"/>
          <w:sz w:val="20"/>
          <w:szCs w:val="20"/>
          <w:lang w:eastAsia="en-GB"/>
        </w:rPr>
        <w:t xml:space="preserve">Meine Zeit als Leistungssportler in der Fußballakademie Mattersburg, einem ehemaligen Erstligaverein, hat mir Disziplin, Teamgeist und Resilienz vermittelt, insbesondere im Umgang mit Leistungsdruck und Rückschlägen </w:t>
      </w:r>
      <w:r w:rsidR="00F205A9" w:rsidRPr="00623642">
        <w:rPr>
          <w:rFonts w:ascii="Times New Roman" w:eastAsia="Times New Roman" w:hAnsi="Times New Roman" w:cs="Times New Roman"/>
          <w:color w:val="000000"/>
          <w:sz w:val="20"/>
          <w:szCs w:val="20"/>
          <w:lang w:eastAsia="en-GB"/>
        </w:rPr>
        <w:t>-</w:t>
      </w:r>
      <w:r w:rsidR="00E155B4" w:rsidRPr="00E155B4">
        <w:rPr>
          <w:rFonts w:ascii="Times New Roman" w:eastAsia="Times New Roman" w:hAnsi="Times New Roman" w:cs="Times New Roman"/>
          <w:color w:val="000000"/>
          <w:sz w:val="20"/>
          <w:szCs w:val="20"/>
          <w:lang w:eastAsia="en-GB"/>
        </w:rPr>
        <w:t xml:space="preserve"> Eigenschaften, die auch in einem anspruchsvollen M&amp;A-Umfeld von zentraler Bedeutung sind.</w:t>
      </w:r>
    </w:p>
    <w:p w14:paraId="0A766D3A" w14:textId="77777777" w:rsidR="00623642" w:rsidRDefault="00623642" w:rsidP="00623642">
      <w:pPr>
        <w:spacing w:line="240" w:lineRule="auto"/>
        <w:jc w:val="both"/>
        <w:rPr>
          <w:rFonts w:ascii="Times New Roman" w:eastAsia="Times New Roman" w:hAnsi="Times New Roman" w:cs="Times New Roman"/>
          <w:color w:val="000000"/>
          <w:sz w:val="20"/>
          <w:szCs w:val="20"/>
          <w:lang w:eastAsia="en-GB"/>
        </w:rPr>
      </w:pPr>
      <w:r w:rsidRPr="00623642">
        <w:rPr>
          <w:rFonts w:ascii="Times New Roman" w:eastAsia="Times New Roman" w:hAnsi="Times New Roman" w:cs="Times New Roman"/>
          <w:color w:val="000000"/>
          <w:sz w:val="20"/>
          <w:szCs w:val="20"/>
          <w:lang w:eastAsia="en-GB"/>
        </w:rPr>
        <w:t>Deloitte erscheint mir besonders attraktiv aufgrund Ihrer führenden Rolle im M&amp;A Advisory, der starken internationalen Ausrichtung sowie der umfassenden Transaktionserfahrung, die durch die wiederholte Auszeichnung als „Financial Adviser of the Year Austria“ unterstrichen wird. Ich suche gezielt ein Umfeld, in dem ich Buy- und Sell-Side-Prozesse aus nächster Nähe kennenlernen, früh Verantwortung übernehmen und als Teil eines integrierten Teams von erfahrenen Beratern lernen kann.</w:t>
      </w:r>
      <w:r>
        <w:rPr>
          <w:rFonts w:ascii="Times New Roman" w:eastAsia="Times New Roman" w:hAnsi="Times New Roman" w:cs="Times New Roman"/>
          <w:color w:val="000000"/>
          <w:sz w:val="20"/>
          <w:szCs w:val="20"/>
          <w:lang w:eastAsia="en-GB"/>
        </w:rPr>
        <w:t xml:space="preserve"> </w:t>
      </w:r>
      <w:r w:rsidRPr="00623642">
        <w:rPr>
          <w:rFonts w:ascii="Times New Roman" w:eastAsia="Times New Roman" w:hAnsi="Times New Roman" w:cs="Times New Roman"/>
          <w:color w:val="000000"/>
          <w:sz w:val="20"/>
          <w:szCs w:val="20"/>
          <w:lang w:eastAsia="en-GB"/>
        </w:rPr>
        <w:t>Besonders spannend fand ich in diesem Zusammenhang Ihre Begleitung der Übernahme der niederländischen Knab Bank durch die BAWAG Group, da die Transaktion sowohl die internationale Dimension als auch die Komplexität strategischer Akquisitionen im Finanzsektor widerspiegelt.</w:t>
      </w:r>
    </w:p>
    <w:p w14:paraId="104D52D4" w14:textId="4761B556" w:rsidR="00CA1590" w:rsidRPr="00623642" w:rsidDel="00760F3E" w:rsidRDefault="00A92127" w:rsidP="00623642">
      <w:pPr>
        <w:spacing w:line="240" w:lineRule="auto"/>
        <w:jc w:val="both"/>
        <w:rPr>
          <w:del w:id="4" w:author="David Döbele" w:date="2026-02-05T13:15:00Z" w16du:dateUtc="2026-02-05T12:15:00Z"/>
          <w:rFonts w:ascii="Times New Roman" w:eastAsia="Times New Roman" w:hAnsi="Times New Roman" w:cs="Times New Roman"/>
          <w:color w:val="000000"/>
          <w:sz w:val="20"/>
          <w:szCs w:val="20"/>
          <w:lang w:eastAsia="en-GB"/>
        </w:rPr>
      </w:pPr>
      <w:r w:rsidRPr="00B44338">
        <w:rPr>
          <w:rFonts w:ascii="Times New Roman" w:eastAsia="Times New Roman" w:hAnsi="Times New Roman" w:cs="Times New Roman"/>
          <w:color w:val="000000"/>
          <w:sz w:val="20"/>
          <w:szCs w:val="20"/>
          <w:lang w:eastAsia="en-GB"/>
        </w:rPr>
        <w:t xml:space="preserve">Das Praktikum </w:t>
      </w:r>
      <w:proofErr w:type="gramStart"/>
      <w:r w:rsidRPr="00B44338">
        <w:rPr>
          <w:rFonts w:ascii="Times New Roman" w:eastAsia="Times New Roman" w:hAnsi="Times New Roman" w:cs="Times New Roman"/>
          <w:color w:val="000000"/>
          <w:sz w:val="20"/>
          <w:szCs w:val="20"/>
          <w:lang w:eastAsia="en-GB"/>
        </w:rPr>
        <w:t>im Mergers</w:t>
      </w:r>
      <w:proofErr w:type="gramEnd"/>
      <w:r w:rsidRPr="00B44338">
        <w:rPr>
          <w:rFonts w:ascii="Times New Roman" w:eastAsia="Times New Roman" w:hAnsi="Times New Roman" w:cs="Times New Roman"/>
          <w:color w:val="000000"/>
          <w:sz w:val="20"/>
          <w:szCs w:val="20"/>
          <w:lang w:eastAsia="en-GB"/>
        </w:rPr>
        <w:t xml:space="preserve"> &amp; Acquisitions bietet für mich die ideale Gelegenheit, meine Kenntnisse in einem anspruchsvollen Umfeld zu vertiefen, eigene Ideen einzubringen</w:t>
      </w:r>
      <w:r w:rsidRPr="00623642">
        <w:rPr>
          <w:rFonts w:ascii="Times New Roman" w:eastAsia="Times New Roman" w:hAnsi="Times New Roman" w:cs="Times New Roman"/>
          <w:color w:val="000000"/>
          <w:sz w:val="20"/>
          <w:szCs w:val="20"/>
          <w:lang w:eastAsia="en-GB"/>
        </w:rPr>
        <w:t xml:space="preserve"> und früh Verantwortung zu übernehmen. Ich bin davon überzeugt, dass ich durch mein starkes Interesse am Corporate Finance, meine hohe Einsatzbereitschaft sowie meine ausgeprägte Team- und Kommunikationsfähigkeit im Umgang mit unterschiedlichsten Personen eine Bereicherung für Ihr Unternehmen sein werde. Über die Gelegenheit, Sie in einem persönlichen Gespräch von meinen Kompetenzen und mir zu überzeugen, würde ich mich sehr freuen.</w:t>
      </w:r>
    </w:p>
    <w:p w14:paraId="68B3C311" w14:textId="77777777" w:rsidR="00CA1590" w:rsidRPr="00623642" w:rsidRDefault="00CA1590" w:rsidP="00623642">
      <w:pPr>
        <w:spacing w:line="240" w:lineRule="auto"/>
        <w:jc w:val="both"/>
        <w:rPr>
          <w:rFonts w:ascii="Times New Roman" w:eastAsia="Times New Roman" w:hAnsi="Times New Roman" w:cs="Times New Roman"/>
          <w:color w:val="000000"/>
          <w:sz w:val="8"/>
          <w:szCs w:val="8"/>
          <w:lang w:eastAsia="en-GB"/>
        </w:rPr>
      </w:pPr>
    </w:p>
    <w:p w14:paraId="26D1EF93" w14:textId="4300B3F2" w:rsidR="00A92127" w:rsidRPr="00B70AAE" w:rsidRDefault="00A92127" w:rsidP="00623642">
      <w:pPr>
        <w:pStyle w:val="p1"/>
        <w:jc w:val="both"/>
        <w:rPr>
          <w:color w:val="000000"/>
          <w:sz w:val="20"/>
          <w:szCs w:val="20"/>
          <w:lang w:val="de-DE"/>
        </w:rPr>
      </w:pPr>
      <w:r w:rsidRPr="00623642">
        <w:rPr>
          <w:color w:val="000000"/>
          <w:sz w:val="20"/>
          <w:szCs w:val="20"/>
          <w:lang w:val="de-DE"/>
        </w:rPr>
        <w:t>Mit freundlichen Grüßen</w:t>
      </w:r>
    </w:p>
    <w:sectPr w:rsidR="00A92127" w:rsidRPr="00B70AAE" w:rsidSect="00A92127">
      <w:pgSz w:w="11906" w:h="16838"/>
      <w:pgMar w:top="628" w:right="1252" w:bottom="501"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127"/>
    <w:rsid w:val="00007ABB"/>
    <w:rsid w:val="00067519"/>
    <w:rsid w:val="000A1258"/>
    <w:rsid w:val="00202B19"/>
    <w:rsid w:val="003E2A07"/>
    <w:rsid w:val="00557537"/>
    <w:rsid w:val="00572DD2"/>
    <w:rsid w:val="00623642"/>
    <w:rsid w:val="0069172E"/>
    <w:rsid w:val="006F33EE"/>
    <w:rsid w:val="00760F3E"/>
    <w:rsid w:val="0078178C"/>
    <w:rsid w:val="00872A24"/>
    <w:rsid w:val="00976203"/>
    <w:rsid w:val="00A303A7"/>
    <w:rsid w:val="00A92127"/>
    <w:rsid w:val="00AF0E73"/>
    <w:rsid w:val="00B44338"/>
    <w:rsid w:val="00B70AAE"/>
    <w:rsid w:val="00CA1590"/>
    <w:rsid w:val="00E155B4"/>
    <w:rsid w:val="00E21D1A"/>
    <w:rsid w:val="00E62918"/>
    <w:rsid w:val="00F205A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4:docId w14:val="5395AB1D"/>
  <w15:chartTrackingRefBased/>
  <w15:docId w15:val="{AF738038-E80A-1749-883D-840D9160E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92127"/>
    <w:pPr>
      <w:spacing w:line="259" w:lineRule="auto"/>
    </w:pPr>
    <w:rPr>
      <w:kern w:val="0"/>
      <w:sz w:val="22"/>
      <w:szCs w:val="22"/>
      <w:lang w:val="de-DE"/>
      <w14:ligatures w14:val="none"/>
    </w:rPr>
  </w:style>
  <w:style w:type="paragraph" w:styleId="berschrift1">
    <w:name w:val="heading 1"/>
    <w:basedOn w:val="Standard"/>
    <w:next w:val="Standard"/>
    <w:link w:val="berschrift1Zchn"/>
    <w:uiPriority w:val="9"/>
    <w:qFormat/>
    <w:rsid w:val="00A9212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14:ligatures w14:val="standardContextual"/>
    </w:rPr>
  </w:style>
  <w:style w:type="paragraph" w:styleId="berschrift2">
    <w:name w:val="heading 2"/>
    <w:basedOn w:val="Standard"/>
    <w:next w:val="Standard"/>
    <w:link w:val="berschrift2Zchn"/>
    <w:uiPriority w:val="9"/>
    <w:semiHidden/>
    <w:unhideWhenUsed/>
    <w:qFormat/>
    <w:rsid w:val="00A9212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14:ligatures w14:val="standardContextual"/>
    </w:rPr>
  </w:style>
  <w:style w:type="paragraph" w:styleId="berschrift3">
    <w:name w:val="heading 3"/>
    <w:basedOn w:val="Standard"/>
    <w:next w:val="Standard"/>
    <w:link w:val="berschrift3Zchn"/>
    <w:uiPriority w:val="9"/>
    <w:semiHidden/>
    <w:unhideWhenUsed/>
    <w:qFormat/>
    <w:rsid w:val="00A92127"/>
    <w:pPr>
      <w:keepNext/>
      <w:keepLines/>
      <w:spacing w:before="160" w:after="80" w:line="278" w:lineRule="auto"/>
      <w:outlineLvl w:val="2"/>
    </w:pPr>
    <w:rPr>
      <w:rFonts w:eastAsiaTheme="majorEastAsia" w:cstheme="majorBidi"/>
      <w:color w:val="0F4761" w:themeColor="accent1" w:themeShade="BF"/>
      <w:kern w:val="2"/>
      <w:sz w:val="28"/>
      <w:szCs w:val="28"/>
      <w:lang/>
      <w14:ligatures w14:val="standardContextual"/>
    </w:rPr>
  </w:style>
  <w:style w:type="paragraph" w:styleId="berschrift4">
    <w:name w:val="heading 4"/>
    <w:basedOn w:val="Standard"/>
    <w:next w:val="Standard"/>
    <w:link w:val="berschrift4Zchn"/>
    <w:uiPriority w:val="9"/>
    <w:semiHidden/>
    <w:unhideWhenUsed/>
    <w:qFormat/>
    <w:rsid w:val="00A92127"/>
    <w:pPr>
      <w:keepNext/>
      <w:keepLines/>
      <w:spacing w:before="80" w:after="40" w:line="278" w:lineRule="auto"/>
      <w:outlineLvl w:val="3"/>
    </w:pPr>
    <w:rPr>
      <w:rFonts w:eastAsiaTheme="majorEastAsia" w:cstheme="majorBidi"/>
      <w:i/>
      <w:iCs/>
      <w:color w:val="0F4761" w:themeColor="accent1" w:themeShade="BF"/>
      <w:kern w:val="2"/>
      <w:sz w:val="24"/>
      <w:szCs w:val="24"/>
      <w:lang/>
      <w14:ligatures w14:val="standardContextual"/>
    </w:rPr>
  </w:style>
  <w:style w:type="paragraph" w:styleId="berschrift5">
    <w:name w:val="heading 5"/>
    <w:basedOn w:val="Standard"/>
    <w:next w:val="Standard"/>
    <w:link w:val="berschrift5Zchn"/>
    <w:uiPriority w:val="9"/>
    <w:semiHidden/>
    <w:unhideWhenUsed/>
    <w:qFormat/>
    <w:rsid w:val="00A92127"/>
    <w:pPr>
      <w:keepNext/>
      <w:keepLines/>
      <w:spacing w:before="80" w:after="40" w:line="278" w:lineRule="auto"/>
      <w:outlineLvl w:val="4"/>
    </w:pPr>
    <w:rPr>
      <w:rFonts w:eastAsiaTheme="majorEastAsia" w:cstheme="majorBidi"/>
      <w:color w:val="0F4761" w:themeColor="accent1" w:themeShade="BF"/>
      <w:kern w:val="2"/>
      <w:sz w:val="24"/>
      <w:szCs w:val="24"/>
      <w:lang/>
      <w14:ligatures w14:val="standardContextual"/>
    </w:rPr>
  </w:style>
  <w:style w:type="paragraph" w:styleId="berschrift6">
    <w:name w:val="heading 6"/>
    <w:basedOn w:val="Standard"/>
    <w:next w:val="Standard"/>
    <w:link w:val="berschrift6Zchn"/>
    <w:uiPriority w:val="9"/>
    <w:semiHidden/>
    <w:unhideWhenUsed/>
    <w:qFormat/>
    <w:rsid w:val="00A92127"/>
    <w:pPr>
      <w:keepNext/>
      <w:keepLines/>
      <w:spacing w:before="40" w:after="0" w:line="278" w:lineRule="auto"/>
      <w:outlineLvl w:val="5"/>
    </w:pPr>
    <w:rPr>
      <w:rFonts w:eastAsiaTheme="majorEastAsia" w:cstheme="majorBidi"/>
      <w:i/>
      <w:iCs/>
      <w:color w:val="595959" w:themeColor="text1" w:themeTint="A6"/>
      <w:kern w:val="2"/>
      <w:sz w:val="24"/>
      <w:szCs w:val="24"/>
      <w:lang/>
      <w14:ligatures w14:val="standardContextual"/>
    </w:rPr>
  </w:style>
  <w:style w:type="paragraph" w:styleId="berschrift7">
    <w:name w:val="heading 7"/>
    <w:basedOn w:val="Standard"/>
    <w:next w:val="Standard"/>
    <w:link w:val="berschrift7Zchn"/>
    <w:uiPriority w:val="9"/>
    <w:semiHidden/>
    <w:unhideWhenUsed/>
    <w:qFormat/>
    <w:rsid w:val="00A92127"/>
    <w:pPr>
      <w:keepNext/>
      <w:keepLines/>
      <w:spacing w:before="40" w:after="0" w:line="278" w:lineRule="auto"/>
      <w:outlineLvl w:val="6"/>
    </w:pPr>
    <w:rPr>
      <w:rFonts w:eastAsiaTheme="majorEastAsia" w:cstheme="majorBidi"/>
      <w:color w:val="595959" w:themeColor="text1" w:themeTint="A6"/>
      <w:kern w:val="2"/>
      <w:sz w:val="24"/>
      <w:szCs w:val="24"/>
      <w:lang/>
      <w14:ligatures w14:val="standardContextual"/>
    </w:rPr>
  </w:style>
  <w:style w:type="paragraph" w:styleId="berschrift8">
    <w:name w:val="heading 8"/>
    <w:basedOn w:val="Standard"/>
    <w:next w:val="Standard"/>
    <w:link w:val="berschrift8Zchn"/>
    <w:uiPriority w:val="9"/>
    <w:semiHidden/>
    <w:unhideWhenUsed/>
    <w:qFormat/>
    <w:rsid w:val="00A92127"/>
    <w:pPr>
      <w:keepNext/>
      <w:keepLines/>
      <w:spacing w:after="0" w:line="278" w:lineRule="auto"/>
      <w:outlineLvl w:val="7"/>
    </w:pPr>
    <w:rPr>
      <w:rFonts w:eastAsiaTheme="majorEastAsia" w:cstheme="majorBidi"/>
      <w:i/>
      <w:iCs/>
      <w:color w:val="272727" w:themeColor="text1" w:themeTint="D8"/>
      <w:kern w:val="2"/>
      <w:sz w:val="24"/>
      <w:szCs w:val="24"/>
      <w:lang/>
      <w14:ligatures w14:val="standardContextual"/>
    </w:rPr>
  </w:style>
  <w:style w:type="paragraph" w:styleId="berschrift9">
    <w:name w:val="heading 9"/>
    <w:basedOn w:val="Standard"/>
    <w:next w:val="Standard"/>
    <w:link w:val="berschrift9Zchn"/>
    <w:uiPriority w:val="9"/>
    <w:semiHidden/>
    <w:unhideWhenUsed/>
    <w:qFormat/>
    <w:rsid w:val="00A92127"/>
    <w:pPr>
      <w:keepNext/>
      <w:keepLines/>
      <w:spacing w:after="0" w:line="278" w:lineRule="auto"/>
      <w:outlineLvl w:val="8"/>
    </w:pPr>
    <w:rPr>
      <w:rFonts w:eastAsiaTheme="majorEastAsia" w:cstheme="majorBidi"/>
      <w:color w:val="272727" w:themeColor="text1" w:themeTint="D8"/>
      <w:kern w:val="2"/>
      <w:sz w:val="24"/>
      <w:szCs w:val="24"/>
      <w:lang/>
      <w14:ligatures w14:val="standardContextual"/>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9212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9212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9212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9212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9212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9212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9212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9212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92127"/>
    <w:rPr>
      <w:rFonts w:eastAsiaTheme="majorEastAsia" w:cstheme="majorBidi"/>
      <w:color w:val="272727" w:themeColor="text1" w:themeTint="D8"/>
    </w:rPr>
  </w:style>
  <w:style w:type="paragraph" w:styleId="Titel">
    <w:name w:val="Title"/>
    <w:basedOn w:val="Standard"/>
    <w:next w:val="Standard"/>
    <w:link w:val="TitelZchn"/>
    <w:uiPriority w:val="10"/>
    <w:qFormat/>
    <w:rsid w:val="00A92127"/>
    <w:pPr>
      <w:spacing w:after="80" w:line="240" w:lineRule="auto"/>
      <w:contextualSpacing/>
    </w:pPr>
    <w:rPr>
      <w:rFonts w:asciiTheme="majorHAnsi" w:eastAsiaTheme="majorEastAsia" w:hAnsiTheme="majorHAnsi" w:cstheme="majorBidi"/>
      <w:spacing w:val="-10"/>
      <w:kern w:val="28"/>
      <w:sz w:val="56"/>
      <w:szCs w:val="56"/>
      <w:lang/>
      <w14:ligatures w14:val="standardContextual"/>
    </w:rPr>
  </w:style>
  <w:style w:type="character" w:customStyle="1" w:styleId="TitelZchn">
    <w:name w:val="Titel Zchn"/>
    <w:basedOn w:val="Absatz-Standardschriftart"/>
    <w:link w:val="Titel"/>
    <w:uiPriority w:val="10"/>
    <w:rsid w:val="00A9212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92127"/>
    <w:pPr>
      <w:numPr>
        <w:ilvl w:val="1"/>
      </w:numPr>
      <w:spacing w:line="278" w:lineRule="auto"/>
    </w:pPr>
    <w:rPr>
      <w:rFonts w:eastAsiaTheme="majorEastAsia" w:cstheme="majorBidi"/>
      <w:color w:val="595959" w:themeColor="text1" w:themeTint="A6"/>
      <w:spacing w:val="15"/>
      <w:kern w:val="2"/>
      <w:sz w:val="28"/>
      <w:szCs w:val="28"/>
      <w:lang/>
      <w14:ligatures w14:val="standardContextual"/>
    </w:rPr>
  </w:style>
  <w:style w:type="character" w:customStyle="1" w:styleId="UntertitelZchn">
    <w:name w:val="Untertitel Zchn"/>
    <w:basedOn w:val="Absatz-Standardschriftart"/>
    <w:link w:val="Untertitel"/>
    <w:uiPriority w:val="11"/>
    <w:rsid w:val="00A9212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92127"/>
    <w:pPr>
      <w:spacing w:before="160" w:line="278" w:lineRule="auto"/>
      <w:jc w:val="center"/>
    </w:pPr>
    <w:rPr>
      <w:i/>
      <w:iCs/>
      <w:color w:val="404040" w:themeColor="text1" w:themeTint="BF"/>
      <w:kern w:val="2"/>
      <w:sz w:val="24"/>
      <w:szCs w:val="24"/>
      <w:lang/>
      <w14:ligatures w14:val="standardContextual"/>
    </w:rPr>
  </w:style>
  <w:style w:type="character" w:customStyle="1" w:styleId="ZitatZchn">
    <w:name w:val="Zitat Zchn"/>
    <w:basedOn w:val="Absatz-Standardschriftart"/>
    <w:link w:val="Zitat"/>
    <w:uiPriority w:val="29"/>
    <w:rsid w:val="00A92127"/>
    <w:rPr>
      <w:i/>
      <w:iCs/>
      <w:color w:val="404040" w:themeColor="text1" w:themeTint="BF"/>
    </w:rPr>
  </w:style>
  <w:style w:type="paragraph" w:styleId="Listenabsatz">
    <w:name w:val="List Paragraph"/>
    <w:basedOn w:val="Standard"/>
    <w:uiPriority w:val="34"/>
    <w:qFormat/>
    <w:rsid w:val="00A92127"/>
    <w:pPr>
      <w:spacing w:line="278" w:lineRule="auto"/>
      <w:ind w:left="720"/>
      <w:contextualSpacing/>
    </w:pPr>
    <w:rPr>
      <w:kern w:val="2"/>
      <w:sz w:val="24"/>
      <w:szCs w:val="24"/>
      <w:lang/>
      <w14:ligatures w14:val="standardContextual"/>
    </w:rPr>
  </w:style>
  <w:style w:type="character" w:styleId="IntensiveHervorhebung">
    <w:name w:val="Intense Emphasis"/>
    <w:basedOn w:val="Absatz-Standardschriftart"/>
    <w:uiPriority w:val="21"/>
    <w:qFormat/>
    <w:rsid w:val="00A92127"/>
    <w:rPr>
      <w:i/>
      <w:iCs/>
      <w:color w:val="0F4761" w:themeColor="accent1" w:themeShade="BF"/>
    </w:rPr>
  </w:style>
  <w:style w:type="paragraph" w:styleId="IntensivesZitat">
    <w:name w:val="Intense Quote"/>
    <w:basedOn w:val="Standard"/>
    <w:next w:val="Standard"/>
    <w:link w:val="IntensivesZitatZchn"/>
    <w:uiPriority w:val="30"/>
    <w:qFormat/>
    <w:rsid w:val="00A92127"/>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lang/>
      <w14:ligatures w14:val="standardContextual"/>
    </w:rPr>
  </w:style>
  <w:style w:type="character" w:customStyle="1" w:styleId="IntensivesZitatZchn">
    <w:name w:val="Intensives Zitat Zchn"/>
    <w:basedOn w:val="Absatz-Standardschriftart"/>
    <w:link w:val="IntensivesZitat"/>
    <w:uiPriority w:val="30"/>
    <w:rsid w:val="00A92127"/>
    <w:rPr>
      <w:i/>
      <w:iCs/>
      <w:color w:val="0F4761" w:themeColor="accent1" w:themeShade="BF"/>
    </w:rPr>
  </w:style>
  <w:style w:type="character" w:styleId="IntensiverVerweis">
    <w:name w:val="Intense Reference"/>
    <w:basedOn w:val="Absatz-Standardschriftart"/>
    <w:uiPriority w:val="32"/>
    <w:qFormat/>
    <w:rsid w:val="00A92127"/>
    <w:rPr>
      <w:b/>
      <w:bCs/>
      <w:smallCaps/>
      <w:color w:val="0F4761" w:themeColor="accent1" w:themeShade="BF"/>
      <w:spacing w:val="5"/>
    </w:rPr>
  </w:style>
  <w:style w:type="paragraph" w:customStyle="1" w:styleId="p1">
    <w:name w:val="p1"/>
    <w:basedOn w:val="Standard"/>
    <w:rsid w:val="00A92127"/>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Fett">
    <w:name w:val="Strong"/>
    <w:basedOn w:val="Absatz-Standardschriftart"/>
    <w:uiPriority w:val="22"/>
    <w:qFormat/>
    <w:rsid w:val="00B44338"/>
    <w:rPr>
      <w:b/>
      <w:bCs/>
    </w:rPr>
  </w:style>
  <w:style w:type="character" w:styleId="Hyperlink">
    <w:name w:val="Hyperlink"/>
    <w:basedOn w:val="Absatz-Standardschriftart"/>
    <w:uiPriority w:val="99"/>
    <w:semiHidden/>
    <w:unhideWhenUsed/>
    <w:rsid w:val="00B44338"/>
    <w:rPr>
      <w:color w:val="0000FF"/>
      <w:u w:val="single"/>
    </w:rPr>
  </w:style>
  <w:style w:type="character" w:customStyle="1" w:styleId="vkekvd">
    <w:name w:val="vkekvd"/>
    <w:basedOn w:val="Absatz-Standardschriftart"/>
    <w:rsid w:val="00B44338"/>
  </w:style>
  <w:style w:type="character" w:customStyle="1" w:styleId="s1">
    <w:name w:val="s1"/>
    <w:basedOn w:val="Absatz-Standardschriftart"/>
    <w:rsid w:val="003E2A07"/>
  </w:style>
  <w:style w:type="character" w:customStyle="1" w:styleId="apple-converted-space">
    <w:name w:val="apple-converted-space"/>
    <w:basedOn w:val="Absatz-Standardschriftart"/>
    <w:rsid w:val="00872A24"/>
  </w:style>
  <w:style w:type="character" w:customStyle="1" w:styleId="s2">
    <w:name w:val="s2"/>
    <w:basedOn w:val="Absatz-Standardschriftart"/>
    <w:rsid w:val="00623642"/>
  </w:style>
  <w:style w:type="paragraph" w:styleId="StandardWeb">
    <w:name w:val="Normal (Web)"/>
    <w:basedOn w:val="Standard"/>
    <w:uiPriority w:val="99"/>
    <w:semiHidden/>
    <w:unhideWhenUsed/>
    <w:rsid w:val="0062364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69172E"/>
    <w:pPr>
      <w:spacing w:after="0" w:line="240" w:lineRule="auto"/>
    </w:pPr>
    <w:rPr>
      <w:kern w:val="0"/>
      <w:sz w:val="22"/>
      <w:szCs w:val="22"/>
      <w:lang w:val="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656</Words>
  <Characters>4291</Characters>
  <Application>Microsoft Office Word</Application>
  <DocSecurity>0</DocSecurity>
  <Lines>79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BRIFFAUT Daniel</dc:creator>
  <cp:keywords/>
  <dc:description/>
  <cp:lastModifiedBy>David Döbele</cp:lastModifiedBy>
  <cp:revision>5</cp:revision>
  <dcterms:created xsi:type="dcterms:W3CDTF">2026-02-05T10:48:00Z</dcterms:created>
  <dcterms:modified xsi:type="dcterms:W3CDTF">2026-02-05T12:15:00Z</dcterms:modified>
</cp:coreProperties>
</file>