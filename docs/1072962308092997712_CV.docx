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4B356" w14:textId="77777777" w:rsidR="00344A28" w:rsidRDefault="00344A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2497"/>
        <w:gridCol w:w="908"/>
        <w:gridCol w:w="135"/>
        <w:gridCol w:w="105"/>
        <w:gridCol w:w="315"/>
        <w:gridCol w:w="555"/>
        <w:gridCol w:w="26"/>
        <w:gridCol w:w="259"/>
        <w:gridCol w:w="135"/>
        <w:gridCol w:w="315"/>
        <w:gridCol w:w="1800"/>
      </w:tblGrid>
      <w:tr w:rsidR="00344A28" w:rsidRPr="00B4269F" w14:paraId="2A1F6EAC" w14:textId="77777777">
        <w:trPr>
          <w:trHeight w:val="227"/>
        </w:trPr>
        <w:tc>
          <w:tcPr>
            <w:tcW w:w="9105" w:type="dxa"/>
            <w:gridSpan w:val="12"/>
          </w:tcPr>
          <w:p w14:paraId="7470BFCF" w14:textId="357AC595" w:rsidR="00344A28" w:rsidRDefault="00B4269F" w:rsidP="00E2691E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Adam Alrammahi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Baubergerstraße </w:t>
            </w:r>
            <w:r w:rsidR="00CB722C">
              <w:rPr>
                <w:rFonts w:ascii="Georgia" w:eastAsia="Georgia" w:hAnsi="Georgia" w:cs="Georgia"/>
                <w:sz w:val="20"/>
                <w:szCs w:val="20"/>
              </w:rPr>
              <w:t>63,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80992 München</w:t>
            </w:r>
          </w:p>
          <w:p w14:paraId="247B52AD" w14:textId="6AB7F557" w:rsidR="00344A28" w:rsidRPr="00B4269F" w:rsidRDefault="00FA537A" w:rsidP="00E2691E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B4269F"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1724554824</w:t>
            </w:r>
            <w:r w:rsidR="00AF05D2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B4269F" w:rsidRPr="00B4269F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ad.alrammahi@gmail.com </w:t>
            </w:r>
            <w:r w:rsidR="00B4269F"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|</w:t>
            </w:r>
            <w:r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="00AF05D2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geb. am </w:t>
            </w:r>
            <w:r w:rsidR="00B4269F" w:rsidRPr="00B4269F">
              <w:rPr>
                <w:rFonts w:ascii="Georgia" w:eastAsia="Georgia" w:hAnsi="Georgia" w:cs="Georgia"/>
                <w:sz w:val="20"/>
                <w:szCs w:val="20"/>
                <w:lang w:val="de-DE"/>
              </w:rPr>
              <w:t>25.05.2001</w:t>
            </w:r>
            <w:r w:rsidRPr="00B4269F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B4269F" w:rsidRPr="00B4269F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in </w:t>
            </w:r>
            <w:r w:rsidR="00432D3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München</w:t>
            </w:r>
          </w:p>
        </w:tc>
      </w:tr>
      <w:tr w:rsidR="00344A28" w:rsidRPr="00B4269F" w14:paraId="08DF4CB4" w14:textId="77777777">
        <w:trPr>
          <w:trHeight w:val="510"/>
        </w:trPr>
        <w:tc>
          <w:tcPr>
            <w:tcW w:w="9105" w:type="dxa"/>
            <w:gridSpan w:val="12"/>
            <w:tcBorders>
              <w:bottom w:val="single" w:sz="4" w:space="0" w:color="000000"/>
            </w:tcBorders>
            <w:vAlign w:val="bottom"/>
          </w:tcPr>
          <w:p w14:paraId="12E57C54" w14:textId="7A534C5D" w:rsidR="00344A28" w:rsidRPr="00B4269F" w:rsidRDefault="00B4269F" w:rsidP="00AF05D2">
            <w:pPr>
              <w:jc w:val="center"/>
              <w:rPr>
                <w:rFonts w:ascii="Georgia" w:eastAsia="Georgia" w:hAnsi="Georgia" w:cs="Georgia"/>
                <w:sz w:val="28"/>
                <w:szCs w:val="28"/>
                <w:lang w:val="de-DE"/>
              </w:rPr>
            </w:pPr>
            <w:r w:rsidRPr="00B4269F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 xml:space="preserve"> </w:t>
            </w:r>
            <w:r w:rsidR="00E678E8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Schule &amp; Universität</w:t>
            </w:r>
          </w:p>
        </w:tc>
      </w:tr>
      <w:tr w:rsidR="00344A28" w14:paraId="2D1B807F" w14:textId="77777777" w:rsidTr="00042D52">
        <w:trPr>
          <w:trHeight w:val="624"/>
        </w:trPr>
        <w:tc>
          <w:tcPr>
            <w:tcW w:w="6855" w:type="dxa"/>
            <w:gridSpan w:val="9"/>
            <w:tcBorders>
              <w:top w:val="single" w:sz="4" w:space="0" w:color="000000"/>
            </w:tcBorders>
            <w:vAlign w:val="bottom"/>
          </w:tcPr>
          <w:p w14:paraId="798E52FA" w14:textId="043FA0FC" w:rsidR="00344A28" w:rsidRDefault="00E678E8" w:rsidP="00AF05D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Hochschule für </w:t>
            </w:r>
            <w:r w:rsidR="00AF05D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ngewandte Wissenschaften Würzburg-Schweinfurt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</w:tcBorders>
            <w:vAlign w:val="bottom"/>
          </w:tcPr>
          <w:p w14:paraId="42941145" w14:textId="77777777" w:rsidR="00344A28" w:rsidRDefault="00B4269F" w:rsidP="00AF05D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Würzburg</w:t>
            </w:r>
          </w:p>
          <w:p w14:paraId="64124CDC" w14:textId="5064B582" w:rsidR="00AF05D2" w:rsidRDefault="00AF05D2" w:rsidP="00AF05D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</w:p>
        </w:tc>
      </w:tr>
      <w:tr w:rsidR="00344A28" w14:paraId="79B60B19" w14:textId="77777777">
        <w:tc>
          <w:tcPr>
            <w:tcW w:w="5595" w:type="dxa"/>
            <w:gridSpan w:val="4"/>
          </w:tcPr>
          <w:p w14:paraId="131D432F" w14:textId="310BE728" w:rsidR="00344A28" w:rsidRDefault="00FA537A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</w:t>
            </w:r>
            <w:r w:rsidR="00AF05D2">
              <w:rPr>
                <w:rFonts w:ascii="Georgia" w:eastAsia="Georgia" w:hAnsi="Georgia" w:cs="Georgia"/>
                <w:sz w:val="18"/>
                <w:szCs w:val="18"/>
              </w:rPr>
              <w:t xml:space="preserve">.A.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 Betriebswirtschaftslehre </w:t>
            </w:r>
          </w:p>
        </w:tc>
        <w:tc>
          <w:tcPr>
            <w:tcW w:w="3510" w:type="dxa"/>
            <w:gridSpan w:val="8"/>
          </w:tcPr>
          <w:p w14:paraId="64A71AA5" w14:textId="77777777" w:rsidR="00344A28" w:rsidRDefault="00FA537A" w:rsidP="00AF05D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10/2019 – heute</w:t>
            </w:r>
          </w:p>
        </w:tc>
      </w:tr>
      <w:tr w:rsidR="00344A28" w14:paraId="5C24A411" w14:textId="77777777" w:rsidTr="008E01FA">
        <w:trPr>
          <w:trHeight w:val="57"/>
        </w:trPr>
        <w:tc>
          <w:tcPr>
            <w:tcW w:w="9105" w:type="dxa"/>
            <w:gridSpan w:val="12"/>
          </w:tcPr>
          <w:p w14:paraId="7944B6C5" w14:textId="76398C6D" w:rsidR="00344A28" w:rsidRDefault="00B4269F" w:rsidP="00042D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Relevante Module: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Finanzierung und Investition</w:t>
            </w:r>
            <w:r w:rsidR="00432D33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(Note:</w:t>
            </w:r>
            <w:r w:rsidR="00AF05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432D33">
              <w:rPr>
                <w:rFonts w:ascii="Georgia" w:eastAsia="Georgia" w:hAnsi="Georgia" w:cs="Georgia"/>
                <w:i/>
                <w:sz w:val="18"/>
                <w:szCs w:val="18"/>
              </w:rPr>
              <w:t>1,0)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, Gesprächsführung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(Note: 1,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), Prinzipien des Managements (Note: 1,0), Wirtschaftsenglisch (Note: 2,0)</w:t>
            </w:r>
          </w:p>
        </w:tc>
      </w:tr>
      <w:tr w:rsidR="00344A28" w14:paraId="75AD0126" w14:textId="77777777">
        <w:trPr>
          <w:trHeight w:val="340"/>
        </w:trPr>
        <w:tc>
          <w:tcPr>
            <w:tcW w:w="6990" w:type="dxa"/>
            <w:gridSpan w:val="10"/>
            <w:vAlign w:val="bottom"/>
          </w:tcPr>
          <w:p w14:paraId="04B70DCD" w14:textId="015701DF" w:rsidR="00344A28" w:rsidRPr="00B4269F" w:rsidRDefault="00B4269F" w:rsidP="00AF05D2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Anderson University</w:t>
            </w:r>
          </w:p>
        </w:tc>
        <w:tc>
          <w:tcPr>
            <w:tcW w:w="2115" w:type="dxa"/>
            <w:gridSpan w:val="2"/>
            <w:vAlign w:val="bottom"/>
          </w:tcPr>
          <w:p w14:paraId="7D991AFB" w14:textId="2D20B23D" w:rsidR="00344A28" w:rsidRDefault="00B4269F" w:rsidP="00AF05D2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Anderson, USA</w:t>
            </w:r>
          </w:p>
        </w:tc>
      </w:tr>
      <w:tr w:rsidR="00344A28" w14:paraId="24D2A3C5" w14:textId="77777777">
        <w:tc>
          <w:tcPr>
            <w:tcW w:w="5460" w:type="dxa"/>
            <w:gridSpan w:val="3"/>
          </w:tcPr>
          <w:p w14:paraId="0911F34A" w14:textId="77777777" w:rsidR="00344A28" w:rsidRPr="00B4269F" w:rsidRDefault="00FA537A" w:rsidP="00AF05D2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432D3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Auslandssemester</w:t>
            </w:r>
            <w:proofErr w:type="spellEnd"/>
            <w:r w:rsidRPr="00B4269F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am College of Business</w:t>
            </w:r>
          </w:p>
        </w:tc>
        <w:tc>
          <w:tcPr>
            <w:tcW w:w="3645" w:type="dxa"/>
            <w:gridSpan w:val="9"/>
          </w:tcPr>
          <w:p w14:paraId="10AF0154" w14:textId="68076539" w:rsidR="00344A28" w:rsidRDefault="00B4269F" w:rsidP="00AF05D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10/2020 – </w:t>
            </w:r>
            <w:r w:rsidR="00432D33">
              <w:rPr>
                <w:rFonts w:ascii="Georgia" w:eastAsia="Georgia" w:hAnsi="Georgia" w:cs="Georgia"/>
                <w:sz w:val="18"/>
                <w:szCs w:val="18"/>
              </w:rPr>
              <w:t>12/2021</w:t>
            </w:r>
          </w:p>
        </w:tc>
      </w:tr>
      <w:tr w:rsidR="00344A28" w:rsidRPr="00B80661" w14:paraId="1E4975D8" w14:textId="77777777" w:rsidTr="008E01FA">
        <w:trPr>
          <w:trHeight w:val="20"/>
        </w:trPr>
        <w:tc>
          <w:tcPr>
            <w:tcW w:w="9105" w:type="dxa"/>
            <w:gridSpan w:val="12"/>
          </w:tcPr>
          <w:p w14:paraId="4C316701" w14:textId="3D6699CF" w:rsidR="00B4269F" w:rsidRPr="00432D33" w:rsidRDefault="00B4269F" w:rsidP="00042D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432D3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Dean</w:t>
            </w:r>
            <w:r w:rsidR="00B8066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’</w:t>
            </w:r>
            <w:r w:rsidRPr="00432D3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 List Member (Top 5</w:t>
            </w:r>
            <w:r w:rsidR="00AF05D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Pr="00432D3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%)</w:t>
            </w:r>
          </w:p>
        </w:tc>
      </w:tr>
      <w:tr w:rsidR="00344A28" w14:paraId="698D7069" w14:textId="77777777">
        <w:trPr>
          <w:trHeight w:val="340"/>
        </w:trPr>
        <w:tc>
          <w:tcPr>
            <w:tcW w:w="5700" w:type="dxa"/>
            <w:gridSpan w:val="5"/>
            <w:vAlign w:val="bottom"/>
          </w:tcPr>
          <w:p w14:paraId="033AA934" w14:textId="16853FB0" w:rsidR="00344A28" w:rsidRDefault="00B4269F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Therese</w:t>
            </w:r>
            <w:r w:rsidR="00837EA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von</w:t>
            </w:r>
            <w:r w:rsidR="00837EA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Bayern</w:t>
            </w:r>
            <w:r w:rsidR="00837EA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-Schule</w:t>
            </w:r>
          </w:p>
        </w:tc>
        <w:tc>
          <w:tcPr>
            <w:tcW w:w="3405" w:type="dxa"/>
            <w:gridSpan w:val="7"/>
            <w:vAlign w:val="bottom"/>
          </w:tcPr>
          <w:p w14:paraId="7C79D92C" w14:textId="418B5744" w:rsidR="00344A28" w:rsidRDefault="00B4269F" w:rsidP="00AF05D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344A28" w14:paraId="5C56BC94" w14:textId="77777777" w:rsidTr="00042D52">
        <w:trPr>
          <w:trHeight w:val="20"/>
        </w:trPr>
        <w:tc>
          <w:tcPr>
            <w:tcW w:w="5700" w:type="dxa"/>
            <w:gridSpan w:val="5"/>
          </w:tcPr>
          <w:p w14:paraId="721E4DA0" w14:textId="52E2E83F" w:rsidR="00344A28" w:rsidRDefault="00B4269F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Fachhochschulreife</w:t>
            </w:r>
          </w:p>
        </w:tc>
        <w:tc>
          <w:tcPr>
            <w:tcW w:w="3405" w:type="dxa"/>
            <w:gridSpan w:val="7"/>
          </w:tcPr>
          <w:p w14:paraId="0F94D908" w14:textId="1B8BDC8B" w:rsidR="00344A28" w:rsidRDefault="00FA537A" w:rsidP="00AF05D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837EA6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4269F">
              <w:rPr>
                <w:rFonts w:ascii="Georgia" w:eastAsia="Georgia" w:hAnsi="Georgia" w:cs="Georgia"/>
                <w:sz w:val="18"/>
                <w:szCs w:val="18"/>
              </w:rPr>
              <w:t>17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B4269F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4269F">
              <w:rPr>
                <w:rFonts w:ascii="Georgia" w:eastAsia="Georgia" w:hAnsi="Georgia" w:cs="Georgia"/>
                <w:sz w:val="18"/>
                <w:szCs w:val="18"/>
              </w:rPr>
              <w:t>20</w:t>
            </w:r>
          </w:p>
        </w:tc>
      </w:tr>
      <w:tr w:rsidR="00344A28" w14:paraId="24CE77C3" w14:textId="77777777" w:rsidTr="00042D52">
        <w:trPr>
          <w:trHeight w:val="20"/>
        </w:trPr>
        <w:tc>
          <w:tcPr>
            <w:tcW w:w="9105" w:type="dxa"/>
            <w:gridSpan w:val="12"/>
          </w:tcPr>
          <w:p w14:paraId="7AC9A511" w14:textId="4897FBB2" w:rsidR="00344A28" w:rsidRPr="00B4269F" w:rsidRDefault="00FA537A" w:rsidP="00AF05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Wirtschaft &amp;</w:t>
            </w:r>
            <w:r w:rsidR="00B4269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Verwaltung</w:t>
            </w:r>
          </w:p>
        </w:tc>
      </w:tr>
      <w:tr w:rsidR="00344A28" w14:paraId="5043953C" w14:textId="77777777" w:rsidTr="00042D52">
        <w:trPr>
          <w:trHeight w:val="510"/>
        </w:trPr>
        <w:tc>
          <w:tcPr>
            <w:tcW w:w="9105" w:type="dxa"/>
            <w:gridSpan w:val="12"/>
            <w:tcBorders>
              <w:bottom w:val="nil"/>
            </w:tcBorders>
            <w:vAlign w:val="bottom"/>
          </w:tcPr>
          <w:p w14:paraId="55AE07C6" w14:textId="77777777" w:rsidR="00344A28" w:rsidRDefault="00FA537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  <w:p w14:paraId="1FD52D9D" w14:textId="0E9B7554" w:rsidR="000849B8" w:rsidRPr="000849B8" w:rsidRDefault="000849B8" w:rsidP="00AF05D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0849B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Horváth</w:t>
            </w:r>
            <w:proofErr w:type="spellEnd"/>
            <w:r w:rsidRPr="000849B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AG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                                         </w:t>
            </w:r>
            <w:r w:rsidRPr="000849B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0849B8" w:rsidRPr="000849B8" w14:paraId="5F70FD0E" w14:textId="77777777" w:rsidTr="00042D52">
        <w:trPr>
          <w:trHeight w:val="58"/>
        </w:trPr>
        <w:tc>
          <w:tcPr>
            <w:tcW w:w="6570" w:type="dxa"/>
            <w:gridSpan w:val="7"/>
            <w:tcBorders>
              <w:top w:val="nil"/>
              <w:bottom w:val="nil"/>
            </w:tcBorders>
            <w:vAlign w:val="bottom"/>
          </w:tcPr>
          <w:p w14:paraId="4606D731" w14:textId="1BA1C3B5" w:rsidR="000849B8" w:rsidRPr="000849B8" w:rsidRDefault="000849B8" w:rsidP="00AF05D2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0849B8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0849B8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9B8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0849B8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Consulting</w:t>
            </w:r>
            <w:r w:rsidR="00AF05D2">
              <w:rPr>
                <w:rFonts w:ascii="Georgia" w:eastAsia="Georgia" w:hAnsi="Georgia" w:cs="Georgia"/>
                <w:sz w:val="18"/>
                <w:szCs w:val="18"/>
                <w:lang w:val="en-US"/>
              </w:rPr>
              <w:t>,</w:t>
            </w:r>
            <w:r w:rsidRPr="000849B8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Controlling &amp; Finance</w:t>
            </w:r>
          </w:p>
        </w:tc>
        <w:tc>
          <w:tcPr>
            <w:tcW w:w="2535" w:type="dxa"/>
            <w:gridSpan w:val="5"/>
            <w:tcBorders>
              <w:top w:val="nil"/>
              <w:bottom w:val="nil"/>
            </w:tcBorders>
            <w:vAlign w:val="bottom"/>
          </w:tcPr>
          <w:p w14:paraId="0F7A3C89" w14:textId="297BAA96" w:rsidR="000849B8" w:rsidRPr="001C7119" w:rsidRDefault="000849B8" w:rsidP="00AF05D2">
            <w:pPr>
              <w:jc w:val="right"/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</w:pPr>
            <w:r w:rsidRP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0</w:t>
            </w:r>
            <w:r w:rsid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1</w:t>
            </w:r>
            <w:r w:rsidR="001C7119" w:rsidRP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/</w:t>
            </w:r>
            <w:r w:rsid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2023</w:t>
            </w:r>
            <w:r w:rsidR="00AF05D2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 xml:space="preserve"> </w:t>
            </w:r>
            <w:ins w:id="0" w:author="Sophie Klocke" w:date="2023-01-29T15:43:00Z">
              <w:r w:rsidR="00AF05D2">
                <w:rPr>
                  <w:rFonts w:ascii="Georgia" w:eastAsia="Georgia" w:hAnsi="Georgia" w:cs="Georgia"/>
                  <w:iCs/>
                  <w:smallCaps/>
                  <w:sz w:val="18"/>
                  <w:szCs w:val="18"/>
                  <w:lang w:val="en-US"/>
                </w:rPr>
                <w:t xml:space="preserve">– </w:t>
              </w:r>
            </w:ins>
            <w:r w:rsid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03/</w:t>
            </w:r>
            <w:r w:rsidR="001C7119" w:rsidRPr="001C7119">
              <w:rPr>
                <w:rFonts w:ascii="Georgia" w:eastAsia="Georgia" w:hAnsi="Georgia" w:cs="Georgia"/>
                <w:iCs/>
                <w:smallCaps/>
                <w:sz w:val="18"/>
                <w:szCs w:val="18"/>
                <w:lang w:val="en-US"/>
              </w:rPr>
              <w:t>2023</w:t>
            </w:r>
          </w:p>
        </w:tc>
      </w:tr>
      <w:tr w:rsidR="00344A28" w14:paraId="3791A9D3" w14:textId="77777777" w:rsidTr="00042D52">
        <w:trPr>
          <w:trHeight w:val="340"/>
        </w:trPr>
        <w:tc>
          <w:tcPr>
            <w:tcW w:w="6570" w:type="dxa"/>
            <w:gridSpan w:val="7"/>
            <w:tcBorders>
              <w:top w:val="nil"/>
            </w:tcBorders>
            <w:vAlign w:val="bottom"/>
          </w:tcPr>
          <w:p w14:paraId="11DB7F7F" w14:textId="4839F682" w:rsidR="003550DB" w:rsidRPr="00A02C03" w:rsidRDefault="00A02C03" w:rsidP="00AF05D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02C0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Impl</w:t>
            </w:r>
            <w:r w:rsidR="000849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ementierung </w:t>
            </w:r>
            <w:r w:rsidR="001C71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</w:t>
            </w:r>
            <w:r w:rsidR="009E57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einheitlichen</w:t>
            </w:r>
            <w:r w:rsidR="001C71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Controlling</w:t>
            </w:r>
            <w:r w:rsidR="00AF05D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="009E57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Finanz</w:t>
            </w:r>
            <w:r w:rsidR="00AF05D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="009E57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Templates</w:t>
            </w:r>
            <w:r w:rsidRPr="00A02C0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bei einem Dax </w:t>
            </w:r>
            <w:r w:rsidR="009E57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40</w:t>
            </w:r>
            <w:r w:rsidRPr="00A02C0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Unternehme</w:t>
            </w:r>
            <w:r w:rsidR="000849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1C71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der Automobilbranche</w:t>
            </w:r>
          </w:p>
          <w:p w14:paraId="218C1BFA" w14:textId="203E8BB0" w:rsidR="00A02C03" w:rsidRDefault="00A02C03" w:rsidP="00AF05D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eines </w:t>
            </w:r>
            <w:r w:rsidR="00AC2FFC" w:rsidRP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Change-Management</w:t>
            </w:r>
            <w:r w:rsidR="00AF05D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P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Kon</w:t>
            </w:r>
            <w:r w:rsidR="00AC2FFC" w:rsidRP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zepts i</w:t>
            </w:r>
            <w:r w:rsid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AC2FFC" w:rsidRPr="00AC2FF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SAP S/4HANA</w:t>
            </w:r>
          </w:p>
          <w:p w14:paraId="04B35A58" w14:textId="17BE0D2A" w:rsidR="00AC2FFC" w:rsidRPr="00AC2FFC" w:rsidRDefault="001C7119" w:rsidP="00AF05D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PowerPoint Präsentation für die Führungsebene</w:t>
            </w:r>
          </w:p>
          <w:p w14:paraId="00196C9B" w14:textId="77777777" w:rsidR="003550DB" w:rsidRPr="00A02C03" w:rsidRDefault="003550DB" w:rsidP="00AF05D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</w:p>
          <w:p w14:paraId="4BC0F749" w14:textId="6F8B1FAF" w:rsidR="00344A28" w:rsidRDefault="00B4269F" w:rsidP="00AF05D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Pricewaterhouse</w:t>
            </w:r>
            <w:r w:rsidR="00AF05D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C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oopers</w:t>
            </w:r>
          </w:p>
        </w:tc>
        <w:tc>
          <w:tcPr>
            <w:tcW w:w="2535" w:type="dxa"/>
            <w:gridSpan w:val="5"/>
            <w:tcBorders>
              <w:top w:val="nil"/>
            </w:tcBorders>
            <w:vAlign w:val="bottom"/>
          </w:tcPr>
          <w:p w14:paraId="44DB9937" w14:textId="5C69C88E" w:rsidR="00344A28" w:rsidRDefault="00B80661" w:rsidP="002D352A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Zürich</w:t>
            </w:r>
            <w:r w:rsidR="00AF05D2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, Schweiz</w:t>
            </w:r>
          </w:p>
        </w:tc>
      </w:tr>
      <w:tr w:rsidR="00B4269F" w14:paraId="00332398" w14:textId="77777777">
        <w:tc>
          <w:tcPr>
            <w:tcW w:w="6015" w:type="dxa"/>
            <w:gridSpan w:val="6"/>
          </w:tcPr>
          <w:p w14:paraId="6A2CCB22" w14:textId="2A49CBF7" w:rsidR="00B4269F" w:rsidRDefault="00B4269F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Praktikant im Digital Assurance – Financial Services</w:t>
            </w:r>
          </w:p>
        </w:tc>
        <w:tc>
          <w:tcPr>
            <w:tcW w:w="3090" w:type="dxa"/>
            <w:gridSpan w:val="6"/>
          </w:tcPr>
          <w:p w14:paraId="5379BC21" w14:textId="5EEB755D" w:rsidR="00B4269F" w:rsidRDefault="00B4269F" w:rsidP="00AF05D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09/2022 – </w:t>
            </w:r>
            <w:r w:rsidR="001C7119">
              <w:rPr>
                <w:rFonts w:ascii="Georgia" w:eastAsia="Georgia" w:hAnsi="Georgia" w:cs="Georgia"/>
                <w:sz w:val="18"/>
                <w:szCs w:val="18"/>
              </w:rPr>
              <w:t>12/202</w:t>
            </w:r>
            <w:r w:rsidR="00AF05D2">
              <w:rPr>
                <w:rFonts w:ascii="Georgia" w:eastAsia="Georgia" w:hAnsi="Georgia" w:cs="Georgia"/>
                <w:sz w:val="18"/>
                <w:szCs w:val="18"/>
              </w:rPr>
              <w:t>2</w:t>
            </w:r>
          </w:p>
        </w:tc>
      </w:tr>
      <w:tr w:rsidR="00344A28" w14:paraId="33C72797" w14:textId="77777777">
        <w:tc>
          <w:tcPr>
            <w:tcW w:w="9105" w:type="dxa"/>
            <w:gridSpan w:val="12"/>
          </w:tcPr>
          <w:p w14:paraId="0A4ABA7D" w14:textId="77777777" w:rsidR="00DA542A" w:rsidRPr="00DA542A" w:rsidRDefault="00DA542A" w:rsidP="00AF05D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nationaler und internationaler Unternehmen in der Finanzbranche</w:t>
            </w:r>
          </w:p>
          <w:p w14:paraId="6FE0FC16" w14:textId="77777777" w:rsidR="00DA542A" w:rsidRPr="00DA542A" w:rsidRDefault="00DA542A" w:rsidP="00AF05D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Auditierung von Klienten mit anschließender Unterstützung und Beratung</w:t>
            </w:r>
          </w:p>
          <w:p w14:paraId="2FED0AE1" w14:textId="3CC3729C" w:rsidR="00837EA6" w:rsidRPr="00AF05D2" w:rsidRDefault="00DA542A" w:rsidP="00042D5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Evaluierung von Geschäftsprozessen sowie Handlungsanweisungen zu</w:t>
            </w:r>
            <w:r w:rsidR="00B8066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B8066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</w:t>
            </w: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inimier</w:t>
            </w:r>
            <w:r w:rsidR="00B8066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 w:rsidRPr="00DA54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Risiken </w:t>
            </w:r>
          </w:p>
        </w:tc>
      </w:tr>
      <w:tr w:rsidR="002D352A" w14:paraId="67BEC2F9" w14:textId="77777777" w:rsidTr="00042D52">
        <w:trPr>
          <w:trHeight w:val="340"/>
        </w:trPr>
        <w:tc>
          <w:tcPr>
            <w:tcW w:w="4552" w:type="dxa"/>
            <w:gridSpan w:val="2"/>
            <w:vAlign w:val="bottom"/>
          </w:tcPr>
          <w:p w14:paraId="37C88811" w14:textId="1DFD007B" w:rsidR="002D352A" w:rsidRPr="00DA542A" w:rsidRDefault="002D35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20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Klaxo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   </w:t>
            </w:r>
          </w:p>
        </w:tc>
        <w:tc>
          <w:tcPr>
            <w:tcW w:w="4553" w:type="dxa"/>
            <w:gridSpan w:val="10"/>
            <w:vAlign w:val="bottom"/>
          </w:tcPr>
          <w:p w14:paraId="6D621B50" w14:textId="4A19DE8E" w:rsidR="002D352A" w:rsidRPr="00DA542A" w:rsidRDefault="002D352A" w:rsidP="00042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20"/>
              </w:tabs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A542A">
              <w:rPr>
                <w:rFonts w:ascii="Georgia" w:eastAsia="Georgia" w:hAnsi="Georgia" w:cs="Georgia"/>
                <w:bCs/>
                <w:i/>
                <w:iCs/>
                <w:smallCaps/>
                <w:sz w:val="23"/>
                <w:szCs w:val="23"/>
              </w:rPr>
              <w:t>München</w:t>
            </w:r>
          </w:p>
        </w:tc>
      </w:tr>
      <w:tr w:rsidR="002D352A" w14:paraId="3572F71D" w14:textId="77777777" w:rsidTr="00042D52">
        <w:tc>
          <w:tcPr>
            <w:tcW w:w="7305" w:type="dxa"/>
            <w:gridSpan w:val="11"/>
          </w:tcPr>
          <w:p w14:paraId="1624D911" w14:textId="619D7630" w:rsidR="002D352A" w:rsidRDefault="002D35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24"/>
              </w:tabs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als Inhouse Consultant in der Strategie in einem Start-up                                      </w:t>
            </w:r>
          </w:p>
        </w:tc>
        <w:tc>
          <w:tcPr>
            <w:tcW w:w="1800" w:type="dxa"/>
            <w:vAlign w:val="bottom"/>
          </w:tcPr>
          <w:p w14:paraId="4C5008EB" w14:textId="7D3FCF68" w:rsidR="002D352A" w:rsidRDefault="002D352A" w:rsidP="00042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24"/>
              </w:tabs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07/2022 – 08/2022</w:t>
            </w:r>
          </w:p>
        </w:tc>
      </w:tr>
      <w:tr w:rsidR="00DA542A" w14:paraId="11720E0A" w14:textId="77777777">
        <w:tc>
          <w:tcPr>
            <w:tcW w:w="9105" w:type="dxa"/>
            <w:gridSpan w:val="12"/>
          </w:tcPr>
          <w:p w14:paraId="17E44BC6" w14:textId="392C4A3D" w:rsidR="00DA542A" w:rsidRDefault="00DA542A" w:rsidP="00AF05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Analyse strategisch wichtiger Problemstellungen sowie Entwicklung </w:t>
            </w:r>
            <w:r w:rsidR="00837EA6">
              <w:rPr>
                <w:rFonts w:ascii="Georgia" w:eastAsia="Georgia" w:hAnsi="Georgia" w:cs="Georgia"/>
                <w:i/>
                <w:sz w:val="18"/>
                <w:szCs w:val="18"/>
              </w:rPr>
              <w:t>l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ösungsorientierter Konzepte</w:t>
            </w:r>
          </w:p>
          <w:p w14:paraId="2C3B9903" w14:textId="77777777" w:rsidR="00DA542A" w:rsidRPr="00880F01" w:rsidRDefault="00DA542A" w:rsidP="00AF05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Erstellung von Datenanalysen in Excel und PowerPoint für das Management</w:t>
            </w:r>
          </w:p>
          <w:p w14:paraId="48196630" w14:textId="54118062" w:rsidR="00DA542A" w:rsidRPr="00AF05D2" w:rsidRDefault="00DA542A" w:rsidP="00042D5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Planung und Verwaltung neuer Investitionen</w:t>
            </w:r>
          </w:p>
        </w:tc>
      </w:tr>
      <w:tr w:rsidR="00DA542A" w14:paraId="01BA2193" w14:textId="77777777">
        <w:trPr>
          <w:trHeight w:val="510"/>
        </w:trPr>
        <w:tc>
          <w:tcPr>
            <w:tcW w:w="9105" w:type="dxa"/>
            <w:gridSpan w:val="12"/>
            <w:tcBorders>
              <w:bottom w:val="single" w:sz="4" w:space="0" w:color="000000"/>
            </w:tcBorders>
            <w:vAlign w:val="bottom"/>
          </w:tcPr>
          <w:p w14:paraId="7A469B20" w14:textId="6C9D7380" w:rsidR="00DA542A" w:rsidRDefault="00DA54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Außeruniversitäres Engagement</w:t>
            </w:r>
          </w:p>
        </w:tc>
      </w:tr>
      <w:tr w:rsidR="00DA542A" w14:paraId="0C60164F" w14:textId="77777777" w:rsidTr="00042D52">
        <w:trPr>
          <w:trHeight w:val="340"/>
        </w:trPr>
        <w:tc>
          <w:tcPr>
            <w:tcW w:w="6015" w:type="dxa"/>
            <w:gridSpan w:val="6"/>
            <w:vAlign w:val="bottom"/>
          </w:tcPr>
          <w:p w14:paraId="1497B84F" w14:textId="0233CC31" w:rsidR="00DA542A" w:rsidRDefault="00DA54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Studentische Unternehmensberatung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i.a.c</w:t>
            </w:r>
            <w:proofErr w:type="spellEnd"/>
          </w:p>
        </w:tc>
        <w:tc>
          <w:tcPr>
            <w:tcW w:w="3090" w:type="dxa"/>
            <w:gridSpan w:val="6"/>
            <w:vAlign w:val="bottom"/>
          </w:tcPr>
          <w:p w14:paraId="1B865B0F" w14:textId="2F09DAB2" w:rsidR="00DA542A" w:rsidRDefault="00DA54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Würzburg</w:t>
            </w:r>
          </w:p>
        </w:tc>
      </w:tr>
      <w:tr w:rsidR="00DA542A" w14:paraId="48FAA462" w14:textId="77777777" w:rsidTr="00042D52">
        <w:trPr>
          <w:trHeight w:val="193"/>
        </w:trPr>
        <w:tc>
          <w:tcPr>
            <w:tcW w:w="6596" w:type="dxa"/>
            <w:gridSpan w:val="8"/>
          </w:tcPr>
          <w:p w14:paraId="5D448F97" w14:textId="3D6BD6CF" w:rsidR="00DA542A" w:rsidRDefault="00DA54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Aktives Mitglied der studentischen Unternehmensberatung</w:t>
            </w:r>
          </w:p>
        </w:tc>
        <w:tc>
          <w:tcPr>
            <w:tcW w:w="2509" w:type="dxa"/>
            <w:gridSpan w:val="4"/>
          </w:tcPr>
          <w:p w14:paraId="2A458B38" w14:textId="4737AF39" w:rsidR="00DA542A" w:rsidRDefault="00DA542A" w:rsidP="00AF0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AF05D2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heute</w:t>
            </w:r>
          </w:p>
        </w:tc>
      </w:tr>
      <w:tr w:rsidR="00DA542A" w14:paraId="04F0F268" w14:textId="77777777">
        <w:trPr>
          <w:trHeight w:val="193"/>
        </w:trPr>
        <w:tc>
          <w:tcPr>
            <w:tcW w:w="9105" w:type="dxa"/>
            <w:gridSpan w:val="12"/>
          </w:tcPr>
          <w:p w14:paraId="0FA2D559" w14:textId="777E8FD2" w:rsidR="00DA542A" w:rsidRPr="002738BC" w:rsidRDefault="00DA542A" w:rsidP="00AF05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Erstellung von Projektplänen </w:t>
            </w:r>
            <w:r w:rsidR="00B8066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&amp;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Präsentationen für das Management</w:t>
            </w:r>
          </w:p>
          <w:p w14:paraId="3C64DFF8" w14:textId="07293049" w:rsidR="00DA542A" w:rsidRDefault="00DA542A" w:rsidP="00AF05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Regelmäßiger Besuch von Consulting Workshops, u.</w:t>
            </w:r>
            <w:r w:rsidR="00837EA6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a</w:t>
            </w:r>
            <w:r w:rsidR="00837EA6">
              <w:rPr>
                <w:rFonts w:ascii="Georgia" w:eastAsia="Georgia" w:hAnsi="Georgia" w:cs="Georgia"/>
                <w:i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von BCG und Accenture</w:t>
            </w:r>
          </w:p>
        </w:tc>
      </w:tr>
      <w:tr w:rsidR="00DA542A" w14:paraId="79251B7B" w14:textId="77777777">
        <w:trPr>
          <w:trHeight w:val="510"/>
        </w:trPr>
        <w:tc>
          <w:tcPr>
            <w:tcW w:w="9105" w:type="dxa"/>
            <w:gridSpan w:val="12"/>
            <w:tcBorders>
              <w:bottom w:val="single" w:sz="4" w:space="0" w:color="000000"/>
            </w:tcBorders>
            <w:vAlign w:val="bottom"/>
          </w:tcPr>
          <w:p w14:paraId="2A9033EF" w14:textId="77777777" w:rsidR="00DA542A" w:rsidRDefault="00DA542A" w:rsidP="00AF05D2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DA542A" w14:paraId="599B07A4" w14:textId="77777777">
        <w:trPr>
          <w:trHeight w:val="340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1F9C3EB6" w14:textId="77777777" w:rsidR="00DA542A" w:rsidRDefault="00DA542A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11"/>
            <w:tcBorders>
              <w:top w:val="single" w:sz="4" w:space="0" w:color="000000"/>
            </w:tcBorders>
            <w:vAlign w:val="bottom"/>
          </w:tcPr>
          <w:p w14:paraId="481E9DDD" w14:textId="473E6D62" w:rsidR="00DA542A" w:rsidRDefault="00DA542A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Arabisch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DA542A" w:rsidRPr="00B4269F" w14:paraId="3B6482DE" w14:textId="77777777" w:rsidTr="00042D52">
        <w:trPr>
          <w:trHeight w:val="340"/>
        </w:trPr>
        <w:tc>
          <w:tcPr>
            <w:tcW w:w="2055" w:type="dxa"/>
            <w:vAlign w:val="bottom"/>
          </w:tcPr>
          <w:p w14:paraId="2B810F0C" w14:textId="77777777" w:rsidR="00DA542A" w:rsidRDefault="00DA542A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11"/>
            <w:vAlign w:val="bottom"/>
          </w:tcPr>
          <w:p w14:paraId="112B0B7D" w14:textId="40B038D2" w:rsidR="00DA542A" w:rsidRPr="00B4269F" w:rsidRDefault="00DA542A" w:rsidP="00AF05D2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B4269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B4269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Pr="00432D3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fortgeschritten</w:t>
            </w:r>
            <w:r w:rsidR="00CB722C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CB722C" w14:paraId="468D71CF" w14:textId="77777777" w:rsidTr="00042D52">
        <w:trPr>
          <w:trHeight w:val="340"/>
        </w:trPr>
        <w:tc>
          <w:tcPr>
            <w:tcW w:w="2055" w:type="dxa"/>
            <w:vAlign w:val="bottom"/>
          </w:tcPr>
          <w:p w14:paraId="19FD4AEE" w14:textId="77777777" w:rsidR="00CB722C" w:rsidRDefault="00CB722C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50" w:type="dxa"/>
            <w:gridSpan w:val="11"/>
            <w:vAlign w:val="bottom"/>
          </w:tcPr>
          <w:p w14:paraId="25303C7E" w14:textId="71CE9825" w:rsidR="00CB722C" w:rsidRDefault="00CB722C" w:rsidP="00AF05D2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Kickboxen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(Teilnahme an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deutschlandweiten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B477D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Wettkämpfe</w:t>
            </w:r>
            <w:r w:rsidR="00B8066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Fitness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Schach</w:t>
            </w:r>
          </w:p>
        </w:tc>
      </w:tr>
      <w:tr w:rsidR="00CB722C" w14:paraId="2B8B5EAA" w14:textId="77777777">
        <w:trPr>
          <w:trHeight w:val="1020"/>
        </w:trPr>
        <w:tc>
          <w:tcPr>
            <w:tcW w:w="2055" w:type="dxa"/>
            <w:vAlign w:val="bottom"/>
          </w:tcPr>
          <w:p w14:paraId="3B53E957" w14:textId="3FC0B9C2" w:rsidR="00CB722C" w:rsidRDefault="001C7119" w:rsidP="00AF05D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München</w:t>
            </w:r>
            <w:r w:rsidR="00CB722C">
              <w:rPr>
                <w:rFonts w:ascii="Georgia" w:eastAsia="Georgia" w:hAnsi="Georgia" w:cs="Georgia"/>
                <w:sz w:val="18"/>
                <w:szCs w:val="18"/>
              </w:rPr>
              <w:t>, 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="00CB722C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01.</w:t>
            </w:r>
            <w:r w:rsidR="00CB722C">
              <w:rPr>
                <w:rFonts w:ascii="Georgia" w:eastAsia="Georgia" w:hAnsi="Georgia" w:cs="Georgia"/>
                <w:sz w:val="18"/>
                <w:szCs w:val="18"/>
              </w:rPr>
              <w:t>2022</w:t>
            </w:r>
          </w:p>
        </w:tc>
        <w:tc>
          <w:tcPr>
            <w:tcW w:w="7050" w:type="dxa"/>
            <w:gridSpan w:val="11"/>
            <w:vAlign w:val="bottom"/>
          </w:tcPr>
          <w:p w14:paraId="1D2B91F6" w14:textId="3850963A" w:rsidR="00CB722C" w:rsidRDefault="00CB722C" w:rsidP="00AF05D2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1CBB6080" w14:textId="77777777" w:rsidR="00344A28" w:rsidRDefault="00344A28">
      <w:pPr>
        <w:rPr>
          <w:sz w:val="18"/>
          <w:szCs w:val="18"/>
        </w:rPr>
      </w:pPr>
    </w:p>
    <w:sectPr w:rsidR="00344A28" w:rsidSect="00042D52">
      <w:footerReference w:type="even" r:id="rId8"/>
      <w:pgSz w:w="11906" w:h="16838"/>
      <w:pgMar w:top="1418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DE7FA" w14:textId="77777777" w:rsidR="003E63C8" w:rsidRDefault="003E63C8">
      <w:pPr>
        <w:spacing w:after="0" w:line="240" w:lineRule="auto"/>
      </w:pPr>
      <w:r>
        <w:separator/>
      </w:r>
    </w:p>
  </w:endnote>
  <w:endnote w:type="continuationSeparator" w:id="0">
    <w:p w14:paraId="5F2907FF" w14:textId="77777777" w:rsidR="003E63C8" w:rsidRDefault="003E6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DF920" w14:textId="77777777" w:rsidR="00344A28" w:rsidRDefault="00FA537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F9AEC88" w14:textId="77777777" w:rsidR="00344A28" w:rsidRDefault="00344A2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38A3E" w14:textId="77777777" w:rsidR="003E63C8" w:rsidRDefault="003E63C8">
      <w:pPr>
        <w:spacing w:after="0" w:line="240" w:lineRule="auto"/>
      </w:pPr>
      <w:r>
        <w:separator/>
      </w:r>
    </w:p>
  </w:footnote>
  <w:footnote w:type="continuationSeparator" w:id="0">
    <w:p w14:paraId="70FD2B42" w14:textId="77777777" w:rsidR="003E63C8" w:rsidRDefault="003E6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1079"/>
    <w:multiLevelType w:val="multilevel"/>
    <w:tmpl w:val="3E28EC6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3720DEC"/>
    <w:multiLevelType w:val="hybridMultilevel"/>
    <w:tmpl w:val="7BEA2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F409C"/>
    <w:multiLevelType w:val="multilevel"/>
    <w:tmpl w:val="DB32B0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D62FCC"/>
    <w:multiLevelType w:val="multilevel"/>
    <w:tmpl w:val="DA44017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497F513E"/>
    <w:multiLevelType w:val="multilevel"/>
    <w:tmpl w:val="12C8D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064A1F"/>
    <w:multiLevelType w:val="hybridMultilevel"/>
    <w:tmpl w:val="A28A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B27CF"/>
    <w:multiLevelType w:val="multilevel"/>
    <w:tmpl w:val="B308D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470605"/>
    <w:multiLevelType w:val="multilevel"/>
    <w:tmpl w:val="31668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66250620">
    <w:abstractNumId w:val="7"/>
  </w:num>
  <w:num w:numId="2" w16cid:durableId="1583293114">
    <w:abstractNumId w:val="4"/>
  </w:num>
  <w:num w:numId="3" w16cid:durableId="967777841">
    <w:abstractNumId w:val="2"/>
  </w:num>
  <w:num w:numId="4" w16cid:durableId="174805899">
    <w:abstractNumId w:val="3"/>
  </w:num>
  <w:num w:numId="5" w16cid:durableId="870921453">
    <w:abstractNumId w:val="6"/>
  </w:num>
  <w:num w:numId="6" w16cid:durableId="1881867388">
    <w:abstractNumId w:val="0"/>
  </w:num>
  <w:num w:numId="7" w16cid:durableId="1943763589">
    <w:abstractNumId w:val="1"/>
  </w:num>
  <w:num w:numId="8" w16cid:durableId="169889552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28"/>
    <w:rsid w:val="00032A8E"/>
    <w:rsid w:val="00042D52"/>
    <w:rsid w:val="000644E3"/>
    <w:rsid w:val="000849B8"/>
    <w:rsid w:val="001A3CC8"/>
    <w:rsid w:val="001C7119"/>
    <w:rsid w:val="002037FD"/>
    <w:rsid w:val="00247607"/>
    <w:rsid w:val="002D352A"/>
    <w:rsid w:val="00344A28"/>
    <w:rsid w:val="003550DB"/>
    <w:rsid w:val="003E63C8"/>
    <w:rsid w:val="00432D33"/>
    <w:rsid w:val="00837EA6"/>
    <w:rsid w:val="0088775E"/>
    <w:rsid w:val="008E01FA"/>
    <w:rsid w:val="009E40ED"/>
    <w:rsid w:val="009E57A2"/>
    <w:rsid w:val="00A02C03"/>
    <w:rsid w:val="00A203BA"/>
    <w:rsid w:val="00AC2FFC"/>
    <w:rsid w:val="00AD01BB"/>
    <w:rsid w:val="00AF05D2"/>
    <w:rsid w:val="00B4269F"/>
    <w:rsid w:val="00B477DD"/>
    <w:rsid w:val="00B80661"/>
    <w:rsid w:val="00CB722C"/>
    <w:rsid w:val="00D41DF5"/>
    <w:rsid w:val="00DA542A"/>
    <w:rsid w:val="00E2691E"/>
    <w:rsid w:val="00E678E8"/>
    <w:rsid w:val="00EA405A"/>
    <w:rsid w:val="00F50829"/>
    <w:rsid w:val="00F928E5"/>
    <w:rsid w:val="00FA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15BB"/>
  <w15:docId w15:val="{79459092-ADA5-4738-8551-E3586440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37EA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37EA6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432D33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3550DB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F05D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F05D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F05D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F05D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F05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7D17-7D57-472D-A330-8C2510E00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Alrammahi</dc:creator>
  <cp:lastModifiedBy>Adam Alrammahi</cp:lastModifiedBy>
  <cp:revision>4</cp:revision>
  <dcterms:created xsi:type="dcterms:W3CDTF">2023-02-08T19:23:00Z</dcterms:created>
  <dcterms:modified xsi:type="dcterms:W3CDTF">2023-02-08T19:29:00Z</dcterms:modified>
</cp:coreProperties>
</file>