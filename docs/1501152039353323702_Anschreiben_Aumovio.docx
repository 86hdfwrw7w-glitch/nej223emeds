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36AE354C" w:rsidR="006D2592" w:rsidRPr="0013525F" w:rsidRDefault="00494855" w:rsidP="008F05FA">
      <w:pPr>
        <w:spacing w:after="0" w:line="240" w:lineRule="auto"/>
        <w:jc w:val="right"/>
        <w:rPr>
          <w:rFonts w:ascii="Times New Roman" w:hAnsi="Times New Roman" w:cs="Times New Roman"/>
        </w:rPr>
      </w:pPr>
      <w:r w:rsidRPr="0013525F">
        <w:rPr>
          <w:rFonts w:ascii="Times New Roman" w:hAnsi="Times New Roman" w:cs="Times New Roman"/>
        </w:rPr>
        <w:t>Ben</w:t>
      </w:r>
      <w:r w:rsidR="003D5D1E" w:rsidRPr="0013525F">
        <w:rPr>
          <w:rFonts w:ascii="Times New Roman" w:hAnsi="Times New Roman" w:cs="Times New Roman"/>
        </w:rPr>
        <w:t xml:space="preserve"> </w:t>
      </w:r>
      <w:r w:rsidRPr="0013525F">
        <w:rPr>
          <w:rFonts w:ascii="Times New Roman" w:hAnsi="Times New Roman" w:cs="Times New Roman"/>
        </w:rPr>
        <w:t>Augsberger</w:t>
      </w:r>
    </w:p>
    <w:p w14:paraId="2458A2A0" w14:textId="07E74A3B" w:rsidR="00857C6F" w:rsidRPr="0013525F" w:rsidRDefault="00494855" w:rsidP="008F05FA">
      <w:pPr>
        <w:spacing w:after="0" w:line="240" w:lineRule="auto"/>
        <w:jc w:val="right"/>
        <w:rPr>
          <w:rFonts w:ascii="Times New Roman" w:hAnsi="Times New Roman" w:cs="Times New Roman"/>
        </w:rPr>
      </w:pPr>
      <w:proofErr w:type="spellStart"/>
      <w:r w:rsidRPr="0013525F">
        <w:rPr>
          <w:rFonts w:ascii="Times New Roman" w:hAnsi="Times New Roman" w:cs="Times New Roman"/>
        </w:rPr>
        <w:t>Hemauerstraße</w:t>
      </w:r>
      <w:proofErr w:type="spellEnd"/>
      <w:r w:rsidRPr="0013525F">
        <w:rPr>
          <w:rFonts w:ascii="Times New Roman" w:hAnsi="Times New Roman" w:cs="Times New Roman"/>
        </w:rPr>
        <w:t xml:space="preserve"> 20</w:t>
      </w:r>
    </w:p>
    <w:p w14:paraId="451AEE20" w14:textId="6CE79884" w:rsidR="00857C6F" w:rsidRPr="0013525F" w:rsidRDefault="00494855" w:rsidP="008F05FA">
      <w:pPr>
        <w:spacing w:after="0" w:line="240" w:lineRule="auto"/>
        <w:jc w:val="right"/>
        <w:rPr>
          <w:rFonts w:ascii="Times New Roman" w:hAnsi="Times New Roman" w:cs="Times New Roman"/>
        </w:rPr>
      </w:pPr>
      <w:r w:rsidRPr="0013525F">
        <w:rPr>
          <w:rFonts w:ascii="Times New Roman" w:hAnsi="Times New Roman" w:cs="Times New Roman"/>
        </w:rPr>
        <w:t>93047 Regensburg</w:t>
      </w:r>
    </w:p>
    <w:p w14:paraId="12BA391A" w14:textId="207971A6" w:rsidR="006A7895" w:rsidRPr="0013525F" w:rsidRDefault="009871E9" w:rsidP="008F05FA">
      <w:pPr>
        <w:spacing w:after="0" w:line="240" w:lineRule="auto"/>
        <w:jc w:val="right"/>
        <w:rPr>
          <w:rFonts w:ascii="Times New Roman" w:hAnsi="Times New Roman" w:cs="Times New Roman"/>
        </w:rPr>
      </w:pPr>
      <w:r w:rsidRPr="0013525F">
        <w:rPr>
          <w:rFonts w:ascii="Times New Roman" w:hAnsi="Times New Roman" w:cs="Times New Roman"/>
          <w:color w:val="000000"/>
        </w:rPr>
        <w:t>b</w:t>
      </w:r>
      <w:r w:rsidR="00494855" w:rsidRPr="0013525F">
        <w:rPr>
          <w:rFonts w:ascii="Times New Roman" w:hAnsi="Times New Roman" w:cs="Times New Roman"/>
          <w:color w:val="000000"/>
        </w:rPr>
        <w:t>en.augsberger@gmail.</w:t>
      </w:r>
      <w:r w:rsidR="00857C6F" w:rsidRPr="0013525F">
        <w:rPr>
          <w:rFonts w:ascii="Times New Roman" w:hAnsi="Times New Roman" w:cs="Times New Roman"/>
          <w:color w:val="000000"/>
        </w:rPr>
        <w:t>com</w:t>
      </w:r>
    </w:p>
    <w:p w14:paraId="2E7278C7" w14:textId="198031C6" w:rsidR="00F74175" w:rsidRPr="0013525F" w:rsidRDefault="006D2592" w:rsidP="008F05FA">
      <w:pPr>
        <w:spacing w:after="0"/>
        <w:jc w:val="right"/>
        <w:rPr>
          <w:rFonts w:ascii="Times New Roman" w:hAnsi="Times New Roman" w:cs="Times New Roman"/>
          <w:color w:val="000000"/>
        </w:rPr>
      </w:pPr>
      <w:r w:rsidRPr="0013525F">
        <w:rPr>
          <w:rFonts w:ascii="Times New Roman" w:hAnsi="Times New Roman" w:cs="Times New Roman"/>
          <w:color w:val="000000"/>
        </w:rPr>
        <w:t>+</w:t>
      </w:r>
      <w:r w:rsidR="00857C6F" w:rsidRPr="0013525F">
        <w:rPr>
          <w:rFonts w:ascii="Times New Roman" w:hAnsi="Times New Roman" w:cs="Times New Roman"/>
          <w:color w:val="000000"/>
        </w:rPr>
        <w:t xml:space="preserve">49 </w:t>
      </w:r>
      <w:r w:rsidR="009871E9" w:rsidRPr="0013525F">
        <w:rPr>
          <w:rFonts w:ascii="Times New Roman" w:hAnsi="Times New Roman" w:cs="Times New Roman"/>
          <w:color w:val="000000"/>
        </w:rPr>
        <w:t>162 5462158</w:t>
      </w:r>
    </w:p>
    <w:p w14:paraId="170FE07D" w14:textId="77777777" w:rsidR="00F270C0" w:rsidRPr="0013525F" w:rsidRDefault="00F270C0" w:rsidP="008F05FA">
      <w:pPr>
        <w:spacing w:after="0"/>
        <w:rPr>
          <w:rFonts w:ascii="Times New Roman" w:hAnsi="Times New Roman" w:cs="Times New Roman"/>
          <w:color w:val="000000"/>
        </w:rPr>
      </w:pPr>
    </w:p>
    <w:p w14:paraId="4FFA7063" w14:textId="15FDD976" w:rsidR="00F74175" w:rsidRDefault="003567FF" w:rsidP="008F05FA">
      <w:pPr>
        <w:spacing w:after="0"/>
        <w:rPr>
          <w:rFonts w:ascii="Times New Roman" w:hAnsi="Times New Roman" w:cs="Times New Roman"/>
          <w:color w:val="000000"/>
        </w:rPr>
      </w:pPr>
      <w:r>
        <w:rPr>
          <w:rFonts w:ascii="Times New Roman" w:hAnsi="Times New Roman" w:cs="Times New Roman"/>
          <w:color w:val="000000"/>
        </w:rPr>
        <w:t>AUMOVIO Germany GmbH</w:t>
      </w:r>
    </w:p>
    <w:p w14:paraId="468C300A" w14:textId="749836DD" w:rsidR="003567FF" w:rsidRPr="0013525F" w:rsidRDefault="003567FF" w:rsidP="008F05FA">
      <w:pPr>
        <w:spacing w:after="0"/>
        <w:rPr>
          <w:rFonts w:ascii="Times New Roman" w:hAnsi="Times New Roman" w:cs="Times New Roman"/>
          <w:color w:val="000000"/>
        </w:rPr>
      </w:pPr>
      <w:r>
        <w:rPr>
          <w:rFonts w:ascii="Times New Roman" w:hAnsi="Times New Roman" w:cs="Times New Roman"/>
          <w:color w:val="000000"/>
        </w:rPr>
        <w:t>Herr Tim Ossenkopp</w:t>
      </w:r>
    </w:p>
    <w:p w14:paraId="6A013FD1" w14:textId="11350CF5" w:rsidR="00F74175" w:rsidRPr="0013525F" w:rsidRDefault="003567FF" w:rsidP="008F05FA">
      <w:pPr>
        <w:spacing w:after="0"/>
        <w:rPr>
          <w:rFonts w:ascii="Times New Roman" w:hAnsi="Times New Roman" w:cs="Times New Roman"/>
        </w:rPr>
      </w:pPr>
      <w:r>
        <w:rPr>
          <w:rFonts w:ascii="Times New Roman" w:hAnsi="Times New Roman" w:cs="Times New Roman"/>
        </w:rPr>
        <w:t>Siemensstraße 12</w:t>
      </w:r>
      <w:r w:rsidR="00F74175" w:rsidRPr="0013525F">
        <w:rPr>
          <w:rFonts w:ascii="Times New Roman" w:hAnsi="Times New Roman" w:cs="Times New Roman"/>
        </w:rPr>
        <w:br/>
      </w:r>
      <w:r w:rsidR="00543C16">
        <w:rPr>
          <w:rFonts w:ascii="Times New Roman" w:hAnsi="Times New Roman" w:cs="Times New Roman"/>
        </w:rPr>
        <w:t>93055 Regensburg</w:t>
      </w:r>
    </w:p>
    <w:p w14:paraId="096C8AF5" w14:textId="77777777" w:rsidR="00647413" w:rsidRPr="0013525F" w:rsidRDefault="00647413" w:rsidP="008F05FA">
      <w:pPr>
        <w:spacing w:after="0"/>
        <w:rPr>
          <w:rFonts w:ascii="Times New Roman" w:hAnsi="Times New Roman" w:cs="Times New Roman"/>
          <w:color w:val="000000"/>
        </w:rPr>
      </w:pPr>
    </w:p>
    <w:p w14:paraId="155B6E2E" w14:textId="2DCE50EE" w:rsidR="006A7895" w:rsidRPr="0013525F" w:rsidRDefault="006E23C1" w:rsidP="008F05FA">
      <w:pPr>
        <w:spacing w:after="0"/>
        <w:jc w:val="right"/>
        <w:rPr>
          <w:rFonts w:ascii="Times New Roman" w:hAnsi="Times New Roman" w:cs="Times New Roman"/>
          <w:lang w:val="en-US"/>
        </w:rPr>
      </w:pPr>
      <w:r w:rsidRPr="0013525F">
        <w:rPr>
          <w:rFonts w:ascii="Times New Roman" w:hAnsi="Times New Roman" w:cs="Times New Roman"/>
          <w:lang w:val="en-US"/>
        </w:rPr>
        <w:t>Regensburg</w:t>
      </w:r>
      <w:r w:rsidR="002D594E" w:rsidRPr="0013525F">
        <w:rPr>
          <w:rFonts w:ascii="Times New Roman" w:hAnsi="Times New Roman" w:cs="Times New Roman"/>
          <w:lang w:val="en-US"/>
        </w:rPr>
        <w:t xml:space="preserve">, </w:t>
      </w:r>
      <w:r w:rsidR="003567FF">
        <w:rPr>
          <w:rFonts w:ascii="Times New Roman" w:hAnsi="Times New Roman" w:cs="Times New Roman"/>
          <w:lang w:val="en-US"/>
        </w:rPr>
        <w:t>05</w:t>
      </w:r>
      <w:r w:rsidR="002D594E" w:rsidRPr="0013525F">
        <w:rPr>
          <w:rFonts w:ascii="Times New Roman" w:hAnsi="Times New Roman" w:cs="Times New Roman"/>
          <w:lang w:val="en-US"/>
        </w:rPr>
        <w:t>.</w:t>
      </w:r>
      <w:r w:rsidRPr="0013525F">
        <w:rPr>
          <w:rFonts w:ascii="Times New Roman" w:hAnsi="Times New Roman" w:cs="Times New Roman"/>
          <w:lang w:val="en-US"/>
        </w:rPr>
        <w:t>0</w:t>
      </w:r>
      <w:r w:rsidR="003567FF">
        <w:rPr>
          <w:rFonts w:ascii="Times New Roman" w:hAnsi="Times New Roman" w:cs="Times New Roman"/>
          <w:lang w:val="en-US"/>
        </w:rPr>
        <w:t>5</w:t>
      </w:r>
      <w:r w:rsidR="006A7895" w:rsidRPr="0013525F">
        <w:rPr>
          <w:rFonts w:ascii="Times New Roman" w:hAnsi="Times New Roman" w:cs="Times New Roman"/>
          <w:lang w:val="en-US"/>
        </w:rPr>
        <w:t>.</w:t>
      </w:r>
      <w:r w:rsidR="003D5D1E" w:rsidRPr="0013525F">
        <w:rPr>
          <w:rFonts w:ascii="Times New Roman" w:hAnsi="Times New Roman" w:cs="Times New Roman"/>
          <w:lang w:val="en-US"/>
        </w:rPr>
        <w:t>20</w:t>
      </w:r>
      <w:r w:rsidR="005065F7" w:rsidRPr="0013525F">
        <w:rPr>
          <w:rFonts w:ascii="Times New Roman" w:hAnsi="Times New Roman" w:cs="Times New Roman"/>
          <w:lang w:val="en-US"/>
        </w:rPr>
        <w:t>26</w:t>
      </w:r>
    </w:p>
    <w:p w14:paraId="0731715D" w14:textId="77777777" w:rsidR="001E0088" w:rsidRPr="0013525F" w:rsidRDefault="001E0088" w:rsidP="008F05FA">
      <w:pPr>
        <w:spacing w:after="0"/>
        <w:jc w:val="right"/>
        <w:rPr>
          <w:rFonts w:ascii="Times New Roman" w:hAnsi="Times New Roman" w:cs="Times New Roman"/>
          <w:lang w:val="en-US"/>
        </w:rPr>
      </w:pPr>
    </w:p>
    <w:p w14:paraId="0098600D" w14:textId="3B05BC49" w:rsidR="000A5AB8" w:rsidRPr="0013525F" w:rsidRDefault="0099776A" w:rsidP="008F05FA">
      <w:pPr>
        <w:spacing w:after="0"/>
        <w:rPr>
          <w:rFonts w:ascii="Times New Roman" w:hAnsi="Times New Roman" w:cs="Times New Roman"/>
          <w:b/>
        </w:rPr>
      </w:pPr>
      <w:r w:rsidRPr="0013525F">
        <w:rPr>
          <w:rFonts w:ascii="Times New Roman" w:hAnsi="Times New Roman" w:cs="Times New Roman"/>
          <w:b/>
        </w:rPr>
        <w:t xml:space="preserve">Bewerbung </w:t>
      </w:r>
      <w:r w:rsidR="003567FF">
        <w:rPr>
          <w:rFonts w:ascii="Times New Roman" w:hAnsi="Times New Roman" w:cs="Times New Roman"/>
          <w:b/>
        </w:rPr>
        <w:t xml:space="preserve">um ein Praktikum im Bereich </w:t>
      </w:r>
      <w:proofErr w:type="spellStart"/>
      <w:r w:rsidR="003567FF">
        <w:rPr>
          <w:rFonts w:ascii="Times New Roman" w:hAnsi="Times New Roman" w:cs="Times New Roman"/>
          <w:b/>
        </w:rPr>
        <w:t>Strategy</w:t>
      </w:r>
      <w:proofErr w:type="spellEnd"/>
      <w:r w:rsidR="003567FF">
        <w:rPr>
          <w:rFonts w:ascii="Times New Roman" w:hAnsi="Times New Roman" w:cs="Times New Roman"/>
          <w:b/>
        </w:rPr>
        <w:t xml:space="preserve"> and Portfolio / Value Management – REF8397Y</w:t>
      </w:r>
    </w:p>
    <w:p w14:paraId="70A974D0" w14:textId="3277D60F" w:rsidR="000A5AB8" w:rsidRPr="0013525F" w:rsidRDefault="000A5AB8" w:rsidP="008F05FA">
      <w:pPr>
        <w:spacing w:after="0"/>
        <w:rPr>
          <w:rFonts w:ascii="Times New Roman" w:hAnsi="Times New Roman" w:cs="Times New Roman"/>
          <w:b/>
        </w:rPr>
      </w:pPr>
    </w:p>
    <w:p w14:paraId="3A5BDDA8" w14:textId="77777777" w:rsidR="004A615C" w:rsidRPr="0013525F" w:rsidRDefault="004A615C" w:rsidP="008F05FA">
      <w:pPr>
        <w:spacing w:after="0"/>
        <w:rPr>
          <w:rFonts w:ascii="Times New Roman" w:hAnsi="Times New Roman" w:cs="Times New Roman"/>
          <w:b/>
        </w:rPr>
      </w:pPr>
    </w:p>
    <w:p w14:paraId="7F68377B" w14:textId="5A050702"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Sehr geehrte</w:t>
      </w:r>
      <w:r w:rsidR="003567FF">
        <w:rPr>
          <w:rFonts w:ascii="Times New Roman" w:eastAsia="Times New Roman" w:hAnsi="Times New Roman" w:cs="Times New Roman"/>
          <w:lang w:eastAsia="de-DE"/>
        </w:rPr>
        <w:t xml:space="preserve"> Herr Ossenkopp</w:t>
      </w:r>
      <w:r w:rsidRPr="0013525F">
        <w:rPr>
          <w:rFonts w:ascii="Times New Roman" w:eastAsia="Times New Roman" w:hAnsi="Times New Roman" w:cs="Times New Roman"/>
          <w:lang w:eastAsia="de-DE"/>
        </w:rPr>
        <w:t>,</w:t>
      </w:r>
    </w:p>
    <w:p w14:paraId="5C256C95" w14:textId="77777777" w:rsidR="00112F82" w:rsidRPr="0013525F" w:rsidRDefault="00112F82" w:rsidP="00112F82">
      <w:pPr>
        <w:spacing w:after="0"/>
        <w:jc w:val="both"/>
        <w:rPr>
          <w:rFonts w:ascii="Times New Roman" w:eastAsia="Times New Roman" w:hAnsi="Times New Roman" w:cs="Times New Roman"/>
          <w:lang w:eastAsia="de-DE"/>
        </w:rPr>
      </w:pPr>
    </w:p>
    <w:p w14:paraId="22C3768F" w14:textId="512BC14F"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die Arbeit in eine</w:t>
      </w:r>
      <w:r w:rsidR="00836A49">
        <w:rPr>
          <w:rFonts w:ascii="Times New Roman" w:eastAsia="Times New Roman" w:hAnsi="Times New Roman" w:cs="Times New Roman"/>
          <w:lang w:eastAsia="de-DE"/>
        </w:rPr>
        <w:t xml:space="preserve">m strategienahen Bereich wie </w:t>
      </w:r>
      <w:proofErr w:type="spellStart"/>
      <w:r w:rsidR="00836A49">
        <w:rPr>
          <w:rFonts w:ascii="Times New Roman" w:eastAsia="Times New Roman" w:hAnsi="Times New Roman" w:cs="Times New Roman"/>
          <w:lang w:eastAsia="de-DE"/>
        </w:rPr>
        <w:t>Strategy</w:t>
      </w:r>
      <w:proofErr w:type="spellEnd"/>
      <w:r w:rsidR="00836A49">
        <w:rPr>
          <w:rFonts w:ascii="Times New Roman" w:eastAsia="Times New Roman" w:hAnsi="Times New Roman" w:cs="Times New Roman"/>
          <w:lang w:eastAsia="de-DE"/>
        </w:rPr>
        <w:t xml:space="preserve"> and Portfolio / Value Management reizt mich insbesondere durch die Kombination aus analytischer Tiefe, unternehmerischer Relevanz und einem hohen Maß an Verantwortung bereits auf Praktikantenebene</w:t>
      </w:r>
      <w:r w:rsidRPr="0013525F">
        <w:rPr>
          <w:rFonts w:ascii="Times New Roman" w:eastAsia="Times New Roman" w:hAnsi="Times New Roman" w:cs="Times New Roman"/>
          <w:lang w:eastAsia="de-DE"/>
        </w:rPr>
        <w:t>.</w:t>
      </w:r>
      <w:r w:rsidR="00836A49">
        <w:rPr>
          <w:rFonts w:ascii="Times New Roman" w:eastAsia="Times New Roman" w:hAnsi="Times New Roman" w:cs="Times New Roman"/>
          <w:lang w:eastAsia="de-DE"/>
        </w:rPr>
        <w:t xml:space="preserve"> Im Vergleich zu stärker abgegrenzten Fachrollen schätze ich hier vor allem die Möglichkeit, Projekte ganzheitlich zu begleiten und nicht nur einzelne Arbeitspakete zu bearbeiten. Die enge Zusammenarbeit mit erfahrenen Kolleginnen und Kollegen sowie die bereichsübergreifende Abstimmung mit verschiedenen Standorten und Abteilungen ermöglichen aus meiner Sicht einen besonders steilen Lernprozess. Vor diesem Hintergrund bewerbe ich mich </w:t>
      </w:r>
      <w:r w:rsidR="00543C16">
        <w:rPr>
          <w:rFonts w:ascii="Times New Roman" w:eastAsia="Times New Roman" w:hAnsi="Times New Roman" w:cs="Times New Roman"/>
          <w:lang w:eastAsia="de-DE"/>
        </w:rPr>
        <w:t xml:space="preserve">bei Ihnen </w:t>
      </w:r>
      <w:r w:rsidR="00836A49">
        <w:rPr>
          <w:rFonts w:ascii="Times New Roman" w:eastAsia="Times New Roman" w:hAnsi="Times New Roman" w:cs="Times New Roman"/>
          <w:lang w:eastAsia="de-DE"/>
        </w:rPr>
        <w:t xml:space="preserve">um ein Praktikum im Bereich </w:t>
      </w:r>
      <w:proofErr w:type="spellStart"/>
      <w:r w:rsidR="00836A49">
        <w:rPr>
          <w:rFonts w:ascii="Times New Roman" w:eastAsia="Times New Roman" w:hAnsi="Times New Roman" w:cs="Times New Roman"/>
          <w:lang w:eastAsia="de-DE"/>
        </w:rPr>
        <w:t>Strategy</w:t>
      </w:r>
      <w:proofErr w:type="spellEnd"/>
      <w:r w:rsidR="00836A49">
        <w:rPr>
          <w:rFonts w:ascii="Times New Roman" w:eastAsia="Times New Roman" w:hAnsi="Times New Roman" w:cs="Times New Roman"/>
          <w:lang w:eastAsia="de-DE"/>
        </w:rPr>
        <w:t xml:space="preserve"> and Portfolio / Value Management</w:t>
      </w:r>
      <w:r w:rsidR="00AD7FBF">
        <w:rPr>
          <w:rFonts w:ascii="Times New Roman" w:eastAsia="Times New Roman" w:hAnsi="Times New Roman" w:cs="Times New Roman"/>
          <w:lang w:eastAsia="de-DE"/>
        </w:rPr>
        <w:t>. Ein Einsatz ist meinerseits ab dem 14. September 2026, alternativ ab Oktober 2026, für einen Zeitraum von drei Monaten möglich</w:t>
      </w:r>
      <w:r w:rsidR="00836A49">
        <w:rPr>
          <w:rFonts w:ascii="Times New Roman" w:eastAsia="Times New Roman" w:hAnsi="Times New Roman" w:cs="Times New Roman"/>
          <w:lang w:eastAsia="de-DE"/>
        </w:rPr>
        <w:t>.</w:t>
      </w:r>
    </w:p>
    <w:p w14:paraId="3FA80B0A" w14:textId="77777777" w:rsidR="00112F82" w:rsidRPr="0013525F" w:rsidRDefault="00112F82" w:rsidP="00112F82">
      <w:pPr>
        <w:spacing w:after="0"/>
        <w:jc w:val="both"/>
        <w:rPr>
          <w:rFonts w:ascii="Times New Roman" w:eastAsia="Times New Roman" w:hAnsi="Times New Roman" w:cs="Times New Roman"/>
          <w:lang w:eastAsia="de-DE"/>
        </w:rPr>
      </w:pPr>
    </w:p>
    <w:p w14:paraId="2CBC563A" w14:textId="75FEBECA"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 xml:space="preserve">Derzeit studiere ich Betriebswirtschaftslehre im </w:t>
      </w:r>
      <w:r w:rsidR="00DC4E27" w:rsidRPr="0013525F">
        <w:rPr>
          <w:rFonts w:ascii="Times New Roman" w:eastAsia="Times New Roman" w:hAnsi="Times New Roman" w:cs="Times New Roman"/>
          <w:lang w:eastAsia="de-DE"/>
        </w:rPr>
        <w:t>sechsten</w:t>
      </w:r>
      <w:r w:rsidRPr="0013525F">
        <w:rPr>
          <w:rFonts w:ascii="Times New Roman" w:eastAsia="Times New Roman" w:hAnsi="Times New Roman" w:cs="Times New Roman"/>
          <w:lang w:eastAsia="de-DE"/>
        </w:rPr>
        <w:t xml:space="preserve"> Semester mit Schwerpunkt</w:t>
      </w:r>
      <w:r w:rsidR="00DC4E27" w:rsidRPr="0013525F">
        <w:rPr>
          <w:rFonts w:ascii="Times New Roman" w:eastAsia="Times New Roman" w:hAnsi="Times New Roman" w:cs="Times New Roman"/>
          <w:lang w:eastAsia="de-DE"/>
        </w:rPr>
        <w:t xml:space="preserve"> Finanzmanagement und -berichterstattung</w:t>
      </w:r>
      <w:r w:rsidRPr="0013525F">
        <w:rPr>
          <w:rFonts w:ascii="Times New Roman" w:eastAsia="Times New Roman" w:hAnsi="Times New Roman" w:cs="Times New Roman"/>
          <w:lang w:eastAsia="de-DE"/>
        </w:rPr>
        <w:t xml:space="preserve">. Bereits früh habe ich mich für </w:t>
      </w:r>
      <w:r w:rsidR="00DC4E27" w:rsidRPr="0013525F">
        <w:rPr>
          <w:rFonts w:ascii="Times New Roman" w:eastAsia="Times New Roman" w:hAnsi="Times New Roman" w:cs="Times New Roman"/>
          <w:lang w:eastAsia="de-DE"/>
        </w:rPr>
        <w:t xml:space="preserve">unternehmerische Zusammenhänge </w:t>
      </w:r>
      <w:r w:rsidRPr="0013525F">
        <w:rPr>
          <w:rFonts w:ascii="Times New Roman" w:eastAsia="Times New Roman" w:hAnsi="Times New Roman" w:cs="Times New Roman"/>
          <w:lang w:eastAsia="de-DE"/>
        </w:rPr>
        <w:t xml:space="preserve">und wirtschaftliche Entscheidungsprozesse interessiert und mein Studium entsprechend ausgerichtet. Erste praktische Erfahrungen sammelte ich im Rahmen </w:t>
      </w:r>
      <w:r w:rsidR="00DC4E27" w:rsidRPr="0013525F">
        <w:rPr>
          <w:rFonts w:ascii="Times New Roman" w:eastAsia="Times New Roman" w:hAnsi="Times New Roman" w:cs="Times New Roman"/>
          <w:lang w:eastAsia="de-DE"/>
        </w:rPr>
        <w:t>von</w:t>
      </w:r>
      <w:r w:rsidRPr="0013525F">
        <w:rPr>
          <w:rFonts w:ascii="Times New Roman" w:eastAsia="Times New Roman" w:hAnsi="Times New Roman" w:cs="Times New Roman"/>
          <w:lang w:eastAsia="de-DE"/>
        </w:rPr>
        <w:t xml:space="preserve"> Praktik</w:t>
      </w:r>
      <w:r w:rsidR="00DC4E27" w:rsidRPr="0013525F">
        <w:rPr>
          <w:rFonts w:ascii="Times New Roman" w:eastAsia="Times New Roman" w:hAnsi="Times New Roman" w:cs="Times New Roman"/>
          <w:lang w:eastAsia="de-DE"/>
        </w:rPr>
        <w:t>a</w:t>
      </w:r>
      <w:r w:rsidRPr="0013525F">
        <w:rPr>
          <w:rFonts w:ascii="Times New Roman" w:eastAsia="Times New Roman" w:hAnsi="Times New Roman" w:cs="Times New Roman"/>
          <w:lang w:eastAsia="de-DE"/>
        </w:rPr>
        <w:t xml:space="preserve"> im Audit, </w:t>
      </w:r>
      <w:r w:rsidR="00DC4E27" w:rsidRPr="0013525F">
        <w:rPr>
          <w:rFonts w:ascii="Times New Roman" w:eastAsia="Times New Roman" w:hAnsi="Times New Roman" w:cs="Times New Roman"/>
          <w:lang w:eastAsia="de-DE"/>
        </w:rPr>
        <w:t>bei denen</w:t>
      </w:r>
      <w:r w:rsidRPr="0013525F">
        <w:rPr>
          <w:rFonts w:ascii="Times New Roman" w:eastAsia="Times New Roman" w:hAnsi="Times New Roman" w:cs="Times New Roman"/>
          <w:lang w:eastAsia="de-DE"/>
        </w:rPr>
        <w:t xml:space="preserve"> ich Jahresabschlüsse analysierte und Einblicke in unterschiedliche Geschäftsmodelle erhielt. Besonders spannend fand ich dabei, wirtschaftliche Zusammenhänge nicht nur rückblickend zu betrachten, sondern kritisch zu hinterfragen, welche strategischen Entscheidungen hinter den Zahlen stehen.</w:t>
      </w:r>
      <w:r w:rsidR="00DC4E27" w:rsidRPr="0013525F">
        <w:rPr>
          <w:rFonts w:ascii="Times New Roman" w:eastAsia="Times New Roman" w:hAnsi="Times New Roman" w:cs="Times New Roman"/>
          <w:lang w:eastAsia="de-DE"/>
        </w:rPr>
        <w:t xml:space="preserve"> </w:t>
      </w:r>
      <w:r w:rsidRPr="0013525F">
        <w:rPr>
          <w:rFonts w:ascii="Times New Roman" w:eastAsia="Times New Roman" w:hAnsi="Times New Roman" w:cs="Times New Roman"/>
          <w:lang w:eastAsia="de-DE"/>
        </w:rPr>
        <w:t xml:space="preserve">Diese Stationen haben mein Interesse an Beratung weiter gefestigt, da sie mir gezeigt haben, wie strukturierte Analysen und klare Empfehlungen unternehmerische Entscheidungen maßgeblich beeinflussen. </w:t>
      </w:r>
      <w:r w:rsidR="00DC4E27" w:rsidRPr="0013525F">
        <w:rPr>
          <w:rFonts w:ascii="Times New Roman" w:eastAsia="Times New Roman" w:hAnsi="Times New Roman" w:cs="Times New Roman"/>
          <w:lang w:eastAsia="de-DE"/>
        </w:rPr>
        <w:t>In meiner Freizeit treibe ich regelmäßig Sport, was mir Disziplin, Ausdauer und eine strukturierte Arbeitsweise vermittelt.</w:t>
      </w:r>
    </w:p>
    <w:p w14:paraId="5044AF82" w14:textId="77777777" w:rsidR="00112F82" w:rsidRPr="0013525F" w:rsidRDefault="00112F82" w:rsidP="00112F82">
      <w:pPr>
        <w:spacing w:after="0"/>
        <w:jc w:val="both"/>
        <w:rPr>
          <w:rFonts w:ascii="Times New Roman" w:eastAsia="Times New Roman" w:hAnsi="Times New Roman" w:cs="Times New Roman"/>
          <w:lang w:eastAsia="de-DE"/>
        </w:rPr>
      </w:pPr>
    </w:p>
    <w:p w14:paraId="760DF028" w14:textId="1CD1681B"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 xml:space="preserve">An </w:t>
      </w:r>
      <w:r w:rsidR="00AD7FBF">
        <w:rPr>
          <w:rFonts w:ascii="Times New Roman" w:eastAsia="Times New Roman" w:hAnsi="Times New Roman" w:cs="Times New Roman"/>
          <w:lang w:eastAsia="de-DE"/>
        </w:rPr>
        <w:t>AUMOVIO überzeugt mich besonders der klare strategische Fokus sowie die enge Verbindung von Technologie, Portfolioentwicklung und Wertsteigerung in einem zukunftsorientierten Mobilitätsumfeld. Auf Ihrer Website betonen Sie, dass Sie mit einem starken Portfolio, einer klaren Wertschöpfungsstrategie und gezielten Maßnahmen zur Portfoliooptimierung, Prozessverbesserung und Effizienzsteigerung die Mobilität der Zukunft aktiv gestalten. Gerade dieser Anspruch, Strategie nicht isoliert zu denken, sondern konsequent an Wertschaffung und Umsetzung auszurichten, entspricht meiner Vorstellung von anspruchsvoller strategienaher Arbeit in einem dynamischen Unternehmensumfeld.</w:t>
      </w:r>
      <w:ins w:id="0" w:author="David Döbele" w:date="2026-05-05T11:21:00Z" w16du:dateUtc="2026-05-05T09:21:00Z">
        <w:r w:rsidR="00E80F82">
          <w:rPr>
            <w:rFonts w:ascii="Times New Roman" w:eastAsia="Times New Roman" w:hAnsi="Times New Roman" w:cs="Times New Roman"/>
            <w:lang w:eastAsia="de-DE"/>
          </w:rPr>
          <w:t xml:space="preserve"> Auch mein guter Freund Max Mustermann hat mir sehr positiv von Ihnen berichtet, was mich nochmals darin bestärkt hat, meine Bewerbung bei Ihnen einzureichen.</w:t>
        </w:r>
      </w:ins>
    </w:p>
    <w:p w14:paraId="0FC317E2" w14:textId="77777777" w:rsidR="00112F82" w:rsidRPr="0013525F" w:rsidRDefault="00112F82" w:rsidP="00112F82">
      <w:pPr>
        <w:spacing w:after="0"/>
        <w:jc w:val="both"/>
        <w:rPr>
          <w:rFonts w:ascii="Times New Roman" w:eastAsia="Times New Roman" w:hAnsi="Times New Roman" w:cs="Times New Roman"/>
          <w:lang w:eastAsia="de-DE"/>
        </w:rPr>
      </w:pPr>
    </w:p>
    <w:p w14:paraId="4A77FB6A" w14:textId="77777777" w:rsidR="00112F82" w:rsidRPr="0013525F" w:rsidRDefault="00112F82" w:rsidP="00112F82">
      <w:pPr>
        <w:spacing w:after="0"/>
        <w:jc w:val="both"/>
        <w:rPr>
          <w:rFonts w:ascii="Times New Roman" w:eastAsia="Times New Roman" w:hAnsi="Times New Roman" w:cs="Times New Roman"/>
          <w:lang w:eastAsia="de-DE"/>
        </w:rPr>
      </w:pPr>
      <w:r w:rsidRPr="0013525F">
        <w:rPr>
          <w:rFonts w:ascii="Times New Roman" w:eastAsia="Times New Roman" w:hAnsi="Times New Roman" w:cs="Times New Roman"/>
          <w:lang w:eastAsia="de-DE"/>
        </w:rPr>
        <w:t>Im Rahmen des Praktikums möchte ich meine analytischen Fähigkeiten weiter vertiefen, an Projektanalysen aktiv mitarbeiten und ein tiefes Verständnis für strategische Beratungsarbeit entwickeln. Über eine Einladung zu einem persönlichen Gespräch freue ich mich sehr.</w:t>
      </w:r>
    </w:p>
    <w:p w14:paraId="77F4E1D4" w14:textId="77777777" w:rsidR="00112F82" w:rsidRPr="0013525F" w:rsidRDefault="00112F82" w:rsidP="00112F82">
      <w:pPr>
        <w:spacing w:after="0"/>
        <w:jc w:val="both"/>
        <w:rPr>
          <w:rFonts w:ascii="Times New Roman" w:eastAsia="Times New Roman" w:hAnsi="Times New Roman" w:cs="Times New Roman"/>
          <w:lang w:eastAsia="de-DE"/>
        </w:rPr>
      </w:pPr>
    </w:p>
    <w:p w14:paraId="3BDB02BA" w14:textId="0888776F" w:rsidR="00BB3512" w:rsidRPr="0013525F" w:rsidRDefault="00112F82" w:rsidP="00112F82">
      <w:pPr>
        <w:spacing w:after="0"/>
        <w:jc w:val="both"/>
        <w:rPr>
          <w:rFonts w:ascii="Times New Roman" w:hAnsi="Times New Roman" w:cs="Times New Roman"/>
        </w:rPr>
      </w:pPr>
      <w:r w:rsidRPr="0013525F">
        <w:rPr>
          <w:rFonts w:ascii="Times New Roman" w:eastAsia="Times New Roman" w:hAnsi="Times New Roman" w:cs="Times New Roman"/>
          <w:lang w:eastAsia="de-DE"/>
        </w:rPr>
        <w:t>Mit freundlichen Grüßen</w:t>
      </w:r>
    </w:p>
    <w:sectPr w:rsidR="00BB3512" w:rsidRPr="0013525F"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2D78"/>
    <w:rsid w:val="00034B68"/>
    <w:rsid w:val="0004591A"/>
    <w:rsid w:val="00046459"/>
    <w:rsid w:val="000555E4"/>
    <w:rsid w:val="0005670D"/>
    <w:rsid w:val="00064332"/>
    <w:rsid w:val="000710B0"/>
    <w:rsid w:val="00073C82"/>
    <w:rsid w:val="00074DAC"/>
    <w:rsid w:val="00081359"/>
    <w:rsid w:val="000A154E"/>
    <w:rsid w:val="000A5AB8"/>
    <w:rsid w:val="000A6678"/>
    <w:rsid w:val="000A6A6B"/>
    <w:rsid w:val="000A7DEB"/>
    <w:rsid w:val="000C55DE"/>
    <w:rsid w:val="000E0564"/>
    <w:rsid w:val="000F371C"/>
    <w:rsid w:val="00112F82"/>
    <w:rsid w:val="00117F83"/>
    <w:rsid w:val="00125B7B"/>
    <w:rsid w:val="0013525F"/>
    <w:rsid w:val="00146C8E"/>
    <w:rsid w:val="00152DF9"/>
    <w:rsid w:val="00156A98"/>
    <w:rsid w:val="001669DB"/>
    <w:rsid w:val="00171D11"/>
    <w:rsid w:val="001819B1"/>
    <w:rsid w:val="00185531"/>
    <w:rsid w:val="001A4522"/>
    <w:rsid w:val="001C17FC"/>
    <w:rsid w:val="001C760D"/>
    <w:rsid w:val="001D079A"/>
    <w:rsid w:val="001E0088"/>
    <w:rsid w:val="001E0903"/>
    <w:rsid w:val="001E1EE7"/>
    <w:rsid w:val="002042CB"/>
    <w:rsid w:val="002062F6"/>
    <w:rsid w:val="00212042"/>
    <w:rsid w:val="002213EE"/>
    <w:rsid w:val="00227A3D"/>
    <w:rsid w:val="0023683A"/>
    <w:rsid w:val="002454A4"/>
    <w:rsid w:val="002467A0"/>
    <w:rsid w:val="002536DC"/>
    <w:rsid w:val="00255EC1"/>
    <w:rsid w:val="00257D2A"/>
    <w:rsid w:val="002627D2"/>
    <w:rsid w:val="00264191"/>
    <w:rsid w:val="0027047C"/>
    <w:rsid w:val="002708C2"/>
    <w:rsid w:val="00274324"/>
    <w:rsid w:val="00285DAE"/>
    <w:rsid w:val="00287747"/>
    <w:rsid w:val="002A5B9F"/>
    <w:rsid w:val="002D309E"/>
    <w:rsid w:val="002D594E"/>
    <w:rsid w:val="002E39B8"/>
    <w:rsid w:val="002E6EB8"/>
    <w:rsid w:val="002F51FA"/>
    <w:rsid w:val="00311A15"/>
    <w:rsid w:val="003250EA"/>
    <w:rsid w:val="003421B1"/>
    <w:rsid w:val="003567FF"/>
    <w:rsid w:val="00375D2D"/>
    <w:rsid w:val="003811BC"/>
    <w:rsid w:val="0038671F"/>
    <w:rsid w:val="003947A8"/>
    <w:rsid w:val="00394E56"/>
    <w:rsid w:val="00397DB9"/>
    <w:rsid w:val="003D464F"/>
    <w:rsid w:val="003D5D1E"/>
    <w:rsid w:val="003F3290"/>
    <w:rsid w:val="003F6832"/>
    <w:rsid w:val="003F688C"/>
    <w:rsid w:val="00415608"/>
    <w:rsid w:val="00424CAF"/>
    <w:rsid w:val="00434D23"/>
    <w:rsid w:val="004403CB"/>
    <w:rsid w:val="004520D4"/>
    <w:rsid w:val="00453C2F"/>
    <w:rsid w:val="00454C0B"/>
    <w:rsid w:val="0046226E"/>
    <w:rsid w:val="004657C3"/>
    <w:rsid w:val="00474FC2"/>
    <w:rsid w:val="00477A86"/>
    <w:rsid w:val="0049209E"/>
    <w:rsid w:val="00492923"/>
    <w:rsid w:val="00494855"/>
    <w:rsid w:val="004A1501"/>
    <w:rsid w:val="004A615C"/>
    <w:rsid w:val="004B4510"/>
    <w:rsid w:val="004C156C"/>
    <w:rsid w:val="004C174A"/>
    <w:rsid w:val="004E6337"/>
    <w:rsid w:val="00500EFA"/>
    <w:rsid w:val="00506322"/>
    <w:rsid w:val="005065F7"/>
    <w:rsid w:val="00507BBD"/>
    <w:rsid w:val="005407D6"/>
    <w:rsid w:val="00542F06"/>
    <w:rsid w:val="00543C16"/>
    <w:rsid w:val="00553EC8"/>
    <w:rsid w:val="005705F7"/>
    <w:rsid w:val="00570B1D"/>
    <w:rsid w:val="00574140"/>
    <w:rsid w:val="005762CF"/>
    <w:rsid w:val="005842A0"/>
    <w:rsid w:val="00590834"/>
    <w:rsid w:val="00590E7F"/>
    <w:rsid w:val="00593C9C"/>
    <w:rsid w:val="005B231F"/>
    <w:rsid w:val="005B7D68"/>
    <w:rsid w:val="005C3707"/>
    <w:rsid w:val="005C55F7"/>
    <w:rsid w:val="005D7D49"/>
    <w:rsid w:val="005E00BC"/>
    <w:rsid w:val="005E63B8"/>
    <w:rsid w:val="005F350B"/>
    <w:rsid w:val="00603752"/>
    <w:rsid w:val="00632F05"/>
    <w:rsid w:val="0063723B"/>
    <w:rsid w:val="00647413"/>
    <w:rsid w:val="006502BE"/>
    <w:rsid w:val="00697E5B"/>
    <w:rsid w:val="006A7895"/>
    <w:rsid w:val="006B302C"/>
    <w:rsid w:val="006B79B4"/>
    <w:rsid w:val="006D2592"/>
    <w:rsid w:val="006E23C1"/>
    <w:rsid w:val="006F58EC"/>
    <w:rsid w:val="00706233"/>
    <w:rsid w:val="007251EA"/>
    <w:rsid w:val="007340D7"/>
    <w:rsid w:val="007472BD"/>
    <w:rsid w:val="00751BC2"/>
    <w:rsid w:val="00755A3D"/>
    <w:rsid w:val="007675B1"/>
    <w:rsid w:val="00797EF1"/>
    <w:rsid w:val="007A3246"/>
    <w:rsid w:val="007A64C5"/>
    <w:rsid w:val="007A719D"/>
    <w:rsid w:val="007B1B2B"/>
    <w:rsid w:val="007C59D2"/>
    <w:rsid w:val="007E4326"/>
    <w:rsid w:val="007E6EF3"/>
    <w:rsid w:val="007F0344"/>
    <w:rsid w:val="007F7EA0"/>
    <w:rsid w:val="008049F7"/>
    <w:rsid w:val="00807293"/>
    <w:rsid w:val="008273B4"/>
    <w:rsid w:val="00836A49"/>
    <w:rsid w:val="0083750F"/>
    <w:rsid w:val="008428CF"/>
    <w:rsid w:val="0085213A"/>
    <w:rsid w:val="008565FD"/>
    <w:rsid w:val="00857C6F"/>
    <w:rsid w:val="008657E3"/>
    <w:rsid w:val="00867CED"/>
    <w:rsid w:val="00874503"/>
    <w:rsid w:val="008775A1"/>
    <w:rsid w:val="00883B55"/>
    <w:rsid w:val="0089337A"/>
    <w:rsid w:val="008A248F"/>
    <w:rsid w:val="008B3F22"/>
    <w:rsid w:val="008B402E"/>
    <w:rsid w:val="008C27C1"/>
    <w:rsid w:val="008C3E01"/>
    <w:rsid w:val="008D6664"/>
    <w:rsid w:val="008D7CDB"/>
    <w:rsid w:val="008E100E"/>
    <w:rsid w:val="008E4BA9"/>
    <w:rsid w:val="008E7A27"/>
    <w:rsid w:val="008E7D17"/>
    <w:rsid w:val="008F05FA"/>
    <w:rsid w:val="009005C9"/>
    <w:rsid w:val="009213DB"/>
    <w:rsid w:val="0092484E"/>
    <w:rsid w:val="0093559F"/>
    <w:rsid w:val="00941EBE"/>
    <w:rsid w:val="00961018"/>
    <w:rsid w:val="00974B9B"/>
    <w:rsid w:val="009871E9"/>
    <w:rsid w:val="00991E04"/>
    <w:rsid w:val="0099776A"/>
    <w:rsid w:val="009A256E"/>
    <w:rsid w:val="009B2F01"/>
    <w:rsid w:val="009D07DC"/>
    <w:rsid w:val="009D3BBF"/>
    <w:rsid w:val="009D75C6"/>
    <w:rsid w:val="009F46A7"/>
    <w:rsid w:val="00A1282E"/>
    <w:rsid w:val="00A14247"/>
    <w:rsid w:val="00A31C2F"/>
    <w:rsid w:val="00A40D57"/>
    <w:rsid w:val="00A44493"/>
    <w:rsid w:val="00A53760"/>
    <w:rsid w:val="00A741A3"/>
    <w:rsid w:val="00A9531A"/>
    <w:rsid w:val="00AA2791"/>
    <w:rsid w:val="00AA4C7C"/>
    <w:rsid w:val="00AB4CD0"/>
    <w:rsid w:val="00AC61EE"/>
    <w:rsid w:val="00AC66C4"/>
    <w:rsid w:val="00AC7086"/>
    <w:rsid w:val="00AD7FBF"/>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4AF1"/>
    <w:rsid w:val="00BF522D"/>
    <w:rsid w:val="00C0214A"/>
    <w:rsid w:val="00C030C1"/>
    <w:rsid w:val="00C1562F"/>
    <w:rsid w:val="00C6437E"/>
    <w:rsid w:val="00C6717B"/>
    <w:rsid w:val="00C71380"/>
    <w:rsid w:val="00C9003C"/>
    <w:rsid w:val="00C97ECA"/>
    <w:rsid w:val="00CA1160"/>
    <w:rsid w:val="00CA3610"/>
    <w:rsid w:val="00CA702E"/>
    <w:rsid w:val="00CA7350"/>
    <w:rsid w:val="00CB639D"/>
    <w:rsid w:val="00CD51E6"/>
    <w:rsid w:val="00CD5415"/>
    <w:rsid w:val="00CE433B"/>
    <w:rsid w:val="00D0562C"/>
    <w:rsid w:val="00D30CEA"/>
    <w:rsid w:val="00D71D8E"/>
    <w:rsid w:val="00D9281A"/>
    <w:rsid w:val="00DA3404"/>
    <w:rsid w:val="00DA524B"/>
    <w:rsid w:val="00DB471D"/>
    <w:rsid w:val="00DC4E27"/>
    <w:rsid w:val="00DD1863"/>
    <w:rsid w:val="00DD3349"/>
    <w:rsid w:val="00DD54E1"/>
    <w:rsid w:val="00DD6747"/>
    <w:rsid w:val="00DE1FBC"/>
    <w:rsid w:val="00DE5C3D"/>
    <w:rsid w:val="00E02500"/>
    <w:rsid w:val="00E12ED8"/>
    <w:rsid w:val="00E162C9"/>
    <w:rsid w:val="00E3005D"/>
    <w:rsid w:val="00E30491"/>
    <w:rsid w:val="00E42D68"/>
    <w:rsid w:val="00E473ED"/>
    <w:rsid w:val="00E47DAF"/>
    <w:rsid w:val="00E605D1"/>
    <w:rsid w:val="00E62550"/>
    <w:rsid w:val="00E65B09"/>
    <w:rsid w:val="00E80F82"/>
    <w:rsid w:val="00E83116"/>
    <w:rsid w:val="00E914E5"/>
    <w:rsid w:val="00E91B86"/>
    <w:rsid w:val="00EA6CEC"/>
    <w:rsid w:val="00EA7AC2"/>
    <w:rsid w:val="00EC000C"/>
    <w:rsid w:val="00ED0001"/>
    <w:rsid w:val="00EF2FD5"/>
    <w:rsid w:val="00EF4F72"/>
    <w:rsid w:val="00F10D63"/>
    <w:rsid w:val="00F11473"/>
    <w:rsid w:val="00F253C5"/>
    <w:rsid w:val="00F25521"/>
    <w:rsid w:val="00F270C0"/>
    <w:rsid w:val="00F30624"/>
    <w:rsid w:val="00F4717F"/>
    <w:rsid w:val="00F5301B"/>
    <w:rsid w:val="00F55CE3"/>
    <w:rsid w:val="00F71E1A"/>
    <w:rsid w:val="00F74175"/>
    <w:rsid w:val="00F92A04"/>
    <w:rsid w:val="00F97460"/>
    <w:rsid w:val="00FA4972"/>
    <w:rsid w:val="00FA5291"/>
    <w:rsid w:val="00FA5CE8"/>
    <w:rsid w:val="00FC093B"/>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E80F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8E4030C-53DB-49F5-9D13-1E2634396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455</Words>
  <Characters>2872</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4</cp:revision>
  <dcterms:created xsi:type="dcterms:W3CDTF">2026-05-03T14:12:00Z</dcterms:created>
  <dcterms:modified xsi:type="dcterms:W3CDTF">2026-05-05T09:21:00Z</dcterms:modified>
</cp:coreProperties>
</file>