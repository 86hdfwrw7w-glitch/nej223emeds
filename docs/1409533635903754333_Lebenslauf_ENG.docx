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74"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Change w:id="0" w:author="Sarah Bergmann" w:date="2025-08-21T20:55:00Z" w16du:dateUtc="2025-08-21T18:55:00Z">
          <w:tblPr>
            <w:tblStyle w:val="TableGrid"/>
            <w:tblW w:w="10774"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PrChange>
      </w:tblPr>
      <w:tblGrid>
        <w:gridCol w:w="8222"/>
        <w:gridCol w:w="2552"/>
        <w:tblGridChange w:id="1">
          <w:tblGrid>
            <w:gridCol w:w="1702"/>
            <w:gridCol w:w="6520"/>
            <w:gridCol w:w="2552"/>
            <w:gridCol w:w="1702"/>
          </w:tblGrid>
        </w:tblGridChange>
      </w:tblGrid>
      <w:tr w:rsidR="003C6895" w:rsidRPr="001C3C6B" w14:paraId="588F8C21" w14:textId="77777777" w:rsidTr="003C6895">
        <w:trPr>
          <w:trHeight w:val="113"/>
          <w:trPrChange w:id="2" w:author="Sarah Bergmann" w:date="2025-08-21T20:55:00Z" w16du:dateUtc="2025-08-21T18:55:00Z">
            <w:trPr>
              <w:gridBefore w:val="1"/>
              <w:trHeight w:val="782"/>
            </w:trPr>
          </w:trPrChange>
        </w:trPr>
        <w:tc>
          <w:tcPr>
            <w:tcW w:w="10774" w:type="dxa"/>
            <w:gridSpan w:val="2"/>
            <w:vAlign w:val="bottom"/>
            <w:tcPrChange w:id="3" w:author="Sarah Bergmann" w:date="2025-08-21T20:55:00Z" w16du:dateUtc="2025-08-21T18:55:00Z">
              <w:tcPr>
                <w:tcW w:w="10774" w:type="dxa"/>
                <w:gridSpan w:val="3"/>
                <w:vAlign w:val="bottom"/>
              </w:tcPr>
            </w:tcPrChange>
          </w:tcPr>
          <w:p w14:paraId="3949F7B4" w14:textId="77777777" w:rsidR="003C6895" w:rsidRPr="000106B0" w:rsidRDefault="003C6895" w:rsidP="000106B0">
            <w:pPr>
              <w:jc w:val="center"/>
              <w:rPr>
                <w:rFonts w:ascii="Times New Roman" w:hAnsi="Times New Roman" w:cs="Times New Roman"/>
                <w:b/>
                <w:sz w:val="48"/>
                <w:szCs w:val="44"/>
              </w:rPr>
            </w:pPr>
            <w:r w:rsidRPr="000106B0">
              <w:rPr>
                <w:rFonts w:ascii="Times New Roman" w:hAnsi="Times New Roman" w:cs="Times New Roman"/>
                <w:b/>
                <w:sz w:val="48"/>
                <w:szCs w:val="44"/>
              </w:rPr>
              <w:t>JULIUS HAUSER</w:t>
            </w:r>
          </w:p>
          <w:p w14:paraId="5B86AC5E" w14:textId="65B07C52" w:rsidR="003C6895" w:rsidRPr="000106B0" w:rsidRDefault="003C6895" w:rsidP="000106B0">
            <w:pPr>
              <w:jc w:val="center"/>
              <w:rPr>
                <w:rFonts w:ascii="Times New Roman" w:hAnsi="Times New Roman" w:cs="Times New Roman"/>
                <w:b/>
                <w:sz w:val="48"/>
                <w:szCs w:val="44"/>
              </w:rPr>
            </w:pPr>
            <w:r w:rsidRPr="001C3C6B">
              <w:rPr>
                <w:rFonts w:ascii="Times New Roman" w:hAnsi="Times New Roman" w:cs="Times New Roman"/>
                <w:bCs/>
                <w:sz w:val="20"/>
                <w:szCs w:val="20"/>
              </w:rPr>
              <w:t>Tannenfeldring 37, 76275</w:t>
            </w:r>
            <w:r>
              <w:rPr>
                <w:rFonts w:ascii="Times New Roman" w:hAnsi="Times New Roman" w:cs="Times New Roman"/>
                <w:bCs/>
                <w:sz w:val="20"/>
                <w:szCs w:val="20"/>
              </w:rPr>
              <w:t xml:space="preserve"> </w:t>
            </w:r>
            <w:r w:rsidRPr="001C3C6B">
              <w:rPr>
                <w:rFonts w:ascii="Times New Roman" w:hAnsi="Times New Roman" w:cs="Times New Roman"/>
                <w:bCs/>
                <w:sz w:val="20"/>
                <w:szCs w:val="20"/>
              </w:rPr>
              <w:t>Ettlingen-Spessart</w:t>
            </w:r>
            <w:ins w:id="4" w:author="Catharina Freier" w:date="2025-08-21T19:11:00Z" w16du:dateUtc="2025-08-21T17:11:00Z">
              <w:r>
                <w:rPr>
                  <w:rFonts w:ascii="Times New Roman" w:hAnsi="Times New Roman" w:cs="Times New Roman"/>
                  <w:bCs/>
                  <w:sz w:val="20"/>
                  <w:szCs w:val="20"/>
                </w:rPr>
                <w:t>, Germany</w:t>
              </w:r>
            </w:ins>
            <w:r>
              <w:rPr>
                <w:rFonts w:ascii="Times New Roman" w:hAnsi="Times New Roman" w:cs="Times New Roman"/>
                <w:bCs/>
                <w:sz w:val="20"/>
                <w:szCs w:val="20"/>
              </w:rPr>
              <w:t xml:space="preserve"> | </w:t>
            </w:r>
            <w:r w:rsidRPr="001C3C6B">
              <w:rPr>
                <w:rFonts w:ascii="Times New Roman" w:hAnsi="Times New Roman" w:cs="Times New Roman"/>
                <w:bCs/>
                <w:sz w:val="20"/>
                <w:szCs w:val="20"/>
              </w:rPr>
              <w:t>juliust.hauser@gmail.com | +49 (0) 176 47678048</w:t>
            </w:r>
          </w:p>
        </w:tc>
      </w:tr>
      <w:tr w:rsidR="002508C2" w:rsidRPr="001C3C6B" w14:paraId="0FCADE56" w14:textId="77777777" w:rsidTr="00007C30">
        <w:trPr>
          <w:trHeight w:val="454"/>
        </w:trPr>
        <w:tc>
          <w:tcPr>
            <w:tcW w:w="10774" w:type="dxa"/>
            <w:gridSpan w:val="2"/>
            <w:tcBorders>
              <w:bottom w:val="single" w:sz="4" w:space="0" w:color="auto"/>
            </w:tcBorders>
            <w:vAlign w:val="bottom"/>
          </w:tcPr>
          <w:p w14:paraId="6219B894" w14:textId="6FC5B433" w:rsidR="002508C2" w:rsidRPr="00007C30" w:rsidRDefault="00395560" w:rsidP="00007C30">
            <w:pPr>
              <w:pStyle w:val="BERSCHRIFT"/>
              <w:jc w:val="center"/>
              <w:rPr>
                <w:rFonts w:ascii="Times New Roman" w:hAnsi="Times New Roman" w:cs="Times New Roman"/>
                <w:b w:val="0"/>
                <w:caps/>
                <w:smallCaps w:val="0"/>
                <w:sz w:val="28"/>
              </w:rPr>
            </w:pPr>
            <w:r>
              <w:rPr>
                <w:rFonts w:ascii="Times New Roman" w:hAnsi="Times New Roman" w:cs="Times New Roman"/>
                <w:caps/>
                <w:smallCaps w:val="0"/>
                <w:sz w:val="28"/>
              </w:rPr>
              <w:t>EDUCATION</w:t>
            </w:r>
          </w:p>
        </w:tc>
      </w:tr>
      <w:tr w:rsidR="009068B1" w:rsidRPr="001C3C6B" w14:paraId="24603A72" w14:textId="77777777" w:rsidTr="009068B1">
        <w:trPr>
          <w:trHeight w:val="346"/>
        </w:trPr>
        <w:tc>
          <w:tcPr>
            <w:tcW w:w="8222" w:type="dxa"/>
            <w:tcBorders>
              <w:top w:val="single" w:sz="4" w:space="0" w:color="auto"/>
            </w:tcBorders>
            <w:vAlign w:val="bottom"/>
          </w:tcPr>
          <w:p w14:paraId="7B4DF505" w14:textId="0E9EED76" w:rsidR="009068B1" w:rsidRPr="00007C30" w:rsidRDefault="00FC7C8E" w:rsidP="000106B0">
            <w:pPr>
              <w:rPr>
                <w:rFonts w:ascii="Times New Roman" w:hAnsi="Times New Roman" w:cs="Times New Roman"/>
                <w:b/>
                <w:sz w:val="21"/>
                <w:szCs w:val="21"/>
                <w:lang w:val="en-GB"/>
              </w:rPr>
            </w:pPr>
            <w:r w:rsidRPr="00007C30">
              <w:rPr>
                <w:rFonts w:ascii="Times New Roman" w:hAnsi="Times New Roman" w:cs="Times New Roman"/>
                <w:b/>
                <w:sz w:val="21"/>
                <w:szCs w:val="21"/>
                <w:lang w:val="en-GB"/>
              </w:rPr>
              <w:t>Technical University</w:t>
            </w:r>
            <w:r>
              <w:rPr>
                <w:rFonts w:ascii="Times New Roman" w:hAnsi="Times New Roman" w:cs="Times New Roman"/>
                <w:b/>
                <w:sz w:val="21"/>
                <w:szCs w:val="21"/>
                <w:lang w:val="en-GB"/>
              </w:rPr>
              <w:t xml:space="preserve"> of</w:t>
            </w:r>
            <w:r w:rsidRPr="00007C30">
              <w:rPr>
                <w:rFonts w:ascii="Times New Roman" w:hAnsi="Times New Roman" w:cs="Times New Roman"/>
                <w:b/>
                <w:sz w:val="21"/>
                <w:szCs w:val="21"/>
                <w:lang w:val="en-GB"/>
              </w:rPr>
              <w:t xml:space="preserve"> Munich (TUM)</w:t>
            </w:r>
          </w:p>
        </w:tc>
        <w:tc>
          <w:tcPr>
            <w:tcW w:w="2552" w:type="dxa"/>
            <w:tcBorders>
              <w:top w:val="single" w:sz="4" w:space="0" w:color="auto"/>
            </w:tcBorders>
            <w:vAlign w:val="bottom"/>
          </w:tcPr>
          <w:p w14:paraId="78BDCCA1" w14:textId="02086EC2" w:rsidR="009068B1" w:rsidRPr="001C3C6B" w:rsidRDefault="00395560" w:rsidP="000106B0">
            <w:pPr>
              <w:jc w:val="right"/>
              <w:rPr>
                <w:rFonts w:ascii="Times New Roman" w:hAnsi="Times New Roman" w:cs="Times New Roman"/>
                <w:b/>
                <w:bCs/>
                <w:iCs/>
                <w:sz w:val="20"/>
                <w:szCs w:val="20"/>
              </w:rPr>
            </w:pPr>
            <w:r>
              <w:rPr>
                <w:rFonts w:ascii="Times New Roman" w:hAnsi="Times New Roman" w:cs="Times New Roman"/>
                <w:b/>
                <w:bCs/>
                <w:iCs/>
                <w:sz w:val="20"/>
                <w:szCs w:val="20"/>
              </w:rPr>
              <w:t>Munich, DE</w:t>
            </w:r>
          </w:p>
        </w:tc>
      </w:tr>
      <w:tr w:rsidR="009068B1" w:rsidRPr="009068B1" w14:paraId="18B0B6DE" w14:textId="77777777" w:rsidTr="00007C30">
        <w:trPr>
          <w:trHeight w:val="20"/>
        </w:trPr>
        <w:tc>
          <w:tcPr>
            <w:tcW w:w="8222" w:type="dxa"/>
            <w:vAlign w:val="bottom"/>
          </w:tcPr>
          <w:p w14:paraId="1AAEE7EE" w14:textId="11FFDF57" w:rsidR="009068B1" w:rsidRPr="00007C30" w:rsidRDefault="009068B1" w:rsidP="000106B0">
            <w:pPr>
              <w:rPr>
                <w:rFonts w:ascii="Times New Roman" w:hAnsi="Times New Roman" w:cs="Times New Roman"/>
                <w:bCs/>
                <w:i/>
                <w:iCs/>
                <w:sz w:val="20"/>
                <w:szCs w:val="20"/>
                <w:lang w:val="en-GB"/>
              </w:rPr>
            </w:pPr>
            <w:r w:rsidRPr="00007C30">
              <w:rPr>
                <w:rFonts w:ascii="Times New Roman" w:hAnsi="Times New Roman" w:cs="Times New Roman"/>
                <w:bCs/>
                <w:i/>
                <w:iCs/>
                <w:sz w:val="20"/>
                <w:szCs w:val="20"/>
                <w:lang w:val="en-GB"/>
              </w:rPr>
              <w:t>B.Sc. Management and Technology (</w:t>
            </w:r>
            <w:r w:rsidR="00EE48C5" w:rsidRPr="00007C30">
              <w:rPr>
                <w:rFonts w:ascii="Times New Roman" w:hAnsi="Times New Roman" w:cs="Times New Roman"/>
                <w:bCs/>
                <w:i/>
                <w:iCs/>
                <w:sz w:val="20"/>
                <w:szCs w:val="20"/>
                <w:lang w:val="en-GB"/>
              </w:rPr>
              <w:t>planned, alre</w:t>
            </w:r>
            <w:r w:rsidR="00EE48C5">
              <w:rPr>
                <w:rFonts w:ascii="Times New Roman" w:hAnsi="Times New Roman" w:cs="Times New Roman"/>
                <w:bCs/>
                <w:i/>
                <w:iCs/>
                <w:sz w:val="20"/>
                <w:szCs w:val="20"/>
                <w:lang w:val="en-GB"/>
              </w:rPr>
              <w:t>ady e</w:t>
            </w:r>
            <w:r w:rsidR="00395560">
              <w:rPr>
                <w:rFonts w:ascii="Times New Roman" w:hAnsi="Times New Roman" w:cs="Times New Roman"/>
                <w:bCs/>
                <w:i/>
                <w:iCs/>
                <w:sz w:val="20"/>
                <w:szCs w:val="20"/>
                <w:lang w:val="en-GB"/>
              </w:rPr>
              <w:t>nrolled</w:t>
            </w:r>
            <w:r w:rsidRPr="00007C30">
              <w:rPr>
                <w:rFonts w:ascii="Times New Roman" w:hAnsi="Times New Roman" w:cs="Times New Roman"/>
                <w:bCs/>
                <w:i/>
                <w:iCs/>
                <w:sz w:val="20"/>
                <w:szCs w:val="20"/>
                <w:lang w:val="en-GB"/>
              </w:rPr>
              <w:t>)</w:t>
            </w:r>
          </w:p>
        </w:tc>
        <w:tc>
          <w:tcPr>
            <w:tcW w:w="2552" w:type="dxa"/>
            <w:vAlign w:val="bottom"/>
          </w:tcPr>
          <w:p w14:paraId="430457FF" w14:textId="58DA79CC" w:rsidR="009068B1" w:rsidRPr="009068B1" w:rsidRDefault="009068B1" w:rsidP="000106B0">
            <w:pPr>
              <w:jc w:val="right"/>
              <w:rPr>
                <w:rFonts w:ascii="Times New Roman" w:hAnsi="Times New Roman" w:cs="Times New Roman"/>
                <w:iCs/>
                <w:sz w:val="20"/>
                <w:szCs w:val="20"/>
              </w:rPr>
            </w:pPr>
            <w:r w:rsidRPr="009068B1">
              <w:rPr>
                <w:rFonts w:ascii="Times New Roman" w:hAnsi="Times New Roman" w:cs="Times New Roman"/>
                <w:iCs/>
                <w:sz w:val="20"/>
                <w:szCs w:val="20"/>
              </w:rPr>
              <w:t>10/2025</w:t>
            </w:r>
            <w:r w:rsidR="003D5CDE">
              <w:rPr>
                <w:rFonts w:ascii="Times New Roman" w:hAnsi="Times New Roman" w:cs="Times New Roman"/>
                <w:iCs/>
                <w:sz w:val="20"/>
                <w:szCs w:val="20"/>
              </w:rPr>
              <w:t xml:space="preserve"> – </w:t>
            </w:r>
            <w:r w:rsidR="00C110B4">
              <w:rPr>
                <w:rFonts w:ascii="Times New Roman" w:hAnsi="Times New Roman" w:cs="Times New Roman"/>
                <w:iCs/>
                <w:sz w:val="20"/>
                <w:szCs w:val="20"/>
              </w:rPr>
              <w:t>09/</w:t>
            </w:r>
            <w:r>
              <w:rPr>
                <w:rFonts w:ascii="Times New Roman" w:hAnsi="Times New Roman" w:cs="Times New Roman"/>
                <w:iCs/>
                <w:sz w:val="20"/>
                <w:szCs w:val="20"/>
              </w:rPr>
              <w:t>2028</w:t>
            </w:r>
          </w:p>
        </w:tc>
      </w:tr>
      <w:tr w:rsidR="00D1492F" w:rsidRPr="001C3C6B" w14:paraId="7D1DEBF7" w14:textId="77777777" w:rsidTr="009068B1">
        <w:trPr>
          <w:trHeight w:val="346"/>
        </w:trPr>
        <w:tc>
          <w:tcPr>
            <w:tcW w:w="8222" w:type="dxa"/>
            <w:vAlign w:val="bottom"/>
          </w:tcPr>
          <w:p w14:paraId="0C2B846F" w14:textId="5B9F5D32" w:rsidR="00D1492F" w:rsidRPr="001C3C6B" w:rsidRDefault="008C7863" w:rsidP="000106B0">
            <w:pPr>
              <w:rPr>
                <w:rFonts w:ascii="Times New Roman" w:hAnsi="Times New Roman" w:cs="Times New Roman"/>
                <w:b/>
                <w:sz w:val="20"/>
                <w:szCs w:val="20"/>
              </w:rPr>
            </w:pPr>
            <w:r w:rsidRPr="001C3C6B">
              <w:rPr>
                <w:rFonts w:ascii="Times New Roman" w:hAnsi="Times New Roman" w:cs="Times New Roman"/>
                <w:b/>
                <w:sz w:val="21"/>
                <w:szCs w:val="21"/>
              </w:rPr>
              <w:t>Wilhelm-Röpke-Schule</w:t>
            </w:r>
          </w:p>
        </w:tc>
        <w:tc>
          <w:tcPr>
            <w:tcW w:w="2552" w:type="dxa"/>
            <w:vAlign w:val="bottom"/>
          </w:tcPr>
          <w:p w14:paraId="7C845E2D" w14:textId="48E1A387" w:rsidR="00D1492F" w:rsidRPr="001C3C6B" w:rsidRDefault="008C7863" w:rsidP="000106B0">
            <w:pPr>
              <w:jc w:val="right"/>
              <w:rPr>
                <w:rFonts w:ascii="Times New Roman" w:hAnsi="Times New Roman" w:cs="Times New Roman"/>
                <w:b/>
                <w:bCs/>
                <w:iCs/>
                <w:sz w:val="20"/>
                <w:szCs w:val="20"/>
              </w:rPr>
            </w:pPr>
            <w:r w:rsidRPr="001C3C6B">
              <w:rPr>
                <w:rFonts w:ascii="Times New Roman" w:hAnsi="Times New Roman" w:cs="Times New Roman"/>
                <w:b/>
                <w:bCs/>
                <w:iCs/>
                <w:sz w:val="20"/>
                <w:szCs w:val="20"/>
              </w:rPr>
              <w:t>Ettlingen</w:t>
            </w:r>
            <w:r w:rsidR="00395560">
              <w:rPr>
                <w:rFonts w:ascii="Times New Roman" w:hAnsi="Times New Roman" w:cs="Times New Roman"/>
                <w:b/>
                <w:bCs/>
                <w:iCs/>
                <w:sz w:val="20"/>
                <w:szCs w:val="20"/>
              </w:rPr>
              <w:t>, DE</w:t>
            </w:r>
          </w:p>
        </w:tc>
      </w:tr>
      <w:tr w:rsidR="00D1492F" w:rsidRPr="001C3C6B" w14:paraId="61E5D482" w14:textId="77777777" w:rsidTr="00B71775">
        <w:trPr>
          <w:trHeight w:val="20"/>
        </w:trPr>
        <w:tc>
          <w:tcPr>
            <w:tcW w:w="8222" w:type="dxa"/>
            <w:vAlign w:val="bottom"/>
          </w:tcPr>
          <w:p w14:paraId="11CB9A0F" w14:textId="307A4A6F" w:rsidR="00D1492F" w:rsidRPr="00251C7A" w:rsidRDefault="00F91868" w:rsidP="000106B0">
            <w:pPr>
              <w:rPr>
                <w:rFonts w:ascii="Times New Roman" w:hAnsi="Times New Roman" w:cs="Times New Roman"/>
                <w:i/>
                <w:iCs/>
                <w:sz w:val="20"/>
                <w:szCs w:val="20"/>
                <w:highlight w:val="yellow"/>
                <w:rPrChange w:id="5" w:author="fritz Müller" w:date="2025-08-25T15:37:00Z" w16du:dateUtc="2025-08-25T13:37:00Z">
                  <w:rPr>
                    <w:rFonts w:ascii="Times New Roman" w:hAnsi="Times New Roman" w:cs="Times New Roman"/>
                    <w:i/>
                    <w:iCs/>
                    <w:sz w:val="20"/>
                    <w:szCs w:val="20"/>
                  </w:rPr>
                </w:rPrChange>
              </w:rPr>
            </w:pPr>
            <w:r w:rsidRPr="00251C7A">
              <w:rPr>
                <w:rFonts w:ascii="Times New Roman" w:hAnsi="Times New Roman" w:cs="Times New Roman"/>
                <w:i/>
                <w:iCs/>
                <w:sz w:val="20"/>
                <w:szCs w:val="20"/>
                <w:highlight w:val="yellow"/>
                <w:rPrChange w:id="6" w:author="fritz Müller" w:date="2025-08-25T15:37:00Z" w16du:dateUtc="2025-08-25T13:37:00Z">
                  <w:rPr>
                    <w:rFonts w:ascii="Times New Roman" w:hAnsi="Times New Roman" w:cs="Times New Roman"/>
                    <w:i/>
                    <w:iCs/>
                    <w:sz w:val="20"/>
                    <w:szCs w:val="20"/>
                  </w:rPr>
                </w:rPrChange>
              </w:rPr>
              <w:t>A</w:t>
            </w:r>
            <w:r w:rsidR="00244B40" w:rsidRPr="00251C7A">
              <w:rPr>
                <w:rFonts w:ascii="Times New Roman" w:hAnsi="Times New Roman" w:cs="Times New Roman"/>
                <w:i/>
                <w:iCs/>
                <w:sz w:val="20"/>
                <w:szCs w:val="20"/>
                <w:highlight w:val="yellow"/>
                <w:rPrChange w:id="7" w:author="fritz Müller" w:date="2025-08-25T15:37:00Z" w16du:dateUtc="2025-08-25T13:37:00Z">
                  <w:rPr>
                    <w:rFonts w:ascii="Times New Roman" w:hAnsi="Times New Roman" w:cs="Times New Roman"/>
                    <w:i/>
                    <w:iCs/>
                    <w:sz w:val="20"/>
                    <w:szCs w:val="20"/>
                  </w:rPr>
                </w:rPrChange>
              </w:rPr>
              <w:t>llgemeine Hochschulreife</w:t>
            </w:r>
            <w:r w:rsidR="000106B0" w:rsidRPr="00251C7A">
              <w:rPr>
                <w:rFonts w:ascii="Times New Roman" w:hAnsi="Times New Roman" w:cs="Times New Roman"/>
                <w:i/>
                <w:iCs/>
                <w:sz w:val="20"/>
                <w:szCs w:val="20"/>
                <w:highlight w:val="yellow"/>
                <w:rPrChange w:id="8" w:author="fritz Müller" w:date="2025-08-25T15:37:00Z" w16du:dateUtc="2025-08-25T13:37:00Z">
                  <w:rPr>
                    <w:rFonts w:ascii="Times New Roman" w:hAnsi="Times New Roman" w:cs="Times New Roman"/>
                    <w:i/>
                    <w:iCs/>
                    <w:sz w:val="20"/>
                    <w:szCs w:val="20"/>
                  </w:rPr>
                </w:rPrChange>
              </w:rPr>
              <w:t xml:space="preserve"> </w:t>
            </w:r>
            <w:ins w:id="9" w:author="Catharina Freier" w:date="2025-08-21T19:03:00Z" w16du:dateUtc="2025-08-21T17:03:00Z">
              <w:r w:rsidR="00007C30" w:rsidRPr="00251C7A">
                <w:rPr>
                  <w:rFonts w:ascii="Times New Roman" w:hAnsi="Times New Roman" w:cs="Times New Roman"/>
                  <w:i/>
                  <w:iCs/>
                  <w:sz w:val="20"/>
                  <w:szCs w:val="20"/>
                  <w:highlight w:val="yellow"/>
                  <w:rPrChange w:id="10" w:author="fritz Müller" w:date="2025-08-25T15:37:00Z" w16du:dateUtc="2025-08-25T13:37:00Z">
                    <w:rPr>
                      <w:rFonts w:ascii="Times New Roman" w:hAnsi="Times New Roman" w:cs="Times New Roman"/>
                      <w:i/>
                      <w:iCs/>
                      <w:sz w:val="20"/>
                      <w:szCs w:val="20"/>
                    </w:rPr>
                  </w:rPrChange>
                </w:rPr>
                <w:t xml:space="preserve">(German A-Level Equivalent) </w:t>
              </w:r>
            </w:ins>
            <w:del w:id="11" w:author="Catharina Freier" w:date="2025-08-21T19:03:00Z" w16du:dateUtc="2025-08-21T17:03:00Z">
              <w:r w:rsidR="000106B0" w:rsidRPr="00251C7A" w:rsidDel="00007C30">
                <w:rPr>
                  <w:rFonts w:ascii="Times New Roman" w:hAnsi="Times New Roman" w:cs="Times New Roman"/>
                  <w:i/>
                  <w:iCs/>
                  <w:sz w:val="20"/>
                  <w:szCs w:val="20"/>
                  <w:highlight w:val="yellow"/>
                  <w:rPrChange w:id="12" w:author="fritz Müller" w:date="2025-08-25T15:37:00Z" w16du:dateUtc="2025-08-25T13:37:00Z">
                    <w:rPr>
                      <w:rFonts w:ascii="Times New Roman" w:hAnsi="Times New Roman" w:cs="Times New Roman"/>
                      <w:i/>
                      <w:iCs/>
                      <w:sz w:val="20"/>
                      <w:szCs w:val="20"/>
                    </w:rPr>
                  </w:rPrChange>
                </w:rPr>
                <w:delText xml:space="preserve">am </w:delText>
              </w:r>
              <w:r w:rsidR="0015131D" w:rsidRPr="00251C7A" w:rsidDel="00007C30">
                <w:rPr>
                  <w:rFonts w:ascii="Times New Roman" w:hAnsi="Times New Roman" w:cs="Times New Roman"/>
                  <w:i/>
                  <w:iCs/>
                  <w:sz w:val="20"/>
                  <w:szCs w:val="20"/>
                  <w:highlight w:val="yellow"/>
                  <w:rPrChange w:id="13" w:author="fritz Müller" w:date="2025-08-25T15:37:00Z" w16du:dateUtc="2025-08-25T13:37:00Z">
                    <w:rPr>
                      <w:rFonts w:ascii="Times New Roman" w:hAnsi="Times New Roman" w:cs="Times New Roman"/>
                      <w:i/>
                      <w:iCs/>
                      <w:sz w:val="20"/>
                      <w:szCs w:val="20"/>
                    </w:rPr>
                  </w:rPrChange>
                </w:rPr>
                <w:delText>b</w:delText>
              </w:r>
              <w:r w:rsidR="005F25BD" w:rsidRPr="00251C7A" w:rsidDel="00007C30">
                <w:rPr>
                  <w:rFonts w:ascii="Times New Roman" w:hAnsi="Times New Roman" w:cs="Times New Roman"/>
                  <w:i/>
                  <w:iCs/>
                  <w:sz w:val="20"/>
                  <w:szCs w:val="20"/>
                  <w:highlight w:val="yellow"/>
                  <w:rPrChange w:id="14" w:author="fritz Müller" w:date="2025-08-25T15:37:00Z" w16du:dateUtc="2025-08-25T13:37:00Z">
                    <w:rPr>
                      <w:rFonts w:ascii="Times New Roman" w:hAnsi="Times New Roman" w:cs="Times New Roman"/>
                      <w:i/>
                      <w:iCs/>
                      <w:sz w:val="20"/>
                      <w:szCs w:val="20"/>
                    </w:rPr>
                  </w:rPrChange>
                </w:rPr>
                <w:delText>erufliche</w:delText>
              </w:r>
              <w:r w:rsidR="000106B0" w:rsidRPr="00251C7A" w:rsidDel="00007C30">
                <w:rPr>
                  <w:rFonts w:ascii="Times New Roman" w:hAnsi="Times New Roman" w:cs="Times New Roman"/>
                  <w:i/>
                  <w:iCs/>
                  <w:sz w:val="20"/>
                  <w:szCs w:val="20"/>
                  <w:highlight w:val="yellow"/>
                  <w:rPrChange w:id="15" w:author="fritz Müller" w:date="2025-08-25T15:37:00Z" w16du:dateUtc="2025-08-25T13:37:00Z">
                    <w:rPr>
                      <w:rFonts w:ascii="Times New Roman" w:hAnsi="Times New Roman" w:cs="Times New Roman"/>
                      <w:i/>
                      <w:iCs/>
                      <w:sz w:val="20"/>
                      <w:szCs w:val="20"/>
                    </w:rPr>
                  </w:rPrChange>
                </w:rPr>
                <w:delText>n</w:delText>
              </w:r>
              <w:r w:rsidR="005F25BD" w:rsidRPr="00251C7A" w:rsidDel="00007C30">
                <w:rPr>
                  <w:rFonts w:ascii="Times New Roman" w:hAnsi="Times New Roman" w:cs="Times New Roman"/>
                  <w:i/>
                  <w:iCs/>
                  <w:sz w:val="20"/>
                  <w:szCs w:val="20"/>
                  <w:highlight w:val="yellow"/>
                  <w:rPrChange w:id="16" w:author="fritz Müller" w:date="2025-08-25T15:37:00Z" w16du:dateUtc="2025-08-25T13:37:00Z">
                    <w:rPr>
                      <w:rFonts w:ascii="Times New Roman" w:hAnsi="Times New Roman" w:cs="Times New Roman"/>
                      <w:i/>
                      <w:iCs/>
                      <w:sz w:val="20"/>
                      <w:szCs w:val="20"/>
                    </w:rPr>
                  </w:rPrChange>
                </w:rPr>
                <w:delText xml:space="preserve"> Gymnasium</w:delText>
              </w:r>
              <w:r w:rsidR="0015131D" w:rsidRPr="00251C7A" w:rsidDel="00007C30">
                <w:rPr>
                  <w:rFonts w:ascii="Times New Roman" w:hAnsi="Times New Roman" w:cs="Times New Roman"/>
                  <w:i/>
                  <w:iCs/>
                  <w:sz w:val="20"/>
                  <w:szCs w:val="20"/>
                  <w:highlight w:val="yellow"/>
                  <w:rPrChange w:id="17" w:author="fritz Müller" w:date="2025-08-25T15:37:00Z" w16du:dateUtc="2025-08-25T13:37:00Z">
                    <w:rPr>
                      <w:rFonts w:ascii="Times New Roman" w:hAnsi="Times New Roman" w:cs="Times New Roman"/>
                      <w:i/>
                      <w:iCs/>
                      <w:sz w:val="20"/>
                      <w:szCs w:val="20"/>
                    </w:rPr>
                  </w:rPrChange>
                </w:rPr>
                <w:delText xml:space="preserve"> </w:delText>
              </w:r>
            </w:del>
            <w:r w:rsidR="0015131D" w:rsidRPr="00251C7A">
              <w:rPr>
                <w:rFonts w:ascii="Times New Roman" w:hAnsi="Times New Roman" w:cs="Times New Roman"/>
                <w:i/>
                <w:iCs/>
                <w:sz w:val="20"/>
                <w:szCs w:val="20"/>
                <w:highlight w:val="yellow"/>
                <w:rPrChange w:id="18" w:author="fritz Müller" w:date="2025-08-25T15:37:00Z" w16du:dateUtc="2025-08-25T13:37:00Z">
                  <w:rPr>
                    <w:rFonts w:ascii="Times New Roman" w:hAnsi="Times New Roman" w:cs="Times New Roman"/>
                    <w:i/>
                    <w:iCs/>
                    <w:sz w:val="20"/>
                    <w:szCs w:val="20"/>
                  </w:rPr>
                </w:rPrChange>
              </w:rPr>
              <w:t>(</w:t>
            </w:r>
            <w:del w:id="19" w:author="Catharina Freier" w:date="2025-08-21T19:03:00Z" w16du:dateUtc="2025-08-21T17:03:00Z">
              <w:r w:rsidR="0015131D" w:rsidRPr="00251C7A" w:rsidDel="00007C30">
                <w:rPr>
                  <w:rFonts w:ascii="Times New Roman" w:hAnsi="Times New Roman" w:cs="Times New Roman"/>
                  <w:i/>
                  <w:iCs/>
                  <w:sz w:val="20"/>
                  <w:szCs w:val="20"/>
                  <w:highlight w:val="yellow"/>
                  <w:rPrChange w:id="20" w:author="fritz Müller" w:date="2025-08-25T15:37:00Z" w16du:dateUtc="2025-08-25T13:37:00Z">
                    <w:rPr>
                      <w:rFonts w:ascii="Times New Roman" w:hAnsi="Times New Roman" w:cs="Times New Roman"/>
                      <w:i/>
                      <w:iCs/>
                      <w:sz w:val="20"/>
                      <w:szCs w:val="20"/>
                    </w:rPr>
                  </w:rPrChange>
                </w:rPr>
                <w:delText>Note</w:delText>
              </w:r>
            </w:del>
            <w:ins w:id="21" w:author="Catharina Freier" w:date="2025-08-21T19:03:00Z" w16du:dateUtc="2025-08-21T17:03:00Z">
              <w:r w:rsidR="00007C30" w:rsidRPr="00251C7A">
                <w:rPr>
                  <w:rFonts w:ascii="Times New Roman" w:hAnsi="Times New Roman" w:cs="Times New Roman"/>
                  <w:i/>
                  <w:iCs/>
                  <w:sz w:val="20"/>
                  <w:szCs w:val="20"/>
                  <w:highlight w:val="yellow"/>
                  <w:rPrChange w:id="22" w:author="fritz Müller" w:date="2025-08-25T15:37:00Z" w16du:dateUtc="2025-08-25T13:37:00Z">
                    <w:rPr>
                      <w:rFonts w:ascii="Times New Roman" w:hAnsi="Times New Roman" w:cs="Times New Roman"/>
                      <w:i/>
                      <w:iCs/>
                      <w:sz w:val="20"/>
                      <w:szCs w:val="20"/>
                    </w:rPr>
                  </w:rPrChange>
                </w:rPr>
                <w:t>grade</w:t>
              </w:r>
            </w:ins>
            <w:r w:rsidR="0015131D" w:rsidRPr="00251C7A">
              <w:rPr>
                <w:rFonts w:ascii="Times New Roman" w:hAnsi="Times New Roman" w:cs="Times New Roman"/>
                <w:i/>
                <w:iCs/>
                <w:sz w:val="20"/>
                <w:szCs w:val="20"/>
                <w:highlight w:val="yellow"/>
                <w:rPrChange w:id="23" w:author="fritz Müller" w:date="2025-08-25T15:37:00Z" w16du:dateUtc="2025-08-25T13:37:00Z">
                  <w:rPr>
                    <w:rFonts w:ascii="Times New Roman" w:hAnsi="Times New Roman" w:cs="Times New Roman"/>
                    <w:i/>
                    <w:iCs/>
                    <w:sz w:val="20"/>
                    <w:szCs w:val="20"/>
                  </w:rPr>
                </w:rPrChange>
              </w:rPr>
              <w:t xml:space="preserve">: </w:t>
            </w:r>
            <w:commentRangeStart w:id="24"/>
            <w:r w:rsidR="0015131D" w:rsidRPr="00251C7A">
              <w:rPr>
                <w:rFonts w:ascii="Times New Roman" w:hAnsi="Times New Roman" w:cs="Times New Roman"/>
                <w:i/>
                <w:iCs/>
                <w:sz w:val="20"/>
                <w:szCs w:val="20"/>
                <w:highlight w:val="yellow"/>
                <w:rPrChange w:id="25" w:author="fritz Müller" w:date="2025-08-25T15:37:00Z" w16du:dateUtc="2025-08-25T13:37:00Z">
                  <w:rPr>
                    <w:rFonts w:ascii="Times New Roman" w:hAnsi="Times New Roman" w:cs="Times New Roman"/>
                    <w:i/>
                    <w:iCs/>
                    <w:sz w:val="20"/>
                    <w:szCs w:val="20"/>
                  </w:rPr>
                </w:rPrChange>
              </w:rPr>
              <w:t>1</w:t>
            </w:r>
            <w:commentRangeEnd w:id="24"/>
            <w:r w:rsidR="00007C30" w:rsidRPr="00251C7A">
              <w:rPr>
                <w:rStyle w:val="CommentReference"/>
                <w:highlight w:val="yellow"/>
                <w:rPrChange w:id="26" w:author="fritz Müller" w:date="2025-08-25T15:37:00Z" w16du:dateUtc="2025-08-25T13:37:00Z">
                  <w:rPr>
                    <w:rStyle w:val="CommentReference"/>
                  </w:rPr>
                </w:rPrChange>
              </w:rPr>
              <w:commentReference w:id="24"/>
            </w:r>
            <w:ins w:id="27" w:author="fritz Müller" w:date="2025-08-22T08:21:00Z" w16du:dateUtc="2025-08-22T06:21:00Z">
              <w:r w:rsidR="0053679A" w:rsidRPr="00251C7A">
                <w:rPr>
                  <w:rFonts w:ascii="Times New Roman" w:hAnsi="Times New Roman" w:cs="Times New Roman"/>
                  <w:i/>
                  <w:iCs/>
                  <w:sz w:val="20"/>
                  <w:szCs w:val="20"/>
                  <w:highlight w:val="yellow"/>
                  <w:rPrChange w:id="28" w:author="fritz Müller" w:date="2025-08-25T15:37:00Z" w16du:dateUtc="2025-08-25T13:37:00Z">
                    <w:rPr>
                      <w:rFonts w:ascii="Times New Roman" w:hAnsi="Times New Roman" w:cs="Times New Roman"/>
                      <w:i/>
                      <w:iCs/>
                      <w:sz w:val="20"/>
                      <w:szCs w:val="20"/>
                    </w:rPr>
                  </w:rPrChange>
                </w:rPr>
                <w:t>.</w:t>
              </w:r>
            </w:ins>
            <w:del w:id="29" w:author="fritz Müller" w:date="2025-08-22T08:21:00Z" w16du:dateUtc="2025-08-22T06:21:00Z">
              <w:r w:rsidR="0015131D" w:rsidRPr="00251C7A" w:rsidDel="0053679A">
                <w:rPr>
                  <w:rFonts w:ascii="Times New Roman" w:hAnsi="Times New Roman" w:cs="Times New Roman"/>
                  <w:i/>
                  <w:iCs/>
                  <w:sz w:val="20"/>
                  <w:szCs w:val="20"/>
                  <w:highlight w:val="yellow"/>
                  <w:rPrChange w:id="30" w:author="fritz Müller" w:date="2025-08-25T15:37:00Z" w16du:dateUtc="2025-08-25T13:37:00Z">
                    <w:rPr>
                      <w:rFonts w:ascii="Times New Roman" w:hAnsi="Times New Roman" w:cs="Times New Roman"/>
                      <w:i/>
                      <w:iCs/>
                      <w:sz w:val="20"/>
                      <w:szCs w:val="20"/>
                    </w:rPr>
                  </w:rPrChange>
                </w:rPr>
                <w:delText>,</w:delText>
              </w:r>
            </w:del>
            <w:ins w:id="31" w:author="fritz Müller" w:date="2025-08-22T08:22:00Z" w16du:dateUtc="2025-08-22T06:22:00Z">
              <w:r w:rsidR="0053679A" w:rsidRPr="00251C7A">
                <w:rPr>
                  <w:rFonts w:ascii="Times New Roman" w:hAnsi="Times New Roman" w:cs="Times New Roman"/>
                  <w:i/>
                  <w:iCs/>
                  <w:sz w:val="20"/>
                  <w:szCs w:val="20"/>
                  <w:highlight w:val="yellow"/>
                  <w:rPrChange w:id="32" w:author="fritz Müller" w:date="2025-08-25T15:37:00Z" w16du:dateUtc="2025-08-25T13:37:00Z">
                    <w:rPr>
                      <w:rFonts w:ascii="Times New Roman" w:hAnsi="Times New Roman" w:cs="Times New Roman"/>
                      <w:i/>
                      <w:iCs/>
                      <w:sz w:val="20"/>
                      <w:szCs w:val="20"/>
                    </w:rPr>
                  </w:rPrChange>
                </w:rPr>
                <w:t xml:space="preserve">2 </w:t>
              </w:r>
            </w:ins>
            <w:ins w:id="33" w:author="fritz Müller" w:date="2025-08-22T08:23:00Z" w16du:dateUtc="2025-08-22T06:23:00Z">
              <w:r w:rsidR="0053679A" w:rsidRPr="00251C7A">
                <w:rPr>
                  <w:rFonts w:ascii="Times New Roman" w:hAnsi="Times New Roman" w:cs="Times New Roman"/>
                  <w:i/>
                  <w:iCs/>
                  <w:sz w:val="20"/>
                  <w:szCs w:val="20"/>
                  <w:highlight w:val="yellow"/>
                  <w:rPrChange w:id="34" w:author="fritz Müller" w:date="2025-08-25T15:37:00Z" w16du:dateUtc="2025-08-25T13:37:00Z">
                    <w:rPr>
                      <w:rFonts w:ascii="Times New Roman" w:hAnsi="Times New Roman" w:cs="Times New Roman"/>
                      <w:i/>
                      <w:iCs/>
                      <w:sz w:val="20"/>
                      <w:szCs w:val="20"/>
                    </w:rPr>
                  </w:rPrChange>
                </w:rPr>
                <w:t xml:space="preserve">/ </w:t>
              </w:r>
            </w:ins>
            <w:del w:id="35" w:author="fritz Müller" w:date="2025-08-22T08:22:00Z" w16du:dateUtc="2025-08-22T06:22:00Z">
              <w:r w:rsidR="0015131D" w:rsidRPr="00251C7A" w:rsidDel="0053679A">
                <w:rPr>
                  <w:rFonts w:ascii="Times New Roman" w:hAnsi="Times New Roman" w:cs="Times New Roman"/>
                  <w:i/>
                  <w:iCs/>
                  <w:sz w:val="20"/>
                  <w:szCs w:val="20"/>
                  <w:highlight w:val="yellow"/>
                  <w:rPrChange w:id="36" w:author="fritz Müller" w:date="2025-08-25T15:37:00Z" w16du:dateUtc="2025-08-25T13:37:00Z">
                    <w:rPr>
                      <w:rFonts w:ascii="Times New Roman" w:hAnsi="Times New Roman" w:cs="Times New Roman"/>
                      <w:i/>
                      <w:iCs/>
                      <w:sz w:val="20"/>
                      <w:szCs w:val="20"/>
                    </w:rPr>
                  </w:rPrChange>
                </w:rPr>
                <w:delText>2</w:delText>
              </w:r>
            </w:del>
            <w:ins w:id="37" w:author="fritz Müller" w:date="2025-08-22T08:21:00Z" w16du:dateUtc="2025-08-22T06:21:00Z">
              <w:r w:rsidR="0053679A" w:rsidRPr="00251C7A">
                <w:rPr>
                  <w:rFonts w:ascii="Times New Roman" w:hAnsi="Times New Roman" w:cs="Times New Roman"/>
                  <w:i/>
                  <w:iCs/>
                  <w:sz w:val="20"/>
                  <w:szCs w:val="20"/>
                  <w:highlight w:val="yellow"/>
                  <w:rPrChange w:id="38" w:author="fritz Müller" w:date="2025-08-25T15:37:00Z" w16du:dateUtc="2025-08-25T13:37:00Z">
                    <w:rPr>
                      <w:rFonts w:ascii="Times New Roman" w:hAnsi="Times New Roman" w:cs="Times New Roman"/>
                      <w:i/>
                      <w:iCs/>
                      <w:sz w:val="20"/>
                      <w:szCs w:val="20"/>
                    </w:rPr>
                  </w:rPrChange>
                </w:rPr>
                <w:t>1.0</w:t>
              </w:r>
            </w:ins>
            <w:ins w:id="39" w:author="fritz Müller" w:date="2025-08-22T08:22:00Z" w16du:dateUtc="2025-08-22T06:22:00Z">
              <w:r w:rsidR="0053679A" w:rsidRPr="00251C7A">
                <w:rPr>
                  <w:rFonts w:ascii="Times New Roman" w:hAnsi="Times New Roman" w:cs="Times New Roman"/>
                  <w:i/>
                  <w:iCs/>
                  <w:sz w:val="20"/>
                  <w:szCs w:val="20"/>
                  <w:highlight w:val="yellow"/>
                  <w:rPrChange w:id="40" w:author="fritz Müller" w:date="2025-08-25T15:37:00Z" w16du:dateUtc="2025-08-25T13:37:00Z">
                    <w:rPr>
                      <w:rFonts w:ascii="Times New Roman" w:hAnsi="Times New Roman" w:cs="Times New Roman"/>
                      <w:i/>
                      <w:iCs/>
                      <w:sz w:val="20"/>
                      <w:szCs w:val="20"/>
                    </w:rPr>
                  </w:rPrChange>
                </w:rPr>
                <w:t xml:space="preserve"> – </w:t>
              </w:r>
            </w:ins>
            <w:ins w:id="41" w:author="fritz Müller" w:date="2025-08-22T08:21:00Z" w16du:dateUtc="2025-08-22T06:21:00Z">
              <w:r w:rsidR="0053679A" w:rsidRPr="00251C7A">
                <w:rPr>
                  <w:rFonts w:ascii="Times New Roman" w:hAnsi="Times New Roman" w:cs="Times New Roman"/>
                  <w:i/>
                  <w:iCs/>
                  <w:sz w:val="20"/>
                  <w:szCs w:val="20"/>
                  <w:highlight w:val="yellow"/>
                  <w:rPrChange w:id="42" w:author="fritz Müller" w:date="2025-08-25T15:37:00Z" w16du:dateUtc="2025-08-25T13:37:00Z">
                    <w:rPr>
                      <w:rFonts w:ascii="Times New Roman" w:hAnsi="Times New Roman" w:cs="Times New Roman"/>
                      <w:i/>
                      <w:iCs/>
                      <w:sz w:val="20"/>
                      <w:szCs w:val="20"/>
                    </w:rPr>
                  </w:rPrChange>
                </w:rPr>
                <w:t>6.</w:t>
              </w:r>
            </w:ins>
            <w:ins w:id="43" w:author="fritz Müller" w:date="2025-08-22T08:22:00Z" w16du:dateUtc="2025-08-22T06:22:00Z">
              <w:r w:rsidR="0053679A" w:rsidRPr="00251C7A">
                <w:rPr>
                  <w:rFonts w:ascii="Times New Roman" w:hAnsi="Times New Roman" w:cs="Times New Roman"/>
                  <w:i/>
                  <w:iCs/>
                  <w:sz w:val="20"/>
                  <w:szCs w:val="20"/>
                  <w:highlight w:val="yellow"/>
                  <w:rPrChange w:id="44" w:author="fritz Müller" w:date="2025-08-25T15:37:00Z" w16du:dateUtc="2025-08-25T13:37:00Z">
                    <w:rPr>
                      <w:rFonts w:ascii="Times New Roman" w:hAnsi="Times New Roman" w:cs="Times New Roman"/>
                      <w:i/>
                      <w:iCs/>
                      <w:sz w:val="20"/>
                      <w:szCs w:val="20"/>
                    </w:rPr>
                  </w:rPrChange>
                </w:rPr>
                <w:t>0, 1.0 being best</w:t>
              </w:r>
            </w:ins>
            <w:r w:rsidR="0015131D" w:rsidRPr="00251C7A">
              <w:rPr>
                <w:rFonts w:ascii="Times New Roman" w:hAnsi="Times New Roman" w:cs="Times New Roman"/>
                <w:i/>
                <w:iCs/>
                <w:sz w:val="20"/>
                <w:szCs w:val="20"/>
                <w:highlight w:val="yellow"/>
                <w:rPrChange w:id="45" w:author="fritz Müller" w:date="2025-08-25T15:37:00Z" w16du:dateUtc="2025-08-25T13:37:00Z">
                  <w:rPr>
                    <w:rFonts w:ascii="Times New Roman" w:hAnsi="Times New Roman" w:cs="Times New Roman"/>
                    <w:i/>
                    <w:iCs/>
                    <w:sz w:val="20"/>
                    <w:szCs w:val="20"/>
                  </w:rPr>
                </w:rPrChange>
              </w:rPr>
              <w:t>)</w:t>
            </w:r>
          </w:p>
        </w:tc>
        <w:tc>
          <w:tcPr>
            <w:tcW w:w="2552" w:type="dxa"/>
            <w:vAlign w:val="bottom"/>
          </w:tcPr>
          <w:p w14:paraId="419A9228" w14:textId="267CA824" w:rsidR="00D1492F" w:rsidRPr="001C3C6B" w:rsidRDefault="008C7863" w:rsidP="000106B0">
            <w:pPr>
              <w:jc w:val="right"/>
              <w:rPr>
                <w:rFonts w:ascii="Times New Roman" w:hAnsi="Times New Roman" w:cs="Times New Roman"/>
                <w:sz w:val="20"/>
                <w:szCs w:val="20"/>
              </w:rPr>
            </w:pPr>
            <w:r w:rsidRPr="001C3C6B">
              <w:rPr>
                <w:rFonts w:ascii="Times New Roman" w:hAnsi="Times New Roman" w:cs="Times New Roman"/>
                <w:sz w:val="20"/>
                <w:szCs w:val="20"/>
              </w:rPr>
              <w:t xml:space="preserve">09/2022 </w:t>
            </w:r>
            <w:r w:rsidR="001F5B69" w:rsidRPr="001C3C6B">
              <w:rPr>
                <w:rFonts w:ascii="Times New Roman" w:hAnsi="Times New Roman" w:cs="Times New Roman"/>
                <w:sz w:val="20"/>
                <w:szCs w:val="20"/>
              </w:rPr>
              <w:t>–</w:t>
            </w:r>
            <w:r w:rsidRPr="001C3C6B">
              <w:rPr>
                <w:rFonts w:ascii="Times New Roman" w:hAnsi="Times New Roman" w:cs="Times New Roman"/>
                <w:sz w:val="20"/>
                <w:szCs w:val="20"/>
              </w:rPr>
              <w:t xml:space="preserve"> </w:t>
            </w:r>
            <w:r w:rsidR="005B2ABB">
              <w:rPr>
                <w:rFonts w:ascii="Times New Roman" w:hAnsi="Times New Roman" w:cs="Times New Roman"/>
                <w:sz w:val="20"/>
                <w:szCs w:val="20"/>
              </w:rPr>
              <w:t>07/2025</w:t>
            </w:r>
          </w:p>
        </w:tc>
      </w:tr>
      <w:tr w:rsidR="00D5280E" w:rsidRPr="00251C7A" w14:paraId="7EABE9F1" w14:textId="77777777" w:rsidTr="00B71775">
        <w:trPr>
          <w:trHeight w:val="20"/>
        </w:trPr>
        <w:tc>
          <w:tcPr>
            <w:tcW w:w="10774" w:type="dxa"/>
            <w:gridSpan w:val="2"/>
            <w:vAlign w:val="bottom"/>
          </w:tcPr>
          <w:p w14:paraId="5A94AFB2" w14:textId="250ADEA6" w:rsidR="00244B40" w:rsidRPr="0015131D" w:rsidRDefault="00244B40" w:rsidP="000106B0">
            <w:pPr>
              <w:pStyle w:val="ListParagraph"/>
              <w:numPr>
                <w:ilvl w:val="0"/>
                <w:numId w:val="2"/>
              </w:numPr>
              <w:rPr>
                <w:rFonts w:ascii="Times New Roman" w:hAnsi="Times New Roman" w:cs="Times New Roman"/>
                <w:color w:val="000000"/>
                <w:sz w:val="20"/>
                <w:szCs w:val="20"/>
                <w:lang w:val="de-AT"/>
              </w:rPr>
            </w:pPr>
            <w:r w:rsidRPr="00007C30">
              <w:rPr>
                <w:rFonts w:ascii="Times New Roman" w:hAnsi="Times New Roman" w:cs="Times New Roman"/>
                <w:color w:val="000000"/>
                <w:sz w:val="20"/>
                <w:szCs w:val="20"/>
                <w:lang w:val="de-AT"/>
              </w:rPr>
              <w:t>Profil</w:t>
            </w:r>
            <w:r w:rsidR="00EE48C5">
              <w:rPr>
                <w:rFonts w:ascii="Times New Roman" w:hAnsi="Times New Roman" w:cs="Times New Roman"/>
                <w:color w:val="000000"/>
                <w:sz w:val="20"/>
                <w:szCs w:val="20"/>
                <w:lang w:val="de-AT"/>
              </w:rPr>
              <w:t>e</w:t>
            </w:r>
            <w:r w:rsidRPr="00007C30">
              <w:rPr>
                <w:rFonts w:ascii="Times New Roman" w:hAnsi="Times New Roman" w:cs="Times New Roman"/>
                <w:color w:val="000000"/>
                <w:sz w:val="20"/>
                <w:szCs w:val="20"/>
                <w:lang w:val="de-AT"/>
              </w:rPr>
              <w:t>:</w:t>
            </w:r>
            <w:r w:rsidRPr="0015131D">
              <w:rPr>
                <w:rFonts w:ascii="Times New Roman" w:hAnsi="Times New Roman" w:cs="Times New Roman"/>
                <w:color w:val="000000"/>
                <w:sz w:val="20"/>
                <w:szCs w:val="20"/>
                <w:lang w:val="de-AT"/>
              </w:rPr>
              <w:t xml:space="preserve"> International</w:t>
            </w:r>
            <w:del w:id="46" w:author="Catharina Freier" w:date="2025-08-21T19:02:00Z" w16du:dateUtc="2025-08-21T17:02:00Z">
              <w:r w:rsidRPr="0015131D" w:rsidDel="00007C30">
                <w:rPr>
                  <w:rFonts w:ascii="Times New Roman" w:hAnsi="Times New Roman" w:cs="Times New Roman"/>
                  <w:color w:val="000000"/>
                  <w:sz w:val="20"/>
                  <w:szCs w:val="20"/>
                  <w:lang w:val="de-AT"/>
                </w:rPr>
                <w:delText>e</w:delText>
              </w:r>
            </w:del>
            <w:r w:rsidRPr="0015131D">
              <w:rPr>
                <w:rFonts w:ascii="Times New Roman" w:hAnsi="Times New Roman" w:cs="Times New Roman"/>
                <w:color w:val="000000"/>
                <w:sz w:val="20"/>
                <w:szCs w:val="20"/>
                <w:lang w:val="de-AT"/>
              </w:rPr>
              <w:t xml:space="preserve"> </w:t>
            </w:r>
            <w:del w:id="47" w:author="Catharina Freier" w:date="2025-08-21T19:02:00Z" w16du:dateUtc="2025-08-21T17:02:00Z">
              <w:r w:rsidRPr="0015131D" w:rsidDel="00007C30">
                <w:rPr>
                  <w:rFonts w:ascii="Times New Roman" w:hAnsi="Times New Roman" w:cs="Times New Roman"/>
                  <w:color w:val="000000"/>
                  <w:sz w:val="20"/>
                  <w:szCs w:val="20"/>
                  <w:lang w:val="de-AT"/>
                </w:rPr>
                <w:delText>Wirtschaft</w:delText>
              </w:r>
            </w:del>
            <w:ins w:id="48" w:author="Catharina Freier" w:date="2025-08-21T19:02:00Z" w16du:dateUtc="2025-08-21T17:02:00Z">
              <w:r w:rsidR="00007C30">
                <w:rPr>
                  <w:rFonts w:ascii="Times New Roman" w:hAnsi="Times New Roman" w:cs="Times New Roman"/>
                  <w:color w:val="000000"/>
                  <w:sz w:val="20"/>
                  <w:szCs w:val="20"/>
                  <w:lang w:val="de-AT"/>
                </w:rPr>
                <w:t>Economics</w:t>
              </w:r>
            </w:ins>
            <w:del w:id="49" w:author="Catharina Freier" w:date="2025-08-21T19:02:00Z" w16du:dateUtc="2025-08-21T17:02:00Z">
              <w:r w:rsidRPr="0015131D" w:rsidDel="00007C30">
                <w:rPr>
                  <w:rFonts w:ascii="Times New Roman" w:hAnsi="Times New Roman" w:cs="Times New Roman"/>
                  <w:color w:val="000000"/>
                  <w:sz w:val="20"/>
                  <w:szCs w:val="20"/>
                  <w:lang w:val="de-AT"/>
                </w:rPr>
                <w:delText xml:space="preserve"> (WGI)</w:delText>
              </w:r>
            </w:del>
          </w:p>
          <w:p w14:paraId="7A71E6B0" w14:textId="3D23ECFF" w:rsidR="00426D7E" w:rsidRPr="00007C30" w:rsidRDefault="00EE48C5" w:rsidP="000106B0">
            <w:pPr>
              <w:pStyle w:val="ListParagraph"/>
              <w:numPr>
                <w:ilvl w:val="0"/>
                <w:numId w:val="2"/>
              </w:numPr>
              <w:rPr>
                <w:rFonts w:ascii="Times New Roman" w:hAnsi="Times New Roman" w:cs="Times New Roman"/>
                <w:color w:val="000000"/>
                <w:sz w:val="20"/>
                <w:szCs w:val="20"/>
                <w:lang w:val="en-GB"/>
              </w:rPr>
            </w:pPr>
            <w:r w:rsidRPr="000C0A77">
              <w:rPr>
                <w:rFonts w:ascii="Times New Roman" w:hAnsi="Times New Roman" w:cs="Times New Roman"/>
                <w:sz w:val="20"/>
                <w:szCs w:val="20"/>
                <w:lang w:val="en-GB"/>
              </w:rPr>
              <w:t>Top grades in International Economics and recipient of the Abitur Prize from the German Physical Society</w:t>
            </w:r>
            <w:r w:rsidRPr="00007C30" w:rsidDel="00EE48C5">
              <w:rPr>
                <w:rFonts w:ascii="Times New Roman" w:hAnsi="Times New Roman" w:cs="Times New Roman"/>
                <w:color w:val="000000"/>
                <w:sz w:val="20"/>
                <w:szCs w:val="20"/>
                <w:lang w:val="en-GB"/>
              </w:rPr>
              <w:t xml:space="preserve"> </w:t>
            </w:r>
            <w:r w:rsidR="005764C3" w:rsidRPr="00007C30">
              <w:rPr>
                <w:rFonts w:ascii="Times New Roman" w:hAnsi="Times New Roman" w:cs="Times New Roman"/>
                <w:color w:val="000000"/>
                <w:sz w:val="20"/>
                <w:szCs w:val="20"/>
                <w:lang w:val="en-GB"/>
              </w:rPr>
              <w:t xml:space="preserve"> </w:t>
            </w:r>
          </w:p>
        </w:tc>
      </w:tr>
      <w:tr w:rsidR="00E55D90" w:rsidRPr="001C3C6B" w14:paraId="3A2665B3" w14:textId="77777777" w:rsidTr="00007C30">
        <w:trPr>
          <w:trHeight w:val="454"/>
        </w:trPr>
        <w:tc>
          <w:tcPr>
            <w:tcW w:w="10774" w:type="dxa"/>
            <w:gridSpan w:val="2"/>
            <w:tcBorders>
              <w:bottom w:val="single" w:sz="4" w:space="0" w:color="auto"/>
            </w:tcBorders>
            <w:vAlign w:val="bottom"/>
          </w:tcPr>
          <w:p w14:paraId="239F87B8" w14:textId="2647C62F" w:rsidR="00E55D90" w:rsidRPr="001C3C6B" w:rsidRDefault="00395560" w:rsidP="000106B0">
            <w:pPr>
              <w:pStyle w:val="BERSCHRIFT"/>
              <w:jc w:val="center"/>
              <w:rPr>
                <w:rFonts w:ascii="Times New Roman" w:hAnsi="Times New Roman" w:cs="Times New Roman"/>
                <w:smallCaps w:val="0"/>
                <w:sz w:val="28"/>
              </w:rPr>
            </w:pPr>
            <w:r>
              <w:rPr>
                <w:rFonts w:ascii="Times New Roman" w:hAnsi="Times New Roman" w:cs="Times New Roman"/>
                <w:smallCaps w:val="0"/>
                <w:sz w:val="28"/>
              </w:rPr>
              <w:t>WORK</w:t>
            </w:r>
            <w:r w:rsidRPr="00395560">
              <w:rPr>
                <w:rFonts w:ascii="Times New Roman" w:hAnsi="Times New Roman" w:cs="Times New Roman"/>
                <w:smallCaps w:val="0"/>
                <w:sz w:val="28"/>
              </w:rPr>
              <w:t xml:space="preserve"> EXPERIENCE</w:t>
            </w:r>
          </w:p>
        </w:tc>
      </w:tr>
      <w:tr w:rsidR="003D5CDE" w:rsidRPr="001C3C6B" w14:paraId="1687EBA7" w14:textId="77777777" w:rsidTr="003D5CDE">
        <w:trPr>
          <w:trHeight w:val="346"/>
        </w:trPr>
        <w:tc>
          <w:tcPr>
            <w:tcW w:w="8222" w:type="dxa"/>
            <w:tcBorders>
              <w:top w:val="single" w:sz="4" w:space="0" w:color="auto"/>
            </w:tcBorders>
            <w:vAlign w:val="bottom"/>
          </w:tcPr>
          <w:p w14:paraId="6BEB8397" w14:textId="2A8AC0DB" w:rsidR="003D5CDE" w:rsidRPr="001C3C6B" w:rsidRDefault="003D5CDE" w:rsidP="000106B0">
            <w:pPr>
              <w:rPr>
                <w:rFonts w:ascii="Times New Roman" w:hAnsi="Times New Roman" w:cs="Times New Roman"/>
                <w:b/>
                <w:sz w:val="21"/>
                <w:szCs w:val="21"/>
              </w:rPr>
            </w:pPr>
            <w:r>
              <w:rPr>
                <w:rFonts w:ascii="Times New Roman" w:hAnsi="Times New Roman" w:cs="Times New Roman"/>
                <w:b/>
                <w:sz w:val="21"/>
                <w:szCs w:val="21"/>
              </w:rPr>
              <w:t xml:space="preserve">Merlin Digital </w:t>
            </w:r>
            <w:r w:rsidR="0083111D">
              <w:rPr>
                <w:rFonts w:ascii="Times New Roman" w:hAnsi="Times New Roman" w:cs="Times New Roman"/>
                <w:b/>
                <w:sz w:val="21"/>
                <w:szCs w:val="21"/>
              </w:rPr>
              <w:t xml:space="preserve">Solutions </w:t>
            </w:r>
            <w:r>
              <w:rPr>
                <w:rFonts w:ascii="Times New Roman" w:hAnsi="Times New Roman" w:cs="Times New Roman"/>
                <w:b/>
                <w:sz w:val="21"/>
                <w:szCs w:val="21"/>
              </w:rPr>
              <w:t>GmbH</w:t>
            </w:r>
          </w:p>
        </w:tc>
        <w:tc>
          <w:tcPr>
            <w:tcW w:w="2552" w:type="dxa"/>
            <w:tcBorders>
              <w:top w:val="single" w:sz="4" w:space="0" w:color="auto"/>
            </w:tcBorders>
            <w:vAlign w:val="bottom"/>
          </w:tcPr>
          <w:p w14:paraId="4524240D" w14:textId="28156BD9" w:rsidR="003D5CDE" w:rsidRPr="001C3C6B" w:rsidRDefault="00395560" w:rsidP="000106B0">
            <w:pPr>
              <w:jc w:val="right"/>
              <w:rPr>
                <w:rFonts w:ascii="Times New Roman" w:hAnsi="Times New Roman" w:cs="Times New Roman"/>
                <w:b/>
                <w:bCs/>
                <w:iCs/>
                <w:sz w:val="20"/>
                <w:szCs w:val="20"/>
                <w:lang w:val="en-US"/>
              </w:rPr>
            </w:pPr>
            <w:r>
              <w:rPr>
                <w:rFonts w:ascii="Times New Roman" w:hAnsi="Times New Roman" w:cs="Times New Roman"/>
                <w:b/>
                <w:bCs/>
                <w:iCs/>
                <w:sz w:val="20"/>
                <w:szCs w:val="20"/>
                <w:lang w:val="en-US"/>
              </w:rPr>
              <w:t>Munich, DE</w:t>
            </w:r>
          </w:p>
        </w:tc>
      </w:tr>
      <w:tr w:rsidR="003D5CDE" w:rsidRPr="001C3C6B" w14:paraId="2D137C80" w14:textId="77777777" w:rsidTr="003D5CDE">
        <w:trPr>
          <w:trHeight w:val="168"/>
        </w:trPr>
        <w:tc>
          <w:tcPr>
            <w:tcW w:w="8222" w:type="dxa"/>
            <w:vAlign w:val="bottom"/>
          </w:tcPr>
          <w:p w14:paraId="776832D7" w14:textId="58D738F3" w:rsidR="003D5CDE" w:rsidRPr="00007C30" w:rsidRDefault="00EE48C5" w:rsidP="000106B0">
            <w:pPr>
              <w:rPr>
                <w:rFonts w:ascii="Times New Roman" w:hAnsi="Times New Roman" w:cs="Times New Roman"/>
                <w:bCs/>
                <w:i/>
                <w:iCs/>
                <w:sz w:val="20"/>
                <w:szCs w:val="20"/>
                <w:lang w:val="en-GB"/>
              </w:rPr>
            </w:pPr>
            <w:r w:rsidRPr="00007C30">
              <w:rPr>
                <w:rFonts w:ascii="Times New Roman" w:hAnsi="Times New Roman" w:cs="Times New Roman"/>
                <w:bCs/>
                <w:i/>
                <w:iCs/>
                <w:sz w:val="20"/>
                <w:szCs w:val="20"/>
                <w:lang w:val="en-GB"/>
              </w:rPr>
              <w:t xml:space="preserve">Intern as Founders Associate with a focus on Sales &amp; Strategy    </w:t>
            </w:r>
          </w:p>
        </w:tc>
        <w:tc>
          <w:tcPr>
            <w:tcW w:w="2552" w:type="dxa"/>
            <w:vAlign w:val="bottom"/>
          </w:tcPr>
          <w:p w14:paraId="737365C0" w14:textId="53B0A94E" w:rsidR="003D5CDE" w:rsidRPr="003D5CDE" w:rsidRDefault="003D5CDE" w:rsidP="000106B0">
            <w:pPr>
              <w:jc w:val="right"/>
              <w:rPr>
                <w:rFonts w:ascii="Times New Roman" w:hAnsi="Times New Roman" w:cs="Times New Roman"/>
                <w:bCs/>
                <w:sz w:val="20"/>
                <w:szCs w:val="20"/>
                <w:lang w:val="en-US"/>
              </w:rPr>
            </w:pPr>
            <w:r w:rsidRPr="003D5CDE">
              <w:rPr>
                <w:rFonts w:ascii="Times New Roman" w:hAnsi="Times New Roman" w:cs="Times New Roman"/>
                <w:bCs/>
                <w:sz w:val="20"/>
                <w:szCs w:val="20"/>
                <w:lang w:val="en-US"/>
              </w:rPr>
              <w:t xml:space="preserve">07/2025 – </w:t>
            </w:r>
            <w:r w:rsidR="00395560">
              <w:rPr>
                <w:rFonts w:ascii="Times New Roman" w:hAnsi="Times New Roman" w:cs="Times New Roman"/>
                <w:bCs/>
                <w:sz w:val="20"/>
                <w:szCs w:val="20"/>
                <w:lang w:val="en-US"/>
              </w:rPr>
              <w:t>present</w:t>
            </w:r>
          </w:p>
        </w:tc>
      </w:tr>
      <w:tr w:rsidR="00C110B4" w:rsidRPr="00251C7A" w14:paraId="49EEC743" w14:textId="77777777" w:rsidTr="00DF5570">
        <w:trPr>
          <w:trHeight w:val="346"/>
        </w:trPr>
        <w:tc>
          <w:tcPr>
            <w:tcW w:w="10774" w:type="dxa"/>
            <w:gridSpan w:val="2"/>
            <w:vAlign w:val="bottom"/>
          </w:tcPr>
          <w:p w14:paraId="63E3866A" w14:textId="26F04221" w:rsidR="00EE48C5" w:rsidRPr="00007C30" w:rsidRDefault="003C6895" w:rsidP="000106B0">
            <w:pPr>
              <w:pStyle w:val="ListParagraph"/>
              <w:numPr>
                <w:ilvl w:val="0"/>
                <w:numId w:val="30"/>
              </w:numPr>
              <w:rPr>
                <w:rFonts w:ascii="Times New Roman" w:hAnsi="Times New Roman" w:cs="Times New Roman"/>
                <w:bCs/>
                <w:sz w:val="20"/>
                <w:szCs w:val="20"/>
                <w:lang w:val="en-GB"/>
              </w:rPr>
            </w:pPr>
            <w:ins w:id="50" w:author="Sarah Bergmann" w:date="2025-08-21T20:55:00Z" w16du:dateUtc="2025-08-21T18:55:00Z">
              <w:r>
                <w:rPr>
                  <w:rFonts w:ascii="Times New Roman" w:hAnsi="Times New Roman" w:cs="Times New Roman"/>
                  <w:bCs/>
                  <w:sz w:val="20"/>
                  <w:szCs w:val="20"/>
                  <w:lang w:val="en-GB"/>
                </w:rPr>
                <w:t>T</w:t>
              </w:r>
            </w:ins>
            <w:ins w:id="51" w:author="Sarah Bergmann" w:date="2025-08-21T20:56:00Z" w16du:dateUtc="2025-08-21T18:56:00Z">
              <w:r>
                <w:rPr>
                  <w:rFonts w:ascii="Times New Roman" w:hAnsi="Times New Roman" w:cs="Times New Roman"/>
                  <w:bCs/>
                  <w:sz w:val="20"/>
                  <w:szCs w:val="20"/>
                  <w:lang w:val="en-GB"/>
                </w:rPr>
                <w:t>aking</w:t>
              </w:r>
            </w:ins>
            <w:ins w:id="52" w:author="Sarah Bergmann" w:date="2025-08-21T20:55:00Z" w16du:dateUtc="2025-08-21T18:55:00Z">
              <w:r>
                <w:rPr>
                  <w:rFonts w:ascii="Times New Roman" w:hAnsi="Times New Roman" w:cs="Times New Roman"/>
                  <w:bCs/>
                  <w:sz w:val="20"/>
                  <w:szCs w:val="20"/>
                  <w:lang w:val="en-GB"/>
                </w:rPr>
                <w:t xml:space="preserve"> r</w:t>
              </w:r>
            </w:ins>
            <w:del w:id="53" w:author="Sarah Bergmann" w:date="2025-08-21T20:55:00Z" w16du:dateUtc="2025-08-21T18:55:00Z">
              <w:r w:rsidR="00EE48C5" w:rsidRPr="00007C30" w:rsidDel="003C6895">
                <w:rPr>
                  <w:rFonts w:ascii="Times New Roman" w:hAnsi="Times New Roman" w:cs="Times New Roman"/>
                  <w:bCs/>
                  <w:sz w:val="20"/>
                  <w:szCs w:val="20"/>
                  <w:lang w:val="en-GB"/>
                </w:rPr>
                <w:delText>R</w:delText>
              </w:r>
            </w:del>
            <w:r w:rsidR="00EE48C5" w:rsidRPr="00007C30">
              <w:rPr>
                <w:rFonts w:ascii="Times New Roman" w:hAnsi="Times New Roman" w:cs="Times New Roman"/>
                <w:bCs/>
                <w:sz w:val="20"/>
                <w:szCs w:val="20"/>
                <w:lang w:val="en-GB"/>
              </w:rPr>
              <w:t>esponsib</w:t>
            </w:r>
            <w:ins w:id="54" w:author="Sarah Bergmann" w:date="2025-08-21T20:56:00Z" w16du:dateUtc="2025-08-21T18:56:00Z">
              <w:r>
                <w:rPr>
                  <w:rFonts w:ascii="Times New Roman" w:hAnsi="Times New Roman" w:cs="Times New Roman"/>
                  <w:bCs/>
                  <w:sz w:val="20"/>
                  <w:szCs w:val="20"/>
                  <w:lang w:val="en-GB"/>
                </w:rPr>
                <w:t>ility</w:t>
              </w:r>
            </w:ins>
            <w:del w:id="55" w:author="Sarah Bergmann" w:date="2025-08-21T20:55:00Z" w16du:dateUtc="2025-08-21T18:55:00Z">
              <w:r w:rsidR="00EE48C5" w:rsidRPr="00007C30" w:rsidDel="003C6895">
                <w:rPr>
                  <w:rFonts w:ascii="Times New Roman" w:hAnsi="Times New Roman" w:cs="Times New Roman"/>
                  <w:bCs/>
                  <w:sz w:val="20"/>
                  <w:szCs w:val="20"/>
                  <w:lang w:val="en-GB"/>
                </w:rPr>
                <w:delText>le</w:delText>
              </w:r>
            </w:del>
            <w:r w:rsidR="00EE48C5" w:rsidRPr="00007C30">
              <w:rPr>
                <w:rFonts w:ascii="Times New Roman" w:hAnsi="Times New Roman" w:cs="Times New Roman"/>
                <w:bCs/>
                <w:sz w:val="20"/>
                <w:szCs w:val="20"/>
                <w:lang w:val="en-GB"/>
              </w:rPr>
              <w:t xml:space="preserve"> for CRM maintenance, lead qualification, and initial customer meetings</w:t>
            </w:r>
          </w:p>
          <w:p w14:paraId="0A34C1FE" w14:textId="00F3215B" w:rsidR="00EE48C5" w:rsidRPr="00EE48C5" w:rsidRDefault="00EE48C5" w:rsidP="000106B0">
            <w:pPr>
              <w:pStyle w:val="ListParagraph"/>
              <w:numPr>
                <w:ilvl w:val="0"/>
                <w:numId w:val="30"/>
              </w:numPr>
              <w:rPr>
                <w:rFonts w:ascii="Times New Roman" w:hAnsi="Times New Roman" w:cs="Times New Roman"/>
                <w:bCs/>
                <w:sz w:val="20"/>
                <w:szCs w:val="20"/>
                <w:lang w:val="en-GB"/>
              </w:rPr>
            </w:pPr>
            <w:r w:rsidRPr="003C6895">
              <w:rPr>
                <w:rFonts w:ascii="Times New Roman" w:hAnsi="Times New Roman" w:cs="Times New Roman"/>
                <w:sz w:val="20"/>
                <w:szCs w:val="20"/>
                <w:lang w:val="en-GB"/>
              </w:rPr>
              <w:t>Cre</w:t>
            </w:r>
            <w:ins w:id="56" w:author="Sarah Bergmann" w:date="2025-08-21T20:56:00Z" w16du:dateUtc="2025-08-21T18:56:00Z">
              <w:r w:rsidR="003C6895">
                <w:rPr>
                  <w:rFonts w:ascii="Times New Roman" w:hAnsi="Times New Roman" w:cs="Times New Roman"/>
                  <w:sz w:val="20"/>
                  <w:szCs w:val="20"/>
                  <w:lang w:val="en-GB"/>
                </w:rPr>
                <w:t xml:space="preserve">ating </w:t>
              </w:r>
            </w:ins>
            <w:del w:id="57" w:author="Sarah Bergmann" w:date="2025-08-21T20:56:00Z" w16du:dateUtc="2025-08-21T18:56:00Z">
              <w:r w:rsidRPr="003C6895" w:rsidDel="003C6895">
                <w:rPr>
                  <w:rFonts w:ascii="Times New Roman" w:hAnsi="Times New Roman" w:cs="Times New Roman"/>
                  <w:sz w:val="20"/>
                  <w:szCs w:val="20"/>
                  <w:lang w:val="en-GB"/>
                </w:rPr>
                <w:delText>ation</w:delText>
              </w:r>
              <w:r w:rsidRPr="000C0A77" w:rsidDel="003C6895">
                <w:rPr>
                  <w:rFonts w:ascii="Times New Roman" w:hAnsi="Times New Roman" w:cs="Times New Roman"/>
                  <w:sz w:val="20"/>
                  <w:szCs w:val="20"/>
                  <w:lang w:val="en-GB"/>
                </w:rPr>
                <w:delText xml:space="preserve"> of </w:delText>
              </w:r>
            </w:del>
            <w:r w:rsidRPr="000C0A77">
              <w:rPr>
                <w:rFonts w:ascii="Times New Roman" w:hAnsi="Times New Roman" w:cs="Times New Roman"/>
                <w:sz w:val="20"/>
                <w:szCs w:val="20"/>
                <w:lang w:val="en-GB"/>
              </w:rPr>
              <w:t>pitch decks for an initial financing round</w:t>
            </w:r>
            <w:r w:rsidRPr="00007C30" w:rsidDel="00EE48C5">
              <w:rPr>
                <w:rFonts w:ascii="Times New Roman" w:hAnsi="Times New Roman" w:cs="Times New Roman"/>
                <w:bCs/>
                <w:sz w:val="20"/>
                <w:szCs w:val="20"/>
                <w:lang w:val="en-GB"/>
              </w:rPr>
              <w:t xml:space="preserve"> </w:t>
            </w:r>
          </w:p>
          <w:p w14:paraId="0BE9A84C" w14:textId="62948B97" w:rsidR="00EE48C5" w:rsidRPr="00007C30" w:rsidRDefault="00EE48C5" w:rsidP="000106B0">
            <w:pPr>
              <w:pStyle w:val="ListParagraph"/>
              <w:numPr>
                <w:ilvl w:val="0"/>
                <w:numId w:val="30"/>
              </w:numPr>
              <w:rPr>
                <w:rFonts w:ascii="Times New Roman" w:hAnsi="Times New Roman" w:cs="Times New Roman"/>
                <w:bCs/>
                <w:sz w:val="20"/>
                <w:szCs w:val="20"/>
                <w:lang w:val="en-GB"/>
              </w:rPr>
            </w:pPr>
            <w:del w:id="58" w:author="Catharina Freier" w:date="2025-08-21T19:05:00Z" w16du:dateUtc="2025-08-21T17:05:00Z">
              <w:r w:rsidRPr="00007C30" w:rsidDel="00007C30">
                <w:rPr>
                  <w:rFonts w:ascii="Times New Roman" w:hAnsi="Times New Roman" w:cs="Times New Roman"/>
                  <w:bCs/>
                  <w:sz w:val="20"/>
                  <w:szCs w:val="20"/>
                  <w:lang w:val="en-GB"/>
                </w:rPr>
                <w:delText>Helped build</w:delText>
              </w:r>
            </w:del>
            <w:ins w:id="59" w:author="Catharina Freier" w:date="2025-08-21T19:05:00Z" w16du:dateUtc="2025-08-21T17:05:00Z">
              <w:r w:rsidR="00007C30">
                <w:rPr>
                  <w:rFonts w:ascii="Times New Roman" w:hAnsi="Times New Roman" w:cs="Times New Roman"/>
                  <w:bCs/>
                  <w:sz w:val="20"/>
                  <w:szCs w:val="20"/>
                  <w:lang w:val="en-GB"/>
                </w:rPr>
                <w:t>Building</w:t>
              </w:r>
            </w:ins>
            <w:r w:rsidRPr="00007C30">
              <w:rPr>
                <w:rFonts w:ascii="Times New Roman" w:hAnsi="Times New Roman" w:cs="Times New Roman"/>
                <w:bCs/>
                <w:sz w:val="20"/>
                <w:szCs w:val="20"/>
                <w:lang w:val="en-GB"/>
              </w:rPr>
              <w:t xml:space="preserve"> the sales organization, </w:t>
            </w:r>
            <w:del w:id="60" w:author="Catharina Freier" w:date="2025-08-21T19:04:00Z" w16du:dateUtc="2025-08-21T17:04:00Z">
              <w:r w:rsidRPr="00007C30" w:rsidDel="00007C30">
                <w:rPr>
                  <w:rFonts w:ascii="Times New Roman" w:hAnsi="Times New Roman" w:cs="Times New Roman"/>
                  <w:bCs/>
                  <w:sz w:val="20"/>
                  <w:szCs w:val="20"/>
                  <w:lang w:val="en-GB"/>
                </w:rPr>
                <w:delText xml:space="preserve">define </w:delText>
              </w:r>
            </w:del>
            <w:r w:rsidRPr="00007C30">
              <w:rPr>
                <w:rFonts w:ascii="Times New Roman" w:hAnsi="Times New Roman" w:cs="Times New Roman"/>
                <w:bCs/>
                <w:sz w:val="20"/>
                <w:szCs w:val="20"/>
                <w:lang w:val="en-GB"/>
              </w:rPr>
              <w:t>the go-to-market strategy, and develop</w:t>
            </w:r>
            <w:ins w:id="61" w:author="Catharina Freier" w:date="2025-08-21T19:05:00Z" w16du:dateUtc="2025-08-21T17:05:00Z">
              <w:r w:rsidR="00007C30">
                <w:rPr>
                  <w:rFonts w:ascii="Times New Roman" w:hAnsi="Times New Roman" w:cs="Times New Roman"/>
                  <w:bCs/>
                  <w:sz w:val="20"/>
                  <w:szCs w:val="20"/>
                  <w:lang w:val="en-GB"/>
                </w:rPr>
                <w:t>ing</w:t>
              </w:r>
            </w:ins>
            <w:r w:rsidRPr="00007C30">
              <w:rPr>
                <w:rFonts w:ascii="Times New Roman" w:hAnsi="Times New Roman" w:cs="Times New Roman"/>
                <w:bCs/>
                <w:sz w:val="20"/>
                <w:szCs w:val="20"/>
                <w:lang w:val="en-GB"/>
              </w:rPr>
              <w:t xml:space="preserve"> strategic recommendations through research</w:t>
            </w:r>
            <w:r w:rsidRPr="00007C30" w:rsidDel="00EE48C5">
              <w:rPr>
                <w:rFonts w:ascii="Times New Roman" w:hAnsi="Times New Roman" w:cs="Times New Roman"/>
                <w:bCs/>
                <w:sz w:val="20"/>
                <w:szCs w:val="20"/>
                <w:lang w:val="en-GB"/>
              </w:rPr>
              <w:t xml:space="preserve"> </w:t>
            </w:r>
          </w:p>
          <w:p w14:paraId="7D58923A" w14:textId="731A6596" w:rsidR="00C110B4" w:rsidRPr="00007C30" w:rsidRDefault="00EE48C5" w:rsidP="000106B0">
            <w:pPr>
              <w:pStyle w:val="ListParagraph"/>
              <w:numPr>
                <w:ilvl w:val="0"/>
                <w:numId w:val="30"/>
              </w:numPr>
              <w:rPr>
                <w:rFonts w:ascii="Times New Roman" w:hAnsi="Times New Roman" w:cs="Times New Roman"/>
                <w:bCs/>
                <w:sz w:val="20"/>
                <w:szCs w:val="20"/>
                <w:lang w:val="en-GB"/>
              </w:rPr>
            </w:pPr>
            <w:r w:rsidRPr="00007C30">
              <w:rPr>
                <w:rFonts w:ascii="Times New Roman" w:hAnsi="Times New Roman" w:cs="Times New Roman"/>
                <w:bCs/>
                <w:sz w:val="20"/>
                <w:szCs w:val="20"/>
                <w:lang w:val="en-GB"/>
              </w:rPr>
              <w:t xml:space="preserve">Developing content for the website, LinkedIn, and events to position the company as an AI partner for the public sector </w:t>
            </w:r>
          </w:p>
        </w:tc>
      </w:tr>
      <w:tr w:rsidR="00D168B0" w:rsidRPr="001C3C6B" w14:paraId="53587DFC" w14:textId="77777777" w:rsidTr="003D5CDE">
        <w:trPr>
          <w:trHeight w:val="346"/>
        </w:trPr>
        <w:tc>
          <w:tcPr>
            <w:tcW w:w="8222" w:type="dxa"/>
            <w:vAlign w:val="bottom"/>
          </w:tcPr>
          <w:p w14:paraId="5541C5C9" w14:textId="6C32695F" w:rsidR="00D168B0" w:rsidRPr="001C3C6B" w:rsidRDefault="00D168B0" w:rsidP="000106B0">
            <w:pPr>
              <w:rPr>
                <w:rFonts w:ascii="Times New Roman" w:hAnsi="Times New Roman" w:cs="Times New Roman"/>
                <w:b/>
                <w:sz w:val="21"/>
                <w:szCs w:val="21"/>
              </w:rPr>
            </w:pPr>
            <w:r w:rsidRPr="001C3C6B">
              <w:rPr>
                <w:rFonts w:ascii="Times New Roman" w:hAnsi="Times New Roman" w:cs="Times New Roman"/>
                <w:b/>
                <w:sz w:val="21"/>
                <w:szCs w:val="21"/>
              </w:rPr>
              <w:t>EY GmbH &amp; Co. KG Wirtschaftsprüfungsgesellschaft</w:t>
            </w:r>
          </w:p>
        </w:tc>
        <w:tc>
          <w:tcPr>
            <w:tcW w:w="2552" w:type="dxa"/>
            <w:vAlign w:val="bottom"/>
          </w:tcPr>
          <w:p w14:paraId="574D80F1" w14:textId="37DE131B" w:rsidR="00D168B0" w:rsidRPr="001C3C6B" w:rsidRDefault="00D168B0" w:rsidP="000106B0">
            <w:pPr>
              <w:jc w:val="right"/>
              <w:rPr>
                <w:rFonts w:ascii="Times New Roman" w:hAnsi="Times New Roman" w:cs="Times New Roman"/>
                <w:b/>
                <w:bCs/>
                <w:iCs/>
                <w:sz w:val="20"/>
                <w:szCs w:val="20"/>
                <w:lang w:val="en-US"/>
              </w:rPr>
            </w:pPr>
            <w:r w:rsidRPr="001C3C6B">
              <w:rPr>
                <w:rFonts w:ascii="Times New Roman" w:hAnsi="Times New Roman" w:cs="Times New Roman"/>
                <w:b/>
                <w:bCs/>
                <w:iCs/>
                <w:sz w:val="20"/>
                <w:szCs w:val="20"/>
                <w:lang w:val="en-US"/>
              </w:rPr>
              <w:t>Stuttgart</w:t>
            </w:r>
            <w:r w:rsidR="00395560">
              <w:rPr>
                <w:rFonts w:ascii="Times New Roman" w:hAnsi="Times New Roman" w:cs="Times New Roman"/>
                <w:b/>
                <w:bCs/>
                <w:iCs/>
                <w:sz w:val="20"/>
                <w:szCs w:val="20"/>
                <w:lang w:val="en-US"/>
              </w:rPr>
              <w:t>, DE</w:t>
            </w:r>
          </w:p>
        </w:tc>
      </w:tr>
      <w:tr w:rsidR="00D168B0" w:rsidRPr="001C3C6B" w14:paraId="62D27B74" w14:textId="77777777" w:rsidTr="001C3C6B">
        <w:trPr>
          <w:trHeight w:val="20"/>
        </w:trPr>
        <w:tc>
          <w:tcPr>
            <w:tcW w:w="8222" w:type="dxa"/>
            <w:vAlign w:val="bottom"/>
          </w:tcPr>
          <w:p w14:paraId="5AEF00E7" w14:textId="415A8CE4" w:rsidR="00D168B0" w:rsidRPr="001C3C6B" w:rsidRDefault="00EE48C5" w:rsidP="000106B0">
            <w:pPr>
              <w:rPr>
                <w:rFonts w:ascii="Times New Roman" w:hAnsi="Times New Roman" w:cs="Times New Roman"/>
                <w:bCs/>
                <w:i/>
                <w:iCs/>
                <w:sz w:val="20"/>
                <w:szCs w:val="20"/>
                <w:lang w:val="en-US"/>
              </w:rPr>
            </w:pPr>
            <w:r w:rsidRPr="00EE48C5">
              <w:rPr>
                <w:rFonts w:ascii="Times New Roman" w:hAnsi="Times New Roman" w:cs="Times New Roman"/>
                <w:bCs/>
                <w:i/>
                <w:iCs/>
                <w:sz w:val="20"/>
                <w:szCs w:val="20"/>
                <w:lang w:val="en-US"/>
              </w:rPr>
              <w:t xml:space="preserve">Day </w:t>
            </w:r>
            <w:ins w:id="62" w:author="Sarah Bergmann" w:date="2025-08-21T20:56:00Z" w16du:dateUtc="2025-08-21T18:56:00Z">
              <w:r w:rsidR="003C6895">
                <w:rPr>
                  <w:rFonts w:ascii="Times New Roman" w:hAnsi="Times New Roman" w:cs="Times New Roman"/>
                  <w:bCs/>
                  <w:i/>
                  <w:iCs/>
                  <w:sz w:val="20"/>
                  <w:szCs w:val="20"/>
                  <w:lang w:val="en-US"/>
                </w:rPr>
                <w:t>I</w:t>
              </w:r>
            </w:ins>
            <w:del w:id="63" w:author="Sarah Bergmann" w:date="2025-08-21T20:56:00Z" w16du:dateUtc="2025-08-21T18:56:00Z">
              <w:r w:rsidRPr="00EE48C5" w:rsidDel="003C6895">
                <w:rPr>
                  <w:rFonts w:ascii="Times New Roman" w:hAnsi="Times New Roman" w:cs="Times New Roman"/>
                  <w:bCs/>
                  <w:i/>
                  <w:iCs/>
                  <w:sz w:val="20"/>
                  <w:szCs w:val="20"/>
                  <w:lang w:val="en-US"/>
                </w:rPr>
                <w:delText>i</w:delText>
              </w:r>
            </w:del>
            <w:r w:rsidRPr="00EE48C5">
              <w:rPr>
                <w:rFonts w:ascii="Times New Roman" w:hAnsi="Times New Roman" w:cs="Times New Roman"/>
                <w:bCs/>
                <w:i/>
                <w:iCs/>
                <w:sz w:val="20"/>
                <w:szCs w:val="20"/>
                <w:lang w:val="en-US"/>
              </w:rPr>
              <w:t xml:space="preserve">ntern in the Audit Financial Services Office    </w:t>
            </w:r>
          </w:p>
        </w:tc>
        <w:tc>
          <w:tcPr>
            <w:tcW w:w="2552" w:type="dxa"/>
            <w:vAlign w:val="bottom"/>
          </w:tcPr>
          <w:p w14:paraId="1E028C71" w14:textId="54D6D8A5" w:rsidR="00D168B0" w:rsidRPr="001C3C6B" w:rsidRDefault="00746F9A" w:rsidP="000106B0">
            <w:pPr>
              <w:jc w:val="right"/>
              <w:rPr>
                <w:rFonts w:ascii="Times New Roman" w:hAnsi="Times New Roman" w:cs="Times New Roman"/>
                <w:b/>
                <w:bCs/>
                <w:iCs/>
                <w:sz w:val="20"/>
                <w:szCs w:val="20"/>
                <w:lang w:val="en-US"/>
              </w:rPr>
            </w:pPr>
            <w:r w:rsidRPr="001C3C6B">
              <w:rPr>
                <w:rFonts w:ascii="Times New Roman" w:hAnsi="Times New Roman" w:cs="Times New Roman"/>
                <w:sz w:val="20"/>
                <w:szCs w:val="20"/>
                <w:lang w:val="en-US"/>
              </w:rPr>
              <w:t>12/2024</w:t>
            </w:r>
          </w:p>
        </w:tc>
      </w:tr>
      <w:tr w:rsidR="00D168B0" w:rsidRPr="00251C7A" w14:paraId="23F518BF" w14:textId="77777777" w:rsidTr="001C3C6B">
        <w:trPr>
          <w:trHeight w:val="20"/>
        </w:trPr>
        <w:tc>
          <w:tcPr>
            <w:tcW w:w="10774" w:type="dxa"/>
            <w:gridSpan w:val="2"/>
            <w:vAlign w:val="bottom"/>
          </w:tcPr>
          <w:p w14:paraId="6EE3605F" w14:textId="52BB4745" w:rsidR="00D168B0" w:rsidRPr="00007C30" w:rsidRDefault="00EE48C5" w:rsidP="000106B0">
            <w:pPr>
              <w:pStyle w:val="Bullets"/>
              <w:rPr>
                <w:rFonts w:ascii="Times New Roman" w:hAnsi="Times New Roman" w:cs="Times New Roman"/>
                <w:i w:val="0"/>
                <w:iCs w:val="0"/>
                <w:sz w:val="20"/>
                <w:szCs w:val="20"/>
                <w:lang w:val="en-GB"/>
              </w:rPr>
            </w:pPr>
            <w:r w:rsidRPr="00007C30">
              <w:rPr>
                <w:rFonts w:ascii="Times New Roman" w:hAnsi="Times New Roman" w:cs="Times New Roman"/>
                <w:i w:val="0"/>
                <w:iCs w:val="0"/>
                <w:sz w:val="20"/>
                <w:szCs w:val="20"/>
                <w:lang w:val="en-GB"/>
              </w:rPr>
              <w:t>Gain</w:t>
            </w:r>
            <w:ins w:id="64" w:author="Catharina Freier" w:date="2025-08-21T19:06:00Z" w16du:dateUtc="2025-08-21T17:06:00Z">
              <w:r w:rsidR="00007C30">
                <w:rPr>
                  <w:rFonts w:ascii="Times New Roman" w:hAnsi="Times New Roman" w:cs="Times New Roman"/>
                  <w:i w:val="0"/>
                  <w:iCs w:val="0"/>
                  <w:sz w:val="20"/>
                  <w:szCs w:val="20"/>
                  <w:lang w:val="en-GB"/>
                </w:rPr>
                <w:t>ed</w:t>
              </w:r>
            </w:ins>
            <w:del w:id="65" w:author="Catharina Freier" w:date="2025-08-21T19:06:00Z" w16du:dateUtc="2025-08-21T17:06:00Z">
              <w:r w:rsidRPr="00007C30" w:rsidDel="00007C30">
                <w:rPr>
                  <w:rFonts w:ascii="Times New Roman" w:hAnsi="Times New Roman" w:cs="Times New Roman"/>
                  <w:i w:val="0"/>
                  <w:iCs w:val="0"/>
                  <w:sz w:val="20"/>
                  <w:szCs w:val="20"/>
                  <w:lang w:val="en-GB"/>
                </w:rPr>
                <w:delText>ing</w:delText>
              </w:r>
            </w:del>
            <w:r w:rsidRPr="00007C30">
              <w:rPr>
                <w:rFonts w:ascii="Times New Roman" w:hAnsi="Times New Roman" w:cs="Times New Roman"/>
                <w:i w:val="0"/>
                <w:iCs w:val="0"/>
                <w:sz w:val="20"/>
                <w:szCs w:val="20"/>
                <w:lang w:val="en-GB"/>
              </w:rPr>
              <w:t xml:space="preserve"> insights into the annual audit of banks  </w:t>
            </w:r>
          </w:p>
        </w:tc>
      </w:tr>
      <w:tr w:rsidR="00E55D90" w:rsidRPr="001C3C6B" w14:paraId="127C64E2" w14:textId="77777777" w:rsidTr="001C3C6B">
        <w:trPr>
          <w:trHeight w:val="346"/>
        </w:trPr>
        <w:tc>
          <w:tcPr>
            <w:tcW w:w="8222" w:type="dxa"/>
            <w:vAlign w:val="bottom"/>
          </w:tcPr>
          <w:p w14:paraId="38F27285" w14:textId="16310853" w:rsidR="00E55D90" w:rsidRPr="001C3C6B" w:rsidRDefault="008C7863" w:rsidP="000106B0">
            <w:pPr>
              <w:rPr>
                <w:rFonts w:ascii="Times New Roman" w:hAnsi="Times New Roman" w:cs="Times New Roman"/>
                <w:sz w:val="20"/>
                <w:szCs w:val="20"/>
              </w:rPr>
            </w:pPr>
            <w:r w:rsidRPr="001C3C6B">
              <w:rPr>
                <w:rFonts w:ascii="Times New Roman" w:hAnsi="Times New Roman" w:cs="Times New Roman"/>
                <w:b/>
                <w:sz w:val="21"/>
                <w:szCs w:val="21"/>
              </w:rPr>
              <w:t>Deutsche Bank AG</w:t>
            </w:r>
          </w:p>
        </w:tc>
        <w:tc>
          <w:tcPr>
            <w:tcW w:w="2552" w:type="dxa"/>
            <w:vAlign w:val="bottom"/>
          </w:tcPr>
          <w:p w14:paraId="4820196E" w14:textId="2847C0B7" w:rsidR="00E55D90" w:rsidRPr="001C3C6B" w:rsidRDefault="008C7863" w:rsidP="000106B0">
            <w:pPr>
              <w:jc w:val="right"/>
              <w:rPr>
                <w:rFonts w:ascii="Times New Roman" w:hAnsi="Times New Roman" w:cs="Times New Roman"/>
                <w:b/>
                <w:bCs/>
                <w:iCs/>
                <w:sz w:val="20"/>
                <w:szCs w:val="20"/>
              </w:rPr>
            </w:pPr>
            <w:r w:rsidRPr="001C3C6B">
              <w:rPr>
                <w:rFonts w:ascii="Times New Roman" w:hAnsi="Times New Roman" w:cs="Times New Roman"/>
                <w:b/>
                <w:bCs/>
                <w:iCs/>
                <w:sz w:val="20"/>
                <w:szCs w:val="20"/>
              </w:rPr>
              <w:t>Karlsruhe</w:t>
            </w:r>
            <w:r w:rsidR="00395560">
              <w:rPr>
                <w:rFonts w:ascii="Times New Roman" w:hAnsi="Times New Roman" w:cs="Times New Roman"/>
                <w:b/>
                <w:bCs/>
                <w:iCs/>
                <w:sz w:val="20"/>
                <w:szCs w:val="20"/>
              </w:rPr>
              <w:t>, DE</w:t>
            </w:r>
          </w:p>
        </w:tc>
      </w:tr>
      <w:tr w:rsidR="00E55D90" w:rsidRPr="001C3C6B" w14:paraId="335D84E9" w14:textId="77777777" w:rsidTr="00B71775">
        <w:trPr>
          <w:trHeight w:val="79"/>
        </w:trPr>
        <w:tc>
          <w:tcPr>
            <w:tcW w:w="8222" w:type="dxa"/>
            <w:vAlign w:val="bottom"/>
          </w:tcPr>
          <w:p w14:paraId="20B1570F" w14:textId="662AA94C" w:rsidR="00E55D90" w:rsidRPr="001C3C6B" w:rsidRDefault="00EE48C5" w:rsidP="000106B0">
            <w:pPr>
              <w:rPr>
                <w:rFonts w:ascii="Times New Roman" w:hAnsi="Times New Roman" w:cs="Times New Roman"/>
                <w:i/>
                <w:iCs/>
                <w:sz w:val="20"/>
                <w:szCs w:val="20"/>
              </w:rPr>
            </w:pPr>
            <w:r w:rsidRPr="00EE48C5">
              <w:rPr>
                <w:rFonts w:ascii="Times New Roman" w:hAnsi="Times New Roman" w:cs="Times New Roman"/>
                <w:i/>
                <w:iCs/>
                <w:sz w:val="20"/>
                <w:szCs w:val="20"/>
              </w:rPr>
              <w:t xml:space="preserve">Intern in Corporate Banking     </w:t>
            </w:r>
          </w:p>
        </w:tc>
        <w:tc>
          <w:tcPr>
            <w:tcW w:w="2552" w:type="dxa"/>
            <w:vAlign w:val="bottom"/>
          </w:tcPr>
          <w:p w14:paraId="0475B997" w14:textId="2712FFB3" w:rsidR="00E55D90" w:rsidRPr="001C3C6B" w:rsidRDefault="008C7863" w:rsidP="000106B0">
            <w:pPr>
              <w:jc w:val="right"/>
              <w:rPr>
                <w:rFonts w:ascii="Times New Roman" w:hAnsi="Times New Roman" w:cs="Times New Roman"/>
                <w:sz w:val="20"/>
                <w:szCs w:val="20"/>
                <w:lang w:val="en-US"/>
              </w:rPr>
            </w:pPr>
            <w:r w:rsidRPr="001C3C6B">
              <w:rPr>
                <w:rFonts w:ascii="Times New Roman" w:hAnsi="Times New Roman" w:cs="Times New Roman"/>
                <w:sz w:val="20"/>
                <w:szCs w:val="20"/>
                <w:lang w:val="en-US"/>
              </w:rPr>
              <w:t>05/2024</w:t>
            </w:r>
          </w:p>
        </w:tc>
      </w:tr>
      <w:tr w:rsidR="00E55D90" w:rsidRPr="00251C7A" w14:paraId="54C3D64C" w14:textId="77777777" w:rsidTr="00B71775">
        <w:trPr>
          <w:trHeight w:val="20"/>
        </w:trPr>
        <w:tc>
          <w:tcPr>
            <w:tcW w:w="10774" w:type="dxa"/>
            <w:gridSpan w:val="2"/>
            <w:vAlign w:val="bottom"/>
          </w:tcPr>
          <w:p w14:paraId="2A84E9E8" w14:textId="562093CA" w:rsidR="00EE48C5" w:rsidRPr="00007C30" w:rsidRDefault="00EE48C5" w:rsidP="000106B0">
            <w:pPr>
              <w:pStyle w:val="Bullets"/>
              <w:rPr>
                <w:rFonts w:ascii="Times New Roman" w:hAnsi="Times New Roman" w:cs="Times New Roman"/>
                <w:i w:val="0"/>
                <w:iCs w:val="0"/>
                <w:sz w:val="20"/>
                <w:szCs w:val="20"/>
                <w:lang w:val="en-GB"/>
              </w:rPr>
            </w:pPr>
            <w:r w:rsidRPr="00007C30">
              <w:rPr>
                <w:rFonts w:ascii="Times New Roman" w:hAnsi="Times New Roman" w:cs="Times New Roman"/>
                <w:i w:val="0"/>
                <w:iCs w:val="0"/>
                <w:sz w:val="20"/>
                <w:szCs w:val="20"/>
                <w:lang w:val="en-GB"/>
                <w:rPrChange w:id="66" w:author="Catharina Freier" w:date="2025-08-21T19:05:00Z" w16du:dateUtc="2025-08-21T17:05:00Z">
                  <w:rPr>
                    <w:rFonts w:ascii="Times New Roman" w:hAnsi="Times New Roman" w:cs="Times New Roman"/>
                    <w:sz w:val="20"/>
                    <w:szCs w:val="20"/>
                    <w:lang w:val="en-GB"/>
                  </w:rPr>
                </w:rPrChange>
              </w:rPr>
              <w:t>Support</w:t>
            </w:r>
            <w:ins w:id="67" w:author="Catharina Freier" w:date="2025-08-21T19:06:00Z" w16du:dateUtc="2025-08-21T17:06:00Z">
              <w:r w:rsidR="00007C30">
                <w:rPr>
                  <w:rFonts w:ascii="Times New Roman" w:hAnsi="Times New Roman" w:cs="Times New Roman"/>
                  <w:i w:val="0"/>
                  <w:iCs w:val="0"/>
                  <w:sz w:val="20"/>
                  <w:szCs w:val="20"/>
                  <w:lang w:val="en-GB"/>
                </w:rPr>
                <w:t>ed</w:t>
              </w:r>
            </w:ins>
            <w:del w:id="68" w:author="Catharina Freier" w:date="2025-08-21T19:06:00Z" w16du:dateUtc="2025-08-21T17:06:00Z">
              <w:r w:rsidRPr="00007C30" w:rsidDel="00007C30">
                <w:rPr>
                  <w:rFonts w:ascii="Times New Roman" w:hAnsi="Times New Roman" w:cs="Times New Roman"/>
                  <w:i w:val="0"/>
                  <w:iCs w:val="0"/>
                  <w:sz w:val="20"/>
                  <w:szCs w:val="20"/>
                  <w:lang w:val="en-GB"/>
                  <w:rPrChange w:id="69" w:author="Catharina Freier" w:date="2025-08-21T19:05:00Z" w16du:dateUtc="2025-08-21T17:05:00Z">
                    <w:rPr>
                      <w:rFonts w:ascii="Times New Roman" w:hAnsi="Times New Roman" w:cs="Times New Roman"/>
                      <w:sz w:val="20"/>
                      <w:szCs w:val="20"/>
                      <w:lang w:val="en-GB"/>
                    </w:rPr>
                  </w:rPrChange>
                </w:rPr>
                <w:delText>ing</w:delText>
              </w:r>
            </w:del>
            <w:r w:rsidRPr="00007C30">
              <w:rPr>
                <w:rFonts w:ascii="Times New Roman" w:hAnsi="Times New Roman" w:cs="Times New Roman"/>
                <w:i w:val="0"/>
                <w:iCs w:val="0"/>
                <w:sz w:val="20"/>
                <w:szCs w:val="20"/>
                <w:lang w:val="en-GB"/>
                <w:rPrChange w:id="70" w:author="Catharina Freier" w:date="2025-08-21T19:05:00Z" w16du:dateUtc="2025-08-21T17:05:00Z">
                  <w:rPr>
                    <w:rFonts w:ascii="Times New Roman" w:hAnsi="Times New Roman" w:cs="Times New Roman"/>
                    <w:sz w:val="20"/>
                    <w:szCs w:val="20"/>
                    <w:lang w:val="en-GB"/>
                  </w:rPr>
                </w:rPrChange>
              </w:rPr>
              <w:t xml:space="preserve"> employees in balance sheet analysis, fixed-term deposits, and granting overdraft facilities</w:t>
            </w:r>
            <w:r w:rsidRPr="00007C30" w:rsidDel="00EE48C5">
              <w:rPr>
                <w:rFonts w:ascii="Times New Roman" w:hAnsi="Times New Roman" w:cs="Times New Roman"/>
                <w:i w:val="0"/>
                <w:iCs w:val="0"/>
                <w:sz w:val="20"/>
                <w:szCs w:val="20"/>
                <w:lang w:val="en-GB"/>
                <w:rPrChange w:id="71" w:author="Catharina Freier" w:date="2025-08-21T19:05:00Z" w16du:dateUtc="2025-08-21T17:05:00Z">
                  <w:rPr>
                    <w:rFonts w:ascii="Times New Roman" w:hAnsi="Times New Roman" w:cs="Times New Roman"/>
                    <w:sz w:val="20"/>
                    <w:szCs w:val="20"/>
                    <w:lang w:val="en-GB"/>
                  </w:rPr>
                </w:rPrChange>
              </w:rPr>
              <w:t xml:space="preserve"> </w:t>
            </w:r>
          </w:p>
          <w:p w14:paraId="6DD9BA0F" w14:textId="4A39D108" w:rsidR="00E55D90" w:rsidRPr="00007C30" w:rsidRDefault="00EE48C5" w:rsidP="000106B0">
            <w:pPr>
              <w:pStyle w:val="Bullets"/>
              <w:rPr>
                <w:rFonts w:ascii="Times New Roman" w:hAnsi="Times New Roman" w:cs="Times New Roman"/>
                <w:i w:val="0"/>
                <w:iCs w:val="0"/>
                <w:sz w:val="20"/>
                <w:szCs w:val="20"/>
                <w:lang w:val="en-GB"/>
              </w:rPr>
            </w:pPr>
            <w:r w:rsidRPr="00007C30">
              <w:rPr>
                <w:rFonts w:ascii="Times New Roman" w:hAnsi="Times New Roman" w:cs="Times New Roman"/>
                <w:i w:val="0"/>
                <w:iCs w:val="0"/>
                <w:sz w:val="20"/>
                <w:szCs w:val="20"/>
                <w:lang w:val="en-GB"/>
              </w:rPr>
              <w:t>Prepar</w:t>
            </w:r>
            <w:ins w:id="72" w:author="Catharina Freier" w:date="2025-08-21T19:06:00Z" w16du:dateUtc="2025-08-21T17:06:00Z">
              <w:r w:rsidR="00007C30">
                <w:rPr>
                  <w:rFonts w:ascii="Times New Roman" w:hAnsi="Times New Roman" w:cs="Times New Roman"/>
                  <w:i w:val="0"/>
                  <w:iCs w:val="0"/>
                  <w:sz w:val="20"/>
                  <w:szCs w:val="20"/>
                  <w:lang w:val="en-GB"/>
                </w:rPr>
                <w:t>ed</w:t>
              </w:r>
            </w:ins>
            <w:del w:id="73" w:author="Catharina Freier" w:date="2025-08-21T19:06:00Z" w16du:dateUtc="2025-08-21T17:06:00Z">
              <w:r w:rsidRPr="00007C30" w:rsidDel="00007C30">
                <w:rPr>
                  <w:rFonts w:ascii="Times New Roman" w:hAnsi="Times New Roman" w:cs="Times New Roman"/>
                  <w:i w:val="0"/>
                  <w:iCs w:val="0"/>
                  <w:sz w:val="20"/>
                  <w:szCs w:val="20"/>
                  <w:lang w:val="en-GB"/>
                </w:rPr>
                <w:delText>ing</w:delText>
              </w:r>
            </w:del>
            <w:r w:rsidRPr="00007C30">
              <w:rPr>
                <w:rFonts w:ascii="Times New Roman" w:hAnsi="Times New Roman" w:cs="Times New Roman"/>
                <w:i w:val="0"/>
                <w:iCs w:val="0"/>
                <w:sz w:val="20"/>
                <w:szCs w:val="20"/>
                <w:lang w:val="en-GB"/>
              </w:rPr>
              <w:t xml:space="preserve"> and participat</w:t>
            </w:r>
            <w:ins w:id="74" w:author="Catharina Freier" w:date="2025-08-21T19:06:00Z" w16du:dateUtc="2025-08-21T17:06:00Z">
              <w:r w:rsidR="00007C30">
                <w:rPr>
                  <w:rFonts w:ascii="Times New Roman" w:hAnsi="Times New Roman" w:cs="Times New Roman"/>
                  <w:i w:val="0"/>
                  <w:iCs w:val="0"/>
                  <w:sz w:val="20"/>
                  <w:szCs w:val="20"/>
                  <w:lang w:val="en-GB"/>
                </w:rPr>
                <w:t>ed</w:t>
              </w:r>
            </w:ins>
            <w:del w:id="75" w:author="Catharina Freier" w:date="2025-08-21T19:06:00Z" w16du:dateUtc="2025-08-21T17:06:00Z">
              <w:r w:rsidRPr="00007C30" w:rsidDel="00007C30">
                <w:rPr>
                  <w:rFonts w:ascii="Times New Roman" w:hAnsi="Times New Roman" w:cs="Times New Roman"/>
                  <w:i w:val="0"/>
                  <w:iCs w:val="0"/>
                  <w:sz w:val="20"/>
                  <w:szCs w:val="20"/>
                  <w:lang w:val="en-GB"/>
                </w:rPr>
                <w:delText>ing</w:delText>
              </w:r>
            </w:del>
            <w:r w:rsidRPr="00007C30">
              <w:rPr>
                <w:rFonts w:ascii="Times New Roman" w:hAnsi="Times New Roman" w:cs="Times New Roman"/>
                <w:i w:val="0"/>
                <w:iCs w:val="0"/>
                <w:sz w:val="20"/>
                <w:szCs w:val="20"/>
                <w:lang w:val="en-GB"/>
              </w:rPr>
              <w:t xml:space="preserve"> in various customer meetings with medium-sized companies</w:t>
            </w:r>
          </w:p>
        </w:tc>
      </w:tr>
      <w:tr w:rsidR="00AE4ED3" w:rsidRPr="001C3C6B" w14:paraId="45404236" w14:textId="77777777" w:rsidTr="001C3C6B">
        <w:trPr>
          <w:trHeight w:val="346"/>
        </w:trPr>
        <w:tc>
          <w:tcPr>
            <w:tcW w:w="8222" w:type="dxa"/>
            <w:vAlign w:val="bottom"/>
          </w:tcPr>
          <w:p w14:paraId="3CF978EE" w14:textId="31DE94F4" w:rsidR="00AE4ED3" w:rsidRPr="001C3C6B" w:rsidRDefault="008C7863" w:rsidP="000106B0">
            <w:pPr>
              <w:pStyle w:val="Bullets"/>
              <w:numPr>
                <w:ilvl w:val="0"/>
                <w:numId w:val="0"/>
              </w:numPr>
              <w:rPr>
                <w:rFonts w:ascii="Times New Roman" w:hAnsi="Times New Roman" w:cs="Times New Roman"/>
                <w:b/>
                <w:i w:val="0"/>
                <w:iCs w:val="0"/>
                <w:sz w:val="21"/>
                <w:szCs w:val="21"/>
              </w:rPr>
            </w:pPr>
            <w:r w:rsidRPr="001C3C6B">
              <w:rPr>
                <w:rFonts w:ascii="Times New Roman" w:hAnsi="Times New Roman" w:cs="Times New Roman"/>
                <w:b/>
                <w:i w:val="0"/>
                <w:iCs w:val="0"/>
                <w:sz w:val="21"/>
                <w:szCs w:val="21"/>
              </w:rPr>
              <w:t xml:space="preserve">Bosch </w:t>
            </w:r>
            <w:proofErr w:type="spellStart"/>
            <w:r w:rsidRPr="001C3C6B">
              <w:rPr>
                <w:rFonts w:ascii="Times New Roman" w:hAnsi="Times New Roman" w:cs="Times New Roman"/>
                <w:b/>
                <w:i w:val="0"/>
                <w:iCs w:val="0"/>
                <w:sz w:val="21"/>
                <w:szCs w:val="21"/>
              </w:rPr>
              <w:t>Sensortec</w:t>
            </w:r>
            <w:proofErr w:type="spellEnd"/>
            <w:r w:rsidR="007C3399" w:rsidRPr="001C3C6B">
              <w:rPr>
                <w:rFonts w:ascii="Times New Roman" w:hAnsi="Times New Roman" w:cs="Times New Roman"/>
                <w:b/>
                <w:i w:val="0"/>
                <w:iCs w:val="0"/>
                <w:sz w:val="21"/>
                <w:szCs w:val="21"/>
              </w:rPr>
              <w:t xml:space="preserve"> GmbH</w:t>
            </w:r>
          </w:p>
        </w:tc>
        <w:tc>
          <w:tcPr>
            <w:tcW w:w="2552" w:type="dxa"/>
            <w:vAlign w:val="bottom"/>
          </w:tcPr>
          <w:p w14:paraId="49A11F72" w14:textId="4BE290B0" w:rsidR="00AE4ED3" w:rsidRPr="001C3C6B" w:rsidRDefault="007C3399" w:rsidP="000106B0">
            <w:pPr>
              <w:pStyle w:val="Bullets"/>
              <w:numPr>
                <w:ilvl w:val="0"/>
                <w:numId w:val="0"/>
              </w:numPr>
              <w:jc w:val="right"/>
              <w:rPr>
                <w:rFonts w:ascii="Times New Roman" w:hAnsi="Times New Roman" w:cs="Times New Roman"/>
                <w:b/>
                <w:bCs/>
                <w:i w:val="0"/>
                <w:sz w:val="20"/>
                <w:szCs w:val="20"/>
              </w:rPr>
            </w:pPr>
            <w:r w:rsidRPr="001C3C6B">
              <w:rPr>
                <w:rFonts w:ascii="Times New Roman" w:hAnsi="Times New Roman" w:cs="Times New Roman"/>
                <w:b/>
                <w:bCs/>
                <w:i w:val="0"/>
                <w:sz w:val="20"/>
                <w:szCs w:val="20"/>
              </w:rPr>
              <w:t>Reutlingen</w:t>
            </w:r>
            <w:r w:rsidR="00395560">
              <w:rPr>
                <w:rFonts w:ascii="Times New Roman" w:hAnsi="Times New Roman" w:cs="Times New Roman"/>
                <w:b/>
                <w:bCs/>
                <w:i w:val="0"/>
                <w:sz w:val="20"/>
                <w:szCs w:val="20"/>
              </w:rPr>
              <w:t>, DE</w:t>
            </w:r>
          </w:p>
        </w:tc>
      </w:tr>
      <w:tr w:rsidR="00AE4ED3" w:rsidRPr="001C3C6B" w14:paraId="16C6F7AD" w14:textId="77777777" w:rsidTr="00B71775">
        <w:trPr>
          <w:trHeight w:val="20"/>
        </w:trPr>
        <w:tc>
          <w:tcPr>
            <w:tcW w:w="8222" w:type="dxa"/>
            <w:vAlign w:val="bottom"/>
          </w:tcPr>
          <w:p w14:paraId="5D8760E9" w14:textId="6B479C97" w:rsidR="00AE4ED3" w:rsidRPr="001C3C6B" w:rsidRDefault="00EE48C5" w:rsidP="000106B0">
            <w:pPr>
              <w:pStyle w:val="Bullets"/>
              <w:numPr>
                <w:ilvl w:val="0"/>
                <w:numId w:val="0"/>
              </w:numPr>
              <w:rPr>
                <w:rFonts w:ascii="Times New Roman" w:hAnsi="Times New Roman" w:cs="Times New Roman"/>
                <w:b/>
                <w:i w:val="0"/>
                <w:iCs w:val="0"/>
                <w:sz w:val="21"/>
                <w:szCs w:val="21"/>
              </w:rPr>
            </w:pPr>
            <w:r w:rsidRPr="00EE48C5">
              <w:rPr>
                <w:rFonts w:ascii="Times New Roman" w:hAnsi="Times New Roman" w:cs="Times New Roman"/>
                <w:sz w:val="20"/>
                <w:szCs w:val="20"/>
              </w:rPr>
              <w:t>Intern in Controlling</w:t>
            </w:r>
          </w:p>
        </w:tc>
        <w:tc>
          <w:tcPr>
            <w:tcW w:w="2552" w:type="dxa"/>
            <w:vAlign w:val="bottom"/>
          </w:tcPr>
          <w:p w14:paraId="2D9DB8CA" w14:textId="37FACCCF" w:rsidR="00AE4ED3" w:rsidRPr="001C3C6B" w:rsidRDefault="007C3399" w:rsidP="000106B0">
            <w:pPr>
              <w:pStyle w:val="Bullets"/>
              <w:numPr>
                <w:ilvl w:val="0"/>
                <w:numId w:val="0"/>
              </w:numPr>
              <w:jc w:val="right"/>
              <w:rPr>
                <w:rFonts w:ascii="Times New Roman" w:hAnsi="Times New Roman" w:cs="Times New Roman"/>
                <w:b/>
                <w:bCs/>
                <w:i w:val="0"/>
                <w:sz w:val="20"/>
                <w:szCs w:val="20"/>
              </w:rPr>
            </w:pPr>
            <w:r w:rsidRPr="001C3C6B">
              <w:rPr>
                <w:rFonts w:ascii="Times New Roman" w:hAnsi="Times New Roman" w:cs="Times New Roman"/>
                <w:i w:val="0"/>
                <w:iCs w:val="0"/>
                <w:sz w:val="20"/>
                <w:szCs w:val="20"/>
                <w:lang w:val="en-US"/>
              </w:rPr>
              <w:t xml:space="preserve">05/2023 </w:t>
            </w:r>
            <w:r w:rsidR="001F5B69" w:rsidRPr="001C3C6B">
              <w:rPr>
                <w:rFonts w:ascii="Times New Roman" w:hAnsi="Times New Roman" w:cs="Times New Roman"/>
                <w:i w:val="0"/>
                <w:iCs w:val="0"/>
                <w:sz w:val="20"/>
                <w:szCs w:val="20"/>
                <w:lang w:val="en-US"/>
              </w:rPr>
              <w:t>–</w:t>
            </w:r>
            <w:r w:rsidRPr="001C3C6B">
              <w:rPr>
                <w:rFonts w:ascii="Times New Roman" w:hAnsi="Times New Roman" w:cs="Times New Roman"/>
                <w:i w:val="0"/>
                <w:iCs w:val="0"/>
                <w:sz w:val="20"/>
                <w:szCs w:val="20"/>
                <w:lang w:val="en-US"/>
              </w:rPr>
              <w:t xml:space="preserve"> </w:t>
            </w:r>
            <w:r w:rsidR="001F5B69" w:rsidRPr="001C3C6B">
              <w:rPr>
                <w:rFonts w:ascii="Times New Roman" w:hAnsi="Times New Roman" w:cs="Times New Roman"/>
                <w:i w:val="0"/>
                <w:iCs w:val="0"/>
                <w:sz w:val="20"/>
                <w:szCs w:val="20"/>
                <w:lang w:val="en-US"/>
              </w:rPr>
              <w:t>0</w:t>
            </w:r>
            <w:r w:rsidRPr="001C3C6B">
              <w:rPr>
                <w:rFonts w:ascii="Times New Roman" w:hAnsi="Times New Roman" w:cs="Times New Roman"/>
                <w:i w:val="0"/>
                <w:iCs w:val="0"/>
                <w:sz w:val="20"/>
                <w:szCs w:val="20"/>
                <w:lang w:val="en-US"/>
              </w:rPr>
              <w:t>6/2023</w:t>
            </w:r>
          </w:p>
        </w:tc>
      </w:tr>
      <w:tr w:rsidR="00AE4ED3" w:rsidRPr="00251C7A" w14:paraId="7660C4BA" w14:textId="77777777" w:rsidTr="00B71775">
        <w:trPr>
          <w:trHeight w:val="20"/>
        </w:trPr>
        <w:tc>
          <w:tcPr>
            <w:tcW w:w="10774" w:type="dxa"/>
            <w:gridSpan w:val="2"/>
            <w:vAlign w:val="bottom"/>
          </w:tcPr>
          <w:p w14:paraId="1FDA5CBC" w14:textId="49B58666" w:rsidR="00EE48C5" w:rsidRPr="00007C30" w:rsidRDefault="00EE48C5" w:rsidP="000106B0">
            <w:pPr>
              <w:pStyle w:val="Bullets"/>
              <w:rPr>
                <w:rFonts w:ascii="Times New Roman" w:hAnsi="Times New Roman" w:cs="Times New Roman"/>
                <w:i w:val="0"/>
                <w:iCs w:val="0"/>
                <w:lang w:val="en-GB"/>
                <w:rPrChange w:id="76" w:author="Catharina Freier" w:date="2025-08-21T19:06:00Z" w16du:dateUtc="2025-08-21T17:06:00Z">
                  <w:rPr>
                    <w:rFonts w:ascii="Times New Roman" w:hAnsi="Times New Roman" w:cs="Times New Roman"/>
                    <w:lang w:val="en-GB"/>
                  </w:rPr>
                </w:rPrChange>
              </w:rPr>
            </w:pPr>
            <w:r w:rsidRPr="00007C30">
              <w:rPr>
                <w:rFonts w:ascii="Times New Roman" w:hAnsi="Times New Roman" w:cs="Times New Roman"/>
                <w:i w:val="0"/>
                <w:iCs w:val="0"/>
                <w:sz w:val="20"/>
                <w:szCs w:val="20"/>
                <w:lang w:val="en-GB"/>
                <w:rPrChange w:id="77" w:author="Catharina Freier" w:date="2025-08-21T19:06:00Z" w16du:dateUtc="2025-08-21T17:06:00Z">
                  <w:rPr>
                    <w:rFonts w:ascii="Times New Roman" w:hAnsi="Times New Roman" w:cs="Times New Roman"/>
                    <w:sz w:val="20"/>
                    <w:szCs w:val="20"/>
                    <w:lang w:val="en-GB"/>
                  </w:rPr>
                </w:rPrChange>
              </w:rPr>
              <w:t>Support</w:t>
            </w:r>
            <w:ins w:id="78" w:author="Catharina Freier" w:date="2025-08-21T19:07:00Z" w16du:dateUtc="2025-08-21T17:07:00Z">
              <w:r w:rsidR="00007C30">
                <w:rPr>
                  <w:rFonts w:ascii="Times New Roman" w:hAnsi="Times New Roman" w:cs="Times New Roman"/>
                  <w:i w:val="0"/>
                  <w:iCs w:val="0"/>
                  <w:sz w:val="20"/>
                  <w:szCs w:val="20"/>
                  <w:lang w:val="en-GB"/>
                </w:rPr>
                <w:t>ed</w:t>
              </w:r>
            </w:ins>
            <w:r w:rsidRPr="00007C30">
              <w:rPr>
                <w:rFonts w:ascii="Times New Roman" w:hAnsi="Times New Roman" w:cs="Times New Roman"/>
                <w:i w:val="0"/>
                <w:iCs w:val="0"/>
                <w:sz w:val="20"/>
                <w:szCs w:val="20"/>
                <w:lang w:val="en-GB"/>
                <w:rPrChange w:id="79" w:author="Catharina Freier" w:date="2025-08-21T19:06:00Z" w16du:dateUtc="2025-08-21T17:06:00Z">
                  <w:rPr>
                    <w:rFonts w:ascii="Times New Roman" w:hAnsi="Times New Roman" w:cs="Times New Roman"/>
                    <w:sz w:val="20"/>
                    <w:szCs w:val="20"/>
                    <w:lang w:val="en-GB"/>
                  </w:rPr>
                </w:rPrChange>
              </w:rPr>
              <w:t xml:space="preserve"> in preparing the annual balance sheet and adjust</w:t>
            </w:r>
            <w:ins w:id="80" w:author="Catharina Freier" w:date="2025-08-21T19:07:00Z" w16du:dateUtc="2025-08-21T17:07:00Z">
              <w:r w:rsidR="00007C30">
                <w:rPr>
                  <w:rFonts w:ascii="Times New Roman" w:hAnsi="Times New Roman" w:cs="Times New Roman"/>
                  <w:i w:val="0"/>
                  <w:iCs w:val="0"/>
                  <w:sz w:val="20"/>
                  <w:szCs w:val="20"/>
                  <w:lang w:val="en-GB"/>
                </w:rPr>
                <w:t>ed</w:t>
              </w:r>
            </w:ins>
            <w:del w:id="81" w:author="Catharina Freier" w:date="2025-08-21T19:07:00Z" w16du:dateUtc="2025-08-21T17:07:00Z">
              <w:r w:rsidRPr="00007C30" w:rsidDel="00007C30">
                <w:rPr>
                  <w:rFonts w:ascii="Times New Roman" w:hAnsi="Times New Roman" w:cs="Times New Roman"/>
                  <w:i w:val="0"/>
                  <w:iCs w:val="0"/>
                  <w:sz w:val="20"/>
                  <w:szCs w:val="20"/>
                  <w:lang w:val="en-GB"/>
                  <w:rPrChange w:id="82" w:author="Catharina Freier" w:date="2025-08-21T19:06:00Z" w16du:dateUtc="2025-08-21T17:06:00Z">
                    <w:rPr>
                      <w:rFonts w:ascii="Times New Roman" w:hAnsi="Times New Roman" w:cs="Times New Roman"/>
                      <w:sz w:val="20"/>
                      <w:szCs w:val="20"/>
                      <w:lang w:val="en-GB"/>
                    </w:rPr>
                  </w:rPrChange>
                </w:rPr>
                <w:delText>ing</w:delText>
              </w:r>
            </w:del>
            <w:r w:rsidRPr="00007C30">
              <w:rPr>
                <w:rFonts w:ascii="Times New Roman" w:hAnsi="Times New Roman" w:cs="Times New Roman"/>
                <w:i w:val="0"/>
                <w:iCs w:val="0"/>
                <w:sz w:val="20"/>
                <w:szCs w:val="20"/>
                <w:lang w:val="en-GB"/>
                <w:rPrChange w:id="83" w:author="Catharina Freier" w:date="2025-08-21T19:06:00Z" w16du:dateUtc="2025-08-21T17:06:00Z">
                  <w:rPr>
                    <w:rFonts w:ascii="Times New Roman" w:hAnsi="Times New Roman" w:cs="Times New Roman"/>
                    <w:sz w:val="20"/>
                    <w:szCs w:val="20"/>
                    <w:lang w:val="en-GB"/>
                  </w:rPr>
                </w:rPrChange>
              </w:rPr>
              <w:t xml:space="preserve"> current forecasts </w:t>
            </w:r>
          </w:p>
          <w:p w14:paraId="132465C4" w14:textId="31B9E141" w:rsidR="00B1613F" w:rsidRPr="00007C30" w:rsidRDefault="00EE48C5" w:rsidP="000106B0">
            <w:pPr>
              <w:pStyle w:val="Bullets"/>
              <w:rPr>
                <w:rFonts w:ascii="Times New Roman" w:hAnsi="Times New Roman" w:cs="Times New Roman"/>
                <w:lang w:val="en-GB"/>
              </w:rPr>
            </w:pPr>
            <w:r w:rsidRPr="00007C30">
              <w:rPr>
                <w:rFonts w:ascii="Times New Roman" w:hAnsi="Times New Roman" w:cs="Times New Roman"/>
                <w:i w:val="0"/>
                <w:iCs w:val="0"/>
                <w:sz w:val="20"/>
                <w:szCs w:val="20"/>
                <w:lang w:val="en-GB"/>
              </w:rPr>
              <w:t>Gain</w:t>
            </w:r>
            <w:ins w:id="84" w:author="Catharina Freier" w:date="2025-08-21T19:07:00Z" w16du:dateUtc="2025-08-21T17:07:00Z">
              <w:r w:rsidR="00007C30">
                <w:rPr>
                  <w:rFonts w:ascii="Times New Roman" w:hAnsi="Times New Roman" w:cs="Times New Roman"/>
                  <w:i w:val="0"/>
                  <w:iCs w:val="0"/>
                  <w:sz w:val="20"/>
                  <w:szCs w:val="20"/>
                  <w:lang w:val="en-GB"/>
                </w:rPr>
                <w:t>ed</w:t>
              </w:r>
            </w:ins>
            <w:del w:id="85" w:author="Catharina Freier" w:date="2025-08-21T19:07:00Z" w16du:dateUtc="2025-08-21T17:07:00Z">
              <w:r w:rsidRPr="00007C30" w:rsidDel="00007C30">
                <w:rPr>
                  <w:rFonts w:ascii="Times New Roman" w:hAnsi="Times New Roman" w:cs="Times New Roman"/>
                  <w:i w:val="0"/>
                  <w:iCs w:val="0"/>
                  <w:sz w:val="20"/>
                  <w:szCs w:val="20"/>
                  <w:lang w:val="en-GB"/>
                </w:rPr>
                <w:delText>ing</w:delText>
              </w:r>
            </w:del>
            <w:r w:rsidRPr="00007C30">
              <w:rPr>
                <w:rFonts w:ascii="Times New Roman" w:hAnsi="Times New Roman" w:cs="Times New Roman"/>
                <w:i w:val="0"/>
                <w:iCs w:val="0"/>
                <w:sz w:val="20"/>
                <w:szCs w:val="20"/>
                <w:lang w:val="en-GB"/>
              </w:rPr>
              <w:t xml:space="preserve"> insights into the “Logistics and Purchasing Organization” department</w:t>
            </w:r>
            <w:r w:rsidRPr="00007C30" w:rsidDel="00EE48C5">
              <w:rPr>
                <w:rFonts w:ascii="Times New Roman" w:hAnsi="Times New Roman" w:cs="Times New Roman"/>
                <w:i w:val="0"/>
                <w:iCs w:val="0"/>
                <w:sz w:val="20"/>
                <w:szCs w:val="20"/>
                <w:lang w:val="en-GB"/>
              </w:rPr>
              <w:t xml:space="preserve"> </w:t>
            </w:r>
          </w:p>
        </w:tc>
      </w:tr>
      <w:tr w:rsidR="00FE0496" w:rsidRPr="001C3C6B" w14:paraId="4EC9DEB8" w14:textId="77777777" w:rsidTr="001C3C6B">
        <w:trPr>
          <w:trHeight w:val="346"/>
        </w:trPr>
        <w:tc>
          <w:tcPr>
            <w:tcW w:w="8222" w:type="dxa"/>
            <w:vAlign w:val="bottom"/>
          </w:tcPr>
          <w:p w14:paraId="061D97E7" w14:textId="342DB7B7" w:rsidR="00FE0496" w:rsidRPr="001C3C6B" w:rsidRDefault="008C7863" w:rsidP="000106B0">
            <w:pPr>
              <w:pStyle w:val="Bullets"/>
              <w:numPr>
                <w:ilvl w:val="0"/>
                <w:numId w:val="0"/>
              </w:numPr>
              <w:rPr>
                <w:rFonts w:ascii="Times New Roman" w:hAnsi="Times New Roman" w:cs="Times New Roman"/>
                <w:b/>
                <w:i w:val="0"/>
                <w:iCs w:val="0"/>
                <w:sz w:val="21"/>
                <w:szCs w:val="21"/>
              </w:rPr>
            </w:pPr>
            <w:r w:rsidRPr="001C3C6B">
              <w:rPr>
                <w:rFonts w:ascii="Times New Roman" w:hAnsi="Times New Roman" w:cs="Times New Roman"/>
                <w:b/>
                <w:i w:val="0"/>
                <w:iCs w:val="0"/>
                <w:sz w:val="21"/>
                <w:szCs w:val="21"/>
              </w:rPr>
              <w:t>Polytec</w:t>
            </w:r>
            <w:r w:rsidR="007C3399" w:rsidRPr="001C3C6B">
              <w:rPr>
                <w:rFonts w:ascii="Times New Roman" w:hAnsi="Times New Roman" w:cs="Times New Roman"/>
                <w:b/>
                <w:i w:val="0"/>
                <w:iCs w:val="0"/>
                <w:sz w:val="21"/>
                <w:szCs w:val="21"/>
              </w:rPr>
              <w:t xml:space="preserve"> GmbH</w:t>
            </w:r>
          </w:p>
        </w:tc>
        <w:tc>
          <w:tcPr>
            <w:tcW w:w="2552" w:type="dxa"/>
            <w:vAlign w:val="bottom"/>
          </w:tcPr>
          <w:p w14:paraId="38592414" w14:textId="3EC35598" w:rsidR="00FE0496" w:rsidRPr="001C3C6B" w:rsidRDefault="00B1613F" w:rsidP="000106B0">
            <w:pPr>
              <w:pStyle w:val="Bullets"/>
              <w:numPr>
                <w:ilvl w:val="0"/>
                <w:numId w:val="0"/>
              </w:numPr>
              <w:jc w:val="right"/>
              <w:rPr>
                <w:rFonts w:ascii="Times New Roman" w:hAnsi="Times New Roman" w:cs="Times New Roman"/>
                <w:b/>
                <w:bCs/>
                <w:i w:val="0"/>
                <w:sz w:val="20"/>
                <w:szCs w:val="20"/>
              </w:rPr>
            </w:pPr>
            <w:r w:rsidRPr="001C3C6B">
              <w:rPr>
                <w:rFonts w:ascii="Times New Roman" w:hAnsi="Times New Roman" w:cs="Times New Roman"/>
                <w:b/>
                <w:bCs/>
                <w:i w:val="0"/>
                <w:sz w:val="20"/>
                <w:szCs w:val="20"/>
              </w:rPr>
              <w:t>Waldbronn</w:t>
            </w:r>
            <w:r w:rsidR="00395560">
              <w:rPr>
                <w:rFonts w:ascii="Times New Roman" w:hAnsi="Times New Roman" w:cs="Times New Roman"/>
                <w:b/>
                <w:bCs/>
                <w:i w:val="0"/>
                <w:sz w:val="20"/>
                <w:szCs w:val="20"/>
              </w:rPr>
              <w:t>, DE</w:t>
            </w:r>
          </w:p>
        </w:tc>
      </w:tr>
      <w:tr w:rsidR="00FE0496" w:rsidRPr="001C3C6B" w14:paraId="0A0FFCF6" w14:textId="77777777" w:rsidTr="00B71775">
        <w:trPr>
          <w:trHeight w:val="57"/>
        </w:trPr>
        <w:tc>
          <w:tcPr>
            <w:tcW w:w="8222" w:type="dxa"/>
            <w:vAlign w:val="bottom"/>
          </w:tcPr>
          <w:p w14:paraId="30382087" w14:textId="0B0EF219" w:rsidR="00FE0496" w:rsidRPr="00007C30" w:rsidRDefault="00EE48C5" w:rsidP="000106B0">
            <w:pPr>
              <w:pStyle w:val="Bullets"/>
              <w:numPr>
                <w:ilvl w:val="0"/>
                <w:numId w:val="0"/>
              </w:numPr>
              <w:rPr>
                <w:rFonts w:ascii="Times New Roman" w:hAnsi="Times New Roman" w:cs="Times New Roman"/>
                <w:b/>
                <w:i w:val="0"/>
                <w:iCs w:val="0"/>
                <w:sz w:val="21"/>
                <w:szCs w:val="21"/>
                <w:lang w:val="en-GB"/>
              </w:rPr>
            </w:pPr>
            <w:r w:rsidRPr="00007C30">
              <w:rPr>
                <w:rFonts w:ascii="Times New Roman" w:hAnsi="Times New Roman" w:cs="Times New Roman"/>
                <w:sz w:val="20"/>
                <w:szCs w:val="20"/>
                <w:lang w:val="en-GB"/>
              </w:rPr>
              <w:t>Intern in Strategic Product Marketing</w:t>
            </w:r>
            <w:del w:id="86" w:author="Catharina Freier" w:date="2025-08-21T19:07:00Z" w16du:dateUtc="2025-08-21T17:07:00Z">
              <w:r w:rsidRPr="00007C30" w:rsidDel="00007C30">
                <w:rPr>
                  <w:rFonts w:ascii="Times New Roman" w:hAnsi="Times New Roman" w:cs="Times New Roman"/>
                  <w:sz w:val="20"/>
                  <w:szCs w:val="20"/>
                  <w:lang w:val="en-GB"/>
                </w:rPr>
                <w:delText xml:space="preserve">    </w:delText>
              </w:r>
            </w:del>
          </w:p>
        </w:tc>
        <w:tc>
          <w:tcPr>
            <w:tcW w:w="2552" w:type="dxa"/>
            <w:vAlign w:val="bottom"/>
          </w:tcPr>
          <w:p w14:paraId="7444AF8F" w14:textId="30037A7B" w:rsidR="00FE0496" w:rsidRPr="001C3C6B" w:rsidRDefault="00B1613F" w:rsidP="000106B0">
            <w:pPr>
              <w:pStyle w:val="Bullets"/>
              <w:numPr>
                <w:ilvl w:val="0"/>
                <w:numId w:val="0"/>
              </w:numPr>
              <w:jc w:val="right"/>
              <w:rPr>
                <w:rFonts w:ascii="Times New Roman" w:hAnsi="Times New Roman" w:cs="Times New Roman"/>
                <w:b/>
                <w:bCs/>
                <w:i w:val="0"/>
                <w:sz w:val="20"/>
                <w:szCs w:val="20"/>
              </w:rPr>
            </w:pPr>
            <w:r w:rsidRPr="001C3C6B">
              <w:rPr>
                <w:rFonts w:ascii="Times New Roman" w:hAnsi="Times New Roman" w:cs="Times New Roman"/>
                <w:i w:val="0"/>
                <w:iCs w:val="0"/>
                <w:sz w:val="20"/>
                <w:szCs w:val="20"/>
                <w:lang w:val="en-US"/>
              </w:rPr>
              <w:t>02/2022</w:t>
            </w:r>
          </w:p>
        </w:tc>
      </w:tr>
      <w:tr w:rsidR="00940DA5" w:rsidRPr="00251C7A" w14:paraId="4C00CD42" w14:textId="77777777" w:rsidTr="00B71775">
        <w:trPr>
          <w:trHeight w:val="20"/>
        </w:trPr>
        <w:tc>
          <w:tcPr>
            <w:tcW w:w="10774" w:type="dxa"/>
            <w:gridSpan w:val="2"/>
            <w:vAlign w:val="bottom"/>
          </w:tcPr>
          <w:p w14:paraId="089C6F28" w14:textId="2C11981B" w:rsidR="00940DA5" w:rsidRPr="00007C30" w:rsidRDefault="00EE48C5" w:rsidP="000106B0">
            <w:pPr>
              <w:pStyle w:val="Bullets"/>
              <w:numPr>
                <w:ilvl w:val="0"/>
                <w:numId w:val="26"/>
              </w:numPr>
              <w:rPr>
                <w:rFonts w:ascii="Times New Roman" w:hAnsi="Times New Roman" w:cs="Times New Roman"/>
                <w:b/>
                <w:i w:val="0"/>
                <w:iCs w:val="0"/>
                <w:sz w:val="21"/>
                <w:szCs w:val="21"/>
                <w:lang w:val="en-GB"/>
              </w:rPr>
            </w:pPr>
            <w:r w:rsidRPr="00007C30">
              <w:rPr>
                <w:rFonts w:ascii="Times New Roman" w:hAnsi="Times New Roman" w:cs="Times New Roman"/>
                <w:i w:val="0"/>
                <w:iCs w:val="0"/>
                <w:sz w:val="20"/>
                <w:szCs w:val="20"/>
                <w:lang w:val="en-GB"/>
                <w:rPrChange w:id="87" w:author="Catharina Freier" w:date="2025-08-21T19:07:00Z" w16du:dateUtc="2025-08-21T17:07:00Z">
                  <w:rPr>
                    <w:rFonts w:ascii="Times New Roman" w:hAnsi="Times New Roman" w:cs="Times New Roman"/>
                    <w:sz w:val="20"/>
                    <w:szCs w:val="20"/>
                    <w:lang w:val="en-GB"/>
                  </w:rPr>
                </w:rPrChange>
              </w:rPr>
              <w:t>Received an introduction to product life cycles and derivable strategic planning using the BCG matrix for current products, as well as assisting with customer service and the application of optical measuring devices</w:t>
            </w:r>
          </w:p>
        </w:tc>
      </w:tr>
      <w:tr w:rsidR="00E55D90" w:rsidRPr="001C3C6B" w14:paraId="414B4085" w14:textId="77777777" w:rsidTr="00007C30">
        <w:trPr>
          <w:trHeight w:val="454"/>
        </w:trPr>
        <w:tc>
          <w:tcPr>
            <w:tcW w:w="10774" w:type="dxa"/>
            <w:gridSpan w:val="2"/>
            <w:tcBorders>
              <w:bottom w:val="single" w:sz="4" w:space="0" w:color="auto"/>
            </w:tcBorders>
            <w:vAlign w:val="bottom"/>
          </w:tcPr>
          <w:p w14:paraId="4741C5BA" w14:textId="3A051E2C" w:rsidR="00E55D90" w:rsidRPr="00B71775" w:rsidRDefault="00FC7C8E" w:rsidP="000106B0">
            <w:pPr>
              <w:pStyle w:val="BERSCHRIFT"/>
              <w:jc w:val="center"/>
              <w:rPr>
                <w:rFonts w:ascii="Times New Roman" w:hAnsi="Times New Roman" w:cs="Times New Roman"/>
                <w:i/>
                <w:smallCaps w:val="0"/>
                <w:sz w:val="28"/>
                <w:szCs w:val="28"/>
              </w:rPr>
            </w:pPr>
            <w:r>
              <w:rPr>
                <w:rFonts w:ascii="Times New Roman" w:hAnsi="Times New Roman" w:cs="Times New Roman"/>
                <w:smallCaps w:val="0"/>
                <w:sz w:val="28"/>
                <w:szCs w:val="28"/>
              </w:rPr>
              <w:t>LEADERSHIP &amp; PERSONAL DEVELOPMENT</w:t>
            </w:r>
          </w:p>
        </w:tc>
      </w:tr>
      <w:tr w:rsidR="00FC599C" w:rsidRPr="001C3C6B" w14:paraId="208FDCC5" w14:textId="77777777" w:rsidTr="00007C30">
        <w:trPr>
          <w:trHeight w:val="346"/>
        </w:trPr>
        <w:tc>
          <w:tcPr>
            <w:tcW w:w="8222" w:type="dxa"/>
            <w:tcBorders>
              <w:top w:val="single" w:sz="4" w:space="0" w:color="auto"/>
            </w:tcBorders>
            <w:vAlign w:val="bottom"/>
          </w:tcPr>
          <w:p w14:paraId="640E1B07" w14:textId="15C01317" w:rsidR="00FC599C" w:rsidRPr="001C3C6B" w:rsidRDefault="00FC599C" w:rsidP="000106B0">
            <w:pPr>
              <w:pStyle w:val="Ort"/>
              <w:jc w:val="left"/>
              <w:rPr>
                <w:rFonts w:ascii="Times New Roman" w:hAnsi="Times New Roman" w:cs="Times New Roman"/>
                <w:b/>
                <w:i w:val="0"/>
                <w:iCs/>
                <w:smallCaps w:val="0"/>
                <w:sz w:val="21"/>
                <w:szCs w:val="21"/>
                <w:lang w:val="en-US"/>
              </w:rPr>
            </w:pPr>
            <w:r>
              <w:rPr>
                <w:rFonts w:ascii="Times New Roman" w:hAnsi="Times New Roman" w:cs="Times New Roman"/>
                <w:b/>
                <w:i w:val="0"/>
                <w:iCs/>
                <w:smallCaps w:val="0"/>
                <w:sz w:val="21"/>
                <w:szCs w:val="21"/>
                <w:lang w:val="en-US"/>
              </w:rPr>
              <w:t>e-fellows.net</w:t>
            </w:r>
          </w:p>
        </w:tc>
        <w:tc>
          <w:tcPr>
            <w:tcW w:w="2552" w:type="dxa"/>
            <w:tcBorders>
              <w:top w:val="single" w:sz="4" w:space="0" w:color="auto"/>
            </w:tcBorders>
            <w:vAlign w:val="bottom"/>
          </w:tcPr>
          <w:p w14:paraId="0C2FCB1D" w14:textId="740686D4" w:rsidR="00FC599C" w:rsidRPr="001C3C6B" w:rsidRDefault="00FC599C" w:rsidP="000106B0">
            <w:pPr>
              <w:pStyle w:val="Ort"/>
              <w:rPr>
                <w:rFonts w:ascii="Times New Roman" w:hAnsi="Times New Roman" w:cs="Times New Roman"/>
                <w:b/>
                <w:bCs/>
                <w:i w:val="0"/>
                <w:iCs/>
                <w:smallCaps w:val="0"/>
                <w:sz w:val="20"/>
                <w:szCs w:val="20"/>
              </w:rPr>
            </w:pPr>
            <w:r>
              <w:rPr>
                <w:rFonts w:ascii="Times New Roman" w:hAnsi="Times New Roman" w:cs="Times New Roman"/>
                <w:b/>
                <w:bCs/>
                <w:i w:val="0"/>
                <w:iCs/>
                <w:smallCaps w:val="0"/>
                <w:sz w:val="20"/>
                <w:szCs w:val="20"/>
              </w:rPr>
              <w:t>Munich, DE</w:t>
            </w:r>
          </w:p>
        </w:tc>
      </w:tr>
      <w:tr w:rsidR="00FC599C" w:rsidRPr="001C3C6B" w14:paraId="5382A422" w14:textId="77777777" w:rsidTr="00007C30">
        <w:trPr>
          <w:trHeight w:val="75"/>
        </w:trPr>
        <w:tc>
          <w:tcPr>
            <w:tcW w:w="8222" w:type="dxa"/>
            <w:vAlign w:val="bottom"/>
          </w:tcPr>
          <w:p w14:paraId="46986335" w14:textId="0C6D4B07" w:rsidR="00FC599C" w:rsidRPr="00007C30" w:rsidRDefault="00FC599C" w:rsidP="000106B0">
            <w:pPr>
              <w:pStyle w:val="Ort"/>
              <w:jc w:val="left"/>
              <w:rPr>
                <w:rFonts w:ascii="Times New Roman" w:hAnsi="Times New Roman" w:cs="Times New Roman"/>
                <w:bCs/>
                <w:smallCaps w:val="0"/>
                <w:sz w:val="20"/>
                <w:szCs w:val="20"/>
                <w:lang w:val="en-US"/>
              </w:rPr>
            </w:pPr>
            <w:r w:rsidRPr="00007C30">
              <w:rPr>
                <w:rFonts w:ascii="Times New Roman" w:hAnsi="Times New Roman" w:cs="Times New Roman"/>
                <w:bCs/>
                <w:smallCaps w:val="0"/>
                <w:sz w:val="20"/>
                <w:szCs w:val="20"/>
                <w:lang w:val="en-US"/>
              </w:rPr>
              <w:t>S</w:t>
            </w:r>
            <w:ins w:id="88" w:author="Catharina Freier" w:date="2025-08-21T19:12:00Z" w16du:dateUtc="2025-08-21T17:12:00Z">
              <w:r w:rsidR="00007C30">
                <w:rPr>
                  <w:rFonts w:ascii="Times New Roman" w:hAnsi="Times New Roman" w:cs="Times New Roman"/>
                  <w:bCs/>
                  <w:smallCaps w:val="0"/>
                  <w:sz w:val="20"/>
                  <w:szCs w:val="20"/>
                  <w:lang w:val="en-US"/>
                </w:rPr>
                <w:t>c</w:t>
              </w:r>
            </w:ins>
            <w:r w:rsidRPr="00007C30">
              <w:rPr>
                <w:rFonts w:ascii="Times New Roman" w:hAnsi="Times New Roman" w:cs="Times New Roman"/>
                <w:bCs/>
                <w:smallCaps w:val="0"/>
                <w:sz w:val="20"/>
                <w:szCs w:val="20"/>
                <w:lang w:val="en-US"/>
              </w:rPr>
              <w:t xml:space="preserve">holarship </w:t>
            </w:r>
            <w:ins w:id="89" w:author="Catharina Freier" w:date="2025-08-21T19:07:00Z" w16du:dateUtc="2025-08-21T17:07:00Z">
              <w:r w:rsidR="00007C30">
                <w:rPr>
                  <w:rFonts w:ascii="Times New Roman" w:hAnsi="Times New Roman" w:cs="Times New Roman"/>
                  <w:bCs/>
                  <w:smallCaps w:val="0"/>
                  <w:sz w:val="20"/>
                  <w:szCs w:val="20"/>
                  <w:lang w:val="en-US"/>
                </w:rPr>
                <w:t>H</w:t>
              </w:r>
            </w:ins>
            <w:del w:id="90" w:author="Catharina Freier" w:date="2025-08-21T19:07:00Z" w16du:dateUtc="2025-08-21T17:07:00Z">
              <w:r w:rsidRPr="00007C30" w:rsidDel="00007C30">
                <w:rPr>
                  <w:rFonts w:ascii="Times New Roman" w:hAnsi="Times New Roman" w:cs="Times New Roman"/>
                  <w:bCs/>
                  <w:smallCaps w:val="0"/>
                  <w:sz w:val="20"/>
                  <w:szCs w:val="20"/>
                  <w:lang w:val="en-US"/>
                </w:rPr>
                <w:delText>h</w:delText>
              </w:r>
            </w:del>
            <w:r w:rsidRPr="00007C30">
              <w:rPr>
                <w:rFonts w:ascii="Times New Roman" w:hAnsi="Times New Roman" w:cs="Times New Roman"/>
                <w:bCs/>
                <w:smallCaps w:val="0"/>
                <w:sz w:val="20"/>
                <w:szCs w:val="20"/>
                <w:lang w:val="en-US"/>
              </w:rPr>
              <w:t>older</w:t>
            </w:r>
          </w:p>
        </w:tc>
        <w:tc>
          <w:tcPr>
            <w:tcW w:w="2552" w:type="dxa"/>
            <w:vAlign w:val="bottom"/>
          </w:tcPr>
          <w:p w14:paraId="5F22C23E" w14:textId="5D321AE9" w:rsidR="00FC599C" w:rsidRPr="00007C30" w:rsidRDefault="00FC599C" w:rsidP="000106B0">
            <w:pPr>
              <w:pStyle w:val="Ort"/>
              <w:rPr>
                <w:rFonts w:ascii="Times New Roman" w:hAnsi="Times New Roman" w:cs="Times New Roman"/>
                <w:i w:val="0"/>
                <w:iCs/>
                <w:smallCaps w:val="0"/>
                <w:sz w:val="20"/>
                <w:szCs w:val="20"/>
              </w:rPr>
            </w:pPr>
            <w:r w:rsidRPr="00007C30">
              <w:rPr>
                <w:rFonts w:ascii="Times New Roman" w:hAnsi="Times New Roman" w:cs="Times New Roman"/>
                <w:i w:val="0"/>
                <w:iCs/>
                <w:smallCaps w:val="0"/>
                <w:sz w:val="20"/>
                <w:szCs w:val="20"/>
              </w:rPr>
              <w:t>08/2025 – present</w:t>
            </w:r>
          </w:p>
        </w:tc>
      </w:tr>
      <w:tr w:rsidR="00FC599C" w:rsidRPr="00FC599C" w14:paraId="3E8F91A9" w14:textId="77777777" w:rsidTr="00007C30">
        <w:trPr>
          <w:trHeight w:val="222"/>
        </w:trPr>
        <w:tc>
          <w:tcPr>
            <w:tcW w:w="10774" w:type="dxa"/>
            <w:gridSpan w:val="2"/>
            <w:vAlign w:val="bottom"/>
          </w:tcPr>
          <w:p w14:paraId="580D3E53" w14:textId="2157E274" w:rsidR="00FC599C" w:rsidRPr="00007C30" w:rsidDel="00007C30" w:rsidRDefault="00FC599C">
            <w:pPr>
              <w:pStyle w:val="Beschreibung"/>
              <w:numPr>
                <w:ilvl w:val="0"/>
                <w:numId w:val="24"/>
              </w:numPr>
              <w:rPr>
                <w:del w:id="91" w:author="Catharina Freier" w:date="2025-08-21T19:07:00Z" w16du:dateUtc="2025-08-21T17:07:00Z"/>
                <w:rFonts w:ascii="Times New Roman" w:hAnsi="Times New Roman" w:cs="Times New Roman"/>
                <w:iCs/>
                <w:sz w:val="20"/>
                <w:szCs w:val="20"/>
                <w:lang w:val="en-GB"/>
              </w:rPr>
              <w:pPrChange w:id="92" w:author="Catharina Freier" w:date="2025-08-21T19:12:00Z" w16du:dateUtc="2025-08-21T17:12:00Z">
                <w:pPr>
                  <w:pStyle w:val="Ort"/>
                  <w:numPr>
                    <w:numId w:val="32"/>
                  </w:numPr>
                  <w:ind w:left="720" w:hanging="360"/>
                  <w:jc w:val="left"/>
                </w:pPr>
              </w:pPrChange>
            </w:pPr>
            <w:r w:rsidRPr="00295E2C">
              <w:rPr>
                <w:rFonts w:ascii="Times New Roman" w:hAnsi="Times New Roman" w:cs="Times New Roman"/>
                <w:iCs/>
                <w:sz w:val="20"/>
                <w:szCs w:val="20"/>
                <w:lang w:val="en-GB"/>
                <w:rPrChange w:id="93" w:author="Sarah Bergmann" w:date="2025-08-21T23:39:00Z" w16du:dateUtc="2025-08-21T21:39:00Z">
                  <w:rPr>
                    <w:rFonts w:ascii="Times New Roman" w:hAnsi="Times New Roman" w:cs="Times New Roman"/>
                    <w:bCs/>
                    <w:iCs/>
                    <w:sz w:val="20"/>
                    <w:szCs w:val="20"/>
                    <w:lang w:val="en-US"/>
                  </w:rPr>
                </w:rPrChange>
              </w:rPr>
              <w:t>Selected</w:t>
            </w:r>
            <w:r w:rsidRPr="00007C30">
              <w:rPr>
                <w:rFonts w:ascii="Times New Roman" w:hAnsi="Times New Roman" w:cs="Times New Roman"/>
                <w:iCs/>
                <w:sz w:val="20"/>
                <w:szCs w:val="20"/>
                <w:lang w:val="en-GB"/>
                <w:rPrChange w:id="94" w:author="Catharina Freier" w:date="2025-08-21T19:12:00Z" w16du:dateUtc="2025-08-21T17:12:00Z">
                  <w:rPr>
                    <w:rFonts w:ascii="Times New Roman" w:hAnsi="Times New Roman" w:cs="Times New Roman"/>
                    <w:bCs/>
                    <w:iCs/>
                    <w:sz w:val="20"/>
                    <w:szCs w:val="20"/>
                    <w:lang w:val="en-US"/>
                  </w:rPr>
                </w:rPrChange>
              </w:rPr>
              <w:t xml:space="preserve"> for </w:t>
            </w:r>
            <w:ins w:id="95" w:author="Sarah Bergmann" w:date="2025-08-21T23:40:00Z" w16du:dateUtc="2025-08-21T21:40:00Z">
              <w:r w:rsidR="00295E2C">
                <w:rPr>
                  <w:rFonts w:ascii="Times New Roman" w:hAnsi="Times New Roman" w:cs="Times New Roman"/>
                  <w:iCs/>
                  <w:sz w:val="20"/>
                  <w:szCs w:val="20"/>
                  <w:lang w:val="en-GB"/>
                </w:rPr>
                <w:t xml:space="preserve">a </w:t>
              </w:r>
            </w:ins>
            <w:r w:rsidRPr="00007C30">
              <w:rPr>
                <w:rFonts w:ascii="Times New Roman" w:hAnsi="Times New Roman" w:cs="Times New Roman"/>
                <w:iCs/>
                <w:sz w:val="20"/>
                <w:szCs w:val="20"/>
                <w:lang w:val="en-GB"/>
                <w:rPrChange w:id="96" w:author="Catharina Freier" w:date="2025-08-21T19:12:00Z" w16du:dateUtc="2025-08-21T17:12:00Z">
                  <w:rPr>
                    <w:rFonts w:ascii="Times New Roman" w:hAnsi="Times New Roman" w:cs="Times New Roman"/>
                    <w:bCs/>
                    <w:iCs/>
                    <w:sz w:val="20"/>
                    <w:szCs w:val="20"/>
                    <w:lang w:val="en-US"/>
                  </w:rPr>
                </w:rPrChange>
              </w:rPr>
              <w:t xml:space="preserve">merit-based fellowship program </w:t>
            </w:r>
            <w:del w:id="97" w:author="Catharina Freier" w:date="2025-08-21T19:07:00Z" w16du:dateUtc="2025-08-21T17:07:00Z">
              <w:r w:rsidRPr="00007C30" w:rsidDel="00007C30">
                <w:rPr>
                  <w:rFonts w:ascii="Times New Roman" w:hAnsi="Times New Roman" w:cs="Times New Roman"/>
                  <w:iCs/>
                  <w:sz w:val="20"/>
                  <w:szCs w:val="20"/>
                  <w:lang w:val="en-GB"/>
                  <w:rPrChange w:id="98" w:author="Catharina Freier" w:date="2025-08-21T19:12:00Z" w16du:dateUtc="2025-08-21T17:12:00Z">
                    <w:rPr>
                      <w:rFonts w:ascii="Times New Roman" w:hAnsi="Times New Roman" w:cs="Times New Roman"/>
                      <w:bCs/>
                      <w:iCs/>
                      <w:sz w:val="20"/>
                      <w:szCs w:val="20"/>
                      <w:lang w:val="en-US"/>
                    </w:rPr>
                  </w:rPrChange>
                </w:rPr>
                <w:delText xml:space="preserve">supporting </w:delText>
              </w:r>
            </w:del>
            <w:ins w:id="99" w:author="Catharina Freier" w:date="2025-08-21T19:07:00Z" w16du:dateUtc="2025-08-21T17:07:00Z">
              <w:r w:rsidR="00007C30" w:rsidRPr="00007C30">
                <w:rPr>
                  <w:rFonts w:ascii="Times New Roman" w:hAnsi="Times New Roman" w:cs="Times New Roman"/>
                  <w:iCs/>
                  <w:sz w:val="20"/>
                  <w:szCs w:val="20"/>
                  <w:lang w:val="en-GB"/>
                  <w:rPrChange w:id="100" w:author="Catharina Freier" w:date="2025-08-21T19:12:00Z" w16du:dateUtc="2025-08-21T17:12:00Z">
                    <w:rPr>
                      <w:rFonts w:ascii="Times New Roman" w:hAnsi="Times New Roman" w:cs="Times New Roman"/>
                      <w:bCs/>
                      <w:iCs/>
                      <w:sz w:val="20"/>
                      <w:szCs w:val="20"/>
                      <w:lang w:val="en-US"/>
                    </w:rPr>
                  </w:rPrChange>
                </w:rPr>
                <w:t xml:space="preserve">for </w:t>
              </w:r>
            </w:ins>
            <w:r w:rsidRPr="00007C30">
              <w:rPr>
                <w:rFonts w:ascii="Times New Roman" w:hAnsi="Times New Roman" w:cs="Times New Roman"/>
                <w:iCs/>
                <w:sz w:val="20"/>
                <w:szCs w:val="20"/>
                <w:lang w:val="en-GB"/>
                <w:rPrChange w:id="101" w:author="Catharina Freier" w:date="2025-08-21T19:12:00Z" w16du:dateUtc="2025-08-21T17:12:00Z">
                  <w:rPr>
                    <w:rFonts w:ascii="Times New Roman" w:hAnsi="Times New Roman" w:cs="Times New Roman"/>
                    <w:bCs/>
                    <w:iCs/>
                    <w:sz w:val="20"/>
                    <w:szCs w:val="20"/>
                    <w:lang w:val="en-US"/>
                  </w:rPr>
                </w:rPrChange>
              </w:rPr>
              <w:t>top-performing students</w:t>
            </w:r>
            <w:ins w:id="102" w:author="Catharina Freier" w:date="2025-08-21T19:12:00Z" w16du:dateUtc="2025-08-21T17:12:00Z">
              <w:r w:rsidR="00BF66BD">
                <w:rPr>
                  <w:rFonts w:ascii="Times New Roman" w:hAnsi="Times New Roman" w:cs="Times New Roman"/>
                  <w:iCs/>
                  <w:sz w:val="20"/>
                  <w:szCs w:val="20"/>
                  <w:lang w:val="en-GB"/>
                </w:rPr>
                <w:t xml:space="preserve">, </w:t>
              </w:r>
            </w:ins>
            <w:del w:id="103" w:author="Catharina Freier" w:date="2025-08-21T19:12:00Z" w16du:dateUtc="2025-08-21T17:12:00Z">
              <w:r w:rsidRPr="00007C30" w:rsidDel="00BF66BD">
                <w:rPr>
                  <w:rFonts w:ascii="Times New Roman" w:hAnsi="Times New Roman" w:cs="Times New Roman"/>
                  <w:iCs/>
                  <w:sz w:val="20"/>
                  <w:szCs w:val="20"/>
                  <w:lang w:val="en-GB"/>
                  <w:rPrChange w:id="104" w:author="Catharina Freier" w:date="2025-08-21T19:12:00Z" w16du:dateUtc="2025-08-21T17:12:00Z">
                    <w:rPr>
                      <w:rFonts w:ascii="Times New Roman" w:hAnsi="Times New Roman" w:cs="Times New Roman"/>
                      <w:bCs/>
                      <w:iCs/>
                      <w:sz w:val="20"/>
                      <w:szCs w:val="20"/>
                      <w:lang w:val="en-US"/>
                    </w:rPr>
                  </w:rPrChange>
                </w:rPr>
                <w:delText xml:space="preserve"> through </w:delText>
              </w:r>
            </w:del>
            <w:r w:rsidRPr="00007C30">
              <w:rPr>
                <w:rFonts w:ascii="Times New Roman" w:hAnsi="Times New Roman" w:cs="Times New Roman"/>
                <w:iCs/>
                <w:sz w:val="20"/>
                <w:szCs w:val="20"/>
                <w:lang w:val="en-GB"/>
                <w:rPrChange w:id="105" w:author="Catharina Freier" w:date="2025-08-21T19:12:00Z" w16du:dateUtc="2025-08-21T17:12:00Z">
                  <w:rPr>
                    <w:rFonts w:ascii="Times New Roman" w:hAnsi="Times New Roman" w:cs="Times New Roman"/>
                    <w:bCs/>
                    <w:iCs/>
                    <w:sz w:val="20"/>
                    <w:szCs w:val="20"/>
                    <w:lang w:val="en-US"/>
                  </w:rPr>
                </w:rPrChange>
              </w:rPr>
              <w:t>career development</w:t>
            </w:r>
            <w:ins w:id="106" w:author="Sarah Bergmann" w:date="2025-08-21T23:39:00Z" w16du:dateUtc="2025-08-21T21:39:00Z">
              <w:r w:rsidR="00295E2C">
                <w:rPr>
                  <w:rFonts w:ascii="Times New Roman" w:hAnsi="Times New Roman" w:cs="Times New Roman"/>
                  <w:iCs/>
                  <w:sz w:val="20"/>
                  <w:szCs w:val="20"/>
                  <w:lang w:val="en-GB"/>
                </w:rPr>
                <w:t>,</w:t>
              </w:r>
            </w:ins>
            <w:r w:rsidRPr="00007C30">
              <w:rPr>
                <w:rFonts w:ascii="Times New Roman" w:hAnsi="Times New Roman" w:cs="Times New Roman"/>
                <w:iCs/>
                <w:sz w:val="20"/>
                <w:szCs w:val="20"/>
                <w:lang w:val="en-GB"/>
                <w:rPrChange w:id="107" w:author="Catharina Freier" w:date="2025-08-21T19:12:00Z" w16du:dateUtc="2025-08-21T17:12:00Z">
                  <w:rPr>
                    <w:rFonts w:ascii="Times New Roman" w:hAnsi="Times New Roman" w:cs="Times New Roman"/>
                    <w:bCs/>
                    <w:iCs/>
                    <w:sz w:val="20"/>
                    <w:szCs w:val="20"/>
                    <w:lang w:val="en-US"/>
                  </w:rPr>
                </w:rPrChange>
              </w:rPr>
              <w:t xml:space="preserve"> and </w:t>
            </w:r>
          </w:p>
          <w:p w14:paraId="77A636C1" w14:textId="32CC05F4" w:rsidR="00FC599C" w:rsidRPr="00007C30" w:rsidRDefault="00FC599C">
            <w:pPr>
              <w:pStyle w:val="Beschreibung"/>
              <w:numPr>
                <w:ilvl w:val="0"/>
                <w:numId w:val="24"/>
              </w:numPr>
              <w:rPr>
                <w:rFonts w:ascii="Times New Roman" w:hAnsi="Times New Roman" w:cs="Times New Roman"/>
                <w:iCs/>
                <w:sz w:val="20"/>
                <w:szCs w:val="20"/>
                <w:lang w:val="en-GB"/>
              </w:rPr>
              <w:pPrChange w:id="108" w:author="Catharina Freier" w:date="2025-08-21T19:12:00Z" w16du:dateUtc="2025-08-21T17:12:00Z">
                <w:pPr>
                  <w:pStyle w:val="Ort"/>
                  <w:ind w:left="720"/>
                  <w:jc w:val="left"/>
                </w:pPr>
              </w:pPrChange>
            </w:pPr>
            <w:r w:rsidRPr="00007C30">
              <w:rPr>
                <w:rFonts w:ascii="Times New Roman" w:hAnsi="Times New Roman" w:cs="Times New Roman"/>
                <w:iCs/>
                <w:sz w:val="20"/>
                <w:szCs w:val="20"/>
                <w:lang w:val="en-GB"/>
                <w:rPrChange w:id="109" w:author="Catharina Freier" w:date="2025-08-21T19:12:00Z" w16du:dateUtc="2025-08-21T17:12:00Z">
                  <w:rPr>
                    <w:rFonts w:ascii="Times New Roman" w:hAnsi="Times New Roman" w:cs="Times New Roman"/>
                    <w:bCs/>
                    <w:iCs/>
                    <w:sz w:val="20"/>
                    <w:szCs w:val="20"/>
                    <w:lang w:val="en-US"/>
                  </w:rPr>
                </w:rPrChange>
              </w:rPr>
              <w:t>networking opportunities</w:t>
            </w:r>
          </w:p>
        </w:tc>
      </w:tr>
      <w:tr w:rsidR="00E55D90" w:rsidRPr="001C3C6B" w14:paraId="74251178" w14:textId="77777777" w:rsidTr="00007C30">
        <w:trPr>
          <w:trHeight w:val="346"/>
        </w:trPr>
        <w:tc>
          <w:tcPr>
            <w:tcW w:w="8222" w:type="dxa"/>
            <w:vAlign w:val="bottom"/>
          </w:tcPr>
          <w:p w14:paraId="23826F21" w14:textId="65DB6349" w:rsidR="00E55D90" w:rsidRPr="001C3C6B" w:rsidRDefault="008C7863" w:rsidP="000106B0">
            <w:pPr>
              <w:pStyle w:val="Ort"/>
              <w:jc w:val="left"/>
              <w:rPr>
                <w:rFonts w:ascii="Times New Roman" w:hAnsi="Times New Roman" w:cs="Times New Roman"/>
                <w:b/>
                <w:bCs/>
                <w:i w:val="0"/>
                <w:iCs/>
                <w:smallCaps w:val="0"/>
                <w:sz w:val="20"/>
                <w:szCs w:val="20"/>
                <w:lang w:val="en-US"/>
              </w:rPr>
            </w:pPr>
            <w:r w:rsidRPr="001C3C6B">
              <w:rPr>
                <w:rFonts w:ascii="Times New Roman" w:hAnsi="Times New Roman" w:cs="Times New Roman"/>
                <w:b/>
                <w:i w:val="0"/>
                <w:iCs/>
                <w:smallCaps w:val="0"/>
                <w:sz w:val="21"/>
                <w:szCs w:val="21"/>
                <w:lang w:val="en-US"/>
              </w:rPr>
              <w:t>Jugendgemeinderat</w:t>
            </w:r>
            <w:r w:rsidR="00E55D90" w:rsidRPr="001C3C6B">
              <w:rPr>
                <w:rFonts w:ascii="Times New Roman" w:hAnsi="Times New Roman" w:cs="Times New Roman"/>
                <w:b/>
                <w:i w:val="0"/>
                <w:iCs/>
                <w:smallCaps w:val="0"/>
                <w:sz w:val="21"/>
                <w:szCs w:val="21"/>
                <w:lang w:val="en-US"/>
              </w:rPr>
              <w:t xml:space="preserve"> </w:t>
            </w:r>
          </w:p>
        </w:tc>
        <w:tc>
          <w:tcPr>
            <w:tcW w:w="2552" w:type="dxa"/>
            <w:vAlign w:val="bottom"/>
          </w:tcPr>
          <w:p w14:paraId="58208F44" w14:textId="46973024" w:rsidR="00E55D90" w:rsidRPr="001C3C6B" w:rsidRDefault="00211BE4" w:rsidP="000106B0">
            <w:pPr>
              <w:pStyle w:val="Ort"/>
              <w:rPr>
                <w:rFonts w:ascii="Times New Roman" w:hAnsi="Times New Roman" w:cs="Times New Roman"/>
                <w:b/>
                <w:bCs/>
                <w:i w:val="0"/>
                <w:iCs/>
                <w:smallCaps w:val="0"/>
                <w:sz w:val="20"/>
                <w:szCs w:val="20"/>
              </w:rPr>
            </w:pPr>
            <w:r w:rsidRPr="001C3C6B">
              <w:rPr>
                <w:rFonts w:ascii="Times New Roman" w:hAnsi="Times New Roman" w:cs="Times New Roman"/>
                <w:b/>
                <w:bCs/>
                <w:i w:val="0"/>
                <w:iCs/>
                <w:smallCaps w:val="0"/>
                <w:sz w:val="20"/>
                <w:szCs w:val="20"/>
              </w:rPr>
              <w:t>Ettlingen</w:t>
            </w:r>
            <w:r w:rsidR="00395560">
              <w:rPr>
                <w:rFonts w:ascii="Times New Roman" w:hAnsi="Times New Roman" w:cs="Times New Roman"/>
                <w:b/>
                <w:bCs/>
                <w:i w:val="0"/>
                <w:iCs/>
                <w:smallCaps w:val="0"/>
                <w:sz w:val="20"/>
                <w:szCs w:val="20"/>
              </w:rPr>
              <w:t>, DE</w:t>
            </w:r>
          </w:p>
        </w:tc>
      </w:tr>
      <w:tr w:rsidR="00E55D90" w:rsidRPr="001C3C6B" w14:paraId="4F59C612" w14:textId="77777777" w:rsidTr="00B71775">
        <w:trPr>
          <w:trHeight w:val="20"/>
        </w:trPr>
        <w:tc>
          <w:tcPr>
            <w:tcW w:w="8222" w:type="dxa"/>
            <w:vAlign w:val="bottom"/>
          </w:tcPr>
          <w:p w14:paraId="32F07601" w14:textId="24906BD5" w:rsidR="00E55D90" w:rsidRPr="00007C30" w:rsidRDefault="00EE48C5" w:rsidP="000106B0">
            <w:pPr>
              <w:pStyle w:val="Beschreibung"/>
              <w:rPr>
                <w:rFonts w:ascii="Times New Roman" w:hAnsi="Times New Roman" w:cs="Times New Roman"/>
                <w:i/>
                <w:iCs/>
                <w:sz w:val="20"/>
                <w:szCs w:val="20"/>
                <w:lang w:val="en-GB"/>
              </w:rPr>
            </w:pPr>
            <w:r w:rsidRPr="00007C30">
              <w:rPr>
                <w:rFonts w:ascii="Times New Roman" w:hAnsi="Times New Roman" w:cs="Times New Roman"/>
                <w:i/>
                <w:iCs/>
                <w:sz w:val="20"/>
                <w:szCs w:val="20"/>
                <w:lang w:val="en-GB"/>
              </w:rPr>
              <w:t xml:space="preserve">Active </w:t>
            </w:r>
            <w:ins w:id="110" w:author="Catharina Freier" w:date="2025-08-21T19:07:00Z" w16du:dateUtc="2025-08-21T17:07:00Z">
              <w:r w:rsidR="00007C30">
                <w:rPr>
                  <w:rFonts w:ascii="Times New Roman" w:hAnsi="Times New Roman" w:cs="Times New Roman"/>
                  <w:i/>
                  <w:iCs/>
                  <w:sz w:val="20"/>
                  <w:szCs w:val="20"/>
                  <w:lang w:val="en-GB"/>
                </w:rPr>
                <w:t>M</w:t>
              </w:r>
            </w:ins>
            <w:del w:id="111" w:author="Catharina Freier" w:date="2025-08-21T19:07:00Z" w16du:dateUtc="2025-08-21T17:07:00Z">
              <w:r w:rsidRPr="00007C30" w:rsidDel="00007C30">
                <w:rPr>
                  <w:rFonts w:ascii="Times New Roman" w:hAnsi="Times New Roman" w:cs="Times New Roman"/>
                  <w:i/>
                  <w:iCs/>
                  <w:sz w:val="20"/>
                  <w:szCs w:val="20"/>
                  <w:lang w:val="en-GB"/>
                </w:rPr>
                <w:delText>m</w:delText>
              </w:r>
            </w:del>
            <w:r w:rsidRPr="00007C30">
              <w:rPr>
                <w:rFonts w:ascii="Times New Roman" w:hAnsi="Times New Roman" w:cs="Times New Roman"/>
                <w:i/>
                <w:iCs/>
                <w:sz w:val="20"/>
                <w:szCs w:val="20"/>
                <w:lang w:val="en-GB"/>
              </w:rPr>
              <w:t xml:space="preserve">ember of the </w:t>
            </w:r>
            <w:ins w:id="112" w:author="Sarah Bergmann" w:date="2025-08-21T23:38:00Z" w16du:dateUtc="2025-08-21T21:38:00Z">
              <w:r w:rsidR="00295E2C">
                <w:rPr>
                  <w:rFonts w:ascii="Times New Roman" w:hAnsi="Times New Roman" w:cs="Times New Roman"/>
                  <w:i/>
                  <w:iCs/>
                  <w:sz w:val="20"/>
                  <w:szCs w:val="20"/>
                  <w:lang w:val="en-GB"/>
                </w:rPr>
                <w:t>Y</w:t>
              </w:r>
            </w:ins>
            <w:del w:id="113" w:author="Sarah Bergmann" w:date="2025-08-21T23:38:00Z" w16du:dateUtc="2025-08-21T21:38:00Z">
              <w:r w:rsidRPr="00007C30" w:rsidDel="00295E2C">
                <w:rPr>
                  <w:rFonts w:ascii="Times New Roman" w:hAnsi="Times New Roman" w:cs="Times New Roman"/>
                  <w:i/>
                  <w:iCs/>
                  <w:sz w:val="20"/>
                  <w:szCs w:val="20"/>
                  <w:lang w:val="en-GB"/>
                </w:rPr>
                <w:delText>y</w:delText>
              </w:r>
            </w:del>
            <w:r w:rsidRPr="00007C30">
              <w:rPr>
                <w:rFonts w:ascii="Times New Roman" w:hAnsi="Times New Roman" w:cs="Times New Roman"/>
                <w:i/>
                <w:iCs/>
                <w:sz w:val="20"/>
                <w:szCs w:val="20"/>
                <w:lang w:val="en-GB"/>
              </w:rPr>
              <w:t xml:space="preserve">outh </w:t>
            </w:r>
            <w:ins w:id="114" w:author="Sarah Bergmann" w:date="2025-08-21T23:38:00Z" w16du:dateUtc="2025-08-21T21:38:00Z">
              <w:r w:rsidR="00295E2C">
                <w:rPr>
                  <w:rFonts w:ascii="Times New Roman" w:hAnsi="Times New Roman" w:cs="Times New Roman"/>
                  <w:i/>
                  <w:iCs/>
                  <w:sz w:val="20"/>
                  <w:szCs w:val="20"/>
                  <w:lang w:val="en-GB"/>
                </w:rPr>
                <w:t>R</w:t>
              </w:r>
            </w:ins>
            <w:del w:id="115" w:author="Sarah Bergmann" w:date="2025-08-21T23:38:00Z" w16du:dateUtc="2025-08-21T21:38:00Z">
              <w:r w:rsidRPr="00007C30" w:rsidDel="00295E2C">
                <w:rPr>
                  <w:rFonts w:ascii="Times New Roman" w:hAnsi="Times New Roman" w:cs="Times New Roman"/>
                  <w:i/>
                  <w:iCs/>
                  <w:sz w:val="20"/>
                  <w:szCs w:val="20"/>
                  <w:lang w:val="en-GB"/>
                </w:rPr>
                <w:delText>r</w:delText>
              </w:r>
            </w:del>
            <w:r w:rsidRPr="00007C30">
              <w:rPr>
                <w:rFonts w:ascii="Times New Roman" w:hAnsi="Times New Roman" w:cs="Times New Roman"/>
                <w:i/>
                <w:iCs/>
                <w:sz w:val="20"/>
                <w:szCs w:val="20"/>
                <w:lang w:val="en-GB"/>
              </w:rPr>
              <w:t xml:space="preserve">epresentation of the city of Ettlingen </w:t>
            </w:r>
            <w:del w:id="116" w:author="Catharina Freier" w:date="2025-08-21T19:07:00Z" w16du:dateUtc="2025-08-21T17:07:00Z">
              <w:r w:rsidRPr="00007C30" w:rsidDel="00007C30">
                <w:rPr>
                  <w:rFonts w:ascii="Times New Roman" w:hAnsi="Times New Roman" w:cs="Times New Roman"/>
                  <w:i/>
                  <w:iCs/>
                  <w:sz w:val="20"/>
                  <w:szCs w:val="20"/>
                  <w:lang w:val="en-GB"/>
                </w:rPr>
                <w:delText xml:space="preserve">    </w:delText>
              </w:r>
            </w:del>
          </w:p>
        </w:tc>
        <w:tc>
          <w:tcPr>
            <w:tcW w:w="2552" w:type="dxa"/>
            <w:vAlign w:val="bottom"/>
          </w:tcPr>
          <w:p w14:paraId="45DD2178" w14:textId="0B390E8B" w:rsidR="00E55D90" w:rsidRPr="001C3C6B" w:rsidRDefault="00211BE4" w:rsidP="000106B0">
            <w:pPr>
              <w:pStyle w:val="Beschreibung"/>
              <w:jc w:val="right"/>
              <w:rPr>
                <w:rFonts w:ascii="Times New Roman" w:hAnsi="Times New Roman" w:cs="Times New Roman"/>
                <w:sz w:val="20"/>
                <w:szCs w:val="20"/>
                <w:lang w:val="en-US"/>
              </w:rPr>
            </w:pPr>
            <w:r w:rsidRPr="001C3C6B">
              <w:rPr>
                <w:rFonts w:ascii="Times New Roman" w:hAnsi="Times New Roman" w:cs="Times New Roman"/>
                <w:sz w:val="20"/>
                <w:szCs w:val="20"/>
                <w:lang w:val="en-US"/>
              </w:rPr>
              <w:t xml:space="preserve">04/2024 </w:t>
            </w:r>
            <w:r w:rsidR="001F5B69" w:rsidRPr="001C3C6B">
              <w:rPr>
                <w:rFonts w:ascii="Times New Roman" w:hAnsi="Times New Roman" w:cs="Times New Roman"/>
                <w:sz w:val="20"/>
                <w:szCs w:val="20"/>
                <w:lang w:val="en-US"/>
              </w:rPr>
              <w:t>–</w:t>
            </w:r>
            <w:r w:rsidRPr="001C3C6B">
              <w:rPr>
                <w:rFonts w:ascii="Times New Roman" w:hAnsi="Times New Roman" w:cs="Times New Roman"/>
                <w:sz w:val="20"/>
                <w:szCs w:val="20"/>
                <w:lang w:val="en-US"/>
              </w:rPr>
              <w:t xml:space="preserve"> </w:t>
            </w:r>
            <w:r w:rsidR="00395560">
              <w:rPr>
                <w:rFonts w:ascii="Times New Roman" w:hAnsi="Times New Roman" w:cs="Times New Roman"/>
                <w:sz w:val="20"/>
                <w:szCs w:val="20"/>
                <w:lang w:val="en-US"/>
              </w:rPr>
              <w:t>present</w:t>
            </w:r>
          </w:p>
        </w:tc>
      </w:tr>
      <w:tr w:rsidR="00E55D90" w:rsidRPr="00251C7A" w14:paraId="02437711" w14:textId="77777777" w:rsidTr="00B71775">
        <w:trPr>
          <w:trHeight w:val="20"/>
        </w:trPr>
        <w:tc>
          <w:tcPr>
            <w:tcW w:w="10774" w:type="dxa"/>
            <w:gridSpan w:val="2"/>
            <w:vAlign w:val="bottom"/>
          </w:tcPr>
          <w:p w14:paraId="63B57C19" w14:textId="0F99B4ED" w:rsidR="00B66919" w:rsidRPr="00007C30" w:rsidRDefault="00EE48C5" w:rsidP="000106B0">
            <w:pPr>
              <w:pStyle w:val="Beschreibung"/>
              <w:numPr>
                <w:ilvl w:val="0"/>
                <w:numId w:val="24"/>
              </w:numPr>
              <w:rPr>
                <w:rFonts w:ascii="Times New Roman" w:hAnsi="Times New Roman" w:cs="Times New Roman"/>
                <w:iCs/>
                <w:sz w:val="20"/>
                <w:szCs w:val="20"/>
                <w:lang w:val="en-GB"/>
              </w:rPr>
            </w:pPr>
            <w:r w:rsidRPr="00295E2C">
              <w:rPr>
                <w:rFonts w:ascii="Times New Roman" w:hAnsi="Times New Roman" w:cs="Times New Roman"/>
                <w:iCs/>
                <w:sz w:val="20"/>
                <w:szCs w:val="20"/>
                <w:lang w:val="en-GB"/>
              </w:rPr>
              <w:t>Organiz</w:t>
            </w:r>
            <w:ins w:id="117" w:author="Sarah Bergmann" w:date="2025-08-21T23:39:00Z" w16du:dateUtc="2025-08-21T21:39:00Z">
              <w:r w:rsidR="00295E2C">
                <w:rPr>
                  <w:rFonts w:ascii="Times New Roman" w:hAnsi="Times New Roman" w:cs="Times New Roman"/>
                  <w:iCs/>
                  <w:sz w:val="20"/>
                  <w:szCs w:val="20"/>
                  <w:lang w:val="en-GB"/>
                </w:rPr>
                <w:t>ing</w:t>
              </w:r>
            </w:ins>
            <w:del w:id="118" w:author="Sarah Bergmann" w:date="2025-08-21T23:39:00Z" w16du:dateUtc="2025-08-21T21:39:00Z">
              <w:r w:rsidRPr="00295E2C" w:rsidDel="00295E2C">
                <w:rPr>
                  <w:rFonts w:ascii="Times New Roman" w:hAnsi="Times New Roman" w:cs="Times New Roman"/>
                  <w:iCs/>
                  <w:sz w:val="20"/>
                  <w:szCs w:val="20"/>
                  <w:lang w:val="en-GB"/>
                </w:rPr>
                <w:delText>ation</w:delText>
              </w:r>
            </w:del>
            <w:r w:rsidRPr="00007C30">
              <w:rPr>
                <w:rFonts w:ascii="Times New Roman" w:hAnsi="Times New Roman" w:cs="Times New Roman"/>
                <w:iCs/>
                <w:sz w:val="20"/>
                <w:szCs w:val="20"/>
                <w:lang w:val="en-GB"/>
              </w:rPr>
              <w:t xml:space="preserve"> and implement</w:t>
            </w:r>
            <w:ins w:id="119" w:author="Sarah Bergmann" w:date="2025-08-21T23:39:00Z" w16du:dateUtc="2025-08-21T21:39:00Z">
              <w:r w:rsidR="00295E2C">
                <w:rPr>
                  <w:rFonts w:ascii="Times New Roman" w:hAnsi="Times New Roman" w:cs="Times New Roman"/>
                  <w:iCs/>
                  <w:sz w:val="20"/>
                  <w:szCs w:val="20"/>
                  <w:lang w:val="en-GB"/>
                </w:rPr>
                <w:t>ing</w:t>
              </w:r>
            </w:ins>
            <w:del w:id="120" w:author="Sarah Bergmann" w:date="2025-08-21T23:39:00Z" w16du:dateUtc="2025-08-21T21:39:00Z">
              <w:r w:rsidRPr="00007C30" w:rsidDel="00295E2C">
                <w:rPr>
                  <w:rFonts w:ascii="Times New Roman" w:hAnsi="Times New Roman" w:cs="Times New Roman"/>
                  <w:iCs/>
                  <w:sz w:val="20"/>
                  <w:szCs w:val="20"/>
                  <w:lang w:val="en-GB"/>
                </w:rPr>
                <w:delText>ation of</w:delText>
              </w:r>
            </w:del>
            <w:r w:rsidRPr="00007C30">
              <w:rPr>
                <w:rFonts w:ascii="Times New Roman" w:hAnsi="Times New Roman" w:cs="Times New Roman"/>
                <w:iCs/>
                <w:sz w:val="20"/>
                <w:szCs w:val="20"/>
                <w:lang w:val="en-GB"/>
              </w:rPr>
              <w:t xml:space="preserve"> a barcamp, a climate demonstration, and various sports tournaments</w:t>
            </w:r>
            <w:r w:rsidRPr="00007C30" w:rsidDel="00EE48C5">
              <w:rPr>
                <w:rFonts w:ascii="Times New Roman" w:hAnsi="Times New Roman" w:cs="Times New Roman"/>
                <w:iCs/>
                <w:sz w:val="20"/>
                <w:szCs w:val="20"/>
                <w:lang w:val="en-GB"/>
              </w:rPr>
              <w:t xml:space="preserve"> </w:t>
            </w:r>
          </w:p>
          <w:p w14:paraId="64DC0B4A" w14:textId="7B2616FF" w:rsidR="00EE48C5" w:rsidRPr="00EE48C5" w:rsidDel="00BF66BD" w:rsidRDefault="00EE48C5" w:rsidP="000106B0">
            <w:pPr>
              <w:pStyle w:val="Beschreibung"/>
              <w:numPr>
                <w:ilvl w:val="0"/>
                <w:numId w:val="24"/>
              </w:numPr>
              <w:rPr>
                <w:del w:id="121" w:author="Catharina Freier" w:date="2025-08-21T19:15:00Z" w16du:dateUtc="2025-08-21T17:15:00Z"/>
                <w:rFonts w:ascii="Times New Roman" w:hAnsi="Times New Roman" w:cs="Times New Roman"/>
                <w:iCs/>
                <w:sz w:val="20"/>
                <w:szCs w:val="20"/>
                <w:lang w:val="en-GB"/>
              </w:rPr>
            </w:pPr>
            <w:r w:rsidRPr="00007C30">
              <w:rPr>
                <w:rFonts w:ascii="Times New Roman" w:hAnsi="Times New Roman" w:cs="Times New Roman"/>
                <w:iCs/>
                <w:sz w:val="20"/>
                <w:szCs w:val="20"/>
                <w:lang w:val="en-GB"/>
              </w:rPr>
              <w:t>Represent</w:t>
            </w:r>
            <w:ins w:id="122" w:author="Sarah Bergmann" w:date="2025-08-21T23:39:00Z" w16du:dateUtc="2025-08-21T21:39:00Z">
              <w:r w:rsidR="00295E2C">
                <w:rPr>
                  <w:rFonts w:ascii="Times New Roman" w:hAnsi="Times New Roman" w:cs="Times New Roman"/>
                  <w:iCs/>
                  <w:sz w:val="20"/>
                  <w:szCs w:val="20"/>
                  <w:lang w:val="en-GB"/>
                </w:rPr>
                <w:t>ing</w:t>
              </w:r>
            </w:ins>
            <w:ins w:id="123" w:author="Catharina Freier" w:date="2025-08-21T19:15:00Z" w16du:dateUtc="2025-08-21T17:15:00Z">
              <w:del w:id="124" w:author="Sarah Bergmann" w:date="2025-08-21T23:39:00Z" w16du:dateUtc="2025-08-21T21:39:00Z">
                <w:r w:rsidR="00BF66BD" w:rsidDel="00295E2C">
                  <w:rPr>
                    <w:rFonts w:ascii="Times New Roman" w:hAnsi="Times New Roman" w:cs="Times New Roman"/>
                    <w:iCs/>
                    <w:sz w:val="20"/>
                    <w:szCs w:val="20"/>
                    <w:lang w:val="en-GB"/>
                  </w:rPr>
                  <w:delText>ed</w:delText>
                </w:r>
              </w:del>
            </w:ins>
            <w:del w:id="125" w:author="Catharina Freier" w:date="2025-08-21T19:15:00Z" w16du:dateUtc="2025-08-21T17:15:00Z">
              <w:r w:rsidRPr="00007C30" w:rsidDel="00BF66BD">
                <w:rPr>
                  <w:rFonts w:ascii="Times New Roman" w:hAnsi="Times New Roman" w:cs="Times New Roman"/>
                  <w:iCs/>
                  <w:sz w:val="20"/>
                  <w:szCs w:val="20"/>
                  <w:lang w:val="en-GB"/>
                </w:rPr>
                <w:delText>ation</w:delText>
              </w:r>
            </w:del>
            <w:r w:rsidRPr="00007C30">
              <w:rPr>
                <w:rFonts w:ascii="Times New Roman" w:hAnsi="Times New Roman" w:cs="Times New Roman"/>
                <w:iCs/>
                <w:sz w:val="20"/>
                <w:szCs w:val="20"/>
                <w:lang w:val="en-GB"/>
              </w:rPr>
              <w:t xml:space="preserve"> </w:t>
            </w:r>
            <w:del w:id="126" w:author="Catharina Freier" w:date="2025-08-21T19:15:00Z" w16du:dateUtc="2025-08-21T17:15:00Z">
              <w:r w:rsidRPr="00007C30" w:rsidDel="00BF66BD">
                <w:rPr>
                  <w:rFonts w:ascii="Times New Roman" w:hAnsi="Times New Roman" w:cs="Times New Roman"/>
                  <w:iCs/>
                  <w:sz w:val="20"/>
                  <w:szCs w:val="20"/>
                  <w:lang w:val="en-GB"/>
                </w:rPr>
                <w:delText xml:space="preserve">of </w:delText>
              </w:r>
            </w:del>
            <w:r w:rsidRPr="00007C30">
              <w:rPr>
                <w:rFonts w:ascii="Times New Roman" w:hAnsi="Times New Roman" w:cs="Times New Roman"/>
                <w:iCs/>
                <w:sz w:val="20"/>
                <w:szCs w:val="20"/>
                <w:lang w:val="en-GB"/>
              </w:rPr>
              <w:t>the Youth Council on social media and in local magazines</w:t>
            </w:r>
            <w:ins w:id="127" w:author="Catharina Freier" w:date="2025-08-21T19:15:00Z" w16du:dateUtc="2025-08-21T17:15:00Z">
              <w:r w:rsidR="00BF66BD">
                <w:rPr>
                  <w:rFonts w:ascii="Times New Roman" w:hAnsi="Times New Roman" w:cs="Times New Roman"/>
                  <w:iCs/>
                  <w:sz w:val="20"/>
                  <w:szCs w:val="20"/>
                  <w:lang w:val="en-GB"/>
                </w:rPr>
                <w:t xml:space="preserve"> </w:t>
              </w:r>
            </w:ins>
          </w:p>
          <w:p w14:paraId="68CFAD97" w14:textId="3DD6F448" w:rsidR="00F8563F" w:rsidRPr="00BF66BD" w:rsidRDefault="00EE48C5" w:rsidP="00BF66BD">
            <w:pPr>
              <w:pStyle w:val="Beschreibung"/>
              <w:numPr>
                <w:ilvl w:val="0"/>
                <w:numId w:val="24"/>
              </w:numPr>
              <w:rPr>
                <w:rFonts w:ascii="Times New Roman" w:hAnsi="Times New Roman" w:cs="Times New Roman"/>
                <w:iCs/>
                <w:sz w:val="20"/>
                <w:szCs w:val="20"/>
                <w:lang w:val="en-GB"/>
              </w:rPr>
            </w:pPr>
            <w:del w:id="128" w:author="Catharina Freier" w:date="2025-08-21T19:14:00Z" w16du:dateUtc="2025-08-21T17:14:00Z">
              <w:r w:rsidRPr="00BF66BD" w:rsidDel="00BF66BD">
                <w:rPr>
                  <w:rFonts w:ascii="Times New Roman" w:hAnsi="Times New Roman" w:cs="Times New Roman"/>
                  <w:iCs/>
                  <w:sz w:val="20"/>
                  <w:szCs w:val="20"/>
                  <w:lang w:val="en-GB"/>
                </w:rPr>
                <w:delText xml:space="preserve">Representation </w:delText>
              </w:r>
            </w:del>
            <w:ins w:id="129" w:author="Catharina Freier" w:date="2025-08-21T19:14:00Z" w16du:dateUtc="2025-08-21T17:14:00Z">
              <w:r w:rsidR="00BF66BD" w:rsidRPr="00BF66BD">
                <w:rPr>
                  <w:rFonts w:ascii="Times New Roman" w:hAnsi="Times New Roman" w:cs="Times New Roman"/>
                  <w:iCs/>
                  <w:sz w:val="20"/>
                  <w:szCs w:val="20"/>
                  <w:lang w:val="en-GB"/>
                </w:rPr>
                <w:t xml:space="preserve">conveyed </w:t>
              </w:r>
            </w:ins>
            <w:del w:id="130" w:author="Catharina Freier" w:date="2025-08-21T19:14:00Z" w16du:dateUtc="2025-08-21T17:14:00Z">
              <w:r w:rsidRPr="00BF66BD" w:rsidDel="00BF66BD">
                <w:rPr>
                  <w:rFonts w:ascii="Times New Roman" w:hAnsi="Times New Roman" w:cs="Times New Roman"/>
                  <w:iCs/>
                  <w:sz w:val="20"/>
                  <w:szCs w:val="20"/>
                  <w:lang w:val="en-GB"/>
                </w:rPr>
                <w:delText xml:space="preserve">of </w:delText>
              </w:r>
            </w:del>
            <w:del w:id="131" w:author="Catharina Freier" w:date="2025-08-21T19:15:00Z" w16du:dateUtc="2025-08-21T17:15:00Z">
              <w:r w:rsidRPr="00BF66BD" w:rsidDel="00BF66BD">
                <w:rPr>
                  <w:rFonts w:ascii="Times New Roman" w:hAnsi="Times New Roman" w:cs="Times New Roman"/>
                  <w:iCs/>
                  <w:sz w:val="20"/>
                  <w:szCs w:val="20"/>
                  <w:lang w:val="en-GB"/>
                </w:rPr>
                <w:delText xml:space="preserve">young people's </w:delText>
              </w:r>
            </w:del>
            <w:r w:rsidRPr="00BF66BD">
              <w:rPr>
                <w:rFonts w:ascii="Times New Roman" w:hAnsi="Times New Roman" w:cs="Times New Roman"/>
                <w:iCs/>
                <w:sz w:val="20"/>
                <w:szCs w:val="20"/>
                <w:lang w:val="en-GB"/>
              </w:rPr>
              <w:t xml:space="preserve">interests before the </w:t>
            </w:r>
            <w:ins w:id="132" w:author="Catharina Freier" w:date="2025-08-21T19:16:00Z" w16du:dateUtc="2025-08-21T17:16:00Z">
              <w:r w:rsidR="00BF66BD">
                <w:rPr>
                  <w:rFonts w:ascii="Times New Roman" w:hAnsi="Times New Roman" w:cs="Times New Roman"/>
                  <w:iCs/>
                  <w:sz w:val="20"/>
                  <w:szCs w:val="20"/>
                  <w:lang w:val="en-GB"/>
                </w:rPr>
                <w:t>M</w:t>
              </w:r>
            </w:ins>
            <w:del w:id="133" w:author="Catharina Freier" w:date="2025-08-21T19:16:00Z" w16du:dateUtc="2025-08-21T17:16:00Z">
              <w:r w:rsidRPr="00BF66BD" w:rsidDel="00BF66BD">
                <w:rPr>
                  <w:rFonts w:ascii="Times New Roman" w:hAnsi="Times New Roman" w:cs="Times New Roman"/>
                  <w:iCs/>
                  <w:sz w:val="20"/>
                  <w:szCs w:val="20"/>
                  <w:lang w:val="en-GB"/>
                </w:rPr>
                <w:delText>m</w:delText>
              </w:r>
            </w:del>
            <w:r w:rsidRPr="00BF66BD">
              <w:rPr>
                <w:rFonts w:ascii="Times New Roman" w:hAnsi="Times New Roman" w:cs="Times New Roman"/>
                <w:iCs/>
                <w:sz w:val="20"/>
                <w:szCs w:val="20"/>
                <w:lang w:val="en-GB"/>
              </w:rPr>
              <w:t xml:space="preserve">unicipal </w:t>
            </w:r>
            <w:ins w:id="134" w:author="Catharina Freier" w:date="2025-08-21T19:16:00Z" w16du:dateUtc="2025-08-21T17:16:00Z">
              <w:r w:rsidR="00BF66BD">
                <w:rPr>
                  <w:rFonts w:ascii="Times New Roman" w:hAnsi="Times New Roman" w:cs="Times New Roman"/>
                  <w:iCs/>
                  <w:sz w:val="20"/>
                  <w:szCs w:val="20"/>
                  <w:lang w:val="en-GB"/>
                </w:rPr>
                <w:t>C</w:t>
              </w:r>
            </w:ins>
            <w:del w:id="135" w:author="Catharina Freier" w:date="2025-08-21T19:16:00Z" w16du:dateUtc="2025-08-21T17:16:00Z">
              <w:r w:rsidRPr="00BF66BD" w:rsidDel="00BF66BD">
                <w:rPr>
                  <w:rFonts w:ascii="Times New Roman" w:hAnsi="Times New Roman" w:cs="Times New Roman"/>
                  <w:iCs/>
                  <w:sz w:val="20"/>
                  <w:szCs w:val="20"/>
                  <w:lang w:val="en-GB"/>
                </w:rPr>
                <w:delText>c</w:delText>
              </w:r>
            </w:del>
            <w:r w:rsidRPr="00BF66BD">
              <w:rPr>
                <w:rFonts w:ascii="Times New Roman" w:hAnsi="Times New Roman" w:cs="Times New Roman"/>
                <w:iCs/>
                <w:sz w:val="20"/>
                <w:szCs w:val="20"/>
                <w:lang w:val="en-GB"/>
              </w:rPr>
              <w:t>ouncil</w:t>
            </w:r>
          </w:p>
        </w:tc>
      </w:tr>
      <w:tr w:rsidR="00FE0496" w:rsidRPr="001C3C6B" w14:paraId="3B26943D" w14:textId="77777777" w:rsidTr="001C3C6B">
        <w:trPr>
          <w:trHeight w:val="346"/>
        </w:trPr>
        <w:tc>
          <w:tcPr>
            <w:tcW w:w="8222" w:type="dxa"/>
            <w:vAlign w:val="bottom"/>
          </w:tcPr>
          <w:p w14:paraId="11E538C2" w14:textId="44276BED" w:rsidR="00FE0496" w:rsidRPr="001C3C6B" w:rsidRDefault="00244B40" w:rsidP="000106B0">
            <w:pPr>
              <w:pStyle w:val="Bullets"/>
              <w:numPr>
                <w:ilvl w:val="0"/>
                <w:numId w:val="0"/>
              </w:numPr>
              <w:rPr>
                <w:rFonts w:ascii="Times New Roman" w:hAnsi="Times New Roman" w:cs="Times New Roman"/>
                <w:b/>
                <w:i w:val="0"/>
                <w:iCs w:val="0"/>
                <w:sz w:val="21"/>
                <w:szCs w:val="21"/>
              </w:rPr>
            </w:pPr>
            <w:r w:rsidRPr="001C3C6B">
              <w:rPr>
                <w:rFonts w:ascii="Times New Roman" w:hAnsi="Times New Roman" w:cs="Times New Roman"/>
                <w:b/>
                <w:i w:val="0"/>
                <w:iCs w:val="0"/>
                <w:sz w:val="21"/>
                <w:szCs w:val="21"/>
              </w:rPr>
              <w:t>Wilhelm-Röpke-Schule</w:t>
            </w:r>
          </w:p>
        </w:tc>
        <w:tc>
          <w:tcPr>
            <w:tcW w:w="2552" w:type="dxa"/>
            <w:vAlign w:val="bottom"/>
          </w:tcPr>
          <w:p w14:paraId="21BF18C9" w14:textId="16AAABEA" w:rsidR="00FE0496" w:rsidRPr="001C3C6B" w:rsidRDefault="00F8563F" w:rsidP="000106B0">
            <w:pPr>
              <w:pStyle w:val="Bullets"/>
              <w:numPr>
                <w:ilvl w:val="0"/>
                <w:numId w:val="0"/>
              </w:numPr>
              <w:jc w:val="right"/>
              <w:rPr>
                <w:rFonts w:ascii="Times New Roman" w:hAnsi="Times New Roman" w:cs="Times New Roman"/>
                <w:b/>
                <w:bCs/>
                <w:i w:val="0"/>
                <w:iCs w:val="0"/>
                <w:sz w:val="20"/>
                <w:szCs w:val="20"/>
              </w:rPr>
            </w:pPr>
            <w:r w:rsidRPr="001C3C6B">
              <w:rPr>
                <w:rFonts w:ascii="Times New Roman" w:hAnsi="Times New Roman" w:cs="Times New Roman"/>
                <w:b/>
                <w:bCs/>
                <w:i w:val="0"/>
                <w:iCs w:val="0"/>
                <w:sz w:val="20"/>
                <w:szCs w:val="20"/>
              </w:rPr>
              <w:t>Ettlingen</w:t>
            </w:r>
            <w:r w:rsidR="00395560">
              <w:rPr>
                <w:rFonts w:ascii="Times New Roman" w:hAnsi="Times New Roman" w:cs="Times New Roman"/>
                <w:b/>
                <w:bCs/>
                <w:i w:val="0"/>
                <w:iCs w:val="0"/>
                <w:sz w:val="20"/>
                <w:szCs w:val="20"/>
              </w:rPr>
              <w:t>, DE</w:t>
            </w:r>
          </w:p>
        </w:tc>
      </w:tr>
      <w:tr w:rsidR="00FE0496" w:rsidRPr="001C3C6B" w14:paraId="04BFDD79" w14:textId="77777777" w:rsidTr="00B71775">
        <w:trPr>
          <w:trHeight w:val="20"/>
        </w:trPr>
        <w:tc>
          <w:tcPr>
            <w:tcW w:w="8222" w:type="dxa"/>
            <w:vAlign w:val="bottom"/>
          </w:tcPr>
          <w:p w14:paraId="5D908AF7" w14:textId="0BBABE12" w:rsidR="00FE0496" w:rsidRPr="00007C30" w:rsidRDefault="00EE48C5" w:rsidP="000106B0">
            <w:pPr>
              <w:pStyle w:val="Bullets"/>
              <w:numPr>
                <w:ilvl w:val="0"/>
                <w:numId w:val="0"/>
              </w:numPr>
              <w:rPr>
                <w:rFonts w:ascii="Times New Roman" w:hAnsi="Times New Roman" w:cs="Times New Roman"/>
                <w:b/>
                <w:i w:val="0"/>
                <w:iCs w:val="0"/>
                <w:sz w:val="21"/>
                <w:szCs w:val="21"/>
                <w:lang w:val="en-GB"/>
              </w:rPr>
            </w:pPr>
            <w:r w:rsidRPr="000C0A77">
              <w:rPr>
                <w:rFonts w:ascii="Times New Roman" w:hAnsi="Times New Roman" w:cs="Times New Roman"/>
                <w:sz w:val="20"/>
                <w:szCs w:val="20"/>
                <w:lang w:val="en-GB"/>
              </w:rPr>
              <w:t xml:space="preserve">Tutoring </w:t>
            </w:r>
            <w:ins w:id="136" w:author="Catharina Freier" w:date="2025-08-21T19:08:00Z" w16du:dateUtc="2025-08-21T17:08:00Z">
              <w:r w:rsidR="00007C30">
                <w:rPr>
                  <w:rFonts w:ascii="Times New Roman" w:hAnsi="Times New Roman" w:cs="Times New Roman"/>
                  <w:sz w:val="20"/>
                  <w:szCs w:val="20"/>
                  <w:lang w:val="en-GB"/>
                </w:rPr>
                <w:t>M</w:t>
              </w:r>
            </w:ins>
            <w:del w:id="137" w:author="Catharina Freier" w:date="2025-08-21T19:08:00Z" w16du:dateUtc="2025-08-21T17:08:00Z">
              <w:r w:rsidRPr="000C0A77" w:rsidDel="00007C30">
                <w:rPr>
                  <w:rFonts w:ascii="Times New Roman" w:hAnsi="Times New Roman" w:cs="Times New Roman"/>
                  <w:sz w:val="20"/>
                  <w:szCs w:val="20"/>
                  <w:lang w:val="en-GB"/>
                </w:rPr>
                <w:delText>m</w:delText>
              </w:r>
            </w:del>
            <w:r w:rsidRPr="000C0A77">
              <w:rPr>
                <w:rFonts w:ascii="Times New Roman" w:hAnsi="Times New Roman" w:cs="Times New Roman"/>
                <w:sz w:val="20"/>
                <w:szCs w:val="20"/>
                <w:lang w:val="en-GB"/>
              </w:rPr>
              <w:t xml:space="preserve">entor for </w:t>
            </w:r>
            <w:ins w:id="138" w:author="Sarah Bergmann" w:date="2025-08-21T23:38:00Z" w16du:dateUtc="2025-08-21T21:38:00Z">
              <w:r w:rsidR="00295E2C">
                <w:rPr>
                  <w:rFonts w:ascii="Times New Roman" w:hAnsi="Times New Roman" w:cs="Times New Roman"/>
                  <w:sz w:val="20"/>
                  <w:szCs w:val="20"/>
                  <w:lang w:val="en-GB"/>
                </w:rPr>
                <w:t>S</w:t>
              </w:r>
            </w:ins>
            <w:del w:id="139" w:author="Sarah Bergmann" w:date="2025-08-21T23:38:00Z" w16du:dateUtc="2025-08-21T21:38:00Z">
              <w:r w:rsidRPr="000C0A77" w:rsidDel="00295E2C">
                <w:rPr>
                  <w:rFonts w:ascii="Times New Roman" w:hAnsi="Times New Roman" w:cs="Times New Roman"/>
                  <w:sz w:val="20"/>
                  <w:szCs w:val="20"/>
                  <w:lang w:val="en-GB"/>
                </w:rPr>
                <w:delText>s</w:delText>
              </w:r>
            </w:del>
            <w:r w:rsidRPr="000C0A77">
              <w:rPr>
                <w:rFonts w:ascii="Times New Roman" w:hAnsi="Times New Roman" w:cs="Times New Roman"/>
                <w:sz w:val="20"/>
                <w:szCs w:val="20"/>
                <w:lang w:val="en-GB"/>
              </w:rPr>
              <w:t xml:space="preserve">tudents </w:t>
            </w:r>
          </w:p>
        </w:tc>
        <w:tc>
          <w:tcPr>
            <w:tcW w:w="2552" w:type="dxa"/>
            <w:vAlign w:val="bottom"/>
          </w:tcPr>
          <w:p w14:paraId="0D2FFB14" w14:textId="522D1930" w:rsidR="00FE0496" w:rsidRPr="001C3C6B" w:rsidRDefault="00F8563F" w:rsidP="000106B0">
            <w:pPr>
              <w:pStyle w:val="Bullets"/>
              <w:numPr>
                <w:ilvl w:val="0"/>
                <w:numId w:val="0"/>
              </w:numPr>
              <w:jc w:val="right"/>
              <w:rPr>
                <w:rFonts w:ascii="Times New Roman" w:hAnsi="Times New Roman" w:cs="Times New Roman"/>
                <w:b/>
                <w:bCs/>
                <w:i w:val="0"/>
                <w:iCs w:val="0"/>
                <w:sz w:val="20"/>
                <w:szCs w:val="20"/>
              </w:rPr>
            </w:pPr>
            <w:r w:rsidRPr="001C3C6B">
              <w:rPr>
                <w:rFonts w:ascii="Times New Roman" w:hAnsi="Times New Roman" w:cs="Times New Roman"/>
                <w:i w:val="0"/>
                <w:iCs w:val="0"/>
                <w:sz w:val="20"/>
                <w:szCs w:val="20"/>
                <w:lang w:val="en-US"/>
              </w:rPr>
              <w:t>0</w:t>
            </w:r>
            <w:r w:rsidR="00800CBE" w:rsidRPr="001C3C6B">
              <w:rPr>
                <w:rFonts w:ascii="Times New Roman" w:hAnsi="Times New Roman" w:cs="Times New Roman"/>
                <w:i w:val="0"/>
                <w:iCs w:val="0"/>
                <w:sz w:val="20"/>
                <w:szCs w:val="20"/>
                <w:lang w:val="en-US"/>
              </w:rPr>
              <w:t>2</w:t>
            </w:r>
            <w:r w:rsidRPr="001C3C6B">
              <w:rPr>
                <w:rFonts w:ascii="Times New Roman" w:hAnsi="Times New Roman" w:cs="Times New Roman"/>
                <w:i w:val="0"/>
                <w:iCs w:val="0"/>
                <w:sz w:val="20"/>
                <w:szCs w:val="20"/>
                <w:lang w:val="en-US"/>
              </w:rPr>
              <w:t>/202</w:t>
            </w:r>
            <w:r w:rsidR="00800CBE" w:rsidRPr="001C3C6B">
              <w:rPr>
                <w:rFonts w:ascii="Times New Roman" w:hAnsi="Times New Roman" w:cs="Times New Roman"/>
                <w:i w:val="0"/>
                <w:iCs w:val="0"/>
                <w:sz w:val="20"/>
                <w:szCs w:val="20"/>
                <w:lang w:val="en-US"/>
              </w:rPr>
              <w:t>4</w:t>
            </w:r>
            <w:r w:rsidRPr="001C3C6B">
              <w:rPr>
                <w:rFonts w:ascii="Times New Roman" w:hAnsi="Times New Roman" w:cs="Times New Roman"/>
                <w:i w:val="0"/>
                <w:iCs w:val="0"/>
                <w:sz w:val="20"/>
                <w:szCs w:val="20"/>
                <w:lang w:val="en-US"/>
              </w:rPr>
              <w:t xml:space="preserve"> </w:t>
            </w:r>
            <w:r w:rsidR="001F5B69" w:rsidRPr="001C3C6B">
              <w:rPr>
                <w:rFonts w:ascii="Times New Roman" w:hAnsi="Times New Roman" w:cs="Times New Roman"/>
                <w:i w:val="0"/>
                <w:iCs w:val="0"/>
                <w:sz w:val="20"/>
                <w:szCs w:val="20"/>
                <w:lang w:val="en-US"/>
              </w:rPr>
              <w:t>–</w:t>
            </w:r>
            <w:r w:rsidRPr="001C3C6B">
              <w:rPr>
                <w:rFonts w:ascii="Times New Roman" w:hAnsi="Times New Roman" w:cs="Times New Roman"/>
                <w:i w:val="0"/>
                <w:iCs w:val="0"/>
                <w:sz w:val="20"/>
                <w:szCs w:val="20"/>
                <w:lang w:val="en-US"/>
              </w:rPr>
              <w:t xml:space="preserve"> </w:t>
            </w:r>
            <w:r w:rsidR="005B2ABB">
              <w:rPr>
                <w:rFonts w:ascii="Times New Roman" w:hAnsi="Times New Roman" w:cs="Times New Roman"/>
                <w:i w:val="0"/>
                <w:iCs w:val="0"/>
                <w:sz w:val="20"/>
                <w:szCs w:val="20"/>
                <w:lang w:val="en-US"/>
              </w:rPr>
              <w:t>07/2025</w:t>
            </w:r>
          </w:p>
        </w:tc>
      </w:tr>
      <w:tr w:rsidR="00FE0496" w:rsidRPr="00251C7A" w14:paraId="66A58453" w14:textId="77777777" w:rsidTr="00B71775">
        <w:trPr>
          <w:trHeight w:val="20"/>
        </w:trPr>
        <w:tc>
          <w:tcPr>
            <w:tcW w:w="10774" w:type="dxa"/>
            <w:gridSpan w:val="2"/>
            <w:vAlign w:val="bottom"/>
          </w:tcPr>
          <w:p w14:paraId="50B5B9CB" w14:textId="6A47719E" w:rsidR="00071B1F" w:rsidRPr="00007C30" w:rsidRDefault="00EE48C5" w:rsidP="000106B0">
            <w:pPr>
              <w:pStyle w:val="Bullets"/>
              <w:numPr>
                <w:ilvl w:val="0"/>
                <w:numId w:val="25"/>
              </w:numPr>
              <w:rPr>
                <w:rFonts w:ascii="Times New Roman" w:hAnsi="Times New Roman" w:cs="Times New Roman"/>
                <w:b/>
                <w:bCs/>
                <w:i w:val="0"/>
                <w:iCs w:val="0"/>
                <w:sz w:val="20"/>
                <w:szCs w:val="20"/>
                <w:lang w:val="en-GB"/>
              </w:rPr>
            </w:pPr>
            <w:r w:rsidRPr="00007C30">
              <w:rPr>
                <w:rFonts w:ascii="Times New Roman" w:hAnsi="Times New Roman" w:cs="Times New Roman"/>
                <w:i w:val="0"/>
                <w:iCs w:val="0"/>
                <w:sz w:val="20"/>
                <w:szCs w:val="20"/>
                <w:lang w:val="en-GB"/>
              </w:rPr>
              <w:t>Support</w:t>
            </w:r>
            <w:ins w:id="140" w:author="Sarah Bergmann" w:date="2025-08-21T23:38:00Z" w16du:dateUtc="2025-08-21T21:38:00Z">
              <w:r w:rsidR="00295E2C">
                <w:rPr>
                  <w:rFonts w:ascii="Times New Roman" w:hAnsi="Times New Roman" w:cs="Times New Roman"/>
                  <w:i w:val="0"/>
                  <w:iCs w:val="0"/>
                  <w:sz w:val="20"/>
                  <w:szCs w:val="20"/>
                  <w:lang w:val="en-GB"/>
                </w:rPr>
                <w:t>ed</w:t>
              </w:r>
            </w:ins>
            <w:del w:id="141" w:author="Sarah Bergmann" w:date="2025-08-21T23:38:00Z" w16du:dateUtc="2025-08-21T21:38:00Z">
              <w:r w:rsidRPr="00007C30" w:rsidDel="00295E2C">
                <w:rPr>
                  <w:rFonts w:ascii="Times New Roman" w:hAnsi="Times New Roman" w:cs="Times New Roman"/>
                  <w:i w:val="0"/>
                  <w:iCs w:val="0"/>
                  <w:sz w:val="20"/>
                  <w:szCs w:val="20"/>
                  <w:lang w:val="en-GB"/>
                </w:rPr>
                <w:delText>ing</w:delText>
              </w:r>
            </w:del>
            <w:r w:rsidRPr="00007C30">
              <w:rPr>
                <w:rFonts w:ascii="Times New Roman" w:hAnsi="Times New Roman" w:cs="Times New Roman"/>
                <w:i w:val="0"/>
                <w:iCs w:val="0"/>
                <w:sz w:val="20"/>
                <w:szCs w:val="20"/>
                <w:lang w:val="en-GB"/>
              </w:rPr>
              <w:t xml:space="preserve"> students in the subjects of </w:t>
            </w:r>
            <w:ins w:id="142" w:author="Catharina Freier" w:date="2025-08-21T19:16:00Z" w16du:dateUtc="2025-08-21T17:16:00Z">
              <w:r w:rsidR="00BF66BD">
                <w:rPr>
                  <w:rFonts w:ascii="Times New Roman" w:hAnsi="Times New Roman" w:cs="Times New Roman"/>
                  <w:i w:val="0"/>
                  <w:iCs w:val="0"/>
                  <w:sz w:val="20"/>
                  <w:szCs w:val="20"/>
                  <w:lang w:val="en-GB"/>
                </w:rPr>
                <w:t>E</w:t>
              </w:r>
            </w:ins>
            <w:del w:id="143" w:author="Catharina Freier" w:date="2025-08-21T19:16:00Z" w16du:dateUtc="2025-08-21T17:16:00Z">
              <w:r w:rsidRPr="00007C30" w:rsidDel="00BF66BD">
                <w:rPr>
                  <w:rFonts w:ascii="Times New Roman" w:hAnsi="Times New Roman" w:cs="Times New Roman"/>
                  <w:i w:val="0"/>
                  <w:iCs w:val="0"/>
                  <w:sz w:val="20"/>
                  <w:szCs w:val="20"/>
                  <w:lang w:val="en-GB"/>
                </w:rPr>
                <w:delText>e</w:delText>
              </w:r>
            </w:del>
            <w:r w:rsidRPr="00007C30">
              <w:rPr>
                <w:rFonts w:ascii="Times New Roman" w:hAnsi="Times New Roman" w:cs="Times New Roman"/>
                <w:i w:val="0"/>
                <w:iCs w:val="0"/>
                <w:sz w:val="20"/>
                <w:szCs w:val="20"/>
                <w:lang w:val="en-GB"/>
              </w:rPr>
              <w:t xml:space="preserve">conomics, </w:t>
            </w:r>
            <w:ins w:id="144" w:author="Catharina Freier" w:date="2025-08-21T19:16:00Z" w16du:dateUtc="2025-08-21T17:16:00Z">
              <w:r w:rsidR="00BF66BD">
                <w:rPr>
                  <w:rFonts w:ascii="Times New Roman" w:hAnsi="Times New Roman" w:cs="Times New Roman"/>
                  <w:i w:val="0"/>
                  <w:iCs w:val="0"/>
                  <w:sz w:val="20"/>
                  <w:szCs w:val="20"/>
                  <w:lang w:val="en-GB"/>
                </w:rPr>
                <w:t>B</w:t>
              </w:r>
            </w:ins>
            <w:del w:id="145" w:author="Catharina Freier" w:date="2025-08-21T19:16:00Z" w16du:dateUtc="2025-08-21T17:16:00Z">
              <w:r w:rsidRPr="00007C30" w:rsidDel="00BF66BD">
                <w:rPr>
                  <w:rFonts w:ascii="Times New Roman" w:hAnsi="Times New Roman" w:cs="Times New Roman"/>
                  <w:i w:val="0"/>
                  <w:iCs w:val="0"/>
                  <w:sz w:val="20"/>
                  <w:szCs w:val="20"/>
                  <w:lang w:val="en-GB"/>
                </w:rPr>
                <w:delText>b</w:delText>
              </w:r>
            </w:del>
            <w:r w:rsidRPr="00007C30">
              <w:rPr>
                <w:rFonts w:ascii="Times New Roman" w:hAnsi="Times New Roman" w:cs="Times New Roman"/>
                <w:i w:val="0"/>
                <w:iCs w:val="0"/>
                <w:sz w:val="20"/>
                <w:szCs w:val="20"/>
                <w:lang w:val="en-GB"/>
              </w:rPr>
              <w:t xml:space="preserve">usiness </w:t>
            </w:r>
            <w:ins w:id="146" w:author="Catharina Freier" w:date="2025-08-21T19:16:00Z" w16du:dateUtc="2025-08-21T17:16:00Z">
              <w:r w:rsidR="00BF66BD">
                <w:rPr>
                  <w:rFonts w:ascii="Times New Roman" w:hAnsi="Times New Roman" w:cs="Times New Roman"/>
                  <w:i w:val="0"/>
                  <w:iCs w:val="0"/>
                  <w:sz w:val="20"/>
                  <w:szCs w:val="20"/>
                  <w:lang w:val="en-GB"/>
                </w:rPr>
                <w:t>A</w:t>
              </w:r>
            </w:ins>
            <w:del w:id="147" w:author="Catharina Freier" w:date="2025-08-21T19:16:00Z" w16du:dateUtc="2025-08-21T17:16:00Z">
              <w:r w:rsidRPr="00007C30" w:rsidDel="00BF66BD">
                <w:rPr>
                  <w:rFonts w:ascii="Times New Roman" w:hAnsi="Times New Roman" w:cs="Times New Roman"/>
                  <w:i w:val="0"/>
                  <w:iCs w:val="0"/>
                  <w:sz w:val="20"/>
                  <w:szCs w:val="20"/>
                  <w:lang w:val="en-GB"/>
                </w:rPr>
                <w:delText>a</w:delText>
              </w:r>
            </w:del>
            <w:r w:rsidRPr="00007C30">
              <w:rPr>
                <w:rFonts w:ascii="Times New Roman" w:hAnsi="Times New Roman" w:cs="Times New Roman"/>
                <w:i w:val="0"/>
                <w:iCs w:val="0"/>
                <w:sz w:val="20"/>
                <w:szCs w:val="20"/>
                <w:lang w:val="en-GB"/>
              </w:rPr>
              <w:t xml:space="preserve">dministration, </w:t>
            </w:r>
            <w:ins w:id="148" w:author="Catharina Freier" w:date="2025-08-21T19:16:00Z" w16du:dateUtc="2025-08-21T17:16:00Z">
              <w:r w:rsidR="00BF66BD">
                <w:rPr>
                  <w:rFonts w:ascii="Times New Roman" w:hAnsi="Times New Roman" w:cs="Times New Roman"/>
                  <w:i w:val="0"/>
                  <w:iCs w:val="0"/>
                  <w:sz w:val="20"/>
                  <w:szCs w:val="20"/>
                  <w:lang w:val="en-GB"/>
                </w:rPr>
                <w:t>M</w:t>
              </w:r>
            </w:ins>
            <w:del w:id="149" w:author="Catharina Freier" w:date="2025-08-21T19:16:00Z" w16du:dateUtc="2025-08-21T17:16:00Z">
              <w:r w:rsidRPr="00007C30" w:rsidDel="00BF66BD">
                <w:rPr>
                  <w:rFonts w:ascii="Times New Roman" w:hAnsi="Times New Roman" w:cs="Times New Roman"/>
                  <w:i w:val="0"/>
                  <w:iCs w:val="0"/>
                  <w:sz w:val="20"/>
                  <w:szCs w:val="20"/>
                  <w:lang w:val="en-GB"/>
                </w:rPr>
                <w:delText>m</w:delText>
              </w:r>
            </w:del>
            <w:r w:rsidRPr="00007C30">
              <w:rPr>
                <w:rFonts w:ascii="Times New Roman" w:hAnsi="Times New Roman" w:cs="Times New Roman"/>
                <w:i w:val="0"/>
                <w:iCs w:val="0"/>
                <w:sz w:val="20"/>
                <w:szCs w:val="20"/>
                <w:lang w:val="en-GB"/>
              </w:rPr>
              <w:t xml:space="preserve">athematics, and </w:t>
            </w:r>
            <w:ins w:id="150" w:author="Catharina Freier" w:date="2025-08-21T19:16:00Z" w16du:dateUtc="2025-08-21T17:16:00Z">
              <w:r w:rsidR="00BF66BD">
                <w:rPr>
                  <w:rFonts w:ascii="Times New Roman" w:hAnsi="Times New Roman" w:cs="Times New Roman"/>
                  <w:i w:val="0"/>
                  <w:iCs w:val="0"/>
                  <w:sz w:val="20"/>
                  <w:szCs w:val="20"/>
                  <w:lang w:val="en-GB"/>
                </w:rPr>
                <w:t>P</w:t>
              </w:r>
            </w:ins>
            <w:del w:id="151" w:author="Catharina Freier" w:date="2025-08-21T19:16:00Z" w16du:dateUtc="2025-08-21T17:16:00Z">
              <w:r w:rsidRPr="00007C30" w:rsidDel="00BF66BD">
                <w:rPr>
                  <w:rFonts w:ascii="Times New Roman" w:hAnsi="Times New Roman" w:cs="Times New Roman"/>
                  <w:i w:val="0"/>
                  <w:iCs w:val="0"/>
                  <w:sz w:val="20"/>
                  <w:szCs w:val="20"/>
                  <w:lang w:val="en-GB"/>
                </w:rPr>
                <w:delText>p</w:delText>
              </w:r>
            </w:del>
            <w:r w:rsidRPr="00007C30">
              <w:rPr>
                <w:rFonts w:ascii="Times New Roman" w:hAnsi="Times New Roman" w:cs="Times New Roman"/>
                <w:i w:val="0"/>
                <w:iCs w:val="0"/>
                <w:sz w:val="20"/>
                <w:szCs w:val="20"/>
                <w:lang w:val="en-GB"/>
              </w:rPr>
              <w:t>hysics</w:t>
            </w:r>
          </w:p>
        </w:tc>
      </w:tr>
      <w:tr w:rsidR="00800CBE" w:rsidRPr="001C3C6B" w14:paraId="7B2F81B2" w14:textId="77777777" w:rsidTr="00B71775">
        <w:trPr>
          <w:trHeight w:val="283"/>
        </w:trPr>
        <w:tc>
          <w:tcPr>
            <w:tcW w:w="8222" w:type="dxa"/>
            <w:vAlign w:val="bottom"/>
          </w:tcPr>
          <w:p w14:paraId="099DE2C5" w14:textId="7E2CC9B5" w:rsidR="00800CBE" w:rsidRPr="00007C30" w:rsidRDefault="00EE48C5" w:rsidP="000106B0">
            <w:pPr>
              <w:pStyle w:val="Bullets"/>
              <w:numPr>
                <w:ilvl w:val="0"/>
                <w:numId w:val="0"/>
              </w:numPr>
              <w:rPr>
                <w:rFonts w:ascii="Times New Roman" w:hAnsi="Times New Roman" w:cs="Times New Roman"/>
                <w:b/>
                <w:i w:val="0"/>
                <w:iCs w:val="0"/>
                <w:sz w:val="21"/>
                <w:szCs w:val="21"/>
                <w:lang w:val="en-GB"/>
              </w:rPr>
            </w:pPr>
            <w:r w:rsidRPr="00007C30">
              <w:rPr>
                <w:rFonts w:ascii="Times New Roman" w:hAnsi="Times New Roman" w:cs="Times New Roman"/>
                <w:sz w:val="20"/>
                <w:szCs w:val="20"/>
                <w:lang w:val="en-GB"/>
              </w:rPr>
              <w:t xml:space="preserve">Student </w:t>
            </w:r>
            <w:ins w:id="152" w:author="Catharina Freier" w:date="2025-08-21T19:08:00Z" w16du:dateUtc="2025-08-21T17:08:00Z">
              <w:r w:rsidR="00007C30">
                <w:rPr>
                  <w:rFonts w:ascii="Times New Roman" w:hAnsi="Times New Roman" w:cs="Times New Roman"/>
                  <w:sz w:val="20"/>
                  <w:szCs w:val="20"/>
                  <w:lang w:val="en-GB"/>
                </w:rPr>
                <w:t>R</w:t>
              </w:r>
            </w:ins>
            <w:del w:id="153" w:author="Catharina Freier" w:date="2025-08-21T19:08:00Z" w16du:dateUtc="2025-08-21T17:08:00Z">
              <w:r w:rsidRPr="00007C30" w:rsidDel="00007C30">
                <w:rPr>
                  <w:rFonts w:ascii="Times New Roman" w:hAnsi="Times New Roman" w:cs="Times New Roman"/>
                  <w:sz w:val="20"/>
                  <w:szCs w:val="20"/>
                  <w:lang w:val="en-GB"/>
                </w:rPr>
                <w:delText>r</w:delText>
              </w:r>
            </w:del>
            <w:r w:rsidRPr="00007C30">
              <w:rPr>
                <w:rFonts w:ascii="Times New Roman" w:hAnsi="Times New Roman" w:cs="Times New Roman"/>
                <w:sz w:val="20"/>
                <w:szCs w:val="20"/>
                <w:lang w:val="en-GB"/>
              </w:rPr>
              <w:t xml:space="preserve">epresentative for the entire student body </w:t>
            </w:r>
            <w:del w:id="154" w:author="Catharina Freier" w:date="2025-08-21T19:08:00Z" w16du:dateUtc="2025-08-21T17:08:00Z">
              <w:r w:rsidRPr="00007C30" w:rsidDel="00007C30">
                <w:rPr>
                  <w:rFonts w:ascii="Times New Roman" w:hAnsi="Times New Roman" w:cs="Times New Roman"/>
                  <w:sz w:val="20"/>
                  <w:szCs w:val="20"/>
                  <w:lang w:val="en-GB"/>
                </w:rPr>
                <w:delText xml:space="preserve">    </w:delText>
              </w:r>
            </w:del>
          </w:p>
        </w:tc>
        <w:tc>
          <w:tcPr>
            <w:tcW w:w="2552" w:type="dxa"/>
            <w:vAlign w:val="bottom"/>
          </w:tcPr>
          <w:p w14:paraId="091163D4" w14:textId="275F8021" w:rsidR="00800CBE" w:rsidRPr="001C3C6B" w:rsidRDefault="00800CBE" w:rsidP="000106B0">
            <w:pPr>
              <w:pStyle w:val="Bullets"/>
              <w:numPr>
                <w:ilvl w:val="0"/>
                <w:numId w:val="0"/>
              </w:numPr>
              <w:jc w:val="right"/>
              <w:rPr>
                <w:rFonts w:ascii="Times New Roman" w:hAnsi="Times New Roman" w:cs="Times New Roman"/>
                <w:b/>
                <w:bCs/>
                <w:i w:val="0"/>
                <w:iCs w:val="0"/>
                <w:sz w:val="20"/>
                <w:szCs w:val="20"/>
              </w:rPr>
            </w:pPr>
            <w:r w:rsidRPr="001C3C6B">
              <w:rPr>
                <w:rFonts w:ascii="Times New Roman" w:hAnsi="Times New Roman" w:cs="Times New Roman"/>
                <w:i w:val="0"/>
                <w:iCs w:val="0"/>
                <w:sz w:val="20"/>
                <w:szCs w:val="20"/>
                <w:lang w:val="en-US"/>
              </w:rPr>
              <w:t xml:space="preserve">09/2023 </w:t>
            </w:r>
            <w:r w:rsidR="001F5B69" w:rsidRPr="001C3C6B">
              <w:rPr>
                <w:rFonts w:ascii="Times New Roman" w:hAnsi="Times New Roman" w:cs="Times New Roman"/>
                <w:i w:val="0"/>
                <w:iCs w:val="0"/>
                <w:sz w:val="20"/>
                <w:szCs w:val="20"/>
                <w:lang w:val="en-US"/>
              </w:rPr>
              <w:t>–</w:t>
            </w:r>
            <w:r w:rsidRPr="001C3C6B">
              <w:rPr>
                <w:rFonts w:ascii="Times New Roman" w:hAnsi="Times New Roman" w:cs="Times New Roman"/>
                <w:i w:val="0"/>
                <w:iCs w:val="0"/>
                <w:sz w:val="20"/>
                <w:szCs w:val="20"/>
                <w:lang w:val="en-US"/>
              </w:rPr>
              <w:t xml:space="preserve"> </w:t>
            </w:r>
            <w:r w:rsidR="005B2ABB">
              <w:rPr>
                <w:rFonts w:ascii="Times New Roman" w:hAnsi="Times New Roman" w:cs="Times New Roman"/>
                <w:i w:val="0"/>
                <w:iCs w:val="0"/>
                <w:sz w:val="20"/>
                <w:szCs w:val="20"/>
                <w:lang w:val="en-US"/>
              </w:rPr>
              <w:t>07/2025</w:t>
            </w:r>
            <w:r w:rsidR="005B2ABB" w:rsidRPr="00B71775">
              <w:rPr>
                <w:rFonts w:ascii="Times New Roman" w:hAnsi="Times New Roman" w:cs="Times New Roman"/>
                <w:i w:val="0"/>
                <w:iCs w:val="0"/>
                <w:color w:val="E8E8E8"/>
                <w:sz w:val="30"/>
                <w:szCs w:val="30"/>
                <w:shd w:val="clear" w:color="auto" w:fill="1F1F1F"/>
              </w:rPr>
              <w:t xml:space="preserve"> </w:t>
            </w:r>
          </w:p>
        </w:tc>
      </w:tr>
      <w:tr w:rsidR="00800CBE" w:rsidRPr="00251C7A" w14:paraId="2618F0FF" w14:textId="77777777" w:rsidTr="00B71775">
        <w:trPr>
          <w:trHeight w:val="20"/>
        </w:trPr>
        <w:tc>
          <w:tcPr>
            <w:tcW w:w="10774" w:type="dxa"/>
            <w:gridSpan w:val="2"/>
            <w:vAlign w:val="bottom"/>
          </w:tcPr>
          <w:p w14:paraId="7F89D6CA" w14:textId="23BE5E37" w:rsidR="00EE48C5" w:rsidRPr="00295E2C" w:rsidRDefault="00EE48C5" w:rsidP="000106B0">
            <w:pPr>
              <w:pStyle w:val="Bullets"/>
              <w:numPr>
                <w:ilvl w:val="0"/>
                <w:numId w:val="25"/>
              </w:numPr>
              <w:rPr>
                <w:rFonts w:ascii="Times New Roman" w:hAnsi="Times New Roman" w:cs="Times New Roman"/>
                <w:b/>
                <w:bCs/>
                <w:i w:val="0"/>
                <w:iCs w:val="0"/>
                <w:sz w:val="20"/>
                <w:szCs w:val="20"/>
                <w:lang w:val="en-GB"/>
              </w:rPr>
            </w:pPr>
            <w:r w:rsidRPr="00295E2C">
              <w:rPr>
                <w:rFonts w:ascii="Times New Roman" w:hAnsi="Times New Roman" w:cs="Times New Roman"/>
                <w:i w:val="0"/>
                <w:iCs w:val="0"/>
                <w:sz w:val="20"/>
                <w:szCs w:val="20"/>
                <w:lang w:val="en-GB"/>
                <w:rPrChange w:id="155" w:author="Sarah Bergmann" w:date="2025-08-21T23:38:00Z" w16du:dateUtc="2025-08-21T21:38:00Z">
                  <w:rPr>
                    <w:rFonts w:ascii="Times New Roman" w:hAnsi="Times New Roman" w:cs="Times New Roman"/>
                    <w:sz w:val="20"/>
                    <w:szCs w:val="20"/>
                    <w:lang w:val="en-GB"/>
                  </w:rPr>
                </w:rPrChange>
              </w:rPr>
              <w:t>Found</w:t>
            </w:r>
            <w:ins w:id="156" w:author="Catharina Freier" w:date="2025-08-21T19:16:00Z" w16du:dateUtc="2025-08-21T17:16:00Z">
              <w:r w:rsidR="00BF66BD" w:rsidRPr="00295E2C">
                <w:rPr>
                  <w:rFonts w:ascii="Times New Roman" w:hAnsi="Times New Roman" w:cs="Times New Roman"/>
                  <w:i w:val="0"/>
                  <w:iCs w:val="0"/>
                  <w:sz w:val="20"/>
                  <w:szCs w:val="20"/>
                  <w:lang w:val="en-GB"/>
                </w:rPr>
                <w:t>ed</w:t>
              </w:r>
            </w:ins>
            <w:del w:id="157" w:author="Catharina Freier" w:date="2025-08-21T19:16:00Z" w16du:dateUtc="2025-08-21T17:16:00Z">
              <w:r w:rsidRPr="00295E2C" w:rsidDel="00BF66BD">
                <w:rPr>
                  <w:rFonts w:ascii="Times New Roman" w:hAnsi="Times New Roman" w:cs="Times New Roman"/>
                  <w:i w:val="0"/>
                  <w:iCs w:val="0"/>
                  <w:sz w:val="20"/>
                  <w:szCs w:val="20"/>
                  <w:lang w:val="en-GB"/>
                  <w:rPrChange w:id="158" w:author="Sarah Bergmann" w:date="2025-08-21T23:38:00Z" w16du:dateUtc="2025-08-21T21:38:00Z">
                    <w:rPr>
                      <w:rFonts w:ascii="Times New Roman" w:hAnsi="Times New Roman" w:cs="Times New Roman"/>
                      <w:sz w:val="20"/>
                      <w:szCs w:val="20"/>
                      <w:lang w:val="en-GB"/>
                    </w:rPr>
                  </w:rPrChange>
                </w:rPr>
                <w:delText>ing</w:delText>
              </w:r>
            </w:del>
            <w:r w:rsidRPr="00295E2C">
              <w:rPr>
                <w:rFonts w:ascii="Times New Roman" w:hAnsi="Times New Roman" w:cs="Times New Roman"/>
                <w:i w:val="0"/>
                <w:iCs w:val="0"/>
                <w:sz w:val="20"/>
                <w:szCs w:val="20"/>
                <w:lang w:val="en-GB"/>
                <w:rPrChange w:id="159" w:author="Sarah Bergmann" w:date="2025-08-21T23:38:00Z" w16du:dateUtc="2025-08-21T21:38:00Z">
                  <w:rPr>
                    <w:rFonts w:ascii="Times New Roman" w:hAnsi="Times New Roman" w:cs="Times New Roman"/>
                    <w:sz w:val="20"/>
                    <w:szCs w:val="20"/>
                    <w:lang w:val="en-GB"/>
                  </w:rPr>
                </w:rPrChange>
              </w:rPr>
              <w:t xml:space="preserve"> </w:t>
            </w:r>
            <w:del w:id="160" w:author="Catharina Freier" w:date="2025-08-21T19:16:00Z" w16du:dateUtc="2025-08-21T17:16:00Z">
              <w:r w:rsidRPr="00295E2C" w:rsidDel="00BF66BD">
                <w:rPr>
                  <w:rFonts w:ascii="Times New Roman" w:hAnsi="Times New Roman" w:cs="Times New Roman"/>
                  <w:i w:val="0"/>
                  <w:iCs w:val="0"/>
                  <w:sz w:val="20"/>
                  <w:szCs w:val="20"/>
                  <w:lang w:val="en-GB"/>
                  <w:rPrChange w:id="161" w:author="Sarah Bergmann" w:date="2025-08-21T23:38:00Z" w16du:dateUtc="2025-08-21T21:38:00Z">
                    <w:rPr>
                      <w:rFonts w:ascii="Times New Roman" w:hAnsi="Times New Roman" w:cs="Times New Roman"/>
                      <w:sz w:val="20"/>
                      <w:szCs w:val="20"/>
                      <w:lang w:val="en-GB"/>
                    </w:rPr>
                  </w:rPrChange>
                </w:rPr>
                <w:delText xml:space="preserve">of </w:delText>
              </w:r>
            </w:del>
            <w:r w:rsidRPr="00295E2C">
              <w:rPr>
                <w:rFonts w:ascii="Times New Roman" w:hAnsi="Times New Roman" w:cs="Times New Roman"/>
                <w:i w:val="0"/>
                <w:iCs w:val="0"/>
                <w:sz w:val="20"/>
                <w:szCs w:val="20"/>
                <w:lang w:val="en-GB"/>
                <w:rPrChange w:id="162" w:author="Sarah Bergmann" w:date="2025-08-21T23:38:00Z" w16du:dateUtc="2025-08-21T21:38:00Z">
                  <w:rPr>
                    <w:rFonts w:ascii="Times New Roman" w:hAnsi="Times New Roman" w:cs="Times New Roman"/>
                    <w:sz w:val="20"/>
                    <w:szCs w:val="20"/>
                    <w:lang w:val="en-GB"/>
                  </w:rPr>
                </w:rPrChange>
              </w:rPr>
              <w:t>a media club and expan</w:t>
            </w:r>
            <w:ins w:id="163" w:author="Sarah Bergmann" w:date="2025-08-21T23:38:00Z" w16du:dateUtc="2025-08-21T21:38:00Z">
              <w:r w:rsidR="00295E2C">
                <w:rPr>
                  <w:rFonts w:ascii="Times New Roman" w:hAnsi="Times New Roman" w:cs="Times New Roman"/>
                  <w:i w:val="0"/>
                  <w:iCs w:val="0"/>
                  <w:sz w:val="20"/>
                  <w:szCs w:val="20"/>
                  <w:lang w:val="en-GB"/>
                </w:rPr>
                <w:t>ded</w:t>
              </w:r>
            </w:ins>
            <w:del w:id="164" w:author="Sarah Bergmann" w:date="2025-08-21T23:38:00Z" w16du:dateUtc="2025-08-21T21:38:00Z">
              <w:r w:rsidRPr="00295E2C" w:rsidDel="00295E2C">
                <w:rPr>
                  <w:rFonts w:ascii="Times New Roman" w:hAnsi="Times New Roman" w:cs="Times New Roman"/>
                  <w:i w:val="0"/>
                  <w:iCs w:val="0"/>
                  <w:sz w:val="20"/>
                  <w:szCs w:val="20"/>
                  <w:lang w:val="en-GB"/>
                  <w:rPrChange w:id="165" w:author="Sarah Bergmann" w:date="2025-08-21T23:38:00Z" w16du:dateUtc="2025-08-21T21:38:00Z">
                    <w:rPr>
                      <w:rFonts w:ascii="Times New Roman" w:hAnsi="Times New Roman" w:cs="Times New Roman"/>
                      <w:sz w:val="20"/>
                      <w:szCs w:val="20"/>
                      <w:lang w:val="en-GB"/>
                    </w:rPr>
                  </w:rPrChange>
                </w:rPr>
                <w:delText>sion of</w:delText>
              </w:r>
            </w:del>
            <w:r w:rsidRPr="00295E2C">
              <w:rPr>
                <w:rFonts w:ascii="Times New Roman" w:hAnsi="Times New Roman" w:cs="Times New Roman"/>
                <w:i w:val="0"/>
                <w:iCs w:val="0"/>
                <w:sz w:val="20"/>
                <w:szCs w:val="20"/>
                <w:lang w:val="en-GB"/>
                <w:rPrChange w:id="166" w:author="Sarah Bergmann" w:date="2025-08-21T23:38:00Z" w16du:dateUtc="2025-08-21T21:38:00Z">
                  <w:rPr>
                    <w:rFonts w:ascii="Times New Roman" w:hAnsi="Times New Roman" w:cs="Times New Roman"/>
                    <w:sz w:val="20"/>
                    <w:szCs w:val="20"/>
                    <w:lang w:val="en-GB"/>
                  </w:rPr>
                </w:rPrChange>
              </w:rPr>
              <w:t xml:space="preserve"> social media channels via LinkedIn and TikTok</w:t>
            </w:r>
          </w:p>
          <w:p w14:paraId="5F1FFC7F" w14:textId="6CB69A60" w:rsidR="00EE48C5" w:rsidRPr="00295E2C" w:rsidRDefault="00EE48C5" w:rsidP="000106B0">
            <w:pPr>
              <w:pStyle w:val="Bullets"/>
              <w:numPr>
                <w:ilvl w:val="0"/>
                <w:numId w:val="25"/>
              </w:numPr>
              <w:rPr>
                <w:rFonts w:ascii="Times New Roman" w:hAnsi="Times New Roman" w:cs="Times New Roman"/>
                <w:i w:val="0"/>
                <w:iCs w:val="0"/>
                <w:sz w:val="20"/>
                <w:szCs w:val="20"/>
                <w:lang w:val="en-GB"/>
              </w:rPr>
            </w:pPr>
            <w:r w:rsidRPr="00295E2C">
              <w:rPr>
                <w:rFonts w:ascii="Times New Roman" w:hAnsi="Times New Roman" w:cs="Times New Roman"/>
                <w:i w:val="0"/>
                <w:iCs w:val="0"/>
                <w:sz w:val="20"/>
                <w:szCs w:val="20"/>
                <w:lang w:val="en-GB"/>
                <w:rPrChange w:id="167" w:author="Sarah Bergmann" w:date="2025-08-21T23:38:00Z" w16du:dateUtc="2025-08-21T21:38:00Z">
                  <w:rPr>
                    <w:rFonts w:ascii="Times New Roman" w:hAnsi="Times New Roman" w:cs="Times New Roman"/>
                    <w:sz w:val="20"/>
                    <w:szCs w:val="20"/>
                    <w:lang w:val="en-GB"/>
                  </w:rPr>
                </w:rPrChange>
              </w:rPr>
              <w:t>Implement</w:t>
            </w:r>
            <w:ins w:id="168" w:author="Sarah Bergmann" w:date="2025-08-21T23:38:00Z" w16du:dateUtc="2025-08-21T21:38:00Z">
              <w:r w:rsidR="00295E2C">
                <w:rPr>
                  <w:rFonts w:ascii="Times New Roman" w:hAnsi="Times New Roman" w:cs="Times New Roman"/>
                  <w:i w:val="0"/>
                  <w:iCs w:val="0"/>
                  <w:sz w:val="20"/>
                  <w:szCs w:val="20"/>
                  <w:lang w:val="en-GB"/>
                </w:rPr>
                <w:t>ed</w:t>
              </w:r>
            </w:ins>
            <w:del w:id="169" w:author="Sarah Bergmann" w:date="2025-08-21T23:38:00Z" w16du:dateUtc="2025-08-21T21:38:00Z">
              <w:r w:rsidRPr="00295E2C" w:rsidDel="00295E2C">
                <w:rPr>
                  <w:rFonts w:ascii="Times New Roman" w:hAnsi="Times New Roman" w:cs="Times New Roman"/>
                  <w:i w:val="0"/>
                  <w:iCs w:val="0"/>
                  <w:sz w:val="20"/>
                  <w:szCs w:val="20"/>
                  <w:lang w:val="en-GB"/>
                  <w:rPrChange w:id="170" w:author="Sarah Bergmann" w:date="2025-08-21T23:38:00Z" w16du:dateUtc="2025-08-21T21:38:00Z">
                    <w:rPr>
                      <w:rFonts w:ascii="Times New Roman" w:hAnsi="Times New Roman" w:cs="Times New Roman"/>
                      <w:sz w:val="20"/>
                      <w:szCs w:val="20"/>
                      <w:lang w:val="en-GB"/>
                    </w:rPr>
                  </w:rPrChange>
                </w:rPr>
                <w:delText>ation of</w:delText>
              </w:r>
            </w:del>
            <w:r w:rsidRPr="00295E2C">
              <w:rPr>
                <w:rFonts w:ascii="Times New Roman" w:hAnsi="Times New Roman" w:cs="Times New Roman"/>
                <w:i w:val="0"/>
                <w:iCs w:val="0"/>
                <w:sz w:val="20"/>
                <w:szCs w:val="20"/>
                <w:lang w:val="en-GB"/>
                <w:rPrChange w:id="171" w:author="Sarah Bergmann" w:date="2025-08-21T23:38:00Z" w16du:dateUtc="2025-08-21T21:38:00Z">
                  <w:rPr>
                    <w:rFonts w:ascii="Times New Roman" w:hAnsi="Times New Roman" w:cs="Times New Roman"/>
                    <w:sz w:val="20"/>
                    <w:szCs w:val="20"/>
                    <w:lang w:val="en-GB"/>
                  </w:rPr>
                </w:rPrChange>
              </w:rPr>
              <w:t xml:space="preserve"> various sustainability projects in cooperation with “Omas for Future” </w:t>
            </w:r>
          </w:p>
          <w:p w14:paraId="266496FA" w14:textId="355A7CE7" w:rsidR="00EE48C5" w:rsidRPr="00295E2C" w:rsidRDefault="00EE48C5" w:rsidP="000106B0">
            <w:pPr>
              <w:pStyle w:val="Bullets"/>
              <w:numPr>
                <w:ilvl w:val="0"/>
                <w:numId w:val="25"/>
              </w:numPr>
              <w:rPr>
                <w:rFonts w:ascii="Times New Roman" w:hAnsi="Times New Roman" w:cs="Times New Roman"/>
                <w:i w:val="0"/>
                <w:iCs w:val="0"/>
                <w:sz w:val="20"/>
                <w:szCs w:val="20"/>
                <w:lang w:val="en-GB"/>
              </w:rPr>
            </w:pPr>
            <w:del w:id="172" w:author="Sarah Bergmann" w:date="2025-08-21T23:38:00Z" w16du:dateUtc="2025-08-21T21:38:00Z">
              <w:r w:rsidRPr="00295E2C" w:rsidDel="00295E2C">
                <w:rPr>
                  <w:rFonts w:ascii="Times New Roman" w:hAnsi="Times New Roman" w:cs="Times New Roman"/>
                  <w:i w:val="0"/>
                  <w:iCs w:val="0"/>
                  <w:sz w:val="20"/>
                  <w:szCs w:val="20"/>
                  <w:lang w:val="en-GB"/>
                  <w:rPrChange w:id="173" w:author="Sarah Bergmann" w:date="2025-08-21T23:38:00Z" w16du:dateUtc="2025-08-21T21:38:00Z">
                    <w:rPr>
                      <w:rFonts w:ascii="Times New Roman" w:hAnsi="Times New Roman" w:cs="Times New Roman"/>
                      <w:sz w:val="20"/>
                      <w:szCs w:val="20"/>
                      <w:lang w:val="en-GB"/>
                    </w:rPr>
                  </w:rPrChange>
                </w:rPr>
                <w:delText>Conclus</w:delText>
              </w:r>
            </w:del>
            <w:ins w:id="174" w:author="Sarah Bergmann" w:date="2025-08-21T23:38:00Z" w16du:dateUtc="2025-08-21T21:38:00Z">
              <w:r w:rsidR="00295E2C" w:rsidRPr="00295E2C">
                <w:rPr>
                  <w:rFonts w:ascii="Times New Roman" w:hAnsi="Times New Roman" w:cs="Times New Roman"/>
                  <w:i w:val="0"/>
                  <w:iCs w:val="0"/>
                  <w:sz w:val="20"/>
                  <w:szCs w:val="20"/>
                  <w:lang w:val="en-GB"/>
                </w:rPr>
                <w:t>Conclud</w:t>
              </w:r>
              <w:r w:rsidR="00295E2C">
                <w:rPr>
                  <w:rFonts w:ascii="Times New Roman" w:hAnsi="Times New Roman" w:cs="Times New Roman"/>
                  <w:i w:val="0"/>
                  <w:iCs w:val="0"/>
                  <w:sz w:val="20"/>
                  <w:szCs w:val="20"/>
                  <w:lang w:val="en-GB"/>
                </w:rPr>
                <w:t xml:space="preserve">ed </w:t>
              </w:r>
            </w:ins>
            <w:del w:id="175" w:author="Sarah Bergmann" w:date="2025-08-21T23:38:00Z" w16du:dateUtc="2025-08-21T21:38:00Z">
              <w:r w:rsidRPr="00295E2C" w:rsidDel="00295E2C">
                <w:rPr>
                  <w:rFonts w:ascii="Times New Roman" w:hAnsi="Times New Roman" w:cs="Times New Roman"/>
                  <w:i w:val="0"/>
                  <w:iCs w:val="0"/>
                  <w:sz w:val="20"/>
                  <w:szCs w:val="20"/>
                  <w:lang w:val="en-GB"/>
                  <w:rPrChange w:id="176" w:author="Sarah Bergmann" w:date="2025-08-21T23:38:00Z" w16du:dateUtc="2025-08-21T21:38:00Z">
                    <w:rPr>
                      <w:rFonts w:ascii="Times New Roman" w:hAnsi="Times New Roman" w:cs="Times New Roman"/>
                      <w:sz w:val="20"/>
                      <w:szCs w:val="20"/>
                      <w:lang w:val="en-GB"/>
                    </w:rPr>
                  </w:rPrChange>
                </w:rPr>
                <w:delText xml:space="preserve">ion of </w:delText>
              </w:r>
            </w:del>
            <w:r w:rsidRPr="00295E2C">
              <w:rPr>
                <w:rFonts w:ascii="Times New Roman" w:hAnsi="Times New Roman" w:cs="Times New Roman"/>
                <w:i w:val="0"/>
                <w:iCs w:val="0"/>
                <w:sz w:val="20"/>
                <w:szCs w:val="20"/>
                <w:lang w:val="en-GB"/>
                <w:rPrChange w:id="177" w:author="Sarah Bergmann" w:date="2025-08-21T23:38:00Z" w16du:dateUtc="2025-08-21T21:38:00Z">
                  <w:rPr>
                    <w:rFonts w:ascii="Times New Roman" w:hAnsi="Times New Roman" w:cs="Times New Roman"/>
                    <w:sz w:val="20"/>
                    <w:szCs w:val="20"/>
                    <w:lang w:val="en-GB"/>
                  </w:rPr>
                </w:rPrChange>
              </w:rPr>
              <w:t>an educational partnership with the Documentation and Cultural Center of German Sinti and Roma</w:t>
            </w:r>
          </w:p>
          <w:p w14:paraId="1570DE9D" w14:textId="3D56FC64" w:rsidR="007329A4" w:rsidRPr="00007C30" w:rsidRDefault="00EE48C5" w:rsidP="000106B0">
            <w:pPr>
              <w:pStyle w:val="Bullets"/>
              <w:numPr>
                <w:ilvl w:val="0"/>
                <w:numId w:val="25"/>
              </w:numPr>
              <w:rPr>
                <w:rFonts w:ascii="Times New Roman" w:hAnsi="Times New Roman" w:cs="Times New Roman"/>
                <w:b/>
                <w:bCs/>
                <w:i w:val="0"/>
                <w:iCs w:val="0"/>
                <w:sz w:val="20"/>
                <w:szCs w:val="20"/>
                <w:lang w:val="en-GB"/>
              </w:rPr>
            </w:pPr>
            <w:r w:rsidRPr="00295E2C">
              <w:rPr>
                <w:rFonts w:ascii="Times New Roman" w:hAnsi="Times New Roman" w:cs="Times New Roman"/>
                <w:i w:val="0"/>
                <w:iCs w:val="0"/>
                <w:sz w:val="20"/>
                <w:szCs w:val="20"/>
                <w:lang w:val="en-GB"/>
                <w:rPrChange w:id="178" w:author="Sarah Bergmann" w:date="2025-08-21T23:38:00Z" w16du:dateUtc="2025-08-21T21:38:00Z">
                  <w:rPr>
                    <w:rFonts w:ascii="Times New Roman" w:hAnsi="Times New Roman" w:cs="Times New Roman"/>
                    <w:sz w:val="20"/>
                    <w:szCs w:val="20"/>
                    <w:lang w:val="en-GB"/>
                  </w:rPr>
                </w:rPrChange>
              </w:rPr>
              <w:t>Organiz</w:t>
            </w:r>
            <w:ins w:id="179" w:author="Sarah Bergmann" w:date="2025-08-21T23:38:00Z" w16du:dateUtc="2025-08-21T21:38:00Z">
              <w:r w:rsidR="00295E2C">
                <w:rPr>
                  <w:rFonts w:ascii="Times New Roman" w:hAnsi="Times New Roman" w:cs="Times New Roman"/>
                  <w:i w:val="0"/>
                  <w:iCs w:val="0"/>
                  <w:sz w:val="20"/>
                  <w:szCs w:val="20"/>
                  <w:lang w:val="en-GB"/>
                </w:rPr>
                <w:t xml:space="preserve">ed </w:t>
              </w:r>
            </w:ins>
            <w:del w:id="180" w:author="Sarah Bergmann" w:date="2025-08-21T23:38:00Z" w16du:dateUtc="2025-08-21T21:38:00Z">
              <w:r w:rsidRPr="00295E2C" w:rsidDel="00295E2C">
                <w:rPr>
                  <w:rFonts w:ascii="Times New Roman" w:hAnsi="Times New Roman" w:cs="Times New Roman"/>
                  <w:i w:val="0"/>
                  <w:iCs w:val="0"/>
                  <w:sz w:val="20"/>
                  <w:szCs w:val="20"/>
                  <w:lang w:val="en-GB"/>
                  <w:rPrChange w:id="181" w:author="Sarah Bergmann" w:date="2025-08-21T23:38:00Z" w16du:dateUtc="2025-08-21T21:38:00Z">
                    <w:rPr>
                      <w:rFonts w:ascii="Times New Roman" w:hAnsi="Times New Roman" w:cs="Times New Roman"/>
                      <w:sz w:val="20"/>
                      <w:szCs w:val="20"/>
                      <w:lang w:val="en-GB"/>
                    </w:rPr>
                  </w:rPrChange>
                </w:rPr>
                <w:delText xml:space="preserve">ation of </w:delText>
              </w:r>
            </w:del>
            <w:r w:rsidRPr="00295E2C">
              <w:rPr>
                <w:rFonts w:ascii="Times New Roman" w:hAnsi="Times New Roman" w:cs="Times New Roman"/>
                <w:i w:val="0"/>
                <w:iCs w:val="0"/>
                <w:sz w:val="20"/>
                <w:szCs w:val="20"/>
                <w:lang w:val="en-GB"/>
                <w:rPrChange w:id="182" w:author="Sarah Bergmann" w:date="2025-08-21T23:38:00Z" w16du:dateUtc="2025-08-21T21:38:00Z">
                  <w:rPr>
                    <w:rFonts w:ascii="Times New Roman" w:hAnsi="Times New Roman" w:cs="Times New Roman"/>
                    <w:sz w:val="20"/>
                    <w:szCs w:val="20"/>
                    <w:lang w:val="en-GB"/>
                  </w:rPr>
                </w:rPrChange>
              </w:rPr>
              <w:t>an action day with +350 participants in +15 selectable programs</w:t>
            </w:r>
            <w:r w:rsidRPr="00007C30">
              <w:rPr>
                <w:rFonts w:ascii="Times New Roman" w:hAnsi="Times New Roman" w:cs="Times New Roman"/>
                <w:sz w:val="20"/>
                <w:szCs w:val="20"/>
                <w:lang w:val="en-GB"/>
              </w:rPr>
              <w:t xml:space="preserve"> </w:t>
            </w:r>
          </w:p>
        </w:tc>
      </w:tr>
      <w:tr w:rsidR="00800CBE" w:rsidRPr="001C3C6B" w14:paraId="4AF19DD1" w14:textId="77777777" w:rsidTr="001C3C6B">
        <w:trPr>
          <w:trHeight w:val="346"/>
        </w:trPr>
        <w:tc>
          <w:tcPr>
            <w:tcW w:w="8222" w:type="dxa"/>
            <w:vAlign w:val="bottom"/>
          </w:tcPr>
          <w:p w14:paraId="7756FD9A" w14:textId="015041CC" w:rsidR="00800CBE" w:rsidRPr="00007C30" w:rsidRDefault="00EE48C5" w:rsidP="000106B0">
            <w:pPr>
              <w:pStyle w:val="Bullets"/>
              <w:numPr>
                <w:ilvl w:val="0"/>
                <w:numId w:val="0"/>
              </w:numPr>
              <w:rPr>
                <w:rFonts w:ascii="Times New Roman" w:hAnsi="Times New Roman" w:cs="Times New Roman"/>
                <w:sz w:val="20"/>
                <w:szCs w:val="20"/>
                <w:lang w:val="en-GB"/>
              </w:rPr>
            </w:pPr>
            <w:r w:rsidRPr="00007C30">
              <w:rPr>
                <w:rFonts w:ascii="Times New Roman" w:hAnsi="Times New Roman" w:cs="Times New Roman"/>
                <w:b/>
                <w:i w:val="0"/>
                <w:iCs w:val="0"/>
                <w:sz w:val="21"/>
                <w:szCs w:val="21"/>
                <w:lang w:val="en-GB"/>
              </w:rPr>
              <w:t>Federal Association of Stock Exchange Clubs at German Universities (BVH e. V.)</w:t>
            </w:r>
            <w:del w:id="183" w:author="Sarah Bergmann" w:date="2025-08-21T23:37:00Z" w16du:dateUtc="2025-08-21T21:37:00Z">
              <w:r w:rsidRPr="00007C30" w:rsidDel="00295E2C">
                <w:rPr>
                  <w:rFonts w:ascii="Times New Roman" w:hAnsi="Times New Roman" w:cs="Times New Roman"/>
                  <w:b/>
                  <w:i w:val="0"/>
                  <w:iCs w:val="0"/>
                  <w:sz w:val="21"/>
                  <w:szCs w:val="21"/>
                  <w:lang w:val="en-GB"/>
                </w:rPr>
                <w:delText xml:space="preserve">    </w:delText>
              </w:r>
            </w:del>
          </w:p>
        </w:tc>
        <w:tc>
          <w:tcPr>
            <w:tcW w:w="2552" w:type="dxa"/>
            <w:vAlign w:val="bottom"/>
          </w:tcPr>
          <w:p w14:paraId="30626CB8" w14:textId="75854856" w:rsidR="00800CBE" w:rsidRPr="001C3C6B" w:rsidRDefault="00800CBE" w:rsidP="000106B0">
            <w:pPr>
              <w:pStyle w:val="Bullets"/>
              <w:numPr>
                <w:ilvl w:val="0"/>
                <w:numId w:val="0"/>
              </w:numPr>
              <w:jc w:val="right"/>
              <w:rPr>
                <w:rFonts w:ascii="Times New Roman" w:hAnsi="Times New Roman" w:cs="Times New Roman"/>
                <w:b/>
                <w:bCs/>
                <w:i w:val="0"/>
                <w:iCs w:val="0"/>
                <w:sz w:val="20"/>
                <w:szCs w:val="20"/>
              </w:rPr>
            </w:pPr>
            <w:r w:rsidRPr="001C3C6B">
              <w:rPr>
                <w:rFonts w:ascii="Times New Roman" w:hAnsi="Times New Roman" w:cs="Times New Roman"/>
                <w:b/>
                <w:bCs/>
                <w:i w:val="0"/>
                <w:iCs w:val="0"/>
                <w:sz w:val="20"/>
                <w:szCs w:val="20"/>
              </w:rPr>
              <w:t>Mannheim</w:t>
            </w:r>
            <w:r w:rsidR="00395560">
              <w:rPr>
                <w:rFonts w:ascii="Times New Roman" w:hAnsi="Times New Roman" w:cs="Times New Roman"/>
                <w:b/>
                <w:bCs/>
                <w:i w:val="0"/>
                <w:iCs w:val="0"/>
                <w:sz w:val="20"/>
                <w:szCs w:val="20"/>
              </w:rPr>
              <w:t>, DE</w:t>
            </w:r>
          </w:p>
        </w:tc>
      </w:tr>
      <w:tr w:rsidR="00800CBE" w:rsidRPr="001C3C6B" w14:paraId="56372BDE" w14:textId="77777777" w:rsidTr="00B71775">
        <w:trPr>
          <w:trHeight w:val="20"/>
        </w:trPr>
        <w:tc>
          <w:tcPr>
            <w:tcW w:w="8222" w:type="dxa"/>
            <w:vAlign w:val="bottom"/>
          </w:tcPr>
          <w:p w14:paraId="3C87D247" w14:textId="256FFEC4" w:rsidR="00800CBE" w:rsidRPr="00007C30" w:rsidRDefault="00EE48C5" w:rsidP="000106B0">
            <w:pPr>
              <w:pStyle w:val="Bullets"/>
              <w:numPr>
                <w:ilvl w:val="0"/>
                <w:numId w:val="0"/>
              </w:numPr>
              <w:rPr>
                <w:rFonts w:ascii="Times New Roman" w:hAnsi="Times New Roman" w:cs="Times New Roman"/>
                <w:sz w:val="20"/>
                <w:szCs w:val="20"/>
                <w:lang w:val="en-GB"/>
              </w:rPr>
            </w:pPr>
            <w:r w:rsidRPr="00007C30">
              <w:rPr>
                <w:rFonts w:ascii="Times New Roman" w:hAnsi="Times New Roman" w:cs="Times New Roman"/>
                <w:sz w:val="20"/>
                <w:szCs w:val="20"/>
                <w:lang w:val="en-GB"/>
              </w:rPr>
              <w:t>Graduate of the “</w:t>
            </w:r>
            <w:r w:rsidR="00395560">
              <w:rPr>
                <w:rFonts w:ascii="Times New Roman" w:hAnsi="Times New Roman" w:cs="Times New Roman"/>
                <w:sz w:val="20"/>
                <w:szCs w:val="20"/>
                <w:lang w:val="en-GB"/>
              </w:rPr>
              <w:t xml:space="preserve">Financial </w:t>
            </w:r>
            <w:ins w:id="184" w:author="Sarah Bergmann" w:date="2025-08-21T23:37:00Z" w16du:dateUtc="2025-08-21T21:37:00Z">
              <w:r w:rsidR="00295E2C">
                <w:rPr>
                  <w:rFonts w:ascii="Times New Roman" w:hAnsi="Times New Roman" w:cs="Times New Roman"/>
                  <w:sz w:val="20"/>
                  <w:szCs w:val="20"/>
                  <w:lang w:val="en-GB"/>
                </w:rPr>
                <w:t>M</w:t>
              </w:r>
            </w:ins>
            <w:del w:id="185" w:author="Sarah Bergmann" w:date="2025-08-21T23:37:00Z" w16du:dateUtc="2025-08-21T21:37:00Z">
              <w:r w:rsidR="00395560" w:rsidDel="00295E2C">
                <w:rPr>
                  <w:rFonts w:ascii="Times New Roman" w:hAnsi="Times New Roman" w:cs="Times New Roman"/>
                  <w:sz w:val="20"/>
                  <w:szCs w:val="20"/>
                  <w:lang w:val="en-GB"/>
                </w:rPr>
                <w:delText>m</w:delText>
              </w:r>
            </w:del>
            <w:r w:rsidR="00395560">
              <w:rPr>
                <w:rFonts w:ascii="Times New Roman" w:hAnsi="Times New Roman" w:cs="Times New Roman"/>
                <w:sz w:val="20"/>
                <w:szCs w:val="20"/>
                <w:lang w:val="en-GB"/>
              </w:rPr>
              <w:t>arkets</w:t>
            </w:r>
            <w:r w:rsidRPr="00007C30">
              <w:rPr>
                <w:rFonts w:ascii="Times New Roman" w:hAnsi="Times New Roman" w:cs="Times New Roman"/>
                <w:sz w:val="20"/>
                <w:szCs w:val="20"/>
                <w:lang w:val="en-GB"/>
              </w:rPr>
              <w:t xml:space="preserve"> </w:t>
            </w:r>
            <w:ins w:id="186" w:author="Sarah Bergmann" w:date="2025-08-21T23:37:00Z" w16du:dateUtc="2025-08-21T21:37:00Z">
              <w:r w:rsidR="00295E2C">
                <w:rPr>
                  <w:rFonts w:ascii="Times New Roman" w:hAnsi="Times New Roman" w:cs="Times New Roman"/>
                  <w:sz w:val="20"/>
                  <w:szCs w:val="20"/>
                  <w:lang w:val="en-GB"/>
                </w:rPr>
                <w:t>C</w:t>
              </w:r>
            </w:ins>
            <w:del w:id="187" w:author="Sarah Bergmann" w:date="2025-08-21T23:37:00Z" w16du:dateUtc="2025-08-21T21:37:00Z">
              <w:r w:rsidRPr="00007C30" w:rsidDel="00295E2C">
                <w:rPr>
                  <w:rFonts w:ascii="Times New Roman" w:hAnsi="Times New Roman" w:cs="Times New Roman"/>
                  <w:sz w:val="20"/>
                  <w:szCs w:val="20"/>
                  <w:lang w:val="en-GB"/>
                </w:rPr>
                <w:delText>c</w:delText>
              </w:r>
            </w:del>
            <w:r w:rsidRPr="00007C30">
              <w:rPr>
                <w:rFonts w:ascii="Times New Roman" w:hAnsi="Times New Roman" w:cs="Times New Roman"/>
                <w:sz w:val="20"/>
                <w:szCs w:val="20"/>
                <w:lang w:val="en-GB"/>
              </w:rPr>
              <w:t>ertificate</w:t>
            </w:r>
            <w:r w:rsidR="00395560">
              <w:rPr>
                <w:rFonts w:ascii="Times New Roman" w:hAnsi="Times New Roman" w:cs="Times New Roman"/>
                <w:sz w:val="20"/>
                <w:szCs w:val="20"/>
                <w:lang w:val="en-GB"/>
              </w:rPr>
              <w:t>”</w:t>
            </w:r>
            <w:r w:rsidRPr="00007C30">
              <w:rPr>
                <w:rFonts w:ascii="Times New Roman" w:hAnsi="Times New Roman" w:cs="Times New Roman"/>
                <w:sz w:val="20"/>
                <w:szCs w:val="20"/>
                <w:lang w:val="en-GB"/>
              </w:rPr>
              <w:t xml:space="preserve"> (test result: 34</w:t>
            </w:r>
            <w:ins w:id="188" w:author="Catharina Freier" w:date="2025-08-21T19:08:00Z" w16du:dateUtc="2025-08-21T17:08:00Z">
              <w:r w:rsidR="00007C30">
                <w:rPr>
                  <w:rFonts w:ascii="Times New Roman" w:hAnsi="Times New Roman" w:cs="Times New Roman"/>
                  <w:sz w:val="20"/>
                  <w:szCs w:val="20"/>
                  <w:lang w:val="en-GB"/>
                </w:rPr>
                <w:t xml:space="preserve"> </w:t>
              </w:r>
            </w:ins>
            <w:r w:rsidRPr="00007C30">
              <w:rPr>
                <w:rFonts w:ascii="Times New Roman" w:hAnsi="Times New Roman" w:cs="Times New Roman"/>
                <w:sz w:val="20"/>
                <w:szCs w:val="20"/>
                <w:lang w:val="en-GB"/>
              </w:rPr>
              <w:t>/</w:t>
            </w:r>
            <w:ins w:id="189" w:author="Catharina Freier" w:date="2025-08-21T19:08:00Z" w16du:dateUtc="2025-08-21T17:08:00Z">
              <w:r w:rsidR="00007C30">
                <w:rPr>
                  <w:rFonts w:ascii="Times New Roman" w:hAnsi="Times New Roman" w:cs="Times New Roman"/>
                  <w:sz w:val="20"/>
                  <w:szCs w:val="20"/>
                  <w:lang w:val="en-GB"/>
                </w:rPr>
                <w:t xml:space="preserve"> </w:t>
              </w:r>
            </w:ins>
            <w:r w:rsidRPr="00007C30">
              <w:rPr>
                <w:rFonts w:ascii="Times New Roman" w:hAnsi="Times New Roman" w:cs="Times New Roman"/>
                <w:sz w:val="20"/>
                <w:szCs w:val="20"/>
                <w:lang w:val="en-GB"/>
              </w:rPr>
              <w:t>40)</w:t>
            </w:r>
            <w:del w:id="190" w:author="Catharina Freier" w:date="2025-08-21T19:08:00Z" w16du:dateUtc="2025-08-21T17:08:00Z">
              <w:r w:rsidRPr="00007C30" w:rsidDel="00007C30">
                <w:rPr>
                  <w:rFonts w:ascii="Times New Roman" w:hAnsi="Times New Roman" w:cs="Times New Roman"/>
                  <w:sz w:val="20"/>
                  <w:szCs w:val="20"/>
                  <w:lang w:val="en-GB"/>
                </w:rPr>
                <w:delText xml:space="preserve">    </w:delText>
              </w:r>
            </w:del>
          </w:p>
        </w:tc>
        <w:tc>
          <w:tcPr>
            <w:tcW w:w="2552" w:type="dxa"/>
            <w:vAlign w:val="bottom"/>
          </w:tcPr>
          <w:p w14:paraId="288A2195" w14:textId="6F8A7E7B" w:rsidR="00800CBE" w:rsidRPr="001C3C6B" w:rsidRDefault="00800CBE" w:rsidP="000106B0">
            <w:pPr>
              <w:pStyle w:val="Bullets"/>
              <w:numPr>
                <w:ilvl w:val="0"/>
                <w:numId w:val="0"/>
              </w:numPr>
              <w:jc w:val="right"/>
              <w:rPr>
                <w:rFonts w:ascii="Times New Roman" w:hAnsi="Times New Roman" w:cs="Times New Roman"/>
                <w:i w:val="0"/>
                <w:iCs w:val="0"/>
                <w:sz w:val="20"/>
                <w:szCs w:val="20"/>
                <w:lang w:val="en-US"/>
              </w:rPr>
            </w:pPr>
            <w:r w:rsidRPr="001C3C6B">
              <w:rPr>
                <w:rFonts w:ascii="Times New Roman" w:hAnsi="Times New Roman" w:cs="Times New Roman"/>
                <w:i w:val="0"/>
                <w:iCs w:val="0"/>
                <w:sz w:val="20"/>
                <w:szCs w:val="20"/>
                <w:lang w:val="en-US"/>
              </w:rPr>
              <w:t>12/2023</w:t>
            </w:r>
          </w:p>
        </w:tc>
      </w:tr>
      <w:tr w:rsidR="00800CBE" w:rsidRPr="00251C7A" w14:paraId="7ECB507F" w14:textId="77777777" w:rsidTr="00B71775">
        <w:trPr>
          <w:trHeight w:val="20"/>
        </w:trPr>
        <w:tc>
          <w:tcPr>
            <w:tcW w:w="10774" w:type="dxa"/>
            <w:gridSpan w:val="2"/>
            <w:vAlign w:val="bottom"/>
          </w:tcPr>
          <w:p w14:paraId="2CC438FF" w14:textId="0CE108E9" w:rsidR="00800CBE" w:rsidRPr="00007C30" w:rsidRDefault="00395560" w:rsidP="000106B0">
            <w:pPr>
              <w:pStyle w:val="Beschreibung"/>
              <w:numPr>
                <w:ilvl w:val="0"/>
                <w:numId w:val="24"/>
              </w:numPr>
              <w:rPr>
                <w:rFonts w:ascii="Times New Roman" w:hAnsi="Times New Roman" w:cs="Times New Roman"/>
                <w:iCs/>
                <w:sz w:val="20"/>
                <w:szCs w:val="20"/>
                <w:lang w:val="en-GB"/>
              </w:rPr>
            </w:pPr>
            <w:r w:rsidRPr="00007C30">
              <w:rPr>
                <w:rFonts w:ascii="Times New Roman" w:hAnsi="Times New Roman" w:cs="Times New Roman"/>
                <w:iCs/>
                <w:sz w:val="20"/>
                <w:szCs w:val="20"/>
                <w:lang w:val="en-GB"/>
              </w:rPr>
              <w:t>Participat</w:t>
            </w:r>
            <w:ins w:id="191" w:author="Catharina Freier" w:date="2025-08-21T19:08:00Z" w16du:dateUtc="2025-08-21T17:08:00Z">
              <w:r w:rsidR="00007C30">
                <w:rPr>
                  <w:rFonts w:ascii="Times New Roman" w:hAnsi="Times New Roman" w:cs="Times New Roman"/>
                  <w:iCs/>
                  <w:sz w:val="20"/>
                  <w:szCs w:val="20"/>
                  <w:lang w:val="en-GB"/>
                </w:rPr>
                <w:t>ed</w:t>
              </w:r>
            </w:ins>
            <w:del w:id="192" w:author="Catharina Freier" w:date="2025-08-21T19:08:00Z" w16du:dateUtc="2025-08-21T17:08:00Z">
              <w:r w:rsidRPr="00007C30" w:rsidDel="00007C30">
                <w:rPr>
                  <w:rFonts w:ascii="Times New Roman" w:hAnsi="Times New Roman" w:cs="Times New Roman"/>
                  <w:iCs/>
                  <w:sz w:val="20"/>
                  <w:szCs w:val="20"/>
                  <w:lang w:val="en-GB"/>
                </w:rPr>
                <w:delText>ion</w:delText>
              </w:r>
            </w:del>
            <w:r w:rsidRPr="00007C30">
              <w:rPr>
                <w:rFonts w:ascii="Times New Roman" w:hAnsi="Times New Roman" w:cs="Times New Roman"/>
                <w:iCs/>
                <w:sz w:val="20"/>
                <w:szCs w:val="20"/>
                <w:lang w:val="en-GB"/>
              </w:rPr>
              <w:t xml:space="preserve"> in seminars on the topics </w:t>
            </w:r>
            <w:del w:id="193" w:author="Catharina Freier" w:date="2025-08-21T19:09:00Z" w16du:dateUtc="2025-08-21T17:09:00Z">
              <w:r w:rsidRPr="00007C30" w:rsidDel="00007C30">
                <w:rPr>
                  <w:rFonts w:ascii="Times New Roman" w:hAnsi="Times New Roman" w:cs="Times New Roman"/>
                  <w:iCs/>
                  <w:sz w:val="20"/>
                  <w:szCs w:val="20"/>
                  <w:lang w:val="en-GB"/>
                </w:rPr>
                <w:delText xml:space="preserve">(I) </w:delText>
              </w:r>
            </w:del>
            <w:r w:rsidRPr="00007C30">
              <w:rPr>
                <w:rFonts w:ascii="Times New Roman" w:hAnsi="Times New Roman" w:cs="Times New Roman"/>
                <w:iCs/>
                <w:sz w:val="20"/>
                <w:szCs w:val="20"/>
                <w:lang w:val="en-GB"/>
              </w:rPr>
              <w:t xml:space="preserve">Stock </w:t>
            </w:r>
            <w:ins w:id="194" w:author="Catharina Freier" w:date="2025-08-21T19:09:00Z" w16du:dateUtc="2025-08-21T17:09:00Z">
              <w:r w:rsidR="00007C30">
                <w:rPr>
                  <w:rFonts w:ascii="Times New Roman" w:hAnsi="Times New Roman" w:cs="Times New Roman"/>
                  <w:iCs/>
                  <w:sz w:val="20"/>
                  <w:szCs w:val="20"/>
                  <w:lang w:val="en-GB"/>
                </w:rPr>
                <w:t>E</w:t>
              </w:r>
            </w:ins>
            <w:del w:id="195" w:author="Catharina Freier" w:date="2025-08-21T19:09:00Z" w16du:dateUtc="2025-08-21T17:09:00Z">
              <w:r w:rsidRPr="00007C30" w:rsidDel="00007C30">
                <w:rPr>
                  <w:rFonts w:ascii="Times New Roman" w:hAnsi="Times New Roman" w:cs="Times New Roman"/>
                  <w:iCs/>
                  <w:sz w:val="20"/>
                  <w:szCs w:val="20"/>
                  <w:lang w:val="en-GB"/>
                </w:rPr>
                <w:delText>e</w:delText>
              </w:r>
            </w:del>
            <w:r w:rsidRPr="00007C30">
              <w:rPr>
                <w:rFonts w:ascii="Times New Roman" w:hAnsi="Times New Roman" w:cs="Times New Roman"/>
                <w:iCs/>
                <w:sz w:val="20"/>
                <w:szCs w:val="20"/>
                <w:lang w:val="en-GB"/>
              </w:rPr>
              <w:t>xchange</w:t>
            </w:r>
            <w:ins w:id="196" w:author="Catharina Freier" w:date="2025-08-21T19:09:00Z" w16du:dateUtc="2025-08-21T17:09:00Z">
              <w:r w:rsidR="00007C30">
                <w:rPr>
                  <w:rFonts w:ascii="Times New Roman" w:hAnsi="Times New Roman" w:cs="Times New Roman"/>
                  <w:iCs/>
                  <w:sz w:val="20"/>
                  <w:szCs w:val="20"/>
                  <w:lang w:val="en-GB"/>
                </w:rPr>
                <w:t>,</w:t>
              </w:r>
            </w:ins>
            <w:del w:id="197" w:author="Catharina Freier" w:date="2025-08-21T19:09:00Z" w16du:dateUtc="2025-08-21T17:09:00Z">
              <w:r w:rsidRPr="00007C30" w:rsidDel="00007C30">
                <w:rPr>
                  <w:rFonts w:ascii="Times New Roman" w:hAnsi="Times New Roman" w:cs="Times New Roman"/>
                  <w:iCs/>
                  <w:sz w:val="20"/>
                  <w:szCs w:val="20"/>
                  <w:lang w:val="en-GB"/>
                </w:rPr>
                <w:delText>,</w:delText>
              </w:r>
            </w:del>
            <w:r w:rsidRPr="00007C30">
              <w:rPr>
                <w:rFonts w:ascii="Times New Roman" w:hAnsi="Times New Roman" w:cs="Times New Roman"/>
                <w:iCs/>
                <w:sz w:val="20"/>
                <w:szCs w:val="20"/>
                <w:lang w:val="en-GB"/>
              </w:rPr>
              <w:t xml:space="preserve"> </w:t>
            </w:r>
            <w:ins w:id="198" w:author="Catharina Freier" w:date="2025-08-21T19:09:00Z" w16du:dateUtc="2025-08-21T17:09:00Z">
              <w:r w:rsidR="00007C30">
                <w:rPr>
                  <w:rFonts w:ascii="Times New Roman" w:hAnsi="Times New Roman" w:cs="Times New Roman"/>
                  <w:iCs/>
                  <w:sz w:val="20"/>
                  <w:szCs w:val="20"/>
                  <w:lang w:val="en-GB"/>
                </w:rPr>
                <w:t>C</w:t>
              </w:r>
            </w:ins>
            <w:del w:id="199" w:author="Catharina Freier" w:date="2025-08-21T19:09:00Z" w16du:dateUtc="2025-08-21T17:09:00Z">
              <w:r w:rsidRPr="00007C30" w:rsidDel="00007C30">
                <w:rPr>
                  <w:rFonts w:ascii="Times New Roman" w:hAnsi="Times New Roman" w:cs="Times New Roman"/>
                  <w:iCs/>
                  <w:sz w:val="20"/>
                  <w:szCs w:val="20"/>
                  <w:lang w:val="en-GB"/>
                </w:rPr>
                <w:delText>c</w:delText>
              </w:r>
            </w:del>
            <w:r w:rsidRPr="00007C30">
              <w:rPr>
                <w:rFonts w:ascii="Times New Roman" w:hAnsi="Times New Roman" w:cs="Times New Roman"/>
                <w:iCs/>
                <w:sz w:val="20"/>
                <w:szCs w:val="20"/>
                <w:lang w:val="en-GB"/>
              </w:rPr>
              <w:t xml:space="preserve">apital </w:t>
            </w:r>
            <w:ins w:id="200" w:author="Catharina Freier" w:date="2025-08-21T19:09:00Z" w16du:dateUtc="2025-08-21T17:09:00Z">
              <w:r w:rsidR="00007C30">
                <w:rPr>
                  <w:rFonts w:ascii="Times New Roman" w:hAnsi="Times New Roman" w:cs="Times New Roman"/>
                  <w:iCs/>
                  <w:sz w:val="20"/>
                  <w:szCs w:val="20"/>
                  <w:lang w:val="en-GB"/>
                </w:rPr>
                <w:t>M</w:t>
              </w:r>
            </w:ins>
            <w:del w:id="201" w:author="Catharina Freier" w:date="2025-08-21T19:09:00Z" w16du:dateUtc="2025-08-21T17:09:00Z">
              <w:r w:rsidRPr="00007C30" w:rsidDel="00007C30">
                <w:rPr>
                  <w:rFonts w:ascii="Times New Roman" w:hAnsi="Times New Roman" w:cs="Times New Roman"/>
                  <w:iCs/>
                  <w:sz w:val="20"/>
                  <w:szCs w:val="20"/>
                  <w:lang w:val="en-GB"/>
                </w:rPr>
                <w:delText>m</w:delText>
              </w:r>
            </w:del>
            <w:r w:rsidRPr="00007C30">
              <w:rPr>
                <w:rFonts w:ascii="Times New Roman" w:hAnsi="Times New Roman" w:cs="Times New Roman"/>
                <w:iCs/>
                <w:sz w:val="20"/>
                <w:szCs w:val="20"/>
                <w:lang w:val="en-GB"/>
              </w:rPr>
              <w:t xml:space="preserve">arkets and </w:t>
            </w:r>
            <w:ins w:id="202" w:author="Catharina Freier" w:date="2025-08-21T19:10:00Z" w16du:dateUtc="2025-08-21T17:10:00Z">
              <w:r w:rsidR="00007C30">
                <w:rPr>
                  <w:rFonts w:ascii="Times New Roman" w:hAnsi="Times New Roman" w:cs="Times New Roman"/>
                  <w:iCs/>
                  <w:sz w:val="20"/>
                  <w:szCs w:val="20"/>
                  <w:lang w:val="en-GB"/>
                </w:rPr>
                <w:t>T</w:t>
              </w:r>
            </w:ins>
            <w:del w:id="203" w:author="Catharina Freier" w:date="2025-08-21T19:10:00Z" w16du:dateUtc="2025-08-21T17:10:00Z">
              <w:r w:rsidRPr="00007C30" w:rsidDel="00007C30">
                <w:rPr>
                  <w:rFonts w:ascii="Times New Roman" w:hAnsi="Times New Roman" w:cs="Times New Roman"/>
                  <w:iCs/>
                  <w:sz w:val="20"/>
                  <w:szCs w:val="20"/>
                  <w:lang w:val="en-GB"/>
                </w:rPr>
                <w:delText>t</w:delText>
              </w:r>
            </w:del>
            <w:r w:rsidRPr="00007C30">
              <w:rPr>
                <w:rFonts w:ascii="Times New Roman" w:hAnsi="Times New Roman" w:cs="Times New Roman"/>
                <w:iCs/>
                <w:sz w:val="20"/>
                <w:szCs w:val="20"/>
                <w:lang w:val="en-GB"/>
              </w:rPr>
              <w:t>rading</w:t>
            </w:r>
            <w:del w:id="204" w:author="Catharina Freier" w:date="2025-08-21T19:09:00Z" w16du:dateUtc="2025-08-21T17:09:00Z">
              <w:r w:rsidRPr="00007C30" w:rsidDel="00007C30">
                <w:rPr>
                  <w:rFonts w:ascii="Times New Roman" w:hAnsi="Times New Roman" w:cs="Times New Roman"/>
                  <w:iCs/>
                  <w:sz w:val="20"/>
                  <w:szCs w:val="20"/>
                  <w:lang w:val="en-GB"/>
                </w:rPr>
                <w:delText>,</w:delText>
              </w:r>
            </w:del>
            <w:ins w:id="205" w:author="Catharina Freier" w:date="2025-08-21T19:09:00Z" w16du:dateUtc="2025-08-21T17:09:00Z">
              <w:r w:rsidR="00007C30">
                <w:rPr>
                  <w:rFonts w:ascii="Times New Roman" w:hAnsi="Times New Roman" w:cs="Times New Roman"/>
                  <w:iCs/>
                  <w:sz w:val="20"/>
                  <w:szCs w:val="20"/>
                  <w:lang w:val="en-GB"/>
                </w:rPr>
                <w:t>;</w:t>
              </w:r>
            </w:ins>
            <w:del w:id="206" w:author="Catharina Freier" w:date="2025-08-21T19:09:00Z" w16du:dateUtc="2025-08-21T17:09:00Z">
              <w:r w:rsidRPr="00007C30" w:rsidDel="00007C30">
                <w:rPr>
                  <w:rFonts w:ascii="Times New Roman" w:hAnsi="Times New Roman" w:cs="Times New Roman"/>
                  <w:iCs/>
                  <w:sz w:val="20"/>
                  <w:szCs w:val="20"/>
                  <w:lang w:val="en-GB"/>
                </w:rPr>
                <w:delText xml:space="preserve"> (II)</w:delText>
              </w:r>
            </w:del>
            <w:r w:rsidRPr="00007C30">
              <w:rPr>
                <w:rFonts w:ascii="Times New Roman" w:hAnsi="Times New Roman" w:cs="Times New Roman"/>
                <w:iCs/>
                <w:sz w:val="20"/>
                <w:szCs w:val="20"/>
                <w:lang w:val="en-GB"/>
              </w:rPr>
              <w:t xml:space="preserve"> Stocks, </w:t>
            </w:r>
            <w:ins w:id="207" w:author="Catharina Freier" w:date="2025-08-21T19:10:00Z" w16du:dateUtc="2025-08-21T17:10:00Z">
              <w:r w:rsidR="00007C30">
                <w:rPr>
                  <w:rFonts w:ascii="Times New Roman" w:hAnsi="Times New Roman" w:cs="Times New Roman"/>
                  <w:iCs/>
                  <w:sz w:val="20"/>
                  <w:szCs w:val="20"/>
                  <w:lang w:val="en-GB"/>
                </w:rPr>
                <w:t>B</w:t>
              </w:r>
            </w:ins>
            <w:del w:id="208" w:author="Catharina Freier" w:date="2025-08-21T19:10:00Z" w16du:dateUtc="2025-08-21T17:10:00Z">
              <w:r w:rsidRPr="00007C30" w:rsidDel="00007C30">
                <w:rPr>
                  <w:rFonts w:ascii="Times New Roman" w:hAnsi="Times New Roman" w:cs="Times New Roman"/>
                  <w:iCs/>
                  <w:sz w:val="20"/>
                  <w:szCs w:val="20"/>
                  <w:lang w:val="en-GB"/>
                </w:rPr>
                <w:delText>b</w:delText>
              </w:r>
            </w:del>
            <w:r w:rsidRPr="00007C30">
              <w:rPr>
                <w:rFonts w:ascii="Times New Roman" w:hAnsi="Times New Roman" w:cs="Times New Roman"/>
                <w:iCs/>
                <w:sz w:val="20"/>
                <w:szCs w:val="20"/>
                <w:lang w:val="en-GB"/>
              </w:rPr>
              <w:t xml:space="preserve">onds and </w:t>
            </w:r>
            <w:ins w:id="209" w:author="Catharina Freier" w:date="2025-08-21T19:10:00Z" w16du:dateUtc="2025-08-21T17:10:00Z">
              <w:r w:rsidR="00007C30">
                <w:rPr>
                  <w:rFonts w:ascii="Times New Roman" w:hAnsi="Times New Roman" w:cs="Times New Roman"/>
                  <w:iCs/>
                  <w:sz w:val="20"/>
                  <w:szCs w:val="20"/>
                  <w:lang w:val="en-GB"/>
                </w:rPr>
                <w:t>F</w:t>
              </w:r>
            </w:ins>
            <w:del w:id="210" w:author="Catharina Freier" w:date="2025-08-21T19:10:00Z" w16du:dateUtc="2025-08-21T17:10:00Z">
              <w:r w:rsidRPr="00007C30" w:rsidDel="00007C30">
                <w:rPr>
                  <w:rFonts w:ascii="Times New Roman" w:hAnsi="Times New Roman" w:cs="Times New Roman"/>
                  <w:iCs/>
                  <w:sz w:val="20"/>
                  <w:szCs w:val="20"/>
                  <w:lang w:val="en-GB"/>
                </w:rPr>
                <w:delText>f</w:delText>
              </w:r>
            </w:del>
            <w:r w:rsidRPr="00007C30">
              <w:rPr>
                <w:rFonts w:ascii="Times New Roman" w:hAnsi="Times New Roman" w:cs="Times New Roman"/>
                <w:iCs/>
                <w:sz w:val="20"/>
                <w:szCs w:val="20"/>
                <w:lang w:val="en-GB"/>
              </w:rPr>
              <w:t>unds</w:t>
            </w:r>
            <w:ins w:id="211" w:author="Catharina Freier" w:date="2025-08-21T19:10:00Z" w16du:dateUtc="2025-08-21T17:10:00Z">
              <w:r w:rsidR="00007C30">
                <w:rPr>
                  <w:rFonts w:ascii="Times New Roman" w:hAnsi="Times New Roman" w:cs="Times New Roman"/>
                  <w:iCs/>
                  <w:sz w:val="20"/>
                  <w:szCs w:val="20"/>
                  <w:lang w:val="en-GB"/>
                </w:rPr>
                <w:t xml:space="preserve">; </w:t>
              </w:r>
            </w:ins>
            <w:del w:id="212" w:author="Catharina Freier" w:date="2025-08-21T19:10:00Z" w16du:dateUtc="2025-08-21T17:10:00Z">
              <w:r w:rsidRPr="00007C30" w:rsidDel="00007C30">
                <w:rPr>
                  <w:rFonts w:ascii="Times New Roman" w:hAnsi="Times New Roman" w:cs="Times New Roman"/>
                  <w:iCs/>
                  <w:sz w:val="20"/>
                  <w:szCs w:val="20"/>
                  <w:lang w:val="en-GB"/>
                </w:rPr>
                <w:delText xml:space="preserve">, (III) </w:delText>
              </w:r>
            </w:del>
            <w:r w:rsidRPr="00007C30">
              <w:rPr>
                <w:rFonts w:ascii="Times New Roman" w:hAnsi="Times New Roman" w:cs="Times New Roman"/>
                <w:iCs/>
                <w:sz w:val="20"/>
                <w:szCs w:val="20"/>
                <w:lang w:val="en-GB"/>
              </w:rPr>
              <w:t xml:space="preserve">Options and </w:t>
            </w:r>
            <w:ins w:id="213" w:author="Catharina Freier" w:date="2025-08-21T19:10:00Z" w16du:dateUtc="2025-08-21T17:10:00Z">
              <w:r w:rsidR="00007C30">
                <w:rPr>
                  <w:rFonts w:ascii="Times New Roman" w:hAnsi="Times New Roman" w:cs="Times New Roman"/>
                  <w:iCs/>
                  <w:sz w:val="20"/>
                  <w:szCs w:val="20"/>
                  <w:lang w:val="en-GB"/>
                </w:rPr>
                <w:t>C</w:t>
              </w:r>
            </w:ins>
            <w:del w:id="214" w:author="Catharina Freier" w:date="2025-08-21T19:10:00Z" w16du:dateUtc="2025-08-21T17:10:00Z">
              <w:r w:rsidRPr="00007C30" w:rsidDel="00007C30">
                <w:rPr>
                  <w:rFonts w:ascii="Times New Roman" w:hAnsi="Times New Roman" w:cs="Times New Roman"/>
                  <w:iCs/>
                  <w:sz w:val="20"/>
                  <w:szCs w:val="20"/>
                  <w:lang w:val="en-GB"/>
                </w:rPr>
                <w:delText>c</w:delText>
              </w:r>
            </w:del>
            <w:r w:rsidRPr="00007C30">
              <w:rPr>
                <w:rFonts w:ascii="Times New Roman" w:hAnsi="Times New Roman" w:cs="Times New Roman"/>
                <w:iCs/>
                <w:sz w:val="20"/>
                <w:szCs w:val="20"/>
                <w:lang w:val="en-GB"/>
              </w:rPr>
              <w:t>ertificates</w:t>
            </w:r>
            <w:ins w:id="215" w:author="Catharina Freier" w:date="2025-08-21T19:10:00Z" w16du:dateUtc="2025-08-21T17:10:00Z">
              <w:r w:rsidR="00007C30">
                <w:rPr>
                  <w:rFonts w:ascii="Times New Roman" w:hAnsi="Times New Roman" w:cs="Times New Roman"/>
                  <w:iCs/>
                  <w:sz w:val="20"/>
                  <w:szCs w:val="20"/>
                  <w:lang w:val="en-GB"/>
                </w:rPr>
                <w:t xml:space="preserve">; </w:t>
              </w:r>
            </w:ins>
            <w:del w:id="216" w:author="Catharina Freier" w:date="2025-08-21T19:10:00Z" w16du:dateUtc="2025-08-21T17:10:00Z">
              <w:r w:rsidRPr="00007C30" w:rsidDel="00007C30">
                <w:rPr>
                  <w:rFonts w:ascii="Times New Roman" w:hAnsi="Times New Roman" w:cs="Times New Roman"/>
                  <w:iCs/>
                  <w:sz w:val="20"/>
                  <w:szCs w:val="20"/>
                  <w:lang w:val="en-GB"/>
                </w:rPr>
                <w:delText xml:space="preserve">, and (IV) </w:delText>
              </w:r>
            </w:del>
            <w:r w:rsidRPr="00007C30">
              <w:rPr>
                <w:rFonts w:ascii="Times New Roman" w:hAnsi="Times New Roman" w:cs="Times New Roman"/>
                <w:iCs/>
                <w:sz w:val="20"/>
                <w:szCs w:val="20"/>
                <w:lang w:val="en-GB"/>
              </w:rPr>
              <w:t xml:space="preserve">Investment </w:t>
            </w:r>
            <w:ins w:id="217" w:author="Catharina Freier" w:date="2025-08-21T19:10:00Z" w16du:dateUtc="2025-08-21T17:10:00Z">
              <w:r w:rsidR="00007C30">
                <w:rPr>
                  <w:rFonts w:ascii="Times New Roman" w:hAnsi="Times New Roman" w:cs="Times New Roman"/>
                  <w:iCs/>
                  <w:sz w:val="20"/>
                  <w:szCs w:val="20"/>
                  <w:lang w:val="en-GB"/>
                </w:rPr>
                <w:t>P</w:t>
              </w:r>
            </w:ins>
            <w:del w:id="218" w:author="Catharina Freier" w:date="2025-08-21T19:10:00Z" w16du:dateUtc="2025-08-21T17:10:00Z">
              <w:r w:rsidRPr="00007C30" w:rsidDel="00007C30">
                <w:rPr>
                  <w:rFonts w:ascii="Times New Roman" w:hAnsi="Times New Roman" w:cs="Times New Roman"/>
                  <w:iCs/>
                  <w:sz w:val="20"/>
                  <w:szCs w:val="20"/>
                  <w:lang w:val="en-GB"/>
                </w:rPr>
                <w:delText>p</w:delText>
              </w:r>
            </w:del>
            <w:r w:rsidRPr="00007C30">
              <w:rPr>
                <w:rFonts w:ascii="Times New Roman" w:hAnsi="Times New Roman" w:cs="Times New Roman"/>
                <w:iCs/>
                <w:sz w:val="20"/>
                <w:szCs w:val="20"/>
                <w:lang w:val="en-GB"/>
              </w:rPr>
              <w:t xml:space="preserve">hilosophies and </w:t>
            </w:r>
            <w:ins w:id="219" w:author="Catharina Freier" w:date="2025-08-21T19:11:00Z" w16du:dateUtc="2025-08-21T17:11:00Z">
              <w:r w:rsidR="00007C30">
                <w:rPr>
                  <w:rFonts w:ascii="Times New Roman" w:hAnsi="Times New Roman" w:cs="Times New Roman"/>
                  <w:iCs/>
                  <w:sz w:val="20"/>
                  <w:szCs w:val="20"/>
                  <w:lang w:val="en-GB"/>
                </w:rPr>
                <w:t>S</w:t>
              </w:r>
            </w:ins>
            <w:del w:id="220" w:author="Catharina Freier" w:date="2025-08-21T19:11:00Z" w16du:dateUtc="2025-08-21T17:11:00Z">
              <w:r w:rsidRPr="00007C30" w:rsidDel="00007C30">
                <w:rPr>
                  <w:rFonts w:ascii="Times New Roman" w:hAnsi="Times New Roman" w:cs="Times New Roman"/>
                  <w:iCs/>
                  <w:sz w:val="20"/>
                  <w:szCs w:val="20"/>
                  <w:lang w:val="en-GB"/>
                </w:rPr>
                <w:delText>s</w:delText>
              </w:r>
            </w:del>
            <w:r w:rsidRPr="00007C30">
              <w:rPr>
                <w:rFonts w:ascii="Times New Roman" w:hAnsi="Times New Roman" w:cs="Times New Roman"/>
                <w:iCs/>
                <w:sz w:val="20"/>
                <w:szCs w:val="20"/>
                <w:lang w:val="en-GB"/>
              </w:rPr>
              <w:t xml:space="preserve">tock </w:t>
            </w:r>
            <w:ins w:id="221" w:author="Catharina Freier" w:date="2025-08-21T19:11:00Z" w16du:dateUtc="2025-08-21T17:11:00Z">
              <w:r w:rsidR="00007C30">
                <w:rPr>
                  <w:rFonts w:ascii="Times New Roman" w:hAnsi="Times New Roman" w:cs="Times New Roman"/>
                  <w:iCs/>
                  <w:sz w:val="20"/>
                  <w:szCs w:val="20"/>
                  <w:lang w:val="en-GB"/>
                </w:rPr>
                <w:t>M</w:t>
              </w:r>
            </w:ins>
            <w:del w:id="222" w:author="Catharina Freier" w:date="2025-08-21T19:11:00Z" w16du:dateUtc="2025-08-21T17:11:00Z">
              <w:r w:rsidRPr="00007C30" w:rsidDel="00007C30">
                <w:rPr>
                  <w:rFonts w:ascii="Times New Roman" w:hAnsi="Times New Roman" w:cs="Times New Roman"/>
                  <w:iCs/>
                  <w:sz w:val="20"/>
                  <w:szCs w:val="20"/>
                  <w:lang w:val="en-GB"/>
                </w:rPr>
                <w:delText>m</w:delText>
              </w:r>
            </w:del>
            <w:r w:rsidRPr="00007C30">
              <w:rPr>
                <w:rFonts w:ascii="Times New Roman" w:hAnsi="Times New Roman" w:cs="Times New Roman"/>
                <w:iCs/>
                <w:sz w:val="20"/>
                <w:szCs w:val="20"/>
                <w:lang w:val="en-GB"/>
              </w:rPr>
              <w:t xml:space="preserve">arket </w:t>
            </w:r>
            <w:ins w:id="223" w:author="Catharina Freier" w:date="2025-08-21T19:11:00Z" w16du:dateUtc="2025-08-21T17:11:00Z">
              <w:r w:rsidR="00007C30">
                <w:rPr>
                  <w:rFonts w:ascii="Times New Roman" w:hAnsi="Times New Roman" w:cs="Times New Roman"/>
                  <w:iCs/>
                  <w:sz w:val="20"/>
                  <w:szCs w:val="20"/>
                  <w:lang w:val="en-GB"/>
                </w:rPr>
                <w:t>P</w:t>
              </w:r>
            </w:ins>
            <w:del w:id="224" w:author="Catharina Freier" w:date="2025-08-21T19:11:00Z" w16du:dateUtc="2025-08-21T17:11:00Z">
              <w:r w:rsidRPr="00007C30" w:rsidDel="00007C30">
                <w:rPr>
                  <w:rFonts w:ascii="Times New Roman" w:hAnsi="Times New Roman" w:cs="Times New Roman"/>
                  <w:iCs/>
                  <w:sz w:val="20"/>
                  <w:szCs w:val="20"/>
                  <w:lang w:val="en-GB"/>
                </w:rPr>
                <w:delText>p</w:delText>
              </w:r>
            </w:del>
            <w:r w:rsidRPr="00007C30">
              <w:rPr>
                <w:rFonts w:ascii="Times New Roman" w:hAnsi="Times New Roman" w:cs="Times New Roman"/>
                <w:iCs/>
                <w:sz w:val="20"/>
                <w:szCs w:val="20"/>
                <w:lang w:val="en-GB"/>
              </w:rPr>
              <w:t>sychology</w:t>
            </w:r>
          </w:p>
        </w:tc>
      </w:tr>
      <w:tr w:rsidR="00800CBE" w:rsidRPr="001C3C6B" w14:paraId="482569A2" w14:textId="77777777" w:rsidTr="00007C30">
        <w:trPr>
          <w:trHeight w:val="454"/>
        </w:trPr>
        <w:tc>
          <w:tcPr>
            <w:tcW w:w="10774" w:type="dxa"/>
            <w:gridSpan w:val="2"/>
            <w:tcBorders>
              <w:bottom w:val="single" w:sz="4" w:space="0" w:color="auto"/>
            </w:tcBorders>
            <w:vAlign w:val="bottom"/>
          </w:tcPr>
          <w:p w14:paraId="1CFA4492" w14:textId="0B7DF8D1" w:rsidR="00800CBE" w:rsidRPr="00B71775" w:rsidRDefault="00395560" w:rsidP="000106B0">
            <w:pPr>
              <w:jc w:val="center"/>
              <w:rPr>
                <w:rFonts w:ascii="Times New Roman" w:hAnsi="Times New Roman" w:cs="Times New Roman"/>
                <w:b/>
                <w:sz w:val="28"/>
                <w:szCs w:val="28"/>
              </w:rPr>
            </w:pPr>
            <w:r>
              <w:rPr>
                <w:rFonts w:ascii="Times New Roman" w:hAnsi="Times New Roman" w:cs="Times New Roman"/>
                <w:b/>
                <w:sz w:val="28"/>
                <w:szCs w:val="28"/>
              </w:rPr>
              <w:t>SKILLS &amp; INTERESTS</w:t>
            </w:r>
          </w:p>
        </w:tc>
      </w:tr>
      <w:tr w:rsidR="00800CBE" w:rsidRPr="00251C7A" w14:paraId="2B257790" w14:textId="77777777" w:rsidTr="001C3C6B">
        <w:trPr>
          <w:trHeight w:val="346"/>
        </w:trPr>
        <w:tc>
          <w:tcPr>
            <w:tcW w:w="10774" w:type="dxa"/>
            <w:gridSpan w:val="2"/>
            <w:tcBorders>
              <w:top w:val="single" w:sz="4" w:space="0" w:color="auto"/>
            </w:tcBorders>
            <w:vAlign w:val="bottom"/>
          </w:tcPr>
          <w:p w14:paraId="061D3FCE" w14:textId="3F07AD0F" w:rsidR="00800CBE" w:rsidRPr="00007C30" w:rsidRDefault="00395560" w:rsidP="000106B0">
            <w:pPr>
              <w:rPr>
                <w:rFonts w:ascii="Times New Roman" w:hAnsi="Times New Roman" w:cs="Times New Roman"/>
                <w:sz w:val="20"/>
                <w:szCs w:val="20"/>
                <w:lang w:val="en-GB"/>
              </w:rPr>
            </w:pPr>
            <w:r w:rsidRPr="00007C30">
              <w:rPr>
                <w:rFonts w:ascii="Times New Roman" w:hAnsi="Times New Roman" w:cs="Times New Roman"/>
                <w:b/>
                <w:bCs/>
                <w:sz w:val="20"/>
                <w:szCs w:val="20"/>
                <w:lang w:val="en-GB"/>
              </w:rPr>
              <w:t xml:space="preserve">Languages: </w:t>
            </w:r>
            <w:r w:rsidRPr="00007C30">
              <w:rPr>
                <w:rFonts w:ascii="Times New Roman" w:hAnsi="Times New Roman" w:cs="Times New Roman"/>
                <w:sz w:val="20"/>
                <w:szCs w:val="20"/>
                <w:lang w:val="en-GB"/>
              </w:rPr>
              <w:t>German (</w:t>
            </w:r>
            <w:r w:rsidRPr="00007C30">
              <w:rPr>
                <w:rFonts w:ascii="Times New Roman" w:hAnsi="Times New Roman" w:cs="Times New Roman"/>
                <w:i/>
                <w:iCs/>
                <w:sz w:val="20"/>
                <w:szCs w:val="20"/>
                <w:lang w:val="en-GB"/>
                <w:rPrChange w:id="225" w:author="Catharina Freier" w:date="2025-08-21T19:04:00Z" w16du:dateUtc="2025-08-21T17:04:00Z">
                  <w:rPr>
                    <w:rFonts w:ascii="Times New Roman" w:hAnsi="Times New Roman" w:cs="Times New Roman"/>
                    <w:sz w:val="20"/>
                    <w:szCs w:val="20"/>
                    <w:lang w:val="en-GB"/>
                  </w:rPr>
                </w:rPrChange>
              </w:rPr>
              <w:t>native language</w:t>
            </w:r>
            <w:r w:rsidRPr="00007C30">
              <w:rPr>
                <w:rFonts w:ascii="Times New Roman" w:hAnsi="Times New Roman" w:cs="Times New Roman"/>
                <w:sz w:val="20"/>
                <w:szCs w:val="20"/>
                <w:lang w:val="en-GB"/>
              </w:rPr>
              <w:t>), English (</w:t>
            </w:r>
            <w:r w:rsidRPr="00007C30">
              <w:rPr>
                <w:rFonts w:ascii="Times New Roman" w:hAnsi="Times New Roman" w:cs="Times New Roman"/>
                <w:i/>
                <w:iCs/>
                <w:sz w:val="20"/>
                <w:szCs w:val="20"/>
                <w:lang w:val="en-GB"/>
                <w:rPrChange w:id="226" w:author="Catharina Freier" w:date="2025-08-21T19:04:00Z" w16du:dateUtc="2025-08-21T17:04:00Z">
                  <w:rPr>
                    <w:rFonts w:ascii="Times New Roman" w:hAnsi="Times New Roman" w:cs="Times New Roman"/>
                    <w:sz w:val="20"/>
                    <w:szCs w:val="20"/>
                    <w:lang w:val="en-GB"/>
                  </w:rPr>
                </w:rPrChange>
              </w:rPr>
              <w:t>business fluent</w:t>
            </w:r>
            <w:r w:rsidRPr="00007C30">
              <w:rPr>
                <w:rFonts w:ascii="Times New Roman" w:hAnsi="Times New Roman" w:cs="Times New Roman"/>
                <w:sz w:val="20"/>
                <w:szCs w:val="20"/>
                <w:lang w:val="en-GB"/>
              </w:rPr>
              <w:t>)</w:t>
            </w:r>
          </w:p>
        </w:tc>
      </w:tr>
      <w:tr w:rsidR="00800CBE" w:rsidRPr="00251C7A" w14:paraId="45706C3F" w14:textId="77777777" w:rsidTr="00295E2C">
        <w:trPr>
          <w:trHeight w:val="340"/>
          <w:trPrChange w:id="227" w:author="Sarah Bergmann" w:date="2025-08-21T23:37:00Z" w16du:dateUtc="2025-08-21T21:37:00Z">
            <w:trPr>
              <w:gridBefore w:val="1"/>
              <w:trHeight w:val="283"/>
            </w:trPr>
          </w:trPrChange>
        </w:trPr>
        <w:tc>
          <w:tcPr>
            <w:tcW w:w="10774" w:type="dxa"/>
            <w:gridSpan w:val="2"/>
            <w:vAlign w:val="bottom"/>
            <w:tcPrChange w:id="228" w:author="Sarah Bergmann" w:date="2025-08-21T23:37:00Z" w16du:dateUtc="2025-08-21T21:37:00Z">
              <w:tcPr>
                <w:tcW w:w="10774" w:type="dxa"/>
                <w:gridSpan w:val="3"/>
                <w:vAlign w:val="bottom"/>
              </w:tcPr>
            </w:tcPrChange>
          </w:tcPr>
          <w:p w14:paraId="60CA2168" w14:textId="156FA6DD" w:rsidR="00800CBE" w:rsidRPr="001C3C6B" w:rsidRDefault="00395560" w:rsidP="000106B0">
            <w:pPr>
              <w:rPr>
                <w:rFonts w:ascii="Times New Roman" w:hAnsi="Times New Roman" w:cs="Times New Roman"/>
                <w:i/>
                <w:iCs/>
                <w:color w:val="000000"/>
                <w:sz w:val="20"/>
                <w:szCs w:val="20"/>
                <w:lang w:val="en-US"/>
              </w:rPr>
            </w:pPr>
            <w:r w:rsidRPr="00395560">
              <w:rPr>
                <w:rFonts w:ascii="Times New Roman" w:hAnsi="Times New Roman" w:cs="Times New Roman"/>
                <w:b/>
                <w:bCs/>
                <w:sz w:val="20"/>
                <w:szCs w:val="20"/>
                <w:lang w:val="en-US"/>
              </w:rPr>
              <w:t xml:space="preserve">Technical: </w:t>
            </w:r>
            <w:r w:rsidRPr="00007C30">
              <w:rPr>
                <w:rFonts w:ascii="Times New Roman" w:hAnsi="Times New Roman" w:cs="Times New Roman"/>
                <w:sz w:val="20"/>
                <w:szCs w:val="20"/>
                <w:lang w:val="en-US"/>
              </w:rPr>
              <w:t>Microsoft Office (</w:t>
            </w:r>
            <w:r w:rsidRPr="00007C30">
              <w:rPr>
                <w:rFonts w:ascii="Times New Roman" w:hAnsi="Times New Roman" w:cs="Times New Roman"/>
                <w:i/>
                <w:iCs/>
                <w:sz w:val="20"/>
                <w:szCs w:val="20"/>
                <w:lang w:val="en-US"/>
                <w:rPrChange w:id="229" w:author="Catharina Freier" w:date="2025-08-21T19:04:00Z" w16du:dateUtc="2025-08-21T17:04:00Z">
                  <w:rPr>
                    <w:rFonts w:ascii="Times New Roman" w:hAnsi="Times New Roman" w:cs="Times New Roman"/>
                    <w:sz w:val="20"/>
                    <w:szCs w:val="20"/>
                    <w:lang w:val="en-US"/>
                  </w:rPr>
                </w:rPrChange>
              </w:rPr>
              <w:t>Word, Excel, PowerPoint, Outlook</w:t>
            </w:r>
            <w:r w:rsidRPr="00007C30">
              <w:rPr>
                <w:rFonts w:ascii="Times New Roman" w:hAnsi="Times New Roman" w:cs="Times New Roman"/>
                <w:sz w:val="20"/>
                <w:szCs w:val="20"/>
                <w:lang w:val="en-US"/>
              </w:rPr>
              <w:t>), Java</w:t>
            </w:r>
          </w:p>
        </w:tc>
      </w:tr>
      <w:tr w:rsidR="00800CBE" w:rsidRPr="00251C7A" w14:paraId="70CB01B0" w14:textId="77777777" w:rsidTr="00295E2C">
        <w:trPr>
          <w:trHeight w:val="340"/>
          <w:trPrChange w:id="230" w:author="Sarah Bergmann" w:date="2025-08-21T23:37:00Z" w16du:dateUtc="2025-08-21T21:37:00Z">
            <w:trPr>
              <w:gridBefore w:val="1"/>
              <w:trHeight w:val="283"/>
            </w:trPr>
          </w:trPrChange>
        </w:trPr>
        <w:tc>
          <w:tcPr>
            <w:tcW w:w="10774" w:type="dxa"/>
            <w:gridSpan w:val="2"/>
            <w:vAlign w:val="bottom"/>
            <w:tcPrChange w:id="231" w:author="Sarah Bergmann" w:date="2025-08-21T23:37:00Z" w16du:dateUtc="2025-08-21T21:37:00Z">
              <w:tcPr>
                <w:tcW w:w="10774" w:type="dxa"/>
                <w:gridSpan w:val="3"/>
                <w:vAlign w:val="bottom"/>
              </w:tcPr>
            </w:tcPrChange>
          </w:tcPr>
          <w:p w14:paraId="598C2742" w14:textId="598E95A8" w:rsidR="00800CBE" w:rsidRPr="00007C30" w:rsidRDefault="00395560" w:rsidP="000106B0">
            <w:pPr>
              <w:rPr>
                <w:rFonts w:ascii="Times New Roman" w:hAnsi="Times New Roman" w:cs="Times New Roman"/>
                <w:color w:val="000000"/>
                <w:sz w:val="20"/>
                <w:szCs w:val="20"/>
                <w:lang w:val="en-GB"/>
              </w:rPr>
            </w:pPr>
            <w:r w:rsidRPr="00007C30">
              <w:rPr>
                <w:rFonts w:ascii="Times New Roman" w:hAnsi="Times New Roman" w:cs="Times New Roman"/>
                <w:b/>
                <w:bCs/>
                <w:sz w:val="20"/>
                <w:szCs w:val="20"/>
                <w:lang w:val="en-GB"/>
              </w:rPr>
              <w:t xml:space="preserve">Interests: </w:t>
            </w:r>
            <w:r w:rsidRPr="00007C30">
              <w:rPr>
                <w:rFonts w:ascii="Times New Roman" w:hAnsi="Times New Roman" w:cs="Times New Roman"/>
                <w:sz w:val="20"/>
                <w:szCs w:val="20"/>
                <w:lang w:val="en-GB"/>
              </w:rPr>
              <w:t>Finance (</w:t>
            </w:r>
            <w:ins w:id="232" w:author="Catharina Freier" w:date="2025-08-21T19:04:00Z" w16du:dateUtc="2025-08-21T17:04:00Z">
              <w:r w:rsidR="00007C30">
                <w:rPr>
                  <w:rFonts w:ascii="Times New Roman" w:hAnsi="Times New Roman" w:cs="Times New Roman"/>
                  <w:i/>
                  <w:iCs/>
                  <w:sz w:val="20"/>
                  <w:szCs w:val="20"/>
                  <w:lang w:val="en-GB"/>
                </w:rPr>
                <w:t>M</w:t>
              </w:r>
            </w:ins>
            <w:del w:id="233" w:author="Catharina Freier" w:date="2025-08-21T19:04:00Z" w16du:dateUtc="2025-08-21T17:04:00Z">
              <w:r w:rsidRPr="00007C30" w:rsidDel="00007C30">
                <w:rPr>
                  <w:rFonts w:ascii="Times New Roman" w:hAnsi="Times New Roman" w:cs="Times New Roman"/>
                  <w:i/>
                  <w:iCs/>
                  <w:sz w:val="20"/>
                  <w:szCs w:val="20"/>
                  <w:lang w:val="en-GB"/>
                  <w:rPrChange w:id="234" w:author="Catharina Freier" w:date="2025-08-21T19:04:00Z" w16du:dateUtc="2025-08-21T17:04:00Z">
                    <w:rPr>
                      <w:rFonts w:ascii="Times New Roman" w:hAnsi="Times New Roman" w:cs="Times New Roman"/>
                      <w:sz w:val="20"/>
                      <w:szCs w:val="20"/>
                      <w:lang w:val="en-GB"/>
                    </w:rPr>
                  </w:rPrChange>
                </w:rPr>
                <w:delText>m</w:delText>
              </w:r>
            </w:del>
            <w:r w:rsidRPr="00007C30">
              <w:rPr>
                <w:rFonts w:ascii="Times New Roman" w:hAnsi="Times New Roman" w:cs="Times New Roman"/>
                <w:i/>
                <w:iCs/>
                <w:sz w:val="20"/>
                <w:szCs w:val="20"/>
                <w:lang w:val="en-GB"/>
                <w:rPrChange w:id="235" w:author="Catharina Freier" w:date="2025-08-21T19:04:00Z" w16du:dateUtc="2025-08-21T17:04:00Z">
                  <w:rPr>
                    <w:rFonts w:ascii="Times New Roman" w:hAnsi="Times New Roman" w:cs="Times New Roman"/>
                    <w:sz w:val="20"/>
                    <w:szCs w:val="20"/>
                    <w:lang w:val="en-GB"/>
                  </w:rPr>
                </w:rPrChange>
              </w:rPr>
              <w:t>ember of the BVH</w:t>
            </w:r>
            <w:r w:rsidRPr="00007C30">
              <w:rPr>
                <w:rFonts w:ascii="Times New Roman" w:hAnsi="Times New Roman" w:cs="Times New Roman"/>
                <w:sz w:val="20"/>
                <w:szCs w:val="20"/>
                <w:lang w:val="en-GB"/>
              </w:rPr>
              <w:t xml:space="preserve">), </w:t>
            </w:r>
            <w:ins w:id="236" w:author="Catharina Freier" w:date="2025-08-21T19:04:00Z" w16du:dateUtc="2025-08-21T17:04:00Z">
              <w:r w:rsidR="00007C30">
                <w:rPr>
                  <w:rFonts w:ascii="Times New Roman" w:hAnsi="Times New Roman" w:cs="Times New Roman"/>
                  <w:sz w:val="20"/>
                  <w:szCs w:val="20"/>
                  <w:lang w:val="en-GB"/>
                </w:rPr>
                <w:t>P</w:t>
              </w:r>
            </w:ins>
            <w:del w:id="237" w:author="Catharina Freier" w:date="2025-08-21T19:04:00Z" w16du:dateUtc="2025-08-21T17:04:00Z">
              <w:r w:rsidRPr="00007C30" w:rsidDel="00007C30">
                <w:rPr>
                  <w:rFonts w:ascii="Times New Roman" w:hAnsi="Times New Roman" w:cs="Times New Roman"/>
                  <w:sz w:val="20"/>
                  <w:szCs w:val="20"/>
                  <w:lang w:val="en-GB"/>
                </w:rPr>
                <w:delText>p</w:delText>
              </w:r>
            </w:del>
            <w:r w:rsidRPr="00007C30">
              <w:rPr>
                <w:rFonts w:ascii="Times New Roman" w:hAnsi="Times New Roman" w:cs="Times New Roman"/>
                <w:sz w:val="20"/>
                <w:szCs w:val="20"/>
                <w:lang w:val="en-GB"/>
              </w:rPr>
              <w:t xml:space="preserve">olitics, </w:t>
            </w:r>
            <w:ins w:id="238" w:author="Catharina Freier" w:date="2025-08-21T19:04:00Z" w16du:dateUtc="2025-08-21T17:04:00Z">
              <w:r w:rsidR="00007C30">
                <w:rPr>
                  <w:rFonts w:ascii="Times New Roman" w:hAnsi="Times New Roman" w:cs="Times New Roman"/>
                  <w:sz w:val="20"/>
                  <w:szCs w:val="20"/>
                  <w:lang w:val="en-GB"/>
                </w:rPr>
                <w:t>T</w:t>
              </w:r>
            </w:ins>
            <w:del w:id="239" w:author="Catharina Freier" w:date="2025-08-21T19:04:00Z" w16du:dateUtc="2025-08-21T17:04:00Z">
              <w:r w:rsidRPr="00007C30" w:rsidDel="00007C30">
                <w:rPr>
                  <w:rFonts w:ascii="Times New Roman" w:hAnsi="Times New Roman" w:cs="Times New Roman"/>
                  <w:sz w:val="20"/>
                  <w:szCs w:val="20"/>
                  <w:lang w:val="en-GB"/>
                </w:rPr>
                <w:delText>t</w:delText>
              </w:r>
            </w:del>
            <w:r w:rsidRPr="00007C30">
              <w:rPr>
                <w:rFonts w:ascii="Times New Roman" w:hAnsi="Times New Roman" w:cs="Times New Roman"/>
                <w:sz w:val="20"/>
                <w:szCs w:val="20"/>
                <w:lang w:val="en-GB"/>
              </w:rPr>
              <w:t>riathlon</w:t>
            </w:r>
          </w:p>
        </w:tc>
      </w:tr>
      <w:tr w:rsidR="00800CBE" w:rsidRPr="00251C7A" w:rsidDel="00007C30" w14:paraId="071AB173" w14:textId="78F34528" w:rsidTr="00007C30">
        <w:trPr>
          <w:trHeight w:val="624"/>
          <w:del w:id="240" w:author="Catharina Freier" w:date="2025-08-21T19:04:00Z"/>
        </w:trPr>
        <w:tc>
          <w:tcPr>
            <w:tcW w:w="10774" w:type="dxa"/>
            <w:gridSpan w:val="2"/>
            <w:vAlign w:val="bottom"/>
          </w:tcPr>
          <w:p w14:paraId="790A5D09" w14:textId="2A67CE4B" w:rsidR="0040099A" w:rsidRPr="00007C30" w:rsidDel="00007C30" w:rsidRDefault="0040099A" w:rsidP="000106B0">
            <w:pPr>
              <w:rPr>
                <w:del w:id="241" w:author="Catharina Freier" w:date="2025-08-21T19:04:00Z" w16du:dateUtc="2025-08-21T17:04:00Z"/>
                <w:rFonts w:ascii="Times New Roman" w:hAnsi="Times New Roman" w:cs="Times New Roman"/>
                <w:sz w:val="20"/>
                <w:szCs w:val="20"/>
                <w:lang w:val="en-GB"/>
              </w:rPr>
            </w:pPr>
          </w:p>
          <w:p w14:paraId="38D1BC62" w14:textId="6B61D482" w:rsidR="00EE48C5" w:rsidRPr="00007C30" w:rsidDel="00007C30" w:rsidRDefault="00EE48C5" w:rsidP="000106B0">
            <w:pPr>
              <w:rPr>
                <w:del w:id="242" w:author="Catharina Freier" w:date="2025-08-21T19:04:00Z" w16du:dateUtc="2025-08-21T17:04:00Z"/>
                <w:rFonts w:ascii="Times New Roman" w:hAnsi="Times New Roman" w:cs="Times New Roman"/>
                <w:sz w:val="20"/>
                <w:szCs w:val="20"/>
                <w:lang w:val="en-GB"/>
              </w:rPr>
            </w:pPr>
          </w:p>
          <w:p w14:paraId="6478BDEA" w14:textId="23226116" w:rsidR="00800CBE" w:rsidRPr="00007C30" w:rsidDel="00007C30" w:rsidRDefault="00800CBE" w:rsidP="000106B0">
            <w:pPr>
              <w:rPr>
                <w:del w:id="243" w:author="Catharina Freier" w:date="2025-08-21T19:04:00Z" w16du:dateUtc="2025-08-21T17:04:00Z"/>
                <w:rFonts w:ascii="Times New Roman" w:hAnsi="Times New Roman" w:cs="Times New Roman"/>
                <w:sz w:val="20"/>
                <w:szCs w:val="20"/>
                <w:lang w:val="en-GB"/>
              </w:rPr>
            </w:pPr>
          </w:p>
        </w:tc>
      </w:tr>
    </w:tbl>
    <w:p w14:paraId="0747D2BF" w14:textId="69F47280" w:rsidR="00723643" w:rsidRPr="00007C30" w:rsidRDefault="00723643">
      <w:pPr>
        <w:rPr>
          <w:sz w:val="18"/>
          <w:lang w:val="en-GB"/>
        </w:rPr>
      </w:pPr>
    </w:p>
    <w:sectPr w:rsidR="00723643" w:rsidRPr="00007C30" w:rsidSect="00007C30">
      <w:footerReference w:type="even" r:id="rId12"/>
      <w:pgSz w:w="11906" w:h="16838"/>
      <w:pgMar w:top="510" w:right="1418" w:bottom="227"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4" w:author="Catharina Freier" w:date="2025-08-21T19:03:00Z" w:initials="CF">
    <w:p w14:paraId="32106FBA" w14:textId="77777777" w:rsidR="00007C30" w:rsidRDefault="00007C30" w:rsidP="00007C30">
      <w:r>
        <w:rPr>
          <w:rStyle w:val="CommentReference"/>
        </w:rPr>
        <w:annotationRef/>
      </w:r>
      <w:r>
        <w:rPr>
          <w:sz w:val="20"/>
          <w:szCs w:val="20"/>
        </w:rPr>
        <w:t>Gib bitte noch die Notenskala an. Dass das ein berufliches Gymnasium war, würde ich einfach weglassen.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106F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660052" w16cex:dateUtc="2025-08-21T17: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106FBA" w16cid:durableId="626600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49C0D" w14:textId="77777777" w:rsidR="00BB026E" w:rsidRDefault="00BB026E" w:rsidP="00BE053D">
      <w:pPr>
        <w:spacing w:after="0" w:line="240" w:lineRule="auto"/>
      </w:pPr>
      <w:r>
        <w:separator/>
      </w:r>
    </w:p>
  </w:endnote>
  <w:endnote w:type="continuationSeparator" w:id="0">
    <w:p w14:paraId="2ADCFBDC" w14:textId="77777777" w:rsidR="00BB026E" w:rsidRDefault="00BB026E" w:rsidP="00BE0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42877997"/>
      <w:docPartObj>
        <w:docPartGallery w:val="Page Numbers (Bottom of Page)"/>
        <w:docPartUnique/>
      </w:docPartObj>
    </w:sdtPr>
    <w:sdtContent>
      <w:p w14:paraId="7509FA38" w14:textId="68685C1F" w:rsidR="00875DA9" w:rsidRDefault="00875DA9" w:rsidP="00F5474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B121AC6" w14:textId="77777777" w:rsidR="00875DA9" w:rsidRDefault="00875D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30D57" w14:textId="77777777" w:rsidR="00BB026E" w:rsidRDefault="00BB026E" w:rsidP="00BE053D">
      <w:pPr>
        <w:spacing w:after="0" w:line="240" w:lineRule="auto"/>
      </w:pPr>
      <w:r>
        <w:separator/>
      </w:r>
    </w:p>
  </w:footnote>
  <w:footnote w:type="continuationSeparator" w:id="0">
    <w:p w14:paraId="0D98A92C" w14:textId="77777777" w:rsidR="00BB026E" w:rsidRDefault="00BB026E" w:rsidP="00BE05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AD4CEA"/>
    <w:multiLevelType w:val="multilevel"/>
    <w:tmpl w:val="0644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AD4DC6"/>
    <w:multiLevelType w:val="multilevel"/>
    <w:tmpl w:val="DB36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487D76"/>
    <w:multiLevelType w:val="multilevel"/>
    <w:tmpl w:val="E18A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DD305D"/>
    <w:multiLevelType w:val="hybridMultilevel"/>
    <w:tmpl w:val="4DA07E6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CA80DF5"/>
    <w:multiLevelType w:val="multilevel"/>
    <w:tmpl w:val="24BE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CD3DE6"/>
    <w:multiLevelType w:val="multilevel"/>
    <w:tmpl w:val="DFEC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C47841"/>
    <w:multiLevelType w:val="multilevel"/>
    <w:tmpl w:val="4B9C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7A5E7A"/>
    <w:multiLevelType w:val="multilevel"/>
    <w:tmpl w:val="7310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AA6D24"/>
    <w:multiLevelType w:val="multilevel"/>
    <w:tmpl w:val="767C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CB2833"/>
    <w:multiLevelType w:val="hybridMultilevel"/>
    <w:tmpl w:val="8F4E248A"/>
    <w:lvl w:ilvl="0" w:tplc="AB3C8E2C">
      <w:start w:val="2011"/>
      <w:numFmt w:val="bullet"/>
      <w:lvlText w:val="-"/>
      <w:lvlJc w:val="left"/>
      <w:pPr>
        <w:ind w:left="720" w:hanging="360"/>
      </w:pPr>
      <w:rPr>
        <w:rFonts w:ascii="Georgia" w:eastAsiaTheme="minorHAnsi" w:hAnsi="Georgia" w:cs="Georgia"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5361A45"/>
    <w:multiLevelType w:val="multilevel"/>
    <w:tmpl w:val="05DA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194319"/>
    <w:multiLevelType w:val="multilevel"/>
    <w:tmpl w:val="90AA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DE4DB4"/>
    <w:multiLevelType w:val="hybridMultilevel"/>
    <w:tmpl w:val="928C7F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FCA7992"/>
    <w:multiLevelType w:val="hybridMultilevel"/>
    <w:tmpl w:val="EF2E5CB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7" w15:restartNumberingAfterBreak="0">
    <w:nsid w:val="43AB43E9"/>
    <w:multiLevelType w:val="multilevel"/>
    <w:tmpl w:val="ECD0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7F645E"/>
    <w:multiLevelType w:val="hybridMultilevel"/>
    <w:tmpl w:val="D9BC9C8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7F01635"/>
    <w:multiLevelType w:val="hybridMultilevel"/>
    <w:tmpl w:val="4F9EBC9E"/>
    <w:lvl w:ilvl="0" w:tplc="04070005">
      <w:start w:val="1"/>
      <w:numFmt w:val="bullet"/>
      <w:lvlText w:val=""/>
      <w:lvlJc w:val="left"/>
      <w:pPr>
        <w:ind w:left="720" w:hanging="360"/>
      </w:pPr>
      <w:rPr>
        <w:rFonts w:ascii="Wingdings" w:hAnsi="Wingdings" w:hint="default"/>
        <w:sz w:val="20"/>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9E10118"/>
    <w:multiLevelType w:val="hybridMultilevel"/>
    <w:tmpl w:val="5F943F88"/>
    <w:lvl w:ilvl="0" w:tplc="AB100A7A">
      <w:start w:val="2"/>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BB94DF1"/>
    <w:multiLevelType w:val="multilevel"/>
    <w:tmpl w:val="99CA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CD967CD"/>
    <w:multiLevelType w:val="hybridMultilevel"/>
    <w:tmpl w:val="EE6EA6E0"/>
    <w:lvl w:ilvl="0" w:tplc="8C04F598">
      <w:start w:val="1"/>
      <w:numFmt w:val="bullet"/>
      <w:pStyle w:val="Bullets"/>
      <w:lvlText w:val=""/>
      <w:lvlJc w:val="left"/>
      <w:pPr>
        <w:ind w:left="720" w:hanging="360"/>
      </w:pPr>
      <w:rPr>
        <w:rFonts w:ascii="Wingdings" w:hAnsi="Wingdings" w:hint="default"/>
        <w:sz w:val="20"/>
        <w:szCs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25670E2"/>
    <w:multiLevelType w:val="hybridMultilevel"/>
    <w:tmpl w:val="1E62F884"/>
    <w:lvl w:ilvl="0" w:tplc="0407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92A5913"/>
    <w:multiLevelType w:val="multilevel"/>
    <w:tmpl w:val="E98C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93056E2"/>
    <w:multiLevelType w:val="hybridMultilevel"/>
    <w:tmpl w:val="189A3B26"/>
    <w:lvl w:ilvl="0" w:tplc="1E6EBD92">
      <w:start w:val="2"/>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C241D4A"/>
    <w:multiLevelType w:val="hybridMultilevel"/>
    <w:tmpl w:val="A60833EC"/>
    <w:lvl w:ilvl="0" w:tplc="0407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0585CB3"/>
    <w:multiLevelType w:val="multilevel"/>
    <w:tmpl w:val="21DE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E016875"/>
    <w:multiLevelType w:val="hybridMultilevel"/>
    <w:tmpl w:val="2EA242DE"/>
    <w:lvl w:ilvl="0" w:tplc="04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57B2E0C"/>
    <w:multiLevelType w:val="multilevel"/>
    <w:tmpl w:val="6AD6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E723BCA"/>
    <w:multiLevelType w:val="hybridMultilevel"/>
    <w:tmpl w:val="E0445628"/>
    <w:lvl w:ilvl="0" w:tplc="04070005">
      <w:start w:val="1"/>
      <w:numFmt w:val="bullet"/>
      <w:lvlText w:val=""/>
      <w:lvlJc w:val="left"/>
      <w:pPr>
        <w:ind w:left="720" w:hanging="360"/>
      </w:pPr>
      <w:rPr>
        <w:rFonts w:ascii="Wingdings" w:hAnsi="Wingdings" w:hint="default"/>
        <w:sz w:val="20"/>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29137232">
    <w:abstractNumId w:val="15"/>
  </w:num>
  <w:num w:numId="2" w16cid:durableId="1517961058">
    <w:abstractNumId w:val="18"/>
  </w:num>
  <w:num w:numId="3" w16cid:durableId="1252082647">
    <w:abstractNumId w:val="22"/>
  </w:num>
  <w:num w:numId="4" w16cid:durableId="216092582">
    <w:abstractNumId w:val="0"/>
  </w:num>
  <w:num w:numId="5" w16cid:durableId="2002467698">
    <w:abstractNumId w:val="1"/>
  </w:num>
  <w:num w:numId="6" w16cid:durableId="807475707">
    <w:abstractNumId w:val="2"/>
  </w:num>
  <w:num w:numId="7" w16cid:durableId="2132552193">
    <w:abstractNumId w:val="14"/>
  </w:num>
  <w:num w:numId="8" w16cid:durableId="1949311987">
    <w:abstractNumId w:val="27"/>
  </w:num>
  <w:num w:numId="9" w16cid:durableId="1961916187">
    <w:abstractNumId w:val="13"/>
  </w:num>
  <w:num w:numId="10" w16cid:durableId="1947156070">
    <w:abstractNumId w:val="29"/>
  </w:num>
  <w:num w:numId="11" w16cid:durableId="1715693601">
    <w:abstractNumId w:val="5"/>
  </w:num>
  <w:num w:numId="12" w16cid:durableId="1688167074">
    <w:abstractNumId w:val="7"/>
  </w:num>
  <w:num w:numId="13" w16cid:durableId="2040233879">
    <w:abstractNumId w:val="9"/>
  </w:num>
  <w:num w:numId="14" w16cid:durableId="1178347352">
    <w:abstractNumId w:val="10"/>
  </w:num>
  <w:num w:numId="15" w16cid:durableId="1771580397">
    <w:abstractNumId w:val="24"/>
  </w:num>
  <w:num w:numId="16" w16cid:durableId="1721974678">
    <w:abstractNumId w:val="4"/>
  </w:num>
  <w:num w:numId="17" w16cid:durableId="2003701761">
    <w:abstractNumId w:val="17"/>
  </w:num>
  <w:num w:numId="18" w16cid:durableId="1247112201">
    <w:abstractNumId w:val="3"/>
  </w:num>
  <w:num w:numId="19" w16cid:durableId="142089335">
    <w:abstractNumId w:val="21"/>
  </w:num>
  <w:num w:numId="20" w16cid:durableId="702943334">
    <w:abstractNumId w:val="11"/>
  </w:num>
  <w:num w:numId="21" w16cid:durableId="1697075762">
    <w:abstractNumId w:val="12"/>
  </w:num>
  <w:num w:numId="22" w16cid:durableId="424351624">
    <w:abstractNumId w:val="16"/>
  </w:num>
  <w:num w:numId="23" w16cid:durableId="1984038324">
    <w:abstractNumId w:val="8"/>
  </w:num>
  <w:num w:numId="24" w16cid:durableId="2056856694">
    <w:abstractNumId w:val="23"/>
  </w:num>
  <w:num w:numId="25" w16cid:durableId="548689742">
    <w:abstractNumId w:val="30"/>
  </w:num>
  <w:num w:numId="26" w16cid:durableId="1499494221">
    <w:abstractNumId w:val="19"/>
  </w:num>
  <w:num w:numId="27" w16cid:durableId="624386309">
    <w:abstractNumId w:val="22"/>
  </w:num>
  <w:num w:numId="28" w16cid:durableId="1945532976">
    <w:abstractNumId w:val="20"/>
  </w:num>
  <w:num w:numId="29" w16cid:durableId="697043281">
    <w:abstractNumId w:val="25"/>
  </w:num>
  <w:num w:numId="30" w16cid:durableId="661276466">
    <w:abstractNumId w:val="28"/>
  </w:num>
  <w:num w:numId="31" w16cid:durableId="1061903586">
    <w:abstractNumId w:val="6"/>
  </w:num>
  <w:num w:numId="32" w16cid:durableId="405955155">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rah Bergmann">
    <w15:presenceInfo w15:providerId="AD" w15:userId="S::sarah.bergmann@uni-oldenburg.de::47e7dfd8-e13e-4e5e-8470-81b1e3cfedfe"/>
  </w15:person>
  <w15:person w15:author="Catharina Freier">
    <w15:presenceInfo w15:providerId="AD" w15:userId="S::catharina.freier@pumpkincareeres.onmicrosoft.com::2a0dfad8-64e5-4aa7-8211-17b0a64b4045"/>
  </w15:person>
  <w15:person w15:author="fritz Müller">
    <w15:presenceInfo w15:providerId="Windows Live" w15:userId="cb44264e4a0fc7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254"/>
    <w:rsid w:val="00007C30"/>
    <w:rsid w:val="000106B0"/>
    <w:rsid w:val="000163F8"/>
    <w:rsid w:val="00043685"/>
    <w:rsid w:val="00061D33"/>
    <w:rsid w:val="00064643"/>
    <w:rsid w:val="00071B1F"/>
    <w:rsid w:val="00087747"/>
    <w:rsid w:val="000931B6"/>
    <w:rsid w:val="000A1FDA"/>
    <w:rsid w:val="000B1E6B"/>
    <w:rsid w:val="000B3D72"/>
    <w:rsid w:val="000B63E2"/>
    <w:rsid w:val="000B6548"/>
    <w:rsid w:val="000D297A"/>
    <w:rsid w:val="000D671A"/>
    <w:rsid w:val="00103EC5"/>
    <w:rsid w:val="00116C6E"/>
    <w:rsid w:val="0012307C"/>
    <w:rsid w:val="00125CA6"/>
    <w:rsid w:val="00130673"/>
    <w:rsid w:val="0015131D"/>
    <w:rsid w:val="00156FC9"/>
    <w:rsid w:val="00162A5A"/>
    <w:rsid w:val="001647AB"/>
    <w:rsid w:val="00171F67"/>
    <w:rsid w:val="00172867"/>
    <w:rsid w:val="00175B6D"/>
    <w:rsid w:val="001901ED"/>
    <w:rsid w:val="0019483A"/>
    <w:rsid w:val="001A46BF"/>
    <w:rsid w:val="001A481B"/>
    <w:rsid w:val="001B0186"/>
    <w:rsid w:val="001B62CA"/>
    <w:rsid w:val="001C3C6B"/>
    <w:rsid w:val="001D4DCD"/>
    <w:rsid w:val="001F4175"/>
    <w:rsid w:val="001F5B69"/>
    <w:rsid w:val="00211BE4"/>
    <w:rsid w:val="00223A4D"/>
    <w:rsid w:val="00232CB5"/>
    <w:rsid w:val="00234A7E"/>
    <w:rsid w:val="0024373D"/>
    <w:rsid w:val="00244599"/>
    <w:rsid w:val="00244B40"/>
    <w:rsid w:val="002508C2"/>
    <w:rsid w:val="00251C7A"/>
    <w:rsid w:val="002573B2"/>
    <w:rsid w:val="00262EF1"/>
    <w:rsid w:val="00267252"/>
    <w:rsid w:val="0027272B"/>
    <w:rsid w:val="00282DB0"/>
    <w:rsid w:val="00295E2C"/>
    <w:rsid w:val="002B2091"/>
    <w:rsid w:val="002B3CA1"/>
    <w:rsid w:val="002C6972"/>
    <w:rsid w:val="002D2B32"/>
    <w:rsid w:val="002D3670"/>
    <w:rsid w:val="002D4516"/>
    <w:rsid w:val="002E7829"/>
    <w:rsid w:val="002F29AB"/>
    <w:rsid w:val="002F46AD"/>
    <w:rsid w:val="003101F0"/>
    <w:rsid w:val="00314B7A"/>
    <w:rsid w:val="00324BC5"/>
    <w:rsid w:val="00340BAB"/>
    <w:rsid w:val="003418E0"/>
    <w:rsid w:val="00347F8D"/>
    <w:rsid w:val="00352B7F"/>
    <w:rsid w:val="00372F7B"/>
    <w:rsid w:val="003733E5"/>
    <w:rsid w:val="00375EB1"/>
    <w:rsid w:val="00380501"/>
    <w:rsid w:val="00390EA6"/>
    <w:rsid w:val="00395560"/>
    <w:rsid w:val="003A66FD"/>
    <w:rsid w:val="003B373E"/>
    <w:rsid w:val="003C6895"/>
    <w:rsid w:val="003D0338"/>
    <w:rsid w:val="003D4E28"/>
    <w:rsid w:val="003D5CDE"/>
    <w:rsid w:val="003E27C3"/>
    <w:rsid w:val="003F3E3F"/>
    <w:rsid w:val="0040099A"/>
    <w:rsid w:val="00401CD6"/>
    <w:rsid w:val="004067B8"/>
    <w:rsid w:val="004152D2"/>
    <w:rsid w:val="004154BE"/>
    <w:rsid w:val="0042013D"/>
    <w:rsid w:val="00422F83"/>
    <w:rsid w:val="00426D7E"/>
    <w:rsid w:val="0043430C"/>
    <w:rsid w:val="00435E6D"/>
    <w:rsid w:val="00442CC4"/>
    <w:rsid w:val="00443668"/>
    <w:rsid w:val="00456B0D"/>
    <w:rsid w:val="00457EAC"/>
    <w:rsid w:val="00476AF8"/>
    <w:rsid w:val="00476F44"/>
    <w:rsid w:val="004770F3"/>
    <w:rsid w:val="00484FD7"/>
    <w:rsid w:val="004929FB"/>
    <w:rsid w:val="004A2E7C"/>
    <w:rsid w:val="004A54BA"/>
    <w:rsid w:val="004B6A5E"/>
    <w:rsid w:val="004C0F0A"/>
    <w:rsid w:val="004F3399"/>
    <w:rsid w:val="00503C6B"/>
    <w:rsid w:val="00507EA7"/>
    <w:rsid w:val="00513717"/>
    <w:rsid w:val="00517052"/>
    <w:rsid w:val="00526089"/>
    <w:rsid w:val="00527A28"/>
    <w:rsid w:val="00527DCA"/>
    <w:rsid w:val="0053679A"/>
    <w:rsid w:val="005716D4"/>
    <w:rsid w:val="00571B60"/>
    <w:rsid w:val="00572876"/>
    <w:rsid w:val="005764C3"/>
    <w:rsid w:val="0058222C"/>
    <w:rsid w:val="00583F99"/>
    <w:rsid w:val="00585A4D"/>
    <w:rsid w:val="005946EB"/>
    <w:rsid w:val="005B2ABB"/>
    <w:rsid w:val="005D6329"/>
    <w:rsid w:val="005E57F6"/>
    <w:rsid w:val="005F25BD"/>
    <w:rsid w:val="006058D8"/>
    <w:rsid w:val="00610200"/>
    <w:rsid w:val="00623699"/>
    <w:rsid w:val="00632D5A"/>
    <w:rsid w:val="00635515"/>
    <w:rsid w:val="006546FD"/>
    <w:rsid w:val="00665BF3"/>
    <w:rsid w:val="006732D6"/>
    <w:rsid w:val="00681A73"/>
    <w:rsid w:val="00693E09"/>
    <w:rsid w:val="006A2DE9"/>
    <w:rsid w:val="006A7230"/>
    <w:rsid w:val="006B4E32"/>
    <w:rsid w:val="006B72C7"/>
    <w:rsid w:val="006B7F78"/>
    <w:rsid w:val="006C2252"/>
    <w:rsid w:val="006D046F"/>
    <w:rsid w:val="006D7F7F"/>
    <w:rsid w:val="006E2C9C"/>
    <w:rsid w:val="006E40EF"/>
    <w:rsid w:val="006F0039"/>
    <w:rsid w:val="006F6F24"/>
    <w:rsid w:val="00703A4B"/>
    <w:rsid w:val="00711CEF"/>
    <w:rsid w:val="00720320"/>
    <w:rsid w:val="00723643"/>
    <w:rsid w:val="00723B05"/>
    <w:rsid w:val="00725D3C"/>
    <w:rsid w:val="007329A4"/>
    <w:rsid w:val="00733DA1"/>
    <w:rsid w:val="00737822"/>
    <w:rsid w:val="0074111D"/>
    <w:rsid w:val="00746F9A"/>
    <w:rsid w:val="00753D4A"/>
    <w:rsid w:val="0075447E"/>
    <w:rsid w:val="00756912"/>
    <w:rsid w:val="00761609"/>
    <w:rsid w:val="00763DCE"/>
    <w:rsid w:val="00765F70"/>
    <w:rsid w:val="0076715B"/>
    <w:rsid w:val="00776C46"/>
    <w:rsid w:val="0078260B"/>
    <w:rsid w:val="007838D1"/>
    <w:rsid w:val="00785254"/>
    <w:rsid w:val="00785853"/>
    <w:rsid w:val="007966F0"/>
    <w:rsid w:val="00797BFC"/>
    <w:rsid w:val="007A720F"/>
    <w:rsid w:val="007B3DE3"/>
    <w:rsid w:val="007C3399"/>
    <w:rsid w:val="007C6A3C"/>
    <w:rsid w:val="007D02AC"/>
    <w:rsid w:val="007D15B9"/>
    <w:rsid w:val="007D2BE6"/>
    <w:rsid w:val="007D4BEE"/>
    <w:rsid w:val="007D5BE9"/>
    <w:rsid w:val="007F73B2"/>
    <w:rsid w:val="00800727"/>
    <w:rsid w:val="00800CBE"/>
    <w:rsid w:val="008050E4"/>
    <w:rsid w:val="00810012"/>
    <w:rsid w:val="0082257D"/>
    <w:rsid w:val="0083111D"/>
    <w:rsid w:val="00833DBC"/>
    <w:rsid w:val="00853438"/>
    <w:rsid w:val="00866846"/>
    <w:rsid w:val="00875DA9"/>
    <w:rsid w:val="00893F4D"/>
    <w:rsid w:val="00895E38"/>
    <w:rsid w:val="008A344B"/>
    <w:rsid w:val="008A782B"/>
    <w:rsid w:val="008B0FC0"/>
    <w:rsid w:val="008C429A"/>
    <w:rsid w:val="008C7863"/>
    <w:rsid w:val="008E1F3D"/>
    <w:rsid w:val="008E1F66"/>
    <w:rsid w:val="008E4285"/>
    <w:rsid w:val="009053D7"/>
    <w:rsid w:val="009068B1"/>
    <w:rsid w:val="0091331D"/>
    <w:rsid w:val="0093223C"/>
    <w:rsid w:val="00940DA5"/>
    <w:rsid w:val="00941A87"/>
    <w:rsid w:val="00946EF0"/>
    <w:rsid w:val="009501C2"/>
    <w:rsid w:val="00960992"/>
    <w:rsid w:val="009668B9"/>
    <w:rsid w:val="00976577"/>
    <w:rsid w:val="0098353D"/>
    <w:rsid w:val="00996356"/>
    <w:rsid w:val="00996B49"/>
    <w:rsid w:val="00997D9A"/>
    <w:rsid w:val="009A1DD7"/>
    <w:rsid w:val="009B7EE8"/>
    <w:rsid w:val="009C5621"/>
    <w:rsid w:val="009D7C49"/>
    <w:rsid w:val="009E7297"/>
    <w:rsid w:val="009F04AB"/>
    <w:rsid w:val="009F778F"/>
    <w:rsid w:val="00A0257D"/>
    <w:rsid w:val="00A12EDC"/>
    <w:rsid w:val="00A23063"/>
    <w:rsid w:val="00A26D0D"/>
    <w:rsid w:val="00A33BDE"/>
    <w:rsid w:val="00A34885"/>
    <w:rsid w:val="00A43BC1"/>
    <w:rsid w:val="00A52E1F"/>
    <w:rsid w:val="00A741AA"/>
    <w:rsid w:val="00A74225"/>
    <w:rsid w:val="00A931FA"/>
    <w:rsid w:val="00A936D5"/>
    <w:rsid w:val="00AA1EB0"/>
    <w:rsid w:val="00AA2DA3"/>
    <w:rsid w:val="00AA5A9C"/>
    <w:rsid w:val="00AB016A"/>
    <w:rsid w:val="00AB2A5A"/>
    <w:rsid w:val="00AB3383"/>
    <w:rsid w:val="00AC4CC9"/>
    <w:rsid w:val="00AD28F8"/>
    <w:rsid w:val="00AD5045"/>
    <w:rsid w:val="00AE05A8"/>
    <w:rsid w:val="00AE4ED3"/>
    <w:rsid w:val="00B0230B"/>
    <w:rsid w:val="00B1613F"/>
    <w:rsid w:val="00B17D95"/>
    <w:rsid w:val="00B203FA"/>
    <w:rsid w:val="00B23509"/>
    <w:rsid w:val="00B337A5"/>
    <w:rsid w:val="00B34639"/>
    <w:rsid w:val="00B359DB"/>
    <w:rsid w:val="00B3632B"/>
    <w:rsid w:val="00B409D8"/>
    <w:rsid w:val="00B40B81"/>
    <w:rsid w:val="00B5178D"/>
    <w:rsid w:val="00B66919"/>
    <w:rsid w:val="00B67F1F"/>
    <w:rsid w:val="00B701D7"/>
    <w:rsid w:val="00B71775"/>
    <w:rsid w:val="00B77C79"/>
    <w:rsid w:val="00B86638"/>
    <w:rsid w:val="00B90595"/>
    <w:rsid w:val="00BA215A"/>
    <w:rsid w:val="00BA427E"/>
    <w:rsid w:val="00BA573F"/>
    <w:rsid w:val="00BA7B3C"/>
    <w:rsid w:val="00BB026E"/>
    <w:rsid w:val="00BB5F09"/>
    <w:rsid w:val="00BC0D9F"/>
    <w:rsid w:val="00BD709D"/>
    <w:rsid w:val="00BE053D"/>
    <w:rsid w:val="00BF1A7A"/>
    <w:rsid w:val="00BF1FA3"/>
    <w:rsid w:val="00BF48DF"/>
    <w:rsid w:val="00BF66BD"/>
    <w:rsid w:val="00C00974"/>
    <w:rsid w:val="00C018E4"/>
    <w:rsid w:val="00C066FA"/>
    <w:rsid w:val="00C110B4"/>
    <w:rsid w:val="00C11B79"/>
    <w:rsid w:val="00C24DB3"/>
    <w:rsid w:val="00C251B5"/>
    <w:rsid w:val="00C25387"/>
    <w:rsid w:val="00C46893"/>
    <w:rsid w:val="00C54BE3"/>
    <w:rsid w:val="00C57F80"/>
    <w:rsid w:val="00C768ED"/>
    <w:rsid w:val="00C7757A"/>
    <w:rsid w:val="00C82A8F"/>
    <w:rsid w:val="00C916C2"/>
    <w:rsid w:val="00CA0FF5"/>
    <w:rsid w:val="00CA7238"/>
    <w:rsid w:val="00CB31ED"/>
    <w:rsid w:val="00CC2ABB"/>
    <w:rsid w:val="00CC370C"/>
    <w:rsid w:val="00CC7F56"/>
    <w:rsid w:val="00CD1B12"/>
    <w:rsid w:val="00CD55DC"/>
    <w:rsid w:val="00CE1BBC"/>
    <w:rsid w:val="00CE2595"/>
    <w:rsid w:val="00CE28CC"/>
    <w:rsid w:val="00CE72FC"/>
    <w:rsid w:val="00CF31EE"/>
    <w:rsid w:val="00D01DA5"/>
    <w:rsid w:val="00D1492F"/>
    <w:rsid w:val="00D168B0"/>
    <w:rsid w:val="00D17B69"/>
    <w:rsid w:val="00D3003C"/>
    <w:rsid w:val="00D331F4"/>
    <w:rsid w:val="00D3333F"/>
    <w:rsid w:val="00D470E4"/>
    <w:rsid w:val="00D52142"/>
    <w:rsid w:val="00D5280E"/>
    <w:rsid w:val="00D55460"/>
    <w:rsid w:val="00D61F14"/>
    <w:rsid w:val="00D80D6B"/>
    <w:rsid w:val="00D85D41"/>
    <w:rsid w:val="00D90950"/>
    <w:rsid w:val="00DA69DF"/>
    <w:rsid w:val="00DB33F8"/>
    <w:rsid w:val="00DD38E2"/>
    <w:rsid w:val="00E00140"/>
    <w:rsid w:val="00E13110"/>
    <w:rsid w:val="00E20D4B"/>
    <w:rsid w:val="00E24DF1"/>
    <w:rsid w:val="00E30667"/>
    <w:rsid w:val="00E40B9A"/>
    <w:rsid w:val="00E431ED"/>
    <w:rsid w:val="00E55D90"/>
    <w:rsid w:val="00E64FF5"/>
    <w:rsid w:val="00E907EC"/>
    <w:rsid w:val="00EA5421"/>
    <w:rsid w:val="00EB34FC"/>
    <w:rsid w:val="00EB5816"/>
    <w:rsid w:val="00ED0EA9"/>
    <w:rsid w:val="00EE48C5"/>
    <w:rsid w:val="00EE7248"/>
    <w:rsid w:val="00EF77DF"/>
    <w:rsid w:val="00F019FD"/>
    <w:rsid w:val="00F11BEF"/>
    <w:rsid w:val="00F165E1"/>
    <w:rsid w:val="00F21D03"/>
    <w:rsid w:val="00F258E7"/>
    <w:rsid w:val="00F25EB2"/>
    <w:rsid w:val="00F31B84"/>
    <w:rsid w:val="00F44F5F"/>
    <w:rsid w:val="00F510DB"/>
    <w:rsid w:val="00F54744"/>
    <w:rsid w:val="00F57BA5"/>
    <w:rsid w:val="00F631EC"/>
    <w:rsid w:val="00F64C22"/>
    <w:rsid w:val="00F64FA7"/>
    <w:rsid w:val="00F74D19"/>
    <w:rsid w:val="00F80053"/>
    <w:rsid w:val="00F8563F"/>
    <w:rsid w:val="00F8624F"/>
    <w:rsid w:val="00F91868"/>
    <w:rsid w:val="00FA02C7"/>
    <w:rsid w:val="00FA4186"/>
    <w:rsid w:val="00FC0531"/>
    <w:rsid w:val="00FC13F0"/>
    <w:rsid w:val="00FC599C"/>
    <w:rsid w:val="00FC7C8E"/>
    <w:rsid w:val="00FD0FB7"/>
    <w:rsid w:val="00FE0496"/>
    <w:rsid w:val="00FE63F4"/>
    <w:rsid w:val="00FE79A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2283A"/>
  <w15:chartTrackingRefBased/>
  <w15:docId w15:val="{C5496DD8-21B6-41A4-B806-4A8D3878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852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966F0"/>
    <w:rPr>
      <w:color w:val="0563C1" w:themeColor="hyperlink"/>
      <w:u w:val="single"/>
    </w:rPr>
  </w:style>
  <w:style w:type="character" w:styleId="Mention">
    <w:name w:val="Mention"/>
    <w:basedOn w:val="DefaultParagraphFont"/>
    <w:uiPriority w:val="99"/>
    <w:semiHidden/>
    <w:unhideWhenUsed/>
    <w:rsid w:val="007966F0"/>
    <w:rPr>
      <w:color w:val="2B579A"/>
      <w:shd w:val="clear" w:color="auto" w:fill="E6E6E6"/>
    </w:rPr>
  </w:style>
  <w:style w:type="paragraph" w:styleId="ListParagraph">
    <w:name w:val="List Paragraph"/>
    <w:basedOn w:val="Normal"/>
    <w:uiPriority w:val="34"/>
    <w:qFormat/>
    <w:rsid w:val="00B5178D"/>
    <w:pPr>
      <w:ind w:left="720"/>
      <w:contextualSpacing/>
    </w:pPr>
  </w:style>
  <w:style w:type="paragraph" w:customStyle="1" w:styleId="1ZeileStation">
    <w:name w:val="1. Zeile Station"/>
    <w:basedOn w:val="Normal"/>
    <w:qFormat/>
    <w:rsid w:val="00737822"/>
    <w:pPr>
      <w:spacing w:after="0" w:line="240" w:lineRule="auto"/>
    </w:pPr>
    <w:rPr>
      <w:rFonts w:ascii="Georgia" w:hAnsi="Georgia"/>
    </w:rPr>
  </w:style>
  <w:style w:type="paragraph" w:customStyle="1" w:styleId="DATUM">
    <w:name w:val="DATUM"/>
    <w:basedOn w:val="Normal"/>
    <w:qFormat/>
    <w:rsid w:val="00FC0531"/>
    <w:pPr>
      <w:spacing w:after="0" w:line="240" w:lineRule="auto"/>
    </w:pPr>
    <w:rPr>
      <w:rFonts w:ascii="Georgia" w:hAnsi="Georgia" w:cs="Georgia"/>
      <w:color w:val="000000"/>
    </w:rPr>
  </w:style>
  <w:style w:type="table" w:styleId="TableSubtle1">
    <w:name w:val="Table Subtle 1"/>
    <w:basedOn w:val="TableNormal"/>
    <w:uiPriority w:val="99"/>
    <w:semiHidden/>
    <w:unhideWhenUsed/>
    <w:rsid w:val="00FC0531"/>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BERSCHRIFT">
    <w:name w:val="ÜBERSCHRIFT"/>
    <w:basedOn w:val="NoSpacing"/>
    <w:qFormat/>
    <w:rsid w:val="00FC0531"/>
    <w:rPr>
      <w:rFonts w:ascii="Georgia" w:hAnsi="Georgia"/>
      <w:b/>
      <w:smallCaps/>
      <w:sz w:val="32"/>
      <w:szCs w:val="32"/>
    </w:rPr>
  </w:style>
  <w:style w:type="paragraph" w:styleId="NoSpacing">
    <w:name w:val="No Spacing"/>
    <w:uiPriority w:val="1"/>
    <w:qFormat/>
    <w:rsid w:val="00FC0531"/>
    <w:pPr>
      <w:spacing w:after="0" w:line="240" w:lineRule="auto"/>
    </w:pPr>
  </w:style>
  <w:style w:type="paragraph" w:customStyle="1" w:styleId="Unternehmen">
    <w:name w:val="Unternehmen"/>
    <w:basedOn w:val="Normal"/>
    <w:qFormat/>
    <w:rsid w:val="00FC0531"/>
    <w:pPr>
      <w:spacing w:after="0" w:line="240" w:lineRule="auto"/>
    </w:pPr>
    <w:rPr>
      <w:rFonts w:ascii="Georgia" w:hAnsi="Georgia"/>
      <w:b/>
      <w:smallCaps/>
      <w:sz w:val="28"/>
    </w:rPr>
  </w:style>
  <w:style w:type="paragraph" w:customStyle="1" w:styleId="Ort">
    <w:name w:val="Ort"/>
    <w:basedOn w:val="Normal"/>
    <w:qFormat/>
    <w:rsid w:val="00FC0531"/>
    <w:pPr>
      <w:spacing w:after="0" w:line="240" w:lineRule="auto"/>
      <w:jc w:val="right"/>
    </w:pPr>
    <w:rPr>
      <w:rFonts w:ascii="Georgia" w:hAnsi="Georgia"/>
      <w:i/>
      <w:smallCaps/>
      <w:sz w:val="28"/>
    </w:rPr>
  </w:style>
  <w:style w:type="paragraph" w:customStyle="1" w:styleId="Beschreibung">
    <w:name w:val="Beschreibung"/>
    <w:basedOn w:val="Normal"/>
    <w:qFormat/>
    <w:rsid w:val="00FC0531"/>
    <w:pPr>
      <w:spacing w:after="0" w:line="240" w:lineRule="auto"/>
    </w:pPr>
    <w:rPr>
      <w:rFonts w:ascii="Georgia" w:hAnsi="Georgia"/>
    </w:rPr>
  </w:style>
  <w:style w:type="paragraph" w:customStyle="1" w:styleId="Bullets">
    <w:name w:val="Bullets"/>
    <w:basedOn w:val="ListParagraph"/>
    <w:qFormat/>
    <w:rsid w:val="00FC0531"/>
    <w:pPr>
      <w:numPr>
        <w:numId w:val="3"/>
      </w:numPr>
      <w:spacing w:after="0" w:line="240" w:lineRule="auto"/>
    </w:pPr>
    <w:rPr>
      <w:rFonts w:ascii="Georgia" w:hAnsi="Georgia" w:cs="Georgia"/>
      <w:i/>
      <w:iCs/>
      <w:color w:val="000000"/>
    </w:rPr>
  </w:style>
  <w:style w:type="paragraph" w:styleId="NormalWeb">
    <w:name w:val="Normal (Web)"/>
    <w:basedOn w:val="Normal"/>
    <w:uiPriority w:val="99"/>
    <w:semiHidden/>
    <w:unhideWhenUsed/>
    <w:rsid w:val="00FC0531"/>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Header">
    <w:name w:val="header"/>
    <w:basedOn w:val="Normal"/>
    <w:link w:val="HeaderChar"/>
    <w:uiPriority w:val="99"/>
    <w:unhideWhenUsed/>
    <w:rsid w:val="00BE053D"/>
    <w:pPr>
      <w:tabs>
        <w:tab w:val="center" w:pos="4536"/>
        <w:tab w:val="right" w:pos="9072"/>
      </w:tabs>
      <w:spacing w:after="0" w:line="240" w:lineRule="auto"/>
    </w:pPr>
  </w:style>
  <w:style w:type="character" w:customStyle="1" w:styleId="HeaderChar">
    <w:name w:val="Header Char"/>
    <w:basedOn w:val="DefaultParagraphFont"/>
    <w:link w:val="Header"/>
    <w:uiPriority w:val="99"/>
    <w:rsid w:val="00BE053D"/>
  </w:style>
  <w:style w:type="paragraph" w:styleId="Footer">
    <w:name w:val="footer"/>
    <w:basedOn w:val="Normal"/>
    <w:link w:val="FooterChar"/>
    <w:uiPriority w:val="99"/>
    <w:unhideWhenUsed/>
    <w:rsid w:val="00BE053D"/>
    <w:pPr>
      <w:tabs>
        <w:tab w:val="center" w:pos="4536"/>
        <w:tab w:val="right" w:pos="9072"/>
      </w:tabs>
      <w:spacing w:after="0" w:line="240" w:lineRule="auto"/>
    </w:pPr>
  </w:style>
  <w:style w:type="character" w:customStyle="1" w:styleId="FooterChar">
    <w:name w:val="Footer Char"/>
    <w:basedOn w:val="DefaultParagraphFont"/>
    <w:link w:val="Footer"/>
    <w:uiPriority w:val="99"/>
    <w:rsid w:val="00BE053D"/>
  </w:style>
  <w:style w:type="character" w:styleId="PageNumber">
    <w:name w:val="page number"/>
    <w:basedOn w:val="DefaultParagraphFont"/>
    <w:uiPriority w:val="99"/>
    <w:semiHidden/>
    <w:unhideWhenUsed/>
    <w:rsid w:val="00875DA9"/>
  </w:style>
  <w:style w:type="character" w:styleId="UnresolvedMention">
    <w:name w:val="Unresolved Mention"/>
    <w:basedOn w:val="DefaultParagraphFont"/>
    <w:uiPriority w:val="99"/>
    <w:rsid w:val="008050E4"/>
    <w:rPr>
      <w:color w:val="605E5C"/>
      <w:shd w:val="clear" w:color="auto" w:fill="E1DFDD"/>
    </w:rPr>
  </w:style>
  <w:style w:type="character" w:styleId="FollowedHyperlink">
    <w:name w:val="FollowedHyperlink"/>
    <w:basedOn w:val="DefaultParagraphFont"/>
    <w:uiPriority w:val="99"/>
    <w:semiHidden/>
    <w:unhideWhenUsed/>
    <w:rsid w:val="002B2091"/>
    <w:rPr>
      <w:color w:val="954F72" w:themeColor="followedHyperlink"/>
      <w:u w:val="single"/>
    </w:rPr>
  </w:style>
  <w:style w:type="paragraph" w:styleId="Revision">
    <w:name w:val="Revision"/>
    <w:hidden/>
    <w:uiPriority w:val="99"/>
    <w:semiHidden/>
    <w:rsid w:val="00B337A5"/>
    <w:pPr>
      <w:spacing w:after="0" w:line="240" w:lineRule="auto"/>
    </w:pPr>
  </w:style>
  <w:style w:type="character" w:styleId="CommentReference">
    <w:name w:val="annotation reference"/>
    <w:basedOn w:val="DefaultParagraphFont"/>
    <w:uiPriority w:val="99"/>
    <w:semiHidden/>
    <w:unhideWhenUsed/>
    <w:rsid w:val="00B337A5"/>
    <w:rPr>
      <w:sz w:val="16"/>
      <w:szCs w:val="16"/>
    </w:rPr>
  </w:style>
  <w:style w:type="paragraph" w:styleId="CommentText">
    <w:name w:val="annotation text"/>
    <w:basedOn w:val="Normal"/>
    <w:link w:val="CommentTextChar"/>
    <w:uiPriority w:val="99"/>
    <w:semiHidden/>
    <w:unhideWhenUsed/>
    <w:rsid w:val="00B337A5"/>
    <w:pPr>
      <w:spacing w:line="240" w:lineRule="auto"/>
    </w:pPr>
    <w:rPr>
      <w:sz w:val="20"/>
      <w:szCs w:val="20"/>
    </w:rPr>
  </w:style>
  <w:style w:type="character" w:customStyle="1" w:styleId="CommentTextChar">
    <w:name w:val="Comment Text Char"/>
    <w:basedOn w:val="DefaultParagraphFont"/>
    <w:link w:val="CommentText"/>
    <w:uiPriority w:val="99"/>
    <w:semiHidden/>
    <w:rsid w:val="00B337A5"/>
    <w:rPr>
      <w:sz w:val="20"/>
      <w:szCs w:val="20"/>
    </w:rPr>
  </w:style>
  <w:style w:type="paragraph" w:styleId="CommentSubject">
    <w:name w:val="annotation subject"/>
    <w:basedOn w:val="CommentText"/>
    <w:next w:val="CommentText"/>
    <w:link w:val="CommentSubjectChar"/>
    <w:uiPriority w:val="99"/>
    <w:semiHidden/>
    <w:unhideWhenUsed/>
    <w:rsid w:val="00B337A5"/>
    <w:rPr>
      <w:b/>
      <w:bCs/>
    </w:rPr>
  </w:style>
  <w:style w:type="character" w:customStyle="1" w:styleId="CommentSubjectChar">
    <w:name w:val="Comment Subject Char"/>
    <w:basedOn w:val="CommentTextChar"/>
    <w:link w:val="CommentSubject"/>
    <w:uiPriority w:val="99"/>
    <w:semiHidden/>
    <w:rsid w:val="00B337A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65024">
      <w:bodyDiv w:val="1"/>
      <w:marLeft w:val="0"/>
      <w:marRight w:val="0"/>
      <w:marTop w:val="0"/>
      <w:marBottom w:val="0"/>
      <w:divBdr>
        <w:top w:val="none" w:sz="0" w:space="0" w:color="auto"/>
        <w:left w:val="none" w:sz="0" w:space="0" w:color="auto"/>
        <w:bottom w:val="none" w:sz="0" w:space="0" w:color="auto"/>
        <w:right w:val="none" w:sz="0" w:space="0" w:color="auto"/>
      </w:divBdr>
      <w:divsChild>
        <w:div w:id="153646111">
          <w:marLeft w:val="0"/>
          <w:marRight w:val="0"/>
          <w:marTop w:val="0"/>
          <w:marBottom w:val="0"/>
          <w:divBdr>
            <w:top w:val="none" w:sz="0" w:space="0" w:color="auto"/>
            <w:left w:val="none" w:sz="0" w:space="0" w:color="auto"/>
            <w:bottom w:val="none" w:sz="0" w:space="0" w:color="auto"/>
            <w:right w:val="none" w:sz="0" w:space="0" w:color="auto"/>
          </w:divBdr>
          <w:divsChild>
            <w:div w:id="1383796280">
              <w:marLeft w:val="0"/>
              <w:marRight w:val="0"/>
              <w:marTop w:val="0"/>
              <w:marBottom w:val="0"/>
              <w:divBdr>
                <w:top w:val="none" w:sz="0" w:space="0" w:color="auto"/>
                <w:left w:val="none" w:sz="0" w:space="0" w:color="auto"/>
                <w:bottom w:val="none" w:sz="0" w:space="0" w:color="auto"/>
                <w:right w:val="none" w:sz="0" w:space="0" w:color="auto"/>
              </w:divBdr>
              <w:divsChild>
                <w:div w:id="20896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3858">
      <w:bodyDiv w:val="1"/>
      <w:marLeft w:val="0"/>
      <w:marRight w:val="0"/>
      <w:marTop w:val="0"/>
      <w:marBottom w:val="0"/>
      <w:divBdr>
        <w:top w:val="none" w:sz="0" w:space="0" w:color="auto"/>
        <w:left w:val="none" w:sz="0" w:space="0" w:color="auto"/>
        <w:bottom w:val="none" w:sz="0" w:space="0" w:color="auto"/>
        <w:right w:val="none" w:sz="0" w:space="0" w:color="auto"/>
      </w:divBdr>
      <w:divsChild>
        <w:div w:id="1951400526">
          <w:marLeft w:val="0"/>
          <w:marRight w:val="0"/>
          <w:marTop w:val="0"/>
          <w:marBottom w:val="0"/>
          <w:divBdr>
            <w:top w:val="none" w:sz="0" w:space="0" w:color="auto"/>
            <w:left w:val="none" w:sz="0" w:space="0" w:color="auto"/>
            <w:bottom w:val="none" w:sz="0" w:space="0" w:color="auto"/>
            <w:right w:val="none" w:sz="0" w:space="0" w:color="auto"/>
          </w:divBdr>
          <w:divsChild>
            <w:div w:id="243029705">
              <w:marLeft w:val="0"/>
              <w:marRight w:val="0"/>
              <w:marTop w:val="0"/>
              <w:marBottom w:val="0"/>
              <w:divBdr>
                <w:top w:val="none" w:sz="0" w:space="0" w:color="auto"/>
                <w:left w:val="none" w:sz="0" w:space="0" w:color="auto"/>
                <w:bottom w:val="none" w:sz="0" w:space="0" w:color="auto"/>
                <w:right w:val="none" w:sz="0" w:space="0" w:color="auto"/>
              </w:divBdr>
              <w:divsChild>
                <w:div w:id="116898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0812">
      <w:bodyDiv w:val="1"/>
      <w:marLeft w:val="0"/>
      <w:marRight w:val="0"/>
      <w:marTop w:val="0"/>
      <w:marBottom w:val="0"/>
      <w:divBdr>
        <w:top w:val="none" w:sz="0" w:space="0" w:color="auto"/>
        <w:left w:val="none" w:sz="0" w:space="0" w:color="auto"/>
        <w:bottom w:val="none" w:sz="0" w:space="0" w:color="auto"/>
        <w:right w:val="none" w:sz="0" w:space="0" w:color="auto"/>
      </w:divBdr>
      <w:divsChild>
        <w:div w:id="1689333793">
          <w:marLeft w:val="0"/>
          <w:marRight w:val="0"/>
          <w:marTop w:val="0"/>
          <w:marBottom w:val="0"/>
          <w:divBdr>
            <w:top w:val="none" w:sz="0" w:space="0" w:color="auto"/>
            <w:left w:val="none" w:sz="0" w:space="0" w:color="auto"/>
            <w:bottom w:val="none" w:sz="0" w:space="0" w:color="auto"/>
            <w:right w:val="none" w:sz="0" w:space="0" w:color="auto"/>
          </w:divBdr>
          <w:divsChild>
            <w:div w:id="654726433">
              <w:marLeft w:val="0"/>
              <w:marRight w:val="0"/>
              <w:marTop w:val="0"/>
              <w:marBottom w:val="0"/>
              <w:divBdr>
                <w:top w:val="none" w:sz="0" w:space="0" w:color="auto"/>
                <w:left w:val="none" w:sz="0" w:space="0" w:color="auto"/>
                <w:bottom w:val="none" w:sz="0" w:space="0" w:color="auto"/>
                <w:right w:val="none" w:sz="0" w:space="0" w:color="auto"/>
              </w:divBdr>
              <w:divsChild>
                <w:div w:id="184732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37786">
      <w:bodyDiv w:val="1"/>
      <w:marLeft w:val="0"/>
      <w:marRight w:val="0"/>
      <w:marTop w:val="0"/>
      <w:marBottom w:val="0"/>
      <w:divBdr>
        <w:top w:val="none" w:sz="0" w:space="0" w:color="auto"/>
        <w:left w:val="none" w:sz="0" w:space="0" w:color="auto"/>
        <w:bottom w:val="none" w:sz="0" w:space="0" w:color="auto"/>
        <w:right w:val="none" w:sz="0" w:space="0" w:color="auto"/>
      </w:divBdr>
      <w:divsChild>
        <w:div w:id="1968048322">
          <w:marLeft w:val="0"/>
          <w:marRight w:val="0"/>
          <w:marTop w:val="0"/>
          <w:marBottom w:val="0"/>
          <w:divBdr>
            <w:top w:val="none" w:sz="0" w:space="0" w:color="auto"/>
            <w:left w:val="none" w:sz="0" w:space="0" w:color="auto"/>
            <w:bottom w:val="none" w:sz="0" w:space="0" w:color="auto"/>
            <w:right w:val="none" w:sz="0" w:space="0" w:color="auto"/>
          </w:divBdr>
          <w:divsChild>
            <w:div w:id="1009068235">
              <w:marLeft w:val="0"/>
              <w:marRight w:val="0"/>
              <w:marTop w:val="0"/>
              <w:marBottom w:val="0"/>
              <w:divBdr>
                <w:top w:val="none" w:sz="0" w:space="0" w:color="auto"/>
                <w:left w:val="none" w:sz="0" w:space="0" w:color="auto"/>
                <w:bottom w:val="none" w:sz="0" w:space="0" w:color="auto"/>
                <w:right w:val="none" w:sz="0" w:space="0" w:color="auto"/>
              </w:divBdr>
              <w:divsChild>
                <w:div w:id="37357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74770">
      <w:bodyDiv w:val="1"/>
      <w:marLeft w:val="0"/>
      <w:marRight w:val="0"/>
      <w:marTop w:val="0"/>
      <w:marBottom w:val="0"/>
      <w:divBdr>
        <w:top w:val="none" w:sz="0" w:space="0" w:color="auto"/>
        <w:left w:val="none" w:sz="0" w:space="0" w:color="auto"/>
        <w:bottom w:val="none" w:sz="0" w:space="0" w:color="auto"/>
        <w:right w:val="none" w:sz="0" w:space="0" w:color="auto"/>
      </w:divBdr>
      <w:divsChild>
        <w:div w:id="1547716546">
          <w:marLeft w:val="0"/>
          <w:marRight w:val="0"/>
          <w:marTop w:val="0"/>
          <w:marBottom w:val="0"/>
          <w:divBdr>
            <w:top w:val="none" w:sz="0" w:space="0" w:color="auto"/>
            <w:left w:val="none" w:sz="0" w:space="0" w:color="auto"/>
            <w:bottom w:val="none" w:sz="0" w:space="0" w:color="auto"/>
            <w:right w:val="none" w:sz="0" w:space="0" w:color="auto"/>
          </w:divBdr>
          <w:divsChild>
            <w:div w:id="889999685">
              <w:marLeft w:val="0"/>
              <w:marRight w:val="0"/>
              <w:marTop w:val="0"/>
              <w:marBottom w:val="0"/>
              <w:divBdr>
                <w:top w:val="none" w:sz="0" w:space="0" w:color="auto"/>
                <w:left w:val="none" w:sz="0" w:space="0" w:color="auto"/>
                <w:bottom w:val="none" w:sz="0" w:space="0" w:color="auto"/>
                <w:right w:val="none" w:sz="0" w:space="0" w:color="auto"/>
              </w:divBdr>
              <w:divsChild>
                <w:div w:id="1008557374">
                  <w:marLeft w:val="0"/>
                  <w:marRight w:val="0"/>
                  <w:marTop w:val="0"/>
                  <w:marBottom w:val="0"/>
                  <w:divBdr>
                    <w:top w:val="none" w:sz="0" w:space="0" w:color="auto"/>
                    <w:left w:val="none" w:sz="0" w:space="0" w:color="auto"/>
                    <w:bottom w:val="none" w:sz="0" w:space="0" w:color="auto"/>
                    <w:right w:val="none" w:sz="0" w:space="0" w:color="auto"/>
                  </w:divBdr>
                  <w:divsChild>
                    <w:div w:id="7389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14785">
      <w:bodyDiv w:val="1"/>
      <w:marLeft w:val="0"/>
      <w:marRight w:val="0"/>
      <w:marTop w:val="0"/>
      <w:marBottom w:val="0"/>
      <w:divBdr>
        <w:top w:val="none" w:sz="0" w:space="0" w:color="auto"/>
        <w:left w:val="none" w:sz="0" w:space="0" w:color="auto"/>
        <w:bottom w:val="none" w:sz="0" w:space="0" w:color="auto"/>
        <w:right w:val="none" w:sz="0" w:space="0" w:color="auto"/>
      </w:divBdr>
      <w:divsChild>
        <w:div w:id="1382095771">
          <w:marLeft w:val="0"/>
          <w:marRight w:val="0"/>
          <w:marTop w:val="0"/>
          <w:marBottom w:val="0"/>
          <w:divBdr>
            <w:top w:val="none" w:sz="0" w:space="0" w:color="auto"/>
            <w:left w:val="none" w:sz="0" w:space="0" w:color="auto"/>
            <w:bottom w:val="none" w:sz="0" w:space="0" w:color="auto"/>
            <w:right w:val="none" w:sz="0" w:space="0" w:color="auto"/>
          </w:divBdr>
          <w:divsChild>
            <w:div w:id="1767648188">
              <w:marLeft w:val="0"/>
              <w:marRight w:val="0"/>
              <w:marTop w:val="0"/>
              <w:marBottom w:val="0"/>
              <w:divBdr>
                <w:top w:val="none" w:sz="0" w:space="0" w:color="auto"/>
                <w:left w:val="none" w:sz="0" w:space="0" w:color="auto"/>
                <w:bottom w:val="none" w:sz="0" w:space="0" w:color="auto"/>
                <w:right w:val="none" w:sz="0" w:space="0" w:color="auto"/>
              </w:divBdr>
              <w:divsChild>
                <w:div w:id="1738430116">
                  <w:marLeft w:val="0"/>
                  <w:marRight w:val="0"/>
                  <w:marTop w:val="0"/>
                  <w:marBottom w:val="0"/>
                  <w:divBdr>
                    <w:top w:val="none" w:sz="0" w:space="0" w:color="auto"/>
                    <w:left w:val="none" w:sz="0" w:space="0" w:color="auto"/>
                    <w:bottom w:val="none" w:sz="0" w:space="0" w:color="auto"/>
                    <w:right w:val="none" w:sz="0" w:space="0" w:color="auto"/>
                  </w:divBdr>
                  <w:divsChild>
                    <w:div w:id="189079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980862">
      <w:bodyDiv w:val="1"/>
      <w:marLeft w:val="0"/>
      <w:marRight w:val="0"/>
      <w:marTop w:val="0"/>
      <w:marBottom w:val="0"/>
      <w:divBdr>
        <w:top w:val="none" w:sz="0" w:space="0" w:color="auto"/>
        <w:left w:val="none" w:sz="0" w:space="0" w:color="auto"/>
        <w:bottom w:val="none" w:sz="0" w:space="0" w:color="auto"/>
        <w:right w:val="none" w:sz="0" w:space="0" w:color="auto"/>
      </w:divBdr>
      <w:divsChild>
        <w:div w:id="596448171">
          <w:marLeft w:val="0"/>
          <w:marRight w:val="0"/>
          <w:marTop w:val="0"/>
          <w:marBottom w:val="0"/>
          <w:divBdr>
            <w:top w:val="none" w:sz="0" w:space="0" w:color="auto"/>
            <w:left w:val="none" w:sz="0" w:space="0" w:color="auto"/>
            <w:bottom w:val="none" w:sz="0" w:space="0" w:color="auto"/>
            <w:right w:val="none" w:sz="0" w:space="0" w:color="auto"/>
          </w:divBdr>
          <w:divsChild>
            <w:div w:id="296495381">
              <w:marLeft w:val="0"/>
              <w:marRight w:val="0"/>
              <w:marTop w:val="0"/>
              <w:marBottom w:val="0"/>
              <w:divBdr>
                <w:top w:val="none" w:sz="0" w:space="0" w:color="auto"/>
                <w:left w:val="none" w:sz="0" w:space="0" w:color="auto"/>
                <w:bottom w:val="none" w:sz="0" w:space="0" w:color="auto"/>
                <w:right w:val="none" w:sz="0" w:space="0" w:color="auto"/>
              </w:divBdr>
              <w:divsChild>
                <w:div w:id="178923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443193">
      <w:bodyDiv w:val="1"/>
      <w:marLeft w:val="0"/>
      <w:marRight w:val="0"/>
      <w:marTop w:val="0"/>
      <w:marBottom w:val="0"/>
      <w:divBdr>
        <w:top w:val="none" w:sz="0" w:space="0" w:color="auto"/>
        <w:left w:val="none" w:sz="0" w:space="0" w:color="auto"/>
        <w:bottom w:val="none" w:sz="0" w:space="0" w:color="auto"/>
        <w:right w:val="none" w:sz="0" w:space="0" w:color="auto"/>
      </w:divBdr>
      <w:divsChild>
        <w:div w:id="1971281964">
          <w:marLeft w:val="0"/>
          <w:marRight w:val="0"/>
          <w:marTop w:val="0"/>
          <w:marBottom w:val="0"/>
          <w:divBdr>
            <w:top w:val="none" w:sz="0" w:space="0" w:color="auto"/>
            <w:left w:val="none" w:sz="0" w:space="0" w:color="auto"/>
            <w:bottom w:val="none" w:sz="0" w:space="0" w:color="auto"/>
            <w:right w:val="none" w:sz="0" w:space="0" w:color="auto"/>
          </w:divBdr>
          <w:divsChild>
            <w:div w:id="671184033">
              <w:marLeft w:val="0"/>
              <w:marRight w:val="0"/>
              <w:marTop w:val="0"/>
              <w:marBottom w:val="0"/>
              <w:divBdr>
                <w:top w:val="none" w:sz="0" w:space="0" w:color="auto"/>
                <w:left w:val="none" w:sz="0" w:space="0" w:color="auto"/>
                <w:bottom w:val="none" w:sz="0" w:space="0" w:color="auto"/>
                <w:right w:val="none" w:sz="0" w:space="0" w:color="auto"/>
              </w:divBdr>
              <w:divsChild>
                <w:div w:id="138571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437310">
      <w:bodyDiv w:val="1"/>
      <w:marLeft w:val="0"/>
      <w:marRight w:val="0"/>
      <w:marTop w:val="0"/>
      <w:marBottom w:val="0"/>
      <w:divBdr>
        <w:top w:val="none" w:sz="0" w:space="0" w:color="auto"/>
        <w:left w:val="none" w:sz="0" w:space="0" w:color="auto"/>
        <w:bottom w:val="none" w:sz="0" w:space="0" w:color="auto"/>
        <w:right w:val="none" w:sz="0" w:space="0" w:color="auto"/>
      </w:divBdr>
      <w:divsChild>
        <w:div w:id="2131972289">
          <w:marLeft w:val="0"/>
          <w:marRight w:val="0"/>
          <w:marTop w:val="0"/>
          <w:marBottom w:val="0"/>
          <w:divBdr>
            <w:top w:val="none" w:sz="0" w:space="0" w:color="auto"/>
            <w:left w:val="none" w:sz="0" w:space="0" w:color="auto"/>
            <w:bottom w:val="none" w:sz="0" w:space="0" w:color="auto"/>
            <w:right w:val="none" w:sz="0" w:space="0" w:color="auto"/>
          </w:divBdr>
          <w:divsChild>
            <w:div w:id="1125082005">
              <w:marLeft w:val="0"/>
              <w:marRight w:val="0"/>
              <w:marTop w:val="0"/>
              <w:marBottom w:val="0"/>
              <w:divBdr>
                <w:top w:val="none" w:sz="0" w:space="0" w:color="auto"/>
                <w:left w:val="none" w:sz="0" w:space="0" w:color="auto"/>
                <w:bottom w:val="none" w:sz="0" w:space="0" w:color="auto"/>
                <w:right w:val="none" w:sz="0" w:space="0" w:color="auto"/>
              </w:divBdr>
              <w:divsChild>
                <w:div w:id="167807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365054">
      <w:bodyDiv w:val="1"/>
      <w:marLeft w:val="0"/>
      <w:marRight w:val="0"/>
      <w:marTop w:val="0"/>
      <w:marBottom w:val="0"/>
      <w:divBdr>
        <w:top w:val="none" w:sz="0" w:space="0" w:color="auto"/>
        <w:left w:val="none" w:sz="0" w:space="0" w:color="auto"/>
        <w:bottom w:val="none" w:sz="0" w:space="0" w:color="auto"/>
        <w:right w:val="none" w:sz="0" w:space="0" w:color="auto"/>
      </w:divBdr>
      <w:divsChild>
        <w:div w:id="1552498359">
          <w:marLeft w:val="0"/>
          <w:marRight w:val="0"/>
          <w:marTop w:val="0"/>
          <w:marBottom w:val="0"/>
          <w:divBdr>
            <w:top w:val="none" w:sz="0" w:space="0" w:color="auto"/>
            <w:left w:val="none" w:sz="0" w:space="0" w:color="auto"/>
            <w:bottom w:val="none" w:sz="0" w:space="0" w:color="auto"/>
            <w:right w:val="none" w:sz="0" w:space="0" w:color="auto"/>
          </w:divBdr>
          <w:divsChild>
            <w:div w:id="320961680">
              <w:marLeft w:val="0"/>
              <w:marRight w:val="0"/>
              <w:marTop w:val="0"/>
              <w:marBottom w:val="0"/>
              <w:divBdr>
                <w:top w:val="none" w:sz="0" w:space="0" w:color="auto"/>
                <w:left w:val="none" w:sz="0" w:space="0" w:color="auto"/>
                <w:bottom w:val="none" w:sz="0" w:space="0" w:color="auto"/>
                <w:right w:val="none" w:sz="0" w:space="0" w:color="auto"/>
              </w:divBdr>
              <w:divsChild>
                <w:div w:id="74804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96732">
      <w:bodyDiv w:val="1"/>
      <w:marLeft w:val="0"/>
      <w:marRight w:val="0"/>
      <w:marTop w:val="0"/>
      <w:marBottom w:val="0"/>
      <w:divBdr>
        <w:top w:val="none" w:sz="0" w:space="0" w:color="auto"/>
        <w:left w:val="none" w:sz="0" w:space="0" w:color="auto"/>
        <w:bottom w:val="none" w:sz="0" w:space="0" w:color="auto"/>
        <w:right w:val="none" w:sz="0" w:space="0" w:color="auto"/>
      </w:divBdr>
      <w:divsChild>
        <w:div w:id="2083982341">
          <w:marLeft w:val="0"/>
          <w:marRight w:val="0"/>
          <w:marTop w:val="0"/>
          <w:marBottom w:val="0"/>
          <w:divBdr>
            <w:top w:val="none" w:sz="0" w:space="0" w:color="auto"/>
            <w:left w:val="none" w:sz="0" w:space="0" w:color="auto"/>
            <w:bottom w:val="none" w:sz="0" w:space="0" w:color="auto"/>
            <w:right w:val="none" w:sz="0" w:space="0" w:color="auto"/>
          </w:divBdr>
          <w:divsChild>
            <w:div w:id="1447697363">
              <w:marLeft w:val="0"/>
              <w:marRight w:val="0"/>
              <w:marTop w:val="0"/>
              <w:marBottom w:val="0"/>
              <w:divBdr>
                <w:top w:val="none" w:sz="0" w:space="0" w:color="auto"/>
                <w:left w:val="none" w:sz="0" w:space="0" w:color="auto"/>
                <w:bottom w:val="none" w:sz="0" w:space="0" w:color="auto"/>
                <w:right w:val="none" w:sz="0" w:space="0" w:color="auto"/>
              </w:divBdr>
              <w:divsChild>
                <w:div w:id="19014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567388">
      <w:bodyDiv w:val="1"/>
      <w:marLeft w:val="0"/>
      <w:marRight w:val="0"/>
      <w:marTop w:val="0"/>
      <w:marBottom w:val="0"/>
      <w:divBdr>
        <w:top w:val="none" w:sz="0" w:space="0" w:color="auto"/>
        <w:left w:val="none" w:sz="0" w:space="0" w:color="auto"/>
        <w:bottom w:val="none" w:sz="0" w:space="0" w:color="auto"/>
        <w:right w:val="none" w:sz="0" w:space="0" w:color="auto"/>
      </w:divBdr>
      <w:divsChild>
        <w:div w:id="789469668">
          <w:marLeft w:val="0"/>
          <w:marRight w:val="0"/>
          <w:marTop w:val="0"/>
          <w:marBottom w:val="0"/>
          <w:divBdr>
            <w:top w:val="none" w:sz="0" w:space="0" w:color="auto"/>
            <w:left w:val="none" w:sz="0" w:space="0" w:color="auto"/>
            <w:bottom w:val="none" w:sz="0" w:space="0" w:color="auto"/>
            <w:right w:val="none" w:sz="0" w:space="0" w:color="auto"/>
          </w:divBdr>
          <w:divsChild>
            <w:div w:id="1494026302">
              <w:marLeft w:val="0"/>
              <w:marRight w:val="0"/>
              <w:marTop w:val="0"/>
              <w:marBottom w:val="0"/>
              <w:divBdr>
                <w:top w:val="none" w:sz="0" w:space="0" w:color="auto"/>
                <w:left w:val="none" w:sz="0" w:space="0" w:color="auto"/>
                <w:bottom w:val="none" w:sz="0" w:space="0" w:color="auto"/>
                <w:right w:val="none" w:sz="0" w:space="0" w:color="auto"/>
              </w:divBdr>
              <w:divsChild>
                <w:div w:id="74510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01029">
      <w:bodyDiv w:val="1"/>
      <w:marLeft w:val="0"/>
      <w:marRight w:val="0"/>
      <w:marTop w:val="0"/>
      <w:marBottom w:val="0"/>
      <w:divBdr>
        <w:top w:val="none" w:sz="0" w:space="0" w:color="auto"/>
        <w:left w:val="none" w:sz="0" w:space="0" w:color="auto"/>
        <w:bottom w:val="none" w:sz="0" w:space="0" w:color="auto"/>
        <w:right w:val="none" w:sz="0" w:space="0" w:color="auto"/>
      </w:divBdr>
      <w:divsChild>
        <w:div w:id="1106922455">
          <w:marLeft w:val="0"/>
          <w:marRight w:val="0"/>
          <w:marTop w:val="0"/>
          <w:marBottom w:val="0"/>
          <w:divBdr>
            <w:top w:val="none" w:sz="0" w:space="0" w:color="auto"/>
            <w:left w:val="none" w:sz="0" w:space="0" w:color="auto"/>
            <w:bottom w:val="none" w:sz="0" w:space="0" w:color="auto"/>
            <w:right w:val="none" w:sz="0" w:space="0" w:color="auto"/>
          </w:divBdr>
          <w:divsChild>
            <w:div w:id="440615682">
              <w:marLeft w:val="0"/>
              <w:marRight w:val="0"/>
              <w:marTop w:val="0"/>
              <w:marBottom w:val="0"/>
              <w:divBdr>
                <w:top w:val="none" w:sz="0" w:space="0" w:color="auto"/>
                <w:left w:val="none" w:sz="0" w:space="0" w:color="auto"/>
                <w:bottom w:val="none" w:sz="0" w:space="0" w:color="auto"/>
                <w:right w:val="none" w:sz="0" w:space="0" w:color="auto"/>
              </w:divBdr>
              <w:divsChild>
                <w:div w:id="46616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179847">
      <w:bodyDiv w:val="1"/>
      <w:marLeft w:val="0"/>
      <w:marRight w:val="0"/>
      <w:marTop w:val="0"/>
      <w:marBottom w:val="0"/>
      <w:divBdr>
        <w:top w:val="none" w:sz="0" w:space="0" w:color="auto"/>
        <w:left w:val="none" w:sz="0" w:space="0" w:color="auto"/>
        <w:bottom w:val="none" w:sz="0" w:space="0" w:color="auto"/>
        <w:right w:val="none" w:sz="0" w:space="0" w:color="auto"/>
      </w:divBdr>
      <w:divsChild>
        <w:div w:id="253706478">
          <w:marLeft w:val="0"/>
          <w:marRight w:val="0"/>
          <w:marTop w:val="0"/>
          <w:marBottom w:val="0"/>
          <w:divBdr>
            <w:top w:val="none" w:sz="0" w:space="0" w:color="auto"/>
            <w:left w:val="none" w:sz="0" w:space="0" w:color="auto"/>
            <w:bottom w:val="none" w:sz="0" w:space="0" w:color="auto"/>
            <w:right w:val="none" w:sz="0" w:space="0" w:color="auto"/>
          </w:divBdr>
          <w:divsChild>
            <w:div w:id="520510497">
              <w:marLeft w:val="0"/>
              <w:marRight w:val="0"/>
              <w:marTop w:val="0"/>
              <w:marBottom w:val="0"/>
              <w:divBdr>
                <w:top w:val="none" w:sz="0" w:space="0" w:color="auto"/>
                <w:left w:val="none" w:sz="0" w:space="0" w:color="auto"/>
                <w:bottom w:val="none" w:sz="0" w:space="0" w:color="auto"/>
                <w:right w:val="none" w:sz="0" w:space="0" w:color="auto"/>
              </w:divBdr>
              <w:divsChild>
                <w:div w:id="209219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060864">
      <w:bodyDiv w:val="1"/>
      <w:marLeft w:val="0"/>
      <w:marRight w:val="0"/>
      <w:marTop w:val="0"/>
      <w:marBottom w:val="0"/>
      <w:divBdr>
        <w:top w:val="none" w:sz="0" w:space="0" w:color="auto"/>
        <w:left w:val="none" w:sz="0" w:space="0" w:color="auto"/>
        <w:bottom w:val="none" w:sz="0" w:space="0" w:color="auto"/>
        <w:right w:val="none" w:sz="0" w:space="0" w:color="auto"/>
      </w:divBdr>
      <w:divsChild>
        <w:div w:id="116684232">
          <w:marLeft w:val="0"/>
          <w:marRight w:val="0"/>
          <w:marTop w:val="0"/>
          <w:marBottom w:val="0"/>
          <w:divBdr>
            <w:top w:val="none" w:sz="0" w:space="0" w:color="auto"/>
            <w:left w:val="none" w:sz="0" w:space="0" w:color="auto"/>
            <w:bottom w:val="none" w:sz="0" w:space="0" w:color="auto"/>
            <w:right w:val="none" w:sz="0" w:space="0" w:color="auto"/>
          </w:divBdr>
          <w:divsChild>
            <w:div w:id="1393692273">
              <w:marLeft w:val="0"/>
              <w:marRight w:val="0"/>
              <w:marTop w:val="0"/>
              <w:marBottom w:val="0"/>
              <w:divBdr>
                <w:top w:val="none" w:sz="0" w:space="0" w:color="auto"/>
                <w:left w:val="none" w:sz="0" w:space="0" w:color="auto"/>
                <w:bottom w:val="none" w:sz="0" w:space="0" w:color="auto"/>
                <w:right w:val="none" w:sz="0" w:space="0" w:color="auto"/>
              </w:divBdr>
              <w:divsChild>
                <w:div w:id="88907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41442">
      <w:bodyDiv w:val="1"/>
      <w:marLeft w:val="0"/>
      <w:marRight w:val="0"/>
      <w:marTop w:val="0"/>
      <w:marBottom w:val="0"/>
      <w:divBdr>
        <w:top w:val="none" w:sz="0" w:space="0" w:color="auto"/>
        <w:left w:val="none" w:sz="0" w:space="0" w:color="auto"/>
        <w:bottom w:val="none" w:sz="0" w:space="0" w:color="auto"/>
        <w:right w:val="none" w:sz="0" w:space="0" w:color="auto"/>
      </w:divBdr>
      <w:divsChild>
        <w:div w:id="250354363">
          <w:marLeft w:val="0"/>
          <w:marRight w:val="0"/>
          <w:marTop w:val="0"/>
          <w:marBottom w:val="0"/>
          <w:divBdr>
            <w:top w:val="none" w:sz="0" w:space="0" w:color="auto"/>
            <w:left w:val="none" w:sz="0" w:space="0" w:color="auto"/>
            <w:bottom w:val="none" w:sz="0" w:space="0" w:color="auto"/>
            <w:right w:val="none" w:sz="0" w:space="0" w:color="auto"/>
          </w:divBdr>
          <w:divsChild>
            <w:div w:id="588274504">
              <w:marLeft w:val="0"/>
              <w:marRight w:val="0"/>
              <w:marTop w:val="0"/>
              <w:marBottom w:val="0"/>
              <w:divBdr>
                <w:top w:val="none" w:sz="0" w:space="0" w:color="auto"/>
                <w:left w:val="none" w:sz="0" w:space="0" w:color="auto"/>
                <w:bottom w:val="none" w:sz="0" w:space="0" w:color="auto"/>
                <w:right w:val="none" w:sz="0" w:space="0" w:color="auto"/>
              </w:divBdr>
              <w:divsChild>
                <w:div w:id="165298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348905">
      <w:bodyDiv w:val="1"/>
      <w:marLeft w:val="0"/>
      <w:marRight w:val="0"/>
      <w:marTop w:val="0"/>
      <w:marBottom w:val="0"/>
      <w:divBdr>
        <w:top w:val="none" w:sz="0" w:space="0" w:color="auto"/>
        <w:left w:val="none" w:sz="0" w:space="0" w:color="auto"/>
        <w:bottom w:val="none" w:sz="0" w:space="0" w:color="auto"/>
        <w:right w:val="none" w:sz="0" w:space="0" w:color="auto"/>
      </w:divBdr>
      <w:divsChild>
        <w:div w:id="1852572276">
          <w:marLeft w:val="0"/>
          <w:marRight w:val="0"/>
          <w:marTop w:val="0"/>
          <w:marBottom w:val="0"/>
          <w:divBdr>
            <w:top w:val="none" w:sz="0" w:space="0" w:color="auto"/>
            <w:left w:val="none" w:sz="0" w:space="0" w:color="auto"/>
            <w:bottom w:val="none" w:sz="0" w:space="0" w:color="auto"/>
            <w:right w:val="none" w:sz="0" w:space="0" w:color="auto"/>
          </w:divBdr>
          <w:divsChild>
            <w:div w:id="303243332">
              <w:marLeft w:val="0"/>
              <w:marRight w:val="0"/>
              <w:marTop w:val="0"/>
              <w:marBottom w:val="0"/>
              <w:divBdr>
                <w:top w:val="none" w:sz="0" w:space="0" w:color="auto"/>
                <w:left w:val="none" w:sz="0" w:space="0" w:color="auto"/>
                <w:bottom w:val="none" w:sz="0" w:space="0" w:color="auto"/>
                <w:right w:val="none" w:sz="0" w:space="0" w:color="auto"/>
              </w:divBdr>
              <w:divsChild>
                <w:div w:id="158368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472743">
      <w:bodyDiv w:val="1"/>
      <w:marLeft w:val="0"/>
      <w:marRight w:val="0"/>
      <w:marTop w:val="0"/>
      <w:marBottom w:val="0"/>
      <w:divBdr>
        <w:top w:val="none" w:sz="0" w:space="0" w:color="auto"/>
        <w:left w:val="none" w:sz="0" w:space="0" w:color="auto"/>
        <w:bottom w:val="none" w:sz="0" w:space="0" w:color="auto"/>
        <w:right w:val="none" w:sz="0" w:space="0" w:color="auto"/>
      </w:divBdr>
      <w:divsChild>
        <w:div w:id="1137182748">
          <w:marLeft w:val="0"/>
          <w:marRight w:val="0"/>
          <w:marTop w:val="0"/>
          <w:marBottom w:val="0"/>
          <w:divBdr>
            <w:top w:val="none" w:sz="0" w:space="0" w:color="auto"/>
            <w:left w:val="none" w:sz="0" w:space="0" w:color="auto"/>
            <w:bottom w:val="none" w:sz="0" w:space="0" w:color="auto"/>
            <w:right w:val="none" w:sz="0" w:space="0" w:color="auto"/>
          </w:divBdr>
          <w:divsChild>
            <w:div w:id="1857376894">
              <w:marLeft w:val="0"/>
              <w:marRight w:val="0"/>
              <w:marTop w:val="0"/>
              <w:marBottom w:val="0"/>
              <w:divBdr>
                <w:top w:val="none" w:sz="0" w:space="0" w:color="auto"/>
                <w:left w:val="none" w:sz="0" w:space="0" w:color="auto"/>
                <w:bottom w:val="none" w:sz="0" w:space="0" w:color="auto"/>
                <w:right w:val="none" w:sz="0" w:space="0" w:color="auto"/>
              </w:divBdr>
              <w:divsChild>
                <w:div w:id="51997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350637">
      <w:bodyDiv w:val="1"/>
      <w:marLeft w:val="0"/>
      <w:marRight w:val="0"/>
      <w:marTop w:val="0"/>
      <w:marBottom w:val="0"/>
      <w:divBdr>
        <w:top w:val="none" w:sz="0" w:space="0" w:color="auto"/>
        <w:left w:val="none" w:sz="0" w:space="0" w:color="auto"/>
        <w:bottom w:val="none" w:sz="0" w:space="0" w:color="auto"/>
        <w:right w:val="none" w:sz="0" w:space="0" w:color="auto"/>
      </w:divBdr>
      <w:divsChild>
        <w:div w:id="944308451">
          <w:marLeft w:val="0"/>
          <w:marRight w:val="0"/>
          <w:marTop w:val="0"/>
          <w:marBottom w:val="0"/>
          <w:divBdr>
            <w:top w:val="none" w:sz="0" w:space="0" w:color="auto"/>
            <w:left w:val="none" w:sz="0" w:space="0" w:color="auto"/>
            <w:bottom w:val="none" w:sz="0" w:space="0" w:color="auto"/>
            <w:right w:val="none" w:sz="0" w:space="0" w:color="auto"/>
          </w:divBdr>
          <w:divsChild>
            <w:div w:id="1461917866">
              <w:marLeft w:val="0"/>
              <w:marRight w:val="0"/>
              <w:marTop w:val="0"/>
              <w:marBottom w:val="0"/>
              <w:divBdr>
                <w:top w:val="none" w:sz="0" w:space="0" w:color="auto"/>
                <w:left w:val="none" w:sz="0" w:space="0" w:color="auto"/>
                <w:bottom w:val="none" w:sz="0" w:space="0" w:color="auto"/>
                <w:right w:val="none" w:sz="0" w:space="0" w:color="auto"/>
              </w:divBdr>
              <w:divsChild>
                <w:div w:id="19938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19448">
      <w:bodyDiv w:val="1"/>
      <w:marLeft w:val="0"/>
      <w:marRight w:val="0"/>
      <w:marTop w:val="0"/>
      <w:marBottom w:val="0"/>
      <w:divBdr>
        <w:top w:val="none" w:sz="0" w:space="0" w:color="auto"/>
        <w:left w:val="none" w:sz="0" w:space="0" w:color="auto"/>
        <w:bottom w:val="none" w:sz="0" w:space="0" w:color="auto"/>
        <w:right w:val="none" w:sz="0" w:space="0" w:color="auto"/>
      </w:divBdr>
      <w:divsChild>
        <w:div w:id="1658995837">
          <w:marLeft w:val="0"/>
          <w:marRight w:val="0"/>
          <w:marTop w:val="0"/>
          <w:marBottom w:val="0"/>
          <w:divBdr>
            <w:top w:val="none" w:sz="0" w:space="0" w:color="auto"/>
            <w:left w:val="none" w:sz="0" w:space="0" w:color="auto"/>
            <w:bottom w:val="none" w:sz="0" w:space="0" w:color="auto"/>
            <w:right w:val="none" w:sz="0" w:space="0" w:color="auto"/>
          </w:divBdr>
          <w:divsChild>
            <w:div w:id="699011002">
              <w:marLeft w:val="0"/>
              <w:marRight w:val="0"/>
              <w:marTop w:val="0"/>
              <w:marBottom w:val="0"/>
              <w:divBdr>
                <w:top w:val="none" w:sz="0" w:space="0" w:color="auto"/>
                <w:left w:val="none" w:sz="0" w:space="0" w:color="auto"/>
                <w:bottom w:val="none" w:sz="0" w:space="0" w:color="auto"/>
                <w:right w:val="none" w:sz="0" w:space="0" w:color="auto"/>
              </w:divBdr>
              <w:divsChild>
                <w:div w:id="126229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88155">
      <w:bodyDiv w:val="1"/>
      <w:marLeft w:val="0"/>
      <w:marRight w:val="0"/>
      <w:marTop w:val="0"/>
      <w:marBottom w:val="0"/>
      <w:divBdr>
        <w:top w:val="none" w:sz="0" w:space="0" w:color="auto"/>
        <w:left w:val="none" w:sz="0" w:space="0" w:color="auto"/>
        <w:bottom w:val="none" w:sz="0" w:space="0" w:color="auto"/>
        <w:right w:val="none" w:sz="0" w:space="0" w:color="auto"/>
      </w:divBdr>
      <w:divsChild>
        <w:div w:id="1287154142">
          <w:marLeft w:val="0"/>
          <w:marRight w:val="0"/>
          <w:marTop w:val="0"/>
          <w:marBottom w:val="0"/>
          <w:divBdr>
            <w:top w:val="none" w:sz="0" w:space="0" w:color="auto"/>
            <w:left w:val="none" w:sz="0" w:space="0" w:color="auto"/>
            <w:bottom w:val="none" w:sz="0" w:space="0" w:color="auto"/>
            <w:right w:val="none" w:sz="0" w:space="0" w:color="auto"/>
          </w:divBdr>
          <w:divsChild>
            <w:div w:id="694501506">
              <w:marLeft w:val="0"/>
              <w:marRight w:val="0"/>
              <w:marTop w:val="0"/>
              <w:marBottom w:val="0"/>
              <w:divBdr>
                <w:top w:val="none" w:sz="0" w:space="0" w:color="auto"/>
                <w:left w:val="none" w:sz="0" w:space="0" w:color="auto"/>
                <w:bottom w:val="none" w:sz="0" w:space="0" w:color="auto"/>
                <w:right w:val="none" w:sz="0" w:space="0" w:color="auto"/>
              </w:divBdr>
              <w:divsChild>
                <w:div w:id="29714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048725">
      <w:bodyDiv w:val="1"/>
      <w:marLeft w:val="0"/>
      <w:marRight w:val="0"/>
      <w:marTop w:val="0"/>
      <w:marBottom w:val="0"/>
      <w:divBdr>
        <w:top w:val="none" w:sz="0" w:space="0" w:color="auto"/>
        <w:left w:val="none" w:sz="0" w:space="0" w:color="auto"/>
        <w:bottom w:val="none" w:sz="0" w:space="0" w:color="auto"/>
        <w:right w:val="none" w:sz="0" w:space="0" w:color="auto"/>
      </w:divBdr>
      <w:divsChild>
        <w:div w:id="1006789626">
          <w:marLeft w:val="0"/>
          <w:marRight w:val="0"/>
          <w:marTop w:val="0"/>
          <w:marBottom w:val="0"/>
          <w:divBdr>
            <w:top w:val="none" w:sz="0" w:space="0" w:color="auto"/>
            <w:left w:val="none" w:sz="0" w:space="0" w:color="auto"/>
            <w:bottom w:val="none" w:sz="0" w:space="0" w:color="auto"/>
            <w:right w:val="none" w:sz="0" w:space="0" w:color="auto"/>
          </w:divBdr>
          <w:divsChild>
            <w:div w:id="1815369432">
              <w:marLeft w:val="0"/>
              <w:marRight w:val="0"/>
              <w:marTop w:val="0"/>
              <w:marBottom w:val="0"/>
              <w:divBdr>
                <w:top w:val="none" w:sz="0" w:space="0" w:color="auto"/>
                <w:left w:val="none" w:sz="0" w:space="0" w:color="auto"/>
                <w:bottom w:val="none" w:sz="0" w:space="0" w:color="auto"/>
                <w:right w:val="none" w:sz="0" w:space="0" w:color="auto"/>
              </w:divBdr>
              <w:divsChild>
                <w:div w:id="47946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365383">
      <w:bodyDiv w:val="1"/>
      <w:marLeft w:val="0"/>
      <w:marRight w:val="0"/>
      <w:marTop w:val="0"/>
      <w:marBottom w:val="0"/>
      <w:divBdr>
        <w:top w:val="none" w:sz="0" w:space="0" w:color="auto"/>
        <w:left w:val="none" w:sz="0" w:space="0" w:color="auto"/>
        <w:bottom w:val="none" w:sz="0" w:space="0" w:color="auto"/>
        <w:right w:val="none" w:sz="0" w:space="0" w:color="auto"/>
      </w:divBdr>
      <w:divsChild>
        <w:div w:id="1205796958">
          <w:marLeft w:val="0"/>
          <w:marRight w:val="0"/>
          <w:marTop w:val="0"/>
          <w:marBottom w:val="0"/>
          <w:divBdr>
            <w:top w:val="none" w:sz="0" w:space="0" w:color="auto"/>
            <w:left w:val="none" w:sz="0" w:space="0" w:color="auto"/>
            <w:bottom w:val="none" w:sz="0" w:space="0" w:color="auto"/>
            <w:right w:val="none" w:sz="0" w:space="0" w:color="auto"/>
          </w:divBdr>
          <w:divsChild>
            <w:div w:id="1959068607">
              <w:marLeft w:val="0"/>
              <w:marRight w:val="0"/>
              <w:marTop w:val="0"/>
              <w:marBottom w:val="0"/>
              <w:divBdr>
                <w:top w:val="none" w:sz="0" w:space="0" w:color="auto"/>
                <w:left w:val="none" w:sz="0" w:space="0" w:color="auto"/>
                <w:bottom w:val="none" w:sz="0" w:space="0" w:color="auto"/>
                <w:right w:val="none" w:sz="0" w:space="0" w:color="auto"/>
              </w:divBdr>
              <w:divsChild>
                <w:div w:id="102278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362543">
      <w:bodyDiv w:val="1"/>
      <w:marLeft w:val="0"/>
      <w:marRight w:val="0"/>
      <w:marTop w:val="0"/>
      <w:marBottom w:val="0"/>
      <w:divBdr>
        <w:top w:val="none" w:sz="0" w:space="0" w:color="auto"/>
        <w:left w:val="none" w:sz="0" w:space="0" w:color="auto"/>
        <w:bottom w:val="none" w:sz="0" w:space="0" w:color="auto"/>
        <w:right w:val="none" w:sz="0" w:space="0" w:color="auto"/>
      </w:divBdr>
      <w:divsChild>
        <w:div w:id="1801724645">
          <w:marLeft w:val="0"/>
          <w:marRight w:val="0"/>
          <w:marTop w:val="0"/>
          <w:marBottom w:val="0"/>
          <w:divBdr>
            <w:top w:val="none" w:sz="0" w:space="0" w:color="auto"/>
            <w:left w:val="none" w:sz="0" w:space="0" w:color="auto"/>
            <w:bottom w:val="none" w:sz="0" w:space="0" w:color="auto"/>
            <w:right w:val="none" w:sz="0" w:space="0" w:color="auto"/>
          </w:divBdr>
          <w:divsChild>
            <w:div w:id="59014105">
              <w:marLeft w:val="0"/>
              <w:marRight w:val="0"/>
              <w:marTop w:val="0"/>
              <w:marBottom w:val="0"/>
              <w:divBdr>
                <w:top w:val="none" w:sz="0" w:space="0" w:color="auto"/>
                <w:left w:val="none" w:sz="0" w:space="0" w:color="auto"/>
                <w:bottom w:val="none" w:sz="0" w:space="0" w:color="auto"/>
                <w:right w:val="none" w:sz="0" w:space="0" w:color="auto"/>
              </w:divBdr>
              <w:divsChild>
                <w:div w:id="151653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367791">
      <w:bodyDiv w:val="1"/>
      <w:marLeft w:val="0"/>
      <w:marRight w:val="0"/>
      <w:marTop w:val="0"/>
      <w:marBottom w:val="0"/>
      <w:divBdr>
        <w:top w:val="none" w:sz="0" w:space="0" w:color="auto"/>
        <w:left w:val="none" w:sz="0" w:space="0" w:color="auto"/>
        <w:bottom w:val="none" w:sz="0" w:space="0" w:color="auto"/>
        <w:right w:val="none" w:sz="0" w:space="0" w:color="auto"/>
      </w:divBdr>
      <w:divsChild>
        <w:div w:id="1217742090">
          <w:marLeft w:val="0"/>
          <w:marRight w:val="0"/>
          <w:marTop w:val="0"/>
          <w:marBottom w:val="0"/>
          <w:divBdr>
            <w:top w:val="none" w:sz="0" w:space="0" w:color="auto"/>
            <w:left w:val="none" w:sz="0" w:space="0" w:color="auto"/>
            <w:bottom w:val="none" w:sz="0" w:space="0" w:color="auto"/>
            <w:right w:val="none" w:sz="0" w:space="0" w:color="auto"/>
          </w:divBdr>
          <w:divsChild>
            <w:div w:id="424231579">
              <w:marLeft w:val="0"/>
              <w:marRight w:val="0"/>
              <w:marTop w:val="0"/>
              <w:marBottom w:val="0"/>
              <w:divBdr>
                <w:top w:val="none" w:sz="0" w:space="0" w:color="auto"/>
                <w:left w:val="none" w:sz="0" w:space="0" w:color="auto"/>
                <w:bottom w:val="none" w:sz="0" w:space="0" w:color="auto"/>
                <w:right w:val="none" w:sz="0" w:space="0" w:color="auto"/>
              </w:divBdr>
              <w:divsChild>
                <w:div w:id="77976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312808">
      <w:bodyDiv w:val="1"/>
      <w:marLeft w:val="0"/>
      <w:marRight w:val="0"/>
      <w:marTop w:val="0"/>
      <w:marBottom w:val="0"/>
      <w:divBdr>
        <w:top w:val="none" w:sz="0" w:space="0" w:color="auto"/>
        <w:left w:val="none" w:sz="0" w:space="0" w:color="auto"/>
        <w:bottom w:val="none" w:sz="0" w:space="0" w:color="auto"/>
        <w:right w:val="none" w:sz="0" w:space="0" w:color="auto"/>
      </w:divBdr>
      <w:divsChild>
        <w:div w:id="1619264884">
          <w:marLeft w:val="0"/>
          <w:marRight w:val="0"/>
          <w:marTop w:val="0"/>
          <w:marBottom w:val="0"/>
          <w:divBdr>
            <w:top w:val="none" w:sz="0" w:space="0" w:color="auto"/>
            <w:left w:val="none" w:sz="0" w:space="0" w:color="auto"/>
            <w:bottom w:val="none" w:sz="0" w:space="0" w:color="auto"/>
            <w:right w:val="none" w:sz="0" w:space="0" w:color="auto"/>
          </w:divBdr>
          <w:divsChild>
            <w:div w:id="1526866825">
              <w:marLeft w:val="0"/>
              <w:marRight w:val="0"/>
              <w:marTop w:val="0"/>
              <w:marBottom w:val="0"/>
              <w:divBdr>
                <w:top w:val="none" w:sz="0" w:space="0" w:color="auto"/>
                <w:left w:val="none" w:sz="0" w:space="0" w:color="auto"/>
                <w:bottom w:val="none" w:sz="0" w:space="0" w:color="auto"/>
                <w:right w:val="none" w:sz="0" w:space="0" w:color="auto"/>
              </w:divBdr>
              <w:divsChild>
                <w:div w:id="170539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80207">
      <w:bodyDiv w:val="1"/>
      <w:marLeft w:val="0"/>
      <w:marRight w:val="0"/>
      <w:marTop w:val="0"/>
      <w:marBottom w:val="0"/>
      <w:divBdr>
        <w:top w:val="none" w:sz="0" w:space="0" w:color="auto"/>
        <w:left w:val="none" w:sz="0" w:space="0" w:color="auto"/>
        <w:bottom w:val="none" w:sz="0" w:space="0" w:color="auto"/>
        <w:right w:val="none" w:sz="0" w:space="0" w:color="auto"/>
      </w:divBdr>
      <w:divsChild>
        <w:div w:id="2021927507">
          <w:marLeft w:val="0"/>
          <w:marRight w:val="0"/>
          <w:marTop w:val="0"/>
          <w:marBottom w:val="0"/>
          <w:divBdr>
            <w:top w:val="none" w:sz="0" w:space="0" w:color="auto"/>
            <w:left w:val="none" w:sz="0" w:space="0" w:color="auto"/>
            <w:bottom w:val="none" w:sz="0" w:space="0" w:color="auto"/>
            <w:right w:val="none" w:sz="0" w:space="0" w:color="auto"/>
          </w:divBdr>
          <w:divsChild>
            <w:div w:id="1780444794">
              <w:marLeft w:val="0"/>
              <w:marRight w:val="0"/>
              <w:marTop w:val="0"/>
              <w:marBottom w:val="0"/>
              <w:divBdr>
                <w:top w:val="none" w:sz="0" w:space="0" w:color="auto"/>
                <w:left w:val="none" w:sz="0" w:space="0" w:color="auto"/>
                <w:bottom w:val="none" w:sz="0" w:space="0" w:color="auto"/>
                <w:right w:val="none" w:sz="0" w:space="0" w:color="auto"/>
              </w:divBdr>
              <w:divsChild>
                <w:div w:id="210877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495399">
      <w:bodyDiv w:val="1"/>
      <w:marLeft w:val="0"/>
      <w:marRight w:val="0"/>
      <w:marTop w:val="0"/>
      <w:marBottom w:val="0"/>
      <w:divBdr>
        <w:top w:val="none" w:sz="0" w:space="0" w:color="auto"/>
        <w:left w:val="none" w:sz="0" w:space="0" w:color="auto"/>
        <w:bottom w:val="none" w:sz="0" w:space="0" w:color="auto"/>
        <w:right w:val="none" w:sz="0" w:space="0" w:color="auto"/>
      </w:divBdr>
      <w:divsChild>
        <w:div w:id="2025352434">
          <w:marLeft w:val="0"/>
          <w:marRight w:val="0"/>
          <w:marTop w:val="0"/>
          <w:marBottom w:val="0"/>
          <w:divBdr>
            <w:top w:val="none" w:sz="0" w:space="0" w:color="auto"/>
            <w:left w:val="none" w:sz="0" w:space="0" w:color="auto"/>
            <w:bottom w:val="none" w:sz="0" w:space="0" w:color="auto"/>
            <w:right w:val="none" w:sz="0" w:space="0" w:color="auto"/>
          </w:divBdr>
          <w:divsChild>
            <w:div w:id="2005936371">
              <w:marLeft w:val="0"/>
              <w:marRight w:val="0"/>
              <w:marTop w:val="0"/>
              <w:marBottom w:val="0"/>
              <w:divBdr>
                <w:top w:val="none" w:sz="0" w:space="0" w:color="auto"/>
                <w:left w:val="none" w:sz="0" w:space="0" w:color="auto"/>
                <w:bottom w:val="none" w:sz="0" w:space="0" w:color="auto"/>
                <w:right w:val="none" w:sz="0" w:space="0" w:color="auto"/>
              </w:divBdr>
              <w:divsChild>
                <w:div w:id="47148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826498">
      <w:bodyDiv w:val="1"/>
      <w:marLeft w:val="0"/>
      <w:marRight w:val="0"/>
      <w:marTop w:val="0"/>
      <w:marBottom w:val="0"/>
      <w:divBdr>
        <w:top w:val="none" w:sz="0" w:space="0" w:color="auto"/>
        <w:left w:val="none" w:sz="0" w:space="0" w:color="auto"/>
        <w:bottom w:val="none" w:sz="0" w:space="0" w:color="auto"/>
        <w:right w:val="none" w:sz="0" w:space="0" w:color="auto"/>
      </w:divBdr>
    </w:div>
    <w:div w:id="972061381">
      <w:bodyDiv w:val="1"/>
      <w:marLeft w:val="0"/>
      <w:marRight w:val="0"/>
      <w:marTop w:val="0"/>
      <w:marBottom w:val="0"/>
      <w:divBdr>
        <w:top w:val="none" w:sz="0" w:space="0" w:color="auto"/>
        <w:left w:val="none" w:sz="0" w:space="0" w:color="auto"/>
        <w:bottom w:val="none" w:sz="0" w:space="0" w:color="auto"/>
        <w:right w:val="none" w:sz="0" w:space="0" w:color="auto"/>
      </w:divBdr>
      <w:divsChild>
        <w:div w:id="2138183419">
          <w:marLeft w:val="0"/>
          <w:marRight w:val="0"/>
          <w:marTop w:val="0"/>
          <w:marBottom w:val="0"/>
          <w:divBdr>
            <w:top w:val="none" w:sz="0" w:space="0" w:color="auto"/>
            <w:left w:val="none" w:sz="0" w:space="0" w:color="auto"/>
            <w:bottom w:val="none" w:sz="0" w:space="0" w:color="auto"/>
            <w:right w:val="none" w:sz="0" w:space="0" w:color="auto"/>
          </w:divBdr>
          <w:divsChild>
            <w:div w:id="1165702748">
              <w:marLeft w:val="0"/>
              <w:marRight w:val="0"/>
              <w:marTop w:val="0"/>
              <w:marBottom w:val="0"/>
              <w:divBdr>
                <w:top w:val="none" w:sz="0" w:space="0" w:color="auto"/>
                <w:left w:val="none" w:sz="0" w:space="0" w:color="auto"/>
                <w:bottom w:val="none" w:sz="0" w:space="0" w:color="auto"/>
                <w:right w:val="none" w:sz="0" w:space="0" w:color="auto"/>
              </w:divBdr>
              <w:divsChild>
                <w:div w:id="480777569">
                  <w:marLeft w:val="0"/>
                  <w:marRight w:val="0"/>
                  <w:marTop w:val="0"/>
                  <w:marBottom w:val="0"/>
                  <w:divBdr>
                    <w:top w:val="none" w:sz="0" w:space="0" w:color="auto"/>
                    <w:left w:val="none" w:sz="0" w:space="0" w:color="auto"/>
                    <w:bottom w:val="none" w:sz="0" w:space="0" w:color="auto"/>
                    <w:right w:val="none" w:sz="0" w:space="0" w:color="auto"/>
                  </w:divBdr>
                  <w:divsChild>
                    <w:div w:id="187029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994532">
      <w:bodyDiv w:val="1"/>
      <w:marLeft w:val="0"/>
      <w:marRight w:val="0"/>
      <w:marTop w:val="0"/>
      <w:marBottom w:val="0"/>
      <w:divBdr>
        <w:top w:val="none" w:sz="0" w:space="0" w:color="auto"/>
        <w:left w:val="none" w:sz="0" w:space="0" w:color="auto"/>
        <w:bottom w:val="none" w:sz="0" w:space="0" w:color="auto"/>
        <w:right w:val="none" w:sz="0" w:space="0" w:color="auto"/>
      </w:divBdr>
      <w:divsChild>
        <w:div w:id="1062677128">
          <w:marLeft w:val="0"/>
          <w:marRight w:val="0"/>
          <w:marTop w:val="0"/>
          <w:marBottom w:val="0"/>
          <w:divBdr>
            <w:top w:val="none" w:sz="0" w:space="0" w:color="auto"/>
            <w:left w:val="none" w:sz="0" w:space="0" w:color="auto"/>
            <w:bottom w:val="none" w:sz="0" w:space="0" w:color="auto"/>
            <w:right w:val="none" w:sz="0" w:space="0" w:color="auto"/>
          </w:divBdr>
          <w:divsChild>
            <w:div w:id="1073820030">
              <w:marLeft w:val="0"/>
              <w:marRight w:val="0"/>
              <w:marTop w:val="0"/>
              <w:marBottom w:val="0"/>
              <w:divBdr>
                <w:top w:val="none" w:sz="0" w:space="0" w:color="auto"/>
                <w:left w:val="none" w:sz="0" w:space="0" w:color="auto"/>
                <w:bottom w:val="none" w:sz="0" w:space="0" w:color="auto"/>
                <w:right w:val="none" w:sz="0" w:space="0" w:color="auto"/>
              </w:divBdr>
              <w:divsChild>
                <w:div w:id="3736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539807">
      <w:bodyDiv w:val="1"/>
      <w:marLeft w:val="0"/>
      <w:marRight w:val="0"/>
      <w:marTop w:val="0"/>
      <w:marBottom w:val="0"/>
      <w:divBdr>
        <w:top w:val="none" w:sz="0" w:space="0" w:color="auto"/>
        <w:left w:val="none" w:sz="0" w:space="0" w:color="auto"/>
        <w:bottom w:val="none" w:sz="0" w:space="0" w:color="auto"/>
        <w:right w:val="none" w:sz="0" w:space="0" w:color="auto"/>
      </w:divBdr>
      <w:divsChild>
        <w:div w:id="1558543761">
          <w:marLeft w:val="0"/>
          <w:marRight w:val="0"/>
          <w:marTop w:val="0"/>
          <w:marBottom w:val="0"/>
          <w:divBdr>
            <w:top w:val="none" w:sz="0" w:space="0" w:color="auto"/>
            <w:left w:val="none" w:sz="0" w:space="0" w:color="auto"/>
            <w:bottom w:val="none" w:sz="0" w:space="0" w:color="auto"/>
            <w:right w:val="none" w:sz="0" w:space="0" w:color="auto"/>
          </w:divBdr>
          <w:divsChild>
            <w:div w:id="1702704034">
              <w:marLeft w:val="0"/>
              <w:marRight w:val="0"/>
              <w:marTop w:val="0"/>
              <w:marBottom w:val="0"/>
              <w:divBdr>
                <w:top w:val="none" w:sz="0" w:space="0" w:color="auto"/>
                <w:left w:val="none" w:sz="0" w:space="0" w:color="auto"/>
                <w:bottom w:val="none" w:sz="0" w:space="0" w:color="auto"/>
                <w:right w:val="none" w:sz="0" w:space="0" w:color="auto"/>
              </w:divBdr>
              <w:divsChild>
                <w:div w:id="37239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80248">
      <w:bodyDiv w:val="1"/>
      <w:marLeft w:val="0"/>
      <w:marRight w:val="0"/>
      <w:marTop w:val="0"/>
      <w:marBottom w:val="0"/>
      <w:divBdr>
        <w:top w:val="none" w:sz="0" w:space="0" w:color="auto"/>
        <w:left w:val="none" w:sz="0" w:space="0" w:color="auto"/>
        <w:bottom w:val="none" w:sz="0" w:space="0" w:color="auto"/>
        <w:right w:val="none" w:sz="0" w:space="0" w:color="auto"/>
      </w:divBdr>
      <w:divsChild>
        <w:div w:id="922028685">
          <w:marLeft w:val="0"/>
          <w:marRight w:val="0"/>
          <w:marTop w:val="0"/>
          <w:marBottom w:val="0"/>
          <w:divBdr>
            <w:top w:val="none" w:sz="0" w:space="0" w:color="auto"/>
            <w:left w:val="none" w:sz="0" w:space="0" w:color="auto"/>
            <w:bottom w:val="none" w:sz="0" w:space="0" w:color="auto"/>
            <w:right w:val="none" w:sz="0" w:space="0" w:color="auto"/>
          </w:divBdr>
          <w:divsChild>
            <w:div w:id="1612786933">
              <w:marLeft w:val="0"/>
              <w:marRight w:val="0"/>
              <w:marTop w:val="0"/>
              <w:marBottom w:val="0"/>
              <w:divBdr>
                <w:top w:val="none" w:sz="0" w:space="0" w:color="auto"/>
                <w:left w:val="none" w:sz="0" w:space="0" w:color="auto"/>
                <w:bottom w:val="none" w:sz="0" w:space="0" w:color="auto"/>
                <w:right w:val="none" w:sz="0" w:space="0" w:color="auto"/>
              </w:divBdr>
              <w:divsChild>
                <w:div w:id="134324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432316">
      <w:bodyDiv w:val="1"/>
      <w:marLeft w:val="0"/>
      <w:marRight w:val="0"/>
      <w:marTop w:val="0"/>
      <w:marBottom w:val="0"/>
      <w:divBdr>
        <w:top w:val="none" w:sz="0" w:space="0" w:color="auto"/>
        <w:left w:val="none" w:sz="0" w:space="0" w:color="auto"/>
        <w:bottom w:val="none" w:sz="0" w:space="0" w:color="auto"/>
        <w:right w:val="none" w:sz="0" w:space="0" w:color="auto"/>
      </w:divBdr>
      <w:divsChild>
        <w:div w:id="2042784871">
          <w:marLeft w:val="0"/>
          <w:marRight w:val="0"/>
          <w:marTop w:val="0"/>
          <w:marBottom w:val="0"/>
          <w:divBdr>
            <w:top w:val="none" w:sz="0" w:space="0" w:color="auto"/>
            <w:left w:val="none" w:sz="0" w:space="0" w:color="auto"/>
            <w:bottom w:val="none" w:sz="0" w:space="0" w:color="auto"/>
            <w:right w:val="none" w:sz="0" w:space="0" w:color="auto"/>
          </w:divBdr>
          <w:divsChild>
            <w:div w:id="1386641306">
              <w:marLeft w:val="0"/>
              <w:marRight w:val="0"/>
              <w:marTop w:val="0"/>
              <w:marBottom w:val="0"/>
              <w:divBdr>
                <w:top w:val="none" w:sz="0" w:space="0" w:color="auto"/>
                <w:left w:val="none" w:sz="0" w:space="0" w:color="auto"/>
                <w:bottom w:val="none" w:sz="0" w:space="0" w:color="auto"/>
                <w:right w:val="none" w:sz="0" w:space="0" w:color="auto"/>
              </w:divBdr>
              <w:divsChild>
                <w:div w:id="101623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752377">
      <w:bodyDiv w:val="1"/>
      <w:marLeft w:val="0"/>
      <w:marRight w:val="0"/>
      <w:marTop w:val="0"/>
      <w:marBottom w:val="0"/>
      <w:divBdr>
        <w:top w:val="none" w:sz="0" w:space="0" w:color="auto"/>
        <w:left w:val="none" w:sz="0" w:space="0" w:color="auto"/>
        <w:bottom w:val="none" w:sz="0" w:space="0" w:color="auto"/>
        <w:right w:val="none" w:sz="0" w:space="0" w:color="auto"/>
      </w:divBdr>
      <w:divsChild>
        <w:div w:id="87702157">
          <w:marLeft w:val="0"/>
          <w:marRight w:val="0"/>
          <w:marTop w:val="0"/>
          <w:marBottom w:val="0"/>
          <w:divBdr>
            <w:top w:val="none" w:sz="0" w:space="0" w:color="auto"/>
            <w:left w:val="none" w:sz="0" w:space="0" w:color="auto"/>
            <w:bottom w:val="none" w:sz="0" w:space="0" w:color="auto"/>
            <w:right w:val="none" w:sz="0" w:space="0" w:color="auto"/>
          </w:divBdr>
          <w:divsChild>
            <w:div w:id="1784182652">
              <w:marLeft w:val="0"/>
              <w:marRight w:val="0"/>
              <w:marTop w:val="0"/>
              <w:marBottom w:val="0"/>
              <w:divBdr>
                <w:top w:val="none" w:sz="0" w:space="0" w:color="auto"/>
                <w:left w:val="none" w:sz="0" w:space="0" w:color="auto"/>
                <w:bottom w:val="none" w:sz="0" w:space="0" w:color="auto"/>
                <w:right w:val="none" w:sz="0" w:space="0" w:color="auto"/>
              </w:divBdr>
              <w:divsChild>
                <w:div w:id="200562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164101">
      <w:bodyDiv w:val="1"/>
      <w:marLeft w:val="0"/>
      <w:marRight w:val="0"/>
      <w:marTop w:val="0"/>
      <w:marBottom w:val="0"/>
      <w:divBdr>
        <w:top w:val="none" w:sz="0" w:space="0" w:color="auto"/>
        <w:left w:val="none" w:sz="0" w:space="0" w:color="auto"/>
        <w:bottom w:val="none" w:sz="0" w:space="0" w:color="auto"/>
        <w:right w:val="none" w:sz="0" w:space="0" w:color="auto"/>
      </w:divBdr>
      <w:divsChild>
        <w:div w:id="359168788">
          <w:marLeft w:val="0"/>
          <w:marRight w:val="0"/>
          <w:marTop w:val="0"/>
          <w:marBottom w:val="0"/>
          <w:divBdr>
            <w:top w:val="none" w:sz="0" w:space="0" w:color="auto"/>
            <w:left w:val="none" w:sz="0" w:space="0" w:color="auto"/>
            <w:bottom w:val="none" w:sz="0" w:space="0" w:color="auto"/>
            <w:right w:val="none" w:sz="0" w:space="0" w:color="auto"/>
          </w:divBdr>
          <w:divsChild>
            <w:div w:id="1458715950">
              <w:marLeft w:val="0"/>
              <w:marRight w:val="0"/>
              <w:marTop w:val="0"/>
              <w:marBottom w:val="0"/>
              <w:divBdr>
                <w:top w:val="none" w:sz="0" w:space="0" w:color="auto"/>
                <w:left w:val="none" w:sz="0" w:space="0" w:color="auto"/>
                <w:bottom w:val="none" w:sz="0" w:space="0" w:color="auto"/>
                <w:right w:val="none" w:sz="0" w:space="0" w:color="auto"/>
              </w:divBdr>
              <w:divsChild>
                <w:div w:id="213274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681839">
      <w:bodyDiv w:val="1"/>
      <w:marLeft w:val="0"/>
      <w:marRight w:val="0"/>
      <w:marTop w:val="0"/>
      <w:marBottom w:val="0"/>
      <w:divBdr>
        <w:top w:val="none" w:sz="0" w:space="0" w:color="auto"/>
        <w:left w:val="none" w:sz="0" w:space="0" w:color="auto"/>
        <w:bottom w:val="none" w:sz="0" w:space="0" w:color="auto"/>
        <w:right w:val="none" w:sz="0" w:space="0" w:color="auto"/>
      </w:divBdr>
      <w:divsChild>
        <w:div w:id="1620143070">
          <w:marLeft w:val="0"/>
          <w:marRight w:val="0"/>
          <w:marTop w:val="0"/>
          <w:marBottom w:val="0"/>
          <w:divBdr>
            <w:top w:val="none" w:sz="0" w:space="0" w:color="auto"/>
            <w:left w:val="none" w:sz="0" w:space="0" w:color="auto"/>
            <w:bottom w:val="none" w:sz="0" w:space="0" w:color="auto"/>
            <w:right w:val="none" w:sz="0" w:space="0" w:color="auto"/>
          </w:divBdr>
          <w:divsChild>
            <w:div w:id="127407191">
              <w:marLeft w:val="0"/>
              <w:marRight w:val="0"/>
              <w:marTop w:val="0"/>
              <w:marBottom w:val="0"/>
              <w:divBdr>
                <w:top w:val="none" w:sz="0" w:space="0" w:color="auto"/>
                <w:left w:val="none" w:sz="0" w:space="0" w:color="auto"/>
                <w:bottom w:val="none" w:sz="0" w:space="0" w:color="auto"/>
                <w:right w:val="none" w:sz="0" w:space="0" w:color="auto"/>
              </w:divBdr>
              <w:divsChild>
                <w:div w:id="92464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877384">
      <w:bodyDiv w:val="1"/>
      <w:marLeft w:val="0"/>
      <w:marRight w:val="0"/>
      <w:marTop w:val="0"/>
      <w:marBottom w:val="0"/>
      <w:divBdr>
        <w:top w:val="none" w:sz="0" w:space="0" w:color="auto"/>
        <w:left w:val="none" w:sz="0" w:space="0" w:color="auto"/>
        <w:bottom w:val="none" w:sz="0" w:space="0" w:color="auto"/>
        <w:right w:val="none" w:sz="0" w:space="0" w:color="auto"/>
      </w:divBdr>
      <w:divsChild>
        <w:div w:id="663051049">
          <w:marLeft w:val="0"/>
          <w:marRight w:val="0"/>
          <w:marTop w:val="0"/>
          <w:marBottom w:val="0"/>
          <w:divBdr>
            <w:top w:val="none" w:sz="0" w:space="0" w:color="auto"/>
            <w:left w:val="none" w:sz="0" w:space="0" w:color="auto"/>
            <w:bottom w:val="none" w:sz="0" w:space="0" w:color="auto"/>
            <w:right w:val="none" w:sz="0" w:space="0" w:color="auto"/>
          </w:divBdr>
          <w:divsChild>
            <w:div w:id="551767567">
              <w:marLeft w:val="0"/>
              <w:marRight w:val="0"/>
              <w:marTop w:val="0"/>
              <w:marBottom w:val="0"/>
              <w:divBdr>
                <w:top w:val="none" w:sz="0" w:space="0" w:color="auto"/>
                <w:left w:val="none" w:sz="0" w:space="0" w:color="auto"/>
                <w:bottom w:val="none" w:sz="0" w:space="0" w:color="auto"/>
                <w:right w:val="none" w:sz="0" w:space="0" w:color="auto"/>
              </w:divBdr>
              <w:divsChild>
                <w:div w:id="55301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654827">
      <w:bodyDiv w:val="1"/>
      <w:marLeft w:val="0"/>
      <w:marRight w:val="0"/>
      <w:marTop w:val="0"/>
      <w:marBottom w:val="0"/>
      <w:divBdr>
        <w:top w:val="none" w:sz="0" w:space="0" w:color="auto"/>
        <w:left w:val="none" w:sz="0" w:space="0" w:color="auto"/>
        <w:bottom w:val="none" w:sz="0" w:space="0" w:color="auto"/>
        <w:right w:val="none" w:sz="0" w:space="0" w:color="auto"/>
      </w:divBdr>
      <w:divsChild>
        <w:div w:id="804198507">
          <w:marLeft w:val="0"/>
          <w:marRight w:val="0"/>
          <w:marTop w:val="0"/>
          <w:marBottom w:val="0"/>
          <w:divBdr>
            <w:top w:val="none" w:sz="0" w:space="0" w:color="auto"/>
            <w:left w:val="none" w:sz="0" w:space="0" w:color="auto"/>
            <w:bottom w:val="none" w:sz="0" w:space="0" w:color="auto"/>
            <w:right w:val="none" w:sz="0" w:space="0" w:color="auto"/>
          </w:divBdr>
          <w:divsChild>
            <w:div w:id="2114209191">
              <w:marLeft w:val="0"/>
              <w:marRight w:val="0"/>
              <w:marTop w:val="0"/>
              <w:marBottom w:val="0"/>
              <w:divBdr>
                <w:top w:val="none" w:sz="0" w:space="0" w:color="auto"/>
                <w:left w:val="none" w:sz="0" w:space="0" w:color="auto"/>
                <w:bottom w:val="none" w:sz="0" w:space="0" w:color="auto"/>
                <w:right w:val="none" w:sz="0" w:space="0" w:color="auto"/>
              </w:divBdr>
              <w:divsChild>
                <w:div w:id="166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912525">
      <w:bodyDiv w:val="1"/>
      <w:marLeft w:val="0"/>
      <w:marRight w:val="0"/>
      <w:marTop w:val="0"/>
      <w:marBottom w:val="0"/>
      <w:divBdr>
        <w:top w:val="none" w:sz="0" w:space="0" w:color="auto"/>
        <w:left w:val="none" w:sz="0" w:space="0" w:color="auto"/>
        <w:bottom w:val="none" w:sz="0" w:space="0" w:color="auto"/>
        <w:right w:val="none" w:sz="0" w:space="0" w:color="auto"/>
      </w:divBdr>
      <w:divsChild>
        <w:div w:id="1043094937">
          <w:marLeft w:val="0"/>
          <w:marRight w:val="0"/>
          <w:marTop w:val="0"/>
          <w:marBottom w:val="0"/>
          <w:divBdr>
            <w:top w:val="none" w:sz="0" w:space="0" w:color="auto"/>
            <w:left w:val="none" w:sz="0" w:space="0" w:color="auto"/>
            <w:bottom w:val="none" w:sz="0" w:space="0" w:color="auto"/>
            <w:right w:val="none" w:sz="0" w:space="0" w:color="auto"/>
          </w:divBdr>
          <w:divsChild>
            <w:div w:id="963002641">
              <w:marLeft w:val="0"/>
              <w:marRight w:val="0"/>
              <w:marTop w:val="0"/>
              <w:marBottom w:val="0"/>
              <w:divBdr>
                <w:top w:val="none" w:sz="0" w:space="0" w:color="auto"/>
                <w:left w:val="none" w:sz="0" w:space="0" w:color="auto"/>
                <w:bottom w:val="none" w:sz="0" w:space="0" w:color="auto"/>
                <w:right w:val="none" w:sz="0" w:space="0" w:color="auto"/>
              </w:divBdr>
              <w:divsChild>
                <w:div w:id="162172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926228">
      <w:bodyDiv w:val="1"/>
      <w:marLeft w:val="0"/>
      <w:marRight w:val="0"/>
      <w:marTop w:val="0"/>
      <w:marBottom w:val="0"/>
      <w:divBdr>
        <w:top w:val="none" w:sz="0" w:space="0" w:color="auto"/>
        <w:left w:val="none" w:sz="0" w:space="0" w:color="auto"/>
        <w:bottom w:val="none" w:sz="0" w:space="0" w:color="auto"/>
        <w:right w:val="none" w:sz="0" w:space="0" w:color="auto"/>
      </w:divBdr>
      <w:divsChild>
        <w:div w:id="137771791">
          <w:marLeft w:val="0"/>
          <w:marRight w:val="0"/>
          <w:marTop w:val="0"/>
          <w:marBottom w:val="0"/>
          <w:divBdr>
            <w:top w:val="none" w:sz="0" w:space="0" w:color="auto"/>
            <w:left w:val="none" w:sz="0" w:space="0" w:color="auto"/>
            <w:bottom w:val="none" w:sz="0" w:space="0" w:color="auto"/>
            <w:right w:val="none" w:sz="0" w:space="0" w:color="auto"/>
          </w:divBdr>
          <w:divsChild>
            <w:div w:id="1598556458">
              <w:marLeft w:val="0"/>
              <w:marRight w:val="0"/>
              <w:marTop w:val="0"/>
              <w:marBottom w:val="0"/>
              <w:divBdr>
                <w:top w:val="none" w:sz="0" w:space="0" w:color="auto"/>
                <w:left w:val="none" w:sz="0" w:space="0" w:color="auto"/>
                <w:bottom w:val="none" w:sz="0" w:space="0" w:color="auto"/>
                <w:right w:val="none" w:sz="0" w:space="0" w:color="auto"/>
              </w:divBdr>
              <w:divsChild>
                <w:div w:id="187584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997916">
      <w:bodyDiv w:val="1"/>
      <w:marLeft w:val="0"/>
      <w:marRight w:val="0"/>
      <w:marTop w:val="0"/>
      <w:marBottom w:val="0"/>
      <w:divBdr>
        <w:top w:val="none" w:sz="0" w:space="0" w:color="auto"/>
        <w:left w:val="none" w:sz="0" w:space="0" w:color="auto"/>
        <w:bottom w:val="none" w:sz="0" w:space="0" w:color="auto"/>
        <w:right w:val="none" w:sz="0" w:space="0" w:color="auto"/>
      </w:divBdr>
      <w:divsChild>
        <w:div w:id="955916482">
          <w:marLeft w:val="0"/>
          <w:marRight w:val="0"/>
          <w:marTop w:val="0"/>
          <w:marBottom w:val="0"/>
          <w:divBdr>
            <w:top w:val="none" w:sz="0" w:space="0" w:color="auto"/>
            <w:left w:val="none" w:sz="0" w:space="0" w:color="auto"/>
            <w:bottom w:val="none" w:sz="0" w:space="0" w:color="auto"/>
            <w:right w:val="none" w:sz="0" w:space="0" w:color="auto"/>
          </w:divBdr>
          <w:divsChild>
            <w:div w:id="493565760">
              <w:marLeft w:val="0"/>
              <w:marRight w:val="0"/>
              <w:marTop w:val="0"/>
              <w:marBottom w:val="0"/>
              <w:divBdr>
                <w:top w:val="none" w:sz="0" w:space="0" w:color="auto"/>
                <w:left w:val="none" w:sz="0" w:space="0" w:color="auto"/>
                <w:bottom w:val="none" w:sz="0" w:space="0" w:color="auto"/>
                <w:right w:val="none" w:sz="0" w:space="0" w:color="auto"/>
              </w:divBdr>
              <w:divsChild>
                <w:div w:id="67095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852001">
      <w:bodyDiv w:val="1"/>
      <w:marLeft w:val="0"/>
      <w:marRight w:val="0"/>
      <w:marTop w:val="0"/>
      <w:marBottom w:val="0"/>
      <w:divBdr>
        <w:top w:val="none" w:sz="0" w:space="0" w:color="auto"/>
        <w:left w:val="none" w:sz="0" w:space="0" w:color="auto"/>
        <w:bottom w:val="none" w:sz="0" w:space="0" w:color="auto"/>
        <w:right w:val="none" w:sz="0" w:space="0" w:color="auto"/>
      </w:divBdr>
      <w:divsChild>
        <w:div w:id="847990295">
          <w:marLeft w:val="0"/>
          <w:marRight w:val="0"/>
          <w:marTop w:val="0"/>
          <w:marBottom w:val="0"/>
          <w:divBdr>
            <w:top w:val="none" w:sz="0" w:space="0" w:color="auto"/>
            <w:left w:val="none" w:sz="0" w:space="0" w:color="auto"/>
            <w:bottom w:val="none" w:sz="0" w:space="0" w:color="auto"/>
            <w:right w:val="none" w:sz="0" w:space="0" w:color="auto"/>
          </w:divBdr>
          <w:divsChild>
            <w:div w:id="1338001648">
              <w:marLeft w:val="0"/>
              <w:marRight w:val="0"/>
              <w:marTop w:val="0"/>
              <w:marBottom w:val="0"/>
              <w:divBdr>
                <w:top w:val="none" w:sz="0" w:space="0" w:color="auto"/>
                <w:left w:val="none" w:sz="0" w:space="0" w:color="auto"/>
                <w:bottom w:val="none" w:sz="0" w:space="0" w:color="auto"/>
                <w:right w:val="none" w:sz="0" w:space="0" w:color="auto"/>
              </w:divBdr>
              <w:divsChild>
                <w:div w:id="212973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926819">
      <w:bodyDiv w:val="1"/>
      <w:marLeft w:val="0"/>
      <w:marRight w:val="0"/>
      <w:marTop w:val="0"/>
      <w:marBottom w:val="0"/>
      <w:divBdr>
        <w:top w:val="none" w:sz="0" w:space="0" w:color="auto"/>
        <w:left w:val="none" w:sz="0" w:space="0" w:color="auto"/>
        <w:bottom w:val="none" w:sz="0" w:space="0" w:color="auto"/>
        <w:right w:val="none" w:sz="0" w:space="0" w:color="auto"/>
      </w:divBdr>
      <w:divsChild>
        <w:div w:id="368534654">
          <w:marLeft w:val="0"/>
          <w:marRight w:val="0"/>
          <w:marTop w:val="0"/>
          <w:marBottom w:val="0"/>
          <w:divBdr>
            <w:top w:val="none" w:sz="0" w:space="0" w:color="auto"/>
            <w:left w:val="none" w:sz="0" w:space="0" w:color="auto"/>
            <w:bottom w:val="none" w:sz="0" w:space="0" w:color="auto"/>
            <w:right w:val="none" w:sz="0" w:space="0" w:color="auto"/>
          </w:divBdr>
          <w:divsChild>
            <w:div w:id="649599492">
              <w:marLeft w:val="0"/>
              <w:marRight w:val="0"/>
              <w:marTop w:val="0"/>
              <w:marBottom w:val="0"/>
              <w:divBdr>
                <w:top w:val="none" w:sz="0" w:space="0" w:color="auto"/>
                <w:left w:val="none" w:sz="0" w:space="0" w:color="auto"/>
                <w:bottom w:val="none" w:sz="0" w:space="0" w:color="auto"/>
                <w:right w:val="none" w:sz="0" w:space="0" w:color="auto"/>
              </w:divBdr>
              <w:divsChild>
                <w:div w:id="146095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490590">
      <w:bodyDiv w:val="1"/>
      <w:marLeft w:val="0"/>
      <w:marRight w:val="0"/>
      <w:marTop w:val="0"/>
      <w:marBottom w:val="0"/>
      <w:divBdr>
        <w:top w:val="none" w:sz="0" w:space="0" w:color="auto"/>
        <w:left w:val="none" w:sz="0" w:space="0" w:color="auto"/>
        <w:bottom w:val="none" w:sz="0" w:space="0" w:color="auto"/>
        <w:right w:val="none" w:sz="0" w:space="0" w:color="auto"/>
      </w:divBdr>
      <w:divsChild>
        <w:div w:id="1976399919">
          <w:marLeft w:val="0"/>
          <w:marRight w:val="0"/>
          <w:marTop w:val="0"/>
          <w:marBottom w:val="0"/>
          <w:divBdr>
            <w:top w:val="none" w:sz="0" w:space="0" w:color="auto"/>
            <w:left w:val="none" w:sz="0" w:space="0" w:color="auto"/>
            <w:bottom w:val="none" w:sz="0" w:space="0" w:color="auto"/>
            <w:right w:val="none" w:sz="0" w:space="0" w:color="auto"/>
          </w:divBdr>
          <w:divsChild>
            <w:div w:id="948854006">
              <w:marLeft w:val="0"/>
              <w:marRight w:val="0"/>
              <w:marTop w:val="0"/>
              <w:marBottom w:val="0"/>
              <w:divBdr>
                <w:top w:val="none" w:sz="0" w:space="0" w:color="auto"/>
                <w:left w:val="none" w:sz="0" w:space="0" w:color="auto"/>
                <w:bottom w:val="none" w:sz="0" w:space="0" w:color="auto"/>
                <w:right w:val="none" w:sz="0" w:space="0" w:color="auto"/>
              </w:divBdr>
              <w:divsChild>
                <w:div w:id="117473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426135">
      <w:bodyDiv w:val="1"/>
      <w:marLeft w:val="0"/>
      <w:marRight w:val="0"/>
      <w:marTop w:val="0"/>
      <w:marBottom w:val="0"/>
      <w:divBdr>
        <w:top w:val="none" w:sz="0" w:space="0" w:color="auto"/>
        <w:left w:val="none" w:sz="0" w:space="0" w:color="auto"/>
        <w:bottom w:val="none" w:sz="0" w:space="0" w:color="auto"/>
        <w:right w:val="none" w:sz="0" w:space="0" w:color="auto"/>
      </w:divBdr>
      <w:divsChild>
        <w:div w:id="1723553183">
          <w:marLeft w:val="0"/>
          <w:marRight w:val="0"/>
          <w:marTop w:val="0"/>
          <w:marBottom w:val="0"/>
          <w:divBdr>
            <w:top w:val="none" w:sz="0" w:space="0" w:color="auto"/>
            <w:left w:val="none" w:sz="0" w:space="0" w:color="auto"/>
            <w:bottom w:val="none" w:sz="0" w:space="0" w:color="auto"/>
            <w:right w:val="none" w:sz="0" w:space="0" w:color="auto"/>
          </w:divBdr>
          <w:divsChild>
            <w:div w:id="487206694">
              <w:marLeft w:val="0"/>
              <w:marRight w:val="0"/>
              <w:marTop w:val="0"/>
              <w:marBottom w:val="0"/>
              <w:divBdr>
                <w:top w:val="none" w:sz="0" w:space="0" w:color="auto"/>
                <w:left w:val="none" w:sz="0" w:space="0" w:color="auto"/>
                <w:bottom w:val="none" w:sz="0" w:space="0" w:color="auto"/>
                <w:right w:val="none" w:sz="0" w:space="0" w:color="auto"/>
              </w:divBdr>
              <w:divsChild>
                <w:div w:id="9657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98798">
      <w:bodyDiv w:val="1"/>
      <w:marLeft w:val="0"/>
      <w:marRight w:val="0"/>
      <w:marTop w:val="0"/>
      <w:marBottom w:val="0"/>
      <w:divBdr>
        <w:top w:val="none" w:sz="0" w:space="0" w:color="auto"/>
        <w:left w:val="none" w:sz="0" w:space="0" w:color="auto"/>
        <w:bottom w:val="none" w:sz="0" w:space="0" w:color="auto"/>
        <w:right w:val="none" w:sz="0" w:space="0" w:color="auto"/>
      </w:divBdr>
      <w:divsChild>
        <w:div w:id="1236747968">
          <w:marLeft w:val="0"/>
          <w:marRight w:val="0"/>
          <w:marTop w:val="0"/>
          <w:marBottom w:val="0"/>
          <w:divBdr>
            <w:top w:val="none" w:sz="0" w:space="0" w:color="auto"/>
            <w:left w:val="none" w:sz="0" w:space="0" w:color="auto"/>
            <w:bottom w:val="none" w:sz="0" w:space="0" w:color="auto"/>
            <w:right w:val="none" w:sz="0" w:space="0" w:color="auto"/>
          </w:divBdr>
          <w:divsChild>
            <w:div w:id="1711953838">
              <w:marLeft w:val="0"/>
              <w:marRight w:val="0"/>
              <w:marTop w:val="0"/>
              <w:marBottom w:val="0"/>
              <w:divBdr>
                <w:top w:val="none" w:sz="0" w:space="0" w:color="auto"/>
                <w:left w:val="none" w:sz="0" w:space="0" w:color="auto"/>
                <w:bottom w:val="none" w:sz="0" w:space="0" w:color="auto"/>
                <w:right w:val="none" w:sz="0" w:space="0" w:color="auto"/>
              </w:divBdr>
              <w:divsChild>
                <w:div w:id="77413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664399">
      <w:bodyDiv w:val="1"/>
      <w:marLeft w:val="0"/>
      <w:marRight w:val="0"/>
      <w:marTop w:val="0"/>
      <w:marBottom w:val="0"/>
      <w:divBdr>
        <w:top w:val="none" w:sz="0" w:space="0" w:color="auto"/>
        <w:left w:val="none" w:sz="0" w:space="0" w:color="auto"/>
        <w:bottom w:val="none" w:sz="0" w:space="0" w:color="auto"/>
        <w:right w:val="none" w:sz="0" w:space="0" w:color="auto"/>
      </w:divBdr>
      <w:divsChild>
        <w:div w:id="1846509152">
          <w:marLeft w:val="0"/>
          <w:marRight w:val="0"/>
          <w:marTop w:val="0"/>
          <w:marBottom w:val="0"/>
          <w:divBdr>
            <w:top w:val="none" w:sz="0" w:space="0" w:color="auto"/>
            <w:left w:val="none" w:sz="0" w:space="0" w:color="auto"/>
            <w:bottom w:val="none" w:sz="0" w:space="0" w:color="auto"/>
            <w:right w:val="none" w:sz="0" w:space="0" w:color="auto"/>
          </w:divBdr>
          <w:divsChild>
            <w:div w:id="452019995">
              <w:marLeft w:val="0"/>
              <w:marRight w:val="0"/>
              <w:marTop w:val="0"/>
              <w:marBottom w:val="0"/>
              <w:divBdr>
                <w:top w:val="none" w:sz="0" w:space="0" w:color="auto"/>
                <w:left w:val="none" w:sz="0" w:space="0" w:color="auto"/>
                <w:bottom w:val="none" w:sz="0" w:space="0" w:color="auto"/>
                <w:right w:val="none" w:sz="0" w:space="0" w:color="auto"/>
              </w:divBdr>
              <w:divsChild>
                <w:div w:id="158002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019561">
      <w:bodyDiv w:val="1"/>
      <w:marLeft w:val="0"/>
      <w:marRight w:val="0"/>
      <w:marTop w:val="0"/>
      <w:marBottom w:val="0"/>
      <w:divBdr>
        <w:top w:val="none" w:sz="0" w:space="0" w:color="auto"/>
        <w:left w:val="none" w:sz="0" w:space="0" w:color="auto"/>
        <w:bottom w:val="none" w:sz="0" w:space="0" w:color="auto"/>
        <w:right w:val="none" w:sz="0" w:space="0" w:color="auto"/>
      </w:divBdr>
      <w:divsChild>
        <w:div w:id="244923485">
          <w:marLeft w:val="0"/>
          <w:marRight w:val="0"/>
          <w:marTop w:val="0"/>
          <w:marBottom w:val="0"/>
          <w:divBdr>
            <w:top w:val="none" w:sz="0" w:space="0" w:color="auto"/>
            <w:left w:val="none" w:sz="0" w:space="0" w:color="auto"/>
            <w:bottom w:val="none" w:sz="0" w:space="0" w:color="auto"/>
            <w:right w:val="none" w:sz="0" w:space="0" w:color="auto"/>
          </w:divBdr>
          <w:divsChild>
            <w:div w:id="1514951159">
              <w:marLeft w:val="0"/>
              <w:marRight w:val="0"/>
              <w:marTop w:val="0"/>
              <w:marBottom w:val="0"/>
              <w:divBdr>
                <w:top w:val="none" w:sz="0" w:space="0" w:color="auto"/>
                <w:left w:val="none" w:sz="0" w:space="0" w:color="auto"/>
                <w:bottom w:val="none" w:sz="0" w:space="0" w:color="auto"/>
                <w:right w:val="none" w:sz="0" w:space="0" w:color="auto"/>
              </w:divBdr>
              <w:divsChild>
                <w:div w:id="207056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636933">
      <w:bodyDiv w:val="1"/>
      <w:marLeft w:val="0"/>
      <w:marRight w:val="0"/>
      <w:marTop w:val="0"/>
      <w:marBottom w:val="0"/>
      <w:divBdr>
        <w:top w:val="none" w:sz="0" w:space="0" w:color="auto"/>
        <w:left w:val="none" w:sz="0" w:space="0" w:color="auto"/>
        <w:bottom w:val="none" w:sz="0" w:space="0" w:color="auto"/>
        <w:right w:val="none" w:sz="0" w:space="0" w:color="auto"/>
      </w:divBdr>
      <w:divsChild>
        <w:div w:id="1176000193">
          <w:marLeft w:val="0"/>
          <w:marRight w:val="0"/>
          <w:marTop w:val="0"/>
          <w:marBottom w:val="0"/>
          <w:divBdr>
            <w:top w:val="none" w:sz="0" w:space="0" w:color="auto"/>
            <w:left w:val="none" w:sz="0" w:space="0" w:color="auto"/>
            <w:bottom w:val="none" w:sz="0" w:space="0" w:color="auto"/>
            <w:right w:val="none" w:sz="0" w:space="0" w:color="auto"/>
          </w:divBdr>
          <w:divsChild>
            <w:div w:id="1044790221">
              <w:marLeft w:val="0"/>
              <w:marRight w:val="0"/>
              <w:marTop w:val="0"/>
              <w:marBottom w:val="0"/>
              <w:divBdr>
                <w:top w:val="none" w:sz="0" w:space="0" w:color="auto"/>
                <w:left w:val="none" w:sz="0" w:space="0" w:color="auto"/>
                <w:bottom w:val="none" w:sz="0" w:space="0" w:color="auto"/>
                <w:right w:val="none" w:sz="0" w:space="0" w:color="auto"/>
              </w:divBdr>
              <w:divsChild>
                <w:div w:id="83992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39898">
      <w:bodyDiv w:val="1"/>
      <w:marLeft w:val="0"/>
      <w:marRight w:val="0"/>
      <w:marTop w:val="0"/>
      <w:marBottom w:val="0"/>
      <w:divBdr>
        <w:top w:val="none" w:sz="0" w:space="0" w:color="auto"/>
        <w:left w:val="none" w:sz="0" w:space="0" w:color="auto"/>
        <w:bottom w:val="none" w:sz="0" w:space="0" w:color="auto"/>
        <w:right w:val="none" w:sz="0" w:space="0" w:color="auto"/>
      </w:divBdr>
      <w:divsChild>
        <w:div w:id="1883328486">
          <w:marLeft w:val="0"/>
          <w:marRight w:val="0"/>
          <w:marTop w:val="0"/>
          <w:marBottom w:val="0"/>
          <w:divBdr>
            <w:top w:val="none" w:sz="0" w:space="0" w:color="auto"/>
            <w:left w:val="none" w:sz="0" w:space="0" w:color="auto"/>
            <w:bottom w:val="none" w:sz="0" w:space="0" w:color="auto"/>
            <w:right w:val="none" w:sz="0" w:space="0" w:color="auto"/>
          </w:divBdr>
          <w:divsChild>
            <w:div w:id="1902447223">
              <w:marLeft w:val="0"/>
              <w:marRight w:val="0"/>
              <w:marTop w:val="0"/>
              <w:marBottom w:val="0"/>
              <w:divBdr>
                <w:top w:val="none" w:sz="0" w:space="0" w:color="auto"/>
                <w:left w:val="none" w:sz="0" w:space="0" w:color="auto"/>
                <w:bottom w:val="none" w:sz="0" w:space="0" w:color="auto"/>
                <w:right w:val="none" w:sz="0" w:space="0" w:color="auto"/>
              </w:divBdr>
              <w:divsChild>
                <w:div w:id="65302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401570">
      <w:bodyDiv w:val="1"/>
      <w:marLeft w:val="0"/>
      <w:marRight w:val="0"/>
      <w:marTop w:val="0"/>
      <w:marBottom w:val="0"/>
      <w:divBdr>
        <w:top w:val="none" w:sz="0" w:space="0" w:color="auto"/>
        <w:left w:val="none" w:sz="0" w:space="0" w:color="auto"/>
        <w:bottom w:val="none" w:sz="0" w:space="0" w:color="auto"/>
        <w:right w:val="none" w:sz="0" w:space="0" w:color="auto"/>
      </w:divBdr>
      <w:divsChild>
        <w:div w:id="734863761">
          <w:marLeft w:val="0"/>
          <w:marRight w:val="0"/>
          <w:marTop w:val="0"/>
          <w:marBottom w:val="0"/>
          <w:divBdr>
            <w:top w:val="none" w:sz="0" w:space="0" w:color="auto"/>
            <w:left w:val="none" w:sz="0" w:space="0" w:color="auto"/>
            <w:bottom w:val="none" w:sz="0" w:space="0" w:color="auto"/>
            <w:right w:val="none" w:sz="0" w:space="0" w:color="auto"/>
          </w:divBdr>
          <w:divsChild>
            <w:div w:id="1407532054">
              <w:marLeft w:val="0"/>
              <w:marRight w:val="0"/>
              <w:marTop w:val="0"/>
              <w:marBottom w:val="0"/>
              <w:divBdr>
                <w:top w:val="none" w:sz="0" w:space="0" w:color="auto"/>
                <w:left w:val="none" w:sz="0" w:space="0" w:color="auto"/>
                <w:bottom w:val="none" w:sz="0" w:space="0" w:color="auto"/>
                <w:right w:val="none" w:sz="0" w:space="0" w:color="auto"/>
              </w:divBdr>
              <w:divsChild>
                <w:div w:id="111771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332269">
      <w:bodyDiv w:val="1"/>
      <w:marLeft w:val="0"/>
      <w:marRight w:val="0"/>
      <w:marTop w:val="0"/>
      <w:marBottom w:val="0"/>
      <w:divBdr>
        <w:top w:val="none" w:sz="0" w:space="0" w:color="auto"/>
        <w:left w:val="none" w:sz="0" w:space="0" w:color="auto"/>
        <w:bottom w:val="none" w:sz="0" w:space="0" w:color="auto"/>
        <w:right w:val="none" w:sz="0" w:space="0" w:color="auto"/>
      </w:divBdr>
      <w:divsChild>
        <w:div w:id="1094522360">
          <w:marLeft w:val="0"/>
          <w:marRight w:val="0"/>
          <w:marTop w:val="0"/>
          <w:marBottom w:val="0"/>
          <w:divBdr>
            <w:top w:val="none" w:sz="0" w:space="0" w:color="auto"/>
            <w:left w:val="none" w:sz="0" w:space="0" w:color="auto"/>
            <w:bottom w:val="none" w:sz="0" w:space="0" w:color="auto"/>
            <w:right w:val="none" w:sz="0" w:space="0" w:color="auto"/>
          </w:divBdr>
          <w:divsChild>
            <w:div w:id="1044253238">
              <w:marLeft w:val="0"/>
              <w:marRight w:val="0"/>
              <w:marTop w:val="0"/>
              <w:marBottom w:val="0"/>
              <w:divBdr>
                <w:top w:val="none" w:sz="0" w:space="0" w:color="auto"/>
                <w:left w:val="none" w:sz="0" w:space="0" w:color="auto"/>
                <w:bottom w:val="none" w:sz="0" w:space="0" w:color="auto"/>
                <w:right w:val="none" w:sz="0" w:space="0" w:color="auto"/>
              </w:divBdr>
              <w:divsChild>
                <w:div w:id="175879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843527">
      <w:bodyDiv w:val="1"/>
      <w:marLeft w:val="0"/>
      <w:marRight w:val="0"/>
      <w:marTop w:val="0"/>
      <w:marBottom w:val="0"/>
      <w:divBdr>
        <w:top w:val="none" w:sz="0" w:space="0" w:color="auto"/>
        <w:left w:val="none" w:sz="0" w:space="0" w:color="auto"/>
        <w:bottom w:val="none" w:sz="0" w:space="0" w:color="auto"/>
        <w:right w:val="none" w:sz="0" w:space="0" w:color="auto"/>
      </w:divBdr>
      <w:divsChild>
        <w:div w:id="752552543">
          <w:marLeft w:val="0"/>
          <w:marRight w:val="0"/>
          <w:marTop w:val="0"/>
          <w:marBottom w:val="0"/>
          <w:divBdr>
            <w:top w:val="none" w:sz="0" w:space="0" w:color="auto"/>
            <w:left w:val="none" w:sz="0" w:space="0" w:color="auto"/>
            <w:bottom w:val="none" w:sz="0" w:space="0" w:color="auto"/>
            <w:right w:val="none" w:sz="0" w:space="0" w:color="auto"/>
          </w:divBdr>
          <w:divsChild>
            <w:div w:id="1193113536">
              <w:marLeft w:val="0"/>
              <w:marRight w:val="0"/>
              <w:marTop w:val="0"/>
              <w:marBottom w:val="0"/>
              <w:divBdr>
                <w:top w:val="none" w:sz="0" w:space="0" w:color="auto"/>
                <w:left w:val="none" w:sz="0" w:space="0" w:color="auto"/>
                <w:bottom w:val="none" w:sz="0" w:space="0" w:color="auto"/>
                <w:right w:val="none" w:sz="0" w:space="0" w:color="auto"/>
              </w:divBdr>
              <w:divsChild>
                <w:div w:id="140656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780301">
      <w:bodyDiv w:val="1"/>
      <w:marLeft w:val="0"/>
      <w:marRight w:val="0"/>
      <w:marTop w:val="0"/>
      <w:marBottom w:val="0"/>
      <w:divBdr>
        <w:top w:val="none" w:sz="0" w:space="0" w:color="auto"/>
        <w:left w:val="none" w:sz="0" w:space="0" w:color="auto"/>
        <w:bottom w:val="none" w:sz="0" w:space="0" w:color="auto"/>
        <w:right w:val="none" w:sz="0" w:space="0" w:color="auto"/>
      </w:divBdr>
      <w:divsChild>
        <w:div w:id="1781026647">
          <w:marLeft w:val="0"/>
          <w:marRight w:val="0"/>
          <w:marTop w:val="0"/>
          <w:marBottom w:val="0"/>
          <w:divBdr>
            <w:top w:val="none" w:sz="0" w:space="0" w:color="auto"/>
            <w:left w:val="none" w:sz="0" w:space="0" w:color="auto"/>
            <w:bottom w:val="none" w:sz="0" w:space="0" w:color="auto"/>
            <w:right w:val="none" w:sz="0" w:space="0" w:color="auto"/>
          </w:divBdr>
          <w:divsChild>
            <w:div w:id="1133716742">
              <w:marLeft w:val="0"/>
              <w:marRight w:val="0"/>
              <w:marTop w:val="0"/>
              <w:marBottom w:val="0"/>
              <w:divBdr>
                <w:top w:val="none" w:sz="0" w:space="0" w:color="auto"/>
                <w:left w:val="none" w:sz="0" w:space="0" w:color="auto"/>
                <w:bottom w:val="none" w:sz="0" w:space="0" w:color="auto"/>
                <w:right w:val="none" w:sz="0" w:space="0" w:color="auto"/>
              </w:divBdr>
              <w:divsChild>
                <w:div w:id="128484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691177">
      <w:bodyDiv w:val="1"/>
      <w:marLeft w:val="0"/>
      <w:marRight w:val="0"/>
      <w:marTop w:val="0"/>
      <w:marBottom w:val="0"/>
      <w:divBdr>
        <w:top w:val="none" w:sz="0" w:space="0" w:color="auto"/>
        <w:left w:val="none" w:sz="0" w:space="0" w:color="auto"/>
        <w:bottom w:val="none" w:sz="0" w:space="0" w:color="auto"/>
        <w:right w:val="none" w:sz="0" w:space="0" w:color="auto"/>
      </w:divBdr>
      <w:divsChild>
        <w:div w:id="1002778807">
          <w:marLeft w:val="0"/>
          <w:marRight w:val="0"/>
          <w:marTop w:val="0"/>
          <w:marBottom w:val="0"/>
          <w:divBdr>
            <w:top w:val="none" w:sz="0" w:space="0" w:color="auto"/>
            <w:left w:val="none" w:sz="0" w:space="0" w:color="auto"/>
            <w:bottom w:val="none" w:sz="0" w:space="0" w:color="auto"/>
            <w:right w:val="none" w:sz="0" w:space="0" w:color="auto"/>
          </w:divBdr>
          <w:divsChild>
            <w:div w:id="647904001">
              <w:marLeft w:val="0"/>
              <w:marRight w:val="0"/>
              <w:marTop w:val="0"/>
              <w:marBottom w:val="0"/>
              <w:divBdr>
                <w:top w:val="none" w:sz="0" w:space="0" w:color="auto"/>
                <w:left w:val="none" w:sz="0" w:space="0" w:color="auto"/>
                <w:bottom w:val="none" w:sz="0" w:space="0" w:color="auto"/>
                <w:right w:val="none" w:sz="0" w:space="0" w:color="auto"/>
              </w:divBdr>
              <w:divsChild>
                <w:div w:id="119604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190544">
      <w:bodyDiv w:val="1"/>
      <w:marLeft w:val="0"/>
      <w:marRight w:val="0"/>
      <w:marTop w:val="0"/>
      <w:marBottom w:val="0"/>
      <w:divBdr>
        <w:top w:val="none" w:sz="0" w:space="0" w:color="auto"/>
        <w:left w:val="none" w:sz="0" w:space="0" w:color="auto"/>
        <w:bottom w:val="none" w:sz="0" w:space="0" w:color="auto"/>
        <w:right w:val="none" w:sz="0" w:space="0" w:color="auto"/>
      </w:divBdr>
      <w:divsChild>
        <w:div w:id="1642882228">
          <w:marLeft w:val="0"/>
          <w:marRight w:val="0"/>
          <w:marTop w:val="0"/>
          <w:marBottom w:val="0"/>
          <w:divBdr>
            <w:top w:val="none" w:sz="0" w:space="0" w:color="auto"/>
            <w:left w:val="none" w:sz="0" w:space="0" w:color="auto"/>
            <w:bottom w:val="none" w:sz="0" w:space="0" w:color="auto"/>
            <w:right w:val="none" w:sz="0" w:space="0" w:color="auto"/>
          </w:divBdr>
          <w:divsChild>
            <w:div w:id="1022636038">
              <w:marLeft w:val="0"/>
              <w:marRight w:val="0"/>
              <w:marTop w:val="0"/>
              <w:marBottom w:val="0"/>
              <w:divBdr>
                <w:top w:val="none" w:sz="0" w:space="0" w:color="auto"/>
                <w:left w:val="none" w:sz="0" w:space="0" w:color="auto"/>
                <w:bottom w:val="none" w:sz="0" w:space="0" w:color="auto"/>
                <w:right w:val="none" w:sz="0" w:space="0" w:color="auto"/>
              </w:divBdr>
              <w:divsChild>
                <w:div w:id="1694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089945">
      <w:bodyDiv w:val="1"/>
      <w:marLeft w:val="0"/>
      <w:marRight w:val="0"/>
      <w:marTop w:val="0"/>
      <w:marBottom w:val="0"/>
      <w:divBdr>
        <w:top w:val="none" w:sz="0" w:space="0" w:color="auto"/>
        <w:left w:val="none" w:sz="0" w:space="0" w:color="auto"/>
        <w:bottom w:val="none" w:sz="0" w:space="0" w:color="auto"/>
        <w:right w:val="none" w:sz="0" w:space="0" w:color="auto"/>
      </w:divBdr>
    </w:div>
    <w:div w:id="1661039375">
      <w:bodyDiv w:val="1"/>
      <w:marLeft w:val="0"/>
      <w:marRight w:val="0"/>
      <w:marTop w:val="0"/>
      <w:marBottom w:val="0"/>
      <w:divBdr>
        <w:top w:val="none" w:sz="0" w:space="0" w:color="auto"/>
        <w:left w:val="none" w:sz="0" w:space="0" w:color="auto"/>
        <w:bottom w:val="none" w:sz="0" w:space="0" w:color="auto"/>
        <w:right w:val="none" w:sz="0" w:space="0" w:color="auto"/>
      </w:divBdr>
      <w:divsChild>
        <w:div w:id="594167759">
          <w:marLeft w:val="0"/>
          <w:marRight w:val="0"/>
          <w:marTop w:val="0"/>
          <w:marBottom w:val="0"/>
          <w:divBdr>
            <w:top w:val="none" w:sz="0" w:space="0" w:color="auto"/>
            <w:left w:val="none" w:sz="0" w:space="0" w:color="auto"/>
            <w:bottom w:val="none" w:sz="0" w:space="0" w:color="auto"/>
            <w:right w:val="none" w:sz="0" w:space="0" w:color="auto"/>
          </w:divBdr>
          <w:divsChild>
            <w:div w:id="157618385">
              <w:marLeft w:val="0"/>
              <w:marRight w:val="0"/>
              <w:marTop w:val="0"/>
              <w:marBottom w:val="0"/>
              <w:divBdr>
                <w:top w:val="none" w:sz="0" w:space="0" w:color="auto"/>
                <w:left w:val="none" w:sz="0" w:space="0" w:color="auto"/>
                <w:bottom w:val="none" w:sz="0" w:space="0" w:color="auto"/>
                <w:right w:val="none" w:sz="0" w:space="0" w:color="auto"/>
              </w:divBdr>
              <w:divsChild>
                <w:div w:id="46072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080405">
      <w:bodyDiv w:val="1"/>
      <w:marLeft w:val="0"/>
      <w:marRight w:val="0"/>
      <w:marTop w:val="0"/>
      <w:marBottom w:val="0"/>
      <w:divBdr>
        <w:top w:val="none" w:sz="0" w:space="0" w:color="auto"/>
        <w:left w:val="none" w:sz="0" w:space="0" w:color="auto"/>
        <w:bottom w:val="none" w:sz="0" w:space="0" w:color="auto"/>
        <w:right w:val="none" w:sz="0" w:space="0" w:color="auto"/>
      </w:divBdr>
      <w:divsChild>
        <w:div w:id="718751745">
          <w:marLeft w:val="0"/>
          <w:marRight w:val="0"/>
          <w:marTop w:val="0"/>
          <w:marBottom w:val="0"/>
          <w:divBdr>
            <w:top w:val="none" w:sz="0" w:space="0" w:color="auto"/>
            <w:left w:val="none" w:sz="0" w:space="0" w:color="auto"/>
            <w:bottom w:val="none" w:sz="0" w:space="0" w:color="auto"/>
            <w:right w:val="none" w:sz="0" w:space="0" w:color="auto"/>
          </w:divBdr>
          <w:divsChild>
            <w:div w:id="969820673">
              <w:marLeft w:val="0"/>
              <w:marRight w:val="0"/>
              <w:marTop w:val="0"/>
              <w:marBottom w:val="0"/>
              <w:divBdr>
                <w:top w:val="none" w:sz="0" w:space="0" w:color="auto"/>
                <w:left w:val="none" w:sz="0" w:space="0" w:color="auto"/>
                <w:bottom w:val="none" w:sz="0" w:space="0" w:color="auto"/>
                <w:right w:val="none" w:sz="0" w:space="0" w:color="auto"/>
              </w:divBdr>
              <w:divsChild>
                <w:div w:id="524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851755">
      <w:bodyDiv w:val="1"/>
      <w:marLeft w:val="0"/>
      <w:marRight w:val="0"/>
      <w:marTop w:val="0"/>
      <w:marBottom w:val="0"/>
      <w:divBdr>
        <w:top w:val="none" w:sz="0" w:space="0" w:color="auto"/>
        <w:left w:val="none" w:sz="0" w:space="0" w:color="auto"/>
        <w:bottom w:val="none" w:sz="0" w:space="0" w:color="auto"/>
        <w:right w:val="none" w:sz="0" w:space="0" w:color="auto"/>
      </w:divBdr>
      <w:divsChild>
        <w:div w:id="354354099">
          <w:marLeft w:val="0"/>
          <w:marRight w:val="0"/>
          <w:marTop w:val="0"/>
          <w:marBottom w:val="0"/>
          <w:divBdr>
            <w:top w:val="none" w:sz="0" w:space="0" w:color="auto"/>
            <w:left w:val="none" w:sz="0" w:space="0" w:color="auto"/>
            <w:bottom w:val="none" w:sz="0" w:space="0" w:color="auto"/>
            <w:right w:val="none" w:sz="0" w:space="0" w:color="auto"/>
          </w:divBdr>
          <w:divsChild>
            <w:div w:id="2089232878">
              <w:marLeft w:val="0"/>
              <w:marRight w:val="0"/>
              <w:marTop w:val="0"/>
              <w:marBottom w:val="0"/>
              <w:divBdr>
                <w:top w:val="none" w:sz="0" w:space="0" w:color="auto"/>
                <w:left w:val="none" w:sz="0" w:space="0" w:color="auto"/>
                <w:bottom w:val="none" w:sz="0" w:space="0" w:color="auto"/>
                <w:right w:val="none" w:sz="0" w:space="0" w:color="auto"/>
              </w:divBdr>
              <w:divsChild>
                <w:div w:id="89254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135985">
      <w:bodyDiv w:val="1"/>
      <w:marLeft w:val="0"/>
      <w:marRight w:val="0"/>
      <w:marTop w:val="0"/>
      <w:marBottom w:val="0"/>
      <w:divBdr>
        <w:top w:val="none" w:sz="0" w:space="0" w:color="auto"/>
        <w:left w:val="none" w:sz="0" w:space="0" w:color="auto"/>
        <w:bottom w:val="none" w:sz="0" w:space="0" w:color="auto"/>
        <w:right w:val="none" w:sz="0" w:space="0" w:color="auto"/>
      </w:divBdr>
      <w:divsChild>
        <w:div w:id="1041370102">
          <w:marLeft w:val="0"/>
          <w:marRight w:val="0"/>
          <w:marTop w:val="0"/>
          <w:marBottom w:val="0"/>
          <w:divBdr>
            <w:top w:val="none" w:sz="0" w:space="0" w:color="auto"/>
            <w:left w:val="none" w:sz="0" w:space="0" w:color="auto"/>
            <w:bottom w:val="none" w:sz="0" w:space="0" w:color="auto"/>
            <w:right w:val="none" w:sz="0" w:space="0" w:color="auto"/>
          </w:divBdr>
          <w:divsChild>
            <w:div w:id="412821038">
              <w:marLeft w:val="0"/>
              <w:marRight w:val="0"/>
              <w:marTop w:val="0"/>
              <w:marBottom w:val="0"/>
              <w:divBdr>
                <w:top w:val="none" w:sz="0" w:space="0" w:color="auto"/>
                <w:left w:val="none" w:sz="0" w:space="0" w:color="auto"/>
                <w:bottom w:val="none" w:sz="0" w:space="0" w:color="auto"/>
                <w:right w:val="none" w:sz="0" w:space="0" w:color="auto"/>
              </w:divBdr>
              <w:divsChild>
                <w:div w:id="50109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951240">
      <w:bodyDiv w:val="1"/>
      <w:marLeft w:val="0"/>
      <w:marRight w:val="0"/>
      <w:marTop w:val="0"/>
      <w:marBottom w:val="0"/>
      <w:divBdr>
        <w:top w:val="none" w:sz="0" w:space="0" w:color="auto"/>
        <w:left w:val="none" w:sz="0" w:space="0" w:color="auto"/>
        <w:bottom w:val="none" w:sz="0" w:space="0" w:color="auto"/>
        <w:right w:val="none" w:sz="0" w:space="0" w:color="auto"/>
      </w:divBdr>
      <w:divsChild>
        <w:div w:id="1856798001">
          <w:marLeft w:val="0"/>
          <w:marRight w:val="0"/>
          <w:marTop w:val="0"/>
          <w:marBottom w:val="0"/>
          <w:divBdr>
            <w:top w:val="none" w:sz="0" w:space="0" w:color="auto"/>
            <w:left w:val="none" w:sz="0" w:space="0" w:color="auto"/>
            <w:bottom w:val="none" w:sz="0" w:space="0" w:color="auto"/>
            <w:right w:val="none" w:sz="0" w:space="0" w:color="auto"/>
          </w:divBdr>
          <w:divsChild>
            <w:div w:id="838926669">
              <w:marLeft w:val="0"/>
              <w:marRight w:val="0"/>
              <w:marTop w:val="0"/>
              <w:marBottom w:val="0"/>
              <w:divBdr>
                <w:top w:val="none" w:sz="0" w:space="0" w:color="auto"/>
                <w:left w:val="none" w:sz="0" w:space="0" w:color="auto"/>
                <w:bottom w:val="none" w:sz="0" w:space="0" w:color="auto"/>
                <w:right w:val="none" w:sz="0" w:space="0" w:color="auto"/>
              </w:divBdr>
              <w:divsChild>
                <w:div w:id="162584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078399">
      <w:bodyDiv w:val="1"/>
      <w:marLeft w:val="0"/>
      <w:marRight w:val="0"/>
      <w:marTop w:val="0"/>
      <w:marBottom w:val="0"/>
      <w:divBdr>
        <w:top w:val="none" w:sz="0" w:space="0" w:color="auto"/>
        <w:left w:val="none" w:sz="0" w:space="0" w:color="auto"/>
        <w:bottom w:val="none" w:sz="0" w:space="0" w:color="auto"/>
        <w:right w:val="none" w:sz="0" w:space="0" w:color="auto"/>
      </w:divBdr>
      <w:divsChild>
        <w:div w:id="1686636307">
          <w:marLeft w:val="0"/>
          <w:marRight w:val="0"/>
          <w:marTop w:val="0"/>
          <w:marBottom w:val="0"/>
          <w:divBdr>
            <w:top w:val="none" w:sz="0" w:space="0" w:color="auto"/>
            <w:left w:val="none" w:sz="0" w:space="0" w:color="auto"/>
            <w:bottom w:val="none" w:sz="0" w:space="0" w:color="auto"/>
            <w:right w:val="none" w:sz="0" w:space="0" w:color="auto"/>
          </w:divBdr>
          <w:divsChild>
            <w:div w:id="548304690">
              <w:marLeft w:val="0"/>
              <w:marRight w:val="0"/>
              <w:marTop w:val="0"/>
              <w:marBottom w:val="0"/>
              <w:divBdr>
                <w:top w:val="none" w:sz="0" w:space="0" w:color="auto"/>
                <w:left w:val="none" w:sz="0" w:space="0" w:color="auto"/>
                <w:bottom w:val="none" w:sz="0" w:space="0" w:color="auto"/>
                <w:right w:val="none" w:sz="0" w:space="0" w:color="auto"/>
              </w:divBdr>
              <w:divsChild>
                <w:div w:id="26604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260955">
      <w:bodyDiv w:val="1"/>
      <w:marLeft w:val="0"/>
      <w:marRight w:val="0"/>
      <w:marTop w:val="0"/>
      <w:marBottom w:val="0"/>
      <w:divBdr>
        <w:top w:val="none" w:sz="0" w:space="0" w:color="auto"/>
        <w:left w:val="none" w:sz="0" w:space="0" w:color="auto"/>
        <w:bottom w:val="none" w:sz="0" w:space="0" w:color="auto"/>
        <w:right w:val="none" w:sz="0" w:space="0" w:color="auto"/>
      </w:divBdr>
      <w:divsChild>
        <w:div w:id="1883590431">
          <w:marLeft w:val="0"/>
          <w:marRight w:val="0"/>
          <w:marTop w:val="0"/>
          <w:marBottom w:val="0"/>
          <w:divBdr>
            <w:top w:val="none" w:sz="0" w:space="0" w:color="auto"/>
            <w:left w:val="none" w:sz="0" w:space="0" w:color="auto"/>
            <w:bottom w:val="none" w:sz="0" w:space="0" w:color="auto"/>
            <w:right w:val="none" w:sz="0" w:space="0" w:color="auto"/>
          </w:divBdr>
          <w:divsChild>
            <w:div w:id="1371959333">
              <w:marLeft w:val="0"/>
              <w:marRight w:val="0"/>
              <w:marTop w:val="0"/>
              <w:marBottom w:val="0"/>
              <w:divBdr>
                <w:top w:val="none" w:sz="0" w:space="0" w:color="auto"/>
                <w:left w:val="none" w:sz="0" w:space="0" w:color="auto"/>
                <w:bottom w:val="none" w:sz="0" w:space="0" w:color="auto"/>
                <w:right w:val="none" w:sz="0" w:space="0" w:color="auto"/>
              </w:divBdr>
              <w:divsChild>
                <w:div w:id="178554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956159">
      <w:bodyDiv w:val="1"/>
      <w:marLeft w:val="0"/>
      <w:marRight w:val="0"/>
      <w:marTop w:val="0"/>
      <w:marBottom w:val="0"/>
      <w:divBdr>
        <w:top w:val="none" w:sz="0" w:space="0" w:color="auto"/>
        <w:left w:val="none" w:sz="0" w:space="0" w:color="auto"/>
        <w:bottom w:val="none" w:sz="0" w:space="0" w:color="auto"/>
        <w:right w:val="none" w:sz="0" w:space="0" w:color="auto"/>
      </w:divBdr>
      <w:divsChild>
        <w:div w:id="595989395">
          <w:marLeft w:val="0"/>
          <w:marRight w:val="0"/>
          <w:marTop w:val="0"/>
          <w:marBottom w:val="0"/>
          <w:divBdr>
            <w:top w:val="none" w:sz="0" w:space="0" w:color="auto"/>
            <w:left w:val="none" w:sz="0" w:space="0" w:color="auto"/>
            <w:bottom w:val="none" w:sz="0" w:space="0" w:color="auto"/>
            <w:right w:val="none" w:sz="0" w:space="0" w:color="auto"/>
          </w:divBdr>
          <w:divsChild>
            <w:div w:id="1326008956">
              <w:marLeft w:val="0"/>
              <w:marRight w:val="0"/>
              <w:marTop w:val="0"/>
              <w:marBottom w:val="0"/>
              <w:divBdr>
                <w:top w:val="none" w:sz="0" w:space="0" w:color="auto"/>
                <w:left w:val="none" w:sz="0" w:space="0" w:color="auto"/>
                <w:bottom w:val="none" w:sz="0" w:space="0" w:color="auto"/>
                <w:right w:val="none" w:sz="0" w:space="0" w:color="auto"/>
              </w:divBdr>
              <w:divsChild>
                <w:div w:id="155885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93915">
      <w:bodyDiv w:val="1"/>
      <w:marLeft w:val="0"/>
      <w:marRight w:val="0"/>
      <w:marTop w:val="0"/>
      <w:marBottom w:val="0"/>
      <w:divBdr>
        <w:top w:val="none" w:sz="0" w:space="0" w:color="auto"/>
        <w:left w:val="none" w:sz="0" w:space="0" w:color="auto"/>
        <w:bottom w:val="none" w:sz="0" w:space="0" w:color="auto"/>
        <w:right w:val="none" w:sz="0" w:space="0" w:color="auto"/>
      </w:divBdr>
      <w:divsChild>
        <w:div w:id="1223565270">
          <w:marLeft w:val="0"/>
          <w:marRight w:val="0"/>
          <w:marTop w:val="0"/>
          <w:marBottom w:val="0"/>
          <w:divBdr>
            <w:top w:val="none" w:sz="0" w:space="0" w:color="auto"/>
            <w:left w:val="none" w:sz="0" w:space="0" w:color="auto"/>
            <w:bottom w:val="none" w:sz="0" w:space="0" w:color="auto"/>
            <w:right w:val="none" w:sz="0" w:space="0" w:color="auto"/>
          </w:divBdr>
          <w:divsChild>
            <w:div w:id="1932008912">
              <w:marLeft w:val="0"/>
              <w:marRight w:val="0"/>
              <w:marTop w:val="0"/>
              <w:marBottom w:val="0"/>
              <w:divBdr>
                <w:top w:val="none" w:sz="0" w:space="0" w:color="auto"/>
                <w:left w:val="none" w:sz="0" w:space="0" w:color="auto"/>
                <w:bottom w:val="none" w:sz="0" w:space="0" w:color="auto"/>
                <w:right w:val="none" w:sz="0" w:space="0" w:color="auto"/>
              </w:divBdr>
              <w:divsChild>
                <w:div w:id="46635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89439">
      <w:bodyDiv w:val="1"/>
      <w:marLeft w:val="0"/>
      <w:marRight w:val="0"/>
      <w:marTop w:val="0"/>
      <w:marBottom w:val="0"/>
      <w:divBdr>
        <w:top w:val="none" w:sz="0" w:space="0" w:color="auto"/>
        <w:left w:val="none" w:sz="0" w:space="0" w:color="auto"/>
        <w:bottom w:val="none" w:sz="0" w:space="0" w:color="auto"/>
        <w:right w:val="none" w:sz="0" w:space="0" w:color="auto"/>
      </w:divBdr>
      <w:divsChild>
        <w:div w:id="88821088">
          <w:marLeft w:val="0"/>
          <w:marRight w:val="0"/>
          <w:marTop w:val="0"/>
          <w:marBottom w:val="0"/>
          <w:divBdr>
            <w:top w:val="none" w:sz="0" w:space="0" w:color="auto"/>
            <w:left w:val="none" w:sz="0" w:space="0" w:color="auto"/>
            <w:bottom w:val="none" w:sz="0" w:space="0" w:color="auto"/>
            <w:right w:val="none" w:sz="0" w:space="0" w:color="auto"/>
          </w:divBdr>
          <w:divsChild>
            <w:div w:id="1945645253">
              <w:marLeft w:val="0"/>
              <w:marRight w:val="0"/>
              <w:marTop w:val="0"/>
              <w:marBottom w:val="0"/>
              <w:divBdr>
                <w:top w:val="none" w:sz="0" w:space="0" w:color="auto"/>
                <w:left w:val="none" w:sz="0" w:space="0" w:color="auto"/>
                <w:bottom w:val="none" w:sz="0" w:space="0" w:color="auto"/>
                <w:right w:val="none" w:sz="0" w:space="0" w:color="auto"/>
              </w:divBdr>
              <w:divsChild>
                <w:div w:id="135661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451289">
      <w:bodyDiv w:val="1"/>
      <w:marLeft w:val="0"/>
      <w:marRight w:val="0"/>
      <w:marTop w:val="0"/>
      <w:marBottom w:val="0"/>
      <w:divBdr>
        <w:top w:val="none" w:sz="0" w:space="0" w:color="auto"/>
        <w:left w:val="none" w:sz="0" w:space="0" w:color="auto"/>
        <w:bottom w:val="none" w:sz="0" w:space="0" w:color="auto"/>
        <w:right w:val="none" w:sz="0" w:space="0" w:color="auto"/>
      </w:divBdr>
      <w:divsChild>
        <w:div w:id="1352684499">
          <w:marLeft w:val="0"/>
          <w:marRight w:val="0"/>
          <w:marTop w:val="0"/>
          <w:marBottom w:val="0"/>
          <w:divBdr>
            <w:top w:val="none" w:sz="0" w:space="0" w:color="auto"/>
            <w:left w:val="none" w:sz="0" w:space="0" w:color="auto"/>
            <w:bottom w:val="none" w:sz="0" w:space="0" w:color="auto"/>
            <w:right w:val="none" w:sz="0" w:space="0" w:color="auto"/>
          </w:divBdr>
          <w:divsChild>
            <w:div w:id="1593202776">
              <w:marLeft w:val="0"/>
              <w:marRight w:val="0"/>
              <w:marTop w:val="0"/>
              <w:marBottom w:val="0"/>
              <w:divBdr>
                <w:top w:val="none" w:sz="0" w:space="0" w:color="auto"/>
                <w:left w:val="none" w:sz="0" w:space="0" w:color="auto"/>
                <w:bottom w:val="none" w:sz="0" w:space="0" w:color="auto"/>
                <w:right w:val="none" w:sz="0" w:space="0" w:color="auto"/>
              </w:divBdr>
              <w:divsChild>
                <w:div w:id="112145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163129">
      <w:bodyDiv w:val="1"/>
      <w:marLeft w:val="0"/>
      <w:marRight w:val="0"/>
      <w:marTop w:val="0"/>
      <w:marBottom w:val="0"/>
      <w:divBdr>
        <w:top w:val="none" w:sz="0" w:space="0" w:color="auto"/>
        <w:left w:val="none" w:sz="0" w:space="0" w:color="auto"/>
        <w:bottom w:val="none" w:sz="0" w:space="0" w:color="auto"/>
        <w:right w:val="none" w:sz="0" w:space="0" w:color="auto"/>
      </w:divBdr>
      <w:divsChild>
        <w:div w:id="2091148121">
          <w:marLeft w:val="0"/>
          <w:marRight w:val="0"/>
          <w:marTop w:val="0"/>
          <w:marBottom w:val="0"/>
          <w:divBdr>
            <w:top w:val="none" w:sz="0" w:space="0" w:color="auto"/>
            <w:left w:val="none" w:sz="0" w:space="0" w:color="auto"/>
            <w:bottom w:val="none" w:sz="0" w:space="0" w:color="auto"/>
            <w:right w:val="none" w:sz="0" w:space="0" w:color="auto"/>
          </w:divBdr>
          <w:divsChild>
            <w:div w:id="271399163">
              <w:marLeft w:val="0"/>
              <w:marRight w:val="0"/>
              <w:marTop w:val="0"/>
              <w:marBottom w:val="0"/>
              <w:divBdr>
                <w:top w:val="none" w:sz="0" w:space="0" w:color="auto"/>
                <w:left w:val="none" w:sz="0" w:space="0" w:color="auto"/>
                <w:bottom w:val="none" w:sz="0" w:space="0" w:color="auto"/>
                <w:right w:val="none" w:sz="0" w:space="0" w:color="auto"/>
              </w:divBdr>
              <w:divsChild>
                <w:div w:id="69049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789925">
      <w:bodyDiv w:val="1"/>
      <w:marLeft w:val="0"/>
      <w:marRight w:val="0"/>
      <w:marTop w:val="0"/>
      <w:marBottom w:val="0"/>
      <w:divBdr>
        <w:top w:val="none" w:sz="0" w:space="0" w:color="auto"/>
        <w:left w:val="none" w:sz="0" w:space="0" w:color="auto"/>
        <w:bottom w:val="none" w:sz="0" w:space="0" w:color="auto"/>
        <w:right w:val="none" w:sz="0" w:space="0" w:color="auto"/>
      </w:divBdr>
      <w:divsChild>
        <w:div w:id="923875088">
          <w:marLeft w:val="0"/>
          <w:marRight w:val="0"/>
          <w:marTop w:val="0"/>
          <w:marBottom w:val="0"/>
          <w:divBdr>
            <w:top w:val="none" w:sz="0" w:space="0" w:color="auto"/>
            <w:left w:val="none" w:sz="0" w:space="0" w:color="auto"/>
            <w:bottom w:val="none" w:sz="0" w:space="0" w:color="auto"/>
            <w:right w:val="none" w:sz="0" w:space="0" w:color="auto"/>
          </w:divBdr>
          <w:divsChild>
            <w:div w:id="370154766">
              <w:marLeft w:val="0"/>
              <w:marRight w:val="0"/>
              <w:marTop w:val="0"/>
              <w:marBottom w:val="0"/>
              <w:divBdr>
                <w:top w:val="none" w:sz="0" w:space="0" w:color="auto"/>
                <w:left w:val="none" w:sz="0" w:space="0" w:color="auto"/>
                <w:bottom w:val="none" w:sz="0" w:space="0" w:color="auto"/>
                <w:right w:val="none" w:sz="0" w:space="0" w:color="auto"/>
              </w:divBdr>
              <w:divsChild>
                <w:div w:id="108842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355313">
      <w:bodyDiv w:val="1"/>
      <w:marLeft w:val="0"/>
      <w:marRight w:val="0"/>
      <w:marTop w:val="0"/>
      <w:marBottom w:val="0"/>
      <w:divBdr>
        <w:top w:val="none" w:sz="0" w:space="0" w:color="auto"/>
        <w:left w:val="none" w:sz="0" w:space="0" w:color="auto"/>
        <w:bottom w:val="none" w:sz="0" w:space="0" w:color="auto"/>
        <w:right w:val="none" w:sz="0" w:space="0" w:color="auto"/>
      </w:divBdr>
      <w:divsChild>
        <w:div w:id="105464009">
          <w:marLeft w:val="0"/>
          <w:marRight w:val="0"/>
          <w:marTop w:val="0"/>
          <w:marBottom w:val="0"/>
          <w:divBdr>
            <w:top w:val="none" w:sz="0" w:space="0" w:color="auto"/>
            <w:left w:val="none" w:sz="0" w:space="0" w:color="auto"/>
            <w:bottom w:val="none" w:sz="0" w:space="0" w:color="auto"/>
            <w:right w:val="none" w:sz="0" w:space="0" w:color="auto"/>
          </w:divBdr>
          <w:divsChild>
            <w:div w:id="1869440307">
              <w:marLeft w:val="0"/>
              <w:marRight w:val="0"/>
              <w:marTop w:val="0"/>
              <w:marBottom w:val="0"/>
              <w:divBdr>
                <w:top w:val="none" w:sz="0" w:space="0" w:color="auto"/>
                <w:left w:val="none" w:sz="0" w:space="0" w:color="auto"/>
                <w:bottom w:val="none" w:sz="0" w:space="0" w:color="auto"/>
                <w:right w:val="none" w:sz="0" w:space="0" w:color="auto"/>
              </w:divBdr>
              <w:divsChild>
                <w:div w:id="81723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272642">
      <w:bodyDiv w:val="1"/>
      <w:marLeft w:val="0"/>
      <w:marRight w:val="0"/>
      <w:marTop w:val="0"/>
      <w:marBottom w:val="0"/>
      <w:divBdr>
        <w:top w:val="none" w:sz="0" w:space="0" w:color="auto"/>
        <w:left w:val="none" w:sz="0" w:space="0" w:color="auto"/>
        <w:bottom w:val="none" w:sz="0" w:space="0" w:color="auto"/>
        <w:right w:val="none" w:sz="0" w:space="0" w:color="auto"/>
      </w:divBdr>
      <w:divsChild>
        <w:div w:id="669526145">
          <w:marLeft w:val="0"/>
          <w:marRight w:val="0"/>
          <w:marTop w:val="0"/>
          <w:marBottom w:val="0"/>
          <w:divBdr>
            <w:top w:val="none" w:sz="0" w:space="0" w:color="auto"/>
            <w:left w:val="none" w:sz="0" w:space="0" w:color="auto"/>
            <w:bottom w:val="none" w:sz="0" w:space="0" w:color="auto"/>
            <w:right w:val="none" w:sz="0" w:space="0" w:color="auto"/>
          </w:divBdr>
          <w:divsChild>
            <w:div w:id="1003706051">
              <w:marLeft w:val="0"/>
              <w:marRight w:val="0"/>
              <w:marTop w:val="0"/>
              <w:marBottom w:val="0"/>
              <w:divBdr>
                <w:top w:val="none" w:sz="0" w:space="0" w:color="auto"/>
                <w:left w:val="none" w:sz="0" w:space="0" w:color="auto"/>
                <w:bottom w:val="none" w:sz="0" w:space="0" w:color="auto"/>
                <w:right w:val="none" w:sz="0" w:space="0" w:color="auto"/>
              </w:divBdr>
              <w:divsChild>
                <w:div w:id="19196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505368">
      <w:bodyDiv w:val="1"/>
      <w:marLeft w:val="0"/>
      <w:marRight w:val="0"/>
      <w:marTop w:val="0"/>
      <w:marBottom w:val="0"/>
      <w:divBdr>
        <w:top w:val="none" w:sz="0" w:space="0" w:color="auto"/>
        <w:left w:val="none" w:sz="0" w:space="0" w:color="auto"/>
        <w:bottom w:val="none" w:sz="0" w:space="0" w:color="auto"/>
        <w:right w:val="none" w:sz="0" w:space="0" w:color="auto"/>
      </w:divBdr>
      <w:divsChild>
        <w:div w:id="1299528598">
          <w:marLeft w:val="0"/>
          <w:marRight w:val="0"/>
          <w:marTop w:val="0"/>
          <w:marBottom w:val="0"/>
          <w:divBdr>
            <w:top w:val="none" w:sz="0" w:space="0" w:color="auto"/>
            <w:left w:val="none" w:sz="0" w:space="0" w:color="auto"/>
            <w:bottom w:val="none" w:sz="0" w:space="0" w:color="auto"/>
            <w:right w:val="none" w:sz="0" w:space="0" w:color="auto"/>
          </w:divBdr>
          <w:divsChild>
            <w:div w:id="1395932543">
              <w:marLeft w:val="0"/>
              <w:marRight w:val="0"/>
              <w:marTop w:val="0"/>
              <w:marBottom w:val="0"/>
              <w:divBdr>
                <w:top w:val="none" w:sz="0" w:space="0" w:color="auto"/>
                <w:left w:val="none" w:sz="0" w:space="0" w:color="auto"/>
                <w:bottom w:val="none" w:sz="0" w:space="0" w:color="auto"/>
                <w:right w:val="none" w:sz="0" w:space="0" w:color="auto"/>
              </w:divBdr>
              <w:divsChild>
                <w:div w:id="205488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5692">
      <w:bodyDiv w:val="1"/>
      <w:marLeft w:val="0"/>
      <w:marRight w:val="0"/>
      <w:marTop w:val="0"/>
      <w:marBottom w:val="0"/>
      <w:divBdr>
        <w:top w:val="none" w:sz="0" w:space="0" w:color="auto"/>
        <w:left w:val="none" w:sz="0" w:space="0" w:color="auto"/>
        <w:bottom w:val="none" w:sz="0" w:space="0" w:color="auto"/>
        <w:right w:val="none" w:sz="0" w:space="0" w:color="auto"/>
      </w:divBdr>
      <w:divsChild>
        <w:div w:id="495535792">
          <w:marLeft w:val="0"/>
          <w:marRight w:val="0"/>
          <w:marTop w:val="0"/>
          <w:marBottom w:val="0"/>
          <w:divBdr>
            <w:top w:val="none" w:sz="0" w:space="0" w:color="auto"/>
            <w:left w:val="none" w:sz="0" w:space="0" w:color="auto"/>
            <w:bottom w:val="none" w:sz="0" w:space="0" w:color="auto"/>
            <w:right w:val="none" w:sz="0" w:space="0" w:color="auto"/>
          </w:divBdr>
          <w:divsChild>
            <w:div w:id="790323151">
              <w:marLeft w:val="0"/>
              <w:marRight w:val="0"/>
              <w:marTop w:val="0"/>
              <w:marBottom w:val="0"/>
              <w:divBdr>
                <w:top w:val="none" w:sz="0" w:space="0" w:color="auto"/>
                <w:left w:val="none" w:sz="0" w:space="0" w:color="auto"/>
                <w:bottom w:val="none" w:sz="0" w:space="0" w:color="auto"/>
                <w:right w:val="none" w:sz="0" w:space="0" w:color="auto"/>
              </w:divBdr>
              <w:divsChild>
                <w:div w:id="152701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917609">
      <w:bodyDiv w:val="1"/>
      <w:marLeft w:val="0"/>
      <w:marRight w:val="0"/>
      <w:marTop w:val="0"/>
      <w:marBottom w:val="0"/>
      <w:divBdr>
        <w:top w:val="none" w:sz="0" w:space="0" w:color="auto"/>
        <w:left w:val="none" w:sz="0" w:space="0" w:color="auto"/>
        <w:bottom w:val="none" w:sz="0" w:space="0" w:color="auto"/>
        <w:right w:val="none" w:sz="0" w:space="0" w:color="auto"/>
      </w:divBdr>
      <w:divsChild>
        <w:div w:id="1591891487">
          <w:marLeft w:val="0"/>
          <w:marRight w:val="0"/>
          <w:marTop w:val="0"/>
          <w:marBottom w:val="0"/>
          <w:divBdr>
            <w:top w:val="none" w:sz="0" w:space="0" w:color="auto"/>
            <w:left w:val="none" w:sz="0" w:space="0" w:color="auto"/>
            <w:bottom w:val="none" w:sz="0" w:space="0" w:color="auto"/>
            <w:right w:val="none" w:sz="0" w:space="0" w:color="auto"/>
          </w:divBdr>
          <w:divsChild>
            <w:div w:id="1599828182">
              <w:marLeft w:val="0"/>
              <w:marRight w:val="0"/>
              <w:marTop w:val="0"/>
              <w:marBottom w:val="0"/>
              <w:divBdr>
                <w:top w:val="none" w:sz="0" w:space="0" w:color="auto"/>
                <w:left w:val="none" w:sz="0" w:space="0" w:color="auto"/>
                <w:bottom w:val="none" w:sz="0" w:space="0" w:color="auto"/>
                <w:right w:val="none" w:sz="0" w:space="0" w:color="auto"/>
              </w:divBdr>
              <w:divsChild>
                <w:div w:id="35673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311767">
      <w:bodyDiv w:val="1"/>
      <w:marLeft w:val="0"/>
      <w:marRight w:val="0"/>
      <w:marTop w:val="0"/>
      <w:marBottom w:val="0"/>
      <w:divBdr>
        <w:top w:val="none" w:sz="0" w:space="0" w:color="auto"/>
        <w:left w:val="none" w:sz="0" w:space="0" w:color="auto"/>
        <w:bottom w:val="none" w:sz="0" w:space="0" w:color="auto"/>
        <w:right w:val="none" w:sz="0" w:space="0" w:color="auto"/>
      </w:divBdr>
      <w:divsChild>
        <w:div w:id="824050768">
          <w:marLeft w:val="0"/>
          <w:marRight w:val="0"/>
          <w:marTop w:val="0"/>
          <w:marBottom w:val="0"/>
          <w:divBdr>
            <w:top w:val="none" w:sz="0" w:space="0" w:color="auto"/>
            <w:left w:val="none" w:sz="0" w:space="0" w:color="auto"/>
            <w:bottom w:val="none" w:sz="0" w:space="0" w:color="auto"/>
            <w:right w:val="none" w:sz="0" w:space="0" w:color="auto"/>
          </w:divBdr>
          <w:divsChild>
            <w:div w:id="825165752">
              <w:marLeft w:val="0"/>
              <w:marRight w:val="0"/>
              <w:marTop w:val="0"/>
              <w:marBottom w:val="0"/>
              <w:divBdr>
                <w:top w:val="none" w:sz="0" w:space="0" w:color="auto"/>
                <w:left w:val="none" w:sz="0" w:space="0" w:color="auto"/>
                <w:bottom w:val="none" w:sz="0" w:space="0" w:color="auto"/>
                <w:right w:val="none" w:sz="0" w:space="0" w:color="auto"/>
              </w:divBdr>
              <w:divsChild>
                <w:div w:id="139592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772531">
      <w:bodyDiv w:val="1"/>
      <w:marLeft w:val="0"/>
      <w:marRight w:val="0"/>
      <w:marTop w:val="0"/>
      <w:marBottom w:val="0"/>
      <w:divBdr>
        <w:top w:val="none" w:sz="0" w:space="0" w:color="auto"/>
        <w:left w:val="none" w:sz="0" w:space="0" w:color="auto"/>
        <w:bottom w:val="none" w:sz="0" w:space="0" w:color="auto"/>
        <w:right w:val="none" w:sz="0" w:space="0" w:color="auto"/>
      </w:divBdr>
      <w:divsChild>
        <w:div w:id="507139958">
          <w:marLeft w:val="0"/>
          <w:marRight w:val="0"/>
          <w:marTop w:val="0"/>
          <w:marBottom w:val="0"/>
          <w:divBdr>
            <w:top w:val="none" w:sz="0" w:space="0" w:color="auto"/>
            <w:left w:val="none" w:sz="0" w:space="0" w:color="auto"/>
            <w:bottom w:val="none" w:sz="0" w:space="0" w:color="auto"/>
            <w:right w:val="none" w:sz="0" w:space="0" w:color="auto"/>
          </w:divBdr>
          <w:divsChild>
            <w:div w:id="29691926">
              <w:marLeft w:val="0"/>
              <w:marRight w:val="0"/>
              <w:marTop w:val="0"/>
              <w:marBottom w:val="0"/>
              <w:divBdr>
                <w:top w:val="none" w:sz="0" w:space="0" w:color="auto"/>
                <w:left w:val="none" w:sz="0" w:space="0" w:color="auto"/>
                <w:bottom w:val="none" w:sz="0" w:space="0" w:color="auto"/>
                <w:right w:val="none" w:sz="0" w:space="0" w:color="auto"/>
              </w:divBdr>
              <w:divsChild>
                <w:div w:id="68440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D8A3E32-CAF8-D742-A094-F3C809B0E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611</Words>
  <Characters>3483</Characters>
  <Application>Microsoft Office Word</Application>
  <DocSecurity>0</DocSecurity>
  <Lines>29</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fritz Müller</cp:lastModifiedBy>
  <cp:revision>3</cp:revision>
  <cp:lastPrinted>2025-07-26T11:08:00Z</cp:lastPrinted>
  <dcterms:created xsi:type="dcterms:W3CDTF">2025-08-22T06:23:00Z</dcterms:created>
  <dcterms:modified xsi:type="dcterms:W3CDTF">2025-08-25T13:37:00Z</dcterms:modified>
</cp:coreProperties>
</file>