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21826166" w:rsidR="006D2592" w:rsidRPr="00BE0360" w:rsidRDefault="00C130FD" w:rsidP="00284151">
      <w:pPr>
        <w:spacing w:after="0" w:line="240" w:lineRule="auto"/>
        <w:jc w:val="right"/>
        <w:rPr>
          <w:rFonts w:ascii="Georgia" w:hAnsi="Georgia" w:cs="Times New Roman"/>
          <w:sz w:val="21"/>
          <w:szCs w:val="21"/>
        </w:rPr>
      </w:pPr>
      <w:r w:rsidRPr="00BE0360">
        <w:rPr>
          <w:rFonts w:ascii="Georgia" w:hAnsi="Georgia" w:cs="Times New Roman"/>
          <w:sz w:val="21"/>
          <w:szCs w:val="21"/>
        </w:rPr>
        <w:t>Danica Radovanovic</w:t>
      </w:r>
    </w:p>
    <w:p w14:paraId="2458A2A0" w14:textId="73E71078" w:rsidR="00857C6F" w:rsidRPr="00BE0360" w:rsidRDefault="00C130FD" w:rsidP="00284151">
      <w:pPr>
        <w:spacing w:after="0" w:line="240" w:lineRule="auto"/>
        <w:jc w:val="right"/>
        <w:rPr>
          <w:rFonts w:ascii="Georgia" w:hAnsi="Georgia" w:cs="Times New Roman"/>
          <w:sz w:val="21"/>
          <w:szCs w:val="21"/>
        </w:rPr>
      </w:pPr>
      <w:r w:rsidRPr="00BE0360">
        <w:rPr>
          <w:rFonts w:ascii="Georgia" w:hAnsi="Georgia" w:cs="Times New Roman"/>
          <w:sz w:val="21"/>
          <w:szCs w:val="21"/>
        </w:rPr>
        <w:t>Brandenburger Stra</w:t>
      </w:r>
      <w:bookmarkStart w:id="0" w:name="_Hlk173265860"/>
      <w:r w:rsidRPr="00BE0360">
        <w:rPr>
          <w:rFonts w:ascii="Georgia" w:hAnsi="Georgia" w:cs="Times New Roman"/>
          <w:sz w:val="21"/>
          <w:szCs w:val="21"/>
        </w:rPr>
        <w:t>ß</w:t>
      </w:r>
      <w:bookmarkEnd w:id="0"/>
      <w:r w:rsidRPr="00BE0360">
        <w:rPr>
          <w:rFonts w:ascii="Georgia" w:hAnsi="Georgia" w:cs="Times New Roman"/>
          <w:sz w:val="21"/>
          <w:szCs w:val="21"/>
        </w:rPr>
        <w:t>e 4</w:t>
      </w:r>
    </w:p>
    <w:p w14:paraId="451AEE20" w14:textId="4E1F1C81" w:rsidR="00857C6F" w:rsidRPr="00BE0360" w:rsidRDefault="00C130FD" w:rsidP="00284151">
      <w:pPr>
        <w:spacing w:after="0" w:line="240" w:lineRule="auto"/>
        <w:jc w:val="right"/>
        <w:rPr>
          <w:rFonts w:ascii="Georgia" w:hAnsi="Georgia" w:cs="Times New Roman"/>
          <w:sz w:val="21"/>
          <w:szCs w:val="21"/>
        </w:rPr>
      </w:pPr>
      <w:r w:rsidRPr="00BE0360">
        <w:rPr>
          <w:rFonts w:ascii="Georgia" w:hAnsi="Georgia" w:cs="Times New Roman"/>
          <w:sz w:val="21"/>
          <w:szCs w:val="21"/>
        </w:rPr>
        <w:t xml:space="preserve">80805 </w:t>
      </w:r>
      <w:bookmarkStart w:id="1" w:name="_Hlk173267030"/>
      <w:r w:rsidRPr="00BE0360">
        <w:rPr>
          <w:rFonts w:ascii="Georgia" w:hAnsi="Georgia" w:cs="Times New Roman"/>
          <w:sz w:val="21"/>
          <w:szCs w:val="21"/>
        </w:rPr>
        <w:t>M</w:t>
      </w:r>
      <w:bookmarkStart w:id="2" w:name="_Hlk173266948"/>
      <w:r w:rsidRPr="00BE0360">
        <w:rPr>
          <w:rFonts w:ascii="Georgia" w:hAnsi="Georgia" w:cs="Times New Roman"/>
          <w:sz w:val="21"/>
          <w:szCs w:val="21"/>
        </w:rPr>
        <w:t>ü</w:t>
      </w:r>
      <w:bookmarkEnd w:id="2"/>
      <w:r w:rsidRPr="00BE0360">
        <w:rPr>
          <w:rFonts w:ascii="Georgia" w:hAnsi="Georgia" w:cs="Times New Roman"/>
          <w:sz w:val="21"/>
          <w:szCs w:val="21"/>
        </w:rPr>
        <w:t>nchen</w:t>
      </w:r>
      <w:bookmarkEnd w:id="1"/>
    </w:p>
    <w:p w14:paraId="12BA391A" w14:textId="79491FB1" w:rsidR="006A7895" w:rsidRPr="00BE0360" w:rsidRDefault="00C130FD" w:rsidP="00284151">
      <w:pPr>
        <w:spacing w:after="0" w:line="240" w:lineRule="auto"/>
        <w:jc w:val="right"/>
        <w:rPr>
          <w:rFonts w:ascii="Georgia" w:hAnsi="Georgia" w:cs="Times New Roman"/>
          <w:sz w:val="21"/>
          <w:szCs w:val="21"/>
        </w:rPr>
      </w:pPr>
      <w:r w:rsidRPr="00BE0360">
        <w:rPr>
          <w:rFonts w:ascii="Georgia" w:hAnsi="Georgia" w:cs="Georgia"/>
          <w:color w:val="000000"/>
          <w:sz w:val="21"/>
          <w:szCs w:val="21"/>
        </w:rPr>
        <w:t>danicaradovanovic44</w:t>
      </w:r>
      <w:r w:rsidR="00857C6F" w:rsidRPr="00BE0360">
        <w:rPr>
          <w:rFonts w:ascii="Georgia" w:hAnsi="Georgia" w:cs="Georgia"/>
          <w:color w:val="000000"/>
          <w:sz w:val="21"/>
          <w:szCs w:val="21"/>
        </w:rPr>
        <w:t>@gmail.com</w:t>
      </w:r>
    </w:p>
    <w:p w14:paraId="170FE07D" w14:textId="1DF3E3FD" w:rsidR="00F270C0" w:rsidRPr="00BE0360" w:rsidRDefault="006D2592" w:rsidP="00DE2D49">
      <w:pPr>
        <w:spacing w:after="0" w:line="240" w:lineRule="auto"/>
        <w:jc w:val="right"/>
        <w:rPr>
          <w:rFonts w:ascii="Georgia" w:hAnsi="Georgia" w:cs="Georgia"/>
          <w:color w:val="000000"/>
          <w:sz w:val="21"/>
          <w:szCs w:val="21"/>
        </w:rPr>
      </w:pPr>
      <w:r w:rsidRPr="00BE0360">
        <w:rPr>
          <w:rFonts w:ascii="Georgia" w:hAnsi="Georgia" w:cs="Georgia"/>
          <w:color w:val="000000"/>
          <w:sz w:val="21"/>
          <w:szCs w:val="21"/>
        </w:rPr>
        <w:t>+</w:t>
      </w:r>
      <w:r w:rsidR="00857C6F" w:rsidRPr="00BE0360">
        <w:rPr>
          <w:rFonts w:ascii="Georgia" w:hAnsi="Georgia" w:cs="Georgia"/>
          <w:color w:val="000000"/>
          <w:sz w:val="21"/>
          <w:szCs w:val="21"/>
        </w:rPr>
        <w:t xml:space="preserve">49 </w:t>
      </w:r>
      <w:r w:rsidR="00C130FD" w:rsidRPr="00BE0360">
        <w:rPr>
          <w:rFonts w:ascii="Georgia" w:hAnsi="Georgia" w:cs="Georgia"/>
          <w:color w:val="000000"/>
          <w:sz w:val="21"/>
          <w:szCs w:val="21"/>
        </w:rPr>
        <w:t>1573 3787948</w:t>
      </w:r>
    </w:p>
    <w:p w14:paraId="2787F6E5" w14:textId="77777777" w:rsidR="008D18B9" w:rsidRDefault="008D18B9" w:rsidP="00CE6CE5">
      <w:pPr>
        <w:spacing w:after="0" w:line="240" w:lineRule="auto"/>
        <w:rPr>
          <w:rFonts w:ascii="Georgia" w:hAnsi="Georgia" w:cs="Georgia"/>
          <w:color w:val="000000"/>
          <w:sz w:val="21"/>
          <w:szCs w:val="21"/>
        </w:rPr>
      </w:pPr>
      <w:r w:rsidRPr="008D18B9">
        <w:rPr>
          <w:rFonts w:ascii="Georgia" w:hAnsi="Georgia" w:cs="Georgia"/>
          <w:color w:val="000000"/>
          <w:sz w:val="21"/>
          <w:szCs w:val="21"/>
        </w:rPr>
        <w:t>KPMG AG Wirtschaftsprüfungsgesellschaft</w:t>
      </w:r>
    </w:p>
    <w:p w14:paraId="2EA08A4E" w14:textId="26CBAA0A" w:rsidR="008D18B9" w:rsidRDefault="008D18B9" w:rsidP="00CE6CE5">
      <w:pPr>
        <w:spacing w:after="0" w:line="240" w:lineRule="auto"/>
        <w:rPr>
          <w:rFonts w:ascii="Georgia" w:hAnsi="Georgia" w:cs="Georgia"/>
          <w:color w:val="000000"/>
          <w:sz w:val="21"/>
          <w:szCs w:val="21"/>
        </w:rPr>
      </w:pPr>
      <w:r>
        <w:rPr>
          <w:rFonts w:ascii="Georgia" w:hAnsi="Georgia" w:cs="Georgia"/>
          <w:color w:val="000000"/>
          <w:sz w:val="21"/>
          <w:szCs w:val="21"/>
        </w:rPr>
        <w:t>Friedenstra</w:t>
      </w:r>
      <w:r w:rsidRPr="008D18B9">
        <w:rPr>
          <w:rFonts w:ascii="Georgia" w:hAnsi="Georgia" w:cs="Georgia"/>
          <w:color w:val="000000"/>
          <w:sz w:val="21"/>
          <w:szCs w:val="21"/>
        </w:rPr>
        <w:t>ß</w:t>
      </w:r>
      <w:r>
        <w:rPr>
          <w:rFonts w:ascii="Georgia" w:hAnsi="Georgia" w:cs="Georgia"/>
          <w:color w:val="000000"/>
          <w:sz w:val="21"/>
          <w:szCs w:val="21"/>
        </w:rPr>
        <w:t xml:space="preserve">e 10 </w:t>
      </w:r>
    </w:p>
    <w:p w14:paraId="72C8F359" w14:textId="1A72512A" w:rsidR="00C30E4B" w:rsidRPr="00CE6CE5" w:rsidRDefault="008D18B9" w:rsidP="00CE6CE5">
      <w:pPr>
        <w:spacing w:after="0" w:line="240" w:lineRule="auto"/>
        <w:rPr>
          <w:rFonts w:ascii="Georgia" w:hAnsi="Georgia" w:cs="Georgia"/>
          <w:color w:val="000000"/>
          <w:sz w:val="21"/>
          <w:szCs w:val="21"/>
        </w:rPr>
      </w:pPr>
      <w:r>
        <w:rPr>
          <w:rFonts w:ascii="Georgia" w:hAnsi="Georgia" w:cs="Georgia"/>
          <w:color w:val="000000"/>
          <w:sz w:val="21"/>
          <w:szCs w:val="21"/>
        </w:rPr>
        <w:t xml:space="preserve">81671 </w:t>
      </w:r>
      <w:r w:rsidRPr="008D18B9">
        <w:rPr>
          <w:rFonts w:ascii="Georgia" w:hAnsi="Georgia" w:cs="Georgia"/>
          <w:color w:val="000000"/>
          <w:sz w:val="21"/>
          <w:szCs w:val="21"/>
        </w:rPr>
        <w:t>München</w:t>
      </w:r>
      <w:r w:rsidRPr="008D18B9" w:rsidDel="008D18B9">
        <w:rPr>
          <w:rFonts w:ascii="Georgia" w:hAnsi="Georgia" w:cs="Georgia"/>
          <w:color w:val="000000"/>
          <w:sz w:val="21"/>
          <w:szCs w:val="21"/>
        </w:rPr>
        <w:t xml:space="preserve"> </w:t>
      </w:r>
    </w:p>
    <w:p w14:paraId="096C8AF5" w14:textId="31EE7946" w:rsidR="00647413" w:rsidRPr="00BE0360" w:rsidRDefault="00C30E4B" w:rsidP="00DE2D49">
      <w:pPr>
        <w:spacing w:after="0" w:line="240" w:lineRule="auto"/>
        <w:rPr>
          <w:rFonts w:ascii="Georgia" w:hAnsi="Georgia" w:cs="Georgia"/>
          <w:color w:val="000000"/>
          <w:sz w:val="21"/>
          <w:szCs w:val="21"/>
        </w:rPr>
      </w:pPr>
      <w:r w:rsidRPr="00C30E4B" w:rsidDel="00B93035">
        <w:rPr>
          <w:rFonts w:ascii="Georgia" w:hAnsi="Georgia" w:cs="Georgia"/>
          <w:color w:val="000000"/>
          <w:sz w:val="21"/>
          <w:szCs w:val="21"/>
        </w:rPr>
        <w:t xml:space="preserve"> </w:t>
      </w:r>
    </w:p>
    <w:p w14:paraId="155B6E2E" w14:textId="6002B2DB" w:rsidR="006A7895" w:rsidRPr="00BE0360" w:rsidRDefault="003D5D1E" w:rsidP="00DE2D49">
      <w:pPr>
        <w:spacing w:after="0" w:line="240" w:lineRule="auto"/>
        <w:jc w:val="right"/>
        <w:rPr>
          <w:rFonts w:ascii="Georgia" w:hAnsi="Georgia" w:cs="Times New Roman"/>
          <w:sz w:val="21"/>
          <w:szCs w:val="21"/>
        </w:rPr>
      </w:pPr>
      <w:r w:rsidRPr="00BE0360">
        <w:rPr>
          <w:rFonts w:ascii="Georgia" w:hAnsi="Georgia" w:cs="Times New Roman"/>
          <w:sz w:val="21"/>
          <w:szCs w:val="21"/>
        </w:rPr>
        <w:t>M</w:t>
      </w:r>
      <w:r w:rsidR="00C130FD" w:rsidRPr="00BE0360">
        <w:rPr>
          <w:rFonts w:ascii="Georgia" w:hAnsi="Georgia" w:cs="Times New Roman"/>
          <w:sz w:val="21"/>
          <w:szCs w:val="21"/>
        </w:rPr>
        <w:t>ünchen</w:t>
      </w:r>
      <w:r w:rsidR="002D594E" w:rsidRPr="00BE0360">
        <w:rPr>
          <w:rFonts w:ascii="Georgia" w:hAnsi="Georgia" w:cs="Times New Roman"/>
          <w:sz w:val="21"/>
          <w:szCs w:val="21"/>
        </w:rPr>
        <w:t xml:space="preserve">, </w:t>
      </w:r>
      <w:r w:rsidR="000C2E03" w:rsidRPr="00BE0360">
        <w:rPr>
          <w:rFonts w:ascii="Georgia" w:hAnsi="Georgia" w:cs="Times New Roman"/>
          <w:sz w:val="21"/>
          <w:szCs w:val="21"/>
        </w:rPr>
        <w:t>31</w:t>
      </w:r>
      <w:r w:rsidR="002D594E" w:rsidRPr="00BE0360">
        <w:rPr>
          <w:rFonts w:ascii="Georgia" w:hAnsi="Georgia" w:cs="Times New Roman"/>
          <w:sz w:val="21"/>
          <w:szCs w:val="21"/>
        </w:rPr>
        <w:t>.</w:t>
      </w:r>
      <w:r w:rsidR="00C130FD" w:rsidRPr="00BE0360">
        <w:rPr>
          <w:rFonts w:ascii="Georgia" w:hAnsi="Georgia" w:cs="Times New Roman"/>
          <w:sz w:val="21"/>
          <w:szCs w:val="21"/>
        </w:rPr>
        <w:t>0</w:t>
      </w:r>
      <w:r w:rsidR="000C2E03" w:rsidRPr="00BE0360">
        <w:rPr>
          <w:rFonts w:ascii="Georgia" w:hAnsi="Georgia" w:cs="Times New Roman"/>
          <w:sz w:val="21"/>
          <w:szCs w:val="21"/>
        </w:rPr>
        <w:t>7</w:t>
      </w:r>
      <w:r w:rsidR="006A7895" w:rsidRPr="00BE0360">
        <w:rPr>
          <w:rFonts w:ascii="Georgia" w:hAnsi="Georgia" w:cs="Times New Roman"/>
          <w:sz w:val="21"/>
          <w:szCs w:val="21"/>
        </w:rPr>
        <w:t>.</w:t>
      </w:r>
      <w:r w:rsidRPr="00BE0360">
        <w:rPr>
          <w:rFonts w:ascii="Georgia" w:hAnsi="Georgia" w:cs="Times New Roman"/>
          <w:sz w:val="21"/>
          <w:szCs w:val="21"/>
        </w:rPr>
        <w:t>20</w:t>
      </w:r>
      <w:r w:rsidR="00C130FD" w:rsidRPr="00BE0360">
        <w:rPr>
          <w:rFonts w:ascii="Georgia" w:hAnsi="Georgia" w:cs="Times New Roman"/>
          <w:sz w:val="21"/>
          <w:szCs w:val="21"/>
        </w:rPr>
        <w:t>24</w:t>
      </w:r>
    </w:p>
    <w:p w14:paraId="0731715D" w14:textId="77777777" w:rsidR="001E0088" w:rsidRPr="00BE0360" w:rsidRDefault="001E0088" w:rsidP="00DE2D49">
      <w:pPr>
        <w:spacing w:after="0" w:line="240" w:lineRule="auto"/>
        <w:jc w:val="right"/>
        <w:rPr>
          <w:rFonts w:ascii="Georgia" w:hAnsi="Georgia" w:cs="Times New Roman"/>
          <w:sz w:val="21"/>
          <w:szCs w:val="21"/>
        </w:rPr>
      </w:pPr>
    </w:p>
    <w:p w14:paraId="0098600D" w14:textId="72921EB3" w:rsidR="000A5AB8" w:rsidRPr="00BE0360" w:rsidRDefault="0099776A" w:rsidP="00DE2D49">
      <w:pPr>
        <w:spacing w:after="0" w:line="240" w:lineRule="auto"/>
        <w:rPr>
          <w:rFonts w:ascii="Georgia" w:hAnsi="Georgia" w:cs="Times New Roman"/>
          <w:b/>
          <w:sz w:val="21"/>
          <w:szCs w:val="21"/>
        </w:rPr>
      </w:pPr>
      <w:r w:rsidRPr="00BE0360">
        <w:rPr>
          <w:rFonts w:ascii="Georgia" w:hAnsi="Georgia" w:cs="Times New Roman"/>
          <w:b/>
          <w:sz w:val="21"/>
          <w:szCs w:val="21"/>
        </w:rPr>
        <w:t>Bewerbung um ein Praktikum i</w:t>
      </w:r>
      <w:r w:rsidR="00C130FD" w:rsidRPr="00BE0360">
        <w:rPr>
          <w:rFonts w:ascii="Georgia" w:hAnsi="Georgia" w:cs="Times New Roman"/>
          <w:b/>
          <w:sz w:val="21"/>
          <w:szCs w:val="21"/>
        </w:rPr>
        <w:t>n der Wirtschaftspr</w:t>
      </w:r>
      <w:bookmarkStart w:id="3" w:name="_Hlk173260402"/>
      <w:r w:rsidR="00C130FD" w:rsidRPr="00BE0360">
        <w:rPr>
          <w:rFonts w:ascii="Georgia" w:hAnsi="Georgia" w:cs="Times New Roman"/>
          <w:b/>
          <w:sz w:val="21"/>
          <w:szCs w:val="21"/>
        </w:rPr>
        <w:t>ü</w:t>
      </w:r>
      <w:bookmarkEnd w:id="3"/>
      <w:r w:rsidR="00C130FD" w:rsidRPr="00BE0360">
        <w:rPr>
          <w:rFonts w:ascii="Georgia" w:hAnsi="Georgia" w:cs="Times New Roman"/>
          <w:b/>
          <w:sz w:val="21"/>
          <w:szCs w:val="21"/>
        </w:rPr>
        <w:t>fung</w:t>
      </w:r>
    </w:p>
    <w:p w14:paraId="70A974D0" w14:textId="3277D60F" w:rsidR="000A5AB8" w:rsidRPr="00BE0360" w:rsidRDefault="000A5AB8" w:rsidP="00DE2D49">
      <w:pPr>
        <w:spacing w:after="0" w:line="240" w:lineRule="auto"/>
        <w:rPr>
          <w:rFonts w:ascii="Georgia" w:hAnsi="Georgia" w:cs="Times New Roman"/>
          <w:b/>
          <w:sz w:val="21"/>
          <w:szCs w:val="21"/>
        </w:rPr>
      </w:pPr>
    </w:p>
    <w:p w14:paraId="7CB97F03" w14:textId="77777777" w:rsidR="00C61FC8" w:rsidRPr="00BE0360" w:rsidRDefault="00C61FC8" w:rsidP="00DE2D49">
      <w:pPr>
        <w:spacing w:after="0" w:line="240" w:lineRule="auto"/>
        <w:rPr>
          <w:rFonts w:ascii="Georgia" w:hAnsi="Georgia" w:cs="Times New Roman"/>
          <w:bCs/>
          <w:sz w:val="21"/>
          <w:szCs w:val="21"/>
        </w:rPr>
      </w:pPr>
      <w:r w:rsidRPr="00BE0360">
        <w:rPr>
          <w:rFonts w:ascii="Georgia" w:hAnsi="Georgia" w:cs="Times New Roman"/>
          <w:bCs/>
          <w:sz w:val="21"/>
          <w:szCs w:val="21"/>
        </w:rPr>
        <w:t>Sehr geehrte Damen und Herren,</w:t>
      </w:r>
    </w:p>
    <w:p w14:paraId="734A8E7F" w14:textId="77777777" w:rsidR="00C61FC8" w:rsidRPr="00BE0360" w:rsidRDefault="00C61FC8" w:rsidP="00DE2D49">
      <w:pPr>
        <w:spacing w:after="0" w:line="240" w:lineRule="auto"/>
        <w:rPr>
          <w:rFonts w:ascii="Georgia" w:hAnsi="Georgia" w:cs="Times New Roman"/>
          <w:bCs/>
          <w:sz w:val="21"/>
          <w:szCs w:val="21"/>
        </w:rPr>
      </w:pPr>
    </w:p>
    <w:p w14:paraId="572677BD" w14:textId="398417A1" w:rsidR="00C61FC8" w:rsidRPr="00BE0360" w:rsidRDefault="00C61FC8" w:rsidP="00DE2D49">
      <w:pPr>
        <w:spacing w:after="0" w:line="240" w:lineRule="auto"/>
        <w:jc w:val="both"/>
        <w:rPr>
          <w:rFonts w:ascii="Georgia" w:hAnsi="Georgia" w:cs="Times New Roman"/>
          <w:bCs/>
          <w:sz w:val="21"/>
          <w:szCs w:val="21"/>
        </w:rPr>
      </w:pPr>
      <w:r w:rsidRPr="00BE0360">
        <w:rPr>
          <w:rFonts w:ascii="Georgia" w:hAnsi="Georgia" w:cs="Times New Roman"/>
          <w:bCs/>
          <w:sz w:val="21"/>
          <w:szCs w:val="21"/>
        </w:rPr>
        <w:t xml:space="preserve">wenn ich durch meine bisherigen Erfahrungen eine Sache gelernt habe, dann ist es Folgendes: Ich möchte später in einem Job arbeiten, bei dem ich wirkliche Verantwortung trage und die Ergebnisse meiner Arbeit einen Unterschied machen. Angesichts dessen habe ich mich von einer ehemaligen Hauptschülerin bis zur Hochschulstudentin hochgearbeitet und strebe nun eine Karriere in der Wirtschaftsprüfung an. In keinem anderen Beruf hat man die Möglichkeit, sich ein umfassendes Bild von den innerbetrieblichen Strukturen großer Unternehmen zu machen und gemeinsam mit dem Mandanten einen Geschäftsbericht zu erstellen, der für die Transparenz des Unternehmens von entscheidender Bedeutung ist. Ich bin fest davon überzeugt, dass ich hier mein starkes wirtschaftliches Interesse optimal mit einem Job von wirklicher Relevanz verbinden kann. </w:t>
      </w:r>
      <w:ins w:id="4" w:author="David Döbele" w:date="2024-09-06T22:02:00Z" w16du:dateUtc="2024-09-06T20:02:00Z">
        <w:r w:rsidR="00B57F87">
          <w:rPr>
            <w:rFonts w:ascii="Georgia" w:hAnsi="Georgia" w:cs="Times New Roman"/>
            <w:bCs/>
            <w:sz w:val="21"/>
            <w:szCs w:val="21"/>
          </w:rPr>
          <w:t>Insbesondere der Bereich ESG-</w:t>
        </w:r>
      </w:ins>
      <w:ins w:id="5" w:author="David Döbele" w:date="2024-09-06T22:03:00Z" w16du:dateUtc="2024-09-06T20:03:00Z">
        <w:r w:rsidR="00B57F87">
          <w:rPr>
            <w:rFonts w:ascii="Georgia" w:hAnsi="Georgia" w:cs="Times New Roman"/>
            <w:bCs/>
            <w:sz w:val="21"/>
            <w:szCs w:val="21"/>
          </w:rPr>
          <w:t xml:space="preserve">Assurance / </w:t>
        </w:r>
        <w:proofErr w:type="spellStart"/>
        <w:r w:rsidR="00B57F87">
          <w:rPr>
            <w:rFonts w:ascii="Georgia" w:hAnsi="Georgia" w:cs="Times New Roman"/>
            <w:bCs/>
            <w:sz w:val="21"/>
            <w:szCs w:val="21"/>
          </w:rPr>
          <w:t>Sustainability</w:t>
        </w:r>
        <w:proofErr w:type="spellEnd"/>
        <w:r w:rsidR="00B57F87">
          <w:rPr>
            <w:rFonts w:ascii="Georgia" w:hAnsi="Georgia" w:cs="Times New Roman"/>
            <w:bCs/>
            <w:sz w:val="21"/>
            <w:szCs w:val="21"/>
          </w:rPr>
          <w:t>-</w:t>
        </w:r>
      </w:ins>
      <w:ins w:id="6" w:author="David Döbele" w:date="2024-09-06T22:02:00Z" w16du:dateUtc="2024-09-06T20:02:00Z">
        <w:r w:rsidR="00B57F87">
          <w:rPr>
            <w:rFonts w:ascii="Georgia" w:hAnsi="Georgia" w:cs="Times New Roman"/>
            <w:bCs/>
            <w:sz w:val="21"/>
            <w:szCs w:val="21"/>
          </w:rPr>
          <w:t>Reportin</w:t>
        </w:r>
      </w:ins>
      <w:ins w:id="7" w:author="David Döbele" w:date="2024-09-06T22:03:00Z" w16du:dateUtc="2024-09-06T20:03:00Z">
        <w:r w:rsidR="00B57F87">
          <w:rPr>
            <w:rFonts w:ascii="Georgia" w:hAnsi="Georgia" w:cs="Times New Roman"/>
            <w:bCs/>
            <w:sz w:val="21"/>
            <w:szCs w:val="21"/>
          </w:rPr>
          <w:t xml:space="preserve">g wird in Zukunft einen immer wichtigeren Teil der Wirtschaftsprüfung darstellen. </w:t>
        </w:r>
      </w:ins>
      <w:r w:rsidRPr="00BE0360">
        <w:rPr>
          <w:rFonts w:ascii="Georgia" w:hAnsi="Georgia" w:cs="Times New Roman"/>
          <w:bCs/>
          <w:sz w:val="21"/>
          <w:szCs w:val="21"/>
        </w:rPr>
        <w:t>Daher möchte ich</w:t>
      </w:r>
      <w:ins w:id="8" w:author="David Döbele" w:date="2024-09-06T22:03:00Z" w16du:dateUtc="2024-09-06T20:03:00Z">
        <w:r w:rsidR="00B57F87">
          <w:rPr>
            <w:rFonts w:ascii="Georgia" w:hAnsi="Georgia" w:cs="Times New Roman"/>
            <w:bCs/>
            <w:sz w:val="21"/>
            <w:szCs w:val="21"/>
          </w:rPr>
          <w:t xml:space="preserve"> in diesem Bereich</w:t>
        </w:r>
      </w:ins>
      <w:r w:rsidRPr="00BE0360">
        <w:rPr>
          <w:rFonts w:ascii="Georgia" w:hAnsi="Georgia" w:cs="Times New Roman"/>
          <w:bCs/>
          <w:sz w:val="21"/>
          <w:szCs w:val="21"/>
        </w:rPr>
        <w:t xml:space="preserve"> in Ihrem Unternehmen ein achtwöchiges Praktikum vom 10.02.2025 bis zum 06.04.2025 in Ihrem Büro in München absolvieren.</w:t>
      </w:r>
    </w:p>
    <w:p w14:paraId="79CC6AA5" w14:textId="77777777" w:rsidR="00C61FC8" w:rsidRPr="00BE0360" w:rsidRDefault="00C61FC8" w:rsidP="00DE2D49">
      <w:pPr>
        <w:spacing w:after="0" w:line="240" w:lineRule="auto"/>
        <w:jc w:val="both"/>
        <w:rPr>
          <w:rFonts w:ascii="Georgia" w:hAnsi="Georgia" w:cs="Times New Roman"/>
          <w:bCs/>
          <w:sz w:val="21"/>
          <w:szCs w:val="21"/>
        </w:rPr>
      </w:pPr>
    </w:p>
    <w:p w14:paraId="410C699E" w14:textId="07024BC9" w:rsidR="00C61FC8" w:rsidRPr="00BE0360" w:rsidRDefault="00C61FC8" w:rsidP="00DE2D49">
      <w:pPr>
        <w:spacing w:after="0" w:line="240" w:lineRule="auto"/>
        <w:jc w:val="both"/>
        <w:rPr>
          <w:rFonts w:ascii="Georgia" w:hAnsi="Georgia" w:cs="Times New Roman"/>
          <w:bCs/>
          <w:sz w:val="21"/>
          <w:szCs w:val="21"/>
        </w:rPr>
      </w:pPr>
      <w:r w:rsidRPr="00BE0360">
        <w:rPr>
          <w:rFonts w:ascii="Georgia" w:hAnsi="Georgia" w:cs="Times New Roman"/>
          <w:bCs/>
          <w:sz w:val="21"/>
          <w:szCs w:val="21"/>
        </w:rPr>
        <w:t>Bereits in meiner Schulzeit bewies ich, dass Motivation, Disziplin und Eigeninitiative der Schlüssel zum Erfolg sind – nur deshalb habe ich es als Erstakademikerin bis zur Studentin geschafft. Diese Motivation, die mich antrieb, stets meine Ziele weiterzuverfolgen, resultiert aus der jahrelangen Ausübung von verschiedenen Teamsportarten wie Handball und Basketball, die ich als Jugendliche betrieben habe. Auch in einem Praktikum als Personalvermittlerin konnte ich meine Fähigkeiten weiter ausbauen und mich selbst weiterentwickeln. Dabei war es entscheidend, klare Ziele zu setzen und diese konsequent zu verfolgen. Besonders bei herausfordernden Projekten habe ich festgestellt, dass ein strukturiertes Vorgehen und eine entschlossene Haltung zum Erfolg führen. Diese Fähigkeiten habe ich kontinuierlich weiterentwickelt und sie haben mir dabei geholfen, auch unter Druck und bei komplexen Aufgaben effektiv zu arbeiten. Diese zielorientierte und fokussierte Arbeitsweise möchte ich nun gerne als Praktikantin in Ihr Unternehmen einbringen, um gemeinsam zum Erfolg beizutragen.</w:t>
      </w:r>
    </w:p>
    <w:p w14:paraId="143CA3B3" w14:textId="77777777" w:rsidR="00C61FC8" w:rsidRPr="00BE0360" w:rsidRDefault="00C61FC8" w:rsidP="00DE2D49">
      <w:pPr>
        <w:spacing w:after="0" w:line="240" w:lineRule="auto"/>
        <w:jc w:val="both"/>
        <w:rPr>
          <w:rFonts w:ascii="Georgia" w:hAnsi="Georgia" w:cs="Times New Roman"/>
          <w:bCs/>
          <w:sz w:val="21"/>
          <w:szCs w:val="21"/>
        </w:rPr>
      </w:pPr>
    </w:p>
    <w:p w14:paraId="69EE5486" w14:textId="77777777" w:rsidR="008D18B9" w:rsidRPr="008D18B9" w:rsidRDefault="008D18B9" w:rsidP="008D18B9">
      <w:pPr>
        <w:spacing w:after="0" w:line="240" w:lineRule="auto"/>
        <w:jc w:val="both"/>
        <w:rPr>
          <w:rFonts w:ascii="Georgia" w:hAnsi="Georgia" w:cs="Times New Roman"/>
          <w:bCs/>
          <w:sz w:val="21"/>
          <w:szCs w:val="21"/>
        </w:rPr>
      </w:pPr>
      <w:r w:rsidRPr="008D18B9">
        <w:rPr>
          <w:rFonts w:ascii="Georgia" w:hAnsi="Georgia" w:cs="Times New Roman"/>
          <w:bCs/>
          <w:sz w:val="21"/>
          <w:szCs w:val="21"/>
        </w:rPr>
        <w:t xml:space="preserve">KPMG AG Wirtschaftsprüfungsgesellschaft scheint mir ideal als meinen nächsten Schritt, da Sie </w:t>
      </w:r>
    </w:p>
    <w:p w14:paraId="772D99A1" w14:textId="77777777" w:rsidR="008D18B9" w:rsidRPr="008D18B9" w:rsidRDefault="008D18B9" w:rsidP="008D18B9">
      <w:pPr>
        <w:spacing w:after="0" w:line="240" w:lineRule="auto"/>
        <w:jc w:val="both"/>
        <w:rPr>
          <w:rFonts w:ascii="Georgia" w:hAnsi="Georgia" w:cs="Times New Roman"/>
          <w:bCs/>
          <w:sz w:val="21"/>
          <w:szCs w:val="21"/>
        </w:rPr>
      </w:pPr>
      <w:r w:rsidRPr="008D18B9">
        <w:rPr>
          <w:rFonts w:ascii="Georgia" w:hAnsi="Georgia" w:cs="Times New Roman"/>
          <w:bCs/>
          <w:sz w:val="21"/>
          <w:szCs w:val="21"/>
        </w:rPr>
        <w:t xml:space="preserve">Praktikanten direkt in die Teamarbeit integrieren und damit eine einhergehend steile Lernkurve </w:t>
      </w:r>
    </w:p>
    <w:p w14:paraId="2B6BA67B" w14:textId="77777777" w:rsidR="008D18B9" w:rsidRPr="008D18B9" w:rsidRDefault="008D18B9" w:rsidP="008D18B9">
      <w:pPr>
        <w:spacing w:after="0" w:line="240" w:lineRule="auto"/>
        <w:jc w:val="both"/>
        <w:rPr>
          <w:rFonts w:ascii="Georgia" w:hAnsi="Georgia" w:cs="Times New Roman"/>
          <w:bCs/>
          <w:sz w:val="21"/>
          <w:szCs w:val="21"/>
        </w:rPr>
      </w:pPr>
      <w:r w:rsidRPr="008D18B9">
        <w:rPr>
          <w:rFonts w:ascii="Georgia" w:hAnsi="Georgia" w:cs="Times New Roman"/>
          <w:bCs/>
          <w:sz w:val="21"/>
          <w:szCs w:val="21"/>
        </w:rPr>
        <w:t xml:space="preserve">bieten. Ich selbst strebe eine internationale Karriere an und finde es daher bemerkenswert, dass </w:t>
      </w:r>
    </w:p>
    <w:p w14:paraId="5BDE9339" w14:textId="77777777" w:rsidR="008D18B9" w:rsidRPr="008D18B9" w:rsidRDefault="008D18B9" w:rsidP="008D18B9">
      <w:pPr>
        <w:spacing w:after="0" w:line="240" w:lineRule="auto"/>
        <w:jc w:val="both"/>
        <w:rPr>
          <w:rFonts w:ascii="Georgia" w:hAnsi="Georgia" w:cs="Times New Roman"/>
          <w:bCs/>
          <w:sz w:val="21"/>
          <w:szCs w:val="21"/>
        </w:rPr>
      </w:pPr>
      <w:r w:rsidRPr="008D18B9">
        <w:rPr>
          <w:rFonts w:ascii="Georgia" w:hAnsi="Georgia" w:cs="Times New Roman"/>
          <w:bCs/>
          <w:sz w:val="21"/>
          <w:szCs w:val="21"/>
        </w:rPr>
        <w:t xml:space="preserve">Ihre Mandaten sowohl mittelständische Autolieferer als auch internationale Pharmaunternehmen </w:t>
      </w:r>
    </w:p>
    <w:p w14:paraId="04C2EA0C" w14:textId="77777777" w:rsidR="008D18B9" w:rsidRPr="008D18B9" w:rsidRDefault="008D18B9" w:rsidP="008D18B9">
      <w:pPr>
        <w:spacing w:after="0" w:line="240" w:lineRule="auto"/>
        <w:jc w:val="both"/>
        <w:rPr>
          <w:rFonts w:ascii="Georgia" w:hAnsi="Georgia" w:cs="Times New Roman"/>
          <w:bCs/>
          <w:sz w:val="21"/>
          <w:szCs w:val="21"/>
        </w:rPr>
      </w:pPr>
      <w:r w:rsidRPr="008D18B9">
        <w:rPr>
          <w:rFonts w:ascii="Georgia" w:hAnsi="Georgia" w:cs="Times New Roman"/>
          <w:bCs/>
          <w:sz w:val="21"/>
          <w:szCs w:val="21"/>
        </w:rPr>
        <w:t xml:space="preserve">sind und Ihr Firmennetzwerk rund 273.000 Mitarbeiter in 143 Länder beträgt. Außerdem erachte </w:t>
      </w:r>
    </w:p>
    <w:p w14:paraId="449976E5" w14:textId="77777777" w:rsidR="008D18B9" w:rsidRPr="008D18B9" w:rsidRDefault="008D18B9" w:rsidP="008D18B9">
      <w:pPr>
        <w:spacing w:after="0" w:line="240" w:lineRule="auto"/>
        <w:jc w:val="both"/>
        <w:rPr>
          <w:rFonts w:ascii="Georgia" w:hAnsi="Georgia" w:cs="Times New Roman"/>
          <w:bCs/>
          <w:sz w:val="21"/>
          <w:szCs w:val="21"/>
        </w:rPr>
      </w:pPr>
      <w:r w:rsidRPr="008D18B9">
        <w:rPr>
          <w:rFonts w:ascii="Georgia" w:hAnsi="Georgia" w:cs="Times New Roman"/>
          <w:bCs/>
          <w:sz w:val="21"/>
          <w:szCs w:val="21"/>
        </w:rPr>
        <w:t xml:space="preserve">ich Ihre Gesamtleistung im Geschäftsjahr 2023, in dem Sie es schafften eine Steigerung von 10,1 </w:t>
      </w:r>
    </w:p>
    <w:p w14:paraId="4E73134C" w14:textId="77777777" w:rsidR="008D18B9" w:rsidRPr="008D18B9" w:rsidRDefault="008D18B9" w:rsidP="008D18B9">
      <w:pPr>
        <w:spacing w:after="0" w:line="240" w:lineRule="auto"/>
        <w:jc w:val="both"/>
        <w:rPr>
          <w:rFonts w:ascii="Georgia" w:hAnsi="Georgia" w:cs="Times New Roman"/>
          <w:bCs/>
          <w:sz w:val="21"/>
          <w:szCs w:val="21"/>
        </w:rPr>
      </w:pPr>
      <w:r w:rsidRPr="008D18B9">
        <w:rPr>
          <w:rFonts w:ascii="Georgia" w:hAnsi="Georgia" w:cs="Times New Roman"/>
          <w:bCs/>
          <w:sz w:val="21"/>
          <w:szCs w:val="21"/>
        </w:rPr>
        <w:t xml:space="preserve">Prozent zu erzielen, als sehr spannend, da dieser Fakt belegt, dass Sie in Deutschland zu den </w:t>
      </w:r>
    </w:p>
    <w:p w14:paraId="2CDAEF29" w14:textId="417719F1" w:rsidR="00B93035" w:rsidRDefault="008D18B9" w:rsidP="00DE2D49">
      <w:pPr>
        <w:spacing w:after="0" w:line="240" w:lineRule="auto"/>
        <w:jc w:val="both"/>
        <w:rPr>
          <w:rFonts w:ascii="Georgia" w:hAnsi="Georgia" w:cs="Times New Roman"/>
          <w:bCs/>
          <w:sz w:val="21"/>
          <w:szCs w:val="21"/>
        </w:rPr>
      </w:pPr>
      <w:r w:rsidRPr="008D18B9">
        <w:rPr>
          <w:rFonts w:ascii="Georgia" w:hAnsi="Georgia" w:cs="Times New Roman"/>
          <w:bCs/>
          <w:sz w:val="21"/>
          <w:szCs w:val="21"/>
        </w:rPr>
        <w:t>führenden Wirtschaftsprüfungs- und Beratungsunternehmen gehören</w:t>
      </w:r>
      <w:r>
        <w:rPr>
          <w:rFonts w:ascii="Georgia" w:hAnsi="Georgia" w:cs="Times New Roman"/>
          <w:bCs/>
          <w:sz w:val="21"/>
          <w:szCs w:val="21"/>
        </w:rPr>
        <w:t>.</w:t>
      </w:r>
      <w:r w:rsidRPr="008D18B9" w:rsidDel="008D18B9">
        <w:rPr>
          <w:rFonts w:ascii="Georgia" w:hAnsi="Georgia" w:cs="Times New Roman"/>
          <w:bCs/>
          <w:sz w:val="21"/>
          <w:szCs w:val="21"/>
        </w:rPr>
        <w:t xml:space="preserve"> </w:t>
      </w:r>
    </w:p>
    <w:p w14:paraId="10FA4DFE" w14:textId="77777777" w:rsidR="008D18B9" w:rsidRPr="00BE0360" w:rsidRDefault="008D18B9" w:rsidP="00DE2D49">
      <w:pPr>
        <w:spacing w:after="0" w:line="240" w:lineRule="auto"/>
        <w:jc w:val="both"/>
        <w:rPr>
          <w:rFonts w:ascii="Georgia" w:hAnsi="Georgia" w:cs="Times New Roman"/>
          <w:bCs/>
          <w:sz w:val="21"/>
          <w:szCs w:val="21"/>
        </w:rPr>
      </w:pPr>
    </w:p>
    <w:p w14:paraId="5205CFB0" w14:textId="1E655647" w:rsidR="00C61FC8" w:rsidRPr="00BE0360" w:rsidRDefault="00C61FC8" w:rsidP="00DE2D49">
      <w:pPr>
        <w:spacing w:after="0" w:line="240" w:lineRule="auto"/>
        <w:jc w:val="both"/>
        <w:rPr>
          <w:rFonts w:ascii="Georgia" w:hAnsi="Georgia" w:cs="Times New Roman"/>
          <w:bCs/>
          <w:sz w:val="21"/>
          <w:szCs w:val="21"/>
        </w:rPr>
      </w:pPr>
      <w:r w:rsidRPr="00BE0360">
        <w:rPr>
          <w:rFonts w:ascii="Georgia" w:hAnsi="Georgia" w:cs="Times New Roman"/>
          <w:bCs/>
          <w:sz w:val="21"/>
          <w:szCs w:val="21"/>
        </w:rPr>
        <w:t>Von dem Praktikum in der Wirtschaftsprüfung erhoffe ich mir eine enorm steile Lernkurve sowie die Möglichkeit, meine eigenen Ideen und bisherigen Erfahrungen in Ihrem Unternehmen einbringen zu können. Ich bin</w:t>
      </w:r>
      <w:r w:rsidR="00284151" w:rsidRPr="00BE0360">
        <w:rPr>
          <w:rFonts w:ascii="Georgia" w:hAnsi="Georgia" w:cs="Times New Roman"/>
          <w:bCs/>
          <w:sz w:val="21"/>
          <w:szCs w:val="21"/>
        </w:rPr>
        <w:t xml:space="preserve"> davon</w:t>
      </w:r>
      <w:r w:rsidRPr="00BE0360">
        <w:rPr>
          <w:rFonts w:ascii="Georgia" w:hAnsi="Georgia" w:cs="Times New Roman"/>
          <w:bCs/>
          <w:sz w:val="21"/>
          <w:szCs w:val="21"/>
        </w:rPr>
        <w:t xml:space="preserve"> überzeugt, dass ich durch mein starkes Interesse </w:t>
      </w:r>
      <w:r w:rsidR="00284151" w:rsidRPr="00BE0360">
        <w:rPr>
          <w:rFonts w:ascii="Georgia" w:hAnsi="Georgia" w:cs="Times New Roman"/>
          <w:bCs/>
          <w:sz w:val="21"/>
          <w:szCs w:val="21"/>
        </w:rPr>
        <w:t>für die</w:t>
      </w:r>
      <w:r w:rsidRPr="00BE0360">
        <w:rPr>
          <w:rFonts w:ascii="Georgia" w:hAnsi="Georgia" w:cs="Times New Roman"/>
          <w:bCs/>
          <w:sz w:val="21"/>
          <w:szCs w:val="21"/>
        </w:rPr>
        <w:t xml:space="preserve"> Tätigkeit als Wirtschaftsprüfer</w:t>
      </w:r>
      <w:r w:rsidR="00284151" w:rsidRPr="00BE0360">
        <w:rPr>
          <w:rFonts w:ascii="Georgia" w:hAnsi="Georgia" w:cs="Times New Roman"/>
          <w:bCs/>
          <w:sz w:val="21"/>
          <w:szCs w:val="21"/>
        </w:rPr>
        <w:t>in</w:t>
      </w:r>
      <w:r w:rsidRPr="00BE0360">
        <w:rPr>
          <w:rFonts w:ascii="Georgia" w:hAnsi="Georgia" w:cs="Times New Roman"/>
          <w:bCs/>
          <w:sz w:val="21"/>
          <w:szCs w:val="21"/>
        </w:rPr>
        <w:t xml:space="preserve"> sowie meine Disziplin und Lernbereitschaft eine Bereicherung für Ihr Unternehmen sein werde. Daher würde ich mich sehr darüber freuen, Sie auch in einem persönlichen Gespräch von mir überzeugen zu dürfen.</w:t>
      </w:r>
    </w:p>
    <w:p w14:paraId="6594B482" w14:textId="77777777" w:rsidR="00C130FD" w:rsidRPr="00BE0360" w:rsidRDefault="00C130FD" w:rsidP="00CE6CE5">
      <w:pPr>
        <w:spacing w:after="0" w:line="240" w:lineRule="auto"/>
        <w:rPr>
          <w:rFonts w:ascii="Georgia" w:hAnsi="Georgia" w:cs="Times New Roman"/>
          <w:bCs/>
          <w:sz w:val="21"/>
          <w:szCs w:val="21"/>
        </w:rPr>
      </w:pPr>
    </w:p>
    <w:p w14:paraId="4459D038" w14:textId="07A27375" w:rsidR="00E65B09" w:rsidRPr="00BE0360" w:rsidRDefault="0099776A" w:rsidP="00CE6CE5">
      <w:pPr>
        <w:spacing w:after="0" w:line="240" w:lineRule="auto"/>
        <w:jc w:val="both"/>
        <w:rPr>
          <w:rFonts w:ascii="Georgia" w:hAnsi="Georgia" w:cs="Times New Roman"/>
          <w:sz w:val="21"/>
          <w:szCs w:val="21"/>
        </w:rPr>
      </w:pPr>
      <w:r w:rsidRPr="00BE0360">
        <w:rPr>
          <w:rFonts w:ascii="Georgia" w:hAnsi="Georgia" w:cs="Times New Roman"/>
          <w:sz w:val="21"/>
          <w:szCs w:val="21"/>
        </w:rPr>
        <w:t>Mit freundlichen Grü</w:t>
      </w:r>
      <w:bookmarkStart w:id="9" w:name="_Hlk173261156"/>
      <w:r w:rsidRPr="00BE0360">
        <w:rPr>
          <w:rFonts w:ascii="Georgia" w:hAnsi="Georgia" w:cs="Times New Roman"/>
          <w:sz w:val="21"/>
          <w:szCs w:val="21"/>
        </w:rPr>
        <w:t>ß</w:t>
      </w:r>
      <w:bookmarkEnd w:id="9"/>
      <w:r w:rsidRPr="00BE0360">
        <w:rPr>
          <w:rFonts w:ascii="Georgia" w:hAnsi="Georgia" w:cs="Times New Roman"/>
          <w:sz w:val="21"/>
          <w:szCs w:val="21"/>
        </w:rPr>
        <w:t>en</w:t>
      </w:r>
    </w:p>
    <w:p w14:paraId="0E38FF3F" w14:textId="77777777" w:rsidR="00C61FC8" w:rsidRPr="00BE0360" w:rsidRDefault="00C61FC8" w:rsidP="00CE6CE5">
      <w:pPr>
        <w:spacing w:after="0" w:line="240" w:lineRule="auto"/>
        <w:jc w:val="both"/>
        <w:rPr>
          <w:rFonts w:ascii="Georgia" w:hAnsi="Georgia" w:cs="Times New Roman"/>
          <w:sz w:val="21"/>
          <w:szCs w:val="21"/>
        </w:rPr>
      </w:pPr>
    </w:p>
    <w:p w14:paraId="3BDB02BA" w14:textId="1AD10A15" w:rsidR="00BB3512" w:rsidRPr="00BE0360" w:rsidRDefault="00BB3512" w:rsidP="00CE6CE5">
      <w:pPr>
        <w:spacing w:after="0" w:line="240" w:lineRule="auto"/>
        <w:jc w:val="both"/>
        <w:rPr>
          <w:rFonts w:ascii="Georgia" w:hAnsi="Georgia" w:cs="Times New Roman"/>
          <w:sz w:val="21"/>
          <w:szCs w:val="21"/>
        </w:rPr>
      </w:pPr>
    </w:p>
    <w:sectPr w:rsidR="00BB3512" w:rsidRPr="00BE0360" w:rsidSect="00DE2D49">
      <w:pgSz w:w="11906" w:h="16838"/>
      <w:pgMar w:top="1304" w:right="1418" w:bottom="39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5"/>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2E03"/>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84151"/>
    <w:rsid w:val="002A5B9F"/>
    <w:rsid w:val="002D309E"/>
    <w:rsid w:val="002D594E"/>
    <w:rsid w:val="002E39B8"/>
    <w:rsid w:val="002F51FA"/>
    <w:rsid w:val="00311A15"/>
    <w:rsid w:val="003250EA"/>
    <w:rsid w:val="00335E52"/>
    <w:rsid w:val="003421B1"/>
    <w:rsid w:val="00375D2D"/>
    <w:rsid w:val="003811BC"/>
    <w:rsid w:val="0038671F"/>
    <w:rsid w:val="003947A8"/>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245E"/>
    <w:rsid w:val="004A615C"/>
    <w:rsid w:val="004B4510"/>
    <w:rsid w:val="004C156C"/>
    <w:rsid w:val="004C174A"/>
    <w:rsid w:val="004D07CE"/>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18B9"/>
    <w:rsid w:val="008D6664"/>
    <w:rsid w:val="008D7CDB"/>
    <w:rsid w:val="008E100E"/>
    <w:rsid w:val="008E4BA9"/>
    <w:rsid w:val="008E7A27"/>
    <w:rsid w:val="008E7D17"/>
    <w:rsid w:val="00914248"/>
    <w:rsid w:val="00991E04"/>
    <w:rsid w:val="0099776A"/>
    <w:rsid w:val="009A256E"/>
    <w:rsid w:val="009D07DC"/>
    <w:rsid w:val="009D3BBF"/>
    <w:rsid w:val="009E1E81"/>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238AF"/>
    <w:rsid w:val="00B339B8"/>
    <w:rsid w:val="00B346A7"/>
    <w:rsid w:val="00B43970"/>
    <w:rsid w:val="00B50A34"/>
    <w:rsid w:val="00B54C38"/>
    <w:rsid w:val="00B5613E"/>
    <w:rsid w:val="00B57CB1"/>
    <w:rsid w:val="00B57F87"/>
    <w:rsid w:val="00B77DCE"/>
    <w:rsid w:val="00B81B0E"/>
    <w:rsid w:val="00B87CA9"/>
    <w:rsid w:val="00B93035"/>
    <w:rsid w:val="00B9666E"/>
    <w:rsid w:val="00B96B67"/>
    <w:rsid w:val="00BB3512"/>
    <w:rsid w:val="00BB3C75"/>
    <w:rsid w:val="00BE0360"/>
    <w:rsid w:val="00BF522D"/>
    <w:rsid w:val="00C0214A"/>
    <w:rsid w:val="00C030C1"/>
    <w:rsid w:val="00C130FD"/>
    <w:rsid w:val="00C1562F"/>
    <w:rsid w:val="00C30E4B"/>
    <w:rsid w:val="00C3611E"/>
    <w:rsid w:val="00C61FC8"/>
    <w:rsid w:val="00C6717B"/>
    <w:rsid w:val="00C71380"/>
    <w:rsid w:val="00C9003C"/>
    <w:rsid w:val="00C97ECA"/>
    <w:rsid w:val="00CA1160"/>
    <w:rsid w:val="00CA702E"/>
    <w:rsid w:val="00CA7350"/>
    <w:rsid w:val="00CB639D"/>
    <w:rsid w:val="00CD51E6"/>
    <w:rsid w:val="00CE433B"/>
    <w:rsid w:val="00CE6CE5"/>
    <w:rsid w:val="00D30CEA"/>
    <w:rsid w:val="00D71D8E"/>
    <w:rsid w:val="00D9281A"/>
    <w:rsid w:val="00DA3404"/>
    <w:rsid w:val="00DA524B"/>
    <w:rsid w:val="00DB471D"/>
    <w:rsid w:val="00DD1863"/>
    <w:rsid w:val="00DD3349"/>
    <w:rsid w:val="00DD54E1"/>
    <w:rsid w:val="00DD6747"/>
    <w:rsid w:val="00DE1FBC"/>
    <w:rsid w:val="00DE2D49"/>
    <w:rsid w:val="00DE5C3D"/>
    <w:rsid w:val="00DF1004"/>
    <w:rsid w:val="00E02500"/>
    <w:rsid w:val="00E12ED8"/>
    <w:rsid w:val="00E162C9"/>
    <w:rsid w:val="00E3005D"/>
    <w:rsid w:val="00E30491"/>
    <w:rsid w:val="00E473ED"/>
    <w:rsid w:val="00E47DAF"/>
    <w:rsid w:val="00E62550"/>
    <w:rsid w:val="00E65B09"/>
    <w:rsid w:val="00E83116"/>
    <w:rsid w:val="00E872C9"/>
    <w:rsid w:val="00E914E5"/>
    <w:rsid w:val="00E91B86"/>
    <w:rsid w:val="00EA6CEC"/>
    <w:rsid w:val="00EA7AC2"/>
    <w:rsid w:val="00EC000C"/>
    <w:rsid w:val="00EF2FD5"/>
    <w:rsid w:val="00F11473"/>
    <w:rsid w:val="00F253C5"/>
    <w:rsid w:val="00F270C0"/>
    <w:rsid w:val="00F30624"/>
    <w:rsid w:val="00F4717F"/>
    <w:rsid w:val="00F5301B"/>
    <w:rsid w:val="00F55CE3"/>
    <w:rsid w:val="00F74175"/>
    <w:rsid w:val="00F92A04"/>
    <w:rsid w:val="00FA4972"/>
    <w:rsid w:val="00FA5291"/>
    <w:rsid w:val="00FB196A"/>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C61FC8"/>
    <w:pPr>
      <w:spacing w:after="0" w:line="240" w:lineRule="auto"/>
    </w:pPr>
  </w:style>
  <w:style w:type="character" w:styleId="Kommentarzeichen">
    <w:name w:val="annotation reference"/>
    <w:basedOn w:val="Absatz-Standardschriftart"/>
    <w:uiPriority w:val="99"/>
    <w:semiHidden/>
    <w:unhideWhenUsed/>
    <w:rsid w:val="00284151"/>
    <w:rPr>
      <w:sz w:val="16"/>
      <w:szCs w:val="16"/>
    </w:rPr>
  </w:style>
  <w:style w:type="paragraph" w:styleId="Kommentartext">
    <w:name w:val="annotation text"/>
    <w:basedOn w:val="Standard"/>
    <w:link w:val="KommentartextZchn"/>
    <w:uiPriority w:val="99"/>
    <w:semiHidden/>
    <w:unhideWhenUsed/>
    <w:rsid w:val="00284151"/>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284151"/>
    <w:rPr>
      <w:sz w:val="20"/>
      <w:szCs w:val="20"/>
    </w:rPr>
  </w:style>
  <w:style w:type="paragraph" w:styleId="Kommentarthema">
    <w:name w:val="annotation subject"/>
    <w:basedOn w:val="Kommentartext"/>
    <w:next w:val="Kommentartext"/>
    <w:link w:val="KommentarthemaZchn"/>
    <w:uiPriority w:val="99"/>
    <w:semiHidden/>
    <w:unhideWhenUsed/>
    <w:rsid w:val="00284151"/>
    <w:rPr>
      <w:b/>
      <w:bCs/>
    </w:rPr>
  </w:style>
  <w:style w:type="character" w:customStyle="1" w:styleId="KommentarthemaZchn">
    <w:name w:val="Kommentarthema Zchn"/>
    <w:basedOn w:val="KommentartextZchn"/>
    <w:link w:val="Kommentarthema"/>
    <w:uiPriority w:val="99"/>
    <w:semiHidden/>
    <w:rsid w:val="0028415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517</Words>
  <Characters>3263</Characters>
  <Application>Microsoft Office Word</Application>
  <DocSecurity>0</DocSecurity>
  <Lines>27</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3</cp:revision>
  <cp:lastPrinted>2024-07-30T19:26:00Z</cp:lastPrinted>
  <dcterms:created xsi:type="dcterms:W3CDTF">2024-07-30T19:32:00Z</dcterms:created>
  <dcterms:modified xsi:type="dcterms:W3CDTF">2024-09-06T20:03:00Z</dcterms:modified>
</cp:coreProperties>
</file>