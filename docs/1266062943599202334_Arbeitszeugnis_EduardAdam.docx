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D6FFD" w14:textId="258DB273" w:rsidR="009A3016" w:rsidRDefault="009A3016" w:rsidP="008F5C2B">
      <w:r>
        <w:t>Tätigkeiten für ein Praktikum im Projektmanagement:</w:t>
      </w:r>
    </w:p>
    <w:p w14:paraId="60C868C9" w14:textId="77777777" w:rsidR="009A3016" w:rsidRPr="009A3016" w:rsidRDefault="009A3016" w:rsidP="009A3016">
      <w:pPr>
        <w:numPr>
          <w:ilvl w:val="0"/>
          <w:numId w:val="45"/>
        </w:numPr>
      </w:pPr>
      <w:r w:rsidRPr="009A3016">
        <w:t>Unterstützung bei der Entwicklung eines Produktentwicklungsprozesses für ein High-Tech Start-Up gemeinsam mit dem Kunden (CTO).</w:t>
      </w:r>
    </w:p>
    <w:p w14:paraId="0368CB81" w14:textId="77777777" w:rsidR="009A3016" w:rsidRPr="009A3016" w:rsidRDefault="009A3016" w:rsidP="009A3016">
      <w:pPr>
        <w:numPr>
          <w:ilvl w:val="0"/>
          <w:numId w:val="45"/>
        </w:numPr>
      </w:pPr>
      <w:r w:rsidRPr="009A3016">
        <w:t>Moderation von Kundenmeetings, insbesondere Einhaltung der Agenda und Dokumentation der Inhalte</w:t>
      </w:r>
    </w:p>
    <w:p w14:paraId="6653B73A" w14:textId="77777777" w:rsidR="009A3016" w:rsidRPr="009A3016" w:rsidRDefault="009A3016" w:rsidP="009A3016">
      <w:pPr>
        <w:numPr>
          <w:ilvl w:val="0"/>
          <w:numId w:val="45"/>
        </w:numPr>
      </w:pPr>
      <w:r w:rsidRPr="009A3016">
        <w:t>Moderation von SCRUM Sprint-</w:t>
      </w:r>
      <w:proofErr w:type="spellStart"/>
      <w:r w:rsidRPr="009A3016">
        <w:t>Retrospectives</w:t>
      </w:r>
      <w:proofErr w:type="spellEnd"/>
      <w:r w:rsidRPr="009A3016">
        <w:t xml:space="preserve"> &amp; -</w:t>
      </w:r>
      <w:proofErr w:type="spellStart"/>
      <w:r w:rsidRPr="009A3016">
        <w:t>Plannings</w:t>
      </w:r>
      <w:proofErr w:type="spellEnd"/>
      <w:r w:rsidRPr="009A3016">
        <w:t xml:space="preserve"> in einem Team von 10-15 Personen</w:t>
      </w:r>
    </w:p>
    <w:p w14:paraId="34A92215" w14:textId="285A85B8" w:rsidR="009A3016" w:rsidRPr="009A3016" w:rsidRDefault="009A3016" w:rsidP="009A3016">
      <w:pPr>
        <w:numPr>
          <w:ilvl w:val="0"/>
          <w:numId w:val="45"/>
        </w:numPr>
      </w:pPr>
      <w:r w:rsidRPr="009A3016">
        <w:t xml:space="preserve">Vor- und Nachbereitung von Kundenworkshops mit Fokus auf </w:t>
      </w:r>
      <w:del w:id="0" w:author="David Döbele" w:date="2024-07-25T18:00:00Z">
        <w:r w:rsidRPr="009A3016" w:rsidDel="00813799">
          <w:delText xml:space="preserve">die </w:delText>
        </w:r>
      </w:del>
      <w:ins w:id="1" w:author="David Döbele" w:date="2024-07-25T18:00:00Z">
        <w:r w:rsidR="00813799">
          <w:t>der</w:t>
        </w:r>
        <w:r w:rsidR="00813799" w:rsidRPr="009A3016">
          <w:t xml:space="preserve"> </w:t>
        </w:r>
      </w:ins>
      <w:r w:rsidRPr="009A3016">
        <w:t>strategische</w:t>
      </w:r>
      <w:ins w:id="2" w:author="David Döbele" w:date="2024-07-25T18:00:00Z">
        <w:r w:rsidR="00813799">
          <w:t>n</w:t>
        </w:r>
      </w:ins>
      <w:r w:rsidRPr="009A3016">
        <w:t xml:space="preserve"> Entwicklung des Unternehmens, insbesondere Erstellung der Agenda und Workshop-Unterlagen, Dokumentation des Workshops und Digitalisierung der Ergebnisse</w:t>
      </w:r>
    </w:p>
    <w:p w14:paraId="578D5CB0" w14:textId="77777777" w:rsidR="009A3016" w:rsidRPr="009A3016" w:rsidRDefault="009A3016" w:rsidP="009A3016">
      <w:pPr>
        <w:numPr>
          <w:ilvl w:val="0"/>
          <w:numId w:val="45"/>
        </w:numPr>
      </w:pPr>
      <w:r w:rsidRPr="009A3016">
        <w:t xml:space="preserve">Verbesserung unternehmensweiter interner Prozesse, insbesondere der internen Einführung von Jira für ein laufendes Kundenprojekt, Überarbeitung von internen Unterlagen und Erstellung und Moderation eines internen Workshops mit Fokus auf projektübergreifende </w:t>
      </w:r>
      <w:proofErr w:type="spellStart"/>
      <w:r w:rsidRPr="009A3016">
        <w:t>Learnings</w:t>
      </w:r>
      <w:proofErr w:type="spellEnd"/>
    </w:p>
    <w:p w14:paraId="6529BCB4" w14:textId="77777777" w:rsidR="009A3016" w:rsidRPr="009A3016" w:rsidRDefault="009A3016" w:rsidP="009A3016">
      <w:pPr>
        <w:numPr>
          <w:ilvl w:val="0"/>
          <w:numId w:val="45"/>
        </w:numPr>
      </w:pPr>
      <w:r w:rsidRPr="009A3016">
        <w:t>Unterstützung bei der Erstellung von Angeboten für Projektakquise</w:t>
      </w:r>
    </w:p>
    <w:p w14:paraId="0D392D65" w14:textId="77777777" w:rsidR="009A3016" w:rsidRPr="009A3016" w:rsidRDefault="009A3016" w:rsidP="009A3016">
      <w:pPr>
        <w:numPr>
          <w:ilvl w:val="0"/>
          <w:numId w:val="45"/>
        </w:numPr>
      </w:pPr>
      <w:r w:rsidRPr="009A3016">
        <w:t>Erstellung von Markt- und Konkurrenzanalysen zu Akquise Zwecken in der Nutzfahrzeug- und KI-Tool-branche</w:t>
      </w:r>
    </w:p>
    <w:p w14:paraId="658F33A9" w14:textId="77777777" w:rsidR="009A3016" w:rsidRPr="009A3016" w:rsidRDefault="009A3016" w:rsidP="009A3016">
      <w:pPr>
        <w:numPr>
          <w:ilvl w:val="0"/>
          <w:numId w:val="45"/>
        </w:numPr>
      </w:pPr>
      <w:r w:rsidRPr="009A3016">
        <w:t>Excel-Datenauswertung durch VBA-Programmierung</w:t>
      </w:r>
    </w:p>
    <w:p w14:paraId="5014E203" w14:textId="77777777" w:rsidR="009A3016" w:rsidRPr="008F5C2B" w:rsidRDefault="009A3016" w:rsidP="008F5C2B"/>
    <w:sectPr w:rsidR="009A3016" w:rsidRPr="008F5C2B" w:rsidSect="006C5C65">
      <w:footerReference w:type="default" r:id="rId11"/>
      <w:headerReference w:type="first" r:id="rId12"/>
      <w:footerReference w:type="first" r:id="rId13"/>
      <w:pgSz w:w="11906" w:h="16838" w:code="9"/>
      <w:pgMar w:top="1985" w:right="1134" w:bottom="1134" w:left="1134" w:header="907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25F37" w14:textId="77777777" w:rsidR="00820E42" w:rsidRDefault="00820E42">
      <w:r>
        <w:separator/>
      </w:r>
    </w:p>
  </w:endnote>
  <w:endnote w:type="continuationSeparator" w:id="0">
    <w:p w14:paraId="7AD6A8A6" w14:textId="77777777" w:rsidR="00820E42" w:rsidRDefault="00820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68B5F" w14:textId="7B4E6B80" w:rsidR="009D6FFE" w:rsidRPr="00CA1D8E" w:rsidRDefault="00DF4551" w:rsidP="003932F7">
    <w:pPr>
      <w:pStyle w:val="Fuzeile"/>
      <w:rPr>
        <w:rStyle w:val="Seitenzahl"/>
      </w:rPr>
    </w:pPr>
    <w:r>
      <w:rPr>
        <w:noProof/>
      </w:rPr>
      <w:fldChar w:fldCharType="begin"/>
    </w:r>
    <w:r>
      <w:rPr>
        <w:noProof/>
      </w:rPr>
      <w:instrText xml:space="preserve"> FILENAME   \* MERGEFORMAT </w:instrText>
    </w:r>
    <w:r>
      <w:rPr>
        <w:noProof/>
      </w:rPr>
      <w:fldChar w:fldCharType="separate"/>
    </w:r>
    <w:r w:rsidR="00323394">
      <w:rPr>
        <w:noProof/>
      </w:rPr>
      <w:t>Dokument1</w:t>
    </w:r>
    <w:r>
      <w:rPr>
        <w:noProof/>
      </w:rPr>
      <w:fldChar w:fldCharType="end"/>
    </w:r>
    <w:r w:rsidR="009D6FFE" w:rsidRPr="00CA1D8E">
      <w:t xml:space="preserve">, </w:t>
    </w:r>
    <w:r w:rsidR="0031146A">
      <w:fldChar w:fldCharType="begin"/>
    </w:r>
    <w:r w:rsidR="0031146A">
      <w:instrText xml:space="preserve"> SAVEDATE  \@ "dd.MM.yyyy"  \* MERGEFORMAT </w:instrText>
    </w:r>
    <w:r w:rsidR="0031146A">
      <w:fldChar w:fldCharType="separate"/>
    </w:r>
    <w:r w:rsidR="00813799">
      <w:rPr>
        <w:noProof/>
      </w:rPr>
      <w:t>25.07.2024</w:t>
    </w:r>
    <w:r w:rsidR="0031146A">
      <w:fldChar w:fldCharType="end"/>
    </w:r>
    <w:r w:rsidR="009D6FFE" w:rsidRPr="00CA1D8E">
      <w:tab/>
    </w:r>
    <w:r w:rsidR="009D6FFE" w:rsidRPr="00CA1D8E">
      <w:rPr>
        <w:rStyle w:val="Seitenzahl"/>
      </w:rPr>
      <w:t xml:space="preserve">Seite </w:t>
    </w:r>
    <w:r w:rsidR="009D6FFE" w:rsidRPr="00CA1D8E">
      <w:rPr>
        <w:rStyle w:val="Seitenzahl"/>
      </w:rPr>
      <w:fldChar w:fldCharType="begin"/>
    </w:r>
    <w:r w:rsidR="009D6FFE" w:rsidRPr="00CA1D8E">
      <w:rPr>
        <w:rStyle w:val="Seitenzahl"/>
      </w:rPr>
      <w:instrText xml:space="preserve"> PAGE </w:instrText>
    </w:r>
    <w:r w:rsidR="009D6FFE" w:rsidRPr="00CA1D8E">
      <w:rPr>
        <w:rStyle w:val="Seitenzahl"/>
      </w:rPr>
      <w:fldChar w:fldCharType="separate"/>
    </w:r>
    <w:r w:rsidR="00510629">
      <w:rPr>
        <w:rStyle w:val="Seitenzahl"/>
        <w:noProof/>
      </w:rPr>
      <w:t>1</w:t>
    </w:r>
    <w:r w:rsidR="009D6FFE" w:rsidRPr="00CA1D8E">
      <w:rPr>
        <w:rStyle w:val="Seitenzahl"/>
      </w:rPr>
      <w:fldChar w:fldCharType="end"/>
    </w:r>
    <w:r w:rsidR="009D6FFE" w:rsidRPr="00CA1D8E">
      <w:rPr>
        <w:rStyle w:val="Seitenzahl"/>
      </w:rPr>
      <w:t xml:space="preserve"> von </w:t>
    </w:r>
    <w:r w:rsidR="009D6FFE" w:rsidRPr="00CA1D8E">
      <w:rPr>
        <w:rStyle w:val="Seitenzahl"/>
      </w:rPr>
      <w:fldChar w:fldCharType="begin"/>
    </w:r>
    <w:r w:rsidR="009D6FFE" w:rsidRPr="00CA1D8E">
      <w:rPr>
        <w:rStyle w:val="Seitenzahl"/>
      </w:rPr>
      <w:instrText xml:space="preserve"> NUMPAGES </w:instrText>
    </w:r>
    <w:r w:rsidR="009D6FFE" w:rsidRPr="00CA1D8E">
      <w:rPr>
        <w:rStyle w:val="Seitenzahl"/>
      </w:rPr>
      <w:fldChar w:fldCharType="separate"/>
    </w:r>
    <w:r w:rsidR="00510629">
      <w:rPr>
        <w:rStyle w:val="Seitenzahl"/>
        <w:noProof/>
      </w:rPr>
      <w:t>1</w:t>
    </w:r>
    <w:r w:rsidR="009D6FFE" w:rsidRPr="00CA1D8E">
      <w:rPr>
        <w:rStyle w:val="Seitenzah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D553D" w14:textId="77777777" w:rsidR="009D6FFE" w:rsidRPr="00CA1D8E" w:rsidRDefault="00DF4551" w:rsidP="003932F7">
    <w:pPr>
      <w:pStyle w:val="Fuzeile"/>
      <w:rPr>
        <w:rStyle w:val="Seitenzahl"/>
      </w:rPr>
    </w:pPr>
    <w:r>
      <w:rPr>
        <w:noProof/>
      </w:rPr>
      <w:fldChar w:fldCharType="begin"/>
    </w:r>
    <w:r>
      <w:rPr>
        <w:noProof/>
      </w:rPr>
      <w:instrText xml:space="preserve"> FILENAME  \* MERGEFORMAT </w:instrText>
    </w:r>
    <w:r>
      <w:rPr>
        <w:noProof/>
      </w:rPr>
      <w:fldChar w:fldCharType="separate"/>
    </w:r>
    <w:r w:rsidR="00323394">
      <w:rPr>
        <w:noProof/>
      </w:rPr>
      <w:t>Dokument1</w:t>
    </w:r>
    <w:r>
      <w:rPr>
        <w:noProof/>
      </w:rPr>
      <w:fldChar w:fldCharType="end"/>
    </w:r>
    <w:r w:rsidR="009D6FFE" w:rsidRPr="0006506D">
      <w:t xml:space="preserve">, </w:t>
    </w:r>
    <w:r w:rsidR="009D6FFE" w:rsidRPr="0006506D">
      <w:fldChar w:fldCharType="begin"/>
    </w:r>
    <w:r w:rsidR="009D6FFE" w:rsidRPr="0006506D">
      <w:instrText xml:space="preserve"> PRINTDATE  \@ "dd.MM.yyyy"  \* MERGEFORMAT </w:instrText>
    </w:r>
    <w:r w:rsidR="009D6FFE" w:rsidRPr="0006506D">
      <w:fldChar w:fldCharType="separate"/>
    </w:r>
    <w:r w:rsidR="00323394">
      <w:rPr>
        <w:noProof/>
      </w:rPr>
      <w:t>29.04.2008</w:t>
    </w:r>
    <w:r w:rsidR="009D6FFE" w:rsidRPr="0006506D">
      <w:fldChar w:fldCharType="end"/>
    </w:r>
    <w:r w:rsidR="009D6FFE" w:rsidRPr="0006506D">
      <w:t xml:space="preserve">, Vorlage: </w:t>
    </w:r>
    <w:r>
      <w:rPr>
        <w:noProof/>
      </w:rPr>
      <w:fldChar w:fldCharType="begin"/>
    </w:r>
    <w:r>
      <w:rPr>
        <w:noProof/>
      </w:rPr>
      <w:instrText xml:space="preserve"> TEMPLATE  \* MERGEFORMAT </w:instrText>
    </w:r>
    <w:r>
      <w:rPr>
        <w:noProof/>
      </w:rPr>
      <w:fldChar w:fldCharType="separate"/>
    </w:r>
    <w:r w:rsidR="00323394">
      <w:rPr>
        <w:noProof/>
      </w:rPr>
      <w:t>UNITYoperations.dotx</w:t>
    </w:r>
    <w:r>
      <w:rPr>
        <w:noProof/>
      </w:rPr>
      <w:fldChar w:fldCharType="end"/>
    </w:r>
    <w:r w:rsidR="009D6FFE" w:rsidRPr="0006506D">
      <w:t xml:space="preserve">/Stand: </w:t>
    </w:r>
    <w:r w:rsidR="009D6FFE">
      <w:t>29.04</w:t>
    </w:r>
    <w:r w:rsidR="009D6FFE" w:rsidRPr="0006506D">
      <w:t xml:space="preserve">.2008 </w:t>
    </w:r>
    <w:r w:rsidR="009D6FFE" w:rsidRPr="0006506D">
      <w:tab/>
    </w:r>
    <w:r w:rsidR="009D6FFE" w:rsidRPr="00CA1D8E">
      <w:rPr>
        <w:rStyle w:val="Seitenzahl"/>
      </w:rPr>
      <w:t xml:space="preserve">Seite </w:t>
    </w:r>
    <w:r w:rsidR="009D6FFE" w:rsidRPr="00CA1D8E">
      <w:rPr>
        <w:rStyle w:val="Seitenzahl"/>
      </w:rPr>
      <w:fldChar w:fldCharType="begin"/>
    </w:r>
    <w:r w:rsidR="009D6FFE" w:rsidRPr="00CA1D8E">
      <w:rPr>
        <w:rStyle w:val="Seitenzahl"/>
      </w:rPr>
      <w:instrText xml:space="preserve"> PAGE </w:instrText>
    </w:r>
    <w:r w:rsidR="009D6FFE" w:rsidRPr="00CA1D8E">
      <w:rPr>
        <w:rStyle w:val="Seitenzahl"/>
      </w:rPr>
      <w:fldChar w:fldCharType="separate"/>
    </w:r>
    <w:r w:rsidR="009D6FFE">
      <w:rPr>
        <w:rStyle w:val="Seitenzahl"/>
      </w:rPr>
      <w:t>1</w:t>
    </w:r>
    <w:r w:rsidR="009D6FFE" w:rsidRPr="00CA1D8E">
      <w:rPr>
        <w:rStyle w:val="Seitenzahl"/>
      </w:rPr>
      <w:fldChar w:fldCharType="end"/>
    </w:r>
    <w:r w:rsidR="009D6FFE" w:rsidRPr="00CA1D8E">
      <w:rPr>
        <w:rStyle w:val="Seitenzahl"/>
      </w:rPr>
      <w:t xml:space="preserve"> von </w:t>
    </w:r>
    <w:r w:rsidR="009D6FFE" w:rsidRPr="00CA1D8E">
      <w:rPr>
        <w:rStyle w:val="Seitenzahl"/>
      </w:rPr>
      <w:fldChar w:fldCharType="begin"/>
    </w:r>
    <w:r w:rsidR="009D6FFE" w:rsidRPr="00CA1D8E">
      <w:rPr>
        <w:rStyle w:val="Seitenzahl"/>
      </w:rPr>
      <w:instrText xml:space="preserve"> NUMPAGES </w:instrText>
    </w:r>
    <w:r w:rsidR="009D6FFE" w:rsidRPr="00CA1D8E">
      <w:rPr>
        <w:rStyle w:val="Seitenzahl"/>
      </w:rPr>
      <w:fldChar w:fldCharType="separate"/>
    </w:r>
    <w:r w:rsidR="00272CB7">
      <w:rPr>
        <w:rStyle w:val="Seitenzahl"/>
        <w:noProof/>
      </w:rPr>
      <w:t>1</w:t>
    </w:r>
    <w:r w:rsidR="009D6FFE" w:rsidRPr="00CA1D8E">
      <w:rPr>
        <w:rStyle w:val="Seitenzah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84891" w14:textId="77777777" w:rsidR="00820E42" w:rsidRDefault="00820E42">
      <w:r>
        <w:separator/>
      </w:r>
    </w:p>
  </w:footnote>
  <w:footnote w:type="continuationSeparator" w:id="0">
    <w:p w14:paraId="185296D4" w14:textId="77777777" w:rsidR="00820E42" w:rsidRDefault="00820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CEECA" w14:textId="77777777" w:rsidR="009D6FFE" w:rsidRDefault="00AD38B1" w:rsidP="00CE1039">
    <w:pPr>
      <w:pStyle w:val="Kopfzeile"/>
    </w:pPr>
    <w:r>
      <w:drawing>
        <wp:anchor distT="0" distB="0" distL="114300" distR="114300" simplePos="0" relativeHeight="251657216" behindDoc="0" locked="0" layoutInCell="1" allowOverlap="1" wp14:anchorId="4E5206F7" wp14:editId="3BE21A8E">
          <wp:simplePos x="0" y="0"/>
          <wp:positionH relativeFrom="column">
            <wp:posOffset>5209540</wp:posOffset>
          </wp:positionH>
          <wp:positionV relativeFrom="paragraph">
            <wp:posOffset>61595</wp:posOffset>
          </wp:positionV>
          <wp:extent cx="914400" cy="222250"/>
          <wp:effectExtent l="0" t="0" r="0" b="6350"/>
          <wp:wrapNone/>
          <wp:docPr id="18" name="Bild 18" descr="Logo_Blau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Logo_Blau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22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AB2C8A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76774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2EE67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6DE588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23474E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B476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8B0A1D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2D6AC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9A77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E804B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600B40"/>
    <w:multiLevelType w:val="multilevel"/>
    <w:tmpl w:val="32C8981A"/>
    <w:numStyleLink w:val="Punkt"/>
  </w:abstractNum>
  <w:abstractNum w:abstractNumId="11" w15:restartNumberingAfterBreak="0">
    <w:nsid w:val="0CA96157"/>
    <w:multiLevelType w:val="multilevel"/>
    <w:tmpl w:val="32C8981A"/>
    <w:numStyleLink w:val="Punkt"/>
  </w:abstractNum>
  <w:abstractNum w:abstractNumId="12" w15:restartNumberingAfterBreak="0">
    <w:nsid w:val="0F2A757E"/>
    <w:multiLevelType w:val="multilevel"/>
    <w:tmpl w:val="907A1976"/>
    <w:numStyleLink w:val="Nummer"/>
  </w:abstractNum>
  <w:abstractNum w:abstractNumId="13" w15:restartNumberingAfterBreak="0">
    <w:nsid w:val="13C6548F"/>
    <w:multiLevelType w:val="multilevel"/>
    <w:tmpl w:val="21E01626"/>
    <w:lvl w:ilvl="0">
      <w:start w:val="1"/>
      <w:numFmt w:val="bullet"/>
      <w:lvlText w:val="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  <w:color w:val="003258"/>
      </w:rPr>
    </w:lvl>
    <w:lvl w:ilvl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16463708"/>
    <w:multiLevelType w:val="multilevel"/>
    <w:tmpl w:val="907A1976"/>
    <w:styleLink w:val="Nummer"/>
    <w:lvl w:ilvl="0">
      <w:start w:val="1"/>
      <w:numFmt w:val="decimal"/>
      <w:pStyle w:val="Liste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pStyle w:val="Liste2"/>
      <w:lvlText w:val="%2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020"/>
        </w:tabs>
        <w:ind w:left="1020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700"/>
        </w:tabs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040"/>
        </w:tabs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380"/>
        </w:tabs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720"/>
        </w:tabs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060"/>
        </w:tabs>
        <w:ind w:left="3060" w:hanging="340"/>
      </w:pPr>
      <w:rPr>
        <w:rFonts w:hint="default"/>
      </w:rPr>
    </w:lvl>
  </w:abstractNum>
  <w:abstractNum w:abstractNumId="15" w15:restartNumberingAfterBreak="0">
    <w:nsid w:val="19B608F6"/>
    <w:multiLevelType w:val="multilevel"/>
    <w:tmpl w:val="32C8981A"/>
    <w:numStyleLink w:val="Punkt"/>
  </w:abstractNum>
  <w:abstractNum w:abstractNumId="16" w15:restartNumberingAfterBreak="0">
    <w:nsid w:val="1FA374D6"/>
    <w:multiLevelType w:val="multilevel"/>
    <w:tmpl w:val="32C8981A"/>
    <w:styleLink w:val="Punkt"/>
    <w:lvl w:ilvl="0">
      <w:start w:val="1"/>
      <w:numFmt w:val="bullet"/>
      <w:pStyle w:val="AufzhlungPunkt"/>
      <w:lvlText w:val="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color w:val="003258"/>
        <w:sz w:val="20"/>
      </w:rPr>
    </w:lvl>
    <w:lvl w:ilvl="1">
      <w:start w:val="1"/>
      <w:numFmt w:val="bullet"/>
      <w:pStyle w:val="AufzhlungPunkt2"/>
      <w:lvlText w:val="‒"/>
      <w:lvlJc w:val="left"/>
      <w:pPr>
        <w:tabs>
          <w:tab w:val="num" w:pos="680"/>
        </w:tabs>
        <w:ind w:left="680" w:hanging="340"/>
      </w:pPr>
      <w:rPr>
        <w:rFonts w:ascii="Arial" w:hAnsi="Arial" w:hint="default"/>
        <w:color w:val="4D5C66" w:themeColor="text2"/>
      </w:rPr>
    </w:lvl>
    <w:lvl w:ilvl="2">
      <w:start w:val="1"/>
      <w:numFmt w:val="bullet"/>
      <w:pStyle w:val="AufzhlungPunkt3"/>
      <w:lvlText w:val=""/>
      <w:lvlJc w:val="left"/>
      <w:pPr>
        <w:tabs>
          <w:tab w:val="num" w:pos="1021"/>
        </w:tabs>
        <w:ind w:left="1020" w:hanging="340"/>
      </w:pPr>
      <w:rPr>
        <w:rFonts w:ascii="Wingdings" w:hAnsi="Wingdings" w:hint="default"/>
        <w:color w:val="4D5C66" w:themeColor="text2"/>
        <w:sz w:val="16"/>
      </w:rPr>
    </w:lvl>
    <w:lvl w:ilvl="3">
      <w:start w:val="1"/>
      <w:numFmt w:val="bullet"/>
      <w:lvlText w:val=""/>
      <w:lvlJc w:val="left"/>
      <w:pPr>
        <w:tabs>
          <w:tab w:val="num" w:pos="1383"/>
        </w:tabs>
        <w:ind w:left="1360" w:hanging="3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723"/>
        </w:tabs>
        <w:ind w:left="1700" w:hanging="34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063"/>
        </w:tabs>
        <w:ind w:left="2040" w:hanging="3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403"/>
        </w:tabs>
        <w:ind w:left="2380" w:hanging="3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743"/>
        </w:tabs>
        <w:ind w:left="2720" w:hanging="34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083"/>
        </w:tabs>
        <w:ind w:left="3060" w:hanging="340"/>
      </w:pPr>
      <w:rPr>
        <w:rFonts w:ascii="Wingdings" w:hAnsi="Wingdings" w:hint="default"/>
      </w:rPr>
    </w:lvl>
  </w:abstractNum>
  <w:abstractNum w:abstractNumId="17" w15:restartNumberingAfterBreak="0">
    <w:nsid w:val="230778DA"/>
    <w:multiLevelType w:val="multilevel"/>
    <w:tmpl w:val="32C8981A"/>
    <w:numStyleLink w:val="Punkt"/>
  </w:abstractNum>
  <w:abstractNum w:abstractNumId="18" w15:restartNumberingAfterBreak="0">
    <w:nsid w:val="34AD0882"/>
    <w:multiLevelType w:val="multilevel"/>
    <w:tmpl w:val="33083284"/>
    <w:numStyleLink w:val="Pfeil"/>
  </w:abstractNum>
  <w:abstractNum w:abstractNumId="19" w15:restartNumberingAfterBreak="0">
    <w:nsid w:val="3C5542C0"/>
    <w:multiLevelType w:val="hybridMultilevel"/>
    <w:tmpl w:val="4954A586"/>
    <w:lvl w:ilvl="0" w:tplc="73167D2E">
      <w:start w:val="1"/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hint="default"/>
        <w:color w:val="003258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02D3905"/>
    <w:multiLevelType w:val="multilevel"/>
    <w:tmpl w:val="33083284"/>
    <w:styleLink w:val="Pfeil"/>
    <w:lvl w:ilvl="0">
      <w:start w:val="1"/>
      <w:numFmt w:val="bullet"/>
      <w:pStyle w:val="AufzhlungPfeil"/>
      <w:lvlText w:val="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color w:val="003258"/>
        <w:sz w:val="16"/>
      </w:rPr>
    </w:lvl>
    <w:lvl w:ilvl="1">
      <w:start w:val="1"/>
      <w:numFmt w:val="bullet"/>
      <w:lvlText w:val="‒"/>
      <w:lvlJc w:val="left"/>
      <w:pPr>
        <w:tabs>
          <w:tab w:val="num" w:pos="680"/>
        </w:tabs>
        <w:ind w:left="680" w:hanging="3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1020"/>
        </w:tabs>
        <w:ind w:left="1020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360"/>
        </w:tabs>
        <w:ind w:left="1360" w:hanging="3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700"/>
        </w:tabs>
        <w:ind w:left="1700" w:hanging="34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040"/>
        </w:tabs>
        <w:ind w:left="2040" w:hanging="3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380"/>
        </w:tabs>
        <w:ind w:left="2380" w:hanging="3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720"/>
        </w:tabs>
        <w:ind w:left="2720" w:hanging="34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060"/>
        </w:tabs>
        <w:ind w:left="3060" w:hanging="340"/>
      </w:pPr>
      <w:rPr>
        <w:rFonts w:ascii="Wingdings" w:hAnsi="Wingdings" w:hint="default"/>
      </w:rPr>
    </w:lvl>
  </w:abstractNum>
  <w:abstractNum w:abstractNumId="21" w15:restartNumberingAfterBreak="0">
    <w:nsid w:val="402F7B3F"/>
    <w:multiLevelType w:val="hybridMultilevel"/>
    <w:tmpl w:val="27C4D396"/>
    <w:lvl w:ilvl="0" w:tplc="075EFD5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29E7730"/>
    <w:multiLevelType w:val="multilevel"/>
    <w:tmpl w:val="32C8981A"/>
    <w:numStyleLink w:val="Punkt"/>
  </w:abstractNum>
  <w:abstractNum w:abstractNumId="23" w15:restartNumberingAfterBreak="0">
    <w:nsid w:val="45686B31"/>
    <w:multiLevelType w:val="multilevel"/>
    <w:tmpl w:val="32C8981A"/>
    <w:numStyleLink w:val="Punkt"/>
  </w:abstractNum>
  <w:abstractNum w:abstractNumId="24" w15:restartNumberingAfterBreak="0">
    <w:nsid w:val="462D001E"/>
    <w:multiLevelType w:val="multilevel"/>
    <w:tmpl w:val="7016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884418"/>
    <w:multiLevelType w:val="hybridMultilevel"/>
    <w:tmpl w:val="D50CEC54"/>
    <w:lvl w:ilvl="0" w:tplc="84D69BFA">
      <w:start w:val="1"/>
      <w:numFmt w:val="lowerLetter"/>
      <w:lvlText w:val="%1."/>
      <w:lvlJc w:val="left"/>
      <w:pPr>
        <w:tabs>
          <w:tab w:val="num" w:pos="1003"/>
        </w:tabs>
        <w:ind w:left="1003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26" w15:restartNumberingAfterBreak="0">
    <w:nsid w:val="4C0648C0"/>
    <w:multiLevelType w:val="multilevel"/>
    <w:tmpl w:val="32C8981A"/>
    <w:numStyleLink w:val="Punkt"/>
  </w:abstractNum>
  <w:abstractNum w:abstractNumId="27" w15:restartNumberingAfterBreak="0">
    <w:nsid w:val="4F4128AA"/>
    <w:multiLevelType w:val="hybridMultilevel"/>
    <w:tmpl w:val="77848A12"/>
    <w:lvl w:ilvl="0" w:tplc="DC680986">
      <w:start w:val="1"/>
      <w:numFmt w:val="bullet"/>
      <w:lvlText w:val=""/>
      <w:lvlJc w:val="left"/>
      <w:pPr>
        <w:tabs>
          <w:tab w:val="num" w:pos="1702"/>
        </w:tabs>
        <w:ind w:left="1702" w:hanging="567"/>
      </w:pPr>
      <w:rPr>
        <w:rFonts w:ascii="Wingdings" w:hAnsi="Wingdings" w:hint="default"/>
        <w:color w:val="003258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152E8A"/>
    <w:multiLevelType w:val="hybridMultilevel"/>
    <w:tmpl w:val="21E01626"/>
    <w:lvl w:ilvl="0" w:tplc="2AC4FD54">
      <w:start w:val="1"/>
      <w:numFmt w:val="bullet"/>
      <w:lvlText w:val="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  <w:color w:val="003258"/>
      </w:rPr>
    </w:lvl>
    <w:lvl w:ilvl="1" w:tplc="0407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62215D8B"/>
    <w:multiLevelType w:val="hybridMultilevel"/>
    <w:tmpl w:val="856E5D7E"/>
    <w:lvl w:ilvl="0" w:tplc="76063DDE">
      <w:start w:val="1"/>
      <w:numFmt w:val="bullet"/>
      <w:lvlText w:val=""/>
      <w:lvlJc w:val="left"/>
      <w:pPr>
        <w:tabs>
          <w:tab w:val="num" w:pos="1986"/>
        </w:tabs>
        <w:ind w:left="1986" w:hanging="567"/>
      </w:pPr>
      <w:rPr>
        <w:rFonts w:ascii="Wingdings" w:hAnsi="Wingdings" w:hint="default"/>
        <w:color w:val="003258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648B737F"/>
    <w:multiLevelType w:val="multilevel"/>
    <w:tmpl w:val="195C2992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1" w15:restartNumberingAfterBreak="0">
    <w:nsid w:val="651C1DA4"/>
    <w:multiLevelType w:val="singleLevel"/>
    <w:tmpl w:val="7062F1C4"/>
    <w:lvl w:ilvl="0">
      <w:start w:val="1"/>
      <w:numFmt w:val="bullet"/>
      <w:pStyle w:val="AuzhlungPfeil"/>
      <w:lvlText w:val="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  <w:sz w:val="16"/>
      </w:rPr>
    </w:lvl>
  </w:abstractNum>
  <w:abstractNum w:abstractNumId="32" w15:restartNumberingAfterBreak="0">
    <w:nsid w:val="65A37347"/>
    <w:multiLevelType w:val="singleLevel"/>
    <w:tmpl w:val="825A2F6A"/>
    <w:lvl w:ilvl="0">
      <w:start w:val="1"/>
      <w:numFmt w:val="bullet"/>
      <w:lvlText w:val="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003258"/>
      </w:rPr>
    </w:lvl>
  </w:abstractNum>
  <w:abstractNum w:abstractNumId="33" w15:restartNumberingAfterBreak="0">
    <w:nsid w:val="71215546"/>
    <w:multiLevelType w:val="multilevel"/>
    <w:tmpl w:val="32C8981A"/>
    <w:numStyleLink w:val="Punkt"/>
  </w:abstractNum>
  <w:num w:numId="1" w16cid:durableId="1167744735">
    <w:abstractNumId w:val="32"/>
  </w:num>
  <w:num w:numId="2" w16cid:durableId="507183330">
    <w:abstractNumId w:val="31"/>
  </w:num>
  <w:num w:numId="3" w16cid:durableId="1349717416">
    <w:abstractNumId w:val="30"/>
  </w:num>
  <w:num w:numId="4" w16cid:durableId="428892023">
    <w:abstractNumId w:val="30"/>
  </w:num>
  <w:num w:numId="5" w16cid:durableId="297105243">
    <w:abstractNumId w:val="30"/>
  </w:num>
  <w:num w:numId="6" w16cid:durableId="2082287275">
    <w:abstractNumId w:val="9"/>
  </w:num>
  <w:num w:numId="7" w16cid:durableId="1696150019">
    <w:abstractNumId w:val="7"/>
  </w:num>
  <w:num w:numId="8" w16cid:durableId="521626846">
    <w:abstractNumId w:val="6"/>
  </w:num>
  <w:num w:numId="9" w16cid:durableId="1316446107">
    <w:abstractNumId w:val="5"/>
  </w:num>
  <w:num w:numId="10" w16cid:durableId="290211085">
    <w:abstractNumId w:val="4"/>
  </w:num>
  <w:num w:numId="11" w16cid:durableId="677391384">
    <w:abstractNumId w:val="8"/>
  </w:num>
  <w:num w:numId="12" w16cid:durableId="1547331896">
    <w:abstractNumId w:val="3"/>
  </w:num>
  <w:num w:numId="13" w16cid:durableId="1324509904">
    <w:abstractNumId w:val="2"/>
  </w:num>
  <w:num w:numId="14" w16cid:durableId="1218778315">
    <w:abstractNumId w:val="1"/>
  </w:num>
  <w:num w:numId="15" w16cid:durableId="1321152210">
    <w:abstractNumId w:val="0"/>
  </w:num>
  <w:num w:numId="16" w16cid:durableId="1377775221">
    <w:abstractNumId w:val="27"/>
  </w:num>
  <w:num w:numId="17" w16cid:durableId="1247182798">
    <w:abstractNumId w:val="32"/>
  </w:num>
  <w:num w:numId="18" w16cid:durableId="1219785003">
    <w:abstractNumId w:val="28"/>
  </w:num>
  <w:num w:numId="19" w16cid:durableId="1820927267">
    <w:abstractNumId w:val="13"/>
  </w:num>
  <w:num w:numId="20" w16cid:durableId="2019194822">
    <w:abstractNumId w:val="19"/>
  </w:num>
  <w:num w:numId="21" w16cid:durableId="1282952451">
    <w:abstractNumId w:val="29"/>
  </w:num>
  <w:num w:numId="22" w16cid:durableId="230118709">
    <w:abstractNumId w:val="32"/>
  </w:num>
  <w:num w:numId="23" w16cid:durableId="1942099952">
    <w:abstractNumId w:val="30"/>
  </w:num>
  <w:num w:numId="24" w16cid:durableId="1867211482">
    <w:abstractNumId w:val="30"/>
  </w:num>
  <w:num w:numId="25" w16cid:durableId="436027526">
    <w:abstractNumId w:val="30"/>
  </w:num>
  <w:num w:numId="26" w16cid:durableId="320811095">
    <w:abstractNumId w:val="30"/>
  </w:num>
  <w:num w:numId="27" w16cid:durableId="927886128">
    <w:abstractNumId w:val="21"/>
  </w:num>
  <w:num w:numId="28" w16cid:durableId="1567254398">
    <w:abstractNumId w:val="25"/>
  </w:num>
  <w:num w:numId="29" w16cid:durableId="140461439">
    <w:abstractNumId w:val="16"/>
  </w:num>
  <w:num w:numId="30" w16cid:durableId="12466913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67150836">
    <w:abstractNumId w:val="17"/>
  </w:num>
  <w:num w:numId="32" w16cid:durableId="419063436">
    <w:abstractNumId w:val="33"/>
  </w:num>
  <w:num w:numId="33" w16cid:durableId="1079403941">
    <w:abstractNumId w:val="26"/>
  </w:num>
  <w:num w:numId="34" w16cid:durableId="1242377161">
    <w:abstractNumId w:val="15"/>
  </w:num>
  <w:num w:numId="35" w16cid:durableId="129445134">
    <w:abstractNumId w:val="23"/>
  </w:num>
  <w:num w:numId="36" w16cid:durableId="1220164364">
    <w:abstractNumId w:val="10"/>
  </w:num>
  <w:num w:numId="37" w16cid:durableId="716130386">
    <w:abstractNumId w:val="20"/>
  </w:num>
  <w:num w:numId="38" w16cid:durableId="153061028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92105108">
    <w:abstractNumId w:val="14"/>
  </w:num>
  <w:num w:numId="40" w16cid:durableId="95305042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88497991">
    <w:abstractNumId w:val="11"/>
  </w:num>
  <w:num w:numId="42" w16cid:durableId="1822961247">
    <w:abstractNumId w:val="22"/>
  </w:num>
  <w:num w:numId="43" w16cid:durableId="1937322760">
    <w:abstractNumId w:val="18"/>
  </w:num>
  <w:num w:numId="44" w16cid:durableId="406609745">
    <w:abstractNumId w:val="12"/>
  </w:num>
  <w:num w:numId="45" w16cid:durableId="398409909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trackRevisions/>
  <w:defaultTabStop w:val="709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16"/>
    <w:rsid w:val="00006263"/>
    <w:rsid w:val="00026AD2"/>
    <w:rsid w:val="00051FA0"/>
    <w:rsid w:val="000536D9"/>
    <w:rsid w:val="00061A0E"/>
    <w:rsid w:val="00062092"/>
    <w:rsid w:val="0006506D"/>
    <w:rsid w:val="00066403"/>
    <w:rsid w:val="00072478"/>
    <w:rsid w:val="000725BE"/>
    <w:rsid w:val="00080329"/>
    <w:rsid w:val="00083A47"/>
    <w:rsid w:val="00091389"/>
    <w:rsid w:val="000B19C4"/>
    <w:rsid w:val="000D60B3"/>
    <w:rsid w:val="000E0E58"/>
    <w:rsid w:val="00103760"/>
    <w:rsid w:val="00133595"/>
    <w:rsid w:val="00145D77"/>
    <w:rsid w:val="00151261"/>
    <w:rsid w:val="001679BC"/>
    <w:rsid w:val="001941A3"/>
    <w:rsid w:val="00196C23"/>
    <w:rsid w:val="001A2DB8"/>
    <w:rsid w:val="001B6AC6"/>
    <w:rsid w:val="001C1201"/>
    <w:rsid w:val="001C1B22"/>
    <w:rsid w:val="001C273D"/>
    <w:rsid w:val="001D584C"/>
    <w:rsid w:val="001F0712"/>
    <w:rsid w:val="001F6D1B"/>
    <w:rsid w:val="001F759D"/>
    <w:rsid w:val="00202AB2"/>
    <w:rsid w:val="00204BFE"/>
    <w:rsid w:val="00221C44"/>
    <w:rsid w:val="00233791"/>
    <w:rsid w:val="00237744"/>
    <w:rsid w:val="002520BF"/>
    <w:rsid w:val="0025627E"/>
    <w:rsid w:val="002660A0"/>
    <w:rsid w:val="00272CB7"/>
    <w:rsid w:val="00281342"/>
    <w:rsid w:val="0029053D"/>
    <w:rsid w:val="002B132F"/>
    <w:rsid w:val="002B246E"/>
    <w:rsid w:val="002C4653"/>
    <w:rsid w:val="002C7437"/>
    <w:rsid w:val="002D0621"/>
    <w:rsid w:val="002E1517"/>
    <w:rsid w:val="002E63D2"/>
    <w:rsid w:val="0030290E"/>
    <w:rsid w:val="0031146A"/>
    <w:rsid w:val="00321B53"/>
    <w:rsid w:val="00323394"/>
    <w:rsid w:val="003511D8"/>
    <w:rsid w:val="00365254"/>
    <w:rsid w:val="0036696D"/>
    <w:rsid w:val="003932F7"/>
    <w:rsid w:val="003B1B96"/>
    <w:rsid w:val="003E17F1"/>
    <w:rsid w:val="003F0D0F"/>
    <w:rsid w:val="00426FF4"/>
    <w:rsid w:val="004304A5"/>
    <w:rsid w:val="0045140D"/>
    <w:rsid w:val="00451A7A"/>
    <w:rsid w:val="004544FB"/>
    <w:rsid w:val="00476C25"/>
    <w:rsid w:val="004811D1"/>
    <w:rsid w:val="004E6BE9"/>
    <w:rsid w:val="004F4109"/>
    <w:rsid w:val="00507ACC"/>
    <w:rsid w:val="00510629"/>
    <w:rsid w:val="00517597"/>
    <w:rsid w:val="0052645A"/>
    <w:rsid w:val="00546559"/>
    <w:rsid w:val="00570318"/>
    <w:rsid w:val="00572908"/>
    <w:rsid w:val="005B5389"/>
    <w:rsid w:val="005D44AD"/>
    <w:rsid w:val="006051C9"/>
    <w:rsid w:val="00637742"/>
    <w:rsid w:val="00644D1C"/>
    <w:rsid w:val="0065342D"/>
    <w:rsid w:val="00672DAA"/>
    <w:rsid w:val="0068248B"/>
    <w:rsid w:val="00691E49"/>
    <w:rsid w:val="006967B8"/>
    <w:rsid w:val="006C0F72"/>
    <w:rsid w:val="006C5C65"/>
    <w:rsid w:val="006C6624"/>
    <w:rsid w:val="006C68D7"/>
    <w:rsid w:val="006E1DC9"/>
    <w:rsid w:val="006F631C"/>
    <w:rsid w:val="00782C66"/>
    <w:rsid w:val="00792005"/>
    <w:rsid w:val="00795671"/>
    <w:rsid w:val="007A266C"/>
    <w:rsid w:val="007A6A29"/>
    <w:rsid w:val="007B4125"/>
    <w:rsid w:val="007E47E1"/>
    <w:rsid w:val="007F584B"/>
    <w:rsid w:val="0080009F"/>
    <w:rsid w:val="00804D1E"/>
    <w:rsid w:val="00813799"/>
    <w:rsid w:val="00820E42"/>
    <w:rsid w:val="00826EE6"/>
    <w:rsid w:val="008460D5"/>
    <w:rsid w:val="00892488"/>
    <w:rsid w:val="0089283D"/>
    <w:rsid w:val="008D1595"/>
    <w:rsid w:val="008D4914"/>
    <w:rsid w:val="008D5412"/>
    <w:rsid w:val="008E7D22"/>
    <w:rsid w:val="008F1EF6"/>
    <w:rsid w:val="008F5C2B"/>
    <w:rsid w:val="009564D5"/>
    <w:rsid w:val="00970547"/>
    <w:rsid w:val="00982554"/>
    <w:rsid w:val="009A3016"/>
    <w:rsid w:val="009A4763"/>
    <w:rsid w:val="009D6FFE"/>
    <w:rsid w:val="009E268A"/>
    <w:rsid w:val="00A207CF"/>
    <w:rsid w:val="00A44652"/>
    <w:rsid w:val="00A85849"/>
    <w:rsid w:val="00AB5A28"/>
    <w:rsid w:val="00AC6915"/>
    <w:rsid w:val="00AD1B69"/>
    <w:rsid w:val="00AD38B1"/>
    <w:rsid w:val="00B130FE"/>
    <w:rsid w:val="00B60649"/>
    <w:rsid w:val="00B65F2B"/>
    <w:rsid w:val="00B673DF"/>
    <w:rsid w:val="00B71C87"/>
    <w:rsid w:val="00B91888"/>
    <w:rsid w:val="00BA7777"/>
    <w:rsid w:val="00BE227F"/>
    <w:rsid w:val="00C231E7"/>
    <w:rsid w:val="00C42C19"/>
    <w:rsid w:val="00C72B8E"/>
    <w:rsid w:val="00C801E8"/>
    <w:rsid w:val="00C81B95"/>
    <w:rsid w:val="00CA0D85"/>
    <w:rsid w:val="00CA1D8E"/>
    <w:rsid w:val="00CA3FDD"/>
    <w:rsid w:val="00CA74BA"/>
    <w:rsid w:val="00CC680F"/>
    <w:rsid w:val="00CE1039"/>
    <w:rsid w:val="00CE2486"/>
    <w:rsid w:val="00CF445B"/>
    <w:rsid w:val="00D16478"/>
    <w:rsid w:val="00D232A1"/>
    <w:rsid w:val="00D23DB1"/>
    <w:rsid w:val="00D74BED"/>
    <w:rsid w:val="00DA1551"/>
    <w:rsid w:val="00DB077D"/>
    <w:rsid w:val="00DB7F34"/>
    <w:rsid w:val="00DC2E69"/>
    <w:rsid w:val="00DC4661"/>
    <w:rsid w:val="00DD18CC"/>
    <w:rsid w:val="00DD42F3"/>
    <w:rsid w:val="00DE2EA7"/>
    <w:rsid w:val="00DF4551"/>
    <w:rsid w:val="00E2480F"/>
    <w:rsid w:val="00E81A6B"/>
    <w:rsid w:val="00EA36F9"/>
    <w:rsid w:val="00EC7A06"/>
    <w:rsid w:val="00EE537B"/>
    <w:rsid w:val="00EE7420"/>
    <w:rsid w:val="00EE7F29"/>
    <w:rsid w:val="00F01FF9"/>
    <w:rsid w:val="00F07027"/>
    <w:rsid w:val="00F13086"/>
    <w:rsid w:val="00F5355E"/>
    <w:rsid w:val="00F53C3D"/>
    <w:rsid w:val="00F62242"/>
    <w:rsid w:val="00F97C4A"/>
    <w:rsid w:val="00FB4281"/>
    <w:rsid w:val="00FC40A8"/>
    <w:rsid w:val="00FD4BB4"/>
    <w:rsid w:val="00FD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CB26A3"/>
  <w15:chartTrackingRefBased/>
  <w15:docId w15:val="{1848D1CA-E257-404F-8FC6-D183FD05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F5C2B"/>
    <w:pPr>
      <w:spacing w:after="120" w:line="264" w:lineRule="auto"/>
    </w:pPr>
    <w:rPr>
      <w:rFonts w:ascii="Arial" w:hAnsi="Arial"/>
      <w:sz w:val="22"/>
    </w:rPr>
  </w:style>
  <w:style w:type="paragraph" w:styleId="berschrift1">
    <w:name w:val="heading 1"/>
    <w:basedOn w:val="Standard"/>
    <w:next w:val="Standard"/>
    <w:link w:val="berschrift1Zchn"/>
    <w:qFormat/>
    <w:rsid w:val="00062092"/>
    <w:pPr>
      <w:keepNext/>
      <w:keepLines/>
      <w:numPr>
        <w:numId w:val="26"/>
      </w:numPr>
      <w:spacing w:after="180"/>
      <w:outlineLvl w:val="0"/>
    </w:pPr>
    <w:rPr>
      <w:b/>
      <w:kern w:val="28"/>
      <w:sz w:val="28"/>
    </w:rPr>
  </w:style>
  <w:style w:type="paragraph" w:styleId="berschrift2">
    <w:name w:val="heading 2"/>
    <w:basedOn w:val="berschrift1"/>
    <w:next w:val="Standard"/>
    <w:qFormat/>
    <w:rsid w:val="00062092"/>
    <w:pPr>
      <w:numPr>
        <w:ilvl w:val="1"/>
      </w:numPr>
      <w:spacing w:before="180"/>
      <w:outlineLvl w:val="1"/>
    </w:pPr>
    <w:rPr>
      <w:sz w:val="24"/>
    </w:rPr>
  </w:style>
  <w:style w:type="paragraph" w:styleId="berschrift3">
    <w:name w:val="heading 3"/>
    <w:basedOn w:val="berschrift2"/>
    <w:next w:val="Standard"/>
    <w:qFormat/>
    <w:rsid w:val="00E2480F"/>
    <w:pPr>
      <w:numPr>
        <w:ilvl w:val="2"/>
      </w:numPr>
      <w:spacing w:before="120"/>
      <w:outlineLvl w:val="2"/>
    </w:pPr>
    <w:rPr>
      <w:sz w:val="22"/>
    </w:rPr>
  </w:style>
  <w:style w:type="paragraph" w:styleId="berschrift4">
    <w:name w:val="heading 4"/>
    <w:basedOn w:val="berschrift3"/>
    <w:next w:val="Standard"/>
    <w:qFormat/>
    <w:rsid w:val="00E2480F"/>
    <w:pPr>
      <w:numPr>
        <w:ilvl w:val="0"/>
        <w:numId w:val="0"/>
      </w:numPr>
      <w:outlineLvl w:val="3"/>
    </w:pPr>
  </w:style>
  <w:style w:type="paragraph" w:styleId="berschrift5">
    <w:name w:val="heading 5"/>
    <w:next w:val="Standard"/>
    <w:semiHidden/>
    <w:pPr>
      <w:spacing w:before="60" w:after="60"/>
      <w:outlineLvl w:val="4"/>
    </w:pPr>
    <w:rPr>
      <w:rFonts w:ascii="Arial" w:hAnsi="Arial"/>
      <w:noProof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30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2D71A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30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2D71A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30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1A4263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30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1A4263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ender">
    <w:name w:val="Absender"/>
    <w:basedOn w:val="Standard"/>
    <w:rsid w:val="000D60B3"/>
    <w:pPr>
      <w:spacing w:after="60" w:line="240" w:lineRule="auto"/>
    </w:pPr>
    <w:rPr>
      <w:noProof/>
    </w:rPr>
  </w:style>
  <w:style w:type="paragraph" w:customStyle="1" w:styleId="Adresse">
    <w:name w:val="Adresse"/>
    <w:basedOn w:val="Standard"/>
    <w:rsid w:val="000D60B3"/>
    <w:pPr>
      <w:spacing w:after="0" w:line="240" w:lineRule="auto"/>
    </w:pPr>
    <w:rPr>
      <w:noProof/>
      <w:sz w:val="18"/>
    </w:rPr>
  </w:style>
  <w:style w:type="paragraph" w:customStyle="1" w:styleId="AufzhlungPfeil">
    <w:name w:val="Aufzählung Pfeil"/>
    <w:basedOn w:val="Standard"/>
    <w:qFormat/>
    <w:rsid w:val="00062092"/>
    <w:pPr>
      <w:numPr>
        <w:numId w:val="43"/>
      </w:numPr>
      <w:jc w:val="both"/>
    </w:pPr>
  </w:style>
  <w:style w:type="paragraph" w:customStyle="1" w:styleId="AufzhlungPunkt">
    <w:name w:val="Aufzählung Punkt"/>
    <w:basedOn w:val="Standard"/>
    <w:qFormat/>
    <w:rsid w:val="00062092"/>
    <w:pPr>
      <w:numPr>
        <w:numId w:val="42"/>
      </w:numPr>
    </w:pPr>
  </w:style>
  <w:style w:type="paragraph" w:customStyle="1" w:styleId="AuzhlungPfeil">
    <w:name w:val="Auzählung Pfeil"/>
    <w:basedOn w:val="Standard"/>
    <w:semiHidden/>
    <w:rsid w:val="000725BE"/>
    <w:pPr>
      <w:numPr>
        <w:numId w:val="2"/>
      </w:numPr>
    </w:pPr>
    <w:rPr>
      <w:noProof/>
    </w:rPr>
  </w:style>
  <w:style w:type="paragraph" w:styleId="Titel">
    <w:name w:val="Title"/>
    <w:basedOn w:val="Standard"/>
    <w:next w:val="Standard"/>
    <w:link w:val="TitelZchn"/>
    <w:qFormat/>
    <w:rsid w:val="00782C66"/>
    <w:pPr>
      <w:contextualSpacing/>
    </w:pPr>
    <w:rPr>
      <w:rFonts w:asciiTheme="majorHAnsi" w:eastAsiaTheme="majorEastAsia" w:hAnsiTheme="majorHAnsi" w:cstheme="majorBidi"/>
      <w:b/>
      <w:color w:val="4D5C66" w:themeColor="text2"/>
      <w:spacing w:val="5"/>
      <w:kern w:val="28"/>
      <w:sz w:val="36"/>
      <w:szCs w:val="36"/>
    </w:rPr>
  </w:style>
  <w:style w:type="character" w:customStyle="1" w:styleId="TitelZchn">
    <w:name w:val="Titel Zchn"/>
    <w:basedOn w:val="Absatz-Standardschriftart"/>
    <w:link w:val="Titel"/>
    <w:rsid w:val="00782C66"/>
    <w:rPr>
      <w:rFonts w:asciiTheme="majorHAnsi" w:eastAsiaTheme="majorEastAsia" w:hAnsiTheme="majorHAnsi" w:cstheme="majorBidi"/>
      <w:b/>
      <w:color w:val="4D5C66" w:themeColor="text2"/>
      <w:spacing w:val="5"/>
      <w:kern w:val="28"/>
      <w:sz w:val="36"/>
      <w:szCs w:val="36"/>
    </w:rPr>
  </w:style>
  <w:style w:type="paragraph" w:customStyle="1" w:styleId="Betreff">
    <w:name w:val="Betreff"/>
    <w:next w:val="Standard"/>
    <w:rsid w:val="00782C66"/>
    <w:pPr>
      <w:spacing w:before="120" w:after="120" w:line="264" w:lineRule="auto"/>
    </w:pPr>
    <w:rPr>
      <w:rFonts w:ascii="Arial" w:hAnsi="Arial"/>
      <w:b/>
      <w:noProof/>
      <w:sz w:val="22"/>
    </w:rPr>
  </w:style>
  <w:style w:type="paragraph" w:styleId="Liste">
    <w:name w:val="List"/>
    <w:basedOn w:val="Standard"/>
    <w:qFormat/>
    <w:rsid w:val="00782C66"/>
    <w:pPr>
      <w:numPr>
        <w:numId w:val="44"/>
      </w:numPr>
    </w:pPr>
    <w:rPr>
      <w:lang w:val="en-GB"/>
    </w:rPr>
  </w:style>
  <w:style w:type="paragraph" w:customStyle="1" w:styleId="ComputerCode">
    <w:name w:val="ComputerCode"/>
    <w:semiHidden/>
    <w:pPr>
      <w:tabs>
        <w:tab w:val="left" w:pos="964"/>
      </w:tabs>
    </w:pPr>
    <w:rPr>
      <w:rFonts w:ascii="Courier" w:hAnsi="Courier"/>
      <w:noProof/>
    </w:rPr>
  </w:style>
  <w:style w:type="paragraph" w:customStyle="1" w:styleId="Definition">
    <w:name w:val="Definition"/>
    <w:basedOn w:val="Standard"/>
    <w:next w:val="Standard"/>
    <w:semiHidden/>
    <w:pPr>
      <w:tabs>
        <w:tab w:val="left" w:pos="1418"/>
      </w:tabs>
      <w:spacing w:before="120"/>
      <w:ind w:left="1418" w:hanging="1418"/>
      <w:jc w:val="both"/>
    </w:pPr>
  </w:style>
  <w:style w:type="paragraph" w:styleId="Funotentext">
    <w:name w:val="footnote text"/>
    <w:basedOn w:val="Standard"/>
    <w:semiHidden/>
    <w:pPr>
      <w:ind w:left="113" w:hanging="113"/>
      <w:jc w:val="both"/>
    </w:pPr>
  </w:style>
  <w:style w:type="character" w:styleId="Funotenzeichen">
    <w:name w:val="footnote reference"/>
    <w:basedOn w:val="Absatz-Standardschriftart"/>
    <w:semiHidden/>
    <w:rPr>
      <w:rFonts w:ascii="Arial" w:hAnsi="Arial"/>
      <w:dstrike w:val="0"/>
      <w:noProof/>
      <w:color w:val="auto"/>
      <w:sz w:val="16"/>
      <w:vertAlign w:val="superscript"/>
    </w:rPr>
  </w:style>
  <w:style w:type="paragraph" w:styleId="Fuzeile">
    <w:name w:val="footer"/>
    <w:semiHidden/>
    <w:rsid w:val="003932F7"/>
    <w:pPr>
      <w:tabs>
        <w:tab w:val="right" w:pos="9639"/>
      </w:tabs>
    </w:pPr>
    <w:rPr>
      <w:rFonts w:ascii="Arial" w:hAnsi="Arial"/>
      <w:sz w:val="12"/>
    </w:rPr>
  </w:style>
  <w:style w:type="numbering" w:customStyle="1" w:styleId="Pfeil">
    <w:name w:val="Pfeil"/>
    <w:rsid w:val="00782C66"/>
    <w:pPr>
      <w:numPr>
        <w:numId w:val="37"/>
      </w:numPr>
    </w:pPr>
  </w:style>
  <w:style w:type="paragraph" w:styleId="Kopfzeile">
    <w:name w:val="header"/>
    <w:semiHidden/>
    <w:rsid w:val="00CE1039"/>
    <w:pPr>
      <w:tabs>
        <w:tab w:val="right" w:pos="9072"/>
      </w:tabs>
      <w:jc w:val="right"/>
    </w:pPr>
    <w:rPr>
      <w:rFonts w:ascii="Arial" w:hAnsi="Arial"/>
      <w:noProof/>
    </w:rPr>
  </w:style>
  <w:style w:type="paragraph" w:customStyle="1" w:styleId="Literatur">
    <w:name w:val="Literatur"/>
    <w:basedOn w:val="Standard"/>
    <w:semiHidden/>
    <w:rsid w:val="000725BE"/>
    <w:pPr>
      <w:spacing w:before="240"/>
    </w:pPr>
  </w:style>
  <w:style w:type="paragraph" w:styleId="Standardeinzug">
    <w:name w:val="Normal Indent"/>
    <w:basedOn w:val="Standard"/>
    <w:autoRedefine/>
    <w:rsid w:val="0025627E"/>
    <w:pPr>
      <w:ind w:left="363"/>
    </w:pPr>
    <w:rPr>
      <w:lang w:val="en-GB"/>
    </w:rPr>
  </w:style>
  <w:style w:type="paragraph" w:customStyle="1" w:styleId="AufzhlungPunkt2">
    <w:name w:val="Aufzählung Punkt_2"/>
    <w:basedOn w:val="AufzhlungPunkt"/>
    <w:rsid w:val="00782C66"/>
    <w:pPr>
      <w:numPr>
        <w:ilvl w:val="1"/>
        <w:numId w:val="36"/>
      </w:numPr>
    </w:pPr>
  </w:style>
  <w:style w:type="numbering" w:customStyle="1" w:styleId="Nummer">
    <w:name w:val="Nummer"/>
    <w:rsid w:val="00782C66"/>
    <w:pPr>
      <w:numPr>
        <w:numId w:val="39"/>
      </w:numPr>
    </w:pPr>
  </w:style>
  <w:style w:type="paragraph" w:customStyle="1" w:styleId="UNITY-Info">
    <w:name w:val="UNITY-Info"/>
    <w:semiHidden/>
    <w:rPr>
      <w:rFonts w:ascii="Arial" w:hAnsi="Arial"/>
      <w:noProof/>
      <w:color w:val="808080"/>
      <w:sz w:val="12"/>
    </w:rPr>
  </w:style>
  <w:style w:type="paragraph" w:styleId="Verzeichnis1">
    <w:name w:val="toc 1"/>
    <w:basedOn w:val="Standard"/>
    <w:next w:val="Standard"/>
    <w:autoRedefine/>
    <w:uiPriority w:val="39"/>
    <w:semiHidden/>
    <w:rsid w:val="00066403"/>
    <w:pPr>
      <w:tabs>
        <w:tab w:val="left" w:pos="0"/>
        <w:tab w:val="left" w:pos="567"/>
        <w:tab w:val="right" w:leader="dot" w:pos="9639"/>
      </w:tabs>
      <w:spacing w:before="360"/>
      <w:ind w:left="567" w:right="1133" w:hanging="567"/>
    </w:pPr>
    <w:rPr>
      <w:b/>
      <w:noProof/>
      <w:sz w:val="24"/>
    </w:rPr>
  </w:style>
  <w:style w:type="paragraph" w:styleId="Verzeichnis2">
    <w:name w:val="toc 2"/>
    <w:basedOn w:val="Standard"/>
    <w:next w:val="Standard"/>
    <w:autoRedefine/>
    <w:uiPriority w:val="39"/>
    <w:semiHidden/>
    <w:rsid w:val="00066403"/>
    <w:pPr>
      <w:tabs>
        <w:tab w:val="left" w:pos="567"/>
        <w:tab w:val="left" w:pos="1134"/>
        <w:tab w:val="right" w:leader="dot" w:pos="9639"/>
      </w:tabs>
      <w:spacing w:before="60" w:after="60"/>
      <w:ind w:left="1134" w:right="1134" w:hanging="567"/>
    </w:pPr>
    <w:rPr>
      <w:noProof/>
      <w:sz w:val="24"/>
    </w:rPr>
  </w:style>
  <w:style w:type="paragraph" w:styleId="Verzeichnis3">
    <w:name w:val="toc 3"/>
    <w:basedOn w:val="Standard"/>
    <w:next w:val="Standard"/>
    <w:uiPriority w:val="39"/>
    <w:semiHidden/>
    <w:rsid w:val="00066403"/>
    <w:pPr>
      <w:tabs>
        <w:tab w:val="left" w:pos="1134"/>
        <w:tab w:val="left" w:pos="1843"/>
        <w:tab w:val="right" w:leader="dot" w:pos="9639"/>
      </w:tabs>
      <w:spacing w:after="60"/>
      <w:ind w:left="1843" w:right="1134" w:hanging="709"/>
    </w:pPr>
    <w:rPr>
      <w:noProof/>
      <w:sz w:val="20"/>
    </w:rPr>
  </w:style>
  <w:style w:type="character" w:styleId="Seitenzahl">
    <w:name w:val="page number"/>
    <w:basedOn w:val="Absatz-Standardschriftart"/>
    <w:semiHidden/>
    <w:rsid w:val="00CA1D8E"/>
    <w:rPr>
      <w:rFonts w:ascii="Arial" w:hAnsi="Arial"/>
      <w:sz w:val="18"/>
    </w:rPr>
  </w:style>
  <w:style w:type="table" w:styleId="Tabellenraster">
    <w:name w:val="Table Grid"/>
    <w:basedOn w:val="NormaleTabelle"/>
    <w:semiHidden/>
    <w:rsid w:val="000725BE"/>
    <w:pPr>
      <w:spacing w:after="12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semiHidden/>
    <w:rsid w:val="003F0D0F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rsid w:val="001B6AC6"/>
    <w:pPr>
      <w:spacing w:after="240" w:line="240" w:lineRule="auto"/>
    </w:pPr>
    <w:rPr>
      <w:bCs/>
      <w:i/>
      <w:sz w:val="20"/>
    </w:rPr>
  </w:style>
  <w:style w:type="paragraph" w:customStyle="1" w:styleId="Inhaltsverzeichnis">
    <w:name w:val="Inhaltsverzeichnis"/>
    <w:basedOn w:val="Standard"/>
    <w:next w:val="Standard"/>
    <w:rsid w:val="00E2480F"/>
    <w:pPr>
      <w:keepNext/>
      <w:spacing w:after="180"/>
    </w:pPr>
    <w:rPr>
      <w:b/>
      <w:sz w:val="28"/>
    </w:rPr>
  </w:style>
  <w:style w:type="paragraph" w:customStyle="1" w:styleId="AufzhlungPunkt3">
    <w:name w:val="Aufzählung Punkt_3"/>
    <w:basedOn w:val="AufzhlungPunkt"/>
    <w:rsid w:val="00782C66"/>
    <w:pPr>
      <w:numPr>
        <w:ilvl w:val="2"/>
      </w:numPr>
    </w:pPr>
  </w:style>
  <w:style w:type="table" w:customStyle="1" w:styleId="UNITYTab">
    <w:name w:val="UNITY Tab"/>
    <w:basedOn w:val="NormaleTabelle"/>
    <w:rsid w:val="003932F7"/>
    <w:tblPr>
      <w:tblInd w:w="113" w:type="dxa"/>
      <w:tblBorders>
        <w:top w:val="single" w:sz="4" w:space="0" w:color="0C1E2D" w:themeColor="text1"/>
        <w:left w:val="single" w:sz="4" w:space="0" w:color="0C1E2D" w:themeColor="text1"/>
        <w:bottom w:val="single" w:sz="4" w:space="0" w:color="0C1E2D" w:themeColor="text1"/>
        <w:right w:val="single" w:sz="4" w:space="0" w:color="0C1E2D" w:themeColor="text1"/>
        <w:insideH w:val="single" w:sz="4" w:space="0" w:color="0C1E2D" w:themeColor="text1"/>
        <w:insideV w:val="single" w:sz="4" w:space="0" w:color="0C1E2D" w:themeColor="text1"/>
      </w:tblBorders>
      <w:tblCellMar>
        <w:top w:w="85" w:type="dxa"/>
      </w:tblCellMar>
    </w:tblPr>
    <w:tblStylePr w:type="firstRow">
      <w:rPr>
        <w:b/>
      </w:rPr>
      <w:tblPr/>
      <w:tcPr>
        <w:shd w:val="clear" w:color="auto" w:fill="DDDDDD"/>
      </w:tcPr>
    </w:tblStylePr>
  </w:style>
  <w:style w:type="character" w:customStyle="1" w:styleId="berschrift1Zchn">
    <w:name w:val="Überschrift 1 Zchn"/>
    <w:basedOn w:val="Absatz-Standardschriftart"/>
    <w:link w:val="berschrift1"/>
    <w:rsid w:val="00062092"/>
    <w:rPr>
      <w:rFonts w:ascii="Arial" w:hAnsi="Arial"/>
      <w:b/>
      <w:kern w:val="28"/>
      <w:sz w:val="28"/>
    </w:rPr>
  </w:style>
  <w:style w:type="paragraph" w:styleId="Liste2">
    <w:name w:val="List 2"/>
    <w:basedOn w:val="Standard"/>
    <w:rsid w:val="00782C66"/>
    <w:pPr>
      <w:numPr>
        <w:ilvl w:val="1"/>
        <w:numId w:val="44"/>
      </w:numPr>
      <w:tabs>
        <w:tab w:val="clear" w:pos="680"/>
      </w:tabs>
    </w:pPr>
    <w:rPr>
      <w:lang w:val="en-GB"/>
    </w:rPr>
  </w:style>
  <w:style w:type="numbering" w:customStyle="1" w:styleId="Punkt">
    <w:name w:val="Punkt"/>
    <w:rsid w:val="00782C66"/>
    <w:pPr>
      <w:numPr>
        <w:numId w:val="29"/>
      </w:numPr>
    </w:p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3016"/>
    <w:rPr>
      <w:rFonts w:asciiTheme="minorHAnsi" w:eastAsiaTheme="majorEastAsia" w:hAnsiTheme="minorHAnsi" w:cstheme="majorBidi"/>
      <w:i/>
      <w:iCs/>
      <w:color w:val="2D71A9" w:themeColor="text1" w:themeTint="A6"/>
      <w:sz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3016"/>
    <w:rPr>
      <w:rFonts w:asciiTheme="minorHAnsi" w:eastAsiaTheme="majorEastAsia" w:hAnsiTheme="minorHAnsi" w:cstheme="majorBidi"/>
      <w:color w:val="2D71A9" w:themeColor="text1" w:themeTint="A6"/>
      <w:sz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3016"/>
    <w:rPr>
      <w:rFonts w:asciiTheme="minorHAnsi" w:eastAsiaTheme="majorEastAsia" w:hAnsiTheme="minorHAnsi" w:cstheme="majorBidi"/>
      <w:i/>
      <w:iCs/>
      <w:color w:val="1A4263" w:themeColor="text1" w:themeTint="D8"/>
      <w:sz w:val="22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3016"/>
    <w:rPr>
      <w:rFonts w:asciiTheme="minorHAnsi" w:eastAsiaTheme="majorEastAsia" w:hAnsiTheme="minorHAnsi" w:cstheme="majorBidi"/>
      <w:color w:val="1A4263" w:themeColor="text1" w:themeTint="D8"/>
      <w:sz w:val="22"/>
    </w:rPr>
  </w:style>
  <w:style w:type="paragraph" w:styleId="Untertitel">
    <w:name w:val="Subtitle"/>
    <w:basedOn w:val="Standard"/>
    <w:next w:val="Standard"/>
    <w:link w:val="UntertitelZchn"/>
    <w:uiPriority w:val="11"/>
    <w:semiHidden/>
    <w:rsid w:val="009A301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2D71A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semiHidden/>
    <w:rsid w:val="009A3016"/>
    <w:rPr>
      <w:rFonts w:asciiTheme="minorHAnsi" w:eastAsiaTheme="majorEastAsia" w:hAnsiTheme="minorHAnsi" w:cstheme="majorBidi"/>
      <w:color w:val="2D71A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rsid w:val="009A3016"/>
    <w:pPr>
      <w:spacing w:before="160" w:after="160"/>
      <w:jc w:val="center"/>
    </w:pPr>
    <w:rPr>
      <w:i/>
      <w:iCs/>
      <w:color w:val="245986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3016"/>
    <w:rPr>
      <w:rFonts w:ascii="Arial" w:hAnsi="Arial"/>
      <w:i/>
      <w:iCs/>
      <w:color w:val="245986" w:themeColor="text1" w:themeTint="BF"/>
      <w:sz w:val="22"/>
    </w:rPr>
  </w:style>
  <w:style w:type="paragraph" w:styleId="Listenabsatz">
    <w:name w:val="List Paragraph"/>
    <w:basedOn w:val="Standard"/>
    <w:uiPriority w:val="34"/>
    <w:rsid w:val="009A301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rsid w:val="009A3016"/>
    <w:rPr>
      <w:i/>
      <w:iCs/>
      <w:color w:val="720A0A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9A3016"/>
    <w:pPr>
      <w:pBdr>
        <w:top w:val="single" w:sz="4" w:space="10" w:color="720A0A" w:themeColor="accent1" w:themeShade="BF"/>
        <w:bottom w:val="single" w:sz="4" w:space="10" w:color="720A0A" w:themeColor="accent1" w:themeShade="BF"/>
      </w:pBdr>
      <w:spacing w:before="360" w:after="360"/>
      <w:ind w:left="864" w:right="864"/>
      <w:jc w:val="center"/>
    </w:pPr>
    <w:rPr>
      <w:i/>
      <w:iCs/>
      <w:color w:val="720A0A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3016"/>
    <w:rPr>
      <w:rFonts w:ascii="Arial" w:hAnsi="Arial"/>
      <w:i/>
      <w:iCs/>
      <w:color w:val="720A0A" w:themeColor="accent1" w:themeShade="BF"/>
      <w:sz w:val="22"/>
    </w:rPr>
  </w:style>
  <w:style w:type="character" w:styleId="IntensiverVerweis">
    <w:name w:val="Intense Reference"/>
    <w:basedOn w:val="Absatz-Standardschriftart"/>
    <w:uiPriority w:val="32"/>
    <w:rsid w:val="009A3016"/>
    <w:rPr>
      <w:b/>
      <w:bCs/>
      <w:smallCaps/>
      <w:color w:val="720A0A" w:themeColor="accent1" w:themeShade="BF"/>
      <w:spacing w:val="5"/>
    </w:rPr>
  </w:style>
  <w:style w:type="paragraph" w:styleId="berarbeitung">
    <w:name w:val="Revision"/>
    <w:hidden/>
    <w:uiPriority w:val="99"/>
    <w:semiHidden/>
    <w:rsid w:val="00813799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8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Design_UNITYoperations">
  <a:themeElements>
    <a:clrScheme name="UNITYoperations">
      <a:dk1>
        <a:srgbClr val="0C1E2D"/>
      </a:dk1>
      <a:lt1>
        <a:srgbClr val="FFFFFF"/>
      </a:lt1>
      <a:dk2>
        <a:srgbClr val="4D5C66"/>
      </a:dk2>
      <a:lt2>
        <a:srgbClr val="F0F0F0"/>
      </a:lt2>
      <a:accent1>
        <a:srgbClr val="990E0E"/>
      </a:accent1>
      <a:accent2>
        <a:srgbClr val="CC5337"/>
      </a:accent2>
      <a:accent3>
        <a:srgbClr val="95BCBF"/>
      </a:accent3>
      <a:accent4>
        <a:srgbClr val="FFFFFF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sign_UNITYoperations" id="{81A452F0-20A3-446E-B300-60CB6BBF4D50}" vid="{026FB1B8-19F3-4CDC-AFDD-8C00582EA18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749C1F401841438A00471586821B99" ma:contentTypeVersion="2" ma:contentTypeDescription="Create a new document." ma:contentTypeScope="" ma:versionID="2919bdb139e3f0856dcc20c29beb1fc0">
  <xsd:schema xmlns:xsd="http://www.w3.org/2001/XMLSchema" xmlns:xs="http://www.w3.org/2001/XMLSchema" xmlns:p="http://schemas.microsoft.com/office/2006/metadata/properties" xmlns:ns2="99cca449-2f06-439a-ad7e-7fd443de3853" targetNamespace="http://schemas.microsoft.com/office/2006/metadata/properties" ma:root="true" ma:fieldsID="60331a670c36ecb898f33f3daf8d6dab" ns2:_="">
    <xsd:import namespace="99cca449-2f06-439a-ad7e-7fd443de3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cca449-2f06-439a-ad7e-7fd443de38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71439E-951A-4948-84C1-BBCFA47479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41A35BA-C6EB-416F-A466-9F04BA6483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312AD1-B247-466E-A98C-A55024436B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F940C4-9E25-4FC8-801F-A776CFAD2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cca449-2f06-439a-ad7e-7fd443de3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936</Characters>
  <Application>Microsoft Office Word</Application>
  <DocSecurity>0</DocSecurity>
  <Lines>7</Lines>
  <Paragraphs>2</Paragraphs>
  <ScaleCrop>false</ScaleCrop>
  <Company>UNITY AG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Tragen Sie hier den Titel des Dokumentes ein.</dc:title>
  <dc:subject/>
  <dc:creator>Adam, Eduard</dc:creator>
  <cp:keywords/>
  <dc:description/>
  <cp:lastModifiedBy>David Döbele</cp:lastModifiedBy>
  <cp:revision>2</cp:revision>
  <cp:lastPrinted>2008-04-29T14:20:00Z</cp:lastPrinted>
  <dcterms:created xsi:type="dcterms:W3CDTF">2024-07-25T13:32:00Z</dcterms:created>
  <dcterms:modified xsi:type="dcterms:W3CDTF">2024-07-25T16:01:00Z</dcterms:modified>
</cp:coreProperties>
</file>