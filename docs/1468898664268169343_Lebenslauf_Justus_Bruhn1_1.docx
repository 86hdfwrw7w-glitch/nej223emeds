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7"/>
        <w:gridCol w:w="2274"/>
        <w:gridCol w:w="141"/>
        <w:gridCol w:w="142"/>
        <w:gridCol w:w="142"/>
        <w:gridCol w:w="425"/>
        <w:gridCol w:w="1820"/>
        <w:gridCol w:w="23"/>
      </w:tblGrid>
      <w:tr w:rsidR="00E55D90" w:rsidRPr="00597F7A" w14:paraId="487AC9CE" w14:textId="77777777" w:rsidTr="00792909">
        <w:trPr>
          <w:trHeight w:val="20"/>
        </w:trPr>
        <w:tc>
          <w:tcPr>
            <w:tcW w:w="10774" w:type="dxa"/>
            <w:gridSpan w:val="8"/>
            <w:vAlign w:val="bottom"/>
          </w:tcPr>
          <w:p w14:paraId="0CBC6997" w14:textId="1111F02E" w:rsidR="00E55D90" w:rsidRPr="00402EB9" w:rsidRDefault="009827F8" w:rsidP="00792909">
            <w:pPr>
              <w:jc w:val="center"/>
              <w:rPr>
                <w:rFonts w:ascii="Arial" w:hAnsi="Arial" w:cs="Arial"/>
                <w:b/>
                <w:sz w:val="48"/>
                <w:szCs w:val="44"/>
                <w:lang w:val="en-US"/>
              </w:rPr>
            </w:pPr>
            <w:r w:rsidRPr="00402EB9">
              <w:rPr>
                <w:rFonts w:ascii="Arial" w:hAnsi="Arial" w:cs="Arial"/>
                <w:b/>
                <w:sz w:val="48"/>
                <w:szCs w:val="44"/>
                <w:lang w:val="en-US"/>
              </w:rPr>
              <w:t>Justus Bruhn</w:t>
            </w:r>
          </w:p>
          <w:p w14:paraId="135895E2" w14:textId="2AF4D445" w:rsidR="00F44F5F" w:rsidRPr="00597F7A" w:rsidRDefault="00597F7A" w:rsidP="00792909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597F7A">
              <w:rPr>
                <w:rFonts w:ascii="Arial" w:hAnsi="Arial" w:cs="Arial"/>
                <w:bCs/>
                <w:sz w:val="20"/>
                <w:szCs w:val="20"/>
              </w:rPr>
              <w:t>Adickesallee</w:t>
            </w:r>
            <w:proofErr w:type="spellEnd"/>
            <w:r w:rsidRPr="00597F7A">
              <w:rPr>
                <w:rFonts w:ascii="Arial" w:hAnsi="Arial" w:cs="Arial"/>
                <w:bCs/>
                <w:sz w:val="20"/>
                <w:szCs w:val="20"/>
              </w:rPr>
              <w:t xml:space="preserve"> 38</w:t>
            </w:r>
            <w:r w:rsidR="009827F8" w:rsidRPr="00597F7A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Pr="00597F7A">
              <w:rPr>
                <w:rFonts w:ascii="Arial" w:hAnsi="Arial" w:cs="Arial"/>
                <w:bCs/>
                <w:sz w:val="20"/>
                <w:szCs w:val="20"/>
              </w:rPr>
              <w:t xml:space="preserve">60322 Frankfurt am </w:t>
            </w:r>
            <w:r>
              <w:rPr>
                <w:rFonts w:ascii="Arial" w:hAnsi="Arial" w:cs="Arial"/>
                <w:bCs/>
                <w:sz w:val="20"/>
                <w:szCs w:val="20"/>
              </w:rPr>
              <w:t>Main</w:t>
            </w:r>
            <w:r w:rsidR="001810FE" w:rsidRPr="00597F7A">
              <w:rPr>
                <w:rFonts w:ascii="Arial" w:hAnsi="Arial" w:cs="Arial"/>
                <w:bCs/>
                <w:sz w:val="20"/>
                <w:szCs w:val="20"/>
              </w:rPr>
              <w:t xml:space="preserve"> |</w:t>
            </w:r>
            <w:r w:rsidR="00F44F5F" w:rsidRPr="00597F7A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9827F8" w:rsidRPr="00597F7A">
              <w:rPr>
                <w:rFonts w:ascii="Arial" w:hAnsi="Arial" w:cs="Arial"/>
                <w:bCs/>
                <w:sz w:val="20"/>
                <w:szCs w:val="20"/>
              </w:rPr>
              <w:t>justus.bruhn@icloud.com</w:t>
            </w:r>
            <w:r w:rsidR="00F44F5F" w:rsidRPr="00597F7A">
              <w:rPr>
                <w:rFonts w:ascii="Arial" w:hAnsi="Arial" w:cs="Arial"/>
                <w:bCs/>
                <w:sz w:val="20"/>
                <w:szCs w:val="20"/>
              </w:rPr>
              <w:t xml:space="preserve"> | +49(0)1</w:t>
            </w:r>
            <w:r w:rsidR="009827F8" w:rsidRPr="00597F7A">
              <w:rPr>
                <w:rFonts w:ascii="Arial" w:hAnsi="Arial" w:cs="Arial"/>
                <w:bCs/>
                <w:sz w:val="20"/>
                <w:szCs w:val="20"/>
              </w:rPr>
              <w:t>70</w:t>
            </w:r>
            <w:r w:rsidR="00B629CD" w:rsidRPr="00597F7A">
              <w:rPr>
                <w:rFonts w:ascii="Arial" w:hAnsi="Arial" w:cs="Arial"/>
                <w:bCs/>
                <w:sz w:val="20"/>
                <w:szCs w:val="20"/>
              </w:rPr>
              <w:t>4128276</w:t>
            </w:r>
          </w:p>
        </w:tc>
      </w:tr>
      <w:tr w:rsidR="002508C2" w:rsidRPr="00402EB9" w14:paraId="0FCADE56" w14:textId="77777777" w:rsidTr="00792909">
        <w:trPr>
          <w:trHeight w:val="454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402EB9" w:rsidRDefault="00F44F5F" w:rsidP="00792909">
            <w:pPr>
              <w:jc w:val="center"/>
              <w:rPr>
                <w:rFonts w:ascii="Arial" w:hAnsi="Arial" w:cs="Arial"/>
                <w:b/>
                <w:sz w:val="28"/>
              </w:rPr>
            </w:pPr>
            <w:r w:rsidRPr="00402EB9">
              <w:rPr>
                <w:rFonts w:ascii="Arial" w:hAnsi="Arial" w:cs="Arial"/>
                <w:b/>
                <w:sz w:val="28"/>
                <w:szCs w:val="32"/>
              </w:rPr>
              <w:t>SCHULE &amp; STUDIUM</w:t>
            </w:r>
          </w:p>
        </w:tc>
      </w:tr>
      <w:tr w:rsidR="00B07684" w:rsidRPr="00402EB9" w14:paraId="4DAFA163" w14:textId="77777777" w:rsidTr="00792909">
        <w:trPr>
          <w:trHeight w:val="340"/>
        </w:trPr>
        <w:tc>
          <w:tcPr>
            <w:tcW w:w="8364" w:type="dxa"/>
            <w:gridSpan w:val="4"/>
            <w:tcBorders>
              <w:top w:val="single" w:sz="4" w:space="0" w:color="auto"/>
            </w:tcBorders>
            <w:vAlign w:val="bottom"/>
          </w:tcPr>
          <w:p w14:paraId="23A5B410" w14:textId="0A8898E0" w:rsidR="00B07684" w:rsidRPr="00402EB9" w:rsidRDefault="00B629CD" w:rsidP="00792909">
            <w:pPr>
              <w:rPr>
                <w:rFonts w:ascii="Arial" w:hAnsi="Arial" w:cs="Arial"/>
                <w:b/>
                <w:bCs/>
                <w:sz w:val="21"/>
                <w:szCs w:val="21"/>
                <w:lang w:val="en-US"/>
              </w:rPr>
            </w:pPr>
            <w:r w:rsidRPr="00402EB9">
              <w:rPr>
                <w:rFonts w:ascii="Arial" w:hAnsi="Arial" w:cs="Arial"/>
                <w:b/>
                <w:bCs/>
                <w:sz w:val="21"/>
                <w:szCs w:val="21"/>
                <w:lang w:val="en-US"/>
              </w:rPr>
              <w:t>FRANKFURT SCHOOL OF FINANCE &amp; MANAGEMENT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</w:tcBorders>
            <w:vAlign w:val="bottom"/>
          </w:tcPr>
          <w:p w14:paraId="26F986A8" w14:textId="4781CD7F" w:rsidR="00B07684" w:rsidRPr="00402EB9" w:rsidRDefault="00B07684" w:rsidP="00792909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402EB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Frankfurt</w:t>
            </w:r>
            <w:r w:rsidR="007824ED" w:rsidRPr="00402EB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 am Main</w:t>
            </w:r>
          </w:p>
        </w:tc>
      </w:tr>
      <w:tr w:rsidR="00B07684" w:rsidRPr="00402EB9" w14:paraId="4E35873C" w14:textId="77777777" w:rsidTr="00792909">
        <w:trPr>
          <w:trHeight w:val="20"/>
        </w:trPr>
        <w:tc>
          <w:tcPr>
            <w:tcW w:w="8364" w:type="dxa"/>
            <w:gridSpan w:val="4"/>
            <w:vAlign w:val="bottom"/>
          </w:tcPr>
          <w:p w14:paraId="65CF424E" w14:textId="09634A4D" w:rsidR="00B07684" w:rsidRPr="00A35B17" w:rsidRDefault="00B07684" w:rsidP="00792909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35B17">
              <w:rPr>
                <w:rFonts w:ascii="Arial" w:hAnsi="Arial" w:cs="Arial"/>
                <w:sz w:val="20"/>
                <w:szCs w:val="20"/>
              </w:rPr>
              <w:t>B.Sc. in Business Administration</w:t>
            </w:r>
            <w:r w:rsidR="00792909" w:rsidRPr="00A35B17">
              <w:rPr>
                <w:rFonts w:ascii="Arial" w:hAnsi="Arial" w:cs="Arial"/>
                <w:sz w:val="20"/>
                <w:szCs w:val="20"/>
              </w:rPr>
              <w:t xml:space="preserve"> (Englisch Track)</w:t>
            </w:r>
            <w:r w:rsidR="000E53B9" w:rsidRPr="00A35B17">
              <w:rPr>
                <w:rFonts w:ascii="Arial" w:hAnsi="Arial" w:cs="Arial"/>
                <w:sz w:val="20"/>
                <w:szCs w:val="20"/>
              </w:rPr>
              <w:t xml:space="preserve"> – aktueller Notenschnitt: 1,6</w:t>
            </w:r>
          </w:p>
        </w:tc>
        <w:tc>
          <w:tcPr>
            <w:tcW w:w="2410" w:type="dxa"/>
            <w:gridSpan w:val="4"/>
            <w:vAlign w:val="bottom"/>
          </w:tcPr>
          <w:p w14:paraId="5B2FA764" w14:textId="332AE51B" w:rsidR="00B07684" w:rsidRPr="00402EB9" w:rsidRDefault="00B07684" w:rsidP="00792909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02EB9">
              <w:rPr>
                <w:rFonts w:ascii="Arial" w:hAnsi="Arial" w:cs="Arial"/>
                <w:sz w:val="20"/>
                <w:szCs w:val="20"/>
              </w:rPr>
              <w:t>09/2025 – 01/2029</w:t>
            </w:r>
          </w:p>
        </w:tc>
      </w:tr>
      <w:tr w:rsidR="0030456B" w:rsidRPr="00402EB9" w14:paraId="7505F8FF" w14:textId="77777777" w:rsidTr="00CE255E">
        <w:trPr>
          <w:trHeight w:val="20"/>
        </w:trPr>
        <w:tc>
          <w:tcPr>
            <w:tcW w:w="10774" w:type="dxa"/>
            <w:gridSpan w:val="8"/>
            <w:vAlign w:val="bottom"/>
          </w:tcPr>
          <w:p w14:paraId="3C4D6F0F" w14:textId="77777777" w:rsidR="0030456B" w:rsidRPr="00A35B17" w:rsidRDefault="0030456B" w:rsidP="000E53B9">
            <w:pPr>
              <w:pStyle w:val="Listenabsatz"/>
              <w:numPr>
                <w:ilvl w:val="0"/>
                <w:numId w:val="41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Stipendiat der Studienstiftung des deutschen Volkes</w:t>
            </w:r>
          </w:p>
          <w:p w14:paraId="01AA6373" w14:textId="77777777" w:rsidR="0030456B" w:rsidRPr="00A35B17" w:rsidRDefault="0030456B" w:rsidP="000E53B9">
            <w:pPr>
              <w:pStyle w:val="Listenabsatz"/>
              <w:numPr>
                <w:ilvl w:val="0"/>
                <w:numId w:val="41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75 % Exzellenzstipendium ab dem 3. Semester</w:t>
            </w:r>
          </w:p>
          <w:p w14:paraId="5C848482" w14:textId="4B18C82D" w:rsidR="0030456B" w:rsidRDefault="0030456B" w:rsidP="0030456B">
            <w:pPr>
              <w:pStyle w:val="Listenabsatz"/>
              <w:numPr>
                <w:ilvl w:val="0"/>
                <w:numId w:val="41"/>
              </w:numPr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</w:pPr>
            <w:proofErr w:type="spellStart"/>
            <w:r w:rsidRPr="0030456B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Aktives</w:t>
            </w:r>
            <w:proofErr w:type="spellEnd"/>
            <w:r w:rsidRPr="0030456B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30456B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Mitglied</w:t>
            </w:r>
            <w:proofErr w:type="spellEnd"/>
            <w:r w:rsidRPr="0030456B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 xml:space="preserve"> </w:t>
            </w:r>
            <w:proofErr w:type="spellStart"/>
            <w:ins w:id="0" w:author="David Döbele" w:date="2026-02-05T10:18:00Z" w16du:dateUtc="2026-02-05T09:18:00Z">
              <w:r w:rsidR="009166CD">
                <w:rPr>
                  <w:rFonts w:ascii="Arial" w:hAnsi="Arial" w:cs="Arial"/>
                  <w:i/>
                  <w:iCs/>
                  <w:sz w:val="20"/>
                  <w:szCs w:val="20"/>
                  <w:lang w:val="en-GB"/>
                </w:rPr>
                <w:t>bei</w:t>
              </w:r>
              <w:proofErr w:type="spellEnd"/>
              <w:r w:rsidR="009166CD">
                <w:rPr>
                  <w:rFonts w:ascii="Arial" w:hAnsi="Arial" w:cs="Arial"/>
                  <w:i/>
                  <w:iCs/>
                  <w:sz w:val="20"/>
                  <w:szCs w:val="20"/>
                  <w:lang w:val="en-GB"/>
                </w:rPr>
                <w:t xml:space="preserve"> </w:t>
              </w:r>
            </w:ins>
            <w:r w:rsidRPr="0030456B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FS Charit</w:t>
            </w:r>
            <w:ins w:id="1" w:author="David Döbele" w:date="2026-02-05T10:18:00Z" w16du:dateUtc="2026-02-05T09:18:00Z">
              <w:r w:rsidR="009166CD">
                <w:rPr>
                  <w:rFonts w:ascii="Arial" w:hAnsi="Arial" w:cs="Arial"/>
                  <w:i/>
                  <w:iCs/>
                  <w:sz w:val="20"/>
                  <w:szCs w:val="20"/>
                  <w:lang w:val="en-GB"/>
                </w:rPr>
                <w:t xml:space="preserve">y </w:t>
              </w:r>
              <w:proofErr w:type="spellStart"/>
              <w:r w:rsidR="009166CD">
                <w:rPr>
                  <w:rFonts w:ascii="Arial" w:hAnsi="Arial" w:cs="Arial"/>
                  <w:i/>
                  <w:iCs/>
                  <w:sz w:val="20"/>
                  <w:szCs w:val="20"/>
                  <w:lang w:val="en-GB"/>
                </w:rPr>
                <w:t>im</w:t>
              </w:r>
              <w:proofErr w:type="spellEnd"/>
              <w:r w:rsidR="009166CD">
                <w:rPr>
                  <w:rFonts w:ascii="Arial" w:hAnsi="Arial" w:cs="Arial"/>
                  <w:i/>
                  <w:iCs/>
                  <w:sz w:val="20"/>
                  <w:szCs w:val="20"/>
                  <w:lang w:val="en-GB"/>
                </w:rPr>
                <w:t xml:space="preserve"> </w:t>
              </w:r>
            </w:ins>
            <w:del w:id="2" w:author="David Döbele" w:date="2026-02-05T10:18:00Z" w16du:dateUtc="2026-02-05T09:18:00Z">
              <w:r w:rsidRPr="0030456B" w:rsidDel="009166CD">
                <w:rPr>
                  <w:rFonts w:ascii="Arial" w:hAnsi="Arial" w:cs="Arial"/>
                  <w:i/>
                  <w:iCs/>
                  <w:sz w:val="20"/>
                  <w:szCs w:val="20"/>
                  <w:lang w:val="en-GB"/>
                </w:rPr>
                <w:delText xml:space="preserve">y, </w:delText>
              </w:r>
            </w:del>
            <w:r w:rsidRPr="0030456B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 xml:space="preserve">Charity Run 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Department</w:t>
            </w:r>
          </w:p>
          <w:p w14:paraId="4E0D731D" w14:textId="5FEB2F5A" w:rsidR="0030456B" w:rsidRPr="0030456B" w:rsidRDefault="0030456B" w:rsidP="0030456B">
            <w:pPr>
              <w:pStyle w:val="Listenabsatz"/>
              <w:numPr>
                <w:ilvl w:val="0"/>
                <w:numId w:val="41"/>
              </w:numPr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</w:pPr>
            <w:r w:rsidRPr="0030456B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Frankfurt School Ambassador</w:t>
            </w:r>
          </w:p>
        </w:tc>
      </w:tr>
      <w:tr w:rsidR="00D1492F" w:rsidRPr="00402EB9" w14:paraId="7D1DEBF7" w14:textId="77777777" w:rsidTr="00792909">
        <w:trPr>
          <w:trHeight w:val="340"/>
        </w:trPr>
        <w:tc>
          <w:tcPr>
            <w:tcW w:w="8364" w:type="dxa"/>
            <w:gridSpan w:val="4"/>
            <w:vAlign w:val="bottom"/>
          </w:tcPr>
          <w:p w14:paraId="0C2B846F" w14:textId="4F602C2D" w:rsidR="00D1492F" w:rsidRPr="00402EB9" w:rsidRDefault="009827F8" w:rsidP="0079290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02EB9">
              <w:rPr>
                <w:rFonts w:ascii="Arial" w:hAnsi="Arial" w:cs="Arial"/>
                <w:b/>
                <w:bCs/>
                <w:sz w:val="21"/>
                <w:szCs w:val="21"/>
              </w:rPr>
              <w:t>HALEPAGHEN-SCHULE</w:t>
            </w:r>
          </w:p>
        </w:tc>
        <w:tc>
          <w:tcPr>
            <w:tcW w:w="2410" w:type="dxa"/>
            <w:gridSpan w:val="4"/>
            <w:vAlign w:val="bottom"/>
          </w:tcPr>
          <w:p w14:paraId="7C845E2D" w14:textId="5D363F98" w:rsidR="00D1492F" w:rsidRPr="00402EB9" w:rsidRDefault="009827F8" w:rsidP="00792909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402EB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Buxtehude</w:t>
            </w:r>
          </w:p>
        </w:tc>
      </w:tr>
      <w:tr w:rsidR="00D1492F" w:rsidRPr="00402EB9" w14:paraId="61E5D482" w14:textId="77777777" w:rsidTr="00792909">
        <w:trPr>
          <w:trHeight w:val="20"/>
        </w:trPr>
        <w:tc>
          <w:tcPr>
            <w:tcW w:w="5807" w:type="dxa"/>
            <w:vAlign w:val="bottom"/>
          </w:tcPr>
          <w:p w14:paraId="11CB9A0F" w14:textId="6F06DFFB" w:rsidR="00D1492F" w:rsidRPr="00402EB9" w:rsidRDefault="009827F8" w:rsidP="00792909">
            <w:pPr>
              <w:rPr>
                <w:rFonts w:ascii="Arial" w:hAnsi="Arial" w:cs="Arial"/>
                <w:sz w:val="20"/>
                <w:szCs w:val="20"/>
              </w:rPr>
            </w:pPr>
            <w:r w:rsidRPr="00402EB9">
              <w:rPr>
                <w:rFonts w:ascii="Arial" w:hAnsi="Arial" w:cs="Arial"/>
                <w:sz w:val="20"/>
                <w:szCs w:val="20"/>
              </w:rPr>
              <w:t xml:space="preserve">Allgemeine Hochschulreife </w:t>
            </w:r>
            <w:r w:rsidR="000E53B9">
              <w:rPr>
                <w:rFonts w:ascii="Arial" w:hAnsi="Arial" w:cs="Arial"/>
                <w:sz w:val="20"/>
                <w:szCs w:val="20"/>
              </w:rPr>
              <w:t xml:space="preserve">– </w:t>
            </w:r>
            <w:r w:rsidRPr="00402EB9">
              <w:rPr>
                <w:rFonts w:ascii="Arial" w:hAnsi="Arial" w:cs="Arial"/>
                <w:sz w:val="20"/>
                <w:szCs w:val="20"/>
              </w:rPr>
              <w:t>Note: 1,5</w:t>
            </w:r>
          </w:p>
        </w:tc>
        <w:tc>
          <w:tcPr>
            <w:tcW w:w="4967" w:type="dxa"/>
            <w:gridSpan w:val="7"/>
            <w:vAlign w:val="bottom"/>
          </w:tcPr>
          <w:p w14:paraId="419A9228" w14:textId="61F5FB41" w:rsidR="00D1492F" w:rsidRPr="00402EB9" w:rsidRDefault="009827F8" w:rsidP="00792909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02EB9">
              <w:rPr>
                <w:rFonts w:ascii="Arial" w:hAnsi="Arial" w:cs="Arial"/>
                <w:sz w:val="20"/>
                <w:szCs w:val="20"/>
              </w:rPr>
              <w:t>09/2015 – 06/2024</w:t>
            </w:r>
          </w:p>
        </w:tc>
      </w:tr>
      <w:tr w:rsidR="00E55D90" w:rsidRPr="00402EB9" w14:paraId="3A2665B3" w14:textId="77777777" w:rsidTr="00792909">
        <w:trPr>
          <w:trHeight w:val="454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402EB9" w:rsidRDefault="00F44F5F" w:rsidP="00792909">
            <w:pPr>
              <w:pStyle w:val="BERSCHRIFT"/>
              <w:jc w:val="center"/>
              <w:rPr>
                <w:rFonts w:ascii="Arial" w:hAnsi="Arial" w:cs="Arial"/>
                <w:smallCaps w:val="0"/>
                <w:sz w:val="28"/>
              </w:rPr>
            </w:pPr>
            <w:r w:rsidRPr="00402EB9">
              <w:rPr>
                <w:rFonts w:ascii="Arial" w:hAnsi="Arial" w:cs="Arial"/>
                <w:smallCaps w:val="0"/>
                <w:sz w:val="28"/>
              </w:rPr>
              <w:t>PRAKTISCHE ERFAHRUNGEN</w:t>
            </w:r>
          </w:p>
        </w:tc>
      </w:tr>
      <w:tr w:rsidR="00792909" w:rsidRPr="00402EB9" w14:paraId="2B33DDF1" w14:textId="77777777" w:rsidTr="00792909">
        <w:trPr>
          <w:trHeight w:val="340"/>
        </w:trPr>
        <w:tc>
          <w:tcPr>
            <w:tcW w:w="8364" w:type="dxa"/>
            <w:gridSpan w:val="4"/>
            <w:tcBorders>
              <w:top w:val="single" w:sz="4" w:space="0" w:color="auto"/>
            </w:tcBorders>
            <w:vAlign w:val="bottom"/>
          </w:tcPr>
          <w:p w14:paraId="0E10D314" w14:textId="1B854393" w:rsidR="00792909" w:rsidRPr="00402EB9" w:rsidRDefault="00792909" w:rsidP="00792909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402EB9">
              <w:rPr>
                <w:rFonts w:ascii="Arial" w:hAnsi="Arial" w:cs="Arial"/>
                <w:b/>
                <w:sz w:val="21"/>
                <w:szCs w:val="21"/>
              </w:rPr>
              <w:t>BDO AG WIRTSCHAFTSPRÜFUNGSGESELLSCHAFT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</w:tcBorders>
            <w:vAlign w:val="bottom"/>
          </w:tcPr>
          <w:p w14:paraId="367E6D4C" w14:textId="1C077950" w:rsidR="00792909" w:rsidRPr="00402EB9" w:rsidRDefault="00792909" w:rsidP="00792909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402EB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Hamburg</w:t>
            </w:r>
          </w:p>
        </w:tc>
      </w:tr>
      <w:tr w:rsidR="00792909" w:rsidRPr="00402EB9" w14:paraId="1C529833" w14:textId="77777777" w:rsidTr="00792909">
        <w:trPr>
          <w:trHeight w:val="20"/>
        </w:trPr>
        <w:tc>
          <w:tcPr>
            <w:tcW w:w="8364" w:type="dxa"/>
            <w:gridSpan w:val="4"/>
            <w:vAlign w:val="bottom"/>
          </w:tcPr>
          <w:p w14:paraId="7FD63E83" w14:textId="2C18F4D8" w:rsidR="00792909" w:rsidRPr="00402EB9" w:rsidRDefault="00792909" w:rsidP="00792909">
            <w:pPr>
              <w:rPr>
                <w:rFonts w:ascii="Arial" w:hAnsi="Arial" w:cs="Arial"/>
                <w:bCs/>
                <w:sz w:val="21"/>
                <w:szCs w:val="21"/>
              </w:rPr>
            </w:pPr>
            <w:r w:rsidRPr="00402EB9">
              <w:rPr>
                <w:rFonts w:ascii="Arial" w:hAnsi="Arial" w:cs="Arial"/>
                <w:bCs/>
                <w:sz w:val="20"/>
                <w:szCs w:val="20"/>
              </w:rPr>
              <w:t>Praktikant im Deal Advisory (geplant</w:t>
            </w:r>
            <w:r w:rsidR="00597F7A">
              <w:rPr>
                <w:rFonts w:ascii="Arial" w:hAnsi="Arial" w:cs="Arial"/>
                <w:bCs/>
                <w:sz w:val="20"/>
                <w:szCs w:val="20"/>
              </w:rPr>
              <w:t>, Vertrag bereits unterschrieben</w:t>
            </w:r>
            <w:r w:rsidR="003F2F63" w:rsidRPr="00402EB9">
              <w:rPr>
                <w:rFonts w:ascii="Arial" w:hAnsi="Arial" w:cs="Arial"/>
                <w:bCs/>
                <w:sz w:val="20"/>
                <w:szCs w:val="20"/>
              </w:rPr>
              <w:t>)</w:t>
            </w:r>
          </w:p>
        </w:tc>
        <w:tc>
          <w:tcPr>
            <w:tcW w:w="2410" w:type="dxa"/>
            <w:gridSpan w:val="4"/>
            <w:vAlign w:val="bottom"/>
          </w:tcPr>
          <w:p w14:paraId="5929313B" w14:textId="72970DAB" w:rsidR="00792909" w:rsidRPr="00402EB9" w:rsidRDefault="00792909" w:rsidP="00792909">
            <w:pPr>
              <w:jc w:val="right"/>
              <w:rPr>
                <w:rFonts w:ascii="Arial" w:hAnsi="Arial" w:cs="Arial"/>
                <w:iCs/>
                <w:sz w:val="20"/>
                <w:szCs w:val="20"/>
              </w:rPr>
            </w:pPr>
            <w:r w:rsidRPr="00402EB9">
              <w:rPr>
                <w:rFonts w:ascii="Arial" w:hAnsi="Arial" w:cs="Arial"/>
                <w:iCs/>
                <w:sz w:val="20"/>
                <w:szCs w:val="20"/>
              </w:rPr>
              <w:t>06/2026 – 08/2026</w:t>
            </w:r>
          </w:p>
        </w:tc>
      </w:tr>
      <w:tr w:rsidR="00792909" w:rsidRPr="00402EB9" w14:paraId="2746C920" w14:textId="77777777" w:rsidTr="00792909">
        <w:trPr>
          <w:trHeight w:val="20"/>
        </w:trPr>
        <w:tc>
          <w:tcPr>
            <w:tcW w:w="10751" w:type="dxa"/>
            <w:gridSpan w:val="7"/>
            <w:vAlign w:val="bottom"/>
          </w:tcPr>
          <w:p w14:paraId="0C3E79F8" w14:textId="2CB89585" w:rsidR="00792909" w:rsidRPr="00402EB9" w:rsidRDefault="00792909" w:rsidP="00C14FE0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402EB9">
              <w:rPr>
                <w:rFonts w:ascii="Arial" w:hAnsi="Arial" w:cs="Arial"/>
                <w:sz w:val="20"/>
                <w:szCs w:val="20"/>
                <w:lang w:val="de-AT"/>
              </w:rPr>
              <w:t xml:space="preserve">Unterstützung bei Unternehmensbewertungen, Due Diligence, </w:t>
            </w:r>
            <w:r w:rsidR="000E53B9">
              <w:rPr>
                <w:rFonts w:ascii="Arial" w:hAnsi="Arial" w:cs="Arial"/>
                <w:sz w:val="20"/>
                <w:szCs w:val="20"/>
                <w:lang w:val="de-AT"/>
              </w:rPr>
              <w:t>M&amp;A-Prozessen</w:t>
            </w:r>
            <w:r w:rsidRPr="00402EB9">
              <w:rPr>
                <w:rFonts w:ascii="Arial" w:hAnsi="Arial" w:cs="Arial"/>
                <w:sz w:val="20"/>
                <w:szCs w:val="20"/>
                <w:lang w:val="de-AT"/>
              </w:rPr>
              <w:t xml:space="preserve"> und Restrukturierungen</w:t>
            </w:r>
          </w:p>
          <w:p w14:paraId="75B4A7FA" w14:textId="684FDD8B" w:rsidR="00792909" w:rsidRPr="00402EB9" w:rsidRDefault="00792909" w:rsidP="00C14FE0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402EB9">
              <w:rPr>
                <w:rFonts w:ascii="Arial" w:hAnsi="Arial" w:cs="Arial"/>
                <w:sz w:val="20"/>
                <w:szCs w:val="20"/>
                <w:lang w:val="de-AT"/>
              </w:rPr>
              <w:t xml:space="preserve">Erstellung von Berichten und Präsentationen sowie Durchführung </w:t>
            </w:r>
            <w:r w:rsidR="000E53B9">
              <w:rPr>
                <w:rFonts w:ascii="Arial" w:hAnsi="Arial" w:cs="Arial"/>
                <w:sz w:val="20"/>
                <w:szCs w:val="20"/>
                <w:lang w:val="de-AT"/>
              </w:rPr>
              <w:t>von</w:t>
            </w:r>
            <w:r w:rsidRPr="00402EB9">
              <w:rPr>
                <w:rFonts w:ascii="Arial" w:hAnsi="Arial" w:cs="Arial"/>
                <w:sz w:val="20"/>
                <w:szCs w:val="20"/>
                <w:lang w:val="de-AT"/>
              </w:rPr>
              <w:t xml:space="preserve"> Unternehmens- und Branchenanalysen</w:t>
            </w:r>
          </w:p>
          <w:p w14:paraId="27A5A85B" w14:textId="030BC5EC" w:rsidR="00792909" w:rsidRPr="00402EB9" w:rsidRDefault="00792909" w:rsidP="00792909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402EB9">
              <w:rPr>
                <w:rFonts w:ascii="Arial" w:hAnsi="Arial" w:cs="Arial"/>
                <w:sz w:val="20"/>
                <w:szCs w:val="20"/>
                <w:lang w:val="de-AT"/>
              </w:rPr>
              <w:t>Durchführung gezielter Recherchen zur Vorbereitung und Begleitung komplexer Transaktionen</w:t>
            </w:r>
          </w:p>
        </w:tc>
        <w:tc>
          <w:tcPr>
            <w:tcW w:w="23" w:type="dxa"/>
            <w:tcBorders>
              <w:top w:val="single" w:sz="4" w:space="0" w:color="auto"/>
            </w:tcBorders>
            <w:vAlign w:val="bottom"/>
          </w:tcPr>
          <w:p w14:paraId="19387E02" w14:textId="77777777" w:rsidR="00792909" w:rsidRPr="00402EB9" w:rsidRDefault="00792909" w:rsidP="00792909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</w:tr>
      <w:tr w:rsidR="00792909" w:rsidRPr="00402EB9" w14:paraId="335D84E9" w14:textId="77777777" w:rsidTr="003D2B1D">
        <w:trPr>
          <w:trHeight w:val="283"/>
        </w:trPr>
        <w:tc>
          <w:tcPr>
            <w:tcW w:w="8364" w:type="dxa"/>
            <w:gridSpan w:val="4"/>
            <w:vAlign w:val="bottom"/>
          </w:tcPr>
          <w:p w14:paraId="20B1570F" w14:textId="1048307B" w:rsidR="00792909" w:rsidRPr="00402EB9" w:rsidRDefault="00792909" w:rsidP="00792909">
            <w:pPr>
              <w:rPr>
                <w:rFonts w:ascii="Arial" w:hAnsi="Arial" w:cs="Arial"/>
                <w:sz w:val="20"/>
                <w:szCs w:val="20"/>
              </w:rPr>
            </w:pPr>
            <w:r w:rsidRPr="00402EB9">
              <w:rPr>
                <w:rFonts w:ascii="Arial" w:hAnsi="Arial" w:cs="Arial"/>
                <w:sz w:val="20"/>
                <w:szCs w:val="20"/>
              </w:rPr>
              <w:t>Praktikant in der Wirtschaftsprüfung</w:t>
            </w:r>
          </w:p>
        </w:tc>
        <w:tc>
          <w:tcPr>
            <w:tcW w:w="2410" w:type="dxa"/>
            <w:gridSpan w:val="4"/>
            <w:vAlign w:val="bottom"/>
          </w:tcPr>
          <w:p w14:paraId="0475B997" w14:textId="7F20F9D4" w:rsidR="00792909" w:rsidRPr="00402EB9" w:rsidRDefault="00792909" w:rsidP="00792909">
            <w:p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02EB9">
              <w:rPr>
                <w:rFonts w:ascii="Arial" w:hAnsi="Arial" w:cs="Arial"/>
                <w:sz w:val="20"/>
                <w:szCs w:val="20"/>
                <w:lang w:val="en-US"/>
              </w:rPr>
              <w:t>11/2024 – 06/2025</w:t>
            </w:r>
          </w:p>
        </w:tc>
      </w:tr>
      <w:tr w:rsidR="00792909" w:rsidRPr="00402EB9" w14:paraId="54C3D64C" w14:textId="77777777" w:rsidTr="00792909">
        <w:trPr>
          <w:trHeight w:val="20"/>
        </w:trPr>
        <w:tc>
          <w:tcPr>
            <w:tcW w:w="10774" w:type="dxa"/>
            <w:gridSpan w:val="8"/>
            <w:vAlign w:val="bottom"/>
          </w:tcPr>
          <w:p w14:paraId="27184178" w14:textId="6CC9BF06" w:rsidR="00792909" w:rsidRPr="00402EB9" w:rsidRDefault="00792909" w:rsidP="00792909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402EB9">
              <w:rPr>
                <w:rFonts w:ascii="Arial" w:hAnsi="Arial" w:cs="Arial"/>
                <w:sz w:val="20"/>
                <w:szCs w:val="20"/>
                <w:lang w:val="de-AT"/>
              </w:rPr>
              <w:t xml:space="preserve">Mitwirkung an Pflichtprüfungen sowie freiwilligen Prüfungen von Jahres- und Konzernabschlüssen nach HGB </w:t>
            </w:r>
          </w:p>
          <w:p w14:paraId="69E38426" w14:textId="42D9A88C" w:rsidR="00792909" w:rsidRPr="00402EB9" w:rsidRDefault="00792909" w:rsidP="00792909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402EB9">
              <w:rPr>
                <w:rFonts w:ascii="Arial" w:hAnsi="Arial" w:cs="Arial"/>
                <w:sz w:val="20"/>
                <w:szCs w:val="20"/>
                <w:lang w:val="de-AT"/>
              </w:rPr>
              <w:t>Eigenverantwortliche Prüfung von Gesellschaften, einschließlich Analyse und Bewertung von Finanzkennzahlen</w:t>
            </w:r>
          </w:p>
          <w:p w14:paraId="6DD9BA0F" w14:textId="3BC97AE2" w:rsidR="0030456B" w:rsidRPr="004F2607" w:rsidRDefault="00792909" w:rsidP="004F2607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402EB9">
              <w:rPr>
                <w:rFonts w:ascii="Arial" w:hAnsi="Arial" w:cs="Arial"/>
                <w:sz w:val="20"/>
                <w:szCs w:val="20"/>
                <w:lang w:val="de-AT"/>
              </w:rPr>
              <w:t>Erwerb von Kenntnissen in Buchhaltung, Finanzberichten und MS Excel (Verknüpfungen von Formeln)</w:t>
            </w:r>
          </w:p>
        </w:tc>
      </w:tr>
      <w:tr w:rsidR="00792909" w:rsidRPr="00402EB9" w14:paraId="45404236" w14:textId="77777777" w:rsidTr="00792909">
        <w:trPr>
          <w:trHeight w:val="340"/>
        </w:trPr>
        <w:tc>
          <w:tcPr>
            <w:tcW w:w="5807" w:type="dxa"/>
            <w:vAlign w:val="bottom"/>
          </w:tcPr>
          <w:p w14:paraId="3CF978EE" w14:textId="57FF6B1F" w:rsidR="00792909" w:rsidRPr="00402EB9" w:rsidRDefault="00792909" w:rsidP="00792909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402EB9">
              <w:rPr>
                <w:rFonts w:ascii="Arial" w:hAnsi="Arial" w:cs="Arial"/>
                <w:b/>
                <w:i w:val="0"/>
                <w:iCs w:val="0"/>
                <w:sz w:val="21"/>
                <w:szCs w:val="21"/>
                <w:lang w:val="en-US"/>
              </w:rPr>
              <w:t>BALANCE SPORTS ALTES LAND GMBH</w:t>
            </w:r>
          </w:p>
        </w:tc>
        <w:tc>
          <w:tcPr>
            <w:tcW w:w="4967" w:type="dxa"/>
            <w:gridSpan w:val="7"/>
            <w:vAlign w:val="bottom"/>
          </w:tcPr>
          <w:p w14:paraId="49A11F72" w14:textId="19F36142" w:rsidR="00792909" w:rsidRPr="00402EB9" w:rsidRDefault="00792909" w:rsidP="0079290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 w:rsidRPr="00402EB9"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>Steinkirchen</w:t>
            </w:r>
          </w:p>
        </w:tc>
      </w:tr>
      <w:tr w:rsidR="00792909" w:rsidRPr="00402EB9" w14:paraId="16C6F7AD" w14:textId="77777777" w:rsidTr="00792909">
        <w:trPr>
          <w:trHeight w:val="20"/>
        </w:trPr>
        <w:tc>
          <w:tcPr>
            <w:tcW w:w="5807" w:type="dxa"/>
            <w:vAlign w:val="bottom"/>
          </w:tcPr>
          <w:p w14:paraId="5D8760E9" w14:textId="0F0FA005" w:rsidR="00792909" w:rsidRPr="00402EB9" w:rsidRDefault="00792909" w:rsidP="00792909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</w:pPr>
            <w:r w:rsidRPr="00402EB9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Praktikant im Fitnessstudio (inkl</w:t>
            </w:r>
            <w:r w:rsidR="00E825C0" w:rsidRPr="00402EB9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usive</w:t>
            </w:r>
            <w:r w:rsidRPr="00402EB9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 Physiotherapie)</w:t>
            </w:r>
          </w:p>
        </w:tc>
        <w:tc>
          <w:tcPr>
            <w:tcW w:w="4967" w:type="dxa"/>
            <w:gridSpan w:val="7"/>
            <w:vAlign w:val="bottom"/>
          </w:tcPr>
          <w:p w14:paraId="2D9DB8CA" w14:textId="1A1869F9" w:rsidR="00792909" w:rsidRPr="00402EB9" w:rsidRDefault="00792909" w:rsidP="0079290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 w:rsidRPr="00402EB9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11/2021 – 12/2021</w:t>
            </w:r>
          </w:p>
        </w:tc>
      </w:tr>
      <w:tr w:rsidR="00792909" w:rsidRPr="00402EB9" w14:paraId="7660C4BA" w14:textId="77777777" w:rsidTr="00792909">
        <w:trPr>
          <w:trHeight w:val="20"/>
        </w:trPr>
        <w:tc>
          <w:tcPr>
            <w:tcW w:w="10774" w:type="dxa"/>
            <w:gridSpan w:val="8"/>
            <w:vAlign w:val="bottom"/>
          </w:tcPr>
          <w:p w14:paraId="132465C4" w14:textId="26421175" w:rsidR="00792909" w:rsidRPr="00402EB9" w:rsidRDefault="00792909" w:rsidP="00792909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402EB9">
              <w:rPr>
                <w:rFonts w:ascii="Arial" w:hAnsi="Arial" w:cs="Arial"/>
                <w:sz w:val="20"/>
                <w:szCs w:val="20"/>
                <w:lang w:val="de-AT"/>
              </w:rPr>
              <w:t>Durchführung und Anleitung von Fitnesskursen sowie Gestaltung individueller Trainingspläne</w:t>
            </w:r>
          </w:p>
        </w:tc>
      </w:tr>
      <w:tr w:rsidR="00792909" w:rsidRPr="00402EB9" w14:paraId="0EA9A364" w14:textId="77777777" w:rsidTr="00792909">
        <w:trPr>
          <w:trHeight w:val="454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681527ED" w14:textId="71B3F286" w:rsidR="00792909" w:rsidRPr="00402EB9" w:rsidRDefault="00792909" w:rsidP="00792909">
            <w:pPr>
              <w:pStyle w:val="Bullets"/>
              <w:numPr>
                <w:ilvl w:val="0"/>
                <w:numId w:val="0"/>
              </w:numPr>
              <w:jc w:val="center"/>
              <w:rPr>
                <w:rFonts w:ascii="Arial" w:hAnsi="Arial" w:cs="Arial"/>
                <w:b/>
                <w:bCs/>
                <w:i w:val="0"/>
                <w:iCs w:val="0"/>
                <w:sz w:val="28"/>
                <w:szCs w:val="28"/>
              </w:rPr>
            </w:pPr>
            <w:r w:rsidRPr="00402EB9">
              <w:rPr>
                <w:rFonts w:ascii="Arial" w:hAnsi="Arial" w:cs="Arial"/>
                <w:b/>
                <w:bCs/>
                <w:i w:val="0"/>
                <w:iCs w:val="0"/>
                <w:sz w:val="28"/>
                <w:szCs w:val="28"/>
              </w:rPr>
              <w:t xml:space="preserve">EXTRACURRICULARES </w:t>
            </w:r>
            <w:r w:rsidR="000E53B9">
              <w:rPr>
                <w:rFonts w:ascii="Arial" w:hAnsi="Arial" w:cs="Arial"/>
                <w:b/>
                <w:bCs/>
                <w:i w:val="0"/>
                <w:iCs w:val="0"/>
                <w:sz w:val="28"/>
                <w:szCs w:val="28"/>
              </w:rPr>
              <w:t xml:space="preserve">UND SPORTLICHES </w:t>
            </w:r>
            <w:r w:rsidRPr="00402EB9">
              <w:rPr>
                <w:rFonts w:ascii="Arial" w:hAnsi="Arial" w:cs="Arial"/>
                <w:b/>
                <w:bCs/>
                <w:i w:val="0"/>
                <w:iCs w:val="0"/>
                <w:sz w:val="28"/>
                <w:szCs w:val="28"/>
              </w:rPr>
              <w:t>ENGAGEMENT</w:t>
            </w:r>
          </w:p>
        </w:tc>
      </w:tr>
      <w:tr w:rsidR="00792909" w:rsidRPr="00402EB9" w14:paraId="42FC0393" w14:textId="77777777" w:rsidTr="00792909">
        <w:trPr>
          <w:trHeight w:val="340"/>
        </w:trPr>
        <w:tc>
          <w:tcPr>
            <w:tcW w:w="8931" w:type="dxa"/>
            <w:gridSpan w:val="6"/>
            <w:tcBorders>
              <w:top w:val="single" w:sz="4" w:space="0" w:color="auto"/>
            </w:tcBorders>
            <w:vAlign w:val="bottom"/>
          </w:tcPr>
          <w:p w14:paraId="4D32F93E" w14:textId="01062E25" w:rsidR="00792909" w:rsidRPr="00402EB9" w:rsidRDefault="00792909" w:rsidP="00792909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</w:pPr>
            <w:r w:rsidRPr="00402EB9"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  <w:t xml:space="preserve">JUNGE UNION 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</w:tcBorders>
            <w:vAlign w:val="bottom"/>
          </w:tcPr>
          <w:p w14:paraId="3790A44E" w14:textId="1974876F" w:rsidR="00792909" w:rsidRPr="00402EB9" w:rsidRDefault="00792909" w:rsidP="0079290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402EB9"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  <w:t>Stade</w:t>
            </w:r>
          </w:p>
        </w:tc>
      </w:tr>
      <w:tr w:rsidR="00792909" w:rsidRPr="00402EB9" w14:paraId="04F0C280" w14:textId="77777777" w:rsidTr="00792909">
        <w:trPr>
          <w:trHeight w:val="20"/>
        </w:trPr>
        <w:tc>
          <w:tcPr>
            <w:tcW w:w="8931" w:type="dxa"/>
            <w:gridSpan w:val="6"/>
            <w:vAlign w:val="bottom"/>
          </w:tcPr>
          <w:p w14:paraId="592203EE" w14:textId="6524EE8C" w:rsidR="00792909" w:rsidRPr="00402EB9" w:rsidRDefault="00792909" w:rsidP="00792909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</w:pPr>
            <w:r w:rsidRPr="00402EB9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Aktives Mitglied in der Jungen Union </w:t>
            </w:r>
          </w:p>
        </w:tc>
        <w:tc>
          <w:tcPr>
            <w:tcW w:w="1843" w:type="dxa"/>
            <w:gridSpan w:val="2"/>
            <w:vAlign w:val="bottom"/>
          </w:tcPr>
          <w:p w14:paraId="08FDA006" w14:textId="38D07E94" w:rsidR="00792909" w:rsidRPr="00402EB9" w:rsidRDefault="00792909" w:rsidP="0079290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402EB9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01/2025 – heute </w:t>
            </w:r>
          </w:p>
        </w:tc>
      </w:tr>
      <w:tr w:rsidR="00792909" w:rsidRPr="00402EB9" w14:paraId="6A9113CE" w14:textId="77777777" w:rsidTr="00792909">
        <w:trPr>
          <w:trHeight w:val="20"/>
        </w:trPr>
        <w:tc>
          <w:tcPr>
            <w:tcW w:w="10774" w:type="dxa"/>
            <w:gridSpan w:val="8"/>
            <w:vAlign w:val="bottom"/>
          </w:tcPr>
          <w:p w14:paraId="10B428E2" w14:textId="3D9E3B25" w:rsidR="00792909" w:rsidRPr="00402EB9" w:rsidRDefault="00792909" w:rsidP="00792909">
            <w:pPr>
              <w:pStyle w:val="Bullets"/>
              <w:rPr>
                <w:rFonts w:ascii="Arial" w:hAnsi="Arial" w:cs="Arial"/>
                <w:sz w:val="20"/>
                <w:szCs w:val="20"/>
              </w:rPr>
            </w:pPr>
            <w:r w:rsidRPr="00402EB9">
              <w:rPr>
                <w:rFonts w:ascii="Arial" w:hAnsi="Arial" w:cs="Arial"/>
                <w:sz w:val="20"/>
                <w:szCs w:val="20"/>
              </w:rPr>
              <w:t>Teilnahme an Veranstaltungen, Diskussionen und Initiativen zur Förderung jugendpolitischer Themen</w:t>
            </w:r>
          </w:p>
        </w:tc>
      </w:tr>
      <w:tr w:rsidR="00792909" w:rsidRPr="00402EB9" w14:paraId="4028871F" w14:textId="77777777" w:rsidTr="00792909">
        <w:trPr>
          <w:trHeight w:val="340"/>
        </w:trPr>
        <w:tc>
          <w:tcPr>
            <w:tcW w:w="8931" w:type="dxa"/>
            <w:gridSpan w:val="6"/>
            <w:vAlign w:val="bottom"/>
          </w:tcPr>
          <w:p w14:paraId="3B81DA34" w14:textId="7A4FC72A" w:rsidR="00792909" w:rsidRPr="00402EB9" w:rsidRDefault="00792909" w:rsidP="00792909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</w:pPr>
            <w:r w:rsidRPr="00402EB9"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  <w:t>GEWERBLICHES RESELLING</w:t>
            </w:r>
          </w:p>
        </w:tc>
        <w:tc>
          <w:tcPr>
            <w:tcW w:w="1843" w:type="dxa"/>
            <w:gridSpan w:val="2"/>
            <w:vAlign w:val="bottom"/>
          </w:tcPr>
          <w:p w14:paraId="7F9CDF1E" w14:textId="2B76ED72" w:rsidR="00792909" w:rsidRPr="00402EB9" w:rsidRDefault="00792909" w:rsidP="0079290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402EB9"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  <w:t>Online</w:t>
            </w:r>
          </w:p>
        </w:tc>
      </w:tr>
      <w:tr w:rsidR="00792909" w:rsidRPr="00402EB9" w14:paraId="7B2F81B2" w14:textId="77777777" w:rsidTr="00792909">
        <w:trPr>
          <w:trHeight w:val="20"/>
        </w:trPr>
        <w:tc>
          <w:tcPr>
            <w:tcW w:w="8506" w:type="dxa"/>
            <w:gridSpan w:val="5"/>
            <w:vAlign w:val="bottom"/>
          </w:tcPr>
          <w:p w14:paraId="099DE2C5" w14:textId="08EF2E97" w:rsidR="00792909" w:rsidRPr="00402EB9" w:rsidRDefault="00792909" w:rsidP="00792909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</w:pPr>
            <w:r w:rsidRPr="00402EB9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Verkäufer von Sneakern, Kleidung und anderen Sammlerstücken</w:t>
            </w:r>
          </w:p>
        </w:tc>
        <w:tc>
          <w:tcPr>
            <w:tcW w:w="2268" w:type="dxa"/>
            <w:gridSpan w:val="3"/>
            <w:vAlign w:val="bottom"/>
          </w:tcPr>
          <w:p w14:paraId="091163D4" w14:textId="03AE6966" w:rsidR="00792909" w:rsidRPr="00402EB9" w:rsidRDefault="00792909" w:rsidP="0079290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402EB9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08/2023 – </w:t>
            </w:r>
            <w:proofErr w:type="spellStart"/>
            <w:r w:rsidR="0079496C" w:rsidRPr="00402EB9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792909" w:rsidRPr="00402EB9" w14:paraId="2618F0FF" w14:textId="77777777" w:rsidTr="00792909">
        <w:trPr>
          <w:trHeight w:val="20"/>
        </w:trPr>
        <w:tc>
          <w:tcPr>
            <w:tcW w:w="10774" w:type="dxa"/>
            <w:gridSpan w:val="8"/>
            <w:vAlign w:val="bottom"/>
          </w:tcPr>
          <w:p w14:paraId="1C84D4EC" w14:textId="77777777" w:rsidR="00792909" w:rsidRPr="00402EB9" w:rsidRDefault="00792909" w:rsidP="00792909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02EB9">
              <w:rPr>
                <w:rFonts w:ascii="Arial" w:hAnsi="Arial" w:cs="Arial"/>
                <w:sz w:val="20"/>
                <w:szCs w:val="20"/>
                <w:lang w:val="de-AT"/>
              </w:rPr>
              <w:t>Konzipierung eigener Rechnungen und Tabellierung der Buchführung mit Excel</w:t>
            </w:r>
          </w:p>
          <w:p w14:paraId="1570DE9D" w14:textId="676A8506" w:rsidR="0079496C" w:rsidRPr="00402EB9" w:rsidRDefault="0079496C" w:rsidP="00792909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02EB9">
              <w:rPr>
                <w:rFonts w:ascii="Arial" w:hAnsi="Arial" w:cs="Arial"/>
                <w:sz w:val="20"/>
                <w:szCs w:val="20"/>
                <w:lang w:val="de-AT"/>
              </w:rPr>
              <w:t>Erwirtschaftung eines Jahresumsatzes von knapp 20.000 €</w:t>
            </w:r>
            <w:r w:rsidR="00597F7A">
              <w:rPr>
                <w:rFonts w:ascii="Arial" w:hAnsi="Arial" w:cs="Arial"/>
                <w:sz w:val="20"/>
                <w:szCs w:val="20"/>
                <w:lang w:val="de-AT"/>
              </w:rPr>
              <w:t xml:space="preserve"> (2024)</w:t>
            </w:r>
          </w:p>
        </w:tc>
      </w:tr>
      <w:tr w:rsidR="0030456B" w:rsidRPr="00402EB9" w14:paraId="55F0E06E" w14:textId="77777777" w:rsidTr="00792909">
        <w:trPr>
          <w:trHeight w:val="340"/>
        </w:trPr>
        <w:tc>
          <w:tcPr>
            <w:tcW w:w="8931" w:type="dxa"/>
            <w:gridSpan w:val="6"/>
            <w:vAlign w:val="bottom"/>
          </w:tcPr>
          <w:p w14:paraId="78AC30BF" w14:textId="063B49EE" w:rsidR="0030456B" w:rsidRPr="00402EB9" w:rsidRDefault="0030456B" w:rsidP="00792909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bCs/>
                <w:i w:val="0"/>
                <w:iCs w:val="0"/>
                <w:sz w:val="21"/>
                <w:szCs w:val="21"/>
              </w:rPr>
            </w:pPr>
            <w:r w:rsidRPr="0030456B"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  <w:t>TRIATHLON</w:t>
            </w:r>
          </w:p>
        </w:tc>
        <w:tc>
          <w:tcPr>
            <w:tcW w:w="1843" w:type="dxa"/>
            <w:gridSpan w:val="2"/>
            <w:vAlign w:val="bottom"/>
          </w:tcPr>
          <w:p w14:paraId="00D71297" w14:textId="6A1FB8DF" w:rsidR="0030456B" w:rsidRPr="00402EB9" w:rsidRDefault="0030456B" w:rsidP="0079290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30456B"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  <w:t>Deutschland</w:t>
            </w:r>
          </w:p>
        </w:tc>
      </w:tr>
      <w:tr w:rsidR="0030456B" w:rsidRPr="0030456B" w14:paraId="4BB38D27" w14:textId="77777777" w:rsidTr="0030456B">
        <w:trPr>
          <w:trHeight w:val="20"/>
        </w:trPr>
        <w:tc>
          <w:tcPr>
            <w:tcW w:w="8931" w:type="dxa"/>
            <w:gridSpan w:val="6"/>
            <w:vAlign w:val="bottom"/>
          </w:tcPr>
          <w:p w14:paraId="14DEB0EF" w14:textId="753C8CF6" w:rsidR="0030456B" w:rsidRPr="0030456B" w:rsidRDefault="0030456B" w:rsidP="0030456B">
            <w:pPr>
              <w:pStyle w:val="BERSCHRIFT"/>
              <w:rPr>
                <w:rFonts w:ascii="Arial" w:hAnsi="Arial" w:cs="Arial"/>
                <w:b w:val="0"/>
                <w:bCs/>
                <w:smallCaps w:val="0"/>
                <w:sz w:val="20"/>
                <w:szCs w:val="20"/>
              </w:rPr>
            </w:pPr>
            <w:r w:rsidRPr="00402EB9">
              <w:rPr>
                <w:rFonts w:ascii="Arial" w:hAnsi="Arial" w:cs="Arial"/>
                <w:b w:val="0"/>
                <w:bCs/>
                <w:smallCaps w:val="0"/>
                <w:sz w:val="20"/>
                <w:szCs w:val="20"/>
              </w:rPr>
              <w:t>Triathlon-Leistungssportler mit bis zu 20h Training pro Woche</w:t>
            </w:r>
          </w:p>
        </w:tc>
        <w:tc>
          <w:tcPr>
            <w:tcW w:w="1843" w:type="dxa"/>
            <w:gridSpan w:val="2"/>
            <w:vAlign w:val="bottom"/>
          </w:tcPr>
          <w:p w14:paraId="3E367F04" w14:textId="6C9FE4CC" w:rsidR="0030456B" w:rsidRPr="0030456B" w:rsidRDefault="0030456B" w:rsidP="0030456B">
            <w:pPr>
              <w:pStyle w:val="BERSCHRIFT"/>
              <w:jc w:val="right"/>
              <w:rPr>
                <w:rFonts w:ascii="Arial" w:hAnsi="Arial" w:cs="Arial"/>
                <w:b w:val="0"/>
                <w:bCs/>
                <w:smallCaps w:val="0"/>
                <w:sz w:val="20"/>
                <w:szCs w:val="20"/>
              </w:rPr>
            </w:pPr>
            <w:r w:rsidRPr="00402EB9">
              <w:rPr>
                <w:rFonts w:ascii="Arial" w:hAnsi="Arial" w:cs="Arial"/>
                <w:b w:val="0"/>
                <w:bCs/>
                <w:smallCaps w:val="0"/>
                <w:sz w:val="20"/>
                <w:szCs w:val="20"/>
              </w:rPr>
              <w:t xml:space="preserve">11/2019 </w:t>
            </w:r>
            <w:r w:rsidRPr="0030456B">
              <w:rPr>
                <w:rFonts w:ascii="Arial" w:hAnsi="Arial" w:cs="Arial"/>
                <w:b w:val="0"/>
                <w:bCs/>
                <w:smallCaps w:val="0"/>
                <w:sz w:val="20"/>
                <w:szCs w:val="20"/>
              </w:rPr>
              <w:t xml:space="preserve">– </w:t>
            </w:r>
            <w:r w:rsidRPr="00402EB9">
              <w:rPr>
                <w:rFonts w:ascii="Arial" w:hAnsi="Arial" w:cs="Arial"/>
                <w:b w:val="0"/>
                <w:bCs/>
                <w:smallCaps w:val="0"/>
                <w:sz w:val="20"/>
                <w:szCs w:val="20"/>
              </w:rPr>
              <w:t>09/2025</w:t>
            </w:r>
          </w:p>
        </w:tc>
      </w:tr>
      <w:tr w:rsidR="0030456B" w:rsidRPr="00402EB9" w14:paraId="6F8C8A53" w14:textId="77777777" w:rsidTr="0030456B">
        <w:trPr>
          <w:trHeight w:val="20"/>
        </w:trPr>
        <w:tc>
          <w:tcPr>
            <w:tcW w:w="10774" w:type="dxa"/>
            <w:gridSpan w:val="8"/>
            <w:vAlign w:val="bottom"/>
          </w:tcPr>
          <w:p w14:paraId="27960125" w14:textId="77777777" w:rsidR="0030456B" w:rsidRPr="00402EB9" w:rsidRDefault="0030456B" w:rsidP="0030456B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402EB9">
              <w:rPr>
                <w:rFonts w:ascii="Arial" w:hAnsi="Arial" w:cs="Arial"/>
                <w:sz w:val="20"/>
                <w:szCs w:val="20"/>
                <w:lang w:val="de-AT"/>
              </w:rPr>
              <w:t xml:space="preserve">Erster Platz mit dem </w:t>
            </w:r>
            <w:proofErr w:type="spellStart"/>
            <w:r w:rsidRPr="00402EB9">
              <w:rPr>
                <w:rFonts w:ascii="Arial" w:hAnsi="Arial" w:cs="Arial"/>
                <w:sz w:val="20"/>
                <w:szCs w:val="20"/>
                <w:lang w:val="de-AT"/>
              </w:rPr>
              <w:t>Tri</w:t>
            </w:r>
            <w:proofErr w:type="spellEnd"/>
            <w:r w:rsidRPr="00402EB9">
              <w:rPr>
                <w:rFonts w:ascii="Arial" w:hAnsi="Arial" w:cs="Arial"/>
                <w:sz w:val="20"/>
                <w:szCs w:val="20"/>
                <w:lang w:val="de-AT"/>
              </w:rPr>
              <w:t xml:space="preserve"> Team Hamburg 2024 in der Regionalliga sowie Aufstieg in die Zweite Bundesliga</w:t>
            </w:r>
          </w:p>
          <w:p w14:paraId="40B69D44" w14:textId="77777777" w:rsidR="0030456B" w:rsidRPr="00402EB9" w:rsidRDefault="0030456B" w:rsidP="0030456B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402EB9">
              <w:rPr>
                <w:rFonts w:ascii="Arial" w:hAnsi="Arial" w:cs="Arial"/>
                <w:sz w:val="20"/>
                <w:szCs w:val="20"/>
                <w:lang w:val="de-AT"/>
              </w:rPr>
              <w:t>Teilnahme an der Deutschen Jugend-Meisterschaft 2023</w:t>
            </w:r>
          </w:p>
          <w:p w14:paraId="70FBAD08" w14:textId="77777777" w:rsidR="0030456B" w:rsidRDefault="0030456B" w:rsidP="0030456B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402EB9">
              <w:rPr>
                <w:rFonts w:ascii="Arial" w:hAnsi="Arial" w:cs="Arial"/>
                <w:sz w:val="20"/>
                <w:szCs w:val="20"/>
                <w:lang w:val="de-AT"/>
              </w:rPr>
              <w:t xml:space="preserve">Erster Platz mit dem </w:t>
            </w:r>
            <w:proofErr w:type="spellStart"/>
            <w:r w:rsidRPr="00402EB9">
              <w:rPr>
                <w:rFonts w:ascii="Arial" w:hAnsi="Arial" w:cs="Arial"/>
                <w:sz w:val="20"/>
                <w:szCs w:val="20"/>
                <w:lang w:val="de-AT"/>
              </w:rPr>
              <w:t>Tri</w:t>
            </w:r>
            <w:proofErr w:type="spellEnd"/>
            <w:r w:rsidRPr="00402EB9">
              <w:rPr>
                <w:rFonts w:ascii="Arial" w:hAnsi="Arial" w:cs="Arial"/>
                <w:sz w:val="20"/>
                <w:szCs w:val="20"/>
                <w:lang w:val="de-AT"/>
              </w:rPr>
              <w:t xml:space="preserve"> Team Hamburg 2023 in der Regionalliga</w:t>
            </w:r>
          </w:p>
          <w:p w14:paraId="67317619" w14:textId="78AF1D15" w:rsidR="0030456B" w:rsidRPr="0030456B" w:rsidRDefault="0030456B" w:rsidP="0030456B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30456B">
              <w:rPr>
                <w:rFonts w:ascii="Arial" w:hAnsi="Arial" w:cs="Arial"/>
                <w:sz w:val="20"/>
                <w:szCs w:val="20"/>
                <w:lang w:val="de-AT"/>
              </w:rPr>
              <w:t>Zweiter Platz bei den Junioren Landesmeisterschaften auf der Olympischen Distanz 2022</w:t>
            </w:r>
          </w:p>
        </w:tc>
      </w:tr>
      <w:tr w:rsidR="0030456B" w:rsidRPr="00402EB9" w14:paraId="4AF19DD1" w14:textId="77777777" w:rsidTr="00792909">
        <w:trPr>
          <w:trHeight w:val="340"/>
        </w:trPr>
        <w:tc>
          <w:tcPr>
            <w:tcW w:w="8931" w:type="dxa"/>
            <w:gridSpan w:val="6"/>
            <w:vAlign w:val="bottom"/>
          </w:tcPr>
          <w:p w14:paraId="7756FD9A" w14:textId="35D0FE9D" w:rsidR="0030456B" w:rsidRPr="00402EB9" w:rsidRDefault="0030456B" w:rsidP="0030456B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bCs/>
                <w:i w:val="0"/>
                <w:iCs w:val="0"/>
                <w:sz w:val="21"/>
                <w:szCs w:val="21"/>
              </w:rPr>
            </w:pPr>
            <w:r w:rsidRPr="00402EB9">
              <w:rPr>
                <w:rFonts w:ascii="Arial" w:hAnsi="Arial" w:cs="Arial"/>
                <w:b/>
                <w:bCs/>
                <w:i w:val="0"/>
                <w:iCs w:val="0"/>
                <w:sz w:val="21"/>
                <w:szCs w:val="21"/>
              </w:rPr>
              <w:t>TRIATHLON-TRAINING BEIM BUXTEHUDER SV</w:t>
            </w:r>
          </w:p>
        </w:tc>
        <w:tc>
          <w:tcPr>
            <w:tcW w:w="1843" w:type="dxa"/>
            <w:gridSpan w:val="2"/>
            <w:vAlign w:val="bottom"/>
          </w:tcPr>
          <w:p w14:paraId="30626CB8" w14:textId="2CC2D98E" w:rsidR="0030456B" w:rsidRPr="00402EB9" w:rsidRDefault="0030456B" w:rsidP="0030456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402EB9"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  <w:t>Buxtehude</w:t>
            </w:r>
          </w:p>
        </w:tc>
      </w:tr>
      <w:tr w:rsidR="0030456B" w:rsidRPr="00402EB9" w14:paraId="56372BDE" w14:textId="77777777" w:rsidTr="00792909">
        <w:trPr>
          <w:trHeight w:val="20"/>
        </w:trPr>
        <w:tc>
          <w:tcPr>
            <w:tcW w:w="8222" w:type="dxa"/>
            <w:gridSpan w:val="3"/>
            <w:vAlign w:val="bottom"/>
          </w:tcPr>
          <w:p w14:paraId="3C87D247" w14:textId="0D20E65D" w:rsidR="0030456B" w:rsidRPr="00402EB9" w:rsidRDefault="0030456B" w:rsidP="0030456B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402EB9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Leiter von Lauf- und Radtraining für Kinder und Jugendliche</w:t>
            </w:r>
          </w:p>
        </w:tc>
        <w:tc>
          <w:tcPr>
            <w:tcW w:w="2552" w:type="dxa"/>
            <w:gridSpan w:val="5"/>
            <w:vAlign w:val="bottom"/>
          </w:tcPr>
          <w:p w14:paraId="288A2195" w14:textId="6EF5A4AE" w:rsidR="0030456B" w:rsidRPr="00402EB9" w:rsidRDefault="0030456B" w:rsidP="0030456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</w:pPr>
            <w:r w:rsidRPr="00402EB9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08/2021 – 09/2025</w:t>
            </w:r>
          </w:p>
        </w:tc>
      </w:tr>
      <w:tr w:rsidR="0030456B" w:rsidRPr="00402EB9" w14:paraId="7ECB507F" w14:textId="77777777" w:rsidTr="00792909">
        <w:trPr>
          <w:trHeight w:val="20"/>
        </w:trPr>
        <w:tc>
          <w:tcPr>
            <w:tcW w:w="10774" w:type="dxa"/>
            <w:gridSpan w:val="8"/>
            <w:vAlign w:val="bottom"/>
          </w:tcPr>
          <w:p w14:paraId="2CC438FF" w14:textId="26E9DAE5" w:rsidR="0030456B" w:rsidRPr="00402EB9" w:rsidRDefault="0030456B" w:rsidP="0030456B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 w:rsidRPr="00402EB9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Erstellung individueller Trainingspläne unter Berücksichtigung der Leistungsfähigkeit und Ziele der Teilnehmer</w:t>
            </w:r>
          </w:p>
        </w:tc>
      </w:tr>
      <w:tr w:rsidR="0030456B" w:rsidRPr="00402EB9" w14:paraId="69EBECFD" w14:textId="77777777" w:rsidTr="00792909">
        <w:trPr>
          <w:trHeight w:val="340"/>
        </w:trPr>
        <w:tc>
          <w:tcPr>
            <w:tcW w:w="8081" w:type="dxa"/>
            <w:gridSpan w:val="2"/>
            <w:vAlign w:val="bottom"/>
          </w:tcPr>
          <w:p w14:paraId="20C5FD41" w14:textId="77777777" w:rsidR="0030456B" w:rsidRPr="00402EB9" w:rsidRDefault="0030456B" w:rsidP="0030456B">
            <w:pPr>
              <w:pStyle w:val="Beschreibung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402EB9">
              <w:rPr>
                <w:rFonts w:ascii="Arial" w:hAnsi="Arial" w:cs="Arial"/>
                <w:b/>
                <w:sz w:val="21"/>
                <w:szCs w:val="21"/>
              </w:rPr>
              <w:t>EF EDUCATION FIRST GMBH</w:t>
            </w:r>
          </w:p>
        </w:tc>
        <w:tc>
          <w:tcPr>
            <w:tcW w:w="2693" w:type="dxa"/>
            <w:gridSpan w:val="6"/>
            <w:vAlign w:val="bottom"/>
          </w:tcPr>
          <w:p w14:paraId="0EE7B3DD" w14:textId="206713EF" w:rsidR="0030456B" w:rsidRPr="00402EB9" w:rsidRDefault="0030456B" w:rsidP="0030456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402EB9"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  <w:t>New York, USA</w:t>
            </w:r>
          </w:p>
        </w:tc>
      </w:tr>
      <w:tr w:rsidR="0030456B" w:rsidRPr="00402EB9" w14:paraId="6C77B80F" w14:textId="77777777" w:rsidTr="00792909">
        <w:trPr>
          <w:trHeight w:val="20"/>
        </w:trPr>
        <w:tc>
          <w:tcPr>
            <w:tcW w:w="8081" w:type="dxa"/>
            <w:gridSpan w:val="2"/>
            <w:vAlign w:val="bottom"/>
          </w:tcPr>
          <w:p w14:paraId="24BEF591" w14:textId="657A9E3B" w:rsidR="0030456B" w:rsidRPr="00402EB9" w:rsidRDefault="0030456B" w:rsidP="0030456B">
            <w:pPr>
              <w:pStyle w:val="Beschreibung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402EB9">
              <w:rPr>
                <w:rFonts w:ascii="Arial" w:hAnsi="Arial" w:cs="Arial"/>
                <w:sz w:val="20"/>
                <w:szCs w:val="20"/>
                <w:lang w:val="de-AT"/>
              </w:rPr>
              <w:t>Teilnehmer einer Sprachreise, inklusive eines Intensiv- und Business-Englisch-Kurses</w:t>
            </w:r>
          </w:p>
        </w:tc>
        <w:tc>
          <w:tcPr>
            <w:tcW w:w="2693" w:type="dxa"/>
            <w:gridSpan w:val="6"/>
            <w:vAlign w:val="bottom"/>
          </w:tcPr>
          <w:p w14:paraId="1738789C" w14:textId="6418CCCB" w:rsidR="0030456B" w:rsidRPr="00402EB9" w:rsidRDefault="0030456B" w:rsidP="0030456B">
            <w:pPr>
              <w:pStyle w:val="Beschreibung"/>
              <w:jc w:val="right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402EB9">
              <w:rPr>
                <w:rFonts w:ascii="Arial" w:hAnsi="Arial" w:cs="Arial"/>
                <w:sz w:val="20"/>
                <w:szCs w:val="20"/>
                <w:lang w:val="en-US"/>
              </w:rPr>
              <w:t>08/2024 – 09/2024</w:t>
            </w:r>
          </w:p>
        </w:tc>
      </w:tr>
      <w:tr w:rsidR="0030456B" w:rsidRPr="00402EB9" w14:paraId="2CD93806" w14:textId="77777777" w:rsidTr="00792909">
        <w:trPr>
          <w:trHeight w:val="20"/>
        </w:trPr>
        <w:tc>
          <w:tcPr>
            <w:tcW w:w="10774" w:type="dxa"/>
            <w:gridSpan w:val="8"/>
            <w:vAlign w:val="bottom"/>
          </w:tcPr>
          <w:p w14:paraId="06DB79B8" w14:textId="4D28CAE1" w:rsidR="0030456B" w:rsidRPr="00402EB9" w:rsidRDefault="0030456B" w:rsidP="0030456B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402EB9">
              <w:rPr>
                <w:rFonts w:ascii="Arial" w:hAnsi="Arial" w:cs="Arial"/>
                <w:i/>
                <w:iCs/>
                <w:sz w:val="20"/>
                <w:szCs w:val="20"/>
              </w:rPr>
              <w:t>Teilnahme am intensiven Sprachunterricht mit 32 Unterrichtseinheiten à 40 Minuten pro Woche</w:t>
            </w:r>
          </w:p>
        </w:tc>
      </w:tr>
      <w:tr w:rsidR="0030456B" w:rsidRPr="00402EB9" w14:paraId="482569A2" w14:textId="77777777" w:rsidTr="00792909">
        <w:trPr>
          <w:trHeight w:val="454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2B27A1F2" w:rsidR="0030456B" w:rsidRPr="00402EB9" w:rsidRDefault="0030456B" w:rsidP="0030456B">
            <w:pPr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402EB9">
              <w:rPr>
                <w:rFonts w:ascii="Arial" w:hAnsi="Arial" w:cs="Arial"/>
                <w:b/>
                <w:sz w:val="28"/>
                <w:szCs w:val="28"/>
              </w:rPr>
              <w:t>FÄHIGKEITEN &amp; INTERESSEN</w:t>
            </w:r>
          </w:p>
        </w:tc>
      </w:tr>
      <w:tr w:rsidR="0030456B" w:rsidRPr="00402EB9" w14:paraId="2B257790" w14:textId="77777777" w:rsidTr="00792909">
        <w:trPr>
          <w:trHeight w:val="340"/>
        </w:trPr>
        <w:tc>
          <w:tcPr>
            <w:tcW w:w="10774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105F5CDE" w:rsidR="0030456B" w:rsidRPr="00402EB9" w:rsidRDefault="0030456B" w:rsidP="0030456B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402EB9">
              <w:rPr>
                <w:rFonts w:ascii="Arial" w:hAnsi="Arial" w:cs="Arial"/>
                <w:b/>
                <w:bCs/>
                <w:sz w:val="20"/>
                <w:szCs w:val="20"/>
              </w:rPr>
              <w:t>Sprachen:</w:t>
            </w:r>
            <w:r w:rsidRPr="00402EB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02EB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402EB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402EB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402EB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(fließend)</w:t>
            </w:r>
            <w:r w:rsidRPr="00402EB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, Spanisch </w:t>
            </w:r>
            <w:r w:rsidRPr="00402EB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(fließend)</w:t>
            </w:r>
          </w:p>
        </w:tc>
      </w:tr>
      <w:tr w:rsidR="0030456B" w:rsidRPr="00402EB9" w14:paraId="45706C3F" w14:textId="77777777" w:rsidTr="00792909">
        <w:trPr>
          <w:trHeight w:val="340"/>
        </w:trPr>
        <w:tc>
          <w:tcPr>
            <w:tcW w:w="10774" w:type="dxa"/>
            <w:gridSpan w:val="8"/>
            <w:vAlign w:val="bottom"/>
          </w:tcPr>
          <w:p w14:paraId="60CA2168" w14:textId="6D83D66D" w:rsidR="0030456B" w:rsidRPr="00402EB9" w:rsidRDefault="0030456B" w:rsidP="0030456B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 w:rsidRPr="00402EB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Technisch</w:t>
            </w:r>
            <w:proofErr w:type="spellEnd"/>
            <w:r w:rsidRPr="00402EB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:</w:t>
            </w:r>
            <w:r w:rsidRPr="00402EB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402EB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402EB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402EB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Pr="00402EB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30456B" w:rsidRPr="00402EB9" w14:paraId="70CB01B0" w14:textId="77777777" w:rsidTr="00792909">
        <w:trPr>
          <w:trHeight w:val="340"/>
        </w:trPr>
        <w:tc>
          <w:tcPr>
            <w:tcW w:w="10774" w:type="dxa"/>
            <w:gridSpan w:val="8"/>
            <w:vAlign w:val="bottom"/>
          </w:tcPr>
          <w:p w14:paraId="598C2742" w14:textId="2DC4AD65" w:rsidR="0030456B" w:rsidRPr="00402EB9" w:rsidRDefault="0030456B" w:rsidP="0030456B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</w:pPr>
            <w:r w:rsidRPr="00402EB9">
              <w:rPr>
                <w:rFonts w:ascii="Arial" w:hAnsi="Arial" w:cs="Arial"/>
                <w:b/>
                <w:bCs/>
                <w:sz w:val="20"/>
                <w:szCs w:val="20"/>
              </w:rPr>
              <w:t>Interessen:</w:t>
            </w:r>
            <w:r w:rsidRPr="00402EB9">
              <w:rPr>
                <w:rFonts w:ascii="Arial" w:hAnsi="Arial" w:cs="Arial"/>
                <w:sz w:val="20"/>
                <w:szCs w:val="20"/>
              </w:rPr>
              <w:t xml:space="preserve"> Triathlon, Lesen </w:t>
            </w:r>
            <w:r w:rsidRPr="00402EB9">
              <w:rPr>
                <w:rFonts w:ascii="Arial" w:hAnsi="Arial" w:cs="Arial"/>
                <w:i/>
                <w:iCs/>
                <w:sz w:val="20"/>
                <w:szCs w:val="20"/>
              </w:rPr>
              <w:t>(Finanzen und Sport)</w:t>
            </w:r>
            <w:r w:rsidRPr="00402EB9">
              <w:rPr>
                <w:rFonts w:ascii="Arial" w:hAnsi="Arial" w:cs="Arial"/>
                <w:sz w:val="20"/>
                <w:szCs w:val="20"/>
              </w:rPr>
              <w:t>, Kapitalmärkte und Unternehmertum, Fliegenfischen, Reisen</w:t>
            </w:r>
          </w:p>
        </w:tc>
      </w:tr>
      <w:tr w:rsidR="0030456B" w:rsidRPr="00402EB9" w14:paraId="071AB173" w14:textId="77777777" w:rsidTr="00792909">
        <w:trPr>
          <w:trHeight w:val="850"/>
        </w:trPr>
        <w:tc>
          <w:tcPr>
            <w:tcW w:w="10774" w:type="dxa"/>
            <w:gridSpan w:val="8"/>
            <w:vAlign w:val="bottom"/>
          </w:tcPr>
          <w:p w14:paraId="1ED805AF" w14:textId="77777777" w:rsidR="0030456B" w:rsidRDefault="0030456B" w:rsidP="0030456B">
            <w:pPr>
              <w:rPr>
                <w:rFonts w:ascii="Arial" w:hAnsi="Arial" w:cs="Arial"/>
                <w:sz w:val="20"/>
                <w:szCs w:val="20"/>
              </w:rPr>
            </w:pPr>
          </w:p>
          <w:p w14:paraId="30C45DD6" w14:textId="77777777" w:rsidR="0030456B" w:rsidRDefault="0030456B" w:rsidP="0030456B">
            <w:pPr>
              <w:rPr>
                <w:rFonts w:ascii="Arial" w:hAnsi="Arial" w:cs="Arial"/>
                <w:sz w:val="20"/>
                <w:szCs w:val="20"/>
              </w:rPr>
            </w:pPr>
          </w:p>
          <w:p w14:paraId="6478BDEA" w14:textId="605ED2A8" w:rsidR="0030456B" w:rsidRPr="00402EB9" w:rsidRDefault="0030456B" w:rsidP="0030456B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  <w:r w:rsidRPr="00597F7A">
              <w:rPr>
                <w:rFonts w:ascii="Arial" w:hAnsi="Arial" w:cs="Arial"/>
                <w:sz w:val="20"/>
                <w:szCs w:val="20"/>
              </w:rPr>
              <w:t xml:space="preserve">Frankfurt, </w:t>
            </w:r>
            <w:r>
              <w:rPr>
                <w:rFonts w:ascii="Arial" w:hAnsi="Arial" w:cs="Arial"/>
                <w:sz w:val="20"/>
                <w:szCs w:val="20"/>
              </w:rPr>
              <w:t>04.02.2025</w:t>
            </w:r>
          </w:p>
        </w:tc>
      </w:tr>
    </w:tbl>
    <w:p w14:paraId="0747D2BF" w14:textId="69F47280" w:rsidR="00723643" w:rsidRPr="00402EB9" w:rsidRDefault="00723643" w:rsidP="00792909">
      <w:pPr>
        <w:spacing w:line="240" w:lineRule="auto"/>
        <w:rPr>
          <w:rFonts w:ascii="Arial" w:hAnsi="Arial" w:cs="Arial"/>
          <w:sz w:val="18"/>
        </w:rPr>
      </w:pPr>
    </w:p>
    <w:sectPr w:rsidR="00723643" w:rsidRPr="00402EB9" w:rsidSect="004F2607">
      <w:footerReference w:type="even" r:id="rId8"/>
      <w:pgSz w:w="11906" w:h="16838"/>
      <w:pgMar w:top="794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EBD44" w14:textId="77777777" w:rsidR="00962AC9" w:rsidRDefault="00962AC9" w:rsidP="00BE053D">
      <w:pPr>
        <w:spacing w:after="0" w:line="240" w:lineRule="auto"/>
      </w:pPr>
      <w:r>
        <w:separator/>
      </w:r>
    </w:p>
  </w:endnote>
  <w:endnote w:type="continuationSeparator" w:id="0">
    <w:p w14:paraId="3697B352" w14:textId="77777777" w:rsidR="00962AC9" w:rsidRDefault="00962AC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65450" w14:textId="77777777" w:rsidR="00962AC9" w:rsidRDefault="00962AC9" w:rsidP="00BE053D">
      <w:pPr>
        <w:spacing w:after="0" w:line="240" w:lineRule="auto"/>
      </w:pPr>
      <w:r>
        <w:separator/>
      </w:r>
    </w:p>
  </w:footnote>
  <w:footnote w:type="continuationSeparator" w:id="0">
    <w:p w14:paraId="5CA3B29A" w14:textId="77777777" w:rsidR="00962AC9" w:rsidRDefault="00962AC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091E08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FBC2C360"/>
    <w:lvl w:ilvl="0" w:tplc="965CC71E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845E74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CD3E4D"/>
    <w:multiLevelType w:val="hybridMultilevel"/>
    <w:tmpl w:val="FD7AEF18"/>
    <w:lvl w:ilvl="0" w:tplc="F43C5CEA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20230CF"/>
    <w:multiLevelType w:val="multilevel"/>
    <w:tmpl w:val="10AA92D0"/>
    <w:styleLink w:val="AktuelleListe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5B4018"/>
    <w:multiLevelType w:val="hybridMultilevel"/>
    <w:tmpl w:val="3F04CE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D880E4D"/>
    <w:multiLevelType w:val="hybridMultilevel"/>
    <w:tmpl w:val="AFF61D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191197">
    <w:abstractNumId w:val="14"/>
  </w:num>
  <w:num w:numId="2" w16cid:durableId="254485513">
    <w:abstractNumId w:val="17"/>
  </w:num>
  <w:num w:numId="3" w16cid:durableId="406927308">
    <w:abstractNumId w:val="20"/>
  </w:num>
  <w:num w:numId="4" w16cid:durableId="1961492891">
    <w:abstractNumId w:val="0"/>
  </w:num>
  <w:num w:numId="5" w16cid:durableId="1284537827">
    <w:abstractNumId w:val="1"/>
  </w:num>
  <w:num w:numId="6" w16cid:durableId="694965348">
    <w:abstractNumId w:val="2"/>
  </w:num>
  <w:num w:numId="7" w16cid:durableId="1764958926">
    <w:abstractNumId w:val="13"/>
  </w:num>
  <w:num w:numId="8" w16cid:durableId="1527060359">
    <w:abstractNumId w:val="24"/>
  </w:num>
  <w:num w:numId="9" w16cid:durableId="750853714">
    <w:abstractNumId w:val="12"/>
  </w:num>
  <w:num w:numId="10" w16cid:durableId="1353144616">
    <w:abstractNumId w:val="27"/>
  </w:num>
  <w:num w:numId="11" w16cid:durableId="2023123032">
    <w:abstractNumId w:val="5"/>
  </w:num>
  <w:num w:numId="12" w16cid:durableId="1262762621">
    <w:abstractNumId w:val="6"/>
  </w:num>
  <w:num w:numId="13" w16cid:durableId="2102874139">
    <w:abstractNumId w:val="8"/>
  </w:num>
  <w:num w:numId="14" w16cid:durableId="260993948">
    <w:abstractNumId w:val="9"/>
  </w:num>
  <w:num w:numId="15" w16cid:durableId="544215536">
    <w:abstractNumId w:val="23"/>
  </w:num>
  <w:num w:numId="16" w16cid:durableId="1560245164">
    <w:abstractNumId w:val="4"/>
  </w:num>
  <w:num w:numId="17" w16cid:durableId="1761950435">
    <w:abstractNumId w:val="16"/>
  </w:num>
  <w:num w:numId="18" w16cid:durableId="328212525">
    <w:abstractNumId w:val="3"/>
  </w:num>
  <w:num w:numId="19" w16cid:durableId="2014987072">
    <w:abstractNumId w:val="19"/>
  </w:num>
  <w:num w:numId="20" w16cid:durableId="581913084">
    <w:abstractNumId w:val="10"/>
  </w:num>
  <w:num w:numId="21" w16cid:durableId="1935743180">
    <w:abstractNumId w:val="11"/>
  </w:num>
  <w:num w:numId="22" w16cid:durableId="1535725874">
    <w:abstractNumId w:val="15"/>
  </w:num>
  <w:num w:numId="23" w16cid:durableId="1153642459">
    <w:abstractNumId w:val="7"/>
  </w:num>
  <w:num w:numId="24" w16cid:durableId="209584370">
    <w:abstractNumId w:val="21"/>
  </w:num>
  <w:num w:numId="25" w16cid:durableId="1385562832">
    <w:abstractNumId w:val="29"/>
  </w:num>
  <w:num w:numId="26" w16cid:durableId="1749186386">
    <w:abstractNumId w:val="18"/>
  </w:num>
  <w:num w:numId="27" w16cid:durableId="587734087">
    <w:abstractNumId w:val="26"/>
  </w:num>
  <w:num w:numId="28" w16cid:durableId="1538347740">
    <w:abstractNumId w:val="22"/>
  </w:num>
  <w:num w:numId="29" w16cid:durableId="2035036641">
    <w:abstractNumId w:val="20"/>
  </w:num>
  <w:num w:numId="30" w16cid:durableId="124204204">
    <w:abstractNumId w:val="20"/>
  </w:num>
  <w:num w:numId="31" w16cid:durableId="1748188773">
    <w:abstractNumId w:val="20"/>
  </w:num>
  <w:num w:numId="32" w16cid:durableId="984435509">
    <w:abstractNumId w:val="20"/>
  </w:num>
  <w:num w:numId="33" w16cid:durableId="1360742781">
    <w:abstractNumId w:val="20"/>
  </w:num>
  <w:num w:numId="34" w16cid:durableId="217788243">
    <w:abstractNumId w:val="20"/>
  </w:num>
  <w:num w:numId="35" w16cid:durableId="736124691">
    <w:abstractNumId w:val="20"/>
  </w:num>
  <w:num w:numId="36" w16cid:durableId="1527913089">
    <w:abstractNumId w:val="20"/>
  </w:num>
  <w:num w:numId="37" w16cid:durableId="1130051997">
    <w:abstractNumId w:val="20"/>
  </w:num>
  <w:num w:numId="38" w16cid:durableId="699860548">
    <w:abstractNumId w:val="20"/>
  </w:num>
  <w:num w:numId="39" w16cid:durableId="745373519">
    <w:abstractNumId w:val="25"/>
  </w:num>
  <w:num w:numId="40" w16cid:durableId="1660035624">
    <w:abstractNumId w:val="20"/>
    <w:lvlOverride w:ilvl="0">
      <w:startOverride w:val="1"/>
    </w:lvlOverride>
  </w:num>
  <w:num w:numId="41" w16cid:durableId="1516726598">
    <w:abstractNumId w:val="28"/>
  </w:num>
  <w:num w:numId="42" w16cid:durableId="1736977479">
    <w:abstractNumId w:val="20"/>
  </w:num>
  <w:num w:numId="43" w16cid:durableId="264770564">
    <w:abstractNumId w:val="20"/>
  </w:num>
  <w:num w:numId="44" w16cid:durableId="1079981870">
    <w:abstractNumId w:val="20"/>
  </w:num>
  <w:num w:numId="45" w16cid:durableId="505705049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DCB"/>
    <w:rsid w:val="00015113"/>
    <w:rsid w:val="000221C2"/>
    <w:rsid w:val="00031045"/>
    <w:rsid w:val="0004527C"/>
    <w:rsid w:val="00046E6C"/>
    <w:rsid w:val="00061D33"/>
    <w:rsid w:val="00064643"/>
    <w:rsid w:val="00082C26"/>
    <w:rsid w:val="00087747"/>
    <w:rsid w:val="00096507"/>
    <w:rsid w:val="000A1FDA"/>
    <w:rsid w:val="000B63E2"/>
    <w:rsid w:val="000B6548"/>
    <w:rsid w:val="000B6868"/>
    <w:rsid w:val="000B75DB"/>
    <w:rsid w:val="000C68C3"/>
    <w:rsid w:val="000D671A"/>
    <w:rsid w:val="000E53B9"/>
    <w:rsid w:val="000F2BAD"/>
    <w:rsid w:val="00103EC5"/>
    <w:rsid w:val="00115DCA"/>
    <w:rsid w:val="00116C6E"/>
    <w:rsid w:val="00121EBC"/>
    <w:rsid w:val="00122192"/>
    <w:rsid w:val="001254B2"/>
    <w:rsid w:val="00125CA6"/>
    <w:rsid w:val="00156FC9"/>
    <w:rsid w:val="00162A5A"/>
    <w:rsid w:val="001647AB"/>
    <w:rsid w:val="00172867"/>
    <w:rsid w:val="00175B6D"/>
    <w:rsid w:val="001810FE"/>
    <w:rsid w:val="001901ED"/>
    <w:rsid w:val="0019483A"/>
    <w:rsid w:val="00195600"/>
    <w:rsid w:val="001A46BF"/>
    <w:rsid w:val="001A481B"/>
    <w:rsid w:val="001A6B99"/>
    <w:rsid w:val="001B0186"/>
    <w:rsid w:val="001B62CA"/>
    <w:rsid w:val="001D4DCD"/>
    <w:rsid w:val="001E3C7F"/>
    <w:rsid w:val="001F4175"/>
    <w:rsid w:val="001F7778"/>
    <w:rsid w:val="002016E0"/>
    <w:rsid w:val="00220DD3"/>
    <w:rsid w:val="00223A4D"/>
    <w:rsid w:val="0023054D"/>
    <w:rsid w:val="00232CB5"/>
    <w:rsid w:val="00232E23"/>
    <w:rsid w:val="00234A7E"/>
    <w:rsid w:val="0024373D"/>
    <w:rsid w:val="00243C31"/>
    <w:rsid w:val="00250775"/>
    <w:rsid w:val="002508C2"/>
    <w:rsid w:val="00252CFB"/>
    <w:rsid w:val="002532CF"/>
    <w:rsid w:val="00267252"/>
    <w:rsid w:val="00274C97"/>
    <w:rsid w:val="00282DB0"/>
    <w:rsid w:val="002875DB"/>
    <w:rsid w:val="002A0425"/>
    <w:rsid w:val="002B2091"/>
    <w:rsid w:val="002B6280"/>
    <w:rsid w:val="002C6972"/>
    <w:rsid w:val="002D2B32"/>
    <w:rsid w:val="002D4516"/>
    <w:rsid w:val="002F1E58"/>
    <w:rsid w:val="002F46AD"/>
    <w:rsid w:val="002F573F"/>
    <w:rsid w:val="0030456B"/>
    <w:rsid w:val="0030734F"/>
    <w:rsid w:val="0030783B"/>
    <w:rsid w:val="003101F0"/>
    <w:rsid w:val="00314B7A"/>
    <w:rsid w:val="00324BC5"/>
    <w:rsid w:val="00327F9F"/>
    <w:rsid w:val="00340BAB"/>
    <w:rsid w:val="003418E0"/>
    <w:rsid w:val="003431FB"/>
    <w:rsid w:val="00347F8D"/>
    <w:rsid w:val="00351D6B"/>
    <w:rsid w:val="00367938"/>
    <w:rsid w:val="00372F7B"/>
    <w:rsid w:val="003733E5"/>
    <w:rsid w:val="00390EA6"/>
    <w:rsid w:val="003962C0"/>
    <w:rsid w:val="003A53F2"/>
    <w:rsid w:val="003A732B"/>
    <w:rsid w:val="003C07D6"/>
    <w:rsid w:val="003C11C4"/>
    <w:rsid w:val="003C1842"/>
    <w:rsid w:val="003D2B1D"/>
    <w:rsid w:val="003D30C8"/>
    <w:rsid w:val="003D560A"/>
    <w:rsid w:val="003E27C3"/>
    <w:rsid w:val="003F2F63"/>
    <w:rsid w:val="003F3E3F"/>
    <w:rsid w:val="00400D99"/>
    <w:rsid w:val="00402EB9"/>
    <w:rsid w:val="00402ED4"/>
    <w:rsid w:val="004067B8"/>
    <w:rsid w:val="00410D38"/>
    <w:rsid w:val="004154BE"/>
    <w:rsid w:val="0042013D"/>
    <w:rsid w:val="00422F83"/>
    <w:rsid w:val="00426D7E"/>
    <w:rsid w:val="0043430C"/>
    <w:rsid w:val="00435E6D"/>
    <w:rsid w:val="00443668"/>
    <w:rsid w:val="00447C2B"/>
    <w:rsid w:val="00450674"/>
    <w:rsid w:val="00456B0D"/>
    <w:rsid w:val="00476AF8"/>
    <w:rsid w:val="00481F42"/>
    <w:rsid w:val="00484FD7"/>
    <w:rsid w:val="004929FB"/>
    <w:rsid w:val="00496117"/>
    <w:rsid w:val="004A54BA"/>
    <w:rsid w:val="004A7895"/>
    <w:rsid w:val="004B29DA"/>
    <w:rsid w:val="004B6A5E"/>
    <w:rsid w:val="004F2607"/>
    <w:rsid w:val="00502137"/>
    <w:rsid w:val="00507EA7"/>
    <w:rsid w:val="0051403A"/>
    <w:rsid w:val="00526089"/>
    <w:rsid w:val="00527A28"/>
    <w:rsid w:val="00527DCA"/>
    <w:rsid w:val="005534CD"/>
    <w:rsid w:val="005716D4"/>
    <w:rsid w:val="00571B60"/>
    <w:rsid w:val="00571D8D"/>
    <w:rsid w:val="00572876"/>
    <w:rsid w:val="00574F41"/>
    <w:rsid w:val="005810BD"/>
    <w:rsid w:val="00585A4D"/>
    <w:rsid w:val="00591AE7"/>
    <w:rsid w:val="005929C8"/>
    <w:rsid w:val="005976A0"/>
    <w:rsid w:val="00597D50"/>
    <w:rsid w:val="00597F7A"/>
    <w:rsid w:val="005A04D6"/>
    <w:rsid w:val="005B051F"/>
    <w:rsid w:val="005D6329"/>
    <w:rsid w:val="005E4F5A"/>
    <w:rsid w:val="005E57F6"/>
    <w:rsid w:val="006058D8"/>
    <w:rsid w:val="00605FDB"/>
    <w:rsid w:val="00610200"/>
    <w:rsid w:val="00623699"/>
    <w:rsid w:val="00632D5A"/>
    <w:rsid w:val="00635515"/>
    <w:rsid w:val="00645362"/>
    <w:rsid w:val="006546FD"/>
    <w:rsid w:val="00656E05"/>
    <w:rsid w:val="00665BF3"/>
    <w:rsid w:val="006732D6"/>
    <w:rsid w:val="006876F3"/>
    <w:rsid w:val="00693E09"/>
    <w:rsid w:val="00697EA0"/>
    <w:rsid w:val="006A2C83"/>
    <w:rsid w:val="006A2DE9"/>
    <w:rsid w:val="006A7230"/>
    <w:rsid w:val="006B3432"/>
    <w:rsid w:val="006B4E32"/>
    <w:rsid w:val="006B72C7"/>
    <w:rsid w:val="006B7F78"/>
    <w:rsid w:val="006C2252"/>
    <w:rsid w:val="006D12B3"/>
    <w:rsid w:val="006D7F7F"/>
    <w:rsid w:val="006E2C9C"/>
    <w:rsid w:val="006E40EF"/>
    <w:rsid w:val="006E475F"/>
    <w:rsid w:val="006E5B34"/>
    <w:rsid w:val="006F0039"/>
    <w:rsid w:val="006F138A"/>
    <w:rsid w:val="006F20D6"/>
    <w:rsid w:val="00702594"/>
    <w:rsid w:val="00711CEF"/>
    <w:rsid w:val="00720320"/>
    <w:rsid w:val="00723643"/>
    <w:rsid w:val="00725D3C"/>
    <w:rsid w:val="00733DA1"/>
    <w:rsid w:val="00737822"/>
    <w:rsid w:val="00740870"/>
    <w:rsid w:val="0074111D"/>
    <w:rsid w:val="00750FD7"/>
    <w:rsid w:val="00753D4A"/>
    <w:rsid w:val="00756912"/>
    <w:rsid w:val="00761609"/>
    <w:rsid w:val="00763DCE"/>
    <w:rsid w:val="007756B5"/>
    <w:rsid w:val="00776C46"/>
    <w:rsid w:val="00776F45"/>
    <w:rsid w:val="007824ED"/>
    <w:rsid w:val="0078260B"/>
    <w:rsid w:val="0078363E"/>
    <w:rsid w:val="007838D1"/>
    <w:rsid w:val="00785254"/>
    <w:rsid w:val="00785853"/>
    <w:rsid w:val="00792909"/>
    <w:rsid w:val="007946A0"/>
    <w:rsid w:val="0079496C"/>
    <w:rsid w:val="007966F0"/>
    <w:rsid w:val="00797BFC"/>
    <w:rsid w:val="007A720F"/>
    <w:rsid w:val="007C6A3C"/>
    <w:rsid w:val="007D4BEE"/>
    <w:rsid w:val="007D5BE9"/>
    <w:rsid w:val="007D60DB"/>
    <w:rsid w:val="008050E4"/>
    <w:rsid w:val="0082257D"/>
    <w:rsid w:val="008269FD"/>
    <w:rsid w:val="008329AD"/>
    <w:rsid w:val="008340E1"/>
    <w:rsid w:val="008532FA"/>
    <w:rsid w:val="00853438"/>
    <w:rsid w:val="0086336A"/>
    <w:rsid w:val="00866846"/>
    <w:rsid w:val="008747C6"/>
    <w:rsid w:val="00875DA9"/>
    <w:rsid w:val="00876F07"/>
    <w:rsid w:val="00895E38"/>
    <w:rsid w:val="008A782B"/>
    <w:rsid w:val="008B0FC0"/>
    <w:rsid w:val="008B60AC"/>
    <w:rsid w:val="008C021C"/>
    <w:rsid w:val="008C429A"/>
    <w:rsid w:val="008C7D6D"/>
    <w:rsid w:val="008E1F3D"/>
    <w:rsid w:val="008E7551"/>
    <w:rsid w:val="009053D7"/>
    <w:rsid w:val="0091331D"/>
    <w:rsid w:val="009166CD"/>
    <w:rsid w:val="0093223C"/>
    <w:rsid w:val="009325E3"/>
    <w:rsid w:val="00941A87"/>
    <w:rsid w:val="009456CB"/>
    <w:rsid w:val="009501C2"/>
    <w:rsid w:val="00955D7E"/>
    <w:rsid w:val="00962AC9"/>
    <w:rsid w:val="009668B9"/>
    <w:rsid w:val="00975582"/>
    <w:rsid w:val="00976203"/>
    <w:rsid w:val="00976577"/>
    <w:rsid w:val="00977F1B"/>
    <w:rsid w:val="009827F8"/>
    <w:rsid w:val="0098619B"/>
    <w:rsid w:val="00996356"/>
    <w:rsid w:val="00997D9A"/>
    <w:rsid w:val="009B49D2"/>
    <w:rsid w:val="009D46F1"/>
    <w:rsid w:val="009D4D70"/>
    <w:rsid w:val="009D7C49"/>
    <w:rsid w:val="009E2874"/>
    <w:rsid w:val="009E7297"/>
    <w:rsid w:val="009F7E5F"/>
    <w:rsid w:val="00A0257D"/>
    <w:rsid w:val="00A04BD6"/>
    <w:rsid w:val="00A06E5D"/>
    <w:rsid w:val="00A12EDC"/>
    <w:rsid w:val="00A168AC"/>
    <w:rsid w:val="00A24398"/>
    <w:rsid w:val="00A26D0D"/>
    <w:rsid w:val="00A3285C"/>
    <w:rsid w:val="00A33BDE"/>
    <w:rsid w:val="00A34885"/>
    <w:rsid w:val="00A35B17"/>
    <w:rsid w:val="00A4089F"/>
    <w:rsid w:val="00A43BC1"/>
    <w:rsid w:val="00A51D36"/>
    <w:rsid w:val="00A544CB"/>
    <w:rsid w:val="00A74225"/>
    <w:rsid w:val="00A761BE"/>
    <w:rsid w:val="00A7766A"/>
    <w:rsid w:val="00A930F3"/>
    <w:rsid w:val="00A936D5"/>
    <w:rsid w:val="00AA1EB0"/>
    <w:rsid w:val="00AA2DA3"/>
    <w:rsid w:val="00AA5A9C"/>
    <w:rsid w:val="00AB016A"/>
    <w:rsid w:val="00AB2A5A"/>
    <w:rsid w:val="00AD28F8"/>
    <w:rsid w:val="00AD5B77"/>
    <w:rsid w:val="00AE4ED3"/>
    <w:rsid w:val="00AF02AB"/>
    <w:rsid w:val="00AF4A59"/>
    <w:rsid w:val="00AF61AA"/>
    <w:rsid w:val="00B0230B"/>
    <w:rsid w:val="00B06BA9"/>
    <w:rsid w:val="00B07684"/>
    <w:rsid w:val="00B11673"/>
    <w:rsid w:val="00B17D95"/>
    <w:rsid w:val="00B23509"/>
    <w:rsid w:val="00B34D3C"/>
    <w:rsid w:val="00B359DB"/>
    <w:rsid w:val="00B36003"/>
    <w:rsid w:val="00B3632B"/>
    <w:rsid w:val="00B409D8"/>
    <w:rsid w:val="00B5178D"/>
    <w:rsid w:val="00B629CD"/>
    <w:rsid w:val="00B65551"/>
    <w:rsid w:val="00B67F1F"/>
    <w:rsid w:val="00B701D7"/>
    <w:rsid w:val="00B77FB8"/>
    <w:rsid w:val="00B90595"/>
    <w:rsid w:val="00B97AF6"/>
    <w:rsid w:val="00B97F72"/>
    <w:rsid w:val="00BA095F"/>
    <w:rsid w:val="00BA215A"/>
    <w:rsid w:val="00BB5F09"/>
    <w:rsid w:val="00BC0D9F"/>
    <w:rsid w:val="00BD6582"/>
    <w:rsid w:val="00BE053D"/>
    <w:rsid w:val="00BE0D7A"/>
    <w:rsid w:val="00BF1A7A"/>
    <w:rsid w:val="00BF1FA3"/>
    <w:rsid w:val="00C00974"/>
    <w:rsid w:val="00C018E4"/>
    <w:rsid w:val="00C025BA"/>
    <w:rsid w:val="00C066FA"/>
    <w:rsid w:val="00C14220"/>
    <w:rsid w:val="00C14FE0"/>
    <w:rsid w:val="00C25387"/>
    <w:rsid w:val="00C32141"/>
    <w:rsid w:val="00C37B9E"/>
    <w:rsid w:val="00C4693B"/>
    <w:rsid w:val="00C54BE3"/>
    <w:rsid w:val="00C57D35"/>
    <w:rsid w:val="00C57F80"/>
    <w:rsid w:val="00C6633F"/>
    <w:rsid w:val="00C768ED"/>
    <w:rsid w:val="00C80807"/>
    <w:rsid w:val="00C82A8F"/>
    <w:rsid w:val="00C916C2"/>
    <w:rsid w:val="00CA0A7C"/>
    <w:rsid w:val="00CC5278"/>
    <w:rsid w:val="00CC7F56"/>
    <w:rsid w:val="00CD1B12"/>
    <w:rsid w:val="00CD55DC"/>
    <w:rsid w:val="00CD6E81"/>
    <w:rsid w:val="00CE1BBC"/>
    <w:rsid w:val="00CE2595"/>
    <w:rsid w:val="00CE28CC"/>
    <w:rsid w:val="00CE6C67"/>
    <w:rsid w:val="00CE72FC"/>
    <w:rsid w:val="00CF31EE"/>
    <w:rsid w:val="00D00DD4"/>
    <w:rsid w:val="00D13367"/>
    <w:rsid w:val="00D13C60"/>
    <w:rsid w:val="00D1492F"/>
    <w:rsid w:val="00D14BD0"/>
    <w:rsid w:val="00D17B69"/>
    <w:rsid w:val="00D3003C"/>
    <w:rsid w:val="00D30D94"/>
    <w:rsid w:val="00D331F4"/>
    <w:rsid w:val="00D33817"/>
    <w:rsid w:val="00D41C9B"/>
    <w:rsid w:val="00D4391E"/>
    <w:rsid w:val="00D470E4"/>
    <w:rsid w:val="00D52142"/>
    <w:rsid w:val="00D5280E"/>
    <w:rsid w:val="00D61F14"/>
    <w:rsid w:val="00D75B7A"/>
    <w:rsid w:val="00D80D6B"/>
    <w:rsid w:val="00D85D41"/>
    <w:rsid w:val="00D90950"/>
    <w:rsid w:val="00DA3A65"/>
    <w:rsid w:val="00DA47C5"/>
    <w:rsid w:val="00DA69DF"/>
    <w:rsid w:val="00DA723B"/>
    <w:rsid w:val="00DB33F8"/>
    <w:rsid w:val="00DB3B00"/>
    <w:rsid w:val="00DD38E2"/>
    <w:rsid w:val="00E00140"/>
    <w:rsid w:val="00E01218"/>
    <w:rsid w:val="00E02BCD"/>
    <w:rsid w:val="00E13110"/>
    <w:rsid w:val="00E24DF1"/>
    <w:rsid w:val="00E40B9A"/>
    <w:rsid w:val="00E431ED"/>
    <w:rsid w:val="00E55D90"/>
    <w:rsid w:val="00E64FF5"/>
    <w:rsid w:val="00E72685"/>
    <w:rsid w:val="00E825C0"/>
    <w:rsid w:val="00E84E49"/>
    <w:rsid w:val="00E872C9"/>
    <w:rsid w:val="00E907EC"/>
    <w:rsid w:val="00EA5421"/>
    <w:rsid w:val="00EB34FC"/>
    <w:rsid w:val="00EB5816"/>
    <w:rsid w:val="00EB651D"/>
    <w:rsid w:val="00ED0EA9"/>
    <w:rsid w:val="00ED201D"/>
    <w:rsid w:val="00EE2A5B"/>
    <w:rsid w:val="00EE4007"/>
    <w:rsid w:val="00EF24F7"/>
    <w:rsid w:val="00EF77DF"/>
    <w:rsid w:val="00F11BEF"/>
    <w:rsid w:val="00F165E1"/>
    <w:rsid w:val="00F21597"/>
    <w:rsid w:val="00F23712"/>
    <w:rsid w:val="00F258E7"/>
    <w:rsid w:val="00F31B84"/>
    <w:rsid w:val="00F44C77"/>
    <w:rsid w:val="00F44F5F"/>
    <w:rsid w:val="00F51E5A"/>
    <w:rsid w:val="00F52E33"/>
    <w:rsid w:val="00F57BA5"/>
    <w:rsid w:val="00F631EC"/>
    <w:rsid w:val="00F64C22"/>
    <w:rsid w:val="00F64FA7"/>
    <w:rsid w:val="00F74D19"/>
    <w:rsid w:val="00F76CEB"/>
    <w:rsid w:val="00F80053"/>
    <w:rsid w:val="00F843C5"/>
    <w:rsid w:val="00F92B8C"/>
    <w:rsid w:val="00FA02C7"/>
    <w:rsid w:val="00FA4186"/>
    <w:rsid w:val="00FA43FF"/>
    <w:rsid w:val="00FC0531"/>
    <w:rsid w:val="00FC13F0"/>
    <w:rsid w:val="00FC1A0F"/>
    <w:rsid w:val="00FC397E"/>
    <w:rsid w:val="00FD0FB7"/>
    <w:rsid w:val="00FD2733"/>
    <w:rsid w:val="00FD46EA"/>
    <w:rsid w:val="00FE0496"/>
    <w:rsid w:val="00FE79A2"/>
    <w:rsid w:val="00FF1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E72685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E7268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E7268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E7268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7268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72685"/>
    <w:rPr>
      <w:b/>
      <w:bCs/>
      <w:sz w:val="20"/>
      <w:szCs w:val="20"/>
    </w:rPr>
  </w:style>
  <w:style w:type="numbering" w:customStyle="1" w:styleId="AktuelleListe1">
    <w:name w:val="Aktuelle Liste1"/>
    <w:uiPriority w:val="99"/>
    <w:rsid w:val="00792909"/>
    <w:pPr>
      <w:numPr>
        <w:numId w:val="3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426</Words>
  <Characters>2788</Characters>
  <Application>Microsoft Office Word</Application>
  <DocSecurity>0</DocSecurity>
  <Lines>51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4</cp:revision>
  <cp:lastPrinted>2025-09-20T18:32:00Z</cp:lastPrinted>
  <dcterms:created xsi:type="dcterms:W3CDTF">2026-02-04T09:21:00Z</dcterms:created>
  <dcterms:modified xsi:type="dcterms:W3CDTF">2026-02-05T09:18:00Z</dcterms:modified>
</cp:coreProperties>
</file>