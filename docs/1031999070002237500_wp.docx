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E8191" w14:textId="77777777" w:rsidR="003474F2" w:rsidRDefault="003474F2" w:rsidP="003474F2">
      <w:pPr>
        <w:jc w:val="right"/>
        <w:rPr>
          <w:rFonts w:ascii="Georgia" w:eastAsia="Times New Roman" w:hAnsi="Georgia" w:cs="Times New Roman"/>
          <w:color w:val="000000"/>
          <w:sz w:val="21"/>
          <w:szCs w:val="21"/>
          <w:lang w:eastAsia="de-DE"/>
        </w:rPr>
      </w:pPr>
    </w:p>
    <w:p w14:paraId="13FD8CB7" w14:textId="77777777" w:rsidR="003474F2" w:rsidRDefault="003474F2" w:rsidP="003474F2">
      <w:pPr>
        <w:jc w:val="right"/>
        <w:rPr>
          <w:rFonts w:ascii="Georgia" w:eastAsia="Times New Roman" w:hAnsi="Georgia" w:cs="Times New Roman"/>
          <w:color w:val="000000"/>
          <w:sz w:val="21"/>
          <w:szCs w:val="21"/>
          <w:lang w:eastAsia="de-DE"/>
        </w:rPr>
      </w:pPr>
    </w:p>
    <w:p w14:paraId="010C17AF" w14:textId="77777777" w:rsidR="003474F2" w:rsidRPr="00BD0808" w:rsidRDefault="003474F2" w:rsidP="003474F2">
      <w:pPr>
        <w:jc w:val="right"/>
        <w:rPr>
          <w:rFonts w:ascii="Georgia" w:eastAsia="Times New Roman" w:hAnsi="Georgia" w:cs="Times New Roman"/>
          <w:color w:val="000000"/>
          <w:sz w:val="20"/>
          <w:szCs w:val="20"/>
          <w:lang w:eastAsia="de-DE"/>
        </w:rPr>
      </w:pPr>
    </w:p>
    <w:p w14:paraId="47F547D3" w14:textId="77777777" w:rsidR="003474F2" w:rsidRPr="005E09DC" w:rsidRDefault="003474F2" w:rsidP="003474F2">
      <w:pPr>
        <w:jc w:val="right"/>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Samia Lamboglia Ramos</w:t>
      </w:r>
    </w:p>
    <w:p w14:paraId="27D14CC9" w14:textId="77777777" w:rsidR="003474F2" w:rsidRPr="005E09DC" w:rsidRDefault="003474F2" w:rsidP="003474F2">
      <w:pPr>
        <w:jc w:val="right"/>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Wagnerstraße 12</w:t>
      </w:r>
    </w:p>
    <w:p w14:paraId="237B85E0" w14:textId="77777777" w:rsidR="003474F2" w:rsidRPr="005E09DC" w:rsidRDefault="003474F2" w:rsidP="003474F2">
      <w:pPr>
        <w:jc w:val="right"/>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 xml:space="preserve">73262 Reichenbach an der </w:t>
      </w:r>
      <w:proofErr w:type="spellStart"/>
      <w:r w:rsidRPr="00BD0808">
        <w:rPr>
          <w:rFonts w:ascii="Georgia" w:eastAsia="Times New Roman" w:hAnsi="Georgia" w:cs="Times New Roman"/>
          <w:color w:val="000000"/>
          <w:sz w:val="18"/>
          <w:szCs w:val="18"/>
          <w:lang w:eastAsia="de-DE"/>
        </w:rPr>
        <w:t>Fild</w:t>
      </w:r>
      <w:proofErr w:type="spellEnd"/>
    </w:p>
    <w:p w14:paraId="54CBA775" w14:textId="77777777" w:rsidR="003474F2" w:rsidRPr="005E09DC" w:rsidRDefault="003474F2" w:rsidP="003474F2">
      <w:pPr>
        <w:jc w:val="right"/>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 xml:space="preserve">E-Mail: </w:t>
      </w:r>
      <w:r w:rsidRPr="00BD0808">
        <w:rPr>
          <w:rFonts w:ascii="Georgia" w:eastAsia="Times New Roman" w:hAnsi="Georgia" w:cs="Times New Roman"/>
          <w:color w:val="000000"/>
          <w:sz w:val="18"/>
          <w:szCs w:val="18"/>
          <w:lang w:eastAsia="de-DE"/>
        </w:rPr>
        <w:t>schule_slamboglia@outlook.de</w:t>
      </w:r>
    </w:p>
    <w:p w14:paraId="23E41F7A" w14:textId="77777777" w:rsidR="003474F2" w:rsidRPr="005E09DC" w:rsidRDefault="003474F2" w:rsidP="003474F2">
      <w:pPr>
        <w:rPr>
          <w:rFonts w:ascii="Georgia" w:eastAsia="Times New Roman" w:hAnsi="Georgia" w:cs="Times New Roman"/>
          <w:color w:val="000000"/>
          <w:sz w:val="18"/>
          <w:szCs w:val="18"/>
          <w:lang w:eastAsia="de-DE"/>
        </w:rPr>
      </w:pPr>
      <w:r w:rsidRPr="00BD0808">
        <w:rPr>
          <w:rFonts w:ascii="Georgia" w:hAnsi="Georgia"/>
          <w:color w:val="000000"/>
          <w:sz w:val="18"/>
          <w:szCs w:val="18"/>
          <w:shd w:val="clear" w:color="auto" w:fill="FFFFFF"/>
        </w:rPr>
        <w:t>PricewaterhouseCoopers GmbH</w:t>
      </w:r>
    </w:p>
    <w:p w14:paraId="01985B59" w14:textId="77777777" w:rsidR="003474F2" w:rsidRPr="005E09DC" w:rsidRDefault="003474F2" w:rsidP="003474F2">
      <w:pPr>
        <w:rPr>
          <w:rFonts w:ascii="Georgia" w:eastAsia="Times New Roman" w:hAnsi="Georgia" w:cs="Times New Roman"/>
          <w:color w:val="000000"/>
          <w:sz w:val="18"/>
          <w:szCs w:val="18"/>
          <w:lang w:eastAsia="de-DE"/>
        </w:rPr>
      </w:pPr>
      <w:r>
        <w:rPr>
          <w:rFonts w:ascii="Georgia" w:eastAsia="Times New Roman" w:hAnsi="Georgia" w:cs="Times New Roman"/>
          <w:color w:val="000000"/>
          <w:sz w:val="18"/>
          <w:szCs w:val="18"/>
          <w:lang w:eastAsia="de-DE"/>
        </w:rPr>
        <w:t>Friedrich-Ebert-Anlage 35-37</w:t>
      </w:r>
      <w:r w:rsidRPr="005E09DC">
        <w:rPr>
          <w:rFonts w:ascii="Georgia" w:eastAsia="Times New Roman" w:hAnsi="Georgia" w:cs="Times New Roman"/>
          <w:color w:val="000000"/>
          <w:sz w:val="18"/>
          <w:szCs w:val="18"/>
          <w:lang w:eastAsia="de-DE"/>
        </w:rPr>
        <w:br/>
      </w:r>
      <w:r>
        <w:rPr>
          <w:rFonts w:ascii="Georgia" w:eastAsia="Times New Roman" w:hAnsi="Georgia" w:cs="Times New Roman"/>
          <w:color w:val="000000"/>
          <w:sz w:val="18"/>
          <w:szCs w:val="18"/>
          <w:lang w:eastAsia="de-DE"/>
        </w:rPr>
        <w:t xml:space="preserve">60327 </w:t>
      </w:r>
      <w:r w:rsidRPr="005E09DC">
        <w:rPr>
          <w:rFonts w:ascii="Georgia" w:eastAsia="Times New Roman" w:hAnsi="Georgia" w:cs="Times New Roman"/>
          <w:color w:val="000000"/>
          <w:sz w:val="18"/>
          <w:szCs w:val="18"/>
          <w:lang w:eastAsia="de-DE"/>
        </w:rPr>
        <w:t xml:space="preserve"> Frankfurt am Main </w:t>
      </w:r>
    </w:p>
    <w:p w14:paraId="4CF51882" w14:textId="77777777" w:rsidR="003474F2" w:rsidRPr="005E09DC" w:rsidRDefault="003474F2" w:rsidP="003474F2">
      <w:pPr>
        <w:jc w:val="right"/>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Reichenbach an der Fils</w:t>
      </w:r>
      <w:r w:rsidRPr="005E09DC">
        <w:rPr>
          <w:rFonts w:ascii="Georgia" w:eastAsia="Times New Roman" w:hAnsi="Georgia" w:cs="Times New Roman"/>
          <w:color w:val="000000"/>
          <w:sz w:val="18"/>
          <w:szCs w:val="18"/>
          <w:lang w:eastAsia="de-DE"/>
        </w:rPr>
        <w:t>, 28.12.2019</w:t>
      </w:r>
    </w:p>
    <w:p w14:paraId="71BA0F63" w14:textId="77777777" w:rsidR="003474F2" w:rsidRPr="005E09DC" w:rsidRDefault="003474F2" w:rsidP="003474F2">
      <w:pPr>
        <w:rPr>
          <w:rFonts w:ascii="Georgia" w:eastAsia="Times New Roman" w:hAnsi="Georgia" w:cs="Times New Roman"/>
          <w:color w:val="000000"/>
          <w:sz w:val="18"/>
          <w:szCs w:val="18"/>
          <w:lang w:eastAsia="de-DE"/>
        </w:rPr>
      </w:pPr>
    </w:p>
    <w:p w14:paraId="09ED3E4E" w14:textId="77777777" w:rsidR="003474F2" w:rsidRPr="005E09DC" w:rsidRDefault="003474F2" w:rsidP="003474F2">
      <w:pPr>
        <w:rPr>
          <w:rFonts w:ascii="Georgia" w:eastAsia="Times New Roman" w:hAnsi="Georgia" w:cs="Times New Roman"/>
          <w:color w:val="000000"/>
          <w:sz w:val="18"/>
          <w:szCs w:val="18"/>
          <w:lang w:eastAsia="de-DE"/>
        </w:rPr>
      </w:pPr>
      <w:r w:rsidRPr="005E09DC">
        <w:rPr>
          <w:rFonts w:ascii="Georgia" w:eastAsia="Times New Roman" w:hAnsi="Georgia" w:cs="Times New Roman"/>
          <w:b/>
          <w:bCs/>
          <w:color w:val="000000"/>
          <w:sz w:val="18"/>
          <w:szCs w:val="18"/>
          <w:lang w:eastAsia="de-DE"/>
        </w:rPr>
        <w:t xml:space="preserve">Bewerbung um ein Praktikum </w:t>
      </w:r>
      <w:r w:rsidRPr="00BD0808">
        <w:rPr>
          <w:rFonts w:ascii="Georgia" w:eastAsia="Times New Roman" w:hAnsi="Georgia" w:cs="Times New Roman"/>
          <w:b/>
          <w:bCs/>
          <w:color w:val="000000"/>
          <w:sz w:val="18"/>
          <w:szCs w:val="18"/>
          <w:lang w:eastAsia="de-DE"/>
        </w:rPr>
        <w:t>in der Wirtschaftsprüfung</w:t>
      </w:r>
    </w:p>
    <w:p w14:paraId="6D7BFB31" w14:textId="77777777" w:rsidR="003474F2" w:rsidRPr="005E09DC" w:rsidRDefault="003474F2" w:rsidP="003474F2">
      <w:pPr>
        <w:spacing w:after="240"/>
        <w:rPr>
          <w:rFonts w:ascii="Georgia" w:eastAsia="Times New Roman" w:hAnsi="Georgia" w:cs="Times New Roman"/>
          <w:color w:val="000000"/>
          <w:sz w:val="18"/>
          <w:szCs w:val="18"/>
          <w:lang w:eastAsia="de-DE"/>
        </w:rPr>
      </w:pPr>
    </w:p>
    <w:p w14:paraId="4860843B" w14:textId="77777777" w:rsidR="003474F2" w:rsidRPr="005E09DC" w:rsidRDefault="003474F2" w:rsidP="003474F2">
      <w:pPr>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Sehr geehrte Damen und Herren,</w:t>
      </w:r>
    </w:p>
    <w:p w14:paraId="39BDA7F9" w14:textId="77777777" w:rsidR="003474F2" w:rsidRPr="005E09DC" w:rsidRDefault="003474F2" w:rsidP="003474F2">
      <w:pPr>
        <w:rPr>
          <w:rFonts w:ascii="Georgia" w:eastAsia="Times New Roman" w:hAnsi="Georgia" w:cs="Times New Roman"/>
          <w:color w:val="000000"/>
          <w:sz w:val="18"/>
          <w:szCs w:val="18"/>
          <w:lang w:eastAsia="de-DE"/>
        </w:rPr>
      </w:pPr>
    </w:p>
    <w:p w14:paraId="3BE1BB72" w14:textId="77777777" w:rsidR="003474F2" w:rsidRPr="005E09DC" w:rsidRDefault="003474F2" w:rsidP="003474F2">
      <w:pPr>
        <w:spacing w:line="276" w:lineRule="auto"/>
        <w:jc w:val="both"/>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 xml:space="preserve">mit einer Tätigkeit in der Wirtschaftsprüfung assoziiere ich spannende und abwechslungsreiche Aufgaben sowie die Herausforderung, innerhalb kurzer Zeit ein hervorragendes Verständnis für Unternehmenskennzahlen und deren Bedeutung zu entwickeln. Doch am meisten fasziniert mich der Aspekt, welch eine hohe Bedeutung Wirtschaftsprüfer haben – sowohl für das zu prüfende Unternehmen als auch für die Funktionsfähigkeit der Kapitalmärkte und der Wirtschaft als Ganzes. Um eines Tages durch meine Arbeit ebenfalls so eine positive Auswirkung zu haben, möchte ich ab </w:t>
      </w:r>
      <w:r w:rsidRPr="00BD0808">
        <w:rPr>
          <w:rFonts w:ascii="Georgia" w:eastAsia="Times New Roman" w:hAnsi="Georgia" w:cs="Times New Roman"/>
          <w:color w:val="000000"/>
          <w:sz w:val="18"/>
          <w:szCs w:val="18"/>
          <w:lang w:eastAsia="de-DE"/>
        </w:rPr>
        <w:t xml:space="preserve">Februar </w:t>
      </w:r>
      <w:r w:rsidRPr="005E09DC">
        <w:rPr>
          <w:rFonts w:ascii="Georgia" w:eastAsia="Times New Roman" w:hAnsi="Georgia" w:cs="Times New Roman"/>
          <w:color w:val="000000"/>
          <w:sz w:val="18"/>
          <w:szCs w:val="18"/>
          <w:lang w:eastAsia="de-DE"/>
        </w:rPr>
        <w:t xml:space="preserve">als </w:t>
      </w:r>
      <w:r w:rsidRPr="00BD0808">
        <w:rPr>
          <w:rFonts w:ascii="Georgia" w:eastAsia="Times New Roman" w:hAnsi="Georgia" w:cs="Times New Roman"/>
          <w:color w:val="000000"/>
          <w:sz w:val="18"/>
          <w:szCs w:val="18"/>
          <w:lang w:eastAsia="de-DE"/>
        </w:rPr>
        <w:t>Praktikant</w:t>
      </w:r>
      <w:r w:rsidRPr="005E09DC">
        <w:rPr>
          <w:rFonts w:ascii="Georgia" w:eastAsia="Times New Roman" w:hAnsi="Georgia" w:cs="Times New Roman"/>
          <w:color w:val="000000"/>
          <w:sz w:val="18"/>
          <w:szCs w:val="18"/>
          <w:lang w:eastAsia="de-DE"/>
        </w:rPr>
        <w:t xml:space="preserve"> im Bereich Wirtschaftsprüfung für einen Zeitraum von drei Monaten unterstützen.</w:t>
      </w:r>
    </w:p>
    <w:p w14:paraId="5DE0E2E6"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p>
    <w:p w14:paraId="176D6D45" w14:textId="77777777" w:rsidR="003474F2" w:rsidRPr="00BD0808" w:rsidDel="002F7CA8" w:rsidRDefault="003474F2" w:rsidP="003474F2">
      <w:pPr>
        <w:spacing w:line="276" w:lineRule="auto"/>
        <w:jc w:val="both"/>
        <w:rPr>
          <w:del w:id="0" w:author="David Döbele" w:date="2022-10-18T20:32:00Z"/>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 xml:space="preserve">Nachdem ich in meinem einjährigen Praktikum in der Unternehmensberatung </w:t>
      </w:r>
      <w:proofErr w:type="spellStart"/>
      <w:r w:rsidRPr="00BD0808">
        <w:rPr>
          <w:rFonts w:ascii="Georgia" w:eastAsia="Times New Roman" w:hAnsi="Georgia" w:cs="Times New Roman"/>
          <w:color w:val="000000"/>
          <w:sz w:val="18"/>
          <w:szCs w:val="18"/>
          <w:lang w:eastAsia="de-DE"/>
        </w:rPr>
        <w:t>the</w:t>
      </w:r>
      <w:proofErr w:type="spellEnd"/>
      <w:r w:rsidRPr="00BD0808">
        <w:rPr>
          <w:rFonts w:ascii="Georgia" w:eastAsia="Times New Roman" w:hAnsi="Georgia" w:cs="Times New Roman"/>
          <w:color w:val="000000"/>
          <w:sz w:val="18"/>
          <w:szCs w:val="18"/>
          <w:lang w:eastAsia="de-DE"/>
        </w:rPr>
        <w:t xml:space="preserve"> Wexford Group mein Interesse für finanzwirtschaftlichen Themen entdeckte, war das Studium der Volkswirtschaftslehre</w:t>
      </w:r>
      <w:del w:id="1" w:author="David Döbele" w:date="2022-10-18T20:32:00Z">
        <w:r w:rsidRPr="00BD0808" w:rsidDel="002F7CA8">
          <w:rPr>
            <w:rFonts w:ascii="Georgia" w:eastAsia="Times New Roman" w:hAnsi="Georgia" w:cs="Times New Roman"/>
            <w:color w:val="000000"/>
            <w:sz w:val="18"/>
            <w:szCs w:val="18"/>
            <w:lang w:eastAsia="de-DE"/>
          </w:rPr>
          <w:delText>,</w:delText>
        </w:r>
      </w:del>
      <w:r w:rsidRPr="00BD0808">
        <w:rPr>
          <w:rFonts w:ascii="Georgia" w:eastAsia="Times New Roman" w:hAnsi="Georgia" w:cs="Times New Roman"/>
          <w:color w:val="000000"/>
          <w:sz w:val="18"/>
          <w:szCs w:val="18"/>
          <w:lang w:eastAsia="de-DE"/>
        </w:rPr>
        <w:t xml:space="preserve"> der nächste logische Schritt. In meinem Gap Year in den Niederlanden konnte ich mein kommunikatives Auftreten, meine sozialen Kompetenzen und meine </w:t>
      </w:r>
      <w:proofErr w:type="spellStart"/>
      <w:r w:rsidRPr="00BD0808">
        <w:rPr>
          <w:rFonts w:ascii="Georgia" w:eastAsia="Times New Roman" w:hAnsi="Georgia" w:cs="Times New Roman"/>
          <w:color w:val="000000"/>
          <w:sz w:val="18"/>
          <w:szCs w:val="18"/>
          <w:lang w:eastAsia="de-DE"/>
        </w:rPr>
        <w:t>Teamfähigkeit</w:t>
      </w:r>
      <w:proofErr w:type="spellEnd"/>
      <w:r w:rsidRPr="00BD0808">
        <w:rPr>
          <w:rFonts w:ascii="Georgia" w:eastAsia="Times New Roman" w:hAnsi="Georgia" w:cs="Times New Roman"/>
          <w:color w:val="000000"/>
          <w:sz w:val="18"/>
          <w:szCs w:val="18"/>
          <w:lang w:eastAsia="de-DE"/>
        </w:rPr>
        <w:t xml:space="preserve"> enorm steigern. Nicht nur lernte ich während meiner Zeit als Barkeeper den Kundenkontakt zu perfektionieren, sondern ebenfalls meine selbstständige Arbeitsweise und Englischkenntnisse auszubauen. Außerdem bewunderten meine Kollegen und Vorgesetzten meine Fähigkeit on herausfordernden Situationen den kühlen Kopf zu behalten und stets freundlich und hilfsbereit den Gästen gegenüber zu sein. </w:t>
      </w:r>
    </w:p>
    <w:p w14:paraId="5C05B021" w14:textId="6D9FF63C" w:rsidR="003474F2" w:rsidRPr="00BD0808" w:rsidRDefault="003474F2" w:rsidP="003474F2">
      <w:pPr>
        <w:spacing w:line="276" w:lineRule="auto"/>
        <w:jc w:val="both"/>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 xml:space="preserve">Besonders relevant für dieses Praktikum bei Ihnen dürfte meine jetzige Tätigkeit in </w:t>
      </w:r>
      <w:del w:id="2" w:author="David Döbele" w:date="2022-10-18T20:34:00Z">
        <w:r w:rsidRPr="00BD0808" w:rsidDel="002F7CA8">
          <w:rPr>
            <w:rFonts w:ascii="Georgia" w:eastAsia="Times New Roman" w:hAnsi="Georgia" w:cs="Times New Roman"/>
            <w:color w:val="000000"/>
            <w:sz w:val="18"/>
            <w:szCs w:val="18"/>
            <w:lang w:eastAsia="de-DE"/>
          </w:rPr>
          <w:delText xml:space="preserve">der </w:delText>
        </w:r>
      </w:del>
      <w:ins w:id="3" w:author="David Döbele" w:date="2022-10-18T20:34:00Z">
        <w:r w:rsidR="002F7CA8">
          <w:rPr>
            <w:rFonts w:ascii="Georgia" w:eastAsia="Times New Roman" w:hAnsi="Georgia" w:cs="Times New Roman"/>
            <w:color w:val="000000"/>
            <w:sz w:val="18"/>
            <w:szCs w:val="18"/>
            <w:lang w:eastAsia="de-DE"/>
          </w:rPr>
          <w:t>einer mittelständischen</w:t>
        </w:r>
        <w:r w:rsidR="002F7CA8" w:rsidRPr="00BD0808">
          <w:rPr>
            <w:rFonts w:ascii="Georgia" w:eastAsia="Times New Roman" w:hAnsi="Georgia" w:cs="Times New Roman"/>
            <w:color w:val="000000"/>
            <w:sz w:val="18"/>
            <w:szCs w:val="18"/>
            <w:lang w:eastAsia="de-DE"/>
          </w:rPr>
          <w:t xml:space="preserve"> </w:t>
        </w:r>
      </w:ins>
      <w:r w:rsidRPr="00BD0808">
        <w:rPr>
          <w:rFonts w:ascii="Georgia" w:eastAsia="Times New Roman" w:hAnsi="Georgia" w:cs="Times New Roman"/>
          <w:color w:val="000000"/>
          <w:sz w:val="18"/>
          <w:szCs w:val="18"/>
          <w:lang w:eastAsia="de-DE"/>
        </w:rPr>
        <w:t>Wirtschaftsprüfungsgesellschaft sein</w:t>
      </w:r>
      <w:ins w:id="4" w:author="David Döbele" w:date="2022-10-18T20:32:00Z">
        <w:r w:rsidR="002F7CA8">
          <w:rPr>
            <w:rFonts w:ascii="Georgia" w:eastAsia="Times New Roman" w:hAnsi="Georgia" w:cs="Times New Roman"/>
            <w:color w:val="000000"/>
            <w:sz w:val="18"/>
            <w:szCs w:val="18"/>
            <w:lang w:eastAsia="de-DE"/>
          </w:rPr>
          <w:t xml:space="preserve">, wo ich unter anderem Jahresabschlüsse erstelle und </w:t>
        </w:r>
      </w:ins>
      <w:ins w:id="5" w:author="David Döbele" w:date="2022-10-18T20:33:00Z">
        <w:r w:rsidR="002F7CA8">
          <w:rPr>
            <w:rFonts w:ascii="Georgia" w:eastAsia="Times New Roman" w:hAnsi="Georgia" w:cs="Times New Roman"/>
            <w:color w:val="000000"/>
            <w:sz w:val="18"/>
            <w:szCs w:val="18"/>
            <w:lang w:eastAsia="de-DE"/>
          </w:rPr>
          <w:t>viele Recherche-Aufgaben für mein Team übernehme.</w:t>
        </w:r>
      </w:ins>
      <w:r w:rsidRPr="00BD0808">
        <w:rPr>
          <w:rFonts w:ascii="Georgia" w:eastAsia="Times New Roman" w:hAnsi="Georgia" w:cs="Times New Roman"/>
          <w:color w:val="000000"/>
          <w:sz w:val="18"/>
          <w:szCs w:val="18"/>
          <w:lang w:eastAsia="de-DE"/>
        </w:rPr>
        <w:t xml:space="preserve"> Hierdurch konnte ich ein hohes Maß an Zuverlässigkeit und Selbstsicherheit gewinnen, da ich unter anderem eigenständig </w:t>
      </w:r>
      <w:del w:id="6" w:author="David Döbele" w:date="2022-10-18T20:33:00Z">
        <w:r w:rsidRPr="00BD0808" w:rsidDel="002F7CA8">
          <w:rPr>
            <w:rFonts w:ascii="Georgia" w:eastAsia="Times New Roman" w:hAnsi="Georgia" w:cs="Times New Roman"/>
            <w:color w:val="000000"/>
            <w:sz w:val="18"/>
            <w:szCs w:val="18"/>
            <w:lang w:eastAsia="de-DE"/>
          </w:rPr>
          <w:delText>für den Partner Recherchen zu den</w:delText>
        </w:r>
      </w:del>
      <w:ins w:id="7" w:author="David Döbele" w:date="2022-10-18T20:33:00Z">
        <w:r w:rsidR="002F7CA8">
          <w:rPr>
            <w:rFonts w:ascii="Georgia" w:eastAsia="Times New Roman" w:hAnsi="Georgia" w:cs="Times New Roman"/>
            <w:color w:val="000000"/>
            <w:sz w:val="18"/>
            <w:szCs w:val="18"/>
            <w:lang w:eastAsia="de-DE"/>
          </w:rPr>
          <w:t>mit den</w:t>
        </w:r>
      </w:ins>
      <w:r w:rsidRPr="00BD0808">
        <w:rPr>
          <w:rFonts w:ascii="Georgia" w:eastAsia="Times New Roman" w:hAnsi="Georgia" w:cs="Times New Roman"/>
          <w:color w:val="000000"/>
          <w:sz w:val="18"/>
          <w:szCs w:val="18"/>
          <w:lang w:eastAsia="de-DE"/>
        </w:rPr>
        <w:t xml:space="preserve"> Mandanten</w:t>
      </w:r>
      <w:ins w:id="8" w:author="David Döbele" w:date="2022-10-18T20:33:00Z">
        <w:r w:rsidR="002F7CA8">
          <w:rPr>
            <w:rFonts w:ascii="Georgia" w:eastAsia="Times New Roman" w:hAnsi="Georgia" w:cs="Times New Roman"/>
            <w:color w:val="000000"/>
            <w:sz w:val="18"/>
            <w:szCs w:val="18"/>
            <w:lang w:eastAsia="de-DE"/>
          </w:rPr>
          <w:t xml:space="preserve"> spreche und von meinen Partnern auch bei sehr zeitkritischen Projekten eingebunden werde</w:t>
        </w:r>
      </w:ins>
      <w:r w:rsidRPr="00BD0808">
        <w:rPr>
          <w:rFonts w:ascii="Georgia" w:eastAsia="Times New Roman" w:hAnsi="Georgia" w:cs="Times New Roman"/>
          <w:color w:val="000000"/>
          <w:sz w:val="18"/>
          <w:szCs w:val="18"/>
          <w:lang w:eastAsia="de-DE"/>
        </w:rPr>
        <w:t>.</w:t>
      </w:r>
      <w:ins w:id="9" w:author="David Döbele" w:date="2022-10-18T20:33:00Z">
        <w:r w:rsidR="002F7CA8">
          <w:rPr>
            <w:rFonts w:ascii="Georgia" w:eastAsia="Times New Roman" w:hAnsi="Georgia" w:cs="Times New Roman"/>
            <w:color w:val="000000"/>
            <w:sz w:val="18"/>
            <w:szCs w:val="18"/>
            <w:lang w:eastAsia="de-DE"/>
          </w:rPr>
          <w:t xml:space="preserve"> Diese Erfahrungen würde ich nun gerne im Rahmen eines</w:t>
        </w:r>
      </w:ins>
      <w:ins w:id="10" w:author="David Döbele" w:date="2022-10-18T20:34:00Z">
        <w:r w:rsidR="002F7CA8">
          <w:rPr>
            <w:rFonts w:ascii="Georgia" w:eastAsia="Times New Roman" w:hAnsi="Georgia" w:cs="Times New Roman"/>
            <w:color w:val="000000"/>
            <w:sz w:val="18"/>
            <w:szCs w:val="18"/>
            <w:lang w:eastAsia="de-DE"/>
          </w:rPr>
          <w:t xml:space="preserve"> weiteren WP-Praktikums bei einer noch größeren Gesellschaft einbringen.</w:t>
        </w:r>
      </w:ins>
    </w:p>
    <w:p w14:paraId="6142C771" w14:textId="77777777" w:rsidR="003474F2" w:rsidRPr="005E09DC" w:rsidRDefault="003474F2" w:rsidP="003474F2">
      <w:pPr>
        <w:spacing w:line="276" w:lineRule="auto"/>
        <w:jc w:val="both"/>
        <w:rPr>
          <w:rFonts w:ascii="Georgia" w:eastAsia="Times New Roman" w:hAnsi="Georgia" w:cs="Times New Roman"/>
          <w:color w:val="000000"/>
          <w:sz w:val="18"/>
          <w:szCs w:val="18"/>
          <w:lang w:eastAsia="de-DE"/>
        </w:rPr>
      </w:pPr>
    </w:p>
    <w:p w14:paraId="59EA11A4" w14:textId="6FA80D07" w:rsidR="003474F2" w:rsidRPr="00BD0808" w:rsidDel="002F7CA8" w:rsidRDefault="003474F2" w:rsidP="003474F2">
      <w:pPr>
        <w:spacing w:line="276" w:lineRule="auto"/>
        <w:jc w:val="both"/>
        <w:rPr>
          <w:del w:id="11" w:author="David Döbele" w:date="2022-10-18T20:34:00Z"/>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Bei meiner Praktikumswahl scheint mir PwC ideal. Neben den Tatsachen, dass sich PwC unter den</w:t>
      </w:r>
      <w:ins w:id="12" w:author="David Döbele" w:date="2022-10-18T20:34:00Z">
        <w:r w:rsidR="002F7CA8">
          <w:rPr>
            <w:rFonts w:ascii="Georgia" w:eastAsia="Times New Roman" w:hAnsi="Georgia" w:cs="Times New Roman"/>
            <w:color w:val="000000"/>
            <w:sz w:val="18"/>
            <w:szCs w:val="18"/>
            <w:lang w:eastAsia="de-DE"/>
          </w:rPr>
          <w:t xml:space="preserve"> </w:t>
        </w:r>
      </w:ins>
    </w:p>
    <w:p w14:paraId="03B3A762"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proofErr w:type="spellStart"/>
      <w:r w:rsidRPr="00BD0808">
        <w:rPr>
          <w:rFonts w:ascii="Georgia" w:eastAsia="Times New Roman" w:hAnsi="Georgia" w:cs="Times New Roman"/>
          <w:color w:val="000000"/>
          <w:sz w:val="18"/>
          <w:szCs w:val="18"/>
          <w:lang w:eastAsia="de-DE"/>
        </w:rPr>
        <w:t>big</w:t>
      </w:r>
      <w:proofErr w:type="spellEnd"/>
      <w:r w:rsidRPr="00BD0808">
        <w:rPr>
          <w:rFonts w:ascii="Georgia" w:eastAsia="Times New Roman" w:hAnsi="Georgia" w:cs="Times New Roman"/>
          <w:color w:val="000000"/>
          <w:sz w:val="18"/>
          <w:szCs w:val="18"/>
          <w:lang w:eastAsia="de-DE"/>
        </w:rPr>
        <w:t xml:space="preserve"> </w:t>
      </w:r>
      <w:proofErr w:type="spellStart"/>
      <w:r w:rsidRPr="00BD0808">
        <w:rPr>
          <w:rFonts w:ascii="Georgia" w:eastAsia="Times New Roman" w:hAnsi="Georgia" w:cs="Times New Roman"/>
          <w:color w:val="000000"/>
          <w:sz w:val="18"/>
          <w:szCs w:val="18"/>
          <w:lang w:eastAsia="de-DE"/>
        </w:rPr>
        <w:t>Four</w:t>
      </w:r>
      <w:proofErr w:type="spellEnd"/>
      <w:r w:rsidRPr="00BD0808">
        <w:rPr>
          <w:rFonts w:ascii="Georgia" w:eastAsia="Times New Roman" w:hAnsi="Georgia" w:cs="Times New Roman"/>
          <w:color w:val="000000"/>
          <w:sz w:val="18"/>
          <w:szCs w:val="18"/>
          <w:lang w:eastAsia="de-DE"/>
        </w:rPr>
        <w:t xml:space="preserve"> durchsetzen konnte und eine weit zurückgehende Geschichte aufweist, überzeugen mich</w:t>
      </w:r>
    </w:p>
    <w:p w14:paraId="1E29162C"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proofErr w:type="spellStart"/>
      <w:r>
        <w:rPr>
          <w:rFonts w:ascii="Georgia" w:eastAsia="Times New Roman" w:hAnsi="Georgia" w:cs="Times New Roman"/>
          <w:color w:val="000000"/>
          <w:sz w:val="18"/>
          <w:szCs w:val="18"/>
          <w:lang w:eastAsia="de-DE"/>
        </w:rPr>
        <w:t>vorallem</w:t>
      </w:r>
      <w:proofErr w:type="spellEnd"/>
      <w:r>
        <w:rPr>
          <w:rFonts w:ascii="Georgia" w:eastAsia="Times New Roman" w:hAnsi="Georgia" w:cs="Times New Roman"/>
          <w:color w:val="000000"/>
          <w:sz w:val="18"/>
          <w:szCs w:val="18"/>
          <w:lang w:eastAsia="de-DE"/>
        </w:rPr>
        <w:t xml:space="preserve"> </w:t>
      </w:r>
      <w:r w:rsidRPr="00BD0808">
        <w:rPr>
          <w:rFonts w:ascii="Georgia" w:eastAsia="Times New Roman" w:hAnsi="Georgia" w:cs="Times New Roman"/>
          <w:color w:val="000000"/>
          <w:sz w:val="18"/>
          <w:szCs w:val="18"/>
          <w:lang w:eastAsia="de-DE"/>
        </w:rPr>
        <w:t xml:space="preserve">die bekannte Attraktivität als Arbeitgeber, die sich unter </w:t>
      </w:r>
      <w:proofErr w:type="spellStart"/>
      <w:r w:rsidRPr="00BD0808">
        <w:rPr>
          <w:rFonts w:ascii="Georgia" w:eastAsia="Times New Roman" w:hAnsi="Georgia" w:cs="Times New Roman"/>
          <w:color w:val="000000"/>
          <w:sz w:val="18"/>
          <w:szCs w:val="18"/>
          <w:lang w:eastAsia="de-DE"/>
        </w:rPr>
        <w:t>anderemdurch</w:t>
      </w:r>
      <w:proofErr w:type="spellEnd"/>
      <w:r w:rsidRPr="00BD0808">
        <w:rPr>
          <w:rFonts w:ascii="Georgia" w:eastAsia="Times New Roman" w:hAnsi="Georgia" w:cs="Times New Roman"/>
          <w:color w:val="000000"/>
          <w:sz w:val="18"/>
          <w:szCs w:val="18"/>
          <w:lang w:eastAsia="de-DE"/>
        </w:rPr>
        <w:t xml:space="preserve"> flexible Arbeitszeitmodele. D</w:t>
      </w:r>
      <w:r>
        <w:rPr>
          <w:rFonts w:ascii="Georgia" w:eastAsia="Times New Roman" w:hAnsi="Georgia" w:cs="Times New Roman"/>
          <w:color w:val="000000"/>
          <w:sz w:val="18"/>
          <w:szCs w:val="18"/>
          <w:lang w:eastAsia="de-DE"/>
        </w:rPr>
        <w:t xml:space="preserve">ie </w:t>
      </w:r>
      <w:proofErr w:type="spellStart"/>
      <w:r w:rsidRPr="00BD0808">
        <w:rPr>
          <w:rFonts w:ascii="Georgia" w:eastAsia="Times New Roman" w:hAnsi="Georgia" w:cs="Times New Roman"/>
          <w:color w:val="000000"/>
          <w:sz w:val="18"/>
          <w:szCs w:val="18"/>
          <w:lang w:eastAsia="de-DE"/>
        </w:rPr>
        <w:t>Weiterbildungsmoglichkeit</w:t>
      </w:r>
      <w:proofErr w:type="spellEnd"/>
      <w:r w:rsidRPr="00BD0808">
        <w:rPr>
          <w:rFonts w:ascii="Georgia" w:eastAsia="Times New Roman" w:hAnsi="Georgia" w:cs="Times New Roman"/>
          <w:color w:val="000000"/>
          <w:sz w:val="18"/>
          <w:szCs w:val="18"/>
          <w:lang w:eastAsia="de-DE"/>
        </w:rPr>
        <w:t xml:space="preserve"> und das Mentoren-Programm </w:t>
      </w:r>
      <w:proofErr w:type="spellStart"/>
      <w:r w:rsidRPr="00BD0808">
        <w:rPr>
          <w:rFonts w:ascii="Georgia" w:eastAsia="Times New Roman" w:hAnsi="Georgia" w:cs="Times New Roman"/>
          <w:color w:val="000000"/>
          <w:sz w:val="18"/>
          <w:szCs w:val="18"/>
          <w:lang w:eastAsia="de-DE"/>
        </w:rPr>
        <w:t>auszeichnen.Besonders</w:t>
      </w:r>
      <w:proofErr w:type="spellEnd"/>
      <w:r w:rsidRPr="00BD0808">
        <w:rPr>
          <w:rFonts w:ascii="Georgia" w:eastAsia="Times New Roman" w:hAnsi="Georgia" w:cs="Times New Roman"/>
          <w:color w:val="000000"/>
          <w:sz w:val="18"/>
          <w:szCs w:val="18"/>
          <w:lang w:eastAsia="de-DE"/>
        </w:rPr>
        <w:t xml:space="preserve"> spannend finde ich es auch, dass PwC kürzlich eine Partnerschaft mit der Stiftung Deutscher Nachhaltigkeitspreis eingegangen ist, weil dies in meinen Augen eine gewisse zeitgemäße Innovation und Anpassungsfähigkeit verkörpert. Zudem erhoffe ich mir in Ihrem einzigartigen Netzwerk die Chance mit ambitionierten Kollegen an Projekten mit greifbaren Resultaten mitzuwirken und gemeinsam zu wachsen </w:t>
      </w:r>
    </w:p>
    <w:p w14:paraId="294458F9"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p>
    <w:p w14:paraId="3E160AC5" w14:textId="77777777" w:rsidR="003474F2" w:rsidRPr="005E09DC" w:rsidRDefault="003474F2" w:rsidP="003474F2">
      <w:pPr>
        <w:spacing w:line="276" w:lineRule="auto"/>
        <w:jc w:val="both"/>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 xml:space="preserve">Von dem </w:t>
      </w:r>
      <w:r w:rsidRPr="00BD0808">
        <w:rPr>
          <w:rFonts w:ascii="Georgia" w:eastAsia="Times New Roman" w:hAnsi="Georgia" w:cs="Times New Roman"/>
          <w:color w:val="000000"/>
          <w:sz w:val="18"/>
          <w:szCs w:val="18"/>
          <w:lang w:eastAsia="de-DE"/>
        </w:rPr>
        <w:t xml:space="preserve">Praktikum in der Wirtschaftsprüfung </w:t>
      </w:r>
      <w:r w:rsidRPr="005E09DC">
        <w:rPr>
          <w:rFonts w:ascii="Georgia" w:eastAsia="Times New Roman" w:hAnsi="Georgia" w:cs="Times New Roman"/>
          <w:color w:val="000000"/>
          <w:sz w:val="18"/>
          <w:szCs w:val="18"/>
          <w:lang w:eastAsia="de-DE"/>
        </w:rPr>
        <w:t xml:space="preserve"> erhoffe ich mir eine steile Lernkurve sowie die Möglichkeit, meine eigenen Ideen und bisherigen Erfahrungen in Industrie und Beratung bei Ihnen mehrwertschaffend einbringen zu können. Ich bin mir sicher, dass ich durch mein starkes Interesse an der Tätigkeit als </w:t>
      </w:r>
      <w:r w:rsidRPr="00BD0808">
        <w:rPr>
          <w:rFonts w:ascii="Georgia" w:eastAsia="Times New Roman" w:hAnsi="Georgia" w:cs="Times New Roman"/>
          <w:color w:val="000000"/>
          <w:sz w:val="18"/>
          <w:szCs w:val="18"/>
          <w:lang w:eastAsia="de-DE"/>
        </w:rPr>
        <w:t>Wirtschaftsprüfer</w:t>
      </w:r>
      <w:r w:rsidRPr="005E09DC">
        <w:rPr>
          <w:rFonts w:ascii="Georgia" w:eastAsia="Times New Roman" w:hAnsi="Georgia" w:cs="Times New Roman"/>
          <w:color w:val="000000"/>
          <w:sz w:val="18"/>
          <w:szCs w:val="18"/>
          <w:lang w:eastAsia="de-DE"/>
        </w:rPr>
        <w:t xml:space="preserve">, meine hohe Einsatzbereitschaft sowie mein ausgeprägtes Organisationstalent eine Bereicherung für </w:t>
      </w:r>
      <w:r>
        <w:rPr>
          <w:rFonts w:ascii="Georgia" w:eastAsia="Times New Roman" w:hAnsi="Georgia" w:cs="Times New Roman"/>
          <w:color w:val="000000"/>
          <w:sz w:val="18"/>
          <w:szCs w:val="18"/>
          <w:lang w:eastAsia="de-DE"/>
        </w:rPr>
        <w:t>PWC</w:t>
      </w:r>
      <w:r w:rsidRPr="005E09DC">
        <w:rPr>
          <w:rFonts w:ascii="Georgia" w:eastAsia="Times New Roman" w:hAnsi="Georgia" w:cs="Times New Roman"/>
          <w:color w:val="000000"/>
          <w:sz w:val="18"/>
          <w:szCs w:val="18"/>
          <w:lang w:eastAsia="de-DE"/>
        </w:rPr>
        <w:t xml:space="preserve"> sein werde und würde mich sehr darüber freuen, Sie auch in einem persönlichen Gespräch von mir überzeugen zu dürfen.</w:t>
      </w:r>
    </w:p>
    <w:p w14:paraId="6EA7F7E3" w14:textId="77777777" w:rsidR="003474F2" w:rsidRPr="005E09DC" w:rsidRDefault="003474F2" w:rsidP="003474F2">
      <w:pPr>
        <w:spacing w:line="276" w:lineRule="auto"/>
        <w:rPr>
          <w:rFonts w:ascii="Georgia" w:eastAsia="Times New Roman" w:hAnsi="Georgia" w:cs="Times New Roman"/>
          <w:color w:val="000000"/>
          <w:sz w:val="18"/>
          <w:szCs w:val="18"/>
          <w:lang w:eastAsia="de-DE"/>
        </w:rPr>
      </w:pPr>
    </w:p>
    <w:p w14:paraId="3CDDB4E1" w14:textId="77777777" w:rsidR="003474F2" w:rsidRPr="005E09DC" w:rsidRDefault="003474F2" w:rsidP="003474F2">
      <w:pPr>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Mit freundlichen Grüßen</w:t>
      </w:r>
    </w:p>
    <w:p w14:paraId="2070E77E" w14:textId="77777777" w:rsidR="003474F2" w:rsidRPr="005E09DC" w:rsidRDefault="003474F2" w:rsidP="003474F2">
      <w:pPr>
        <w:spacing w:after="240"/>
        <w:rPr>
          <w:rFonts w:ascii="Georgia" w:eastAsia="Times New Roman" w:hAnsi="Georgia" w:cs="Times New Roman"/>
          <w:sz w:val="18"/>
          <w:szCs w:val="18"/>
          <w:lang w:eastAsia="de-DE"/>
        </w:rPr>
      </w:pPr>
    </w:p>
    <w:p w14:paraId="3CA665C8" w14:textId="77777777" w:rsidR="00EA3430" w:rsidRDefault="00EA3430"/>
    <w:sectPr w:rsidR="00EA34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4F2"/>
    <w:rsid w:val="00195F89"/>
    <w:rsid w:val="002F7CA8"/>
    <w:rsid w:val="003474F2"/>
    <w:rsid w:val="004A37D2"/>
    <w:rsid w:val="006D428B"/>
    <w:rsid w:val="00EA34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7A5EA16"/>
  <w15:chartTrackingRefBased/>
  <w15:docId w15:val="{A94632BF-D889-5E42-BCAE-66F8827E9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474F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2F7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508</Words>
  <Characters>3203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David Döbele</cp:lastModifiedBy>
  <cp:revision>2</cp:revision>
  <dcterms:created xsi:type="dcterms:W3CDTF">2022-10-14T11:23:00Z</dcterms:created>
  <dcterms:modified xsi:type="dcterms:W3CDTF">2022-10-18T18:34:00Z</dcterms:modified>
</cp:coreProperties>
</file>