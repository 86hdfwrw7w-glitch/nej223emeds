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FCDA" w14:textId="20962004" w:rsidR="0072043F" w:rsidRPr="00E01EF2" w:rsidRDefault="00F277FD" w:rsidP="00397346">
      <w:pPr>
        <w:pStyle w:val="KeinLeerraum"/>
        <w:spacing w:after="6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E01EF2">
        <w:rPr>
          <w:rFonts w:ascii="Arial" w:eastAsia="Arial" w:hAnsi="Arial" w:cs="Arial"/>
          <w:b/>
          <w:bCs/>
          <w:sz w:val="32"/>
          <w:szCs w:val="32"/>
        </w:rPr>
        <w:t xml:space="preserve">Victoria Sikavica </w:t>
      </w:r>
    </w:p>
    <w:p w14:paraId="6C4F7762" w14:textId="00A5D7AE" w:rsidR="005A74BB" w:rsidRPr="006B367B" w:rsidRDefault="004B5B8C" w:rsidP="00E01EF2">
      <w:pPr>
        <w:pStyle w:val="Default"/>
        <w:jc w:val="center"/>
        <w:rPr>
          <w:rFonts w:ascii="Arial" w:eastAsia="Arial" w:hAnsi="Arial" w:cs="Arial"/>
          <w:sz w:val="20"/>
          <w:szCs w:val="20"/>
          <w:lang w:val="en-US"/>
        </w:rPr>
      </w:pPr>
      <w:proofErr w:type="spellStart"/>
      <w:r w:rsidRPr="006B367B">
        <w:rPr>
          <w:rFonts w:ascii="Arial" w:eastAsia="Arial" w:hAnsi="Arial" w:cs="Arial"/>
          <w:sz w:val="20"/>
          <w:szCs w:val="20"/>
          <w:lang w:val="en-US"/>
        </w:rPr>
        <w:t>H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öhrer</w:t>
      </w:r>
      <w:proofErr w:type="spellEnd"/>
      <w:r w:rsidR="006A5FC1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Straße</w:t>
      </w:r>
      <w:proofErr w:type="spellEnd"/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48</w:t>
      </w:r>
      <w:r w:rsidR="00E84C30" w:rsidRPr="006B367B">
        <w:rPr>
          <w:rFonts w:ascii="Arial" w:eastAsia="Arial" w:hAnsi="Arial" w:cs="Arial"/>
          <w:sz w:val="20"/>
          <w:szCs w:val="20"/>
          <w:lang w:val="en-US"/>
        </w:rPr>
        <w:t>,</w:t>
      </w:r>
      <w:r w:rsidR="00F0360A" w:rsidRPr="006B367B">
        <w:rPr>
          <w:rFonts w:ascii="Arial" w:eastAsia="Arial" w:hAnsi="Arial" w:cs="Arial"/>
          <w:sz w:val="20"/>
          <w:szCs w:val="20"/>
          <w:lang w:val="en-US"/>
        </w:rPr>
        <w:t xml:space="preserve"> 56179 </w:t>
      </w:r>
      <w:proofErr w:type="spellStart"/>
      <w:r w:rsidR="00F0360A" w:rsidRPr="006B367B"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 w:rsidR="00E84C30" w:rsidRPr="006B367B">
        <w:rPr>
          <w:rFonts w:ascii="Arial" w:eastAsia="Arial" w:hAnsi="Arial" w:cs="Arial"/>
          <w:sz w:val="20"/>
          <w:szCs w:val="20"/>
          <w:lang w:val="en-US"/>
        </w:rPr>
        <w:t>,</w:t>
      </w:r>
      <w:r w:rsidR="00B85FF3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B5707C" w:rsidRPr="006B367B">
        <w:rPr>
          <w:rFonts w:ascii="Arial" w:eastAsia="Arial" w:hAnsi="Arial" w:cs="Arial"/>
          <w:sz w:val="20"/>
          <w:szCs w:val="20"/>
          <w:lang w:val="en-US"/>
        </w:rPr>
        <w:t>Germany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7031A6" w:rsidRPr="006B367B">
        <w:rPr>
          <w:rFonts w:ascii="Arial" w:eastAsia="Arial" w:hAnsi="Arial" w:cs="Arial"/>
          <w:sz w:val="20"/>
          <w:szCs w:val="20"/>
          <w:lang w:val="en-US"/>
        </w:rPr>
        <w:t>|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5A74BB" w:rsidRPr="006B367B">
        <w:rPr>
          <w:rFonts w:ascii="Arial" w:eastAsia="Arial" w:hAnsi="Arial" w:cs="Arial"/>
          <w:sz w:val="20"/>
          <w:szCs w:val="20"/>
          <w:lang w:val="en-US"/>
        </w:rPr>
        <w:t xml:space="preserve">+49 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1522 1802376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7031A6" w:rsidRPr="006B367B">
        <w:rPr>
          <w:rFonts w:ascii="Arial" w:eastAsia="Arial" w:hAnsi="Arial" w:cs="Arial"/>
          <w:sz w:val="20"/>
          <w:szCs w:val="20"/>
          <w:lang w:val="en-US"/>
        </w:rPr>
        <w:t>|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victoria.sikavica</w:t>
      </w:r>
      <w:r w:rsidR="001E184B" w:rsidRPr="006B367B">
        <w:rPr>
          <w:rFonts w:ascii="Arial" w:eastAsia="Arial" w:hAnsi="Arial" w:cs="Arial"/>
          <w:sz w:val="20"/>
          <w:szCs w:val="20"/>
          <w:lang w:val="en-US"/>
        </w:rPr>
        <w:t>@whu.edu</w:t>
      </w:r>
    </w:p>
    <w:p w14:paraId="1CD53E68" w14:textId="275B6BC2" w:rsidR="00397441" w:rsidRPr="00397346" w:rsidRDefault="00397441" w:rsidP="6A4E1D69">
      <w:pPr>
        <w:pBdr>
          <w:bottom w:val="single" w:sz="6" w:space="1" w:color="000000"/>
        </w:pBdr>
        <w:spacing w:before="240" w:after="120" w:line="240" w:lineRule="auto"/>
        <w:ind w:left="2268" w:hanging="2268"/>
        <w:jc w:val="center"/>
        <w:rPr>
          <w:rFonts w:ascii="Arial" w:eastAsia="Arial" w:hAnsi="Arial" w:cs="Arial"/>
          <w:b/>
          <w:bCs/>
        </w:rPr>
      </w:pPr>
      <w:r w:rsidRPr="00397346">
        <w:rPr>
          <w:rFonts w:ascii="Arial" w:eastAsia="Arial" w:hAnsi="Arial" w:cs="Arial"/>
          <w:b/>
          <w:bCs/>
        </w:rPr>
        <w:t>EDUCATION</w:t>
      </w:r>
    </w:p>
    <w:p w14:paraId="3DC6F534" w14:textId="75F1AF68" w:rsidR="00AE7DEC" w:rsidRPr="00E01EF2" w:rsidRDefault="007A0F20" w:rsidP="6D0CD4EE">
      <w:pPr>
        <w:pStyle w:val="Default"/>
        <w:tabs>
          <w:tab w:val="right" w:pos="9639"/>
        </w:tabs>
        <w:spacing w:before="120"/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WHU </w:t>
      </w:r>
      <w:r w:rsidR="00BD4A07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–</w:t>
      </w: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Otto Beisheim School of Management, </w:t>
      </w:r>
      <w:proofErr w:type="spellStart"/>
      <w:r w:rsidRPr="00E01EF2">
        <w:rPr>
          <w:rFonts w:ascii="Arial" w:eastAsia="Arial" w:hAnsi="Arial" w:cs="Arial"/>
          <w:sz w:val="20"/>
          <w:szCs w:val="20"/>
          <w:lang w:val="en-GB"/>
        </w:rPr>
        <w:t>Vallendar</w:t>
      </w:r>
      <w:proofErr w:type="spellEnd"/>
      <w:r w:rsidRPr="00E01EF2">
        <w:rPr>
          <w:rFonts w:ascii="Arial" w:eastAsia="Arial" w:hAnsi="Arial" w:cs="Arial"/>
          <w:sz w:val="20"/>
          <w:szCs w:val="20"/>
          <w:lang w:val="en-GB"/>
        </w:rPr>
        <w:t>, Germany</w:t>
      </w:r>
      <w:r w:rsidR="00C14EA7" w:rsidRPr="00E01EF2">
        <w:rPr>
          <w:lang w:val="en-US"/>
        </w:rPr>
        <w:t xml:space="preserve">                                 </w:t>
      </w:r>
      <w:r w:rsidR="0072043F" w:rsidRPr="00E01EF2">
        <w:rPr>
          <w:rFonts w:ascii="Arial" w:eastAsia="Arial" w:hAnsi="Arial" w:cs="Arial"/>
          <w:sz w:val="20"/>
          <w:szCs w:val="20"/>
          <w:lang w:val="en-GB"/>
        </w:rPr>
        <w:t>09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72043F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D23156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>4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 xml:space="preserve"> – </w:t>
      </w:r>
      <w:r w:rsidR="00027438" w:rsidRPr="00E01EF2">
        <w:rPr>
          <w:rFonts w:ascii="Arial" w:eastAsia="Arial" w:hAnsi="Arial" w:cs="Arial"/>
          <w:sz w:val="20"/>
          <w:szCs w:val="20"/>
          <w:lang w:val="en-GB"/>
        </w:rPr>
        <w:t>present</w:t>
      </w:r>
    </w:p>
    <w:p w14:paraId="29B7CF2C" w14:textId="784A0141" w:rsidR="00DB5CCF" w:rsidRPr="0093121C" w:rsidRDefault="00C14EA7" w:rsidP="0093121C">
      <w:pPr>
        <w:pStyle w:val="Default"/>
        <w:tabs>
          <w:tab w:val="left" w:pos="7797"/>
        </w:tabs>
        <w:ind w:right="9"/>
        <w:rPr>
          <w:rFonts w:ascii="Arial" w:eastAsia="Arial" w:hAnsi="Arial" w:cs="Arial"/>
          <w:sz w:val="20"/>
          <w:szCs w:val="20"/>
          <w:lang w:val="en-GB"/>
        </w:rPr>
      </w:pPr>
      <w:del w:id="0" w:author="David Döbele" w:date="2025-09-06T10:58:00Z" w16du:dateUtc="2025-09-06T08:58:00Z">
        <w:r w:rsidRPr="00E01EF2" w:rsidDel="00B0074E">
          <w:rPr>
            <w:rFonts w:ascii="Arial" w:eastAsia="Arial" w:hAnsi="Arial" w:cs="Arial"/>
            <w:sz w:val="20"/>
            <w:szCs w:val="20"/>
            <w:lang w:val="en-US"/>
          </w:rPr>
          <w:delText>Bachelor of Science</w:delText>
        </w:r>
      </w:del>
      <w:ins w:id="1" w:author="David Döbele" w:date="2025-09-06T10:58:00Z" w16du:dateUtc="2025-09-06T08:58:00Z">
        <w:r w:rsidR="00B0074E">
          <w:rPr>
            <w:rFonts w:ascii="Arial" w:eastAsia="Arial" w:hAnsi="Arial" w:cs="Arial"/>
            <w:sz w:val="20"/>
            <w:szCs w:val="20"/>
            <w:lang w:val="en-US"/>
          </w:rPr>
          <w:t>B.Sc.</w:t>
        </w:r>
      </w:ins>
      <w:r w:rsidRPr="00E01EF2">
        <w:rPr>
          <w:rFonts w:ascii="Arial" w:eastAsia="Arial" w:hAnsi="Arial" w:cs="Arial"/>
          <w:sz w:val="20"/>
          <w:szCs w:val="20"/>
          <w:lang w:val="en-US"/>
        </w:rPr>
        <w:t xml:space="preserve"> in International Business Management</w:t>
      </w:r>
      <w:r w:rsidR="0093121C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93121C" w:rsidRPr="00397346">
        <w:rPr>
          <w:rFonts w:ascii="Arial" w:eastAsia="Arial" w:hAnsi="Arial" w:cs="Arial"/>
          <w:sz w:val="20"/>
          <w:szCs w:val="20"/>
          <w:lang w:val="en-US"/>
        </w:rPr>
        <w:t xml:space="preserve">| </w:t>
      </w:r>
      <w:r w:rsidR="0093121C" w:rsidRPr="00E01EF2">
        <w:rPr>
          <w:rFonts w:ascii="Arial" w:eastAsia="Arial" w:hAnsi="Arial" w:cs="Arial"/>
          <w:sz w:val="20"/>
          <w:szCs w:val="20"/>
          <w:lang w:val="en-GB"/>
        </w:rPr>
        <w:t>Grade: 1.</w:t>
      </w:r>
      <w:r w:rsidR="0093121C">
        <w:rPr>
          <w:rFonts w:ascii="Arial" w:eastAsia="Arial" w:hAnsi="Arial" w:cs="Arial"/>
          <w:sz w:val="20"/>
          <w:szCs w:val="20"/>
          <w:lang w:val="en-GB"/>
        </w:rPr>
        <w:t xml:space="preserve">76 </w:t>
      </w:r>
      <w:r w:rsidR="0093121C" w:rsidRPr="00E01EF2">
        <w:rPr>
          <w:rFonts w:ascii="Arial" w:eastAsia="Arial" w:hAnsi="Arial" w:cs="Arial"/>
          <w:sz w:val="20"/>
          <w:szCs w:val="20"/>
          <w:lang w:val="en-GB"/>
        </w:rPr>
        <w:t>(</w:t>
      </w:r>
      <w:del w:id="2" w:author="David Döbele" w:date="2025-09-06T10:58:00Z" w16du:dateUtc="2025-09-06T08:58:00Z">
        <w:r w:rsidR="0093121C" w:rsidRPr="00E01EF2" w:rsidDel="00B0074E">
          <w:rPr>
            <w:rFonts w:ascii="Arial" w:eastAsia="Arial" w:hAnsi="Arial" w:cs="Arial"/>
            <w:sz w:val="20"/>
            <w:szCs w:val="20"/>
            <w:lang w:val="en-GB"/>
          </w:rPr>
          <w:delText>on a scale where</w:delText>
        </w:r>
      </w:del>
      <w:ins w:id="3" w:author="David Döbele" w:date="2025-09-06T10:58:00Z" w16du:dateUtc="2025-09-06T08:58:00Z">
        <w:r w:rsidR="00B0074E">
          <w:rPr>
            <w:rFonts w:ascii="Arial" w:eastAsia="Arial" w:hAnsi="Arial" w:cs="Arial"/>
            <w:sz w:val="20"/>
            <w:szCs w:val="20"/>
            <w:lang w:val="en-GB"/>
          </w:rPr>
          <w:t>scale</w:t>
        </w:r>
      </w:ins>
      <w:ins w:id="4" w:author="David Döbele" w:date="2025-09-06T10:59:00Z" w16du:dateUtc="2025-09-06T08:59:00Z">
        <w:r w:rsidR="00B0074E">
          <w:rPr>
            <w:rFonts w:ascii="Arial" w:eastAsia="Arial" w:hAnsi="Arial" w:cs="Arial"/>
            <w:sz w:val="20"/>
            <w:szCs w:val="20"/>
            <w:lang w:val="en-GB"/>
          </w:rPr>
          <w:t xml:space="preserve"> 1.0 - 4.0;</w:t>
        </w:r>
      </w:ins>
      <w:r w:rsidR="0093121C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ins w:id="5" w:author="David Döbele" w:date="2025-09-06T10:59:00Z" w16du:dateUtc="2025-09-06T08:59:00Z">
        <w:r w:rsidR="00B0074E">
          <w:rPr>
            <w:rFonts w:ascii="Arial" w:eastAsia="Arial" w:hAnsi="Arial" w:cs="Arial"/>
            <w:sz w:val="20"/>
            <w:szCs w:val="20"/>
            <w:lang w:val="en-GB"/>
          </w:rPr>
          <w:t>with 1.0 being best</w:t>
        </w:r>
      </w:ins>
      <w:del w:id="6" w:author="David Döbele" w:date="2025-09-06T10:59:00Z" w16du:dateUtc="2025-09-06T08:59:00Z">
        <w:r w:rsidR="0093121C" w:rsidRPr="00E01EF2" w:rsidDel="00B0074E">
          <w:rPr>
            <w:rFonts w:ascii="Arial" w:eastAsia="Arial" w:hAnsi="Arial" w:cs="Arial"/>
            <w:sz w:val="20"/>
            <w:szCs w:val="20"/>
            <w:lang w:val="en-GB"/>
          </w:rPr>
          <w:delText>1.0 is the best and 4.0 the worst</w:delText>
        </w:r>
      </w:del>
      <w:r w:rsidR="0093121C" w:rsidRPr="00E01EF2">
        <w:rPr>
          <w:rFonts w:ascii="Arial" w:eastAsia="Arial" w:hAnsi="Arial" w:cs="Arial"/>
          <w:sz w:val="20"/>
          <w:szCs w:val="20"/>
          <w:lang w:val="en-GB"/>
        </w:rPr>
        <w:t>)</w:t>
      </w:r>
    </w:p>
    <w:p w14:paraId="345D6E56" w14:textId="754FE2BC" w:rsidR="004C4BE1" w:rsidRPr="002E21FA" w:rsidRDefault="004C4BE1" w:rsidP="00397346">
      <w:pPr>
        <w:pStyle w:val="Default"/>
        <w:numPr>
          <w:ilvl w:val="0"/>
          <w:numId w:val="14"/>
        </w:numPr>
        <w:tabs>
          <w:tab w:val="left" w:pos="7797"/>
          <w:tab w:val="right" w:pos="9639"/>
        </w:tabs>
        <w:spacing w:before="60"/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 xml:space="preserve">Scholarship Recipient of the </w:t>
      </w:r>
      <w:r w:rsidR="00614375" w:rsidRPr="00E01EF2">
        <w:rPr>
          <w:rFonts w:ascii="Arial" w:eastAsia="Arial" w:hAnsi="Arial" w:cs="Arial"/>
          <w:sz w:val="20"/>
          <w:szCs w:val="20"/>
          <w:lang w:val="en-US"/>
        </w:rPr>
        <w:t>Hans-Seidel-Foundation</w:t>
      </w:r>
      <w:r w:rsidR="00AB0D45" w:rsidRPr="00E01EF2">
        <w:rPr>
          <w:rFonts w:ascii="Arial" w:eastAsia="Arial" w:hAnsi="Arial" w:cs="Arial"/>
          <w:sz w:val="20"/>
          <w:szCs w:val="20"/>
          <w:lang w:val="en-US"/>
        </w:rPr>
        <w:t xml:space="preserve">´s Talent Development Program </w:t>
      </w:r>
    </w:p>
    <w:p w14:paraId="78D1910A" w14:textId="11500748" w:rsidR="002E21FA" w:rsidRPr="00E01EF2" w:rsidRDefault="002E21FA" w:rsidP="00397346">
      <w:pPr>
        <w:pStyle w:val="Default"/>
        <w:numPr>
          <w:ilvl w:val="0"/>
          <w:numId w:val="14"/>
        </w:numPr>
        <w:tabs>
          <w:tab w:val="left" w:pos="7797"/>
          <w:tab w:val="right" w:pos="9639"/>
        </w:tabs>
        <w:spacing w:before="60"/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  <w:lang w:val="en-US"/>
        </w:rPr>
        <w:t>Member</w:t>
      </w:r>
      <w:r w:rsidR="00171D74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BCG Future Shaper </w:t>
      </w:r>
      <w:r w:rsidR="00171D74">
        <w:rPr>
          <w:rFonts w:ascii="Arial" w:eastAsia="Arial" w:hAnsi="Arial" w:cs="Arial"/>
          <w:sz w:val="20"/>
          <w:szCs w:val="20"/>
          <w:lang w:val="en-US"/>
        </w:rPr>
        <w:t>(</w:t>
      </w:r>
      <w:r>
        <w:rPr>
          <w:rFonts w:ascii="Arial" w:eastAsia="Arial" w:hAnsi="Arial" w:cs="Arial"/>
          <w:sz w:val="20"/>
          <w:szCs w:val="20"/>
          <w:lang w:val="en-US"/>
        </w:rPr>
        <w:t>Class</w:t>
      </w:r>
      <w:r w:rsidR="00171D74">
        <w:rPr>
          <w:rFonts w:ascii="Arial" w:eastAsia="Arial" w:hAnsi="Arial" w:cs="Arial"/>
          <w:sz w:val="20"/>
          <w:szCs w:val="20"/>
          <w:lang w:val="en-US"/>
        </w:rPr>
        <w:t xml:space="preserve"> of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2025</w:t>
      </w:r>
      <w:r w:rsidR="00171D74">
        <w:rPr>
          <w:rFonts w:ascii="Arial" w:eastAsia="Arial" w:hAnsi="Arial" w:cs="Arial"/>
          <w:sz w:val="20"/>
          <w:szCs w:val="20"/>
          <w:lang w:val="en-US"/>
        </w:rPr>
        <w:t>)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60203ACB" w14:textId="77777777" w:rsidR="0093121C" w:rsidRDefault="0093121C" w:rsidP="6D0CD4EE">
      <w:pPr>
        <w:pStyle w:val="Default"/>
        <w:tabs>
          <w:tab w:val="left" w:pos="7797"/>
          <w:tab w:val="right" w:pos="9639"/>
        </w:tabs>
        <w:spacing w:before="60"/>
        <w:rPr>
          <w:rFonts w:ascii="Arial" w:eastAsia="Arial" w:hAnsi="Arial" w:cs="Arial"/>
          <w:b/>
          <w:bCs/>
          <w:sz w:val="20"/>
          <w:szCs w:val="20"/>
        </w:rPr>
      </w:pPr>
    </w:p>
    <w:p w14:paraId="34C6FBE8" w14:textId="1784E3B4" w:rsidR="00521A09" w:rsidRPr="00E01EF2" w:rsidRDefault="00F277FD" w:rsidP="6D0CD4EE">
      <w:pPr>
        <w:pStyle w:val="Default"/>
        <w:tabs>
          <w:tab w:val="left" w:pos="7797"/>
          <w:tab w:val="right" w:pos="9639"/>
        </w:tabs>
        <w:spacing w:before="60"/>
        <w:rPr>
          <w:rFonts w:ascii="Arial" w:eastAsia="Arial" w:hAnsi="Arial" w:cs="Arial"/>
          <w:sz w:val="20"/>
          <w:szCs w:val="20"/>
        </w:rPr>
      </w:pPr>
      <w:r w:rsidRPr="00E01EF2">
        <w:rPr>
          <w:rFonts w:ascii="Arial" w:eastAsia="Arial" w:hAnsi="Arial" w:cs="Arial"/>
          <w:b/>
          <w:bCs/>
          <w:sz w:val="20"/>
          <w:szCs w:val="20"/>
        </w:rPr>
        <w:t>Erich-Kästner-</w:t>
      </w:r>
      <w:r w:rsidR="00521A09" w:rsidRPr="00E01EF2">
        <w:rPr>
          <w:rFonts w:ascii="Arial" w:eastAsia="Arial" w:hAnsi="Arial" w:cs="Arial"/>
          <w:b/>
          <w:bCs/>
          <w:sz w:val="20"/>
          <w:szCs w:val="20"/>
        </w:rPr>
        <w:t>Gymnasium,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E01EF2">
        <w:rPr>
          <w:rFonts w:ascii="Arial" w:eastAsia="Arial" w:hAnsi="Arial" w:cs="Arial"/>
          <w:sz w:val="20"/>
          <w:szCs w:val="20"/>
        </w:rPr>
        <w:t>Eislingen</w:t>
      </w:r>
      <w:r w:rsidR="00521A09" w:rsidRPr="00E01EF2">
        <w:rPr>
          <w:rFonts w:ascii="Arial" w:eastAsia="Arial" w:hAnsi="Arial" w:cs="Arial"/>
          <w:sz w:val="20"/>
          <w:szCs w:val="20"/>
        </w:rPr>
        <w:t>, Germany</w:t>
      </w:r>
      <w:r w:rsidR="00521A09" w:rsidRPr="00E01EF2">
        <w:rPr>
          <w:rFonts w:ascii="Arial" w:eastAsia="Arial" w:hAnsi="Arial" w:cs="Arial"/>
          <w:b/>
          <w:bCs/>
          <w:sz w:val="20"/>
          <w:szCs w:val="20"/>
        </w:rPr>
        <w:t xml:space="preserve">         </w:t>
      </w:r>
      <w:r w:rsidR="00521A09" w:rsidRPr="00E01EF2">
        <w:tab/>
      </w:r>
      <w:r w:rsidR="00521A09" w:rsidRPr="00E01EF2">
        <w:tab/>
      </w:r>
      <w:r w:rsidR="00521A09" w:rsidRPr="00E01EF2">
        <w:rPr>
          <w:rFonts w:ascii="Arial" w:eastAsia="Arial" w:hAnsi="Arial" w:cs="Arial"/>
          <w:sz w:val="20"/>
          <w:szCs w:val="20"/>
        </w:rPr>
        <w:t>09/20</w:t>
      </w:r>
      <w:r w:rsidR="00C14EA7" w:rsidRPr="00E01EF2">
        <w:rPr>
          <w:rFonts w:ascii="Arial" w:eastAsia="Arial" w:hAnsi="Arial" w:cs="Arial"/>
          <w:sz w:val="20"/>
          <w:szCs w:val="20"/>
        </w:rPr>
        <w:t>21</w:t>
      </w:r>
      <w:r w:rsidR="00521A09" w:rsidRPr="00E01EF2">
        <w:rPr>
          <w:rFonts w:ascii="Arial" w:eastAsia="Arial" w:hAnsi="Arial" w:cs="Arial"/>
          <w:sz w:val="20"/>
          <w:szCs w:val="20"/>
        </w:rPr>
        <w:t xml:space="preserve"> – 0</w:t>
      </w:r>
      <w:r w:rsidR="00C14EA7" w:rsidRPr="00E01EF2">
        <w:rPr>
          <w:rFonts w:ascii="Arial" w:eastAsia="Arial" w:hAnsi="Arial" w:cs="Arial"/>
          <w:sz w:val="20"/>
          <w:szCs w:val="20"/>
        </w:rPr>
        <w:t>7</w:t>
      </w:r>
      <w:r w:rsidR="00521A09" w:rsidRPr="00E01EF2">
        <w:rPr>
          <w:rFonts w:ascii="Arial" w:eastAsia="Arial" w:hAnsi="Arial" w:cs="Arial"/>
          <w:sz w:val="20"/>
          <w:szCs w:val="20"/>
        </w:rPr>
        <w:t>/20</w:t>
      </w:r>
      <w:r w:rsidR="009244A4" w:rsidRPr="00E01EF2">
        <w:rPr>
          <w:rFonts w:ascii="Arial" w:eastAsia="Arial" w:hAnsi="Arial" w:cs="Arial"/>
          <w:sz w:val="20"/>
          <w:szCs w:val="20"/>
        </w:rPr>
        <w:t>2</w:t>
      </w:r>
      <w:r w:rsidR="00C14EA7" w:rsidRPr="00E01EF2">
        <w:rPr>
          <w:rFonts w:ascii="Arial" w:eastAsia="Arial" w:hAnsi="Arial" w:cs="Arial"/>
          <w:sz w:val="20"/>
          <w:szCs w:val="20"/>
        </w:rPr>
        <w:t>3</w:t>
      </w:r>
    </w:p>
    <w:p w14:paraId="572104F5" w14:textId="181B7590" w:rsidR="004C3175" w:rsidRPr="00E01EF2" w:rsidRDefault="00C65D28" w:rsidP="00397346">
      <w:pPr>
        <w:pStyle w:val="Default"/>
        <w:tabs>
          <w:tab w:val="left" w:pos="7797"/>
        </w:tabs>
        <w:ind w:right="9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>Abitur (</w:t>
      </w:r>
      <w:r w:rsidR="00E01EF2" w:rsidRPr="00E01EF2">
        <w:rPr>
          <w:rFonts w:ascii="Arial" w:eastAsia="Arial" w:hAnsi="Arial" w:cs="Arial"/>
          <w:sz w:val="20"/>
          <w:szCs w:val="20"/>
          <w:lang w:val="en-GB"/>
        </w:rPr>
        <w:t>u</w:t>
      </w:r>
      <w:r w:rsidRPr="00E01EF2">
        <w:rPr>
          <w:rFonts w:ascii="Arial" w:eastAsia="Arial" w:hAnsi="Arial" w:cs="Arial"/>
          <w:sz w:val="20"/>
          <w:szCs w:val="20"/>
          <w:lang w:val="en-GB"/>
        </w:rPr>
        <w:t>niversity entrance qualification)</w:t>
      </w:r>
      <w:r w:rsidR="00E01EF2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E01EF2" w:rsidRPr="00397346">
        <w:rPr>
          <w:rFonts w:ascii="Arial" w:eastAsia="Arial" w:hAnsi="Arial" w:cs="Arial"/>
          <w:sz w:val="20"/>
          <w:szCs w:val="20"/>
          <w:lang w:val="en-US"/>
        </w:rPr>
        <w:t xml:space="preserve">| </w:t>
      </w:r>
      <w:r w:rsidRPr="00E01EF2">
        <w:rPr>
          <w:rFonts w:ascii="Arial" w:eastAsia="Arial" w:hAnsi="Arial" w:cs="Arial"/>
          <w:sz w:val="20"/>
          <w:szCs w:val="20"/>
          <w:lang w:val="en-GB"/>
        </w:rPr>
        <w:t>G</w:t>
      </w:r>
      <w:r w:rsidR="0034510A" w:rsidRPr="00E01EF2">
        <w:rPr>
          <w:rFonts w:ascii="Arial" w:eastAsia="Arial" w:hAnsi="Arial" w:cs="Arial"/>
          <w:sz w:val="20"/>
          <w:szCs w:val="20"/>
          <w:lang w:val="en-GB"/>
        </w:rPr>
        <w:t>rade:</w:t>
      </w:r>
      <w:r w:rsidR="00A6691F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00E01EF2">
        <w:rPr>
          <w:rFonts w:ascii="Arial" w:eastAsia="Arial" w:hAnsi="Arial" w:cs="Arial"/>
          <w:sz w:val="20"/>
          <w:szCs w:val="20"/>
          <w:lang w:val="en-GB"/>
        </w:rPr>
        <w:t>1.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="006A6F38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ins w:id="7" w:author="David Döbele" w:date="2025-09-06T10:59:00Z" w16du:dateUtc="2025-09-06T08:59:00Z">
        <w:r w:rsidR="00B0074E" w:rsidRPr="00E01EF2">
          <w:rPr>
            <w:rFonts w:ascii="Arial" w:eastAsia="Arial" w:hAnsi="Arial" w:cs="Arial"/>
            <w:sz w:val="20"/>
            <w:szCs w:val="20"/>
            <w:lang w:val="en-GB"/>
          </w:rPr>
          <w:t>(</w:t>
        </w:r>
        <w:r w:rsidR="00B0074E">
          <w:rPr>
            <w:rFonts w:ascii="Arial" w:eastAsia="Arial" w:hAnsi="Arial" w:cs="Arial"/>
            <w:sz w:val="20"/>
            <w:szCs w:val="20"/>
            <w:lang w:val="en-GB"/>
          </w:rPr>
          <w:t>scale 1.0 - 4.0;</w:t>
        </w:r>
        <w:r w:rsidR="00B0074E" w:rsidRPr="00E01EF2">
          <w:rPr>
            <w:rFonts w:ascii="Arial" w:eastAsia="Arial" w:hAnsi="Arial" w:cs="Arial"/>
            <w:sz w:val="20"/>
            <w:szCs w:val="20"/>
            <w:lang w:val="en-GB"/>
          </w:rPr>
          <w:t xml:space="preserve"> </w:t>
        </w:r>
        <w:r w:rsidR="00B0074E">
          <w:rPr>
            <w:rFonts w:ascii="Arial" w:eastAsia="Arial" w:hAnsi="Arial" w:cs="Arial"/>
            <w:sz w:val="20"/>
            <w:szCs w:val="20"/>
            <w:lang w:val="en-GB"/>
          </w:rPr>
          <w:t>with 1.0 being best</w:t>
        </w:r>
        <w:r w:rsidR="00B0074E" w:rsidRPr="00E01EF2">
          <w:rPr>
            <w:rFonts w:ascii="Arial" w:eastAsia="Arial" w:hAnsi="Arial" w:cs="Arial"/>
            <w:sz w:val="20"/>
            <w:szCs w:val="20"/>
            <w:lang w:val="en-GB"/>
          </w:rPr>
          <w:t>)</w:t>
        </w:r>
      </w:ins>
      <w:del w:id="8" w:author="David Döbele" w:date="2025-09-06T10:59:00Z" w16du:dateUtc="2025-09-06T08:59:00Z">
        <w:r w:rsidR="006A6F38" w:rsidRPr="00E01EF2" w:rsidDel="00B0074E">
          <w:rPr>
            <w:rFonts w:ascii="Arial" w:eastAsia="Arial" w:hAnsi="Arial" w:cs="Arial"/>
            <w:sz w:val="20"/>
            <w:szCs w:val="20"/>
            <w:lang w:val="en-GB"/>
          </w:rPr>
          <w:delText>(on a scale where 1.0 is the best and 4.0 the worst)</w:delText>
        </w:r>
      </w:del>
    </w:p>
    <w:p w14:paraId="045C9F7A" w14:textId="245868C6" w:rsidR="00C14EA7" w:rsidRDefault="00AB0D45" w:rsidP="008A00FD">
      <w:pPr>
        <w:pStyle w:val="Default"/>
        <w:numPr>
          <w:ilvl w:val="0"/>
          <w:numId w:val="13"/>
        </w:numPr>
        <w:tabs>
          <w:tab w:val="right" w:pos="9639"/>
        </w:tabs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>Awarded Honors for Outstanding Academic Achievement in Upper Secondary School</w:t>
      </w:r>
    </w:p>
    <w:p w14:paraId="53F785D2" w14:textId="4B80D9B7" w:rsidR="00166382" w:rsidRPr="00E01EF2" w:rsidRDefault="00DB5CCF" w:rsidP="00397346">
      <w:pPr>
        <w:pBdr>
          <w:bottom w:val="single" w:sz="6" w:space="1" w:color="000000"/>
        </w:pBdr>
        <w:spacing w:before="240" w:after="60" w:line="240" w:lineRule="auto"/>
        <w:ind w:left="2268" w:hanging="2268"/>
        <w:jc w:val="center"/>
        <w:rPr>
          <w:lang w:val="en-GB"/>
        </w:rPr>
      </w:pPr>
      <w:r w:rsidRPr="00397346">
        <w:rPr>
          <w:rFonts w:ascii="Arial" w:eastAsia="Arial" w:hAnsi="Arial" w:cs="Arial"/>
          <w:b/>
          <w:bCs/>
        </w:rPr>
        <w:t>PRACTICAL</w:t>
      </w:r>
      <w:r w:rsidR="00397441" w:rsidRPr="00397346">
        <w:rPr>
          <w:rFonts w:ascii="Arial" w:eastAsia="Arial" w:hAnsi="Arial" w:cs="Arial"/>
          <w:b/>
          <w:bCs/>
        </w:rPr>
        <w:t xml:space="preserve"> EXPERIENCE</w:t>
      </w:r>
      <w:r w:rsidR="00647100" w:rsidRPr="00397346">
        <w:rPr>
          <w:rFonts w:ascii="Arial" w:eastAsia="Arial" w:hAnsi="Arial" w:cs="Arial"/>
        </w:rPr>
        <w:t xml:space="preserve"> </w:t>
      </w:r>
    </w:p>
    <w:p w14:paraId="4D140B18" w14:textId="7855DF1B" w:rsidR="0076117A" w:rsidRPr="00E01EF2" w:rsidRDefault="0076117A" w:rsidP="0076117A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audibene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GmbH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Berlin</w:t>
      </w:r>
      <w:r w:rsidRPr="00E01EF2">
        <w:rPr>
          <w:rFonts w:ascii="Arial" w:eastAsia="Arial" w:hAnsi="Arial" w:cs="Arial"/>
          <w:sz w:val="20"/>
          <w:szCs w:val="20"/>
        </w:rPr>
        <w:t xml:space="preserve">, Germany </w:t>
      </w:r>
      <w:proofErr w:type="gramStart"/>
      <w:r w:rsidRPr="00E01EF2">
        <w:rPr>
          <w:rFonts w:ascii="Arial" w:eastAsia="Arial" w:hAnsi="Arial" w:cs="Arial"/>
          <w:sz w:val="20"/>
          <w:szCs w:val="20"/>
        </w:rPr>
        <w:tab/>
        <w:t xml:space="preserve">  0</w:t>
      </w:r>
      <w:r>
        <w:rPr>
          <w:rFonts w:ascii="Arial" w:eastAsia="Arial" w:hAnsi="Arial" w:cs="Arial"/>
          <w:sz w:val="20"/>
          <w:szCs w:val="20"/>
        </w:rPr>
        <w:t>5</w:t>
      </w:r>
      <w:proofErr w:type="gramEnd"/>
      <w:r w:rsidRPr="00E01EF2">
        <w:rPr>
          <w:rFonts w:ascii="Arial" w:eastAsia="Arial" w:hAnsi="Arial" w:cs="Arial"/>
          <w:sz w:val="20"/>
          <w:szCs w:val="20"/>
        </w:rPr>
        <w:t>/202</w:t>
      </w:r>
      <w:r>
        <w:rPr>
          <w:rFonts w:ascii="Arial" w:eastAsia="Arial" w:hAnsi="Arial" w:cs="Arial"/>
          <w:sz w:val="20"/>
          <w:szCs w:val="20"/>
        </w:rPr>
        <w:t>5</w:t>
      </w:r>
      <w:r w:rsidRPr="00E01EF2">
        <w:rPr>
          <w:rFonts w:ascii="Arial" w:eastAsia="Arial" w:hAnsi="Arial" w:cs="Arial"/>
          <w:sz w:val="20"/>
          <w:szCs w:val="20"/>
        </w:rPr>
        <w:t xml:space="preserve"> – 0</w:t>
      </w:r>
      <w:r>
        <w:rPr>
          <w:rFonts w:ascii="Arial" w:eastAsia="Arial" w:hAnsi="Arial" w:cs="Arial"/>
          <w:sz w:val="20"/>
          <w:szCs w:val="20"/>
        </w:rPr>
        <w:t>8</w:t>
      </w:r>
      <w:r w:rsidRPr="00E01EF2">
        <w:rPr>
          <w:rFonts w:ascii="Arial" w:eastAsia="Arial" w:hAnsi="Arial" w:cs="Arial"/>
          <w:sz w:val="20"/>
          <w:szCs w:val="20"/>
        </w:rPr>
        <w:t>/202</w:t>
      </w:r>
      <w:r>
        <w:rPr>
          <w:rFonts w:ascii="Arial" w:eastAsia="Arial" w:hAnsi="Arial" w:cs="Arial"/>
          <w:sz w:val="20"/>
          <w:szCs w:val="20"/>
        </w:rPr>
        <w:t>5</w:t>
      </w:r>
    </w:p>
    <w:p w14:paraId="14FA68CB" w14:textId="3E96C592" w:rsidR="0076117A" w:rsidRPr="00E01EF2" w:rsidRDefault="0076117A" w:rsidP="0076117A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US"/>
        </w:rPr>
        <w:t>Intern Analyst Business Developmen</w:t>
      </w:r>
      <w:r w:rsidR="00C453CF">
        <w:rPr>
          <w:rFonts w:ascii="Arial" w:eastAsia="Arial" w:hAnsi="Arial" w:cs="Arial"/>
          <w:sz w:val="20"/>
          <w:szCs w:val="20"/>
          <w:lang w:val="en-US"/>
        </w:rPr>
        <w:t>t</w:t>
      </w:r>
      <w:r w:rsidRPr="00397346">
        <w:rPr>
          <w:rFonts w:ascii="Arial" w:eastAsia="Arial" w:hAnsi="Arial" w:cs="Arial"/>
          <w:sz w:val="20"/>
          <w:szCs w:val="20"/>
          <w:lang w:val="en-US"/>
        </w:rPr>
        <w:tab/>
      </w:r>
    </w:p>
    <w:p w14:paraId="23C12AFA" w14:textId="1B07ED2C" w:rsidR="0076117A" w:rsidRP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r w:rsidRPr="0076117A">
        <w:rPr>
          <w:rFonts w:ascii="Arial" w:hAnsi="Arial" w:cs="Arial"/>
          <w:sz w:val="20"/>
          <w:szCs w:val="20"/>
        </w:rPr>
        <w:t xml:space="preserve">Led </w:t>
      </w:r>
      <w:r w:rsidR="002E21FA">
        <w:rPr>
          <w:rFonts w:ascii="Arial" w:hAnsi="Arial" w:cs="Arial"/>
          <w:sz w:val="20"/>
          <w:szCs w:val="20"/>
        </w:rPr>
        <w:t xml:space="preserve">a </w:t>
      </w:r>
      <w:proofErr w:type="spellStart"/>
      <w:r w:rsidR="002E21FA">
        <w:rPr>
          <w:rFonts w:ascii="Arial" w:hAnsi="Arial" w:cs="Arial"/>
          <w:sz w:val="20"/>
          <w:szCs w:val="20"/>
        </w:rPr>
        <w:t>team</w:t>
      </w:r>
      <w:proofErr w:type="spellEnd"/>
      <w:r w:rsidR="002E21F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E21FA">
        <w:rPr>
          <w:rFonts w:ascii="Arial" w:hAnsi="Arial" w:cs="Arial"/>
          <w:sz w:val="20"/>
          <w:szCs w:val="20"/>
        </w:rPr>
        <w:t>of</w:t>
      </w:r>
      <w:proofErr w:type="spellEnd"/>
      <w:r w:rsidR="002E21FA">
        <w:rPr>
          <w:rFonts w:ascii="Arial" w:hAnsi="Arial" w:cs="Arial"/>
          <w:sz w:val="20"/>
          <w:szCs w:val="20"/>
        </w:rPr>
        <w:t xml:space="preserve"> 5 </w:t>
      </w:r>
      <w:proofErr w:type="spellStart"/>
      <w:r w:rsidR="002E21FA">
        <w:rPr>
          <w:rFonts w:ascii="Arial" w:hAnsi="Arial" w:cs="Arial"/>
          <w:sz w:val="20"/>
          <w:szCs w:val="20"/>
        </w:rPr>
        <w:t>for</w:t>
      </w:r>
      <w:proofErr w:type="spellEnd"/>
      <w:r w:rsidR="002E21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daily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capacity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management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r w:rsidR="002E21FA">
        <w:rPr>
          <w:rFonts w:ascii="Arial" w:hAnsi="Arial" w:cs="Arial"/>
          <w:sz w:val="20"/>
          <w:szCs w:val="20"/>
        </w:rPr>
        <w:t>(</w:t>
      </w:r>
      <w:r w:rsidRPr="0076117A">
        <w:rPr>
          <w:rFonts w:ascii="Arial" w:hAnsi="Arial" w:cs="Arial"/>
          <w:sz w:val="20"/>
          <w:szCs w:val="20"/>
        </w:rPr>
        <w:t xml:space="preserve">50+ </w:t>
      </w:r>
      <w:proofErr w:type="spellStart"/>
      <w:r w:rsidRPr="0076117A">
        <w:rPr>
          <w:rFonts w:ascii="Arial" w:hAnsi="Arial" w:cs="Arial"/>
          <w:sz w:val="20"/>
          <w:szCs w:val="20"/>
        </w:rPr>
        <w:t>audiologists</w:t>
      </w:r>
      <w:proofErr w:type="spellEnd"/>
      <w:r w:rsidR="002E21FA">
        <w:rPr>
          <w:rFonts w:ascii="Arial" w:hAnsi="Arial" w:cs="Arial"/>
          <w:sz w:val="20"/>
          <w:szCs w:val="20"/>
        </w:rPr>
        <w:t>)</w:t>
      </w:r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ensure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optimal </w:t>
      </w:r>
      <w:proofErr w:type="spellStart"/>
      <w:r w:rsidR="00C453CF">
        <w:rPr>
          <w:rFonts w:ascii="Arial" w:hAnsi="Arial" w:cs="Arial"/>
          <w:sz w:val="20"/>
          <w:szCs w:val="20"/>
        </w:rPr>
        <w:t>appointment</w:t>
      </w:r>
      <w:proofErr w:type="spellEnd"/>
      <w:r w:rsidR="00C453C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scheduling</w:t>
      </w:r>
      <w:proofErr w:type="spellEnd"/>
      <w:r>
        <w:rPr>
          <w:rFonts w:ascii="Arial" w:hAnsi="Arial" w:cs="Arial"/>
          <w:sz w:val="20"/>
          <w:szCs w:val="20"/>
        </w:rPr>
        <w:t xml:space="preserve">  </w:t>
      </w:r>
    </w:p>
    <w:p w14:paraId="6408F0FE" w14:textId="4CA671CC" w:rsidR="0076117A" w:rsidRP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76117A">
        <w:rPr>
          <w:rFonts w:ascii="Arial" w:hAnsi="Arial" w:cs="Arial"/>
          <w:sz w:val="20"/>
          <w:szCs w:val="20"/>
        </w:rPr>
        <w:t>Researched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digital </w:t>
      </w:r>
      <w:proofErr w:type="spellStart"/>
      <w:r w:rsidRPr="0076117A">
        <w:rPr>
          <w:rFonts w:ascii="Arial" w:hAnsi="Arial" w:cs="Arial"/>
          <w:sz w:val="20"/>
          <w:szCs w:val="20"/>
        </w:rPr>
        <w:t>solutions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453CF">
        <w:rPr>
          <w:rFonts w:ascii="Arial" w:hAnsi="Arial" w:cs="Arial"/>
          <w:sz w:val="20"/>
          <w:szCs w:val="20"/>
        </w:rPr>
        <w:t>optimize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the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customer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journey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by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enabling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ENT </w:t>
      </w:r>
      <w:proofErr w:type="spellStart"/>
      <w:r w:rsidRPr="0076117A">
        <w:rPr>
          <w:rFonts w:ascii="Arial" w:hAnsi="Arial" w:cs="Arial"/>
          <w:sz w:val="20"/>
          <w:szCs w:val="20"/>
        </w:rPr>
        <w:t>doctors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issue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6117A">
        <w:rPr>
          <w:rFonts w:ascii="Arial" w:hAnsi="Arial" w:cs="Arial"/>
          <w:sz w:val="20"/>
          <w:szCs w:val="20"/>
        </w:rPr>
        <w:t>process</w:t>
      </w:r>
      <w:proofErr w:type="spellEnd"/>
      <w:r w:rsidRPr="0076117A">
        <w:rPr>
          <w:rStyle w:val="apple-converted-space"/>
          <w:rFonts w:ascii="Arial" w:hAnsi="Arial" w:cs="Arial"/>
          <w:sz w:val="20"/>
          <w:szCs w:val="20"/>
        </w:rPr>
        <w:t> </w:t>
      </w:r>
      <w:r w:rsidRPr="0076117A">
        <w:rPr>
          <w:rStyle w:val="Hervorhebung"/>
          <w:rFonts w:ascii="Arial" w:hAnsi="Arial" w:cs="Arial"/>
          <w:i w:val="0"/>
          <w:iCs w:val="0"/>
          <w:sz w:val="20"/>
          <w:szCs w:val="20"/>
        </w:rPr>
        <w:t xml:space="preserve">Muster 15 </w:t>
      </w:r>
      <w:proofErr w:type="spellStart"/>
      <w:r w:rsidRPr="0076117A">
        <w:rPr>
          <w:rFonts w:ascii="Arial" w:hAnsi="Arial" w:cs="Arial"/>
          <w:sz w:val="20"/>
          <w:szCs w:val="20"/>
        </w:rPr>
        <w:t>forms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6117A">
        <w:rPr>
          <w:rFonts w:ascii="Arial" w:hAnsi="Arial" w:cs="Arial"/>
          <w:sz w:val="20"/>
          <w:szCs w:val="20"/>
        </w:rPr>
        <w:t>audiometric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data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digitally</w:t>
      </w:r>
      <w:proofErr w:type="spellEnd"/>
      <w:r>
        <w:rPr>
          <w:rFonts w:ascii="Arial" w:hAnsi="Arial" w:cs="Arial"/>
          <w:sz w:val="20"/>
          <w:szCs w:val="20"/>
        </w:rPr>
        <w:t xml:space="preserve">    </w:t>
      </w:r>
    </w:p>
    <w:p w14:paraId="0501938A" w14:textId="077D2755" w:rsid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76117A">
        <w:rPr>
          <w:rFonts w:ascii="Arial" w:hAnsi="Arial" w:cs="Arial"/>
          <w:sz w:val="20"/>
          <w:szCs w:val="20"/>
        </w:rPr>
        <w:t>Owned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6117A">
        <w:rPr>
          <w:rFonts w:ascii="Arial" w:hAnsi="Arial" w:cs="Arial"/>
          <w:sz w:val="20"/>
          <w:szCs w:val="20"/>
        </w:rPr>
        <w:t>scaled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76117A">
        <w:rPr>
          <w:rFonts w:ascii="Arial" w:hAnsi="Arial" w:cs="Arial"/>
          <w:sz w:val="20"/>
          <w:szCs w:val="20"/>
        </w:rPr>
        <w:t>partner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project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with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1,250+ </w:t>
      </w:r>
      <w:proofErr w:type="spellStart"/>
      <w:r w:rsidRPr="0076117A">
        <w:rPr>
          <w:rFonts w:ascii="Arial" w:hAnsi="Arial" w:cs="Arial"/>
          <w:sz w:val="20"/>
          <w:szCs w:val="20"/>
        </w:rPr>
        <w:t>corporate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partners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0332C">
        <w:rPr>
          <w:rFonts w:ascii="Arial" w:hAnsi="Arial" w:cs="Arial"/>
          <w:sz w:val="20"/>
          <w:szCs w:val="20"/>
        </w:rPr>
        <w:t>increasing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conversion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by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5%</w:t>
      </w:r>
      <w:r>
        <w:rPr>
          <w:rFonts w:ascii="Arial" w:hAnsi="Arial" w:cs="Arial"/>
          <w:sz w:val="20"/>
          <w:szCs w:val="20"/>
        </w:rPr>
        <w:t xml:space="preserve"> </w:t>
      </w:r>
      <w:r w:rsidR="0070332C">
        <w:rPr>
          <w:rFonts w:ascii="Arial" w:hAnsi="Arial" w:cs="Arial"/>
          <w:sz w:val="20"/>
          <w:szCs w:val="20"/>
        </w:rPr>
        <w:t xml:space="preserve">and </w:t>
      </w:r>
      <w:proofErr w:type="spellStart"/>
      <w:r w:rsidR="0070332C">
        <w:rPr>
          <w:rFonts w:ascii="Arial" w:hAnsi="Arial" w:cs="Arial"/>
          <w:sz w:val="20"/>
          <w:szCs w:val="20"/>
        </w:rPr>
        <w:t>leading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0332C">
        <w:rPr>
          <w:rFonts w:ascii="Arial" w:hAnsi="Arial" w:cs="Arial"/>
          <w:sz w:val="20"/>
          <w:szCs w:val="20"/>
        </w:rPr>
        <w:t>to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 700000</w:t>
      </w:r>
      <w:r w:rsidR="00BA7101">
        <w:rPr>
          <w:rFonts w:ascii="Arial" w:hAnsi="Arial" w:cs="Arial"/>
          <w:sz w:val="20"/>
          <w:szCs w:val="20"/>
        </w:rPr>
        <w:t xml:space="preserve">+ Euro </w:t>
      </w:r>
      <w:r w:rsidR="0070332C">
        <w:rPr>
          <w:rFonts w:ascii="Arial" w:hAnsi="Arial" w:cs="Arial"/>
          <w:sz w:val="20"/>
          <w:szCs w:val="20"/>
        </w:rPr>
        <w:t xml:space="preserve">in </w:t>
      </w:r>
      <w:proofErr w:type="spellStart"/>
      <w:r w:rsidR="0070332C">
        <w:rPr>
          <w:rFonts w:ascii="Arial" w:hAnsi="Arial" w:cs="Arial"/>
          <w:sz w:val="20"/>
          <w:szCs w:val="20"/>
        </w:rPr>
        <w:t>revenue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49E04DFA" w14:textId="660C1386" w:rsidR="0076117A" w:rsidRP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76117A">
        <w:rPr>
          <w:rFonts w:ascii="Arial" w:hAnsi="Arial" w:cs="Arial"/>
          <w:sz w:val="20"/>
          <w:szCs w:val="20"/>
        </w:rPr>
        <w:t>Analyzed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key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KPIs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identify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growth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levers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="00C453CF">
        <w:rPr>
          <w:rFonts w:ascii="Arial" w:hAnsi="Arial" w:cs="Arial"/>
          <w:sz w:val="20"/>
          <w:szCs w:val="20"/>
        </w:rPr>
        <w:t>optimize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operational </w:t>
      </w:r>
      <w:proofErr w:type="spellStart"/>
      <w:r w:rsidRPr="0076117A">
        <w:rPr>
          <w:rFonts w:ascii="Arial" w:hAnsi="Arial" w:cs="Arial"/>
          <w:sz w:val="20"/>
          <w:szCs w:val="20"/>
        </w:rPr>
        <w:t>performance</w:t>
      </w:r>
      <w:proofErr w:type="spellEnd"/>
    </w:p>
    <w:p w14:paraId="378BB434" w14:textId="77777777" w:rsidR="0076117A" w:rsidRDefault="0076117A" w:rsidP="004C4BE1">
      <w:pPr>
        <w:pStyle w:val="Default"/>
        <w:tabs>
          <w:tab w:val="left" w:pos="7797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296C32DF" w14:textId="72760009" w:rsidR="004C4BE1" w:rsidRPr="00E01EF2" w:rsidRDefault="00166382" w:rsidP="004C4BE1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</w:rPr>
      </w:pPr>
      <w:r w:rsidRPr="00E01EF2">
        <w:rPr>
          <w:rFonts w:ascii="Arial" w:eastAsia="Arial" w:hAnsi="Arial" w:cs="Arial"/>
          <w:b/>
          <w:bCs/>
          <w:sz w:val="20"/>
          <w:szCs w:val="20"/>
        </w:rPr>
        <w:t>Mercedes</w:t>
      </w:r>
      <w:r w:rsidR="00614375" w:rsidRPr="00E01EF2">
        <w:rPr>
          <w:rFonts w:ascii="Arial" w:eastAsia="Arial" w:hAnsi="Arial" w:cs="Arial"/>
          <w:b/>
          <w:bCs/>
          <w:sz w:val="20"/>
          <w:szCs w:val="20"/>
        </w:rPr>
        <w:t>-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>Benz G</w:t>
      </w:r>
      <w:r w:rsidR="00614375" w:rsidRPr="00E01EF2">
        <w:rPr>
          <w:rFonts w:ascii="Arial" w:eastAsia="Arial" w:hAnsi="Arial" w:cs="Arial"/>
          <w:b/>
          <w:bCs/>
          <w:sz w:val="20"/>
          <w:szCs w:val="20"/>
        </w:rPr>
        <w:t>roup</w:t>
      </w:r>
      <w:r w:rsidR="004C4BE1" w:rsidRPr="00E01EF2">
        <w:rPr>
          <w:rFonts w:ascii="Arial" w:eastAsia="Arial" w:hAnsi="Arial" w:cs="Arial"/>
          <w:b/>
          <w:bCs/>
          <w:sz w:val="20"/>
          <w:szCs w:val="20"/>
        </w:rPr>
        <w:t xml:space="preserve"> AG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00E01EF2">
        <w:rPr>
          <w:rFonts w:ascii="Arial" w:eastAsia="Arial" w:hAnsi="Arial" w:cs="Arial"/>
          <w:sz w:val="20"/>
          <w:szCs w:val="20"/>
        </w:rPr>
        <w:t xml:space="preserve">Sindelfingen, Germany </w:t>
      </w:r>
      <w:r w:rsidR="001B2BAC" w:rsidRPr="00E01EF2">
        <w:rPr>
          <w:rFonts w:ascii="Arial" w:eastAsia="Arial" w:hAnsi="Arial" w:cs="Arial"/>
          <w:sz w:val="20"/>
          <w:szCs w:val="20"/>
        </w:rPr>
        <w:tab/>
      </w:r>
      <w:r w:rsidR="00F94EAA">
        <w:rPr>
          <w:rFonts w:ascii="Arial" w:eastAsia="Arial" w:hAnsi="Arial" w:cs="Arial"/>
          <w:sz w:val="20"/>
          <w:szCs w:val="20"/>
        </w:rPr>
        <w:t xml:space="preserve"> </w:t>
      </w:r>
      <w:r w:rsidR="001B2BAC" w:rsidRPr="00E01EF2">
        <w:rPr>
          <w:rFonts w:ascii="Arial" w:eastAsia="Arial" w:hAnsi="Arial" w:cs="Arial"/>
          <w:sz w:val="20"/>
          <w:szCs w:val="20"/>
        </w:rPr>
        <w:t xml:space="preserve">  08/2024 – 09/2024</w:t>
      </w:r>
    </w:p>
    <w:p w14:paraId="63358867" w14:textId="77777777" w:rsidR="0093121C" w:rsidRDefault="004C4BE1" w:rsidP="00F94EAA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US"/>
        </w:rPr>
      </w:pPr>
      <w:r w:rsidRPr="00397346">
        <w:rPr>
          <w:rFonts w:ascii="Arial" w:eastAsia="Arial" w:hAnsi="Arial" w:cs="Arial"/>
          <w:sz w:val="20"/>
          <w:szCs w:val="20"/>
          <w:lang w:val="en-US"/>
        </w:rPr>
        <w:t>Summer Job in Cons</w:t>
      </w:r>
      <w:r w:rsidR="001B2BAC" w:rsidRPr="00397346">
        <w:rPr>
          <w:rFonts w:ascii="Arial" w:eastAsia="Arial" w:hAnsi="Arial" w:cs="Arial"/>
          <w:sz w:val="20"/>
          <w:szCs w:val="20"/>
          <w:lang w:val="en-US"/>
        </w:rPr>
        <w:t>t</w:t>
      </w:r>
      <w:r w:rsidRPr="00397346">
        <w:rPr>
          <w:rFonts w:ascii="Arial" w:eastAsia="Arial" w:hAnsi="Arial" w:cs="Arial"/>
          <w:sz w:val="20"/>
          <w:szCs w:val="20"/>
          <w:lang w:val="en-US"/>
        </w:rPr>
        <w:t>ruction (Full-Time</w:t>
      </w:r>
      <w:r w:rsidR="00F94EAA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proofErr w:type="gramStart"/>
      <w:r w:rsidR="00F94EAA">
        <w:rPr>
          <w:rFonts w:ascii="Arial" w:eastAsia="Arial" w:hAnsi="Arial" w:cs="Arial"/>
          <w:sz w:val="20"/>
          <w:szCs w:val="20"/>
          <w:lang w:val="en-US"/>
        </w:rPr>
        <w:t>night-shift</w:t>
      </w:r>
      <w:proofErr w:type="gramEnd"/>
      <w:r w:rsidRPr="00397346">
        <w:rPr>
          <w:rFonts w:ascii="Arial" w:eastAsia="Arial" w:hAnsi="Arial" w:cs="Arial"/>
          <w:sz w:val="20"/>
          <w:szCs w:val="20"/>
          <w:lang w:val="en-US"/>
        </w:rPr>
        <w:t>)</w:t>
      </w:r>
    </w:p>
    <w:p w14:paraId="681338B2" w14:textId="4196485C" w:rsidR="0093121C" w:rsidRPr="00E01EF2" w:rsidRDefault="0093121C" w:rsidP="0093121C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US"/>
        </w:rPr>
        <w:t xml:space="preserve">Operated on a high-demand automotive assembly line, ensuring precision and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effiviency</w:t>
      </w:r>
      <w:proofErr w:type="spellEnd"/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1B747D79" w14:textId="60C8EC67" w:rsidR="00720392" w:rsidRPr="00F94EAA" w:rsidRDefault="0005254E" w:rsidP="00F94EAA">
      <w:pPr>
        <w:pStyle w:val="Default"/>
        <w:tabs>
          <w:tab w:val="left" w:pos="7797"/>
        </w:tabs>
        <w:spacing w:before="120"/>
        <w:rPr>
          <w:rFonts w:ascii="Arial" w:eastAsia="Arial" w:hAnsi="Arial" w:cs="Arial"/>
          <w:sz w:val="20"/>
          <w:szCs w:val="20"/>
          <w:lang w:val="en-US"/>
        </w:rPr>
      </w:pPr>
      <w:r w:rsidRPr="00F94EAA">
        <w:rPr>
          <w:rFonts w:ascii="Arial" w:eastAsia="Arial" w:hAnsi="Arial" w:cs="Arial"/>
          <w:b/>
          <w:bCs/>
          <w:sz w:val="20"/>
          <w:szCs w:val="20"/>
          <w:lang w:val="en-US"/>
        </w:rPr>
        <w:t>VA Mechatronics</w:t>
      </w:r>
      <w:r w:rsidR="00720392" w:rsidRPr="00F94EAA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r w:rsidRPr="00F94EAA">
        <w:rPr>
          <w:rFonts w:ascii="Arial" w:eastAsia="Arial" w:hAnsi="Arial" w:cs="Arial"/>
          <w:sz w:val="20"/>
          <w:szCs w:val="20"/>
          <w:lang w:val="en-US"/>
        </w:rPr>
        <w:t>Salach</w:t>
      </w:r>
      <w:r w:rsidR="00720392" w:rsidRPr="00F94EAA">
        <w:rPr>
          <w:rFonts w:ascii="Arial" w:eastAsia="Arial" w:hAnsi="Arial" w:cs="Arial"/>
          <w:sz w:val="20"/>
          <w:szCs w:val="20"/>
          <w:lang w:val="en-US"/>
        </w:rPr>
        <w:t>, Germany</w:t>
      </w:r>
      <w:r w:rsidR="00720392" w:rsidRPr="00F94EAA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4C3175" w:rsidRPr="00F94EAA">
        <w:rPr>
          <w:lang w:val="en-US"/>
        </w:rPr>
        <w:tab/>
      </w:r>
      <w:r w:rsidR="00F94EAA">
        <w:rPr>
          <w:lang w:val="en-US"/>
        </w:rPr>
        <w:t xml:space="preserve">   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>0</w:t>
      </w:r>
      <w:r w:rsidR="00FE264E" w:rsidRPr="00F94EAA">
        <w:rPr>
          <w:rFonts w:ascii="Arial" w:eastAsia="Arial" w:hAnsi="Arial" w:cs="Arial"/>
          <w:sz w:val="20"/>
          <w:szCs w:val="20"/>
          <w:lang w:val="en-GB"/>
        </w:rPr>
        <w:t>6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>/202</w:t>
      </w:r>
      <w:r w:rsidR="00C84FD0" w:rsidRPr="00F94EAA">
        <w:rPr>
          <w:rFonts w:ascii="Arial" w:eastAsia="Arial" w:hAnsi="Arial" w:cs="Arial"/>
          <w:sz w:val="20"/>
          <w:szCs w:val="20"/>
          <w:lang w:val="en-GB"/>
        </w:rPr>
        <w:t>4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 xml:space="preserve"> – 0</w:t>
      </w:r>
      <w:r w:rsidR="00FE264E" w:rsidRPr="00F94EAA">
        <w:rPr>
          <w:rFonts w:ascii="Arial" w:eastAsia="Arial" w:hAnsi="Arial" w:cs="Arial"/>
          <w:sz w:val="20"/>
          <w:szCs w:val="20"/>
          <w:lang w:val="en-GB"/>
        </w:rPr>
        <w:t>7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>/202</w:t>
      </w:r>
      <w:r w:rsidR="00C84FD0" w:rsidRPr="00F94EAA">
        <w:rPr>
          <w:rFonts w:ascii="Arial" w:eastAsia="Arial" w:hAnsi="Arial" w:cs="Arial"/>
          <w:sz w:val="20"/>
          <w:szCs w:val="20"/>
          <w:lang w:val="en-GB"/>
        </w:rPr>
        <w:t>4</w:t>
      </w:r>
      <w:r w:rsidR="00720392" w:rsidRPr="00F94EAA">
        <w:rPr>
          <w:lang w:val="en-US"/>
        </w:rPr>
        <w:br/>
      </w:r>
      <w:r w:rsidR="00720392" w:rsidRPr="00F94EAA">
        <w:rPr>
          <w:rFonts w:ascii="Arial" w:eastAsia="Arial" w:hAnsi="Arial" w:cs="Arial"/>
          <w:sz w:val="20"/>
          <w:szCs w:val="20"/>
          <w:lang w:val="en-US"/>
        </w:rPr>
        <w:t>Intern</w:t>
      </w:r>
    </w:p>
    <w:p w14:paraId="6B293C24" w14:textId="2CB17E17" w:rsidR="004C2446" w:rsidRPr="00E01EF2" w:rsidRDefault="00F7142A" w:rsidP="6D0CD4EE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Digit</w:t>
      </w:r>
      <w:r w:rsidR="000555DC" w:rsidRPr="00E01EF2">
        <w:rPr>
          <w:rFonts w:ascii="Arial" w:eastAsia="Arial" w:hAnsi="Arial" w:cs="Arial"/>
          <w:sz w:val="20"/>
          <w:szCs w:val="20"/>
          <w:lang w:val="en-US"/>
        </w:rPr>
        <w:t>alized</w:t>
      </w:r>
      <w:r w:rsidRPr="00E01EF2">
        <w:rPr>
          <w:rFonts w:ascii="Arial" w:eastAsia="Arial" w:hAnsi="Arial" w:cs="Arial"/>
          <w:sz w:val="20"/>
          <w:szCs w:val="20"/>
          <w:lang w:val="en-US"/>
        </w:rPr>
        <w:t xml:space="preserve"> company documents, enhancing data organization </w:t>
      </w:r>
    </w:p>
    <w:p w14:paraId="7CD33F73" w14:textId="509A1B79" w:rsidR="00F7142A" w:rsidRPr="00E01EF2" w:rsidRDefault="00F7142A" w:rsidP="6D0CD4EE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Handled client communications with international and domestic customers</w:t>
      </w:r>
    </w:p>
    <w:p w14:paraId="5C7C8EA0" w14:textId="59C2C161" w:rsidR="00F7142A" w:rsidRPr="00E01EF2" w:rsidRDefault="00F7142A" w:rsidP="00F7142A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Managed inventory control and prepared invoices, improving accuracy and efficiency</w:t>
      </w:r>
    </w:p>
    <w:p w14:paraId="6D34BD80" w14:textId="77777777" w:rsidR="0005254E" w:rsidRPr="00E01EF2" w:rsidRDefault="0005254E" w:rsidP="0005254E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GB"/>
        </w:rPr>
      </w:pPr>
    </w:p>
    <w:p w14:paraId="5B52D691" w14:textId="75C92482" w:rsidR="00DB5CCF" w:rsidRDefault="00E815F7" w:rsidP="0005254E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Belis Bowls</w:t>
      </w:r>
      <w:r w:rsidR="001B2BAC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 w:rsidRPr="00E01EF2">
        <w:rPr>
          <w:rFonts w:ascii="Arial" w:eastAsia="Arial" w:hAnsi="Arial" w:cs="Arial"/>
          <w:sz w:val="20"/>
          <w:szCs w:val="20"/>
          <w:lang w:val="en-US"/>
        </w:rPr>
        <w:t>Göppingen</w:t>
      </w:r>
      <w:proofErr w:type="spellEnd"/>
      <w:r w:rsidR="00B8085F" w:rsidRPr="00E01EF2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E01EF2">
        <w:rPr>
          <w:rFonts w:ascii="Arial" w:eastAsia="Arial" w:hAnsi="Arial" w:cs="Arial"/>
          <w:sz w:val="20"/>
          <w:szCs w:val="20"/>
          <w:lang w:val="en-US"/>
        </w:rPr>
        <w:t>Germany</w:t>
      </w:r>
      <w:r w:rsidR="00E27F5B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F813C0" w:rsidRPr="00E01EF2">
        <w:rPr>
          <w:lang w:val="en-US"/>
        </w:rPr>
        <w:tab/>
      </w:r>
      <w:r w:rsidR="0005254E" w:rsidRPr="00E01EF2">
        <w:rPr>
          <w:lang w:val="en-US"/>
        </w:rPr>
        <w:t xml:space="preserve">   </w:t>
      </w:r>
      <w:r w:rsidRPr="00E01EF2">
        <w:rPr>
          <w:rFonts w:ascii="Arial" w:eastAsia="Arial" w:hAnsi="Arial" w:cs="Arial"/>
          <w:sz w:val="20"/>
          <w:szCs w:val="20"/>
          <w:lang w:val="en-GB"/>
        </w:rPr>
        <w:t>10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B8085F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473DEF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Pr="00E01EF2">
        <w:rPr>
          <w:rFonts w:ascii="Arial" w:eastAsia="Arial" w:hAnsi="Arial" w:cs="Arial"/>
          <w:sz w:val="20"/>
          <w:szCs w:val="20"/>
          <w:lang w:val="en-GB"/>
        </w:rPr>
        <w:t>1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 xml:space="preserve"> – </w:t>
      </w:r>
      <w:r w:rsidR="00B8085F" w:rsidRPr="00E01EF2">
        <w:rPr>
          <w:rFonts w:ascii="Arial" w:eastAsia="Arial" w:hAnsi="Arial" w:cs="Arial"/>
          <w:sz w:val="20"/>
          <w:szCs w:val="20"/>
          <w:lang w:val="en-GB"/>
        </w:rPr>
        <w:t>0</w:t>
      </w:r>
      <w:r w:rsidR="00FE264E" w:rsidRPr="00E01EF2">
        <w:rPr>
          <w:rFonts w:ascii="Arial" w:eastAsia="Arial" w:hAnsi="Arial" w:cs="Arial"/>
          <w:sz w:val="20"/>
          <w:szCs w:val="20"/>
          <w:lang w:val="en-GB"/>
        </w:rPr>
        <w:t>5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B8085F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473DEF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Pr="00E01EF2">
        <w:rPr>
          <w:rFonts w:ascii="Arial" w:eastAsia="Arial" w:hAnsi="Arial" w:cs="Arial"/>
          <w:sz w:val="20"/>
          <w:szCs w:val="20"/>
          <w:lang w:val="en-GB"/>
        </w:rPr>
        <w:t>4</w:t>
      </w:r>
      <w:r w:rsidR="00166382" w:rsidRPr="00397346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5A0B5C" w:rsidRPr="00397346">
        <w:rPr>
          <w:rFonts w:ascii="Arial" w:eastAsia="Arial" w:hAnsi="Arial" w:cs="Arial"/>
          <w:sz w:val="20"/>
          <w:szCs w:val="20"/>
          <w:lang w:val="en-US"/>
        </w:rPr>
        <w:t>Shift supervisor</w:t>
      </w:r>
      <w:r w:rsidRPr="00397346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166382" w:rsidRPr="00397346">
        <w:rPr>
          <w:rFonts w:ascii="Arial" w:eastAsia="Arial" w:hAnsi="Arial" w:cs="Arial"/>
          <w:sz w:val="20"/>
          <w:szCs w:val="20"/>
          <w:lang w:val="en-US"/>
        </w:rPr>
        <w:t>(Full-Time)</w:t>
      </w:r>
    </w:p>
    <w:p w14:paraId="38D2C166" w14:textId="75AA94F1" w:rsidR="00F94EAA" w:rsidRPr="00F94EAA" w:rsidRDefault="00F94EAA" w:rsidP="00636263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F94EAA">
        <w:rPr>
          <w:rFonts w:ascii="Arial" w:hAnsi="Arial" w:cs="Arial"/>
          <w:sz w:val="20"/>
          <w:szCs w:val="20"/>
          <w:lang w:eastAsia="de-DE"/>
        </w:rPr>
        <w:t xml:space="preserve">Led a 5-person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team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in a fast-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paced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restaurant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,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delivering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high-quality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service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to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150+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guests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per shift;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coordinated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orders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end-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to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-end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to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keep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ticket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times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≤ 10 min,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sustaining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a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guest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rating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of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4,5/</w:t>
      </w:r>
      <w:r>
        <w:rPr>
          <w:rFonts w:ascii="Arial" w:hAnsi="Arial" w:cs="Arial"/>
          <w:sz w:val="20"/>
          <w:szCs w:val="20"/>
          <w:lang w:eastAsia="de-DE"/>
        </w:rPr>
        <w:t>5</w:t>
      </w:r>
    </w:p>
    <w:p w14:paraId="3E4D675C" w14:textId="26527C06" w:rsidR="00776514" w:rsidRPr="00397346" w:rsidRDefault="00E815F7" w:rsidP="00647100">
      <w:pPr>
        <w:pBdr>
          <w:bottom w:val="single" w:sz="6" w:space="1" w:color="000000"/>
        </w:pBdr>
        <w:spacing w:before="240" w:after="60" w:line="240" w:lineRule="auto"/>
        <w:ind w:left="2268" w:hanging="2268"/>
        <w:jc w:val="center"/>
        <w:rPr>
          <w:rFonts w:ascii="Arial" w:eastAsia="Arial" w:hAnsi="Arial" w:cs="Arial"/>
          <w:b/>
          <w:bCs/>
        </w:rPr>
      </w:pPr>
      <w:r w:rsidRPr="00397346">
        <w:rPr>
          <w:rFonts w:ascii="Arial" w:eastAsia="Arial" w:hAnsi="Arial" w:cs="Arial"/>
          <w:b/>
          <w:bCs/>
        </w:rPr>
        <w:t xml:space="preserve">EXTRACURRICULAR ACTIVITIES </w:t>
      </w:r>
    </w:p>
    <w:p w14:paraId="00F2A46E" w14:textId="12052BCC" w:rsidR="0044144F" w:rsidRPr="00397346" w:rsidRDefault="006B367B" w:rsidP="0044144F">
      <w:pPr>
        <w:pStyle w:val="Default"/>
        <w:tabs>
          <w:tab w:val="right" w:pos="9639"/>
        </w:tabs>
        <w:spacing w:before="120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WHU Students Help</w:t>
      </w:r>
      <w:r w:rsidR="0044144F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 w:rsidR="0044144F" w:rsidRPr="00E01EF2"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 w:rsidR="0044144F" w:rsidRPr="00E01EF2">
        <w:rPr>
          <w:rFonts w:ascii="Arial" w:eastAsia="Arial" w:hAnsi="Arial" w:cs="Arial"/>
          <w:sz w:val="20"/>
          <w:szCs w:val="20"/>
          <w:lang w:val="en-US"/>
        </w:rPr>
        <w:t>, Germany</w:t>
      </w:r>
      <w:r w:rsidR="0044144F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44144F" w:rsidRPr="00E01EF2">
        <w:rPr>
          <w:lang w:val="en-US"/>
        </w:rPr>
        <w:tab/>
      </w:r>
      <w:r>
        <w:rPr>
          <w:rFonts w:ascii="Arial" w:eastAsia="Arial" w:hAnsi="Arial" w:cs="Arial"/>
          <w:sz w:val="20"/>
          <w:szCs w:val="20"/>
          <w:lang w:val="en-GB"/>
        </w:rPr>
        <w:t>11</w:t>
      </w:r>
      <w:r w:rsidR="0044144F" w:rsidRPr="00E01EF2">
        <w:rPr>
          <w:rFonts w:ascii="Arial" w:eastAsia="Arial" w:hAnsi="Arial" w:cs="Arial"/>
          <w:sz w:val="20"/>
          <w:szCs w:val="20"/>
          <w:lang w:val="en-GB"/>
        </w:rPr>
        <w:t>/2024</w:t>
      </w:r>
      <w:r w:rsidR="00E01EF2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44144F" w:rsidRPr="00E01EF2">
        <w:rPr>
          <w:rFonts w:ascii="Arial" w:eastAsia="Arial" w:hAnsi="Arial" w:cs="Arial"/>
          <w:sz w:val="20"/>
          <w:szCs w:val="20"/>
          <w:lang w:val="en-GB"/>
        </w:rPr>
        <w:t>– present</w:t>
      </w:r>
      <w:r w:rsidR="0044144F" w:rsidRPr="00E01EF2">
        <w:rPr>
          <w:lang w:val="en-US"/>
        </w:rPr>
        <w:br/>
      </w:r>
      <w:r>
        <w:rPr>
          <w:rFonts w:ascii="Arial" w:eastAsia="Arial" w:hAnsi="Arial" w:cs="Arial"/>
          <w:sz w:val="20"/>
          <w:szCs w:val="20"/>
          <w:lang w:val="en-US"/>
        </w:rPr>
        <w:t xml:space="preserve">Head of Event Organization </w:t>
      </w:r>
      <w:r w:rsidR="0044144F" w:rsidRPr="00397346"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607BD7FF" w14:textId="77777777" w:rsidR="009E57FE" w:rsidRPr="009E57FE" w:rsidRDefault="009E57FE" w:rsidP="006054B2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9E57FE">
        <w:rPr>
          <w:rFonts w:ascii="Arial" w:hAnsi="Arial" w:cs="Arial"/>
          <w:sz w:val="20"/>
          <w:szCs w:val="20"/>
        </w:rPr>
        <w:t>Organize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6+ global </w:t>
      </w:r>
      <w:proofErr w:type="spellStart"/>
      <w:r w:rsidRPr="009E57FE">
        <w:rPr>
          <w:rFonts w:ascii="Arial" w:hAnsi="Arial" w:cs="Arial"/>
          <w:sz w:val="20"/>
          <w:szCs w:val="20"/>
        </w:rPr>
        <w:t>education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initiatives per </w:t>
      </w:r>
      <w:proofErr w:type="spellStart"/>
      <w:r w:rsidRPr="009E57FE">
        <w:rPr>
          <w:rFonts w:ascii="Arial" w:hAnsi="Arial" w:cs="Arial"/>
          <w:sz w:val="20"/>
          <w:szCs w:val="20"/>
        </w:rPr>
        <w:t>year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to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ensure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access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to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education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9E57FE">
        <w:rPr>
          <w:rFonts w:ascii="Arial" w:hAnsi="Arial" w:cs="Arial"/>
          <w:sz w:val="20"/>
          <w:szCs w:val="20"/>
        </w:rPr>
        <w:t>established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and manage a </w:t>
      </w:r>
      <w:proofErr w:type="spellStart"/>
      <w:r w:rsidRPr="009E57FE">
        <w:rPr>
          <w:rFonts w:ascii="Arial" w:hAnsi="Arial" w:cs="Arial"/>
          <w:sz w:val="20"/>
          <w:szCs w:val="20"/>
        </w:rPr>
        <w:t>long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-term </w:t>
      </w:r>
      <w:proofErr w:type="spellStart"/>
      <w:r w:rsidRPr="009E57FE">
        <w:rPr>
          <w:rFonts w:ascii="Arial" w:hAnsi="Arial" w:cs="Arial"/>
          <w:sz w:val="20"/>
          <w:szCs w:val="20"/>
        </w:rPr>
        <w:t>partnership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with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9E57FE">
        <w:rPr>
          <w:rFonts w:ascii="Arial" w:hAnsi="Arial" w:cs="Arial"/>
          <w:sz w:val="20"/>
          <w:szCs w:val="20"/>
        </w:rPr>
        <w:t>children’s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home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in Bogotá, Colombia, </w:t>
      </w:r>
      <w:proofErr w:type="spellStart"/>
      <w:r w:rsidRPr="009E57FE">
        <w:rPr>
          <w:rFonts w:ascii="Arial" w:hAnsi="Arial" w:cs="Arial"/>
          <w:sz w:val="20"/>
          <w:szCs w:val="20"/>
        </w:rPr>
        <w:t>financially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supported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by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WHUSH  </w:t>
      </w:r>
      <w:r w:rsidRPr="009E57F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7A0A6390" w14:textId="77777777" w:rsidR="009E57FE" w:rsidRPr="009E57FE" w:rsidRDefault="009E57FE" w:rsidP="006054B2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r w:rsidRPr="009E57FE">
        <w:rPr>
          <w:rFonts w:ascii="Arial" w:hAnsi="Arial" w:cs="Arial"/>
          <w:sz w:val="20"/>
          <w:szCs w:val="20"/>
        </w:rPr>
        <w:t xml:space="preserve">Partner </w:t>
      </w:r>
      <w:proofErr w:type="spellStart"/>
      <w:r w:rsidRPr="009E57FE">
        <w:rPr>
          <w:rFonts w:ascii="Arial" w:hAnsi="Arial" w:cs="Arial"/>
          <w:sz w:val="20"/>
          <w:szCs w:val="20"/>
        </w:rPr>
        <w:t>with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E57FE">
        <w:rPr>
          <w:rFonts w:ascii="Arial" w:hAnsi="Arial" w:cs="Arial"/>
          <w:sz w:val="20"/>
          <w:szCs w:val="20"/>
        </w:rPr>
        <w:t>Rwanda’s</w:t>
      </w:r>
      <w:proofErr w:type="spellEnd"/>
      <w:proofErr w:type="gramEnd"/>
      <w:r w:rsidRPr="009E57FE">
        <w:rPr>
          <w:rFonts w:ascii="Arial" w:hAnsi="Arial" w:cs="Arial"/>
          <w:sz w:val="20"/>
          <w:szCs w:val="20"/>
        </w:rPr>
        <w:t xml:space="preserve"> Ministry </w:t>
      </w:r>
      <w:proofErr w:type="spellStart"/>
      <w:r w:rsidRPr="009E57FE">
        <w:rPr>
          <w:rFonts w:ascii="Arial" w:hAnsi="Arial" w:cs="Arial"/>
          <w:sz w:val="20"/>
          <w:szCs w:val="20"/>
        </w:rPr>
        <w:t>of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Education on an </w:t>
      </w:r>
      <w:proofErr w:type="spellStart"/>
      <w:r w:rsidRPr="009E57FE">
        <w:rPr>
          <w:rFonts w:ascii="Arial" w:hAnsi="Arial" w:cs="Arial"/>
          <w:sz w:val="20"/>
          <w:szCs w:val="20"/>
        </w:rPr>
        <w:t>ongoing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school-</w:t>
      </w:r>
      <w:proofErr w:type="spellStart"/>
      <w:r w:rsidRPr="009E57FE">
        <w:rPr>
          <w:rFonts w:ascii="Arial" w:hAnsi="Arial" w:cs="Arial"/>
          <w:sz w:val="20"/>
          <w:szCs w:val="20"/>
        </w:rPr>
        <w:t>construction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project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to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foster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educational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development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E57FE">
        <w:rPr>
          <w:rFonts w:ascii="Arial" w:hAnsi="Arial" w:cs="Arial"/>
          <w:sz w:val="20"/>
          <w:szCs w:val="20"/>
        </w:rPr>
        <w:t>coordinating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planning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E57FE">
        <w:rPr>
          <w:rFonts w:ascii="Arial" w:hAnsi="Arial" w:cs="Arial"/>
          <w:sz w:val="20"/>
          <w:szCs w:val="20"/>
        </w:rPr>
        <w:t>procurement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and on-site </w:t>
      </w:r>
      <w:proofErr w:type="spellStart"/>
      <w:r w:rsidRPr="009E57FE">
        <w:rPr>
          <w:rFonts w:ascii="Arial" w:hAnsi="Arial" w:cs="Arial"/>
          <w:sz w:val="20"/>
          <w:szCs w:val="20"/>
        </w:rPr>
        <w:t>monitoring</w:t>
      </w:r>
      <w:proofErr w:type="spellEnd"/>
      <w:r w:rsidRPr="009E57FE">
        <w:rPr>
          <w:rFonts w:ascii="Arial" w:hAnsi="Arial" w:cs="Arial"/>
          <w:sz w:val="20"/>
          <w:szCs w:val="20"/>
        </w:rPr>
        <w:t>    </w:t>
      </w:r>
      <w:r w:rsidRPr="009E57F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00E40B1D" w14:textId="254D8521" w:rsidR="006054B2" w:rsidRPr="006054B2" w:rsidRDefault="006054B2" w:rsidP="006054B2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Organizing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 xml:space="preserve"> the annual charity concert, </w:t>
      </w:r>
      <w:r w:rsidR="009E57FE">
        <w:rPr>
          <w:rFonts w:ascii="Arial" w:hAnsi="Arial" w:cs="Arial"/>
          <w:color w:val="000000"/>
          <w:sz w:val="20"/>
          <w:szCs w:val="20"/>
          <w:lang w:val="en-US"/>
        </w:rPr>
        <w:t xml:space="preserve">coordinating 50+ volunteers, 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 xml:space="preserve">attracting </w:t>
      </w:r>
      <w:r w:rsidR="004C3175">
        <w:rPr>
          <w:rFonts w:ascii="Arial" w:hAnsi="Arial" w:cs="Arial"/>
          <w:color w:val="000000"/>
          <w:sz w:val="20"/>
          <w:szCs w:val="20"/>
          <w:lang w:val="en-US"/>
        </w:rPr>
        <w:t>3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>50+ attendees and raising over €</w:t>
      </w:r>
      <w:r w:rsidR="004C3175">
        <w:rPr>
          <w:rFonts w:ascii="Arial" w:hAnsi="Arial" w:cs="Arial"/>
          <w:color w:val="000000"/>
          <w:sz w:val="20"/>
          <w:szCs w:val="20"/>
          <w:lang w:val="en-US"/>
        </w:rPr>
        <w:t>4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>,000 to support social and educational causes</w:t>
      </w:r>
      <w:r w:rsidR="00171D74">
        <w:rPr>
          <w:rFonts w:ascii="Arial" w:hAnsi="Arial" w:cs="Arial"/>
          <w:color w:val="000000"/>
          <w:sz w:val="20"/>
          <w:szCs w:val="20"/>
          <w:lang w:val="en-US"/>
        </w:rPr>
        <w:t xml:space="preserve"> in partnership with the Manuel Neuer Foundation </w:t>
      </w:r>
    </w:p>
    <w:p w14:paraId="2B357BE0" w14:textId="77777777" w:rsidR="006B367B" w:rsidRDefault="006B367B" w:rsidP="006B367B">
      <w:pPr>
        <w:pStyle w:val="Default"/>
        <w:tabs>
          <w:tab w:val="left" w:pos="7797"/>
        </w:tabs>
        <w:rPr>
          <w:rFonts w:ascii="Arial" w:eastAsia="Arial" w:hAnsi="Arial" w:cs="Arial"/>
          <w:b/>
          <w:bCs/>
          <w:sz w:val="20"/>
          <w:szCs w:val="20"/>
          <w:lang w:val="en-US"/>
        </w:rPr>
      </w:pPr>
    </w:p>
    <w:p w14:paraId="374D3950" w14:textId="075D65B0" w:rsidR="006B367B" w:rsidRPr="00E01EF2" w:rsidRDefault="006B367B" w:rsidP="006B367B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First Responder</w:t>
      </w: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 w:rsidRPr="00E01EF2">
        <w:rPr>
          <w:rFonts w:ascii="Arial" w:eastAsia="Arial" w:hAnsi="Arial" w:cs="Arial"/>
          <w:sz w:val="20"/>
          <w:szCs w:val="20"/>
          <w:lang w:val="en-US"/>
        </w:rPr>
        <w:t>, Germany</w:t>
      </w: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Pr="00E01EF2">
        <w:rPr>
          <w:lang w:val="en-US"/>
        </w:rPr>
        <w:tab/>
        <w:t xml:space="preserve">   </w:t>
      </w:r>
      <w:r w:rsidR="0076117A">
        <w:rPr>
          <w:lang w:val="en-US"/>
        </w:rPr>
        <w:t xml:space="preserve"> </w:t>
      </w:r>
      <w:r w:rsidRPr="00E01EF2">
        <w:rPr>
          <w:rFonts w:ascii="Arial" w:eastAsia="Arial" w:hAnsi="Arial" w:cs="Arial"/>
          <w:sz w:val="20"/>
          <w:szCs w:val="20"/>
          <w:lang w:val="en-US"/>
        </w:rPr>
        <w:t>1</w:t>
      </w:r>
      <w:r>
        <w:rPr>
          <w:rFonts w:ascii="Arial" w:eastAsia="Arial" w:hAnsi="Arial" w:cs="Arial"/>
          <w:sz w:val="20"/>
          <w:szCs w:val="20"/>
          <w:lang w:val="en-US"/>
        </w:rPr>
        <w:t>1</w:t>
      </w:r>
      <w:r w:rsidRPr="00E01EF2">
        <w:rPr>
          <w:rFonts w:ascii="Arial" w:eastAsia="Arial" w:hAnsi="Arial" w:cs="Arial"/>
          <w:sz w:val="20"/>
          <w:szCs w:val="20"/>
          <w:lang w:val="en-US"/>
        </w:rPr>
        <w:t>/202</w:t>
      </w:r>
      <w:r>
        <w:rPr>
          <w:rFonts w:ascii="Arial" w:eastAsia="Arial" w:hAnsi="Arial" w:cs="Arial"/>
          <w:sz w:val="20"/>
          <w:szCs w:val="20"/>
          <w:lang w:val="en-US"/>
        </w:rPr>
        <w:t>4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– </w:t>
      </w:r>
      <w:r>
        <w:rPr>
          <w:rFonts w:ascii="Arial" w:eastAsia="Arial" w:hAnsi="Arial" w:cs="Arial"/>
          <w:sz w:val="20"/>
          <w:szCs w:val="20"/>
          <w:lang w:val="en-GB"/>
        </w:rPr>
        <w:t>present</w:t>
      </w:r>
    </w:p>
    <w:p w14:paraId="289C73ED" w14:textId="77777777" w:rsidR="006B367B" w:rsidRPr="00397346" w:rsidRDefault="006B367B" w:rsidP="006B367B">
      <w:pPr>
        <w:pStyle w:val="Default"/>
        <w:tabs>
          <w:tab w:val="right" w:pos="9639"/>
        </w:tabs>
        <w:rPr>
          <w:rFonts w:ascii="Arial" w:eastAsia="Arial" w:hAnsi="Arial" w:cs="Arial"/>
          <w:sz w:val="20"/>
          <w:szCs w:val="20"/>
          <w:lang w:val="en-GB"/>
        </w:rPr>
      </w:pPr>
      <w:r w:rsidRPr="00397346">
        <w:rPr>
          <w:rFonts w:ascii="Arial" w:eastAsia="Arial" w:hAnsi="Arial" w:cs="Arial"/>
          <w:sz w:val="20"/>
          <w:szCs w:val="20"/>
          <w:lang w:val="en-GB"/>
        </w:rPr>
        <w:t xml:space="preserve">Member </w:t>
      </w:r>
    </w:p>
    <w:p w14:paraId="585C933B" w14:textId="6D12EBC0" w:rsidR="006B367B" w:rsidRPr="00E01EF2" w:rsidRDefault="006B367B" w:rsidP="006B367B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US"/>
        </w:rPr>
        <w:t xml:space="preserve">Providing first aid to community members in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5465AC37" w14:textId="1FCA27EE" w:rsidR="006B367B" w:rsidRPr="006B367B" w:rsidRDefault="006B367B" w:rsidP="006B367B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Organiz</w:t>
      </w:r>
      <w:r>
        <w:rPr>
          <w:rFonts w:ascii="Arial" w:eastAsia="Arial" w:hAnsi="Arial" w:cs="Arial"/>
          <w:sz w:val="20"/>
          <w:szCs w:val="20"/>
          <w:lang w:val="en-US"/>
        </w:rPr>
        <w:t xml:space="preserve">ing </w:t>
      </w:r>
      <w:r w:rsidR="00E54D79">
        <w:rPr>
          <w:rFonts w:ascii="Arial" w:eastAsia="Arial" w:hAnsi="Arial" w:cs="Arial"/>
          <w:sz w:val="20"/>
          <w:szCs w:val="20"/>
          <w:lang w:val="en-US"/>
        </w:rPr>
        <w:t>4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blood donation days</w:t>
      </w:r>
      <w:r w:rsidR="00EE48F1">
        <w:rPr>
          <w:rFonts w:ascii="Arial" w:eastAsia="Arial" w:hAnsi="Arial" w:cs="Arial"/>
          <w:sz w:val="20"/>
          <w:szCs w:val="20"/>
          <w:lang w:val="en-US"/>
        </w:rPr>
        <w:t xml:space="preserve"> per year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6054B2">
        <w:rPr>
          <w:rFonts w:ascii="Arial" w:eastAsia="Arial" w:hAnsi="Arial" w:cs="Arial"/>
          <w:sz w:val="20"/>
          <w:szCs w:val="20"/>
          <w:lang w:val="en-US"/>
        </w:rPr>
        <w:t xml:space="preserve">on the WHU campus </w:t>
      </w:r>
    </w:p>
    <w:p w14:paraId="7E2F7EDF" w14:textId="77777777" w:rsidR="006B367B" w:rsidRDefault="006B367B" w:rsidP="006B367B">
      <w:pPr>
        <w:pStyle w:val="Default"/>
        <w:tabs>
          <w:tab w:val="left" w:pos="7797"/>
        </w:tabs>
        <w:ind w:left="284"/>
        <w:rPr>
          <w:rFonts w:ascii="Arial" w:eastAsia="Arial" w:hAnsi="Arial" w:cs="Arial"/>
          <w:sz w:val="20"/>
          <w:szCs w:val="20"/>
          <w:lang w:val="en-US"/>
        </w:rPr>
      </w:pPr>
    </w:p>
    <w:p w14:paraId="6D4E060E" w14:textId="4CEB6932" w:rsidR="00840DEA" w:rsidRPr="00397346" w:rsidRDefault="00984265" w:rsidP="006B367B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Debate Society Stuttgart</w:t>
      </w:r>
      <w:r w:rsidR="009C2325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,</w:t>
      </w: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Pr="00E01EF2">
        <w:rPr>
          <w:rFonts w:ascii="Arial" w:eastAsia="Arial" w:hAnsi="Arial" w:cs="Arial"/>
          <w:sz w:val="20"/>
          <w:szCs w:val="20"/>
          <w:lang w:val="en-US"/>
        </w:rPr>
        <w:t>Stuttgart</w:t>
      </w:r>
      <w:r w:rsidR="005A66AE" w:rsidRPr="00E01EF2">
        <w:rPr>
          <w:rFonts w:ascii="Arial" w:eastAsia="Arial" w:hAnsi="Arial" w:cs="Arial"/>
          <w:sz w:val="20"/>
          <w:szCs w:val="20"/>
          <w:lang w:val="en-US"/>
        </w:rPr>
        <w:t>, Germany</w:t>
      </w:r>
      <w:r w:rsidR="005A66AE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5A66AE" w:rsidRPr="00E01EF2">
        <w:rPr>
          <w:lang w:val="en-US"/>
        </w:rPr>
        <w:tab/>
      </w:r>
      <w:r w:rsidR="00C5699A" w:rsidRPr="00E01EF2">
        <w:rPr>
          <w:lang w:val="en-US"/>
        </w:rPr>
        <w:t xml:space="preserve">    </w:t>
      </w:r>
      <w:r w:rsidR="005A66AE" w:rsidRPr="00E01EF2">
        <w:rPr>
          <w:rFonts w:ascii="Arial" w:eastAsia="Arial" w:hAnsi="Arial" w:cs="Arial"/>
          <w:sz w:val="20"/>
          <w:szCs w:val="20"/>
          <w:lang w:val="en-GB"/>
        </w:rPr>
        <w:t>0</w:t>
      </w:r>
      <w:r w:rsidR="00FE264E" w:rsidRPr="00E01EF2">
        <w:rPr>
          <w:rFonts w:ascii="Arial" w:eastAsia="Arial" w:hAnsi="Arial" w:cs="Arial"/>
          <w:sz w:val="20"/>
          <w:szCs w:val="20"/>
          <w:lang w:val="en-GB"/>
        </w:rPr>
        <w:t>1</w:t>
      </w:r>
      <w:r w:rsidR="005A66AE" w:rsidRPr="00E01EF2">
        <w:rPr>
          <w:rFonts w:ascii="Arial" w:eastAsia="Arial" w:hAnsi="Arial" w:cs="Arial"/>
          <w:sz w:val="20"/>
          <w:szCs w:val="20"/>
          <w:lang w:val="en-GB"/>
        </w:rPr>
        <w:t>/202</w:t>
      </w:r>
      <w:r w:rsidR="00E63C72" w:rsidRPr="00E01EF2">
        <w:rPr>
          <w:rFonts w:ascii="Arial" w:eastAsia="Arial" w:hAnsi="Arial" w:cs="Arial"/>
          <w:sz w:val="20"/>
          <w:szCs w:val="20"/>
          <w:lang w:val="en-GB"/>
        </w:rPr>
        <w:t>3</w:t>
      </w:r>
      <w:r w:rsidR="005A66AE" w:rsidRPr="00E01EF2">
        <w:rPr>
          <w:rFonts w:ascii="Arial" w:eastAsia="Arial" w:hAnsi="Arial" w:cs="Arial"/>
          <w:sz w:val="20"/>
          <w:szCs w:val="20"/>
          <w:lang w:val="en-GB"/>
        </w:rPr>
        <w:t xml:space="preserve"> – present</w:t>
      </w:r>
      <w:r w:rsidR="005A66AE" w:rsidRPr="00E01EF2">
        <w:rPr>
          <w:lang w:val="en-US"/>
        </w:rPr>
        <w:br/>
      </w:r>
      <w:r w:rsidR="00840DEA" w:rsidRPr="00397346">
        <w:rPr>
          <w:rFonts w:ascii="Arial" w:eastAsia="Arial" w:hAnsi="Arial" w:cs="Arial"/>
          <w:sz w:val="20"/>
          <w:szCs w:val="20"/>
          <w:lang w:val="en-US"/>
        </w:rPr>
        <w:t xml:space="preserve">Board Member </w:t>
      </w:r>
    </w:p>
    <w:p w14:paraId="44A20D24" w14:textId="6DA7ADE1" w:rsidR="00187806" w:rsidRPr="00E01EF2" w:rsidRDefault="00840DEA" w:rsidP="6D0CD4EE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Developing marketing </w:t>
      </w:r>
      <w:proofErr w:type="spellStart"/>
      <w:r w:rsidRPr="00E01EF2">
        <w:rPr>
          <w:rFonts w:ascii="Arial" w:eastAsia="Arial" w:hAnsi="Arial" w:cs="Arial"/>
          <w:sz w:val="20"/>
          <w:szCs w:val="20"/>
          <w:lang w:val="en-GB"/>
        </w:rPr>
        <w:t>campains</w:t>
      </w:r>
      <w:proofErr w:type="spellEnd"/>
      <w:r w:rsidRPr="00E01EF2">
        <w:rPr>
          <w:rFonts w:ascii="Arial" w:eastAsia="Arial" w:hAnsi="Arial" w:cs="Arial"/>
          <w:sz w:val="20"/>
          <w:szCs w:val="20"/>
          <w:lang w:val="en-GB"/>
        </w:rPr>
        <w:t>, le</w:t>
      </w:r>
      <w:r w:rsidR="000555DC" w:rsidRPr="00E01EF2">
        <w:rPr>
          <w:rFonts w:ascii="Arial" w:eastAsia="Arial" w:hAnsi="Arial" w:cs="Arial"/>
          <w:sz w:val="20"/>
          <w:szCs w:val="20"/>
          <w:lang w:val="en-GB"/>
        </w:rPr>
        <w:t>d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to an increase in </w:t>
      </w:r>
      <w:r w:rsidR="0070332C">
        <w:rPr>
          <w:rFonts w:ascii="Arial" w:eastAsia="Arial" w:hAnsi="Arial" w:cs="Arial"/>
          <w:sz w:val="20"/>
          <w:szCs w:val="20"/>
          <w:lang w:val="en-GB"/>
        </w:rPr>
        <w:t>40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+ members </w:t>
      </w:r>
      <w:r w:rsidR="000555DC" w:rsidRPr="00E01EF2">
        <w:rPr>
          <w:rFonts w:ascii="Arial" w:eastAsia="Arial" w:hAnsi="Arial" w:cs="Arial"/>
          <w:sz w:val="20"/>
          <w:szCs w:val="20"/>
          <w:lang w:val="en-GB"/>
        </w:rPr>
        <w:t>in 202</w:t>
      </w:r>
      <w:r w:rsidR="0070332C">
        <w:rPr>
          <w:rFonts w:ascii="Arial" w:eastAsia="Arial" w:hAnsi="Arial" w:cs="Arial"/>
          <w:sz w:val="20"/>
          <w:szCs w:val="20"/>
          <w:lang w:val="en-GB"/>
        </w:rPr>
        <w:t>4</w:t>
      </w:r>
      <w:r w:rsidR="000555DC" w:rsidRPr="00E01EF2">
        <w:rPr>
          <w:rFonts w:ascii="Arial" w:eastAsia="Arial" w:hAnsi="Arial" w:cs="Arial"/>
          <w:sz w:val="20"/>
          <w:szCs w:val="20"/>
          <w:lang w:val="en-GB"/>
        </w:rPr>
        <w:t>/2</w:t>
      </w:r>
      <w:r w:rsidR="0070332C">
        <w:rPr>
          <w:rFonts w:ascii="Arial" w:eastAsia="Arial" w:hAnsi="Arial" w:cs="Arial"/>
          <w:sz w:val="20"/>
          <w:szCs w:val="20"/>
          <w:lang w:val="en-GB"/>
        </w:rPr>
        <w:t>5</w:t>
      </w:r>
    </w:p>
    <w:p w14:paraId="07CB017F" w14:textId="2022E8E0" w:rsidR="004D21D6" w:rsidRPr="00F94EAA" w:rsidRDefault="00F7142A" w:rsidP="00F94EAA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>Organizing and hosting workshops (debate theory, argumentative skills, strategic communication)</w:t>
      </w:r>
      <w:r w:rsidR="00F94EAA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proofErr w:type="gramStart"/>
      <w:r w:rsidR="00F94EAA">
        <w:rPr>
          <w:rFonts w:ascii="Arial" w:eastAsia="Arial" w:hAnsi="Arial" w:cs="Arial"/>
          <w:sz w:val="20"/>
          <w:szCs w:val="20"/>
          <w:lang w:val="en-GB"/>
        </w:rPr>
        <w:t xml:space="preserve">and  </w:t>
      </w:r>
      <w:r w:rsidR="00F94EAA" w:rsidRPr="00E01EF2">
        <w:rPr>
          <w:rFonts w:ascii="Arial" w:eastAsia="Arial" w:hAnsi="Arial" w:cs="Arial"/>
          <w:sz w:val="20"/>
          <w:szCs w:val="20"/>
          <w:lang w:val="en-GB"/>
        </w:rPr>
        <w:t>Show</w:t>
      </w:r>
      <w:proofErr w:type="gramEnd"/>
      <w:r w:rsidR="00F94EAA" w:rsidRPr="00E01EF2">
        <w:rPr>
          <w:rFonts w:ascii="Arial" w:eastAsia="Arial" w:hAnsi="Arial" w:cs="Arial"/>
          <w:sz w:val="20"/>
          <w:szCs w:val="20"/>
          <w:lang w:val="en-GB"/>
        </w:rPr>
        <w:t>-debates for school classes and on regional events</w:t>
      </w:r>
    </w:p>
    <w:p w14:paraId="4EDF733D" w14:textId="49D47C53" w:rsidR="00776514" w:rsidRPr="00397346" w:rsidRDefault="00E84C30" w:rsidP="6A4E1D69">
      <w:pPr>
        <w:pBdr>
          <w:bottom w:val="single" w:sz="6" w:space="1" w:color="000000"/>
        </w:pBdr>
        <w:spacing w:before="240" w:after="60" w:line="240" w:lineRule="auto"/>
        <w:ind w:left="2268" w:hanging="2268"/>
        <w:jc w:val="center"/>
        <w:rPr>
          <w:rFonts w:ascii="Arial" w:eastAsia="Arial" w:hAnsi="Arial" w:cs="Arial"/>
          <w:b/>
          <w:bCs/>
        </w:rPr>
      </w:pPr>
      <w:r w:rsidRPr="00397346">
        <w:rPr>
          <w:rFonts w:ascii="Arial" w:eastAsia="Arial" w:hAnsi="Arial" w:cs="Arial"/>
          <w:b/>
          <w:bCs/>
        </w:rPr>
        <w:lastRenderedPageBreak/>
        <w:t>SKILLS AND INTERESTS</w:t>
      </w:r>
    </w:p>
    <w:p w14:paraId="5F7A5019" w14:textId="0517DA28" w:rsidR="00677DD0" w:rsidRPr="00E01EF2" w:rsidRDefault="00677DD0" w:rsidP="00F7142A">
      <w:pPr>
        <w:pStyle w:val="Default"/>
        <w:tabs>
          <w:tab w:val="left" w:pos="1985"/>
          <w:tab w:val="left" w:pos="7797"/>
        </w:tabs>
        <w:spacing w:before="120"/>
        <w:ind w:left="1980" w:hanging="1980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Languages</w:t>
      </w:r>
      <w:r w:rsidR="00E01EF2"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: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00E01EF2">
        <w:rPr>
          <w:lang w:val="en-US"/>
        </w:rPr>
        <w:tab/>
      </w:r>
      <w:r w:rsidR="00F277FD" w:rsidRPr="00E01EF2">
        <w:rPr>
          <w:lang w:val="en-US"/>
        </w:rPr>
        <w:tab/>
      </w:r>
      <w:r w:rsidRPr="00E01EF2">
        <w:rPr>
          <w:rFonts w:ascii="Arial" w:eastAsia="Arial" w:hAnsi="Arial" w:cs="Arial"/>
          <w:sz w:val="20"/>
          <w:szCs w:val="20"/>
          <w:lang w:val="en-GB"/>
        </w:rPr>
        <w:t>German (native), English (</w:t>
      </w:r>
      <w:r w:rsidR="00EF0DDB" w:rsidRPr="00E01EF2">
        <w:rPr>
          <w:rFonts w:ascii="Arial" w:eastAsia="Arial" w:hAnsi="Arial" w:cs="Arial"/>
          <w:sz w:val="20"/>
          <w:szCs w:val="20"/>
          <w:lang w:val="en-GB"/>
        </w:rPr>
        <w:t>C1</w:t>
      </w:r>
      <w:r w:rsidRPr="00E01EF2">
        <w:rPr>
          <w:rFonts w:ascii="Arial" w:eastAsia="Arial" w:hAnsi="Arial" w:cs="Arial"/>
          <w:sz w:val="20"/>
          <w:szCs w:val="20"/>
          <w:lang w:val="en-GB"/>
        </w:rPr>
        <w:t>, TOEFL</w:t>
      </w:r>
      <w:r w:rsidR="00616038" w:rsidRPr="00E01EF2">
        <w:rPr>
          <w:rFonts w:ascii="Arial" w:eastAsia="Arial" w:hAnsi="Arial" w:cs="Arial"/>
          <w:sz w:val="20"/>
          <w:szCs w:val="20"/>
          <w:lang w:val="en-GB"/>
        </w:rPr>
        <w:t xml:space="preserve">: </w:t>
      </w:r>
      <w:r w:rsidR="007366B9" w:rsidRPr="00E01EF2">
        <w:rPr>
          <w:rFonts w:ascii="Arial" w:eastAsia="Arial" w:hAnsi="Arial" w:cs="Arial"/>
          <w:sz w:val="20"/>
          <w:szCs w:val="20"/>
          <w:lang w:val="en-GB"/>
        </w:rPr>
        <w:t>11</w:t>
      </w:r>
      <w:r w:rsidR="0005254E" w:rsidRPr="00E01EF2">
        <w:rPr>
          <w:rFonts w:ascii="Arial" w:eastAsia="Arial" w:hAnsi="Arial" w:cs="Arial"/>
          <w:sz w:val="20"/>
          <w:szCs w:val="20"/>
          <w:lang w:val="en-GB"/>
        </w:rPr>
        <w:t>0</w:t>
      </w:r>
      <w:r w:rsidR="00616038" w:rsidRPr="00E01EF2">
        <w:rPr>
          <w:rFonts w:ascii="Arial" w:eastAsia="Arial" w:hAnsi="Arial" w:cs="Arial"/>
          <w:sz w:val="20"/>
          <w:szCs w:val="20"/>
          <w:lang w:val="en-GB"/>
        </w:rPr>
        <w:t>,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70434D" w:rsidRPr="00E01EF2">
        <w:rPr>
          <w:rFonts w:ascii="Arial" w:eastAsia="Arial" w:hAnsi="Arial" w:cs="Arial"/>
          <w:sz w:val="20"/>
          <w:szCs w:val="20"/>
          <w:lang w:val="en-GB"/>
        </w:rPr>
        <w:t>04</w:t>
      </w:r>
      <w:r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70434D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C55921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>3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), 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>French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(B</w:t>
      </w:r>
      <w:r w:rsidR="0070434D" w:rsidRPr="00E01EF2">
        <w:rPr>
          <w:rFonts w:ascii="Arial" w:eastAsia="Arial" w:hAnsi="Arial" w:cs="Arial"/>
          <w:sz w:val="20"/>
          <w:szCs w:val="20"/>
          <w:lang w:val="en-GB"/>
        </w:rPr>
        <w:t>1</w:t>
      </w:r>
      <w:r w:rsidRPr="00E01EF2">
        <w:rPr>
          <w:rFonts w:ascii="Arial" w:eastAsia="Arial" w:hAnsi="Arial" w:cs="Arial"/>
          <w:sz w:val="20"/>
          <w:szCs w:val="20"/>
          <w:lang w:val="en-GB"/>
        </w:rPr>
        <w:t>)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 xml:space="preserve">, </w:t>
      </w:r>
      <w:r w:rsidR="00EF0DDB" w:rsidRPr="00E01EF2">
        <w:rPr>
          <w:rFonts w:ascii="Arial" w:eastAsia="Arial" w:hAnsi="Arial" w:cs="Arial"/>
          <w:sz w:val="20"/>
          <w:szCs w:val="20"/>
          <w:lang w:val="en-GB"/>
        </w:rPr>
        <w:t>Italian (A1)</w:t>
      </w:r>
    </w:p>
    <w:p w14:paraId="39DCD9CD" w14:textId="20C36F7F" w:rsidR="005C1A66" w:rsidRPr="00E01EF2" w:rsidRDefault="00677DD0" w:rsidP="6D0CD4EE">
      <w:pPr>
        <w:pStyle w:val="Default"/>
        <w:tabs>
          <w:tab w:val="left" w:pos="1985"/>
          <w:tab w:val="left" w:pos="2127"/>
          <w:tab w:val="left" w:pos="7797"/>
        </w:tabs>
        <w:spacing w:before="120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Interests</w:t>
      </w:r>
      <w:r w:rsidR="00E01EF2"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: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00E01EF2">
        <w:rPr>
          <w:lang w:val="en-US"/>
        </w:rPr>
        <w:tab/>
      </w:r>
      <w:r w:rsidR="0070332C">
        <w:rPr>
          <w:rFonts w:ascii="Arial" w:eastAsia="Arial" w:hAnsi="Arial" w:cs="Arial"/>
          <w:sz w:val="20"/>
          <w:szCs w:val="20"/>
          <w:lang w:val="en-GB"/>
        </w:rPr>
        <w:t>Yoga</w:t>
      </w:r>
      <w:r w:rsidR="00D245E2" w:rsidRPr="00E01EF2">
        <w:rPr>
          <w:rFonts w:ascii="Arial" w:eastAsia="Arial" w:hAnsi="Arial" w:cs="Arial"/>
          <w:sz w:val="20"/>
          <w:szCs w:val="20"/>
          <w:lang w:val="en-GB"/>
        </w:rPr>
        <w:t>,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44144F" w:rsidRPr="00E01EF2">
        <w:rPr>
          <w:rFonts w:ascii="Arial" w:eastAsia="Arial" w:hAnsi="Arial" w:cs="Arial"/>
          <w:sz w:val="20"/>
          <w:szCs w:val="20"/>
          <w:lang w:val="en-GB"/>
        </w:rPr>
        <w:t>r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>eading biographies</w:t>
      </w:r>
      <w:r w:rsidR="00C60B83">
        <w:rPr>
          <w:rFonts w:ascii="Arial" w:eastAsia="Arial" w:hAnsi="Arial" w:cs="Arial"/>
          <w:sz w:val="20"/>
          <w:szCs w:val="20"/>
          <w:lang w:val="en-GB"/>
        </w:rPr>
        <w:t xml:space="preserve"> (Michelle Obama, Maye Musk)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>,</w:t>
      </w:r>
      <w:r w:rsidR="00166382" w:rsidRPr="00E01EF2">
        <w:rPr>
          <w:rFonts w:ascii="Arial" w:eastAsia="Arial" w:hAnsi="Arial" w:cs="Arial"/>
          <w:sz w:val="20"/>
          <w:szCs w:val="20"/>
          <w:lang w:val="en-GB"/>
        </w:rPr>
        <w:t xml:space="preserve"> learning new languages </w:t>
      </w:r>
    </w:p>
    <w:sectPr w:rsidR="005C1A66" w:rsidRPr="00E01EF2" w:rsidSect="00641E24">
      <w:footerReference w:type="default" r:id="rId11"/>
      <w:pgSz w:w="11907" w:h="16839" w:code="9"/>
      <w:pgMar w:top="720" w:right="1134" w:bottom="113" w:left="113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71A6" w14:textId="77777777" w:rsidR="00605770" w:rsidRPr="00470915" w:rsidRDefault="00605770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separator/>
      </w:r>
    </w:p>
  </w:endnote>
  <w:endnote w:type="continuationSeparator" w:id="0">
    <w:p w14:paraId="40E0E325" w14:textId="77777777" w:rsidR="00605770" w:rsidRPr="00470915" w:rsidRDefault="00605770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DU Kievit Tab">
    <w:altName w:val="Calibri"/>
    <w:panose1 w:val="020B0604020202020204"/>
    <w:charset w:val="00"/>
    <w:family w:val="swiss"/>
    <w:pitch w:val="variable"/>
    <w:sig w:usb0="8000002F" w:usb1="1000004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F919" w14:textId="77777777" w:rsidR="008D67CB" w:rsidRPr="00403E27" w:rsidRDefault="008D67CB" w:rsidP="00A0797A">
    <w:pPr>
      <w:pStyle w:val="Fuzeile"/>
      <w:tabs>
        <w:tab w:val="clear" w:pos="4536"/>
        <w:tab w:val="clear" w:pos="9072"/>
        <w:tab w:val="center" w:pos="4820"/>
        <w:tab w:val="right" w:pos="9498"/>
      </w:tabs>
      <w:jc w:val="cen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6BB5" w14:textId="77777777" w:rsidR="00605770" w:rsidRPr="00470915" w:rsidRDefault="00605770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2A02D2A5" w14:textId="77777777" w:rsidR="00605770" w:rsidRPr="00470915" w:rsidRDefault="00605770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573"/>
    <w:multiLevelType w:val="hybridMultilevel"/>
    <w:tmpl w:val="89D09512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7E1DA2"/>
    <w:multiLevelType w:val="hybridMultilevel"/>
    <w:tmpl w:val="14E4AD2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6C555E"/>
    <w:multiLevelType w:val="hybridMultilevel"/>
    <w:tmpl w:val="8FBA7FE4"/>
    <w:lvl w:ilvl="0" w:tplc="3280A74C">
      <w:start w:val="2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5740A"/>
    <w:multiLevelType w:val="hybridMultilevel"/>
    <w:tmpl w:val="905EE042"/>
    <w:lvl w:ilvl="0" w:tplc="8690A60C">
      <w:start w:val="12"/>
      <w:numFmt w:val="bullet"/>
      <w:lvlText w:val="-"/>
      <w:lvlJc w:val="left"/>
      <w:pPr>
        <w:ind w:left="2175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4" w15:restartNumberingAfterBreak="0">
    <w:nsid w:val="1A655AC7"/>
    <w:multiLevelType w:val="hybridMultilevel"/>
    <w:tmpl w:val="0310C372"/>
    <w:lvl w:ilvl="0" w:tplc="C9567234">
      <w:numFmt w:val="bullet"/>
      <w:lvlText w:val="-"/>
      <w:lvlJc w:val="left"/>
      <w:pPr>
        <w:ind w:left="2484" w:hanging="360"/>
      </w:pPr>
      <w:rPr>
        <w:rFonts w:ascii="CDU Kievit Tab" w:eastAsia="Calibri" w:hAnsi="CDU Kievit Tab" w:cs="CDU Kievit Tab" w:hint="default"/>
      </w:rPr>
    </w:lvl>
    <w:lvl w:ilvl="1" w:tplc="0407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26F1292B"/>
    <w:multiLevelType w:val="hybridMultilevel"/>
    <w:tmpl w:val="114AB344"/>
    <w:lvl w:ilvl="0" w:tplc="9F26E044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63DF0"/>
    <w:multiLevelType w:val="hybridMultilevel"/>
    <w:tmpl w:val="665088EA"/>
    <w:lvl w:ilvl="0" w:tplc="6CEACE4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CF1998"/>
    <w:multiLevelType w:val="hybridMultilevel"/>
    <w:tmpl w:val="0FD812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8607B"/>
    <w:multiLevelType w:val="hybridMultilevel"/>
    <w:tmpl w:val="3DE4D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A3DD5"/>
    <w:multiLevelType w:val="hybridMultilevel"/>
    <w:tmpl w:val="30BAD29A"/>
    <w:lvl w:ilvl="0" w:tplc="0936C842">
      <w:start w:val="9"/>
      <w:numFmt w:val="bullet"/>
      <w:lvlText w:val="-"/>
      <w:lvlJc w:val="left"/>
      <w:pPr>
        <w:ind w:left="1252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10" w15:restartNumberingAfterBreak="0">
    <w:nsid w:val="517B2BCF"/>
    <w:multiLevelType w:val="hybridMultilevel"/>
    <w:tmpl w:val="AC9C8418"/>
    <w:lvl w:ilvl="0" w:tplc="C9567234">
      <w:numFmt w:val="bullet"/>
      <w:lvlText w:val="-"/>
      <w:lvlJc w:val="left"/>
      <w:pPr>
        <w:ind w:left="4472" w:hanging="360"/>
      </w:pPr>
      <w:rPr>
        <w:rFonts w:ascii="CDU Kievit Tab" w:eastAsia="Calibri" w:hAnsi="CDU Kievit Tab" w:cs="CDU Kievit Tab" w:hint="default"/>
      </w:rPr>
    </w:lvl>
    <w:lvl w:ilvl="1" w:tplc="0407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6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35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0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7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51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232" w:hanging="360"/>
      </w:pPr>
      <w:rPr>
        <w:rFonts w:ascii="Wingdings" w:hAnsi="Wingdings" w:hint="default"/>
      </w:rPr>
    </w:lvl>
  </w:abstractNum>
  <w:abstractNum w:abstractNumId="11" w15:restartNumberingAfterBreak="0">
    <w:nsid w:val="559B5D15"/>
    <w:multiLevelType w:val="hybridMultilevel"/>
    <w:tmpl w:val="94C25C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331E1"/>
    <w:multiLevelType w:val="hybridMultilevel"/>
    <w:tmpl w:val="874603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B4A24"/>
    <w:multiLevelType w:val="hybridMultilevel"/>
    <w:tmpl w:val="65F4D506"/>
    <w:lvl w:ilvl="0" w:tplc="2ECCA5DC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56061"/>
    <w:multiLevelType w:val="hybridMultilevel"/>
    <w:tmpl w:val="684C877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BD3C9E"/>
    <w:multiLevelType w:val="hybridMultilevel"/>
    <w:tmpl w:val="54ACE0EC"/>
    <w:lvl w:ilvl="0" w:tplc="D548A43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A0C1C"/>
    <w:multiLevelType w:val="hybridMultilevel"/>
    <w:tmpl w:val="3C2A952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2542B5"/>
    <w:multiLevelType w:val="hybridMultilevel"/>
    <w:tmpl w:val="D15C3D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373B2"/>
    <w:multiLevelType w:val="hybridMultilevel"/>
    <w:tmpl w:val="A4E43710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812D8"/>
    <w:multiLevelType w:val="hybridMultilevel"/>
    <w:tmpl w:val="FC32D560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6099B"/>
    <w:multiLevelType w:val="hybridMultilevel"/>
    <w:tmpl w:val="6F407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E0830"/>
    <w:multiLevelType w:val="hybridMultilevel"/>
    <w:tmpl w:val="90C8F5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D51CD"/>
    <w:multiLevelType w:val="hybridMultilevel"/>
    <w:tmpl w:val="3790F13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0738794">
    <w:abstractNumId w:val="4"/>
  </w:num>
  <w:num w:numId="2" w16cid:durableId="1617104958">
    <w:abstractNumId w:val="10"/>
  </w:num>
  <w:num w:numId="3" w16cid:durableId="1646086598">
    <w:abstractNumId w:val="9"/>
  </w:num>
  <w:num w:numId="4" w16cid:durableId="1722552897">
    <w:abstractNumId w:val="2"/>
  </w:num>
  <w:num w:numId="5" w16cid:durableId="253785018">
    <w:abstractNumId w:val="13"/>
  </w:num>
  <w:num w:numId="6" w16cid:durableId="1106653894">
    <w:abstractNumId w:val="3"/>
  </w:num>
  <w:num w:numId="7" w16cid:durableId="1767723412">
    <w:abstractNumId w:val="6"/>
  </w:num>
  <w:num w:numId="8" w16cid:durableId="1763527579">
    <w:abstractNumId w:val="12"/>
  </w:num>
  <w:num w:numId="9" w16cid:durableId="1624116834">
    <w:abstractNumId w:val="0"/>
  </w:num>
  <w:num w:numId="10" w16cid:durableId="917984368">
    <w:abstractNumId w:val="15"/>
  </w:num>
  <w:num w:numId="11" w16cid:durableId="8527737">
    <w:abstractNumId w:val="5"/>
  </w:num>
  <w:num w:numId="12" w16cid:durableId="1676417231">
    <w:abstractNumId w:val="20"/>
  </w:num>
  <w:num w:numId="13" w16cid:durableId="869756917">
    <w:abstractNumId w:val="16"/>
  </w:num>
  <w:num w:numId="14" w16cid:durableId="555973160">
    <w:abstractNumId w:val="1"/>
  </w:num>
  <w:num w:numId="15" w16cid:durableId="367416048">
    <w:abstractNumId w:val="22"/>
  </w:num>
  <w:num w:numId="16" w16cid:durableId="834421663">
    <w:abstractNumId w:val="14"/>
  </w:num>
  <w:num w:numId="17" w16cid:durableId="695542214">
    <w:abstractNumId w:val="17"/>
  </w:num>
  <w:num w:numId="18" w16cid:durableId="109860255">
    <w:abstractNumId w:val="21"/>
  </w:num>
  <w:num w:numId="19" w16cid:durableId="119807896">
    <w:abstractNumId w:val="7"/>
  </w:num>
  <w:num w:numId="20" w16cid:durableId="1635020635">
    <w:abstractNumId w:val="8"/>
  </w:num>
  <w:num w:numId="21" w16cid:durableId="53891866">
    <w:abstractNumId w:val="11"/>
  </w:num>
  <w:num w:numId="22" w16cid:durableId="648560022">
    <w:abstractNumId w:val="19"/>
  </w:num>
  <w:num w:numId="23" w16cid:durableId="168598174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trackRevisions/>
  <w:defaultTabStop w:val="45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A9"/>
    <w:rsid w:val="00001AB6"/>
    <w:rsid w:val="00001D85"/>
    <w:rsid w:val="00003368"/>
    <w:rsid w:val="00010623"/>
    <w:rsid w:val="000117C5"/>
    <w:rsid w:val="0002049E"/>
    <w:rsid w:val="00024ADE"/>
    <w:rsid w:val="00025F8B"/>
    <w:rsid w:val="00026439"/>
    <w:rsid w:val="00027438"/>
    <w:rsid w:val="0002747B"/>
    <w:rsid w:val="00031874"/>
    <w:rsid w:val="00032E6D"/>
    <w:rsid w:val="00033439"/>
    <w:rsid w:val="0003407C"/>
    <w:rsid w:val="000379E7"/>
    <w:rsid w:val="00042782"/>
    <w:rsid w:val="000474F3"/>
    <w:rsid w:val="0005254E"/>
    <w:rsid w:val="00052F24"/>
    <w:rsid w:val="000533F4"/>
    <w:rsid w:val="0005401A"/>
    <w:rsid w:val="000555DC"/>
    <w:rsid w:val="0005600B"/>
    <w:rsid w:val="00057725"/>
    <w:rsid w:val="0006004E"/>
    <w:rsid w:val="00062556"/>
    <w:rsid w:val="00071061"/>
    <w:rsid w:val="000728D2"/>
    <w:rsid w:val="00072AA6"/>
    <w:rsid w:val="00073F6E"/>
    <w:rsid w:val="00074184"/>
    <w:rsid w:val="0008046F"/>
    <w:rsid w:val="0008081E"/>
    <w:rsid w:val="00081346"/>
    <w:rsid w:val="00095BA4"/>
    <w:rsid w:val="00096A6F"/>
    <w:rsid w:val="000A7C10"/>
    <w:rsid w:val="000B3EAD"/>
    <w:rsid w:val="000B3FD5"/>
    <w:rsid w:val="000B5B0E"/>
    <w:rsid w:val="000B74FC"/>
    <w:rsid w:val="000C170B"/>
    <w:rsid w:val="000C369A"/>
    <w:rsid w:val="000C3A73"/>
    <w:rsid w:val="000C3CC4"/>
    <w:rsid w:val="000C58AD"/>
    <w:rsid w:val="000D7F7A"/>
    <w:rsid w:val="000E022D"/>
    <w:rsid w:val="000E182F"/>
    <w:rsid w:val="000E29E6"/>
    <w:rsid w:val="000F2EDD"/>
    <w:rsid w:val="000F49E6"/>
    <w:rsid w:val="00102A63"/>
    <w:rsid w:val="00111C8A"/>
    <w:rsid w:val="00114920"/>
    <w:rsid w:val="00121876"/>
    <w:rsid w:val="001307E7"/>
    <w:rsid w:val="001312EB"/>
    <w:rsid w:val="0013298F"/>
    <w:rsid w:val="00134593"/>
    <w:rsid w:val="0013548A"/>
    <w:rsid w:val="0014206A"/>
    <w:rsid w:val="00147749"/>
    <w:rsid w:val="00151255"/>
    <w:rsid w:val="00152D55"/>
    <w:rsid w:val="00153153"/>
    <w:rsid w:val="001621CC"/>
    <w:rsid w:val="00164847"/>
    <w:rsid w:val="00166382"/>
    <w:rsid w:val="00171D74"/>
    <w:rsid w:val="00173304"/>
    <w:rsid w:val="00177EFC"/>
    <w:rsid w:val="001850EF"/>
    <w:rsid w:val="00185460"/>
    <w:rsid w:val="00187806"/>
    <w:rsid w:val="001914BC"/>
    <w:rsid w:val="001A5068"/>
    <w:rsid w:val="001B150A"/>
    <w:rsid w:val="001B2537"/>
    <w:rsid w:val="001B2BAC"/>
    <w:rsid w:val="001B362E"/>
    <w:rsid w:val="001B643A"/>
    <w:rsid w:val="001C1D6C"/>
    <w:rsid w:val="001C46F4"/>
    <w:rsid w:val="001C7E52"/>
    <w:rsid w:val="001D352A"/>
    <w:rsid w:val="001E0B99"/>
    <w:rsid w:val="001E184B"/>
    <w:rsid w:val="001E26E9"/>
    <w:rsid w:val="001E2999"/>
    <w:rsid w:val="001F27E3"/>
    <w:rsid w:val="001F2C95"/>
    <w:rsid w:val="001F2CFB"/>
    <w:rsid w:val="001F31BF"/>
    <w:rsid w:val="001F3F36"/>
    <w:rsid w:val="001F4EE4"/>
    <w:rsid w:val="002030FA"/>
    <w:rsid w:val="002048B5"/>
    <w:rsid w:val="00212663"/>
    <w:rsid w:val="00213394"/>
    <w:rsid w:val="00213F13"/>
    <w:rsid w:val="00214B63"/>
    <w:rsid w:val="00225EC2"/>
    <w:rsid w:val="00230D1B"/>
    <w:rsid w:val="002345CE"/>
    <w:rsid w:val="00235E55"/>
    <w:rsid w:val="00242780"/>
    <w:rsid w:val="0024335F"/>
    <w:rsid w:val="00252259"/>
    <w:rsid w:val="0025334C"/>
    <w:rsid w:val="00255394"/>
    <w:rsid w:val="00263DAD"/>
    <w:rsid w:val="0026668B"/>
    <w:rsid w:val="002674EE"/>
    <w:rsid w:val="00274955"/>
    <w:rsid w:val="0027568D"/>
    <w:rsid w:val="00280859"/>
    <w:rsid w:val="002824A1"/>
    <w:rsid w:val="002825C3"/>
    <w:rsid w:val="002834BC"/>
    <w:rsid w:val="0028383C"/>
    <w:rsid w:val="002862FC"/>
    <w:rsid w:val="002944A8"/>
    <w:rsid w:val="002A2125"/>
    <w:rsid w:val="002A4BC7"/>
    <w:rsid w:val="002A639C"/>
    <w:rsid w:val="002B1AC2"/>
    <w:rsid w:val="002B24C1"/>
    <w:rsid w:val="002C1276"/>
    <w:rsid w:val="002C169E"/>
    <w:rsid w:val="002C16A3"/>
    <w:rsid w:val="002C454C"/>
    <w:rsid w:val="002D1F89"/>
    <w:rsid w:val="002D3D7D"/>
    <w:rsid w:val="002D4C22"/>
    <w:rsid w:val="002D5601"/>
    <w:rsid w:val="002D5A3F"/>
    <w:rsid w:val="002D6DBD"/>
    <w:rsid w:val="002D7275"/>
    <w:rsid w:val="002D75F1"/>
    <w:rsid w:val="002E1271"/>
    <w:rsid w:val="002E21FA"/>
    <w:rsid w:val="002E692A"/>
    <w:rsid w:val="002F3719"/>
    <w:rsid w:val="002F3DE9"/>
    <w:rsid w:val="002F663D"/>
    <w:rsid w:val="003012CC"/>
    <w:rsid w:val="00301D14"/>
    <w:rsid w:val="00302D39"/>
    <w:rsid w:val="00303DFB"/>
    <w:rsid w:val="00306A2E"/>
    <w:rsid w:val="003125AE"/>
    <w:rsid w:val="0031317C"/>
    <w:rsid w:val="003174D6"/>
    <w:rsid w:val="00322132"/>
    <w:rsid w:val="00322321"/>
    <w:rsid w:val="00322840"/>
    <w:rsid w:val="0032393C"/>
    <w:rsid w:val="00330ED0"/>
    <w:rsid w:val="00332668"/>
    <w:rsid w:val="003349C5"/>
    <w:rsid w:val="00334BD8"/>
    <w:rsid w:val="00334D05"/>
    <w:rsid w:val="00342D38"/>
    <w:rsid w:val="003430E6"/>
    <w:rsid w:val="00343102"/>
    <w:rsid w:val="00344E7A"/>
    <w:rsid w:val="0034510A"/>
    <w:rsid w:val="003508D1"/>
    <w:rsid w:val="003579C3"/>
    <w:rsid w:val="00362354"/>
    <w:rsid w:val="00364AB3"/>
    <w:rsid w:val="00374A80"/>
    <w:rsid w:val="00375BBE"/>
    <w:rsid w:val="00376F09"/>
    <w:rsid w:val="00376F3E"/>
    <w:rsid w:val="00381C07"/>
    <w:rsid w:val="00382BDB"/>
    <w:rsid w:val="00384606"/>
    <w:rsid w:val="00385AC1"/>
    <w:rsid w:val="00387D43"/>
    <w:rsid w:val="00391F62"/>
    <w:rsid w:val="0039422B"/>
    <w:rsid w:val="00397346"/>
    <w:rsid w:val="00397441"/>
    <w:rsid w:val="003A0804"/>
    <w:rsid w:val="003A1495"/>
    <w:rsid w:val="003A2215"/>
    <w:rsid w:val="003A4292"/>
    <w:rsid w:val="003A5DE5"/>
    <w:rsid w:val="003A6263"/>
    <w:rsid w:val="003B2F41"/>
    <w:rsid w:val="003B437D"/>
    <w:rsid w:val="003B6B7A"/>
    <w:rsid w:val="003B6E40"/>
    <w:rsid w:val="003B78B6"/>
    <w:rsid w:val="003C7FE9"/>
    <w:rsid w:val="003D0341"/>
    <w:rsid w:val="003D0C10"/>
    <w:rsid w:val="003D0F6F"/>
    <w:rsid w:val="003D3217"/>
    <w:rsid w:val="003D5F50"/>
    <w:rsid w:val="003E3089"/>
    <w:rsid w:val="003E32F5"/>
    <w:rsid w:val="003E3BCC"/>
    <w:rsid w:val="003E3DE4"/>
    <w:rsid w:val="003E5145"/>
    <w:rsid w:val="003F3C0F"/>
    <w:rsid w:val="003F407C"/>
    <w:rsid w:val="003F4AA9"/>
    <w:rsid w:val="003F5B38"/>
    <w:rsid w:val="003F6B29"/>
    <w:rsid w:val="00400311"/>
    <w:rsid w:val="00401432"/>
    <w:rsid w:val="00403E27"/>
    <w:rsid w:val="00405B30"/>
    <w:rsid w:val="00415723"/>
    <w:rsid w:val="00416CB5"/>
    <w:rsid w:val="00423E17"/>
    <w:rsid w:val="00425BBA"/>
    <w:rsid w:val="004270AA"/>
    <w:rsid w:val="00427129"/>
    <w:rsid w:val="00427ADC"/>
    <w:rsid w:val="00427F2D"/>
    <w:rsid w:val="00433325"/>
    <w:rsid w:val="00433A64"/>
    <w:rsid w:val="004350D8"/>
    <w:rsid w:val="00436B96"/>
    <w:rsid w:val="00437DB4"/>
    <w:rsid w:val="0044144F"/>
    <w:rsid w:val="0044311F"/>
    <w:rsid w:val="00446725"/>
    <w:rsid w:val="00446DE4"/>
    <w:rsid w:val="004474EB"/>
    <w:rsid w:val="00455EE0"/>
    <w:rsid w:val="00461948"/>
    <w:rsid w:val="00464852"/>
    <w:rsid w:val="00470803"/>
    <w:rsid w:val="0047088E"/>
    <w:rsid w:val="00470915"/>
    <w:rsid w:val="00471E22"/>
    <w:rsid w:val="004738FE"/>
    <w:rsid w:val="00473D25"/>
    <w:rsid w:val="00473DEF"/>
    <w:rsid w:val="004820D2"/>
    <w:rsid w:val="0048416F"/>
    <w:rsid w:val="004965BD"/>
    <w:rsid w:val="0049723F"/>
    <w:rsid w:val="00497AAA"/>
    <w:rsid w:val="004A0451"/>
    <w:rsid w:val="004A0C0C"/>
    <w:rsid w:val="004A1AB6"/>
    <w:rsid w:val="004A2DCF"/>
    <w:rsid w:val="004B0F45"/>
    <w:rsid w:val="004B14FD"/>
    <w:rsid w:val="004B16B4"/>
    <w:rsid w:val="004B4956"/>
    <w:rsid w:val="004B5B8C"/>
    <w:rsid w:val="004C2446"/>
    <w:rsid w:val="004C3175"/>
    <w:rsid w:val="004C4BE1"/>
    <w:rsid w:val="004C5B62"/>
    <w:rsid w:val="004C6902"/>
    <w:rsid w:val="004D2189"/>
    <w:rsid w:val="004D21D6"/>
    <w:rsid w:val="004D3D5E"/>
    <w:rsid w:val="004D4652"/>
    <w:rsid w:val="004D5763"/>
    <w:rsid w:val="004D5CCA"/>
    <w:rsid w:val="004D6269"/>
    <w:rsid w:val="004D7778"/>
    <w:rsid w:val="004D78EB"/>
    <w:rsid w:val="004E0922"/>
    <w:rsid w:val="004E4818"/>
    <w:rsid w:val="004E6665"/>
    <w:rsid w:val="004F1DD8"/>
    <w:rsid w:val="004F4AA8"/>
    <w:rsid w:val="004F7F02"/>
    <w:rsid w:val="00503D5C"/>
    <w:rsid w:val="00505EB5"/>
    <w:rsid w:val="00506E75"/>
    <w:rsid w:val="0050711C"/>
    <w:rsid w:val="00507516"/>
    <w:rsid w:val="00514A96"/>
    <w:rsid w:val="00521A09"/>
    <w:rsid w:val="00522124"/>
    <w:rsid w:val="00522366"/>
    <w:rsid w:val="00527C26"/>
    <w:rsid w:val="0053333B"/>
    <w:rsid w:val="00536B2E"/>
    <w:rsid w:val="005403E3"/>
    <w:rsid w:val="005426ED"/>
    <w:rsid w:val="00544AD5"/>
    <w:rsid w:val="00552944"/>
    <w:rsid w:val="00563083"/>
    <w:rsid w:val="00566702"/>
    <w:rsid w:val="00572D67"/>
    <w:rsid w:val="00582953"/>
    <w:rsid w:val="0058523C"/>
    <w:rsid w:val="0058653D"/>
    <w:rsid w:val="00587253"/>
    <w:rsid w:val="00592D34"/>
    <w:rsid w:val="00592F5A"/>
    <w:rsid w:val="0059378D"/>
    <w:rsid w:val="005952B8"/>
    <w:rsid w:val="00596721"/>
    <w:rsid w:val="005976AA"/>
    <w:rsid w:val="005A0A4A"/>
    <w:rsid w:val="005A0B5C"/>
    <w:rsid w:val="005A3349"/>
    <w:rsid w:val="005A66AE"/>
    <w:rsid w:val="005A7417"/>
    <w:rsid w:val="005A74BB"/>
    <w:rsid w:val="005B093B"/>
    <w:rsid w:val="005B1D7D"/>
    <w:rsid w:val="005B426D"/>
    <w:rsid w:val="005B6E3A"/>
    <w:rsid w:val="005C1A66"/>
    <w:rsid w:val="005C5BDB"/>
    <w:rsid w:val="005C63E9"/>
    <w:rsid w:val="005C7BFB"/>
    <w:rsid w:val="005D144E"/>
    <w:rsid w:val="005D18B8"/>
    <w:rsid w:val="005D54AF"/>
    <w:rsid w:val="005E0187"/>
    <w:rsid w:val="005E16E9"/>
    <w:rsid w:val="005E6987"/>
    <w:rsid w:val="005F1658"/>
    <w:rsid w:val="005F40DB"/>
    <w:rsid w:val="005F49F5"/>
    <w:rsid w:val="005F4F89"/>
    <w:rsid w:val="006021BC"/>
    <w:rsid w:val="006054B2"/>
    <w:rsid w:val="00605770"/>
    <w:rsid w:val="00605F7F"/>
    <w:rsid w:val="00606891"/>
    <w:rsid w:val="00607593"/>
    <w:rsid w:val="00610BB9"/>
    <w:rsid w:val="006116C1"/>
    <w:rsid w:val="00614375"/>
    <w:rsid w:val="00614D6A"/>
    <w:rsid w:val="00616038"/>
    <w:rsid w:val="0062005E"/>
    <w:rsid w:val="00623AC7"/>
    <w:rsid w:val="00623F32"/>
    <w:rsid w:val="00627D17"/>
    <w:rsid w:val="00627E7A"/>
    <w:rsid w:val="00635D62"/>
    <w:rsid w:val="00637201"/>
    <w:rsid w:val="00637F53"/>
    <w:rsid w:val="00641E24"/>
    <w:rsid w:val="00643345"/>
    <w:rsid w:val="00647095"/>
    <w:rsid w:val="00647100"/>
    <w:rsid w:val="00647A98"/>
    <w:rsid w:val="00650A6F"/>
    <w:rsid w:val="00652385"/>
    <w:rsid w:val="00655950"/>
    <w:rsid w:val="00655F26"/>
    <w:rsid w:val="006566ED"/>
    <w:rsid w:val="0066196B"/>
    <w:rsid w:val="00662EDF"/>
    <w:rsid w:val="0066319E"/>
    <w:rsid w:val="00672A50"/>
    <w:rsid w:val="00673FAE"/>
    <w:rsid w:val="00674441"/>
    <w:rsid w:val="00677DD0"/>
    <w:rsid w:val="00685AD5"/>
    <w:rsid w:val="00687052"/>
    <w:rsid w:val="006912B7"/>
    <w:rsid w:val="0069278C"/>
    <w:rsid w:val="0069279A"/>
    <w:rsid w:val="00692DE7"/>
    <w:rsid w:val="006A0723"/>
    <w:rsid w:val="006A163B"/>
    <w:rsid w:val="006A5FC1"/>
    <w:rsid w:val="006A667F"/>
    <w:rsid w:val="006A6A66"/>
    <w:rsid w:val="006A6F38"/>
    <w:rsid w:val="006B2712"/>
    <w:rsid w:val="006B367B"/>
    <w:rsid w:val="006C1C52"/>
    <w:rsid w:val="006C270D"/>
    <w:rsid w:val="006C6CF1"/>
    <w:rsid w:val="006D6A24"/>
    <w:rsid w:val="006D6B26"/>
    <w:rsid w:val="006E00DD"/>
    <w:rsid w:val="006E1615"/>
    <w:rsid w:val="006E5A51"/>
    <w:rsid w:val="006E685B"/>
    <w:rsid w:val="006F1C1C"/>
    <w:rsid w:val="006F1CE2"/>
    <w:rsid w:val="006F28B4"/>
    <w:rsid w:val="0070219C"/>
    <w:rsid w:val="007031A6"/>
    <w:rsid w:val="0070332C"/>
    <w:rsid w:val="0070434D"/>
    <w:rsid w:val="00706FAC"/>
    <w:rsid w:val="00710FC7"/>
    <w:rsid w:val="00715E5A"/>
    <w:rsid w:val="00716064"/>
    <w:rsid w:val="00716D3D"/>
    <w:rsid w:val="00720392"/>
    <w:rsid w:val="0072043F"/>
    <w:rsid w:val="00722B9B"/>
    <w:rsid w:val="00722EB1"/>
    <w:rsid w:val="007234D6"/>
    <w:rsid w:val="00725047"/>
    <w:rsid w:val="0072785C"/>
    <w:rsid w:val="0073260C"/>
    <w:rsid w:val="00733C75"/>
    <w:rsid w:val="007366B9"/>
    <w:rsid w:val="00736A1D"/>
    <w:rsid w:val="00740FE4"/>
    <w:rsid w:val="007467D1"/>
    <w:rsid w:val="00750947"/>
    <w:rsid w:val="00750CDF"/>
    <w:rsid w:val="00750D97"/>
    <w:rsid w:val="00751BA4"/>
    <w:rsid w:val="00752F1F"/>
    <w:rsid w:val="007558FE"/>
    <w:rsid w:val="0075614D"/>
    <w:rsid w:val="00756295"/>
    <w:rsid w:val="00756854"/>
    <w:rsid w:val="0076117A"/>
    <w:rsid w:val="00763A77"/>
    <w:rsid w:val="007659AE"/>
    <w:rsid w:val="007729BB"/>
    <w:rsid w:val="00772B45"/>
    <w:rsid w:val="00776242"/>
    <w:rsid w:val="00776514"/>
    <w:rsid w:val="00777ECF"/>
    <w:rsid w:val="00782135"/>
    <w:rsid w:val="007911DD"/>
    <w:rsid w:val="007A0F20"/>
    <w:rsid w:val="007A3066"/>
    <w:rsid w:val="007A40EB"/>
    <w:rsid w:val="007B1B29"/>
    <w:rsid w:val="007B23D5"/>
    <w:rsid w:val="007B6441"/>
    <w:rsid w:val="007C1A08"/>
    <w:rsid w:val="007C2560"/>
    <w:rsid w:val="007C2E00"/>
    <w:rsid w:val="007C3256"/>
    <w:rsid w:val="007C3581"/>
    <w:rsid w:val="007C517D"/>
    <w:rsid w:val="007D0EA1"/>
    <w:rsid w:val="007D5AEF"/>
    <w:rsid w:val="007D62AF"/>
    <w:rsid w:val="007D643F"/>
    <w:rsid w:val="007D68E1"/>
    <w:rsid w:val="007D7D9D"/>
    <w:rsid w:val="007E49FC"/>
    <w:rsid w:val="007F10F6"/>
    <w:rsid w:val="007F1457"/>
    <w:rsid w:val="007F22F0"/>
    <w:rsid w:val="007F47D6"/>
    <w:rsid w:val="007F6756"/>
    <w:rsid w:val="008011DD"/>
    <w:rsid w:val="00807375"/>
    <w:rsid w:val="008125DF"/>
    <w:rsid w:val="00817087"/>
    <w:rsid w:val="00822D05"/>
    <w:rsid w:val="00823D5D"/>
    <w:rsid w:val="00824B43"/>
    <w:rsid w:val="00826D89"/>
    <w:rsid w:val="00827142"/>
    <w:rsid w:val="00830662"/>
    <w:rsid w:val="008309D1"/>
    <w:rsid w:val="008353E0"/>
    <w:rsid w:val="008356DE"/>
    <w:rsid w:val="00840DEA"/>
    <w:rsid w:val="00843B4F"/>
    <w:rsid w:val="00845B65"/>
    <w:rsid w:val="00850CD9"/>
    <w:rsid w:val="00851B10"/>
    <w:rsid w:val="00851B58"/>
    <w:rsid w:val="00852976"/>
    <w:rsid w:val="00853FD4"/>
    <w:rsid w:val="0085557D"/>
    <w:rsid w:val="00860E73"/>
    <w:rsid w:val="00862EDA"/>
    <w:rsid w:val="00864038"/>
    <w:rsid w:val="0086630C"/>
    <w:rsid w:val="00871571"/>
    <w:rsid w:val="00871FAD"/>
    <w:rsid w:val="0087491D"/>
    <w:rsid w:val="00880110"/>
    <w:rsid w:val="00882F28"/>
    <w:rsid w:val="00884349"/>
    <w:rsid w:val="00885BAC"/>
    <w:rsid w:val="008911C7"/>
    <w:rsid w:val="008913AC"/>
    <w:rsid w:val="008962B5"/>
    <w:rsid w:val="00896B38"/>
    <w:rsid w:val="00896CC1"/>
    <w:rsid w:val="008A1959"/>
    <w:rsid w:val="008A2B6E"/>
    <w:rsid w:val="008B0A50"/>
    <w:rsid w:val="008C104B"/>
    <w:rsid w:val="008C46C3"/>
    <w:rsid w:val="008C47C7"/>
    <w:rsid w:val="008C64B5"/>
    <w:rsid w:val="008C6503"/>
    <w:rsid w:val="008C740E"/>
    <w:rsid w:val="008D1100"/>
    <w:rsid w:val="008D17FB"/>
    <w:rsid w:val="008D1FE7"/>
    <w:rsid w:val="008D24DA"/>
    <w:rsid w:val="008D4AD0"/>
    <w:rsid w:val="008D67CB"/>
    <w:rsid w:val="008D7775"/>
    <w:rsid w:val="008E3456"/>
    <w:rsid w:val="008E3D65"/>
    <w:rsid w:val="008E6AD2"/>
    <w:rsid w:val="008F0CE3"/>
    <w:rsid w:val="008F4CF1"/>
    <w:rsid w:val="0090652E"/>
    <w:rsid w:val="0090749A"/>
    <w:rsid w:val="00910807"/>
    <w:rsid w:val="009218B3"/>
    <w:rsid w:val="00921BD4"/>
    <w:rsid w:val="009244A4"/>
    <w:rsid w:val="00924BD1"/>
    <w:rsid w:val="00925148"/>
    <w:rsid w:val="00926E1C"/>
    <w:rsid w:val="009273FC"/>
    <w:rsid w:val="0093121C"/>
    <w:rsid w:val="0093208E"/>
    <w:rsid w:val="00933B9E"/>
    <w:rsid w:val="009365A0"/>
    <w:rsid w:val="0094230B"/>
    <w:rsid w:val="009501EB"/>
    <w:rsid w:val="00951137"/>
    <w:rsid w:val="00951D26"/>
    <w:rsid w:val="00951E9E"/>
    <w:rsid w:val="009602DC"/>
    <w:rsid w:val="0096115B"/>
    <w:rsid w:val="00961274"/>
    <w:rsid w:val="00963404"/>
    <w:rsid w:val="00966806"/>
    <w:rsid w:val="00970924"/>
    <w:rsid w:val="0097250D"/>
    <w:rsid w:val="00973D11"/>
    <w:rsid w:val="00974511"/>
    <w:rsid w:val="00975222"/>
    <w:rsid w:val="009752E2"/>
    <w:rsid w:val="00975803"/>
    <w:rsid w:val="00975D03"/>
    <w:rsid w:val="00976CE5"/>
    <w:rsid w:val="0098100F"/>
    <w:rsid w:val="00984265"/>
    <w:rsid w:val="00985993"/>
    <w:rsid w:val="00987F92"/>
    <w:rsid w:val="00991362"/>
    <w:rsid w:val="009920A1"/>
    <w:rsid w:val="009A6072"/>
    <w:rsid w:val="009B1612"/>
    <w:rsid w:val="009B7545"/>
    <w:rsid w:val="009C0078"/>
    <w:rsid w:val="009C1EE8"/>
    <w:rsid w:val="009C2209"/>
    <w:rsid w:val="009C2325"/>
    <w:rsid w:val="009C37D9"/>
    <w:rsid w:val="009C7DF1"/>
    <w:rsid w:val="009D4AA5"/>
    <w:rsid w:val="009E57FE"/>
    <w:rsid w:val="009F18DF"/>
    <w:rsid w:val="009F4938"/>
    <w:rsid w:val="009F647F"/>
    <w:rsid w:val="009F7B0E"/>
    <w:rsid w:val="00A00C59"/>
    <w:rsid w:val="00A030C4"/>
    <w:rsid w:val="00A03710"/>
    <w:rsid w:val="00A0404B"/>
    <w:rsid w:val="00A06194"/>
    <w:rsid w:val="00A0797A"/>
    <w:rsid w:val="00A12AE9"/>
    <w:rsid w:val="00A12B35"/>
    <w:rsid w:val="00A12DA3"/>
    <w:rsid w:val="00A13987"/>
    <w:rsid w:val="00A15F81"/>
    <w:rsid w:val="00A16919"/>
    <w:rsid w:val="00A20129"/>
    <w:rsid w:val="00A27378"/>
    <w:rsid w:val="00A31B59"/>
    <w:rsid w:val="00A31C34"/>
    <w:rsid w:val="00A322BC"/>
    <w:rsid w:val="00A33BAB"/>
    <w:rsid w:val="00A44378"/>
    <w:rsid w:val="00A46AA5"/>
    <w:rsid w:val="00A5056B"/>
    <w:rsid w:val="00A61F8C"/>
    <w:rsid w:val="00A667F1"/>
    <w:rsid w:val="00A6691F"/>
    <w:rsid w:val="00A678E3"/>
    <w:rsid w:val="00A7085F"/>
    <w:rsid w:val="00A724D1"/>
    <w:rsid w:val="00A72A65"/>
    <w:rsid w:val="00A74B40"/>
    <w:rsid w:val="00A761C8"/>
    <w:rsid w:val="00A77FA3"/>
    <w:rsid w:val="00A803FC"/>
    <w:rsid w:val="00A834E3"/>
    <w:rsid w:val="00A8468C"/>
    <w:rsid w:val="00A8578C"/>
    <w:rsid w:val="00A86098"/>
    <w:rsid w:val="00A87224"/>
    <w:rsid w:val="00A90901"/>
    <w:rsid w:val="00A90A3B"/>
    <w:rsid w:val="00A96792"/>
    <w:rsid w:val="00AA0050"/>
    <w:rsid w:val="00AA3CCB"/>
    <w:rsid w:val="00AA6704"/>
    <w:rsid w:val="00AA6DDB"/>
    <w:rsid w:val="00AB0D45"/>
    <w:rsid w:val="00AB1EE3"/>
    <w:rsid w:val="00AC0918"/>
    <w:rsid w:val="00AC28DB"/>
    <w:rsid w:val="00AC3837"/>
    <w:rsid w:val="00AC42B7"/>
    <w:rsid w:val="00AC42C5"/>
    <w:rsid w:val="00AD7128"/>
    <w:rsid w:val="00AE13AD"/>
    <w:rsid w:val="00AE2ED7"/>
    <w:rsid w:val="00AE32F9"/>
    <w:rsid w:val="00AE7DEC"/>
    <w:rsid w:val="00AF0257"/>
    <w:rsid w:val="00AF31A0"/>
    <w:rsid w:val="00AF32B5"/>
    <w:rsid w:val="00AF4382"/>
    <w:rsid w:val="00AF7AB2"/>
    <w:rsid w:val="00B0074E"/>
    <w:rsid w:val="00B04C65"/>
    <w:rsid w:val="00B15391"/>
    <w:rsid w:val="00B15B3F"/>
    <w:rsid w:val="00B2246B"/>
    <w:rsid w:val="00B27943"/>
    <w:rsid w:val="00B36BE2"/>
    <w:rsid w:val="00B3727B"/>
    <w:rsid w:val="00B42FF1"/>
    <w:rsid w:val="00B44C38"/>
    <w:rsid w:val="00B45034"/>
    <w:rsid w:val="00B50E66"/>
    <w:rsid w:val="00B542A7"/>
    <w:rsid w:val="00B545A3"/>
    <w:rsid w:val="00B55CDE"/>
    <w:rsid w:val="00B5630B"/>
    <w:rsid w:val="00B569FD"/>
    <w:rsid w:val="00B5707C"/>
    <w:rsid w:val="00B603E6"/>
    <w:rsid w:val="00B62CD6"/>
    <w:rsid w:val="00B6365C"/>
    <w:rsid w:val="00B6585A"/>
    <w:rsid w:val="00B72D8F"/>
    <w:rsid w:val="00B8042E"/>
    <w:rsid w:val="00B8085F"/>
    <w:rsid w:val="00B84AC7"/>
    <w:rsid w:val="00B85FF3"/>
    <w:rsid w:val="00B86563"/>
    <w:rsid w:val="00B86593"/>
    <w:rsid w:val="00B903DE"/>
    <w:rsid w:val="00BA18E4"/>
    <w:rsid w:val="00BA7101"/>
    <w:rsid w:val="00BB05A3"/>
    <w:rsid w:val="00BB1159"/>
    <w:rsid w:val="00BB7E30"/>
    <w:rsid w:val="00BB7E57"/>
    <w:rsid w:val="00BC02C3"/>
    <w:rsid w:val="00BC10A4"/>
    <w:rsid w:val="00BC6D44"/>
    <w:rsid w:val="00BD34A3"/>
    <w:rsid w:val="00BD4A07"/>
    <w:rsid w:val="00BD73FC"/>
    <w:rsid w:val="00BE0510"/>
    <w:rsid w:val="00BE223D"/>
    <w:rsid w:val="00BE4578"/>
    <w:rsid w:val="00BE54EB"/>
    <w:rsid w:val="00BF3C86"/>
    <w:rsid w:val="00BF4E22"/>
    <w:rsid w:val="00BF511E"/>
    <w:rsid w:val="00C03168"/>
    <w:rsid w:val="00C04958"/>
    <w:rsid w:val="00C06D8C"/>
    <w:rsid w:val="00C11F9C"/>
    <w:rsid w:val="00C1229F"/>
    <w:rsid w:val="00C14EA7"/>
    <w:rsid w:val="00C2097A"/>
    <w:rsid w:val="00C211E8"/>
    <w:rsid w:val="00C226B4"/>
    <w:rsid w:val="00C235B4"/>
    <w:rsid w:val="00C30B59"/>
    <w:rsid w:val="00C3211A"/>
    <w:rsid w:val="00C37BE9"/>
    <w:rsid w:val="00C40451"/>
    <w:rsid w:val="00C44BB7"/>
    <w:rsid w:val="00C453CF"/>
    <w:rsid w:val="00C45E3D"/>
    <w:rsid w:val="00C47FE9"/>
    <w:rsid w:val="00C55346"/>
    <w:rsid w:val="00C55921"/>
    <w:rsid w:val="00C5671D"/>
    <w:rsid w:val="00C5699A"/>
    <w:rsid w:val="00C60B83"/>
    <w:rsid w:val="00C61256"/>
    <w:rsid w:val="00C65D28"/>
    <w:rsid w:val="00C67251"/>
    <w:rsid w:val="00C712F6"/>
    <w:rsid w:val="00C762DD"/>
    <w:rsid w:val="00C76D93"/>
    <w:rsid w:val="00C81FAB"/>
    <w:rsid w:val="00C84FD0"/>
    <w:rsid w:val="00C85AF4"/>
    <w:rsid w:val="00C86FFB"/>
    <w:rsid w:val="00C87749"/>
    <w:rsid w:val="00C90C0F"/>
    <w:rsid w:val="00C9549D"/>
    <w:rsid w:val="00CA0FB8"/>
    <w:rsid w:val="00CA334C"/>
    <w:rsid w:val="00CB2E35"/>
    <w:rsid w:val="00CB375F"/>
    <w:rsid w:val="00CC0343"/>
    <w:rsid w:val="00CC6559"/>
    <w:rsid w:val="00CC7304"/>
    <w:rsid w:val="00CD4F02"/>
    <w:rsid w:val="00CE0D01"/>
    <w:rsid w:val="00CE309E"/>
    <w:rsid w:val="00CE3E96"/>
    <w:rsid w:val="00CF2CD1"/>
    <w:rsid w:val="00CF43F7"/>
    <w:rsid w:val="00CF5E75"/>
    <w:rsid w:val="00D01FC6"/>
    <w:rsid w:val="00D02909"/>
    <w:rsid w:val="00D03D6B"/>
    <w:rsid w:val="00D073C4"/>
    <w:rsid w:val="00D23156"/>
    <w:rsid w:val="00D245E2"/>
    <w:rsid w:val="00D27B98"/>
    <w:rsid w:val="00D27F27"/>
    <w:rsid w:val="00D33D08"/>
    <w:rsid w:val="00D3408E"/>
    <w:rsid w:val="00D35063"/>
    <w:rsid w:val="00D3599B"/>
    <w:rsid w:val="00D40800"/>
    <w:rsid w:val="00D42DC5"/>
    <w:rsid w:val="00D43030"/>
    <w:rsid w:val="00D46C79"/>
    <w:rsid w:val="00D5226F"/>
    <w:rsid w:val="00D53CB8"/>
    <w:rsid w:val="00D62D00"/>
    <w:rsid w:val="00D67BF6"/>
    <w:rsid w:val="00D67C70"/>
    <w:rsid w:val="00D713B4"/>
    <w:rsid w:val="00D72BA3"/>
    <w:rsid w:val="00D73F1F"/>
    <w:rsid w:val="00D74D45"/>
    <w:rsid w:val="00D75C04"/>
    <w:rsid w:val="00D76AD1"/>
    <w:rsid w:val="00D81AEF"/>
    <w:rsid w:val="00D82266"/>
    <w:rsid w:val="00D90B88"/>
    <w:rsid w:val="00D91B16"/>
    <w:rsid w:val="00D96688"/>
    <w:rsid w:val="00DA15A4"/>
    <w:rsid w:val="00DA1814"/>
    <w:rsid w:val="00DA1AC8"/>
    <w:rsid w:val="00DA2083"/>
    <w:rsid w:val="00DA67BD"/>
    <w:rsid w:val="00DB4201"/>
    <w:rsid w:val="00DB4AA9"/>
    <w:rsid w:val="00DB5CCF"/>
    <w:rsid w:val="00DB6C67"/>
    <w:rsid w:val="00DB7BD0"/>
    <w:rsid w:val="00DD0D75"/>
    <w:rsid w:val="00DD36CA"/>
    <w:rsid w:val="00DD45EB"/>
    <w:rsid w:val="00DD4F6D"/>
    <w:rsid w:val="00DD6A32"/>
    <w:rsid w:val="00DD713B"/>
    <w:rsid w:val="00DE087A"/>
    <w:rsid w:val="00DE15A4"/>
    <w:rsid w:val="00DE26AC"/>
    <w:rsid w:val="00DE5897"/>
    <w:rsid w:val="00DE780C"/>
    <w:rsid w:val="00DF095E"/>
    <w:rsid w:val="00DF5773"/>
    <w:rsid w:val="00DF65ED"/>
    <w:rsid w:val="00DF6D76"/>
    <w:rsid w:val="00DF7707"/>
    <w:rsid w:val="00E01C13"/>
    <w:rsid w:val="00E01EF2"/>
    <w:rsid w:val="00E1283F"/>
    <w:rsid w:val="00E131A1"/>
    <w:rsid w:val="00E14856"/>
    <w:rsid w:val="00E206C9"/>
    <w:rsid w:val="00E20896"/>
    <w:rsid w:val="00E25118"/>
    <w:rsid w:val="00E27F5B"/>
    <w:rsid w:val="00E309A4"/>
    <w:rsid w:val="00E31A3F"/>
    <w:rsid w:val="00E320FF"/>
    <w:rsid w:val="00E33A50"/>
    <w:rsid w:val="00E35004"/>
    <w:rsid w:val="00E370A0"/>
    <w:rsid w:val="00E41E79"/>
    <w:rsid w:val="00E43A03"/>
    <w:rsid w:val="00E465C1"/>
    <w:rsid w:val="00E47EBF"/>
    <w:rsid w:val="00E52359"/>
    <w:rsid w:val="00E53D86"/>
    <w:rsid w:val="00E54D79"/>
    <w:rsid w:val="00E63196"/>
    <w:rsid w:val="00E63C72"/>
    <w:rsid w:val="00E64715"/>
    <w:rsid w:val="00E65787"/>
    <w:rsid w:val="00E663A9"/>
    <w:rsid w:val="00E71473"/>
    <w:rsid w:val="00E74FB4"/>
    <w:rsid w:val="00E7716B"/>
    <w:rsid w:val="00E815F7"/>
    <w:rsid w:val="00E84BF3"/>
    <w:rsid w:val="00E84C30"/>
    <w:rsid w:val="00E85612"/>
    <w:rsid w:val="00E92625"/>
    <w:rsid w:val="00E95860"/>
    <w:rsid w:val="00EA0159"/>
    <w:rsid w:val="00EA32AB"/>
    <w:rsid w:val="00EA501C"/>
    <w:rsid w:val="00EA712A"/>
    <w:rsid w:val="00EB1936"/>
    <w:rsid w:val="00EB44E1"/>
    <w:rsid w:val="00EB4BFC"/>
    <w:rsid w:val="00EB62EA"/>
    <w:rsid w:val="00EC0602"/>
    <w:rsid w:val="00EC20B9"/>
    <w:rsid w:val="00EC4006"/>
    <w:rsid w:val="00EC720F"/>
    <w:rsid w:val="00ED1779"/>
    <w:rsid w:val="00ED7FBC"/>
    <w:rsid w:val="00EE0885"/>
    <w:rsid w:val="00EE1703"/>
    <w:rsid w:val="00EE1CD2"/>
    <w:rsid w:val="00EE471F"/>
    <w:rsid w:val="00EE48F1"/>
    <w:rsid w:val="00EE6C96"/>
    <w:rsid w:val="00EE7BA6"/>
    <w:rsid w:val="00EF0DDB"/>
    <w:rsid w:val="00EF10CF"/>
    <w:rsid w:val="00EF271F"/>
    <w:rsid w:val="00EF4715"/>
    <w:rsid w:val="00EF72D8"/>
    <w:rsid w:val="00F0360A"/>
    <w:rsid w:val="00F06F82"/>
    <w:rsid w:val="00F157AB"/>
    <w:rsid w:val="00F243D0"/>
    <w:rsid w:val="00F2456C"/>
    <w:rsid w:val="00F267C2"/>
    <w:rsid w:val="00F277FD"/>
    <w:rsid w:val="00F321C9"/>
    <w:rsid w:val="00F35A7F"/>
    <w:rsid w:val="00F40ACB"/>
    <w:rsid w:val="00F415E0"/>
    <w:rsid w:val="00F44694"/>
    <w:rsid w:val="00F447DC"/>
    <w:rsid w:val="00F54DA4"/>
    <w:rsid w:val="00F550BA"/>
    <w:rsid w:val="00F56CBA"/>
    <w:rsid w:val="00F653B1"/>
    <w:rsid w:val="00F65BF7"/>
    <w:rsid w:val="00F66A6F"/>
    <w:rsid w:val="00F70899"/>
    <w:rsid w:val="00F7142A"/>
    <w:rsid w:val="00F73E73"/>
    <w:rsid w:val="00F80DF1"/>
    <w:rsid w:val="00F813C0"/>
    <w:rsid w:val="00F82FBB"/>
    <w:rsid w:val="00F86535"/>
    <w:rsid w:val="00F86EEA"/>
    <w:rsid w:val="00F90213"/>
    <w:rsid w:val="00F90758"/>
    <w:rsid w:val="00F94EAA"/>
    <w:rsid w:val="00F94F45"/>
    <w:rsid w:val="00F950AF"/>
    <w:rsid w:val="00F97CBB"/>
    <w:rsid w:val="00F97D68"/>
    <w:rsid w:val="00FA106C"/>
    <w:rsid w:val="00FA29B7"/>
    <w:rsid w:val="00FA34DB"/>
    <w:rsid w:val="00FA45D5"/>
    <w:rsid w:val="00FA64D7"/>
    <w:rsid w:val="00FB15E8"/>
    <w:rsid w:val="00FB2045"/>
    <w:rsid w:val="00FB46C5"/>
    <w:rsid w:val="00FC12DC"/>
    <w:rsid w:val="00FD6AFD"/>
    <w:rsid w:val="00FE264E"/>
    <w:rsid w:val="00FE38E7"/>
    <w:rsid w:val="00FE396A"/>
    <w:rsid w:val="00FE5425"/>
    <w:rsid w:val="00FE7220"/>
    <w:rsid w:val="00FE7853"/>
    <w:rsid w:val="00FF192D"/>
    <w:rsid w:val="00FF3466"/>
    <w:rsid w:val="00FF4535"/>
    <w:rsid w:val="00FF54CC"/>
    <w:rsid w:val="0A20FB89"/>
    <w:rsid w:val="36C3A938"/>
    <w:rsid w:val="5F2D8FD9"/>
    <w:rsid w:val="6A4E1D69"/>
    <w:rsid w:val="6D0CD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1719"/>
  <w15:docId w15:val="{C04B03F2-197F-4E68-BD78-459EA0C9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232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3F4AA9"/>
    <w:pPr>
      <w:autoSpaceDE w:val="0"/>
      <w:autoSpaceDN w:val="0"/>
      <w:adjustRightInd w:val="0"/>
    </w:pPr>
    <w:rPr>
      <w:rFonts w:ascii="CDU Kievit Tab" w:hAnsi="CDU Kievit Tab" w:cs="CDU Kievit Tab"/>
      <w:color w:val="000000"/>
      <w:sz w:val="24"/>
      <w:szCs w:val="24"/>
      <w:lang w:eastAsia="en-US"/>
    </w:rPr>
  </w:style>
  <w:style w:type="table" w:styleId="Tabellenraster">
    <w:name w:val="Table Grid"/>
    <w:basedOn w:val="NormaleTabelle"/>
    <w:uiPriority w:val="59"/>
    <w:rsid w:val="003F4A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uzeile">
    <w:name w:val="footer"/>
    <w:basedOn w:val="Standard"/>
    <w:link w:val="FuzeileZchn"/>
    <w:uiPriority w:val="99"/>
    <w:semiHidden/>
    <w:unhideWhenUsed/>
    <w:rsid w:val="003F4A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3F4AA9"/>
  </w:style>
  <w:style w:type="paragraph" w:styleId="Kopfzeile">
    <w:name w:val="header"/>
    <w:basedOn w:val="Standard"/>
    <w:link w:val="KopfzeileZchn"/>
    <w:uiPriority w:val="99"/>
    <w:semiHidden/>
    <w:unhideWhenUsed/>
    <w:rsid w:val="004709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70915"/>
  </w:style>
  <w:style w:type="character" w:styleId="Hyperlink">
    <w:name w:val="Hyperlink"/>
    <w:basedOn w:val="Absatz-Standardschriftart"/>
    <w:uiPriority w:val="99"/>
    <w:unhideWhenUsed/>
    <w:rsid w:val="00AF31A0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40143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25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2556"/>
    <w:rPr>
      <w:rFonts w:ascii="Segoe UI" w:hAnsi="Segoe UI" w:cs="Segoe UI"/>
      <w:sz w:val="18"/>
      <w:szCs w:val="18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533F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533F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533F4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533F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533F4"/>
    <w:rPr>
      <w:b/>
      <w:bCs/>
      <w:lang w:eastAsia="en-US"/>
    </w:rPr>
  </w:style>
  <w:style w:type="paragraph" w:styleId="berarbeitung">
    <w:name w:val="Revision"/>
    <w:hidden/>
    <w:uiPriority w:val="99"/>
    <w:semiHidden/>
    <w:rsid w:val="00382BDB"/>
    <w:rPr>
      <w:sz w:val="22"/>
      <w:szCs w:val="22"/>
      <w:lang w:eastAsia="en-US"/>
    </w:rPr>
  </w:style>
  <w:style w:type="paragraph" w:styleId="KeinLeerraum">
    <w:name w:val="No Spacing"/>
    <w:uiPriority w:val="1"/>
    <w:qFormat/>
    <w:rsid w:val="0072043F"/>
    <w:rPr>
      <w:sz w:val="22"/>
      <w:szCs w:val="22"/>
      <w:lang w:val="en-US"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184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6054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DE" w:eastAsia="de-DE"/>
    </w:rPr>
  </w:style>
  <w:style w:type="character" w:customStyle="1" w:styleId="apple-tab-span">
    <w:name w:val="apple-tab-span"/>
    <w:basedOn w:val="Absatz-Standardschriftart"/>
    <w:rsid w:val="006054B2"/>
  </w:style>
  <w:style w:type="character" w:styleId="Fett">
    <w:name w:val="Strong"/>
    <w:basedOn w:val="Absatz-Standardschriftart"/>
    <w:uiPriority w:val="22"/>
    <w:qFormat/>
    <w:rsid w:val="004C3175"/>
    <w:rPr>
      <w:b/>
      <w:bCs/>
    </w:rPr>
  </w:style>
  <w:style w:type="character" w:customStyle="1" w:styleId="apple-converted-space">
    <w:name w:val="apple-converted-space"/>
    <w:basedOn w:val="Absatz-Standardschriftart"/>
    <w:rsid w:val="0076117A"/>
  </w:style>
  <w:style w:type="character" w:styleId="Hervorhebung">
    <w:name w:val="Emphasis"/>
    <w:basedOn w:val="Absatz-Standardschriftart"/>
    <w:uiPriority w:val="20"/>
    <w:qFormat/>
    <w:rsid w:val="007611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D14828F4677E64486F7E148168BA439" ma:contentTypeVersion="12" ma:contentTypeDescription="Ein neues Dokument erstellen." ma:contentTypeScope="" ma:versionID="c24e3060cafebebd66f74f18c53a2434">
  <xsd:schema xmlns:xsd="http://www.w3.org/2001/XMLSchema" xmlns:xs="http://www.w3.org/2001/XMLSchema" xmlns:p="http://schemas.microsoft.com/office/2006/metadata/properties" xmlns:ns2="b7a8b35d-7d58-415d-9c1b-77bc77684c6b" xmlns:ns3="a05a288f-6460-4cd4-a85f-ffc01dbd0fa2" targetNamespace="http://schemas.microsoft.com/office/2006/metadata/properties" ma:root="true" ma:fieldsID="1fe7f1f7fda805277a55ca6bf3d3fb2e" ns2:_="" ns3:_="">
    <xsd:import namespace="b7a8b35d-7d58-415d-9c1b-77bc77684c6b"/>
    <xsd:import namespace="a05a288f-6460-4cd4-a85f-ffc01dbd0f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8b35d-7d58-415d-9c1b-77bc77684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a66f70c6-21f5-448c-b698-3f9ee5564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a288f-6460-4cd4-a85f-ffc01dbd0fa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de7b4eb-b3eb-4059-9b10-76a388ee5535}" ma:internalName="TaxCatchAll" ma:showField="CatchAllData" ma:web="a05a288f-6460-4cd4-a85f-ffc01dbd0f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a8b35d-7d58-415d-9c1b-77bc77684c6b">
      <Terms xmlns="http://schemas.microsoft.com/office/infopath/2007/PartnerControls"/>
    </lcf76f155ced4ddcb4097134ff3c332f>
    <TaxCatchAll xmlns="a05a288f-6460-4cd4-a85f-ffc01dbd0fa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9E282-8DA5-462C-B6A5-0D7FB73B6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a8b35d-7d58-415d-9c1b-77bc77684c6b"/>
    <ds:schemaRef ds:uri="a05a288f-6460-4cd4-a85f-ffc01dbd0f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1AD520-DB7E-4310-90DF-2902071E851F}">
  <ds:schemaRefs>
    <ds:schemaRef ds:uri="http://schemas.microsoft.com/office/2006/metadata/properties"/>
    <ds:schemaRef ds:uri="http://schemas.microsoft.com/office/infopath/2007/PartnerControls"/>
    <ds:schemaRef ds:uri="b7a8b35d-7d58-415d-9c1b-77bc77684c6b"/>
    <ds:schemaRef ds:uri="a05a288f-6460-4cd4-a85f-ffc01dbd0fa2"/>
  </ds:schemaRefs>
</ds:datastoreItem>
</file>

<file path=customXml/itemProps3.xml><?xml version="1.0" encoding="utf-8"?>
<ds:datastoreItem xmlns:ds="http://schemas.openxmlformats.org/officeDocument/2006/customXml" ds:itemID="{167E2B9D-1D33-490C-8A68-A660CF821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8B107D-E6DA-4F83-B1FE-5B5515E1D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WHU</Company>
  <LinksUpToDate>false</LinksUpToDate>
  <CharactersWithSpaces>3669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Stallbaumer, Rebecca</dc:creator>
  <cp:keywords/>
  <dc:description/>
  <cp:lastModifiedBy>David Döbele</cp:lastModifiedBy>
  <cp:revision>5</cp:revision>
  <cp:lastPrinted>2020-10-27T09:53:00Z</cp:lastPrinted>
  <dcterms:created xsi:type="dcterms:W3CDTF">2025-08-05T21:36:00Z</dcterms:created>
  <dcterms:modified xsi:type="dcterms:W3CDTF">2025-09-06T08:59:00Z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0x010100AD14828F4677E64486F7E148168BA439</vt:lpwstr>
  </property>
  <property fmtid="{D5CDD505-2E9C-101B-9397-08002B2CF9AE}" pid="3" name="HXCategories">
    <vt:lpwstr>120;#Application Documents|9f270f06-d375-4781-8c1a-c12a9ea62605;#116;#BSc/MSc Career Center|950b6a81-7036-49ef-a1a0-32e474a40888</vt:lpwstr>
  </property>
  <property fmtid="{D5CDD505-2E9C-101B-9397-08002B2CF9AE}" pid="4" name="MediaServiceImageTags">
    <vt:lpwstr/>
  </property>
</Properties>
</file>