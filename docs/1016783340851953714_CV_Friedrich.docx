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924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6"/>
        <w:gridCol w:w="3963"/>
        <w:gridCol w:w="147"/>
        <w:gridCol w:w="426"/>
        <w:gridCol w:w="283"/>
        <w:gridCol w:w="425"/>
        <w:gridCol w:w="2694"/>
      </w:tblGrid>
      <w:tr w:rsidR="002508C2" w:rsidRPr="000166B8" w14:paraId="5DF08F91" w14:textId="77777777" w:rsidTr="008407D5">
        <w:trPr>
          <w:trHeight w:val="227"/>
        </w:trPr>
        <w:tc>
          <w:tcPr>
            <w:tcW w:w="9924" w:type="dxa"/>
            <w:gridSpan w:val="7"/>
          </w:tcPr>
          <w:p w14:paraId="11DD220E" w14:textId="6CDC9B4F" w:rsidR="002508C2" w:rsidRPr="000166B8" w:rsidRDefault="00412FCF" w:rsidP="004E306B">
            <w:pPr>
              <w:jc w:val="center"/>
              <w:rPr>
                <w:rFonts w:ascii="Georgia" w:hAnsi="Georgia"/>
              </w:rPr>
            </w:pPr>
            <w:r w:rsidRPr="000166B8">
              <w:rPr>
                <w:rFonts w:ascii="Georgia" w:hAnsi="Georgia"/>
                <w:b/>
                <w:smallCaps/>
                <w:sz w:val="48"/>
                <w:szCs w:val="32"/>
              </w:rPr>
              <w:t>Sven Friedrich</w:t>
            </w:r>
            <w:r w:rsidR="008050E4" w:rsidRPr="000166B8">
              <w:rPr>
                <w:rFonts w:ascii="Georgia" w:hAnsi="Georgia"/>
                <w:sz w:val="44"/>
                <w:szCs w:val="64"/>
              </w:rPr>
              <w:br/>
            </w:r>
            <w:r w:rsidRPr="000166B8">
              <w:rPr>
                <w:rFonts w:ascii="Georgia" w:hAnsi="Georgia"/>
                <w:sz w:val="20"/>
              </w:rPr>
              <w:t>Droste-Hülshoff-Straße 76, 58708 Menden (Sauerland)</w:t>
            </w:r>
          </w:p>
          <w:p w14:paraId="722A5AF6" w14:textId="44F5DD7C" w:rsidR="008050E4" w:rsidRPr="000166B8" w:rsidRDefault="00412FCF" w:rsidP="004E306B">
            <w:pPr>
              <w:jc w:val="center"/>
              <w:rPr>
                <w:rFonts w:ascii="Georgia" w:hAnsi="Georgia"/>
              </w:rPr>
            </w:pPr>
            <w:r w:rsidRPr="000166B8">
              <w:rPr>
                <w:rFonts w:ascii="Georgia" w:hAnsi="Georgia" w:cs="Georgia"/>
                <w:color w:val="000000"/>
                <w:sz w:val="20"/>
              </w:rPr>
              <w:t>+49 176 20227532</w:t>
            </w:r>
            <w:r w:rsidR="00AB016A" w:rsidRPr="000166B8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46788F" w:rsidRPr="000166B8">
              <w:rPr>
                <w:rFonts w:ascii="Georgia" w:hAnsi="Georgia" w:cs="Georgia"/>
                <w:color w:val="000000"/>
                <w:sz w:val="20"/>
              </w:rPr>
              <w:t>•</w:t>
            </w:r>
            <w:r w:rsidR="008050E4" w:rsidRPr="000166B8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Pr="000166B8">
              <w:rPr>
                <w:rFonts w:ascii="Georgia" w:hAnsi="Georgia" w:cs="Georgia"/>
                <w:color w:val="000000"/>
                <w:sz w:val="20"/>
              </w:rPr>
              <w:t>sven.frd@icloud.com</w:t>
            </w:r>
            <w:r w:rsidR="002B2091" w:rsidRPr="000166B8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46788F" w:rsidRPr="000166B8">
              <w:rPr>
                <w:rFonts w:ascii="Georgia" w:hAnsi="Georgia" w:cs="Georgia"/>
                <w:color w:val="000000"/>
                <w:sz w:val="20"/>
              </w:rPr>
              <w:t>•</w:t>
            </w:r>
            <w:r w:rsidR="008050E4" w:rsidRPr="000166B8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Pr="000166B8">
              <w:rPr>
                <w:rFonts w:ascii="Georgia" w:hAnsi="Georgia" w:cs="Georgia"/>
                <w:color w:val="000000"/>
                <w:sz w:val="20"/>
              </w:rPr>
              <w:t>geboren</w:t>
            </w:r>
            <w:r w:rsidR="00770AD5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Pr="000166B8">
              <w:rPr>
                <w:rFonts w:ascii="Georgia" w:hAnsi="Georgia" w:cs="Georgia"/>
                <w:color w:val="000000"/>
                <w:sz w:val="20"/>
              </w:rPr>
              <w:t>20.06.2000 in Iserlohn</w:t>
            </w:r>
          </w:p>
        </w:tc>
      </w:tr>
      <w:tr w:rsidR="002508C2" w:rsidRPr="000166B8" w14:paraId="0FCADE56" w14:textId="77777777" w:rsidTr="004E306B">
        <w:trPr>
          <w:trHeight w:val="567"/>
        </w:trPr>
        <w:tc>
          <w:tcPr>
            <w:tcW w:w="9924" w:type="dxa"/>
            <w:gridSpan w:val="7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0166B8" w:rsidRDefault="006E2C9C" w:rsidP="006423C3">
            <w:pPr>
              <w:rPr>
                <w:rFonts w:ascii="Georgia" w:hAnsi="Georgia"/>
                <w:sz w:val="28"/>
              </w:rPr>
            </w:pPr>
            <w:r w:rsidRPr="000166B8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0166B8" w14:paraId="7D1DEBF7" w14:textId="77777777" w:rsidTr="004E306B">
        <w:trPr>
          <w:trHeight w:val="340"/>
        </w:trPr>
        <w:tc>
          <w:tcPr>
            <w:tcW w:w="7230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5CDE3124" w:rsidR="00D1492F" w:rsidRPr="000166B8" w:rsidRDefault="00F31653" w:rsidP="006423C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Johann </w:t>
            </w:r>
            <w:proofErr w:type="gramStart"/>
            <w:r>
              <w:rPr>
                <w:rFonts w:ascii="Georgia" w:hAnsi="Georgia"/>
                <w:b/>
                <w:smallCaps/>
                <w:sz w:val="23"/>
                <w:szCs w:val="23"/>
              </w:rPr>
              <w:t>Wolfgang Goethe-Universität</w:t>
            </w:r>
            <w:proofErr w:type="gramEnd"/>
          </w:p>
        </w:tc>
        <w:tc>
          <w:tcPr>
            <w:tcW w:w="2694" w:type="dxa"/>
            <w:tcBorders>
              <w:top w:val="single" w:sz="4" w:space="0" w:color="auto"/>
            </w:tcBorders>
            <w:vAlign w:val="bottom"/>
          </w:tcPr>
          <w:p w14:paraId="7C845E2D" w14:textId="26951945" w:rsidR="00D1492F" w:rsidRPr="000166B8" w:rsidRDefault="00F31653" w:rsidP="006423C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D1492F" w:rsidRPr="000166B8" w14:paraId="61E5D482" w14:textId="77777777" w:rsidTr="008407D5">
        <w:tc>
          <w:tcPr>
            <w:tcW w:w="5949" w:type="dxa"/>
            <w:gridSpan w:val="2"/>
            <w:vAlign w:val="bottom"/>
          </w:tcPr>
          <w:p w14:paraId="11CB9A0F" w14:textId="20F9814A" w:rsidR="00D1492F" w:rsidRPr="000166B8" w:rsidRDefault="00F31653" w:rsidP="006423C3">
            <w:pPr>
              <w:rPr>
                <w:rFonts w:ascii="Georgia" w:hAnsi="Georgia"/>
                <w:sz w:val="18"/>
              </w:rPr>
            </w:pPr>
            <w:proofErr w:type="spellStart"/>
            <w:r>
              <w:rPr>
                <w:rFonts w:ascii="Georgia" w:hAnsi="Georgia"/>
                <w:sz w:val="18"/>
              </w:rPr>
              <w:t>M.Sc</w:t>
            </w:r>
            <w:proofErr w:type="spellEnd"/>
            <w:r>
              <w:rPr>
                <w:rFonts w:ascii="Georgia" w:hAnsi="Georgia"/>
                <w:sz w:val="18"/>
              </w:rPr>
              <w:t>.</w:t>
            </w:r>
            <w:r w:rsidR="00D1492F" w:rsidRPr="000166B8">
              <w:rPr>
                <w:rFonts w:ascii="Georgia" w:hAnsi="Georgia"/>
                <w:sz w:val="18"/>
              </w:rPr>
              <w:t xml:space="preserve"> in </w:t>
            </w:r>
            <w:r>
              <w:rPr>
                <w:rFonts w:ascii="Georgia" w:hAnsi="Georgia"/>
                <w:sz w:val="18"/>
              </w:rPr>
              <w:t>Betriebswirtschaftslehre (bevorstehend)</w:t>
            </w:r>
          </w:p>
        </w:tc>
        <w:tc>
          <w:tcPr>
            <w:tcW w:w="3975" w:type="dxa"/>
            <w:gridSpan w:val="5"/>
            <w:vAlign w:val="bottom"/>
          </w:tcPr>
          <w:p w14:paraId="419A9228" w14:textId="086ACE5E" w:rsidR="00D1492F" w:rsidRPr="000166B8" w:rsidRDefault="00F31653" w:rsidP="006423C3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 xml:space="preserve">ab </w:t>
            </w:r>
            <w:r w:rsidR="0046788F" w:rsidRPr="000166B8">
              <w:rPr>
                <w:rFonts w:ascii="Georgia" w:hAnsi="Georgia"/>
                <w:sz w:val="18"/>
              </w:rPr>
              <w:t>10</w:t>
            </w:r>
            <w:r w:rsidR="00D1492F" w:rsidRPr="000166B8">
              <w:rPr>
                <w:rFonts w:ascii="Georgia" w:hAnsi="Georgia"/>
                <w:sz w:val="18"/>
              </w:rPr>
              <w:t>/20</w:t>
            </w:r>
            <w:r>
              <w:rPr>
                <w:rFonts w:ascii="Georgia" w:hAnsi="Georgia"/>
                <w:sz w:val="18"/>
              </w:rPr>
              <w:t>22</w:t>
            </w:r>
            <w:r w:rsidR="00D1492F" w:rsidRPr="000166B8">
              <w:rPr>
                <w:rFonts w:ascii="Georgia" w:hAnsi="Georgia"/>
                <w:sz w:val="18"/>
              </w:rPr>
              <w:t xml:space="preserve"> </w:t>
            </w:r>
          </w:p>
        </w:tc>
      </w:tr>
      <w:tr w:rsidR="00F31653" w:rsidRPr="000166B8" w14:paraId="23659367" w14:textId="77777777" w:rsidTr="008407D5">
        <w:trPr>
          <w:trHeight w:val="340"/>
        </w:trPr>
        <w:tc>
          <w:tcPr>
            <w:tcW w:w="7230" w:type="dxa"/>
            <w:gridSpan w:val="6"/>
            <w:vAlign w:val="bottom"/>
          </w:tcPr>
          <w:p w14:paraId="24E3C9A5" w14:textId="77777777" w:rsidR="00F31653" w:rsidRPr="000166B8" w:rsidRDefault="00F31653" w:rsidP="006423C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0166B8">
              <w:rPr>
                <w:rFonts w:ascii="Georgia" w:hAnsi="Georgia"/>
                <w:b/>
                <w:smallCaps/>
                <w:sz w:val="23"/>
                <w:szCs w:val="23"/>
              </w:rPr>
              <w:t>Technische Universität Dortmund</w:t>
            </w:r>
          </w:p>
        </w:tc>
        <w:tc>
          <w:tcPr>
            <w:tcW w:w="2694" w:type="dxa"/>
            <w:vAlign w:val="bottom"/>
          </w:tcPr>
          <w:p w14:paraId="51BB8EE4" w14:textId="77777777" w:rsidR="00F31653" w:rsidRPr="000166B8" w:rsidRDefault="00F31653" w:rsidP="006423C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0166B8">
              <w:rPr>
                <w:rFonts w:ascii="Georgia" w:hAnsi="Georgia"/>
                <w:i/>
                <w:smallCaps/>
                <w:sz w:val="23"/>
                <w:szCs w:val="23"/>
              </w:rPr>
              <w:t>Dortmund</w:t>
            </w:r>
          </w:p>
        </w:tc>
      </w:tr>
      <w:tr w:rsidR="00F31653" w:rsidRPr="000166B8" w14:paraId="27057546" w14:textId="77777777" w:rsidTr="008407D5">
        <w:tc>
          <w:tcPr>
            <w:tcW w:w="5949" w:type="dxa"/>
            <w:gridSpan w:val="2"/>
            <w:vAlign w:val="bottom"/>
          </w:tcPr>
          <w:p w14:paraId="0AD49057" w14:textId="77777777" w:rsidR="00F31653" w:rsidRPr="000166B8" w:rsidRDefault="00F31653" w:rsidP="006423C3">
            <w:pPr>
              <w:rPr>
                <w:rFonts w:ascii="Georgia" w:hAnsi="Georgia"/>
                <w:sz w:val="18"/>
              </w:rPr>
            </w:pPr>
            <w:r w:rsidRPr="000166B8">
              <w:rPr>
                <w:rFonts w:ascii="Georgia" w:hAnsi="Georgia"/>
                <w:sz w:val="18"/>
              </w:rPr>
              <w:t>B.Sc. in Wirtschaftswissenschaften (aktuelle Note: 2,1)</w:t>
            </w:r>
          </w:p>
        </w:tc>
        <w:tc>
          <w:tcPr>
            <w:tcW w:w="3975" w:type="dxa"/>
            <w:gridSpan w:val="5"/>
            <w:vAlign w:val="bottom"/>
          </w:tcPr>
          <w:p w14:paraId="17B21CBE" w14:textId="77777777" w:rsidR="00F31653" w:rsidRPr="000166B8" w:rsidRDefault="00F31653" w:rsidP="006423C3">
            <w:pPr>
              <w:jc w:val="right"/>
              <w:rPr>
                <w:rFonts w:ascii="Georgia" w:hAnsi="Georgia"/>
                <w:sz w:val="18"/>
              </w:rPr>
            </w:pPr>
            <w:r w:rsidRPr="000166B8">
              <w:rPr>
                <w:rFonts w:ascii="Georgia" w:hAnsi="Georgia"/>
                <w:sz w:val="18"/>
              </w:rPr>
              <w:t>10/2018 – heute</w:t>
            </w:r>
          </w:p>
        </w:tc>
      </w:tr>
      <w:tr w:rsidR="00F31653" w:rsidRPr="000166B8" w14:paraId="2A6443F7" w14:textId="77777777" w:rsidTr="008407D5">
        <w:tc>
          <w:tcPr>
            <w:tcW w:w="9924" w:type="dxa"/>
            <w:gridSpan w:val="7"/>
            <w:vAlign w:val="bottom"/>
          </w:tcPr>
          <w:p w14:paraId="1770C683" w14:textId="77777777" w:rsidR="00F31653" w:rsidRPr="000166B8" w:rsidRDefault="00F31653" w:rsidP="006423C3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0166B8">
              <w:rPr>
                <w:rFonts w:ascii="Georgia" w:hAnsi="Georgia" w:cs="Georgia"/>
                <w:i/>
                <w:iCs/>
                <w:color w:val="000000"/>
                <w:sz w:val="18"/>
              </w:rPr>
              <w:t>Schwerpunkt: Accounting &amp; Finance</w:t>
            </w:r>
          </w:p>
          <w:p w14:paraId="5C7C5F63" w14:textId="77777777" w:rsidR="00F31653" w:rsidRPr="000166B8" w:rsidRDefault="00F31653" w:rsidP="006423C3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0166B8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Relevante Module: Investitions-, Portfolio- und Risikomanagement (1,3); Financial Modeling (1,0); </w:t>
            </w:r>
            <w:proofErr w:type="spellStart"/>
            <w:r w:rsidRPr="000166B8">
              <w:rPr>
                <w:rFonts w:ascii="Georgia" w:hAnsi="Georgia" w:cs="Georgia"/>
                <w:i/>
                <w:iCs/>
                <w:color w:val="000000"/>
                <w:sz w:val="18"/>
              </w:rPr>
              <w:t>Introduction</w:t>
            </w:r>
            <w:proofErr w:type="spellEnd"/>
            <w:r w:rsidRPr="000166B8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T</w:t>
            </w:r>
            <w:r w:rsidRPr="000166B8">
              <w:rPr>
                <w:rFonts w:ascii="Georgia" w:hAnsi="Georgia" w:cs="Georgia"/>
                <w:i/>
                <w:iCs/>
                <w:color w:val="000000"/>
                <w:sz w:val="18"/>
              </w:rPr>
              <w:t>o</w:t>
            </w:r>
            <w:proofErr w:type="spellEnd"/>
            <w:r w:rsidRPr="000166B8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I</w:t>
            </w:r>
            <w:r w:rsidRPr="000166B8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nternational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A</w:t>
            </w:r>
            <w:r w:rsidRPr="000166B8">
              <w:rPr>
                <w:rFonts w:ascii="Georgia" w:hAnsi="Georgia" w:cs="Georgia"/>
                <w:i/>
                <w:iCs/>
                <w:color w:val="000000"/>
                <w:sz w:val="18"/>
              </w:rPr>
              <w:t>ccounting (1,0); Konzernrechnungslegung (2,0)</w:t>
            </w:r>
          </w:p>
        </w:tc>
      </w:tr>
      <w:tr w:rsidR="00D5280E" w:rsidRPr="000166B8" w14:paraId="1C51E2FF" w14:textId="77777777" w:rsidTr="008407D5">
        <w:trPr>
          <w:trHeight w:val="340"/>
        </w:trPr>
        <w:tc>
          <w:tcPr>
            <w:tcW w:w="6096" w:type="dxa"/>
            <w:gridSpan w:val="3"/>
            <w:vAlign w:val="bottom"/>
          </w:tcPr>
          <w:p w14:paraId="4BAC65D2" w14:textId="2A247D16" w:rsidR="00665BF3" w:rsidRPr="000166B8" w:rsidRDefault="00FB03C1" w:rsidP="006423C3">
            <w:pPr>
              <w:rPr>
                <w:rFonts w:ascii="Georgia" w:hAnsi="Georgia"/>
                <w:sz w:val="18"/>
              </w:rPr>
            </w:pPr>
            <w:r w:rsidRPr="000166B8">
              <w:rPr>
                <w:rFonts w:ascii="Georgia" w:hAnsi="Georgia"/>
                <w:b/>
                <w:smallCaps/>
                <w:sz w:val="23"/>
                <w:szCs w:val="23"/>
              </w:rPr>
              <w:t xml:space="preserve">Städtisches Gymnasium an der </w:t>
            </w:r>
            <w:proofErr w:type="spellStart"/>
            <w:r w:rsidRPr="000166B8">
              <w:rPr>
                <w:rFonts w:ascii="Georgia" w:hAnsi="Georgia"/>
                <w:b/>
                <w:smallCaps/>
                <w:sz w:val="23"/>
                <w:szCs w:val="23"/>
              </w:rPr>
              <w:t>Hönne</w:t>
            </w:r>
            <w:proofErr w:type="spellEnd"/>
            <w:r w:rsidRPr="000166B8">
              <w:rPr>
                <w:rFonts w:ascii="Georgia" w:hAnsi="Georgia"/>
                <w:b/>
                <w:smallCaps/>
                <w:sz w:val="23"/>
                <w:szCs w:val="23"/>
              </w:rPr>
              <w:t xml:space="preserve"> Menden</w:t>
            </w:r>
          </w:p>
        </w:tc>
        <w:tc>
          <w:tcPr>
            <w:tcW w:w="3828" w:type="dxa"/>
            <w:gridSpan w:val="4"/>
            <w:vAlign w:val="bottom"/>
          </w:tcPr>
          <w:p w14:paraId="2FCB10D7" w14:textId="767A03A1" w:rsidR="00665BF3" w:rsidRPr="000166B8" w:rsidRDefault="00FB03C1" w:rsidP="006423C3">
            <w:pPr>
              <w:jc w:val="right"/>
              <w:rPr>
                <w:rFonts w:ascii="Georgia" w:hAnsi="Georgia"/>
                <w:sz w:val="18"/>
              </w:rPr>
            </w:pPr>
            <w:r w:rsidRPr="000166B8">
              <w:rPr>
                <w:rFonts w:ascii="Georgia" w:hAnsi="Georgia"/>
                <w:i/>
                <w:smallCaps/>
                <w:sz w:val="23"/>
                <w:szCs w:val="23"/>
              </w:rPr>
              <w:t>Menden</w:t>
            </w:r>
          </w:p>
        </w:tc>
      </w:tr>
      <w:tr w:rsidR="0091331D" w:rsidRPr="000166B8" w14:paraId="312B82BC" w14:textId="77777777" w:rsidTr="004E306B">
        <w:trPr>
          <w:trHeight w:val="20"/>
        </w:trPr>
        <w:tc>
          <w:tcPr>
            <w:tcW w:w="6096" w:type="dxa"/>
            <w:gridSpan w:val="3"/>
            <w:vAlign w:val="bottom"/>
          </w:tcPr>
          <w:p w14:paraId="1CEE182B" w14:textId="664C3488" w:rsidR="0091331D" w:rsidRPr="000166B8" w:rsidRDefault="0091331D" w:rsidP="006423C3">
            <w:pPr>
              <w:rPr>
                <w:rFonts w:ascii="Georgia" w:hAnsi="Georgia"/>
                <w:sz w:val="18"/>
              </w:rPr>
            </w:pPr>
            <w:r w:rsidRPr="000166B8">
              <w:rPr>
                <w:rFonts w:ascii="Georgia" w:hAnsi="Georgia"/>
                <w:sz w:val="18"/>
              </w:rPr>
              <w:t xml:space="preserve">Allgemeine Hochschulreife </w:t>
            </w:r>
          </w:p>
        </w:tc>
        <w:tc>
          <w:tcPr>
            <w:tcW w:w="3828" w:type="dxa"/>
            <w:gridSpan w:val="4"/>
            <w:vAlign w:val="bottom"/>
          </w:tcPr>
          <w:p w14:paraId="7521EA6E" w14:textId="13C00AB0" w:rsidR="0091331D" w:rsidRPr="000166B8" w:rsidRDefault="00FB03C1" w:rsidP="006423C3">
            <w:pPr>
              <w:jc w:val="right"/>
              <w:rPr>
                <w:rFonts w:ascii="Georgia" w:hAnsi="Georgia"/>
                <w:sz w:val="18"/>
              </w:rPr>
            </w:pPr>
            <w:r w:rsidRPr="000166B8">
              <w:rPr>
                <w:rFonts w:ascii="Georgia" w:hAnsi="Georgia"/>
                <w:sz w:val="18"/>
              </w:rPr>
              <w:t>08</w:t>
            </w:r>
            <w:r w:rsidR="0091331D" w:rsidRPr="000166B8">
              <w:rPr>
                <w:rFonts w:ascii="Georgia" w:hAnsi="Georgia"/>
                <w:sz w:val="18"/>
              </w:rPr>
              <w:t>/20</w:t>
            </w:r>
            <w:r w:rsidRPr="000166B8">
              <w:rPr>
                <w:rFonts w:ascii="Georgia" w:hAnsi="Georgia"/>
                <w:sz w:val="18"/>
              </w:rPr>
              <w:t>10</w:t>
            </w:r>
            <w:r w:rsidR="0091331D" w:rsidRPr="000166B8">
              <w:rPr>
                <w:rFonts w:ascii="Georgia" w:hAnsi="Georgia"/>
                <w:sz w:val="18"/>
              </w:rPr>
              <w:t xml:space="preserve"> – 06/201</w:t>
            </w:r>
            <w:r w:rsidRPr="000166B8">
              <w:rPr>
                <w:rFonts w:ascii="Georgia" w:hAnsi="Georgia"/>
                <w:sz w:val="18"/>
              </w:rPr>
              <w:t>8</w:t>
            </w:r>
          </w:p>
        </w:tc>
      </w:tr>
      <w:tr w:rsidR="00D5280E" w:rsidRPr="000166B8" w14:paraId="69F47C1D" w14:textId="77777777" w:rsidTr="004E306B">
        <w:trPr>
          <w:trHeight w:val="20"/>
        </w:trPr>
        <w:tc>
          <w:tcPr>
            <w:tcW w:w="9924" w:type="dxa"/>
            <w:gridSpan w:val="7"/>
            <w:vAlign w:val="bottom"/>
          </w:tcPr>
          <w:p w14:paraId="23575F6C" w14:textId="6BC55100" w:rsidR="00D5280E" w:rsidRPr="000166B8" w:rsidRDefault="0091331D" w:rsidP="006423C3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0166B8">
              <w:rPr>
                <w:rFonts w:ascii="Georgia" w:hAnsi="Georgia"/>
                <w:i/>
                <w:iCs/>
                <w:sz w:val="18"/>
              </w:rPr>
              <w:t xml:space="preserve">Schwerpunktfächer: </w:t>
            </w:r>
            <w:r w:rsidR="00FB03C1" w:rsidRPr="000166B8">
              <w:rPr>
                <w:rFonts w:ascii="Georgia" w:hAnsi="Georgia"/>
                <w:i/>
                <w:iCs/>
                <w:sz w:val="18"/>
              </w:rPr>
              <w:t>Englisch (LK), Geschichte (LK), Deutsch, Physik</w:t>
            </w:r>
          </w:p>
        </w:tc>
      </w:tr>
      <w:tr w:rsidR="00D5280E" w:rsidRPr="000166B8" w14:paraId="3A2665B3" w14:textId="77777777" w:rsidTr="004E306B">
        <w:trPr>
          <w:trHeight w:val="567"/>
        </w:trPr>
        <w:tc>
          <w:tcPr>
            <w:tcW w:w="9924" w:type="dxa"/>
            <w:gridSpan w:val="7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0166B8" w:rsidRDefault="006E2C9C" w:rsidP="006423C3">
            <w:pPr>
              <w:pStyle w:val="BERSCHRIFT"/>
              <w:rPr>
                <w:sz w:val="28"/>
              </w:rPr>
            </w:pPr>
            <w:r w:rsidRPr="000166B8">
              <w:rPr>
                <w:sz w:val="28"/>
              </w:rPr>
              <w:t>Praxiserfahrungen</w:t>
            </w:r>
          </w:p>
        </w:tc>
      </w:tr>
      <w:tr w:rsidR="006F001C" w:rsidRPr="000166B8" w14:paraId="1E7D3C13" w14:textId="77777777" w:rsidTr="004E306B">
        <w:trPr>
          <w:trHeight w:val="340"/>
        </w:trPr>
        <w:tc>
          <w:tcPr>
            <w:tcW w:w="5949" w:type="dxa"/>
            <w:gridSpan w:val="2"/>
            <w:tcBorders>
              <w:top w:val="single" w:sz="4" w:space="0" w:color="auto"/>
            </w:tcBorders>
            <w:vAlign w:val="bottom"/>
          </w:tcPr>
          <w:p w14:paraId="3D24BF06" w14:textId="605E0D05" w:rsidR="006F001C" w:rsidRPr="000166B8" w:rsidRDefault="006F001C" w:rsidP="006423C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KPMG</w:t>
            </w:r>
            <w:r w:rsidRPr="000166B8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AG</w:t>
            </w:r>
          </w:p>
        </w:tc>
        <w:tc>
          <w:tcPr>
            <w:tcW w:w="3975" w:type="dxa"/>
            <w:gridSpan w:val="5"/>
            <w:tcBorders>
              <w:top w:val="single" w:sz="4" w:space="0" w:color="auto"/>
            </w:tcBorders>
            <w:vAlign w:val="bottom"/>
          </w:tcPr>
          <w:p w14:paraId="45C12A36" w14:textId="3EA46E12" w:rsidR="006F001C" w:rsidRPr="000166B8" w:rsidRDefault="006F001C" w:rsidP="006423C3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Köln</w:t>
            </w:r>
          </w:p>
        </w:tc>
      </w:tr>
      <w:tr w:rsidR="006F001C" w:rsidRPr="000166B8" w14:paraId="1F89AC35" w14:textId="77777777" w:rsidTr="004E306B">
        <w:trPr>
          <w:trHeight w:val="20"/>
        </w:trPr>
        <w:tc>
          <w:tcPr>
            <w:tcW w:w="6805" w:type="dxa"/>
            <w:gridSpan w:val="5"/>
            <w:vAlign w:val="bottom"/>
          </w:tcPr>
          <w:p w14:paraId="4576724E" w14:textId="24B48910" w:rsidR="006F001C" w:rsidRPr="006F001C" w:rsidRDefault="006F001C" w:rsidP="006423C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proofErr w:type="spellStart"/>
            <w:r w:rsidRPr="006F001C">
              <w:rPr>
                <w:i w:val="0"/>
                <w:iCs w:val="0"/>
                <w:sz w:val="18"/>
                <w:lang w:val="en-US"/>
              </w:rPr>
              <w:t>Praktikant</w:t>
            </w:r>
            <w:proofErr w:type="spellEnd"/>
            <w:r w:rsidRPr="006F001C">
              <w:rPr>
                <w:i w:val="0"/>
                <w:iCs w:val="0"/>
                <w:sz w:val="18"/>
                <w:lang w:val="en-US"/>
              </w:rPr>
              <w:t xml:space="preserve"> – Deal Advisory Financial S</w:t>
            </w:r>
            <w:r>
              <w:rPr>
                <w:i w:val="0"/>
                <w:iCs w:val="0"/>
                <w:sz w:val="18"/>
                <w:lang w:val="en-US"/>
              </w:rPr>
              <w:t>ervices</w:t>
            </w:r>
          </w:p>
        </w:tc>
        <w:tc>
          <w:tcPr>
            <w:tcW w:w="3119" w:type="dxa"/>
            <w:gridSpan w:val="2"/>
            <w:vAlign w:val="bottom"/>
          </w:tcPr>
          <w:p w14:paraId="6C0BE629" w14:textId="4CF2D65B" w:rsidR="006F001C" w:rsidRPr="000166B8" w:rsidRDefault="006F001C" w:rsidP="006423C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0166B8">
              <w:rPr>
                <w:i w:val="0"/>
                <w:iCs w:val="0"/>
                <w:sz w:val="18"/>
              </w:rPr>
              <w:t>0</w:t>
            </w:r>
            <w:r>
              <w:rPr>
                <w:i w:val="0"/>
                <w:iCs w:val="0"/>
                <w:sz w:val="18"/>
              </w:rPr>
              <w:t>7</w:t>
            </w:r>
            <w:r w:rsidRPr="000166B8">
              <w:rPr>
                <w:i w:val="0"/>
                <w:iCs w:val="0"/>
                <w:sz w:val="18"/>
              </w:rPr>
              <w:t xml:space="preserve">/2022 – </w:t>
            </w:r>
            <w:r>
              <w:rPr>
                <w:i w:val="0"/>
                <w:iCs w:val="0"/>
                <w:sz w:val="18"/>
              </w:rPr>
              <w:t>heute</w:t>
            </w:r>
          </w:p>
        </w:tc>
      </w:tr>
      <w:tr w:rsidR="006F001C" w:rsidRPr="000166B8" w14:paraId="21C8BEE9" w14:textId="77777777" w:rsidTr="008407D5">
        <w:tc>
          <w:tcPr>
            <w:tcW w:w="9924" w:type="dxa"/>
            <w:gridSpan w:val="7"/>
            <w:vAlign w:val="bottom"/>
          </w:tcPr>
          <w:p w14:paraId="664382F8" w14:textId="3533994E" w:rsidR="000F5376" w:rsidRPr="000F5376" w:rsidRDefault="00BE4D05" w:rsidP="006423C3">
            <w:pPr>
              <w:pStyle w:val="Bullets"/>
              <w:rPr>
                <w:sz w:val="18"/>
              </w:rPr>
            </w:pPr>
            <w:commentRangeStart w:id="0"/>
            <w:r>
              <w:rPr>
                <w:sz w:val="18"/>
              </w:rPr>
              <w:t>Planung einer Post-Merger Integration</w:t>
            </w:r>
            <w:r w:rsidR="00880720">
              <w:rPr>
                <w:sz w:val="18"/>
              </w:rPr>
              <w:t xml:space="preserve"> S</w:t>
            </w:r>
            <w:r>
              <w:rPr>
                <w:sz w:val="18"/>
              </w:rPr>
              <w:t xml:space="preserve">trategie und Definition von finanzwirtschaftlichen KPIs zur Realisierung von Synergieeffekten </w:t>
            </w:r>
            <w:r w:rsidR="00C23072">
              <w:rPr>
                <w:sz w:val="18"/>
              </w:rPr>
              <w:t xml:space="preserve">einer führenden Versicherung; </w:t>
            </w:r>
            <w:proofErr w:type="spellStart"/>
            <w:r w:rsidR="00C23072">
              <w:rPr>
                <w:sz w:val="18"/>
              </w:rPr>
              <w:t>Gross</w:t>
            </w:r>
            <w:proofErr w:type="spellEnd"/>
            <w:r w:rsidR="00C23072">
              <w:rPr>
                <w:sz w:val="18"/>
              </w:rPr>
              <w:t xml:space="preserve"> </w:t>
            </w:r>
            <w:proofErr w:type="spellStart"/>
            <w:r w:rsidR="00C23072">
              <w:rPr>
                <w:sz w:val="18"/>
              </w:rPr>
              <w:t>written</w:t>
            </w:r>
            <w:proofErr w:type="spellEnd"/>
            <w:r w:rsidR="00C23072">
              <w:rPr>
                <w:sz w:val="18"/>
              </w:rPr>
              <w:t xml:space="preserve"> </w:t>
            </w:r>
            <w:proofErr w:type="spellStart"/>
            <w:r w:rsidR="00C23072">
              <w:rPr>
                <w:sz w:val="18"/>
              </w:rPr>
              <w:t>premiums</w:t>
            </w:r>
            <w:proofErr w:type="spellEnd"/>
            <w:r w:rsidR="00C23072">
              <w:rPr>
                <w:sz w:val="18"/>
              </w:rPr>
              <w:t xml:space="preserve"> &gt;</w:t>
            </w:r>
            <w:ins w:id="1" w:author="Sophie Klocke" w:date="2022-08-31T13:24:00Z">
              <w:r w:rsidR="00951BD7">
                <w:rPr>
                  <w:sz w:val="18"/>
                </w:rPr>
                <w:t xml:space="preserve"> zwei </w:t>
              </w:r>
            </w:ins>
            <w:r w:rsidR="00C23072">
              <w:rPr>
                <w:sz w:val="18"/>
              </w:rPr>
              <w:t>Mrd.€</w:t>
            </w:r>
            <w:commentRangeEnd w:id="0"/>
            <w:r w:rsidR="005967B4">
              <w:rPr>
                <w:rStyle w:val="Kommentarzeichen"/>
                <w:rFonts w:asciiTheme="minorHAnsi" w:hAnsiTheme="minorHAnsi" w:cstheme="minorBidi"/>
                <w:i w:val="0"/>
                <w:iCs w:val="0"/>
                <w:color w:val="auto"/>
              </w:rPr>
              <w:commentReference w:id="0"/>
            </w:r>
          </w:p>
          <w:p w14:paraId="4E2F06D2" w14:textId="77777777" w:rsidR="00E450C1" w:rsidRDefault="00040421" w:rsidP="006423C3">
            <w:pPr>
              <w:pStyle w:val="Bullets"/>
              <w:rPr>
                <w:sz w:val="18"/>
              </w:rPr>
            </w:pPr>
            <w:r>
              <w:rPr>
                <w:sz w:val="18"/>
              </w:rPr>
              <w:t xml:space="preserve">Recherche von möglichen </w:t>
            </w:r>
            <w:r w:rsidR="007E5796">
              <w:rPr>
                <w:sz w:val="18"/>
              </w:rPr>
              <w:t xml:space="preserve">Akquisitionsobjekten mithilfe von </w:t>
            </w:r>
            <w:proofErr w:type="spellStart"/>
            <w:r w:rsidR="007E5796">
              <w:rPr>
                <w:sz w:val="18"/>
              </w:rPr>
              <w:t>Mergermarke</w:t>
            </w:r>
            <w:r w:rsidR="002F1C59">
              <w:rPr>
                <w:sz w:val="18"/>
              </w:rPr>
              <w:t>t</w:t>
            </w:r>
            <w:proofErr w:type="spellEnd"/>
            <w:r w:rsidR="002F1C59">
              <w:rPr>
                <w:sz w:val="18"/>
              </w:rPr>
              <w:t>/</w:t>
            </w:r>
            <w:proofErr w:type="spellStart"/>
            <w:r w:rsidR="002F1C59">
              <w:rPr>
                <w:sz w:val="18"/>
              </w:rPr>
              <w:t>CapitalIQ</w:t>
            </w:r>
            <w:proofErr w:type="spellEnd"/>
            <w:r w:rsidR="002F1C59">
              <w:rPr>
                <w:sz w:val="18"/>
              </w:rPr>
              <w:t xml:space="preserve"> </w:t>
            </w:r>
            <w:r w:rsidR="007E5796">
              <w:rPr>
                <w:sz w:val="18"/>
              </w:rPr>
              <w:t xml:space="preserve">im </w:t>
            </w:r>
            <w:r w:rsidR="002F1C59">
              <w:rPr>
                <w:sz w:val="18"/>
              </w:rPr>
              <w:t>europäischen</w:t>
            </w:r>
            <w:r w:rsidR="007E5796">
              <w:rPr>
                <w:sz w:val="18"/>
              </w:rPr>
              <w:t xml:space="preserve"> </w:t>
            </w:r>
            <w:r w:rsidR="00F61DAF" w:rsidRPr="007E5796">
              <w:rPr>
                <w:sz w:val="18"/>
              </w:rPr>
              <w:t xml:space="preserve">Commercial </w:t>
            </w:r>
            <w:r w:rsidR="007E5796">
              <w:rPr>
                <w:sz w:val="18"/>
              </w:rPr>
              <w:t>C</w:t>
            </w:r>
            <w:r w:rsidR="00F61DAF" w:rsidRPr="007E5796">
              <w:rPr>
                <w:sz w:val="18"/>
              </w:rPr>
              <w:t xml:space="preserve">onstruction </w:t>
            </w:r>
            <w:r w:rsidR="002F1C59">
              <w:rPr>
                <w:sz w:val="18"/>
              </w:rPr>
              <w:t>I</w:t>
            </w:r>
            <w:r w:rsidR="007E5796">
              <w:rPr>
                <w:sz w:val="18"/>
              </w:rPr>
              <w:t>nsurance</w:t>
            </w:r>
            <w:r w:rsidR="002F1C59">
              <w:rPr>
                <w:sz w:val="18"/>
              </w:rPr>
              <w:t xml:space="preserve"> Markt</w:t>
            </w:r>
          </w:p>
          <w:p w14:paraId="2FF33F1B" w14:textId="4AF9BBD3" w:rsidR="00E450C1" w:rsidRPr="00E450C1" w:rsidRDefault="006A0B8F" w:rsidP="006423C3">
            <w:pPr>
              <w:pStyle w:val="Bullets"/>
              <w:rPr>
                <w:sz w:val="18"/>
              </w:rPr>
            </w:pPr>
            <w:r>
              <w:rPr>
                <w:sz w:val="18"/>
              </w:rPr>
              <w:t xml:space="preserve">Strukturierung und Erstellung von M&amp;A Verkaufsdokumenten (Factsheet, Teaser, </w:t>
            </w:r>
            <w:proofErr w:type="spellStart"/>
            <w:r>
              <w:rPr>
                <w:sz w:val="18"/>
              </w:rPr>
              <w:t>Pitchbook</w:t>
            </w:r>
            <w:proofErr w:type="spellEnd"/>
            <w:r>
              <w:rPr>
                <w:sz w:val="18"/>
              </w:rPr>
              <w:t>)</w:t>
            </w:r>
            <w:r w:rsidR="00FF1A01">
              <w:rPr>
                <w:sz w:val="18"/>
              </w:rPr>
              <w:t xml:space="preserve"> bei </w:t>
            </w:r>
            <w:ins w:id="2" w:author="Sophie Klocke" w:date="2022-08-31T13:24:00Z">
              <w:r w:rsidR="00951BD7">
                <w:rPr>
                  <w:sz w:val="18"/>
                </w:rPr>
                <w:t>drei</w:t>
              </w:r>
            </w:ins>
            <w:r w:rsidR="00FF1A01">
              <w:rPr>
                <w:sz w:val="18"/>
              </w:rPr>
              <w:t xml:space="preserve"> Projekten</w:t>
            </w:r>
          </w:p>
        </w:tc>
      </w:tr>
      <w:tr w:rsidR="00D5280E" w:rsidRPr="000166B8" w14:paraId="50AFEA03" w14:textId="77777777" w:rsidTr="008407D5">
        <w:trPr>
          <w:trHeight w:val="340"/>
        </w:trPr>
        <w:tc>
          <w:tcPr>
            <w:tcW w:w="5949" w:type="dxa"/>
            <w:gridSpan w:val="2"/>
            <w:vAlign w:val="bottom"/>
          </w:tcPr>
          <w:p w14:paraId="42FB0D26" w14:textId="633ED9AB" w:rsidR="00665BF3" w:rsidRPr="000166B8" w:rsidRDefault="00412CBA" w:rsidP="006423C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0166B8">
              <w:rPr>
                <w:b/>
                <w:i w:val="0"/>
                <w:iCs w:val="0"/>
                <w:smallCaps/>
                <w:sz w:val="23"/>
                <w:szCs w:val="23"/>
              </w:rPr>
              <w:t>BDO AG</w:t>
            </w:r>
          </w:p>
        </w:tc>
        <w:tc>
          <w:tcPr>
            <w:tcW w:w="3975" w:type="dxa"/>
            <w:gridSpan w:val="5"/>
            <w:vAlign w:val="bottom"/>
          </w:tcPr>
          <w:p w14:paraId="11E31BD8" w14:textId="31652EA0" w:rsidR="00665BF3" w:rsidRPr="000166B8" w:rsidRDefault="00412CBA" w:rsidP="006423C3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0166B8">
              <w:rPr>
                <w:iCs w:val="0"/>
                <w:smallCaps/>
                <w:sz w:val="23"/>
                <w:szCs w:val="23"/>
              </w:rPr>
              <w:t>Düsseldorf</w:t>
            </w:r>
          </w:p>
        </w:tc>
      </w:tr>
      <w:tr w:rsidR="00D5280E" w:rsidRPr="000166B8" w14:paraId="48328CB9" w14:textId="77777777" w:rsidTr="004E306B">
        <w:trPr>
          <w:trHeight w:val="20"/>
        </w:trPr>
        <w:tc>
          <w:tcPr>
            <w:tcW w:w="6805" w:type="dxa"/>
            <w:gridSpan w:val="5"/>
            <w:vAlign w:val="bottom"/>
          </w:tcPr>
          <w:p w14:paraId="74B74B41" w14:textId="290080A1" w:rsidR="00665BF3" w:rsidRPr="000166B8" w:rsidRDefault="00D5280E" w:rsidP="006423C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0166B8">
              <w:rPr>
                <w:i w:val="0"/>
                <w:iCs w:val="0"/>
                <w:sz w:val="18"/>
              </w:rPr>
              <w:t>Praktikant</w:t>
            </w:r>
            <w:r w:rsidR="00412CBA" w:rsidRPr="000166B8">
              <w:rPr>
                <w:i w:val="0"/>
                <w:iCs w:val="0"/>
                <w:sz w:val="18"/>
              </w:rPr>
              <w:t xml:space="preserve"> – Corporate Finance</w:t>
            </w:r>
          </w:p>
        </w:tc>
        <w:tc>
          <w:tcPr>
            <w:tcW w:w="3119" w:type="dxa"/>
            <w:gridSpan w:val="2"/>
            <w:vAlign w:val="bottom"/>
          </w:tcPr>
          <w:p w14:paraId="2CB21DEB" w14:textId="03F49527" w:rsidR="00665BF3" w:rsidRPr="000166B8" w:rsidRDefault="00412CBA" w:rsidP="006423C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0166B8">
              <w:rPr>
                <w:i w:val="0"/>
                <w:iCs w:val="0"/>
                <w:sz w:val="18"/>
              </w:rPr>
              <w:t>01</w:t>
            </w:r>
            <w:r w:rsidR="00665BF3" w:rsidRPr="000166B8">
              <w:rPr>
                <w:i w:val="0"/>
                <w:iCs w:val="0"/>
                <w:sz w:val="18"/>
              </w:rPr>
              <w:t>/2</w:t>
            </w:r>
            <w:r w:rsidRPr="000166B8">
              <w:rPr>
                <w:i w:val="0"/>
                <w:iCs w:val="0"/>
                <w:sz w:val="18"/>
              </w:rPr>
              <w:t>022</w:t>
            </w:r>
            <w:r w:rsidR="00665BF3" w:rsidRPr="000166B8">
              <w:rPr>
                <w:i w:val="0"/>
                <w:iCs w:val="0"/>
                <w:sz w:val="18"/>
              </w:rPr>
              <w:t xml:space="preserve"> – </w:t>
            </w:r>
            <w:r w:rsidRPr="000166B8">
              <w:rPr>
                <w:i w:val="0"/>
                <w:iCs w:val="0"/>
                <w:sz w:val="18"/>
              </w:rPr>
              <w:t>04</w:t>
            </w:r>
            <w:r w:rsidR="00665BF3" w:rsidRPr="000166B8">
              <w:rPr>
                <w:i w:val="0"/>
                <w:iCs w:val="0"/>
                <w:sz w:val="18"/>
              </w:rPr>
              <w:t>/</w:t>
            </w:r>
            <w:r w:rsidRPr="000166B8">
              <w:rPr>
                <w:i w:val="0"/>
                <w:iCs w:val="0"/>
                <w:sz w:val="18"/>
              </w:rPr>
              <w:t>2022</w:t>
            </w:r>
          </w:p>
        </w:tc>
      </w:tr>
      <w:tr w:rsidR="00D5280E" w:rsidRPr="000166B8" w14:paraId="7C4155D6" w14:textId="77777777" w:rsidTr="008407D5">
        <w:tc>
          <w:tcPr>
            <w:tcW w:w="9924" w:type="dxa"/>
            <w:gridSpan w:val="7"/>
            <w:vAlign w:val="bottom"/>
          </w:tcPr>
          <w:p w14:paraId="2D2B69D5" w14:textId="77777777" w:rsidR="00395726" w:rsidRPr="00C75326" w:rsidRDefault="00395726" w:rsidP="006423C3">
            <w:pPr>
              <w:pStyle w:val="Bullets"/>
              <w:rPr>
                <w:sz w:val="18"/>
              </w:rPr>
            </w:pPr>
            <w:r w:rsidRPr="000166B8">
              <w:rPr>
                <w:sz w:val="18"/>
              </w:rPr>
              <w:t>Peer-</w:t>
            </w:r>
            <w:r w:rsidRPr="00C75326">
              <w:rPr>
                <w:sz w:val="18"/>
              </w:rPr>
              <w:t xml:space="preserve">Group Recherche mithilfe von </w:t>
            </w:r>
            <w:proofErr w:type="spellStart"/>
            <w:r w:rsidRPr="00C75326">
              <w:rPr>
                <w:sz w:val="18"/>
              </w:rPr>
              <w:t>CapitalIQ</w:t>
            </w:r>
            <w:proofErr w:type="spellEnd"/>
            <w:r w:rsidRPr="00C75326">
              <w:rPr>
                <w:sz w:val="18"/>
              </w:rPr>
              <w:t xml:space="preserve"> sowie Kapitalkostenermittlung und </w:t>
            </w:r>
            <w:proofErr w:type="spellStart"/>
            <w:r w:rsidRPr="00C75326">
              <w:rPr>
                <w:sz w:val="18"/>
              </w:rPr>
              <w:t>Comparable</w:t>
            </w:r>
            <w:proofErr w:type="spellEnd"/>
            <w:r w:rsidRPr="00C75326">
              <w:rPr>
                <w:sz w:val="18"/>
              </w:rPr>
              <w:t xml:space="preserve"> Company</w:t>
            </w:r>
          </w:p>
          <w:p w14:paraId="1A135F1D" w14:textId="009161DB" w:rsidR="0091331D" w:rsidRPr="00C75326" w:rsidRDefault="00395726" w:rsidP="006423C3">
            <w:pPr>
              <w:pStyle w:val="Bullets"/>
              <w:numPr>
                <w:ilvl w:val="0"/>
                <w:numId w:val="0"/>
              </w:numPr>
              <w:ind w:left="720"/>
              <w:rPr>
                <w:sz w:val="18"/>
              </w:rPr>
            </w:pPr>
            <w:r w:rsidRPr="00C75326">
              <w:rPr>
                <w:sz w:val="18"/>
              </w:rPr>
              <w:t>Analysis zur Bewertung eines Targets im Wert von 200</w:t>
            </w:r>
            <w:ins w:id="3" w:author="Sophie Klocke" w:date="2022-08-31T13:38:00Z">
              <w:r w:rsidR="00750973" w:rsidRPr="00C75326">
                <w:rPr>
                  <w:sz w:val="18"/>
                </w:rPr>
                <w:t xml:space="preserve"> </w:t>
              </w:r>
            </w:ins>
            <w:r w:rsidRPr="00C75326">
              <w:rPr>
                <w:sz w:val="18"/>
              </w:rPr>
              <w:t>Mio.€</w:t>
            </w:r>
          </w:p>
          <w:p w14:paraId="7C7DA6E8" w14:textId="71F1D7A5" w:rsidR="0091331D" w:rsidRPr="00C75326" w:rsidRDefault="00395726" w:rsidP="006423C3">
            <w:pPr>
              <w:pStyle w:val="Bullets"/>
              <w:rPr>
                <w:sz w:val="18"/>
              </w:rPr>
            </w:pPr>
            <w:r w:rsidRPr="00C75326">
              <w:rPr>
                <w:sz w:val="18"/>
              </w:rPr>
              <w:t xml:space="preserve">Beratung eines </w:t>
            </w:r>
            <w:proofErr w:type="spellStart"/>
            <w:r w:rsidRPr="00C75326">
              <w:rPr>
                <w:sz w:val="18"/>
              </w:rPr>
              <w:t>Buyside</w:t>
            </w:r>
            <w:proofErr w:type="spellEnd"/>
            <w:r w:rsidRPr="00C75326">
              <w:rPr>
                <w:sz w:val="18"/>
              </w:rPr>
              <w:t xml:space="preserve"> Klienten </w:t>
            </w:r>
            <w:ins w:id="4" w:author="Sophie Klocke" w:date="2022-08-31T13:36:00Z">
              <w:r w:rsidR="00750973" w:rsidRPr="00C75326">
                <w:rPr>
                  <w:sz w:val="18"/>
                </w:rPr>
                <w:t xml:space="preserve">bezüglich </w:t>
              </w:r>
            </w:ins>
            <w:r w:rsidRPr="00C75326">
              <w:rPr>
                <w:sz w:val="18"/>
              </w:rPr>
              <w:t>de</w:t>
            </w:r>
            <w:ins w:id="5" w:author="Sophie Klocke" w:date="2022-08-31T13:36:00Z">
              <w:r w:rsidR="00750973" w:rsidRPr="00C75326">
                <w:rPr>
                  <w:sz w:val="18"/>
                </w:rPr>
                <w:t>s</w:t>
              </w:r>
            </w:ins>
            <w:r w:rsidRPr="00C75326">
              <w:rPr>
                <w:sz w:val="18"/>
              </w:rPr>
              <w:t xml:space="preserve"> strategischen Kauf</w:t>
            </w:r>
            <w:ins w:id="6" w:author="Sophie Klocke" w:date="2022-08-31T13:37:00Z">
              <w:r w:rsidR="00750973" w:rsidRPr="00C75326">
                <w:rPr>
                  <w:sz w:val="18"/>
                </w:rPr>
                <w:t>s</w:t>
              </w:r>
            </w:ins>
            <w:r w:rsidRPr="00C75326">
              <w:rPr>
                <w:sz w:val="18"/>
              </w:rPr>
              <w:t xml:space="preserve"> eines Dienstleistungsunternehmens aus der Druckindustrie im Wert von 90</w:t>
            </w:r>
            <w:ins w:id="7" w:author="Sophie Klocke" w:date="2022-08-31T13:38:00Z">
              <w:r w:rsidR="00750973" w:rsidRPr="00C75326">
                <w:rPr>
                  <w:sz w:val="18"/>
                </w:rPr>
                <w:t xml:space="preserve"> </w:t>
              </w:r>
            </w:ins>
            <w:r w:rsidRPr="00C75326">
              <w:rPr>
                <w:sz w:val="18"/>
              </w:rPr>
              <w:t>Mio.€</w:t>
            </w:r>
          </w:p>
          <w:p w14:paraId="3658805E" w14:textId="3C8EE8E6" w:rsidR="00BA215A" w:rsidRPr="000166B8" w:rsidRDefault="00395726" w:rsidP="006423C3">
            <w:pPr>
              <w:pStyle w:val="Bullets"/>
              <w:rPr>
                <w:sz w:val="18"/>
              </w:rPr>
            </w:pPr>
            <w:r w:rsidRPr="00C75326">
              <w:rPr>
                <w:sz w:val="18"/>
              </w:rPr>
              <w:t xml:space="preserve">Investigation von </w:t>
            </w:r>
            <w:ins w:id="8" w:author="Sophie Klocke" w:date="2022-08-31T13:37:00Z">
              <w:r w:rsidR="00750973" w:rsidRPr="00C75326">
                <w:rPr>
                  <w:sz w:val="18"/>
                </w:rPr>
                <w:t>Jahresabschlüssen</w:t>
              </w:r>
            </w:ins>
            <w:r w:rsidRPr="00C75326">
              <w:rPr>
                <w:sz w:val="18"/>
              </w:rPr>
              <w:t xml:space="preserve"> und unternehmensinternen Dokumenten zur Aufdeckung von Chancen und Risiken im Rahmen der Financial Due Diligence; Mitarbeit bei </w:t>
            </w:r>
            <w:ins w:id="9" w:author="Sophie Klocke" w:date="2022-08-31T13:24:00Z">
              <w:r w:rsidR="00951BD7" w:rsidRPr="00C75326">
                <w:rPr>
                  <w:sz w:val="18"/>
                </w:rPr>
                <w:t>drei</w:t>
              </w:r>
            </w:ins>
            <w:r w:rsidRPr="00C75326">
              <w:rPr>
                <w:sz w:val="18"/>
              </w:rPr>
              <w:t xml:space="preserve"> Projekten</w:t>
            </w:r>
          </w:p>
        </w:tc>
      </w:tr>
      <w:tr w:rsidR="0091331D" w:rsidRPr="000166B8" w14:paraId="0D4DF1FA" w14:textId="77777777" w:rsidTr="008407D5">
        <w:trPr>
          <w:trHeight w:val="340"/>
        </w:trPr>
        <w:tc>
          <w:tcPr>
            <w:tcW w:w="6805" w:type="dxa"/>
            <w:gridSpan w:val="5"/>
            <w:vAlign w:val="bottom"/>
          </w:tcPr>
          <w:p w14:paraId="52DCB940" w14:textId="7D1CF4E2" w:rsidR="0091331D" w:rsidRPr="000166B8" w:rsidRDefault="00412CBA" w:rsidP="006423C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0166B8">
              <w:rPr>
                <w:b/>
                <w:i w:val="0"/>
                <w:iCs w:val="0"/>
                <w:smallCaps/>
                <w:sz w:val="23"/>
                <w:szCs w:val="23"/>
              </w:rPr>
              <w:t>GEFA Bank GmbH</w:t>
            </w:r>
          </w:p>
        </w:tc>
        <w:tc>
          <w:tcPr>
            <w:tcW w:w="3119" w:type="dxa"/>
            <w:gridSpan w:val="2"/>
            <w:vAlign w:val="bottom"/>
          </w:tcPr>
          <w:p w14:paraId="00F3353C" w14:textId="5D1B0E6F" w:rsidR="0091331D" w:rsidRPr="000166B8" w:rsidRDefault="00412CBA" w:rsidP="006423C3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0166B8">
              <w:rPr>
                <w:iCs w:val="0"/>
                <w:smallCaps/>
                <w:sz w:val="23"/>
                <w:szCs w:val="23"/>
              </w:rPr>
              <w:t>Wuppertal</w:t>
            </w:r>
          </w:p>
        </w:tc>
      </w:tr>
      <w:tr w:rsidR="00D5280E" w:rsidRPr="000166B8" w14:paraId="7A1EBBAB" w14:textId="77777777" w:rsidTr="004E306B">
        <w:trPr>
          <w:trHeight w:val="20"/>
        </w:trPr>
        <w:tc>
          <w:tcPr>
            <w:tcW w:w="6522" w:type="dxa"/>
            <w:gridSpan w:val="4"/>
            <w:vAlign w:val="bottom"/>
          </w:tcPr>
          <w:p w14:paraId="06A0ABEE" w14:textId="2D560AAB" w:rsidR="00002297" w:rsidRPr="000166B8" w:rsidRDefault="00D5280E" w:rsidP="006423C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0166B8">
              <w:rPr>
                <w:i w:val="0"/>
                <w:iCs w:val="0"/>
                <w:sz w:val="18"/>
              </w:rPr>
              <w:t>Praktikant</w:t>
            </w:r>
            <w:r w:rsidR="00412CBA" w:rsidRPr="000166B8">
              <w:rPr>
                <w:i w:val="0"/>
                <w:iCs w:val="0"/>
                <w:sz w:val="18"/>
              </w:rPr>
              <w:t xml:space="preserve"> – Risk Management</w:t>
            </w:r>
          </w:p>
        </w:tc>
        <w:tc>
          <w:tcPr>
            <w:tcW w:w="3402" w:type="dxa"/>
            <w:gridSpan w:val="3"/>
            <w:vAlign w:val="bottom"/>
          </w:tcPr>
          <w:p w14:paraId="59E67B8D" w14:textId="4D72B6DD" w:rsidR="00665BF3" w:rsidRPr="000166B8" w:rsidRDefault="00665BF3" w:rsidP="006423C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0166B8">
              <w:rPr>
                <w:i w:val="0"/>
                <w:iCs w:val="0"/>
                <w:sz w:val="18"/>
              </w:rPr>
              <w:t>08/20</w:t>
            </w:r>
            <w:r w:rsidR="00412CBA" w:rsidRPr="000166B8">
              <w:rPr>
                <w:i w:val="0"/>
                <w:iCs w:val="0"/>
                <w:sz w:val="18"/>
              </w:rPr>
              <w:t>21</w:t>
            </w:r>
            <w:r w:rsidRPr="000166B8">
              <w:rPr>
                <w:i w:val="0"/>
                <w:iCs w:val="0"/>
                <w:sz w:val="18"/>
              </w:rPr>
              <w:t xml:space="preserve"> – 09/20</w:t>
            </w:r>
            <w:r w:rsidR="00412CBA" w:rsidRPr="000166B8">
              <w:rPr>
                <w:i w:val="0"/>
                <w:iCs w:val="0"/>
                <w:sz w:val="18"/>
              </w:rPr>
              <w:t>21</w:t>
            </w:r>
          </w:p>
        </w:tc>
      </w:tr>
      <w:tr w:rsidR="00D5280E" w:rsidRPr="000166B8" w14:paraId="76B55717" w14:textId="77777777" w:rsidTr="008407D5">
        <w:tc>
          <w:tcPr>
            <w:tcW w:w="9924" w:type="dxa"/>
            <w:gridSpan w:val="7"/>
            <w:vAlign w:val="bottom"/>
          </w:tcPr>
          <w:p w14:paraId="39519817" w14:textId="7EB77544" w:rsidR="00665BF3" w:rsidRPr="000166B8" w:rsidRDefault="00C23072" w:rsidP="006423C3">
            <w:pPr>
              <w:pStyle w:val="Bullets"/>
              <w:rPr>
                <w:sz w:val="18"/>
              </w:rPr>
            </w:pPr>
            <w:r>
              <w:rPr>
                <w:sz w:val="18"/>
              </w:rPr>
              <w:t>Anfertigung</w:t>
            </w:r>
            <w:r w:rsidR="0098138E" w:rsidRPr="000166B8">
              <w:rPr>
                <w:sz w:val="18"/>
              </w:rPr>
              <w:t xml:space="preserve"> eines Backtesting Reports </w:t>
            </w:r>
            <w:proofErr w:type="spellStart"/>
            <w:r w:rsidR="0098138E" w:rsidRPr="000166B8">
              <w:rPr>
                <w:sz w:val="18"/>
              </w:rPr>
              <w:t>für</w:t>
            </w:r>
            <w:proofErr w:type="spellEnd"/>
            <w:r w:rsidR="0098138E" w:rsidRPr="000166B8">
              <w:rPr>
                <w:sz w:val="18"/>
              </w:rPr>
              <w:t xml:space="preserve"> das interne LGD-Model der Bank </w:t>
            </w:r>
            <w:proofErr w:type="spellStart"/>
            <w:r w:rsidR="0098138E" w:rsidRPr="000166B8">
              <w:rPr>
                <w:sz w:val="18"/>
              </w:rPr>
              <w:t>gemäß</w:t>
            </w:r>
            <w:proofErr w:type="spellEnd"/>
            <w:r w:rsidR="0098138E" w:rsidRPr="000166B8">
              <w:rPr>
                <w:sz w:val="18"/>
              </w:rPr>
              <w:t xml:space="preserve"> der Basel Regularien; </w:t>
            </w:r>
            <w:proofErr w:type="spellStart"/>
            <w:r w:rsidR="0098138E" w:rsidRPr="000166B8">
              <w:rPr>
                <w:sz w:val="18"/>
              </w:rPr>
              <w:t>Prüfung</w:t>
            </w:r>
            <w:proofErr w:type="spellEnd"/>
            <w:r w:rsidR="0098138E" w:rsidRPr="000166B8">
              <w:rPr>
                <w:sz w:val="18"/>
              </w:rPr>
              <w:t xml:space="preserve"> durch das Top-Management</w:t>
            </w:r>
          </w:p>
          <w:p w14:paraId="2CBDD47D" w14:textId="1C3799C8" w:rsidR="0091331D" w:rsidRPr="000166B8" w:rsidRDefault="0098138E" w:rsidP="006423C3">
            <w:pPr>
              <w:pStyle w:val="Bullets"/>
              <w:rPr>
                <w:sz w:val="18"/>
              </w:rPr>
            </w:pPr>
            <w:r w:rsidRPr="000166B8">
              <w:rPr>
                <w:sz w:val="18"/>
              </w:rPr>
              <w:t>Überprüfung von internen Cashflows der Bank (Asset-</w:t>
            </w:r>
            <w:proofErr w:type="spellStart"/>
            <w:r w:rsidRPr="000166B8">
              <w:rPr>
                <w:sz w:val="18"/>
              </w:rPr>
              <w:t>Liability</w:t>
            </w:r>
            <w:proofErr w:type="spellEnd"/>
            <w:r w:rsidRPr="000166B8">
              <w:rPr>
                <w:sz w:val="18"/>
              </w:rPr>
              <w:t xml:space="preserve"> Management) sowie </w:t>
            </w:r>
            <w:r w:rsidR="00F621DB">
              <w:rPr>
                <w:sz w:val="18"/>
              </w:rPr>
              <w:t xml:space="preserve">Kontrolle </w:t>
            </w:r>
            <w:r w:rsidRPr="000166B8">
              <w:rPr>
                <w:sz w:val="18"/>
              </w:rPr>
              <w:t xml:space="preserve">von </w:t>
            </w:r>
            <w:proofErr w:type="spellStart"/>
            <w:r w:rsidRPr="000166B8">
              <w:rPr>
                <w:sz w:val="18"/>
              </w:rPr>
              <w:t>unterjährigen</w:t>
            </w:r>
            <w:proofErr w:type="spellEnd"/>
            <w:r w:rsidRPr="000166B8">
              <w:rPr>
                <w:sz w:val="18"/>
              </w:rPr>
              <w:t xml:space="preserve"> Bilanzdaten; Bilanzsumme ca. </w:t>
            </w:r>
            <w:ins w:id="10" w:author="Sophie Klocke" w:date="2022-08-31T13:23:00Z">
              <w:r w:rsidR="00951BD7">
                <w:rPr>
                  <w:sz w:val="18"/>
                </w:rPr>
                <w:t xml:space="preserve">sieben </w:t>
              </w:r>
            </w:ins>
            <w:r w:rsidRPr="000166B8">
              <w:rPr>
                <w:sz w:val="18"/>
              </w:rPr>
              <w:t>Mrd.€</w:t>
            </w:r>
          </w:p>
          <w:p w14:paraId="5E301C2A" w14:textId="10A0F69C" w:rsidR="0091331D" w:rsidRPr="000166B8" w:rsidRDefault="0098138E" w:rsidP="006423C3">
            <w:pPr>
              <w:pStyle w:val="Bullets"/>
              <w:rPr>
                <w:sz w:val="18"/>
              </w:rPr>
            </w:pPr>
            <w:r w:rsidRPr="000166B8">
              <w:rPr>
                <w:sz w:val="18"/>
              </w:rPr>
              <w:t xml:space="preserve">Aufbereitung von </w:t>
            </w:r>
            <w:r w:rsidR="00F272A3" w:rsidRPr="000166B8">
              <w:rPr>
                <w:sz w:val="18"/>
              </w:rPr>
              <w:t>Risikoa</w:t>
            </w:r>
            <w:r w:rsidRPr="000166B8">
              <w:rPr>
                <w:sz w:val="18"/>
              </w:rPr>
              <w:t>nalysen</w:t>
            </w:r>
            <w:r w:rsidR="009D5C9D" w:rsidRPr="000166B8">
              <w:rPr>
                <w:sz w:val="18"/>
              </w:rPr>
              <w:t xml:space="preserve"> des Kreditportfolios</w:t>
            </w:r>
            <w:r w:rsidRPr="000166B8">
              <w:rPr>
                <w:sz w:val="18"/>
              </w:rPr>
              <w:t xml:space="preserve"> </w:t>
            </w:r>
            <w:proofErr w:type="spellStart"/>
            <w:r w:rsidRPr="000166B8">
              <w:rPr>
                <w:sz w:val="18"/>
              </w:rPr>
              <w:t>für</w:t>
            </w:r>
            <w:proofErr w:type="spellEnd"/>
            <w:r w:rsidRPr="000166B8">
              <w:rPr>
                <w:sz w:val="18"/>
              </w:rPr>
              <w:t xml:space="preserve"> die Abteilungsleitung durch interaktive Excel-Sheets</w:t>
            </w:r>
          </w:p>
        </w:tc>
      </w:tr>
      <w:tr w:rsidR="00D5280E" w:rsidRPr="000166B8" w14:paraId="414B4085" w14:textId="77777777" w:rsidTr="004E306B">
        <w:trPr>
          <w:trHeight w:val="567"/>
        </w:trPr>
        <w:tc>
          <w:tcPr>
            <w:tcW w:w="9924" w:type="dxa"/>
            <w:gridSpan w:val="7"/>
            <w:tcBorders>
              <w:bottom w:val="single" w:sz="4" w:space="0" w:color="auto"/>
            </w:tcBorders>
            <w:vAlign w:val="bottom"/>
          </w:tcPr>
          <w:p w14:paraId="4741C5BA" w14:textId="7A5120C0" w:rsidR="00665BF3" w:rsidRPr="000166B8" w:rsidRDefault="001569ED" w:rsidP="006423C3">
            <w:pPr>
              <w:pStyle w:val="BERSCHRIFT"/>
              <w:rPr>
                <w:i/>
                <w:sz w:val="28"/>
              </w:rPr>
            </w:pPr>
            <w:r w:rsidRPr="000166B8">
              <w:rPr>
                <w:sz w:val="28"/>
              </w:rPr>
              <w:t>Extracurriculares Engagement</w:t>
            </w:r>
          </w:p>
        </w:tc>
      </w:tr>
      <w:tr w:rsidR="00CE28CC" w:rsidRPr="000166B8" w14:paraId="74251178" w14:textId="77777777" w:rsidTr="004E306B">
        <w:trPr>
          <w:trHeight w:val="340"/>
        </w:trPr>
        <w:tc>
          <w:tcPr>
            <w:tcW w:w="5949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2AF8B3B2" w:rsidR="00CE28CC" w:rsidRPr="000166B8" w:rsidRDefault="00B96F77" w:rsidP="006423C3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</w:rPr>
            </w:pPr>
            <w:r w:rsidRPr="000166B8">
              <w:rPr>
                <w:b/>
                <w:bCs/>
                <w:i w:val="0"/>
                <w:iCs/>
                <w:sz w:val="23"/>
                <w:szCs w:val="23"/>
              </w:rPr>
              <w:t>Selbständig</w:t>
            </w:r>
          </w:p>
        </w:tc>
        <w:tc>
          <w:tcPr>
            <w:tcW w:w="3975" w:type="dxa"/>
            <w:gridSpan w:val="5"/>
            <w:tcBorders>
              <w:top w:val="single" w:sz="4" w:space="0" w:color="auto"/>
            </w:tcBorders>
            <w:vAlign w:val="bottom"/>
          </w:tcPr>
          <w:p w14:paraId="58208F44" w14:textId="78A8B7F1" w:rsidR="00CE28CC" w:rsidRPr="000166B8" w:rsidRDefault="00B96F77" w:rsidP="006423C3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0166B8">
              <w:rPr>
                <w:sz w:val="23"/>
                <w:szCs w:val="23"/>
              </w:rPr>
              <w:t>Online</w:t>
            </w:r>
          </w:p>
        </w:tc>
      </w:tr>
      <w:tr w:rsidR="00D5280E" w:rsidRPr="000166B8" w14:paraId="4F59C612" w14:textId="77777777" w:rsidTr="004E306B">
        <w:trPr>
          <w:trHeight w:val="20"/>
        </w:trPr>
        <w:tc>
          <w:tcPr>
            <w:tcW w:w="7230" w:type="dxa"/>
            <w:gridSpan w:val="6"/>
            <w:vAlign w:val="bottom"/>
          </w:tcPr>
          <w:p w14:paraId="32F07601" w14:textId="08833AFB" w:rsidR="00665BF3" w:rsidRPr="006F001C" w:rsidRDefault="00B96F77" w:rsidP="006423C3">
            <w:pPr>
              <w:pStyle w:val="Beschreibung"/>
              <w:rPr>
                <w:sz w:val="18"/>
                <w:lang w:val="en-US"/>
              </w:rPr>
            </w:pPr>
            <w:r w:rsidRPr="006F001C">
              <w:rPr>
                <w:sz w:val="18"/>
                <w:lang w:val="en-US"/>
              </w:rPr>
              <w:t>Shopify Store – Print-on-Demand</w:t>
            </w:r>
          </w:p>
        </w:tc>
        <w:tc>
          <w:tcPr>
            <w:tcW w:w="2694" w:type="dxa"/>
            <w:vAlign w:val="bottom"/>
          </w:tcPr>
          <w:p w14:paraId="45DD2178" w14:textId="262CEB97" w:rsidR="00665BF3" w:rsidRPr="000166B8" w:rsidRDefault="00CE28CC" w:rsidP="006423C3">
            <w:pPr>
              <w:pStyle w:val="Beschreibung"/>
              <w:jc w:val="right"/>
              <w:rPr>
                <w:sz w:val="18"/>
              </w:rPr>
            </w:pPr>
            <w:r w:rsidRPr="000166B8">
              <w:rPr>
                <w:sz w:val="18"/>
              </w:rPr>
              <w:t>0</w:t>
            </w:r>
            <w:r w:rsidR="00B96F77" w:rsidRPr="000166B8">
              <w:rPr>
                <w:sz w:val="18"/>
              </w:rPr>
              <w:t>4</w:t>
            </w:r>
            <w:r w:rsidR="00665BF3" w:rsidRPr="000166B8">
              <w:rPr>
                <w:sz w:val="18"/>
              </w:rPr>
              <w:t>/20</w:t>
            </w:r>
            <w:r w:rsidR="00B96F77" w:rsidRPr="000166B8">
              <w:rPr>
                <w:sz w:val="18"/>
              </w:rPr>
              <w:t>20</w:t>
            </w:r>
            <w:r w:rsidR="00665BF3" w:rsidRPr="000166B8">
              <w:rPr>
                <w:sz w:val="18"/>
              </w:rPr>
              <w:t xml:space="preserve"> – </w:t>
            </w:r>
            <w:r w:rsidR="00B96F77" w:rsidRPr="000166B8">
              <w:rPr>
                <w:sz w:val="18"/>
              </w:rPr>
              <w:t>05/2021</w:t>
            </w:r>
          </w:p>
        </w:tc>
      </w:tr>
      <w:tr w:rsidR="00D5280E" w:rsidRPr="000166B8" w14:paraId="02437711" w14:textId="77777777" w:rsidTr="008407D5">
        <w:trPr>
          <w:trHeight w:val="193"/>
        </w:trPr>
        <w:tc>
          <w:tcPr>
            <w:tcW w:w="9924" w:type="dxa"/>
            <w:gridSpan w:val="7"/>
            <w:vAlign w:val="bottom"/>
          </w:tcPr>
          <w:p w14:paraId="4BB18987" w14:textId="7DEC4937" w:rsidR="004B3385" w:rsidRPr="000166B8" w:rsidRDefault="004B3385" w:rsidP="006423C3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0166B8">
              <w:rPr>
                <w:i/>
                <w:iCs/>
                <w:sz w:val="18"/>
              </w:rPr>
              <w:t xml:space="preserve">Erstellung und Vermarktung von Print-on-Demand Produkten im Bereich Haustiere; </w:t>
            </w:r>
            <w:ins w:id="11" w:author="Sophie Klocke" w:date="2022-08-31T16:42:00Z">
              <w:r w:rsidR="00175AD7" w:rsidRPr="000166B8">
                <w:rPr>
                  <w:i/>
                  <w:iCs/>
                  <w:sz w:val="18"/>
                </w:rPr>
                <w:t>Durchführung</w:t>
              </w:r>
            </w:ins>
            <w:r w:rsidRPr="000166B8">
              <w:rPr>
                <w:i/>
                <w:iCs/>
                <w:sz w:val="18"/>
              </w:rPr>
              <w:t xml:space="preserve"> von Deckungsbeitragsanalysen zur Determination einer angemessenen Produktmarge</w:t>
            </w:r>
          </w:p>
          <w:p w14:paraId="165888EA" w14:textId="4B69D566" w:rsidR="004B3385" w:rsidRPr="000166B8" w:rsidRDefault="004B3385" w:rsidP="006423C3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0166B8">
              <w:rPr>
                <w:i/>
                <w:iCs/>
                <w:sz w:val="18"/>
              </w:rPr>
              <w:t>Vorbereitung der steuer- und handelsrechtlichen Publikationspflichten im Rahmen eines Kleinunternehmens</w:t>
            </w:r>
          </w:p>
          <w:p w14:paraId="68CFAD97" w14:textId="7FEC8FA9" w:rsidR="00F64C22" w:rsidRPr="000166B8" w:rsidRDefault="004B3385" w:rsidP="006423C3">
            <w:pPr>
              <w:pStyle w:val="Beschreibung"/>
              <w:numPr>
                <w:ilvl w:val="0"/>
                <w:numId w:val="24"/>
              </w:numPr>
              <w:rPr>
                <w:sz w:val="18"/>
              </w:rPr>
            </w:pPr>
            <w:r w:rsidRPr="000166B8">
              <w:rPr>
                <w:i/>
                <w:iCs/>
                <w:sz w:val="18"/>
              </w:rPr>
              <w:t xml:space="preserve">Planung und Umsetzung von mehrstufigen Werbekampagnen </w:t>
            </w:r>
            <w:proofErr w:type="spellStart"/>
            <w:r w:rsidRPr="000166B8">
              <w:rPr>
                <w:i/>
                <w:iCs/>
                <w:sz w:val="18"/>
              </w:rPr>
              <w:t>über</w:t>
            </w:r>
            <w:proofErr w:type="spellEnd"/>
            <w:r w:rsidRPr="000166B8">
              <w:rPr>
                <w:i/>
                <w:iCs/>
                <w:sz w:val="18"/>
              </w:rPr>
              <w:t xml:space="preserve"> </w:t>
            </w:r>
            <w:proofErr w:type="spellStart"/>
            <w:r w:rsidRPr="000166B8">
              <w:rPr>
                <w:i/>
                <w:iCs/>
                <w:sz w:val="18"/>
              </w:rPr>
              <w:t>Social</w:t>
            </w:r>
            <w:proofErr w:type="spellEnd"/>
            <w:r w:rsidRPr="000166B8">
              <w:rPr>
                <w:i/>
                <w:iCs/>
                <w:sz w:val="18"/>
              </w:rPr>
              <w:t xml:space="preserve"> Media (Facebook Business Manager, Instagram); A/B-</w:t>
            </w:r>
            <w:proofErr w:type="spellStart"/>
            <w:r w:rsidRPr="000166B8">
              <w:rPr>
                <w:i/>
                <w:iCs/>
                <w:sz w:val="18"/>
              </w:rPr>
              <w:t>Testing</w:t>
            </w:r>
            <w:proofErr w:type="spellEnd"/>
            <w:r w:rsidRPr="000166B8">
              <w:rPr>
                <w:i/>
                <w:iCs/>
                <w:sz w:val="18"/>
              </w:rPr>
              <w:t xml:space="preserve"> von unterschiedlichen Werbematerialien</w:t>
            </w:r>
          </w:p>
        </w:tc>
      </w:tr>
      <w:tr w:rsidR="00CE28CC" w:rsidRPr="000166B8" w14:paraId="482569A2" w14:textId="77777777" w:rsidTr="004E306B">
        <w:trPr>
          <w:trHeight w:val="567"/>
        </w:trPr>
        <w:tc>
          <w:tcPr>
            <w:tcW w:w="9924" w:type="dxa"/>
            <w:gridSpan w:val="7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0166B8" w:rsidRDefault="00CE28CC" w:rsidP="006423C3">
            <w:pPr>
              <w:rPr>
                <w:rFonts w:ascii="Georgia" w:hAnsi="Georgia"/>
                <w:b/>
                <w:smallCaps/>
                <w:szCs w:val="32"/>
              </w:rPr>
            </w:pPr>
            <w:r w:rsidRPr="000166B8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0166B8" w14:paraId="2B257790" w14:textId="77777777" w:rsidTr="004E306B">
        <w:trPr>
          <w:trHeight w:val="397"/>
        </w:trPr>
        <w:tc>
          <w:tcPr>
            <w:tcW w:w="1986" w:type="dxa"/>
            <w:tcBorders>
              <w:top w:val="single" w:sz="4" w:space="0" w:color="auto"/>
            </w:tcBorders>
            <w:vAlign w:val="bottom"/>
          </w:tcPr>
          <w:p w14:paraId="15B2C431" w14:textId="56F73C25" w:rsidR="00CE28CC" w:rsidRPr="000166B8" w:rsidRDefault="00CE28CC" w:rsidP="006423C3">
            <w:pPr>
              <w:rPr>
                <w:rFonts w:ascii="Georgia" w:hAnsi="Georgia"/>
                <w:sz w:val="18"/>
              </w:rPr>
            </w:pPr>
            <w:r w:rsidRPr="000166B8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7938" w:type="dxa"/>
            <w:gridSpan w:val="6"/>
            <w:tcBorders>
              <w:top w:val="single" w:sz="4" w:space="0" w:color="auto"/>
            </w:tcBorders>
            <w:vAlign w:val="bottom"/>
          </w:tcPr>
          <w:p w14:paraId="061D3FCE" w14:textId="54BA338F" w:rsidR="00CE28CC" w:rsidRPr="000166B8" w:rsidRDefault="00CE28CC" w:rsidP="006423C3">
            <w:pPr>
              <w:rPr>
                <w:rFonts w:ascii="Georgia" w:hAnsi="Georgia"/>
                <w:sz w:val="18"/>
              </w:rPr>
            </w:pPr>
            <w:r w:rsidRPr="000166B8">
              <w:rPr>
                <w:rFonts w:ascii="Georgia" w:hAnsi="Georgia" w:cs="Georgia"/>
                <w:color w:val="000000"/>
                <w:sz w:val="18"/>
              </w:rPr>
              <w:t xml:space="preserve">Deutsch </w:t>
            </w:r>
            <w:r w:rsidRPr="000166B8">
              <w:rPr>
                <w:rFonts w:ascii="Georgia" w:hAnsi="Georgia" w:cs="Georgia"/>
                <w:i/>
                <w:iCs/>
                <w:color w:val="000000"/>
                <w:sz w:val="18"/>
              </w:rPr>
              <w:t>(Muttersprache)</w:t>
            </w:r>
            <w:r w:rsidRPr="000166B8">
              <w:rPr>
                <w:rFonts w:ascii="Georgia" w:hAnsi="Georgia" w:cs="Georgia"/>
                <w:color w:val="000000"/>
                <w:sz w:val="18"/>
              </w:rPr>
              <w:t xml:space="preserve">, Englisch </w:t>
            </w:r>
            <w:r w:rsidRPr="000166B8">
              <w:rPr>
                <w:rFonts w:ascii="Georgia" w:hAnsi="Georgia" w:cs="Georgia"/>
                <w:i/>
                <w:iCs/>
                <w:color w:val="000000"/>
                <w:sz w:val="18"/>
              </w:rPr>
              <w:t>(</w:t>
            </w:r>
            <w:r w:rsidR="00F024C6" w:rsidRPr="000166B8">
              <w:rPr>
                <w:rFonts w:ascii="Georgia" w:hAnsi="Georgia" w:cs="Georgia"/>
                <w:i/>
                <w:iCs/>
                <w:color w:val="000000"/>
                <w:sz w:val="18"/>
              </w:rPr>
              <w:t>TOEFL 109/120</w:t>
            </w:r>
            <w:r w:rsidRPr="000166B8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</w:p>
        </w:tc>
      </w:tr>
      <w:tr w:rsidR="00CE28CC" w:rsidRPr="00EE2394" w14:paraId="45706C3F" w14:textId="77777777" w:rsidTr="004E306B">
        <w:trPr>
          <w:trHeight w:val="340"/>
        </w:trPr>
        <w:tc>
          <w:tcPr>
            <w:tcW w:w="1986" w:type="dxa"/>
            <w:vAlign w:val="bottom"/>
          </w:tcPr>
          <w:p w14:paraId="57688BDA" w14:textId="350496FE" w:rsidR="00CE28CC" w:rsidRPr="000166B8" w:rsidRDefault="00CE28CC" w:rsidP="006423C3">
            <w:pPr>
              <w:rPr>
                <w:rFonts w:ascii="Georgia" w:hAnsi="Georgia"/>
                <w:sz w:val="18"/>
              </w:rPr>
            </w:pPr>
            <w:r w:rsidRPr="000166B8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938" w:type="dxa"/>
            <w:gridSpan w:val="6"/>
            <w:vAlign w:val="bottom"/>
          </w:tcPr>
          <w:p w14:paraId="60CA2168" w14:textId="3670F2D3" w:rsidR="00CE28CC" w:rsidRPr="000166B8" w:rsidRDefault="00CE28CC" w:rsidP="006423C3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0166B8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0166B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 w:rsidRPr="000166B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fortgeschritten</w:t>
            </w:r>
            <w:proofErr w:type="spellEnd"/>
            <w:r w:rsidRPr="000166B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="00F024C6" w:rsidRPr="000166B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, </w:t>
            </w:r>
            <w:r w:rsidRPr="000166B8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Capital IQ </w:t>
            </w:r>
            <w:r w:rsidRPr="000166B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(basic)</w:t>
            </w:r>
            <w:r w:rsidRPr="000166B8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proofErr w:type="spellStart"/>
            <w:r w:rsidR="000166B8" w:rsidRPr="000166B8">
              <w:rPr>
                <w:rFonts w:ascii="Georgia" w:hAnsi="Georgia" w:cs="Georgia"/>
                <w:color w:val="000000"/>
                <w:sz w:val="18"/>
                <w:lang w:val="en-US"/>
              </w:rPr>
              <w:t>M</w:t>
            </w:r>
            <w:r w:rsidR="000166B8">
              <w:rPr>
                <w:rFonts w:ascii="Georgia" w:hAnsi="Georgia" w:cs="Georgia"/>
                <w:color w:val="000000"/>
                <w:sz w:val="18"/>
                <w:lang w:val="en-US"/>
              </w:rPr>
              <w:t>ergermarket</w:t>
            </w:r>
            <w:proofErr w:type="spellEnd"/>
            <w:r w:rsidR="000166B8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(</w:t>
            </w:r>
            <w:r w:rsidR="000166B8" w:rsidRPr="000166B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basic</w:t>
            </w:r>
            <w:r w:rsidR="000166B8">
              <w:rPr>
                <w:rFonts w:ascii="Georgia" w:hAnsi="Georgia" w:cs="Georgia"/>
                <w:color w:val="000000"/>
                <w:sz w:val="18"/>
                <w:lang w:val="en-US"/>
              </w:rPr>
              <w:t>),</w:t>
            </w:r>
            <w:r w:rsidR="000166B8" w:rsidRPr="000166B8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Excel-VBA </w:t>
            </w:r>
            <w:r w:rsidR="000166B8" w:rsidRPr="000166B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(basic)</w:t>
            </w:r>
          </w:p>
        </w:tc>
      </w:tr>
      <w:tr w:rsidR="00412CBA" w:rsidRPr="00EE2394" w14:paraId="01712DB0" w14:textId="77777777" w:rsidTr="004E306B">
        <w:trPr>
          <w:trHeight w:val="340"/>
        </w:trPr>
        <w:tc>
          <w:tcPr>
            <w:tcW w:w="1986" w:type="dxa"/>
            <w:vAlign w:val="bottom"/>
          </w:tcPr>
          <w:p w14:paraId="7F5B25BD" w14:textId="5E8C91C5" w:rsidR="00412CBA" w:rsidRPr="000166B8" w:rsidRDefault="00412CBA" w:rsidP="006423C3">
            <w:pPr>
              <w:rPr>
                <w:rFonts w:ascii="Georgia" w:hAnsi="Georgia"/>
                <w:sz w:val="18"/>
              </w:rPr>
            </w:pPr>
            <w:r w:rsidRPr="000166B8">
              <w:rPr>
                <w:rFonts w:ascii="Georgia" w:hAnsi="Georgia"/>
                <w:sz w:val="18"/>
              </w:rPr>
              <w:t>Zertifikate:</w:t>
            </w:r>
          </w:p>
        </w:tc>
        <w:tc>
          <w:tcPr>
            <w:tcW w:w="7938" w:type="dxa"/>
            <w:gridSpan w:val="6"/>
            <w:vAlign w:val="bottom"/>
          </w:tcPr>
          <w:p w14:paraId="66C3D28C" w14:textId="38E336D2" w:rsidR="00412CBA" w:rsidRPr="004E306B" w:rsidRDefault="00412CBA" w:rsidP="006423C3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4E306B">
              <w:rPr>
                <w:rFonts w:ascii="Georgia" w:hAnsi="Georgia" w:cs="Georgia"/>
                <w:color w:val="000000"/>
                <w:sz w:val="18"/>
                <w:lang w:val="en-US"/>
              </w:rPr>
              <w:t>CFI Financial Modeling &amp; Valuation Analyst</w:t>
            </w:r>
          </w:p>
        </w:tc>
      </w:tr>
      <w:tr w:rsidR="00CE28CC" w:rsidRPr="006F001C" w14:paraId="70CB01B0" w14:textId="77777777" w:rsidTr="004E306B">
        <w:trPr>
          <w:trHeight w:val="340"/>
        </w:trPr>
        <w:tc>
          <w:tcPr>
            <w:tcW w:w="1986" w:type="dxa"/>
            <w:vAlign w:val="bottom"/>
          </w:tcPr>
          <w:p w14:paraId="04F58216" w14:textId="6D413C27" w:rsidR="00CE28CC" w:rsidRPr="000166B8" w:rsidRDefault="00CE28CC" w:rsidP="006423C3">
            <w:pPr>
              <w:rPr>
                <w:rFonts w:ascii="Georgia" w:hAnsi="Georgia"/>
                <w:sz w:val="18"/>
              </w:rPr>
            </w:pPr>
            <w:r w:rsidRPr="000166B8">
              <w:rPr>
                <w:rFonts w:ascii="Georgia" w:hAnsi="Georgia"/>
                <w:sz w:val="18"/>
              </w:rPr>
              <w:t xml:space="preserve">Interessen: </w:t>
            </w:r>
          </w:p>
        </w:tc>
        <w:tc>
          <w:tcPr>
            <w:tcW w:w="7938" w:type="dxa"/>
            <w:gridSpan w:val="6"/>
            <w:vAlign w:val="bottom"/>
          </w:tcPr>
          <w:p w14:paraId="598C2742" w14:textId="11DD3D04" w:rsidR="00CE28CC" w:rsidRPr="000166B8" w:rsidRDefault="00F024C6" w:rsidP="006423C3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proofErr w:type="spellStart"/>
            <w:r w:rsidRPr="000166B8">
              <w:rPr>
                <w:rFonts w:ascii="Georgia" w:hAnsi="Georgia" w:cs="Georgia"/>
                <w:color w:val="000000"/>
                <w:sz w:val="18"/>
                <w:lang w:val="en-US"/>
              </w:rPr>
              <w:t>Lesen</w:t>
            </w:r>
            <w:proofErr w:type="spellEnd"/>
            <w:r w:rsidRPr="000166B8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Pr="000166B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(The Economist, </w:t>
            </w:r>
            <w:r w:rsidR="007C630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FINANCE </w:t>
            </w:r>
            <w:proofErr w:type="spellStart"/>
            <w:r w:rsidR="007C630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Magazin</w:t>
            </w:r>
            <w:proofErr w:type="spellEnd"/>
            <w:r w:rsidR="0086694A" w:rsidRPr="000166B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, </w:t>
            </w:r>
            <w:proofErr w:type="spellStart"/>
            <w:r w:rsidR="007C630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Unternehmertum</w:t>
            </w:r>
            <w:proofErr w:type="spellEnd"/>
            <w:r w:rsidR="0086694A" w:rsidRPr="000166B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), </w:t>
            </w:r>
            <w:r w:rsidR="0086694A" w:rsidRPr="004E306B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Tennis &amp; </w:t>
            </w:r>
            <w:proofErr w:type="spellStart"/>
            <w:r w:rsidR="0086694A" w:rsidRPr="004E306B">
              <w:rPr>
                <w:rFonts w:ascii="Georgia" w:hAnsi="Georgia" w:cs="Georgia"/>
                <w:color w:val="000000"/>
                <w:sz w:val="18"/>
                <w:lang w:val="en-US"/>
              </w:rPr>
              <w:t>Tischtennis</w:t>
            </w:r>
            <w:proofErr w:type="spellEnd"/>
          </w:p>
        </w:tc>
      </w:tr>
      <w:tr w:rsidR="00CE28CC" w:rsidRPr="000166B8" w14:paraId="071AB173" w14:textId="77777777" w:rsidTr="008407D5">
        <w:trPr>
          <w:trHeight w:val="1020"/>
        </w:trPr>
        <w:tc>
          <w:tcPr>
            <w:tcW w:w="1986" w:type="dxa"/>
            <w:vAlign w:val="bottom"/>
          </w:tcPr>
          <w:p w14:paraId="406B03AC" w14:textId="524DA2AA" w:rsidR="00CE28CC" w:rsidRPr="000166B8" w:rsidRDefault="00412CBA" w:rsidP="006423C3">
            <w:pPr>
              <w:rPr>
                <w:rFonts w:ascii="Georgia" w:hAnsi="Georgia"/>
                <w:sz w:val="18"/>
              </w:rPr>
            </w:pPr>
            <w:r w:rsidRPr="000166B8">
              <w:rPr>
                <w:rFonts w:ascii="Georgia" w:hAnsi="Georgia"/>
                <w:sz w:val="18"/>
              </w:rPr>
              <w:t xml:space="preserve">Menden, </w:t>
            </w:r>
            <w:r w:rsidR="00DB27E2">
              <w:rPr>
                <w:rFonts w:ascii="Georgia" w:hAnsi="Georgia"/>
                <w:sz w:val="18"/>
              </w:rPr>
              <w:t>05.09.2022</w:t>
            </w:r>
          </w:p>
        </w:tc>
        <w:tc>
          <w:tcPr>
            <w:tcW w:w="7938" w:type="dxa"/>
            <w:gridSpan w:val="6"/>
            <w:vAlign w:val="bottom"/>
          </w:tcPr>
          <w:p w14:paraId="6478BDEA" w14:textId="77777777" w:rsidR="00CE28CC" w:rsidRPr="000166B8" w:rsidRDefault="00CE28CC" w:rsidP="006423C3">
            <w:pPr>
              <w:rPr>
                <w:rFonts w:ascii="Georgia" w:hAnsi="Georgia" w:cs="Georgia"/>
                <w:color w:val="000000"/>
                <w:sz w:val="18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0B63E2">
      <w:footerReference w:type="even" r:id="rId12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ven Friedrich" w:date="2022-09-05T16:27:00Z" w:initials="SF">
    <w:p w14:paraId="7F1B010B" w14:textId="77777777" w:rsidR="005967B4" w:rsidRDefault="005967B4" w:rsidP="00714867">
      <w:r>
        <w:rPr>
          <w:rStyle w:val="Kommentarzeichen"/>
        </w:rPr>
        <w:annotationRef/>
      </w:r>
      <w:r>
        <w:rPr>
          <w:sz w:val="20"/>
          <w:szCs w:val="20"/>
        </w:rPr>
        <w:t>Evtl. ersetzen durch etwas Databook spezifisches; SuSa; Jahresabschlüsse etc.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F1B010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C0A208" w16cex:dateUtc="2022-09-05T14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F1B010B" w16cid:durableId="26C0A20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B66F88" w14:textId="77777777" w:rsidR="003136C9" w:rsidRDefault="003136C9" w:rsidP="00BE053D">
      <w:pPr>
        <w:spacing w:after="0" w:line="240" w:lineRule="auto"/>
      </w:pPr>
      <w:r>
        <w:separator/>
      </w:r>
    </w:p>
  </w:endnote>
  <w:endnote w:type="continuationSeparator" w:id="0">
    <w:p w14:paraId="47285E5D" w14:textId="77777777" w:rsidR="003136C9" w:rsidRDefault="003136C9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892485" w14:textId="77777777" w:rsidR="003136C9" w:rsidRDefault="003136C9" w:rsidP="00BE053D">
      <w:pPr>
        <w:spacing w:after="0" w:line="240" w:lineRule="auto"/>
      </w:pPr>
      <w:r>
        <w:separator/>
      </w:r>
    </w:p>
  </w:footnote>
  <w:footnote w:type="continuationSeparator" w:id="0">
    <w:p w14:paraId="66A8C45E" w14:textId="77777777" w:rsidR="003136C9" w:rsidRDefault="003136C9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9CA76FC"/>
    <w:multiLevelType w:val="hybridMultilevel"/>
    <w:tmpl w:val="8ED039D8"/>
    <w:lvl w:ilvl="0" w:tplc="729E8786"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06927933">
    <w:abstractNumId w:val="15"/>
  </w:num>
  <w:num w:numId="2" w16cid:durableId="1892031302">
    <w:abstractNumId w:val="18"/>
  </w:num>
  <w:num w:numId="3" w16cid:durableId="281810277">
    <w:abstractNumId w:val="20"/>
  </w:num>
  <w:num w:numId="4" w16cid:durableId="1287664765">
    <w:abstractNumId w:val="0"/>
  </w:num>
  <w:num w:numId="5" w16cid:durableId="1938556636">
    <w:abstractNumId w:val="1"/>
  </w:num>
  <w:num w:numId="6" w16cid:durableId="1378434779">
    <w:abstractNumId w:val="2"/>
  </w:num>
  <w:num w:numId="7" w16cid:durableId="425271686">
    <w:abstractNumId w:val="14"/>
  </w:num>
  <w:num w:numId="8" w16cid:durableId="408886150">
    <w:abstractNumId w:val="23"/>
  </w:num>
  <w:num w:numId="9" w16cid:durableId="796604354">
    <w:abstractNumId w:val="13"/>
  </w:num>
  <w:num w:numId="10" w16cid:durableId="1078601845">
    <w:abstractNumId w:val="24"/>
  </w:num>
  <w:num w:numId="11" w16cid:durableId="1543903065">
    <w:abstractNumId w:val="5"/>
  </w:num>
  <w:num w:numId="12" w16cid:durableId="1151823679">
    <w:abstractNumId w:val="6"/>
  </w:num>
  <w:num w:numId="13" w16cid:durableId="841966872">
    <w:abstractNumId w:val="8"/>
  </w:num>
  <w:num w:numId="14" w16cid:durableId="2087796775">
    <w:abstractNumId w:val="9"/>
  </w:num>
  <w:num w:numId="15" w16cid:durableId="385832850">
    <w:abstractNumId w:val="22"/>
  </w:num>
  <w:num w:numId="16" w16cid:durableId="1970545791">
    <w:abstractNumId w:val="4"/>
  </w:num>
  <w:num w:numId="17" w16cid:durableId="1972786503">
    <w:abstractNumId w:val="17"/>
  </w:num>
  <w:num w:numId="18" w16cid:durableId="305670957">
    <w:abstractNumId w:val="3"/>
  </w:num>
  <w:num w:numId="19" w16cid:durableId="627123499">
    <w:abstractNumId w:val="19"/>
  </w:num>
  <w:num w:numId="20" w16cid:durableId="960381954">
    <w:abstractNumId w:val="11"/>
  </w:num>
  <w:num w:numId="21" w16cid:durableId="595480667">
    <w:abstractNumId w:val="12"/>
  </w:num>
  <w:num w:numId="22" w16cid:durableId="786194839">
    <w:abstractNumId w:val="16"/>
  </w:num>
  <w:num w:numId="23" w16cid:durableId="860357991">
    <w:abstractNumId w:val="7"/>
  </w:num>
  <w:num w:numId="24" w16cid:durableId="262810482">
    <w:abstractNumId w:val="21"/>
  </w:num>
  <w:num w:numId="25" w16cid:durableId="1014262072">
    <w:abstractNumId w:val="20"/>
  </w:num>
  <w:num w:numId="26" w16cid:durableId="2139688288">
    <w:abstractNumId w:val="20"/>
  </w:num>
  <w:num w:numId="27" w16cid:durableId="452985649">
    <w:abstractNumId w:val="20"/>
  </w:num>
  <w:num w:numId="28" w16cid:durableId="1689792461">
    <w:abstractNumId w:val="20"/>
  </w:num>
  <w:num w:numId="29" w16cid:durableId="330567244">
    <w:abstractNumId w:val="20"/>
  </w:num>
  <w:num w:numId="30" w16cid:durableId="1168179203">
    <w:abstractNumId w:val="20"/>
  </w:num>
  <w:num w:numId="31" w16cid:durableId="2142723969">
    <w:abstractNumId w:val="20"/>
  </w:num>
  <w:num w:numId="32" w16cid:durableId="1485588827">
    <w:abstractNumId w:val="20"/>
  </w:num>
  <w:num w:numId="33" w16cid:durableId="1730955844">
    <w:abstractNumId w:val="20"/>
  </w:num>
  <w:num w:numId="34" w16cid:durableId="770976824">
    <w:abstractNumId w:val="20"/>
  </w:num>
  <w:num w:numId="35" w16cid:durableId="1540438977">
    <w:abstractNumId w:val="20"/>
  </w:num>
  <w:num w:numId="36" w16cid:durableId="1310793775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ophie Klocke">
    <w15:presenceInfo w15:providerId="AD" w15:userId="S::sophie.klocke@uni-bielefeld.de::4a69cec3-bb69-4d72-b84c-f3bdc39d94c3"/>
  </w15:person>
  <w15:person w15:author="Sven Friedrich">
    <w15:presenceInfo w15:providerId="AD" w15:userId="S::sven.friedrich@study.tu-dortmund.de::1a6c4c97-dfc1-43cc-b480-74fcb79c7cd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2297"/>
    <w:rsid w:val="000166B8"/>
    <w:rsid w:val="00040421"/>
    <w:rsid w:val="00061D33"/>
    <w:rsid w:val="00064643"/>
    <w:rsid w:val="00087747"/>
    <w:rsid w:val="00092A2C"/>
    <w:rsid w:val="000A1FDA"/>
    <w:rsid w:val="000B63E2"/>
    <w:rsid w:val="000B6548"/>
    <w:rsid w:val="000D671A"/>
    <w:rsid w:val="000F5376"/>
    <w:rsid w:val="00103EC5"/>
    <w:rsid w:val="00116C6E"/>
    <w:rsid w:val="00125CA6"/>
    <w:rsid w:val="001569ED"/>
    <w:rsid w:val="00156FC9"/>
    <w:rsid w:val="00162A5A"/>
    <w:rsid w:val="00172867"/>
    <w:rsid w:val="00175AD7"/>
    <w:rsid w:val="00175B6D"/>
    <w:rsid w:val="001901ED"/>
    <w:rsid w:val="0019483A"/>
    <w:rsid w:val="001A46BF"/>
    <w:rsid w:val="001A481B"/>
    <w:rsid w:val="001B0186"/>
    <w:rsid w:val="001B62CA"/>
    <w:rsid w:val="001D4CE7"/>
    <w:rsid w:val="001D4DCD"/>
    <w:rsid w:val="001E62FD"/>
    <w:rsid w:val="001F4175"/>
    <w:rsid w:val="00223A4D"/>
    <w:rsid w:val="00232CB5"/>
    <w:rsid w:val="00234A7E"/>
    <w:rsid w:val="0024373D"/>
    <w:rsid w:val="002508C2"/>
    <w:rsid w:val="00267252"/>
    <w:rsid w:val="002678C9"/>
    <w:rsid w:val="00282DB0"/>
    <w:rsid w:val="00283731"/>
    <w:rsid w:val="002B2091"/>
    <w:rsid w:val="002C6972"/>
    <w:rsid w:val="002C78D3"/>
    <w:rsid w:val="002D2B32"/>
    <w:rsid w:val="002D4516"/>
    <w:rsid w:val="002F1C59"/>
    <w:rsid w:val="002F2E84"/>
    <w:rsid w:val="002F46AD"/>
    <w:rsid w:val="003101F0"/>
    <w:rsid w:val="003136C9"/>
    <w:rsid w:val="00314B7A"/>
    <w:rsid w:val="00321FBD"/>
    <w:rsid w:val="00324BC5"/>
    <w:rsid w:val="00340BAB"/>
    <w:rsid w:val="003418E0"/>
    <w:rsid w:val="00347F8D"/>
    <w:rsid w:val="00372F7B"/>
    <w:rsid w:val="003733E5"/>
    <w:rsid w:val="00390EA6"/>
    <w:rsid w:val="00395726"/>
    <w:rsid w:val="003E27C3"/>
    <w:rsid w:val="003F3E3F"/>
    <w:rsid w:val="004067B8"/>
    <w:rsid w:val="00412CBA"/>
    <w:rsid w:val="00412FCF"/>
    <w:rsid w:val="004154BE"/>
    <w:rsid w:val="0042013D"/>
    <w:rsid w:val="00422F83"/>
    <w:rsid w:val="00426D7E"/>
    <w:rsid w:val="0043430C"/>
    <w:rsid w:val="00435E6D"/>
    <w:rsid w:val="00443668"/>
    <w:rsid w:val="004512ED"/>
    <w:rsid w:val="0045317D"/>
    <w:rsid w:val="00456B0D"/>
    <w:rsid w:val="0046788F"/>
    <w:rsid w:val="00476AF8"/>
    <w:rsid w:val="00484FD7"/>
    <w:rsid w:val="004929FB"/>
    <w:rsid w:val="004A54BA"/>
    <w:rsid w:val="004B3385"/>
    <w:rsid w:val="004B6A5E"/>
    <w:rsid w:val="004E306B"/>
    <w:rsid w:val="00507EA7"/>
    <w:rsid w:val="00526089"/>
    <w:rsid w:val="00527A28"/>
    <w:rsid w:val="00527DCA"/>
    <w:rsid w:val="005716D4"/>
    <w:rsid w:val="00571B60"/>
    <w:rsid w:val="00585A4D"/>
    <w:rsid w:val="005967B4"/>
    <w:rsid w:val="005D1DE3"/>
    <w:rsid w:val="005D6329"/>
    <w:rsid w:val="005E57F6"/>
    <w:rsid w:val="00602DBA"/>
    <w:rsid w:val="006058D8"/>
    <w:rsid w:val="00610200"/>
    <w:rsid w:val="00623699"/>
    <w:rsid w:val="00632D5A"/>
    <w:rsid w:val="00635515"/>
    <w:rsid w:val="006423C3"/>
    <w:rsid w:val="006546FD"/>
    <w:rsid w:val="00665BF3"/>
    <w:rsid w:val="006732D6"/>
    <w:rsid w:val="00693E09"/>
    <w:rsid w:val="006A0B8F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1C"/>
    <w:rsid w:val="006F0039"/>
    <w:rsid w:val="006F4318"/>
    <w:rsid w:val="00711CEF"/>
    <w:rsid w:val="00720320"/>
    <w:rsid w:val="0072060D"/>
    <w:rsid w:val="00723643"/>
    <w:rsid w:val="00725D3C"/>
    <w:rsid w:val="00733DA1"/>
    <w:rsid w:val="00737822"/>
    <w:rsid w:val="0074111D"/>
    <w:rsid w:val="00750973"/>
    <w:rsid w:val="00753D4A"/>
    <w:rsid w:val="00756912"/>
    <w:rsid w:val="00761609"/>
    <w:rsid w:val="00763DCE"/>
    <w:rsid w:val="00770AD5"/>
    <w:rsid w:val="00776C46"/>
    <w:rsid w:val="0078260B"/>
    <w:rsid w:val="007838D1"/>
    <w:rsid w:val="00785254"/>
    <w:rsid w:val="00785853"/>
    <w:rsid w:val="007966F0"/>
    <w:rsid w:val="00797BFC"/>
    <w:rsid w:val="007A720F"/>
    <w:rsid w:val="007C6304"/>
    <w:rsid w:val="007C6A3C"/>
    <w:rsid w:val="007D4BEE"/>
    <w:rsid w:val="007D5BE9"/>
    <w:rsid w:val="007E5796"/>
    <w:rsid w:val="008050E4"/>
    <w:rsid w:val="0082257D"/>
    <w:rsid w:val="008407D5"/>
    <w:rsid w:val="00853438"/>
    <w:rsid w:val="00866846"/>
    <w:rsid w:val="0086694A"/>
    <w:rsid w:val="00875DA9"/>
    <w:rsid w:val="00880720"/>
    <w:rsid w:val="00884BE8"/>
    <w:rsid w:val="00895E38"/>
    <w:rsid w:val="008A782B"/>
    <w:rsid w:val="008B0FC0"/>
    <w:rsid w:val="008C429A"/>
    <w:rsid w:val="008E1F3D"/>
    <w:rsid w:val="008F0D6A"/>
    <w:rsid w:val="009053D7"/>
    <w:rsid w:val="0091331D"/>
    <w:rsid w:val="00931C45"/>
    <w:rsid w:val="0093223C"/>
    <w:rsid w:val="009334AA"/>
    <w:rsid w:val="00941A87"/>
    <w:rsid w:val="009423F5"/>
    <w:rsid w:val="009501C2"/>
    <w:rsid w:val="00951BD7"/>
    <w:rsid w:val="009668B9"/>
    <w:rsid w:val="00970F12"/>
    <w:rsid w:val="00976577"/>
    <w:rsid w:val="0098138E"/>
    <w:rsid w:val="00996356"/>
    <w:rsid w:val="00997D9A"/>
    <w:rsid w:val="009C097E"/>
    <w:rsid w:val="009D5C9D"/>
    <w:rsid w:val="009D7C49"/>
    <w:rsid w:val="009E7297"/>
    <w:rsid w:val="00A0257D"/>
    <w:rsid w:val="00A12EDC"/>
    <w:rsid w:val="00A261D4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AD2A23"/>
    <w:rsid w:val="00B0230B"/>
    <w:rsid w:val="00B17D95"/>
    <w:rsid w:val="00B23509"/>
    <w:rsid w:val="00B23928"/>
    <w:rsid w:val="00B359DB"/>
    <w:rsid w:val="00B3632B"/>
    <w:rsid w:val="00B409D8"/>
    <w:rsid w:val="00B41A80"/>
    <w:rsid w:val="00B5178D"/>
    <w:rsid w:val="00B67F1F"/>
    <w:rsid w:val="00B701D7"/>
    <w:rsid w:val="00B90595"/>
    <w:rsid w:val="00B908D9"/>
    <w:rsid w:val="00B96F77"/>
    <w:rsid w:val="00BA215A"/>
    <w:rsid w:val="00BB38BC"/>
    <w:rsid w:val="00BB5F09"/>
    <w:rsid w:val="00BC0D9F"/>
    <w:rsid w:val="00BE053D"/>
    <w:rsid w:val="00BE4D05"/>
    <w:rsid w:val="00BF1A7A"/>
    <w:rsid w:val="00BF1FA3"/>
    <w:rsid w:val="00BF44B9"/>
    <w:rsid w:val="00C00974"/>
    <w:rsid w:val="00C018E4"/>
    <w:rsid w:val="00C066FA"/>
    <w:rsid w:val="00C23072"/>
    <w:rsid w:val="00C25387"/>
    <w:rsid w:val="00C54BE3"/>
    <w:rsid w:val="00C57F80"/>
    <w:rsid w:val="00C65EE2"/>
    <w:rsid w:val="00C75326"/>
    <w:rsid w:val="00C768ED"/>
    <w:rsid w:val="00C82A8F"/>
    <w:rsid w:val="00C916C2"/>
    <w:rsid w:val="00CB0015"/>
    <w:rsid w:val="00CC7F56"/>
    <w:rsid w:val="00CD1B12"/>
    <w:rsid w:val="00CD55DC"/>
    <w:rsid w:val="00CE1BBC"/>
    <w:rsid w:val="00CE2595"/>
    <w:rsid w:val="00CE28CC"/>
    <w:rsid w:val="00CE72FC"/>
    <w:rsid w:val="00CF31EE"/>
    <w:rsid w:val="00CF707F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94EEB"/>
    <w:rsid w:val="00DA41A4"/>
    <w:rsid w:val="00DA69DF"/>
    <w:rsid w:val="00DB27E2"/>
    <w:rsid w:val="00DB33F8"/>
    <w:rsid w:val="00DD38E2"/>
    <w:rsid w:val="00E13110"/>
    <w:rsid w:val="00E24DF1"/>
    <w:rsid w:val="00E431ED"/>
    <w:rsid w:val="00E450C1"/>
    <w:rsid w:val="00E64FF5"/>
    <w:rsid w:val="00E907EC"/>
    <w:rsid w:val="00EA5421"/>
    <w:rsid w:val="00EB34FC"/>
    <w:rsid w:val="00EB5816"/>
    <w:rsid w:val="00ED0EA9"/>
    <w:rsid w:val="00EE2394"/>
    <w:rsid w:val="00EF77DF"/>
    <w:rsid w:val="00F024C6"/>
    <w:rsid w:val="00F11BEF"/>
    <w:rsid w:val="00F258E7"/>
    <w:rsid w:val="00F272A3"/>
    <w:rsid w:val="00F31653"/>
    <w:rsid w:val="00F31B84"/>
    <w:rsid w:val="00F57530"/>
    <w:rsid w:val="00F61DAF"/>
    <w:rsid w:val="00F621DB"/>
    <w:rsid w:val="00F631EC"/>
    <w:rsid w:val="00F64C22"/>
    <w:rsid w:val="00F64FA7"/>
    <w:rsid w:val="00F74D19"/>
    <w:rsid w:val="00F80053"/>
    <w:rsid w:val="00FA02C7"/>
    <w:rsid w:val="00FA4186"/>
    <w:rsid w:val="00FB03C1"/>
    <w:rsid w:val="00FC0531"/>
    <w:rsid w:val="00FC13F0"/>
    <w:rsid w:val="00FD0FB7"/>
    <w:rsid w:val="00FE6B90"/>
    <w:rsid w:val="00FE79A2"/>
    <w:rsid w:val="00FF1A01"/>
    <w:rsid w:val="00FF7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F3165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F31653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F31653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F3165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31653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CB001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442</Words>
  <Characters>2790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Sven Friedrich</cp:lastModifiedBy>
  <cp:revision>5</cp:revision>
  <dcterms:created xsi:type="dcterms:W3CDTF">2022-09-04T11:30:00Z</dcterms:created>
  <dcterms:modified xsi:type="dcterms:W3CDTF">2022-09-05T14:35:00Z</dcterms:modified>
</cp:coreProperties>
</file>