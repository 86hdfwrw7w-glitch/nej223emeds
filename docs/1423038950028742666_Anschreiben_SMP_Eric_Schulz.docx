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76DF" w14:textId="2395BCEC" w:rsidR="00EE44B0" w:rsidRPr="0024459B" w:rsidRDefault="0007337D" w:rsidP="00777FE3">
      <w:pPr>
        <w:jc w:val="right"/>
        <w:rPr>
          <w:rFonts w:ascii="Times New Roman" w:hAnsi="Times New Roman" w:cs="Times New Roman"/>
          <w:sz w:val="20"/>
          <w:szCs w:val="20"/>
        </w:rPr>
      </w:pPr>
      <w:r w:rsidRPr="0024459B">
        <w:rPr>
          <w:rFonts w:ascii="Times New Roman" w:hAnsi="Times New Roman" w:cs="Times New Roman"/>
          <w:sz w:val="20"/>
          <w:szCs w:val="20"/>
        </w:rPr>
        <w:t>Eric Leo Schulz</w:t>
      </w:r>
    </w:p>
    <w:p w14:paraId="73F43FB2" w14:textId="1A627F97" w:rsidR="004A6740" w:rsidRPr="0024459B" w:rsidRDefault="0007337D" w:rsidP="00777FE3">
      <w:pPr>
        <w:jc w:val="right"/>
        <w:rPr>
          <w:rFonts w:ascii="Times New Roman" w:hAnsi="Times New Roman" w:cs="Times New Roman"/>
          <w:sz w:val="20"/>
          <w:szCs w:val="20"/>
        </w:rPr>
      </w:pPr>
      <w:r w:rsidRPr="0024459B">
        <w:rPr>
          <w:rFonts w:ascii="Times New Roman" w:hAnsi="Times New Roman" w:cs="Times New Roman"/>
          <w:sz w:val="20"/>
          <w:szCs w:val="20"/>
        </w:rPr>
        <w:t>Heinrich-Bammel-Weg 27</w:t>
      </w:r>
    </w:p>
    <w:p w14:paraId="7C3C8513" w14:textId="2AA2CF22" w:rsidR="001E6FC7" w:rsidRPr="0024459B" w:rsidRDefault="0007337D" w:rsidP="00777FE3">
      <w:pPr>
        <w:jc w:val="right"/>
        <w:rPr>
          <w:rFonts w:ascii="Times New Roman" w:hAnsi="Times New Roman" w:cs="Times New Roman"/>
          <w:sz w:val="20"/>
          <w:szCs w:val="20"/>
        </w:rPr>
      </w:pPr>
      <w:r w:rsidRPr="0024459B">
        <w:rPr>
          <w:rFonts w:ascii="Times New Roman" w:hAnsi="Times New Roman" w:cs="Times New Roman"/>
          <w:sz w:val="20"/>
          <w:szCs w:val="20"/>
        </w:rPr>
        <w:t>42327 Wuppertal</w:t>
      </w:r>
    </w:p>
    <w:p w14:paraId="38CA1C05" w14:textId="507CFAE3" w:rsidR="001E6FC7" w:rsidRPr="0024459B" w:rsidRDefault="005E3ED1" w:rsidP="00777FE3">
      <w:pPr>
        <w:jc w:val="right"/>
        <w:rPr>
          <w:rFonts w:ascii="Times New Roman" w:hAnsi="Times New Roman" w:cs="Times New Roman"/>
          <w:sz w:val="20"/>
          <w:szCs w:val="20"/>
        </w:rPr>
      </w:pPr>
      <w:r w:rsidRPr="0024459B">
        <w:rPr>
          <w:rFonts w:ascii="Times New Roman" w:hAnsi="Times New Roman" w:cs="Times New Roman"/>
          <w:sz w:val="20"/>
          <w:szCs w:val="20"/>
        </w:rPr>
        <w:t>e</w:t>
      </w:r>
      <w:r w:rsidR="0007337D" w:rsidRPr="0024459B">
        <w:rPr>
          <w:rFonts w:ascii="Times New Roman" w:hAnsi="Times New Roman" w:cs="Times New Roman"/>
          <w:sz w:val="20"/>
          <w:szCs w:val="20"/>
        </w:rPr>
        <w:t>ric.</w:t>
      </w:r>
      <w:r w:rsidRPr="0024459B">
        <w:rPr>
          <w:rFonts w:ascii="Times New Roman" w:hAnsi="Times New Roman" w:cs="Times New Roman"/>
          <w:sz w:val="20"/>
          <w:szCs w:val="20"/>
        </w:rPr>
        <w:t>s</w:t>
      </w:r>
      <w:r w:rsidR="0007337D" w:rsidRPr="0024459B">
        <w:rPr>
          <w:rFonts w:ascii="Times New Roman" w:hAnsi="Times New Roman" w:cs="Times New Roman"/>
          <w:sz w:val="20"/>
          <w:szCs w:val="20"/>
        </w:rPr>
        <w:t>chulz@stud.hshl.de</w:t>
      </w:r>
    </w:p>
    <w:p w14:paraId="2317A780" w14:textId="6E18A2BF" w:rsidR="001E6FC7" w:rsidRPr="0024459B" w:rsidRDefault="0007337D" w:rsidP="00777FE3">
      <w:pPr>
        <w:jc w:val="right"/>
        <w:rPr>
          <w:rFonts w:ascii="Times New Roman" w:hAnsi="Times New Roman" w:cs="Times New Roman"/>
          <w:sz w:val="20"/>
          <w:szCs w:val="20"/>
        </w:rPr>
      </w:pPr>
      <w:r w:rsidRPr="0024459B">
        <w:rPr>
          <w:rFonts w:ascii="Times New Roman" w:hAnsi="Times New Roman" w:cs="Times New Roman"/>
          <w:sz w:val="20"/>
          <w:szCs w:val="20"/>
        </w:rPr>
        <w:t>01631789540</w:t>
      </w:r>
    </w:p>
    <w:p w14:paraId="18D2AFB7" w14:textId="341F6CD9" w:rsidR="006353BB" w:rsidRPr="006353BB" w:rsidRDefault="00775C6B" w:rsidP="006353BB">
      <w:pPr>
        <w:rPr>
          <w:ins w:id="0" w:author="Eric Schulz" w:date="2025-09-09T22:34:00Z"/>
          <w:rFonts w:ascii="Times New Roman" w:hAnsi="Times New Roman" w:cs="Times New Roman"/>
          <w:sz w:val="20"/>
          <w:szCs w:val="20"/>
        </w:rPr>
      </w:pPr>
      <w:ins w:id="1" w:author="Eric Schulz" w:date="2025-10-01T21:41:00Z">
        <w:r w:rsidRPr="00775C6B">
          <w:rPr>
            <w:rFonts w:ascii="Times New Roman" w:hAnsi="Times New Roman" w:cs="Times New Roman"/>
            <w:sz w:val="20"/>
            <w:szCs w:val="20"/>
          </w:rPr>
          <w:t>Struktur Management Partner GmbH</w:t>
        </w:r>
        <w:r w:rsidRPr="00775C6B">
          <w:rPr>
            <w:rFonts w:ascii="Times New Roman" w:hAnsi="Times New Roman" w:cs="Times New Roman"/>
            <w:sz w:val="20"/>
            <w:szCs w:val="20"/>
          </w:rPr>
          <w:br/>
          <w:t>Gereonstraße 18 – 32</w:t>
        </w:r>
        <w:r w:rsidRPr="00775C6B">
          <w:rPr>
            <w:rFonts w:ascii="Times New Roman" w:hAnsi="Times New Roman" w:cs="Times New Roman"/>
            <w:sz w:val="20"/>
            <w:szCs w:val="20"/>
          </w:rPr>
          <w:br/>
          <w:t>50670 Köln</w:t>
        </w:r>
      </w:ins>
    </w:p>
    <w:p w14:paraId="7CEE59CE" w14:textId="53917C5B" w:rsidR="00E115B4" w:rsidRPr="0024459B" w:rsidDel="00C03C53" w:rsidRDefault="001B55AC">
      <w:pPr>
        <w:rPr>
          <w:del w:id="2" w:author="Eric Schulz" w:date="2025-09-07T22:37:00Z" w16du:dateUtc="2025-09-07T20:37:00Z"/>
          <w:rFonts w:ascii="Times New Roman" w:hAnsi="Times New Roman" w:cs="Times New Roman"/>
          <w:sz w:val="20"/>
          <w:szCs w:val="20"/>
          <w:rPrChange w:id="3" w:author="Eric Schulz" w:date="2025-09-07T22:39:00Z" w16du:dateUtc="2025-09-07T20:39:00Z">
            <w:rPr>
              <w:del w:id="4" w:author="Eric Schulz" w:date="2025-09-07T22:37:00Z" w16du:dateUtc="2025-09-07T20:37:00Z"/>
              <w:rFonts w:ascii="Times New Roman" w:hAnsi="Times New Roman" w:cs="Times New Roman"/>
              <w:sz w:val="20"/>
              <w:szCs w:val="20"/>
              <w:highlight w:val="yellow"/>
            </w:rPr>
          </w:rPrChange>
        </w:rPr>
      </w:pPr>
      <w:del w:id="5" w:author="Eric Schulz" w:date="2025-09-07T22:37:00Z" w16du:dateUtc="2025-09-07T20:37:00Z">
        <w:r w:rsidRPr="0024459B" w:rsidDel="00C03C53">
          <w:rPr>
            <w:rFonts w:ascii="Times New Roman" w:hAnsi="Times New Roman" w:cs="Times New Roman"/>
            <w:sz w:val="20"/>
            <w:szCs w:val="20"/>
            <w:rPrChange w:id="6" w:author="Eric Schulz" w:date="2025-09-07T22:39:00Z" w16du:dateUtc="2025-09-07T20:39:00Z">
              <w:rPr>
                <w:rFonts w:ascii="Times New Roman" w:hAnsi="Times New Roman" w:cs="Times New Roman"/>
                <w:sz w:val="20"/>
                <w:szCs w:val="20"/>
                <w:highlight w:val="yellow"/>
              </w:rPr>
            </w:rPrChange>
          </w:rPr>
          <w:delText>D</w:delText>
        </w:r>
        <w:r w:rsidR="00AF554E" w:rsidRPr="0024459B" w:rsidDel="00C03C53">
          <w:rPr>
            <w:rFonts w:ascii="Times New Roman" w:hAnsi="Times New Roman" w:cs="Times New Roman"/>
            <w:sz w:val="20"/>
            <w:szCs w:val="20"/>
            <w:rPrChange w:id="7" w:author="Eric Schulz" w:date="2025-09-07T22:39:00Z" w16du:dateUtc="2025-09-07T20:39:00Z">
              <w:rPr>
                <w:rFonts w:ascii="Times New Roman" w:hAnsi="Times New Roman" w:cs="Times New Roman"/>
                <w:sz w:val="20"/>
                <w:szCs w:val="20"/>
                <w:highlight w:val="yellow"/>
              </w:rPr>
            </w:rPrChange>
          </w:rPr>
          <w:delText>eloitte GmbH Wirtschaftsprüfungsgesellschaft</w:delText>
        </w:r>
      </w:del>
    </w:p>
    <w:p w14:paraId="3DDB2D33" w14:textId="0F5C85AE" w:rsidR="00A1255D" w:rsidRPr="0024459B" w:rsidDel="006353BB" w:rsidRDefault="00E115B4" w:rsidP="00C03C53">
      <w:pPr>
        <w:rPr>
          <w:del w:id="8" w:author="Eric Schulz" w:date="2025-09-09T22:35:00Z" w16du:dateUtc="2025-09-09T20:35:00Z"/>
          <w:rFonts w:ascii="Times New Roman" w:hAnsi="Times New Roman" w:cs="Times New Roman"/>
          <w:sz w:val="20"/>
          <w:szCs w:val="20"/>
        </w:rPr>
      </w:pPr>
      <w:del w:id="9" w:author="Eric Schulz" w:date="2025-09-07T22:37:00Z" w16du:dateUtc="2025-09-07T20:37:00Z">
        <w:r w:rsidRPr="0024459B" w:rsidDel="00C03C53">
          <w:rPr>
            <w:rFonts w:ascii="Times New Roman" w:hAnsi="Times New Roman" w:cs="Times New Roman"/>
            <w:sz w:val="20"/>
            <w:szCs w:val="20"/>
            <w:rPrChange w:id="10" w:author="Eric Schulz" w:date="2025-09-07T22:39:00Z" w16du:dateUtc="2025-09-07T20:39:00Z">
              <w:rPr>
                <w:rFonts w:ascii="Times New Roman" w:hAnsi="Times New Roman" w:cs="Times New Roman"/>
                <w:sz w:val="20"/>
                <w:szCs w:val="20"/>
                <w:highlight w:val="yellow"/>
              </w:rPr>
            </w:rPrChange>
          </w:rPr>
          <w:delText>Erna-Scheffler-Straße 2</w:delText>
        </w:r>
        <w:r w:rsidRPr="0024459B" w:rsidDel="00C03C53">
          <w:rPr>
            <w:rFonts w:ascii="Times New Roman" w:hAnsi="Times New Roman" w:cs="Times New Roman"/>
            <w:sz w:val="20"/>
            <w:szCs w:val="20"/>
            <w:rPrChange w:id="11" w:author="Eric Schulz" w:date="2025-09-07T22:39:00Z" w16du:dateUtc="2025-09-07T20:39:00Z">
              <w:rPr>
                <w:rFonts w:ascii="Times New Roman" w:hAnsi="Times New Roman" w:cs="Times New Roman"/>
                <w:sz w:val="20"/>
                <w:szCs w:val="20"/>
                <w:highlight w:val="yellow"/>
              </w:rPr>
            </w:rPrChange>
          </w:rPr>
          <w:br/>
          <w:delText>40476 Düsseldorf</w:delText>
        </w:r>
      </w:del>
    </w:p>
    <w:p w14:paraId="0F34D83D" w14:textId="52D47517" w:rsidR="0007337D" w:rsidRPr="0024459B" w:rsidRDefault="0007337D" w:rsidP="00BB7E9A">
      <w:pPr>
        <w:ind w:left="708" w:firstLine="708"/>
        <w:jc w:val="right"/>
        <w:rPr>
          <w:rFonts w:ascii="Times New Roman" w:hAnsi="Times New Roman" w:cs="Times New Roman"/>
          <w:sz w:val="20"/>
          <w:szCs w:val="20"/>
        </w:rPr>
      </w:pPr>
      <w:r w:rsidRPr="0024459B">
        <w:rPr>
          <w:rFonts w:ascii="Times New Roman" w:hAnsi="Times New Roman" w:cs="Times New Roman"/>
          <w:sz w:val="20"/>
          <w:szCs w:val="20"/>
        </w:rPr>
        <w:t>Wuppertal</w:t>
      </w:r>
      <w:r w:rsidR="00C4564A" w:rsidRPr="0024459B">
        <w:rPr>
          <w:rFonts w:ascii="Times New Roman" w:hAnsi="Times New Roman" w:cs="Times New Roman"/>
          <w:sz w:val="20"/>
          <w:szCs w:val="20"/>
        </w:rPr>
        <w:t xml:space="preserve">, </w:t>
      </w:r>
      <w:ins w:id="12" w:author="Eric Schulz" w:date="2025-10-01T21:41:00Z" w16du:dateUtc="2025-10-01T19:41:00Z">
        <w:r w:rsidR="00775C6B">
          <w:rPr>
            <w:rFonts w:ascii="Times New Roman" w:hAnsi="Times New Roman" w:cs="Times New Roman"/>
            <w:sz w:val="20"/>
            <w:szCs w:val="20"/>
          </w:rPr>
          <w:t>01</w:t>
        </w:r>
      </w:ins>
      <w:del w:id="13" w:author="Eric Schulz" w:date="2025-09-07T22:36:00Z" w16du:dateUtc="2025-09-07T20:36:00Z">
        <w:r w:rsidR="009E0DB7" w:rsidRPr="0024459B" w:rsidDel="00C03C53">
          <w:rPr>
            <w:rFonts w:ascii="Times New Roman" w:hAnsi="Times New Roman" w:cs="Times New Roman"/>
            <w:sz w:val="20"/>
            <w:szCs w:val="20"/>
          </w:rPr>
          <w:delText>10</w:delText>
        </w:r>
      </w:del>
      <w:r w:rsidRPr="0024459B">
        <w:rPr>
          <w:rFonts w:ascii="Times New Roman" w:hAnsi="Times New Roman" w:cs="Times New Roman"/>
          <w:sz w:val="20"/>
          <w:szCs w:val="20"/>
        </w:rPr>
        <w:t>.</w:t>
      </w:r>
      <w:ins w:id="14" w:author="Eric Schulz" w:date="2025-10-01T21:41:00Z" w16du:dateUtc="2025-10-01T19:41:00Z">
        <w:r w:rsidR="00775C6B">
          <w:rPr>
            <w:rFonts w:ascii="Times New Roman" w:hAnsi="Times New Roman" w:cs="Times New Roman"/>
            <w:sz w:val="20"/>
            <w:szCs w:val="20"/>
          </w:rPr>
          <w:t>10</w:t>
        </w:r>
      </w:ins>
      <w:del w:id="15" w:author="Eric Schulz" w:date="2025-10-01T21:41:00Z" w16du:dateUtc="2025-10-01T19:41:00Z">
        <w:r w:rsidR="00BB7E9A" w:rsidRPr="0024459B" w:rsidDel="00775C6B">
          <w:rPr>
            <w:rFonts w:ascii="Times New Roman" w:hAnsi="Times New Roman" w:cs="Times New Roman"/>
            <w:sz w:val="20"/>
            <w:szCs w:val="20"/>
          </w:rPr>
          <w:delText>0</w:delText>
        </w:r>
      </w:del>
      <w:del w:id="16" w:author="Eric Schulz" w:date="2025-09-07T22:36:00Z" w16du:dateUtc="2025-09-07T20:36:00Z">
        <w:r w:rsidR="00BB7E9A" w:rsidRPr="0024459B" w:rsidDel="00C03C53">
          <w:rPr>
            <w:rFonts w:ascii="Times New Roman" w:hAnsi="Times New Roman" w:cs="Times New Roman"/>
            <w:sz w:val="20"/>
            <w:szCs w:val="20"/>
          </w:rPr>
          <w:delText>8</w:delText>
        </w:r>
      </w:del>
      <w:r w:rsidRPr="0024459B">
        <w:rPr>
          <w:rFonts w:ascii="Times New Roman" w:hAnsi="Times New Roman" w:cs="Times New Roman"/>
          <w:sz w:val="20"/>
          <w:szCs w:val="20"/>
        </w:rPr>
        <w:t>.202</w:t>
      </w:r>
      <w:r w:rsidR="00BB7E9A" w:rsidRPr="0024459B">
        <w:rPr>
          <w:rFonts w:ascii="Times New Roman" w:hAnsi="Times New Roman" w:cs="Times New Roman"/>
          <w:sz w:val="20"/>
          <w:szCs w:val="20"/>
        </w:rPr>
        <w:t>5</w:t>
      </w:r>
    </w:p>
    <w:p w14:paraId="6669C6AA" w14:textId="77777777" w:rsidR="00BB7E9A" w:rsidRPr="0024459B" w:rsidRDefault="00BB7E9A" w:rsidP="00BB7E9A">
      <w:pPr>
        <w:ind w:left="708" w:firstLine="708"/>
        <w:jc w:val="right"/>
        <w:rPr>
          <w:rFonts w:ascii="Times New Roman" w:hAnsi="Times New Roman" w:cs="Times New Roman"/>
          <w:sz w:val="20"/>
          <w:szCs w:val="20"/>
        </w:rPr>
      </w:pPr>
    </w:p>
    <w:p w14:paraId="07EFF257" w14:textId="2BD4805F" w:rsidR="00C16765" w:rsidRPr="0024459B" w:rsidRDefault="00C16765" w:rsidP="00777FE3">
      <w:pPr>
        <w:rPr>
          <w:rFonts w:ascii="Times New Roman" w:hAnsi="Times New Roman" w:cs="Times New Roman"/>
          <w:b/>
          <w:sz w:val="20"/>
          <w:szCs w:val="20"/>
        </w:rPr>
      </w:pPr>
      <w:r w:rsidRPr="0024459B">
        <w:rPr>
          <w:rFonts w:ascii="Times New Roman" w:hAnsi="Times New Roman" w:cs="Times New Roman"/>
          <w:b/>
          <w:sz w:val="20"/>
          <w:szCs w:val="20"/>
        </w:rPr>
        <w:t xml:space="preserve">Bewerbung </w:t>
      </w:r>
      <w:r w:rsidR="00046346" w:rsidRPr="0024459B">
        <w:rPr>
          <w:rFonts w:ascii="Times New Roman" w:hAnsi="Times New Roman" w:cs="Times New Roman"/>
          <w:b/>
          <w:sz w:val="20"/>
          <w:szCs w:val="20"/>
        </w:rPr>
        <w:t>um ein Praktikum i</w:t>
      </w:r>
      <w:r w:rsidR="00D27F2E" w:rsidRPr="0024459B">
        <w:rPr>
          <w:rFonts w:ascii="Times New Roman" w:hAnsi="Times New Roman" w:cs="Times New Roman"/>
          <w:b/>
          <w:sz w:val="20"/>
          <w:szCs w:val="20"/>
        </w:rPr>
        <w:t>m</w:t>
      </w:r>
      <w:r w:rsidR="00777FE3" w:rsidRPr="0024459B">
        <w:rPr>
          <w:rFonts w:ascii="Times New Roman" w:hAnsi="Times New Roman" w:cs="Times New Roman"/>
          <w:b/>
          <w:sz w:val="20"/>
          <w:szCs w:val="20"/>
        </w:rPr>
        <w:t xml:space="preserve"> </w:t>
      </w:r>
      <w:r w:rsidR="00D27F2E" w:rsidRPr="0024459B">
        <w:rPr>
          <w:rFonts w:ascii="Times New Roman" w:hAnsi="Times New Roman" w:cs="Times New Roman"/>
          <w:b/>
          <w:sz w:val="20"/>
          <w:szCs w:val="20"/>
        </w:rPr>
        <w:t>B</w:t>
      </w:r>
      <w:r w:rsidR="00E115B4" w:rsidRPr="0024459B">
        <w:rPr>
          <w:rFonts w:ascii="Times New Roman" w:hAnsi="Times New Roman" w:cs="Times New Roman"/>
          <w:b/>
          <w:sz w:val="20"/>
          <w:szCs w:val="20"/>
        </w:rPr>
        <w:t xml:space="preserve">ereich </w:t>
      </w:r>
      <w:ins w:id="17" w:author="Eric Schulz" w:date="2025-10-01T21:40:00Z" w16du:dateUtc="2025-10-01T19:40:00Z">
        <w:r w:rsidR="00775C6B">
          <w:rPr>
            <w:rFonts w:ascii="Times New Roman" w:hAnsi="Times New Roman" w:cs="Times New Roman"/>
            <w:b/>
            <w:sz w:val="20"/>
            <w:szCs w:val="20"/>
          </w:rPr>
          <w:t>Turnaround</w:t>
        </w:r>
      </w:ins>
      <w:del w:id="18" w:author="Eric Schulz" w:date="2025-09-07T22:49:00Z" w16du:dateUtc="2025-09-07T20:49:00Z">
        <w:r w:rsidR="00E115B4" w:rsidRPr="0024459B" w:rsidDel="0062321A">
          <w:rPr>
            <w:rFonts w:ascii="Times New Roman" w:hAnsi="Times New Roman" w:cs="Times New Roman"/>
            <w:b/>
            <w:sz w:val="20"/>
            <w:szCs w:val="20"/>
            <w:rPrChange w:id="19" w:author="Eric Schulz" w:date="2025-09-07T22:39:00Z" w16du:dateUtc="2025-09-07T20:39:00Z">
              <w:rPr>
                <w:rFonts w:ascii="Times New Roman" w:hAnsi="Times New Roman" w:cs="Times New Roman"/>
                <w:b/>
                <w:sz w:val="20"/>
                <w:szCs w:val="20"/>
                <w:highlight w:val="yellow"/>
              </w:rPr>
            </w:rPrChange>
          </w:rPr>
          <w:delText>M&amp;A</w:delText>
        </w:r>
      </w:del>
      <w:del w:id="20" w:author="Eric Schulz" w:date="2025-09-07T22:36:00Z" w16du:dateUtc="2025-09-07T20:36:00Z">
        <w:r w:rsidR="00E115B4" w:rsidRPr="0024459B" w:rsidDel="00C03C53">
          <w:rPr>
            <w:rFonts w:ascii="Times New Roman" w:hAnsi="Times New Roman" w:cs="Times New Roman"/>
            <w:b/>
            <w:sz w:val="20"/>
            <w:szCs w:val="20"/>
            <w:rPrChange w:id="21" w:author="Eric Schulz" w:date="2025-09-07T22:39:00Z" w16du:dateUtc="2025-09-07T20:39:00Z">
              <w:rPr>
                <w:rFonts w:ascii="Times New Roman" w:hAnsi="Times New Roman" w:cs="Times New Roman"/>
                <w:b/>
                <w:sz w:val="20"/>
                <w:szCs w:val="20"/>
                <w:highlight w:val="yellow"/>
              </w:rPr>
            </w:rPrChange>
          </w:rPr>
          <w:delText xml:space="preserve"> und Transactions</w:delText>
        </w:r>
      </w:del>
      <w:r w:rsidR="00E115B4" w:rsidRPr="0024459B">
        <w:rPr>
          <w:rFonts w:ascii="Times New Roman" w:hAnsi="Times New Roman" w:cs="Times New Roman"/>
          <w:b/>
          <w:sz w:val="20"/>
          <w:szCs w:val="20"/>
        </w:rPr>
        <w:t xml:space="preserve"> in </w:t>
      </w:r>
      <w:del w:id="22" w:author="Eric Schulz" w:date="2025-10-01T21:40:00Z" w16du:dateUtc="2025-10-01T19:40:00Z">
        <w:r w:rsidR="00E115B4" w:rsidRPr="0024459B" w:rsidDel="00775C6B">
          <w:rPr>
            <w:rFonts w:ascii="Times New Roman" w:hAnsi="Times New Roman" w:cs="Times New Roman"/>
            <w:b/>
            <w:sz w:val="20"/>
            <w:szCs w:val="20"/>
            <w:rPrChange w:id="23" w:author="Eric Schulz" w:date="2025-09-07T22:39:00Z" w16du:dateUtc="2025-09-07T20:39:00Z">
              <w:rPr>
                <w:rFonts w:ascii="Times New Roman" w:hAnsi="Times New Roman" w:cs="Times New Roman"/>
                <w:b/>
                <w:sz w:val="20"/>
                <w:szCs w:val="20"/>
                <w:highlight w:val="yellow"/>
              </w:rPr>
            </w:rPrChange>
          </w:rPr>
          <w:delText>D</w:delText>
        </w:r>
      </w:del>
      <w:del w:id="24" w:author="Eric Schulz" w:date="2025-09-07T22:36:00Z" w16du:dateUtc="2025-09-07T20:36:00Z">
        <w:r w:rsidR="00E115B4" w:rsidRPr="0024459B" w:rsidDel="00C03C53">
          <w:rPr>
            <w:rFonts w:ascii="Times New Roman" w:hAnsi="Times New Roman" w:cs="Times New Roman"/>
            <w:b/>
            <w:sz w:val="20"/>
            <w:szCs w:val="20"/>
            <w:rPrChange w:id="25" w:author="Eric Schulz" w:date="2025-09-07T22:39:00Z" w16du:dateUtc="2025-09-07T20:39:00Z">
              <w:rPr>
                <w:rFonts w:ascii="Times New Roman" w:hAnsi="Times New Roman" w:cs="Times New Roman"/>
                <w:b/>
                <w:sz w:val="20"/>
                <w:szCs w:val="20"/>
                <w:highlight w:val="yellow"/>
              </w:rPr>
            </w:rPrChange>
          </w:rPr>
          <w:delText>üsseldor</w:delText>
        </w:r>
      </w:del>
      <w:ins w:id="26" w:author="Eric Schulz" w:date="2025-10-01T21:40:00Z" w16du:dateUtc="2025-10-01T19:40:00Z">
        <w:r w:rsidR="00775C6B">
          <w:rPr>
            <w:rFonts w:ascii="Times New Roman" w:hAnsi="Times New Roman" w:cs="Times New Roman"/>
            <w:b/>
            <w:sz w:val="20"/>
            <w:szCs w:val="20"/>
          </w:rPr>
          <w:t>Köln</w:t>
        </w:r>
      </w:ins>
      <w:del w:id="27" w:author="Eric Schulz" w:date="2025-09-07T22:37:00Z" w16du:dateUtc="2025-09-07T20:37:00Z">
        <w:r w:rsidR="00E115B4" w:rsidRPr="0024459B" w:rsidDel="00C03C53">
          <w:rPr>
            <w:rFonts w:ascii="Times New Roman" w:hAnsi="Times New Roman" w:cs="Times New Roman"/>
            <w:b/>
            <w:sz w:val="20"/>
            <w:szCs w:val="20"/>
            <w:rPrChange w:id="28" w:author="Eric Schulz" w:date="2025-09-07T22:39:00Z" w16du:dateUtc="2025-09-07T20:39:00Z">
              <w:rPr>
                <w:rFonts w:ascii="Times New Roman" w:hAnsi="Times New Roman" w:cs="Times New Roman"/>
                <w:b/>
                <w:sz w:val="20"/>
                <w:szCs w:val="20"/>
                <w:highlight w:val="yellow"/>
              </w:rPr>
            </w:rPrChange>
          </w:rPr>
          <w:delText>f</w:delText>
        </w:r>
      </w:del>
    </w:p>
    <w:p w14:paraId="0F06EF9F" w14:textId="77777777" w:rsidR="00777FE3" w:rsidRPr="0024459B" w:rsidRDefault="00777FE3" w:rsidP="00777FE3">
      <w:pPr>
        <w:rPr>
          <w:rFonts w:ascii="Times New Roman" w:hAnsi="Times New Roman" w:cs="Times New Roman"/>
          <w:bCs/>
          <w:sz w:val="20"/>
          <w:szCs w:val="20"/>
        </w:rPr>
      </w:pPr>
    </w:p>
    <w:p w14:paraId="1B30A848" w14:textId="06BB1D12" w:rsidR="00C16765" w:rsidRPr="0024459B" w:rsidRDefault="00C16765" w:rsidP="00EE66DA">
      <w:pPr>
        <w:rPr>
          <w:rFonts w:ascii="Times New Roman" w:eastAsia="Times New Roman" w:hAnsi="Times New Roman" w:cs="Times New Roman"/>
          <w:sz w:val="20"/>
          <w:szCs w:val="20"/>
          <w:lang w:eastAsia="de-DE"/>
        </w:rPr>
      </w:pPr>
      <w:del w:id="29" w:author="Eric Schulz" w:date="2025-09-07T22:55:00Z" w16du:dateUtc="2025-09-07T20:55:00Z">
        <w:r w:rsidRPr="0024459B" w:rsidDel="00E31ED3">
          <w:rPr>
            <w:rFonts w:ascii="Times New Roman" w:eastAsia="Times New Roman" w:hAnsi="Times New Roman" w:cs="Times New Roman"/>
            <w:sz w:val="20"/>
            <w:szCs w:val="20"/>
            <w:lang w:eastAsia="de-DE"/>
          </w:rPr>
          <w:delText xml:space="preserve">Sehr geehrte </w:delText>
        </w:r>
      </w:del>
      <w:ins w:id="30" w:author="Eric Schulz" w:date="2025-09-07T22:55:00Z" w16du:dateUtc="2025-09-07T20:55:00Z">
        <w:r w:rsidR="00E31ED3" w:rsidRPr="0024459B">
          <w:rPr>
            <w:rFonts w:ascii="Times New Roman" w:eastAsia="Times New Roman" w:hAnsi="Times New Roman" w:cs="Times New Roman"/>
            <w:sz w:val="20"/>
            <w:szCs w:val="20"/>
            <w:lang w:eastAsia="de-DE"/>
          </w:rPr>
          <w:t xml:space="preserve">Sehr geehrte </w:t>
        </w:r>
      </w:ins>
      <w:ins w:id="31" w:author="Eric Schulz" w:date="2025-09-07T23:16:00Z" w16du:dateUtc="2025-09-07T21:16:00Z">
        <w:r w:rsidR="008305AC">
          <w:rPr>
            <w:rFonts w:ascii="Times New Roman" w:eastAsia="Times New Roman" w:hAnsi="Times New Roman" w:cs="Times New Roman"/>
            <w:sz w:val="20"/>
            <w:szCs w:val="20"/>
            <w:lang w:eastAsia="de-DE"/>
          </w:rPr>
          <w:t>Damen und Herren</w:t>
        </w:r>
      </w:ins>
      <w:ins w:id="32" w:author="Eric Schulz" w:date="2025-09-07T22:55:00Z" w16du:dateUtc="2025-09-07T20:55:00Z">
        <w:r w:rsidR="00E31ED3">
          <w:rPr>
            <w:rFonts w:ascii="Times New Roman" w:eastAsia="Times New Roman" w:hAnsi="Times New Roman" w:cs="Times New Roman"/>
            <w:sz w:val="20"/>
            <w:szCs w:val="20"/>
            <w:lang w:eastAsia="de-DE"/>
          </w:rPr>
          <w:t>,</w:t>
        </w:r>
      </w:ins>
      <w:del w:id="33" w:author="Eric Schulz" w:date="2025-09-07T22:54:00Z" w16du:dateUtc="2025-09-07T20:54:00Z">
        <w:r w:rsidR="00E115B4" w:rsidRPr="0024459B" w:rsidDel="00E31ED3">
          <w:rPr>
            <w:rFonts w:ascii="Times New Roman" w:eastAsia="Times New Roman" w:hAnsi="Times New Roman" w:cs="Times New Roman"/>
            <w:sz w:val="20"/>
            <w:szCs w:val="20"/>
            <w:lang w:eastAsia="de-DE"/>
            <w:rPrChange w:id="34" w:author="Eric Schulz" w:date="2025-09-07T22:39:00Z" w16du:dateUtc="2025-09-07T20:39:00Z">
              <w:rPr>
                <w:rFonts w:ascii="Times New Roman" w:eastAsia="Times New Roman" w:hAnsi="Times New Roman" w:cs="Times New Roman"/>
                <w:sz w:val="20"/>
                <w:szCs w:val="20"/>
                <w:highlight w:val="yellow"/>
                <w:lang w:eastAsia="de-DE"/>
              </w:rPr>
            </w:rPrChange>
          </w:rPr>
          <w:delText>Damen und Herren</w:delText>
        </w:r>
      </w:del>
      <w:del w:id="35" w:author="Eric Schulz" w:date="2025-09-07T22:55:00Z" w16du:dateUtc="2025-09-07T20:55:00Z">
        <w:r w:rsidRPr="0024459B" w:rsidDel="00E31ED3">
          <w:rPr>
            <w:rFonts w:ascii="Times New Roman" w:eastAsia="Times New Roman" w:hAnsi="Times New Roman" w:cs="Times New Roman"/>
            <w:sz w:val="20"/>
            <w:szCs w:val="20"/>
            <w:lang w:eastAsia="de-DE"/>
          </w:rPr>
          <w:delText xml:space="preserve">, </w:delText>
        </w:r>
      </w:del>
    </w:p>
    <w:p w14:paraId="7F891EF6" w14:textId="77777777" w:rsidR="00777FE3" w:rsidRPr="0024459B" w:rsidRDefault="00777FE3" w:rsidP="00EE66DA">
      <w:pPr>
        <w:rPr>
          <w:rFonts w:ascii="Times New Roman" w:eastAsia="Times New Roman" w:hAnsi="Times New Roman" w:cs="Times New Roman"/>
          <w:sz w:val="20"/>
          <w:szCs w:val="20"/>
          <w:lang w:eastAsia="de-DE"/>
        </w:rPr>
      </w:pPr>
    </w:p>
    <w:p w14:paraId="3253C459" w14:textId="35251C67" w:rsidR="009D70D2" w:rsidDel="00775C6B" w:rsidRDefault="00775C6B" w:rsidP="00732CCF">
      <w:pPr>
        <w:jc w:val="both"/>
        <w:rPr>
          <w:del w:id="36" w:author="Eric Schulz" w:date="2025-10-01T21:35:00Z" w16du:dateUtc="2025-10-01T19:35:00Z"/>
          <w:rFonts w:ascii="Times New Roman" w:eastAsia="Times New Roman" w:hAnsi="Times New Roman" w:cs="Times New Roman"/>
          <w:sz w:val="20"/>
          <w:szCs w:val="20"/>
          <w:lang w:eastAsia="de-DE"/>
        </w:rPr>
      </w:pPr>
      <w:ins w:id="37" w:author="Eric Schulz" w:date="2025-10-01T21:35:00Z" w16du:dateUtc="2025-10-01T19:35:00Z">
        <w:r w:rsidRPr="00775C6B">
          <w:rPr>
            <w:rFonts w:ascii="Times New Roman" w:eastAsia="Times New Roman" w:hAnsi="Times New Roman" w:cs="Times New Roman"/>
            <w:sz w:val="20"/>
            <w:szCs w:val="20"/>
            <w:lang w:eastAsia="de-DE"/>
          </w:rPr>
          <w:t xml:space="preserve">Ein Praktikum bei </w:t>
        </w:r>
      </w:ins>
      <w:ins w:id="38" w:author="Eric Schulz" w:date="2025-10-01T21:37:00Z" w16du:dateUtc="2025-10-01T19:37:00Z">
        <w:r>
          <w:rPr>
            <w:rFonts w:ascii="Times New Roman" w:eastAsia="Times New Roman" w:hAnsi="Times New Roman" w:cs="Times New Roman"/>
            <w:sz w:val="20"/>
            <w:szCs w:val="20"/>
            <w:lang w:eastAsia="de-DE"/>
          </w:rPr>
          <w:t>Struktur Management Partner</w:t>
        </w:r>
      </w:ins>
      <w:ins w:id="39" w:author="Eric Schulz" w:date="2025-10-01T21:35:00Z" w16du:dateUtc="2025-10-01T19:35:00Z">
        <w:r w:rsidRPr="00775C6B">
          <w:rPr>
            <w:rFonts w:ascii="Times New Roman" w:eastAsia="Times New Roman" w:hAnsi="Times New Roman" w:cs="Times New Roman"/>
            <w:sz w:val="20"/>
            <w:szCs w:val="20"/>
            <w:lang w:eastAsia="de-DE"/>
          </w:rPr>
          <w:t xml:space="preserve"> zu absolvieren, bedeutet für mich, Unternehmen in herausfordernden Umbruchsituationen zu begleiten, tragfähige Lösungen für komplexe Probleme zu entwickeln und wertvolle Einblicke in die Neuausrichtung von Geschäftsmodellen zu gewinnen. An dem Praktikum fasziniert mich besonders der Gedanke, im direkten Austausch mit erfahrenen Experten zu lernen und eigene Perspektiven in die Projekte einzubringen. Die Möglichkeit, durch fundierte Analysen und strategische Empfehlungen aktiv zur Stabilisierung und Weiterentwicklung von Unternehmen beizutragen, motiviert mich sehr. Während meiner Werkstudententätigkeit haben mir insbesondere die Einblicke in die Post-Merger-Integration der Fusion von Barmenia und Gothaer zugesagt und mein Interesse an Transformations- und Restrukturierungsthemen geweckt. Daher möchte ich meine Karriere gezielt in diesem Bereich ausrichten und ab Januar 2026 ein </w:t>
        </w:r>
      </w:ins>
      <w:ins w:id="40" w:author="Eric Schulz" w:date="2025-10-01T21:42:00Z" w16du:dateUtc="2025-10-01T19:42:00Z">
        <w:r>
          <w:rPr>
            <w:rFonts w:ascii="Times New Roman" w:eastAsia="Times New Roman" w:hAnsi="Times New Roman" w:cs="Times New Roman"/>
            <w:sz w:val="20"/>
            <w:szCs w:val="20"/>
            <w:lang w:eastAsia="de-DE"/>
          </w:rPr>
          <w:t>vier</w:t>
        </w:r>
      </w:ins>
      <w:ins w:id="41" w:author="Eric Schulz" w:date="2025-10-01T21:35:00Z" w16du:dateUtc="2025-10-01T19:35:00Z">
        <w:r w:rsidRPr="00775C6B">
          <w:rPr>
            <w:rFonts w:ascii="Times New Roman" w:eastAsia="Times New Roman" w:hAnsi="Times New Roman" w:cs="Times New Roman"/>
            <w:sz w:val="20"/>
            <w:szCs w:val="20"/>
            <w:lang w:eastAsia="de-DE"/>
          </w:rPr>
          <w:t>monatiges Praktikum bei Ihnen absolvieren.</w:t>
        </w:r>
      </w:ins>
      <w:del w:id="42" w:author="Eric Schulz" w:date="2025-10-01T21:35:00Z" w16du:dateUtc="2025-10-01T19:35:00Z">
        <w:r w:rsidR="005E3ED1" w:rsidRPr="0024459B" w:rsidDel="00775C6B">
          <w:rPr>
            <w:rFonts w:ascii="Times New Roman" w:eastAsia="Times New Roman" w:hAnsi="Times New Roman" w:cs="Times New Roman"/>
            <w:sz w:val="20"/>
            <w:szCs w:val="20"/>
            <w:lang w:eastAsia="de-DE"/>
          </w:rPr>
          <w:delText xml:space="preserve">ein Praktikum bei </w:delText>
        </w:r>
      </w:del>
      <w:del w:id="43" w:author="Eric Schulz" w:date="2025-09-07T22:36:00Z" w16du:dateUtc="2025-09-07T20:36:00Z">
        <w:r w:rsidR="005E3ED1" w:rsidRPr="0024459B" w:rsidDel="00C03C53">
          <w:rPr>
            <w:rFonts w:ascii="Times New Roman" w:eastAsia="Times New Roman" w:hAnsi="Times New Roman" w:cs="Times New Roman"/>
            <w:sz w:val="20"/>
            <w:szCs w:val="20"/>
            <w:lang w:eastAsia="de-DE"/>
            <w:rPrChange w:id="44" w:author="Eric Schulz" w:date="2025-09-07T22:39:00Z" w16du:dateUtc="2025-09-07T20:39:00Z">
              <w:rPr>
                <w:rFonts w:ascii="Times New Roman" w:eastAsia="Times New Roman" w:hAnsi="Times New Roman" w:cs="Times New Roman"/>
                <w:sz w:val="20"/>
                <w:szCs w:val="20"/>
                <w:highlight w:val="yellow"/>
                <w:lang w:eastAsia="de-DE"/>
              </w:rPr>
            </w:rPrChange>
          </w:rPr>
          <w:delText>Deloitte</w:delText>
        </w:r>
      </w:del>
      <w:del w:id="45" w:author="Eric Schulz" w:date="2025-09-07T22:49:00Z" w16du:dateUtc="2025-09-07T20:49:00Z">
        <w:r w:rsidR="005E3ED1" w:rsidRPr="0024459B" w:rsidDel="0062321A">
          <w:rPr>
            <w:rFonts w:ascii="Times New Roman" w:eastAsia="Times New Roman" w:hAnsi="Times New Roman" w:cs="Times New Roman"/>
            <w:sz w:val="20"/>
            <w:szCs w:val="20"/>
            <w:lang w:eastAsia="de-DE"/>
          </w:rPr>
          <w:delText xml:space="preserve"> </w:delText>
        </w:r>
      </w:del>
      <w:del w:id="46" w:author="Eric Schulz" w:date="2025-10-01T21:35:00Z" w16du:dateUtc="2025-10-01T19:35:00Z">
        <w:r w:rsidR="005E3ED1" w:rsidRPr="0024459B" w:rsidDel="00775C6B">
          <w:rPr>
            <w:rFonts w:ascii="Times New Roman" w:eastAsia="Times New Roman" w:hAnsi="Times New Roman" w:cs="Times New Roman"/>
            <w:sz w:val="20"/>
            <w:szCs w:val="20"/>
            <w:lang w:eastAsia="de-DE"/>
          </w:rPr>
          <w:delText xml:space="preserve">zu absolvieren, bedeutet für mich, an herausfordernden Transaktionen mitzuwirken, strategisch relevante Entscheidungen mitzugestalten und tiefere Einblicke in komplexe Geschäftsmodelle und Märkte zu gewinnen. An dem Praktikum fasziniert mich am meisten der Gedanke, im direkten Austausch mit erfahrenen Experten zu lernen und eigene Perspektiven in die Projekte einzubringen. Die Möglichkeit, durch Analysen und strategische Empfehlungen aktiv zum Erfolg von Unternehmenstransaktionen beizutragen, motiviert mich sehr. </w:delText>
        </w:r>
        <w:r w:rsidR="009D70D2" w:rsidRPr="0024459B" w:rsidDel="00775C6B">
          <w:rPr>
            <w:rFonts w:ascii="Times New Roman" w:eastAsia="Times New Roman" w:hAnsi="Times New Roman" w:cs="Times New Roman"/>
            <w:sz w:val="20"/>
            <w:szCs w:val="20"/>
            <w:lang w:eastAsia="de-DE"/>
          </w:rPr>
          <w:delText>Während meiner Werkstudententätigkeit haben mir insbesondere Aufgaben im Zusammenhang mit der Fusion der Barmenia und der Gothaer besonders zugesagt. Daher möchte ich meine Karriere gezielt im Bereich M&amp;A/Corporate Finance ausrichten und ab Januar 2026 ein dreimonatiges Praktikum bei Ihnen absolvieren.</w:delText>
        </w:r>
      </w:del>
    </w:p>
    <w:p w14:paraId="1A004472" w14:textId="77777777" w:rsidR="00775C6B" w:rsidRDefault="00775C6B" w:rsidP="00732CCF">
      <w:pPr>
        <w:jc w:val="both"/>
        <w:rPr>
          <w:ins w:id="47" w:author="Eric Schulz" w:date="2025-10-01T21:35:00Z" w16du:dateUtc="2025-10-01T19:35:00Z"/>
          <w:rFonts w:ascii="Times New Roman" w:eastAsia="Times New Roman" w:hAnsi="Times New Roman" w:cs="Times New Roman"/>
          <w:sz w:val="20"/>
          <w:szCs w:val="20"/>
          <w:lang w:eastAsia="de-DE"/>
        </w:rPr>
      </w:pPr>
    </w:p>
    <w:p w14:paraId="32289D09" w14:textId="77777777" w:rsidR="00775C6B" w:rsidRPr="0024459B" w:rsidRDefault="00775C6B" w:rsidP="00732CCF">
      <w:pPr>
        <w:jc w:val="both"/>
        <w:rPr>
          <w:ins w:id="48" w:author="Eric Schulz" w:date="2025-10-01T21:35:00Z" w16du:dateUtc="2025-10-01T19:35:00Z"/>
          <w:rFonts w:ascii="Times New Roman" w:eastAsia="Times New Roman" w:hAnsi="Times New Roman" w:cs="Times New Roman"/>
          <w:sz w:val="20"/>
          <w:szCs w:val="20"/>
          <w:lang w:eastAsia="de-DE"/>
        </w:rPr>
      </w:pPr>
    </w:p>
    <w:p w14:paraId="08D9AC02" w14:textId="0157D846" w:rsidR="005E3ED1" w:rsidRPr="0024459B" w:rsidRDefault="005E3ED1" w:rsidP="00732CCF">
      <w:pPr>
        <w:jc w:val="both"/>
        <w:rPr>
          <w:rFonts w:ascii="Times New Roman" w:eastAsia="Times New Roman" w:hAnsi="Times New Roman" w:cs="Times New Roman"/>
          <w:sz w:val="20"/>
          <w:szCs w:val="20"/>
          <w:lang w:eastAsia="de-DE"/>
        </w:rPr>
      </w:pPr>
      <w:r w:rsidRPr="0024459B">
        <w:rPr>
          <w:rFonts w:ascii="Times New Roman" w:eastAsia="Times New Roman" w:hAnsi="Times New Roman" w:cs="Times New Roman"/>
          <w:sz w:val="20"/>
          <w:szCs w:val="20"/>
          <w:lang w:eastAsia="de-DE"/>
        </w:rPr>
        <w:t xml:space="preserve">Das Studium der interkulturellen Wirtschaftspsychologie </w:t>
      </w:r>
      <w:r w:rsidR="006847D7" w:rsidRPr="0024459B">
        <w:rPr>
          <w:rFonts w:ascii="Times New Roman" w:eastAsia="Times New Roman" w:hAnsi="Times New Roman" w:cs="Times New Roman"/>
          <w:sz w:val="20"/>
          <w:szCs w:val="20"/>
          <w:lang w:eastAsia="de-DE"/>
        </w:rPr>
        <w:t>ist</w:t>
      </w:r>
      <w:r w:rsidRPr="0024459B">
        <w:rPr>
          <w:rFonts w:ascii="Times New Roman" w:eastAsia="Times New Roman" w:hAnsi="Times New Roman" w:cs="Times New Roman"/>
          <w:sz w:val="20"/>
          <w:szCs w:val="20"/>
          <w:lang w:eastAsia="de-DE"/>
        </w:rPr>
        <w:t xml:space="preserve"> für mich eine ausgezeichnete Wahl</w:t>
      </w:r>
      <w:ins w:id="49" w:author="Eric Schulz" w:date="2025-10-01T21:35:00Z" w16du:dateUtc="2025-10-01T19:35:00Z">
        <w:r w:rsidR="00775C6B">
          <w:rPr>
            <w:rFonts w:ascii="Times New Roman" w:eastAsia="Times New Roman" w:hAnsi="Times New Roman" w:cs="Times New Roman"/>
            <w:sz w:val="20"/>
            <w:szCs w:val="20"/>
            <w:lang w:eastAsia="de-DE"/>
          </w:rPr>
          <w:t xml:space="preserve"> gewesen</w:t>
        </w:r>
      </w:ins>
      <w:r w:rsidRPr="0024459B">
        <w:rPr>
          <w:rFonts w:ascii="Times New Roman" w:eastAsia="Times New Roman" w:hAnsi="Times New Roman" w:cs="Times New Roman"/>
          <w:sz w:val="20"/>
          <w:szCs w:val="20"/>
          <w:lang w:eastAsia="de-DE"/>
        </w:rPr>
        <w:t>. Ich k</w:t>
      </w:r>
      <w:ins w:id="50" w:author="Eric Schulz" w:date="2025-10-01T21:36:00Z" w16du:dateUtc="2025-10-01T19:36:00Z">
        <w:r w:rsidR="00775C6B">
          <w:rPr>
            <w:rFonts w:ascii="Times New Roman" w:eastAsia="Times New Roman" w:hAnsi="Times New Roman" w:cs="Times New Roman"/>
            <w:sz w:val="20"/>
            <w:szCs w:val="20"/>
            <w:lang w:eastAsia="de-DE"/>
          </w:rPr>
          <w:t>onnte</w:t>
        </w:r>
      </w:ins>
      <w:del w:id="51" w:author="Eric Schulz" w:date="2025-10-01T21:36:00Z" w16du:dateUtc="2025-10-01T19:36:00Z">
        <w:r w:rsidRPr="0024459B" w:rsidDel="00775C6B">
          <w:rPr>
            <w:rFonts w:ascii="Times New Roman" w:eastAsia="Times New Roman" w:hAnsi="Times New Roman" w:cs="Times New Roman"/>
            <w:sz w:val="20"/>
            <w:szCs w:val="20"/>
            <w:lang w:eastAsia="de-DE"/>
          </w:rPr>
          <w:delText>ann</w:delText>
        </w:r>
      </w:del>
      <w:r w:rsidRPr="0024459B">
        <w:rPr>
          <w:rFonts w:ascii="Times New Roman" w:eastAsia="Times New Roman" w:hAnsi="Times New Roman" w:cs="Times New Roman"/>
          <w:sz w:val="20"/>
          <w:szCs w:val="20"/>
          <w:lang w:eastAsia="de-DE"/>
        </w:rPr>
        <w:t xml:space="preserve"> nicht nur viel über das menschliche Verhalten und die Analyse von komplexen Daten lernen, sondern </w:t>
      </w:r>
      <w:r w:rsidR="00233F20" w:rsidRPr="0024459B">
        <w:rPr>
          <w:rFonts w:ascii="Times New Roman" w:eastAsia="Times New Roman" w:hAnsi="Times New Roman" w:cs="Times New Roman"/>
          <w:sz w:val="20"/>
          <w:szCs w:val="20"/>
          <w:lang w:eastAsia="de-DE"/>
        </w:rPr>
        <w:t>absolvier</w:t>
      </w:r>
      <w:ins w:id="52" w:author="Eric Schulz" w:date="2025-10-01T21:36:00Z" w16du:dateUtc="2025-10-01T19:36:00Z">
        <w:r w:rsidR="00775C6B">
          <w:rPr>
            <w:rFonts w:ascii="Times New Roman" w:eastAsia="Times New Roman" w:hAnsi="Times New Roman" w:cs="Times New Roman"/>
            <w:sz w:val="20"/>
            <w:szCs w:val="20"/>
            <w:lang w:eastAsia="de-DE"/>
          </w:rPr>
          <w:t>t</w:t>
        </w:r>
      </w:ins>
      <w:r w:rsidR="00233F20" w:rsidRPr="0024459B">
        <w:rPr>
          <w:rFonts w:ascii="Times New Roman" w:eastAsia="Times New Roman" w:hAnsi="Times New Roman" w:cs="Times New Roman"/>
          <w:sz w:val="20"/>
          <w:szCs w:val="20"/>
          <w:lang w:eastAsia="de-DE"/>
        </w:rPr>
        <w:t xml:space="preserve">e </w:t>
      </w:r>
      <w:r w:rsidRPr="0024459B">
        <w:rPr>
          <w:rFonts w:ascii="Times New Roman" w:eastAsia="Times New Roman" w:hAnsi="Times New Roman" w:cs="Times New Roman"/>
          <w:sz w:val="20"/>
          <w:szCs w:val="20"/>
          <w:lang w:eastAsia="de-DE"/>
        </w:rPr>
        <w:t>mein Studium</w:t>
      </w:r>
      <w:del w:id="53" w:author="Eric Schulz" w:date="2025-10-01T21:36:00Z" w16du:dateUtc="2025-10-01T19:36:00Z">
        <w:r w:rsidRPr="0024459B" w:rsidDel="00775C6B">
          <w:rPr>
            <w:rFonts w:ascii="Times New Roman" w:eastAsia="Times New Roman" w:hAnsi="Times New Roman" w:cs="Times New Roman"/>
            <w:sz w:val="20"/>
            <w:szCs w:val="20"/>
            <w:lang w:eastAsia="de-DE"/>
          </w:rPr>
          <w:delText xml:space="preserve"> bisher</w:delText>
        </w:r>
      </w:del>
      <w:r w:rsidRPr="0024459B">
        <w:rPr>
          <w:rFonts w:ascii="Times New Roman" w:eastAsia="Times New Roman" w:hAnsi="Times New Roman" w:cs="Times New Roman"/>
          <w:sz w:val="20"/>
          <w:szCs w:val="20"/>
          <w:lang w:eastAsia="de-DE"/>
        </w:rPr>
        <w:t xml:space="preserve"> auch mit hervorragenden Noten. Neben meinem Studium hatte ich die Gelegenheit, in</w:t>
      </w:r>
      <w:r w:rsidR="00233F20" w:rsidRPr="0024459B">
        <w:rPr>
          <w:rFonts w:ascii="Times New Roman" w:eastAsia="Times New Roman" w:hAnsi="Times New Roman" w:cs="Times New Roman"/>
          <w:sz w:val="20"/>
          <w:szCs w:val="20"/>
          <w:lang w:eastAsia="de-DE"/>
        </w:rPr>
        <w:t xml:space="preserve"> </w:t>
      </w:r>
      <w:r w:rsidRPr="0024459B">
        <w:rPr>
          <w:rFonts w:ascii="Times New Roman" w:eastAsia="Times New Roman" w:hAnsi="Times New Roman" w:cs="Times New Roman"/>
          <w:sz w:val="20"/>
          <w:szCs w:val="20"/>
          <w:lang w:eastAsia="de-DE"/>
        </w:rPr>
        <w:t xml:space="preserve">Start-ups und Konzernen </w:t>
      </w:r>
      <w:r w:rsidR="00233F20" w:rsidRPr="0024459B">
        <w:rPr>
          <w:rFonts w:ascii="Times New Roman" w:eastAsia="Times New Roman" w:hAnsi="Times New Roman" w:cs="Times New Roman"/>
          <w:sz w:val="20"/>
          <w:szCs w:val="20"/>
          <w:lang w:eastAsia="de-DE"/>
        </w:rPr>
        <w:t xml:space="preserve">wertvolle </w:t>
      </w:r>
      <w:r w:rsidRPr="0024459B">
        <w:rPr>
          <w:rFonts w:ascii="Times New Roman" w:eastAsia="Times New Roman" w:hAnsi="Times New Roman" w:cs="Times New Roman"/>
          <w:sz w:val="20"/>
          <w:szCs w:val="20"/>
          <w:lang w:eastAsia="de-DE"/>
        </w:rPr>
        <w:t>Berufserfahrung zu sammeln und in verschiedenen Teilprojekten Verantwortung zu übernehmen. Im Rahmen dieser Tätigkeiten habe ich Markt- und Wettbewerbsanalysen durchgeführt und mithilfe von PowerPoint die Ergebnisse auf Abteilungs- und Bereichsleiterebene präsentiert. Weiterhin habe ich komplexe Datensätze zu Paketlaufzeiten analysiert, mit dem Ziel, Optimierungspotenziale zu identifizieren und einen wettbewerbsübergreifenden transparenten Laufzeitstandard zu etablieren. Meine Arbeitskollegen schätzen mich vor allem für meine Disziplin bei der Erledigung meiner Arbeit und für meine ordentliche Arbeitsweise. Besonders meine eigenständige Arbeitsweise bei der Anpassung von Kommunikationsdokumenten für 170.000 Geschäftskunden erfährt viel Wertschätzung. Weiterhin mögen meine Teamkollegen meine freundliche und offene Art und loben, wie angenehm es sei, mit mir zu arbeiten. Insbesondere mein Verhalten gegenüber Führungskräften, Kollegen und Kolleginnen wird als sehr loyal wahrgenommen. Diesen Ehrgeiz und dieses Interesse möchte ich nun gerne in Form eines Praktikums bei Ihnen einbringen.</w:t>
      </w:r>
    </w:p>
    <w:p w14:paraId="21A87CF4" w14:textId="77777777" w:rsidR="005E3ED1" w:rsidRPr="0024459B" w:rsidRDefault="005E3ED1" w:rsidP="00732CCF">
      <w:pPr>
        <w:jc w:val="both"/>
        <w:rPr>
          <w:rFonts w:ascii="Times New Roman" w:eastAsia="Times New Roman" w:hAnsi="Times New Roman" w:cs="Times New Roman"/>
          <w:sz w:val="20"/>
          <w:szCs w:val="20"/>
          <w:lang w:eastAsia="de-DE"/>
        </w:rPr>
      </w:pPr>
    </w:p>
    <w:p w14:paraId="670E4819" w14:textId="02E73559" w:rsidR="005E3ED1" w:rsidDel="00775C6B" w:rsidRDefault="00775C6B" w:rsidP="005E3ED1">
      <w:pPr>
        <w:jc w:val="both"/>
        <w:rPr>
          <w:del w:id="54" w:author="Eric Schulz" w:date="2025-09-09T22:38:00Z" w16du:dateUtc="2025-09-09T20:38:00Z"/>
          <w:rFonts w:ascii="Times New Roman" w:eastAsia="Times New Roman" w:hAnsi="Times New Roman" w:cs="Times New Roman"/>
          <w:sz w:val="20"/>
          <w:szCs w:val="20"/>
          <w:lang w:eastAsia="de-DE"/>
        </w:rPr>
      </w:pPr>
      <w:ins w:id="55" w:author="Eric Schulz" w:date="2025-10-01T21:39:00Z" w16du:dateUtc="2025-10-01T19:39:00Z">
        <w:r w:rsidRPr="00775C6B">
          <w:rPr>
            <w:rFonts w:ascii="Times New Roman" w:eastAsia="Times New Roman" w:hAnsi="Times New Roman" w:cs="Times New Roman"/>
            <w:sz w:val="20"/>
            <w:szCs w:val="20"/>
            <w:lang w:eastAsia="de-DE"/>
          </w:rPr>
          <w:t>S</w:t>
        </w:r>
        <w:r>
          <w:rPr>
            <w:rFonts w:ascii="Times New Roman" w:eastAsia="Times New Roman" w:hAnsi="Times New Roman" w:cs="Times New Roman"/>
            <w:sz w:val="20"/>
            <w:szCs w:val="20"/>
            <w:lang w:eastAsia="de-DE"/>
          </w:rPr>
          <w:t>MP</w:t>
        </w:r>
        <w:r w:rsidRPr="00775C6B">
          <w:rPr>
            <w:rFonts w:ascii="Times New Roman" w:eastAsia="Times New Roman" w:hAnsi="Times New Roman" w:cs="Times New Roman"/>
            <w:sz w:val="20"/>
            <w:szCs w:val="20"/>
            <w:lang w:eastAsia="de-DE"/>
          </w:rPr>
          <w:t xml:space="preserve"> erscheint mir für ein Praktikum in der Restrukturierungsberatung als ideales Unternehmen. Als führende, auf Turnaround und Transformation spezialisierte Beratung bietet SMP die Möglichkeit, in einem hochdynamischen Umfeld direkt an der Stabilisierung und Weiterentwicklung von Unternehmen mitzuwirken. Besonders spannend finde ich die Chance, anspruchsvolle Analysen durchzuführen, tragfähige Konzepte mitzugestalten und deren Umsetzung gemeinsam mit erfahrenen Beratern unmittelbar bei den Mandanten zu begleiten. Die enge Zusammenarbeit in kleinen, leistungsstarken Teams schafft dabei ein praxisnahes Lernumfeld, in dem ich mein analytisches Denken und mein wirtschaftliches Verständnis gezielt einbringen und weiterentwickeln kann. Darüber hinaus überzeugt mich der klare Fokus von SMP auf nachhaltige Ergebnisse und echte Wirksamkeit für die Zukunftsfähigkeit von Unternehmen. Diese Kombination macht SMP für mich zur perfekten Adresse für ein Praktikum im Bereich Restrukturierung und Turnaround.</w:t>
        </w:r>
      </w:ins>
      <w:del w:id="56" w:author="Eric Schulz" w:date="2025-09-07T22:35:00Z" w16du:dateUtc="2025-09-07T20:35:00Z">
        <w:r w:rsidR="005E3ED1" w:rsidRPr="0024459B" w:rsidDel="00C03C53">
          <w:rPr>
            <w:rFonts w:ascii="Times New Roman" w:eastAsia="Times New Roman" w:hAnsi="Times New Roman" w:cs="Times New Roman"/>
            <w:sz w:val="20"/>
            <w:szCs w:val="20"/>
            <w:lang w:eastAsia="de-DE"/>
          </w:rPr>
          <w:delText xml:space="preserve">Deloitte erscheint mir für dieses Praktikum im M&amp;A </w:delText>
        </w:r>
        <w:r w:rsidR="00F17BD6" w:rsidRPr="0024459B" w:rsidDel="00C03C53">
          <w:rPr>
            <w:rFonts w:ascii="Times New Roman" w:eastAsia="Times New Roman" w:hAnsi="Times New Roman" w:cs="Times New Roman"/>
            <w:sz w:val="20"/>
            <w:szCs w:val="20"/>
            <w:lang w:eastAsia="de-DE"/>
          </w:rPr>
          <w:delText>und Transactions</w:delText>
        </w:r>
        <w:r w:rsidR="005E3ED1" w:rsidRPr="0024459B" w:rsidDel="00C03C53">
          <w:rPr>
            <w:rFonts w:ascii="Times New Roman" w:eastAsia="Times New Roman" w:hAnsi="Times New Roman" w:cs="Times New Roman"/>
            <w:sz w:val="20"/>
            <w:szCs w:val="20"/>
            <w:lang w:eastAsia="de-DE"/>
          </w:rPr>
          <w:delText xml:space="preserve"> als ideales Unternehmen. Als eines der weltweit führenden Prüfungs- und Beratungsunternehmen mit einem starken Fokus auf Transaktionsberatung bietet Deloitte ein dynamisches Umfeld, in dem ich mein analytisches Denken und wirtschaftliches Verständnis gezielt einbringen und weiterentwickeln kann. Besonders reizvoll finde ich die Möglichkeit, an </w:delText>
        </w:r>
        <w:r w:rsidR="00F17BD6" w:rsidRPr="0024459B" w:rsidDel="00C03C53">
          <w:rPr>
            <w:rFonts w:ascii="Times New Roman" w:eastAsia="Times New Roman" w:hAnsi="Times New Roman" w:cs="Times New Roman"/>
            <w:sz w:val="20"/>
            <w:szCs w:val="20"/>
            <w:lang w:eastAsia="de-DE"/>
          </w:rPr>
          <w:delText>Finanz- und Unternehmensanalysen</w:delText>
        </w:r>
        <w:r w:rsidR="005E3ED1" w:rsidRPr="0024459B" w:rsidDel="00C03C53">
          <w:rPr>
            <w:rFonts w:ascii="Times New Roman" w:eastAsia="Times New Roman" w:hAnsi="Times New Roman" w:cs="Times New Roman"/>
            <w:sz w:val="20"/>
            <w:szCs w:val="20"/>
            <w:lang w:eastAsia="de-DE"/>
          </w:rPr>
          <w:delText xml:space="preserve"> mitzuarbeiten, bei denen ich tiefe Einblicke in Unternehmenskennzahlen, Geschäftsmodelle und Marktumfelder gewinnen kann</w:delText>
        </w:r>
        <w:r w:rsidR="00E611C0" w:rsidRPr="0024459B" w:rsidDel="00C03C53">
          <w:rPr>
            <w:rFonts w:ascii="Times New Roman" w:eastAsia="Times New Roman" w:hAnsi="Times New Roman" w:cs="Times New Roman"/>
            <w:sz w:val="20"/>
            <w:szCs w:val="20"/>
            <w:lang w:eastAsia="de-DE"/>
          </w:rPr>
          <w:delText>,</w:delText>
        </w:r>
        <w:r w:rsidR="005E3ED1" w:rsidRPr="0024459B" w:rsidDel="00C03C53">
          <w:rPr>
            <w:rFonts w:ascii="Times New Roman" w:eastAsia="Times New Roman" w:hAnsi="Times New Roman" w:cs="Times New Roman"/>
            <w:sz w:val="20"/>
            <w:szCs w:val="20"/>
            <w:lang w:eastAsia="de-DE"/>
          </w:rPr>
          <w:delText xml:space="preserve"> sowohl bei mittelständischen Unternehmen als auch bei internationalen Konzernen. Die interdisziplinäre Zusammenarbeit im Team und die enge Abstimmung mit Mandanten sowie potenziellen Investoren schaffen ein spannendes, praxisnahes Lernumfeld. Darüber hinaus begeistert mich die Kombination aus hoher Professionalität, Teamspirit und Innovationsorientierung, für die Deloitte steht. Die Aussicht, strategisch relevante Transaktionen zu begleiten und fundierte Entscheidungsgrundlagen mitzugestalten, motiviert mich besonders. Diese Verbindung aus fachlicher Tiefe, internationaler Ausrichtung und exzellentem Mentoring macht Deloitte für mich zur perfekten Adresse für dieses Praktikum.</w:delText>
        </w:r>
      </w:del>
    </w:p>
    <w:p w14:paraId="5BBCDE1F" w14:textId="77777777" w:rsidR="00775C6B" w:rsidRDefault="00775C6B" w:rsidP="005E3ED1">
      <w:pPr>
        <w:jc w:val="both"/>
        <w:rPr>
          <w:ins w:id="57" w:author="Eric Schulz" w:date="2025-10-01T21:39:00Z" w16du:dateUtc="2025-10-01T19:39:00Z"/>
          <w:rFonts w:ascii="Times New Roman" w:eastAsia="Times New Roman" w:hAnsi="Times New Roman" w:cs="Times New Roman"/>
          <w:sz w:val="20"/>
          <w:szCs w:val="20"/>
          <w:lang w:eastAsia="de-DE"/>
        </w:rPr>
      </w:pPr>
    </w:p>
    <w:p w14:paraId="0BE93941" w14:textId="77777777" w:rsidR="00775C6B" w:rsidRDefault="00775C6B" w:rsidP="005E3ED1">
      <w:pPr>
        <w:jc w:val="both"/>
        <w:rPr>
          <w:ins w:id="58" w:author="Eric Schulz" w:date="2025-10-01T21:39:00Z" w16du:dateUtc="2025-10-01T19:39:00Z"/>
          <w:rFonts w:ascii="Times New Roman" w:eastAsia="Times New Roman" w:hAnsi="Times New Roman" w:cs="Times New Roman"/>
          <w:sz w:val="20"/>
          <w:szCs w:val="20"/>
          <w:lang w:eastAsia="de-DE"/>
        </w:rPr>
      </w:pPr>
    </w:p>
    <w:p w14:paraId="7E8BB8EC" w14:textId="0BF0B9F3" w:rsidR="001672F8" w:rsidRPr="0024459B" w:rsidDel="00775C6B" w:rsidRDefault="001672F8" w:rsidP="005E3ED1">
      <w:pPr>
        <w:jc w:val="both"/>
        <w:rPr>
          <w:del w:id="59" w:author="Eric Schulz" w:date="2025-10-01T21:39:00Z" w16du:dateUtc="2025-10-01T19:39:00Z"/>
          <w:rFonts w:ascii="Times New Roman" w:eastAsia="Times New Roman" w:hAnsi="Times New Roman" w:cs="Times New Roman"/>
          <w:sz w:val="20"/>
          <w:szCs w:val="20"/>
          <w:lang w:eastAsia="de-DE"/>
        </w:rPr>
      </w:pPr>
    </w:p>
    <w:p w14:paraId="5A3999F0" w14:textId="030E2476" w:rsidR="005E3ED1" w:rsidRPr="0024459B" w:rsidRDefault="005E3ED1" w:rsidP="005E3ED1">
      <w:pPr>
        <w:jc w:val="both"/>
        <w:rPr>
          <w:rFonts w:ascii="Times New Roman" w:eastAsia="Times New Roman" w:hAnsi="Times New Roman" w:cs="Times New Roman"/>
          <w:sz w:val="20"/>
          <w:szCs w:val="20"/>
          <w:lang w:eastAsia="de-DE"/>
        </w:rPr>
      </w:pPr>
      <w:r w:rsidRPr="0024459B">
        <w:rPr>
          <w:rFonts w:ascii="Times New Roman" w:eastAsia="Times New Roman" w:hAnsi="Times New Roman" w:cs="Times New Roman"/>
          <w:sz w:val="20"/>
          <w:szCs w:val="20"/>
          <w:lang w:eastAsia="de-DE"/>
        </w:rPr>
        <w:t xml:space="preserve">Von einem Praktikum bei </w:t>
      </w:r>
      <w:ins w:id="60" w:author="Eric Schulz" w:date="2025-10-01T21:37:00Z" w16du:dateUtc="2025-10-01T19:37:00Z">
        <w:r w:rsidR="00775C6B">
          <w:rPr>
            <w:rFonts w:ascii="Times New Roman" w:eastAsia="Times New Roman" w:hAnsi="Times New Roman" w:cs="Times New Roman"/>
            <w:sz w:val="20"/>
            <w:szCs w:val="20"/>
            <w:lang w:eastAsia="de-DE"/>
          </w:rPr>
          <w:t>SMP</w:t>
        </w:r>
      </w:ins>
      <w:del w:id="61" w:author="Eric Schulz" w:date="2025-09-07T22:35:00Z" w16du:dateUtc="2025-09-07T20:35:00Z">
        <w:r w:rsidRPr="0024459B" w:rsidDel="00C03C53">
          <w:rPr>
            <w:rFonts w:ascii="Times New Roman" w:eastAsia="Times New Roman" w:hAnsi="Times New Roman" w:cs="Times New Roman"/>
            <w:sz w:val="20"/>
            <w:szCs w:val="20"/>
            <w:lang w:eastAsia="de-DE"/>
            <w:rPrChange w:id="62" w:author="Eric Schulz" w:date="2025-09-07T22:39:00Z" w16du:dateUtc="2025-09-07T20:39:00Z">
              <w:rPr>
                <w:rFonts w:ascii="Times New Roman" w:eastAsia="Times New Roman" w:hAnsi="Times New Roman" w:cs="Times New Roman"/>
                <w:sz w:val="20"/>
                <w:szCs w:val="20"/>
                <w:highlight w:val="yellow"/>
                <w:lang w:eastAsia="de-DE"/>
              </w:rPr>
            </w:rPrChange>
          </w:rPr>
          <w:delText>Deloitte</w:delText>
        </w:r>
      </w:del>
      <w:r w:rsidRPr="0024459B">
        <w:rPr>
          <w:rFonts w:ascii="Times New Roman" w:eastAsia="Times New Roman" w:hAnsi="Times New Roman" w:cs="Times New Roman"/>
          <w:sz w:val="20"/>
          <w:szCs w:val="20"/>
          <w:lang w:eastAsia="de-DE"/>
        </w:rPr>
        <w:t xml:space="preserve"> erhoffe ich mir eine steile Lernkurve sowie die Möglichkeit, eigenverantwortlich Aufgaben in einem motivierten Umfeld zu übernehmen. Ich bin mir sicher, dass ich durch mein starkes Interesse </w:t>
      </w:r>
      <w:r w:rsidR="006847D7" w:rsidRPr="0024459B">
        <w:rPr>
          <w:rFonts w:ascii="Times New Roman" w:eastAsia="Times New Roman" w:hAnsi="Times New Roman" w:cs="Times New Roman"/>
          <w:sz w:val="20"/>
          <w:szCs w:val="20"/>
          <w:lang w:eastAsia="de-DE"/>
        </w:rPr>
        <w:t>an</w:t>
      </w:r>
      <w:r w:rsidRPr="0024459B">
        <w:rPr>
          <w:rFonts w:ascii="Times New Roman" w:eastAsia="Times New Roman" w:hAnsi="Times New Roman" w:cs="Times New Roman"/>
          <w:sz w:val="20"/>
          <w:szCs w:val="20"/>
          <w:lang w:eastAsia="de-DE"/>
        </w:rPr>
        <w:t xml:space="preserve"> Transaktionen, meine hohe Einsatzbereitschaft sowie meine ausgeprägten analytischen Fähigkeiten eine Bereicherung für Sie sein werde. Ich würde mich sehr darüber freuen, Sie auch in einem persönlichen Gespräch von mir überzeugen zu dürfen.</w:t>
      </w:r>
    </w:p>
    <w:p w14:paraId="323FA9B6" w14:textId="77777777" w:rsidR="00A1255D" w:rsidRPr="0024459B" w:rsidRDefault="00A1255D" w:rsidP="00EE66DA">
      <w:pPr>
        <w:jc w:val="both"/>
        <w:rPr>
          <w:rFonts w:ascii="Times New Roman" w:eastAsia="Times New Roman" w:hAnsi="Times New Roman" w:cs="Times New Roman"/>
          <w:sz w:val="20"/>
          <w:szCs w:val="20"/>
          <w:lang w:eastAsia="de-DE"/>
        </w:rPr>
      </w:pPr>
    </w:p>
    <w:p w14:paraId="779D4B06" w14:textId="77D18426" w:rsidR="00825E6E" w:rsidRPr="0024459B" w:rsidRDefault="00C16765" w:rsidP="00777FE3">
      <w:pPr>
        <w:rPr>
          <w:rFonts w:ascii="Times New Roman" w:eastAsia="Times New Roman" w:hAnsi="Times New Roman" w:cs="Times New Roman"/>
          <w:sz w:val="20"/>
          <w:szCs w:val="20"/>
          <w:lang w:eastAsia="de-DE"/>
        </w:rPr>
      </w:pPr>
      <w:r w:rsidRPr="0024459B">
        <w:rPr>
          <w:rFonts w:ascii="Times New Roman" w:eastAsia="Times New Roman" w:hAnsi="Times New Roman" w:cs="Times New Roman"/>
          <w:sz w:val="20"/>
          <w:szCs w:val="20"/>
          <w:lang w:eastAsia="de-DE"/>
        </w:rPr>
        <w:t xml:space="preserve">Mit </w:t>
      </w:r>
      <w:r w:rsidR="00FE5471" w:rsidRPr="0024459B">
        <w:rPr>
          <w:rFonts w:ascii="Times New Roman" w:eastAsia="Times New Roman" w:hAnsi="Times New Roman" w:cs="Times New Roman"/>
          <w:sz w:val="20"/>
          <w:szCs w:val="20"/>
          <w:lang w:eastAsia="de-DE"/>
        </w:rPr>
        <w:t>freundlichen</w:t>
      </w:r>
      <w:r w:rsidRPr="0024459B">
        <w:rPr>
          <w:rFonts w:ascii="Times New Roman" w:eastAsia="Times New Roman" w:hAnsi="Times New Roman" w:cs="Times New Roman"/>
          <w:sz w:val="20"/>
          <w:szCs w:val="20"/>
          <w:lang w:eastAsia="de-DE"/>
        </w:rPr>
        <w:t xml:space="preserve"> </w:t>
      </w:r>
      <w:r w:rsidR="00C22AC4" w:rsidRPr="0024459B">
        <w:rPr>
          <w:rFonts w:ascii="Times New Roman" w:eastAsia="Times New Roman" w:hAnsi="Times New Roman" w:cs="Times New Roman"/>
          <w:sz w:val="20"/>
          <w:szCs w:val="20"/>
          <w:lang w:eastAsia="de-DE"/>
        </w:rPr>
        <w:t>Grüßen</w:t>
      </w:r>
    </w:p>
    <w:p w14:paraId="6D7332F8" w14:textId="105C21FD" w:rsidR="00777FE3" w:rsidRPr="0024459B" w:rsidRDefault="00FA05FC" w:rsidP="00EE66DA">
      <w:pPr>
        <w:rPr>
          <w:rFonts w:ascii="Times New Roman" w:eastAsia="Times New Roman" w:hAnsi="Times New Roman" w:cs="Times New Roman"/>
          <w:sz w:val="20"/>
          <w:szCs w:val="20"/>
          <w:lang w:eastAsia="de-DE"/>
        </w:rPr>
      </w:pPr>
      <w:r w:rsidRPr="0024459B">
        <w:rPr>
          <w:rFonts w:ascii="Times New Roman" w:hAnsi="Times New Roman" w:cs="Times New Roman"/>
          <w:noProof/>
          <w:sz w:val="20"/>
          <w:szCs w:val="20"/>
        </w:rPr>
        <w:drawing>
          <wp:anchor distT="0" distB="0" distL="114300" distR="114300" simplePos="0" relativeHeight="251659264" behindDoc="0" locked="0" layoutInCell="1" allowOverlap="1" wp14:anchorId="4A194B57" wp14:editId="40545829">
            <wp:simplePos x="0" y="0"/>
            <wp:positionH relativeFrom="margin">
              <wp:align>left</wp:align>
            </wp:positionH>
            <wp:positionV relativeFrom="paragraph">
              <wp:posOffset>49881</wp:posOffset>
            </wp:positionV>
            <wp:extent cx="1377950" cy="335280"/>
            <wp:effectExtent l="0" t="0" r="0" b="7620"/>
            <wp:wrapNone/>
            <wp:docPr id="1368983620" name="Grafik 2" descr="Ein Bild, das Handschrift, Kalligrafie, Schrift,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3620" name="Grafik 2" descr="Ein Bild, das Handschrift, Kalligrafie, Schrift, Typografie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950" cy="335280"/>
                    </a:xfrm>
                    <a:prstGeom prst="rect">
                      <a:avLst/>
                    </a:prstGeom>
                  </pic:spPr>
                </pic:pic>
              </a:graphicData>
            </a:graphic>
            <wp14:sizeRelH relativeFrom="page">
              <wp14:pctWidth>0</wp14:pctWidth>
            </wp14:sizeRelH>
            <wp14:sizeRelV relativeFrom="page">
              <wp14:pctHeight>0</wp14:pctHeight>
            </wp14:sizeRelV>
          </wp:anchor>
        </w:drawing>
      </w:r>
    </w:p>
    <w:p w14:paraId="2FC43DF3" w14:textId="699B92D0" w:rsidR="00C16765" w:rsidRDefault="00C16765" w:rsidP="00EE66DA">
      <w:pPr>
        <w:rPr>
          <w:ins w:id="63" w:author="Eric Schulz" w:date="2025-10-01T21:58:00Z" w16du:dateUtc="2025-10-01T19:58:00Z"/>
          <w:rFonts w:ascii="Times New Roman" w:eastAsia="Times New Roman" w:hAnsi="Times New Roman" w:cs="Times New Roman"/>
          <w:sz w:val="20"/>
          <w:szCs w:val="20"/>
          <w:lang w:eastAsia="de-DE"/>
        </w:rPr>
      </w:pPr>
    </w:p>
    <w:p w14:paraId="0199DC3D" w14:textId="77777777" w:rsidR="00314CED" w:rsidRDefault="00314CED" w:rsidP="00EE66DA">
      <w:pPr>
        <w:rPr>
          <w:ins w:id="64" w:author="Eric Schulz" w:date="2025-10-01T21:58:00Z" w16du:dateUtc="2025-10-01T19:58:00Z"/>
          <w:rFonts w:ascii="Times New Roman" w:eastAsia="Times New Roman" w:hAnsi="Times New Roman" w:cs="Times New Roman"/>
          <w:sz w:val="20"/>
          <w:szCs w:val="20"/>
          <w:lang w:eastAsia="de-DE"/>
        </w:rPr>
      </w:pPr>
    </w:p>
    <w:p w14:paraId="5DC00064" w14:textId="77777777" w:rsidR="00314CED" w:rsidRDefault="00314CED" w:rsidP="00EE66DA">
      <w:pPr>
        <w:rPr>
          <w:ins w:id="65" w:author="Eric Schulz" w:date="2025-10-01T21:58:00Z" w16du:dateUtc="2025-10-01T19:58:00Z"/>
          <w:rFonts w:ascii="Times New Roman" w:eastAsia="Times New Roman" w:hAnsi="Times New Roman" w:cs="Times New Roman"/>
          <w:sz w:val="20"/>
          <w:szCs w:val="20"/>
          <w:lang w:eastAsia="de-DE"/>
        </w:rPr>
      </w:pPr>
    </w:p>
    <w:p w14:paraId="57E14178" w14:textId="77777777" w:rsidR="00314CED" w:rsidRDefault="00314CED" w:rsidP="00EE66DA">
      <w:pPr>
        <w:rPr>
          <w:ins w:id="66" w:author="Eric Schulz" w:date="2025-10-01T21:58:00Z" w16du:dateUtc="2025-10-01T19:58:00Z"/>
          <w:rFonts w:ascii="Times New Roman" w:eastAsia="Times New Roman" w:hAnsi="Times New Roman" w:cs="Times New Roman"/>
          <w:sz w:val="20"/>
          <w:szCs w:val="20"/>
          <w:lang w:eastAsia="de-DE"/>
        </w:rPr>
      </w:pPr>
    </w:p>
    <w:p w14:paraId="6C612B5B" w14:textId="77777777" w:rsidR="00314CED" w:rsidRDefault="00314CED" w:rsidP="00EE66DA">
      <w:pPr>
        <w:rPr>
          <w:ins w:id="67" w:author="Eric Schulz" w:date="2025-10-01T21:58:00Z" w16du:dateUtc="2025-10-01T19:58:00Z"/>
          <w:rFonts w:ascii="Times New Roman" w:eastAsia="Times New Roman" w:hAnsi="Times New Roman" w:cs="Times New Roman"/>
          <w:sz w:val="20"/>
          <w:szCs w:val="20"/>
          <w:lang w:eastAsia="de-DE"/>
        </w:rPr>
      </w:pPr>
    </w:p>
    <w:p w14:paraId="34C7E7A2" w14:textId="77777777" w:rsidR="00314CED" w:rsidRDefault="00314CED" w:rsidP="00EE66DA">
      <w:pPr>
        <w:rPr>
          <w:ins w:id="68" w:author="Eric Schulz" w:date="2025-10-01T21:58:00Z" w16du:dateUtc="2025-10-01T19:58:00Z"/>
          <w:rFonts w:ascii="Times New Roman" w:eastAsia="Times New Roman" w:hAnsi="Times New Roman" w:cs="Times New Roman"/>
          <w:sz w:val="20"/>
          <w:szCs w:val="20"/>
          <w:lang w:eastAsia="de-DE"/>
        </w:rPr>
      </w:pPr>
    </w:p>
    <w:p w14:paraId="72A22EDB" w14:textId="1B357870" w:rsidR="00314CED" w:rsidRDefault="00314CED" w:rsidP="00EE66DA">
      <w:pPr>
        <w:rPr>
          <w:ins w:id="69" w:author="Eric Schulz" w:date="2025-10-01T21:58:00Z" w16du:dateUtc="2025-10-01T19:58:00Z"/>
          <w:rFonts w:ascii="Times New Roman" w:eastAsia="Times New Roman" w:hAnsi="Times New Roman" w:cs="Times New Roman"/>
          <w:sz w:val="20"/>
          <w:szCs w:val="20"/>
          <w:lang w:eastAsia="de-DE"/>
        </w:rPr>
      </w:pPr>
      <w:ins w:id="70" w:author="Eric Schulz" w:date="2025-10-01T21:58:00Z" w16du:dateUtc="2025-10-01T19:58:00Z">
        <w:r>
          <w:rPr>
            <w:rFonts w:ascii="Times New Roman" w:eastAsia="Times New Roman" w:hAnsi="Times New Roman" w:cs="Times New Roman"/>
            <w:sz w:val="20"/>
            <w:szCs w:val="20"/>
            <w:lang w:eastAsia="de-DE"/>
          </w:rPr>
          <w:lastRenderedPageBreak/>
          <w:t>3. Absätze</w:t>
        </w:r>
      </w:ins>
    </w:p>
    <w:p w14:paraId="088C3CB3" w14:textId="77777777" w:rsidR="00314CED" w:rsidRDefault="00314CED" w:rsidP="00EE66DA">
      <w:pPr>
        <w:rPr>
          <w:ins w:id="71" w:author="Eric Schulz" w:date="2025-10-01T21:58:00Z" w16du:dateUtc="2025-10-01T19:58:00Z"/>
          <w:rFonts w:ascii="Times New Roman" w:eastAsia="Times New Roman" w:hAnsi="Times New Roman" w:cs="Times New Roman"/>
          <w:sz w:val="20"/>
          <w:szCs w:val="20"/>
          <w:lang w:eastAsia="de-DE"/>
        </w:rPr>
      </w:pPr>
    </w:p>
    <w:p w14:paraId="7188A44F" w14:textId="076492B9" w:rsidR="00314CED" w:rsidRDefault="00314CED" w:rsidP="00EE66DA">
      <w:pPr>
        <w:rPr>
          <w:ins w:id="72" w:author="Eric Schulz" w:date="2025-10-01T22:01:00Z" w16du:dateUtc="2025-10-01T20:01:00Z"/>
          <w:rFonts w:ascii="Times New Roman" w:eastAsia="Times New Roman" w:hAnsi="Times New Roman" w:cs="Times New Roman"/>
          <w:sz w:val="20"/>
          <w:szCs w:val="20"/>
          <w:lang w:eastAsia="de-DE"/>
        </w:rPr>
      </w:pPr>
      <w:ins w:id="73" w:author="Eric Schulz" w:date="2025-10-01T21:58:00Z" w16du:dateUtc="2025-10-01T19:58:00Z">
        <w:r>
          <w:rPr>
            <w:rFonts w:ascii="Times New Roman" w:eastAsia="Times New Roman" w:hAnsi="Times New Roman" w:cs="Times New Roman"/>
            <w:sz w:val="20"/>
            <w:szCs w:val="20"/>
            <w:lang w:eastAsia="de-DE"/>
          </w:rPr>
          <w:t>Pwc:</w:t>
        </w:r>
      </w:ins>
    </w:p>
    <w:p w14:paraId="748C0FD3" w14:textId="77777777" w:rsidR="00314CED" w:rsidRDefault="00314CED" w:rsidP="00EE66DA">
      <w:pPr>
        <w:rPr>
          <w:ins w:id="74" w:author="Eric Schulz" w:date="2025-10-01T21:58:00Z" w16du:dateUtc="2025-10-01T19:58:00Z"/>
          <w:rFonts w:ascii="Times New Roman" w:eastAsia="Times New Roman" w:hAnsi="Times New Roman" w:cs="Times New Roman"/>
          <w:sz w:val="20"/>
          <w:szCs w:val="20"/>
          <w:lang w:eastAsia="de-DE"/>
        </w:rPr>
      </w:pPr>
    </w:p>
    <w:p w14:paraId="56CA99E3" w14:textId="14E358C1" w:rsidR="00314CED" w:rsidRDefault="00314CED" w:rsidP="00EE66DA">
      <w:pPr>
        <w:rPr>
          <w:ins w:id="75" w:author="Eric Schulz" w:date="2025-10-01T22:01:00Z" w16du:dateUtc="2025-10-01T20:01:00Z"/>
          <w:rFonts w:ascii="Times New Roman" w:eastAsia="Times New Roman" w:hAnsi="Times New Roman" w:cs="Times New Roman"/>
          <w:sz w:val="20"/>
          <w:szCs w:val="20"/>
          <w:lang w:eastAsia="de-DE"/>
        </w:rPr>
      </w:pPr>
      <w:ins w:id="76" w:author="Eric Schulz" w:date="2025-10-01T22:01:00Z">
        <w:r w:rsidRPr="00314CED">
          <w:rPr>
            <w:rFonts w:ascii="Times New Roman" w:eastAsia="Times New Roman" w:hAnsi="Times New Roman" w:cs="Times New Roman"/>
            <w:sz w:val="20"/>
            <w:szCs w:val="20"/>
            <w:lang w:eastAsia="de-DE"/>
          </w:rPr>
          <w:t>PwC erscheint mir für dieses Praktikum im Bereich Performance &amp; Restructuring als ideales Unternehmen. Als international führende Prüfungs- und Beratungsgesellschaft mit einem breiten Leistungsportfolio bietet PwC die Möglichkeit, Restrukturierungs- und Transformationsprojekte im Rahmen des Advisory-Geschäfts in einem vielfältigen Umfeld zu begleiten. Besonders spannend finde ich die Chance, an der Entwicklung und Umsetzung von Restrukturierungskonzepten mitzuwirken, Unternehmens- und Marktanalysen durchzuführen sowie Empfehlungen zu erarbeiten, die direkt in Entscheidungsprozesse einfließen. Die enge Zusammenarbeit in interdisziplinären Teams und der direkte Austausch mit erfahrenen Berater</w:t>
        </w:r>
      </w:ins>
      <w:ins w:id="77" w:author="Eric Schulz" w:date="2025-10-01T22:01:00Z" w16du:dateUtc="2025-10-01T20:01:00Z">
        <w:r>
          <w:rPr>
            <w:rFonts w:ascii="Times New Roman" w:eastAsia="Times New Roman" w:hAnsi="Times New Roman" w:cs="Times New Roman"/>
            <w:sz w:val="20"/>
            <w:szCs w:val="20"/>
            <w:lang w:eastAsia="de-DE"/>
          </w:rPr>
          <w:t xml:space="preserve"> und Berater</w:t>
        </w:r>
      </w:ins>
      <w:ins w:id="78" w:author="Eric Schulz" w:date="2025-10-01T22:01:00Z">
        <w:r w:rsidRPr="00314CED">
          <w:rPr>
            <w:rFonts w:ascii="Times New Roman" w:eastAsia="Times New Roman" w:hAnsi="Times New Roman" w:cs="Times New Roman"/>
            <w:sz w:val="20"/>
            <w:szCs w:val="20"/>
            <w:lang w:eastAsia="de-DE"/>
          </w:rPr>
          <w:t>innen schaffen ein praxisnahes Lernumfeld, das mir tiefe Einblicke in die Herausforderungen von Turnaround- und Transformationsprojekten ermöglicht. Darüber hinaus überzeugt mich die Verbindung aus internationaler Reichweite, Branchenvielfalt und der Möglichkeit, Restrukturierung in einem globalen Netzwerk mitzuerleben. Diese Kombination macht PwC für mich zur idealen Adresse für ein Praktikum im Bereich Performance &amp; Restructuring.</w:t>
        </w:r>
      </w:ins>
    </w:p>
    <w:p w14:paraId="7C816779" w14:textId="77777777" w:rsidR="00314CED" w:rsidRDefault="00314CED" w:rsidP="00EE66DA">
      <w:pPr>
        <w:rPr>
          <w:ins w:id="79" w:author="Eric Schulz" w:date="2025-10-01T22:01:00Z" w16du:dateUtc="2025-10-01T20:01:00Z"/>
          <w:rFonts w:ascii="Times New Roman" w:eastAsia="Times New Roman" w:hAnsi="Times New Roman" w:cs="Times New Roman"/>
          <w:sz w:val="20"/>
          <w:szCs w:val="20"/>
          <w:lang w:eastAsia="de-DE"/>
        </w:rPr>
      </w:pPr>
    </w:p>
    <w:p w14:paraId="669EB21B" w14:textId="388DC439" w:rsidR="00314CED" w:rsidRDefault="00314CED" w:rsidP="00EE66DA">
      <w:pPr>
        <w:rPr>
          <w:ins w:id="80" w:author="Eric Schulz" w:date="2025-10-01T22:03:00Z" w16du:dateUtc="2025-10-01T20:03:00Z"/>
          <w:rFonts w:ascii="Times New Roman" w:eastAsia="Times New Roman" w:hAnsi="Times New Roman" w:cs="Times New Roman"/>
          <w:sz w:val="20"/>
          <w:szCs w:val="20"/>
          <w:lang w:eastAsia="de-DE"/>
        </w:rPr>
      </w:pPr>
      <w:ins w:id="81" w:author="Eric Schulz" w:date="2025-10-01T22:01:00Z" w16du:dateUtc="2025-10-01T20:01:00Z">
        <w:r>
          <w:rPr>
            <w:rFonts w:ascii="Times New Roman" w:eastAsia="Times New Roman" w:hAnsi="Times New Roman" w:cs="Times New Roman"/>
            <w:sz w:val="20"/>
            <w:szCs w:val="20"/>
            <w:lang w:eastAsia="de-DE"/>
          </w:rPr>
          <w:t>Kpmg:</w:t>
        </w:r>
      </w:ins>
    </w:p>
    <w:p w14:paraId="26982979" w14:textId="0FFA3CBE" w:rsidR="00314CED" w:rsidRPr="0024459B" w:rsidRDefault="00314CED" w:rsidP="00EE66DA">
      <w:pPr>
        <w:rPr>
          <w:rFonts w:ascii="Times New Roman" w:eastAsia="Times New Roman" w:hAnsi="Times New Roman" w:cs="Times New Roman"/>
          <w:sz w:val="20"/>
          <w:szCs w:val="20"/>
          <w:lang w:eastAsia="de-DE"/>
        </w:rPr>
      </w:pPr>
      <w:ins w:id="82" w:author="Eric Schulz" w:date="2025-10-01T22:03:00Z">
        <w:r w:rsidRPr="00314CED">
          <w:rPr>
            <w:rFonts w:ascii="Times New Roman" w:eastAsia="Times New Roman" w:hAnsi="Times New Roman" w:cs="Times New Roman"/>
            <w:sz w:val="20"/>
            <w:szCs w:val="20"/>
            <w:lang w:eastAsia="de-DE"/>
          </w:rPr>
          <w:t xml:space="preserve">KPMG erscheint mir für dieses Praktikum im Bereich Restrukturierung </w:t>
        </w:r>
      </w:ins>
      <w:ins w:id="83" w:author="Eric Schulz" w:date="2025-10-01T22:03:00Z" w16du:dateUtc="2025-10-01T20:03:00Z">
        <w:r>
          <w:rPr>
            <w:rFonts w:ascii="Times New Roman" w:eastAsia="Times New Roman" w:hAnsi="Times New Roman" w:cs="Times New Roman"/>
            <w:sz w:val="20"/>
            <w:szCs w:val="20"/>
            <w:lang w:eastAsia="de-DE"/>
          </w:rPr>
          <w:t>und</w:t>
        </w:r>
      </w:ins>
      <w:ins w:id="84" w:author="Eric Schulz" w:date="2025-10-01T22:03:00Z">
        <w:r w:rsidRPr="00314CED">
          <w:rPr>
            <w:rFonts w:ascii="Times New Roman" w:eastAsia="Times New Roman" w:hAnsi="Times New Roman" w:cs="Times New Roman"/>
            <w:sz w:val="20"/>
            <w:szCs w:val="20"/>
            <w:lang w:eastAsia="de-DE"/>
          </w:rPr>
          <w:t xml:space="preserve"> Turnaround als besonders interessante Adresse. Als eine der führenden Wirtschaftsprüfungs- und Beratungsgesellschaften mit einem breiten Portfolio</w:t>
        </w:r>
      </w:ins>
      <w:ins w:id="85" w:author="Eric Schulz" w:date="2025-10-01T22:03:00Z" w16du:dateUtc="2025-10-01T20:03:00Z">
        <w:r>
          <w:rPr>
            <w:rFonts w:ascii="Times New Roman" w:eastAsia="Times New Roman" w:hAnsi="Times New Roman" w:cs="Times New Roman"/>
            <w:sz w:val="20"/>
            <w:szCs w:val="20"/>
            <w:lang w:eastAsia="de-DE"/>
          </w:rPr>
          <w:t>,</w:t>
        </w:r>
      </w:ins>
      <w:ins w:id="86" w:author="Eric Schulz" w:date="2025-10-01T22:03:00Z">
        <w:r w:rsidRPr="00314CED">
          <w:rPr>
            <w:rFonts w:ascii="Times New Roman" w:eastAsia="Times New Roman" w:hAnsi="Times New Roman" w:cs="Times New Roman"/>
            <w:sz w:val="20"/>
            <w:szCs w:val="20"/>
            <w:lang w:eastAsia="de-DE"/>
          </w:rPr>
          <w:t xml:space="preserve"> inklusive Advisory-, Risk- und Transformationsdienstleistungen</w:t>
        </w:r>
      </w:ins>
      <w:ins w:id="87" w:author="Eric Schulz" w:date="2025-10-01T22:04:00Z" w16du:dateUtc="2025-10-01T20:04:00Z">
        <w:r>
          <w:rPr>
            <w:rFonts w:ascii="Times New Roman" w:eastAsia="Times New Roman" w:hAnsi="Times New Roman" w:cs="Times New Roman"/>
            <w:sz w:val="20"/>
            <w:szCs w:val="20"/>
            <w:lang w:eastAsia="de-DE"/>
          </w:rPr>
          <w:t>,</w:t>
        </w:r>
      </w:ins>
      <w:ins w:id="88" w:author="Eric Schulz" w:date="2025-10-01T22:03:00Z">
        <w:r w:rsidRPr="00314CED">
          <w:rPr>
            <w:rFonts w:ascii="Times New Roman" w:eastAsia="Times New Roman" w:hAnsi="Times New Roman" w:cs="Times New Roman"/>
            <w:sz w:val="20"/>
            <w:szCs w:val="20"/>
            <w:lang w:eastAsia="de-DE"/>
          </w:rPr>
          <w:t xml:space="preserve"> bietet KPMG die Chance, Restrukturierungs- und Performance-Projekte innerhalb eines etablierten Netzwerks mitzuerleben und zu gestalten. Besonders reizt mich die Möglichkeit, in interdisziplinären Teams zu arbeiten, an Unternehmens- und Marktanalysen mitzuwirken und lösungsorientierte Handlungsempfehlungen zu erarbeiten, die unmittelbar in strategische und operative Entscheidungen einfließen. Die strukturelle Breite und internationale Präsenz von KPMG eröffnen zudem Einblicke in Mandate verschiedenster Branchen und Größenordnungen. Diese Kombination aus Reputation, Vielseitigkeit und der Möglichkeit, Restrukturierung im Rahmen eines großen Beratungsumfelds kennenzulernen, macht KPMG für mich zur idealen Adresse für ein Praktikum in diesem Bereich.</w:t>
        </w:r>
      </w:ins>
    </w:p>
    <w:p w14:paraId="478B7D8C" w14:textId="469CCF1F" w:rsidR="0009378F" w:rsidRPr="0024459B" w:rsidRDefault="0009378F" w:rsidP="00777FE3">
      <w:pPr>
        <w:jc w:val="both"/>
        <w:rPr>
          <w:rFonts w:ascii="Times New Roman" w:hAnsi="Times New Roman" w:cs="Times New Roman"/>
          <w:sz w:val="20"/>
          <w:szCs w:val="20"/>
        </w:rPr>
      </w:pPr>
    </w:p>
    <w:p w14:paraId="37B87B92" w14:textId="77777777" w:rsidR="008743AB" w:rsidRPr="0024459B" w:rsidRDefault="008743AB" w:rsidP="00777FE3">
      <w:pPr>
        <w:jc w:val="both"/>
        <w:rPr>
          <w:rFonts w:ascii="Times New Roman" w:hAnsi="Times New Roman" w:cs="Times New Roman"/>
          <w:sz w:val="20"/>
          <w:szCs w:val="20"/>
        </w:rPr>
      </w:pPr>
    </w:p>
    <w:p w14:paraId="0E50EDF5" w14:textId="7ED5F8E8" w:rsidR="008743AB" w:rsidRPr="0024459B" w:rsidDel="0062321A" w:rsidRDefault="008743AB" w:rsidP="00777FE3">
      <w:pPr>
        <w:jc w:val="both"/>
        <w:rPr>
          <w:del w:id="89" w:author="Eric Schulz" w:date="2025-09-07T22:52:00Z" w16du:dateUtc="2025-09-07T20:52:00Z"/>
          <w:rFonts w:ascii="Times New Roman" w:hAnsi="Times New Roman" w:cs="Times New Roman"/>
          <w:sz w:val="20"/>
          <w:szCs w:val="20"/>
        </w:rPr>
      </w:pPr>
    </w:p>
    <w:p w14:paraId="0C6FE293" w14:textId="77777777" w:rsidR="00951FD4" w:rsidRPr="0024459B" w:rsidDel="0062321A" w:rsidRDefault="00951FD4" w:rsidP="00777FE3">
      <w:pPr>
        <w:jc w:val="both"/>
        <w:rPr>
          <w:del w:id="90" w:author="Eric Schulz" w:date="2025-09-07T22:49:00Z" w16du:dateUtc="2025-09-07T20:49:00Z"/>
          <w:rFonts w:ascii="Times New Roman" w:hAnsi="Times New Roman" w:cs="Times New Roman"/>
          <w:sz w:val="20"/>
          <w:szCs w:val="20"/>
        </w:rPr>
      </w:pPr>
    </w:p>
    <w:p w14:paraId="2A7D30BD" w14:textId="77777777" w:rsidR="00951FD4" w:rsidRPr="0024459B" w:rsidDel="00C03C53" w:rsidRDefault="00951FD4" w:rsidP="00777FE3">
      <w:pPr>
        <w:jc w:val="both"/>
        <w:rPr>
          <w:del w:id="91" w:author="Eric Schulz" w:date="2025-09-07T22:36:00Z" w16du:dateUtc="2025-09-07T20:36:00Z"/>
          <w:rFonts w:ascii="Times New Roman" w:hAnsi="Times New Roman" w:cs="Times New Roman"/>
          <w:sz w:val="20"/>
          <w:szCs w:val="20"/>
        </w:rPr>
      </w:pPr>
    </w:p>
    <w:p w14:paraId="11B2E243" w14:textId="0E25B6C3" w:rsidR="00951FD4" w:rsidRPr="0024459B" w:rsidDel="00C03C53" w:rsidRDefault="008430F4" w:rsidP="008430F4">
      <w:pPr>
        <w:jc w:val="both"/>
        <w:rPr>
          <w:del w:id="92" w:author="Eric Schulz" w:date="2025-09-07T22:36:00Z" w16du:dateUtc="2025-09-07T20:36:00Z"/>
          <w:rFonts w:ascii="Times New Roman" w:eastAsia="Times New Roman" w:hAnsi="Times New Roman" w:cs="Times New Roman"/>
          <w:sz w:val="20"/>
          <w:szCs w:val="20"/>
          <w:lang w:eastAsia="de-DE"/>
        </w:rPr>
      </w:pPr>
      <w:del w:id="93" w:author="Eric Schulz" w:date="2025-09-07T22:36:00Z" w16du:dateUtc="2025-09-07T20:36:00Z">
        <w:r w:rsidRPr="0024459B" w:rsidDel="00C03C53">
          <w:rPr>
            <w:rFonts w:ascii="Times New Roman" w:eastAsia="Times New Roman" w:hAnsi="Times New Roman" w:cs="Times New Roman"/>
            <w:sz w:val="20"/>
            <w:szCs w:val="20"/>
            <w:lang w:eastAsia="de-DE"/>
          </w:rPr>
          <w:delText>PwC ist für mich die optimale Wahl für ein Praktikum im Bereich Mergers &amp; Acquisitions. Als eine der weltweit führenden Wirtschaftsprüfungsgesellschaften mit starker Beratungs- und Transaktionskompetenz bietet PwC ein inspirierendes Umfeld, in dem ich mein analytisches Denken und betriebswirtschaftliches Verständnis gezielt einsetzen und ausbauen kann. Besonders spannend finde ich die Möglichkeit, aktiv an nationalen wie internationalen M&amp;A-Projekten mitzuwirken, von Unternehmens- und Marktanalysen über die Erstellung von Pitch-, Teaser- und Informationsmemoranden bis hin zur Vorbereitung von Unternehmensbewertungen. Dadurch erhalte ich tiefgehende Einblicke in Unternehmenskennzahlen, Geschäftsmodelle und Marktumfelder, bei mittelständischen Unternehmen ebenso wie bei global agierenden Konzernen. Die interdisziplinäre Zusammenarbeit im Team sowie der regelmäßig direkte Austausch mit Mandanten und potenziellen Investoren schaffen ein praxisnahes, lernförderndes Umfeld. Zudem überzeugt mich die Verbindung aus Professionalität, kollegialem Miteinander und Innovationskraft, für die PwC steht. Die Aussicht, strategisch relevante Transaktionen zu begleiten und fundierte Entscheidungsgrundlagen mitzugestalten, motiviert mich besonders. Diese Kombination aus fachlicher Tiefe, internationaler Ausrichtung und exzellentem Mentoring macht PwC für mich zur perfekten Adresse für dieses Praktikum.</w:delText>
        </w:r>
      </w:del>
    </w:p>
    <w:p w14:paraId="18AE5E8B" w14:textId="57E10632" w:rsidR="008430F4" w:rsidRPr="0024459B" w:rsidDel="00C03C53" w:rsidRDefault="008430F4" w:rsidP="008430F4">
      <w:pPr>
        <w:jc w:val="both"/>
        <w:rPr>
          <w:del w:id="94" w:author="Eric Schulz" w:date="2025-09-07T22:36:00Z" w16du:dateUtc="2025-09-07T20:36:00Z"/>
          <w:rFonts w:ascii="Times New Roman" w:eastAsia="Times New Roman" w:hAnsi="Times New Roman" w:cs="Times New Roman"/>
          <w:sz w:val="20"/>
          <w:szCs w:val="20"/>
          <w:lang w:eastAsia="de-DE"/>
        </w:rPr>
      </w:pPr>
    </w:p>
    <w:p w14:paraId="5CACD24A" w14:textId="166CF1CF" w:rsidR="008430F4" w:rsidRPr="0024459B" w:rsidDel="00C03C53" w:rsidRDefault="008430F4" w:rsidP="008430F4">
      <w:pPr>
        <w:jc w:val="both"/>
        <w:rPr>
          <w:del w:id="95" w:author="Eric Schulz" w:date="2025-09-07T22:36:00Z" w16du:dateUtc="2025-09-07T20:36:00Z"/>
          <w:rFonts w:ascii="Times New Roman" w:eastAsia="Times New Roman" w:hAnsi="Times New Roman" w:cs="Times New Roman"/>
          <w:sz w:val="20"/>
          <w:szCs w:val="20"/>
          <w:lang w:eastAsia="de-DE"/>
        </w:rPr>
      </w:pPr>
      <w:del w:id="96" w:author="Eric Schulz" w:date="2025-09-07T22:36:00Z" w16du:dateUtc="2025-09-07T20:36:00Z">
        <w:r w:rsidRPr="0024459B" w:rsidDel="00C03C53">
          <w:rPr>
            <w:rFonts w:ascii="Times New Roman" w:eastAsia="Times New Roman" w:hAnsi="Times New Roman" w:cs="Times New Roman"/>
            <w:sz w:val="20"/>
            <w:szCs w:val="20"/>
            <w:lang w:eastAsia="de-DE"/>
          </w:rPr>
          <w:delText>KPMG ist für mich die optimale Wahl für ein Praktikum im Bereich Financial Due Diligence. Als eines der weltweit führenden Prüfungs- und Beratungsunternehmen mit einer starken Expertise in der Transaktionsberatung bietet KPMG ein anspruchsvolles Umfeld, in dem ich mein analytisches Denken und betriebswirtschaftliches Verständnis gezielt einsetzen und weiterentwickeln kann. Besonders spannend finde ich die Möglichkeit, aktiv an nationalen wie internationalen M&amp;A-Projekten mitzuwirken – von Unternehmens- und Marktanalysen über die Erstellung von Pitch-, Teaser- und Informationsmemoranden bis hin zur Vorbereitung von Unternehmensbewertungen. Dadurch erhalte ich tiefgehende Einblicke in Unternehmenskennzahlen, Geschäftsmodelle und Marktumfelder, bei mittelständischen Unternehmen ebenso wie bei global agierenden Konzernen. Die enge Zusammenarbeit in interdisziplinären Teams sowie der direkte Austausch mit Mandanten und potenziellen Investoren schaffen ein praxisnahes, lernförderndes Umfeld. Darüber hinaus überzeugt mich die Verbindung aus hoher Professionalität, Teamgeist und Innovationsorientierung, für die KPMG steht. Die Aussicht, strategisch relevante Transaktionen zu begleiten und fundierte Entscheidungsgrundlagen mitzugestalten, motiviert mich besonders. Diese Kombination aus fachlicher Tiefe, internationaler Perspektive und exzellenter Betreuung macht KPMG für mich zur perfekten Adresse für dieses Praktikum.</w:delText>
        </w:r>
      </w:del>
    </w:p>
    <w:p w14:paraId="1BE30CB9" w14:textId="6C8560CC" w:rsidR="008430F4" w:rsidRPr="0024459B" w:rsidDel="00C03C53" w:rsidRDefault="008430F4" w:rsidP="008430F4">
      <w:pPr>
        <w:jc w:val="both"/>
        <w:rPr>
          <w:del w:id="97" w:author="Eric Schulz" w:date="2025-09-07T22:36:00Z" w16du:dateUtc="2025-09-07T20:36:00Z"/>
          <w:rFonts w:ascii="Times New Roman" w:eastAsia="Times New Roman" w:hAnsi="Times New Roman" w:cs="Times New Roman"/>
          <w:sz w:val="20"/>
          <w:szCs w:val="20"/>
          <w:lang w:eastAsia="de-DE"/>
        </w:rPr>
      </w:pPr>
    </w:p>
    <w:p w14:paraId="34E735C6" w14:textId="5D191E4B" w:rsidR="008430F4" w:rsidRPr="0024459B" w:rsidDel="00C03C53" w:rsidRDefault="008430F4" w:rsidP="008430F4">
      <w:pPr>
        <w:jc w:val="both"/>
        <w:rPr>
          <w:del w:id="98" w:author="Eric Schulz" w:date="2025-09-07T22:36:00Z" w16du:dateUtc="2025-09-07T20:36:00Z"/>
          <w:rFonts w:ascii="Times New Roman" w:eastAsia="Times New Roman" w:hAnsi="Times New Roman" w:cs="Times New Roman"/>
          <w:sz w:val="20"/>
          <w:szCs w:val="20"/>
          <w:lang w:eastAsia="de-DE"/>
        </w:rPr>
      </w:pPr>
      <w:del w:id="99" w:author="Eric Schulz" w:date="2025-09-07T22:36:00Z" w16du:dateUtc="2025-09-07T20:36:00Z">
        <w:r w:rsidRPr="0024459B" w:rsidDel="00C03C53">
          <w:rPr>
            <w:rFonts w:ascii="Times New Roman" w:eastAsia="Times New Roman" w:hAnsi="Times New Roman" w:cs="Times New Roman"/>
            <w:sz w:val="20"/>
            <w:szCs w:val="20"/>
            <w:lang w:eastAsia="de-DE"/>
          </w:rPr>
          <w:delText>EY Parthenon ist für mich die optimale Wahl für ein Praktikum im Bereich Financial Due Diligence. Als Teil eines der weltweit führenden Prüfungs- und Beratungsunternehmen mit einer starken Expertise in der Transaktionsberatung bietet EY Parthenon ein anspruchsvolles Umfeld, in dem ich mein analytisches Denken und betriebswirtschaftliches Verständnis gezielt einsetzen und weiterentwickeln kann. Besonders spannend finde ich die Möglichkeit, aktiv an Financial-Due-Diligence-Projekten im Rahmen nationaler und internationaler Transaktionen mitzuwirken – von der Analyse von Jahresabschlüssen und Planungsrechnungen über die Auswertung großer Datenmengen bis hin zur Aufbereitung relevanter Unternehmensinformationen für Investoren. Dadurch erhalte ich tiefgehende Einblicke in Unternehmenskennzahlen, Geschäftsmodelle und Marktumfelder, sowohl bei mittelständischen Unternehmen als auch bei global agierenden Konzernen. Die enge Zusammenarbeit in interdisziplinären Teams sowie der direkte Austausch mit Mandanten und potenziellen Investoren schaffen ein praxisnahes, lernförderndes Umfeld. Darüber hinaus überzeugt mich die Verbindung aus hoher Professionalität, Teamgeist und Innovationsorientierung, für die EY Parthenon steht. Die Aussicht, strategisch relevante Transaktionen zu begleiten und fundierte Entscheidungsgrundlagen mitzugestalten, motiviert mich besonders. Diese Kombination aus fachlicher Tiefe, internationaler Perspektive und exzellenter Betreuung macht EY Parthenon für mich zur perfekten Adresse für dieses Praktikum.</w:delText>
        </w:r>
      </w:del>
    </w:p>
    <w:p w14:paraId="1C5654E9" w14:textId="27AC1E0E" w:rsidR="008430F4" w:rsidRPr="0024459B" w:rsidDel="00C03C53" w:rsidRDefault="008430F4" w:rsidP="008430F4">
      <w:pPr>
        <w:jc w:val="both"/>
        <w:rPr>
          <w:del w:id="100" w:author="Eric Schulz" w:date="2025-09-07T22:36:00Z" w16du:dateUtc="2025-09-07T20:36:00Z"/>
          <w:rFonts w:ascii="Times New Roman" w:eastAsia="Times New Roman" w:hAnsi="Times New Roman" w:cs="Times New Roman"/>
          <w:sz w:val="20"/>
          <w:szCs w:val="20"/>
          <w:lang w:eastAsia="de-DE"/>
        </w:rPr>
      </w:pPr>
    </w:p>
    <w:p w14:paraId="782A549F" w14:textId="58C3F204" w:rsidR="003E6FBA" w:rsidRPr="0024459B" w:rsidDel="00C03C53" w:rsidRDefault="003E6FBA" w:rsidP="008430F4">
      <w:pPr>
        <w:jc w:val="both"/>
        <w:rPr>
          <w:del w:id="101" w:author="Eric Schulz" w:date="2025-09-07T22:36:00Z" w16du:dateUtc="2025-09-07T20:36:00Z"/>
          <w:rFonts w:ascii="Times New Roman" w:eastAsia="Times New Roman" w:hAnsi="Times New Roman" w:cs="Times New Roman"/>
          <w:sz w:val="20"/>
          <w:szCs w:val="20"/>
          <w:lang w:eastAsia="de-DE"/>
        </w:rPr>
      </w:pPr>
      <w:del w:id="102" w:author="Eric Schulz" w:date="2025-09-07T22:36:00Z" w16du:dateUtc="2025-09-07T20:36:00Z">
        <w:r w:rsidRPr="0024459B" w:rsidDel="00C03C53">
          <w:rPr>
            <w:rFonts w:ascii="Times New Roman" w:eastAsia="Times New Roman" w:hAnsi="Times New Roman" w:cs="Times New Roman"/>
            <w:sz w:val="20"/>
            <w:szCs w:val="20"/>
            <w:lang w:eastAsia="de-DE"/>
          </w:rPr>
          <w:delText>Die DZ BANK ist für mich die optimale Wahl für ein Praktikum im Bereich Corporate Finance und Mergers &amp; Acquisitions. Als eine der führenden Geschäftsbanken Deutschlands und Teil der genossenschaftlichen FinanzGruppe bietet die DZ BANK ein anspruchsvolles Umfeld, in dem ich mein analytisches Denken und betriebswirtschaftliches Verständnis gezielt einsetzen und weiterentwickeln kann. Besonders spannend finde ich die Möglichkeit, aktiv an M&amp;A-Projekten mitzuwirken – von der Analyse von Unternehmen und Branchen über die Erstellung von Finanzmodellen und Unternehmensbewertungen bis hin zur Erarbeitung von Präsentationen und Entscheidungsunterlagen für Mandanten. Dadurch erhalte ich wertvolle Einblicke in strategische Transaktionen und die individuellen Anforderungen von mittelständischen Unternehmen ebenso wie von börsennotierten Konzernen. Die enge Zusammenarbeit in einem spezialisierten Corporate-Finance-Team sowie der direkte Austausch mit Mandanten schaffen ein praxisnahes, lernförderndes Umfeld. Darüber hinaus überzeugt mich die Verbindung aus hoher Professionalität, partnerschaftlichem Umgang und langfristiger Kundenorientierung, für die die DZ BANK steht. Die Aussicht, bedeutende Transaktionen von der Analyse bis zur Umsetzung zu begleiten und dabei strategisch relevante Entscheidungsgrundlagen mitzugestalten, motiviert mich besonders. Diese Kombination aus fachlicher Tiefe, marktnaher Arbeit und exzellenter Betreuung macht die DZ BANK für mich zur perfekten Adresse für dieses Praktikum.</w:delText>
        </w:r>
      </w:del>
    </w:p>
    <w:p w14:paraId="59BA4641" w14:textId="70286934" w:rsidR="003E6FBA" w:rsidRPr="0024459B" w:rsidDel="00C03C53" w:rsidRDefault="003E6FBA" w:rsidP="008430F4">
      <w:pPr>
        <w:jc w:val="both"/>
        <w:rPr>
          <w:del w:id="103" w:author="Eric Schulz" w:date="2025-09-07T22:36:00Z" w16du:dateUtc="2025-09-07T20:36:00Z"/>
          <w:rFonts w:ascii="Times New Roman" w:eastAsia="Times New Roman" w:hAnsi="Times New Roman" w:cs="Times New Roman"/>
          <w:sz w:val="20"/>
          <w:szCs w:val="20"/>
          <w:lang w:eastAsia="de-DE"/>
        </w:rPr>
      </w:pPr>
    </w:p>
    <w:p w14:paraId="02D5B2BD" w14:textId="26FF329A" w:rsidR="003E6FBA" w:rsidRPr="0024459B" w:rsidDel="00C03C53" w:rsidRDefault="003E6FBA" w:rsidP="008430F4">
      <w:pPr>
        <w:jc w:val="both"/>
        <w:rPr>
          <w:del w:id="104" w:author="Eric Schulz" w:date="2025-09-07T22:36:00Z" w16du:dateUtc="2025-09-07T20:36:00Z"/>
          <w:rFonts w:ascii="Times New Roman" w:eastAsia="Times New Roman" w:hAnsi="Times New Roman" w:cs="Times New Roman"/>
          <w:sz w:val="20"/>
          <w:szCs w:val="20"/>
          <w:lang w:eastAsia="de-DE"/>
        </w:rPr>
      </w:pPr>
      <w:del w:id="105" w:author="Eric Schulz" w:date="2025-09-07T22:36:00Z" w16du:dateUtc="2025-09-07T20:36:00Z">
        <w:r w:rsidRPr="0024459B" w:rsidDel="00C03C53">
          <w:rPr>
            <w:rFonts w:ascii="Times New Roman" w:eastAsia="Times New Roman" w:hAnsi="Times New Roman" w:cs="Times New Roman"/>
            <w:sz w:val="20"/>
            <w:szCs w:val="20"/>
            <w:lang w:eastAsia="de-DE"/>
          </w:rPr>
          <w:delText>Forvis Mazars ist für mich die ideale Adresse für ein Praktikum im Bereich International Accounting &amp; Capital Market Advisory. Als international tätige Prüfungs- und Beratungsgesellschaft mit über 2 700 Mitarbeitenden in Deutschland und rund 40 000 weltweit, bietet Forvis Mazars ein vielseitiges und kollegiales Umfeld, in dem ich mein analytisches Denken und meine Leidenschaft für kapitalmarktorientierte Themen aktiv einbringen und weiterentwickeln kann. Besonders reizvoll finde ich, bei der IPO</w:delText>
        </w:r>
        <w:r w:rsidRPr="0024459B" w:rsidDel="00C03C53">
          <w:rPr>
            <w:rFonts w:ascii="Times New Roman" w:eastAsia="Times New Roman" w:hAnsi="Times New Roman" w:cs="Times New Roman"/>
            <w:sz w:val="20"/>
            <w:szCs w:val="20"/>
            <w:lang w:eastAsia="de-DE"/>
          </w:rPr>
          <w:noBreakHyphen/>
          <w:delText>Readiness und der Begleitung von Börsengängen mitzuwirken, Finanzinformationen – etwa im Rahmen von Carve</w:delText>
        </w:r>
        <w:r w:rsidRPr="0024459B" w:rsidDel="00C03C53">
          <w:rPr>
            <w:rFonts w:ascii="Times New Roman" w:eastAsia="Times New Roman" w:hAnsi="Times New Roman" w:cs="Times New Roman"/>
            <w:sz w:val="20"/>
            <w:szCs w:val="20"/>
            <w:lang w:eastAsia="de-DE"/>
          </w:rPr>
          <w:noBreakHyphen/>
          <w:delText>outs oder Combined Financial Statements – aufzubereiten und kapitalmarktfähige Reportings. Zudem spricht mich die Unterstützung bei der Umstellung von HGB auf IFRS oder US GAAP und die Beschäftigung mit anspruchsvollen Bilanzierungsfragen sowohl fachlich als auch persönlich sehr an. Der Einsatz aktueller Softwarelösungen sowie der wachsende Stellenwert von ESG in der Kapitalmarktberichterstattung eröffnen mir wertvolle Einblicke in moderne Beratungspraxis. Besonders motivierend ist dabei die Arbeit in interdisziplinären Teams und der unmittelbare Austausch mit erfahrenen Kollegen und Kolleginnen, ein Umfeld, das praxisnahes Arbeiten, kontinuierliches Lernen und internationale Perspektiven verbindet. Diese Mischung aus fachlicher Tiefe, dynamischer Projektarbeit und echter Betreuung macht Forvis Mazars für mich zur perfekten Wahl für dieses Praktikum.</w:delText>
        </w:r>
      </w:del>
    </w:p>
    <w:p w14:paraId="58D4BAE0" w14:textId="274516D0" w:rsidR="003E6FBA" w:rsidRPr="0024459B" w:rsidDel="00C03C53" w:rsidRDefault="003E6FBA" w:rsidP="008430F4">
      <w:pPr>
        <w:jc w:val="both"/>
        <w:rPr>
          <w:del w:id="106" w:author="Eric Schulz" w:date="2025-09-07T22:36:00Z" w16du:dateUtc="2025-09-07T20:36:00Z"/>
          <w:rFonts w:ascii="Times New Roman" w:eastAsia="Times New Roman" w:hAnsi="Times New Roman" w:cs="Times New Roman"/>
          <w:sz w:val="20"/>
          <w:szCs w:val="20"/>
          <w:lang w:eastAsia="de-DE"/>
        </w:rPr>
      </w:pPr>
    </w:p>
    <w:p w14:paraId="6E5A0A3A" w14:textId="6AF7BC86" w:rsidR="003E6FBA" w:rsidRPr="0024459B" w:rsidDel="00C03C53" w:rsidRDefault="003E6FBA" w:rsidP="008430F4">
      <w:pPr>
        <w:jc w:val="both"/>
        <w:rPr>
          <w:del w:id="107" w:author="Eric Schulz" w:date="2025-09-07T22:36:00Z" w16du:dateUtc="2025-09-07T20:36:00Z"/>
          <w:rFonts w:ascii="Times New Roman" w:eastAsia="Times New Roman" w:hAnsi="Times New Roman" w:cs="Times New Roman"/>
          <w:sz w:val="20"/>
          <w:szCs w:val="20"/>
          <w:lang w:eastAsia="de-DE"/>
        </w:rPr>
      </w:pPr>
      <w:del w:id="108" w:author="Eric Schulz" w:date="2025-09-07T22:36:00Z" w16du:dateUtc="2025-09-07T20:36:00Z">
        <w:r w:rsidRPr="0024459B" w:rsidDel="00C03C53">
          <w:rPr>
            <w:rFonts w:ascii="Times New Roman" w:eastAsia="Times New Roman" w:hAnsi="Times New Roman" w:cs="Times New Roman"/>
            <w:sz w:val="20"/>
            <w:szCs w:val="20"/>
            <w:lang w:eastAsia="de-DE"/>
          </w:rPr>
          <w:delText>Die AURICON Group ist für mich die ideale Wahl für ein Praktikum im Bereich Transactions, Restructuring &amp; CFO Advisory. Als spezialisierte Wirtschaftsprüfungs- und Beratungsgesellschaft unterstützt AURICON mittelständische Unternehmen, Konzerne und Beteiligungsgesellschaften bei Transaktionen, Restrukturierungen und CFO-nahem Advisory, und genau dieses praxisnahe, fokussierte Umfeld spricht mich besonders an. Ich freue mich auf die eigenständige Mitarbeit bei der Erstellung finanz- und leistungswirtschaftlicher Analysen, datenbasierte Aufbereitung und aufschlussreiche Berichte, mit den Werkzeugen Excel und PowerPoint, als solide Grundlage für fundierte Unternehmensbewertungen und Optimierungen. Die enge Zusammenarbeit in einem erfahrenen Projektteam in einer offenen Teamkultur, gepaart mit einer steilen Lernkurve, schafft für mich ein äußerst motivierendes, lernförderndes Umfeld. Überzeugend finde ich auch das strukturierte Onboarding mit Mentoring, das von Beginn an Verantwortung und persönlichen Austausch fördert, sowie die klare Orientierung an hoher Beratungsqualität und individueller Entwicklung. Die Möglichkeit, meine analytischen Fähigkeiten in realen Transaktions- und Restrukturierungsprojekten einzusetzen und weiterzuentwickeln, motiviert mich besonders – AURICON ist für mich daher die perfekte Adresse für dieses Praktikum.</w:delText>
        </w:r>
      </w:del>
    </w:p>
    <w:p w14:paraId="79382590" w14:textId="3D0859FD" w:rsidR="00FD02DF" w:rsidRPr="0024459B" w:rsidDel="00C03C53" w:rsidRDefault="00FD02DF" w:rsidP="008430F4">
      <w:pPr>
        <w:jc w:val="both"/>
        <w:rPr>
          <w:del w:id="109" w:author="Eric Schulz" w:date="2025-09-07T22:36:00Z" w16du:dateUtc="2025-09-07T20:36:00Z"/>
          <w:rFonts w:ascii="Times New Roman" w:eastAsia="Times New Roman" w:hAnsi="Times New Roman" w:cs="Times New Roman"/>
          <w:sz w:val="20"/>
          <w:szCs w:val="20"/>
          <w:lang w:eastAsia="de-DE"/>
        </w:rPr>
      </w:pPr>
    </w:p>
    <w:p w14:paraId="799AD2D0" w14:textId="4233835F" w:rsidR="00FD02DF" w:rsidRPr="0024459B" w:rsidDel="00C03C53" w:rsidRDefault="00FD02DF" w:rsidP="008430F4">
      <w:pPr>
        <w:jc w:val="both"/>
        <w:rPr>
          <w:del w:id="110" w:author="Eric Schulz" w:date="2025-09-07T22:36:00Z" w16du:dateUtc="2025-09-07T20:36:00Z"/>
          <w:rFonts w:ascii="Times New Roman" w:eastAsia="Times New Roman" w:hAnsi="Times New Roman" w:cs="Times New Roman"/>
          <w:sz w:val="20"/>
          <w:szCs w:val="20"/>
          <w:lang w:eastAsia="de-DE"/>
        </w:rPr>
      </w:pPr>
      <w:del w:id="111" w:author="Eric Schulz" w:date="2025-09-07T22:36:00Z" w16du:dateUtc="2025-09-07T20:36:00Z">
        <w:r w:rsidRPr="0024459B" w:rsidDel="00C03C53">
          <w:rPr>
            <w:rFonts w:ascii="Times New Roman" w:eastAsia="Times New Roman" w:hAnsi="Times New Roman" w:cs="Times New Roman"/>
            <w:sz w:val="20"/>
            <w:szCs w:val="20"/>
            <w:lang w:eastAsia="de-DE"/>
          </w:rPr>
          <w:delText>Livingstone Partners ist für mich die perfekte Wahl für ein Praktikum im Bereich M&amp;A, insbesondere im Mittelstandssegment. Die unabhängige, global aufgestellte M&amp;A- und Debt-Advisory-Gesellschaft bietet mir ein dynamisches, unternehmerisch geprägtes Umfeld, in dem ich meine analytischen Fähigkeiten und mein betriebswirtschaftliches Verständnis gezielt einbringen und vertiefen kann. Besonders reizvoll finde ich die Aussicht, direkt an M&amp;A-Transaktionen auf Buy- sowie Sell-Side mitzuwirken, von der Finanzmodellierung über Markt- und Branchenanalysen bis hin zur Erstellung professioneller Pitch- und Präsentationsunterlagen. Durch die enge Zusammenarbeit in einem internationalen, kollegialen Team und den frühen Mandantenkontakt erhalte ich wertvolle Einblicke in anspruchsvolle, maßgeschneiderte M&amp;A-Projekte im Mittelstand. Zudem beeindruckt mich die offene Unternehmenskultur mit flachen Hierarchien, unternehmerischem Denken und echter Verantwortungsübertragung, eine Kombination, die Learning-by-Doing, internationale Perspektiven und exzellentes Mentoring vereint. Diese Mischung aus fachlicher Tiefe, wirklichem Impact und persönlicher Entwicklung macht Livingstone Partners für mich zur idealen Adresse für dieses Praktikum.</w:delText>
        </w:r>
      </w:del>
    </w:p>
    <w:p w14:paraId="027759BB" w14:textId="4D4399DE" w:rsidR="00FD02DF" w:rsidRPr="0024459B" w:rsidDel="00C03C53" w:rsidRDefault="00FD02DF" w:rsidP="008430F4">
      <w:pPr>
        <w:jc w:val="both"/>
        <w:rPr>
          <w:del w:id="112" w:author="Eric Schulz" w:date="2025-09-07T22:36:00Z" w16du:dateUtc="2025-09-07T20:36:00Z"/>
          <w:rFonts w:ascii="Times New Roman" w:eastAsia="Times New Roman" w:hAnsi="Times New Roman" w:cs="Times New Roman"/>
          <w:sz w:val="20"/>
          <w:szCs w:val="20"/>
          <w:lang w:eastAsia="de-DE"/>
        </w:rPr>
      </w:pPr>
    </w:p>
    <w:p w14:paraId="5A948539" w14:textId="3DA195BA" w:rsidR="00FD02DF" w:rsidRPr="0024459B" w:rsidDel="00C03C53" w:rsidRDefault="00FD02DF" w:rsidP="008430F4">
      <w:pPr>
        <w:jc w:val="both"/>
        <w:rPr>
          <w:del w:id="113" w:author="Eric Schulz" w:date="2025-09-07T22:36:00Z" w16du:dateUtc="2025-09-07T20:36:00Z"/>
          <w:rFonts w:ascii="Times New Roman" w:eastAsia="Times New Roman" w:hAnsi="Times New Roman" w:cs="Times New Roman"/>
          <w:sz w:val="20"/>
          <w:szCs w:val="20"/>
          <w:lang w:eastAsia="de-DE"/>
        </w:rPr>
      </w:pPr>
      <w:del w:id="114" w:author="Eric Schulz" w:date="2025-09-07T22:36:00Z" w16du:dateUtc="2025-09-07T20:36:00Z">
        <w:r w:rsidRPr="0024459B" w:rsidDel="00C03C53">
          <w:rPr>
            <w:rFonts w:ascii="Times New Roman" w:eastAsia="Times New Roman" w:hAnsi="Times New Roman" w:cs="Times New Roman"/>
            <w:sz w:val="20"/>
            <w:szCs w:val="20"/>
            <w:lang w:eastAsia="de-DE"/>
          </w:rPr>
          <w:delText>thyssenkrupp nucera ist für mich die ideale Wahl für ein Praktikum im Strategy &amp; M&amp;A Department. Als führendes, börsennotiertes Unternehmen im Bereich elektrochemischer Anlagenbau, das mit mehr als 600 Projekten und über 10 Gigawatt installierter Kapazität eine herausragende Rolle im Bereich grüner Wasserstoff- und Elektrolysetechnologien einnimmt, bietet thyssenkrupp nucera ein zukunftsorientiertes Umfeld mit engen Verbindungen zu Industrie und Energiewende. Besonders begeistert mich die Möglichkeit, praxisnah an strategischen Aufgaben mitzuwirken – etwa durch die Analyse und Bewertung von Markt- und Branchendaten im Bereich grüner Wasserstoff und Chloralkali sowie durch Engagement in Due-Diligence-Aktivitäten bei M&amp;A-Vorhaben, um strategische Ableitungen zu erarbeiten. Weiter sehe ich großen Mehrwert darin, Präsentationsmaterialien für unterschiedliche Stakeholder zu erstellen und so meine Fähigkeiten in Datenaufbereitung, Kommunikation und strategischer Vernetzung auszubauen. Die hybride Arbeitsweise, das emphatische Onboarding, Schulungsangebote und die ausgeprägte Teamkultur mit Respekt und Gestaltungsspielraum machen dieses Umfeld besonders lernfördernd. Diese Kombination aus strategischer Relevanz, technologischer Zukunftsfähigkeit und echter persönlicher Entwicklung macht thyssenkrupp nucera für mich zur perfekten Adresse für dieses Praktikum.</w:delText>
        </w:r>
      </w:del>
    </w:p>
    <w:p w14:paraId="2DAC79BC" w14:textId="7AF9CDD1" w:rsidR="00FD02DF" w:rsidRPr="0024459B" w:rsidDel="00C03C53" w:rsidRDefault="00FD02DF" w:rsidP="008430F4">
      <w:pPr>
        <w:jc w:val="both"/>
        <w:rPr>
          <w:del w:id="115" w:author="Eric Schulz" w:date="2025-09-07T22:36:00Z" w16du:dateUtc="2025-09-07T20:36:00Z"/>
          <w:rFonts w:ascii="Times New Roman" w:eastAsia="Times New Roman" w:hAnsi="Times New Roman" w:cs="Times New Roman"/>
          <w:sz w:val="20"/>
          <w:szCs w:val="20"/>
          <w:lang w:eastAsia="de-DE"/>
        </w:rPr>
      </w:pPr>
    </w:p>
    <w:p w14:paraId="03831265" w14:textId="65712A27" w:rsidR="00FD02DF" w:rsidRPr="0024459B" w:rsidDel="00C03C53" w:rsidRDefault="00FD02DF" w:rsidP="008430F4">
      <w:pPr>
        <w:jc w:val="both"/>
        <w:rPr>
          <w:del w:id="116" w:author="Eric Schulz" w:date="2025-09-07T22:36:00Z" w16du:dateUtc="2025-09-07T20:36:00Z"/>
          <w:rFonts w:ascii="Times New Roman" w:eastAsia="Times New Roman" w:hAnsi="Times New Roman" w:cs="Times New Roman"/>
          <w:sz w:val="20"/>
          <w:szCs w:val="20"/>
          <w:lang w:eastAsia="de-DE"/>
        </w:rPr>
      </w:pPr>
      <w:del w:id="117" w:author="Eric Schulz" w:date="2025-09-07T22:36:00Z" w16du:dateUtc="2025-09-07T20:36:00Z">
        <w:r w:rsidRPr="0024459B" w:rsidDel="00C03C53">
          <w:rPr>
            <w:rFonts w:ascii="Times New Roman" w:eastAsia="Times New Roman" w:hAnsi="Times New Roman" w:cs="Times New Roman"/>
            <w:sz w:val="20"/>
            <w:szCs w:val="20"/>
            <w:lang w:eastAsia="de-DE"/>
          </w:rPr>
          <w:delText>Belgravia &amp; Co. ist für mich die ideale Adresse für ein Praktikum im Bereich Middle-Market M&amp;A und Corporate Finance. Als unabhängige Beratung mit einer klaren Spezialisierung auf nationale und internationale M&amp;A-Projekte im Mittelstand bietet Belgravia ein dynamisches, unternehmerisch geprägtes Umfeld, in dem ich mein analytisches Denken und wirtschaftliches Verständnis gezielt einbringen und weiterentwickeln kann. Besonders spannend finde ich die Möglichkeit, von Anfang an aktiv an Transaktionen mitzuwirken, von der Erstellung komplexer Finanzmodelle über Unternehmensbewertungen und -analysen bis hin zu Pitch-Präsentationen, Teasern und Markt- sowie Branchenrecherchen mit direktem Kundenbezug. Die Arbeit im wachsenden Team, in enger Abstimmung mit erfahreneren Kollegen und Kolleginnen und der unmittelbare Mandantenkontakt, schaffen ein hochpraxisnahes und lernförderndes Umfeld. Besonders motivierend finde ich die Kombination aus fachlicher Tiefe, direkter Wirkung und internationaler Ausrichtung im Mittelstandssegment. Diese Verbindung aus spürbarem Impact, persönlicher Lernkurve und klarer Spezialisierung macht Belgravia &amp; Co. für mich zur perfekten Wahl für dieses Praktikum.</w:delText>
        </w:r>
      </w:del>
    </w:p>
    <w:p w14:paraId="6924C188" w14:textId="416B1979" w:rsidR="004B6E48" w:rsidRPr="0024459B" w:rsidDel="00C03C53" w:rsidRDefault="004B6E48" w:rsidP="008430F4">
      <w:pPr>
        <w:jc w:val="both"/>
        <w:rPr>
          <w:del w:id="118" w:author="Eric Schulz" w:date="2025-09-07T22:36:00Z" w16du:dateUtc="2025-09-07T20:36:00Z"/>
          <w:rFonts w:ascii="Times New Roman" w:eastAsia="Times New Roman" w:hAnsi="Times New Roman" w:cs="Times New Roman"/>
          <w:sz w:val="20"/>
          <w:szCs w:val="20"/>
          <w:lang w:eastAsia="de-DE"/>
        </w:rPr>
      </w:pPr>
    </w:p>
    <w:p w14:paraId="0D83F4A7" w14:textId="3717C9AC" w:rsidR="00FD02DF" w:rsidRPr="0024459B" w:rsidDel="00C03C53" w:rsidRDefault="00FD02DF" w:rsidP="008430F4">
      <w:pPr>
        <w:jc w:val="both"/>
        <w:rPr>
          <w:del w:id="119" w:author="Eric Schulz" w:date="2025-09-07T22:36:00Z" w16du:dateUtc="2025-09-07T20:36:00Z"/>
          <w:rFonts w:ascii="Times New Roman" w:eastAsia="Times New Roman" w:hAnsi="Times New Roman" w:cs="Times New Roman"/>
          <w:sz w:val="20"/>
          <w:szCs w:val="20"/>
          <w:lang w:eastAsia="de-DE"/>
        </w:rPr>
      </w:pPr>
      <w:del w:id="120" w:author="Eric Schulz" w:date="2025-09-07T22:36:00Z" w16du:dateUtc="2025-09-07T20:36:00Z">
        <w:r w:rsidRPr="0024459B" w:rsidDel="00C03C53">
          <w:rPr>
            <w:rFonts w:ascii="Times New Roman" w:eastAsia="Times New Roman" w:hAnsi="Times New Roman" w:cs="Times New Roman"/>
            <w:sz w:val="20"/>
            <w:szCs w:val="20"/>
            <w:lang w:eastAsia="de-DE"/>
          </w:rPr>
          <w:delText>Die MAYLAND AG ist für mich die optimale Wahl für ein Praktikum im Bereich M&amp;A. Als spezialisierte Corporate Finance Beratung mit Klienten aus dem nationalen und internationalen Mittelstand sowie Finanzinvestoren bietet MAYLAND ein unternehmerisch geprägtes, praxisnahes Umfeld, in dem ich mein analytisches Denken und mein wirtschaftliches Verständnis gezielt einsetzen und weiterentwickeln kann. Besonders reizvoll finde ich, von Beginn an in Projekte eingebunden zu sein und bei der Durchführung von Markt-, Branchen- und Wettbewerberanalysen sowie bei der Bewertung von Unternehmen aktiv mitzuarbeiten. Auch die Erstellung von Teasern, Informationsmemoranden, Präsentationen und Managementunterlagen sowie die Identifikation potenzieller Investoren und Targets geben mir wertvolle Einblicke in die praxisnahe Transaktionsarbeit. Die offene Atmosphäre, flache Hierarchien und dynamische Teamkultur ermöglichen kurze Entscheidungswege und gezieltes gemeinsames Arbeiten, ein lernförderndes Setting, das mich besonders motiviert. Diese Verbindung aus inhaltlicher Tiefe, direktem Projektzugang und echter Verantwortung macht die MAYLAND AG für mich zur perfekten Adresse für dieses Praktikum.</w:delText>
        </w:r>
      </w:del>
    </w:p>
    <w:p w14:paraId="22E61400" w14:textId="26A08D20" w:rsidR="00FD02DF" w:rsidRPr="0024459B" w:rsidDel="00C03C53" w:rsidRDefault="00FD02DF" w:rsidP="008430F4">
      <w:pPr>
        <w:jc w:val="both"/>
        <w:rPr>
          <w:del w:id="121" w:author="Eric Schulz" w:date="2025-09-07T22:36:00Z" w16du:dateUtc="2025-09-07T20:36:00Z"/>
          <w:rFonts w:ascii="Times New Roman" w:eastAsia="Times New Roman" w:hAnsi="Times New Roman" w:cs="Times New Roman"/>
          <w:sz w:val="20"/>
          <w:szCs w:val="20"/>
          <w:lang w:eastAsia="de-DE"/>
        </w:rPr>
      </w:pPr>
    </w:p>
    <w:p w14:paraId="1A51D87E" w14:textId="3B5FCBDE" w:rsidR="00FD02DF" w:rsidRPr="0024459B" w:rsidDel="00C03C53" w:rsidRDefault="00FD02DF" w:rsidP="00FD02DF">
      <w:pPr>
        <w:jc w:val="both"/>
        <w:rPr>
          <w:del w:id="122" w:author="Eric Schulz" w:date="2025-09-07T22:36:00Z" w16du:dateUtc="2025-09-07T20:36:00Z"/>
          <w:rFonts w:ascii="Times New Roman" w:eastAsia="Times New Roman" w:hAnsi="Times New Roman" w:cs="Times New Roman"/>
          <w:sz w:val="20"/>
          <w:szCs w:val="20"/>
          <w:lang w:eastAsia="de-DE"/>
        </w:rPr>
      </w:pPr>
      <w:del w:id="123" w:author="Eric Schulz" w:date="2025-09-07T22:36:00Z" w16du:dateUtc="2025-09-07T20:36:00Z">
        <w:r w:rsidRPr="0024459B" w:rsidDel="00C03C53">
          <w:rPr>
            <w:rFonts w:ascii="Times New Roman" w:eastAsia="Times New Roman" w:hAnsi="Times New Roman" w:cs="Times New Roman"/>
            <w:sz w:val="20"/>
            <w:szCs w:val="20"/>
            <w:lang w:eastAsia="de-DE"/>
          </w:rPr>
          <w:delText>C.H. Reynolds Corporate Finance AG ist für mich die ideale Adresse für ein Praktikum im Bereich M&amp;A / Corporate Finance. Als führendes, bankenunabhängiges Beratungshaus im Mid-Cap-Segment Deutschlands mit maßgeschneiderter M&amp;A-Fokussierung auf Familienunternehmen, börsennotierte Konzerne sowie Finanzinvestoren bietet C.H. Reynolds ein praxisorientiertes, professionelles Umfeld, in dem ich mein analytisches Denken und mein betriebswirtschaftliches Verständnis gezielt einsetzen und vertiefen kann. Besonders spannend finde ich die aktive Beteiligung an allen Phasen des Transaktionsprozesses, von Markt-, Wettbewerbs- und Unternehmensanalysen über Pitch-Präsentationen, Unternehmensprofile und Investoren-Identifizierung bis hin zu Unternehmensbewertungen und der Begleitung von Due-Diligence-Prüfungen. So gewinne ich wertvolle Einblicke in Finanzmodellierung, Transaktionsdokumentation und strategische Entscheidungsfindung im M&amp;A-Kontext. Die enge Zusammenarbeit in einem branchenfokussierten Team, klare Verantwortungsübernahme und der direkte Kontakt mit Mandanten schaffen ein besonders lernförderndes Setting. Diese Kombination aus fachlicher Tiefe, marktnaher Anwendung und echter Verantwortung macht C.H. Reynolds für mich zur perfekten Adresse für dieses Praktikum.</w:delText>
        </w:r>
      </w:del>
    </w:p>
    <w:p w14:paraId="7EC18091" w14:textId="651CDACA" w:rsidR="00FD02DF" w:rsidRPr="0024459B" w:rsidDel="00C03C53" w:rsidRDefault="00FD02DF" w:rsidP="008430F4">
      <w:pPr>
        <w:jc w:val="both"/>
        <w:rPr>
          <w:del w:id="124" w:author="Eric Schulz" w:date="2025-09-07T22:36:00Z" w16du:dateUtc="2025-09-07T20:36:00Z"/>
          <w:rFonts w:ascii="Times New Roman" w:eastAsia="Times New Roman" w:hAnsi="Times New Roman" w:cs="Times New Roman"/>
          <w:sz w:val="20"/>
          <w:szCs w:val="20"/>
          <w:lang w:eastAsia="de-DE"/>
        </w:rPr>
      </w:pPr>
    </w:p>
    <w:p w14:paraId="0F011168" w14:textId="42F3A5E4" w:rsidR="00A5536C" w:rsidRPr="0024459B" w:rsidDel="00C03C53" w:rsidRDefault="00A5536C" w:rsidP="008430F4">
      <w:pPr>
        <w:jc w:val="both"/>
        <w:rPr>
          <w:del w:id="125" w:author="Eric Schulz" w:date="2025-09-07T22:36:00Z" w16du:dateUtc="2025-09-07T20:36:00Z"/>
          <w:rFonts w:ascii="Times New Roman" w:eastAsia="Times New Roman" w:hAnsi="Times New Roman" w:cs="Times New Roman"/>
          <w:sz w:val="20"/>
          <w:szCs w:val="20"/>
          <w:lang w:eastAsia="de-DE"/>
        </w:rPr>
      </w:pPr>
      <w:del w:id="126" w:author="Eric Schulz" w:date="2025-09-07T22:36:00Z" w16du:dateUtc="2025-09-07T20:36:00Z">
        <w:r w:rsidRPr="0024459B" w:rsidDel="00C03C53">
          <w:rPr>
            <w:rFonts w:ascii="Times New Roman" w:eastAsia="Times New Roman" w:hAnsi="Times New Roman" w:cs="Times New Roman"/>
            <w:sz w:val="20"/>
            <w:szCs w:val="20"/>
            <w:lang w:eastAsia="de-DE"/>
          </w:rPr>
          <w:delText>Zerbach &amp; Company ist für mich die perfekte Adresse für ein Praktikum im Bereich Mergers &amp; Acquisitions / Corporate Finance. Als unabhängige, international aktive Beratungsgesellschaft, spezialisiert auf den unternehmergeführten Mittelstand und unterstützt durch ein renommiertes Industry Advisory Board sowie Mitgliedschaft im globalen Geneva Capital Group Netzwerk, bietet Zerbach ein höchst praxisnahes Umfeld mit direktem Projektzugang und unmittelbarem Impact. Besonders reizvoll finde ich die umfassende Einbindung in den Transaktionsprozess, sei es durch Markt-, Branchen</w:delText>
        </w:r>
        <w:r w:rsidRPr="0024459B" w:rsidDel="00C03C53">
          <w:rPr>
            <w:rFonts w:ascii="Times New Roman" w:eastAsia="Times New Roman" w:hAnsi="Times New Roman" w:cs="Times New Roman"/>
            <w:sz w:val="20"/>
            <w:szCs w:val="20"/>
            <w:lang w:eastAsia="de-DE"/>
          </w:rPr>
          <w:noBreakHyphen/>
          <w:delText xml:space="preserve"> und Wettbewerbsanalysen, Unternehmensbewertungen, Pitch Books, Informationsmemoranden, Präsentationen oder die Identifikation potenzieller Investoren und Targets sowie Unterstützung bei Due</w:delText>
        </w:r>
        <w:r w:rsidRPr="0024459B" w:rsidDel="00C03C53">
          <w:rPr>
            <w:rFonts w:ascii="Times New Roman" w:eastAsia="Times New Roman" w:hAnsi="Times New Roman" w:cs="Times New Roman"/>
            <w:sz w:val="20"/>
            <w:szCs w:val="20"/>
            <w:lang w:eastAsia="de-DE"/>
          </w:rPr>
          <w:noBreakHyphen/>
          <w:delText>Diligence</w:delText>
        </w:r>
        <w:r w:rsidRPr="0024459B" w:rsidDel="00C03C53">
          <w:rPr>
            <w:rFonts w:ascii="Times New Roman" w:eastAsia="Times New Roman" w:hAnsi="Times New Roman" w:cs="Times New Roman"/>
            <w:sz w:val="20"/>
            <w:szCs w:val="20"/>
            <w:lang w:eastAsia="de-DE"/>
          </w:rPr>
          <w:noBreakHyphen/>
          <w:delText>Prüfungen. Die offene, kollegiale Arbeitsatmosphäre mit intensiver Projektarbeit bietet mir ein hervorragendes, lernförderndes Umfeld. Diese Kombination aus tiefgehender inhaltlicher Arbeit, direkter Verantwortung und individueller Förderung macht Zerbach &amp; Company für mich zur idealen Wahl für dieses Praktikum.</w:delText>
        </w:r>
      </w:del>
    </w:p>
    <w:p w14:paraId="3C0E575F" w14:textId="18300388" w:rsidR="00A5536C" w:rsidRPr="0024459B" w:rsidDel="00C03C53" w:rsidRDefault="00A5536C" w:rsidP="008430F4">
      <w:pPr>
        <w:jc w:val="both"/>
        <w:rPr>
          <w:del w:id="127" w:author="Eric Schulz" w:date="2025-09-07T22:36:00Z" w16du:dateUtc="2025-09-07T20:36:00Z"/>
          <w:rFonts w:ascii="Times New Roman" w:eastAsia="Times New Roman" w:hAnsi="Times New Roman" w:cs="Times New Roman"/>
          <w:sz w:val="20"/>
          <w:szCs w:val="20"/>
          <w:lang w:eastAsia="de-DE"/>
        </w:rPr>
      </w:pPr>
    </w:p>
    <w:p w14:paraId="5426DB53" w14:textId="57F2D285" w:rsidR="00A5536C" w:rsidRPr="00AF5E66" w:rsidRDefault="00A5536C" w:rsidP="008430F4">
      <w:pPr>
        <w:jc w:val="both"/>
        <w:rPr>
          <w:rFonts w:ascii="Times New Roman" w:eastAsia="Times New Roman" w:hAnsi="Times New Roman" w:cs="Times New Roman"/>
          <w:sz w:val="20"/>
          <w:szCs w:val="20"/>
          <w:lang w:eastAsia="de-DE"/>
        </w:rPr>
      </w:pPr>
      <w:del w:id="128" w:author="Eric Schulz" w:date="2025-09-07T22:36:00Z" w16du:dateUtc="2025-09-07T20:36:00Z">
        <w:r w:rsidRPr="0024459B" w:rsidDel="00C03C53">
          <w:rPr>
            <w:rFonts w:ascii="Times New Roman" w:eastAsia="Times New Roman" w:hAnsi="Times New Roman" w:cs="Times New Roman"/>
            <w:sz w:val="20"/>
            <w:szCs w:val="20"/>
            <w:lang w:eastAsia="de-DE"/>
          </w:rPr>
          <w:delText>IOM Advisory ist für mich die ideale Wahl für ein Praktikum im Bereich M&amp;A. Als internationale, dynamisch wachsende M&amp;A-Beratungsorganisation bietet IOM Advisory ein faszinierendes, praxisorientiertes Umfeld, in dem ich mein analytisches Denken und mein wirtschaftliches Verständnis gezielt einsetzen und weiterentwickeln kann. Besonders reizvoll finde ich die Mitarbeit in sektorübergreifenden Projekten, die eigenverantwortliche Analyse von Jahresabschlüssen, Unternehmens-, Markt- und Wettbewerbsanalysen sowie die Erstellung von Transaktionsdokumenten wie Long- und Short-Lists, Teasern, Informationsmemoranden und Management-Präsentationen. Darüber hinaus bin ich begeistert von der Möglichkeit, Businesspläne zu erstellen oder zu validieren und verschiedene Bewertungsverfahren anzuwenden, eine wertvolle Gelegenheit, meinen Blick für strategische Entscheidungsgrundlagen zu schärfen. Die teamorientierte Atmosphäre, die normale Integration in den gesamten M&amp;A-Prozess sowie persönliche Entwicklungsmöglichkeiten in einem ambitionierten Unternehmen mit starkem Dealflow machen IOM Advisory für mich zur perfekten Adresse für dieses Praktikum.</w:delText>
        </w:r>
      </w:del>
    </w:p>
    <w:sectPr w:rsidR="00A5536C" w:rsidRPr="00AF5E66" w:rsidSect="00732CCF">
      <w:pgSz w:w="11900" w:h="16840"/>
      <w:pgMar w:top="1418" w:right="1304" w:bottom="62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F4653" w14:textId="77777777" w:rsidR="003B4630" w:rsidRDefault="003B4630" w:rsidP="00A156B9">
      <w:r>
        <w:separator/>
      </w:r>
    </w:p>
  </w:endnote>
  <w:endnote w:type="continuationSeparator" w:id="0">
    <w:p w14:paraId="25B71D9C" w14:textId="77777777" w:rsidR="003B4630" w:rsidRDefault="003B463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2F983" w14:textId="77777777" w:rsidR="003B4630" w:rsidRDefault="003B4630" w:rsidP="00A156B9">
      <w:r>
        <w:separator/>
      </w:r>
    </w:p>
  </w:footnote>
  <w:footnote w:type="continuationSeparator" w:id="0">
    <w:p w14:paraId="2C48798D" w14:textId="77777777" w:rsidR="003B4630" w:rsidRDefault="003B463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9194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Schulz">
    <w15:presenceInfo w15:providerId="AD" w15:userId="S::Eric.Schulz@hshl.onmicrosoft.com::09ce2bcb-cb81-4238-addd-8a3efdd0bf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46346"/>
    <w:rsid w:val="00047C47"/>
    <w:rsid w:val="000651BE"/>
    <w:rsid w:val="0007337D"/>
    <w:rsid w:val="00077D94"/>
    <w:rsid w:val="0009378F"/>
    <w:rsid w:val="000C3413"/>
    <w:rsid w:val="000E5917"/>
    <w:rsid w:val="000F2F6E"/>
    <w:rsid w:val="000F3C02"/>
    <w:rsid w:val="001057F0"/>
    <w:rsid w:val="00120E74"/>
    <w:rsid w:val="00123045"/>
    <w:rsid w:val="001476D4"/>
    <w:rsid w:val="001573A3"/>
    <w:rsid w:val="001672F8"/>
    <w:rsid w:val="0017795A"/>
    <w:rsid w:val="00182FE5"/>
    <w:rsid w:val="00185DAD"/>
    <w:rsid w:val="001A0A05"/>
    <w:rsid w:val="001A61BA"/>
    <w:rsid w:val="001B007D"/>
    <w:rsid w:val="001B30BB"/>
    <w:rsid w:val="001B55AC"/>
    <w:rsid w:val="001B6583"/>
    <w:rsid w:val="001C3673"/>
    <w:rsid w:val="001D0C9F"/>
    <w:rsid w:val="001E22E1"/>
    <w:rsid w:val="001E6FC7"/>
    <w:rsid w:val="001F1A52"/>
    <w:rsid w:val="00233F20"/>
    <w:rsid w:val="00235669"/>
    <w:rsid w:val="0024459B"/>
    <w:rsid w:val="00284FE4"/>
    <w:rsid w:val="002C5A3D"/>
    <w:rsid w:val="002D7616"/>
    <w:rsid w:val="00311105"/>
    <w:rsid w:val="003112EA"/>
    <w:rsid w:val="00314CED"/>
    <w:rsid w:val="00315AD7"/>
    <w:rsid w:val="0032583B"/>
    <w:rsid w:val="00331889"/>
    <w:rsid w:val="003328F3"/>
    <w:rsid w:val="00343BD2"/>
    <w:rsid w:val="00347D24"/>
    <w:rsid w:val="00376E4C"/>
    <w:rsid w:val="003B2432"/>
    <w:rsid w:val="003B4630"/>
    <w:rsid w:val="003C0453"/>
    <w:rsid w:val="003C1DA3"/>
    <w:rsid w:val="003C1EF6"/>
    <w:rsid w:val="003E6FBA"/>
    <w:rsid w:val="003F7403"/>
    <w:rsid w:val="00407537"/>
    <w:rsid w:val="00437B90"/>
    <w:rsid w:val="00444DE6"/>
    <w:rsid w:val="00476D5A"/>
    <w:rsid w:val="00485495"/>
    <w:rsid w:val="004A6740"/>
    <w:rsid w:val="004B533E"/>
    <w:rsid w:val="004B60AD"/>
    <w:rsid w:val="004B6E48"/>
    <w:rsid w:val="004D5DA8"/>
    <w:rsid w:val="004F472D"/>
    <w:rsid w:val="0051624B"/>
    <w:rsid w:val="00572D98"/>
    <w:rsid w:val="005732CD"/>
    <w:rsid w:val="005857A8"/>
    <w:rsid w:val="0059691C"/>
    <w:rsid w:val="005A7876"/>
    <w:rsid w:val="005B097E"/>
    <w:rsid w:val="005C18A8"/>
    <w:rsid w:val="005C45BA"/>
    <w:rsid w:val="005D7944"/>
    <w:rsid w:val="005E3ED1"/>
    <w:rsid w:val="00600F4A"/>
    <w:rsid w:val="0062321A"/>
    <w:rsid w:val="00623FD8"/>
    <w:rsid w:val="006353BB"/>
    <w:rsid w:val="0064311F"/>
    <w:rsid w:val="006635A7"/>
    <w:rsid w:val="006847D7"/>
    <w:rsid w:val="006879AD"/>
    <w:rsid w:val="006A3056"/>
    <w:rsid w:val="006C286E"/>
    <w:rsid w:val="006C3E20"/>
    <w:rsid w:val="006E0AC7"/>
    <w:rsid w:val="006F3639"/>
    <w:rsid w:val="0070635E"/>
    <w:rsid w:val="007271B0"/>
    <w:rsid w:val="007307F4"/>
    <w:rsid w:val="00732CCF"/>
    <w:rsid w:val="00740590"/>
    <w:rsid w:val="00755109"/>
    <w:rsid w:val="00760130"/>
    <w:rsid w:val="00767D9F"/>
    <w:rsid w:val="00775C6B"/>
    <w:rsid w:val="00777FE3"/>
    <w:rsid w:val="0078695D"/>
    <w:rsid w:val="00793E15"/>
    <w:rsid w:val="007950E2"/>
    <w:rsid w:val="007B4D94"/>
    <w:rsid w:val="007C24A1"/>
    <w:rsid w:val="007E3211"/>
    <w:rsid w:val="00801774"/>
    <w:rsid w:val="00823C06"/>
    <w:rsid w:val="00825A8F"/>
    <w:rsid w:val="00825E6E"/>
    <w:rsid w:val="008305AC"/>
    <w:rsid w:val="0083161E"/>
    <w:rsid w:val="00836AC0"/>
    <w:rsid w:val="008430F4"/>
    <w:rsid w:val="00852DB5"/>
    <w:rsid w:val="00860DD6"/>
    <w:rsid w:val="00861BF7"/>
    <w:rsid w:val="00870A5D"/>
    <w:rsid w:val="00871C27"/>
    <w:rsid w:val="008743AB"/>
    <w:rsid w:val="00885323"/>
    <w:rsid w:val="00894D21"/>
    <w:rsid w:val="008A0185"/>
    <w:rsid w:val="008A47D4"/>
    <w:rsid w:val="008B4C9D"/>
    <w:rsid w:val="008B6359"/>
    <w:rsid w:val="008C77FC"/>
    <w:rsid w:val="008D5621"/>
    <w:rsid w:val="008F7948"/>
    <w:rsid w:val="00951FD4"/>
    <w:rsid w:val="00960372"/>
    <w:rsid w:val="00990572"/>
    <w:rsid w:val="009C73E4"/>
    <w:rsid w:val="009D70D2"/>
    <w:rsid w:val="009D7858"/>
    <w:rsid w:val="009E01D3"/>
    <w:rsid w:val="009E0DB7"/>
    <w:rsid w:val="009F2E7C"/>
    <w:rsid w:val="009F47B4"/>
    <w:rsid w:val="009F50E5"/>
    <w:rsid w:val="00A1255D"/>
    <w:rsid w:val="00A156B9"/>
    <w:rsid w:val="00A3280A"/>
    <w:rsid w:val="00A5536C"/>
    <w:rsid w:val="00A5750D"/>
    <w:rsid w:val="00A74FC2"/>
    <w:rsid w:val="00AA2902"/>
    <w:rsid w:val="00AA6ABC"/>
    <w:rsid w:val="00AA7FE9"/>
    <w:rsid w:val="00AC4E2A"/>
    <w:rsid w:val="00AF554E"/>
    <w:rsid w:val="00AF5E66"/>
    <w:rsid w:val="00B272AC"/>
    <w:rsid w:val="00B27710"/>
    <w:rsid w:val="00B33147"/>
    <w:rsid w:val="00B7517D"/>
    <w:rsid w:val="00B804AF"/>
    <w:rsid w:val="00B81537"/>
    <w:rsid w:val="00B843C4"/>
    <w:rsid w:val="00B87BB7"/>
    <w:rsid w:val="00BB7E9A"/>
    <w:rsid w:val="00BC00A4"/>
    <w:rsid w:val="00BC6398"/>
    <w:rsid w:val="00BC6CDF"/>
    <w:rsid w:val="00BF708A"/>
    <w:rsid w:val="00C03C53"/>
    <w:rsid w:val="00C10FCC"/>
    <w:rsid w:val="00C13483"/>
    <w:rsid w:val="00C16765"/>
    <w:rsid w:val="00C17DED"/>
    <w:rsid w:val="00C22AC4"/>
    <w:rsid w:val="00C247DD"/>
    <w:rsid w:val="00C44866"/>
    <w:rsid w:val="00C4564A"/>
    <w:rsid w:val="00C4654A"/>
    <w:rsid w:val="00C4761D"/>
    <w:rsid w:val="00C55FD8"/>
    <w:rsid w:val="00C638B2"/>
    <w:rsid w:val="00C7308A"/>
    <w:rsid w:val="00CA6FE3"/>
    <w:rsid w:val="00CB122E"/>
    <w:rsid w:val="00CB1F71"/>
    <w:rsid w:val="00D03FEF"/>
    <w:rsid w:val="00D15FA0"/>
    <w:rsid w:val="00D27F2E"/>
    <w:rsid w:val="00D4568F"/>
    <w:rsid w:val="00D54045"/>
    <w:rsid w:val="00D62A67"/>
    <w:rsid w:val="00D648FF"/>
    <w:rsid w:val="00D64CB6"/>
    <w:rsid w:val="00D84DE2"/>
    <w:rsid w:val="00D857D7"/>
    <w:rsid w:val="00D87493"/>
    <w:rsid w:val="00DB5E03"/>
    <w:rsid w:val="00DC131D"/>
    <w:rsid w:val="00DC5FD2"/>
    <w:rsid w:val="00E01186"/>
    <w:rsid w:val="00E06272"/>
    <w:rsid w:val="00E115B4"/>
    <w:rsid w:val="00E31ED3"/>
    <w:rsid w:val="00E3243A"/>
    <w:rsid w:val="00E35DFD"/>
    <w:rsid w:val="00E57D58"/>
    <w:rsid w:val="00E611C0"/>
    <w:rsid w:val="00E825FF"/>
    <w:rsid w:val="00EA6931"/>
    <w:rsid w:val="00EB6E52"/>
    <w:rsid w:val="00EE44B0"/>
    <w:rsid w:val="00EE66DA"/>
    <w:rsid w:val="00F06D19"/>
    <w:rsid w:val="00F13339"/>
    <w:rsid w:val="00F17BD6"/>
    <w:rsid w:val="00F17E63"/>
    <w:rsid w:val="00F32A12"/>
    <w:rsid w:val="00F32BA5"/>
    <w:rsid w:val="00F3384E"/>
    <w:rsid w:val="00F40192"/>
    <w:rsid w:val="00F60836"/>
    <w:rsid w:val="00F7199D"/>
    <w:rsid w:val="00F81AD7"/>
    <w:rsid w:val="00FA05FC"/>
    <w:rsid w:val="00FB0914"/>
    <w:rsid w:val="00FC2A5D"/>
    <w:rsid w:val="00FC3564"/>
    <w:rsid w:val="00FC35AA"/>
    <w:rsid w:val="00FD02DF"/>
    <w:rsid w:val="00FD42F1"/>
    <w:rsid w:val="00FE3DBB"/>
    <w:rsid w:val="00FE54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5B75"/>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erarbeitung">
    <w:name w:val="Revision"/>
    <w:hidden/>
    <w:uiPriority w:val="99"/>
    <w:semiHidden/>
    <w:rsid w:val="00777FE3"/>
  </w:style>
  <w:style w:type="character" w:styleId="Kommentarzeichen">
    <w:name w:val="annotation reference"/>
    <w:basedOn w:val="Absatz-Standardschriftart"/>
    <w:uiPriority w:val="99"/>
    <w:semiHidden/>
    <w:unhideWhenUsed/>
    <w:rsid w:val="00777FE3"/>
    <w:rPr>
      <w:sz w:val="16"/>
      <w:szCs w:val="16"/>
    </w:rPr>
  </w:style>
  <w:style w:type="paragraph" w:styleId="Kommentartext">
    <w:name w:val="annotation text"/>
    <w:basedOn w:val="Standard"/>
    <w:link w:val="KommentartextZchn"/>
    <w:uiPriority w:val="99"/>
    <w:unhideWhenUsed/>
    <w:rsid w:val="00777FE3"/>
    <w:rPr>
      <w:sz w:val="20"/>
      <w:szCs w:val="20"/>
    </w:rPr>
  </w:style>
  <w:style w:type="character" w:customStyle="1" w:styleId="KommentartextZchn">
    <w:name w:val="Kommentartext Zchn"/>
    <w:basedOn w:val="Absatz-Standardschriftart"/>
    <w:link w:val="Kommentartext"/>
    <w:uiPriority w:val="99"/>
    <w:rsid w:val="00777FE3"/>
    <w:rPr>
      <w:sz w:val="20"/>
      <w:szCs w:val="20"/>
    </w:rPr>
  </w:style>
  <w:style w:type="paragraph" w:styleId="Kommentarthema">
    <w:name w:val="annotation subject"/>
    <w:basedOn w:val="Kommentartext"/>
    <w:next w:val="Kommentartext"/>
    <w:link w:val="KommentarthemaZchn"/>
    <w:uiPriority w:val="99"/>
    <w:semiHidden/>
    <w:unhideWhenUsed/>
    <w:rsid w:val="00777FE3"/>
    <w:rPr>
      <w:b/>
      <w:bCs/>
    </w:rPr>
  </w:style>
  <w:style w:type="character" w:customStyle="1" w:styleId="KommentarthemaZchn">
    <w:name w:val="Kommentarthema Zchn"/>
    <w:basedOn w:val="KommentartextZchn"/>
    <w:link w:val="Kommentarthema"/>
    <w:uiPriority w:val="99"/>
    <w:semiHidden/>
    <w:rsid w:val="00777F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367866">
      <w:bodyDiv w:val="1"/>
      <w:marLeft w:val="0"/>
      <w:marRight w:val="0"/>
      <w:marTop w:val="0"/>
      <w:marBottom w:val="0"/>
      <w:divBdr>
        <w:top w:val="none" w:sz="0" w:space="0" w:color="auto"/>
        <w:left w:val="none" w:sz="0" w:space="0" w:color="auto"/>
        <w:bottom w:val="none" w:sz="0" w:space="0" w:color="auto"/>
        <w:right w:val="none" w:sz="0" w:space="0" w:color="auto"/>
      </w:divBdr>
    </w:div>
    <w:div w:id="1489713424">
      <w:bodyDiv w:val="1"/>
      <w:marLeft w:val="0"/>
      <w:marRight w:val="0"/>
      <w:marTop w:val="0"/>
      <w:marBottom w:val="0"/>
      <w:divBdr>
        <w:top w:val="none" w:sz="0" w:space="0" w:color="auto"/>
        <w:left w:val="none" w:sz="0" w:space="0" w:color="auto"/>
        <w:bottom w:val="none" w:sz="0" w:space="0" w:color="auto"/>
        <w:right w:val="none" w:sz="0" w:space="0" w:color="auto"/>
      </w:divBdr>
    </w:div>
    <w:div w:id="1520000407">
      <w:bodyDiv w:val="1"/>
      <w:marLeft w:val="0"/>
      <w:marRight w:val="0"/>
      <w:marTop w:val="0"/>
      <w:marBottom w:val="0"/>
      <w:divBdr>
        <w:top w:val="none" w:sz="0" w:space="0" w:color="auto"/>
        <w:left w:val="none" w:sz="0" w:space="0" w:color="auto"/>
        <w:bottom w:val="none" w:sz="0" w:space="0" w:color="auto"/>
        <w:right w:val="none" w:sz="0" w:space="0" w:color="auto"/>
      </w:divBdr>
    </w:div>
    <w:div w:id="2024933468">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79539-4A13-4D3B-835E-29CA2A15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3557</Words>
  <Characters>22412</Characters>
  <Application>Microsoft Office Word</Application>
  <DocSecurity>0</DocSecurity>
  <Lines>186</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Eric Schulz</cp:lastModifiedBy>
  <cp:revision>24</cp:revision>
  <cp:lastPrinted>2025-09-07T20:53:00Z</cp:lastPrinted>
  <dcterms:created xsi:type="dcterms:W3CDTF">2025-08-10T02:56:00Z</dcterms:created>
  <dcterms:modified xsi:type="dcterms:W3CDTF">2025-10-01T20:04:00Z</dcterms:modified>
</cp:coreProperties>
</file>