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6-08-10T00:20:00Z" w16du:dateUtc="2026-08-10T07:20:00Z"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843"/>
        <w:gridCol w:w="767"/>
        <w:gridCol w:w="2352"/>
        <w:gridCol w:w="567"/>
        <w:gridCol w:w="567"/>
        <w:gridCol w:w="283"/>
        <w:gridCol w:w="142"/>
        <w:gridCol w:w="283"/>
        <w:gridCol w:w="142"/>
        <w:gridCol w:w="2121"/>
        <w:tblGridChange w:id="1">
          <w:tblGrid>
            <w:gridCol w:w="1843"/>
            <w:gridCol w:w="3119"/>
            <w:gridCol w:w="567"/>
            <w:gridCol w:w="567"/>
            <w:gridCol w:w="283"/>
            <w:gridCol w:w="142"/>
            <w:gridCol w:w="283"/>
            <w:gridCol w:w="142"/>
            <w:gridCol w:w="2121"/>
          </w:tblGrid>
        </w:tblGridChange>
      </w:tblGrid>
      <w:tr w:rsidR="002508C2" w:rsidRPr="00F52AAB" w14:paraId="5DF08F91" w14:textId="77777777" w:rsidTr="00BA5960">
        <w:trPr>
          <w:trHeight w:val="20"/>
          <w:trPrChange w:id="2" w:author="Sarah Bergmann" w:date="2026-08-10T00:20:00Z" w16du:dateUtc="2026-08-10T07:20:00Z">
            <w:trPr>
              <w:trHeight w:val="227"/>
            </w:trPr>
          </w:trPrChange>
        </w:trPr>
        <w:tc>
          <w:tcPr>
            <w:tcW w:w="9067" w:type="dxa"/>
            <w:gridSpan w:val="10"/>
            <w:tcPrChange w:id="3" w:author="Sarah Bergmann" w:date="2026-08-10T00:20:00Z" w16du:dateUtc="2026-08-10T07:20:00Z">
              <w:tcPr>
                <w:tcW w:w="9067" w:type="dxa"/>
                <w:gridSpan w:val="9"/>
              </w:tcPr>
            </w:tcPrChange>
          </w:tcPr>
          <w:p w14:paraId="11DD220E" w14:textId="5B4CA02A" w:rsidR="002508C2" w:rsidRPr="00F52AAB" w:rsidRDefault="00011BB5">
            <w:pPr>
              <w:jc w:val="center"/>
              <w:rPr>
                <w:rFonts w:ascii="Georgia" w:hAnsi="Georgia"/>
              </w:rPr>
              <w:pPrChange w:id="4" w:author="Sarah Bergmann" w:date="2026-08-10T00:20:00Z" w16du:dateUtc="2026-08-10T07:20:00Z">
                <w:pPr>
                  <w:spacing w:line="276" w:lineRule="auto"/>
                  <w:jc w:val="center"/>
                </w:pPr>
              </w:pPrChange>
            </w:pPr>
            <w:r w:rsidRPr="00F52AAB">
              <w:rPr>
                <w:rFonts w:ascii="Georgia" w:hAnsi="Georgia"/>
                <w:b/>
                <w:smallCaps/>
                <w:sz w:val="48"/>
                <w:szCs w:val="32"/>
              </w:rPr>
              <w:t xml:space="preserve">Jonathan </w:t>
            </w:r>
            <w:r w:rsidR="00877B2E" w:rsidRPr="00F52AAB">
              <w:rPr>
                <w:rFonts w:ascii="Georgia" w:hAnsi="Georgia"/>
                <w:b/>
                <w:smallCaps/>
                <w:sz w:val="48"/>
                <w:szCs w:val="32"/>
              </w:rPr>
              <w:t>Smodi</w:t>
            </w:r>
            <w:commentRangeStart w:id="5"/>
            <w:r w:rsidR="00877B2E" w:rsidRPr="00F52AAB">
              <w:rPr>
                <w:rFonts w:ascii="Georgia" w:hAnsi="Georgia"/>
                <w:b/>
                <w:smallCaps/>
                <w:sz w:val="48"/>
                <w:szCs w:val="32"/>
              </w:rPr>
              <w:t>s</w:t>
            </w:r>
            <w:commentRangeEnd w:id="5"/>
            <w:r w:rsidR="00BA5960" w:rsidRPr="00F52AAB">
              <w:rPr>
                <w:rStyle w:val="Kommentarzeichen"/>
                <w:rFonts w:ascii="Georgia" w:hAnsi="Georgia"/>
                <w:sz w:val="44"/>
                <w:szCs w:val="64"/>
              </w:rPr>
              <w:commentReference w:id="5"/>
            </w:r>
            <w:r w:rsidR="008050E4" w:rsidRPr="00F52AAB">
              <w:rPr>
                <w:rFonts w:ascii="Georgia" w:hAnsi="Georgia"/>
                <w:sz w:val="44"/>
                <w:szCs w:val="64"/>
              </w:rPr>
              <w:br/>
            </w:r>
            <w:r w:rsidRPr="00F52AAB">
              <w:rPr>
                <w:rFonts w:ascii="Georgia" w:hAnsi="Georgia"/>
                <w:sz w:val="20"/>
              </w:rPr>
              <w:t>Brunnenallee 119</w:t>
            </w:r>
            <w:r w:rsidR="00853438" w:rsidRPr="00F52AAB">
              <w:rPr>
                <w:rFonts w:ascii="Georgia" w:hAnsi="Georgia"/>
                <w:sz w:val="20"/>
              </w:rPr>
              <w:t xml:space="preserve">, </w:t>
            </w:r>
            <w:r w:rsidRPr="00F52AAB">
              <w:rPr>
                <w:rFonts w:ascii="Georgia" w:hAnsi="Georgia"/>
                <w:sz w:val="20"/>
              </w:rPr>
              <w:t>50226 Frechen</w:t>
            </w:r>
          </w:p>
          <w:p w14:paraId="722A5AF6" w14:textId="7E13A0F5" w:rsidR="008050E4" w:rsidRPr="00F52AAB" w:rsidRDefault="002B2091">
            <w:pPr>
              <w:jc w:val="center"/>
              <w:rPr>
                <w:rFonts w:ascii="Georgia" w:hAnsi="Georgia"/>
                <w:lang w:val="de-AT"/>
              </w:rPr>
              <w:pPrChange w:id="6" w:author="Sarah Bergmann" w:date="2026-08-10T00:20:00Z" w16du:dateUtc="2026-08-10T07:20:00Z">
                <w:pPr>
                  <w:spacing w:line="276" w:lineRule="auto"/>
                  <w:jc w:val="center"/>
                </w:pPr>
              </w:pPrChange>
            </w:pPr>
            <w:r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011BB5"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>151</w:t>
            </w:r>
            <w:r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011BB5"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>726</w:t>
            </w:r>
            <w:r w:rsidR="004D227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5 </w:t>
            </w:r>
            <w:r w:rsidR="00011BB5"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>7458</w:t>
            </w:r>
            <w:r w:rsidR="00AB016A"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011BB5"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>jonathansmodis@gmail.com</w:t>
            </w:r>
            <w:r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ins w:id="7" w:author="Sarah Bergmann" w:date="2026-08-10T00:20:00Z" w16du:dateUtc="2026-08-10T07:20:00Z">
              <w:r w:rsidR="00BA5960">
                <w:rPr>
                  <w:rFonts w:ascii="Georgia" w:hAnsi="Georgia" w:cs="Georgia"/>
                  <w:color w:val="000000"/>
                  <w:sz w:val="20"/>
                  <w:lang w:val="de-AT"/>
                </w:rPr>
                <w:t xml:space="preserve">geb. am </w:t>
              </w:r>
            </w:ins>
            <w:r w:rsidR="00011BB5" w:rsidRPr="00F52AAB">
              <w:rPr>
                <w:rFonts w:ascii="Georgia" w:hAnsi="Georgia" w:cs="Georgia"/>
                <w:color w:val="000000"/>
                <w:sz w:val="20"/>
                <w:lang w:val="de-AT"/>
              </w:rPr>
              <w:t>19.09.2005 in Köln</w:t>
            </w:r>
          </w:p>
        </w:tc>
      </w:tr>
      <w:tr w:rsidR="002508C2" w:rsidRPr="00F52AAB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4BCA0297" w:rsidR="002508C2" w:rsidRPr="00F52AAB" w:rsidRDefault="00F87A4F" w:rsidP="00BA5960">
            <w:pPr>
              <w:jc w:val="center"/>
              <w:rPr>
                <w:rFonts w:ascii="Georgia" w:hAnsi="Georgia"/>
                <w:sz w:val="28"/>
              </w:rPr>
            </w:pPr>
            <w:r w:rsidRPr="00F52AAB">
              <w:rPr>
                <w:rFonts w:ascii="Georgia" w:hAnsi="Georgia"/>
                <w:b/>
                <w:smallCaps/>
                <w:sz w:val="28"/>
                <w:szCs w:val="32"/>
              </w:rPr>
              <w:t>Ausbildung</w:t>
            </w:r>
            <w:r w:rsidR="006E2C9C" w:rsidRPr="00F52AAB">
              <w:rPr>
                <w:rFonts w:ascii="Georgia" w:hAnsi="Georgia"/>
                <w:b/>
                <w:smallCaps/>
                <w:sz w:val="28"/>
                <w:szCs w:val="32"/>
              </w:rPr>
              <w:t xml:space="preserve"> &amp; Studium</w:t>
            </w:r>
          </w:p>
        </w:tc>
      </w:tr>
      <w:tr w:rsidR="00D1492F" w:rsidRPr="00F52AAB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45E5100F" w:rsidR="00D1492F" w:rsidRPr="00F52AAB" w:rsidRDefault="00F244CF" w:rsidP="00BA5960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F52AAB">
              <w:rPr>
                <w:rFonts w:ascii="Georgia" w:hAnsi="Georgia"/>
                <w:b/>
                <w:smallCaps/>
                <w:sz w:val="23"/>
                <w:szCs w:val="23"/>
              </w:rPr>
              <w:t>Universität zu Köln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E326302" w:rsidR="00D1492F" w:rsidRPr="00F52AAB" w:rsidRDefault="00F244CF" w:rsidP="00BA5960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52AAB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D1492F" w:rsidRPr="00F52AAB" w14:paraId="61E5D482" w14:textId="77777777" w:rsidTr="002E16CC">
        <w:tc>
          <w:tcPr>
            <w:tcW w:w="5529" w:type="dxa"/>
            <w:gridSpan w:val="4"/>
          </w:tcPr>
          <w:p w14:paraId="11CB9A0F" w14:textId="305A3136" w:rsidR="00D1492F" w:rsidRPr="00F52AAB" w:rsidRDefault="00D1492F" w:rsidP="00BA5960">
            <w:pPr>
              <w:rPr>
                <w:rFonts w:ascii="Georgia" w:hAnsi="Georgia"/>
                <w:sz w:val="18"/>
              </w:rPr>
            </w:pPr>
            <w:r w:rsidRPr="00F52AAB">
              <w:rPr>
                <w:rFonts w:ascii="Georgia" w:hAnsi="Georgia"/>
                <w:sz w:val="18"/>
              </w:rPr>
              <w:t xml:space="preserve">B.Sc. in </w:t>
            </w:r>
            <w:r w:rsidR="00F244CF" w:rsidRPr="00F52AAB">
              <w:rPr>
                <w:rFonts w:ascii="Georgia" w:hAnsi="Georgia"/>
                <w:sz w:val="18"/>
              </w:rPr>
              <w:t>Volkswirtschaftslehre</w:t>
            </w:r>
            <w:r w:rsidR="00B17D95" w:rsidRPr="00F52AAB">
              <w:rPr>
                <w:rFonts w:ascii="Georgia" w:hAnsi="Georgia"/>
                <w:sz w:val="18"/>
              </w:rPr>
              <w:t xml:space="preserve"> (</w:t>
            </w:r>
            <w:r w:rsidR="00426D7E" w:rsidRPr="00F52AAB">
              <w:rPr>
                <w:rFonts w:ascii="Georgia" w:hAnsi="Georgia"/>
                <w:sz w:val="18"/>
              </w:rPr>
              <w:t xml:space="preserve">aktueller </w:t>
            </w:r>
            <w:r w:rsidR="00F87A4F" w:rsidRPr="00F52AAB">
              <w:rPr>
                <w:rFonts w:ascii="Georgia" w:hAnsi="Georgia"/>
                <w:sz w:val="18"/>
              </w:rPr>
              <w:t>Notendurchs</w:t>
            </w:r>
            <w:r w:rsidR="00B17D95" w:rsidRPr="00F52AAB">
              <w:rPr>
                <w:rFonts w:ascii="Georgia" w:hAnsi="Georgia"/>
                <w:sz w:val="18"/>
              </w:rPr>
              <w:t xml:space="preserve">chnitt: </w:t>
            </w:r>
            <w:r w:rsidR="00F244CF" w:rsidRPr="00F52AAB">
              <w:rPr>
                <w:rFonts w:ascii="Georgia" w:hAnsi="Georgia"/>
                <w:sz w:val="18"/>
              </w:rPr>
              <w:t>2,3</w:t>
            </w:r>
            <w:r w:rsidR="00B17D95" w:rsidRPr="00F52AAB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38" w:type="dxa"/>
            <w:gridSpan w:val="6"/>
          </w:tcPr>
          <w:p w14:paraId="419A9228" w14:textId="528DCA86" w:rsidR="00D1492F" w:rsidRPr="00F52AAB" w:rsidRDefault="00F244CF" w:rsidP="00BA5960">
            <w:pPr>
              <w:jc w:val="right"/>
              <w:rPr>
                <w:rFonts w:ascii="Georgia" w:hAnsi="Georgia"/>
                <w:sz w:val="18"/>
              </w:rPr>
            </w:pPr>
            <w:r w:rsidRPr="00F52AAB">
              <w:rPr>
                <w:rFonts w:ascii="Georgia" w:hAnsi="Georgia"/>
                <w:sz w:val="18"/>
              </w:rPr>
              <w:t>10</w:t>
            </w:r>
            <w:r w:rsidR="00D1492F" w:rsidRPr="00F52AAB">
              <w:rPr>
                <w:rFonts w:ascii="Georgia" w:hAnsi="Georgia"/>
                <w:sz w:val="18"/>
              </w:rPr>
              <w:t>/20</w:t>
            </w:r>
            <w:r w:rsidRPr="00F52AAB">
              <w:rPr>
                <w:rFonts w:ascii="Georgia" w:hAnsi="Georgia"/>
                <w:sz w:val="18"/>
              </w:rPr>
              <w:t>25</w:t>
            </w:r>
            <w:r w:rsidR="00D1492F" w:rsidRPr="00F52AAB">
              <w:rPr>
                <w:rFonts w:ascii="Georgia" w:hAnsi="Georgia"/>
                <w:sz w:val="18"/>
              </w:rPr>
              <w:t xml:space="preserve"> –</w:t>
            </w:r>
            <w:r w:rsidR="00B17D95" w:rsidRPr="00F52AAB">
              <w:rPr>
                <w:rFonts w:ascii="Georgia" w:hAnsi="Georgia"/>
                <w:sz w:val="18"/>
              </w:rPr>
              <w:t xml:space="preserve"> </w:t>
            </w:r>
            <w:r w:rsidR="00D5280E" w:rsidRPr="00F52AAB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3D5C46" w14:paraId="7EABE9F1" w14:textId="77777777" w:rsidTr="00D5280E">
        <w:tc>
          <w:tcPr>
            <w:tcW w:w="9067" w:type="dxa"/>
            <w:gridSpan w:val="10"/>
          </w:tcPr>
          <w:p w14:paraId="015CC027" w14:textId="19926A48" w:rsidR="00B17D95" w:rsidRPr="00F52AAB" w:rsidRDefault="00877B2E" w:rsidP="00BA596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Studien</w:t>
            </w:r>
            <w:r w:rsidR="00F87A4F"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richtung</w:t>
            </w:r>
            <w:r w:rsidR="00B17D95"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: </w:t>
            </w:r>
            <w:r w:rsidR="005743D5"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Betriebswirtschaftslehre</w:t>
            </w:r>
          </w:p>
          <w:p w14:paraId="42CAA107" w14:textId="77777777" w:rsidR="00BA5960" w:rsidRDefault="00F87A4F" w:rsidP="00BA5960">
            <w:pPr>
              <w:pStyle w:val="Listenabsatz"/>
              <w:numPr>
                <w:ilvl w:val="0"/>
                <w:numId w:val="2"/>
              </w:numPr>
              <w:rPr>
                <w:ins w:id="8" w:author="Sarah Bergmann" w:date="2026-08-10T00:20:00Z" w16du:dateUtc="2026-08-10T07:20:00Z"/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Teilnahme an Fachworkshops des Investment Strategy Club, u. a. mit KPMG (Financial Due </w:t>
            </w:r>
          </w:p>
          <w:p w14:paraId="7A71E6B0" w14:textId="7940B773" w:rsidR="00426D7E" w:rsidRPr="00F52AAB" w:rsidRDefault="00F87A4F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pPrChange w:id="9" w:author="Sarah Bergmann" w:date="2026-08-10T00:20:00Z" w16du:dateUtc="2026-08-10T07:20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r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Diligence) und Carlsquare (M&amp;A)</w:t>
            </w:r>
          </w:p>
        </w:tc>
      </w:tr>
      <w:tr w:rsidR="00D5280E" w:rsidRPr="00F52AAB" w14:paraId="013361E1" w14:textId="77777777" w:rsidTr="00D5280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529524B3" w:rsidR="00D1492F" w:rsidRPr="00F52AAB" w:rsidRDefault="003E752A" w:rsidP="00BA5960">
            <w:pPr>
              <w:rPr>
                <w:rFonts w:ascii="Georgia" w:hAnsi="Georgia"/>
                <w:sz w:val="23"/>
                <w:szCs w:val="23"/>
              </w:rPr>
            </w:pPr>
            <w:r w:rsidRPr="00F52AAB">
              <w:rPr>
                <w:rFonts w:ascii="Georgia" w:hAnsi="Georgia"/>
                <w:b/>
                <w:smallCaps/>
                <w:sz w:val="23"/>
                <w:szCs w:val="23"/>
              </w:rPr>
              <w:t>Alfred-Müller-Armack-Berufskolleg</w:t>
            </w:r>
          </w:p>
        </w:tc>
        <w:tc>
          <w:tcPr>
            <w:tcW w:w="2121" w:type="dxa"/>
            <w:vAlign w:val="bottom"/>
          </w:tcPr>
          <w:p w14:paraId="63D86F51" w14:textId="6B6B67A6" w:rsidR="00D1492F" w:rsidRPr="00F52AAB" w:rsidRDefault="003E752A" w:rsidP="00BA5960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F52AAB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D5280E" w:rsidRPr="00F52AAB" w14:paraId="62632213" w14:textId="77777777" w:rsidTr="00EF74B1">
        <w:tc>
          <w:tcPr>
            <w:tcW w:w="6804" w:type="dxa"/>
            <w:gridSpan w:val="8"/>
          </w:tcPr>
          <w:p w14:paraId="5F71027E" w14:textId="74DF8801" w:rsidR="00D1492F" w:rsidRPr="00F52AAB" w:rsidRDefault="003E752A" w:rsidP="00BA5960">
            <w:pPr>
              <w:rPr>
                <w:rFonts w:ascii="Georgia" w:hAnsi="Georgia"/>
                <w:sz w:val="18"/>
                <w:lang w:val="de-AT"/>
              </w:rPr>
            </w:pPr>
            <w:r w:rsidRPr="00F52AAB">
              <w:rPr>
                <w:rFonts w:ascii="Georgia" w:hAnsi="Georgia"/>
                <w:sz w:val="18"/>
                <w:lang w:val="de-AT"/>
              </w:rPr>
              <w:t>Ausbildung zum Bankkaufmann (</w:t>
            </w:r>
            <w:r w:rsidR="005743D5" w:rsidRPr="00F52AAB">
              <w:rPr>
                <w:rFonts w:ascii="Georgia" w:hAnsi="Georgia"/>
                <w:sz w:val="18"/>
                <w:lang w:val="de-AT"/>
              </w:rPr>
              <w:t>1.</w:t>
            </w:r>
            <w:r w:rsidRPr="00F52AAB">
              <w:rPr>
                <w:rFonts w:ascii="Georgia" w:hAnsi="Georgia"/>
                <w:sz w:val="18"/>
                <w:lang w:val="de-AT"/>
              </w:rPr>
              <w:t xml:space="preserve"> </w:t>
            </w:r>
            <w:r w:rsidR="00F87A4F" w:rsidRPr="00F52AAB">
              <w:rPr>
                <w:rFonts w:ascii="Georgia" w:hAnsi="Georgia"/>
                <w:sz w:val="18"/>
                <w:lang w:val="de-AT"/>
              </w:rPr>
              <w:t>Ausbildungsjahr</w:t>
            </w:r>
            <w:r w:rsidRPr="00F52AAB">
              <w:rPr>
                <w:rFonts w:ascii="Georgia" w:hAnsi="Georgia"/>
                <w:sz w:val="18"/>
                <w:lang w:val="de-AT"/>
              </w:rPr>
              <w:t xml:space="preserve">: 1,2 </w:t>
            </w:r>
            <w:r w:rsidR="00F87A4F" w:rsidRPr="00F52AAB">
              <w:rPr>
                <w:rFonts w:ascii="Georgia" w:hAnsi="Georgia"/>
                <w:sz w:val="18"/>
                <w:lang w:val="de-AT"/>
              </w:rPr>
              <w:t>|</w:t>
            </w:r>
            <w:r w:rsidRPr="00F52AAB">
              <w:rPr>
                <w:rFonts w:ascii="Georgia" w:hAnsi="Georgia"/>
                <w:sz w:val="18"/>
                <w:lang w:val="de-AT"/>
              </w:rPr>
              <w:t xml:space="preserve"> </w:t>
            </w:r>
            <w:r w:rsidR="00F87A4F" w:rsidRPr="00F52AAB">
              <w:rPr>
                <w:rFonts w:ascii="Georgia" w:hAnsi="Georgia"/>
                <w:sz w:val="18"/>
                <w:lang w:val="de-AT"/>
              </w:rPr>
              <w:t>2</w:t>
            </w:r>
            <w:r w:rsidR="005743D5" w:rsidRPr="00F52AAB">
              <w:rPr>
                <w:rFonts w:ascii="Georgia" w:hAnsi="Georgia"/>
                <w:sz w:val="18"/>
                <w:lang w:val="de-AT"/>
              </w:rPr>
              <w:t>.</w:t>
            </w:r>
            <w:r w:rsidRPr="00F52AAB">
              <w:rPr>
                <w:rFonts w:ascii="Georgia" w:hAnsi="Georgia"/>
                <w:sz w:val="18"/>
                <w:lang w:val="de-AT"/>
              </w:rPr>
              <w:t xml:space="preserve"> </w:t>
            </w:r>
            <w:r w:rsidR="00F87A4F" w:rsidRPr="00F52AAB">
              <w:rPr>
                <w:rFonts w:ascii="Georgia" w:hAnsi="Georgia"/>
                <w:sz w:val="18"/>
                <w:lang w:val="de-AT"/>
              </w:rPr>
              <w:t>Ausbildungsj</w:t>
            </w:r>
            <w:r w:rsidRPr="00F52AAB">
              <w:rPr>
                <w:rFonts w:ascii="Georgia" w:hAnsi="Georgia"/>
                <w:sz w:val="18"/>
                <w:lang w:val="de-AT"/>
              </w:rPr>
              <w:t>ahr: 1,5)</w:t>
            </w:r>
          </w:p>
        </w:tc>
        <w:tc>
          <w:tcPr>
            <w:tcW w:w="2263" w:type="dxa"/>
            <w:gridSpan w:val="2"/>
          </w:tcPr>
          <w:p w14:paraId="51FC9814" w14:textId="27F424CE" w:rsidR="00D1492F" w:rsidRPr="00F52AAB" w:rsidRDefault="003E752A" w:rsidP="00BA5960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F52AAB">
              <w:rPr>
                <w:rFonts w:ascii="Georgia" w:hAnsi="Georgia"/>
                <w:sz w:val="18"/>
              </w:rPr>
              <w:t>08/2023 – 06/2025</w:t>
            </w:r>
          </w:p>
        </w:tc>
      </w:tr>
      <w:tr w:rsidR="00D5280E" w:rsidRPr="00F52AAB" w14:paraId="4D68BFE7" w14:textId="77777777" w:rsidTr="00D5280E">
        <w:tc>
          <w:tcPr>
            <w:tcW w:w="9067" w:type="dxa"/>
            <w:gridSpan w:val="10"/>
          </w:tcPr>
          <w:p w14:paraId="62CC74D1" w14:textId="77777777" w:rsidR="00BA5960" w:rsidRDefault="00EF74B1" w:rsidP="00BA5960">
            <w:pPr>
              <w:pStyle w:val="Listenabsatz"/>
              <w:numPr>
                <w:ilvl w:val="0"/>
                <w:numId w:val="2"/>
              </w:numPr>
              <w:rPr>
                <w:ins w:id="10" w:author="Sarah Bergmann" w:date="2026-08-10T00:20:00Z" w16du:dateUtc="2026-08-10T07:20:00Z"/>
                <w:rFonts w:ascii="Georgia" w:hAnsi="Georgia"/>
                <w:i/>
                <w:iCs/>
                <w:sz w:val="18"/>
                <w:lang w:val="de-AT"/>
              </w:rPr>
            </w:pPr>
            <w:r w:rsidRPr="00F52AAB">
              <w:rPr>
                <w:rFonts w:ascii="Georgia" w:hAnsi="Georgia"/>
                <w:i/>
                <w:iCs/>
                <w:sz w:val="18"/>
                <w:lang w:val="de-AT"/>
              </w:rPr>
              <w:t xml:space="preserve">Vertiefung der Fachkenntnisse in Rechnungswesen, Kreditanalyse und Bilanzierung durch </w:t>
            </w:r>
          </w:p>
          <w:p w14:paraId="36919DEF" w14:textId="2130A8E7" w:rsidR="00EF74B1" w:rsidRPr="003D5C46" w:rsidRDefault="00EF74B1">
            <w:pPr>
              <w:pStyle w:val="Listenabsatz"/>
              <w:rPr>
                <w:rFonts w:ascii="Georgia" w:hAnsi="Georgia"/>
                <w:i/>
                <w:iCs/>
                <w:sz w:val="18"/>
                <w:lang w:val="en-GB"/>
                <w:rPrChange w:id="11" w:author="Jonathan Matthäus Smodis" w:date="2026-08-10T17:53:00Z" w16du:dateUtc="2026-08-10T15:53:00Z">
                  <w:rPr>
                    <w:rFonts w:ascii="Georgia" w:hAnsi="Georgia"/>
                    <w:i/>
                    <w:iCs/>
                    <w:sz w:val="18"/>
                    <w:lang w:val="de-AT"/>
                  </w:rPr>
                </w:rPrChange>
              </w:rPr>
              <w:pPrChange w:id="12" w:author="Sarah Bergmann" w:date="2026-08-10T00:20:00Z" w16du:dateUtc="2026-08-10T07:20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r w:rsidRPr="003D5C46">
              <w:rPr>
                <w:rFonts w:ascii="Georgia" w:hAnsi="Georgia"/>
                <w:i/>
                <w:iCs/>
                <w:sz w:val="18"/>
                <w:lang w:val="en-GB"/>
                <w:rPrChange w:id="13" w:author="Jonathan Matthäus Smodis" w:date="2026-08-10T17:53:00Z" w16du:dateUtc="2026-08-10T15:53:00Z">
                  <w:rPr>
                    <w:rFonts w:ascii="Georgia" w:hAnsi="Georgia"/>
                    <w:i/>
                    <w:iCs/>
                    <w:sz w:val="18"/>
                    <w:lang w:val="de-AT"/>
                  </w:rPr>
                </w:rPrChange>
              </w:rPr>
              <w:t>Seminare der Frankfurt School of Finance &amp; Management</w:t>
            </w:r>
          </w:p>
          <w:p w14:paraId="54BF63E9" w14:textId="68DE633A" w:rsidR="00877B2E" w:rsidRPr="00F52AAB" w:rsidRDefault="003E752A" w:rsidP="00BA5960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F52AAB">
              <w:rPr>
                <w:rFonts w:ascii="Georgia" w:hAnsi="Georgia"/>
                <w:i/>
                <w:iCs/>
                <w:sz w:val="18"/>
              </w:rPr>
              <w:t>Klassensprecher im zweiten Ausbildungsjahr</w:t>
            </w:r>
          </w:p>
        </w:tc>
      </w:tr>
      <w:tr w:rsidR="00995601" w:rsidRPr="00F52AAB" w14:paraId="12FD139A" w14:textId="77777777" w:rsidTr="00517E01">
        <w:trPr>
          <w:trHeight w:val="340"/>
        </w:trPr>
        <w:tc>
          <w:tcPr>
            <w:tcW w:w="4962" w:type="dxa"/>
            <w:gridSpan w:val="3"/>
            <w:vAlign w:val="bottom"/>
          </w:tcPr>
          <w:p w14:paraId="63ABFC95" w14:textId="51EFC2D5" w:rsidR="00995601" w:rsidRPr="00F52AAB" w:rsidRDefault="00995601" w:rsidP="00BA5960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F52AAB">
              <w:rPr>
                <w:rFonts w:ascii="Georgia" w:hAnsi="Georgia"/>
                <w:b/>
                <w:smallCaps/>
                <w:sz w:val="23"/>
                <w:szCs w:val="23"/>
              </w:rPr>
              <w:t xml:space="preserve">Channel School </w:t>
            </w:r>
            <w:ins w:id="14" w:author="Sarah Bergmann" w:date="2026-08-10T00:24:00Z" w16du:dateUtc="2026-08-10T07:24:00Z">
              <w:r w:rsidR="0099687F">
                <w:rPr>
                  <w:rFonts w:ascii="Georgia" w:hAnsi="Georgia"/>
                  <w:b/>
                  <w:smallCaps/>
                  <w:sz w:val="23"/>
                  <w:szCs w:val="23"/>
                </w:rPr>
                <w:t>o</w:t>
              </w:r>
            </w:ins>
            <w:del w:id="15" w:author="Sarah Bergmann" w:date="2026-08-10T00:24:00Z" w16du:dateUtc="2026-08-10T07:24:00Z">
              <w:r w:rsidR="00323942" w:rsidRPr="00F52AAB" w:rsidDel="0099687F">
                <w:rPr>
                  <w:rFonts w:ascii="Georgia" w:hAnsi="Georgia"/>
                  <w:b/>
                  <w:smallCaps/>
                  <w:sz w:val="23"/>
                  <w:szCs w:val="23"/>
                </w:rPr>
                <w:delText>O</w:delText>
              </w:r>
            </w:del>
            <w:r w:rsidRPr="00F52AAB">
              <w:rPr>
                <w:rFonts w:ascii="Georgia" w:hAnsi="Georgia"/>
                <w:b/>
                <w:smallCaps/>
                <w:sz w:val="23"/>
                <w:szCs w:val="23"/>
              </w:rPr>
              <w:t xml:space="preserve">f English </w:t>
            </w:r>
          </w:p>
        </w:tc>
        <w:tc>
          <w:tcPr>
            <w:tcW w:w="4105" w:type="dxa"/>
            <w:gridSpan w:val="7"/>
            <w:vAlign w:val="bottom"/>
          </w:tcPr>
          <w:p w14:paraId="67B48271" w14:textId="2B547F7F" w:rsidR="00995601" w:rsidRPr="00F52AAB" w:rsidRDefault="00995601" w:rsidP="00BA5960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F52AAB">
              <w:rPr>
                <w:rFonts w:ascii="Georgia" w:hAnsi="Georgia"/>
                <w:i/>
                <w:smallCaps/>
                <w:sz w:val="23"/>
                <w:szCs w:val="23"/>
              </w:rPr>
              <w:t>Ilfracombe, Vereinigtes Königsreich</w:t>
            </w:r>
          </w:p>
        </w:tc>
      </w:tr>
      <w:tr w:rsidR="00D5280E" w:rsidRPr="00F52AAB" w14:paraId="2BC35A38" w14:textId="77777777" w:rsidTr="00EF74B1">
        <w:tc>
          <w:tcPr>
            <w:tcW w:w="6804" w:type="dxa"/>
            <w:gridSpan w:val="8"/>
          </w:tcPr>
          <w:p w14:paraId="2B55BC21" w14:textId="246986B0" w:rsidR="006546FD" w:rsidRPr="00F52AAB" w:rsidRDefault="00172F92" w:rsidP="00BA5960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F52AAB">
              <w:rPr>
                <w:rFonts w:ascii="Georgia" w:hAnsi="Georgia"/>
                <w:sz w:val="18"/>
                <w:lang w:val="de-AT"/>
              </w:rPr>
              <w:t>Zweiwöchiger Englisch-Intensivkurs, erfolgreich abgeschlossen auf B2-Niveau (Upper Intermediate)</w:t>
            </w:r>
          </w:p>
        </w:tc>
        <w:tc>
          <w:tcPr>
            <w:tcW w:w="2263" w:type="dxa"/>
            <w:gridSpan w:val="2"/>
          </w:tcPr>
          <w:p w14:paraId="61A9021F" w14:textId="64B34527" w:rsidR="006546FD" w:rsidRPr="00F52AAB" w:rsidRDefault="006546FD" w:rsidP="00BA5960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52AAB">
              <w:rPr>
                <w:rFonts w:ascii="Georgia" w:hAnsi="Georgia"/>
                <w:sz w:val="18"/>
              </w:rPr>
              <w:t>04/2017 – 05/2017</w:t>
            </w:r>
          </w:p>
        </w:tc>
      </w:tr>
      <w:tr w:rsidR="00D5280E" w:rsidRPr="00F52AAB" w14:paraId="1C51E2FF" w14:textId="77777777" w:rsidTr="00EF74B1">
        <w:trPr>
          <w:trHeight w:val="340"/>
        </w:trPr>
        <w:tc>
          <w:tcPr>
            <w:tcW w:w="6804" w:type="dxa"/>
            <w:gridSpan w:val="8"/>
            <w:vAlign w:val="bottom"/>
          </w:tcPr>
          <w:p w14:paraId="4BAC65D2" w14:textId="604E6C0E" w:rsidR="00665BF3" w:rsidRPr="00F52AAB" w:rsidRDefault="00F244CF" w:rsidP="00BA5960">
            <w:pPr>
              <w:rPr>
                <w:rFonts w:ascii="Georgia" w:hAnsi="Georgia"/>
                <w:sz w:val="18"/>
                <w:lang w:val="en-US"/>
              </w:rPr>
            </w:pPr>
            <w:r w:rsidRPr="00F52AAB">
              <w:rPr>
                <w:rFonts w:ascii="Georgia" w:hAnsi="Georgia"/>
                <w:b/>
                <w:smallCaps/>
                <w:sz w:val="23"/>
                <w:szCs w:val="23"/>
              </w:rPr>
              <w:t>Abtei-Gymnasium Brauweiler</w:t>
            </w:r>
          </w:p>
        </w:tc>
        <w:tc>
          <w:tcPr>
            <w:tcW w:w="2263" w:type="dxa"/>
            <w:gridSpan w:val="2"/>
            <w:vAlign w:val="bottom"/>
          </w:tcPr>
          <w:p w14:paraId="2FCB10D7" w14:textId="401A3D93" w:rsidR="00665BF3" w:rsidRPr="00F52AAB" w:rsidRDefault="00F244CF" w:rsidP="00BA5960">
            <w:pPr>
              <w:jc w:val="right"/>
              <w:rPr>
                <w:rFonts w:ascii="Georgia" w:hAnsi="Georgia"/>
                <w:sz w:val="18"/>
              </w:rPr>
            </w:pPr>
            <w:r w:rsidRPr="00F52AAB">
              <w:rPr>
                <w:rFonts w:ascii="Georgia" w:hAnsi="Georgia"/>
                <w:i/>
                <w:smallCaps/>
                <w:sz w:val="23"/>
                <w:szCs w:val="23"/>
              </w:rPr>
              <w:t>Pulheim</w:t>
            </w:r>
          </w:p>
        </w:tc>
      </w:tr>
      <w:tr w:rsidR="0091331D" w:rsidRPr="00F52AAB" w14:paraId="312B82BC" w14:textId="77777777" w:rsidTr="00EF74B1">
        <w:tc>
          <w:tcPr>
            <w:tcW w:w="6804" w:type="dxa"/>
            <w:gridSpan w:val="8"/>
          </w:tcPr>
          <w:p w14:paraId="1CEE182B" w14:textId="1B6DCCCC" w:rsidR="0091331D" w:rsidRPr="00F52AAB" w:rsidRDefault="0091331D" w:rsidP="00BA5960">
            <w:pPr>
              <w:rPr>
                <w:rFonts w:ascii="Georgia" w:hAnsi="Georgia"/>
                <w:sz w:val="18"/>
                <w:lang w:val="de-AT"/>
              </w:rPr>
            </w:pPr>
            <w:r w:rsidRPr="00F52AAB">
              <w:rPr>
                <w:rFonts w:ascii="Georgia" w:hAnsi="Georgia"/>
                <w:sz w:val="18"/>
                <w:lang w:val="de-AT"/>
              </w:rPr>
              <w:t xml:space="preserve">Allgemeine Hochschulreife (Note: </w:t>
            </w:r>
            <w:r w:rsidR="00F244CF" w:rsidRPr="00F52AAB">
              <w:rPr>
                <w:rFonts w:ascii="Georgia" w:hAnsi="Georgia"/>
                <w:sz w:val="18"/>
                <w:lang w:val="de-AT"/>
              </w:rPr>
              <w:t>2,4</w:t>
            </w:r>
            <w:r w:rsidRPr="00F52AAB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2263" w:type="dxa"/>
            <w:gridSpan w:val="2"/>
          </w:tcPr>
          <w:p w14:paraId="7521EA6E" w14:textId="7A5D621D" w:rsidR="0091331D" w:rsidRPr="00F52AAB" w:rsidRDefault="00F244CF" w:rsidP="00BA5960">
            <w:pPr>
              <w:jc w:val="right"/>
              <w:rPr>
                <w:rFonts w:ascii="Georgia" w:hAnsi="Georgia"/>
                <w:sz w:val="18"/>
              </w:rPr>
            </w:pPr>
            <w:r w:rsidRPr="00F52AAB">
              <w:rPr>
                <w:rFonts w:ascii="Georgia" w:hAnsi="Georgia"/>
                <w:sz w:val="18"/>
              </w:rPr>
              <w:t>08/2015 – 06/2023</w:t>
            </w:r>
          </w:p>
        </w:tc>
      </w:tr>
      <w:tr w:rsidR="00D5280E" w:rsidRPr="00F52AAB" w14:paraId="69F47C1D" w14:textId="77777777" w:rsidTr="00D5280E">
        <w:tc>
          <w:tcPr>
            <w:tcW w:w="9067" w:type="dxa"/>
            <w:gridSpan w:val="10"/>
          </w:tcPr>
          <w:p w14:paraId="23575F6C" w14:textId="2E1713D9" w:rsidR="00D5280E" w:rsidRPr="00F52AAB" w:rsidRDefault="00F244CF" w:rsidP="00BA5960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F52AAB">
              <w:rPr>
                <w:rFonts w:ascii="Georgia" w:hAnsi="Georgia"/>
                <w:i/>
                <w:iCs/>
                <w:sz w:val="18"/>
              </w:rPr>
              <w:t>Ab</w:t>
            </w:r>
            <w:r w:rsidR="003E752A" w:rsidRPr="00F52AAB">
              <w:rPr>
                <w:rFonts w:ascii="Georgia" w:hAnsi="Georgia"/>
                <w:i/>
                <w:iCs/>
                <w:sz w:val="18"/>
              </w:rPr>
              <w:t>i</w:t>
            </w:r>
            <w:r w:rsidRPr="00F52AAB">
              <w:rPr>
                <w:rFonts w:ascii="Georgia" w:hAnsi="Georgia"/>
                <w:i/>
                <w:iCs/>
                <w:sz w:val="18"/>
              </w:rPr>
              <w:t>t</w:t>
            </w:r>
            <w:r w:rsidR="003E752A" w:rsidRPr="00F52AAB">
              <w:rPr>
                <w:rFonts w:ascii="Georgia" w:hAnsi="Georgia"/>
                <w:i/>
                <w:iCs/>
                <w:sz w:val="18"/>
              </w:rPr>
              <w:t>u</w:t>
            </w:r>
            <w:r w:rsidRPr="00F52AAB">
              <w:rPr>
                <w:rFonts w:ascii="Georgia" w:hAnsi="Georgia"/>
                <w:i/>
                <w:iCs/>
                <w:sz w:val="18"/>
              </w:rPr>
              <w:t>rfächer</w:t>
            </w:r>
            <w:r w:rsidR="0091331D" w:rsidRPr="00F52AAB">
              <w:rPr>
                <w:rFonts w:ascii="Georgia" w:hAnsi="Georgia"/>
                <w:i/>
                <w:iCs/>
                <w:sz w:val="18"/>
              </w:rPr>
              <w:t>: Englisch</w:t>
            </w:r>
            <w:r w:rsidRPr="00F52AAB">
              <w:rPr>
                <w:rFonts w:ascii="Georgia" w:hAnsi="Georgia"/>
                <w:i/>
                <w:iCs/>
                <w:sz w:val="18"/>
              </w:rPr>
              <w:t>, Erdkunde, Sozialwi</w:t>
            </w:r>
            <w:r w:rsidR="00F87A4F" w:rsidRPr="00F52AAB">
              <w:rPr>
                <w:rFonts w:ascii="Georgia" w:hAnsi="Georgia"/>
                <w:i/>
                <w:iCs/>
                <w:sz w:val="18"/>
              </w:rPr>
              <w:t>ssenschaften</w:t>
            </w:r>
            <w:r w:rsidR="003E752A" w:rsidRPr="00F52AAB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Pr="00F52AAB">
              <w:rPr>
                <w:rFonts w:ascii="Georgia" w:hAnsi="Georgia"/>
                <w:i/>
                <w:iCs/>
                <w:sz w:val="18"/>
              </w:rPr>
              <w:t>/</w:t>
            </w:r>
            <w:r w:rsidR="004D227C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Pr="00F52AAB">
              <w:rPr>
                <w:rFonts w:ascii="Georgia" w:hAnsi="Georgia"/>
                <w:i/>
                <w:iCs/>
                <w:sz w:val="18"/>
              </w:rPr>
              <w:t>Wirtschaft, Mathematik</w:t>
            </w:r>
          </w:p>
        </w:tc>
      </w:tr>
      <w:tr w:rsidR="00D5280E" w:rsidRPr="00F52AAB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F52AAB" w:rsidRDefault="006E2C9C" w:rsidP="00BA5960">
            <w:pPr>
              <w:pStyle w:val="BERSCHRIFT"/>
              <w:jc w:val="center"/>
              <w:rPr>
                <w:sz w:val="28"/>
              </w:rPr>
            </w:pPr>
            <w:r w:rsidRPr="00F52AAB">
              <w:rPr>
                <w:sz w:val="28"/>
              </w:rPr>
              <w:t>Praxiserfahrungen</w:t>
            </w:r>
          </w:p>
        </w:tc>
      </w:tr>
      <w:tr w:rsidR="00D5280E" w:rsidRPr="00F52AAB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642859BE" w:rsidR="00665BF3" w:rsidRPr="00F52AAB" w:rsidRDefault="001741BE" w:rsidP="00BA5960">
            <w:pPr>
              <w:rPr>
                <w:rFonts w:ascii="Georgia" w:hAnsi="Georgia"/>
                <w:sz w:val="23"/>
                <w:szCs w:val="23"/>
              </w:rPr>
            </w:pPr>
            <w:r w:rsidRPr="00F52AAB">
              <w:rPr>
                <w:rFonts w:ascii="Georgia" w:hAnsi="Georgia"/>
                <w:b/>
                <w:smallCaps/>
                <w:sz w:val="23"/>
                <w:szCs w:val="23"/>
              </w:rPr>
              <w:t>Deutsche Bank A</w:t>
            </w:r>
            <w:r w:rsidR="0049521E" w:rsidRPr="00F52AAB">
              <w:rPr>
                <w:rFonts w:ascii="Georgia" w:hAnsi="Georgia"/>
                <w:b/>
                <w:smallCaps/>
                <w:sz w:val="23"/>
                <w:szCs w:val="23"/>
              </w:rPr>
              <w:t>G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49CE106B" w:rsidR="00665BF3" w:rsidRPr="00F52AAB" w:rsidRDefault="0049521E" w:rsidP="00BA5960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52AAB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D5280E" w:rsidRPr="00F52AAB" w14:paraId="335D84E9" w14:textId="77777777" w:rsidTr="00E530D4">
        <w:tc>
          <w:tcPr>
            <w:tcW w:w="6946" w:type="dxa"/>
            <w:gridSpan w:val="9"/>
          </w:tcPr>
          <w:p w14:paraId="20B1570F" w14:textId="50AD22AE" w:rsidR="00665BF3" w:rsidRPr="00F52AAB" w:rsidRDefault="00E530D4" w:rsidP="00BA5960">
            <w:pPr>
              <w:rPr>
                <w:rFonts w:ascii="Georgia" w:hAnsi="Georgia"/>
                <w:sz w:val="18"/>
              </w:rPr>
            </w:pPr>
            <w:r w:rsidRPr="00F52AAB">
              <w:rPr>
                <w:rFonts w:ascii="Georgia" w:hAnsi="Georgia"/>
                <w:sz w:val="18"/>
              </w:rPr>
              <w:t>Customer Services Advisor (befristete Übernahme bis Studienbeginn)</w:t>
            </w:r>
          </w:p>
        </w:tc>
        <w:tc>
          <w:tcPr>
            <w:tcW w:w="2121" w:type="dxa"/>
          </w:tcPr>
          <w:p w14:paraId="0475B997" w14:textId="7F4BEB4C" w:rsidR="00665BF3" w:rsidRPr="00F52AAB" w:rsidRDefault="00D71E85" w:rsidP="00BA5960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F52AAB">
              <w:rPr>
                <w:rFonts w:ascii="Georgia" w:hAnsi="Georgia"/>
                <w:sz w:val="18"/>
                <w:lang w:val="en-US"/>
              </w:rPr>
              <w:t>06/2025</w:t>
            </w:r>
            <w:r w:rsidR="00665BF3" w:rsidRPr="00F52AAB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Pr="00F52AAB">
              <w:rPr>
                <w:rFonts w:ascii="Georgia" w:hAnsi="Georgia"/>
                <w:sz w:val="18"/>
                <w:lang w:val="en-US"/>
              </w:rPr>
              <w:t>09/2025</w:t>
            </w:r>
          </w:p>
        </w:tc>
      </w:tr>
      <w:tr w:rsidR="00D5280E" w:rsidRPr="00F52AAB" w14:paraId="54C3D64C" w14:textId="77777777" w:rsidTr="00D5280E">
        <w:tc>
          <w:tcPr>
            <w:tcW w:w="9067" w:type="dxa"/>
            <w:gridSpan w:val="10"/>
          </w:tcPr>
          <w:p w14:paraId="25A4FEAE" w14:textId="77777777" w:rsidR="00BA5960" w:rsidRDefault="000D3C84" w:rsidP="00BA5960">
            <w:pPr>
              <w:pStyle w:val="Bullets"/>
              <w:rPr>
                <w:ins w:id="16" w:author="Sarah Bergmann" w:date="2026-08-10T00:22:00Z" w16du:dateUtc="2026-08-10T07:22:00Z"/>
                <w:sz w:val="18"/>
                <w:lang w:val="de-AT"/>
              </w:rPr>
            </w:pPr>
            <w:r w:rsidRPr="00F52AAB">
              <w:rPr>
                <w:sz w:val="18"/>
                <w:lang w:val="de-AT"/>
              </w:rPr>
              <w:t xml:space="preserve">Bearbeitung von Kundenanliegen sowie Durchführung von Konto-, Service-, Zahlungsverkehrs- </w:t>
            </w:r>
          </w:p>
          <w:p w14:paraId="6FF354B8" w14:textId="3926EED4" w:rsidR="000D3C84" w:rsidRPr="00F52AAB" w:rsidRDefault="000D3C8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  <w:pPrChange w:id="17" w:author="Sarah Bergmann" w:date="2026-08-10T00:22:00Z" w16du:dateUtc="2026-08-10T07:22:00Z">
                <w:pPr>
                  <w:pStyle w:val="Bullets"/>
                </w:pPr>
              </w:pPrChange>
            </w:pPr>
            <w:r w:rsidRPr="00F52AAB">
              <w:rPr>
                <w:sz w:val="18"/>
                <w:lang w:val="de-AT"/>
              </w:rPr>
              <w:t xml:space="preserve">und Bargeldgeschäften im Privatkundengeschäft </w:t>
            </w:r>
          </w:p>
          <w:p w14:paraId="1DF04005" w14:textId="77777777" w:rsidR="00BA5960" w:rsidRDefault="009F232A" w:rsidP="00BA5960">
            <w:pPr>
              <w:pStyle w:val="Bullets"/>
              <w:rPr>
                <w:ins w:id="18" w:author="Sarah Bergmann" w:date="2026-08-10T00:22:00Z" w16du:dateUtc="2026-08-10T07:22:00Z"/>
                <w:sz w:val="18"/>
                <w:lang w:val="de-AT"/>
              </w:rPr>
            </w:pPr>
            <w:r w:rsidRPr="00F52AAB">
              <w:rPr>
                <w:sz w:val="18"/>
                <w:lang w:val="de-AT"/>
              </w:rPr>
              <w:t>Abwicklung</w:t>
            </w:r>
            <w:r w:rsidR="000D3C84" w:rsidRPr="00F52AAB">
              <w:rPr>
                <w:sz w:val="18"/>
                <w:lang w:val="de-AT"/>
              </w:rPr>
              <w:t xml:space="preserve"> bankfachlicher Service- und Produktaufträge im Bereich Einlagen-, Liquiditäts- </w:t>
            </w:r>
          </w:p>
          <w:p w14:paraId="6DD9BA0F" w14:textId="4B733620" w:rsidR="00CE28CC" w:rsidRPr="00F52AAB" w:rsidRDefault="000D3C8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  <w:pPrChange w:id="19" w:author="Sarah Bergmann" w:date="2026-08-10T00:22:00Z" w16du:dateUtc="2026-08-10T07:22:00Z">
                <w:pPr>
                  <w:pStyle w:val="Bullets"/>
                </w:pPr>
              </w:pPrChange>
            </w:pPr>
            <w:r w:rsidRPr="00F52AAB">
              <w:rPr>
                <w:sz w:val="18"/>
                <w:lang w:val="de-AT"/>
              </w:rPr>
              <w:t>und Zahlungsverkehrsprodukte</w:t>
            </w:r>
          </w:p>
        </w:tc>
      </w:tr>
      <w:tr w:rsidR="00D5280E" w:rsidRPr="00F52AAB" w:rsidDel="00BA5960" w14:paraId="50AFEA03" w14:textId="0C75ED07" w:rsidTr="003360BE">
        <w:trPr>
          <w:trHeight w:val="340"/>
          <w:del w:id="20" w:author="Sarah Bergmann" w:date="2026-08-10T00:21:00Z"/>
        </w:trPr>
        <w:tc>
          <w:tcPr>
            <w:tcW w:w="5529" w:type="dxa"/>
            <w:gridSpan w:val="4"/>
            <w:vAlign w:val="bottom"/>
          </w:tcPr>
          <w:p w14:paraId="42FB0D26" w14:textId="58F4E959" w:rsidR="00665BF3" w:rsidRPr="00F52AAB" w:rsidDel="00BA5960" w:rsidRDefault="001741BE" w:rsidP="00BA5960">
            <w:pPr>
              <w:pStyle w:val="Bullets"/>
              <w:numPr>
                <w:ilvl w:val="0"/>
                <w:numId w:val="0"/>
              </w:numPr>
              <w:rPr>
                <w:del w:id="21" w:author="Sarah Bergmann" w:date="2026-08-10T00:21:00Z" w16du:dateUtc="2026-08-10T07:21:00Z"/>
                <w:i w:val="0"/>
                <w:iCs w:val="0"/>
                <w:sz w:val="18"/>
              </w:rPr>
            </w:pPr>
            <w:del w:id="22" w:author="Sarah Bergmann" w:date="2026-08-10T00:21:00Z" w16du:dateUtc="2026-08-10T07:21:00Z">
              <w:r w:rsidRPr="00F52AAB" w:rsidDel="00BA5960">
                <w:rPr>
                  <w:b/>
                  <w:i w:val="0"/>
                  <w:iCs w:val="0"/>
                  <w:smallCaps/>
                  <w:sz w:val="23"/>
                  <w:szCs w:val="23"/>
                </w:rPr>
                <w:delText xml:space="preserve">Deutsche Bank </w:delText>
              </w:r>
              <w:r w:rsidR="00665BF3" w:rsidRPr="00F52AAB" w:rsidDel="00BA5960">
                <w:rPr>
                  <w:b/>
                  <w:i w:val="0"/>
                  <w:iCs w:val="0"/>
                  <w:smallCaps/>
                  <w:sz w:val="23"/>
                  <w:szCs w:val="23"/>
                </w:rPr>
                <w:delText>AG</w:delText>
              </w:r>
            </w:del>
          </w:p>
        </w:tc>
        <w:tc>
          <w:tcPr>
            <w:tcW w:w="3538" w:type="dxa"/>
            <w:gridSpan w:val="6"/>
            <w:vAlign w:val="bottom"/>
          </w:tcPr>
          <w:p w14:paraId="11E31BD8" w14:textId="586DEEFB" w:rsidR="00665BF3" w:rsidRPr="00F52AAB" w:rsidDel="00BA5960" w:rsidRDefault="0049521E" w:rsidP="00BA5960">
            <w:pPr>
              <w:pStyle w:val="Bullets"/>
              <w:numPr>
                <w:ilvl w:val="0"/>
                <w:numId w:val="0"/>
              </w:numPr>
              <w:jc w:val="right"/>
              <w:rPr>
                <w:del w:id="23" w:author="Sarah Bergmann" w:date="2026-08-10T00:21:00Z" w16du:dateUtc="2026-08-10T07:21:00Z"/>
                <w:iCs w:val="0"/>
                <w:sz w:val="18"/>
              </w:rPr>
            </w:pPr>
            <w:del w:id="24" w:author="Sarah Bergmann" w:date="2026-08-10T00:21:00Z" w16du:dateUtc="2026-08-10T07:21:00Z">
              <w:r w:rsidRPr="00F52AAB" w:rsidDel="00BA5960">
                <w:rPr>
                  <w:iCs w:val="0"/>
                  <w:smallCaps/>
                  <w:sz w:val="23"/>
                  <w:szCs w:val="23"/>
                </w:rPr>
                <w:delText>Köln</w:delText>
              </w:r>
            </w:del>
          </w:p>
        </w:tc>
      </w:tr>
      <w:tr w:rsidR="00D5280E" w:rsidRPr="00F52AAB" w14:paraId="48328CB9" w14:textId="77777777" w:rsidTr="00BA5960">
        <w:trPr>
          <w:trHeight w:val="288"/>
        </w:trPr>
        <w:tc>
          <w:tcPr>
            <w:tcW w:w="6379" w:type="dxa"/>
            <w:gridSpan w:val="6"/>
            <w:vAlign w:val="bottom"/>
            <w:tcPrChange w:id="25" w:author="Sarah Bergmann" w:date="2026-08-10T00:21:00Z" w16du:dateUtc="2026-08-10T07:21:00Z">
              <w:tcPr>
                <w:tcW w:w="6379" w:type="dxa"/>
                <w:gridSpan w:val="5"/>
              </w:tcPr>
            </w:tcPrChange>
          </w:tcPr>
          <w:p w14:paraId="74B74B41" w14:textId="62EB070F" w:rsidR="00665BF3" w:rsidRPr="00F52AAB" w:rsidRDefault="00C4146F" w:rsidP="00BA5960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52AAB">
              <w:rPr>
                <w:i w:val="0"/>
                <w:iCs w:val="0"/>
                <w:sz w:val="18"/>
              </w:rPr>
              <w:t>Ausbildung zum Bankkaufmann (IHK-</w:t>
            </w:r>
            <w:r w:rsidR="0062005F" w:rsidRPr="00F52AAB">
              <w:rPr>
                <w:i w:val="0"/>
                <w:iCs w:val="0"/>
                <w:sz w:val="18"/>
              </w:rPr>
              <w:t>Gesamtergebnis</w:t>
            </w:r>
            <w:r w:rsidRPr="00F52AAB">
              <w:rPr>
                <w:i w:val="0"/>
                <w:iCs w:val="0"/>
                <w:sz w:val="18"/>
              </w:rPr>
              <w:t>: 85</w:t>
            </w:r>
            <w:ins w:id="26" w:author="Sarah Bergmann" w:date="2026-08-10T00:21:00Z" w16du:dateUtc="2026-08-10T07:21:00Z">
              <w:r w:rsidR="00BA5960">
                <w:rPr>
                  <w:i w:val="0"/>
                  <w:iCs w:val="0"/>
                  <w:sz w:val="18"/>
                </w:rPr>
                <w:t xml:space="preserve"> </w:t>
              </w:r>
            </w:ins>
            <w:r w:rsidR="0062005F" w:rsidRPr="00F52AAB">
              <w:rPr>
                <w:i w:val="0"/>
                <w:iCs w:val="0"/>
                <w:sz w:val="18"/>
              </w:rPr>
              <w:t>/</w:t>
            </w:r>
            <w:ins w:id="27" w:author="Sarah Bergmann" w:date="2026-08-10T00:21:00Z" w16du:dateUtc="2026-08-10T07:21:00Z">
              <w:r w:rsidR="00BA5960">
                <w:rPr>
                  <w:i w:val="0"/>
                  <w:iCs w:val="0"/>
                  <w:sz w:val="18"/>
                </w:rPr>
                <w:t xml:space="preserve"> </w:t>
              </w:r>
            </w:ins>
            <w:r w:rsidR="0062005F" w:rsidRPr="00F52AAB">
              <w:rPr>
                <w:i w:val="0"/>
                <w:iCs w:val="0"/>
                <w:sz w:val="18"/>
              </w:rPr>
              <w:t>100</w:t>
            </w:r>
            <w:ins w:id="28" w:author="Sarah Bergmann" w:date="2026-08-10T00:21:00Z" w16du:dateUtc="2026-08-10T07:21:00Z">
              <w:r w:rsidR="00BA5960">
                <w:rPr>
                  <w:i w:val="0"/>
                  <w:iCs w:val="0"/>
                  <w:sz w:val="18"/>
                </w:rPr>
                <w:t xml:space="preserve"> Punkten</w:t>
              </w:r>
            </w:ins>
            <w:r w:rsidRPr="00F52AAB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2688" w:type="dxa"/>
            <w:gridSpan w:val="4"/>
            <w:vAlign w:val="bottom"/>
            <w:tcPrChange w:id="29" w:author="Sarah Bergmann" w:date="2026-08-10T00:21:00Z" w16du:dateUtc="2026-08-10T07:21:00Z">
              <w:tcPr>
                <w:tcW w:w="2688" w:type="dxa"/>
                <w:gridSpan w:val="4"/>
              </w:tcPr>
            </w:tcPrChange>
          </w:tcPr>
          <w:p w14:paraId="2CB21DEB" w14:textId="4AEF0171" w:rsidR="00665BF3" w:rsidRPr="00F52AAB" w:rsidRDefault="00D71E85" w:rsidP="00BA596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52AAB">
              <w:rPr>
                <w:i w:val="0"/>
                <w:iCs w:val="0"/>
                <w:sz w:val="18"/>
                <w:lang w:val="en-US"/>
              </w:rPr>
              <w:t>08/2023 – 06/2025</w:t>
            </w:r>
          </w:p>
        </w:tc>
      </w:tr>
      <w:tr w:rsidR="00D5280E" w:rsidRPr="00F52AAB" w14:paraId="7C4155D6" w14:textId="77777777" w:rsidTr="00D5280E">
        <w:tc>
          <w:tcPr>
            <w:tcW w:w="9067" w:type="dxa"/>
            <w:gridSpan w:val="10"/>
          </w:tcPr>
          <w:p w14:paraId="1A135F1D" w14:textId="40E1B630" w:rsidR="0091331D" w:rsidRPr="00F52AAB" w:rsidRDefault="00C4146F" w:rsidP="00BA5960">
            <w:pPr>
              <w:pStyle w:val="Bullets"/>
              <w:rPr>
                <w:sz w:val="18"/>
                <w:lang w:val="de-AT"/>
              </w:rPr>
            </w:pPr>
            <w:r w:rsidRPr="00F52AAB">
              <w:rPr>
                <w:sz w:val="18"/>
                <w:lang w:val="de-AT"/>
              </w:rPr>
              <w:t>Rotation durch Privatkunden- und Corporate Banking mit Einsätzen in Privatkundenberatung, Geschäftskundenberatung, Private Banking &amp; Wealth Management sowie Baufinanzierung</w:t>
            </w:r>
          </w:p>
          <w:p w14:paraId="6733D37B" w14:textId="77777777" w:rsidR="00BA5960" w:rsidRDefault="00396B1E" w:rsidP="00BA5960">
            <w:pPr>
              <w:pStyle w:val="Bullets"/>
              <w:rPr>
                <w:ins w:id="30" w:author="Sarah Bergmann" w:date="2026-08-10T00:22:00Z" w16du:dateUtc="2026-08-10T07:22:00Z"/>
                <w:sz w:val="18"/>
                <w:lang w:val="de-AT"/>
              </w:rPr>
            </w:pPr>
            <w:r w:rsidRPr="00F52AAB">
              <w:rPr>
                <w:sz w:val="18"/>
                <w:lang w:val="de-AT"/>
              </w:rPr>
              <w:t xml:space="preserve">Analyse von Unternehmenskennzahlen, Jahresabschlüssen sowie Vermögens- und Depotstrukturen </w:t>
            </w:r>
          </w:p>
          <w:p w14:paraId="7FBC83F3" w14:textId="44721246" w:rsidR="00396B1E" w:rsidRPr="00F52AAB" w:rsidRDefault="00396B1E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  <w:pPrChange w:id="31" w:author="Sarah Bergmann" w:date="2026-08-10T00:22:00Z" w16du:dateUtc="2026-08-10T07:22:00Z">
                <w:pPr>
                  <w:pStyle w:val="Bullets"/>
                </w:pPr>
              </w:pPrChange>
            </w:pPr>
            <w:r w:rsidRPr="00F52AAB">
              <w:rPr>
                <w:sz w:val="18"/>
                <w:lang w:val="de-AT"/>
              </w:rPr>
              <w:t xml:space="preserve">zur Vorbereitung von Finanzierungs- und Anlageentscheidungen </w:t>
            </w:r>
          </w:p>
          <w:p w14:paraId="3658805E" w14:textId="362C7E2B" w:rsidR="00BA215A" w:rsidRPr="00F52AAB" w:rsidRDefault="00F44A00" w:rsidP="00BA5960">
            <w:pPr>
              <w:pStyle w:val="Bullets"/>
              <w:rPr>
                <w:sz w:val="18"/>
                <w:lang w:val="de-AT"/>
              </w:rPr>
            </w:pPr>
            <w:r w:rsidRPr="00F52AAB">
              <w:rPr>
                <w:sz w:val="18"/>
                <w:lang w:val="de-AT"/>
              </w:rPr>
              <w:t>Prüfung, Strukturierung und Dokumentation von Kunden-, Kredit- und Finanzierungsunterlagen unter Berücksichtigung regulatorischer Vorgaben</w:t>
            </w:r>
          </w:p>
        </w:tc>
      </w:tr>
      <w:tr w:rsidR="0091331D" w:rsidRPr="00F52AAB" w14:paraId="0D4DF1FA" w14:textId="77777777" w:rsidTr="003360BE">
        <w:trPr>
          <w:trHeight w:val="340"/>
        </w:trPr>
        <w:tc>
          <w:tcPr>
            <w:tcW w:w="6379" w:type="dxa"/>
            <w:gridSpan w:val="6"/>
            <w:vAlign w:val="bottom"/>
          </w:tcPr>
          <w:p w14:paraId="52DCB940" w14:textId="72247878" w:rsidR="0091331D" w:rsidRPr="00F52AAB" w:rsidRDefault="001741BE" w:rsidP="00BA5960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52AAB">
              <w:rPr>
                <w:b/>
                <w:i w:val="0"/>
                <w:iCs w:val="0"/>
                <w:smallCaps/>
                <w:sz w:val="23"/>
                <w:szCs w:val="23"/>
              </w:rPr>
              <w:t>Autowelt Bolz GmbH &amp; Co. KG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2FBF70C1" w:rsidR="0091331D" w:rsidRPr="00F52AAB" w:rsidRDefault="001741BE" w:rsidP="00BA5960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F52AAB">
              <w:rPr>
                <w:iCs w:val="0"/>
                <w:smallCaps/>
                <w:sz w:val="23"/>
                <w:szCs w:val="23"/>
              </w:rPr>
              <w:t>Pulheim</w:t>
            </w:r>
          </w:p>
        </w:tc>
      </w:tr>
      <w:tr w:rsidR="00D5280E" w:rsidRPr="00F52AAB" w14:paraId="7A1EBBAB" w14:textId="77777777" w:rsidTr="00D5280E">
        <w:tc>
          <w:tcPr>
            <w:tcW w:w="6096" w:type="dxa"/>
            <w:gridSpan w:val="5"/>
          </w:tcPr>
          <w:p w14:paraId="06A0ABEE" w14:textId="5ED9A19E" w:rsidR="00665BF3" w:rsidRPr="00F52AAB" w:rsidRDefault="00D5280E" w:rsidP="00BA5960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F52AAB">
              <w:rPr>
                <w:i w:val="0"/>
                <w:iCs w:val="0"/>
                <w:sz w:val="18"/>
                <w:lang w:val="en-US"/>
              </w:rPr>
              <w:t>Prakt</w:t>
            </w:r>
            <w:r w:rsidR="00C4146F" w:rsidRPr="00F52AAB">
              <w:rPr>
                <w:i w:val="0"/>
                <w:iCs w:val="0"/>
                <w:sz w:val="18"/>
                <w:lang w:val="en-US"/>
              </w:rPr>
              <w:t>ik</w:t>
            </w:r>
            <w:ins w:id="32" w:author="Sarah Bergmann" w:date="2026-08-10T00:22:00Z" w16du:dateUtc="2026-08-10T07:22:00Z">
              <w:r w:rsidR="00BA5960">
                <w:rPr>
                  <w:i w:val="0"/>
                  <w:iCs w:val="0"/>
                  <w:sz w:val="18"/>
                  <w:lang w:val="en-US"/>
                </w:rPr>
                <w:t>ant</w:t>
              </w:r>
            </w:ins>
            <w:del w:id="33" w:author="Sarah Bergmann" w:date="2026-08-10T00:22:00Z" w16du:dateUtc="2026-08-10T07:22:00Z">
              <w:r w:rsidR="00C4146F" w:rsidRPr="00F52AAB" w:rsidDel="00BA5960">
                <w:rPr>
                  <w:i w:val="0"/>
                  <w:iCs w:val="0"/>
                  <w:sz w:val="18"/>
                  <w:lang w:val="en-US"/>
                </w:rPr>
                <w:delText>um</w:delText>
              </w:r>
            </w:del>
            <w:r w:rsidR="00665BF3" w:rsidRPr="00F52AAB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91331D" w:rsidRPr="00F52AAB">
              <w:rPr>
                <w:i w:val="0"/>
                <w:iCs w:val="0"/>
                <w:sz w:val="18"/>
                <w:lang w:val="en-US"/>
              </w:rPr>
              <w:t>im</w:t>
            </w:r>
            <w:r w:rsidR="00665BF3" w:rsidRPr="00F52AAB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C55CA1" w:rsidRPr="00F52AAB">
              <w:rPr>
                <w:i w:val="0"/>
                <w:iCs w:val="0"/>
                <w:sz w:val="18"/>
                <w:lang w:val="en-US"/>
              </w:rPr>
              <w:t>Automobilvertrieb</w:t>
            </w:r>
          </w:p>
        </w:tc>
        <w:tc>
          <w:tcPr>
            <w:tcW w:w="2971" w:type="dxa"/>
            <w:gridSpan w:val="5"/>
          </w:tcPr>
          <w:p w14:paraId="59E67B8D" w14:textId="0A11AE84" w:rsidR="00665BF3" w:rsidRPr="00F52AAB" w:rsidRDefault="00665BF3" w:rsidP="00BA596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52AAB">
              <w:rPr>
                <w:i w:val="0"/>
                <w:iCs w:val="0"/>
                <w:sz w:val="18"/>
                <w:lang w:val="en-US"/>
              </w:rPr>
              <w:t>0</w:t>
            </w:r>
            <w:r w:rsidR="001741BE" w:rsidRPr="00F52AAB">
              <w:rPr>
                <w:i w:val="0"/>
                <w:iCs w:val="0"/>
                <w:sz w:val="18"/>
                <w:lang w:val="en-US"/>
              </w:rPr>
              <w:t>6</w:t>
            </w:r>
            <w:r w:rsidRPr="00F52AAB">
              <w:rPr>
                <w:i w:val="0"/>
                <w:iCs w:val="0"/>
                <w:sz w:val="18"/>
                <w:lang w:val="en-US"/>
              </w:rPr>
              <w:t>/2</w:t>
            </w:r>
            <w:r w:rsidR="001741BE" w:rsidRPr="00F52AAB">
              <w:rPr>
                <w:i w:val="0"/>
                <w:iCs w:val="0"/>
                <w:sz w:val="18"/>
                <w:lang w:val="en-US"/>
              </w:rPr>
              <w:t>022</w:t>
            </w:r>
            <w:r w:rsidRPr="00F52AAB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1741BE" w:rsidRPr="00F52AAB">
              <w:rPr>
                <w:i w:val="0"/>
                <w:iCs w:val="0"/>
                <w:sz w:val="18"/>
                <w:lang w:val="en-US"/>
              </w:rPr>
              <w:t>7</w:t>
            </w:r>
            <w:r w:rsidRPr="00F52AAB">
              <w:rPr>
                <w:i w:val="0"/>
                <w:iCs w:val="0"/>
                <w:sz w:val="18"/>
                <w:lang w:val="en-US"/>
              </w:rPr>
              <w:t>/20</w:t>
            </w:r>
            <w:r w:rsidR="001741BE" w:rsidRPr="00F52AAB"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D5280E" w:rsidRPr="00F52AAB" w14:paraId="76B55717" w14:textId="77777777" w:rsidTr="00D5280E">
        <w:tc>
          <w:tcPr>
            <w:tcW w:w="9067" w:type="dxa"/>
            <w:gridSpan w:val="10"/>
          </w:tcPr>
          <w:p w14:paraId="5E301C2A" w14:textId="1B8D525E" w:rsidR="0091331D" w:rsidRPr="00F52AAB" w:rsidRDefault="004C2372" w:rsidP="00BA5960">
            <w:pPr>
              <w:pStyle w:val="Bullets"/>
              <w:rPr>
                <w:sz w:val="18"/>
                <w:lang w:val="de-AT"/>
              </w:rPr>
            </w:pPr>
            <w:r w:rsidRPr="00F52AAB">
              <w:rPr>
                <w:sz w:val="18"/>
                <w:lang w:val="de-AT"/>
              </w:rPr>
              <w:t>Mitwirkung an kaufmännischen Vertriebsabläufen und Kundenkommunikation im Automobilhandel</w:t>
            </w:r>
          </w:p>
        </w:tc>
      </w:tr>
      <w:tr w:rsidR="00D5280E" w:rsidRPr="00F52AAB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33FCC06A" w:rsidR="00665BF3" w:rsidRPr="00F52AAB" w:rsidRDefault="00C00974" w:rsidP="00BA5960">
            <w:pPr>
              <w:pStyle w:val="BERSCHRIFT"/>
              <w:jc w:val="center"/>
              <w:rPr>
                <w:i/>
                <w:sz w:val="28"/>
              </w:rPr>
            </w:pPr>
            <w:r w:rsidRPr="00F52AAB">
              <w:rPr>
                <w:sz w:val="28"/>
              </w:rPr>
              <w:t>Au</w:t>
            </w:r>
            <w:ins w:id="34" w:author="Sarah Bergmann" w:date="2026-08-10T00:22:00Z" w16du:dateUtc="2026-08-10T07:22:00Z">
              <w:r w:rsidR="00BA5960">
                <w:rPr>
                  <w:sz w:val="28"/>
                </w:rPr>
                <w:t>ß</w:t>
              </w:r>
            </w:ins>
            <w:del w:id="35" w:author="Sarah Bergmann" w:date="2026-08-10T00:22:00Z" w16du:dateUtc="2026-08-10T07:22:00Z">
              <w:r w:rsidRPr="00F52AAB" w:rsidDel="00BA5960">
                <w:rPr>
                  <w:sz w:val="28"/>
                </w:rPr>
                <w:delText>ss</w:delText>
              </w:r>
            </w:del>
            <w:r w:rsidRPr="00F52AAB">
              <w:rPr>
                <w:sz w:val="28"/>
              </w:rPr>
              <w:t>eruniversitäres</w:t>
            </w:r>
            <w:r w:rsidR="00D5280E" w:rsidRPr="00F52AAB">
              <w:rPr>
                <w:sz w:val="28"/>
              </w:rPr>
              <w:t xml:space="preserve"> Engagement</w:t>
            </w:r>
          </w:p>
        </w:tc>
      </w:tr>
      <w:tr w:rsidR="00CE28CC" w:rsidRPr="00F52AAB" w14:paraId="74251178" w14:textId="77777777" w:rsidTr="002E16CC">
        <w:trPr>
          <w:trHeight w:val="340"/>
        </w:trPr>
        <w:tc>
          <w:tcPr>
            <w:tcW w:w="5529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3457CA4" w:rsidR="00CE28CC" w:rsidRPr="00F52AAB" w:rsidRDefault="00B51AB2" w:rsidP="00BA5960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F52AAB">
              <w:rPr>
                <w:b/>
                <w:i w:val="0"/>
                <w:iCs/>
                <w:sz w:val="23"/>
                <w:szCs w:val="23"/>
              </w:rPr>
              <w:t>SO GEHT GELD</w:t>
            </w:r>
            <w:r w:rsidR="000B0EF4" w:rsidRPr="00F52AAB">
              <w:rPr>
                <w:b/>
                <w:i w:val="0"/>
                <w:iCs/>
                <w:sz w:val="23"/>
                <w:szCs w:val="23"/>
              </w:rPr>
              <w:t xml:space="preserve"> – Deutsche Bank 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3625C5F2" w:rsidR="00CE28CC" w:rsidRPr="00F52AAB" w:rsidRDefault="00B51AB2" w:rsidP="00BA5960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F52AAB">
              <w:rPr>
                <w:sz w:val="23"/>
                <w:szCs w:val="23"/>
              </w:rPr>
              <w:t>Köln</w:t>
            </w:r>
          </w:p>
        </w:tc>
      </w:tr>
      <w:tr w:rsidR="00D5280E" w:rsidRPr="00F52AAB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3DC0D238" w:rsidR="00665BF3" w:rsidRPr="00F52AAB" w:rsidRDefault="00B51AB2" w:rsidP="00BA5960">
            <w:pPr>
              <w:pStyle w:val="Beschreibung"/>
              <w:rPr>
                <w:sz w:val="18"/>
                <w:lang w:val="de-AT"/>
              </w:rPr>
            </w:pPr>
            <w:r w:rsidRPr="00F52AAB">
              <w:rPr>
                <w:sz w:val="18"/>
                <w:lang w:val="de-AT"/>
              </w:rPr>
              <w:t>Referent</w:t>
            </w:r>
            <w:r w:rsidR="004E1C1A" w:rsidRPr="00F52AAB">
              <w:rPr>
                <w:sz w:val="18"/>
                <w:lang w:val="de-AT"/>
              </w:rPr>
              <w:t xml:space="preserve"> für Finanzbildung (ehrenamtlich)</w:t>
            </w:r>
            <w:r w:rsidRPr="00F52AAB">
              <w:rPr>
                <w:sz w:val="18"/>
                <w:lang w:val="de-AT"/>
              </w:rPr>
              <w:t xml:space="preserve"> </w:t>
            </w:r>
          </w:p>
        </w:tc>
        <w:tc>
          <w:tcPr>
            <w:tcW w:w="2263" w:type="dxa"/>
            <w:gridSpan w:val="2"/>
          </w:tcPr>
          <w:p w14:paraId="45DD2178" w14:textId="3BF1E257" w:rsidR="00665BF3" w:rsidRPr="00F52AAB" w:rsidRDefault="00CE28CC" w:rsidP="00BA5960">
            <w:pPr>
              <w:pStyle w:val="Beschreibung"/>
              <w:jc w:val="right"/>
              <w:rPr>
                <w:sz w:val="18"/>
                <w:lang w:val="en-US"/>
              </w:rPr>
            </w:pPr>
            <w:r w:rsidRPr="00F52AAB">
              <w:rPr>
                <w:sz w:val="18"/>
                <w:lang w:val="en-US"/>
              </w:rPr>
              <w:t>0</w:t>
            </w:r>
            <w:r w:rsidR="00B51AB2" w:rsidRPr="00F52AAB">
              <w:rPr>
                <w:sz w:val="18"/>
                <w:lang w:val="en-US"/>
              </w:rPr>
              <w:t>5</w:t>
            </w:r>
            <w:r w:rsidR="00665BF3" w:rsidRPr="00F52AAB">
              <w:rPr>
                <w:sz w:val="18"/>
                <w:lang w:val="en-US"/>
              </w:rPr>
              <w:t>/</w:t>
            </w:r>
            <w:r w:rsidR="004E1C1A" w:rsidRPr="00F52AAB">
              <w:rPr>
                <w:sz w:val="18"/>
                <w:lang w:val="en-US"/>
              </w:rPr>
              <w:t>2024</w:t>
            </w:r>
            <w:r w:rsidR="00665BF3" w:rsidRPr="00F52AAB">
              <w:rPr>
                <w:sz w:val="18"/>
                <w:lang w:val="en-US"/>
              </w:rPr>
              <w:t xml:space="preserve"> – </w:t>
            </w:r>
            <w:r w:rsidR="00B51AB2" w:rsidRPr="00F52AAB">
              <w:rPr>
                <w:sz w:val="18"/>
                <w:lang w:val="en-US"/>
              </w:rPr>
              <w:t>07/2024</w:t>
            </w:r>
          </w:p>
        </w:tc>
      </w:tr>
      <w:tr w:rsidR="00D5280E" w:rsidRPr="00F52AAB" w14:paraId="02437711" w14:textId="77777777" w:rsidTr="00D5280E">
        <w:trPr>
          <w:trHeight w:val="193"/>
        </w:trPr>
        <w:tc>
          <w:tcPr>
            <w:tcW w:w="9067" w:type="dxa"/>
            <w:gridSpan w:val="10"/>
          </w:tcPr>
          <w:p w14:paraId="4C384F98" w14:textId="77777777" w:rsidR="00BA5960" w:rsidRDefault="00B75C34" w:rsidP="00BA5960">
            <w:pPr>
              <w:pStyle w:val="Beschreibung"/>
              <w:numPr>
                <w:ilvl w:val="0"/>
                <w:numId w:val="24"/>
              </w:numPr>
              <w:rPr>
                <w:ins w:id="36" w:author="Sarah Bergmann" w:date="2026-08-10T00:23:00Z" w16du:dateUtc="2026-08-10T07:23:00Z"/>
                <w:i/>
                <w:sz w:val="18"/>
                <w:lang w:val="de-AT"/>
              </w:rPr>
            </w:pPr>
            <w:r w:rsidRPr="00F52AAB">
              <w:rPr>
                <w:i/>
                <w:sz w:val="18"/>
                <w:lang w:val="de-AT"/>
              </w:rPr>
              <w:t>Eigenständige Konzeption und Durchführung von vier Finanzworkshops für Schülerinnen und</w:t>
            </w:r>
          </w:p>
          <w:p w14:paraId="60D6A2F7" w14:textId="47DB898A" w:rsidR="00B75C34" w:rsidRPr="00F52AAB" w:rsidRDefault="00B75C34">
            <w:pPr>
              <w:pStyle w:val="Beschreibung"/>
              <w:ind w:left="720"/>
              <w:rPr>
                <w:i/>
                <w:sz w:val="18"/>
                <w:lang w:val="de-AT"/>
              </w:rPr>
              <w:pPrChange w:id="37" w:author="Sarah Bergmann" w:date="2026-08-10T00:23:00Z" w16du:dateUtc="2026-08-10T07:23:00Z">
                <w:pPr>
                  <w:pStyle w:val="Beschreibung"/>
                  <w:numPr>
                    <w:numId w:val="24"/>
                  </w:numPr>
                  <w:ind w:left="720" w:hanging="360"/>
                </w:pPr>
              </w:pPrChange>
            </w:pPr>
            <w:del w:id="38" w:author="Sarah Bergmann" w:date="2026-08-10T00:23:00Z" w16du:dateUtc="2026-08-10T07:23:00Z">
              <w:r w:rsidRPr="00F52AAB" w:rsidDel="00BA5960">
                <w:rPr>
                  <w:i/>
                  <w:sz w:val="18"/>
                  <w:lang w:val="de-AT"/>
                </w:rPr>
                <w:delText xml:space="preserve"> </w:delText>
              </w:r>
            </w:del>
            <w:r w:rsidRPr="00F52AAB">
              <w:rPr>
                <w:i/>
                <w:sz w:val="18"/>
                <w:lang w:val="de-AT"/>
              </w:rPr>
              <w:t>Schüler im Rahmen des Bildungsprojekts „Zukunftstag“</w:t>
            </w:r>
          </w:p>
          <w:p w14:paraId="68CFAD97" w14:textId="6580DC93" w:rsidR="00F64C22" w:rsidRPr="00F52AAB" w:rsidRDefault="00B75C34" w:rsidP="00BA596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F52AAB">
              <w:rPr>
                <w:i/>
                <w:sz w:val="18"/>
                <w:lang w:val="de-AT"/>
              </w:rPr>
              <w:t>Präsentation wirtschaftlicher Inhalte vor Gruppen mit 40 bis 200 Teilnehmenden</w:t>
            </w:r>
          </w:p>
        </w:tc>
      </w:tr>
      <w:tr w:rsidR="00CE28CC" w:rsidRPr="00F52AAB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F52AAB" w:rsidRDefault="00CE28CC" w:rsidP="00BA5960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F52AAB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F52AAB" w14:paraId="2B257790" w14:textId="77777777" w:rsidTr="00292F58">
        <w:trPr>
          <w:trHeight w:val="283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F52AAB" w:rsidRDefault="00CE28CC" w:rsidP="00BA5960">
            <w:pPr>
              <w:rPr>
                <w:rFonts w:ascii="Georgia" w:hAnsi="Georgia"/>
                <w:sz w:val="18"/>
              </w:rPr>
            </w:pPr>
            <w:r w:rsidRPr="00F52AAB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22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B4C58D4" w:rsidR="00CE28CC" w:rsidRPr="00F52AAB" w:rsidRDefault="00CE28CC" w:rsidP="00BA5960">
            <w:pPr>
              <w:rPr>
                <w:rFonts w:ascii="Georgia" w:hAnsi="Georgia"/>
                <w:sz w:val="18"/>
                <w:lang w:val="de-AT"/>
              </w:rPr>
            </w:pPr>
            <w:r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ins w:id="39" w:author="Sarah Bergmann" w:date="2026-08-10T00:22:00Z" w16du:dateUtc="2026-08-10T07:22:00Z">
              <w:r w:rsidR="00BA5960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t>v</w:t>
              </w:r>
            </w:ins>
            <w:del w:id="40" w:author="Sarah Bergmann" w:date="2026-08-10T00:22:00Z" w16du:dateUtc="2026-08-10T07:22:00Z">
              <w:r w:rsidRPr="00F52AAB" w:rsidDel="00BA5960">
                <w:rPr>
                  <w:rFonts w:ascii="Georgia" w:hAnsi="Georgia" w:cs="Georgia"/>
                  <w:i/>
                  <w:iCs/>
                  <w:color w:val="000000"/>
                  <w:sz w:val="18"/>
                  <w:lang w:val="de-AT"/>
                </w:rPr>
                <w:delText>V</w:delText>
              </w:r>
            </w:del>
            <w:r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2E16CC"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C4146F"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Grundkenntnisse</w:t>
            </w:r>
            <w:r w:rsidRPr="00F52AA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F52AAB" w14:paraId="45706C3F" w14:textId="77777777" w:rsidTr="00292F58">
        <w:trPr>
          <w:trHeight w:val="482"/>
        </w:trPr>
        <w:tc>
          <w:tcPr>
            <w:tcW w:w="1843" w:type="dxa"/>
            <w:vAlign w:val="bottom"/>
          </w:tcPr>
          <w:p w14:paraId="622CC9F0" w14:textId="2A47DD52" w:rsidR="009948AC" w:rsidRDefault="00CE28CC" w:rsidP="00BA5960">
            <w:pPr>
              <w:rPr>
                <w:rFonts w:ascii="Georgia" w:hAnsi="Georgia"/>
                <w:sz w:val="18"/>
              </w:rPr>
            </w:pPr>
            <w:r w:rsidRPr="00F52AAB">
              <w:rPr>
                <w:rFonts w:ascii="Georgia" w:hAnsi="Georgia"/>
                <w:sz w:val="18"/>
              </w:rPr>
              <w:t>Technisch</w:t>
            </w:r>
            <w:r w:rsidR="00292F58">
              <w:rPr>
                <w:rFonts w:ascii="Georgia" w:hAnsi="Georgia"/>
                <w:sz w:val="18"/>
              </w:rPr>
              <w:t>e</w:t>
            </w:r>
            <w:r w:rsidR="009948AC">
              <w:rPr>
                <w:rFonts w:ascii="Georgia" w:hAnsi="Georgia"/>
                <w:sz w:val="18"/>
              </w:rPr>
              <w:t>s</w:t>
            </w:r>
            <w:r w:rsidRPr="00F52AAB">
              <w:rPr>
                <w:rFonts w:ascii="Georgia" w:hAnsi="Georgia"/>
                <w:sz w:val="18"/>
              </w:rPr>
              <w:t>:</w:t>
            </w:r>
          </w:p>
          <w:p w14:paraId="57688BDA" w14:textId="2147FFCB" w:rsidR="00CE28CC" w:rsidRPr="00F52AAB" w:rsidRDefault="00292F58" w:rsidP="00BA5960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    </w:t>
            </w:r>
          </w:p>
        </w:tc>
        <w:tc>
          <w:tcPr>
            <w:tcW w:w="7224" w:type="dxa"/>
            <w:gridSpan w:val="9"/>
            <w:vAlign w:val="bottom"/>
          </w:tcPr>
          <w:p w14:paraId="60CA2168" w14:textId="6C653686" w:rsidR="00CE28CC" w:rsidRPr="00F52AAB" w:rsidRDefault="00C4146F" w:rsidP="00BA5960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F52AAB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BA5960">
              <w:rPr>
                <w:rFonts w:ascii="Georgia" w:hAnsi="Georgia" w:cs="Georgia"/>
                <w:i/>
                <w:iCs/>
                <w:color w:val="000000"/>
                <w:sz w:val="18"/>
                <w:rPrChange w:id="41" w:author="Sarah Bergmann" w:date="2026-08-10T00:22:00Z" w16du:dateUtc="2026-08-10T07:22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(fortgeschritten, insbesondere Excel)</w:t>
            </w:r>
            <w:r w:rsidRPr="00F52AAB">
              <w:rPr>
                <w:rFonts w:ascii="Georgia" w:hAnsi="Georgia" w:cs="Georgia"/>
                <w:color w:val="000000"/>
                <w:sz w:val="18"/>
              </w:rPr>
              <w:t xml:space="preserve">, Python </w:t>
            </w:r>
            <w:r w:rsidRPr="00BA5960">
              <w:rPr>
                <w:rFonts w:ascii="Georgia" w:hAnsi="Georgia" w:cs="Georgia"/>
                <w:i/>
                <w:iCs/>
                <w:color w:val="000000"/>
                <w:sz w:val="18"/>
                <w:rPrChange w:id="42" w:author="Sarah Bergmann" w:date="2026-08-10T00:22:00Z" w16du:dateUtc="2026-08-10T07:22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(Grundkenntnisse)</w:t>
            </w:r>
            <w:r w:rsidRPr="00F52AAB">
              <w:rPr>
                <w:rFonts w:ascii="Georgia" w:hAnsi="Georgia" w:cs="Georgia"/>
                <w:color w:val="000000"/>
                <w:sz w:val="18"/>
              </w:rPr>
              <w:t xml:space="preserve">, Generative KI </w:t>
            </w:r>
            <w:commentRangeStart w:id="43"/>
            <w:r w:rsidRPr="00BA5960">
              <w:rPr>
                <w:rFonts w:ascii="Georgia" w:hAnsi="Georgia" w:cs="Georgia"/>
                <w:i/>
                <w:iCs/>
                <w:color w:val="000000"/>
                <w:sz w:val="18"/>
                <w:rPrChange w:id="44" w:author="Sarah Bergmann" w:date="2026-08-10T00:23:00Z" w16du:dateUtc="2026-08-10T07:23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(</w:t>
            </w:r>
            <w:commentRangeEnd w:id="43"/>
            <w:r w:rsidR="00BA5960" w:rsidRPr="00BA5960">
              <w:rPr>
                <w:rStyle w:val="Kommentarzeichen"/>
                <w:rFonts w:ascii="Georgia" w:hAnsi="Georgia" w:cs="Georgia"/>
                <w:i/>
                <w:iCs/>
                <w:color w:val="000000"/>
                <w:sz w:val="18"/>
                <w:szCs w:val="22"/>
                <w:rPrChange w:id="45" w:author="Sarah Bergmann" w:date="2026-08-10T00:23:00Z" w16du:dateUtc="2026-08-10T07:23:00Z">
                  <w:rPr>
                    <w:rStyle w:val="Kommentarzeichen"/>
                    <w:rFonts w:ascii="Georgia" w:hAnsi="Georgia" w:cs="Georgia"/>
                    <w:color w:val="000000"/>
                    <w:sz w:val="18"/>
                    <w:szCs w:val="22"/>
                  </w:rPr>
                </w:rPrChange>
              </w:rPr>
              <w:commentReference w:id="43"/>
            </w:r>
            <w:r w:rsidRPr="00BA5960">
              <w:rPr>
                <w:rFonts w:ascii="Georgia" w:hAnsi="Georgia" w:cs="Georgia"/>
                <w:i/>
                <w:iCs/>
                <w:color w:val="000000"/>
                <w:sz w:val="18"/>
                <w:rPrChange w:id="46" w:author="Sarah Bergmann" w:date="2026-08-10T00:23:00Z" w16du:dateUtc="2026-08-10T07:23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ChatGPT, Claude)</w:t>
            </w:r>
          </w:p>
        </w:tc>
      </w:tr>
      <w:tr w:rsidR="00CE28CC" w:rsidRPr="00F52AAB" w14:paraId="70CB01B0" w14:textId="77777777" w:rsidTr="00292F58">
        <w:trPr>
          <w:trHeight w:val="283"/>
        </w:trPr>
        <w:tc>
          <w:tcPr>
            <w:tcW w:w="1843" w:type="dxa"/>
            <w:vAlign w:val="bottom"/>
          </w:tcPr>
          <w:p w14:paraId="04F58216" w14:textId="6D413C27" w:rsidR="00CE28CC" w:rsidRPr="00F52AAB" w:rsidRDefault="00CE28CC" w:rsidP="00BA5960">
            <w:pPr>
              <w:rPr>
                <w:rFonts w:ascii="Georgia" w:hAnsi="Georgia"/>
                <w:sz w:val="18"/>
              </w:rPr>
            </w:pPr>
            <w:r w:rsidRPr="00F52AAB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224" w:type="dxa"/>
            <w:gridSpan w:val="9"/>
            <w:vAlign w:val="bottom"/>
          </w:tcPr>
          <w:p w14:paraId="598C2742" w14:textId="48BE8413" w:rsidR="00CE28CC" w:rsidRPr="00F52AAB" w:rsidRDefault="00056EC5" w:rsidP="00BA596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>Tennis,</w:t>
            </w:r>
            <w:r w:rsidR="001F7158"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Krafttraining, Kapitalmärkte</w:t>
            </w:r>
          </w:p>
        </w:tc>
      </w:tr>
      <w:tr w:rsidR="001F7158" w:rsidRPr="00F52AAB" w14:paraId="3F754FA1" w14:textId="77777777" w:rsidTr="00292F58">
        <w:trPr>
          <w:trHeight w:val="482"/>
        </w:trPr>
        <w:tc>
          <w:tcPr>
            <w:tcW w:w="1843" w:type="dxa"/>
            <w:vAlign w:val="bottom"/>
          </w:tcPr>
          <w:p w14:paraId="03277EC4" w14:textId="77777777" w:rsidR="001F7158" w:rsidRDefault="001F7158" w:rsidP="00BA5960">
            <w:pPr>
              <w:rPr>
                <w:rFonts w:ascii="Georgia" w:hAnsi="Georgia"/>
                <w:sz w:val="18"/>
              </w:rPr>
            </w:pPr>
            <w:r w:rsidRPr="00F52AAB">
              <w:rPr>
                <w:rFonts w:ascii="Georgia" w:hAnsi="Georgia"/>
                <w:sz w:val="18"/>
              </w:rPr>
              <w:t xml:space="preserve">Zertifikate: </w:t>
            </w:r>
          </w:p>
          <w:p w14:paraId="08ADC195" w14:textId="357BB0AC" w:rsidR="006E0F94" w:rsidRPr="00F52AAB" w:rsidRDefault="006E0F94" w:rsidP="00BA5960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224" w:type="dxa"/>
            <w:gridSpan w:val="9"/>
            <w:vAlign w:val="bottom"/>
          </w:tcPr>
          <w:p w14:paraId="0CE81B8B" w14:textId="146FE462" w:rsidR="001F7158" w:rsidRPr="00F52AAB" w:rsidRDefault="001F7158" w:rsidP="00BA596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Excel in der Praxis – Effizient mit KI (06/2026); </w:t>
            </w:r>
            <w:r w:rsidR="009A7BC3">
              <w:rPr>
                <w:rFonts w:ascii="Georgia" w:hAnsi="Georgia" w:cs="Georgia"/>
                <w:color w:val="000000"/>
                <w:sz w:val="18"/>
                <w:lang w:val="de-AT"/>
              </w:rPr>
              <w:br/>
            </w:r>
            <w:r w:rsidRPr="00F52AAB">
              <w:rPr>
                <w:rFonts w:ascii="Georgia" w:hAnsi="Georgia" w:cs="Georgia"/>
                <w:color w:val="000000"/>
                <w:sz w:val="18"/>
                <w:lang w:val="de-AT"/>
              </w:rPr>
              <w:t>Grundlagen der Programmierung in Python (06/2026)</w:t>
            </w:r>
          </w:p>
        </w:tc>
      </w:tr>
      <w:tr w:rsidR="00CE28CC" w:rsidRPr="00F52AAB" w14:paraId="071AB173" w14:textId="77777777" w:rsidTr="00BA5960">
        <w:trPr>
          <w:trHeight w:val="1020"/>
          <w:trPrChange w:id="47" w:author="Sarah Bergmann" w:date="2026-08-10T00:23:00Z" w16du:dateUtc="2026-08-10T07:23:00Z">
            <w:trPr>
              <w:trHeight w:val="1020"/>
            </w:trPr>
          </w:trPrChange>
        </w:trPr>
        <w:tc>
          <w:tcPr>
            <w:tcW w:w="2610" w:type="dxa"/>
            <w:gridSpan w:val="2"/>
            <w:vAlign w:val="bottom"/>
            <w:tcPrChange w:id="48" w:author="Sarah Bergmann" w:date="2026-08-10T00:23:00Z" w16du:dateUtc="2026-08-10T07:23:00Z">
              <w:tcPr>
                <w:tcW w:w="1843" w:type="dxa"/>
                <w:vAlign w:val="bottom"/>
              </w:tcPr>
            </w:tcPrChange>
          </w:tcPr>
          <w:p w14:paraId="406B03AC" w14:textId="24E5A924" w:rsidR="00CE28CC" w:rsidRPr="00F52AAB" w:rsidRDefault="00BA5960" w:rsidP="00BA5960">
            <w:pPr>
              <w:rPr>
                <w:rFonts w:ascii="Georgia" w:hAnsi="Georgia"/>
                <w:sz w:val="18"/>
              </w:rPr>
            </w:pPr>
            <w:ins w:id="49" w:author="Sarah Bergmann" w:date="2026-08-10T00:23:00Z" w16du:dateUtc="2026-08-10T07:23:00Z">
              <w:r w:rsidRPr="00BA5960">
                <w:rPr>
                  <w:rFonts w:ascii="Georgia" w:hAnsi="Georgia"/>
                  <w:sz w:val="18"/>
                  <w:highlight w:val="yellow"/>
                  <w:rPrChange w:id="50" w:author="Sarah Bergmann" w:date="2026-08-10T00:23:00Z" w16du:dateUtc="2026-08-10T07:23:00Z">
                    <w:rPr>
                      <w:rFonts w:ascii="Georgia" w:hAnsi="Georgia"/>
                      <w:sz w:val="18"/>
                    </w:rPr>
                  </w:rPrChange>
                </w:rPr>
                <w:t>Datum, Ort, Unterschrift</w:t>
              </w:r>
            </w:ins>
          </w:p>
        </w:tc>
        <w:tc>
          <w:tcPr>
            <w:tcW w:w="6457" w:type="dxa"/>
            <w:gridSpan w:val="8"/>
            <w:vAlign w:val="bottom"/>
            <w:tcPrChange w:id="51" w:author="Sarah Bergmann" w:date="2026-08-10T00:23:00Z" w16du:dateUtc="2026-08-10T07:23:00Z">
              <w:tcPr>
                <w:tcW w:w="7224" w:type="dxa"/>
                <w:gridSpan w:val="8"/>
                <w:vAlign w:val="bottom"/>
              </w:tcPr>
            </w:tcPrChange>
          </w:tcPr>
          <w:p w14:paraId="6478BDEA" w14:textId="77777777" w:rsidR="00CE28CC" w:rsidRPr="00F52AAB" w:rsidRDefault="00CE28CC" w:rsidP="00BA596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Sarah Bergmann" w:date="2026-08-10T00:24:00Z" w:initials="SB">
    <w:p w14:paraId="625F1B73" w14:textId="77777777" w:rsidR="00BA5960" w:rsidRDefault="00BA5960" w:rsidP="00BA5960">
      <w:r>
        <w:rPr>
          <w:rStyle w:val="Kommentarzeichen"/>
        </w:rPr>
        <w:annotationRef/>
      </w:r>
      <w:r>
        <w:rPr>
          <w:sz w:val="20"/>
          <w:szCs w:val="20"/>
        </w:rPr>
        <w:t>Das sieht alles tiptop aus :)</w:t>
      </w:r>
    </w:p>
  </w:comment>
  <w:comment w:id="43" w:author="Sarah Bergmann" w:date="2026-08-10T00:23:00Z" w:initials="SB">
    <w:p w14:paraId="54470660" w14:textId="77777777" w:rsidR="00BA5960" w:rsidRDefault="00BA5960" w:rsidP="00BA5960">
      <w:r>
        <w:rPr>
          <w:rStyle w:val="Kommentarzeichen"/>
        </w:rPr>
        <w:annotationRef/>
      </w:r>
      <w:r>
        <w:rPr>
          <w:sz w:val="20"/>
          <w:szCs w:val="20"/>
        </w:rPr>
        <w:t>hier fehlt der Kenntnisstand für die Einheitlichkeit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5F1B73" w15:done="0"/>
  <w15:commentEx w15:paraId="544706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9B5647" w16cex:dateUtc="2026-08-10T07:24:00Z"/>
  <w16cex:commentExtensible w16cex:durableId="513B9072" w16cex:dateUtc="2026-08-10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5F1B73" w16cid:durableId="159B5647"/>
  <w16cid:commentId w16cid:paraId="54470660" w16cid:durableId="513B90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830F6" w14:textId="77777777" w:rsidR="00BE39E6" w:rsidRDefault="00BE39E6" w:rsidP="00BE053D">
      <w:pPr>
        <w:spacing w:after="0" w:line="240" w:lineRule="auto"/>
      </w:pPr>
      <w:r>
        <w:separator/>
      </w:r>
    </w:p>
  </w:endnote>
  <w:endnote w:type="continuationSeparator" w:id="0">
    <w:p w14:paraId="07186A7F" w14:textId="77777777" w:rsidR="00BE39E6" w:rsidRDefault="00BE39E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B9DDB" w14:textId="77777777" w:rsidR="00BE39E6" w:rsidRDefault="00BE39E6" w:rsidP="00BE053D">
      <w:pPr>
        <w:spacing w:after="0" w:line="240" w:lineRule="auto"/>
      </w:pPr>
      <w:r>
        <w:separator/>
      </w:r>
    </w:p>
  </w:footnote>
  <w:footnote w:type="continuationSeparator" w:id="0">
    <w:p w14:paraId="2466320E" w14:textId="77777777" w:rsidR="00BE39E6" w:rsidRDefault="00BE39E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5652771">
    <w:abstractNumId w:val="14"/>
  </w:num>
  <w:num w:numId="2" w16cid:durableId="1846820839">
    <w:abstractNumId w:val="17"/>
  </w:num>
  <w:num w:numId="3" w16cid:durableId="670721521">
    <w:abstractNumId w:val="19"/>
  </w:num>
  <w:num w:numId="4" w16cid:durableId="1875191797">
    <w:abstractNumId w:val="0"/>
  </w:num>
  <w:num w:numId="5" w16cid:durableId="1836531090">
    <w:abstractNumId w:val="1"/>
  </w:num>
  <w:num w:numId="6" w16cid:durableId="1647738249">
    <w:abstractNumId w:val="2"/>
  </w:num>
  <w:num w:numId="7" w16cid:durableId="1774596434">
    <w:abstractNumId w:val="13"/>
  </w:num>
  <w:num w:numId="8" w16cid:durableId="858469512">
    <w:abstractNumId w:val="22"/>
  </w:num>
  <w:num w:numId="9" w16cid:durableId="531381592">
    <w:abstractNumId w:val="12"/>
  </w:num>
  <w:num w:numId="10" w16cid:durableId="1952008637">
    <w:abstractNumId w:val="23"/>
  </w:num>
  <w:num w:numId="11" w16cid:durableId="573971912">
    <w:abstractNumId w:val="5"/>
  </w:num>
  <w:num w:numId="12" w16cid:durableId="2012487886">
    <w:abstractNumId w:val="6"/>
  </w:num>
  <w:num w:numId="13" w16cid:durableId="1380323543">
    <w:abstractNumId w:val="8"/>
  </w:num>
  <w:num w:numId="14" w16cid:durableId="1549680274">
    <w:abstractNumId w:val="9"/>
  </w:num>
  <w:num w:numId="15" w16cid:durableId="1183279578">
    <w:abstractNumId w:val="21"/>
  </w:num>
  <w:num w:numId="16" w16cid:durableId="1013528679">
    <w:abstractNumId w:val="4"/>
  </w:num>
  <w:num w:numId="17" w16cid:durableId="985550658">
    <w:abstractNumId w:val="16"/>
  </w:num>
  <w:num w:numId="18" w16cid:durableId="589658249">
    <w:abstractNumId w:val="3"/>
  </w:num>
  <w:num w:numId="19" w16cid:durableId="847519108">
    <w:abstractNumId w:val="18"/>
  </w:num>
  <w:num w:numId="20" w16cid:durableId="2038115525">
    <w:abstractNumId w:val="10"/>
  </w:num>
  <w:num w:numId="21" w16cid:durableId="867959838">
    <w:abstractNumId w:val="11"/>
  </w:num>
  <w:num w:numId="22" w16cid:durableId="10693155">
    <w:abstractNumId w:val="15"/>
  </w:num>
  <w:num w:numId="23" w16cid:durableId="108546118">
    <w:abstractNumId w:val="7"/>
  </w:num>
  <w:num w:numId="24" w16cid:durableId="30783239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bke2025@pomona.edu::e83357c8-3cb9-49f1-b9e5-fbb00dd4ba5a"/>
  </w15:person>
  <w15:person w15:author="Jonathan Matthäus Smodis">
    <w15:presenceInfo w15:providerId="Windows Live" w15:userId="528202efff6512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BB5"/>
    <w:rsid w:val="00056EC5"/>
    <w:rsid w:val="00061D33"/>
    <w:rsid w:val="00064643"/>
    <w:rsid w:val="0008323F"/>
    <w:rsid w:val="00087747"/>
    <w:rsid w:val="00092A2C"/>
    <w:rsid w:val="000A1FDA"/>
    <w:rsid w:val="000B0EF4"/>
    <w:rsid w:val="000B63E2"/>
    <w:rsid w:val="000B6548"/>
    <w:rsid w:val="000D3C84"/>
    <w:rsid w:val="000D671A"/>
    <w:rsid w:val="00103EC5"/>
    <w:rsid w:val="00116C6E"/>
    <w:rsid w:val="00125CA6"/>
    <w:rsid w:val="00156FC9"/>
    <w:rsid w:val="00162A5A"/>
    <w:rsid w:val="00172867"/>
    <w:rsid w:val="00172F92"/>
    <w:rsid w:val="001741BE"/>
    <w:rsid w:val="00175B6D"/>
    <w:rsid w:val="001901ED"/>
    <w:rsid w:val="0019483A"/>
    <w:rsid w:val="001A46BF"/>
    <w:rsid w:val="001A481B"/>
    <w:rsid w:val="001B0186"/>
    <w:rsid w:val="001B62CA"/>
    <w:rsid w:val="001D4DCD"/>
    <w:rsid w:val="001F1409"/>
    <w:rsid w:val="001F4175"/>
    <w:rsid w:val="001F7158"/>
    <w:rsid w:val="00223A4D"/>
    <w:rsid w:val="00232CB5"/>
    <w:rsid w:val="00234A7E"/>
    <w:rsid w:val="0024373D"/>
    <w:rsid w:val="002508C2"/>
    <w:rsid w:val="00267252"/>
    <w:rsid w:val="00282DB0"/>
    <w:rsid w:val="00292F58"/>
    <w:rsid w:val="002B2091"/>
    <w:rsid w:val="002C6972"/>
    <w:rsid w:val="002D2B32"/>
    <w:rsid w:val="002D4516"/>
    <w:rsid w:val="002E16CC"/>
    <w:rsid w:val="002E28AE"/>
    <w:rsid w:val="002F46AD"/>
    <w:rsid w:val="003101F0"/>
    <w:rsid w:val="00314B7A"/>
    <w:rsid w:val="003230FD"/>
    <w:rsid w:val="00323942"/>
    <w:rsid w:val="00324BC5"/>
    <w:rsid w:val="003360BE"/>
    <w:rsid w:val="00340BAB"/>
    <w:rsid w:val="003418E0"/>
    <w:rsid w:val="00347F8D"/>
    <w:rsid w:val="00372F7B"/>
    <w:rsid w:val="003733E5"/>
    <w:rsid w:val="00390EA6"/>
    <w:rsid w:val="00396B1E"/>
    <w:rsid w:val="003D5C46"/>
    <w:rsid w:val="003E27C3"/>
    <w:rsid w:val="003E752A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521E"/>
    <w:rsid w:val="004A54BA"/>
    <w:rsid w:val="004B6A5E"/>
    <w:rsid w:val="004C2372"/>
    <w:rsid w:val="004D227C"/>
    <w:rsid w:val="004E1C1A"/>
    <w:rsid w:val="004E409F"/>
    <w:rsid w:val="00507EA7"/>
    <w:rsid w:val="00517E01"/>
    <w:rsid w:val="00526089"/>
    <w:rsid w:val="00527A28"/>
    <w:rsid w:val="00527DCA"/>
    <w:rsid w:val="005337EF"/>
    <w:rsid w:val="0056709B"/>
    <w:rsid w:val="005716D4"/>
    <w:rsid w:val="00571B60"/>
    <w:rsid w:val="005743D5"/>
    <w:rsid w:val="00585A4D"/>
    <w:rsid w:val="005D6329"/>
    <w:rsid w:val="005E57F6"/>
    <w:rsid w:val="0060561C"/>
    <w:rsid w:val="006058D8"/>
    <w:rsid w:val="00610200"/>
    <w:rsid w:val="0061354D"/>
    <w:rsid w:val="0062005F"/>
    <w:rsid w:val="00623699"/>
    <w:rsid w:val="00624039"/>
    <w:rsid w:val="00632D5A"/>
    <w:rsid w:val="00635515"/>
    <w:rsid w:val="006546FD"/>
    <w:rsid w:val="00664D0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0F94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6E2A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33655"/>
    <w:rsid w:val="00853438"/>
    <w:rsid w:val="00866846"/>
    <w:rsid w:val="00875DA9"/>
    <w:rsid w:val="00877B2E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48AC"/>
    <w:rsid w:val="00995601"/>
    <w:rsid w:val="00996356"/>
    <w:rsid w:val="0099687F"/>
    <w:rsid w:val="00997D9A"/>
    <w:rsid w:val="009A7BC3"/>
    <w:rsid w:val="009D7C49"/>
    <w:rsid w:val="009E7297"/>
    <w:rsid w:val="009F232A"/>
    <w:rsid w:val="00A0257D"/>
    <w:rsid w:val="00A12EDC"/>
    <w:rsid w:val="00A23750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164E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51AB2"/>
    <w:rsid w:val="00B67F1F"/>
    <w:rsid w:val="00B701D7"/>
    <w:rsid w:val="00B75C34"/>
    <w:rsid w:val="00B90595"/>
    <w:rsid w:val="00BA215A"/>
    <w:rsid w:val="00BA5960"/>
    <w:rsid w:val="00BB5F09"/>
    <w:rsid w:val="00BC0D9F"/>
    <w:rsid w:val="00BE053D"/>
    <w:rsid w:val="00BE39E6"/>
    <w:rsid w:val="00BF1A7A"/>
    <w:rsid w:val="00BF1FA3"/>
    <w:rsid w:val="00C00974"/>
    <w:rsid w:val="00C018E4"/>
    <w:rsid w:val="00C066FA"/>
    <w:rsid w:val="00C25387"/>
    <w:rsid w:val="00C4146F"/>
    <w:rsid w:val="00C54BE3"/>
    <w:rsid w:val="00C55CA1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1E85"/>
    <w:rsid w:val="00D80D6B"/>
    <w:rsid w:val="00D90950"/>
    <w:rsid w:val="00DA69DF"/>
    <w:rsid w:val="00DB33F8"/>
    <w:rsid w:val="00DD38E2"/>
    <w:rsid w:val="00E13110"/>
    <w:rsid w:val="00E24DF1"/>
    <w:rsid w:val="00E431ED"/>
    <w:rsid w:val="00E530D4"/>
    <w:rsid w:val="00E64FF5"/>
    <w:rsid w:val="00E907EC"/>
    <w:rsid w:val="00EA5421"/>
    <w:rsid w:val="00EB34FC"/>
    <w:rsid w:val="00EB5816"/>
    <w:rsid w:val="00ED0EA9"/>
    <w:rsid w:val="00EF74B1"/>
    <w:rsid w:val="00EF77DF"/>
    <w:rsid w:val="00F11BEF"/>
    <w:rsid w:val="00F244CF"/>
    <w:rsid w:val="00F258E7"/>
    <w:rsid w:val="00F31B84"/>
    <w:rsid w:val="00F44A00"/>
    <w:rsid w:val="00F52AAB"/>
    <w:rsid w:val="00F631EC"/>
    <w:rsid w:val="00F64C22"/>
    <w:rsid w:val="00F64FA7"/>
    <w:rsid w:val="00F74D19"/>
    <w:rsid w:val="00F80053"/>
    <w:rsid w:val="00F87A4F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A596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A596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A596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A596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A596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A59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2632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Jonathan Matthäus Smodis</cp:lastModifiedBy>
  <cp:revision>2</cp:revision>
  <cp:lastPrinted>2026-08-10T15:57:00Z</cp:lastPrinted>
  <dcterms:created xsi:type="dcterms:W3CDTF">2026-08-10T16:03:00Z</dcterms:created>
  <dcterms:modified xsi:type="dcterms:W3CDTF">2026-08-10T16:03:00Z</dcterms:modified>
</cp:coreProperties>
</file>