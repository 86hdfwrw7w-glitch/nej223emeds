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0376DF" w14:textId="043A5921" w:rsidR="00EE44B0" w:rsidRPr="005C7BAC" w:rsidRDefault="00453CA6" w:rsidP="00A156B9">
      <w:pPr>
        <w:jc w:val="right"/>
        <w:rPr>
          <w:rFonts w:ascii="Times New Roman" w:hAnsi="Times New Roman" w:cs="Times New Roman"/>
          <w:sz w:val="21"/>
          <w:szCs w:val="21"/>
          <w:lang w:val="en-US"/>
        </w:rPr>
      </w:pPr>
      <w:r w:rsidRPr="005C7BAC">
        <w:rPr>
          <w:rFonts w:ascii="Times New Roman" w:hAnsi="Times New Roman" w:cs="Times New Roman"/>
          <w:sz w:val="21"/>
          <w:szCs w:val="21"/>
          <w:lang w:val="en-US"/>
        </w:rPr>
        <w:t>Jonas</w:t>
      </w:r>
      <w:r w:rsidR="00C4564A" w:rsidRPr="005C7BAC">
        <w:rPr>
          <w:rFonts w:ascii="Times New Roman" w:hAnsi="Times New Roman" w:cs="Times New Roman"/>
          <w:sz w:val="21"/>
          <w:szCs w:val="21"/>
          <w:lang w:val="en-US"/>
        </w:rPr>
        <w:t xml:space="preserve"> </w:t>
      </w:r>
      <w:r w:rsidRPr="005C7BAC">
        <w:rPr>
          <w:rFonts w:ascii="Times New Roman" w:hAnsi="Times New Roman" w:cs="Times New Roman"/>
          <w:sz w:val="21"/>
          <w:szCs w:val="21"/>
          <w:lang w:val="en-US"/>
        </w:rPr>
        <w:t>Bothstedt</w:t>
      </w:r>
    </w:p>
    <w:p w14:paraId="2317A780" w14:textId="6EF4347D" w:rsidR="001E6FC7" w:rsidRPr="005C7BAC" w:rsidRDefault="00D72A4C" w:rsidP="00A957A6">
      <w:pPr>
        <w:jc w:val="right"/>
        <w:rPr>
          <w:rFonts w:ascii="Times New Roman" w:hAnsi="Times New Roman" w:cs="Times New Roman"/>
          <w:sz w:val="21"/>
          <w:szCs w:val="21"/>
          <w:lang w:val="en-US"/>
        </w:rPr>
      </w:pPr>
      <w:r>
        <w:rPr>
          <w:rFonts w:ascii="Times New Roman" w:hAnsi="Times New Roman" w:cs="Times New Roman"/>
          <w:sz w:val="21"/>
          <w:szCs w:val="21"/>
          <w:lang w:val="en-US"/>
        </w:rPr>
        <w:t>B6 14/15</w:t>
      </w:r>
      <w:r w:rsidR="00444356">
        <w:rPr>
          <w:rFonts w:ascii="Times New Roman" w:hAnsi="Times New Roman" w:cs="Times New Roman"/>
          <w:sz w:val="21"/>
          <w:szCs w:val="21"/>
          <w:lang w:val="en-US"/>
        </w:rPr>
        <w:t xml:space="preserve">, </w:t>
      </w:r>
      <w:r w:rsidRPr="00D72A4C">
        <w:rPr>
          <w:rFonts w:ascii="Times New Roman" w:hAnsi="Times New Roman" w:cs="Times New Roman"/>
          <w:sz w:val="21"/>
          <w:szCs w:val="21"/>
          <w:lang w:val="en-US"/>
        </w:rPr>
        <w:t>68159</w:t>
      </w:r>
      <w:r>
        <w:rPr>
          <w:rFonts w:ascii="Times New Roman" w:hAnsi="Times New Roman" w:cs="Times New Roman"/>
          <w:sz w:val="21"/>
          <w:szCs w:val="21"/>
          <w:lang w:val="en-US"/>
        </w:rPr>
        <w:t xml:space="preserve"> Mannheim</w:t>
      </w:r>
    </w:p>
    <w:p w14:paraId="60759660" w14:textId="77777777" w:rsidR="00D72A4C" w:rsidRDefault="00D72A4C" w:rsidP="00D72A4C">
      <w:pPr>
        <w:rPr>
          <w:rFonts w:ascii="Times New Roman" w:hAnsi="Times New Roman" w:cs="Times New Roman"/>
          <w:sz w:val="21"/>
          <w:szCs w:val="21"/>
        </w:rPr>
      </w:pPr>
      <w:r w:rsidRPr="00D72A4C">
        <w:rPr>
          <w:rFonts w:ascii="Times New Roman" w:hAnsi="Times New Roman" w:cs="Times New Roman"/>
          <w:sz w:val="21"/>
          <w:szCs w:val="21"/>
        </w:rPr>
        <w:t>University of Mannheim</w:t>
      </w:r>
    </w:p>
    <w:p w14:paraId="1E2BCF76" w14:textId="77777777" w:rsidR="00D72A4C" w:rsidRDefault="00D72A4C" w:rsidP="00D72A4C">
      <w:pPr>
        <w:rPr>
          <w:rFonts w:ascii="Times New Roman" w:hAnsi="Times New Roman" w:cs="Times New Roman"/>
          <w:sz w:val="21"/>
          <w:szCs w:val="21"/>
        </w:rPr>
      </w:pPr>
      <w:r w:rsidRPr="00D72A4C">
        <w:rPr>
          <w:rFonts w:ascii="Times New Roman" w:hAnsi="Times New Roman" w:cs="Times New Roman"/>
          <w:sz w:val="21"/>
          <w:szCs w:val="21"/>
        </w:rPr>
        <w:t>International Office</w:t>
      </w:r>
      <w:r>
        <w:rPr>
          <w:rFonts w:ascii="Times New Roman" w:hAnsi="Times New Roman" w:cs="Times New Roman"/>
          <w:sz w:val="21"/>
          <w:szCs w:val="21"/>
        </w:rPr>
        <w:t xml:space="preserve"> – </w:t>
      </w:r>
      <w:r w:rsidRPr="00D72A4C">
        <w:rPr>
          <w:rFonts w:ascii="Times New Roman" w:hAnsi="Times New Roman" w:cs="Times New Roman"/>
          <w:sz w:val="21"/>
          <w:szCs w:val="21"/>
        </w:rPr>
        <w:t>Division II – Student Affairs</w:t>
      </w:r>
    </w:p>
    <w:p w14:paraId="76ADB4BF" w14:textId="5AF15FF5" w:rsidR="00D72A4C" w:rsidRDefault="00D72A4C" w:rsidP="00D72A4C">
      <w:pPr>
        <w:rPr>
          <w:rFonts w:ascii="Times New Roman" w:hAnsi="Times New Roman" w:cs="Times New Roman"/>
          <w:sz w:val="21"/>
          <w:szCs w:val="21"/>
        </w:rPr>
      </w:pPr>
      <w:r w:rsidRPr="00D72A4C">
        <w:rPr>
          <w:rFonts w:ascii="Times New Roman" w:hAnsi="Times New Roman" w:cs="Times New Roman"/>
          <w:sz w:val="21"/>
          <w:szCs w:val="21"/>
        </w:rPr>
        <w:t>L 1, 168161 Mannheim</w:t>
      </w:r>
      <w:r>
        <w:rPr>
          <w:rFonts w:ascii="Times New Roman" w:hAnsi="Times New Roman" w:cs="Times New Roman"/>
          <w:sz w:val="21"/>
          <w:szCs w:val="21"/>
        </w:rPr>
        <w:t>, Germany</w:t>
      </w:r>
    </w:p>
    <w:p w14:paraId="609DF888" w14:textId="77777777" w:rsidR="00D72A4C" w:rsidRDefault="00D72A4C" w:rsidP="00D72A4C">
      <w:pPr>
        <w:rPr>
          <w:rFonts w:ascii="Times New Roman" w:hAnsi="Times New Roman" w:cs="Times New Roman"/>
          <w:sz w:val="21"/>
          <w:szCs w:val="21"/>
        </w:rPr>
      </w:pPr>
    </w:p>
    <w:p w14:paraId="7E2DB198" w14:textId="00FC0D7C" w:rsidR="00D72A4C" w:rsidRDefault="00D72A4C" w:rsidP="00D72A4C">
      <w:pPr>
        <w:rPr>
          <w:rFonts w:ascii="Times New Roman" w:hAnsi="Times New Roman" w:cs="Times New Roman"/>
          <w:sz w:val="21"/>
          <w:szCs w:val="21"/>
        </w:rPr>
      </w:pPr>
      <w:r w:rsidRPr="00D72A4C">
        <w:rPr>
          <w:rFonts w:ascii="Times New Roman" w:hAnsi="Times New Roman" w:cs="Times New Roman"/>
          <w:sz w:val="21"/>
          <w:szCs w:val="21"/>
        </w:rPr>
        <w:t>Università Bocconi</w:t>
      </w:r>
    </w:p>
    <w:p w14:paraId="235E62F8" w14:textId="77777777" w:rsidR="00D72A4C" w:rsidRDefault="00D72A4C" w:rsidP="00D72A4C">
      <w:pPr>
        <w:rPr>
          <w:rFonts w:ascii="Times New Roman" w:hAnsi="Times New Roman" w:cs="Times New Roman"/>
          <w:sz w:val="21"/>
          <w:szCs w:val="21"/>
        </w:rPr>
      </w:pPr>
      <w:r w:rsidRPr="00D72A4C">
        <w:rPr>
          <w:rFonts w:ascii="Times New Roman" w:hAnsi="Times New Roman" w:cs="Times New Roman"/>
          <w:sz w:val="21"/>
          <w:szCs w:val="21"/>
        </w:rPr>
        <w:t>International Student Desk</w:t>
      </w:r>
    </w:p>
    <w:p w14:paraId="620DF8FD" w14:textId="3A03158C" w:rsidR="00D72A4C" w:rsidRDefault="00D72A4C" w:rsidP="00D72A4C">
      <w:pPr>
        <w:rPr>
          <w:rFonts w:ascii="Times New Roman" w:hAnsi="Times New Roman" w:cs="Times New Roman"/>
          <w:sz w:val="21"/>
          <w:szCs w:val="21"/>
        </w:rPr>
      </w:pPr>
      <w:r w:rsidRPr="00D72A4C">
        <w:rPr>
          <w:rFonts w:ascii="Times New Roman" w:hAnsi="Times New Roman" w:cs="Times New Roman"/>
          <w:sz w:val="21"/>
          <w:szCs w:val="21"/>
        </w:rPr>
        <w:t>Piazza Sraffa 1320136 Milano, Italy</w:t>
      </w:r>
    </w:p>
    <w:p w14:paraId="38167B0E" w14:textId="34DC667E" w:rsidR="00E743A0" w:rsidRPr="005C7BAC" w:rsidRDefault="00D72A4C" w:rsidP="003D0338">
      <w:pPr>
        <w:ind w:left="708" w:firstLine="708"/>
        <w:jc w:val="right"/>
        <w:rPr>
          <w:rFonts w:ascii="Times New Roman" w:hAnsi="Times New Roman" w:cs="Times New Roman"/>
          <w:sz w:val="21"/>
          <w:szCs w:val="21"/>
        </w:rPr>
      </w:pPr>
      <w:r>
        <w:rPr>
          <w:rFonts w:ascii="Times New Roman" w:hAnsi="Times New Roman" w:cs="Times New Roman"/>
          <w:sz w:val="21"/>
          <w:szCs w:val="21"/>
        </w:rPr>
        <w:t>Mannheim</w:t>
      </w:r>
      <w:r w:rsidR="00C4564A" w:rsidRPr="005C7BAC">
        <w:rPr>
          <w:rFonts w:ascii="Times New Roman" w:hAnsi="Times New Roman" w:cs="Times New Roman"/>
          <w:sz w:val="21"/>
          <w:szCs w:val="21"/>
        </w:rPr>
        <w:t xml:space="preserve">, </w:t>
      </w:r>
      <w:r w:rsidR="000B6873">
        <w:rPr>
          <w:rFonts w:ascii="Times New Roman" w:hAnsi="Times New Roman" w:cs="Times New Roman"/>
          <w:sz w:val="21"/>
          <w:szCs w:val="21"/>
        </w:rPr>
        <w:t>xx</w:t>
      </w:r>
      <w:r w:rsidR="009452B1" w:rsidRPr="005C7BAC">
        <w:rPr>
          <w:rFonts w:ascii="Times New Roman" w:hAnsi="Times New Roman" w:cs="Times New Roman"/>
          <w:sz w:val="21"/>
          <w:szCs w:val="21"/>
        </w:rPr>
        <w:t>.</w:t>
      </w:r>
      <w:r w:rsidR="000B6873">
        <w:rPr>
          <w:rFonts w:ascii="Times New Roman" w:hAnsi="Times New Roman" w:cs="Times New Roman"/>
          <w:sz w:val="21"/>
          <w:szCs w:val="21"/>
        </w:rPr>
        <w:t>xx</w:t>
      </w:r>
      <w:r w:rsidR="009452B1" w:rsidRPr="005C7BAC">
        <w:rPr>
          <w:rFonts w:ascii="Times New Roman" w:hAnsi="Times New Roman" w:cs="Times New Roman"/>
          <w:sz w:val="21"/>
          <w:szCs w:val="21"/>
        </w:rPr>
        <w:t>.</w:t>
      </w:r>
      <w:r>
        <w:rPr>
          <w:rFonts w:ascii="Times New Roman" w:hAnsi="Times New Roman" w:cs="Times New Roman"/>
          <w:sz w:val="21"/>
          <w:szCs w:val="21"/>
        </w:rPr>
        <w:t>2026</w:t>
      </w:r>
    </w:p>
    <w:p w14:paraId="321B3EC9" w14:textId="14439E5F" w:rsidR="00360D64" w:rsidRPr="00360D64" w:rsidRDefault="00360D64" w:rsidP="00360D64">
      <w:pPr>
        <w:spacing w:before="100" w:beforeAutospacing="1" w:after="100" w:afterAutospacing="1"/>
        <w:jc w:val="both"/>
        <w:rPr>
          <w:rFonts w:ascii="Times New Roman" w:eastAsia="Times New Roman" w:hAnsi="Times New Roman" w:cs="Times New Roman"/>
          <w:b/>
          <w:bCs/>
          <w:noProof/>
          <w:sz w:val="22"/>
          <w:szCs w:val="22"/>
          <w:lang w:val="en-US" w:eastAsia="de-DE"/>
        </w:rPr>
      </w:pPr>
      <w:r w:rsidRPr="00360D64">
        <w:rPr>
          <w:rFonts w:ascii="Times New Roman" w:eastAsia="Times New Roman" w:hAnsi="Times New Roman" w:cs="Times New Roman"/>
          <w:b/>
          <w:bCs/>
          <w:noProof/>
          <w:sz w:val="22"/>
          <w:szCs w:val="22"/>
          <w:lang w:val="en-US" w:eastAsia="de-DE"/>
        </w:rPr>
        <w:t>Motivation Letter: Exchange Semester at Università Commerciale Luigi Bocconi</w:t>
      </w:r>
    </w:p>
    <w:p w14:paraId="29DF4056" w14:textId="7A288B7A" w:rsidR="00360D64" w:rsidRPr="00360D64" w:rsidRDefault="00360D64" w:rsidP="00360D64">
      <w:pPr>
        <w:spacing w:before="100" w:beforeAutospacing="1" w:after="100" w:afterAutospacing="1"/>
        <w:jc w:val="both"/>
        <w:rPr>
          <w:rFonts w:ascii="Times New Roman" w:eastAsia="Times New Roman" w:hAnsi="Times New Roman" w:cs="Times New Roman"/>
          <w:noProof/>
          <w:sz w:val="20"/>
          <w:szCs w:val="20"/>
          <w:lang w:val="en-US" w:eastAsia="de-DE"/>
        </w:rPr>
      </w:pPr>
      <w:r>
        <w:rPr>
          <w:rFonts w:ascii="Times New Roman" w:eastAsia="Times New Roman" w:hAnsi="Times New Roman" w:cs="Times New Roman"/>
          <w:noProof/>
          <w:sz w:val="20"/>
          <w:szCs w:val="20"/>
          <w:lang w:val="en-US" w:eastAsia="de-DE"/>
        </w:rPr>
        <w:t>Dear Ladies and Gentlemen,</w:t>
      </w:r>
    </w:p>
    <w:p w14:paraId="105374A4" w14:textId="58CACB0D" w:rsidR="00360D64" w:rsidRPr="00360D64" w:rsidRDefault="00D72A4C" w:rsidP="00360D64">
      <w:pPr>
        <w:spacing w:before="100" w:beforeAutospacing="1" w:after="100" w:afterAutospacing="1"/>
        <w:jc w:val="both"/>
        <w:rPr>
          <w:rFonts w:ascii="Times New Roman" w:eastAsia="Times New Roman" w:hAnsi="Times New Roman" w:cs="Times New Roman"/>
          <w:noProof/>
          <w:sz w:val="20"/>
          <w:szCs w:val="20"/>
          <w:lang w:val="en-US" w:eastAsia="de-DE"/>
        </w:rPr>
      </w:pPr>
      <w:r>
        <w:rPr>
          <w:rFonts w:ascii="Times New Roman" w:eastAsia="Times New Roman" w:hAnsi="Times New Roman" w:cs="Times New Roman"/>
          <w:noProof/>
          <w:sz w:val="20"/>
          <w:szCs w:val="20"/>
          <w:lang w:val="en-US" w:eastAsia="de-DE"/>
        </w:rPr>
        <w:t>m</w:t>
      </w:r>
      <w:r w:rsidR="00360D64" w:rsidRPr="00360D64">
        <w:rPr>
          <w:rFonts w:ascii="Times New Roman" w:eastAsia="Times New Roman" w:hAnsi="Times New Roman" w:cs="Times New Roman"/>
          <w:noProof/>
          <w:sz w:val="20"/>
          <w:szCs w:val="20"/>
          <w:lang w:val="en-US" w:eastAsia="de-DE"/>
        </w:rPr>
        <w:t xml:space="preserve">y interest in </w:t>
      </w:r>
      <w:ins w:id="0" w:author="David Döbele" w:date="2026-07-21T09:34:00Z" w16du:dateUtc="2026-07-21T07:34:00Z">
        <w:r w:rsidR="00612420">
          <w:rPr>
            <w:rFonts w:ascii="Times New Roman" w:eastAsia="Times New Roman" w:hAnsi="Times New Roman" w:cs="Times New Roman"/>
            <w:noProof/>
            <w:sz w:val="20"/>
            <w:szCs w:val="20"/>
            <w:lang w:val="en-US" w:eastAsia="de-DE"/>
          </w:rPr>
          <w:t xml:space="preserve">an semester abroad at </w:t>
        </w:r>
      </w:ins>
      <w:r w:rsidR="00360D64" w:rsidRPr="00360D64">
        <w:rPr>
          <w:rFonts w:ascii="Times New Roman" w:eastAsia="Times New Roman" w:hAnsi="Times New Roman" w:cs="Times New Roman"/>
          <w:noProof/>
          <w:sz w:val="20"/>
          <w:szCs w:val="20"/>
          <w:lang w:val="en-US" w:eastAsia="de-DE"/>
        </w:rPr>
        <w:t xml:space="preserve">Bocconi </w:t>
      </w:r>
      <w:ins w:id="1" w:author="David Döbele" w:date="2026-07-21T09:34:00Z" w16du:dateUtc="2026-07-21T07:34:00Z">
        <w:r w:rsidR="00612420">
          <w:rPr>
            <w:rFonts w:ascii="Times New Roman" w:eastAsia="Times New Roman" w:hAnsi="Times New Roman" w:cs="Times New Roman"/>
            <w:noProof/>
            <w:sz w:val="20"/>
            <w:szCs w:val="20"/>
            <w:lang w:val="en-US" w:eastAsia="de-DE"/>
          </w:rPr>
          <w:t xml:space="preserve">University </w:t>
        </w:r>
      </w:ins>
      <w:r w:rsidR="00360D64" w:rsidRPr="00360D64">
        <w:rPr>
          <w:rFonts w:ascii="Times New Roman" w:eastAsia="Times New Roman" w:hAnsi="Times New Roman" w:cs="Times New Roman"/>
          <w:noProof/>
          <w:sz w:val="20"/>
          <w:szCs w:val="20"/>
          <w:lang w:val="en-US" w:eastAsia="de-DE"/>
        </w:rPr>
        <w:t>does not stem from a general curiosity about studying abroad, but from a very specific gap in my academic and professional trajectory that I have deliberately left open, and that I want to close in Milan: the question of how regulation actually works once it is no longer viewed solely through a German lens, but through a comparative European one.</w:t>
      </w:r>
      <w:r w:rsidR="00360D64">
        <w:rPr>
          <w:rFonts w:ascii="Times New Roman" w:eastAsia="Times New Roman" w:hAnsi="Times New Roman" w:cs="Times New Roman"/>
          <w:noProof/>
          <w:sz w:val="20"/>
          <w:szCs w:val="20"/>
          <w:lang w:val="en-US" w:eastAsia="de-DE"/>
        </w:rPr>
        <w:t xml:space="preserve"> </w:t>
      </w:r>
      <w:r>
        <w:rPr>
          <w:rFonts w:ascii="Times New Roman" w:eastAsia="Times New Roman" w:hAnsi="Times New Roman" w:cs="Times New Roman"/>
          <w:noProof/>
          <w:sz w:val="20"/>
          <w:szCs w:val="20"/>
          <w:lang w:val="en-US" w:eastAsia="de-DE"/>
        </w:rPr>
        <w:t>Below, I will articulate both my strong academic and personal motivations for believing that Bocconi University is capable of bridging this gap</w:t>
      </w:r>
      <w:r w:rsidR="00360D64">
        <w:rPr>
          <w:rFonts w:ascii="Times New Roman" w:eastAsia="Times New Roman" w:hAnsi="Times New Roman" w:cs="Times New Roman"/>
          <w:noProof/>
          <w:sz w:val="20"/>
          <w:szCs w:val="20"/>
          <w:lang w:val="en-US" w:eastAsia="de-DE"/>
        </w:rPr>
        <w:t>:</w:t>
      </w:r>
    </w:p>
    <w:p w14:paraId="7B535DFC" w14:textId="29B060AA" w:rsidR="00360D64" w:rsidRPr="00360D64" w:rsidRDefault="00360D64" w:rsidP="00360D64">
      <w:pPr>
        <w:spacing w:before="100" w:beforeAutospacing="1" w:after="100" w:afterAutospacing="1"/>
        <w:jc w:val="both"/>
        <w:rPr>
          <w:rFonts w:ascii="Times New Roman" w:eastAsia="Times New Roman" w:hAnsi="Times New Roman" w:cs="Times New Roman"/>
          <w:b/>
          <w:bCs/>
          <w:noProof/>
          <w:sz w:val="20"/>
          <w:szCs w:val="20"/>
          <w:lang w:val="en-US" w:eastAsia="de-DE"/>
        </w:rPr>
      </w:pPr>
      <w:r w:rsidRPr="00360D64">
        <w:rPr>
          <w:rFonts w:ascii="Times New Roman" w:eastAsia="Times New Roman" w:hAnsi="Times New Roman" w:cs="Times New Roman"/>
          <w:b/>
          <w:bCs/>
          <w:noProof/>
          <w:sz w:val="20"/>
          <w:szCs w:val="20"/>
          <w:lang w:val="en-US" w:eastAsia="de-DE"/>
        </w:rPr>
        <w:t>Academic Motivation</w:t>
      </w:r>
    </w:p>
    <w:p w14:paraId="49E5A545" w14:textId="1A34209F" w:rsidR="00360D64" w:rsidRPr="00360D64" w:rsidRDefault="00360D64" w:rsidP="00360D64">
      <w:pPr>
        <w:spacing w:before="100" w:beforeAutospacing="1" w:after="100" w:afterAutospacing="1"/>
        <w:jc w:val="both"/>
        <w:rPr>
          <w:rFonts w:ascii="Times New Roman" w:eastAsia="Times New Roman" w:hAnsi="Times New Roman" w:cs="Times New Roman"/>
          <w:noProof/>
          <w:sz w:val="20"/>
          <w:szCs w:val="20"/>
          <w:lang w:val="en-US" w:eastAsia="de-DE"/>
        </w:rPr>
      </w:pPr>
      <w:r w:rsidRPr="00360D64">
        <w:rPr>
          <w:rFonts w:ascii="Times New Roman" w:eastAsia="Times New Roman" w:hAnsi="Times New Roman" w:cs="Times New Roman"/>
          <w:noProof/>
          <w:sz w:val="20"/>
          <w:szCs w:val="20"/>
          <w:lang w:val="en-US" w:eastAsia="de-DE"/>
        </w:rPr>
        <w:t xml:space="preserve">My academic and professional development so far has circled around one recurring task: translating new, often still unsettled regulation into operational reality. In my bachelor's thesis, I examined how the European AI Act influences the investment decisions of venture capital investors in early-stage </w:t>
      </w:r>
      <w:r>
        <w:rPr>
          <w:rFonts w:ascii="Times New Roman" w:eastAsia="Times New Roman" w:hAnsi="Times New Roman" w:cs="Times New Roman"/>
          <w:noProof/>
          <w:sz w:val="20"/>
          <w:szCs w:val="20"/>
          <w:lang w:val="en-US" w:eastAsia="de-DE"/>
        </w:rPr>
        <w:t xml:space="preserve">AI </w:t>
      </w:r>
      <w:r w:rsidRPr="00360D64">
        <w:rPr>
          <w:rFonts w:ascii="Times New Roman" w:eastAsia="Times New Roman" w:hAnsi="Times New Roman" w:cs="Times New Roman"/>
          <w:noProof/>
          <w:sz w:val="20"/>
          <w:szCs w:val="20"/>
          <w:lang w:val="en-US" w:eastAsia="de-DE"/>
        </w:rPr>
        <w:t>start-ups</w:t>
      </w:r>
      <w:r>
        <w:rPr>
          <w:rFonts w:ascii="Times New Roman" w:eastAsia="Times New Roman" w:hAnsi="Times New Roman" w:cs="Times New Roman"/>
          <w:noProof/>
          <w:sz w:val="20"/>
          <w:szCs w:val="20"/>
          <w:lang w:val="en-US" w:eastAsia="de-DE"/>
        </w:rPr>
        <w:t xml:space="preserve">: </w:t>
      </w:r>
      <w:r w:rsidRPr="00360D64">
        <w:rPr>
          <w:rFonts w:ascii="Times New Roman" w:eastAsia="Times New Roman" w:hAnsi="Times New Roman" w:cs="Times New Roman"/>
          <w:noProof/>
          <w:sz w:val="20"/>
          <w:szCs w:val="20"/>
          <w:lang w:val="en-US" w:eastAsia="de-DE"/>
        </w:rPr>
        <w:t xml:space="preserve">not as an abstract legal analysis, but with a focus on the actual economic impact of a new regulatory regime. At Capgemini Invent, I carried this perspective into practice: as workstream lead in a group-wide AI governance transformation for a major European energy infrastructure operator, and in the strategic realignment of a federal ministry's AI initiative, I repeatedly had to translate the AI Act into concrete, decision-ready governance models. Through this work, a limitation of my education so far became apparent to me: I know the German and </w:t>
      </w:r>
      <w:r>
        <w:rPr>
          <w:rFonts w:ascii="Times New Roman" w:eastAsia="Times New Roman" w:hAnsi="Times New Roman" w:cs="Times New Roman"/>
          <w:noProof/>
          <w:sz w:val="20"/>
          <w:szCs w:val="20"/>
          <w:lang w:val="en-US" w:eastAsia="de-DE"/>
        </w:rPr>
        <w:t>European legal orders very well, but I know only one</w:t>
      </w:r>
      <w:r w:rsidRPr="00360D64">
        <w:rPr>
          <w:rFonts w:ascii="Times New Roman" w:eastAsia="Times New Roman" w:hAnsi="Times New Roman" w:cs="Times New Roman"/>
          <w:noProof/>
          <w:sz w:val="20"/>
          <w:szCs w:val="20"/>
          <w:lang w:val="en-US" w:eastAsia="de-DE"/>
        </w:rPr>
        <w:t xml:space="preserve"> way in which a single member state engages with this regulation.</w:t>
      </w:r>
    </w:p>
    <w:p w14:paraId="10E3DB8C" w14:textId="68D91993" w:rsidR="00360D64" w:rsidRPr="00360D64" w:rsidRDefault="00360D64" w:rsidP="00360D64">
      <w:pPr>
        <w:spacing w:before="100" w:beforeAutospacing="1" w:after="100" w:afterAutospacing="1"/>
        <w:jc w:val="both"/>
        <w:rPr>
          <w:rFonts w:ascii="Times New Roman" w:eastAsia="Times New Roman" w:hAnsi="Times New Roman" w:cs="Times New Roman"/>
          <w:noProof/>
          <w:sz w:val="20"/>
          <w:szCs w:val="20"/>
          <w:lang w:val="en-US" w:eastAsia="de-DE"/>
        </w:rPr>
      </w:pPr>
      <w:r w:rsidRPr="00360D64">
        <w:rPr>
          <w:rFonts w:ascii="Times New Roman" w:eastAsia="Times New Roman" w:hAnsi="Times New Roman" w:cs="Times New Roman"/>
          <w:noProof/>
          <w:sz w:val="20"/>
          <w:szCs w:val="20"/>
          <w:lang w:val="en-US" w:eastAsia="de-DE"/>
        </w:rPr>
        <w:t xml:space="preserve">This is precisely where my LL.M. in Competition and Regulatory Law in Mannheim comes in, and </w:t>
      </w:r>
      <w:r w:rsidR="00D72A4C" w:rsidRPr="00360D64">
        <w:rPr>
          <w:rFonts w:ascii="Times New Roman" w:eastAsia="Times New Roman" w:hAnsi="Times New Roman" w:cs="Times New Roman"/>
          <w:noProof/>
          <w:sz w:val="20"/>
          <w:szCs w:val="20"/>
          <w:lang w:val="en-US" w:eastAsia="de-DE"/>
        </w:rPr>
        <w:t>specifically</w:t>
      </w:r>
      <w:r w:rsidRPr="00360D64">
        <w:rPr>
          <w:rFonts w:ascii="Times New Roman" w:eastAsia="Times New Roman" w:hAnsi="Times New Roman" w:cs="Times New Roman"/>
          <w:noProof/>
          <w:sz w:val="20"/>
          <w:szCs w:val="20"/>
          <w:lang w:val="en-US" w:eastAsia="de-DE"/>
        </w:rPr>
        <w:t xml:space="preserve"> where I see the added value of a semester at Bocconi. Since September 2026, I have also been working as a Working Student in Public &amp; Defen</w:t>
      </w:r>
      <w:r w:rsidR="00D72A4C">
        <w:rPr>
          <w:rFonts w:ascii="Times New Roman" w:eastAsia="Times New Roman" w:hAnsi="Times New Roman" w:cs="Times New Roman"/>
          <w:noProof/>
          <w:sz w:val="20"/>
          <w:szCs w:val="20"/>
          <w:lang w:val="en-US" w:eastAsia="de-DE"/>
        </w:rPr>
        <w:t>c</w:t>
      </w:r>
      <w:r w:rsidRPr="00360D64">
        <w:rPr>
          <w:rFonts w:ascii="Times New Roman" w:eastAsia="Times New Roman" w:hAnsi="Times New Roman" w:cs="Times New Roman"/>
          <w:noProof/>
          <w:sz w:val="20"/>
          <w:szCs w:val="20"/>
          <w:lang w:val="en-US" w:eastAsia="de-DE"/>
        </w:rPr>
        <w:t xml:space="preserve">e Go-to-Market </w:t>
      </w:r>
      <w:r w:rsidR="00D72A4C">
        <w:rPr>
          <w:rFonts w:ascii="Times New Roman" w:eastAsia="Times New Roman" w:hAnsi="Times New Roman" w:cs="Times New Roman"/>
          <w:noProof/>
          <w:sz w:val="20"/>
          <w:szCs w:val="20"/>
          <w:lang w:val="en-US" w:eastAsia="de-DE"/>
        </w:rPr>
        <w:t xml:space="preserve">Strategy </w:t>
      </w:r>
      <w:r w:rsidRPr="00360D64">
        <w:rPr>
          <w:rFonts w:ascii="Times New Roman" w:eastAsia="Times New Roman" w:hAnsi="Times New Roman" w:cs="Times New Roman"/>
          <w:noProof/>
          <w:sz w:val="20"/>
          <w:szCs w:val="20"/>
          <w:lang w:val="en-US" w:eastAsia="de-DE"/>
        </w:rPr>
        <w:t xml:space="preserve">at Aleph Alpha, </w:t>
      </w:r>
      <w:r w:rsidR="00D72A4C">
        <w:rPr>
          <w:rFonts w:ascii="Times New Roman" w:eastAsia="Times New Roman" w:hAnsi="Times New Roman" w:cs="Times New Roman"/>
          <w:noProof/>
          <w:sz w:val="20"/>
          <w:szCs w:val="20"/>
          <w:lang w:val="en-US" w:eastAsia="de-DE"/>
        </w:rPr>
        <w:t xml:space="preserve">the leading German </w:t>
      </w:r>
      <w:r w:rsidRPr="00360D64">
        <w:rPr>
          <w:rFonts w:ascii="Times New Roman" w:eastAsia="Times New Roman" w:hAnsi="Times New Roman" w:cs="Times New Roman"/>
          <w:noProof/>
          <w:sz w:val="20"/>
          <w:szCs w:val="20"/>
          <w:lang w:val="en-US" w:eastAsia="de-DE"/>
        </w:rPr>
        <w:t xml:space="preserve">AI company that develops sovereign, transparent large language models for government, public-sector, and defence clients who cannot or will not rely on US or Chinese AI </w:t>
      </w:r>
      <w:r w:rsidR="00AE0092">
        <w:rPr>
          <w:rFonts w:ascii="Times New Roman" w:eastAsia="Times New Roman" w:hAnsi="Times New Roman" w:cs="Times New Roman"/>
          <w:noProof/>
          <w:sz w:val="20"/>
          <w:szCs w:val="20"/>
          <w:lang w:val="en-US" w:eastAsia="de-DE"/>
        </w:rPr>
        <w:t xml:space="preserve">foundation models and </w:t>
      </w:r>
      <w:r w:rsidRPr="00360D64">
        <w:rPr>
          <w:rFonts w:ascii="Times New Roman" w:eastAsia="Times New Roman" w:hAnsi="Times New Roman" w:cs="Times New Roman"/>
          <w:noProof/>
          <w:sz w:val="20"/>
          <w:szCs w:val="20"/>
          <w:lang w:val="en-US" w:eastAsia="de-DE"/>
        </w:rPr>
        <w:t>infrastructure for reasons of data sovereignty, security, and regulatory compliance. In this role, I work at the exact intersection of AI regulation and market access: helping public institutions adopt AI systems that are both technically capable and compliant with the AI Act's high-risk requirements from the outset. This role has sharpened a question I already carried from Capgemini Invent and now bring to Bocconi with much greater precision: regulatory compliance is not a national constant</w:t>
      </w:r>
      <w:r w:rsidR="00AE0092">
        <w:rPr>
          <w:rFonts w:ascii="Times New Roman" w:eastAsia="Times New Roman" w:hAnsi="Times New Roman" w:cs="Times New Roman"/>
          <w:noProof/>
          <w:sz w:val="20"/>
          <w:szCs w:val="20"/>
          <w:lang w:val="en-US" w:eastAsia="de-DE"/>
        </w:rPr>
        <w:t>.</w:t>
      </w:r>
      <w:r w:rsidRPr="00360D64">
        <w:rPr>
          <w:rFonts w:ascii="Times New Roman" w:eastAsia="Times New Roman" w:hAnsi="Times New Roman" w:cs="Times New Roman"/>
          <w:noProof/>
          <w:sz w:val="20"/>
          <w:szCs w:val="20"/>
          <w:lang w:val="en-US" w:eastAsia="de-DE"/>
        </w:rPr>
        <w:t xml:space="preserve"> </w:t>
      </w:r>
      <w:r w:rsidR="00AE0092">
        <w:rPr>
          <w:rFonts w:ascii="Times New Roman" w:eastAsia="Times New Roman" w:hAnsi="Times New Roman" w:cs="Times New Roman"/>
          <w:noProof/>
          <w:sz w:val="20"/>
          <w:szCs w:val="20"/>
          <w:lang w:val="en-US" w:eastAsia="de-DE"/>
        </w:rPr>
        <w:t>I</w:t>
      </w:r>
      <w:r w:rsidRPr="00360D64">
        <w:rPr>
          <w:rFonts w:ascii="Times New Roman" w:eastAsia="Times New Roman" w:hAnsi="Times New Roman" w:cs="Times New Roman"/>
          <w:noProof/>
          <w:sz w:val="20"/>
          <w:szCs w:val="20"/>
          <w:lang w:val="en-US" w:eastAsia="de-DE"/>
        </w:rPr>
        <w:t>t is interpreted, enforced, and operationalised differently across member states, and that variation directly shapes which providers, systems, and business models succeed in a given market.</w:t>
      </w:r>
    </w:p>
    <w:p w14:paraId="59E1D9D5" w14:textId="59533AC7" w:rsidR="00360D64" w:rsidRPr="00360D64" w:rsidRDefault="00360D64" w:rsidP="00360D64">
      <w:pPr>
        <w:spacing w:before="100" w:beforeAutospacing="1" w:after="100" w:afterAutospacing="1"/>
        <w:jc w:val="both"/>
        <w:rPr>
          <w:rFonts w:ascii="Times New Roman" w:eastAsia="Times New Roman" w:hAnsi="Times New Roman" w:cs="Times New Roman"/>
          <w:noProof/>
          <w:sz w:val="20"/>
          <w:szCs w:val="20"/>
          <w:lang w:val="en-US" w:eastAsia="de-DE"/>
        </w:rPr>
      </w:pPr>
      <w:r w:rsidRPr="00360D64">
        <w:rPr>
          <w:rFonts w:ascii="Times New Roman" w:eastAsia="Times New Roman" w:hAnsi="Times New Roman" w:cs="Times New Roman"/>
          <w:noProof/>
          <w:sz w:val="20"/>
          <w:szCs w:val="20"/>
          <w:lang w:val="en-US" w:eastAsia="de-DE"/>
        </w:rPr>
        <w:t>Bocconi's course offering addresses this question with unusual precision. Competition Law and Practice and Comparative Public Law and Regulation give me the comparative regulatory grounding I am specifically missing, taught from an Italian and EU perspective that structurally differs from the German administrative and competition-law tradition I already know well. Even more directly relevant is the module Digital Constitutionalism and Artificial Intelligence Regulation, part of the LL.M. in Law of Technology and Automated Systems under the direction of Prof. Oreste Pollicino</w:t>
      </w:r>
      <w:r w:rsidR="00AE0092">
        <w:rPr>
          <w:rFonts w:ascii="Times New Roman" w:eastAsia="Times New Roman" w:hAnsi="Times New Roman" w:cs="Times New Roman"/>
          <w:noProof/>
          <w:sz w:val="20"/>
          <w:szCs w:val="20"/>
          <w:lang w:val="en-US" w:eastAsia="de-DE"/>
        </w:rPr>
        <w:t>. O</w:t>
      </w:r>
      <w:r w:rsidRPr="00360D64">
        <w:rPr>
          <w:rFonts w:ascii="Times New Roman" w:eastAsia="Times New Roman" w:hAnsi="Times New Roman" w:cs="Times New Roman"/>
          <w:noProof/>
          <w:sz w:val="20"/>
          <w:szCs w:val="20"/>
          <w:lang w:val="en-US" w:eastAsia="de-DE"/>
        </w:rPr>
        <w:t>ne of the leading European scholars on digital constitutionalism and platform regulation. Studying AI regulation under a scholar whose work explicitly engages with how constitutional and fundamental-rights frameworks constrain and shape digital regulation would let me examine the AI Act not only as a compliance instrument, which is how I have mostly encountered it in practice, but as part of a deeper constitutional debate about the limits of regulating technology – a dimension I have had too little space to engage with so far. In addition, the connection to the Paolo Baffi Centre for Economics, Finance and Regulation would let me examine regulatory questions with real economic grounding, a perspective that classical legal curricula often underweight but that I encounter constantly in consulting practice, where every governance recommendation has to be justified in terms of cost, market impact, and competitiveness, not just legal compliance.</w:t>
      </w:r>
    </w:p>
    <w:p w14:paraId="5D97B4E5" w14:textId="2887338E" w:rsidR="00360D64" w:rsidRPr="00360D64" w:rsidRDefault="00360D64" w:rsidP="00360D64">
      <w:pPr>
        <w:spacing w:before="100" w:beforeAutospacing="1" w:after="100" w:afterAutospacing="1"/>
        <w:jc w:val="both"/>
        <w:rPr>
          <w:rFonts w:ascii="Times New Roman" w:eastAsia="Times New Roman" w:hAnsi="Times New Roman" w:cs="Times New Roman"/>
          <w:noProof/>
          <w:sz w:val="20"/>
          <w:szCs w:val="20"/>
          <w:lang w:val="en-US" w:eastAsia="de-DE"/>
        </w:rPr>
      </w:pPr>
      <w:r w:rsidRPr="00360D64">
        <w:rPr>
          <w:rFonts w:ascii="Times New Roman" w:eastAsia="Times New Roman" w:hAnsi="Times New Roman" w:cs="Times New Roman"/>
          <w:noProof/>
          <w:sz w:val="20"/>
          <w:szCs w:val="20"/>
          <w:lang w:val="en-US" w:eastAsia="de-DE"/>
        </w:rPr>
        <w:lastRenderedPageBreak/>
        <w:t>This semester is therefore not a detour from my actual academic focus, but its logical extension. I want to go to Milan to answer the question that already underlies my work</w:t>
      </w:r>
      <w:r w:rsidR="00AE0092">
        <w:rPr>
          <w:rFonts w:ascii="Times New Roman" w:eastAsia="Times New Roman" w:hAnsi="Times New Roman" w:cs="Times New Roman"/>
          <w:noProof/>
          <w:sz w:val="20"/>
          <w:szCs w:val="20"/>
          <w:lang w:val="en-US" w:eastAsia="de-DE"/>
        </w:rPr>
        <w:t>: H</w:t>
      </w:r>
      <w:r w:rsidRPr="00360D64">
        <w:rPr>
          <w:rFonts w:ascii="Times New Roman" w:eastAsia="Times New Roman" w:hAnsi="Times New Roman" w:cs="Times New Roman"/>
          <w:noProof/>
          <w:sz w:val="20"/>
          <w:szCs w:val="20"/>
          <w:lang w:val="en-US" w:eastAsia="de-DE"/>
        </w:rPr>
        <w:t>ow to regulate new technologies effectively without stifling innovation</w:t>
      </w:r>
      <w:r w:rsidR="00AE0092">
        <w:rPr>
          <w:rFonts w:ascii="Times New Roman" w:eastAsia="Times New Roman" w:hAnsi="Times New Roman" w:cs="Times New Roman"/>
          <w:noProof/>
          <w:sz w:val="20"/>
          <w:szCs w:val="20"/>
          <w:lang w:val="en-US" w:eastAsia="de-DE"/>
        </w:rPr>
        <w:t>;</w:t>
      </w:r>
      <w:r w:rsidRPr="00360D64">
        <w:rPr>
          <w:rFonts w:ascii="Times New Roman" w:eastAsia="Times New Roman" w:hAnsi="Times New Roman" w:cs="Times New Roman"/>
          <w:noProof/>
          <w:sz w:val="20"/>
          <w:szCs w:val="20"/>
          <w:lang w:val="en-US" w:eastAsia="de-DE"/>
        </w:rPr>
        <w:t xml:space="preserve"> not from one European legal order, but from two.</w:t>
      </w:r>
    </w:p>
    <w:p w14:paraId="02A8D086" w14:textId="20039D1F" w:rsidR="00360D64" w:rsidRPr="00360D64" w:rsidRDefault="00360D64" w:rsidP="00360D64">
      <w:pPr>
        <w:spacing w:before="100" w:beforeAutospacing="1" w:after="100" w:afterAutospacing="1"/>
        <w:jc w:val="both"/>
        <w:rPr>
          <w:rFonts w:ascii="Times New Roman" w:eastAsia="Times New Roman" w:hAnsi="Times New Roman" w:cs="Times New Roman"/>
          <w:b/>
          <w:bCs/>
          <w:noProof/>
          <w:sz w:val="20"/>
          <w:szCs w:val="20"/>
          <w:lang w:val="en-US" w:eastAsia="de-DE"/>
        </w:rPr>
      </w:pPr>
      <w:r w:rsidRPr="00360D64">
        <w:rPr>
          <w:rFonts w:ascii="Times New Roman" w:eastAsia="Times New Roman" w:hAnsi="Times New Roman" w:cs="Times New Roman"/>
          <w:b/>
          <w:bCs/>
          <w:noProof/>
          <w:sz w:val="20"/>
          <w:szCs w:val="20"/>
          <w:lang w:val="en-US" w:eastAsia="de-DE"/>
        </w:rPr>
        <w:t>Personal Motivation</w:t>
      </w:r>
    </w:p>
    <w:p w14:paraId="3AAA3502" w14:textId="1FC07D7C" w:rsidR="00360D64" w:rsidRPr="00360D64" w:rsidRDefault="00360D64" w:rsidP="00360D64">
      <w:pPr>
        <w:spacing w:before="100" w:beforeAutospacing="1" w:after="100" w:afterAutospacing="1"/>
        <w:jc w:val="both"/>
        <w:rPr>
          <w:rFonts w:ascii="Times New Roman" w:eastAsia="Times New Roman" w:hAnsi="Times New Roman" w:cs="Times New Roman"/>
          <w:noProof/>
          <w:sz w:val="20"/>
          <w:szCs w:val="20"/>
          <w:lang w:val="en-US" w:eastAsia="de-DE"/>
        </w:rPr>
      </w:pPr>
      <w:r w:rsidRPr="00360D64">
        <w:rPr>
          <w:rFonts w:ascii="Times New Roman" w:eastAsia="Times New Roman" w:hAnsi="Times New Roman" w:cs="Times New Roman"/>
          <w:noProof/>
          <w:sz w:val="20"/>
          <w:szCs w:val="20"/>
          <w:lang w:val="en-US" w:eastAsia="de-DE"/>
        </w:rPr>
        <w:t>Beyond the academic case, what draws me to Bocconi is the way law, business, and a visible innovation culture coexist in one place. I have consistently sought out environments that combine rigorous legal thinking with real economic and strategic stakes, whether at Capgemini</w:t>
      </w:r>
      <w:r w:rsidR="00AE0092">
        <w:rPr>
          <w:rFonts w:ascii="Times New Roman" w:eastAsia="Times New Roman" w:hAnsi="Times New Roman" w:cs="Times New Roman"/>
          <w:noProof/>
          <w:sz w:val="20"/>
          <w:szCs w:val="20"/>
          <w:lang w:val="en-US" w:eastAsia="de-DE"/>
        </w:rPr>
        <w:t xml:space="preserve"> Invent</w:t>
      </w:r>
      <w:r w:rsidRPr="00360D64">
        <w:rPr>
          <w:rFonts w:ascii="Times New Roman" w:eastAsia="Times New Roman" w:hAnsi="Times New Roman" w:cs="Times New Roman"/>
          <w:noProof/>
          <w:sz w:val="20"/>
          <w:szCs w:val="20"/>
          <w:lang w:val="en-US" w:eastAsia="de-DE"/>
        </w:rPr>
        <w:t>, at Aleph Alpha, or in my earlier work in strategy consulting</w:t>
      </w:r>
      <w:r w:rsidR="000B6873">
        <w:rPr>
          <w:rFonts w:ascii="Times New Roman" w:eastAsia="Times New Roman" w:hAnsi="Times New Roman" w:cs="Times New Roman"/>
          <w:noProof/>
          <w:sz w:val="20"/>
          <w:szCs w:val="20"/>
          <w:lang w:val="en-US" w:eastAsia="de-DE"/>
        </w:rPr>
        <w:t>,</w:t>
      </w:r>
      <w:r w:rsidRPr="00360D64">
        <w:rPr>
          <w:rFonts w:ascii="Times New Roman" w:eastAsia="Times New Roman" w:hAnsi="Times New Roman" w:cs="Times New Roman"/>
          <w:noProof/>
          <w:sz w:val="20"/>
          <w:szCs w:val="20"/>
          <w:lang w:val="en-US" w:eastAsia="de-DE"/>
        </w:rPr>
        <w:t xml:space="preserve"> and Milan strikes me as a city where this combination is not the exception but the norm. I also value being pushed out of familiar structures: working across the German, EU, and now also Italian regulatory traditions forces a kind of precision that staying within one system never quite demands. On a smaller, more personal note, my long-standing interest in cooking has repeatedly led me to Italian cuisine and, through it, to Italian culture more broadly</w:t>
      </w:r>
      <w:r w:rsidR="00AE0092">
        <w:rPr>
          <w:rFonts w:ascii="Times New Roman" w:eastAsia="Times New Roman" w:hAnsi="Times New Roman" w:cs="Times New Roman"/>
          <w:noProof/>
          <w:sz w:val="20"/>
          <w:szCs w:val="20"/>
          <w:lang w:val="en-US" w:eastAsia="de-DE"/>
        </w:rPr>
        <w:t>;</w:t>
      </w:r>
      <w:r w:rsidRPr="00360D64">
        <w:rPr>
          <w:rFonts w:ascii="Times New Roman" w:eastAsia="Times New Roman" w:hAnsi="Times New Roman" w:cs="Times New Roman"/>
          <w:noProof/>
          <w:sz w:val="20"/>
          <w:szCs w:val="20"/>
          <w:lang w:val="en-US" w:eastAsia="de-DE"/>
        </w:rPr>
        <w:t xml:space="preserve"> a modest but genuine point of connection that predates this application.</w:t>
      </w:r>
    </w:p>
    <w:p w14:paraId="2799A89B" w14:textId="3441E3A5" w:rsidR="00360D64" w:rsidRPr="00360D64" w:rsidRDefault="00360D64" w:rsidP="00360D64">
      <w:pPr>
        <w:spacing w:before="100" w:beforeAutospacing="1" w:after="100" w:afterAutospacing="1"/>
        <w:jc w:val="both"/>
        <w:rPr>
          <w:rFonts w:ascii="Times New Roman" w:eastAsia="Times New Roman" w:hAnsi="Times New Roman" w:cs="Times New Roman"/>
          <w:noProof/>
          <w:sz w:val="20"/>
          <w:szCs w:val="20"/>
          <w:lang w:val="en-US" w:eastAsia="de-DE"/>
        </w:rPr>
      </w:pPr>
      <w:r w:rsidRPr="00360D64">
        <w:rPr>
          <w:rFonts w:ascii="Times New Roman" w:eastAsia="Times New Roman" w:hAnsi="Times New Roman" w:cs="Times New Roman"/>
          <w:noProof/>
          <w:sz w:val="20"/>
          <w:szCs w:val="20"/>
          <w:lang w:val="en-US" w:eastAsia="de-DE"/>
        </w:rPr>
        <w:t>Not least, a semester at Bocconi fits into a longer-term consideration that has taken increasingly concrete shape over the past year: I do not want to remain purely in an advisory role on AI and digital regulation in the long run, but to move, over time, into a more directly policy-shaping capacity. For that path, I consider it essential to understand, not just in theory but from direct experience, how different European states translate the same EU regulation into national law and national administrative practice</w:t>
      </w:r>
      <w:r w:rsidR="005B5356">
        <w:rPr>
          <w:rFonts w:ascii="Times New Roman" w:eastAsia="Times New Roman" w:hAnsi="Times New Roman" w:cs="Times New Roman"/>
          <w:noProof/>
          <w:sz w:val="20"/>
          <w:szCs w:val="20"/>
          <w:lang w:val="en-US" w:eastAsia="de-DE"/>
        </w:rPr>
        <w:t>,</w:t>
      </w:r>
      <w:r w:rsidRPr="00360D64">
        <w:rPr>
          <w:rFonts w:ascii="Times New Roman" w:eastAsia="Times New Roman" w:hAnsi="Times New Roman" w:cs="Times New Roman"/>
          <w:noProof/>
          <w:sz w:val="20"/>
          <w:szCs w:val="20"/>
          <w:lang w:val="en-US" w:eastAsia="de-DE"/>
        </w:rPr>
        <w:t xml:space="preserve"> because it is precisely these translation gaps that determine whether a piece of European regulation like the AI Act actually achieves what it sets out to do, or fragments into twenty-seven diverging national realities. I would rather build that understanding now, while I can still test it in a classroom and in discussion with peers from across Europe, than assume it later from the outside once I am already in a position where I am expected to advise on or shape such policy myself. A semester at Bocconi, studied alongside German, Italian, and international peers who bring their own national legal instincts into the same seminar room, is exactly the kind of experience that lets me stress-test my own assumptions before they harden into professional habit.</w:t>
      </w:r>
    </w:p>
    <w:p w14:paraId="7782FBF3" w14:textId="5DD7179D" w:rsidR="003A69C3" w:rsidRDefault="00360D64" w:rsidP="00360D64">
      <w:pPr>
        <w:spacing w:before="100" w:beforeAutospacing="1" w:after="100" w:afterAutospacing="1"/>
        <w:jc w:val="both"/>
        <w:rPr>
          <w:rFonts w:ascii="Times New Roman" w:eastAsia="Times New Roman" w:hAnsi="Times New Roman" w:cs="Times New Roman"/>
          <w:noProof/>
          <w:sz w:val="20"/>
          <w:szCs w:val="20"/>
          <w:lang w:val="en-US" w:eastAsia="de-DE"/>
        </w:rPr>
      </w:pPr>
      <w:r w:rsidRPr="00360D64">
        <w:rPr>
          <w:rFonts w:ascii="Times New Roman" w:eastAsia="Times New Roman" w:hAnsi="Times New Roman" w:cs="Times New Roman"/>
          <w:noProof/>
          <w:sz w:val="20"/>
          <w:szCs w:val="20"/>
          <w:lang w:val="en-US" w:eastAsia="de-DE"/>
        </w:rPr>
        <w:t>I am convinced that Bocconi offers precisely the comparative, economically informed perspective on regulation that consistently extends my</w:t>
      </w:r>
      <w:r w:rsidR="00AE0092" w:rsidRPr="00AE0092">
        <w:rPr>
          <w:rFonts w:ascii="Times New Roman" w:eastAsia="Times New Roman" w:hAnsi="Times New Roman" w:cs="Times New Roman"/>
          <w:noProof/>
          <w:sz w:val="20"/>
          <w:szCs w:val="20"/>
          <w:lang w:val="en-US" w:eastAsia="de-DE"/>
        </w:rPr>
        <w:t xml:space="preserve"> </w:t>
      </w:r>
      <w:r w:rsidR="00AE0092" w:rsidRPr="00360D64">
        <w:rPr>
          <w:rFonts w:ascii="Times New Roman" w:eastAsia="Times New Roman" w:hAnsi="Times New Roman" w:cs="Times New Roman"/>
          <w:noProof/>
          <w:sz w:val="20"/>
          <w:szCs w:val="20"/>
          <w:lang w:val="en-US" w:eastAsia="de-DE"/>
        </w:rPr>
        <w:t>academic and personal</w:t>
      </w:r>
      <w:r w:rsidRPr="00360D64">
        <w:rPr>
          <w:rFonts w:ascii="Times New Roman" w:eastAsia="Times New Roman" w:hAnsi="Times New Roman" w:cs="Times New Roman"/>
          <w:noProof/>
          <w:sz w:val="20"/>
          <w:szCs w:val="20"/>
          <w:lang w:val="en-US" w:eastAsia="de-DE"/>
        </w:rPr>
        <w:t xml:space="preserve"> trajectory so far.</w:t>
      </w:r>
    </w:p>
    <w:p w14:paraId="2020E1F8" w14:textId="42C8786B" w:rsidR="002034F6" w:rsidRDefault="00D72A4C" w:rsidP="00360D64">
      <w:pPr>
        <w:spacing w:before="100" w:beforeAutospacing="1" w:after="100" w:afterAutospacing="1"/>
        <w:jc w:val="both"/>
        <w:rPr>
          <w:rFonts w:ascii="Times New Roman" w:eastAsia="Times New Roman" w:hAnsi="Times New Roman" w:cs="Times New Roman"/>
          <w:noProof/>
          <w:sz w:val="20"/>
          <w:szCs w:val="20"/>
          <w:lang w:val="en-US" w:eastAsia="de-DE"/>
        </w:rPr>
      </w:pPr>
      <w:r>
        <w:rPr>
          <w:rFonts w:ascii="Times New Roman" w:eastAsia="Times New Roman" w:hAnsi="Times New Roman" w:cs="Times New Roman"/>
          <w:noProof/>
          <w:sz w:val="20"/>
          <w:szCs w:val="20"/>
          <w:lang w:val="en-US" w:eastAsia="de-DE"/>
        </w:rPr>
        <w:t>Best regards,</w:t>
      </w:r>
    </w:p>
    <w:p w14:paraId="3730AD16" w14:textId="021AAE72" w:rsidR="00D72A4C" w:rsidRPr="001A11AA" w:rsidRDefault="00D72A4C" w:rsidP="00360D64">
      <w:pPr>
        <w:spacing w:before="100" w:beforeAutospacing="1" w:after="100" w:afterAutospacing="1"/>
        <w:jc w:val="both"/>
        <w:rPr>
          <w:rFonts w:ascii="Times New Roman" w:eastAsia="Times New Roman" w:hAnsi="Times New Roman" w:cs="Times New Roman"/>
          <w:noProof/>
          <w:sz w:val="20"/>
          <w:szCs w:val="20"/>
          <w:lang w:val="en-US" w:eastAsia="de-DE"/>
        </w:rPr>
      </w:pPr>
      <w:r>
        <w:rPr>
          <w:rFonts w:ascii="Times New Roman" w:eastAsia="Times New Roman" w:hAnsi="Times New Roman" w:cs="Times New Roman"/>
          <w:noProof/>
          <w:sz w:val="20"/>
          <w:szCs w:val="20"/>
          <w:lang w:val="en-US" w:eastAsia="de-DE"/>
        </w:rPr>
        <w:t>Jonas Bothstedt</w:t>
      </w:r>
    </w:p>
    <w:sectPr w:rsidR="00D72A4C" w:rsidRPr="001A11AA" w:rsidSect="00AE0092">
      <w:pgSz w:w="11900" w:h="16840"/>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F56964" w14:textId="77777777" w:rsidR="0079396B" w:rsidRDefault="0079396B" w:rsidP="00A156B9">
      <w:r>
        <w:separator/>
      </w:r>
    </w:p>
  </w:endnote>
  <w:endnote w:type="continuationSeparator" w:id="0">
    <w:p w14:paraId="621C1942" w14:textId="77777777" w:rsidR="0079396B" w:rsidRDefault="0079396B"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982B25" w14:textId="77777777" w:rsidR="0079396B" w:rsidRDefault="0079396B" w:rsidP="00A156B9">
      <w:r>
        <w:separator/>
      </w:r>
    </w:p>
  </w:footnote>
  <w:footnote w:type="continuationSeparator" w:id="0">
    <w:p w14:paraId="27FF41A9" w14:textId="77777777" w:rsidR="0079396B" w:rsidRDefault="0079396B"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89683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10966"/>
    <w:rsid w:val="000122B5"/>
    <w:rsid w:val="00016348"/>
    <w:rsid w:val="00020D14"/>
    <w:rsid w:val="0002762A"/>
    <w:rsid w:val="00027649"/>
    <w:rsid w:val="00073AA5"/>
    <w:rsid w:val="00093EB4"/>
    <w:rsid w:val="000B6873"/>
    <w:rsid w:val="000C3413"/>
    <w:rsid w:val="000C5E55"/>
    <w:rsid w:val="000D7A41"/>
    <w:rsid w:val="000E19DA"/>
    <w:rsid w:val="000E2731"/>
    <w:rsid w:val="000E5917"/>
    <w:rsid w:val="000F2F6E"/>
    <w:rsid w:val="001057F0"/>
    <w:rsid w:val="0011249B"/>
    <w:rsid w:val="001176CE"/>
    <w:rsid w:val="001176F7"/>
    <w:rsid w:val="00125874"/>
    <w:rsid w:val="001476D4"/>
    <w:rsid w:val="001503C7"/>
    <w:rsid w:val="00150CB1"/>
    <w:rsid w:val="00154F5B"/>
    <w:rsid w:val="001568D4"/>
    <w:rsid w:val="001575A6"/>
    <w:rsid w:val="00157A9B"/>
    <w:rsid w:val="0016423F"/>
    <w:rsid w:val="0017795A"/>
    <w:rsid w:val="00177E8B"/>
    <w:rsid w:val="00182FFA"/>
    <w:rsid w:val="00185DAD"/>
    <w:rsid w:val="00187038"/>
    <w:rsid w:val="0019724D"/>
    <w:rsid w:val="001A11AA"/>
    <w:rsid w:val="001B50CE"/>
    <w:rsid w:val="001B6D13"/>
    <w:rsid w:val="001C3673"/>
    <w:rsid w:val="001D11E5"/>
    <w:rsid w:val="001D4660"/>
    <w:rsid w:val="001D73E3"/>
    <w:rsid w:val="001E6FC7"/>
    <w:rsid w:val="002034F6"/>
    <w:rsid w:val="002055C2"/>
    <w:rsid w:val="00220FCF"/>
    <w:rsid w:val="00235669"/>
    <w:rsid w:val="002406D3"/>
    <w:rsid w:val="00250971"/>
    <w:rsid w:val="0026593B"/>
    <w:rsid w:val="00275CDB"/>
    <w:rsid w:val="0027795C"/>
    <w:rsid w:val="00284FE4"/>
    <w:rsid w:val="0029039D"/>
    <w:rsid w:val="002A4585"/>
    <w:rsid w:val="002A6945"/>
    <w:rsid w:val="002C335A"/>
    <w:rsid w:val="002C3910"/>
    <w:rsid w:val="002D33D1"/>
    <w:rsid w:val="00304112"/>
    <w:rsid w:val="003112EA"/>
    <w:rsid w:val="003128A9"/>
    <w:rsid w:val="003213DA"/>
    <w:rsid w:val="0032583B"/>
    <w:rsid w:val="003328F3"/>
    <w:rsid w:val="00345CF7"/>
    <w:rsid w:val="0035232C"/>
    <w:rsid w:val="00354216"/>
    <w:rsid w:val="0035431B"/>
    <w:rsid w:val="00360D64"/>
    <w:rsid w:val="00376E4C"/>
    <w:rsid w:val="003A69C3"/>
    <w:rsid w:val="003A79C0"/>
    <w:rsid w:val="003B2432"/>
    <w:rsid w:val="003B4F95"/>
    <w:rsid w:val="003C0453"/>
    <w:rsid w:val="003C40AD"/>
    <w:rsid w:val="003D0338"/>
    <w:rsid w:val="003D0F3A"/>
    <w:rsid w:val="003D4297"/>
    <w:rsid w:val="003E4CB2"/>
    <w:rsid w:val="003E6157"/>
    <w:rsid w:val="003F7403"/>
    <w:rsid w:val="0040268E"/>
    <w:rsid w:val="00407537"/>
    <w:rsid w:val="004267CB"/>
    <w:rsid w:val="00433CC7"/>
    <w:rsid w:val="00434680"/>
    <w:rsid w:val="00443F00"/>
    <w:rsid w:val="00444356"/>
    <w:rsid w:val="00444DE6"/>
    <w:rsid w:val="00447EF3"/>
    <w:rsid w:val="00453CA6"/>
    <w:rsid w:val="004848E0"/>
    <w:rsid w:val="004907D3"/>
    <w:rsid w:val="00492333"/>
    <w:rsid w:val="004A6740"/>
    <w:rsid w:val="004D337E"/>
    <w:rsid w:val="004E6DC2"/>
    <w:rsid w:val="00512E4B"/>
    <w:rsid w:val="0051624B"/>
    <w:rsid w:val="00521EA3"/>
    <w:rsid w:val="00537A2C"/>
    <w:rsid w:val="00554741"/>
    <w:rsid w:val="005634AE"/>
    <w:rsid w:val="00570E77"/>
    <w:rsid w:val="0058359A"/>
    <w:rsid w:val="005A0AA5"/>
    <w:rsid w:val="005A7876"/>
    <w:rsid w:val="005B5356"/>
    <w:rsid w:val="005C18A8"/>
    <w:rsid w:val="005C18D6"/>
    <w:rsid w:val="005C45BA"/>
    <w:rsid w:val="005C6EDF"/>
    <w:rsid w:val="005C7BAC"/>
    <w:rsid w:val="005D4100"/>
    <w:rsid w:val="005E2F5F"/>
    <w:rsid w:val="005E5B44"/>
    <w:rsid w:val="00606768"/>
    <w:rsid w:val="00612420"/>
    <w:rsid w:val="006211F5"/>
    <w:rsid w:val="00623FD8"/>
    <w:rsid w:val="0064311F"/>
    <w:rsid w:val="00661A00"/>
    <w:rsid w:val="00663D24"/>
    <w:rsid w:val="006717CF"/>
    <w:rsid w:val="00681DCE"/>
    <w:rsid w:val="00690670"/>
    <w:rsid w:val="006923E0"/>
    <w:rsid w:val="006A2BCC"/>
    <w:rsid w:val="006A3056"/>
    <w:rsid w:val="006B069A"/>
    <w:rsid w:val="006B47CB"/>
    <w:rsid w:val="006C3E20"/>
    <w:rsid w:val="006F2327"/>
    <w:rsid w:val="0070635E"/>
    <w:rsid w:val="00717749"/>
    <w:rsid w:val="00720E30"/>
    <w:rsid w:val="007214BA"/>
    <w:rsid w:val="007271B0"/>
    <w:rsid w:val="007307F4"/>
    <w:rsid w:val="00755109"/>
    <w:rsid w:val="007633F7"/>
    <w:rsid w:val="0076657F"/>
    <w:rsid w:val="00776641"/>
    <w:rsid w:val="00782440"/>
    <w:rsid w:val="00783B0B"/>
    <w:rsid w:val="0078695D"/>
    <w:rsid w:val="0079396B"/>
    <w:rsid w:val="007950E2"/>
    <w:rsid w:val="007B4F60"/>
    <w:rsid w:val="007C14E0"/>
    <w:rsid w:val="007C24A1"/>
    <w:rsid w:val="007C7590"/>
    <w:rsid w:val="007E3211"/>
    <w:rsid w:val="007F77AE"/>
    <w:rsid w:val="00836AC0"/>
    <w:rsid w:val="008474FC"/>
    <w:rsid w:val="00852DB5"/>
    <w:rsid w:val="00874B90"/>
    <w:rsid w:val="008842F5"/>
    <w:rsid w:val="00894D21"/>
    <w:rsid w:val="008A2664"/>
    <w:rsid w:val="008C77FC"/>
    <w:rsid w:val="008D5621"/>
    <w:rsid w:val="008F7948"/>
    <w:rsid w:val="00925097"/>
    <w:rsid w:val="00941C5E"/>
    <w:rsid w:val="009452B1"/>
    <w:rsid w:val="0096210F"/>
    <w:rsid w:val="00972F58"/>
    <w:rsid w:val="00980F24"/>
    <w:rsid w:val="009831F9"/>
    <w:rsid w:val="009838E2"/>
    <w:rsid w:val="00984B86"/>
    <w:rsid w:val="00985ED7"/>
    <w:rsid w:val="009D2ED6"/>
    <w:rsid w:val="009D472F"/>
    <w:rsid w:val="009D4746"/>
    <w:rsid w:val="009E09F4"/>
    <w:rsid w:val="009E7FC7"/>
    <w:rsid w:val="009F2E7C"/>
    <w:rsid w:val="009F47B4"/>
    <w:rsid w:val="009F50E5"/>
    <w:rsid w:val="00A156B9"/>
    <w:rsid w:val="00A25E3D"/>
    <w:rsid w:val="00A3280A"/>
    <w:rsid w:val="00A56135"/>
    <w:rsid w:val="00A57144"/>
    <w:rsid w:val="00A7229B"/>
    <w:rsid w:val="00A8381B"/>
    <w:rsid w:val="00A957A6"/>
    <w:rsid w:val="00AA12C4"/>
    <w:rsid w:val="00AA56D2"/>
    <w:rsid w:val="00AA7FE9"/>
    <w:rsid w:val="00AC4E2A"/>
    <w:rsid w:val="00AD129F"/>
    <w:rsid w:val="00AD54C1"/>
    <w:rsid w:val="00AE0092"/>
    <w:rsid w:val="00AE3CDE"/>
    <w:rsid w:val="00AF0D3C"/>
    <w:rsid w:val="00AF686B"/>
    <w:rsid w:val="00B117C8"/>
    <w:rsid w:val="00B27353"/>
    <w:rsid w:val="00B27710"/>
    <w:rsid w:val="00B7517D"/>
    <w:rsid w:val="00B77E10"/>
    <w:rsid w:val="00B804AF"/>
    <w:rsid w:val="00B81FD5"/>
    <w:rsid w:val="00B843C4"/>
    <w:rsid w:val="00B87BB7"/>
    <w:rsid w:val="00B87D9B"/>
    <w:rsid w:val="00BA360E"/>
    <w:rsid w:val="00BB4005"/>
    <w:rsid w:val="00BC6398"/>
    <w:rsid w:val="00BD30BE"/>
    <w:rsid w:val="00BE0465"/>
    <w:rsid w:val="00BE2997"/>
    <w:rsid w:val="00BF708A"/>
    <w:rsid w:val="00C10FCC"/>
    <w:rsid w:val="00C16765"/>
    <w:rsid w:val="00C247DD"/>
    <w:rsid w:val="00C4564A"/>
    <w:rsid w:val="00C4654A"/>
    <w:rsid w:val="00C7308A"/>
    <w:rsid w:val="00C867D3"/>
    <w:rsid w:val="00CA6FE3"/>
    <w:rsid w:val="00CB06F9"/>
    <w:rsid w:val="00CB225B"/>
    <w:rsid w:val="00CB234B"/>
    <w:rsid w:val="00CD2A5E"/>
    <w:rsid w:val="00CD5AAC"/>
    <w:rsid w:val="00D15FA0"/>
    <w:rsid w:val="00D315DF"/>
    <w:rsid w:val="00D44854"/>
    <w:rsid w:val="00D54045"/>
    <w:rsid w:val="00D6278A"/>
    <w:rsid w:val="00D648FF"/>
    <w:rsid w:val="00D64CB6"/>
    <w:rsid w:val="00D71759"/>
    <w:rsid w:val="00D72A4C"/>
    <w:rsid w:val="00D72FB2"/>
    <w:rsid w:val="00D872D8"/>
    <w:rsid w:val="00DB5166"/>
    <w:rsid w:val="00DF6C3F"/>
    <w:rsid w:val="00E00DE9"/>
    <w:rsid w:val="00E01186"/>
    <w:rsid w:val="00E020F8"/>
    <w:rsid w:val="00E12AD8"/>
    <w:rsid w:val="00E3243A"/>
    <w:rsid w:val="00E743A0"/>
    <w:rsid w:val="00E825FF"/>
    <w:rsid w:val="00E958EB"/>
    <w:rsid w:val="00EA6931"/>
    <w:rsid w:val="00EB6E52"/>
    <w:rsid w:val="00EB7B29"/>
    <w:rsid w:val="00EC17CF"/>
    <w:rsid w:val="00EC3B0C"/>
    <w:rsid w:val="00EC4A01"/>
    <w:rsid w:val="00ED545F"/>
    <w:rsid w:val="00EE0026"/>
    <w:rsid w:val="00EE44B0"/>
    <w:rsid w:val="00EF2471"/>
    <w:rsid w:val="00F00AF4"/>
    <w:rsid w:val="00F06D19"/>
    <w:rsid w:val="00F17E63"/>
    <w:rsid w:val="00F32A12"/>
    <w:rsid w:val="00F32BA5"/>
    <w:rsid w:val="00F35777"/>
    <w:rsid w:val="00F40192"/>
    <w:rsid w:val="00F51518"/>
    <w:rsid w:val="00F7199D"/>
    <w:rsid w:val="00F80C1D"/>
    <w:rsid w:val="00F877A4"/>
    <w:rsid w:val="00F91AD6"/>
    <w:rsid w:val="00F94B17"/>
    <w:rsid w:val="00FA41B4"/>
    <w:rsid w:val="00FB3684"/>
    <w:rsid w:val="00FB7B2D"/>
    <w:rsid w:val="00FE3D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F5B75"/>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character" w:styleId="Kommentarzeichen">
    <w:name w:val="annotation reference"/>
    <w:basedOn w:val="Absatz-Standardschriftart"/>
    <w:uiPriority w:val="99"/>
    <w:semiHidden/>
    <w:unhideWhenUsed/>
    <w:rsid w:val="003213DA"/>
    <w:rPr>
      <w:sz w:val="16"/>
      <w:szCs w:val="16"/>
    </w:rPr>
  </w:style>
  <w:style w:type="paragraph" w:styleId="Kommentartext">
    <w:name w:val="annotation text"/>
    <w:basedOn w:val="Standard"/>
    <w:link w:val="KommentartextZchn"/>
    <w:uiPriority w:val="99"/>
    <w:semiHidden/>
    <w:unhideWhenUsed/>
    <w:rsid w:val="003213DA"/>
    <w:rPr>
      <w:sz w:val="20"/>
      <w:szCs w:val="20"/>
    </w:rPr>
  </w:style>
  <w:style w:type="character" w:customStyle="1" w:styleId="KommentartextZchn">
    <w:name w:val="Kommentartext Zchn"/>
    <w:basedOn w:val="Absatz-Standardschriftart"/>
    <w:link w:val="Kommentartext"/>
    <w:uiPriority w:val="99"/>
    <w:semiHidden/>
    <w:rsid w:val="003213DA"/>
    <w:rPr>
      <w:sz w:val="20"/>
      <w:szCs w:val="20"/>
    </w:rPr>
  </w:style>
  <w:style w:type="paragraph" w:styleId="Kommentarthema">
    <w:name w:val="annotation subject"/>
    <w:basedOn w:val="Kommentartext"/>
    <w:next w:val="Kommentartext"/>
    <w:link w:val="KommentarthemaZchn"/>
    <w:uiPriority w:val="99"/>
    <w:semiHidden/>
    <w:unhideWhenUsed/>
    <w:rsid w:val="003213DA"/>
    <w:rPr>
      <w:b/>
      <w:bCs/>
    </w:rPr>
  </w:style>
  <w:style w:type="character" w:customStyle="1" w:styleId="KommentarthemaZchn">
    <w:name w:val="Kommentarthema Zchn"/>
    <w:basedOn w:val="KommentartextZchn"/>
    <w:link w:val="Kommentarthema"/>
    <w:uiPriority w:val="99"/>
    <w:semiHidden/>
    <w:rsid w:val="003213DA"/>
    <w:rPr>
      <w:b/>
      <w:bCs/>
      <w:sz w:val="20"/>
      <w:szCs w:val="20"/>
    </w:rPr>
  </w:style>
  <w:style w:type="paragraph" w:styleId="berarbeitung">
    <w:name w:val="Revision"/>
    <w:hidden/>
    <w:uiPriority w:val="99"/>
    <w:semiHidden/>
    <w:rsid w:val="006124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07405">
      <w:bodyDiv w:val="1"/>
      <w:marLeft w:val="0"/>
      <w:marRight w:val="0"/>
      <w:marTop w:val="0"/>
      <w:marBottom w:val="0"/>
      <w:divBdr>
        <w:top w:val="none" w:sz="0" w:space="0" w:color="auto"/>
        <w:left w:val="none" w:sz="0" w:space="0" w:color="auto"/>
        <w:bottom w:val="none" w:sz="0" w:space="0" w:color="auto"/>
        <w:right w:val="none" w:sz="0" w:space="0" w:color="auto"/>
      </w:divBdr>
    </w:div>
    <w:div w:id="529690082">
      <w:bodyDiv w:val="1"/>
      <w:marLeft w:val="0"/>
      <w:marRight w:val="0"/>
      <w:marTop w:val="0"/>
      <w:marBottom w:val="0"/>
      <w:divBdr>
        <w:top w:val="none" w:sz="0" w:space="0" w:color="auto"/>
        <w:left w:val="none" w:sz="0" w:space="0" w:color="auto"/>
        <w:bottom w:val="none" w:sz="0" w:space="0" w:color="auto"/>
        <w:right w:val="none" w:sz="0" w:space="0" w:color="auto"/>
      </w:divBdr>
    </w:div>
    <w:div w:id="552692348">
      <w:bodyDiv w:val="1"/>
      <w:marLeft w:val="0"/>
      <w:marRight w:val="0"/>
      <w:marTop w:val="0"/>
      <w:marBottom w:val="0"/>
      <w:divBdr>
        <w:top w:val="none" w:sz="0" w:space="0" w:color="auto"/>
        <w:left w:val="none" w:sz="0" w:space="0" w:color="auto"/>
        <w:bottom w:val="none" w:sz="0" w:space="0" w:color="auto"/>
        <w:right w:val="none" w:sz="0" w:space="0" w:color="auto"/>
      </w:divBdr>
    </w:div>
    <w:div w:id="1392655539">
      <w:bodyDiv w:val="1"/>
      <w:marLeft w:val="0"/>
      <w:marRight w:val="0"/>
      <w:marTop w:val="0"/>
      <w:marBottom w:val="0"/>
      <w:divBdr>
        <w:top w:val="none" w:sz="0" w:space="0" w:color="auto"/>
        <w:left w:val="none" w:sz="0" w:space="0" w:color="auto"/>
        <w:bottom w:val="none" w:sz="0" w:space="0" w:color="auto"/>
        <w:right w:val="none" w:sz="0" w:space="0" w:color="auto"/>
      </w:divBdr>
    </w:div>
    <w:div w:id="1697121007">
      <w:bodyDiv w:val="1"/>
      <w:marLeft w:val="0"/>
      <w:marRight w:val="0"/>
      <w:marTop w:val="0"/>
      <w:marBottom w:val="0"/>
      <w:divBdr>
        <w:top w:val="none" w:sz="0" w:space="0" w:color="auto"/>
        <w:left w:val="none" w:sz="0" w:space="0" w:color="auto"/>
        <w:bottom w:val="none" w:sz="0" w:space="0" w:color="auto"/>
        <w:right w:val="none" w:sz="0" w:space="0" w:color="auto"/>
      </w:divBdr>
    </w:div>
    <w:div w:id="2060548586">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B27647-904D-584F-9C5D-88BC8BE11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1003</Words>
  <Characters>6322</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11</cp:revision>
  <cp:lastPrinted>2025-10-23T19:21:00Z</cp:lastPrinted>
  <dcterms:created xsi:type="dcterms:W3CDTF">2025-10-23T19:21:00Z</dcterms:created>
  <dcterms:modified xsi:type="dcterms:W3CDTF">2026-07-21T07:34:00Z</dcterms:modified>
</cp:coreProperties>
</file>