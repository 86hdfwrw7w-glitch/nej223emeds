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11"/>
        <w:gridCol w:w="283"/>
        <w:gridCol w:w="142"/>
        <w:gridCol w:w="425"/>
        <w:gridCol w:w="284"/>
        <w:gridCol w:w="850"/>
        <w:gridCol w:w="993"/>
        <w:gridCol w:w="992"/>
        <w:tblGridChange w:id="0">
          <w:tblGrid>
            <w:gridCol w:w="1843"/>
            <w:gridCol w:w="3686"/>
            <w:gridCol w:w="283"/>
            <w:gridCol w:w="142"/>
            <w:gridCol w:w="425"/>
            <w:gridCol w:w="284"/>
            <w:gridCol w:w="850"/>
            <w:gridCol w:w="993"/>
            <w:gridCol w:w="992"/>
          </w:tblGrid>
        </w:tblGridChange>
      </w:tblGrid>
      <w:tr w:rsidR="002508C2" w:rsidRPr="009F62AF" w14:paraId="5DF08F91" w14:textId="77777777" w:rsidTr="004C5E91">
        <w:trPr>
          <w:trHeight w:val="907"/>
        </w:trPr>
        <w:tc>
          <w:tcPr>
            <w:tcW w:w="9498" w:type="dxa"/>
            <w:gridSpan w:val="9"/>
          </w:tcPr>
          <w:p w14:paraId="11DD220E" w14:textId="65F20F10" w:rsidR="002508C2" w:rsidRPr="009F62AF" w:rsidRDefault="00AE37CB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9F62AF">
              <w:rPr>
                <w:rFonts w:ascii="Georgia" w:hAnsi="Georgia" w:cs="Times New Roman (Textkörper CS)"/>
                <w:b/>
                <w:smallCaps/>
                <w:sz w:val="48"/>
                <w:szCs w:val="32"/>
              </w:rPr>
              <w:t>Josef</w:t>
            </w:r>
            <w:r w:rsidR="00A26D0D" w:rsidRPr="009F62AF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proofErr w:type="spellStart"/>
            <w:r w:rsidRPr="009F62AF">
              <w:rPr>
                <w:rFonts w:ascii="Georgia" w:hAnsi="Georgia"/>
                <w:b/>
                <w:smallCaps/>
                <w:sz w:val="48"/>
                <w:szCs w:val="32"/>
              </w:rPr>
              <w:t>Karbasie</w:t>
            </w:r>
            <w:proofErr w:type="spellEnd"/>
            <w:r w:rsidR="008050E4" w:rsidRPr="009F62AF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Pr="009F62AF">
              <w:rPr>
                <w:rFonts w:ascii="Georgia" w:hAnsi="Georgia"/>
                <w:sz w:val="20"/>
              </w:rPr>
              <w:t>Hallestrasse</w:t>
            </w:r>
            <w:proofErr w:type="spellEnd"/>
            <w:r w:rsidR="00853438" w:rsidRPr="009F62AF">
              <w:rPr>
                <w:rFonts w:ascii="Georgia" w:hAnsi="Georgia"/>
                <w:sz w:val="20"/>
              </w:rPr>
              <w:t xml:space="preserve"> </w:t>
            </w:r>
            <w:r w:rsidRPr="009F62AF">
              <w:rPr>
                <w:rFonts w:ascii="Georgia" w:hAnsi="Georgia"/>
                <w:sz w:val="20"/>
              </w:rPr>
              <w:t>22, 53125</w:t>
            </w:r>
            <w:r w:rsidR="0091331D" w:rsidRPr="009F62AF">
              <w:rPr>
                <w:rFonts w:ascii="Georgia" w:hAnsi="Georgia"/>
                <w:sz w:val="20"/>
              </w:rPr>
              <w:t xml:space="preserve"> </w:t>
            </w:r>
            <w:r w:rsidRPr="009F62AF">
              <w:rPr>
                <w:rFonts w:ascii="Georgia" w:hAnsi="Georgia"/>
                <w:sz w:val="20"/>
              </w:rPr>
              <w:t>Bonn</w:t>
            </w:r>
          </w:p>
          <w:p w14:paraId="722A5AF6" w14:textId="5BEF1091" w:rsidR="008050E4" w:rsidRPr="009F62AF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9F62AF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9F62AF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1791083389</w:t>
            </w:r>
            <w:ins w:id="1" w:author="David Döbele" w:date="2022-01-11T19:43:00Z">
              <w:r w:rsidR="00E9191B">
                <w:rPr>
                  <w:rFonts w:ascii="Georgia" w:hAnsi="Georgia" w:cs="Georgia"/>
                  <w:color w:val="000000"/>
                  <w:sz w:val="20"/>
                </w:rPr>
                <w:t xml:space="preserve"> </w:t>
              </w:r>
            </w:ins>
            <w:r w:rsidR="008050E4" w:rsidRPr="009F62A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0E7F40" w:rsidRPr="009F62AF">
              <w:rPr>
                <w:rFonts w:ascii="Georgia" w:hAnsi="Georgia" w:cs="Georgia"/>
                <w:color w:val="000000"/>
                <w:sz w:val="20"/>
              </w:rPr>
              <w:t>J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akubkarbasie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>@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yahoo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 xml:space="preserve">.de </w:t>
            </w:r>
            <w:r w:rsidR="008050E4" w:rsidRPr="009F62A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08.04.2002</w:t>
            </w:r>
            <w:r w:rsidR="00853438" w:rsidRPr="009F62AF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Bonn</w:t>
            </w:r>
          </w:p>
        </w:tc>
      </w:tr>
      <w:tr w:rsidR="002508C2" w:rsidRPr="009F62AF" w14:paraId="0FCADE56" w14:textId="77777777" w:rsidTr="004C5E91">
        <w:trPr>
          <w:trHeight w:val="510"/>
        </w:trPr>
        <w:tc>
          <w:tcPr>
            <w:tcW w:w="9498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2F29A56E" w:rsidR="002508C2" w:rsidRPr="009F62AF" w:rsidRDefault="000E7F40" w:rsidP="006E2C9C">
            <w:pPr>
              <w:jc w:val="center"/>
              <w:rPr>
                <w:rFonts w:ascii="Georgia" w:hAnsi="Georgia"/>
                <w:sz w:val="28"/>
              </w:rPr>
            </w:pPr>
            <w:r w:rsidRPr="009F62AF">
              <w:rPr>
                <w:rFonts w:ascii="Georgia" w:hAnsi="Georgia"/>
                <w:b/>
                <w:smallCaps/>
                <w:sz w:val="28"/>
                <w:szCs w:val="32"/>
              </w:rPr>
              <w:t>Bildungsweg</w:t>
            </w:r>
          </w:p>
        </w:tc>
      </w:tr>
      <w:tr w:rsidR="005D57B6" w:rsidRPr="009F62AF" w14:paraId="013361E1" w14:textId="77777777" w:rsidTr="004C5E91">
        <w:trPr>
          <w:trHeight w:val="340"/>
        </w:trPr>
        <w:tc>
          <w:tcPr>
            <w:tcW w:w="6663" w:type="dxa"/>
            <w:gridSpan w:val="6"/>
            <w:vAlign w:val="bottom"/>
          </w:tcPr>
          <w:p w14:paraId="197620E3" w14:textId="6B9A904A" w:rsidR="005D57B6" w:rsidRPr="009F62AF" w:rsidRDefault="005D57B6" w:rsidP="00347D99">
            <w:pPr>
              <w:rPr>
                <w:rFonts w:ascii="Georgia" w:hAnsi="Georgia"/>
                <w:sz w:val="23"/>
                <w:szCs w:val="23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</w:rPr>
              <w:t xml:space="preserve">Helmholtz-Gymnasium </w:t>
            </w:r>
          </w:p>
        </w:tc>
        <w:tc>
          <w:tcPr>
            <w:tcW w:w="2835" w:type="dxa"/>
            <w:gridSpan w:val="3"/>
            <w:vAlign w:val="bottom"/>
          </w:tcPr>
          <w:p w14:paraId="63D86F51" w14:textId="0BE32B67" w:rsidR="005D57B6" w:rsidRPr="009F62AF" w:rsidRDefault="005D57B6" w:rsidP="005D57B6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Bonn</w:t>
            </w:r>
          </w:p>
        </w:tc>
      </w:tr>
      <w:tr w:rsidR="005D57B6" w:rsidRPr="009F62AF" w14:paraId="62632213" w14:textId="77777777" w:rsidTr="004C5E91">
        <w:tc>
          <w:tcPr>
            <w:tcW w:w="5529" w:type="dxa"/>
            <w:gridSpan w:val="2"/>
          </w:tcPr>
          <w:p w14:paraId="5F71027E" w14:textId="5DD358B6" w:rsidR="005D57B6" w:rsidRPr="009F62AF" w:rsidRDefault="005D57B6" w:rsidP="005D57B6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Allgemeine Hochschulreife</w:t>
            </w:r>
            <w:r w:rsidR="00053418" w:rsidRPr="009F62AF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3969" w:type="dxa"/>
            <w:gridSpan w:val="7"/>
          </w:tcPr>
          <w:p w14:paraId="51FC9814" w14:textId="59A04823" w:rsidR="005D57B6" w:rsidRPr="009F62AF" w:rsidRDefault="005D57B6" w:rsidP="005D57B6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0</w:t>
            </w:r>
            <w:r w:rsidR="00654333" w:rsidRPr="009F62AF">
              <w:rPr>
                <w:rFonts w:ascii="Georgia" w:hAnsi="Georgia"/>
                <w:sz w:val="18"/>
              </w:rPr>
              <w:t>8</w:t>
            </w:r>
            <w:r w:rsidRPr="009F62AF">
              <w:rPr>
                <w:rFonts w:ascii="Georgia" w:hAnsi="Georgia"/>
                <w:sz w:val="18"/>
              </w:rPr>
              <w:t>/20</w:t>
            </w:r>
            <w:r w:rsidR="00654333" w:rsidRPr="009F62AF">
              <w:rPr>
                <w:rFonts w:ascii="Georgia" w:hAnsi="Georgia"/>
                <w:sz w:val="18"/>
              </w:rPr>
              <w:t>14</w:t>
            </w:r>
            <w:r w:rsidRPr="009F62AF">
              <w:rPr>
                <w:rFonts w:ascii="Georgia" w:hAnsi="Georgia"/>
                <w:sz w:val="18"/>
              </w:rPr>
              <w:t xml:space="preserve"> – 06/</w:t>
            </w:r>
            <w:r w:rsidR="00654333" w:rsidRPr="009F62AF">
              <w:rPr>
                <w:rFonts w:ascii="Georgia" w:hAnsi="Georgia"/>
                <w:sz w:val="18"/>
              </w:rPr>
              <w:t>2021</w:t>
            </w:r>
          </w:p>
        </w:tc>
      </w:tr>
      <w:tr w:rsidR="005D57B6" w:rsidRPr="009F62AF" w:rsidDel="00E9191B" w14:paraId="4D68BFE7" w14:textId="69DE0D51" w:rsidTr="004C5E91">
        <w:trPr>
          <w:del w:id="2" w:author="David Döbele" w:date="2022-01-11T19:42:00Z"/>
        </w:trPr>
        <w:tc>
          <w:tcPr>
            <w:tcW w:w="9498" w:type="dxa"/>
            <w:gridSpan w:val="9"/>
            <w:vAlign w:val="bottom"/>
          </w:tcPr>
          <w:p w14:paraId="0BB344B4" w14:textId="47912945" w:rsidR="00351DD3" w:rsidRPr="004C5E91" w:rsidDel="00E9191B" w:rsidRDefault="004C5E91" w:rsidP="004C5E91">
            <w:pPr>
              <w:pStyle w:val="Listenabsatz"/>
              <w:numPr>
                <w:ilvl w:val="0"/>
                <w:numId w:val="2"/>
              </w:numPr>
              <w:rPr>
                <w:del w:id="3" w:author="David Döbele" w:date="2022-01-11T19:42:00Z"/>
                <w:rFonts w:ascii="Georgia" w:hAnsi="Georgia"/>
                <w:i/>
                <w:iCs/>
                <w:sz w:val="18"/>
              </w:rPr>
            </w:pPr>
            <w:del w:id="4" w:author="David Döbele" w:date="2022-01-11T19:42:00Z">
              <w:r w:rsidRPr="009F62AF" w:rsidDel="00E9191B">
                <w:rPr>
                  <w:rFonts w:ascii="Georgia" w:hAnsi="Georgia"/>
                  <w:i/>
                  <w:iCs/>
                  <w:sz w:val="18"/>
                </w:rPr>
                <w:delText>Schwerpunktfächer: Englisch, So</w:delText>
              </w:r>
              <w:r w:rsidDel="00E9191B">
                <w:rPr>
                  <w:rFonts w:ascii="Georgia" w:hAnsi="Georgia"/>
                  <w:i/>
                  <w:iCs/>
                  <w:sz w:val="18"/>
                </w:rPr>
                <w:delText>zialwissenschaften</w:delText>
              </w:r>
              <w:r w:rsidRPr="009F62AF" w:rsidDel="00E9191B">
                <w:rPr>
                  <w:rFonts w:ascii="Georgia" w:hAnsi="Georgia"/>
                  <w:i/>
                  <w:iCs/>
                  <w:sz w:val="18"/>
                </w:rPr>
                <w:delText xml:space="preserve"> </w:delText>
              </w:r>
            </w:del>
          </w:p>
          <w:p w14:paraId="54BF63E9" w14:textId="5BD3DD4F" w:rsidR="005D57B6" w:rsidRPr="009F62AF" w:rsidDel="00E9191B" w:rsidRDefault="005D57B6" w:rsidP="004C5E91">
            <w:pPr>
              <w:pStyle w:val="Listenabsatz"/>
              <w:numPr>
                <w:ilvl w:val="0"/>
                <w:numId w:val="2"/>
              </w:numPr>
              <w:rPr>
                <w:del w:id="5" w:author="David Döbele" w:date="2022-01-11T19:42:00Z"/>
                <w:rFonts w:ascii="Georgia" w:hAnsi="Georgia"/>
                <w:i/>
                <w:iCs/>
                <w:sz w:val="18"/>
              </w:rPr>
            </w:pPr>
            <w:del w:id="6" w:author="David Döbele" w:date="2022-01-11T19:42:00Z">
              <w:r w:rsidRPr="009F62AF" w:rsidDel="00E9191B">
                <w:rPr>
                  <w:rFonts w:ascii="Georgia" w:hAnsi="Georgia"/>
                  <w:i/>
                  <w:iCs/>
                  <w:sz w:val="18"/>
                </w:rPr>
                <w:delText xml:space="preserve">Hausaufgabenhelfer in der </w:delText>
              </w:r>
              <w:r w:rsidR="00351DD3" w:rsidDel="00E9191B">
                <w:rPr>
                  <w:rFonts w:ascii="Georgia" w:hAnsi="Georgia"/>
                  <w:i/>
                  <w:iCs/>
                  <w:sz w:val="18"/>
                </w:rPr>
                <w:delText>achten</w:delText>
              </w:r>
              <w:r w:rsidRPr="009F62AF" w:rsidDel="00E9191B">
                <w:rPr>
                  <w:rFonts w:ascii="Georgia" w:hAnsi="Georgia"/>
                  <w:i/>
                  <w:iCs/>
                  <w:sz w:val="18"/>
                </w:rPr>
                <w:delText xml:space="preserve"> und </w:delText>
              </w:r>
              <w:r w:rsidR="00351DD3" w:rsidDel="00E9191B">
                <w:rPr>
                  <w:rFonts w:ascii="Georgia" w:hAnsi="Georgia"/>
                  <w:i/>
                  <w:iCs/>
                  <w:sz w:val="18"/>
                </w:rPr>
                <w:delText>neunten</w:delText>
              </w:r>
              <w:r w:rsidRPr="009F62AF" w:rsidDel="00E9191B">
                <w:rPr>
                  <w:rFonts w:ascii="Georgia" w:hAnsi="Georgia"/>
                  <w:i/>
                  <w:iCs/>
                  <w:sz w:val="18"/>
                </w:rPr>
                <w:delText xml:space="preserve"> Klasse</w:delText>
              </w:r>
            </w:del>
          </w:p>
        </w:tc>
      </w:tr>
      <w:tr w:rsidR="00E9191B" w:rsidRPr="009F62AF" w14:paraId="6A5156E0" w14:textId="77777777" w:rsidTr="004C5E91">
        <w:trPr>
          <w:trHeight w:val="340"/>
          <w:ins w:id="7" w:author="David Döbele" w:date="2022-01-11T19:42:00Z"/>
        </w:trPr>
        <w:tc>
          <w:tcPr>
            <w:tcW w:w="5812" w:type="dxa"/>
            <w:gridSpan w:val="3"/>
            <w:vAlign w:val="bottom"/>
          </w:tcPr>
          <w:p w14:paraId="604E2FB9" w14:textId="436BBD56" w:rsidR="00E9191B" w:rsidRPr="009F62AF" w:rsidRDefault="00E9191B" w:rsidP="00E9191B">
            <w:pPr>
              <w:rPr>
                <w:ins w:id="8" w:author="David Döbele" w:date="2022-01-11T19:42:00Z"/>
                <w:rFonts w:ascii="Georgia" w:hAnsi="Georgia"/>
                <w:b/>
                <w:smallCaps/>
                <w:sz w:val="23"/>
                <w:szCs w:val="23"/>
              </w:rPr>
            </w:pPr>
            <w:ins w:id="9" w:author="David Döbele" w:date="2022-01-11T19:42:00Z">
              <w:r w:rsidRPr="009F62AF">
                <w:rPr>
                  <w:rFonts w:ascii="Georgia" w:hAnsi="Georgia"/>
                  <w:b/>
                  <w:smallCaps/>
                  <w:sz w:val="23"/>
                  <w:szCs w:val="23"/>
                </w:rPr>
                <w:t xml:space="preserve">Helmholtz-Gymnasium </w:t>
              </w:r>
            </w:ins>
          </w:p>
        </w:tc>
        <w:tc>
          <w:tcPr>
            <w:tcW w:w="3686" w:type="dxa"/>
            <w:gridSpan w:val="6"/>
            <w:vAlign w:val="bottom"/>
          </w:tcPr>
          <w:p w14:paraId="3289C4D8" w14:textId="174B7213" w:rsidR="00E9191B" w:rsidRPr="009F62AF" w:rsidRDefault="00E9191B" w:rsidP="00E9191B">
            <w:pPr>
              <w:jc w:val="right"/>
              <w:rPr>
                <w:ins w:id="10" w:author="David Döbele" w:date="2022-01-11T19:42:00Z"/>
                <w:rFonts w:ascii="Georgia" w:hAnsi="Georgia"/>
                <w:i/>
                <w:smallCaps/>
                <w:sz w:val="23"/>
                <w:szCs w:val="23"/>
              </w:rPr>
            </w:pPr>
            <w:ins w:id="11" w:author="David Döbele" w:date="2022-01-11T19:42:00Z">
              <w:r w:rsidRPr="009F62AF">
                <w:rPr>
                  <w:rFonts w:ascii="Georgia" w:hAnsi="Georgia"/>
                  <w:i/>
                  <w:smallCaps/>
                  <w:sz w:val="23"/>
                  <w:szCs w:val="23"/>
                </w:rPr>
                <w:t>Bonn</w:t>
              </w:r>
            </w:ins>
          </w:p>
        </w:tc>
      </w:tr>
      <w:tr w:rsidR="00E9191B" w:rsidRPr="009F62AF" w14:paraId="503D7727" w14:textId="77777777" w:rsidTr="00397CBA">
        <w:tblPrEx>
          <w:tblW w:w="9498" w:type="dxa"/>
          <w:tblInd w:w="-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2" w:author="David Döbele" w:date="2022-01-11T19:42:00Z">
            <w:tblPrEx>
              <w:tblW w:w="9498" w:type="dxa"/>
              <w:tblInd w:w="-1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13"/>
          <w:ins w:id="13" w:author="David Döbele" w:date="2022-01-11T19:42:00Z"/>
          <w:trPrChange w:id="14" w:author="David Döbele" w:date="2022-01-11T19:42:00Z">
            <w:trPr>
              <w:trHeight w:val="340"/>
            </w:trPr>
          </w:trPrChange>
        </w:trPr>
        <w:tc>
          <w:tcPr>
            <w:tcW w:w="5812" w:type="dxa"/>
            <w:gridSpan w:val="3"/>
            <w:tcPrChange w:id="15" w:author="David Döbele" w:date="2022-01-11T19:42:00Z">
              <w:tcPr>
                <w:tcW w:w="5812" w:type="dxa"/>
                <w:gridSpan w:val="3"/>
                <w:vAlign w:val="bottom"/>
              </w:tcPr>
            </w:tcPrChange>
          </w:tcPr>
          <w:p w14:paraId="4D7EC95C" w14:textId="4463F09C" w:rsidR="00E9191B" w:rsidRPr="009F62AF" w:rsidRDefault="00E9191B" w:rsidP="00E9191B">
            <w:pPr>
              <w:rPr>
                <w:ins w:id="16" w:author="David Döbele" w:date="2022-01-11T19:42:00Z"/>
                <w:rFonts w:ascii="Georgia" w:hAnsi="Georgia"/>
                <w:b/>
                <w:smallCaps/>
                <w:sz w:val="23"/>
                <w:szCs w:val="23"/>
              </w:rPr>
            </w:pPr>
            <w:ins w:id="17" w:author="David Döbele" w:date="2022-01-11T19:42:00Z">
              <w:r w:rsidRPr="009F62AF">
                <w:rPr>
                  <w:rFonts w:ascii="Georgia" w:hAnsi="Georgia"/>
                  <w:sz w:val="18"/>
                </w:rPr>
                <w:t xml:space="preserve">Allgemeine Hochschulreife </w:t>
              </w:r>
            </w:ins>
          </w:p>
        </w:tc>
        <w:tc>
          <w:tcPr>
            <w:tcW w:w="3686" w:type="dxa"/>
            <w:gridSpan w:val="6"/>
            <w:tcPrChange w:id="18" w:author="David Döbele" w:date="2022-01-11T19:42:00Z">
              <w:tcPr>
                <w:tcW w:w="3686" w:type="dxa"/>
                <w:gridSpan w:val="6"/>
                <w:vAlign w:val="bottom"/>
              </w:tcPr>
            </w:tcPrChange>
          </w:tcPr>
          <w:p w14:paraId="13FF9D2D" w14:textId="491262DE" w:rsidR="00E9191B" w:rsidRPr="009F62AF" w:rsidRDefault="00E9191B" w:rsidP="00E9191B">
            <w:pPr>
              <w:jc w:val="right"/>
              <w:rPr>
                <w:ins w:id="19" w:author="David Döbele" w:date="2022-01-11T19:42:00Z"/>
                <w:rFonts w:ascii="Georgia" w:hAnsi="Georgia"/>
                <w:i/>
                <w:smallCaps/>
                <w:sz w:val="23"/>
                <w:szCs w:val="23"/>
              </w:rPr>
            </w:pPr>
            <w:ins w:id="20" w:author="David Döbele" w:date="2022-01-11T19:42:00Z">
              <w:r w:rsidRPr="009F62AF">
                <w:rPr>
                  <w:rFonts w:ascii="Georgia" w:hAnsi="Georgia"/>
                  <w:sz w:val="18"/>
                </w:rPr>
                <w:t>08/2014 – 06/2021</w:t>
              </w:r>
            </w:ins>
          </w:p>
        </w:tc>
      </w:tr>
      <w:tr w:rsidR="00E9191B" w:rsidRPr="009F62AF" w14:paraId="6DA31FC9" w14:textId="77777777" w:rsidTr="00397CBA">
        <w:tblPrEx>
          <w:tblW w:w="9498" w:type="dxa"/>
          <w:tblInd w:w="-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1" w:author="David Döbele" w:date="2022-01-11T19:42:00Z">
            <w:tblPrEx>
              <w:tblW w:w="9498" w:type="dxa"/>
              <w:tblInd w:w="-1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13"/>
          <w:ins w:id="22" w:author="David Döbele" w:date="2022-01-11T19:42:00Z"/>
          <w:trPrChange w:id="23" w:author="David Döbele" w:date="2022-01-11T19:42:00Z">
            <w:trPr>
              <w:trHeight w:val="340"/>
            </w:trPr>
          </w:trPrChange>
        </w:trPr>
        <w:tc>
          <w:tcPr>
            <w:tcW w:w="5812" w:type="dxa"/>
            <w:gridSpan w:val="3"/>
            <w:vAlign w:val="bottom"/>
            <w:tcPrChange w:id="24" w:author="David Döbele" w:date="2022-01-11T19:42:00Z">
              <w:tcPr>
                <w:tcW w:w="5812" w:type="dxa"/>
                <w:gridSpan w:val="3"/>
                <w:vAlign w:val="bottom"/>
              </w:tcPr>
            </w:tcPrChange>
          </w:tcPr>
          <w:p w14:paraId="53DB74C1" w14:textId="77777777" w:rsidR="00E9191B" w:rsidRDefault="00E9191B" w:rsidP="00E9191B">
            <w:pPr>
              <w:pStyle w:val="Listenabsatz"/>
              <w:numPr>
                <w:ilvl w:val="0"/>
                <w:numId w:val="2"/>
              </w:numPr>
              <w:rPr>
                <w:ins w:id="25" w:author="David Döbele" w:date="2022-01-11T19:42:00Z"/>
                <w:rFonts w:ascii="Georgia" w:hAnsi="Georgia"/>
                <w:i/>
                <w:iCs/>
                <w:sz w:val="18"/>
              </w:rPr>
            </w:pPr>
            <w:ins w:id="26" w:author="David Döbele" w:date="2022-01-11T19:42:00Z">
              <w:r w:rsidRPr="009F62AF">
                <w:rPr>
                  <w:rFonts w:ascii="Georgia" w:hAnsi="Georgia"/>
                  <w:i/>
                  <w:iCs/>
                  <w:sz w:val="18"/>
                </w:rPr>
                <w:t>Schwerpunktfächer: Englisch, So</w:t>
              </w:r>
              <w:r>
                <w:rPr>
                  <w:rFonts w:ascii="Georgia" w:hAnsi="Georgia"/>
                  <w:i/>
                  <w:iCs/>
                  <w:sz w:val="18"/>
                </w:rPr>
                <w:t>zialwissenschafte</w:t>
              </w:r>
              <w:r>
                <w:rPr>
                  <w:rFonts w:ascii="Georgia" w:hAnsi="Georgia"/>
                  <w:i/>
                  <w:iCs/>
                  <w:sz w:val="18"/>
                </w:rPr>
                <w:t>n</w:t>
              </w:r>
            </w:ins>
          </w:p>
          <w:p w14:paraId="6110E8A9" w14:textId="6D50E7DA" w:rsidR="00E9191B" w:rsidRPr="00E9191B" w:rsidRDefault="00E9191B" w:rsidP="00E9191B">
            <w:pPr>
              <w:pStyle w:val="Listenabsatz"/>
              <w:numPr>
                <w:ilvl w:val="0"/>
                <w:numId w:val="2"/>
              </w:numPr>
              <w:rPr>
                <w:ins w:id="27" w:author="David Döbele" w:date="2022-01-11T19:42:00Z"/>
                <w:rFonts w:ascii="Georgia" w:hAnsi="Georgia"/>
                <w:i/>
                <w:iCs/>
                <w:sz w:val="18"/>
                <w:rPrChange w:id="28" w:author="David Döbele" w:date="2022-01-11T19:42:00Z">
                  <w:rPr>
                    <w:ins w:id="29" w:author="David Döbele" w:date="2022-01-11T19:42:00Z"/>
                    <w:b/>
                    <w:smallCaps/>
                    <w:sz w:val="23"/>
                    <w:szCs w:val="23"/>
                  </w:rPr>
                </w:rPrChange>
              </w:rPr>
              <w:pPrChange w:id="30" w:author="David Döbele" w:date="2022-01-11T19:42:00Z">
                <w:pPr/>
              </w:pPrChange>
            </w:pPr>
            <w:ins w:id="31" w:author="David Döbele" w:date="2022-01-11T19:42:00Z">
              <w:r w:rsidRPr="00E9191B">
                <w:rPr>
                  <w:rFonts w:ascii="Georgia" w:hAnsi="Georgia"/>
                  <w:i/>
                  <w:iCs/>
                  <w:sz w:val="18"/>
                  <w:rPrChange w:id="32" w:author="David Döbele" w:date="2022-01-11T19:42:00Z">
                    <w:rPr/>
                  </w:rPrChange>
                </w:rPr>
                <w:t>Hausaufgabenhelfer in der achten und neunten Klasse</w:t>
              </w:r>
            </w:ins>
          </w:p>
        </w:tc>
        <w:tc>
          <w:tcPr>
            <w:tcW w:w="3686" w:type="dxa"/>
            <w:gridSpan w:val="6"/>
            <w:tcPrChange w:id="33" w:author="David Döbele" w:date="2022-01-11T19:42:00Z">
              <w:tcPr>
                <w:tcW w:w="3686" w:type="dxa"/>
                <w:gridSpan w:val="6"/>
                <w:vAlign w:val="bottom"/>
              </w:tcPr>
            </w:tcPrChange>
          </w:tcPr>
          <w:p w14:paraId="60BA7EE6" w14:textId="77777777" w:rsidR="00E9191B" w:rsidRPr="009F62AF" w:rsidRDefault="00E9191B" w:rsidP="00E9191B">
            <w:pPr>
              <w:jc w:val="right"/>
              <w:rPr>
                <w:ins w:id="34" w:author="David Döbele" w:date="2022-01-11T19:42:00Z"/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D5280E" w:rsidRPr="009F62AF" w14:paraId="1C51E2FF" w14:textId="77777777" w:rsidTr="004C5E91">
        <w:trPr>
          <w:trHeight w:val="340"/>
        </w:trPr>
        <w:tc>
          <w:tcPr>
            <w:tcW w:w="5812" w:type="dxa"/>
            <w:gridSpan w:val="3"/>
            <w:vAlign w:val="bottom"/>
          </w:tcPr>
          <w:p w14:paraId="4BAC65D2" w14:textId="1B666FC4" w:rsidR="00665BF3" w:rsidRPr="009F62AF" w:rsidRDefault="000E740F" w:rsidP="00665BF3">
            <w:pPr>
              <w:rPr>
                <w:rFonts w:ascii="Georgia" w:hAnsi="Georgia"/>
                <w:sz w:val="23"/>
                <w:szCs w:val="23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</w:rPr>
              <w:t>R</w:t>
            </w:r>
            <w:r w:rsidR="005D57B6" w:rsidRPr="009F62AF">
              <w:rPr>
                <w:rFonts w:ascii="Georgia" w:hAnsi="Georgia"/>
                <w:b/>
                <w:smallCaps/>
                <w:sz w:val="23"/>
                <w:szCs w:val="23"/>
              </w:rPr>
              <w:t>ealschule-</w:t>
            </w:r>
            <w:proofErr w:type="spellStart"/>
            <w:r w:rsidRPr="009F62AF">
              <w:rPr>
                <w:rFonts w:ascii="Georgia" w:hAnsi="Georgia"/>
                <w:b/>
                <w:smallCaps/>
                <w:sz w:val="23"/>
                <w:szCs w:val="23"/>
              </w:rPr>
              <w:t>H</w:t>
            </w:r>
            <w:r w:rsidR="005D57B6" w:rsidRPr="009F62AF">
              <w:rPr>
                <w:rFonts w:ascii="Georgia" w:hAnsi="Georgia"/>
                <w:b/>
                <w:smallCaps/>
                <w:sz w:val="23"/>
                <w:szCs w:val="23"/>
              </w:rPr>
              <w:t>ardtberg</w:t>
            </w:r>
            <w:proofErr w:type="spellEnd"/>
            <w:r w:rsidR="0091331D" w:rsidRPr="009F62AF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686" w:type="dxa"/>
            <w:gridSpan w:val="6"/>
            <w:vAlign w:val="bottom"/>
          </w:tcPr>
          <w:p w14:paraId="2FCB10D7" w14:textId="4CE79D19" w:rsidR="00665BF3" w:rsidRPr="009F62AF" w:rsidRDefault="00FE0751" w:rsidP="00665BF3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Bonn</w:t>
            </w:r>
          </w:p>
        </w:tc>
      </w:tr>
      <w:tr w:rsidR="0091331D" w:rsidRPr="009F62AF" w14:paraId="312B82BC" w14:textId="77777777" w:rsidTr="004C5E91">
        <w:tc>
          <w:tcPr>
            <w:tcW w:w="5812" w:type="dxa"/>
            <w:gridSpan w:val="3"/>
          </w:tcPr>
          <w:p w14:paraId="1CEE182B" w14:textId="7B7C9C54" w:rsidR="0091331D" w:rsidRPr="009F62AF" w:rsidRDefault="00053418" w:rsidP="0091331D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Sekundarstufe I</w:t>
            </w:r>
          </w:p>
        </w:tc>
        <w:tc>
          <w:tcPr>
            <w:tcW w:w="3686" w:type="dxa"/>
            <w:gridSpan w:val="6"/>
          </w:tcPr>
          <w:p w14:paraId="7521EA6E" w14:textId="7CC789E0" w:rsidR="0091331D" w:rsidRPr="009F62AF" w:rsidRDefault="00654333" w:rsidP="0091331D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06</w:t>
            </w:r>
            <w:r w:rsidR="0091331D" w:rsidRPr="009F62AF">
              <w:rPr>
                <w:rFonts w:ascii="Georgia" w:hAnsi="Georgia"/>
                <w:sz w:val="18"/>
              </w:rPr>
              <w:t>/</w:t>
            </w:r>
            <w:r w:rsidRPr="009F62AF">
              <w:rPr>
                <w:rFonts w:ascii="Georgia" w:hAnsi="Georgia"/>
                <w:sz w:val="18"/>
              </w:rPr>
              <w:t>2012</w:t>
            </w:r>
            <w:r w:rsidR="0091331D" w:rsidRPr="009F62AF">
              <w:rPr>
                <w:rFonts w:ascii="Georgia" w:hAnsi="Georgia"/>
                <w:sz w:val="18"/>
              </w:rPr>
              <w:t xml:space="preserve"> – 0</w:t>
            </w:r>
            <w:r w:rsidRPr="009F62AF">
              <w:rPr>
                <w:rFonts w:ascii="Georgia" w:hAnsi="Georgia"/>
                <w:sz w:val="18"/>
              </w:rPr>
              <w:t>6</w:t>
            </w:r>
            <w:r w:rsidR="0091331D" w:rsidRPr="009F62AF">
              <w:rPr>
                <w:rFonts w:ascii="Georgia" w:hAnsi="Georgia"/>
                <w:sz w:val="18"/>
              </w:rPr>
              <w:t>/</w:t>
            </w:r>
            <w:r w:rsidRPr="009F62AF">
              <w:rPr>
                <w:rFonts w:ascii="Georgia" w:hAnsi="Georgia"/>
                <w:sz w:val="18"/>
              </w:rPr>
              <w:t>2014</w:t>
            </w:r>
          </w:p>
        </w:tc>
      </w:tr>
      <w:tr w:rsidR="00D5280E" w:rsidRPr="009F62AF" w14:paraId="69F47C1D" w14:textId="77777777" w:rsidTr="004C5E91">
        <w:trPr>
          <w:trHeight w:val="20"/>
        </w:trPr>
        <w:tc>
          <w:tcPr>
            <w:tcW w:w="9498" w:type="dxa"/>
            <w:gridSpan w:val="9"/>
            <w:vAlign w:val="bottom"/>
          </w:tcPr>
          <w:p w14:paraId="23575F6C" w14:textId="4399803A" w:rsidR="00D5280E" w:rsidRPr="009F62AF" w:rsidRDefault="004C56B5" w:rsidP="0058675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9F62AF">
              <w:rPr>
                <w:rFonts w:ascii="Georgia" w:hAnsi="Georgia"/>
                <w:i/>
                <w:iCs/>
                <w:sz w:val="18"/>
              </w:rPr>
              <w:t xml:space="preserve">Durchlaufen der Erprobungsstufe </w:t>
            </w:r>
            <w:r w:rsidR="00053418" w:rsidRPr="009F62AF">
              <w:rPr>
                <w:rFonts w:ascii="Georgia" w:hAnsi="Georgia"/>
                <w:i/>
                <w:iCs/>
                <w:sz w:val="18"/>
              </w:rPr>
              <w:t>mit anschließende</w:t>
            </w:r>
            <w:r w:rsidRPr="009F62AF">
              <w:rPr>
                <w:rFonts w:ascii="Georgia" w:hAnsi="Georgia"/>
                <w:i/>
                <w:iCs/>
                <w:sz w:val="18"/>
              </w:rPr>
              <w:t>m</w:t>
            </w:r>
            <w:r w:rsidR="00053418" w:rsidRPr="009F62AF">
              <w:rPr>
                <w:rFonts w:ascii="Georgia" w:hAnsi="Georgia"/>
                <w:i/>
                <w:iCs/>
                <w:sz w:val="18"/>
              </w:rPr>
              <w:t xml:space="preserve"> Wechsel auf das Gymnasium </w:t>
            </w:r>
          </w:p>
        </w:tc>
      </w:tr>
      <w:tr w:rsidR="00D5280E" w:rsidRPr="009F62AF" w14:paraId="3A2665B3" w14:textId="77777777" w:rsidTr="004C5E91">
        <w:trPr>
          <w:trHeight w:val="510"/>
        </w:trPr>
        <w:tc>
          <w:tcPr>
            <w:tcW w:w="9498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F62AF" w:rsidRDefault="006E2C9C" w:rsidP="00665BF3">
            <w:pPr>
              <w:pStyle w:val="BERSCHRIFT"/>
              <w:jc w:val="center"/>
              <w:rPr>
                <w:sz w:val="28"/>
              </w:rPr>
            </w:pPr>
            <w:r w:rsidRPr="009F62AF">
              <w:rPr>
                <w:sz w:val="28"/>
              </w:rPr>
              <w:t>Praxiserfahrungen</w:t>
            </w:r>
          </w:p>
        </w:tc>
      </w:tr>
      <w:tr w:rsidR="00D5280E" w:rsidRPr="009F62AF" w14:paraId="127C64E2" w14:textId="77777777" w:rsidTr="004C5E91">
        <w:trPr>
          <w:trHeight w:val="340"/>
        </w:trPr>
        <w:tc>
          <w:tcPr>
            <w:tcW w:w="6663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10DF668" w:rsidR="00665BF3" w:rsidRPr="009F62AF" w:rsidRDefault="00EB5075" w:rsidP="00665BF3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U</w:t>
            </w:r>
            <w:r w:rsidR="00090DE7"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.</w:t>
            </w:r>
            <w:r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S. Department of State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87C1F04" w:rsidR="00665BF3" w:rsidRPr="009F62AF" w:rsidRDefault="00090DE7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Sigonella, Italien</w:t>
            </w:r>
          </w:p>
        </w:tc>
      </w:tr>
      <w:tr w:rsidR="00D5280E" w:rsidRPr="009F62AF" w14:paraId="335D84E9" w14:textId="77777777" w:rsidTr="004C5E91">
        <w:tc>
          <w:tcPr>
            <w:tcW w:w="6663" w:type="dxa"/>
            <w:gridSpan w:val="6"/>
          </w:tcPr>
          <w:p w14:paraId="20B1570F" w14:textId="5814388B" w:rsidR="00665BF3" w:rsidRPr="006A5329" w:rsidRDefault="00090DE7" w:rsidP="00665BF3">
            <w:pPr>
              <w:rPr>
                <w:rFonts w:ascii="Georgia" w:hAnsi="Georgia"/>
                <w:sz w:val="18"/>
                <w:lang w:val="en-US"/>
              </w:rPr>
            </w:pPr>
            <w:r w:rsidRPr="006A5329">
              <w:rPr>
                <w:rFonts w:ascii="Georgia" w:hAnsi="Georgia"/>
                <w:sz w:val="18"/>
                <w:lang w:val="en-US"/>
              </w:rPr>
              <w:t xml:space="preserve">Evakuierungsassistent für das Department of </w:t>
            </w:r>
            <w:r w:rsidR="00865B95" w:rsidRPr="006A5329">
              <w:rPr>
                <w:rFonts w:ascii="Georgia" w:hAnsi="Georgia"/>
                <w:sz w:val="18"/>
                <w:lang w:val="en-US"/>
              </w:rPr>
              <w:t>State</w:t>
            </w:r>
            <w:r w:rsidRPr="006A5329">
              <w:rPr>
                <w:rFonts w:ascii="Georgia" w:hAnsi="Georgia"/>
                <w:sz w:val="18"/>
                <w:lang w:val="en-US"/>
              </w:rPr>
              <w:t xml:space="preserve"> und Department of Defense</w:t>
            </w:r>
          </w:p>
        </w:tc>
        <w:tc>
          <w:tcPr>
            <w:tcW w:w="2835" w:type="dxa"/>
            <w:gridSpan w:val="3"/>
          </w:tcPr>
          <w:p w14:paraId="0475B997" w14:textId="5B229BFE" w:rsidR="00665BF3" w:rsidRPr="009F62AF" w:rsidRDefault="005D79BA" w:rsidP="00665BF3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08</w:t>
            </w:r>
            <w:r w:rsidR="00665BF3" w:rsidRPr="009F62AF">
              <w:rPr>
                <w:rFonts w:ascii="Georgia" w:hAnsi="Georgia"/>
                <w:sz w:val="18"/>
              </w:rPr>
              <w:t>/20</w:t>
            </w:r>
            <w:r w:rsidRPr="009F62AF">
              <w:rPr>
                <w:rFonts w:ascii="Georgia" w:hAnsi="Georgia"/>
                <w:sz w:val="18"/>
              </w:rPr>
              <w:t>21</w:t>
            </w:r>
            <w:r w:rsidR="00665BF3" w:rsidRPr="009F62AF">
              <w:rPr>
                <w:rFonts w:ascii="Georgia" w:hAnsi="Georgia"/>
                <w:sz w:val="18"/>
              </w:rPr>
              <w:t xml:space="preserve"> – </w:t>
            </w:r>
            <w:r w:rsidRPr="009F62AF">
              <w:rPr>
                <w:rFonts w:ascii="Georgia" w:hAnsi="Georgia"/>
                <w:sz w:val="18"/>
              </w:rPr>
              <w:t>10/2021</w:t>
            </w:r>
          </w:p>
        </w:tc>
      </w:tr>
      <w:tr w:rsidR="00D5280E" w:rsidRPr="009F62AF" w14:paraId="54C3D64C" w14:textId="77777777" w:rsidTr="004C5E91">
        <w:tc>
          <w:tcPr>
            <w:tcW w:w="9498" w:type="dxa"/>
            <w:gridSpan w:val="9"/>
            <w:vAlign w:val="bottom"/>
          </w:tcPr>
          <w:p w14:paraId="35DC57EE" w14:textId="49E6DD79" w:rsidR="006E014B" w:rsidRPr="009F62AF" w:rsidRDefault="006E014B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 xml:space="preserve">Stationierung auf der </w:t>
            </w:r>
            <w:del w:id="35" w:author="David Döbele" w:date="2022-01-11T19:43:00Z">
              <w:r w:rsidRPr="009F62AF" w:rsidDel="00E9191B">
                <w:rPr>
                  <w:sz w:val="18"/>
                </w:rPr>
                <w:delText>NAS</w:delText>
              </w:r>
            </w:del>
            <w:proofErr w:type="spellStart"/>
            <w:ins w:id="36" w:author="David Döbele" w:date="2022-01-11T19:43:00Z">
              <w:r w:rsidR="00E9191B" w:rsidRPr="009F62AF">
                <w:rPr>
                  <w:sz w:val="18"/>
                </w:rPr>
                <w:t>N</w:t>
              </w:r>
              <w:r w:rsidR="00E9191B">
                <w:rPr>
                  <w:sz w:val="18"/>
                </w:rPr>
                <w:t>aval</w:t>
              </w:r>
              <w:proofErr w:type="spellEnd"/>
              <w:r w:rsidR="00E9191B">
                <w:rPr>
                  <w:sz w:val="18"/>
                </w:rPr>
                <w:t xml:space="preserve"> Air Station </w:t>
              </w:r>
            </w:ins>
            <w:del w:id="37" w:author="David Döbele" w:date="2022-01-11T19:43:00Z">
              <w:r w:rsidRPr="009F62AF" w:rsidDel="00E9191B">
                <w:rPr>
                  <w:sz w:val="18"/>
                </w:rPr>
                <w:delText>-</w:delText>
              </w:r>
            </w:del>
            <w:proofErr w:type="spellStart"/>
            <w:r w:rsidRPr="009F62AF">
              <w:rPr>
                <w:sz w:val="18"/>
              </w:rPr>
              <w:t>Sigonella</w:t>
            </w:r>
            <w:proofErr w:type="spellEnd"/>
            <w:r w:rsidRPr="009F62AF">
              <w:rPr>
                <w:sz w:val="18"/>
              </w:rPr>
              <w:t xml:space="preserve"> </w:t>
            </w:r>
            <w:r w:rsidR="00E44C51" w:rsidRPr="009F62AF">
              <w:rPr>
                <w:sz w:val="18"/>
              </w:rPr>
              <w:t xml:space="preserve">für Operation „Allies </w:t>
            </w:r>
            <w:r w:rsidR="009F6295" w:rsidRPr="009F62AF">
              <w:rPr>
                <w:sz w:val="18"/>
              </w:rPr>
              <w:t>Refuge</w:t>
            </w:r>
            <w:r w:rsidR="00E44C51" w:rsidRPr="009F62AF">
              <w:rPr>
                <w:sz w:val="18"/>
              </w:rPr>
              <w:t>“ und „Allies Welcome“</w:t>
            </w:r>
          </w:p>
          <w:p w14:paraId="69D6DB78" w14:textId="68449186" w:rsidR="006E014B" w:rsidRPr="009F62AF" w:rsidRDefault="006E014B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>Prüfung</w:t>
            </w:r>
            <w:r w:rsidR="00826390" w:rsidRPr="009F62AF">
              <w:rPr>
                <w:sz w:val="18"/>
              </w:rPr>
              <w:t xml:space="preserve"> von Einreise- und Identifikationsdokumenten </w:t>
            </w:r>
          </w:p>
          <w:p w14:paraId="54DB8DD8" w14:textId="0738C6E4" w:rsidR="00826390" w:rsidRPr="009F62AF" w:rsidRDefault="0050343C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sz w:val="18"/>
              </w:rPr>
              <w:t>Assistenz</w:t>
            </w:r>
            <w:r w:rsidR="00826390" w:rsidRPr="009F62AF">
              <w:rPr>
                <w:sz w:val="18"/>
              </w:rPr>
              <w:t xml:space="preserve"> bei der Erstellung von Special Immigrant </w:t>
            </w:r>
            <w:proofErr w:type="spellStart"/>
            <w:r w:rsidR="00826390" w:rsidRPr="009F62AF">
              <w:rPr>
                <w:sz w:val="18"/>
              </w:rPr>
              <w:t>Visas</w:t>
            </w:r>
            <w:proofErr w:type="spellEnd"/>
            <w:r w:rsidR="00826390" w:rsidRPr="009F62AF">
              <w:rPr>
                <w:sz w:val="18"/>
              </w:rPr>
              <w:t xml:space="preserve"> (SIV) </w:t>
            </w:r>
          </w:p>
          <w:p w14:paraId="359A39FE" w14:textId="7BE8716A" w:rsidR="00826390" w:rsidRPr="009F62AF" w:rsidRDefault="00826390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 xml:space="preserve">Organisierung von Kulturgerechten Umgebungen und </w:t>
            </w:r>
            <w:r w:rsidR="007B36F7" w:rsidRPr="009F62AF">
              <w:rPr>
                <w:sz w:val="18"/>
              </w:rPr>
              <w:t>Umstände</w:t>
            </w:r>
            <w:r w:rsidR="000A6F6A">
              <w:rPr>
                <w:sz w:val="18"/>
              </w:rPr>
              <w:t>n</w:t>
            </w:r>
          </w:p>
          <w:p w14:paraId="00BC13FA" w14:textId="3AB689EE" w:rsidR="007B36F7" w:rsidRDefault="007B36F7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>Übersetzungsarbeit</w:t>
            </w:r>
            <w:ins w:id="38" w:author="David Döbele" w:date="2022-01-11T19:43:00Z">
              <w:r w:rsidR="00E9191B">
                <w:rPr>
                  <w:sz w:val="18"/>
                </w:rPr>
                <w:t xml:space="preserve">en für hochrangige </w:t>
              </w:r>
            </w:ins>
            <w:ins w:id="39" w:author="David Döbele" w:date="2022-01-11T19:44:00Z">
              <w:r w:rsidR="00E9191B">
                <w:rPr>
                  <w:sz w:val="18"/>
                </w:rPr>
                <w:t>XXXX</w:t>
              </w:r>
            </w:ins>
          </w:p>
          <w:p w14:paraId="6DD9BA0F" w14:textId="5DC0A7BB" w:rsidR="005F0A3C" w:rsidRPr="009F62AF" w:rsidRDefault="005F0A3C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sz w:val="18"/>
              </w:rPr>
              <w:t xml:space="preserve">Durchführung von Interviews </w:t>
            </w:r>
            <w:r w:rsidR="004C5E91">
              <w:rPr>
                <w:sz w:val="18"/>
              </w:rPr>
              <w:t xml:space="preserve">mit Evakuierten aus Afghanistan </w:t>
            </w:r>
            <w:ins w:id="40" w:author="David Döbele" w:date="2022-01-11T19:44:00Z">
              <w:r w:rsidR="00E9191B">
                <w:rPr>
                  <w:sz w:val="18"/>
                </w:rPr>
                <w:t>in meinen Muttersprachen</w:t>
              </w:r>
            </w:ins>
          </w:p>
        </w:tc>
      </w:tr>
      <w:tr w:rsidR="00D5280E" w:rsidRPr="009F62AF" w14:paraId="50AFEA03" w14:textId="77777777" w:rsidTr="004C5E91">
        <w:trPr>
          <w:trHeight w:val="340"/>
        </w:trPr>
        <w:tc>
          <w:tcPr>
            <w:tcW w:w="8506" w:type="dxa"/>
            <w:gridSpan w:val="8"/>
            <w:vAlign w:val="bottom"/>
          </w:tcPr>
          <w:p w14:paraId="42FB0D26" w14:textId="41AD62E2" w:rsidR="00665BF3" w:rsidRPr="009F62AF" w:rsidRDefault="00260B8D" w:rsidP="0058675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3"/>
                <w:szCs w:val="23"/>
              </w:rPr>
            </w:pP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Gesellschaft für empirische </w:t>
            </w:r>
            <w:r w:rsidR="009D1760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S</w:t>
            </w: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ozialforschung</w:t>
            </w:r>
            <w:r w:rsidR="00B9681D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und Evaluation </w:t>
            </w:r>
            <w:r w:rsidR="00194CD8">
              <w:rPr>
                <w:b/>
                <w:i w:val="0"/>
                <w:iCs w:val="0"/>
                <w:smallCaps/>
                <w:sz w:val="23"/>
                <w:szCs w:val="23"/>
              </w:rPr>
              <w:t>U</w:t>
            </w:r>
            <w:r w:rsidR="00B9681D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z </w:t>
            </w:r>
            <w:r w:rsidR="00860F2D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Bonn</w:t>
            </w:r>
          </w:p>
        </w:tc>
        <w:tc>
          <w:tcPr>
            <w:tcW w:w="992" w:type="dxa"/>
            <w:vAlign w:val="bottom"/>
          </w:tcPr>
          <w:p w14:paraId="11E31BD8" w14:textId="05CF89C9" w:rsidR="00665BF3" w:rsidRPr="009F62AF" w:rsidRDefault="00147519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9F62AF">
              <w:rPr>
                <w:iCs w:val="0"/>
                <w:smallCaps/>
                <w:sz w:val="23"/>
                <w:szCs w:val="23"/>
              </w:rPr>
              <w:t>Bonn</w:t>
            </w:r>
          </w:p>
        </w:tc>
      </w:tr>
      <w:tr w:rsidR="00D5280E" w:rsidRPr="009F62AF" w14:paraId="48328CB9" w14:textId="77777777" w:rsidTr="004C5E91">
        <w:tc>
          <w:tcPr>
            <w:tcW w:w="6663" w:type="dxa"/>
            <w:gridSpan w:val="6"/>
            <w:vAlign w:val="bottom"/>
          </w:tcPr>
          <w:p w14:paraId="74B74B41" w14:textId="726180EA" w:rsidR="00665BF3" w:rsidRPr="009F62AF" w:rsidRDefault="00A34A68" w:rsidP="0058675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Interviewer i</w:t>
            </w:r>
            <w:r w:rsidR="0007038D">
              <w:rPr>
                <w:i w:val="0"/>
                <w:iCs w:val="0"/>
                <w:sz w:val="18"/>
              </w:rPr>
              <w:t xml:space="preserve">n </w:t>
            </w:r>
            <w:r w:rsidRPr="009F62AF">
              <w:rPr>
                <w:i w:val="0"/>
                <w:iCs w:val="0"/>
                <w:sz w:val="18"/>
              </w:rPr>
              <w:t xml:space="preserve">der </w:t>
            </w:r>
            <w:r w:rsidR="00BB44DC" w:rsidRPr="009F62AF">
              <w:rPr>
                <w:i w:val="0"/>
                <w:iCs w:val="0"/>
                <w:sz w:val="18"/>
              </w:rPr>
              <w:t>Sozial- und Marktforschung</w:t>
            </w:r>
          </w:p>
        </w:tc>
        <w:tc>
          <w:tcPr>
            <w:tcW w:w="2835" w:type="dxa"/>
            <w:gridSpan w:val="3"/>
          </w:tcPr>
          <w:p w14:paraId="2CB21DEB" w14:textId="107CBB88" w:rsidR="00665BF3" w:rsidRPr="009F62AF" w:rsidRDefault="001D2C8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12</w:t>
            </w:r>
            <w:r w:rsidR="00665BF3" w:rsidRPr="009F62AF">
              <w:rPr>
                <w:i w:val="0"/>
                <w:iCs w:val="0"/>
                <w:sz w:val="18"/>
              </w:rPr>
              <w:t>/2019 – 0</w:t>
            </w:r>
            <w:r w:rsidR="00E71EAC">
              <w:rPr>
                <w:i w:val="0"/>
                <w:iCs w:val="0"/>
                <w:sz w:val="18"/>
              </w:rPr>
              <w:t>4</w:t>
            </w:r>
            <w:r w:rsidR="00665BF3" w:rsidRPr="009F62AF">
              <w:rPr>
                <w:i w:val="0"/>
                <w:iCs w:val="0"/>
                <w:sz w:val="18"/>
              </w:rPr>
              <w:t>/20</w:t>
            </w:r>
            <w:r w:rsidR="00966A83" w:rsidRPr="009F62AF">
              <w:rPr>
                <w:i w:val="0"/>
                <w:iCs w:val="0"/>
                <w:sz w:val="18"/>
              </w:rPr>
              <w:t>21</w:t>
            </w:r>
          </w:p>
        </w:tc>
      </w:tr>
      <w:tr w:rsidR="00D5280E" w:rsidRPr="009F62AF" w14:paraId="7C4155D6" w14:textId="77777777" w:rsidTr="004C5E91">
        <w:trPr>
          <w:trHeight w:val="20"/>
        </w:trPr>
        <w:tc>
          <w:tcPr>
            <w:tcW w:w="9498" w:type="dxa"/>
            <w:gridSpan w:val="9"/>
            <w:vAlign w:val="bottom"/>
          </w:tcPr>
          <w:p w14:paraId="7C7DA6E8" w14:textId="04758B36" w:rsidR="0091331D" w:rsidRPr="009F62AF" w:rsidRDefault="002366E1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>Evaluation/</w:t>
            </w:r>
            <w:r w:rsidR="002D05E8" w:rsidRPr="009F62AF">
              <w:rPr>
                <w:sz w:val="18"/>
              </w:rPr>
              <w:t>Auswertung</w:t>
            </w:r>
            <w:r w:rsidR="00550D96" w:rsidRPr="009F62AF">
              <w:rPr>
                <w:sz w:val="18"/>
              </w:rPr>
              <w:t xml:space="preserve"> von </w:t>
            </w:r>
            <w:r w:rsidR="00DF5003" w:rsidRPr="009F62AF">
              <w:rPr>
                <w:sz w:val="18"/>
              </w:rPr>
              <w:t xml:space="preserve">Ergebnissen im Rahmen </w:t>
            </w:r>
            <w:r w:rsidR="00262FCD" w:rsidRPr="009F62AF">
              <w:rPr>
                <w:sz w:val="18"/>
              </w:rPr>
              <w:t>von Sozialforschungsprojekten</w:t>
            </w:r>
          </w:p>
          <w:p w14:paraId="3658805E" w14:textId="740FDDD3" w:rsidR="00773B90" w:rsidRPr="00953DCC" w:rsidRDefault="00262FCD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 xml:space="preserve">Erhebung für externe </w:t>
            </w:r>
            <w:r w:rsidR="00773B90" w:rsidRPr="009F62AF">
              <w:rPr>
                <w:sz w:val="18"/>
              </w:rPr>
              <w:t>Auftraggeber (DGB, DiW</w:t>
            </w:r>
            <w:r w:rsidR="007127F1" w:rsidRPr="009F62AF">
              <w:rPr>
                <w:sz w:val="18"/>
              </w:rPr>
              <w:t>a</w:t>
            </w:r>
            <w:r w:rsidR="00773B90" w:rsidRPr="009F62AF">
              <w:rPr>
                <w:sz w:val="18"/>
              </w:rPr>
              <w:t>B</w:t>
            </w:r>
            <w:r w:rsidR="007127F1" w:rsidRPr="009F62AF">
              <w:rPr>
                <w:sz w:val="18"/>
              </w:rPr>
              <w:t>e</w:t>
            </w:r>
            <w:r w:rsidR="002163A9" w:rsidRPr="009F62AF">
              <w:rPr>
                <w:sz w:val="18"/>
              </w:rPr>
              <w:t>, Ministerien</w:t>
            </w:r>
            <w:r w:rsidR="00773B90" w:rsidRPr="009F62AF">
              <w:rPr>
                <w:sz w:val="18"/>
              </w:rPr>
              <w:t>)</w:t>
            </w:r>
            <w:r w:rsidR="0042142F" w:rsidRPr="009F62AF">
              <w:rPr>
                <w:sz w:val="18"/>
              </w:rPr>
              <w:t xml:space="preserve"> durchgeführt </w:t>
            </w:r>
          </w:p>
        </w:tc>
      </w:tr>
      <w:tr w:rsidR="0091331D" w:rsidRPr="009F62AF" w14:paraId="0D4DF1FA" w14:textId="77777777" w:rsidTr="004C5E91">
        <w:trPr>
          <w:trHeight w:val="340"/>
        </w:trPr>
        <w:tc>
          <w:tcPr>
            <w:tcW w:w="6663" w:type="dxa"/>
            <w:gridSpan w:val="6"/>
            <w:vAlign w:val="bottom"/>
          </w:tcPr>
          <w:p w14:paraId="52DCB940" w14:textId="3EA6F7BB" w:rsidR="0091331D" w:rsidRPr="009F62AF" w:rsidRDefault="00F13F8F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3"/>
                <w:szCs w:val="23"/>
              </w:rPr>
            </w:pP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Stadtbrotbäckerei Rott</w:t>
            </w:r>
          </w:p>
        </w:tc>
        <w:tc>
          <w:tcPr>
            <w:tcW w:w="2835" w:type="dxa"/>
            <w:gridSpan w:val="3"/>
            <w:vAlign w:val="bottom"/>
          </w:tcPr>
          <w:p w14:paraId="00F3353C" w14:textId="22494857" w:rsidR="0091331D" w:rsidRPr="009F62AF" w:rsidRDefault="00147519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9F62AF">
              <w:rPr>
                <w:iCs w:val="0"/>
                <w:smallCaps/>
                <w:sz w:val="23"/>
                <w:szCs w:val="23"/>
              </w:rPr>
              <w:t>Bonn</w:t>
            </w:r>
          </w:p>
        </w:tc>
      </w:tr>
      <w:tr w:rsidR="00D5280E" w:rsidRPr="009F62AF" w14:paraId="7A1EBBAB" w14:textId="77777777" w:rsidTr="004C5E91">
        <w:tc>
          <w:tcPr>
            <w:tcW w:w="6663" w:type="dxa"/>
            <w:gridSpan w:val="6"/>
            <w:vAlign w:val="bottom"/>
          </w:tcPr>
          <w:p w14:paraId="06A0ABEE" w14:textId="30FF2AF4" w:rsidR="00665BF3" w:rsidRPr="009F62AF" w:rsidRDefault="00F13F8F" w:rsidP="0058675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 xml:space="preserve">Aushilfe im </w:t>
            </w:r>
            <w:r w:rsidR="00860F2D" w:rsidRPr="009F62AF">
              <w:rPr>
                <w:i w:val="0"/>
                <w:iCs w:val="0"/>
                <w:sz w:val="18"/>
              </w:rPr>
              <w:t>Verkauf</w:t>
            </w:r>
          </w:p>
        </w:tc>
        <w:tc>
          <w:tcPr>
            <w:tcW w:w="2835" w:type="dxa"/>
            <w:gridSpan w:val="3"/>
          </w:tcPr>
          <w:p w14:paraId="59E67B8D" w14:textId="6D98B638" w:rsidR="00665BF3" w:rsidRPr="009F62A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0</w:t>
            </w:r>
            <w:r w:rsidR="00E71EAC">
              <w:rPr>
                <w:i w:val="0"/>
                <w:iCs w:val="0"/>
                <w:sz w:val="18"/>
              </w:rPr>
              <w:t>5</w:t>
            </w:r>
            <w:r w:rsidRPr="009F62AF">
              <w:rPr>
                <w:i w:val="0"/>
                <w:iCs w:val="0"/>
                <w:sz w:val="18"/>
              </w:rPr>
              <w:t>/2018 – 09/2018</w:t>
            </w:r>
          </w:p>
        </w:tc>
      </w:tr>
      <w:tr w:rsidR="00D5280E" w:rsidRPr="009F62AF" w14:paraId="76B55717" w14:textId="77777777" w:rsidTr="004C5E91">
        <w:trPr>
          <w:trHeight w:val="170"/>
        </w:trPr>
        <w:tc>
          <w:tcPr>
            <w:tcW w:w="9498" w:type="dxa"/>
            <w:gridSpan w:val="9"/>
            <w:vAlign w:val="bottom"/>
          </w:tcPr>
          <w:p w14:paraId="39519817" w14:textId="78076178" w:rsidR="00665BF3" w:rsidRPr="009F62AF" w:rsidRDefault="00E9191B" w:rsidP="00586757">
            <w:pPr>
              <w:pStyle w:val="Bullets"/>
              <w:rPr>
                <w:sz w:val="18"/>
              </w:rPr>
            </w:pPr>
            <w:ins w:id="41" w:author="David Döbele" w:date="2022-01-11T19:44:00Z">
              <w:r>
                <w:rPr>
                  <w:sz w:val="18"/>
                </w:rPr>
                <w:t>Se</w:t>
              </w:r>
            </w:ins>
            <w:ins w:id="42" w:author="David Döbele" w:date="2022-01-11T19:45:00Z">
              <w:r>
                <w:rPr>
                  <w:sz w:val="18"/>
                </w:rPr>
                <w:t xml:space="preserve">lbstständiger </w:t>
              </w:r>
            </w:ins>
            <w:r w:rsidR="004D1271" w:rsidRPr="009F62AF">
              <w:rPr>
                <w:sz w:val="18"/>
              </w:rPr>
              <w:t>Service</w:t>
            </w:r>
            <w:r w:rsidR="00860F2D" w:rsidRPr="009F62AF">
              <w:rPr>
                <w:sz w:val="18"/>
              </w:rPr>
              <w:t xml:space="preserve"> und Bedienung</w:t>
            </w:r>
            <w:r w:rsidR="004D1271" w:rsidRPr="009F62AF">
              <w:rPr>
                <w:sz w:val="18"/>
              </w:rPr>
              <w:t xml:space="preserve"> von Kunden </w:t>
            </w:r>
          </w:p>
          <w:p w14:paraId="5E301C2A" w14:textId="157CDC58" w:rsidR="0091331D" w:rsidRPr="009F62AF" w:rsidRDefault="0069679C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 xml:space="preserve">Erleichterung von Aufgaben der </w:t>
            </w:r>
            <w:r w:rsidR="000F3CD0" w:rsidRPr="009F62AF">
              <w:rPr>
                <w:sz w:val="18"/>
              </w:rPr>
              <w:t>Filialleitung</w:t>
            </w:r>
            <w:r w:rsidR="000F3CD0">
              <w:rPr>
                <w:sz w:val="18"/>
              </w:rPr>
              <w:t xml:space="preserve"> (Kassieren, Verräumen</w:t>
            </w:r>
            <w:r w:rsidR="005E7A39">
              <w:rPr>
                <w:sz w:val="18"/>
              </w:rPr>
              <w:t xml:space="preserve"> der Ware,</w:t>
            </w:r>
            <w:r w:rsidR="000F3CD0">
              <w:rPr>
                <w:sz w:val="18"/>
              </w:rPr>
              <w:t xml:space="preserve"> Filiale säubern)</w:t>
            </w:r>
          </w:p>
        </w:tc>
      </w:tr>
      <w:tr w:rsidR="005E069B" w:rsidRPr="009F62AF" w14:paraId="3E22E331" w14:textId="77777777" w:rsidTr="004C5E91">
        <w:trPr>
          <w:trHeight w:val="598"/>
        </w:trPr>
        <w:tc>
          <w:tcPr>
            <w:tcW w:w="9498" w:type="dxa"/>
            <w:gridSpan w:val="9"/>
            <w:vAlign w:val="bottom"/>
          </w:tcPr>
          <w:tbl>
            <w:tblPr>
              <w:tblStyle w:val="Tabellenraster"/>
              <w:tblW w:w="95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3121"/>
            </w:tblGrid>
            <w:tr w:rsidR="005C13C4" w:rsidRPr="009F62AF" w14:paraId="4EA78CFB" w14:textId="4C4B956F" w:rsidTr="0001452B">
              <w:trPr>
                <w:trHeight w:val="340"/>
              </w:trPr>
              <w:tc>
                <w:tcPr>
                  <w:tcW w:w="6379" w:type="dxa"/>
                  <w:vAlign w:val="bottom"/>
                </w:tcPr>
                <w:p w14:paraId="394A53D1" w14:textId="67E358DC" w:rsidR="005C13C4" w:rsidRPr="009F62AF" w:rsidRDefault="005C13C4" w:rsidP="005E069B">
                  <w:pPr>
                    <w:pStyle w:val="Bullets"/>
                    <w:numPr>
                      <w:ilvl w:val="0"/>
                      <w:numId w:val="0"/>
                    </w:numPr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</w:pPr>
                  <w:r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 xml:space="preserve">Deutsche </w:t>
                  </w:r>
                  <w:r w:rsidRPr="009F62AF"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Telekom AG</w:t>
                  </w:r>
                </w:p>
              </w:tc>
              <w:tc>
                <w:tcPr>
                  <w:tcW w:w="3121" w:type="dxa"/>
                  <w:vAlign w:val="bottom"/>
                </w:tcPr>
                <w:p w14:paraId="737E4846" w14:textId="77777777" w:rsidR="005C13C4" w:rsidRPr="009F62AF" w:rsidRDefault="005C13C4" w:rsidP="005E069B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Cs w:val="0"/>
                      <w:smallCaps/>
                      <w:sz w:val="23"/>
                      <w:szCs w:val="23"/>
                    </w:rPr>
                  </w:pPr>
                  <w:r w:rsidRPr="009F62AF">
                    <w:rPr>
                      <w:iCs w:val="0"/>
                      <w:smallCaps/>
                      <w:sz w:val="23"/>
                      <w:szCs w:val="23"/>
                    </w:rPr>
                    <w:t>Bonn</w:t>
                  </w:r>
                </w:p>
              </w:tc>
            </w:tr>
            <w:tr w:rsidR="005C13C4" w:rsidRPr="009F62AF" w14:paraId="14D9C8D7" w14:textId="3613F437" w:rsidTr="0001452B">
              <w:trPr>
                <w:trHeight w:val="142"/>
              </w:trPr>
              <w:tc>
                <w:tcPr>
                  <w:tcW w:w="6379" w:type="dxa"/>
                  <w:vAlign w:val="bottom"/>
                </w:tcPr>
                <w:p w14:paraId="0CD8543A" w14:textId="66C885AD" w:rsidR="005C13C4" w:rsidRPr="009F62AF" w:rsidRDefault="005C13C4" w:rsidP="00586757">
                  <w:pPr>
                    <w:pStyle w:val="Bullets"/>
                    <w:numPr>
                      <w:ilvl w:val="0"/>
                      <w:numId w:val="0"/>
                    </w:numPr>
                    <w:rPr>
                      <w:bCs/>
                      <w:i w:val="0"/>
                      <w:iCs w:val="0"/>
                      <w:sz w:val="18"/>
                      <w:szCs w:val="18"/>
                    </w:rPr>
                  </w:pPr>
                  <w:r w:rsidRPr="009F62AF">
                    <w:rPr>
                      <w:bCs/>
                      <w:i w:val="0"/>
                      <w:iCs w:val="0"/>
                      <w:sz w:val="18"/>
                      <w:szCs w:val="18"/>
                    </w:rPr>
                    <w:t>Praktik</w:t>
                  </w:r>
                  <w:r>
                    <w:rPr>
                      <w:bCs/>
                      <w:i w:val="0"/>
                      <w:iCs w:val="0"/>
                      <w:sz w:val="18"/>
                      <w:szCs w:val="18"/>
                    </w:rPr>
                    <w:t>ant</w:t>
                  </w:r>
                  <w:r w:rsidRPr="009F62AF">
                    <w:rPr>
                      <w:bCs/>
                      <w:i w:val="0"/>
                      <w:iCs w:val="0"/>
                      <w:sz w:val="18"/>
                      <w:szCs w:val="18"/>
                    </w:rPr>
                    <w:t xml:space="preserve"> bei der </w:t>
                  </w:r>
                  <w:r>
                    <w:rPr>
                      <w:bCs/>
                      <w:i w:val="0"/>
                      <w:iCs w:val="0"/>
                      <w:sz w:val="18"/>
                      <w:szCs w:val="18"/>
                    </w:rPr>
                    <w:t xml:space="preserve">Deutschen </w:t>
                  </w:r>
                  <w:r w:rsidRPr="009F62AF">
                    <w:rPr>
                      <w:bCs/>
                      <w:i w:val="0"/>
                      <w:iCs w:val="0"/>
                      <w:sz w:val="18"/>
                      <w:szCs w:val="18"/>
                    </w:rPr>
                    <w:t xml:space="preserve">Telekom AG </w:t>
                  </w:r>
                </w:p>
              </w:tc>
              <w:tc>
                <w:tcPr>
                  <w:tcW w:w="3121" w:type="dxa"/>
                  <w:vAlign w:val="center"/>
                </w:tcPr>
                <w:p w14:paraId="6223DCC8" w14:textId="77777777" w:rsidR="005C13C4" w:rsidRPr="009F62AF" w:rsidRDefault="005C13C4" w:rsidP="005E069B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 w:val="0"/>
                      <w:smallCaps/>
                      <w:sz w:val="18"/>
                      <w:szCs w:val="18"/>
                    </w:rPr>
                  </w:pPr>
                  <w:r w:rsidRPr="009F62AF">
                    <w:rPr>
                      <w:i w:val="0"/>
                      <w:smallCaps/>
                      <w:sz w:val="18"/>
                      <w:szCs w:val="18"/>
                    </w:rPr>
                    <w:t>03/2018</w:t>
                  </w:r>
                </w:p>
              </w:tc>
            </w:tr>
            <w:tr w:rsidR="005C13C4" w:rsidRPr="009F62AF" w14:paraId="4BD21D4C" w14:textId="4BDE0933" w:rsidTr="0001452B">
              <w:trPr>
                <w:trHeight w:val="20"/>
              </w:trPr>
              <w:tc>
                <w:tcPr>
                  <w:tcW w:w="9500" w:type="dxa"/>
                  <w:gridSpan w:val="2"/>
                  <w:tcBorders>
                    <w:bottom w:val="nil"/>
                  </w:tcBorders>
                  <w:vAlign w:val="bottom"/>
                </w:tcPr>
                <w:p w14:paraId="08476040" w14:textId="35BD3549" w:rsidR="005C13C4" w:rsidRPr="0007038D" w:rsidRDefault="005C13C4" w:rsidP="004C5E91">
                  <w:pPr>
                    <w:pStyle w:val="Bullets"/>
                    <w:rPr>
                      <w:sz w:val="18"/>
                    </w:rPr>
                  </w:pPr>
                  <w:r w:rsidRPr="0007038D">
                    <w:rPr>
                      <w:sz w:val="18"/>
                    </w:rPr>
                    <w:t>Geschäftskundenberatung in der Telekom Filiale Bonn</w:t>
                  </w:r>
                </w:p>
                <w:p w14:paraId="19116811" w14:textId="36B1F987" w:rsidR="005C13C4" w:rsidRPr="004C5E91" w:rsidRDefault="005C13C4" w:rsidP="004C5E91">
                  <w:pPr>
                    <w:pStyle w:val="Bullets"/>
                    <w:rPr>
                      <w:sz w:val="18"/>
                    </w:rPr>
                  </w:pPr>
                  <w:r w:rsidRPr="0007038D">
                    <w:rPr>
                      <w:sz w:val="18"/>
                    </w:rPr>
                    <w:t xml:space="preserve">Vorbereitung und Entwicklung von </w:t>
                  </w:r>
                  <w:proofErr w:type="spellStart"/>
                  <w:proofErr w:type="gramStart"/>
                  <w:r w:rsidRPr="0007038D">
                    <w:rPr>
                      <w:sz w:val="18"/>
                    </w:rPr>
                    <w:t>KPI’s</w:t>
                  </w:r>
                  <w:proofErr w:type="spellEnd"/>
                  <w:proofErr w:type="gramEnd"/>
                  <w:r w:rsidRPr="0007038D">
                    <w:rPr>
                      <w:sz w:val="18"/>
                    </w:rPr>
                    <w:t xml:space="preserve"> und Briefings für die Filiale in Bonn</w:t>
                  </w:r>
                  <w:r w:rsidRPr="009C5FEF">
                    <w:rPr>
                      <w:sz w:val="18"/>
                    </w:rPr>
                    <w:t xml:space="preserve"> </w:t>
                  </w:r>
                </w:p>
              </w:tc>
            </w:tr>
          </w:tbl>
          <w:p w14:paraId="32CB5905" w14:textId="77777777" w:rsidR="005E069B" w:rsidRPr="009F62AF" w:rsidRDefault="005E069B" w:rsidP="005E069B">
            <w:pPr>
              <w:pStyle w:val="BERSCHRIFT"/>
              <w:rPr>
                <w:sz w:val="28"/>
              </w:rPr>
            </w:pPr>
          </w:p>
        </w:tc>
      </w:tr>
      <w:tr w:rsidR="00D5280E" w:rsidRPr="009F62AF" w14:paraId="414B4085" w14:textId="77777777" w:rsidTr="004C5E91">
        <w:trPr>
          <w:trHeight w:val="510"/>
        </w:trPr>
        <w:tc>
          <w:tcPr>
            <w:tcW w:w="9498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59CF7239" w:rsidR="00665BF3" w:rsidRPr="009F62AF" w:rsidRDefault="007B36F7" w:rsidP="00665BF3">
            <w:pPr>
              <w:pStyle w:val="BERSCHRIFT"/>
              <w:jc w:val="center"/>
              <w:rPr>
                <w:i/>
                <w:sz w:val="28"/>
              </w:rPr>
            </w:pPr>
            <w:r w:rsidRPr="009F62AF">
              <w:rPr>
                <w:sz w:val="28"/>
              </w:rPr>
              <w:t>Außerschulisches</w:t>
            </w:r>
            <w:r w:rsidR="00D5280E" w:rsidRPr="009F62AF">
              <w:rPr>
                <w:sz w:val="28"/>
              </w:rPr>
              <w:t xml:space="preserve"> Engagement</w:t>
            </w:r>
          </w:p>
        </w:tc>
      </w:tr>
      <w:tr w:rsidR="00CE28CC" w:rsidRPr="009F62AF" w14:paraId="74251178" w14:textId="77777777" w:rsidTr="004C5E91">
        <w:trPr>
          <w:trHeight w:val="340"/>
        </w:trPr>
        <w:tc>
          <w:tcPr>
            <w:tcW w:w="5954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65068254" w:rsidR="00CE28CC" w:rsidRPr="009F62AF" w:rsidRDefault="00DC315E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9F62AF">
              <w:rPr>
                <w:b/>
                <w:i w:val="0"/>
                <w:iCs/>
                <w:sz w:val="23"/>
                <w:szCs w:val="23"/>
              </w:rPr>
              <w:t xml:space="preserve">Ehrenamtlicher Helfer </w:t>
            </w:r>
            <w:r w:rsidR="009D1760" w:rsidRPr="009F62AF">
              <w:rPr>
                <w:b/>
                <w:i w:val="0"/>
                <w:iCs/>
                <w:sz w:val="23"/>
                <w:szCs w:val="23"/>
              </w:rPr>
              <w:t xml:space="preserve">des </w:t>
            </w:r>
            <w:r w:rsidR="00E773D6" w:rsidRPr="009F62AF">
              <w:rPr>
                <w:b/>
                <w:i w:val="0"/>
                <w:iCs/>
                <w:sz w:val="23"/>
                <w:szCs w:val="23"/>
              </w:rPr>
              <w:t>T</w:t>
            </w:r>
            <w:r w:rsidRPr="009F62AF">
              <w:rPr>
                <w:b/>
                <w:i w:val="0"/>
                <w:iCs/>
                <w:sz w:val="23"/>
                <w:szCs w:val="23"/>
              </w:rPr>
              <w:t>HW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4BB7351C" w:rsidR="00CE28CC" w:rsidRPr="009F62AF" w:rsidRDefault="00DC315E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9F62AF">
              <w:rPr>
                <w:sz w:val="23"/>
                <w:szCs w:val="23"/>
              </w:rPr>
              <w:t>Bonn</w:t>
            </w:r>
          </w:p>
        </w:tc>
      </w:tr>
      <w:tr w:rsidR="00D5280E" w:rsidRPr="009F62AF" w14:paraId="4F59C612" w14:textId="77777777" w:rsidTr="004C5E91">
        <w:trPr>
          <w:trHeight w:val="20"/>
        </w:trPr>
        <w:tc>
          <w:tcPr>
            <w:tcW w:w="6379" w:type="dxa"/>
            <w:gridSpan w:val="5"/>
            <w:vAlign w:val="bottom"/>
          </w:tcPr>
          <w:p w14:paraId="32F07601" w14:textId="3CD51B4D" w:rsidR="00665BF3" w:rsidRPr="009F62AF" w:rsidRDefault="00DC315E" w:rsidP="00586757">
            <w:pPr>
              <w:pStyle w:val="Beschreibung"/>
              <w:rPr>
                <w:sz w:val="18"/>
              </w:rPr>
            </w:pPr>
            <w:r w:rsidRPr="009F62AF">
              <w:rPr>
                <w:sz w:val="18"/>
              </w:rPr>
              <w:t xml:space="preserve">Im Bewerbungsprozess als ehrenamtlicher </w:t>
            </w:r>
            <w:r w:rsidR="00352304" w:rsidRPr="009F62AF">
              <w:rPr>
                <w:sz w:val="18"/>
              </w:rPr>
              <w:t>Helfer</w:t>
            </w:r>
            <w:r w:rsidRPr="009F62AF">
              <w:rPr>
                <w:sz w:val="18"/>
              </w:rPr>
              <w:t xml:space="preserve"> des THW</w:t>
            </w:r>
            <w:r w:rsidR="007613B7" w:rsidRPr="009F62AF">
              <w:rPr>
                <w:sz w:val="18"/>
              </w:rPr>
              <w:t xml:space="preserve"> in Bonn und Köln</w:t>
            </w:r>
          </w:p>
        </w:tc>
        <w:tc>
          <w:tcPr>
            <w:tcW w:w="3119" w:type="dxa"/>
            <w:gridSpan w:val="4"/>
          </w:tcPr>
          <w:p w14:paraId="45DD2178" w14:textId="64BE78DF" w:rsidR="00665BF3" w:rsidRPr="009F62AF" w:rsidRDefault="007613B7" w:rsidP="00665BF3">
            <w:pPr>
              <w:pStyle w:val="Beschreibung"/>
              <w:jc w:val="right"/>
              <w:rPr>
                <w:sz w:val="18"/>
              </w:rPr>
            </w:pPr>
            <w:r w:rsidRPr="009F62AF">
              <w:rPr>
                <w:sz w:val="18"/>
              </w:rPr>
              <w:t>11</w:t>
            </w:r>
            <w:r w:rsidR="00665BF3" w:rsidRPr="009F62AF">
              <w:rPr>
                <w:sz w:val="18"/>
              </w:rPr>
              <w:t>/</w:t>
            </w:r>
            <w:r w:rsidRPr="009F62AF">
              <w:rPr>
                <w:sz w:val="18"/>
              </w:rPr>
              <w:t>2021</w:t>
            </w:r>
            <w:r w:rsidR="00665BF3" w:rsidRPr="009F62AF">
              <w:rPr>
                <w:sz w:val="18"/>
              </w:rPr>
              <w:t xml:space="preserve"> – </w:t>
            </w:r>
            <w:r w:rsidR="0007038D">
              <w:rPr>
                <w:sz w:val="18"/>
              </w:rPr>
              <w:t>h</w:t>
            </w:r>
            <w:r w:rsidR="00AA5A9C" w:rsidRPr="009F62AF">
              <w:rPr>
                <w:sz w:val="18"/>
              </w:rPr>
              <w:t>eute</w:t>
            </w:r>
          </w:p>
        </w:tc>
      </w:tr>
      <w:tr w:rsidR="00F64FA7" w:rsidRPr="009F62AF" w14:paraId="4AF19DD1" w14:textId="77777777" w:rsidTr="004C5E91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35611D2" w:rsidR="00F64FA7" w:rsidRPr="009F62AF" w:rsidRDefault="00C3623B" w:rsidP="00F64FA7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F</w:t>
            </w:r>
            <w:r w:rsidR="00C905A3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DP-Mitglied</w:t>
            </w:r>
          </w:p>
        </w:tc>
        <w:tc>
          <w:tcPr>
            <w:tcW w:w="3544" w:type="dxa"/>
            <w:gridSpan w:val="5"/>
            <w:vAlign w:val="bottom"/>
          </w:tcPr>
          <w:p w14:paraId="30626CB8" w14:textId="04C8BA15" w:rsidR="00F64FA7" w:rsidRPr="009F62AF" w:rsidRDefault="0046293F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9F62AF">
              <w:rPr>
                <w:smallCaps/>
                <w:sz w:val="23"/>
                <w:szCs w:val="23"/>
              </w:rPr>
              <w:t>Bonn</w:t>
            </w:r>
          </w:p>
        </w:tc>
      </w:tr>
      <w:tr w:rsidR="00F64FA7" w:rsidRPr="009F62AF" w14:paraId="56372BDE" w14:textId="77777777" w:rsidTr="004C5E91">
        <w:trPr>
          <w:trHeight w:val="193"/>
        </w:trPr>
        <w:tc>
          <w:tcPr>
            <w:tcW w:w="7513" w:type="dxa"/>
            <w:gridSpan w:val="7"/>
          </w:tcPr>
          <w:p w14:paraId="3C87D247" w14:textId="0F0C88B8" w:rsidR="00F64FA7" w:rsidRPr="009F62AF" w:rsidRDefault="0007038D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Aktives </w:t>
            </w:r>
            <w:r w:rsidR="00CE6700" w:rsidRPr="009F62AF">
              <w:rPr>
                <w:i w:val="0"/>
                <w:iCs w:val="0"/>
                <w:sz w:val="18"/>
              </w:rPr>
              <w:t>Mitglied</w:t>
            </w:r>
            <w:r w:rsidR="001A552D" w:rsidRPr="009F62AF">
              <w:rPr>
                <w:i w:val="0"/>
                <w:iCs w:val="0"/>
                <w:sz w:val="18"/>
              </w:rPr>
              <w:t xml:space="preserve"> der Jugendorganisation der FPD „</w:t>
            </w:r>
            <w:r w:rsidR="00CE6700" w:rsidRPr="009F62AF">
              <w:rPr>
                <w:i w:val="0"/>
                <w:iCs w:val="0"/>
                <w:sz w:val="18"/>
              </w:rPr>
              <w:t>Julis</w:t>
            </w:r>
            <w:r w:rsidR="001A552D" w:rsidRPr="009F62AF">
              <w:rPr>
                <w:i w:val="0"/>
                <w:iCs w:val="0"/>
                <w:sz w:val="18"/>
              </w:rPr>
              <w:t>“ in Bonn</w:t>
            </w:r>
          </w:p>
        </w:tc>
        <w:tc>
          <w:tcPr>
            <w:tcW w:w="1985" w:type="dxa"/>
            <w:gridSpan w:val="2"/>
          </w:tcPr>
          <w:p w14:paraId="288A2195" w14:textId="7A2FF221" w:rsidR="00F64FA7" w:rsidRPr="009F62AF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0</w:t>
            </w:r>
            <w:r w:rsidR="00575816" w:rsidRPr="009F62AF">
              <w:rPr>
                <w:i w:val="0"/>
                <w:iCs w:val="0"/>
                <w:sz w:val="18"/>
              </w:rPr>
              <w:t>3</w:t>
            </w:r>
            <w:r w:rsidRPr="009F62AF">
              <w:rPr>
                <w:i w:val="0"/>
                <w:iCs w:val="0"/>
                <w:sz w:val="18"/>
              </w:rPr>
              <w:t>/20</w:t>
            </w:r>
            <w:r w:rsidR="001A552D" w:rsidRPr="009F62AF">
              <w:rPr>
                <w:i w:val="0"/>
                <w:iCs w:val="0"/>
                <w:sz w:val="18"/>
              </w:rPr>
              <w:t>21</w:t>
            </w:r>
            <w:r w:rsidRPr="009F62AF">
              <w:rPr>
                <w:i w:val="0"/>
                <w:iCs w:val="0"/>
                <w:sz w:val="18"/>
              </w:rPr>
              <w:t xml:space="preserve"> –</w:t>
            </w:r>
            <w:r w:rsidR="00564634">
              <w:rPr>
                <w:i w:val="0"/>
                <w:iCs w:val="0"/>
                <w:sz w:val="18"/>
              </w:rPr>
              <w:t xml:space="preserve"> </w:t>
            </w:r>
            <w:r w:rsidR="0007038D">
              <w:rPr>
                <w:i w:val="0"/>
                <w:iCs w:val="0"/>
                <w:sz w:val="18"/>
              </w:rPr>
              <w:t>h</w:t>
            </w:r>
            <w:r w:rsidR="001A552D" w:rsidRPr="009F62AF">
              <w:rPr>
                <w:i w:val="0"/>
                <w:iCs w:val="0"/>
                <w:sz w:val="18"/>
              </w:rPr>
              <w:t>eute</w:t>
            </w:r>
          </w:p>
        </w:tc>
      </w:tr>
      <w:tr w:rsidR="00CE28CC" w:rsidRPr="009F62AF" w14:paraId="7ECB507F" w14:textId="77777777" w:rsidTr="004C5E91">
        <w:trPr>
          <w:trHeight w:val="20"/>
        </w:trPr>
        <w:tc>
          <w:tcPr>
            <w:tcW w:w="9498" w:type="dxa"/>
            <w:gridSpan w:val="9"/>
          </w:tcPr>
          <w:p w14:paraId="1A6A237B" w14:textId="1F295453" w:rsidR="00CE28CC" w:rsidRPr="009F62AF" w:rsidRDefault="004067B8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9F62AF">
              <w:rPr>
                <w:i/>
                <w:sz w:val="18"/>
              </w:rPr>
              <w:t xml:space="preserve">Teilnahme an </w:t>
            </w:r>
            <w:r w:rsidR="009956D0" w:rsidRPr="009F62AF">
              <w:rPr>
                <w:i/>
                <w:sz w:val="18"/>
              </w:rPr>
              <w:t xml:space="preserve">Sitzungen des Örtlichen FDP-Kreisverbands </w:t>
            </w:r>
          </w:p>
          <w:p w14:paraId="2CC438FF" w14:textId="30F37F0B" w:rsidR="004067B8" w:rsidRPr="009F62AF" w:rsidRDefault="00415547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9F62AF">
              <w:rPr>
                <w:i/>
                <w:sz w:val="18"/>
              </w:rPr>
              <w:t xml:space="preserve">Erörterung </w:t>
            </w:r>
            <w:r w:rsidR="00C54150" w:rsidRPr="009F62AF">
              <w:rPr>
                <w:i/>
                <w:sz w:val="18"/>
              </w:rPr>
              <w:t xml:space="preserve">von globalen und örtlichen </w:t>
            </w:r>
            <w:r w:rsidR="00BE749B" w:rsidRPr="009F62AF">
              <w:rPr>
                <w:i/>
                <w:sz w:val="18"/>
              </w:rPr>
              <w:t>Problemstellungen</w:t>
            </w:r>
            <w:r w:rsidR="00C54150" w:rsidRPr="009F62AF">
              <w:rPr>
                <w:i/>
                <w:sz w:val="18"/>
              </w:rPr>
              <w:t xml:space="preserve"> in Politi</w:t>
            </w:r>
            <w:r w:rsidR="003A1FFF" w:rsidRPr="009F62AF">
              <w:rPr>
                <w:i/>
                <w:sz w:val="18"/>
              </w:rPr>
              <w:t xml:space="preserve">k/ Sozialem und </w:t>
            </w:r>
            <w:r w:rsidR="00C54150" w:rsidRPr="009F62AF">
              <w:rPr>
                <w:i/>
                <w:sz w:val="18"/>
              </w:rPr>
              <w:t xml:space="preserve">Wirtschaft </w:t>
            </w:r>
          </w:p>
        </w:tc>
      </w:tr>
      <w:tr w:rsidR="00CE28CC" w:rsidRPr="009F62AF" w14:paraId="482569A2" w14:textId="77777777" w:rsidTr="004C5E91">
        <w:trPr>
          <w:trHeight w:val="510"/>
        </w:trPr>
        <w:tc>
          <w:tcPr>
            <w:tcW w:w="9498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F62AF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9F62AF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9F62AF" w14:paraId="2B257790" w14:textId="77777777" w:rsidTr="00E9191B">
        <w:tblPrEx>
          <w:tblW w:w="9498" w:type="dxa"/>
          <w:tblInd w:w="-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3" w:author="David Döbele" w:date="2022-01-11T19:45:00Z">
            <w:tblPrEx>
              <w:tblW w:w="9498" w:type="dxa"/>
              <w:tblInd w:w="-1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67"/>
          <w:trPrChange w:id="44" w:author="David Döbele" w:date="2022-01-11T19:45:00Z">
            <w:trPr>
              <w:trHeight w:val="567"/>
            </w:trPr>
          </w:trPrChange>
        </w:trPr>
        <w:tc>
          <w:tcPr>
            <w:tcW w:w="1418" w:type="dxa"/>
            <w:tcBorders>
              <w:top w:val="single" w:sz="4" w:space="0" w:color="auto"/>
            </w:tcBorders>
            <w:vAlign w:val="bottom"/>
            <w:tcPrChange w:id="45" w:author="David Döbele" w:date="2022-01-11T19:45:00Z">
              <w:tcPr>
                <w:tcW w:w="1843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1C68C424" w:rsidR="00E71EAC" w:rsidRPr="009F62AF" w:rsidRDefault="00CE28CC" w:rsidP="00E71EAC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Sprachen:</w:t>
            </w:r>
            <w:r w:rsidR="00876C7A">
              <w:rPr>
                <w:rFonts w:ascii="Georgia" w:hAnsi="Georgia"/>
                <w:sz w:val="18"/>
              </w:rPr>
              <w:br/>
            </w:r>
          </w:p>
        </w:tc>
        <w:tc>
          <w:tcPr>
            <w:tcW w:w="8080" w:type="dxa"/>
            <w:gridSpan w:val="8"/>
            <w:tcBorders>
              <w:top w:val="single" w:sz="4" w:space="0" w:color="auto"/>
            </w:tcBorders>
            <w:vAlign w:val="bottom"/>
            <w:tcPrChange w:id="46" w:author="David Döbele" w:date="2022-01-11T19:45:00Z">
              <w:tcPr>
                <w:tcW w:w="7655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6E2D8F78" w:rsidR="00CE28CC" w:rsidRPr="009201CE" w:rsidRDefault="00CE28CC" w:rsidP="00CE28CC">
            <w:pPr>
              <w:rPr>
                <w:rFonts w:ascii="Georgia" w:hAnsi="Georgia"/>
                <w:i/>
                <w:iCs/>
                <w:sz w:val="18"/>
              </w:rPr>
            </w:pP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Deutsch (</w:t>
            </w:r>
            <w:r w:rsidRPr="00B94D7C">
              <w:rPr>
                <w:rFonts w:ascii="Georgia" w:hAnsi="Georgia" w:cs="Georgia"/>
                <w:color w:val="000000"/>
                <w:sz w:val="18"/>
              </w:rPr>
              <w:t>Muttersprache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BE749B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Dari (</w:t>
            </w:r>
            <w:r w:rsidR="00BE749B" w:rsidRPr="00B94D7C">
              <w:rPr>
                <w:rFonts w:ascii="Georgia" w:hAnsi="Georgia" w:cs="Georgia"/>
                <w:color w:val="000000"/>
                <w:sz w:val="18"/>
              </w:rPr>
              <w:t>Muttersprache</w:t>
            </w:r>
            <w:r w:rsidR="00BE749B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), Farsi (</w:t>
            </w:r>
            <w:r w:rsidR="00BE749B" w:rsidRPr="00B94D7C">
              <w:rPr>
                <w:rFonts w:ascii="Georgia" w:hAnsi="Georgia" w:cs="Georgia"/>
                <w:color w:val="000000"/>
                <w:sz w:val="18"/>
              </w:rPr>
              <w:t>Muttersprache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), Englisch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r w:rsidR="00720CC1" w:rsidRPr="00B94D7C">
              <w:rPr>
                <w:rFonts w:ascii="Georgia" w:hAnsi="Georgia" w:cs="Georgia"/>
                <w:color w:val="000000"/>
                <w:sz w:val="18"/>
              </w:rPr>
              <w:t>C1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ins w:id="47" w:author="David Döbele" w:date="2022-01-11T19:45:00Z">
              <w:r w:rsidR="00E9191B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br/>
              </w:r>
            </w:ins>
            <w:r w:rsidR="001F567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Spanisch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r w:rsidRPr="00B94D7C">
              <w:rPr>
                <w:rFonts w:ascii="Georgia" w:hAnsi="Georgia" w:cs="Georgia"/>
                <w:color w:val="000000"/>
                <w:sz w:val="18"/>
              </w:rPr>
              <w:t>B</w:t>
            </w:r>
            <w:r w:rsidR="00FF087D" w:rsidRPr="00B94D7C">
              <w:rPr>
                <w:rFonts w:ascii="Georgia" w:hAnsi="Georgia" w:cs="Georgia"/>
                <w:color w:val="000000"/>
                <w:sz w:val="18"/>
              </w:rPr>
              <w:t>1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),</w:t>
            </w:r>
            <w:r w:rsidR="00BE749B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7B36F7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Französisch</w:t>
            </w:r>
            <w:r w:rsidR="00FF087D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r w:rsidR="00FF087D" w:rsidRPr="00B94D7C">
              <w:rPr>
                <w:rFonts w:ascii="Georgia" w:hAnsi="Georgia" w:cs="Georgia"/>
                <w:color w:val="000000"/>
                <w:sz w:val="18"/>
              </w:rPr>
              <w:t>B2</w:t>
            </w:r>
            <w:r w:rsidR="00FF087D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CE28CC" w:rsidRPr="00E9191B" w14:paraId="45706C3F" w14:textId="77777777" w:rsidTr="00E9191B">
        <w:tblPrEx>
          <w:tblW w:w="9498" w:type="dxa"/>
          <w:tblInd w:w="-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8" w:author="David Döbele" w:date="2022-01-11T19:45:00Z">
            <w:tblPrEx>
              <w:tblW w:w="9498" w:type="dxa"/>
              <w:tblInd w:w="-1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49" w:author="David Döbele" w:date="2022-01-11T19:45:00Z">
            <w:trPr>
              <w:trHeight w:val="340"/>
            </w:trPr>
          </w:trPrChange>
        </w:trPr>
        <w:tc>
          <w:tcPr>
            <w:tcW w:w="1418" w:type="dxa"/>
            <w:vAlign w:val="bottom"/>
            <w:tcPrChange w:id="50" w:author="David Döbele" w:date="2022-01-11T19:45:00Z">
              <w:tcPr>
                <w:tcW w:w="1843" w:type="dxa"/>
              </w:tcPr>
            </w:tcPrChange>
          </w:tcPr>
          <w:p w14:paraId="57688BDA" w14:textId="05F695C0" w:rsidR="00CE28CC" w:rsidRPr="009F62AF" w:rsidRDefault="00BF5849" w:rsidP="00E9191B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IT-</w:t>
            </w:r>
            <w:r w:rsidR="000337F2" w:rsidRPr="009F62AF">
              <w:rPr>
                <w:rFonts w:ascii="Georgia" w:hAnsi="Georgia"/>
                <w:sz w:val="18"/>
              </w:rPr>
              <w:t>Kenntnisse:</w:t>
            </w:r>
          </w:p>
        </w:tc>
        <w:tc>
          <w:tcPr>
            <w:tcW w:w="8080" w:type="dxa"/>
            <w:gridSpan w:val="8"/>
            <w:vAlign w:val="bottom"/>
            <w:tcPrChange w:id="51" w:author="David Döbele" w:date="2022-01-11T19:45:00Z">
              <w:tcPr>
                <w:tcW w:w="7655" w:type="dxa"/>
                <w:gridSpan w:val="8"/>
                <w:vAlign w:val="bottom"/>
              </w:tcPr>
            </w:tcPrChange>
          </w:tcPr>
          <w:p w14:paraId="60CA2168" w14:textId="5994E519" w:rsidR="00CE28CC" w:rsidRPr="009201CE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Microsoft 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Office,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FF0831"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Front-end web developing </w:t>
            </w:r>
            <w:r w:rsidR="00F02230"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tools</w:t>
            </w:r>
            <w:r w:rsidR="00F02230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F02230" w:rsidRPr="00E9191B">
              <w:rPr>
                <w:rFonts w:ascii="Georgia" w:hAnsi="Georgia" w:cs="Georgia"/>
                <w:color w:val="000000"/>
                <w:sz w:val="18"/>
                <w:lang w:val="en-US"/>
                <w:rPrChange w:id="52" w:author="David Döbele" w:date="2022-01-11T19:45:00Z">
                  <w:rPr>
                    <w:rFonts w:ascii="Georgia" w:hAnsi="Georgia" w:cs="Georgia"/>
                    <w:i/>
                    <w:iCs/>
                    <w:color w:val="000000"/>
                    <w:sz w:val="18"/>
                    <w:lang w:val="en-US"/>
                  </w:rPr>
                </w:rPrChange>
              </w:rPr>
              <w:t>(Shopify, Oberlo, Google Analytics, MailChimp)</w:t>
            </w:r>
          </w:p>
        </w:tc>
      </w:tr>
      <w:tr w:rsidR="00CE28CC" w:rsidRPr="009F62AF" w14:paraId="70CB01B0" w14:textId="77777777" w:rsidTr="00E9191B">
        <w:tblPrEx>
          <w:tblW w:w="9498" w:type="dxa"/>
          <w:tblInd w:w="-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3" w:author="David Döbele" w:date="2022-01-11T19:45:00Z">
            <w:tblPrEx>
              <w:tblW w:w="9498" w:type="dxa"/>
              <w:tblInd w:w="-1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54" w:author="David Döbele" w:date="2022-01-11T19:45:00Z">
            <w:trPr>
              <w:trHeight w:val="340"/>
            </w:trPr>
          </w:trPrChange>
        </w:trPr>
        <w:tc>
          <w:tcPr>
            <w:tcW w:w="1418" w:type="dxa"/>
            <w:vAlign w:val="bottom"/>
            <w:tcPrChange w:id="55" w:author="David Döbele" w:date="2022-01-11T19:45:00Z">
              <w:tcPr>
                <w:tcW w:w="1843" w:type="dxa"/>
                <w:vAlign w:val="bottom"/>
              </w:tcPr>
            </w:tcPrChange>
          </w:tcPr>
          <w:p w14:paraId="04F58216" w14:textId="6D413C27" w:rsidR="00CE28CC" w:rsidRPr="009F62AF" w:rsidRDefault="00CE28CC" w:rsidP="00CE28CC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8080" w:type="dxa"/>
            <w:gridSpan w:val="8"/>
            <w:vAlign w:val="bottom"/>
            <w:tcPrChange w:id="56" w:author="David Döbele" w:date="2022-01-11T19:45:00Z">
              <w:tcPr>
                <w:tcW w:w="7655" w:type="dxa"/>
                <w:gridSpan w:val="8"/>
                <w:vAlign w:val="bottom"/>
              </w:tcPr>
            </w:tcPrChange>
          </w:tcPr>
          <w:p w14:paraId="598C2742" w14:textId="30A21AC5" w:rsidR="00CE28CC" w:rsidRPr="009201CE" w:rsidRDefault="00233707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Kraftsport, Kochen, Fußball</w:t>
            </w:r>
            <w:r w:rsidR="005F45A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Lesen </w:t>
            </w:r>
            <w:r w:rsidR="005F45A2" w:rsidRPr="00E9191B">
              <w:rPr>
                <w:rFonts w:ascii="Georgia" w:hAnsi="Georgia" w:cs="Georgia"/>
                <w:color w:val="000000"/>
                <w:sz w:val="18"/>
                <w:rPrChange w:id="57" w:author="David Döbele" w:date="2022-01-11T19:46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>(</w:t>
            </w:r>
            <w:r w:rsidR="000337F2" w:rsidRPr="00E9191B">
              <w:rPr>
                <w:rFonts w:ascii="Georgia" w:hAnsi="Georgia" w:cs="Georgia"/>
                <w:color w:val="000000"/>
                <w:sz w:val="18"/>
                <w:rPrChange w:id="58" w:author="David Döbele" w:date="2022-01-11T19:46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>Psychologie,</w:t>
            </w:r>
            <w:r w:rsidR="005F45A2" w:rsidRPr="00E9191B">
              <w:rPr>
                <w:rFonts w:ascii="Georgia" w:hAnsi="Georgia" w:cs="Georgia"/>
                <w:color w:val="000000"/>
                <w:sz w:val="18"/>
                <w:rPrChange w:id="59" w:author="David Döbele" w:date="2022-01-11T19:46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 xml:space="preserve"> Finanz</w:t>
            </w:r>
            <w:r w:rsidR="00CE661E" w:rsidRPr="00E9191B">
              <w:rPr>
                <w:rFonts w:ascii="Georgia" w:hAnsi="Georgia" w:cs="Georgia"/>
                <w:color w:val="000000"/>
                <w:sz w:val="18"/>
                <w:rPrChange w:id="60" w:author="David Döbele" w:date="2022-01-11T19:46:00Z">
                  <w:rPr>
                    <w:rFonts w:ascii="Georgia" w:hAnsi="Georgia" w:cs="Georgia"/>
                    <w:i/>
                    <w:iCs/>
                    <w:color w:val="000000"/>
                    <w:sz w:val="18"/>
                  </w:rPr>
                </w:rPrChange>
              </w:rPr>
              <w:t>- und Geschichtsbücher)</w:t>
            </w:r>
          </w:p>
        </w:tc>
      </w:tr>
      <w:tr w:rsidR="009C5FEF" w:rsidRPr="009F62AF" w14:paraId="071AB173" w14:textId="77777777" w:rsidTr="001B2855">
        <w:trPr>
          <w:trHeight w:val="1020"/>
        </w:trPr>
        <w:tc>
          <w:tcPr>
            <w:tcW w:w="9498" w:type="dxa"/>
            <w:gridSpan w:val="9"/>
            <w:vAlign w:val="bottom"/>
          </w:tcPr>
          <w:p w14:paraId="6478BDEA" w14:textId="4AD8B27E" w:rsidR="009C5FEF" w:rsidRPr="009F62AF" w:rsidRDefault="009C5FEF" w:rsidP="00CE28CC">
            <w:pPr>
              <w:rPr>
                <w:rFonts w:ascii="Georgia" w:hAnsi="Georgia" w:cs="Georgia"/>
                <w:color w:val="000000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 xml:space="preserve">Bonn, </w:t>
            </w:r>
            <w:r w:rsidR="009F2FA4">
              <w:rPr>
                <w:rFonts w:ascii="Georgia" w:hAnsi="Georgia"/>
                <w:sz w:val="18"/>
              </w:rPr>
              <w:t>09</w:t>
            </w:r>
            <w:r w:rsidRPr="009F62AF">
              <w:rPr>
                <w:rFonts w:ascii="Georgia" w:hAnsi="Georgia"/>
                <w:sz w:val="18"/>
              </w:rPr>
              <w:t>.1</w:t>
            </w:r>
            <w:r>
              <w:rPr>
                <w:rFonts w:ascii="Georgia" w:hAnsi="Georgia"/>
                <w:sz w:val="18"/>
              </w:rPr>
              <w:t>2</w:t>
            </w:r>
            <w:r w:rsidRPr="009F62AF">
              <w:rPr>
                <w:rFonts w:ascii="Georgia" w:hAnsi="Georgia"/>
                <w:sz w:val="18"/>
              </w:rPr>
              <w:t>.2021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4C5E91">
      <w:footerReference w:type="even" r:id="rId8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41A34" w14:textId="77777777" w:rsidR="00EA4A4A" w:rsidRDefault="00EA4A4A" w:rsidP="00BE053D">
      <w:pPr>
        <w:spacing w:after="0" w:line="240" w:lineRule="auto"/>
      </w:pPr>
      <w:r>
        <w:separator/>
      </w:r>
    </w:p>
  </w:endnote>
  <w:endnote w:type="continuationSeparator" w:id="0">
    <w:p w14:paraId="58B084CB" w14:textId="77777777" w:rsidR="00EA4A4A" w:rsidRDefault="00EA4A4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Textkörper CS)">
    <w:panose1 w:val="020B0604020202020204"/>
    <w:charset w:val="00"/>
    <w:family w:val="roman"/>
    <w:notTrueType/>
    <w:pitch w:val="default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DAC99" w14:textId="77777777" w:rsidR="00EA4A4A" w:rsidRDefault="00EA4A4A" w:rsidP="00BE053D">
      <w:pPr>
        <w:spacing w:after="0" w:line="240" w:lineRule="auto"/>
      </w:pPr>
      <w:r>
        <w:separator/>
      </w:r>
    </w:p>
  </w:footnote>
  <w:footnote w:type="continuationSeparator" w:id="0">
    <w:p w14:paraId="74623AEF" w14:textId="77777777" w:rsidR="00EA4A4A" w:rsidRDefault="00EA4A4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BDEC86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B3485964"/>
    <w:lvl w:ilvl="0" w:tplc="E84E882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CD5247"/>
    <w:multiLevelType w:val="hybridMultilevel"/>
    <w:tmpl w:val="0CFEAD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  <w:num w:numId="25">
    <w:abstractNumId w:val="22"/>
  </w:num>
  <w:num w:numId="26">
    <w:abstractNumId w:val="19"/>
  </w:num>
  <w:num w:numId="27">
    <w:abstractNumId w:val="19"/>
  </w:num>
  <w:num w:numId="28">
    <w:abstractNumId w:val="19"/>
  </w:num>
  <w:num w:numId="29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52B"/>
    <w:rsid w:val="000337F2"/>
    <w:rsid w:val="0003774F"/>
    <w:rsid w:val="00053418"/>
    <w:rsid w:val="00054DBA"/>
    <w:rsid w:val="00061D33"/>
    <w:rsid w:val="00063D96"/>
    <w:rsid w:val="00064643"/>
    <w:rsid w:val="0007038D"/>
    <w:rsid w:val="00087747"/>
    <w:rsid w:val="00090DE7"/>
    <w:rsid w:val="00092A2C"/>
    <w:rsid w:val="000A1FDA"/>
    <w:rsid w:val="000A6F6A"/>
    <w:rsid w:val="000B63E2"/>
    <w:rsid w:val="000B6548"/>
    <w:rsid w:val="000D671A"/>
    <w:rsid w:val="000E740F"/>
    <w:rsid w:val="000E7F40"/>
    <w:rsid w:val="000F3CD0"/>
    <w:rsid w:val="000F5FEC"/>
    <w:rsid w:val="00101576"/>
    <w:rsid w:val="00103EC5"/>
    <w:rsid w:val="00116C6E"/>
    <w:rsid w:val="00125CA6"/>
    <w:rsid w:val="00147519"/>
    <w:rsid w:val="00156FC9"/>
    <w:rsid w:val="00162A5A"/>
    <w:rsid w:val="00172867"/>
    <w:rsid w:val="00175B6D"/>
    <w:rsid w:val="001901ED"/>
    <w:rsid w:val="00191BA3"/>
    <w:rsid w:val="0019483A"/>
    <w:rsid w:val="00194CD8"/>
    <w:rsid w:val="001A2871"/>
    <w:rsid w:val="001A46BF"/>
    <w:rsid w:val="001A481B"/>
    <w:rsid w:val="001A552D"/>
    <w:rsid w:val="001B0186"/>
    <w:rsid w:val="001B62CA"/>
    <w:rsid w:val="001B66EA"/>
    <w:rsid w:val="001D2C8D"/>
    <w:rsid w:val="001D49FE"/>
    <w:rsid w:val="001D4DCD"/>
    <w:rsid w:val="001D4EBB"/>
    <w:rsid w:val="001F4175"/>
    <w:rsid w:val="001F54EF"/>
    <w:rsid w:val="001F5672"/>
    <w:rsid w:val="002163A9"/>
    <w:rsid w:val="00223A4D"/>
    <w:rsid w:val="00232CB5"/>
    <w:rsid w:val="00233707"/>
    <w:rsid w:val="00234A7E"/>
    <w:rsid w:val="002366E1"/>
    <w:rsid w:val="0024373D"/>
    <w:rsid w:val="00245A03"/>
    <w:rsid w:val="002508C2"/>
    <w:rsid w:val="00260B8D"/>
    <w:rsid w:val="00262FCD"/>
    <w:rsid w:val="00267252"/>
    <w:rsid w:val="00273DDA"/>
    <w:rsid w:val="00282DB0"/>
    <w:rsid w:val="002B2091"/>
    <w:rsid w:val="002B7C9F"/>
    <w:rsid w:val="002C5049"/>
    <w:rsid w:val="002C6972"/>
    <w:rsid w:val="002D05E8"/>
    <w:rsid w:val="002D2B32"/>
    <w:rsid w:val="002D4516"/>
    <w:rsid w:val="002F46AD"/>
    <w:rsid w:val="003101F0"/>
    <w:rsid w:val="00314B7A"/>
    <w:rsid w:val="00324BC5"/>
    <w:rsid w:val="00340BAB"/>
    <w:rsid w:val="003418E0"/>
    <w:rsid w:val="00347D99"/>
    <w:rsid w:val="00347F8D"/>
    <w:rsid w:val="003510B4"/>
    <w:rsid w:val="00351DD3"/>
    <w:rsid w:val="00352304"/>
    <w:rsid w:val="0035680F"/>
    <w:rsid w:val="00372F7B"/>
    <w:rsid w:val="003733E5"/>
    <w:rsid w:val="00381678"/>
    <w:rsid w:val="00390EA6"/>
    <w:rsid w:val="003969C4"/>
    <w:rsid w:val="003A1FFF"/>
    <w:rsid w:val="003E27C3"/>
    <w:rsid w:val="003F3E3F"/>
    <w:rsid w:val="004067B8"/>
    <w:rsid w:val="00411751"/>
    <w:rsid w:val="004154BE"/>
    <w:rsid w:val="00415547"/>
    <w:rsid w:val="0042013D"/>
    <w:rsid w:val="0042142F"/>
    <w:rsid w:val="00422F83"/>
    <w:rsid w:val="00426D7E"/>
    <w:rsid w:val="0043430C"/>
    <w:rsid w:val="00435E6D"/>
    <w:rsid w:val="00443668"/>
    <w:rsid w:val="00456B0D"/>
    <w:rsid w:val="004621DC"/>
    <w:rsid w:val="0046293F"/>
    <w:rsid w:val="004660ED"/>
    <w:rsid w:val="00472630"/>
    <w:rsid w:val="00476AF8"/>
    <w:rsid w:val="00484FD7"/>
    <w:rsid w:val="004929FB"/>
    <w:rsid w:val="004A54BA"/>
    <w:rsid w:val="004B6A5E"/>
    <w:rsid w:val="004C56B5"/>
    <w:rsid w:val="004C5E91"/>
    <w:rsid w:val="004D1271"/>
    <w:rsid w:val="0050343C"/>
    <w:rsid w:val="00507EA7"/>
    <w:rsid w:val="00526089"/>
    <w:rsid w:val="00527A28"/>
    <w:rsid w:val="00527DCA"/>
    <w:rsid w:val="005311D8"/>
    <w:rsid w:val="00550D96"/>
    <w:rsid w:val="00564634"/>
    <w:rsid w:val="005662AC"/>
    <w:rsid w:val="005716D4"/>
    <w:rsid w:val="00571B60"/>
    <w:rsid w:val="00575816"/>
    <w:rsid w:val="00585A4D"/>
    <w:rsid w:val="00586757"/>
    <w:rsid w:val="005C13C4"/>
    <w:rsid w:val="005C1549"/>
    <w:rsid w:val="005D57B6"/>
    <w:rsid w:val="005D6329"/>
    <w:rsid w:val="005D79BA"/>
    <w:rsid w:val="005E069B"/>
    <w:rsid w:val="005E57F6"/>
    <w:rsid w:val="005E7A39"/>
    <w:rsid w:val="005F0A3C"/>
    <w:rsid w:val="005F45A2"/>
    <w:rsid w:val="006058D8"/>
    <w:rsid w:val="00610200"/>
    <w:rsid w:val="00623699"/>
    <w:rsid w:val="00632D5A"/>
    <w:rsid w:val="00632F8D"/>
    <w:rsid w:val="00635515"/>
    <w:rsid w:val="00654333"/>
    <w:rsid w:val="006546C1"/>
    <w:rsid w:val="006546FD"/>
    <w:rsid w:val="00655009"/>
    <w:rsid w:val="006563BC"/>
    <w:rsid w:val="00661896"/>
    <w:rsid w:val="00665BF3"/>
    <w:rsid w:val="006732D6"/>
    <w:rsid w:val="00693E09"/>
    <w:rsid w:val="0069679C"/>
    <w:rsid w:val="006A2DE9"/>
    <w:rsid w:val="006A5329"/>
    <w:rsid w:val="006A7230"/>
    <w:rsid w:val="006A75E6"/>
    <w:rsid w:val="006B4E32"/>
    <w:rsid w:val="006B72C7"/>
    <w:rsid w:val="006B7F78"/>
    <w:rsid w:val="006C2252"/>
    <w:rsid w:val="006D7F7F"/>
    <w:rsid w:val="006E014B"/>
    <w:rsid w:val="006E2C9C"/>
    <w:rsid w:val="006E40EF"/>
    <w:rsid w:val="006F0039"/>
    <w:rsid w:val="00711CEF"/>
    <w:rsid w:val="007127F1"/>
    <w:rsid w:val="00720320"/>
    <w:rsid w:val="00720CC1"/>
    <w:rsid w:val="00723643"/>
    <w:rsid w:val="00725D3C"/>
    <w:rsid w:val="00733DA1"/>
    <w:rsid w:val="00737822"/>
    <w:rsid w:val="0074111D"/>
    <w:rsid w:val="00753D4A"/>
    <w:rsid w:val="00756912"/>
    <w:rsid w:val="0075698B"/>
    <w:rsid w:val="007613B7"/>
    <w:rsid w:val="00761609"/>
    <w:rsid w:val="00763870"/>
    <w:rsid w:val="00763DCE"/>
    <w:rsid w:val="00773B90"/>
    <w:rsid w:val="00776C46"/>
    <w:rsid w:val="0078260B"/>
    <w:rsid w:val="007838D1"/>
    <w:rsid w:val="00785254"/>
    <w:rsid w:val="00785853"/>
    <w:rsid w:val="007966F0"/>
    <w:rsid w:val="00797BFC"/>
    <w:rsid w:val="007A720F"/>
    <w:rsid w:val="007B36F7"/>
    <w:rsid w:val="007C6A3C"/>
    <w:rsid w:val="007D4BEE"/>
    <w:rsid w:val="007D5BE9"/>
    <w:rsid w:val="008050E4"/>
    <w:rsid w:val="0082257D"/>
    <w:rsid w:val="00826390"/>
    <w:rsid w:val="008309F2"/>
    <w:rsid w:val="00834355"/>
    <w:rsid w:val="00853438"/>
    <w:rsid w:val="00854CF6"/>
    <w:rsid w:val="00860F2D"/>
    <w:rsid w:val="00864966"/>
    <w:rsid w:val="00865B95"/>
    <w:rsid w:val="00866846"/>
    <w:rsid w:val="00875DA9"/>
    <w:rsid w:val="00876C7A"/>
    <w:rsid w:val="00895E38"/>
    <w:rsid w:val="008A782B"/>
    <w:rsid w:val="008B0FC0"/>
    <w:rsid w:val="008C429A"/>
    <w:rsid w:val="008D111F"/>
    <w:rsid w:val="008E1F3D"/>
    <w:rsid w:val="009053D7"/>
    <w:rsid w:val="009066D0"/>
    <w:rsid w:val="0091021C"/>
    <w:rsid w:val="0091331D"/>
    <w:rsid w:val="009201CE"/>
    <w:rsid w:val="0093223C"/>
    <w:rsid w:val="00941A87"/>
    <w:rsid w:val="009501C2"/>
    <w:rsid w:val="00953DCC"/>
    <w:rsid w:val="009668B9"/>
    <w:rsid w:val="00966A83"/>
    <w:rsid w:val="00976577"/>
    <w:rsid w:val="009956D0"/>
    <w:rsid w:val="00996356"/>
    <w:rsid w:val="00997D9A"/>
    <w:rsid w:val="009C4336"/>
    <w:rsid w:val="009C5FEF"/>
    <w:rsid w:val="009D1760"/>
    <w:rsid w:val="009D5A44"/>
    <w:rsid w:val="009D7C49"/>
    <w:rsid w:val="009E518C"/>
    <w:rsid w:val="009E7297"/>
    <w:rsid w:val="009F2FA4"/>
    <w:rsid w:val="009F6295"/>
    <w:rsid w:val="009F62AF"/>
    <w:rsid w:val="00A01942"/>
    <w:rsid w:val="00A0257D"/>
    <w:rsid w:val="00A12EDC"/>
    <w:rsid w:val="00A16E14"/>
    <w:rsid w:val="00A242F4"/>
    <w:rsid w:val="00A26D0D"/>
    <w:rsid w:val="00A33BDE"/>
    <w:rsid w:val="00A34885"/>
    <w:rsid w:val="00A34A68"/>
    <w:rsid w:val="00A43BC1"/>
    <w:rsid w:val="00A74225"/>
    <w:rsid w:val="00A83D6D"/>
    <w:rsid w:val="00A8524C"/>
    <w:rsid w:val="00A92036"/>
    <w:rsid w:val="00A936D5"/>
    <w:rsid w:val="00AA1EB0"/>
    <w:rsid w:val="00AA2DA3"/>
    <w:rsid w:val="00AA5A9C"/>
    <w:rsid w:val="00AB016A"/>
    <w:rsid w:val="00AB2A5A"/>
    <w:rsid w:val="00AC075A"/>
    <w:rsid w:val="00AD28F8"/>
    <w:rsid w:val="00AD6715"/>
    <w:rsid w:val="00AE37CB"/>
    <w:rsid w:val="00B0230B"/>
    <w:rsid w:val="00B1425C"/>
    <w:rsid w:val="00B17D95"/>
    <w:rsid w:val="00B23509"/>
    <w:rsid w:val="00B330C2"/>
    <w:rsid w:val="00B359DB"/>
    <w:rsid w:val="00B3632B"/>
    <w:rsid w:val="00B409D8"/>
    <w:rsid w:val="00B5178D"/>
    <w:rsid w:val="00B67F1F"/>
    <w:rsid w:val="00B701D7"/>
    <w:rsid w:val="00B90595"/>
    <w:rsid w:val="00B94D7C"/>
    <w:rsid w:val="00B9681D"/>
    <w:rsid w:val="00BA215A"/>
    <w:rsid w:val="00BB44DC"/>
    <w:rsid w:val="00BB5F09"/>
    <w:rsid w:val="00BC0D9F"/>
    <w:rsid w:val="00BE053D"/>
    <w:rsid w:val="00BE749B"/>
    <w:rsid w:val="00BF1A7A"/>
    <w:rsid w:val="00BF1FA3"/>
    <w:rsid w:val="00BF5849"/>
    <w:rsid w:val="00C00974"/>
    <w:rsid w:val="00C018E4"/>
    <w:rsid w:val="00C066FA"/>
    <w:rsid w:val="00C25387"/>
    <w:rsid w:val="00C3623B"/>
    <w:rsid w:val="00C54150"/>
    <w:rsid w:val="00C54BE3"/>
    <w:rsid w:val="00C57F80"/>
    <w:rsid w:val="00C768ED"/>
    <w:rsid w:val="00C82A8F"/>
    <w:rsid w:val="00C905A3"/>
    <w:rsid w:val="00C916C2"/>
    <w:rsid w:val="00C95894"/>
    <w:rsid w:val="00CC7F56"/>
    <w:rsid w:val="00CD1B12"/>
    <w:rsid w:val="00CD55DC"/>
    <w:rsid w:val="00CD637C"/>
    <w:rsid w:val="00CE1BBC"/>
    <w:rsid w:val="00CE2595"/>
    <w:rsid w:val="00CE28CC"/>
    <w:rsid w:val="00CE661E"/>
    <w:rsid w:val="00CE6700"/>
    <w:rsid w:val="00CE72FC"/>
    <w:rsid w:val="00CF31EE"/>
    <w:rsid w:val="00D1492F"/>
    <w:rsid w:val="00D16DEB"/>
    <w:rsid w:val="00D17B69"/>
    <w:rsid w:val="00D22228"/>
    <w:rsid w:val="00D25E89"/>
    <w:rsid w:val="00D3003C"/>
    <w:rsid w:val="00D331F4"/>
    <w:rsid w:val="00D470E4"/>
    <w:rsid w:val="00D52142"/>
    <w:rsid w:val="00D5280E"/>
    <w:rsid w:val="00D55609"/>
    <w:rsid w:val="00D61F14"/>
    <w:rsid w:val="00D80D6B"/>
    <w:rsid w:val="00D90950"/>
    <w:rsid w:val="00DA69DF"/>
    <w:rsid w:val="00DB33F8"/>
    <w:rsid w:val="00DC315E"/>
    <w:rsid w:val="00DD38E2"/>
    <w:rsid w:val="00DF47DD"/>
    <w:rsid w:val="00DF5003"/>
    <w:rsid w:val="00E13110"/>
    <w:rsid w:val="00E24DF1"/>
    <w:rsid w:val="00E431ED"/>
    <w:rsid w:val="00E44C51"/>
    <w:rsid w:val="00E56E1A"/>
    <w:rsid w:val="00E64FF5"/>
    <w:rsid w:val="00E71EAC"/>
    <w:rsid w:val="00E75823"/>
    <w:rsid w:val="00E773D6"/>
    <w:rsid w:val="00E907EC"/>
    <w:rsid w:val="00E9191B"/>
    <w:rsid w:val="00EA4A4A"/>
    <w:rsid w:val="00EA5421"/>
    <w:rsid w:val="00EB34FC"/>
    <w:rsid w:val="00EB5075"/>
    <w:rsid w:val="00EB5816"/>
    <w:rsid w:val="00ED0EA9"/>
    <w:rsid w:val="00EE7472"/>
    <w:rsid w:val="00EF3C94"/>
    <w:rsid w:val="00EF5804"/>
    <w:rsid w:val="00EF77DF"/>
    <w:rsid w:val="00F02230"/>
    <w:rsid w:val="00F11BEF"/>
    <w:rsid w:val="00F13F8F"/>
    <w:rsid w:val="00F258E7"/>
    <w:rsid w:val="00F31B84"/>
    <w:rsid w:val="00F41FA4"/>
    <w:rsid w:val="00F627C0"/>
    <w:rsid w:val="00F631EC"/>
    <w:rsid w:val="00F64C22"/>
    <w:rsid w:val="00F64FA7"/>
    <w:rsid w:val="00F74D19"/>
    <w:rsid w:val="00F80053"/>
    <w:rsid w:val="00FA02C7"/>
    <w:rsid w:val="00FA1ED5"/>
    <w:rsid w:val="00FA4186"/>
    <w:rsid w:val="00FB1056"/>
    <w:rsid w:val="00FC0531"/>
    <w:rsid w:val="00FC13F0"/>
    <w:rsid w:val="00FD0FB7"/>
    <w:rsid w:val="00FE0751"/>
    <w:rsid w:val="00FE79A2"/>
    <w:rsid w:val="00FF0831"/>
    <w:rsid w:val="00FF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351DD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51DD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51DD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51DD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51DD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51D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47901B-BCB2-4C8E-BF29-20AA840B47B8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2313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cp:lastPrinted>2021-12-28T09:00:00Z</cp:lastPrinted>
  <dcterms:created xsi:type="dcterms:W3CDTF">2021-12-27T22:17:00Z</dcterms:created>
  <dcterms:modified xsi:type="dcterms:W3CDTF">2022-01-11T18:46:00Z</dcterms:modified>
</cp:coreProperties>
</file>