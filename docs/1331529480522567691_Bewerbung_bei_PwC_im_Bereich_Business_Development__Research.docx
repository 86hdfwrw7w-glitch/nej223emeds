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B937" w14:textId="77777777" w:rsidR="00232D0E" w:rsidRPr="00B84AF1" w:rsidRDefault="009E55BD" w:rsidP="004178FB">
      <w:pPr>
        <w:spacing w:after="0"/>
        <w:ind w:left="1247"/>
        <w:rPr>
          <w:lang w:val="en-US"/>
          <w:rPrChange w:id="0" w:author="David Döbele" w:date="2025-01-22T08:38:00Z" w16du:dateUtc="2025-01-22T07:38:00Z">
            <w:rPr/>
          </w:rPrChange>
        </w:rPr>
      </w:pPr>
      <w:proofErr w:type="spellStart"/>
      <w:r w:rsidRPr="00B84AF1">
        <w:rPr>
          <w:rFonts w:ascii="Georgia" w:eastAsia="Georgia" w:hAnsi="Georgia" w:cs="Georgia"/>
          <w:sz w:val="72"/>
          <w:lang w:val="en-US"/>
          <w:rPrChange w:id="1" w:author="David Döbele" w:date="2025-01-22T08:38:00Z" w16du:dateUtc="2025-01-22T07:38:00Z">
            <w:rPr>
              <w:rFonts w:ascii="Georgia" w:eastAsia="Georgia" w:hAnsi="Georgia" w:cs="Georgia"/>
              <w:sz w:val="72"/>
            </w:rPr>
          </w:rPrChange>
        </w:rPr>
        <w:t>Bewerbung</w:t>
      </w:r>
      <w:proofErr w:type="spellEnd"/>
      <w:r w:rsidRPr="00B84AF1">
        <w:rPr>
          <w:rFonts w:ascii="Georgia" w:eastAsia="Georgia" w:hAnsi="Georgia" w:cs="Georgia"/>
          <w:sz w:val="72"/>
          <w:lang w:val="en-US"/>
          <w:rPrChange w:id="2" w:author="David Döbele" w:date="2025-01-22T08:38:00Z" w16du:dateUtc="2025-01-22T07:38:00Z">
            <w:rPr>
              <w:rFonts w:ascii="Georgia" w:eastAsia="Georgia" w:hAnsi="Georgia" w:cs="Georgia"/>
              <w:sz w:val="72"/>
            </w:rPr>
          </w:rPrChange>
        </w:rPr>
        <w:t xml:space="preserve"> </w:t>
      </w:r>
      <w:r w:rsidRPr="00B84AF1">
        <w:rPr>
          <w:rFonts w:ascii="Georgia" w:eastAsia="Georgia" w:hAnsi="Georgia" w:cs="Georgia"/>
          <w:lang w:val="en-US"/>
          <w:rPrChange w:id="3" w:author="David Döbele" w:date="2025-01-22T08:38:00Z" w16du:dateUtc="2025-01-22T07:38:00Z">
            <w:rPr>
              <w:rFonts w:ascii="Georgia" w:eastAsia="Georgia" w:hAnsi="Georgia" w:cs="Georgia"/>
            </w:rPr>
          </w:rPrChange>
        </w:rPr>
        <w:t xml:space="preserve"> </w:t>
      </w:r>
      <w:r w:rsidRPr="00B84AF1">
        <w:rPr>
          <w:sz w:val="34"/>
          <w:vertAlign w:val="subscript"/>
          <w:lang w:val="en-US"/>
          <w:rPrChange w:id="4" w:author="David Döbele" w:date="2025-01-22T08:38:00Z" w16du:dateUtc="2025-01-22T07:38:00Z">
            <w:rPr>
              <w:sz w:val="34"/>
              <w:vertAlign w:val="subscript"/>
            </w:rPr>
          </w:rPrChange>
        </w:rPr>
        <w:t xml:space="preserve">     </w:t>
      </w:r>
    </w:p>
    <w:p w14:paraId="44197D86" w14:textId="77777777" w:rsidR="00232D0E" w:rsidRPr="00B84AF1" w:rsidRDefault="009E55BD">
      <w:pPr>
        <w:spacing w:after="0"/>
        <w:ind w:left="1286"/>
        <w:rPr>
          <w:lang w:val="en-US"/>
          <w:rPrChange w:id="5" w:author="David Döbele" w:date="2025-01-22T08:38:00Z" w16du:dateUtc="2025-01-22T07:38:00Z">
            <w:rPr/>
          </w:rPrChange>
        </w:rPr>
      </w:pPr>
      <w:r w:rsidRPr="00B84AF1">
        <w:rPr>
          <w:rFonts w:ascii="Georgia" w:eastAsia="Georgia" w:hAnsi="Georgia" w:cs="Georgia"/>
          <w:sz w:val="56"/>
          <w:lang w:val="en-US"/>
          <w:rPrChange w:id="6" w:author="David Döbele" w:date="2025-01-22T08:38:00Z" w16du:dateUtc="2025-01-22T07:38:00Z">
            <w:rPr>
              <w:rFonts w:ascii="Georgia" w:eastAsia="Georgia" w:hAnsi="Georgia" w:cs="Georgia"/>
              <w:sz w:val="56"/>
            </w:rPr>
          </w:rPrChange>
        </w:rPr>
        <w:t xml:space="preserve"> </w:t>
      </w:r>
      <w:r w:rsidRPr="00B84AF1">
        <w:rPr>
          <w:rFonts w:ascii="Georgia" w:eastAsia="Georgia" w:hAnsi="Georgia" w:cs="Georgia"/>
          <w:lang w:val="en-US"/>
          <w:rPrChange w:id="7" w:author="David Döbele" w:date="2025-01-22T08:38:00Z" w16du:dateUtc="2025-01-22T07:38:00Z">
            <w:rPr>
              <w:rFonts w:ascii="Georgia" w:eastAsia="Georgia" w:hAnsi="Georgia" w:cs="Georgia"/>
            </w:rPr>
          </w:rPrChange>
        </w:rPr>
        <w:t xml:space="preserve"> </w:t>
      </w:r>
      <w:r w:rsidRPr="00B84AF1">
        <w:rPr>
          <w:lang w:val="en-US"/>
          <w:rPrChange w:id="8" w:author="David Döbele" w:date="2025-01-22T08:38:00Z" w16du:dateUtc="2025-01-22T07:38:00Z">
            <w:rPr/>
          </w:rPrChange>
        </w:rPr>
        <w:t xml:space="preserve">     </w:t>
      </w:r>
    </w:p>
    <w:p w14:paraId="20F151FA" w14:textId="77777777" w:rsidR="00232D0E" w:rsidRPr="00B84AF1" w:rsidRDefault="009E55BD">
      <w:pPr>
        <w:spacing w:after="612"/>
        <w:ind w:left="1286"/>
        <w:rPr>
          <w:lang w:val="en-US"/>
          <w:rPrChange w:id="9" w:author="David Döbele" w:date="2025-01-22T08:38:00Z" w16du:dateUtc="2025-01-22T07:38:00Z">
            <w:rPr/>
          </w:rPrChange>
        </w:rPr>
      </w:pPr>
      <w:r w:rsidRPr="00B84AF1">
        <w:rPr>
          <w:rFonts w:ascii="Georgia" w:eastAsia="Georgia" w:hAnsi="Georgia" w:cs="Georgia"/>
          <w:b/>
          <w:sz w:val="40"/>
          <w:lang w:val="en-US"/>
          <w:rPrChange w:id="10" w:author="David Döbele" w:date="2025-01-22T08:38:00Z" w16du:dateUtc="2025-01-22T07:38:00Z">
            <w:rPr>
              <w:rFonts w:ascii="Georgia" w:eastAsia="Georgia" w:hAnsi="Georgia" w:cs="Georgia"/>
              <w:b/>
              <w:sz w:val="40"/>
            </w:rPr>
          </w:rPrChange>
        </w:rPr>
        <w:t xml:space="preserve">  </w:t>
      </w:r>
      <w:r w:rsidRPr="00B84AF1">
        <w:rPr>
          <w:rFonts w:ascii="Georgia" w:eastAsia="Georgia" w:hAnsi="Georgia" w:cs="Georgia"/>
          <w:sz w:val="40"/>
          <w:lang w:val="en-US"/>
          <w:rPrChange w:id="11" w:author="David Döbele" w:date="2025-01-22T08:38:00Z" w16du:dateUtc="2025-01-22T07:38:00Z">
            <w:rPr>
              <w:rFonts w:ascii="Georgia" w:eastAsia="Georgia" w:hAnsi="Georgia" w:cs="Georgia"/>
              <w:sz w:val="40"/>
            </w:rPr>
          </w:rPrChange>
        </w:rPr>
        <w:t xml:space="preserve"> </w:t>
      </w:r>
    </w:p>
    <w:p w14:paraId="6EF91BA7" w14:textId="77777777" w:rsidR="00ED6FFE" w:rsidRPr="00B84AF1" w:rsidRDefault="00ED6FFE" w:rsidP="00ED6FFE">
      <w:pPr>
        <w:shd w:val="clear" w:color="auto" w:fill="FFFFFF"/>
        <w:spacing w:before="40" w:after="360" w:line="240" w:lineRule="auto"/>
        <w:ind w:left="1247"/>
        <w:outlineLvl w:val="0"/>
        <w:rPr>
          <w:rFonts w:ascii="HelveticaNeueLTW01-75Bold" w:eastAsia="Times New Roman" w:hAnsi="HelveticaNeueLTW01-75Bold" w:cs="Times New Roman"/>
          <w:b/>
          <w:bCs/>
          <w:color w:val="000000" w:themeColor="text1"/>
          <w:kern w:val="36"/>
          <w:sz w:val="48"/>
          <w:szCs w:val="48"/>
          <w:lang w:val="en-US"/>
          <w14:ligatures w14:val="none"/>
          <w:rPrChange w:id="12" w:author="David Döbele" w:date="2025-01-22T08:38:00Z" w16du:dateUtc="2025-01-22T07:38:00Z">
            <w:rPr>
              <w:rFonts w:ascii="HelveticaNeueLTW01-75Bold" w:eastAsia="Times New Roman" w:hAnsi="HelveticaNeueLTW01-75Bold" w:cs="Times New Roman"/>
              <w:b/>
              <w:bCs/>
              <w:color w:val="000000" w:themeColor="text1"/>
              <w:kern w:val="36"/>
              <w:sz w:val="48"/>
              <w:szCs w:val="48"/>
              <w14:ligatures w14:val="none"/>
            </w:rPr>
          </w:rPrChange>
        </w:rPr>
      </w:pPr>
    </w:p>
    <w:p w14:paraId="36250102" w14:textId="376669E4" w:rsidR="00ED6FFE" w:rsidRPr="00B84AF1" w:rsidRDefault="00ED6FFE" w:rsidP="00ED6FFE">
      <w:pPr>
        <w:shd w:val="clear" w:color="auto" w:fill="FFFFFF"/>
        <w:spacing w:before="40" w:after="360" w:line="240" w:lineRule="auto"/>
        <w:ind w:left="1247"/>
        <w:outlineLvl w:val="0"/>
        <w:rPr>
          <w:rFonts w:ascii="HelveticaNeueLTW01-75Bold" w:eastAsia="Times New Roman" w:hAnsi="HelveticaNeueLTW01-75Bold" w:cs="Times New Roman"/>
          <w:b/>
          <w:bCs/>
          <w:color w:val="000000" w:themeColor="text1"/>
          <w:kern w:val="36"/>
          <w:sz w:val="48"/>
          <w:szCs w:val="48"/>
          <w:lang w:val="en-US"/>
          <w14:ligatures w14:val="none"/>
          <w:rPrChange w:id="13" w:author="David Döbele" w:date="2025-01-22T08:38:00Z" w16du:dateUtc="2025-01-22T07:38:00Z">
            <w:rPr>
              <w:rFonts w:ascii="HelveticaNeueLTW01-75Bold" w:eastAsia="Times New Roman" w:hAnsi="HelveticaNeueLTW01-75Bold" w:cs="Times New Roman"/>
              <w:b/>
              <w:bCs/>
              <w:color w:val="000000" w:themeColor="text1"/>
              <w:kern w:val="36"/>
              <w:sz w:val="48"/>
              <w:szCs w:val="48"/>
              <w14:ligatures w14:val="none"/>
            </w:rPr>
          </w:rPrChange>
        </w:rPr>
      </w:pPr>
      <w:proofErr w:type="spellStart"/>
      <w:r w:rsidRPr="00B84AF1">
        <w:rPr>
          <w:rFonts w:ascii="HelveticaNeueLTW01-75Bold" w:eastAsia="Times New Roman" w:hAnsi="HelveticaNeueLTW01-75Bold" w:cs="Times New Roman"/>
          <w:b/>
          <w:bCs/>
          <w:color w:val="000000" w:themeColor="text1"/>
          <w:kern w:val="36"/>
          <w:sz w:val="48"/>
          <w:szCs w:val="48"/>
          <w:lang w:val="en-US"/>
          <w14:ligatures w14:val="none"/>
          <w:rPrChange w:id="14" w:author="David Döbele" w:date="2025-01-22T08:38:00Z" w16du:dateUtc="2025-01-22T07:38:00Z">
            <w:rPr>
              <w:rFonts w:ascii="HelveticaNeueLTW01-75Bold" w:eastAsia="Times New Roman" w:hAnsi="HelveticaNeueLTW01-75Bold" w:cs="Times New Roman"/>
              <w:b/>
              <w:bCs/>
              <w:color w:val="000000" w:themeColor="text1"/>
              <w:kern w:val="36"/>
              <w:sz w:val="48"/>
              <w:szCs w:val="48"/>
              <w14:ligatures w14:val="none"/>
            </w:rPr>
          </w:rPrChange>
        </w:rPr>
        <w:t>Praktikum</w:t>
      </w:r>
      <w:proofErr w:type="spellEnd"/>
      <w:r w:rsidRPr="00B84AF1">
        <w:rPr>
          <w:rFonts w:ascii="HelveticaNeueLTW01-75Bold" w:eastAsia="Times New Roman" w:hAnsi="HelveticaNeueLTW01-75Bold" w:cs="Times New Roman"/>
          <w:b/>
          <w:bCs/>
          <w:color w:val="000000" w:themeColor="text1"/>
          <w:kern w:val="36"/>
          <w:sz w:val="48"/>
          <w:szCs w:val="48"/>
          <w:lang w:val="en-US"/>
          <w14:ligatures w14:val="none"/>
          <w:rPrChange w:id="15" w:author="David Döbele" w:date="2025-01-22T08:38:00Z" w16du:dateUtc="2025-01-22T07:38:00Z">
            <w:rPr>
              <w:rFonts w:ascii="HelveticaNeueLTW01-75Bold" w:eastAsia="Times New Roman" w:hAnsi="HelveticaNeueLTW01-75Bold" w:cs="Times New Roman"/>
              <w:b/>
              <w:bCs/>
              <w:color w:val="000000" w:themeColor="text1"/>
              <w:kern w:val="36"/>
              <w:sz w:val="48"/>
              <w:szCs w:val="48"/>
              <w14:ligatures w14:val="none"/>
            </w:rPr>
          </w:rPrChange>
        </w:rPr>
        <w:t xml:space="preserve"> Business Development &amp; Research (w/m/d)</w:t>
      </w:r>
    </w:p>
    <w:p w14:paraId="2DB1B374" w14:textId="77777777" w:rsidR="00ED6FFE" w:rsidRPr="00B84AF1" w:rsidRDefault="00ED6FFE" w:rsidP="00B40090">
      <w:pPr>
        <w:spacing w:after="77"/>
        <w:ind w:left="1247"/>
        <w:rPr>
          <w:rFonts w:ascii="Georgia" w:eastAsia="Georgia" w:hAnsi="Georgia" w:cs="Georgia"/>
          <w:sz w:val="24"/>
          <w:lang w:val="en-US"/>
          <w:rPrChange w:id="16" w:author="David Döbele" w:date="2025-01-22T08:38:00Z" w16du:dateUtc="2025-01-22T07:38:00Z">
            <w:rPr>
              <w:rFonts w:ascii="Georgia" w:eastAsia="Georgia" w:hAnsi="Georgia" w:cs="Georgia"/>
              <w:sz w:val="24"/>
            </w:rPr>
          </w:rPrChange>
        </w:rPr>
      </w:pPr>
    </w:p>
    <w:p w14:paraId="0D01B25F" w14:textId="77777777" w:rsidR="00ED6FFE" w:rsidRPr="00B84AF1" w:rsidRDefault="00ED6FFE" w:rsidP="00B40090">
      <w:pPr>
        <w:spacing w:after="77"/>
        <w:ind w:left="1247"/>
        <w:rPr>
          <w:rFonts w:ascii="Georgia" w:eastAsia="Georgia" w:hAnsi="Georgia" w:cs="Georgia"/>
          <w:sz w:val="24"/>
          <w:lang w:val="en-US"/>
          <w:rPrChange w:id="17" w:author="David Döbele" w:date="2025-01-22T08:38:00Z" w16du:dateUtc="2025-01-22T07:38:00Z">
            <w:rPr>
              <w:rFonts w:ascii="Georgia" w:eastAsia="Georgia" w:hAnsi="Georgia" w:cs="Georgia"/>
              <w:sz w:val="24"/>
            </w:rPr>
          </w:rPrChange>
        </w:rPr>
      </w:pPr>
    </w:p>
    <w:p w14:paraId="5A9CF8AC" w14:textId="153E2AEE" w:rsidR="00232D0E" w:rsidRDefault="009E55BD" w:rsidP="00ED6FFE">
      <w:pPr>
        <w:spacing w:after="77"/>
        <w:ind w:left="1247"/>
      </w:pPr>
      <w:proofErr w:type="spellStart"/>
      <w:r>
        <w:rPr>
          <w:rFonts w:ascii="Georgia" w:eastAsia="Georgia" w:hAnsi="Georgia" w:cs="Georgia"/>
          <w:sz w:val="24"/>
        </w:rPr>
        <w:t>Nuhat</w:t>
      </w:r>
      <w:proofErr w:type="spellEnd"/>
      <w:r>
        <w:rPr>
          <w:rFonts w:ascii="Georgia" w:eastAsia="Georgia" w:hAnsi="Georgia" w:cs="Georgia"/>
          <w:sz w:val="24"/>
        </w:rPr>
        <w:t xml:space="preserve"> Ekici</w:t>
      </w:r>
      <w:r>
        <w:rPr>
          <w:rFonts w:ascii="Georgia" w:eastAsia="Georgia" w:hAnsi="Georgia" w:cs="Georgia"/>
        </w:rPr>
        <w:t xml:space="preserve"> </w:t>
      </w:r>
      <w:r>
        <w:t xml:space="preserve">     </w:t>
      </w:r>
    </w:p>
    <w:p w14:paraId="52FCD3E5" w14:textId="173B565F" w:rsidR="00232D0E" w:rsidRDefault="009E55BD" w:rsidP="00ED6FFE">
      <w:pPr>
        <w:spacing w:after="81"/>
        <w:ind w:left="1247" w:hanging="10"/>
      </w:pPr>
      <w:r>
        <w:rPr>
          <w:rFonts w:ascii="Georgia" w:eastAsia="Georgia" w:hAnsi="Georgia" w:cs="Georgia"/>
          <w:sz w:val="24"/>
        </w:rPr>
        <w:t xml:space="preserve">BWL-Student an der RWTH Aachen </w:t>
      </w:r>
      <w:r>
        <w:rPr>
          <w:rFonts w:ascii="Georgia" w:eastAsia="Georgia" w:hAnsi="Georgia" w:cs="Georgia"/>
        </w:rPr>
        <w:t xml:space="preserve"> </w:t>
      </w:r>
      <w:r>
        <w:t xml:space="preserve">     </w:t>
      </w:r>
    </w:p>
    <w:p w14:paraId="4859EA3B" w14:textId="77777777" w:rsidR="00232D0E" w:rsidRDefault="009E55BD" w:rsidP="00ED6FFE">
      <w:pPr>
        <w:spacing w:after="79"/>
        <w:ind w:left="1247" w:hanging="10"/>
      </w:pPr>
      <w:r>
        <w:rPr>
          <w:rFonts w:ascii="Georgia" w:eastAsia="Georgia" w:hAnsi="Georgia" w:cs="Georgia"/>
          <w:sz w:val="24"/>
        </w:rPr>
        <w:t xml:space="preserve">Fontanestraße 7, 52249 Eschweiler </w:t>
      </w:r>
      <w:r>
        <w:rPr>
          <w:rFonts w:ascii="Georgia" w:eastAsia="Georgia" w:hAnsi="Georgia" w:cs="Georgia"/>
        </w:rPr>
        <w:t xml:space="preserve"> </w:t>
      </w:r>
      <w:r>
        <w:t xml:space="preserve">     </w:t>
      </w:r>
    </w:p>
    <w:p w14:paraId="4FE72C4B" w14:textId="77777777" w:rsidR="00D5057A" w:rsidRDefault="009E55BD" w:rsidP="00ED6FFE">
      <w:pPr>
        <w:spacing w:after="5" w:line="326" w:lineRule="auto"/>
        <w:ind w:left="1247" w:right="5174" w:hanging="10"/>
        <w:rPr>
          <w:rFonts w:ascii="Georgia" w:eastAsia="Georgia" w:hAnsi="Georgia" w:cs="Georgia"/>
          <w:sz w:val="24"/>
        </w:rPr>
      </w:pPr>
      <w:r>
        <w:rPr>
          <w:rFonts w:ascii="Georgia" w:eastAsia="Georgia" w:hAnsi="Georgia" w:cs="Georgia"/>
          <w:sz w:val="24"/>
        </w:rPr>
        <w:t xml:space="preserve">+49 15773195567     </w:t>
      </w:r>
    </w:p>
    <w:p w14:paraId="3C7BC4CE" w14:textId="463A915B" w:rsidR="00232D0E" w:rsidRDefault="009E55BD" w:rsidP="00ED6FFE">
      <w:pPr>
        <w:spacing w:after="5" w:line="326" w:lineRule="auto"/>
        <w:ind w:left="1247" w:right="5174" w:hanging="10"/>
      </w:pPr>
      <w:r>
        <w:rPr>
          <w:rFonts w:ascii="Georgia" w:eastAsia="Georgia" w:hAnsi="Georgia" w:cs="Georgia"/>
          <w:sz w:val="24"/>
        </w:rPr>
        <w:t xml:space="preserve">nuhatekici2003@gmail.com </w:t>
      </w:r>
      <w:r>
        <w:rPr>
          <w:rFonts w:ascii="Georgia" w:eastAsia="Georgia" w:hAnsi="Georgia" w:cs="Georgia"/>
        </w:rPr>
        <w:t xml:space="preserve"> </w:t>
      </w:r>
      <w:r>
        <w:t xml:space="preserve">     </w:t>
      </w:r>
    </w:p>
    <w:p w14:paraId="7339F7D6" w14:textId="77777777" w:rsidR="00232D0E" w:rsidRDefault="009E55BD">
      <w:pPr>
        <w:spacing w:after="27"/>
        <w:ind w:left="1286"/>
      </w:pPr>
      <w:r>
        <w:rPr>
          <w:rFonts w:ascii="Georgia" w:eastAsia="Georgia" w:hAnsi="Georgia" w:cs="Georgia"/>
          <w:sz w:val="24"/>
        </w:rPr>
        <w:t xml:space="preserve"> </w:t>
      </w:r>
      <w:r>
        <w:rPr>
          <w:rFonts w:ascii="Georgia" w:eastAsia="Georgia" w:hAnsi="Georgia" w:cs="Georgia"/>
        </w:rPr>
        <w:t xml:space="preserve"> </w:t>
      </w:r>
      <w:r>
        <w:t xml:space="preserve">     </w:t>
      </w:r>
    </w:p>
    <w:p w14:paraId="11E5C741" w14:textId="77777777" w:rsidR="00232D0E" w:rsidRDefault="009E55BD">
      <w:pPr>
        <w:spacing w:after="31"/>
        <w:ind w:left="1277"/>
      </w:pPr>
      <w:r>
        <w:rPr>
          <w:rFonts w:ascii="Georgia" w:eastAsia="Georgia" w:hAnsi="Georgia" w:cs="Georgia"/>
          <w:b/>
          <w:sz w:val="24"/>
        </w:rPr>
        <w:t xml:space="preserve"> </w:t>
      </w:r>
      <w:r>
        <w:t xml:space="preserve"> </w:t>
      </w:r>
    </w:p>
    <w:p w14:paraId="3719BB7E" w14:textId="77777777" w:rsidR="00232D0E" w:rsidRDefault="009E55BD">
      <w:pPr>
        <w:spacing w:after="11" w:line="269" w:lineRule="auto"/>
        <w:ind w:left="1257" w:right="1087" w:hanging="10"/>
      </w:pPr>
      <w:r>
        <w:rPr>
          <w:rFonts w:ascii="Georgia" w:eastAsia="Georgia" w:hAnsi="Georgia" w:cs="Georgia"/>
          <w:b/>
          <w:sz w:val="24"/>
        </w:rPr>
        <w:t xml:space="preserve">Anlagen: </w:t>
      </w:r>
      <w:r>
        <w:rPr>
          <w:rFonts w:ascii="Georgia" w:eastAsia="Georgia" w:hAnsi="Georgia" w:cs="Georgia"/>
        </w:rPr>
        <w:t xml:space="preserve"> </w:t>
      </w:r>
      <w:r>
        <w:t xml:space="preserve">     </w:t>
      </w:r>
    </w:p>
    <w:p w14:paraId="713A910F" w14:textId="70E3DE84" w:rsidR="00232D0E" w:rsidRDefault="009E55BD">
      <w:pPr>
        <w:spacing w:after="5"/>
        <w:ind w:left="1272" w:hanging="10"/>
      </w:pPr>
      <w:r>
        <w:rPr>
          <w:rFonts w:ascii="Georgia" w:eastAsia="Georgia" w:hAnsi="Georgia" w:cs="Georgia"/>
          <w:sz w:val="24"/>
        </w:rPr>
        <w:t>Anschreiben, Lebenslauf, Praktikumszeugnis, Zertifikat Ehrenamtliches Engagement</w:t>
      </w:r>
      <w:r w:rsidR="005C724F">
        <w:rPr>
          <w:rFonts w:ascii="Georgia" w:eastAsia="Georgia" w:hAnsi="Georgia" w:cs="Georgia"/>
          <w:sz w:val="24"/>
        </w:rPr>
        <w:t>,</w:t>
      </w:r>
      <w:r>
        <w:rPr>
          <w:rFonts w:ascii="Georgia" w:eastAsia="Georgia" w:hAnsi="Georgia" w:cs="Georgia"/>
        </w:rPr>
        <w:t xml:space="preserve"> </w:t>
      </w:r>
      <w:r>
        <w:t xml:space="preserve">     </w:t>
      </w:r>
    </w:p>
    <w:p w14:paraId="6EDBE6CE" w14:textId="77777777" w:rsidR="00232D0E" w:rsidRDefault="009E55BD">
      <w:pPr>
        <w:spacing w:after="5"/>
        <w:ind w:left="1272" w:hanging="10"/>
      </w:pPr>
      <w:r>
        <w:rPr>
          <w:rFonts w:ascii="Georgia" w:eastAsia="Georgia" w:hAnsi="Georgia" w:cs="Georgia"/>
          <w:sz w:val="24"/>
        </w:rPr>
        <w:t xml:space="preserve">RWTH-Studienbescheinigung, RWTH-Notenspiegel, Abiturzeugnis </w:t>
      </w:r>
      <w:r>
        <w:rPr>
          <w:rFonts w:ascii="Georgia" w:eastAsia="Georgia" w:hAnsi="Georgia" w:cs="Georgia"/>
        </w:rPr>
        <w:t xml:space="preserve"> </w:t>
      </w:r>
      <w:r>
        <w:t xml:space="preserve">     </w:t>
      </w:r>
    </w:p>
    <w:p w14:paraId="05325E82" w14:textId="77777777" w:rsidR="00232D0E" w:rsidRDefault="009E55BD">
      <w:pPr>
        <w:spacing w:after="52"/>
        <w:ind w:left="1402"/>
      </w:pPr>
      <w:r>
        <w:t xml:space="preserve">     </w:t>
      </w:r>
    </w:p>
    <w:p w14:paraId="78604377" w14:textId="77777777" w:rsidR="00232D0E" w:rsidRDefault="009E55BD">
      <w:pPr>
        <w:spacing w:after="50"/>
        <w:ind w:left="1402"/>
      </w:pPr>
      <w:r>
        <w:t xml:space="preserve">     </w:t>
      </w:r>
    </w:p>
    <w:p w14:paraId="050C62C9" w14:textId="2F3DA973" w:rsidR="00232D0E" w:rsidRDefault="00232D0E" w:rsidP="0000130D">
      <w:pPr>
        <w:pStyle w:val="berschrift2"/>
        <w:shd w:val="clear" w:color="auto" w:fill="FFFFFF"/>
        <w:spacing w:line="540" w:lineRule="atLeast"/>
      </w:pPr>
    </w:p>
    <w:p w14:paraId="4736732A" w14:textId="77777777" w:rsidR="00232D0E" w:rsidRDefault="009E55BD">
      <w:pPr>
        <w:spacing w:after="55"/>
        <w:ind w:left="154"/>
      </w:pPr>
      <w:r>
        <w:t xml:space="preserve">     </w:t>
      </w:r>
    </w:p>
    <w:p w14:paraId="2EB4DB39" w14:textId="40882878" w:rsidR="00232D0E" w:rsidRDefault="009E55BD" w:rsidP="006D5F2A">
      <w:pPr>
        <w:spacing w:after="50"/>
        <w:ind w:left="154"/>
      </w:pPr>
      <w:r>
        <w:t xml:space="preserve">     </w:t>
      </w:r>
    </w:p>
    <w:p w14:paraId="6B4AED40" w14:textId="77777777" w:rsidR="00232D0E" w:rsidRDefault="009E55BD">
      <w:pPr>
        <w:spacing w:after="2"/>
        <w:ind w:left="154"/>
      </w:pPr>
      <w:r>
        <w:t xml:space="preserve">                                                                                                                                                                                          </w:t>
      </w:r>
    </w:p>
    <w:p w14:paraId="2BD56322" w14:textId="77777777" w:rsidR="00232D0E" w:rsidRDefault="009E55BD">
      <w:pPr>
        <w:spacing w:after="2"/>
        <w:ind w:left="154"/>
      </w:pPr>
      <w:r>
        <w:t xml:space="preserve">                                                                                                                                                                                         </w:t>
      </w:r>
    </w:p>
    <w:p w14:paraId="3448CC0B" w14:textId="77777777" w:rsidR="00232D0E" w:rsidRDefault="009E55BD">
      <w:pPr>
        <w:spacing w:after="2"/>
        <w:ind w:left="125"/>
      </w:pPr>
      <w:r>
        <w:t xml:space="preserve"> </w:t>
      </w:r>
    </w:p>
    <w:p w14:paraId="67C8A0C7" w14:textId="37EE9CDF" w:rsidR="00232D0E" w:rsidRDefault="009E55BD" w:rsidP="005C724F">
      <w:r>
        <w:t xml:space="preserve">                                         </w:t>
      </w:r>
    </w:p>
    <w:p w14:paraId="16CCE9E2" w14:textId="77777777" w:rsidR="00232D0E" w:rsidRDefault="009E55BD">
      <w:pPr>
        <w:spacing w:after="2"/>
        <w:ind w:left="125"/>
      </w:pPr>
      <w:r>
        <w:t xml:space="preserve"> </w:t>
      </w:r>
    </w:p>
    <w:p w14:paraId="4E3532AE" w14:textId="77777777" w:rsidR="00232D0E" w:rsidRDefault="009E55BD">
      <w:pPr>
        <w:spacing w:after="2"/>
        <w:ind w:left="125"/>
      </w:pPr>
      <w:r>
        <w:t xml:space="preserve"> </w:t>
      </w:r>
    </w:p>
    <w:p w14:paraId="69E62429" w14:textId="77777777" w:rsidR="00232D0E" w:rsidRDefault="009E55BD">
      <w:pPr>
        <w:spacing w:after="5"/>
        <w:ind w:left="125"/>
      </w:pPr>
      <w:r>
        <w:t xml:space="preserve"> </w:t>
      </w:r>
    </w:p>
    <w:p w14:paraId="0CBB863D" w14:textId="77777777" w:rsidR="0000130D" w:rsidRDefault="00DB1317" w:rsidP="00DB1317">
      <w:pPr>
        <w:spacing w:after="0" w:line="261" w:lineRule="auto"/>
        <w:ind w:left="125"/>
      </w:pPr>
      <w:r>
        <w:t xml:space="preserve">                                                                                                                                                                                         </w:t>
      </w:r>
      <w:r w:rsidR="0000130D">
        <w:t xml:space="preserve">                                                        </w:t>
      </w:r>
    </w:p>
    <w:p w14:paraId="4A765CAD" w14:textId="77777777" w:rsidR="0000130D" w:rsidRDefault="0000130D" w:rsidP="00DB1317">
      <w:pPr>
        <w:spacing w:after="0" w:line="261" w:lineRule="auto"/>
        <w:ind w:left="125"/>
      </w:pPr>
      <w:r>
        <w:t xml:space="preserve">                                                                                                                                                                                          </w:t>
      </w:r>
    </w:p>
    <w:p w14:paraId="34B5300B" w14:textId="77777777" w:rsidR="0000130D" w:rsidRDefault="0000130D" w:rsidP="00DB1317">
      <w:pPr>
        <w:spacing w:after="0" w:line="261" w:lineRule="auto"/>
        <w:ind w:left="125"/>
      </w:pPr>
    </w:p>
    <w:p w14:paraId="0CC43901" w14:textId="77777777" w:rsidR="0000130D" w:rsidRDefault="0000130D" w:rsidP="00DB1317">
      <w:pPr>
        <w:spacing w:after="0" w:line="261" w:lineRule="auto"/>
        <w:ind w:left="125"/>
      </w:pPr>
    </w:p>
    <w:p w14:paraId="0EBABB64" w14:textId="77777777" w:rsidR="006D5F2A" w:rsidRDefault="006D5F2A" w:rsidP="00DB1317">
      <w:pPr>
        <w:spacing w:after="0" w:line="261" w:lineRule="auto"/>
        <w:ind w:left="125"/>
      </w:pPr>
      <w:r>
        <w:t xml:space="preserve">                                                                                                                                                                                         </w:t>
      </w:r>
    </w:p>
    <w:p w14:paraId="23754FC0" w14:textId="77777777" w:rsidR="00C2085D" w:rsidRDefault="006D5F2A" w:rsidP="00DB1317">
      <w:pPr>
        <w:spacing w:after="0" w:line="261" w:lineRule="auto"/>
        <w:ind w:left="125"/>
      </w:pPr>
      <w:r>
        <w:t xml:space="preserve">                                                                                                                                                                                          </w:t>
      </w:r>
    </w:p>
    <w:p w14:paraId="04CC9BC6" w14:textId="77777777" w:rsidR="00C2085D" w:rsidRDefault="00C2085D" w:rsidP="00DB1317">
      <w:pPr>
        <w:spacing w:after="0" w:line="261" w:lineRule="auto"/>
        <w:ind w:left="125"/>
      </w:pPr>
    </w:p>
    <w:p w14:paraId="3056A1F3" w14:textId="426C5816" w:rsidR="00232D0E" w:rsidRPr="00B84AF1" w:rsidRDefault="00C2085D" w:rsidP="00DB1317">
      <w:pPr>
        <w:spacing w:after="0" w:line="261" w:lineRule="auto"/>
        <w:ind w:left="125"/>
        <w:rPr>
          <w:sz w:val="20"/>
          <w:szCs w:val="20"/>
          <w:rPrChange w:id="18" w:author="David Döbele" w:date="2025-01-22T08:39:00Z" w16du:dateUtc="2025-01-22T07:39:00Z">
            <w:rPr/>
          </w:rPrChange>
        </w:rPr>
      </w:pPr>
      <w:r>
        <w:lastRenderedPageBreak/>
        <w:t xml:space="preserve">                                                                                                                                                                                          </w:t>
      </w:r>
      <w:proofErr w:type="spellStart"/>
      <w:r w:rsidR="00D5057A" w:rsidRPr="00B84AF1">
        <w:rPr>
          <w:rFonts w:ascii="Georgia" w:eastAsia="Georgia" w:hAnsi="Georgia" w:cs="Georgia"/>
          <w:sz w:val="20"/>
          <w:szCs w:val="20"/>
          <w:rPrChange w:id="19" w:author="David Döbele" w:date="2025-01-22T08:39:00Z" w16du:dateUtc="2025-01-22T07:39:00Z">
            <w:rPr>
              <w:rFonts w:ascii="Georgia" w:eastAsia="Georgia" w:hAnsi="Georgia" w:cs="Georgia"/>
            </w:rPr>
          </w:rPrChange>
        </w:rPr>
        <w:t>Nuhat</w:t>
      </w:r>
      <w:proofErr w:type="spellEnd"/>
      <w:r w:rsidR="00D5057A" w:rsidRPr="00B84AF1">
        <w:rPr>
          <w:rFonts w:ascii="Georgia" w:eastAsia="Georgia" w:hAnsi="Georgia" w:cs="Georgia"/>
          <w:sz w:val="20"/>
          <w:szCs w:val="20"/>
          <w:rPrChange w:id="20" w:author="David Döbele" w:date="2025-01-22T08:39:00Z" w16du:dateUtc="2025-01-22T07:39:00Z">
            <w:rPr>
              <w:rFonts w:ascii="Georgia" w:eastAsia="Georgia" w:hAnsi="Georgia" w:cs="Georgia"/>
            </w:rPr>
          </w:rPrChange>
        </w:rPr>
        <w:t xml:space="preserve"> Ekici </w:t>
      </w:r>
      <w:r w:rsidR="00D5057A" w:rsidRPr="00B84AF1">
        <w:rPr>
          <w:rFonts w:ascii="Georgia" w:eastAsia="Georgia" w:hAnsi="Georgia" w:cs="Georgia"/>
          <w:sz w:val="20"/>
          <w:szCs w:val="20"/>
          <w:rPrChange w:id="21" w:author="David Döbele" w:date="2025-01-22T08:39:00Z" w16du:dateUtc="2025-01-22T07:39:00Z">
            <w:rPr>
              <w:rFonts w:ascii="Georgia" w:eastAsia="Georgia" w:hAnsi="Georgia" w:cs="Georgia"/>
              <w:sz w:val="18"/>
            </w:rPr>
          </w:rPrChange>
        </w:rPr>
        <w:t xml:space="preserve"> </w:t>
      </w:r>
      <w:r w:rsidR="00D5057A" w:rsidRPr="00B84AF1">
        <w:rPr>
          <w:sz w:val="20"/>
          <w:szCs w:val="20"/>
          <w:rPrChange w:id="22" w:author="David Döbele" w:date="2025-01-22T08:39:00Z" w16du:dateUtc="2025-01-22T07:39:00Z">
            <w:rPr/>
          </w:rPrChange>
        </w:rPr>
        <w:t xml:space="preserve">     </w:t>
      </w:r>
    </w:p>
    <w:p w14:paraId="068FAA58" w14:textId="77777777" w:rsidR="00232D0E" w:rsidRPr="00B84AF1" w:rsidRDefault="009E55BD">
      <w:pPr>
        <w:spacing w:after="7"/>
        <w:ind w:left="10" w:right="1064" w:hanging="10"/>
        <w:jc w:val="right"/>
        <w:rPr>
          <w:sz w:val="20"/>
          <w:szCs w:val="20"/>
          <w:rPrChange w:id="23" w:author="David Döbele" w:date="2025-01-22T08:39:00Z" w16du:dateUtc="2025-01-22T07:39:00Z">
            <w:rPr/>
          </w:rPrChange>
        </w:rPr>
      </w:pPr>
      <w:r w:rsidRPr="00B84AF1">
        <w:rPr>
          <w:rFonts w:ascii="Georgia" w:eastAsia="Georgia" w:hAnsi="Georgia" w:cs="Georgia"/>
          <w:sz w:val="20"/>
          <w:szCs w:val="20"/>
          <w:rPrChange w:id="24" w:author="David Döbele" w:date="2025-01-22T08:39:00Z" w16du:dateUtc="2025-01-22T07:39:00Z">
            <w:rPr>
              <w:rFonts w:ascii="Georgia" w:eastAsia="Georgia" w:hAnsi="Georgia" w:cs="Georgia"/>
            </w:rPr>
          </w:rPrChange>
        </w:rPr>
        <w:t xml:space="preserve">                   Fontanestraße 7 </w:t>
      </w:r>
      <w:r w:rsidRPr="00B84AF1">
        <w:rPr>
          <w:rFonts w:ascii="Georgia" w:eastAsia="Georgia" w:hAnsi="Georgia" w:cs="Georgia"/>
          <w:sz w:val="20"/>
          <w:szCs w:val="20"/>
          <w:rPrChange w:id="25"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26" w:author="David Döbele" w:date="2025-01-22T08:39:00Z" w16du:dateUtc="2025-01-22T07:39:00Z">
            <w:rPr>
              <w:rFonts w:ascii="Georgia" w:eastAsia="Georgia" w:hAnsi="Georgia" w:cs="Georgia"/>
            </w:rPr>
          </w:rPrChange>
        </w:rPr>
        <w:t xml:space="preserve"> </w:t>
      </w:r>
      <w:r w:rsidRPr="00B84AF1">
        <w:rPr>
          <w:sz w:val="20"/>
          <w:szCs w:val="20"/>
          <w:rPrChange w:id="27" w:author="David Döbele" w:date="2025-01-22T08:39:00Z" w16du:dateUtc="2025-01-22T07:39:00Z">
            <w:rPr/>
          </w:rPrChange>
        </w:rPr>
        <w:t xml:space="preserve">    </w:t>
      </w:r>
    </w:p>
    <w:p w14:paraId="508694E2" w14:textId="77777777" w:rsidR="00232D0E" w:rsidRPr="00B84AF1" w:rsidRDefault="009E55BD">
      <w:pPr>
        <w:spacing w:after="7"/>
        <w:ind w:left="10" w:right="1064" w:hanging="10"/>
        <w:jc w:val="right"/>
        <w:rPr>
          <w:sz w:val="20"/>
          <w:szCs w:val="20"/>
          <w:rPrChange w:id="28" w:author="David Döbele" w:date="2025-01-22T08:39:00Z" w16du:dateUtc="2025-01-22T07:39:00Z">
            <w:rPr/>
          </w:rPrChange>
        </w:rPr>
      </w:pPr>
      <w:r w:rsidRPr="00B84AF1">
        <w:rPr>
          <w:rFonts w:ascii="Georgia" w:eastAsia="Georgia" w:hAnsi="Georgia" w:cs="Georgia"/>
          <w:sz w:val="20"/>
          <w:szCs w:val="20"/>
          <w:rPrChange w:id="29" w:author="David Döbele" w:date="2025-01-22T08:39:00Z" w16du:dateUtc="2025-01-22T07:39:00Z">
            <w:rPr>
              <w:rFonts w:ascii="Georgia" w:eastAsia="Georgia" w:hAnsi="Georgia" w:cs="Georgia"/>
            </w:rPr>
          </w:rPrChange>
        </w:rPr>
        <w:t xml:space="preserve">                      52249 Eschweiler </w:t>
      </w:r>
      <w:r w:rsidRPr="00B84AF1">
        <w:rPr>
          <w:rFonts w:ascii="Georgia" w:eastAsia="Georgia" w:hAnsi="Georgia" w:cs="Georgia"/>
          <w:sz w:val="20"/>
          <w:szCs w:val="20"/>
          <w:rPrChange w:id="30"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31" w:author="David Döbele" w:date="2025-01-22T08:39:00Z" w16du:dateUtc="2025-01-22T07:39:00Z">
            <w:rPr>
              <w:rFonts w:ascii="Georgia" w:eastAsia="Georgia" w:hAnsi="Georgia" w:cs="Georgia"/>
            </w:rPr>
          </w:rPrChange>
        </w:rPr>
        <w:t xml:space="preserve">         </w:t>
      </w:r>
      <w:r w:rsidRPr="00B84AF1">
        <w:rPr>
          <w:sz w:val="20"/>
          <w:szCs w:val="20"/>
          <w:rPrChange w:id="32" w:author="David Döbele" w:date="2025-01-22T08:39:00Z" w16du:dateUtc="2025-01-22T07:39:00Z">
            <w:rPr/>
          </w:rPrChange>
        </w:rPr>
        <w:t xml:space="preserve">     </w:t>
      </w:r>
    </w:p>
    <w:p w14:paraId="560A94AA" w14:textId="77777777" w:rsidR="00232D0E" w:rsidRPr="00B84AF1" w:rsidRDefault="009E55BD">
      <w:pPr>
        <w:spacing w:after="3"/>
        <w:ind w:left="1267" w:hanging="10"/>
        <w:rPr>
          <w:sz w:val="20"/>
          <w:szCs w:val="20"/>
          <w:rPrChange w:id="33" w:author="David Döbele" w:date="2025-01-22T08:39:00Z" w16du:dateUtc="2025-01-22T07:39:00Z">
            <w:rPr/>
          </w:rPrChange>
        </w:rPr>
      </w:pPr>
      <w:r w:rsidRPr="00B84AF1">
        <w:rPr>
          <w:rFonts w:ascii="Georgia" w:eastAsia="Georgia" w:hAnsi="Georgia" w:cs="Georgia"/>
          <w:sz w:val="20"/>
          <w:szCs w:val="20"/>
          <w:rPrChange w:id="34" w:author="David Döbele" w:date="2025-01-22T08:39:00Z" w16du:dateUtc="2025-01-22T07:39:00Z">
            <w:rPr>
              <w:rFonts w:ascii="Georgia" w:eastAsia="Georgia" w:hAnsi="Georgia" w:cs="Georgia"/>
            </w:rPr>
          </w:rPrChange>
        </w:rPr>
        <w:t xml:space="preserve">                                                                                                                                 Mobil: +49 15773195567 </w:t>
      </w:r>
      <w:r w:rsidRPr="00B84AF1">
        <w:rPr>
          <w:rFonts w:ascii="Georgia" w:eastAsia="Georgia" w:hAnsi="Georgia" w:cs="Georgia"/>
          <w:sz w:val="20"/>
          <w:szCs w:val="20"/>
          <w:rPrChange w:id="35" w:author="David Döbele" w:date="2025-01-22T08:39:00Z" w16du:dateUtc="2025-01-22T07:39:00Z">
            <w:rPr>
              <w:rFonts w:ascii="Georgia" w:eastAsia="Georgia" w:hAnsi="Georgia" w:cs="Georgia"/>
              <w:sz w:val="18"/>
            </w:rPr>
          </w:rPrChange>
        </w:rPr>
        <w:t xml:space="preserve"> </w:t>
      </w:r>
      <w:r w:rsidRPr="00B84AF1">
        <w:rPr>
          <w:sz w:val="20"/>
          <w:szCs w:val="20"/>
          <w:rPrChange w:id="36" w:author="David Döbele" w:date="2025-01-22T08:39:00Z" w16du:dateUtc="2025-01-22T07:39:00Z">
            <w:rPr/>
          </w:rPrChange>
        </w:rPr>
        <w:t xml:space="preserve">     </w:t>
      </w:r>
    </w:p>
    <w:p w14:paraId="6EF6338B" w14:textId="77777777" w:rsidR="00232D0E" w:rsidRPr="00B84AF1" w:rsidRDefault="009E55BD">
      <w:pPr>
        <w:spacing w:after="14"/>
        <w:ind w:left="1286"/>
        <w:rPr>
          <w:sz w:val="20"/>
          <w:szCs w:val="20"/>
          <w:rPrChange w:id="37" w:author="David Döbele" w:date="2025-01-22T08:39:00Z" w16du:dateUtc="2025-01-22T07:39:00Z">
            <w:rPr/>
          </w:rPrChange>
        </w:rPr>
      </w:pPr>
      <w:r w:rsidRPr="00B84AF1">
        <w:rPr>
          <w:rFonts w:ascii="Georgia" w:eastAsia="Georgia" w:hAnsi="Georgia" w:cs="Georgia"/>
          <w:sz w:val="20"/>
          <w:szCs w:val="20"/>
          <w:rPrChange w:id="38" w:author="David Döbele" w:date="2025-01-22T08:39:00Z" w16du:dateUtc="2025-01-22T07:39:00Z">
            <w:rPr>
              <w:rFonts w:ascii="Georgia" w:eastAsia="Georgia" w:hAnsi="Georgia" w:cs="Georgia"/>
            </w:rPr>
          </w:rPrChange>
        </w:rPr>
        <w:t xml:space="preserve">                                                                                                           E-Mail: </w:t>
      </w:r>
      <w:r w:rsidRPr="00B84AF1">
        <w:rPr>
          <w:rFonts w:ascii="Georgia" w:eastAsia="Georgia" w:hAnsi="Georgia" w:cs="Georgia"/>
          <w:color w:val="0563C1"/>
          <w:sz w:val="20"/>
          <w:szCs w:val="20"/>
          <w:u w:val="single" w:color="0563C1"/>
          <w:rPrChange w:id="39" w:author="David Döbele" w:date="2025-01-22T08:39:00Z" w16du:dateUtc="2025-01-22T07:39:00Z">
            <w:rPr>
              <w:rFonts w:ascii="Georgia" w:eastAsia="Georgia" w:hAnsi="Georgia" w:cs="Georgia"/>
              <w:color w:val="0563C1"/>
              <w:u w:val="single" w:color="0563C1"/>
            </w:rPr>
          </w:rPrChange>
        </w:rPr>
        <w:t>nuhatekici2003@gmail.com</w:t>
      </w:r>
      <w:r w:rsidRPr="00B84AF1">
        <w:rPr>
          <w:rFonts w:ascii="Georgia" w:eastAsia="Georgia" w:hAnsi="Georgia" w:cs="Georgia"/>
          <w:sz w:val="20"/>
          <w:szCs w:val="20"/>
          <w:rPrChange w:id="40" w:author="David Döbele" w:date="2025-01-22T08:39:00Z" w16du:dateUtc="2025-01-22T07:39:00Z">
            <w:rPr>
              <w:rFonts w:ascii="Georgia" w:eastAsia="Georgia" w:hAnsi="Georgia" w:cs="Georgia"/>
            </w:rPr>
          </w:rPrChange>
        </w:rPr>
        <w:t xml:space="preserve"> </w:t>
      </w:r>
      <w:r w:rsidRPr="00B84AF1">
        <w:rPr>
          <w:rFonts w:ascii="Georgia" w:eastAsia="Georgia" w:hAnsi="Georgia" w:cs="Georgia"/>
          <w:sz w:val="20"/>
          <w:szCs w:val="20"/>
          <w:rPrChange w:id="41" w:author="David Döbele" w:date="2025-01-22T08:39:00Z" w16du:dateUtc="2025-01-22T07:39:00Z">
            <w:rPr>
              <w:rFonts w:ascii="Georgia" w:eastAsia="Georgia" w:hAnsi="Georgia" w:cs="Georgia"/>
              <w:sz w:val="18"/>
            </w:rPr>
          </w:rPrChange>
        </w:rPr>
        <w:t xml:space="preserve">  </w:t>
      </w:r>
      <w:r w:rsidRPr="00B84AF1">
        <w:rPr>
          <w:sz w:val="20"/>
          <w:szCs w:val="20"/>
          <w:rPrChange w:id="42" w:author="David Döbele" w:date="2025-01-22T08:39:00Z" w16du:dateUtc="2025-01-22T07:39:00Z">
            <w:rPr/>
          </w:rPrChange>
        </w:rPr>
        <w:t xml:space="preserve">    </w:t>
      </w:r>
    </w:p>
    <w:p w14:paraId="76244A03" w14:textId="77777777" w:rsidR="00232D0E" w:rsidRPr="00B84AF1" w:rsidRDefault="009E55BD">
      <w:pPr>
        <w:spacing w:after="6"/>
        <w:ind w:left="1286"/>
        <w:rPr>
          <w:color w:val="000000" w:themeColor="text1"/>
          <w:sz w:val="20"/>
          <w:szCs w:val="20"/>
          <w:rPrChange w:id="43" w:author="David Döbele" w:date="2025-01-22T08:39:00Z" w16du:dateUtc="2025-01-22T07:39:00Z">
            <w:rPr>
              <w:color w:val="000000" w:themeColor="text1"/>
            </w:rPr>
          </w:rPrChange>
        </w:rPr>
      </w:pPr>
      <w:r w:rsidRPr="00B84AF1">
        <w:rPr>
          <w:rFonts w:ascii="Georgia" w:eastAsia="Georgia" w:hAnsi="Georgia" w:cs="Georgia"/>
          <w:color w:val="000000" w:themeColor="text1"/>
          <w:sz w:val="20"/>
          <w:szCs w:val="20"/>
          <w:rPrChange w:id="44" w:author="David Döbele" w:date="2025-01-22T08:39:00Z" w16du:dateUtc="2025-01-22T07:39:00Z">
            <w:rPr>
              <w:rFonts w:ascii="Georgia" w:eastAsia="Georgia" w:hAnsi="Georgia" w:cs="Georgia"/>
              <w:color w:val="000000" w:themeColor="text1"/>
            </w:rPr>
          </w:rPrChange>
        </w:rPr>
        <w:t xml:space="preserve"> </w:t>
      </w:r>
      <w:r w:rsidRPr="00B84AF1">
        <w:rPr>
          <w:color w:val="000000" w:themeColor="text1"/>
          <w:sz w:val="20"/>
          <w:szCs w:val="20"/>
          <w:rPrChange w:id="45" w:author="David Döbele" w:date="2025-01-22T08:39:00Z" w16du:dateUtc="2025-01-22T07:39:00Z">
            <w:rPr>
              <w:color w:val="000000" w:themeColor="text1"/>
            </w:rPr>
          </w:rPrChange>
        </w:rPr>
        <w:t xml:space="preserve">    </w:t>
      </w:r>
    </w:p>
    <w:p w14:paraId="6938524B" w14:textId="41E0DEB4" w:rsidR="00232D0E" w:rsidRPr="00B84AF1" w:rsidRDefault="009E55BD">
      <w:pPr>
        <w:spacing w:after="3"/>
        <w:ind w:left="164" w:hanging="10"/>
        <w:rPr>
          <w:rFonts w:ascii="Georgia" w:hAnsi="Georgia"/>
          <w:color w:val="000000" w:themeColor="text1"/>
          <w:sz w:val="20"/>
          <w:szCs w:val="20"/>
          <w:rPrChange w:id="46" w:author="David Döbele" w:date="2025-01-22T08:39:00Z" w16du:dateUtc="2025-01-22T07:39:00Z">
            <w:rPr>
              <w:rFonts w:ascii="Georgia" w:hAnsi="Georgia"/>
              <w:color w:val="000000" w:themeColor="text1"/>
            </w:rPr>
          </w:rPrChange>
        </w:rPr>
      </w:pPr>
      <w:r w:rsidRPr="00B84AF1">
        <w:rPr>
          <w:rFonts w:ascii="Georgia" w:eastAsia="Georgia" w:hAnsi="Georgia" w:cs="Georgia"/>
          <w:color w:val="000000" w:themeColor="text1"/>
          <w:sz w:val="20"/>
          <w:szCs w:val="20"/>
          <w:rPrChange w:id="47" w:author="David Döbele" w:date="2025-01-22T08:39:00Z" w16du:dateUtc="2025-01-22T07:39:00Z">
            <w:rPr>
              <w:rFonts w:ascii="Georgia" w:eastAsia="Georgia" w:hAnsi="Georgia" w:cs="Georgia"/>
              <w:color w:val="000000" w:themeColor="text1"/>
            </w:rPr>
          </w:rPrChange>
        </w:rPr>
        <w:t xml:space="preserve">             </w:t>
      </w:r>
      <w:r w:rsidR="004178FB" w:rsidRPr="00B84AF1">
        <w:rPr>
          <w:rFonts w:ascii="Georgia" w:eastAsia="Georgia" w:hAnsi="Georgia" w:cs="Georgia"/>
          <w:color w:val="000000" w:themeColor="text1"/>
          <w:sz w:val="20"/>
          <w:szCs w:val="20"/>
          <w:rPrChange w:id="48" w:author="David Döbele" w:date="2025-01-22T08:39:00Z" w16du:dateUtc="2025-01-22T07:39:00Z">
            <w:rPr>
              <w:rFonts w:ascii="Georgia" w:eastAsia="Georgia" w:hAnsi="Georgia" w:cs="Georgia"/>
              <w:color w:val="000000" w:themeColor="text1"/>
            </w:rPr>
          </w:rPrChange>
        </w:rPr>
        <w:t xml:space="preserve">        </w:t>
      </w:r>
      <w:r w:rsidR="00C2085D" w:rsidRPr="00B84AF1">
        <w:rPr>
          <w:rFonts w:ascii="Georgia" w:eastAsia="Georgia" w:hAnsi="Georgia" w:cs="Georgia"/>
          <w:color w:val="000000" w:themeColor="text1"/>
          <w:sz w:val="20"/>
          <w:szCs w:val="20"/>
          <w:rPrChange w:id="49" w:author="David Döbele" w:date="2025-01-22T08:39:00Z" w16du:dateUtc="2025-01-22T07:39:00Z">
            <w:rPr>
              <w:rFonts w:ascii="Georgia" w:eastAsia="Georgia" w:hAnsi="Georgia" w:cs="Georgia"/>
              <w:color w:val="000000" w:themeColor="text1"/>
            </w:rPr>
          </w:rPrChange>
        </w:rPr>
        <w:t>PricewaterhouseCoopers GmbH Wirtschaftsprüfungsgesellschaft</w:t>
      </w:r>
    </w:p>
    <w:p w14:paraId="68FF3801" w14:textId="15C128AA" w:rsidR="00232D0E" w:rsidRPr="00B84AF1" w:rsidRDefault="009E55BD" w:rsidP="00B40090">
      <w:pPr>
        <w:spacing w:after="3"/>
        <w:ind w:left="164" w:hanging="10"/>
        <w:rPr>
          <w:rFonts w:ascii="Georgia" w:hAnsi="Georgia" w:cs="Arial"/>
          <w:color w:val="000000" w:themeColor="text1"/>
          <w:sz w:val="20"/>
          <w:szCs w:val="20"/>
          <w:shd w:val="clear" w:color="auto" w:fill="FFFFFF"/>
          <w:rPrChange w:id="50" w:author="David Döbele" w:date="2025-01-22T08:39:00Z" w16du:dateUtc="2025-01-22T07:39:00Z">
            <w:rPr>
              <w:rFonts w:ascii="Georgia" w:hAnsi="Georgia" w:cs="Arial"/>
              <w:color w:val="000000" w:themeColor="text1"/>
              <w:shd w:val="clear" w:color="auto" w:fill="FFFFFF"/>
            </w:rPr>
          </w:rPrChange>
        </w:rPr>
      </w:pPr>
      <w:r w:rsidRPr="00B84AF1">
        <w:rPr>
          <w:rFonts w:ascii="Georgia" w:eastAsia="Georgia" w:hAnsi="Georgia" w:cs="Georgia"/>
          <w:color w:val="000000" w:themeColor="text1"/>
          <w:sz w:val="20"/>
          <w:szCs w:val="20"/>
          <w:rPrChange w:id="51" w:author="David Döbele" w:date="2025-01-22T08:39:00Z" w16du:dateUtc="2025-01-22T07:39:00Z">
            <w:rPr>
              <w:rFonts w:ascii="Georgia" w:eastAsia="Georgia" w:hAnsi="Georgia" w:cs="Georgia"/>
              <w:color w:val="000000" w:themeColor="text1"/>
            </w:rPr>
          </w:rPrChange>
        </w:rPr>
        <w:t xml:space="preserve">                     </w:t>
      </w:r>
      <w:r w:rsidR="00C2085D" w:rsidRPr="00B84AF1">
        <w:rPr>
          <w:rFonts w:ascii="Georgia" w:hAnsi="Georgia" w:cs="Arial"/>
          <w:color w:val="000000" w:themeColor="text1"/>
          <w:sz w:val="20"/>
          <w:szCs w:val="20"/>
          <w:shd w:val="clear" w:color="auto" w:fill="FFFFFF"/>
          <w:rPrChange w:id="52" w:author="David Döbele" w:date="2025-01-22T08:39:00Z" w16du:dateUtc="2025-01-22T07:39:00Z">
            <w:rPr>
              <w:rFonts w:ascii="Georgia" w:hAnsi="Georgia" w:cs="Arial"/>
              <w:color w:val="000000" w:themeColor="text1"/>
              <w:shd w:val="clear" w:color="auto" w:fill="FFFFFF"/>
            </w:rPr>
          </w:rPrChange>
        </w:rPr>
        <w:t>Bernhard-Wicki-Straße 8</w:t>
      </w:r>
    </w:p>
    <w:p w14:paraId="28214B29" w14:textId="7D800B9C" w:rsidR="00B40090" w:rsidRPr="00B84AF1" w:rsidRDefault="00B40090" w:rsidP="006D5F2A">
      <w:pPr>
        <w:spacing w:after="3"/>
        <w:ind w:left="163" w:hanging="10"/>
        <w:rPr>
          <w:rFonts w:ascii="Georgia" w:hAnsi="Georgia" w:cs="Arial"/>
          <w:color w:val="000000" w:themeColor="text1"/>
          <w:sz w:val="20"/>
          <w:szCs w:val="20"/>
          <w:shd w:val="clear" w:color="auto" w:fill="FFFFFF"/>
          <w:rPrChange w:id="53" w:author="David Döbele" w:date="2025-01-22T08:39:00Z" w16du:dateUtc="2025-01-22T07:39:00Z">
            <w:rPr>
              <w:rFonts w:ascii="Georgia" w:hAnsi="Georgia" w:cs="Arial"/>
              <w:color w:val="000000" w:themeColor="text1"/>
              <w:shd w:val="clear" w:color="auto" w:fill="FFFFFF"/>
            </w:rPr>
          </w:rPrChange>
        </w:rPr>
      </w:pPr>
      <w:r w:rsidRPr="00B84AF1">
        <w:rPr>
          <w:rFonts w:ascii="Georgia" w:hAnsi="Georgia" w:cs="Arial"/>
          <w:color w:val="000000" w:themeColor="text1"/>
          <w:sz w:val="20"/>
          <w:szCs w:val="20"/>
          <w:shd w:val="clear" w:color="auto" w:fill="FFFFFF"/>
          <w:rPrChange w:id="54" w:author="David Döbele" w:date="2025-01-22T08:39:00Z" w16du:dateUtc="2025-01-22T07:39:00Z">
            <w:rPr>
              <w:rFonts w:ascii="Georgia" w:hAnsi="Georgia" w:cs="Arial"/>
              <w:color w:val="000000" w:themeColor="text1"/>
              <w:shd w:val="clear" w:color="auto" w:fill="FFFFFF"/>
            </w:rPr>
          </w:rPrChange>
        </w:rPr>
        <w:t xml:space="preserve">                     </w:t>
      </w:r>
      <w:r w:rsidR="00C2085D" w:rsidRPr="00B84AF1">
        <w:rPr>
          <w:rFonts w:ascii="Georgia" w:hAnsi="Georgia" w:cs="Arial"/>
          <w:color w:val="000000" w:themeColor="text1"/>
          <w:sz w:val="20"/>
          <w:szCs w:val="20"/>
          <w:shd w:val="clear" w:color="auto" w:fill="FFFFFF"/>
          <w:rPrChange w:id="55" w:author="David Döbele" w:date="2025-01-22T08:39:00Z" w16du:dateUtc="2025-01-22T07:39:00Z">
            <w:rPr>
              <w:rFonts w:ascii="Georgia" w:hAnsi="Georgia" w:cs="Arial"/>
              <w:color w:val="000000" w:themeColor="text1"/>
              <w:shd w:val="clear" w:color="auto" w:fill="FFFFFF"/>
            </w:rPr>
          </w:rPrChange>
        </w:rPr>
        <w:t>80636 München</w:t>
      </w:r>
    </w:p>
    <w:p w14:paraId="22145FD9" w14:textId="77777777" w:rsidR="00232D0E" w:rsidRPr="00B84AF1" w:rsidRDefault="009E55BD">
      <w:pPr>
        <w:spacing w:after="82"/>
        <w:ind w:left="833"/>
        <w:jc w:val="center"/>
        <w:rPr>
          <w:sz w:val="20"/>
          <w:szCs w:val="20"/>
          <w:rPrChange w:id="56" w:author="David Döbele" w:date="2025-01-22T08:39:00Z" w16du:dateUtc="2025-01-22T07:39:00Z">
            <w:rPr/>
          </w:rPrChange>
        </w:rPr>
      </w:pPr>
      <w:r w:rsidRPr="00B84AF1">
        <w:rPr>
          <w:rFonts w:ascii="Georgia" w:eastAsia="Georgia" w:hAnsi="Georgia" w:cs="Georgia"/>
          <w:sz w:val="20"/>
          <w:szCs w:val="20"/>
          <w:rPrChange w:id="57" w:author="David Döbele" w:date="2025-01-22T08:39:00Z" w16du:dateUtc="2025-01-22T07:39:00Z">
            <w:rPr>
              <w:rFonts w:ascii="Georgia" w:eastAsia="Georgia" w:hAnsi="Georgia" w:cs="Georgia"/>
            </w:rPr>
          </w:rPrChange>
        </w:rPr>
        <w:t xml:space="preserve"> </w:t>
      </w:r>
      <w:r w:rsidRPr="00B84AF1">
        <w:rPr>
          <w:rFonts w:ascii="Georgia" w:eastAsia="Georgia" w:hAnsi="Georgia" w:cs="Georgia"/>
          <w:sz w:val="20"/>
          <w:szCs w:val="20"/>
          <w:rPrChange w:id="58" w:author="David Döbele" w:date="2025-01-22T08:39:00Z" w16du:dateUtc="2025-01-22T07:39:00Z">
            <w:rPr>
              <w:rFonts w:ascii="Georgia" w:eastAsia="Georgia" w:hAnsi="Georgia" w:cs="Georgia"/>
              <w:sz w:val="18"/>
            </w:rPr>
          </w:rPrChange>
        </w:rPr>
        <w:t xml:space="preserve"> </w:t>
      </w:r>
      <w:r w:rsidRPr="00B84AF1">
        <w:rPr>
          <w:sz w:val="20"/>
          <w:szCs w:val="20"/>
          <w:rPrChange w:id="59" w:author="David Döbele" w:date="2025-01-22T08:39:00Z" w16du:dateUtc="2025-01-22T07:39:00Z">
            <w:rPr/>
          </w:rPrChange>
        </w:rPr>
        <w:t xml:space="preserve">     </w:t>
      </w:r>
    </w:p>
    <w:p w14:paraId="02ADC760" w14:textId="6089EF51" w:rsidR="00232D0E" w:rsidRPr="00B84AF1" w:rsidRDefault="009E55BD" w:rsidP="00ED6FFE">
      <w:pPr>
        <w:spacing w:after="3"/>
        <w:ind w:left="1257" w:hanging="10"/>
        <w:rPr>
          <w:sz w:val="20"/>
          <w:szCs w:val="20"/>
          <w:rPrChange w:id="60" w:author="David Döbele" w:date="2025-01-22T08:39:00Z" w16du:dateUtc="2025-01-22T07:39:00Z">
            <w:rPr/>
          </w:rPrChange>
        </w:rPr>
      </w:pPr>
      <w:r w:rsidRPr="00B84AF1">
        <w:rPr>
          <w:rFonts w:ascii="Arial" w:eastAsia="Arial" w:hAnsi="Arial" w:cs="Arial"/>
          <w:color w:val="0C2577"/>
          <w:sz w:val="20"/>
          <w:szCs w:val="20"/>
          <w:rPrChange w:id="61" w:author="David Döbele" w:date="2025-01-22T08:39:00Z" w16du:dateUtc="2025-01-22T07:39:00Z">
            <w:rPr>
              <w:rFonts w:ascii="Arial" w:eastAsia="Arial" w:hAnsi="Arial" w:cs="Arial"/>
              <w:color w:val="0C2577"/>
            </w:rPr>
          </w:rPrChange>
        </w:rPr>
        <w:t xml:space="preserve"> </w:t>
      </w:r>
      <w:r w:rsidRPr="00B84AF1">
        <w:rPr>
          <w:rFonts w:ascii="Georgia" w:eastAsia="Georgia" w:hAnsi="Georgia" w:cs="Georgia"/>
          <w:sz w:val="20"/>
          <w:szCs w:val="20"/>
          <w:rPrChange w:id="62" w:author="David Döbele" w:date="2025-01-22T08:39:00Z" w16du:dateUtc="2025-01-22T07:39:00Z">
            <w:rPr>
              <w:rFonts w:ascii="Georgia" w:eastAsia="Georgia" w:hAnsi="Georgia" w:cs="Georgia"/>
              <w:sz w:val="18"/>
            </w:rPr>
          </w:rPrChange>
        </w:rPr>
        <w:t xml:space="preserve"> </w:t>
      </w:r>
      <w:r w:rsidRPr="00B84AF1">
        <w:rPr>
          <w:sz w:val="20"/>
          <w:szCs w:val="20"/>
          <w:rPrChange w:id="63" w:author="David Döbele" w:date="2025-01-22T08:39:00Z" w16du:dateUtc="2025-01-22T07:39:00Z">
            <w:rPr/>
          </w:rPrChange>
        </w:rPr>
        <w:t xml:space="preserve">                                                                                                                                      </w:t>
      </w:r>
      <w:r w:rsidR="005C724F" w:rsidRPr="00B84AF1">
        <w:rPr>
          <w:sz w:val="20"/>
          <w:szCs w:val="20"/>
          <w:rPrChange w:id="64" w:author="David Döbele" w:date="2025-01-22T08:39:00Z" w16du:dateUtc="2025-01-22T07:39:00Z">
            <w:rPr/>
          </w:rPrChange>
        </w:rPr>
        <w:t xml:space="preserve">    </w:t>
      </w:r>
      <w:r w:rsidR="00ED6FFE" w:rsidRPr="00B84AF1">
        <w:rPr>
          <w:sz w:val="20"/>
          <w:szCs w:val="20"/>
          <w:rPrChange w:id="65" w:author="David Döbele" w:date="2025-01-22T08:39:00Z" w16du:dateUtc="2025-01-22T07:39:00Z">
            <w:rPr/>
          </w:rPrChange>
        </w:rPr>
        <w:t xml:space="preserve"> </w:t>
      </w:r>
      <w:r w:rsidRPr="00B84AF1">
        <w:rPr>
          <w:rFonts w:ascii="Georgia" w:eastAsia="Georgia" w:hAnsi="Georgia" w:cs="Georgia"/>
          <w:sz w:val="20"/>
          <w:szCs w:val="20"/>
          <w:rPrChange w:id="66" w:author="David Döbele" w:date="2025-01-22T08:39:00Z" w16du:dateUtc="2025-01-22T07:39:00Z">
            <w:rPr>
              <w:rFonts w:ascii="Georgia" w:eastAsia="Georgia" w:hAnsi="Georgia" w:cs="Georgia"/>
            </w:rPr>
          </w:rPrChange>
        </w:rPr>
        <w:t xml:space="preserve">Eschweiler, </w:t>
      </w:r>
      <w:r w:rsidR="00ED6FFE" w:rsidRPr="00B84AF1">
        <w:rPr>
          <w:rFonts w:ascii="Georgia" w:eastAsia="Georgia" w:hAnsi="Georgia" w:cs="Georgia"/>
          <w:color w:val="000000" w:themeColor="text1"/>
          <w:sz w:val="20"/>
          <w:szCs w:val="20"/>
          <w:rPrChange w:id="67" w:author="David Döbele" w:date="2025-01-22T08:39:00Z" w16du:dateUtc="2025-01-22T07:39:00Z">
            <w:rPr>
              <w:rFonts w:ascii="Georgia" w:eastAsia="Georgia" w:hAnsi="Georgia" w:cs="Georgia"/>
              <w:color w:val="000000" w:themeColor="text1"/>
            </w:rPr>
          </w:rPrChange>
        </w:rPr>
        <w:t>22.01.2025</w:t>
      </w:r>
      <w:r w:rsidRPr="00B84AF1">
        <w:rPr>
          <w:rFonts w:ascii="Georgia" w:eastAsia="Georgia" w:hAnsi="Georgia" w:cs="Georgia"/>
          <w:b/>
          <w:color w:val="000000" w:themeColor="text1"/>
          <w:sz w:val="20"/>
          <w:szCs w:val="20"/>
          <w:rPrChange w:id="68" w:author="David Döbele" w:date="2025-01-22T08:39:00Z" w16du:dateUtc="2025-01-22T07:39:00Z">
            <w:rPr>
              <w:rFonts w:ascii="Georgia" w:eastAsia="Georgia" w:hAnsi="Georgia" w:cs="Georgia"/>
              <w:b/>
              <w:color w:val="000000" w:themeColor="text1"/>
              <w:sz w:val="24"/>
            </w:rPr>
          </w:rPrChange>
        </w:rPr>
        <w:t xml:space="preserve"> </w:t>
      </w:r>
      <w:r w:rsidRPr="00B84AF1">
        <w:rPr>
          <w:color w:val="000000" w:themeColor="text1"/>
          <w:sz w:val="20"/>
          <w:szCs w:val="20"/>
          <w:rPrChange w:id="69" w:author="David Döbele" w:date="2025-01-22T08:39:00Z" w16du:dateUtc="2025-01-22T07:39:00Z">
            <w:rPr>
              <w:color w:val="000000" w:themeColor="text1"/>
            </w:rPr>
          </w:rPrChange>
        </w:rPr>
        <w:t xml:space="preserve">  </w:t>
      </w:r>
    </w:p>
    <w:p w14:paraId="5FC6628C" w14:textId="77777777" w:rsidR="00232D0E" w:rsidRPr="00B84AF1" w:rsidRDefault="009E55BD">
      <w:pPr>
        <w:spacing w:after="15"/>
        <w:ind w:left="1262"/>
        <w:rPr>
          <w:sz w:val="20"/>
          <w:szCs w:val="20"/>
          <w:rPrChange w:id="70" w:author="David Döbele" w:date="2025-01-22T08:39:00Z" w16du:dateUtc="2025-01-22T07:39:00Z">
            <w:rPr/>
          </w:rPrChange>
        </w:rPr>
      </w:pPr>
      <w:r w:rsidRPr="00B84AF1">
        <w:rPr>
          <w:rFonts w:ascii="Georgia" w:eastAsia="Georgia" w:hAnsi="Georgia" w:cs="Georgia"/>
          <w:b/>
          <w:sz w:val="20"/>
          <w:szCs w:val="20"/>
          <w:rPrChange w:id="71" w:author="David Döbele" w:date="2025-01-22T08:39:00Z" w16du:dateUtc="2025-01-22T07:39:00Z">
            <w:rPr>
              <w:rFonts w:ascii="Georgia" w:eastAsia="Georgia" w:hAnsi="Georgia" w:cs="Georgia"/>
              <w:b/>
              <w:sz w:val="24"/>
            </w:rPr>
          </w:rPrChange>
        </w:rPr>
        <w:t xml:space="preserve"> </w:t>
      </w:r>
    </w:p>
    <w:p w14:paraId="470323CB" w14:textId="766B9CA8" w:rsidR="00232D0E" w:rsidRPr="00B84AF1" w:rsidRDefault="009E55BD" w:rsidP="00D5057A">
      <w:pPr>
        <w:spacing w:after="11" w:line="269" w:lineRule="auto"/>
        <w:ind w:left="1257" w:right="1087" w:hanging="10"/>
        <w:rPr>
          <w:sz w:val="20"/>
          <w:szCs w:val="20"/>
          <w:rPrChange w:id="72" w:author="David Döbele" w:date="2025-01-22T08:39:00Z" w16du:dateUtc="2025-01-22T07:39:00Z">
            <w:rPr/>
          </w:rPrChange>
        </w:rPr>
      </w:pPr>
      <w:r w:rsidRPr="00B84AF1">
        <w:rPr>
          <w:rFonts w:ascii="Georgia" w:eastAsia="Georgia" w:hAnsi="Georgia" w:cs="Georgia"/>
          <w:b/>
          <w:sz w:val="20"/>
          <w:szCs w:val="20"/>
          <w:rPrChange w:id="73" w:author="David Döbele" w:date="2025-01-22T08:39:00Z" w16du:dateUtc="2025-01-22T07:39:00Z">
            <w:rPr>
              <w:rFonts w:ascii="Georgia" w:eastAsia="Georgia" w:hAnsi="Georgia" w:cs="Georgia"/>
              <w:b/>
              <w:sz w:val="24"/>
            </w:rPr>
          </w:rPrChange>
        </w:rPr>
        <w:t>Bewerbung für ein</w:t>
      </w:r>
      <w:r w:rsidR="00E65BA8" w:rsidRPr="00B84AF1">
        <w:rPr>
          <w:rFonts w:ascii="Georgia" w:eastAsia="Georgia" w:hAnsi="Georgia" w:cs="Georgia"/>
          <w:b/>
          <w:sz w:val="20"/>
          <w:szCs w:val="20"/>
          <w:rPrChange w:id="74" w:author="David Döbele" w:date="2025-01-22T08:39:00Z" w16du:dateUtc="2025-01-22T07:39:00Z">
            <w:rPr>
              <w:rFonts w:ascii="Georgia" w:eastAsia="Georgia" w:hAnsi="Georgia" w:cs="Georgia"/>
              <w:b/>
              <w:sz w:val="24"/>
            </w:rPr>
          </w:rPrChange>
        </w:rPr>
        <w:t xml:space="preserve"> drei</w:t>
      </w:r>
      <w:r w:rsidRPr="00B84AF1">
        <w:rPr>
          <w:rFonts w:ascii="Georgia" w:eastAsia="Georgia" w:hAnsi="Georgia" w:cs="Georgia"/>
          <w:b/>
          <w:sz w:val="20"/>
          <w:szCs w:val="20"/>
          <w:rPrChange w:id="75" w:author="David Döbele" w:date="2025-01-22T08:39:00Z" w16du:dateUtc="2025-01-22T07:39:00Z">
            <w:rPr>
              <w:rFonts w:ascii="Georgia" w:eastAsia="Georgia" w:hAnsi="Georgia" w:cs="Georgia"/>
              <w:b/>
              <w:sz w:val="24"/>
            </w:rPr>
          </w:rPrChange>
        </w:rPr>
        <w:t xml:space="preserve">monatiges </w:t>
      </w:r>
      <w:r w:rsidR="009433C2" w:rsidRPr="00B84AF1">
        <w:rPr>
          <w:rFonts w:ascii="Georgia" w:eastAsia="Georgia" w:hAnsi="Georgia" w:cs="Georgia"/>
          <w:b/>
          <w:sz w:val="20"/>
          <w:szCs w:val="20"/>
          <w:rPrChange w:id="76" w:author="David Döbele" w:date="2025-01-22T08:39:00Z" w16du:dateUtc="2025-01-22T07:39:00Z">
            <w:rPr>
              <w:rFonts w:ascii="Georgia" w:eastAsia="Georgia" w:hAnsi="Georgia" w:cs="Georgia"/>
              <w:b/>
              <w:sz w:val="24"/>
            </w:rPr>
          </w:rPrChange>
        </w:rPr>
        <w:t>Praktikum</w:t>
      </w:r>
      <w:r w:rsidR="00ED59F3" w:rsidRPr="00B84AF1">
        <w:rPr>
          <w:rFonts w:ascii="Georgia" w:eastAsia="Georgia" w:hAnsi="Georgia" w:cs="Georgia"/>
          <w:b/>
          <w:sz w:val="20"/>
          <w:szCs w:val="20"/>
          <w:rPrChange w:id="77" w:author="David Döbele" w:date="2025-01-22T08:39:00Z" w16du:dateUtc="2025-01-22T07:39:00Z">
            <w:rPr>
              <w:rFonts w:ascii="Georgia" w:eastAsia="Georgia" w:hAnsi="Georgia" w:cs="Georgia"/>
              <w:b/>
              <w:sz w:val="24"/>
            </w:rPr>
          </w:rPrChange>
        </w:rPr>
        <w:t xml:space="preserve"> </w:t>
      </w:r>
      <w:r w:rsidR="00B40090" w:rsidRPr="00B84AF1">
        <w:rPr>
          <w:rFonts w:ascii="Georgia" w:eastAsia="Georgia" w:hAnsi="Georgia" w:cs="Georgia"/>
          <w:b/>
          <w:sz w:val="20"/>
          <w:szCs w:val="20"/>
          <w:rPrChange w:id="78" w:author="David Döbele" w:date="2025-01-22T08:39:00Z" w16du:dateUtc="2025-01-22T07:39:00Z">
            <w:rPr>
              <w:rFonts w:ascii="Georgia" w:eastAsia="Georgia" w:hAnsi="Georgia" w:cs="Georgia"/>
              <w:b/>
              <w:sz w:val="24"/>
            </w:rPr>
          </w:rPrChange>
        </w:rPr>
        <w:t xml:space="preserve">im </w:t>
      </w:r>
      <w:r w:rsidR="00B40090" w:rsidRPr="00B84AF1">
        <w:rPr>
          <w:rFonts w:ascii="Georgia" w:eastAsia="Georgia" w:hAnsi="Georgia" w:cs="Georgia"/>
          <w:b/>
          <w:color w:val="000000" w:themeColor="text1"/>
          <w:sz w:val="20"/>
          <w:szCs w:val="20"/>
          <w:rPrChange w:id="79" w:author="David Döbele" w:date="2025-01-22T08:39:00Z" w16du:dateUtc="2025-01-22T07:39:00Z">
            <w:rPr>
              <w:rFonts w:ascii="Georgia" w:eastAsia="Georgia" w:hAnsi="Georgia" w:cs="Georgia"/>
              <w:b/>
              <w:color w:val="000000" w:themeColor="text1"/>
              <w:sz w:val="24"/>
            </w:rPr>
          </w:rPrChange>
        </w:rPr>
        <w:t xml:space="preserve">Bereich </w:t>
      </w:r>
      <w:r w:rsidR="009D2245" w:rsidRPr="00B84AF1">
        <w:rPr>
          <w:rFonts w:ascii="Georgia" w:eastAsia="Georgia" w:hAnsi="Georgia" w:cs="Georgia"/>
          <w:b/>
          <w:color w:val="000000" w:themeColor="text1"/>
          <w:sz w:val="20"/>
          <w:szCs w:val="20"/>
          <w:rPrChange w:id="80" w:author="David Döbele" w:date="2025-01-22T08:39:00Z" w16du:dateUtc="2025-01-22T07:39:00Z">
            <w:rPr>
              <w:rFonts w:ascii="Georgia" w:eastAsia="Georgia" w:hAnsi="Georgia" w:cs="Georgia"/>
              <w:b/>
              <w:color w:val="000000" w:themeColor="text1"/>
              <w:sz w:val="24"/>
            </w:rPr>
          </w:rPrChange>
        </w:rPr>
        <w:t xml:space="preserve">Business Development </w:t>
      </w:r>
      <w:r w:rsidR="00ED6FFE" w:rsidRPr="00B84AF1">
        <w:rPr>
          <w:rFonts w:ascii="Georgia" w:eastAsia="Georgia" w:hAnsi="Georgia" w:cs="Georgia"/>
          <w:b/>
          <w:color w:val="000000" w:themeColor="text1"/>
          <w:sz w:val="20"/>
          <w:szCs w:val="20"/>
          <w:rPrChange w:id="81" w:author="David Döbele" w:date="2025-01-22T08:39:00Z" w16du:dateUtc="2025-01-22T07:39:00Z">
            <w:rPr>
              <w:rFonts w:ascii="Georgia" w:eastAsia="Georgia" w:hAnsi="Georgia" w:cs="Georgia"/>
              <w:b/>
              <w:color w:val="000000" w:themeColor="text1"/>
              <w:sz w:val="24"/>
            </w:rPr>
          </w:rPrChange>
        </w:rPr>
        <w:t xml:space="preserve">&amp; Research </w:t>
      </w:r>
      <w:r w:rsidRPr="00B84AF1">
        <w:rPr>
          <w:rFonts w:ascii="Georgia" w:eastAsia="Georgia" w:hAnsi="Georgia" w:cs="Georgia"/>
          <w:b/>
          <w:sz w:val="20"/>
          <w:szCs w:val="20"/>
          <w:rPrChange w:id="82" w:author="David Döbele" w:date="2025-01-22T08:39:00Z" w16du:dateUtc="2025-01-22T07:39:00Z">
            <w:rPr>
              <w:rFonts w:ascii="Georgia" w:eastAsia="Georgia" w:hAnsi="Georgia" w:cs="Georgia"/>
              <w:b/>
              <w:sz w:val="24"/>
            </w:rPr>
          </w:rPrChange>
        </w:rPr>
        <w:t xml:space="preserve">ab </w:t>
      </w:r>
      <w:r w:rsidR="005C724F" w:rsidRPr="00B84AF1">
        <w:rPr>
          <w:rFonts w:ascii="Georgia" w:eastAsia="Georgia" w:hAnsi="Georgia" w:cs="Georgia"/>
          <w:b/>
          <w:sz w:val="20"/>
          <w:szCs w:val="20"/>
          <w:rPrChange w:id="83" w:author="David Döbele" w:date="2025-01-22T08:39:00Z" w16du:dateUtc="2025-01-22T07:39:00Z">
            <w:rPr>
              <w:rFonts w:ascii="Georgia" w:eastAsia="Georgia" w:hAnsi="Georgia" w:cs="Georgia"/>
              <w:b/>
              <w:sz w:val="24"/>
            </w:rPr>
          </w:rPrChange>
        </w:rPr>
        <w:t>August 202</w:t>
      </w:r>
      <w:r w:rsidR="00DB1317" w:rsidRPr="00B84AF1">
        <w:rPr>
          <w:rFonts w:ascii="Georgia" w:eastAsia="Georgia" w:hAnsi="Georgia" w:cs="Georgia"/>
          <w:b/>
          <w:sz w:val="20"/>
          <w:szCs w:val="20"/>
          <w:rPrChange w:id="84" w:author="David Döbele" w:date="2025-01-22T08:39:00Z" w16du:dateUtc="2025-01-22T07:39:00Z">
            <w:rPr>
              <w:rFonts w:ascii="Georgia" w:eastAsia="Georgia" w:hAnsi="Georgia" w:cs="Georgia"/>
              <w:b/>
              <w:sz w:val="24"/>
            </w:rPr>
          </w:rPrChange>
        </w:rPr>
        <w:t>5</w:t>
      </w:r>
    </w:p>
    <w:p w14:paraId="5E80EDE6" w14:textId="77777777" w:rsidR="00232D0E" w:rsidRPr="00B84AF1" w:rsidRDefault="009E55BD">
      <w:pPr>
        <w:spacing w:after="1"/>
        <w:ind w:left="1286"/>
        <w:rPr>
          <w:sz w:val="20"/>
          <w:szCs w:val="20"/>
          <w:rPrChange w:id="85" w:author="David Döbele" w:date="2025-01-22T08:39:00Z" w16du:dateUtc="2025-01-22T07:39:00Z">
            <w:rPr/>
          </w:rPrChange>
        </w:rPr>
      </w:pPr>
      <w:r w:rsidRPr="00B84AF1">
        <w:rPr>
          <w:rFonts w:ascii="Georgia" w:eastAsia="Georgia" w:hAnsi="Georgia" w:cs="Georgia"/>
          <w:b/>
          <w:sz w:val="20"/>
          <w:szCs w:val="20"/>
          <w:rPrChange w:id="86" w:author="David Döbele" w:date="2025-01-22T08:39:00Z" w16du:dateUtc="2025-01-22T07:39:00Z">
            <w:rPr>
              <w:rFonts w:ascii="Georgia" w:eastAsia="Georgia" w:hAnsi="Georgia" w:cs="Georgia"/>
              <w:b/>
            </w:rPr>
          </w:rPrChange>
        </w:rPr>
        <w:t xml:space="preserve"> </w:t>
      </w:r>
      <w:r w:rsidRPr="00B84AF1">
        <w:rPr>
          <w:rFonts w:ascii="Georgia" w:eastAsia="Georgia" w:hAnsi="Georgia" w:cs="Georgia"/>
          <w:sz w:val="20"/>
          <w:szCs w:val="20"/>
          <w:rPrChange w:id="87" w:author="David Döbele" w:date="2025-01-22T08:39:00Z" w16du:dateUtc="2025-01-22T07:39:00Z">
            <w:rPr>
              <w:rFonts w:ascii="Georgia" w:eastAsia="Georgia" w:hAnsi="Georgia" w:cs="Georgia"/>
              <w:sz w:val="18"/>
            </w:rPr>
          </w:rPrChange>
        </w:rPr>
        <w:t xml:space="preserve"> </w:t>
      </w:r>
      <w:r w:rsidRPr="00B84AF1">
        <w:rPr>
          <w:sz w:val="20"/>
          <w:szCs w:val="20"/>
          <w:rPrChange w:id="88" w:author="David Döbele" w:date="2025-01-22T08:39:00Z" w16du:dateUtc="2025-01-22T07:39:00Z">
            <w:rPr/>
          </w:rPrChange>
        </w:rPr>
        <w:t xml:space="preserve"> </w:t>
      </w:r>
      <w:r w:rsidRPr="00B84AF1">
        <w:rPr>
          <w:rFonts w:ascii="Georgia" w:eastAsia="Georgia" w:hAnsi="Georgia" w:cs="Georgia"/>
          <w:sz w:val="20"/>
          <w:szCs w:val="20"/>
          <w:rPrChange w:id="89" w:author="David Döbele" w:date="2025-01-22T08:39:00Z" w16du:dateUtc="2025-01-22T07:39:00Z">
            <w:rPr>
              <w:rFonts w:ascii="Georgia" w:eastAsia="Georgia" w:hAnsi="Georgia" w:cs="Georgia"/>
              <w:sz w:val="18"/>
            </w:rPr>
          </w:rPrChange>
        </w:rPr>
        <w:t xml:space="preserve">  </w:t>
      </w:r>
      <w:r w:rsidRPr="00B84AF1">
        <w:rPr>
          <w:sz w:val="20"/>
          <w:szCs w:val="20"/>
          <w:rPrChange w:id="90" w:author="David Döbele" w:date="2025-01-22T08:39:00Z" w16du:dateUtc="2025-01-22T07:39:00Z">
            <w:rPr/>
          </w:rPrChange>
        </w:rPr>
        <w:t xml:space="preserve">     </w:t>
      </w:r>
    </w:p>
    <w:p w14:paraId="37968A14" w14:textId="0A9CDB85" w:rsidR="00232D0E" w:rsidRPr="00B84AF1" w:rsidRDefault="00232D0E" w:rsidP="00D5057A">
      <w:pPr>
        <w:spacing w:after="51"/>
        <w:ind w:left="1272"/>
        <w:rPr>
          <w:color w:val="000000" w:themeColor="text1"/>
          <w:sz w:val="20"/>
          <w:szCs w:val="20"/>
          <w:rPrChange w:id="91" w:author="David Döbele" w:date="2025-01-22T08:39:00Z" w16du:dateUtc="2025-01-22T07:39:00Z">
            <w:rPr>
              <w:color w:val="000000" w:themeColor="text1"/>
            </w:rPr>
          </w:rPrChange>
        </w:rPr>
      </w:pPr>
    </w:p>
    <w:p w14:paraId="253BF2CA" w14:textId="65FFE83B" w:rsidR="00232D0E" w:rsidRPr="00B84AF1" w:rsidRDefault="009E55BD">
      <w:pPr>
        <w:spacing w:after="52" w:line="248" w:lineRule="auto"/>
        <w:ind w:left="1277" w:right="997" w:hanging="10"/>
        <w:rPr>
          <w:color w:val="000000" w:themeColor="text1"/>
          <w:sz w:val="20"/>
          <w:szCs w:val="20"/>
          <w:rPrChange w:id="92" w:author="David Döbele" w:date="2025-01-22T08:39:00Z" w16du:dateUtc="2025-01-22T07:39:00Z">
            <w:rPr>
              <w:color w:val="000000" w:themeColor="text1"/>
            </w:rPr>
          </w:rPrChange>
        </w:rPr>
      </w:pPr>
      <w:r w:rsidRPr="00B84AF1">
        <w:rPr>
          <w:rFonts w:ascii="Georgia" w:eastAsia="Georgia" w:hAnsi="Georgia" w:cs="Georgia"/>
          <w:color w:val="000000" w:themeColor="text1"/>
          <w:sz w:val="20"/>
          <w:szCs w:val="20"/>
          <w:rPrChange w:id="93" w:author="David Döbele" w:date="2025-01-22T08:39:00Z" w16du:dateUtc="2025-01-22T07:39:00Z">
            <w:rPr>
              <w:rFonts w:ascii="Georgia" w:eastAsia="Georgia" w:hAnsi="Georgia" w:cs="Georgia"/>
              <w:color w:val="000000" w:themeColor="text1"/>
              <w:sz w:val="18"/>
            </w:rPr>
          </w:rPrChange>
        </w:rPr>
        <w:t>Sehr geehrt</w:t>
      </w:r>
      <w:r w:rsidR="006D5F2A" w:rsidRPr="00B84AF1">
        <w:rPr>
          <w:rFonts w:ascii="Georgia" w:eastAsia="Georgia" w:hAnsi="Georgia" w:cs="Georgia"/>
          <w:color w:val="000000" w:themeColor="text1"/>
          <w:sz w:val="20"/>
          <w:szCs w:val="20"/>
          <w:rPrChange w:id="94" w:author="David Döbele" w:date="2025-01-22T08:39:00Z" w16du:dateUtc="2025-01-22T07:39:00Z">
            <w:rPr>
              <w:rFonts w:ascii="Georgia" w:eastAsia="Georgia" w:hAnsi="Georgia" w:cs="Georgia"/>
              <w:color w:val="000000" w:themeColor="text1"/>
              <w:sz w:val="18"/>
            </w:rPr>
          </w:rPrChange>
        </w:rPr>
        <w:t xml:space="preserve">e </w:t>
      </w:r>
      <w:r w:rsidR="00ED6FFE" w:rsidRPr="00B84AF1">
        <w:rPr>
          <w:rFonts w:ascii="Georgia" w:eastAsia="Georgia" w:hAnsi="Georgia" w:cs="Georgia"/>
          <w:color w:val="000000" w:themeColor="text1"/>
          <w:sz w:val="20"/>
          <w:szCs w:val="20"/>
          <w:rPrChange w:id="95" w:author="David Döbele" w:date="2025-01-22T08:39:00Z" w16du:dateUtc="2025-01-22T07:39:00Z">
            <w:rPr>
              <w:rFonts w:ascii="Georgia" w:eastAsia="Georgia" w:hAnsi="Georgia" w:cs="Georgia"/>
              <w:color w:val="000000" w:themeColor="text1"/>
              <w:sz w:val="18"/>
            </w:rPr>
          </w:rPrChange>
        </w:rPr>
        <w:t>Damen und Herren,</w:t>
      </w:r>
    </w:p>
    <w:p w14:paraId="07DDFAD7" w14:textId="77777777" w:rsidR="00232D0E" w:rsidRPr="00B84AF1" w:rsidRDefault="009E55BD">
      <w:pPr>
        <w:spacing w:after="0"/>
        <w:ind w:left="1270"/>
        <w:rPr>
          <w:sz w:val="20"/>
          <w:szCs w:val="20"/>
          <w:rPrChange w:id="96" w:author="David Döbele" w:date="2025-01-22T08:39:00Z" w16du:dateUtc="2025-01-22T07:39:00Z">
            <w:rPr/>
          </w:rPrChange>
        </w:rPr>
      </w:pPr>
      <w:r w:rsidRPr="00B84AF1">
        <w:rPr>
          <w:sz w:val="20"/>
          <w:szCs w:val="20"/>
          <w:rPrChange w:id="97" w:author="David Döbele" w:date="2025-01-22T08:39:00Z" w16du:dateUtc="2025-01-22T07:39:00Z">
            <w:rPr/>
          </w:rPrChange>
        </w:rPr>
        <w:t xml:space="preserve"> </w:t>
      </w:r>
    </w:p>
    <w:p w14:paraId="054E3E64" w14:textId="591703BB" w:rsidR="00232D0E" w:rsidRPr="00B84AF1" w:rsidRDefault="009E55BD" w:rsidP="00ED59F3">
      <w:pPr>
        <w:spacing w:after="4" w:line="248" w:lineRule="auto"/>
        <w:ind w:left="1277" w:right="997" w:hanging="10"/>
        <w:rPr>
          <w:sz w:val="20"/>
          <w:szCs w:val="20"/>
          <w:rPrChange w:id="98" w:author="David Döbele" w:date="2025-01-22T08:39:00Z" w16du:dateUtc="2025-01-22T07:39:00Z">
            <w:rPr/>
          </w:rPrChange>
        </w:rPr>
      </w:pPr>
      <w:r w:rsidRPr="00B84AF1">
        <w:rPr>
          <w:rFonts w:ascii="Georgia" w:eastAsia="Georgia" w:hAnsi="Georgia" w:cs="Georgia"/>
          <w:sz w:val="20"/>
          <w:szCs w:val="20"/>
          <w:rPrChange w:id="99" w:author="David Döbele" w:date="2025-01-22T08:39:00Z" w16du:dateUtc="2025-01-22T07:39:00Z">
            <w:rPr>
              <w:rFonts w:ascii="Georgia" w:eastAsia="Georgia" w:hAnsi="Georgia" w:cs="Georgia"/>
              <w:sz w:val="18"/>
            </w:rPr>
          </w:rPrChange>
        </w:rPr>
        <w:t>schon zu Schulzeiten hatte ich ein großes Interesse i</w:t>
      </w:r>
      <w:r w:rsidR="004178FB" w:rsidRPr="00B84AF1">
        <w:rPr>
          <w:rFonts w:ascii="Georgia" w:eastAsia="Georgia" w:hAnsi="Georgia" w:cs="Georgia"/>
          <w:sz w:val="20"/>
          <w:szCs w:val="20"/>
          <w:rPrChange w:id="100" w:author="David Döbele" w:date="2025-01-22T08:39:00Z" w16du:dateUtc="2025-01-22T07:39:00Z">
            <w:rPr>
              <w:rFonts w:ascii="Georgia" w:eastAsia="Georgia" w:hAnsi="Georgia" w:cs="Georgia"/>
              <w:sz w:val="18"/>
            </w:rPr>
          </w:rPrChange>
        </w:rPr>
        <w:t xml:space="preserve">m Bereich </w:t>
      </w:r>
      <w:r w:rsidRPr="00B84AF1">
        <w:rPr>
          <w:rFonts w:ascii="Georgia" w:eastAsia="Georgia" w:hAnsi="Georgia" w:cs="Georgia"/>
          <w:sz w:val="20"/>
          <w:szCs w:val="20"/>
          <w:rPrChange w:id="101" w:author="David Döbele" w:date="2025-01-22T08:39:00Z" w16du:dateUtc="2025-01-22T07:39:00Z">
            <w:rPr>
              <w:rFonts w:ascii="Georgia" w:eastAsia="Georgia" w:hAnsi="Georgia" w:cs="Georgia"/>
              <w:sz w:val="18"/>
            </w:rPr>
          </w:rPrChange>
        </w:rPr>
        <w:t xml:space="preserve">Wirtschaft </w:t>
      </w:r>
      <w:r w:rsidR="00ED59F3" w:rsidRPr="00B84AF1">
        <w:rPr>
          <w:rFonts w:ascii="Georgia" w:eastAsia="Georgia" w:hAnsi="Georgia" w:cs="Georgia"/>
          <w:sz w:val="20"/>
          <w:szCs w:val="20"/>
          <w:rPrChange w:id="102" w:author="David Döbele" w:date="2025-01-22T08:39:00Z" w16du:dateUtc="2025-01-22T07:39:00Z">
            <w:rPr>
              <w:rFonts w:ascii="Georgia" w:eastAsia="Georgia" w:hAnsi="Georgia" w:cs="Georgia"/>
              <w:sz w:val="18"/>
            </w:rPr>
          </w:rPrChange>
        </w:rPr>
        <w:t xml:space="preserve">und Beratung </w:t>
      </w:r>
      <w:r w:rsidRPr="00B84AF1">
        <w:rPr>
          <w:rFonts w:ascii="Georgia" w:eastAsia="Georgia" w:hAnsi="Georgia" w:cs="Georgia"/>
          <w:sz w:val="20"/>
          <w:szCs w:val="20"/>
          <w:rPrChange w:id="103" w:author="David Döbele" w:date="2025-01-22T08:39:00Z" w16du:dateUtc="2025-01-22T07:39:00Z">
            <w:rPr>
              <w:rFonts w:ascii="Georgia" w:eastAsia="Georgia" w:hAnsi="Georgia" w:cs="Georgia"/>
              <w:sz w:val="18"/>
            </w:rPr>
          </w:rPrChange>
        </w:rPr>
        <w:t>und ich beschäftige mich privat auch viel mit de</w:t>
      </w:r>
      <w:r w:rsidR="00EB5D8E" w:rsidRPr="00B84AF1">
        <w:rPr>
          <w:rFonts w:ascii="Georgia" w:eastAsia="Georgia" w:hAnsi="Georgia" w:cs="Georgia"/>
          <w:sz w:val="20"/>
          <w:szCs w:val="20"/>
          <w:rPrChange w:id="104" w:author="David Döbele" w:date="2025-01-22T08:39:00Z" w16du:dateUtc="2025-01-22T07:39:00Z">
            <w:rPr>
              <w:rFonts w:ascii="Georgia" w:eastAsia="Georgia" w:hAnsi="Georgia" w:cs="Georgia"/>
              <w:sz w:val="18"/>
            </w:rPr>
          </w:rPrChange>
        </w:rPr>
        <w:t xml:space="preserve">m </w:t>
      </w:r>
      <w:r w:rsidRPr="00B84AF1">
        <w:rPr>
          <w:rFonts w:ascii="Georgia" w:eastAsia="Georgia" w:hAnsi="Georgia" w:cs="Georgia"/>
          <w:sz w:val="20"/>
          <w:szCs w:val="20"/>
          <w:rPrChange w:id="105" w:author="David Döbele" w:date="2025-01-22T08:39:00Z" w16du:dateUtc="2025-01-22T07:39:00Z">
            <w:rPr>
              <w:rFonts w:ascii="Georgia" w:eastAsia="Georgia" w:hAnsi="Georgia" w:cs="Georgia"/>
              <w:sz w:val="18"/>
            </w:rPr>
          </w:rPrChange>
        </w:rPr>
        <w:t xml:space="preserve">Thema </w:t>
      </w:r>
      <w:r w:rsidR="009D2245" w:rsidRPr="00B84AF1">
        <w:rPr>
          <w:rFonts w:ascii="Georgia" w:eastAsia="Georgia" w:hAnsi="Georgia" w:cs="Georgia"/>
          <w:sz w:val="20"/>
          <w:szCs w:val="20"/>
          <w:rPrChange w:id="106" w:author="David Döbele" w:date="2025-01-22T08:39:00Z" w16du:dateUtc="2025-01-22T07:39:00Z">
            <w:rPr>
              <w:rFonts w:ascii="Georgia" w:eastAsia="Georgia" w:hAnsi="Georgia" w:cs="Georgia"/>
              <w:sz w:val="18"/>
            </w:rPr>
          </w:rPrChange>
        </w:rPr>
        <w:t>Business Development,</w:t>
      </w:r>
      <w:r w:rsidRPr="00B84AF1">
        <w:rPr>
          <w:rFonts w:ascii="Georgia" w:eastAsia="Georgia" w:hAnsi="Georgia" w:cs="Georgia"/>
          <w:sz w:val="20"/>
          <w:szCs w:val="20"/>
          <w:rPrChange w:id="107" w:author="David Döbele" w:date="2025-01-22T08:39:00Z" w16du:dateUtc="2025-01-22T07:39:00Z">
            <w:rPr>
              <w:rFonts w:ascii="Georgia" w:eastAsia="Georgia" w:hAnsi="Georgia" w:cs="Georgia"/>
              <w:sz w:val="18"/>
            </w:rPr>
          </w:rPrChange>
        </w:rPr>
        <w:t xml:space="preserve"> indem ich </w:t>
      </w:r>
      <w:r w:rsidR="00ED59F3" w:rsidRPr="00B84AF1">
        <w:rPr>
          <w:rFonts w:ascii="Georgia" w:eastAsia="Georgia" w:hAnsi="Georgia" w:cs="Georgia"/>
          <w:sz w:val="20"/>
          <w:szCs w:val="20"/>
          <w:rPrChange w:id="108" w:author="David Döbele" w:date="2025-01-22T08:39:00Z" w16du:dateUtc="2025-01-22T07:39:00Z">
            <w:rPr>
              <w:rFonts w:ascii="Georgia" w:eastAsia="Georgia" w:hAnsi="Georgia" w:cs="Georgia"/>
              <w:sz w:val="18"/>
            </w:rPr>
          </w:rPrChange>
        </w:rPr>
        <w:t xml:space="preserve">ein Mitglied im Karrierenetzwerk </w:t>
      </w:r>
      <w:proofErr w:type="spellStart"/>
      <w:r w:rsidR="00ED59F3" w:rsidRPr="00B84AF1">
        <w:rPr>
          <w:rFonts w:ascii="Georgia" w:eastAsia="Georgia" w:hAnsi="Georgia" w:cs="Georgia"/>
          <w:sz w:val="20"/>
          <w:szCs w:val="20"/>
          <w:rPrChange w:id="109" w:author="David Döbele" w:date="2025-01-22T08:39:00Z" w16du:dateUtc="2025-01-22T07:39:00Z">
            <w:rPr>
              <w:rFonts w:ascii="Georgia" w:eastAsia="Georgia" w:hAnsi="Georgia" w:cs="Georgia"/>
              <w:sz w:val="18"/>
            </w:rPr>
          </w:rPrChange>
        </w:rPr>
        <w:t>Pumpkincareers</w:t>
      </w:r>
      <w:proofErr w:type="spellEnd"/>
      <w:r w:rsidR="00ED59F3" w:rsidRPr="00B84AF1">
        <w:rPr>
          <w:rFonts w:ascii="Georgia" w:eastAsia="Georgia" w:hAnsi="Georgia" w:cs="Georgia"/>
          <w:sz w:val="20"/>
          <w:szCs w:val="20"/>
          <w:rPrChange w:id="110" w:author="David Döbele" w:date="2025-01-22T08:39:00Z" w16du:dateUtc="2025-01-22T07:39:00Z">
            <w:rPr>
              <w:rFonts w:ascii="Georgia" w:eastAsia="Georgia" w:hAnsi="Georgia" w:cs="Georgia"/>
              <w:sz w:val="18"/>
            </w:rPr>
          </w:rPrChange>
        </w:rPr>
        <w:t xml:space="preserve"> bin, wo man </w:t>
      </w:r>
      <w:r w:rsidR="00DB1317" w:rsidRPr="00B84AF1">
        <w:rPr>
          <w:rFonts w:ascii="Georgia" w:eastAsia="Georgia" w:hAnsi="Georgia" w:cs="Georgia"/>
          <w:sz w:val="20"/>
          <w:szCs w:val="20"/>
          <w:rPrChange w:id="111" w:author="David Döbele" w:date="2025-01-22T08:39:00Z" w16du:dateUtc="2025-01-22T07:39:00Z">
            <w:rPr>
              <w:rFonts w:ascii="Georgia" w:eastAsia="Georgia" w:hAnsi="Georgia" w:cs="Georgia"/>
              <w:sz w:val="18"/>
            </w:rPr>
          </w:rPrChange>
        </w:rPr>
        <w:t>sich</w:t>
      </w:r>
      <w:r w:rsidR="00ED59F3" w:rsidRPr="00B84AF1">
        <w:rPr>
          <w:rFonts w:ascii="Georgia" w:eastAsia="Georgia" w:hAnsi="Georgia" w:cs="Georgia"/>
          <w:sz w:val="20"/>
          <w:szCs w:val="20"/>
          <w:rPrChange w:id="112" w:author="David Döbele" w:date="2025-01-22T08:39:00Z" w16du:dateUtc="2025-01-22T07:39:00Z">
            <w:rPr>
              <w:rFonts w:ascii="Georgia" w:eastAsia="Georgia" w:hAnsi="Georgia" w:cs="Georgia"/>
              <w:sz w:val="18"/>
            </w:rPr>
          </w:rPrChange>
        </w:rPr>
        <w:t xml:space="preserve"> auf eine</w:t>
      </w:r>
      <w:r w:rsidR="009D2245" w:rsidRPr="00B84AF1">
        <w:rPr>
          <w:rFonts w:ascii="Georgia" w:eastAsia="Georgia" w:hAnsi="Georgia" w:cs="Georgia"/>
          <w:sz w:val="20"/>
          <w:szCs w:val="20"/>
          <w:rPrChange w:id="113" w:author="David Döbele" w:date="2025-01-22T08:39:00Z" w16du:dateUtc="2025-01-22T07:39:00Z">
            <w:rPr>
              <w:rFonts w:ascii="Georgia" w:eastAsia="Georgia" w:hAnsi="Georgia" w:cs="Georgia"/>
              <w:sz w:val="18"/>
            </w:rPr>
          </w:rPrChange>
        </w:rPr>
        <w:t xml:space="preserve"> erfolgreiche</w:t>
      </w:r>
      <w:r w:rsidR="00ED59F3" w:rsidRPr="00B84AF1">
        <w:rPr>
          <w:rFonts w:ascii="Georgia" w:eastAsia="Georgia" w:hAnsi="Georgia" w:cs="Georgia"/>
          <w:sz w:val="20"/>
          <w:szCs w:val="20"/>
          <w:rPrChange w:id="114" w:author="David Döbele" w:date="2025-01-22T08:39:00Z" w16du:dateUtc="2025-01-22T07:39:00Z">
            <w:rPr>
              <w:rFonts w:ascii="Georgia" w:eastAsia="Georgia" w:hAnsi="Georgia" w:cs="Georgia"/>
              <w:sz w:val="18"/>
            </w:rPr>
          </w:rPrChange>
        </w:rPr>
        <w:t xml:space="preserve"> Karriere i</w:t>
      </w:r>
      <w:r w:rsidR="009D2245" w:rsidRPr="00B84AF1">
        <w:rPr>
          <w:rFonts w:ascii="Georgia" w:eastAsia="Georgia" w:hAnsi="Georgia" w:cs="Georgia"/>
          <w:sz w:val="20"/>
          <w:szCs w:val="20"/>
          <w:rPrChange w:id="115" w:author="David Döbele" w:date="2025-01-22T08:39:00Z" w16du:dateUtc="2025-01-22T07:39:00Z">
            <w:rPr>
              <w:rFonts w:ascii="Georgia" w:eastAsia="Georgia" w:hAnsi="Georgia" w:cs="Georgia"/>
              <w:sz w:val="18"/>
            </w:rPr>
          </w:rPrChange>
        </w:rPr>
        <w:t xml:space="preserve">m Bereich Business Development vorbereiten </w:t>
      </w:r>
      <w:r w:rsidR="00ED59F3" w:rsidRPr="00B84AF1">
        <w:rPr>
          <w:rFonts w:ascii="Georgia" w:eastAsia="Georgia" w:hAnsi="Georgia" w:cs="Georgia"/>
          <w:sz w:val="20"/>
          <w:szCs w:val="20"/>
          <w:rPrChange w:id="116" w:author="David Döbele" w:date="2025-01-22T08:39:00Z" w16du:dateUtc="2025-01-22T07:39:00Z">
            <w:rPr>
              <w:rFonts w:ascii="Georgia" w:eastAsia="Georgia" w:hAnsi="Georgia" w:cs="Georgia"/>
              <w:sz w:val="18"/>
            </w:rPr>
          </w:rPrChange>
        </w:rPr>
        <w:t xml:space="preserve">kann. </w:t>
      </w:r>
      <w:r w:rsidR="00E16EE0" w:rsidRPr="00B84AF1">
        <w:rPr>
          <w:rFonts w:ascii="Georgia" w:eastAsia="Georgia" w:hAnsi="Georgia" w:cs="Georgia"/>
          <w:sz w:val="20"/>
          <w:szCs w:val="20"/>
          <w:rPrChange w:id="117" w:author="David Döbele" w:date="2025-01-22T08:39:00Z" w16du:dateUtc="2025-01-22T07:39:00Z">
            <w:rPr>
              <w:rFonts w:ascii="Georgia" w:eastAsia="Georgia" w:hAnsi="Georgia" w:cs="Georgia"/>
              <w:sz w:val="18"/>
            </w:rPr>
          </w:rPrChange>
        </w:rPr>
        <w:t xml:space="preserve">Durch mein Interesse </w:t>
      </w:r>
      <w:r w:rsidR="00ED59F3" w:rsidRPr="00B84AF1">
        <w:rPr>
          <w:rFonts w:ascii="Georgia" w:eastAsia="Georgia" w:hAnsi="Georgia" w:cs="Georgia"/>
          <w:sz w:val="20"/>
          <w:szCs w:val="20"/>
          <w:rPrChange w:id="118" w:author="David Döbele" w:date="2025-01-22T08:39:00Z" w16du:dateUtc="2025-01-22T07:39:00Z">
            <w:rPr>
              <w:rFonts w:ascii="Georgia" w:eastAsia="Georgia" w:hAnsi="Georgia" w:cs="Georgia"/>
              <w:sz w:val="18"/>
            </w:rPr>
          </w:rPrChange>
        </w:rPr>
        <w:t xml:space="preserve">im Bereich </w:t>
      </w:r>
      <w:r w:rsidR="009D2245" w:rsidRPr="00B84AF1">
        <w:rPr>
          <w:rFonts w:ascii="Georgia" w:eastAsia="Georgia" w:hAnsi="Georgia" w:cs="Georgia"/>
          <w:sz w:val="20"/>
          <w:szCs w:val="20"/>
          <w:rPrChange w:id="119" w:author="David Döbele" w:date="2025-01-22T08:39:00Z" w16du:dateUtc="2025-01-22T07:39:00Z">
            <w:rPr>
              <w:rFonts w:ascii="Georgia" w:eastAsia="Georgia" w:hAnsi="Georgia" w:cs="Georgia"/>
              <w:sz w:val="18"/>
            </w:rPr>
          </w:rPrChange>
        </w:rPr>
        <w:t xml:space="preserve">Business </w:t>
      </w:r>
      <w:r w:rsidR="009433C2" w:rsidRPr="00B84AF1">
        <w:rPr>
          <w:rFonts w:ascii="Georgia" w:eastAsia="Georgia" w:hAnsi="Georgia" w:cs="Georgia"/>
          <w:sz w:val="20"/>
          <w:szCs w:val="20"/>
          <w:rPrChange w:id="120" w:author="David Döbele" w:date="2025-01-22T08:39:00Z" w16du:dateUtc="2025-01-22T07:39:00Z">
            <w:rPr>
              <w:rFonts w:ascii="Georgia" w:eastAsia="Georgia" w:hAnsi="Georgia" w:cs="Georgia"/>
              <w:sz w:val="18"/>
            </w:rPr>
          </w:rPrChange>
        </w:rPr>
        <w:t xml:space="preserve">Development und </w:t>
      </w:r>
      <w:r w:rsidR="009D2245" w:rsidRPr="00B84AF1">
        <w:rPr>
          <w:rFonts w:ascii="Georgia" w:eastAsia="Georgia" w:hAnsi="Georgia" w:cs="Georgia"/>
          <w:sz w:val="20"/>
          <w:szCs w:val="20"/>
          <w:rPrChange w:id="121" w:author="David Döbele" w:date="2025-01-22T08:39:00Z" w16du:dateUtc="2025-01-22T07:39:00Z">
            <w:rPr>
              <w:rFonts w:ascii="Georgia" w:eastAsia="Georgia" w:hAnsi="Georgia" w:cs="Georgia"/>
              <w:sz w:val="18"/>
            </w:rPr>
          </w:rPrChange>
        </w:rPr>
        <w:t xml:space="preserve">meiner Praxiserfahrung im Bereich Sales Development und </w:t>
      </w:r>
      <w:r w:rsidR="009433C2" w:rsidRPr="00B84AF1">
        <w:rPr>
          <w:rFonts w:ascii="Georgia" w:eastAsia="Georgia" w:hAnsi="Georgia" w:cs="Georgia"/>
          <w:sz w:val="20"/>
          <w:szCs w:val="20"/>
          <w:rPrChange w:id="122" w:author="David Döbele" w:date="2025-01-22T08:39:00Z" w16du:dateUtc="2025-01-22T07:39:00Z">
            <w:rPr>
              <w:rFonts w:ascii="Georgia" w:eastAsia="Georgia" w:hAnsi="Georgia" w:cs="Georgia"/>
              <w:sz w:val="18"/>
            </w:rPr>
          </w:rPrChange>
        </w:rPr>
        <w:t xml:space="preserve">Bestandskundenbetreuung </w:t>
      </w:r>
      <w:r w:rsidRPr="00B84AF1">
        <w:rPr>
          <w:rFonts w:ascii="Georgia" w:eastAsia="Georgia" w:hAnsi="Georgia" w:cs="Georgia"/>
          <w:sz w:val="20"/>
          <w:szCs w:val="20"/>
          <w:rPrChange w:id="123" w:author="David Döbele" w:date="2025-01-22T08:39:00Z" w16du:dateUtc="2025-01-22T07:39:00Z">
            <w:rPr>
              <w:rFonts w:ascii="Georgia" w:eastAsia="Georgia" w:hAnsi="Georgia" w:cs="Georgia"/>
              <w:sz w:val="18"/>
            </w:rPr>
          </w:rPrChange>
        </w:rPr>
        <w:t>habe ich insgesamt beschlossen, dass ich auch in der Zukunft im Bereich</w:t>
      </w:r>
      <w:r w:rsidR="004178FB" w:rsidRPr="00B84AF1">
        <w:rPr>
          <w:rFonts w:ascii="Georgia" w:eastAsia="Georgia" w:hAnsi="Georgia" w:cs="Georgia"/>
          <w:sz w:val="20"/>
          <w:szCs w:val="20"/>
          <w:rPrChange w:id="124" w:author="David Döbele" w:date="2025-01-22T08:39:00Z" w16du:dateUtc="2025-01-22T07:39:00Z">
            <w:rPr>
              <w:rFonts w:ascii="Georgia" w:eastAsia="Georgia" w:hAnsi="Georgia" w:cs="Georgia"/>
              <w:sz w:val="18"/>
            </w:rPr>
          </w:rPrChange>
        </w:rPr>
        <w:t xml:space="preserve"> </w:t>
      </w:r>
      <w:r w:rsidR="009D2245" w:rsidRPr="00B84AF1">
        <w:rPr>
          <w:rFonts w:ascii="Georgia" w:eastAsia="Georgia" w:hAnsi="Georgia" w:cs="Georgia"/>
          <w:sz w:val="20"/>
          <w:szCs w:val="20"/>
          <w:rPrChange w:id="125" w:author="David Döbele" w:date="2025-01-22T08:39:00Z" w16du:dateUtc="2025-01-22T07:39:00Z">
            <w:rPr>
              <w:rFonts w:ascii="Georgia" w:eastAsia="Georgia" w:hAnsi="Georgia" w:cs="Georgia"/>
              <w:sz w:val="18"/>
            </w:rPr>
          </w:rPrChange>
        </w:rPr>
        <w:t xml:space="preserve">Business Development </w:t>
      </w:r>
      <w:r w:rsidRPr="00B84AF1">
        <w:rPr>
          <w:rFonts w:ascii="Georgia" w:eastAsia="Georgia" w:hAnsi="Georgia" w:cs="Georgia"/>
          <w:sz w:val="20"/>
          <w:szCs w:val="20"/>
          <w:rPrChange w:id="126" w:author="David Döbele" w:date="2025-01-22T08:39:00Z" w16du:dateUtc="2025-01-22T07:39:00Z">
            <w:rPr>
              <w:rFonts w:ascii="Georgia" w:eastAsia="Georgia" w:hAnsi="Georgia" w:cs="Georgia"/>
              <w:sz w:val="18"/>
            </w:rPr>
          </w:rPrChange>
        </w:rPr>
        <w:t>arbeiten möchte</w:t>
      </w:r>
      <w:r w:rsidR="00EB5D8E" w:rsidRPr="00B84AF1">
        <w:rPr>
          <w:rFonts w:ascii="Georgia" w:eastAsia="Georgia" w:hAnsi="Georgia" w:cs="Georgia"/>
          <w:sz w:val="20"/>
          <w:szCs w:val="20"/>
          <w:rPrChange w:id="127" w:author="David Döbele" w:date="2025-01-22T08:39:00Z" w16du:dateUtc="2025-01-22T07:39:00Z">
            <w:rPr>
              <w:rFonts w:ascii="Georgia" w:eastAsia="Georgia" w:hAnsi="Georgia" w:cs="Georgia"/>
              <w:sz w:val="18"/>
            </w:rPr>
          </w:rPrChange>
        </w:rPr>
        <w:t xml:space="preserve"> und mehr Erfahrung und Wissen mir</w:t>
      </w:r>
      <w:r w:rsidR="00E16EE0" w:rsidRPr="00B84AF1">
        <w:rPr>
          <w:rFonts w:ascii="Georgia" w:eastAsia="Georgia" w:hAnsi="Georgia" w:cs="Georgia"/>
          <w:sz w:val="20"/>
          <w:szCs w:val="20"/>
          <w:rPrChange w:id="128" w:author="David Döbele" w:date="2025-01-22T08:39:00Z" w16du:dateUtc="2025-01-22T07:39:00Z">
            <w:rPr>
              <w:rFonts w:ascii="Georgia" w:eastAsia="Georgia" w:hAnsi="Georgia" w:cs="Georgia"/>
              <w:sz w:val="18"/>
            </w:rPr>
          </w:rPrChange>
        </w:rPr>
        <w:t xml:space="preserve"> in diesem Bereich</w:t>
      </w:r>
      <w:r w:rsidR="00EB5D8E" w:rsidRPr="00B84AF1">
        <w:rPr>
          <w:rFonts w:ascii="Georgia" w:eastAsia="Georgia" w:hAnsi="Georgia" w:cs="Georgia"/>
          <w:sz w:val="20"/>
          <w:szCs w:val="20"/>
          <w:rPrChange w:id="129" w:author="David Döbele" w:date="2025-01-22T08:39:00Z" w16du:dateUtc="2025-01-22T07:39:00Z">
            <w:rPr>
              <w:rFonts w:ascii="Georgia" w:eastAsia="Georgia" w:hAnsi="Georgia" w:cs="Georgia"/>
              <w:sz w:val="18"/>
            </w:rPr>
          </w:rPrChange>
        </w:rPr>
        <w:t xml:space="preserve"> aneignen möchte</w:t>
      </w:r>
      <w:r w:rsidRPr="00B84AF1">
        <w:rPr>
          <w:rFonts w:ascii="Georgia" w:eastAsia="Georgia" w:hAnsi="Georgia" w:cs="Georgia"/>
          <w:sz w:val="20"/>
          <w:szCs w:val="20"/>
          <w:rPrChange w:id="130" w:author="David Döbele" w:date="2025-01-22T08:39:00Z" w16du:dateUtc="2025-01-22T07:39:00Z">
            <w:rPr>
              <w:rFonts w:ascii="Georgia" w:eastAsia="Georgia" w:hAnsi="Georgia" w:cs="Georgia"/>
              <w:sz w:val="18"/>
            </w:rPr>
          </w:rPrChange>
        </w:rPr>
        <w:t>. Zudem reizt mich die steile Lernkurve, die man erhält, wenn man i</w:t>
      </w:r>
      <w:r w:rsidR="00EB5D8E" w:rsidRPr="00B84AF1">
        <w:rPr>
          <w:rFonts w:ascii="Georgia" w:eastAsia="Georgia" w:hAnsi="Georgia" w:cs="Georgia"/>
          <w:sz w:val="20"/>
          <w:szCs w:val="20"/>
          <w:rPrChange w:id="131" w:author="David Döbele" w:date="2025-01-22T08:39:00Z" w16du:dateUtc="2025-01-22T07:39:00Z">
            <w:rPr>
              <w:rFonts w:ascii="Georgia" w:eastAsia="Georgia" w:hAnsi="Georgia" w:cs="Georgia"/>
              <w:sz w:val="18"/>
            </w:rPr>
          </w:rPrChange>
        </w:rPr>
        <w:t>m</w:t>
      </w:r>
      <w:r w:rsidRPr="00B84AF1">
        <w:rPr>
          <w:rFonts w:ascii="Georgia" w:eastAsia="Georgia" w:hAnsi="Georgia" w:cs="Georgia"/>
          <w:sz w:val="20"/>
          <w:szCs w:val="20"/>
          <w:rPrChange w:id="132" w:author="David Döbele" w:date="2025-01-22T08:39:00Z" w16du:dateUtc="2025-01-22T07:39:00Z">
            <w:rPr>
              <w:rFonts w:ascii="Georgia" w:eastAsia="Georgia" w:hAnsi="Georgia" w:cs="Georgia"/>
              <w:sz w:val="18"/>
            </w:rPr>
          </w:rPrChange>
        </w:rPr>
        <w:t xml:space="preserve"> Bereich</w:t>
      </w:r>
      <w:r w:rsidR="009433C2" w:rsidRPr="00B84AF1">
        <w:rPr>
          <w:rFonts w:ascii="Georgia" w:eastAsia="Georgia" w:hAnsi="Georgia" w:cs="Georgia"/>
          <w:sz w:val="20"/>
          <w:szCs w:val="20"/>
          <w:rPrChange w:id="133" w:author="David Döbele" w:date="2025-01-22T08:39:00Z" w16du:dateUtc="2025-01-22T07:39:00Z">
            <w:rPr>
              <w:rFonts w:ascii="Georgia" w:eastAsia="Georgia" w:hAnsi="Georgia" w:cs="Georgia"/>
              <w:sz w:val="18"/>
            </w:rPr>
          </w:rPrChange>
        </w:rPr>
        <w:t xml:space="preserve"> </w:t>
      </w:r>
      <w:r w:rsidR="009D2245" w:rsidRPr="00B84AF1">
        <w:rPr>
          <w:rFonts w:ascii="Georgia" w:eastAsia="Georgia" w:hAnsi="Georgia" w:cs="Georgia"/>
          <w:sz w:val="20"/>
          <w:szCs w:val="20"/>
          <w:rPrChange w:id="134" w:author="David Döbele" w:date="2025-01-22T08:39:00Z" w16du:dateUtc="2025-01-22T07:39:00Z">
            <w:rPr>
              <w:rFonts w:ascii="Georgia" w:eastAsia="Georgia" w:hAnsi="Georgia" w:cs="Georgia"/>
              <w:sz w:val="18"/>
            </w:rPr>
          </w:rPrChange>
        </w:rPr>
        <w:t>Business Development</w:t>
      </w:r>
      <w:r w:rsidR="000D437B" w:rsidRPr="00B84AF1">
        <w:rPr>
          <w:rFonts w:ascii="Georgia" w:eastAsia="Georgia" w:hAnsi="Georgia" w:cs="Georgia"/>
          <w:sz w:val="20"/>
          <w:szCs w:val="20"/>
          <w:rPrChange w:id="135"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136" w:author="David Döbele" w:date="2025-01-22T08:39:00Z" w16du:dateUtc="2025-01-22T07:39:00Z">
            <w:rPr>
              <w:rFonts w:ascii="Georgia" w:eastAsia="Georgia" w:hAnsi="Georgia" w:cs="Georgia"/>
              <w:sz w:val="18"/>
            </w:rPr>
          </w:rPrChange>
        </w:rPr>
        <w:t>arbeitet. Die</w:t>
      </w:r>
      <w:r w:rsidR="00E16EE0" w:rsidRPr="00B84AF1">
        <w:rPr>
          <w:rFonts w:ascii="Georgia" w:eastAsia="Georgia" w:hAnsi="Georgia" w:cs="Georgia"/>
          <w:sz w:val="20"/>
          <w:szCs w:val="20"/>
          <w:rPrChange w:id="137"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138" w:author="David Döbele" w:date="2025-01-22T08:39:00Z" w16du:dateUtc="2025-01-22T07:39:00Z">
            <w:rPr>
              <w:rFonts w:ascii="Georgia" w:eastAsia="Georgia" w:hAnsi="Georgia" w:cs="Georgia"/>
              <w:sz w:val="18"/>
            </w:rPr>
          </w:rPrChange>
        </w:rPr>
        <w:t>Konzentration</w:t>
      </w:r>
      <w:r w:rsidR="00EF71D7" w:rsidRPr="00B84AF1">
        <w:rPr>
          <w:rFonts w:ascii="Georgia" w:eastAsia="Georgia" w:hAnsi="Georgia" w:cs="Georgia"/>
          <w:sz w:val="20"/>
          <w:szCs w:val="20"/>
          <w:rPrChange w:id="139"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140" w:author="David Döbele" w:date="2025-01-22T08:39:00Z" w16du:dateUtc="2025-01-22T07:39:00Z">
            <w:rPr>
              <w:rFonts w:ascii="Georgia" w:eastAsia="Georgia" w:hAnsi="Georgia" w:cs="Georgia"/>
              <w:sz w:val="18"/>
            </w:rPr>
          </w:rPrChange>
        </w:rPr>
        <w:t xml:space="preserve">Kreativität </w:t>
      </w:r>
      <w:r w:rsidR="00E16EE0" w:rsidRPr="00B84AF1">
        <w:rPr>
          <w:rFonts w:ascii="Georgia" w:eastAsia="Georgia" w:hAnsi="Georgia" w:cs="Georgia"/>
          <w:sz w:val="20"/>
          <w:szCs w:val="20"/>
          <w:rPrChange w:id="141" w:author="David Döbele" w:date="2025-01-22T08:39:00Z" w16du:dateUtc="2025-01-22T07:39:00Z">
            <w:rPr>
              <w:rFonts w:ascii="Georgia" w:eastAsia="Georgia" w:hAnsi="Georgia" w:cs="Georgia"/>
              <w:sz w:val="18"/>
            </w:rPr>
          </w:rPrChange>
        </w:rPr>
        <w:t xml:space="preserve">und unternehmerisches Denken </w:t>
      </w:r>
      <w:r w:rsidRPr="00B84AF1">
        <w:rPr>
          <w:rFonts w:ascii="Georgia" w:eastAsia="Georgia" w:hAnsi="Georgia" w:cs="Georgia"/>
          <w:sz w:val="20"/>
          <w:szCs w:val="20"/>
          <w:rPrChange w:id="142" w:author="David Döbele" w:date="2025-01-22T08:39:00Z" w16du:dateUtc="2025-01-22T07:39:00Z">
            <w:rPr>
              <w:rFonts w:ascii="Georgia" w:eastAsia="Georgia" w:hAnsi="Georgia" w:cs="Georgia"/>
              <w:sz w:val="18"/>
            </w:rPr>
          </w:rPrChange>
        </w:rPr>
        <w:t>werden dadurch stark gefördert. Um mein</w:t>
      </w:r>
      <w:r w:rsidR="00E16EE0" w:rsidRPr="00B84AF1">
        <w:rPr>
          <w:rFonts w:ascii="Georgia" w:eastAsia="Georgia" w:hAnsi="Georgia" w:cs="Georgia"/>
          <w:sz w:val="20"/>
          <w:szCs w:val="20"/>
          <w:rPrChange w:id="143" w:author="David Döbele" w:date="2025-01-22T08:39:00Z" w16du:dateUtc="2025-01-22T07:39:00Z">
            <w:rPr>
              <w:rFonts w:ascii="Georgia" w:eastAsia="Georgia" w:hAnsi="Georgia" w:cs="Georgia"/>
              <w:sz w:val="18"/>
            </w:rPr>
          </w:rPrChange>
        </w:rPr>
        <w:t xml:space="preserve"> bisheriges </w:t>
      </w:r>
      <w:r w:rsidRPr="00B84AF1">
        <w:rPr>
          <w:rFonts w:ascii="Georgia" w:eastAsia="Georgia" w:hAnsi="Georgia" w:cs="Georgia"/>
          <w:sz w:val="20"/>
          <w:szCs w:val="20"/>
          <w:rPrChange w:id="144" w:author="David Döbele" w:date="2025-01-22T08:39:00Z" w16du:dateUtc="2025-01-22T07:39:00Z">
            <w:rPr>
              <w:rFonts w:ascii="Georgia" w:eastAsia="Georgia" w:hAnsi="Georgia" w:cs="Georgia"/>
              <w:sz w:val="18"/>
            </w:rPr>
          </w:rPrChange>
        </w:rPr>
        <w:t xml:space="preserve">Wissen </w:t>
      </w:r>
      <w:r w:rsidR="009D2245" w:rsidRPr="00B84AF1">
        <w:rPr>
          <w:rFonts w:ascii="Georgia" w:eastAsia="Georgia" w:hAnsi="Georgia" w:cs="Georgia"/>
          <w:sz w:val="20"/>
          <w:szCs w:val="20"/>
          <w:rPrChange w:id="145" w:author="David Döbele" w:date="2025-01-22T08:39:00Z" w16du:dateUtc="2025-01-22T07:39:00Z">
            <w:rPr>
              <w:rFonts w:ascii="Georgia" w:eastAsia="Georgia" w:hAnsi="Georgia" w:cs="Georgia"/>
              <w:sz w:val="18"/>
            </w:rPr>
          </w:rPrChange>
        </w:rPr>
        <w:t xml:space="preserve">in diesem Bereich </w:t>
      </w:r>
      <w:r w:rsidRPr="00B84AF1">
        <w:rPr>
          <w:rFonts w:ascii="Georgia" w:eastAsia="Georgia" w:hAnsi="Georgia" w:cs="Georgia"/>
          <w:sz w:val="20"/>
          <w:szCs w:val="20"/>
          <w:rPrChange w:id="146" w:author="David Döbele" w:date="2025-01-22T08:39:00Z" w16du:dateUtc="2025-01-22T07:39:00Z">
            <w:rPr>
              <w:rFonts w:ascii="Georgia" w:eastAsia="Georgia" w:hAnsi="Georgia" w:cs="Georgia"/>
              <w:sz w:val="18"/>
            </w:rPr>
          </w:rPrChange>
        </w:rPr>
        <w:t>nun weiter in der Praxis zu vertiefen, möchte ich Sie als Praktikant in ihrem Office in</w:t>
      </w:r>
      <w:r w:rsidR="000D437B" w:rsidRPr="00B84AF1">
        <w:rPr>
          <w:rFonts w:ascii="Georgia" w:eastAsia="Georgia" w:hAnsi="Georgia" w:cs="Georgia"/>
          <w:sz w:val="20"/>
          <w:szCs w:val="20"/>
          <w:rPrChange w:id="147" w:author="David Döbele" w:date="2025-01-22T08:39:00Z" w16du:dateUtc="2025-01-22T07:39:00Z">
            <w:rPr>
              <w:rFonts w:ascii="Georgia" w:eastAsia="Georgia" w:hAnsi="Georgia" w:cs="Georgia"/>
              <w:sz w:val="18"/>
            </w:rPr>
          </w:rPrChange>
        </w:rPr>
        <w:t xml:space="preserve"> </w:t>
      </w:r>
      <w:r w:rsidR="00ED6FFE" w:rsidRPr="00B84AF1">
        <w:rPr>
          <w:rFonts w:ascii="Georgia" w:eastAsia="Georgia" w:hAnsi="Georgia" w:cs="Georgia"/>
          <w:sz w:val="20"/>
          <w:szCs w:val="20"/>
          <w:rPrChange w:id="148" w:author="David Döbele" w:date="2025-01-22T08:39:00Z" w16du:dateUtc="2025-01-22T07:39:00Z">
            <w:rPr>
              <w:rFonts w:ascii="Georgia" w:eastAsia="Georgia" w:hAnsi="Georgia" w:cs="Georgia"/>
              <w:sz w:val="18"/>
            </w:rPr>
          </w:rPrChange>
        </w:rPr>
        <w:t xml:space="preserve">München </w:t>
      </w:r>
      <w:r w:rsidRPr="00B84AF1">
        <w:rPr>
          <w:rFonts w:ascii="Georgia" w:eastAsia="Georgia" w:hAnsi="Georgia" w:cs="Georgia"/>
          <w:sz w:val="20"/>
          <w:szCs w:val="20"/>
          <w:rPrChange w:id="149" w:author="David Döbele" w:date="2025-01-22T08:39:00Z" w16du:dateUtc="2025-01-22T07:39:00Z">
            <w:rPr>
              <w:rFonts w:ascii="Georgia" w:eastAsia="Georgia" w:hAnsi="Georgia" w:cs="Georgia"/>
              <w:sz w:val="18"/>
            </w:rPr>
          </w:rPrChange>
        </w:rPr>
        <w:t>unterstützen.</w:t>
      </w:r>
      <w:r w:rsidR="004178FB" w:rsidRPr="00B84AF1">
        <w:rPr>
          <w:rFonts w:ascii="Georgia" w:eastAsia="Georgia" w:hAnsi="Georgia" w:cs="Georgia"/>
          <w:sz w:val="20"/>
          <w:szCs w:val="20"/>
          <w:rPrChange w:id="150" w:author="David Döbele" w:date="2025-01-22T08:39:00Z" w16du:dateUtc="2025-01-22T07:39:00Z">
            <w:rPr>
              <w:rFonts w:ascii="Georgia" w:eastAsia="Georgia" w:hAnsi="Georgia" w:cs="Georgia"/>
              <w:sz w:val="18"/>
            </w:rPr>
          </w:rPrChange>
        </w:rPr>
        <w:t xml:space="preserve"> </w:t>
      </w:r>
    </w:p>
    <w:p w14:paraId="25BC2CBD" w14:textId="77777777" w:rsidR="00232D0E" w:rsidRPr="00B84AF1" w:rsidRDefault="009E55BD">
      <w:pPr>
        <w:spacing w:after="0"/>
        <w:ind w:left="1286"/>
        <w:rPr>
          <w:sz w:val="20"/>
          <w:szCs w:val="20"/>
          <w:rPrChange w:id="151" w:author="David Döbele" w:date="2025-01-22T08:39:00Z" w16du:dateUtc="2025-01-22T07:39:00Z">
            <w:rPr/>
          </w:rPrChange>
        </w:rPr>
      </w:pPr>
      <w:r w:rsidRPr="00B84AF1">
        <w:rPr>
          <w:sz w:val="20"/>
          <w:szCs w:val="20"/>
          <w:rPrChange w:id="152" w:author="David Döbele" w:date="2025-01-22T08:39:00Z" w16du:dateUtc="2025-01-22T07:39:00Z">
            <w:rPr/>
          </w:rPrChange>
        </w:rPr>
        <w:t xml:space="preserve">     </w:t>
      </w:r>
    </w:p>
    <w:p w14:paraId="0E9B5018" w14:textId="6A364567" w:rsidR="00232D0E" w:rsidRPr="00B84AF1" w:rsidRDefault="009E55BD" w:rsidP="00ED6FFE">
      <w:pPr>
        <w:spacing w:after="4" w:line="248" w:lineRule="auto"/>
        <w:ind w:left="1277" w:right="997" w:hanging="10"/>
        <w:rPr>
          <w:rFonts w:ascii="Georgia" w:eastAsia="Georgia" w:hAnsi="Georgia" w:cs="Georgia"/>
          <w:sz w:val="20"/>
          <w:szCs w:val="20"/>
          <w:rPrChange w:id="153" w:author="David Döbele" w:date="2025-01-22T08:39:00Z" w16du:dateUtc="2025-01-22T07:39:00Z">
            <w:rPr>
              <w:rFonts w:ascii="Georgia" w:eastAsia="Georgia" w:hAnsi="Georgia" w:cs="Georgia"/>
              <w:sz w:val="18"/>
            </w:rPr>
          </w:rPrChange>
        </w:rPr>
      </w:pPr>
      <w:r w:rsidRPr="00B84AF1">
        <w:rPr>
          <w:rFonts w:ascii="Georgia" w:eastAsia="Georgia" w:hAnsi="Georgia" w:cs="Georgia"/>
          <w:sz w:val="20"/>
          <w:szCs w:val="20"/>
          <w:rPrChange w:id="154" w:author="David Döbele" w:date="2025-01-22T08:39:00Z" w16du:dateUtc="2025-01-22T07:39:00Z">
            <w:rPr>
              <w:rFonts w:ascii="Georgia" w:eastAsia="Georgia" w:hAnsi="Georgia" w:cs="Georgia"/>
              <w:sz w:val="18"/>
            </w:rPr>
          </w:rPrChange>
        </w:rPr>
        <w:t xml:space="preserve">Nach meinem Abitur 2022 begann ich mein BWL-Studium an der RWTH Aachen. Dieser Schritt war für mich perfekt, weil ich mein Interesse und Wissen über </w:t>
      </w:r>
      <w:r w:rsidR="004178FB" w:rsidRPr="00B84AF1">
        <w:rPr>
          <w:rFonts w:ascii="Georgia" w:eastAsia="Georgia" w:hAnsi="Georgia" w:cs="Georgia"/>
          <w:sz w:val="20"/>
          <w:szCs w:val="20"/>
          <w:rPrChange w:id="155" w:author="David Döbele" w:date="2025-01-22T08:39:00Z" w16du:dateUtc="2025-01-22T07:39:00Z">
            <w:rPr>
              <w:rFonts w:ascii="Georgia" w:eastAsia="Georgia" w:hAnsi="Georgia" w:cs="Georgia"/>
              <w:sz w:val="18"/>
            </w:rPr>
          </w:rPrChange>
        </w:rPr>
        <w:t xml:space="preserve">die Wirtschaft </w:t>
      </w:r>
      <w:r w:rsidRPr="00B84AF1">
        <w:rPr>
          <w:rFonts w:ascii="Georgia" w:eastAsia="Georgia" w:hAnsi="Georgia" w:cs="Georgia"/>
          <w:sz w:val="20"/>
          <w:szCs w:val="20"/>
          <w:rPrChange w:id="156" w:author="David Döbele" w:date="2025-01-22T08:39:00Z" w16du:dateUtc="2025-01-22T07:39:00Z">
            <w:rPr>
              <w:rFonts w:ascii="Georgia" w:eastAsia="Georgia" w:hAnsi="Georgia" w:cs="Georgia"/>
              <w:sz w:val="18"/>
            </w:rPr>
          </w:rPrChange>
        </w:rPr>
        <w:t>im Studium weiter ausbauen konnte und</w:t>
      </w:r>
      <w:r w:rsidR="000D437B" w:rsidRPr="00B84AF1">
        <w:rPr>
          <w:rFonts w:ascii="Georgia" w:eastAsia="Georgia" w:hAnsi="Georgia" w:cs="Georgia"/>
          <w:sz w:val="20"/>
          <w:szCs w:val="20"/>
          <w:rPrChange w:id="157" w:author="David Döbele" w:date="2025-01-22T08:39:00Z" w16du:dateUtc="2025-01-22T07:39:00Z">
            <w:rPr>
              <w:rFonts w:ascii="Georgia" w:eastAsia="Georgia" w:hAnsi="Georgia" w:cs="Georgia"/>
              <w:sz w:val="18"/>
            </w:rPr>
          </w:rPrChange>
        </w:rPr>
        <w:t xml:space="preserve"> meinen Lebenslauf weiter </w:t>
      </w:r>
      <w:r w:rsidR="00ED6FFE" w:rsidRPr="00B84AF1">
        <w:rPr>
          <w:rFonts w:ascii="Georgia" w:eastAsia="Georgia" w:hAnsi="Georgia" w:cs="Georgia"/>
          <w:sz w:val="20"/>
          <w:szCs w:val="20"/>
          <w:rPrChange w:id="158" w:author="David Döbele" w:date="2025-01-22T08:39:00Z" w16du:dateUtc="2025-01-22T07:39:00Z">
            <w:rPr>
              <w:rFonts w:ascii="Georgia" w:eastAsia="Georgia" w:hAnsi="Georgia" w:cs="Georgia"/>
              <w:sz w:val="18"/>
            </w:rPr>
          </w:rPrChange>
        </w:rPr>
        <w:t>optimieren</w:t>
      </w:r>
      <w:r w:rsidR="000D437B" w:rsidRPr="00B84AF1">
        <w:rPr>
          <w:rFonts w:ascii="Georgia" w:eastAsia="Georgia" w:hAnsi="Georgia" w:cs="Georgia"/>
          <w:sz w:val="20"/>
          <w:szCs w:val="20"/>
          <w:rPrChange w:id="159" w:author="David Döbele" w:date="2025-01-22T08:39:00Z" w16du:dateUtc="2025-01-22T07:39:00Z">
            <w:rPr>
              <w:rFonts w:ascii="Georgia" w:eastAsia="Georgia" w:hAnsi="Georgia" w:cs="Georgia"/>
              <w:sz w:val="18"/>
            </w:rPr>
          </w:rPrChange>
        </w:rPr>
        <w:t xml:space="preserve"> konnte, um im Studium relevante Praxiserfahrung </w:t>
      </w:r>
      <w:r w:rsidR="00435617" w:rsidRPr="00B84AF1">
        <w:rPr>
          <w:rFonts w:ascii="Georgia" w:eastAsia="Georgia" w:hAnsi="Georgia" w:cs="Georgia"/>
          <w:sz w:val="20"/>
          <w:szCs w:val="20"/>
          <w:rPrChange w:id="160" w:author="David Döbele" w:date="2025-01-22T08:39:00Z" w16du:dateUtc="2025-01-22T07:39:00Z">
            <w:rPr>
              <w:rFonts w:ascii="Georgia" w:eastAsia="Georgia" w:hAnsi="Georgia" w:cs="Georgia"/>
              <w:sz w:val="18"/>
            </w:rPr>
          </w:rPrChange>
        </w:rPr>
        <w:t>i</w:t>
      </w:r>
      <w:r w:rsidR="00ED6FFE" w:rsidRPr="00B84AF1">
        <w:rPr>
          <w:rFonts w:ascii="Georgia" w:eastAsia="Georgia" w:hAnsi="Georgia" w:cs="Georgia"/>
          <w:sz w:val="20"/>
          <w:szCs w:val="20"/>
          <w:rPrChange w:id="161" w:author="David Döbele" w:date="2025-01-22T08:39:00Z" w16du:dateUtc="2025-01-22T07:39:00Z">
            <w:rPr>
              <w:rFonts w:ascii="Georgia" w:eastAsia="Georgia" w:hAnsi="Georgia" w:cs="Georgia"/>
              <w:sz w:val="18"/>
            </w:rPr>
          </w:rPrChange>
        </w:rPr>
        <w:t>m Bereich Business Development</w:t>
      </w:r>
      <w:r w:rsidR="00435617" w:rsidRPr="00B84AF1">
        <w:rPr>
          <w:rFonts w:ascii="Georgia" w:eastAsia="Georgia" w:hAnsi="Georgia" w:cs="Georgia"/>
          <w:sz w:val="20"/>
          <w:szCs w:val="20"/>
          <w:rPrChange w:id="162" w:author="David Döbele" w:date="2025-01-22T08:39:00Z" w16du:dateUtc="2025-01-22T07:39:00Z">
            <w:rPr>
              <w:rFonts w:ascii="Georgia" w:eastAsia="Georgia" w:hAnsi="Georgia" w:cs="Georgia"/>
              <w:sz w:val="18"/>
            </w:rPr>
          </w:rPrChange>
        </w:rPr>
        <w:t xml:space="preserve"> </w:t>
      </w:r>
      <w:r w:rsidR="000D437B" w:rsidRPr="00B84AF1">
        <w:rPr>
          <w:rFonts w:ascii="Georgia" w:eastAsia="Georgia" w:hAnsi="Georgia" w:cs="Georgia"/>
          <w:sz w:val="20"/>
          <w:szCs w:val="20"/>
          <w:rPrChange w:id="163" w:author="David Döbele" w:date="2025-01-22T08:39:00Z" w16du:dateUtc="2025-01-22T07:39:00Z">
            <w:rPr>
              <w:rFonts w:ascii="Georgia" w:eastAsia="Georgia" w:hAnsi="Georgia" w:cs="Georgia"/>
              <w:sz w:val="18"/>
            </w:rPr>
          </w:rPrChange>
        </w:rPr>
        <w:t>sammeln zu können</w:t>
      </w:r>
      <w:r w:rsidRPr="00B84AF1">
        <w:rPr>
          <w:rFonts w:ascii="Georgia" w:eastAsia="Georgia" w:hAnsi="Georgia" w:cs="Georgia"/>
          <w:sz w:val="20"/>
          <w:szCs w:val="20"/>
          <w:rPrChange w:id="164" w:author="David Döbele" w:date="2025-01-22T08:39:00Z" w16du:dateUtc="2025-01-22T07:39:00Z">
            <w:rPr>
              <w:rFonts w:ascii="Georgia" w:eastAsia="Georgia" w:hAnsi="Georgia" w:cs="Georgia"/>
              <w:sz w:val="18"/>
            </w:rPr>
          </w:rPrChange>
        </w:rPr>
        <w:t>.</w:t>
      </w:r>
      <w:r w:rsidR="00ED6FFE" w:rsidRPr="00B84AF1">
        <w:rPr>
          <w:rFonts w:ascii="Georgia" w:eastAsia="Georgia" w:hAnsi="Georgia" w:cs="Georgia"/>
          <w:sz w:val="20"/>
          <w:szCs w:val="20"/>
          <w:rPrChange w:id="165"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166" w:author="David Döbele" w:date="2025-01-22T08:39:00Z" w16du:dateUtc="2025-01-22T07:39:00Z">
            <w:rPr>
              <w:rFonts w:ascii="Georgia" w:eastAsia="Georgia" w:hAnsi="Georgia" w:cs="Georgia"/>
              <w:sz w:val="18"/>
            </w:rPr>
          </w:rPrChange>
        </w:rPr>
        <w:t xml:space="preserve">Meine Familie schätzt an mir besonders, dass ich auch in zeitintensiven Lernphasen stets diszipliniert arbeite und meine Geduld niemals verliere. Ich bin mir sicher, dass diese Eigenschaft mir auch im späteren Berufsleben sehr </w:t>
      </w:r>
      <w:proofErr w:type="gramStart"/>
      <w:r w:rsidRPr="00B84AF1">
        <w:rPr>
          <w:rFonts w:ascii="Georgia" w:eastAsia="Georgia" w:hAnsi="Georgia" w:cs="Georgia"/>
          <w:sz w:val="20"/>
          <w:szCs w:val="20"/>
          <w:rPrChange w:id="167" w:author="David Döbele" w:date="2025-01-22T08:39:00Z" w16du:dateUtc="2025-01-22T07:39:00Z">
            <w:rPr>
              <w:rFonts w:ascii="Georgia" w:eastAsia="Georgia" w:hAnsi="Georgia" w:cs="Georgia"/>
              <w:sz w:val="18"/>
            </w:rPr>
          </w:rPrChange>
        </w:rPr>
        <w:t>zu Gute kommen</w:t>
      </w:r>
      <w:proofErr w:type="gramEnd"/>
      <w:r w:rsidRPr="00B84AF1">
        <w:rPr>
          <w:rFonts w:ascii="Georgia" w:eastAsia="Georgia" w:hAnsi="Georgia" w:cs="Georgia"/>
          <w:sz w:val="20"/>
          <w:szCs w:val="20"/>
          <w:rPrChange w:id="168" w:author="David Döbele" w:date="2025-01-22T08:39:00Z" w16du:dateUtc="2025-01-22T07:39:00Z">
            <w:rPr>
              <w:rFonts w:ascii="Georgia" w:eastAsia="Georgia" w:hAnsi="Georgia" w:cs="Georgia"/>
              <w:sz w:val="18"/>
            </w:rPr>
          </w:rPrChange>
        </w:rPr>
        <w:t xml:space="preserve"> wird. Im Praktikum bei </w:t>
      </w:r>
      <w:r w:rsidR="009433C2" w:rsidRPr="00B84AF1">
        <w:rPr>
          <w:rFonts w:ascii="Georgia" w:eastAsia="Georgia" w:hAnsi="Georgia" w:cs="Georgia"/>
          <w:sz w:val="20"/>
          <w:szCs w:val="20"/>
          <w:rPrChange w:id="169" w:author="David Döbele" w:date="2025-01-22T08:39:00Z" w16du:dateUtc="2025-01-22T07:39:00Z">
            <w:rPr>
              <w:rFonts w:ascii="Georgia" w:eastAsia="Georgia" w:hAnsi="Georgia" w:cs="Georgia"/>
              <w:sz w:val="18"/>
            </w:rPr>
          </w:rPrChange>
        </w:rPr>
        <w:t xml:space="preserve">der </w:t>
      </w:r>
      <w:proofErr w:type="spellStart"/>
      <w:r w:rsidR="009433C2" w:rsidRPr="00B84AF1">
        <w:rPr>
          <w:rFonts w:ascii="Georgia" w:eastAsia="Georgia" w:hAnsi="Georgia" w:cs="Georgia"/>
          <w:sz w:val="20"/>
          <w:szCs w:val="20"/>
          <w:rPrChange w:id="170" w:author="David Döbele" w:date="2025-01-22T08:39:00Z" w16du:dateUtc="2025-01-22T07:39:00Z">
            <w:rPr>
              <w:rFonts w:ascii="Georgia" w:eastAsia="Georgia" w:hAnsi="Georgia" w:cs="Georgia"/>
              <w:sz w:val="18"/>
            </w:rPr>
          </w:rPrChange>
        </w:rPr>
        <w:t>Neocargo</w:t>
      </w:r>
      <w:proofErr w:type="spellEnd"/>
      <w:r w:rsidR="009433C2" w:rsidRPr="00B84AF1">
        <w:rPr>
          <w:rFonts w:ascii="Georgia" w:eastAsia="Georgia" w:hAnsi="Georgia" w:cs="Georgia"/>
          <w:sz w:val="20"/>
          <w:szCs w:val="20"/>
          <w:rPrChange w:id="171" w:author="David Döbele" w:date="2025-01-22T08:39:00Z" w16du:dateUtc="2025-01-22T07:39:00Z">
            <w:rPr>
              <w:rFonts w:ascii="Georgia" w:eastAsia="Georgia" w:hAnsi="Georgia" w:cs="Georgia"/>
              <w:sz w:val="18"/>
            </w:rPr>
          </w:rPrChange>
        </w:rPr>
        <w:t xml:space="preserve"> AG </w:t>
      </w:r>
      <w:r w:rsidRPr="00B84AF1">
        <w:rPr>
          <w:rFonts w:ascii="Georgia" w:eastAsia="Georgia" w:hAnsi="Georgia" w:cs="Georgia"/>
          <w:sz w:val="20"/>
          <w:szCs w:val="20"/>
          <w:rPrChange w:id="172" w:author="David Döbele" w:date="2025-01-22T08:39:00Z" w16du:dateUtc="2025-01-22T07:39:00Z">
            <w:rPr>
              <w:rFonts w:ascii="Georgia" w:eastAsia="Georgia" w:hAnsi="Georgia" w:cs="Georgia"/>
              <w:sz w:val="18"/>
            </w:rPr>
          </w:rPrChange>
        </w:rPr>
        <w:t xml:space="preserve">konnte ich meine kommunikativen </w:t>
      </w:r>
      <w:r w:rsidR="000D437B" w:rsidRPr="00B84AF1">
        <w:rPr>
          <w:rFonts w:ascii="Georgia" w:eastAsia="Georgia" w:hAnsi="Georgia" w:cs="Georgia"/>
          <w:sz w:val="20"/>
          <w:szCs w:val="20"/>
          <w:rPrChange w:id="173" w:author="David Döbele" w:date="2025-01-22T08:39:00Z" w16du:dateUtc="2025-01-22T07:39:00Z">
            <w:rPr>
              <w:rFonts w:ascii="Georgia" w:eastAsia="Georgia" w:hAnsi="Georgia" w:cs="Georgia"/>
              <w:sz w:val="18"/>
            </w:rPr>
          </w:rPrChange>
        </w:rPr>
        <w:t xml:space="preserve">und strategischen </w:t>
      </w:r>
      <w:r w:rsidRPr="00B84AF1">
        <w:rPr>
          <w:rFonts w:ascii="Georgia" w:eastAsia="Georgia" w:hAnsi="Georgia" w:cs="Georgia"/>
          <w:sz w:val="20"/>
          <w:szCs w:val="20"/>
          <w:rPrChange w:id="174" w:author="David Döbele" w:date="2025-01-22T08:39:00Z" w16du:dateUtc="2025-01-22T07:39:00Z">
            <w:rPr>
              <w:rFonts w:ascii="Georgia" w:eastAsia="Georgia" w:hAnsi="Georgia" w:cs="Georgia"/>
              <w:sz w:val="18"/>
            </w:rPr>
          </w:rPrChange>
        </w:rPr>
        <w:t xml:space="preserve">Fähigkeiten auf ein besseres Niveau heben und im Praktikum habe ich auch die Teamarbeit sehr wertgeschätzt, weil ich bemerkt habe, dass man als Team mehr erreichen kann als </w:t>
      </w:r>
      <w:proofErr w:type="gramStart"/>
      <w:r w:rsidRPr="00B84AF1">
        <w:rPr>
          <w:rFonts w:ascii="Georgia" w:eastAsia="Georgia" w:hAnsi="Georgia" w:cs="Georgia"/>
          <w:sz w:val="20"/>
          <w:szCs w:val="20"/>
          <w:rPrChange w:id="175" w:author="David Döbele" w:date="2025-01-22T08:39:00Z" w16du:dateUtc="2025-01-22T07:39:00Z">
            <w:rPr>
              <w:rFonts w:ascii="Georgia" w:eastAsia="Georgia" w:hAnsi="Georgia" w:cs="Georgia"/>
              <w:sz w:val="18"/>
            </w:rPr>
          </w:rPrChange>
        </w:rPr>
        <w:t>alleine</w:t>
      </w:r>
      <w:proofErr w:type="gramEnd"/>
      <w:r w:rsidRPr="00B84AF1">
        <w:rPr>
          <w:rFonts w:ascii="Georgia" w:eastAsia="Georgia" w:hAnsi="Georgia" w:cs="Georgia"/>
          <w:sz w:val="20"/>
          <w:szCs w:val="20"/>
          <w:rPrChange w:id="176" w:author="David Döbele" w:date="2025-01-22T08:39:00Z" w16du:dateUtc="2025-01-22T07:39:00Z">
            <w:rPr>
              <w:rFonts w:ascii="Georgia" w:eastAsia="Georgia" w:hAnsi="Georgia" w:cs="Georgia"/>
              <w:sz w:val="18"/>
            </w:rPr>
          </w:rPrChange>
        </w:rPr>
        <w:t>. Mein</w:t>
      </w:r>
      <w:r w:rsidR="000D437B" w:rsidRPr="00B84AF1">
        <w:rPr>
          <w:rFonts w:ascii="Georgia" w:eastAsia="Georgia" w:hAnsi="Georgia" w:cs="Georgia"/>
          <w:sz w:val="20"/>
          <w:szCs w:val="20"/>
          <w:rPrChange w:id="177" w:author="David Döbele" w:date="2025-01-22T08:39:00Z" w16du:dateUtc="2025-01-22T07:39:00Z">
            <w:rPr>
              <w:rFonts w:ascii="Georgia" w:eastAsia="Georgia" w:hAnsi="Georgia" w:cs="Georgia"/>
              <w:sz w:val="18"/>
            </w:rPr>
          </w:rPrChange>
        </w:rPr>
        <w:t xml:space="preserve">e Chefin bei </w:t>
      </w:r>
      <w:proofErr w:type="spellStart"/>
      <w:r w:rsidR="000D437B" w:rsidRPr="00B84AF1">
        <w:rPr>
          <w:rFonts w:ascii="Georgia" w:eastAsia="Georgia" w:hAnsi="Georgia" w:cs="Georgia"/>
          <w:sz w:val="20"/>
          <w:szCs w:val="20"/>
          <w:rPrChange w:id="178" w:author="David Döbele" w:date="2025-01-22T08:39:00Z" w16du:dateUtc="2025-01-22T07:39:00Z">
            <w:rPr>
              <w:rFonts w:ascii="Georgia" w:eastAsia="Georgia" w:hAnsi="Georgia" w:cs="Georgia"/>
              <w:sz w:val="18"/>
            </w:rPr>
          </w:rPrChange>
        </w:rPr>
        <w:t>Neocargo</w:t>
      </w:r>
      <w:proofErr w:type="spellEnd"/>
      <w:r w:rsidR="000D437B" w:rsidRPr="00B84AF1">
        <w:rPr>
          <w:rFonts w:ascii="Georgia" w:eastAsia="Georgia" w:hAnsi="Georgia" w:cs="Georgia"/>
          <w:sz w:val="20"/>
          <w:szCs w:val="20"/>
          <w:rPrChange w:id="179" w:author="David Döbele" w:date="2025-01-22T08:39:00Z" w16du:dateUtc="2025-01-22T07:39:00Z">
            <w:rPr>
              <w:rFonts w:ascii="Georgia" w:eastAsia="Georgia" w:hAnsi="Georgia" w:cs="Georgia"/>
              <w:sz w:val="18"/>
            </w:rPr>
          </w:rPrChange>
        </w:rPr>
        <w:t xml:space="preserve"> AG </w:t>
      </w:r>
      <w:r w:rsidRPr="00B84AF1">
        <w:rPr>
          <w:rFonts w:ascii="Georgia" w:eastAsia="Georgia" w:hAnsi="Georgia" w:cs="Georgia"/>
          <w:sz w:val="20"/>
          <w:szCs w:val="20"/>
          <w:rPrChange w:id="180" w:author="David Döbele" w:date="2025-01-22T08:39:00Z" w16du:dateUtc="2025-01-22T07:39:00Z">
            <w:rPr>
              <w:rFonts w:ascii="Georgia" w:eastAsia="Georgia" w:hAnsi="Georgia" w:cs="Georgia"/>
              <w:sz w:val="18"/>
            </w:rPr>
          </w:rPrChange>
        </w:rPr>
        <w:t xml:space="preserve">meinte auch, dass ich sehr teamfähig sei und gut </w:t>
      </w:r>
      <w:r w:rsidR="000D437B" w:rsidRPr="00B84AF1">
        <w:rPr>
          <w:rFonts w:ascii="Georgia" w:eastAsia="Georgia" w:hAnsi="Georgia" w:cs="Georgia"/>
          <w:sz w:val="20"/>
          <w:szCs w:val="20"/>
          <w:rPrChange w:id="181" w:author="David Döbele" w:date="2025-01-22T08:39:00Z" w16du:dateUtc="2025-01-22T07:39:00Z">
            <w:rPr>
              <w:rFonts w:ascii="Georgia" w:eastAsia="Georgia" w:hAnsi="Georgia" w:cs="Georgia"/>
              <w:sz w:val="18"/>
            </w:rPr>
          </w:rPrChange>
        </w:rPr>
        <w:t>strategisch</w:t>
      </w:r>
      <w:r w:rsidR="009433C2" w:rsidRPr="00B84AF1">
        <w:rPr>
          <w:rFonts w:ascii="Georgia" w:eastAsia="Georgia" w:hAnsi="Georgia" w:cs="Georgia"/>
          <w:sz w:val="20"/>
          <w:szCs w:val="20"/>
          <w:rPrChange w:id="182" w:author="David Döbele" w:date="2025-01-22T08:39:00Z" w16du:dateUtc="2025-01-22T07:39:00Z">
            <w:rPr>
              <w:rFonts w:ascii="Georgia" w:eastAsia="Georgia" w:hAnsi="Georgia" w:cs="Georgia"/>
              <w:sz w:val="18"/>
            </w:rPr>
          </w:rPrChange>
        </w:rPr>
        <w:t xml:space="preserve"> </w:t>
      </w:r>
      <w:r w:rsidR="000D437B" w:rsidRPr="00B84AF1">
        <w:rPr>
          <w:rFonts w:ascii="Georgia" w:eastAsia="Georgia" w:hAnsi="Georgia" w:cs="Georgia"/>
          <w:sz w:val="20"/>
          <w:szCs w:val="20"/>
          <w:rPrChange w:id="183" w:author="David Döbele" w:date="2025-01-22T08:39:00Z" w16du:dateUtc="2025-01-22T07:39:00Z">
            <w:rPr>
              <w:rFonts w:ascii="Georgia" w:eastAsia="Georgia" w:hAnsi="Georgia" w:cs="Georgia"/>
              <w:sz w:val="18"/>
            </w:rPr>
          </w:rPrChange>
        </w:rPr>
        <w:t>denken könne</w:t>
      </w:r>
      <w:r w:rsidRPr="00B84AF1">
        <w:rPr>
          <w:rFonts w:ascii="Georgia" w:eastAsia="Georgia" w:hAnsi="Georgia" w:cs="Georgia"/>
          <w:sz w:val="20"/>
          <w:szCs w:val="20"/>
          <w:rPrChange w:id="184" w:author="David Döbele" w:date="2025-01-22T08:39:00Z" w16du:dateUtc="2025-01-22T07:39:00Z">
            <w:rPr>
              <w:rFonts w:ascii="Georgia" w:eastAsia="Georgia" w:hAnsi="Georgia" w:cs="Georgia"/>
              <w:sz w:val="18"/>
            </w:rPr>
          </w:rPrChange>
        </w:rPr>
        <w:t>. Im Studium und im Praktikum habe ich gelernt, dass man sich sehr hohe Ziele im Leben setzen sollte und jeden Tag arbeiten sollte, um seinen Zielen näher zu kommen und zu realisieren.</w:t>
      </w:r>
      <w:r w:rsidRPr="00B84AF1">
        <w:rPr>
          <w:sz w:val="20"/>
          <w:szCs w:val="20"/>
          <w:rPrChange w:id="185" w:author="David Döbele" w:date="2025-01-22T08:39:00Z" w16du:dateUtc="2025-01-22T07:39:00Z">
            <w:rPr/>
          </w:rPrChange>
        </w:rPr>
        <w:t xml:space="preserve">     </w:t>
      </w:r>
    </w:p>
    <w:p w14:paraId="775C524D" w14:textId="77777777" w:rsidR="00232D0E" w:rsidRPr="00B84AF1" w:rsidRDefault="009E55BD">
      <w:pPr>
        <w:spacing w:after="0"/>
        <w:ind w:left="1286"/>
        <w:rPr>
          <w:sz w:val="20"/>
          <w:szCs w:val="20"/>
          <w:rPrChange w:id="186" w:author="David Döbele" w:date="2025-01-22T08:39:00Z" w16du:dateUtc="2025-01-22T07:39:00Z">
            <w:rPr/>
          </w:rPrChange>
        </w:rPr>
      </w:pPr>
      <w:r w:rsidRPr="00B84AF1">
        <w:rPr>
          <w:sz w:val="20"/>
          <w:szCs w:val="20"/>
          <w:rPrChange w:id="187" w:author="David Döbele" w:date="2025-01-22T08:39:00Z" w16du:dateUtc="2025-01-22T07:39:00Z">
            <w:rPr/>
          </w:rPrChange>
        </w:rPr>
        <w:t xml:space="preserve">     </w:t>
      </w:r>
    </w:p>
    <w:p w14:paraId="2BCE4CE9" w14:textId="6C91B310" w:rsidR="00232D0E" w:rsidRPr="00B84AF1" w:rsidRDefault="009E55BD">
      <w:pPr>
        <w:spacing w:after="4" w:line="248" w:lineRule="auto"/>
        <w:ind w:left="1277" w:right="997" w:hanging="10"/>
        <w:rPr>
          <w:ins w:id="188" w:author="David Döbele" w:date="2025-01-22T08:39:00Z" w16du:dateUtc="2025-01-22T07:39:00Z"/>
          <w:rFonts w:ascii="Georgia" w:eastAsia="Georgia" w:hAnsi="Georgia" w:cs="Georgia"/>
          <w:sz w:val="20"/>
          <w:szCs w:val="20"/>
          <w:rPrChange w:id="189" w:author="David Döbele" w:date="2025-01-22T08:39:00Z" w16du:dateUtc="2025-01-22T07:39:00Z">
            <w:rPr>
              <w:ins w:id="190" w:author="David Döbele" w:date="2025-01-22T08:39:00Z" w16du:dateUtc="2025-01-22T07:39:00Z"/>
              <w:rFonts w:ascii="Georgia" w:eastAsia="Georgia" w:hAnsi="Georgia" w:cs="Georgia"/>
              <w:sz w:val="18"/>
            </w:rPr>
          </w:rPrChange>
        </w:rPr>
      </w:pPr>
      <w:r w:rsidRPr="00B84AF1">
        <w:rPr>
          <w:rFonts w:ascii="Georgia" w:eastAsia="Georgia" w:hAnsi="Georgia" w:cs="Georgia"/>
          <w:sz w:val="20"/>
          <w:szCs w:val="20"/>
          <w:rPrChange w:id="191" w:author="David Döbele" w:date="2025-01-22T08:39:00Z" w16du:dateUtc="2025-01-22T07:39:00Z">
            <w:rPr>
              <w:rFonts w:ascii="Georgia" w:eastAsia="Georgia" w:hAnsi="Georgia" w:cs="Georgia"/>
              <w:sz w:val="18"/>
            </w:rPr>
          </w:rPrChange>
        </w:rPr>
        <w:t>D</w:t>
      </w:r>
      <w:r w:rsidR="00ED6FFE" w:rsidRPr="00B84AF1">
        <w:rPr>
          <w:rFonts w:ascii="Georgia" w:eastAsia="Georgia" w:hAnsi="Georgia" w:cs="Georgia"/>
          <w:sz w:val="20"/>
          <w:szCs w:val="20"/>
          <w:rPrChange w:id="192" w:author="David Döbele" w:date="2025-01-22T08:39:00Z" w16du:dateUtc="2025-01-22T07:39:00Z">
            <w:rPr>
              <w:rFonts w:ascii="Georgia" w:eastAsia="Georgia" w:hAnsi="Georgia" w:cs="Georgia"/>
              <w:sz w:val="18"/>
            </w:rPr>
          </w:rPrChange>
        </w:rPr>
        <w:t xml:space="preserve">as Unternehmen PwC </w:t>
      </w:r>
      <w:r w:rsidR="000D437B" w:rsidRPr="00B84AF1">
        <w:rPr>
          <w:rFonts w:ascii="Georgia" w:eastAsia="Georgia" w:hAnsi="Georgia" w:cs="Georgia"/>
          <w:sz w:val="20"/>
          <w:szCs w:val="20"/>
          <w:rPrChange w:id="193" w:author="David Döbele" w:date="2025-01-22T08:39:00Z" w16du:dateUtc="2025-01-22T07:39:00Z">
            <w:rPr>
              <w:rFonts w:ascii="Georgia" w:eastAsia="Georgia" w:hAnsi="Georgia" w:cs="Georgia"/>
              <w:sz w:val="18"/>
            </w:rPr>
          </w:rPrChange>
        </w:rPr>
        <w:t xml:space="preserve">scheint </w:t>
      </w:r>
      <w:r w:rsidRPr="00B84AF1">
        <w:rPr>
          <w:rFonts w:ascii="Georgia" w:eastAsia="Georgia" w:hAnsi="Georgia" w:cs="Georgia"/>
          <w:sz w:val="20"/>
          <w:szCs w:val="20"/>
          <w:rPrChange w:id="194" w:author="David Döbele" w:date="2025-01-22T08:39:00Z" w16du:dateUtc="2025-01-22T07:39:00Z">
            <w:rPr>
              <w:rFonts w:ascii="Georgia" w:eastAsia="Georgia" w:hAnsi="Georgia" w:cs="Georgia"/>
              <w:sz w:val="18"/>
            </w:rPr>
          </w:rPrChange>
        </w:rPr>
        <w:t xml:space="preserve">mir für ein Praktikum ideal. Durch Ihren exzellenten Status </w:t>
      </w:r>
      <w:r w:rsidR="00ED6FFE" w:rsidRPr="00B84AF1">
        <w:rPr>
          <w:rFonts w:ascii="Georgia" w:eastAsia="Georgia" w:hAnsi="Georgia" w:cs="Georgia"/>
          <w:sz w:val="20"/>
          <w:szCs w:val="20"/>
          <w:rPrChange w:id="195" w:author="David Döbele" w:date="2025-01-22T08:39:00Z" w16du:dateUtc="2025-01-22T07:39:00Z">
            <w:rPr>
              <w:rFonts w:ascii="Georgia" w:eastAsia="Georgia" w:hAnsi="Georgia" w:cs="Georgia"/>
              <w:sz w:val="18"/>
            </w:rPr>
          </w:rPrChange>
        </w:rPr>
        <w:t xml:space="preserve">im Bereich Wirtschaftsprüfung und Beratung </w:t>
      </w:r>
      <w:r w:rsidRPr="00B84AF1">
        <w:rPr>
          <w:rFonts w:ascii="Georgia" w:eastAsia="Georgia" w:hAnsi="Georgia" w:cs="Georgia"/>
          <w:sz w:val="20"/>
          <w:szCs w:val="20"/>
          <w:rPrChange w:id="196" w:author="David Döbele" w:date="2025-01-22T08:39:00Z" w16du:dateUtc="2025-01-22T07:39:00Z">
            <w:rPr>
              <w:rFonts w:ascii="Georgia" w:eastAsia="Georgia" w:hAnsi="Georgia" w:cs="Georgia"/>
              <w:sz w:val="18"/>
            </w:rPr>
          </w:rPrChange>
        </w:rPr>
        <w:t>kann ich bei Ihnen mein bisheriges Wissen üb</w:t>
      </w:r>
      <w:r w:rsidR="000D437B" w:rsidRPr="00B84AF1">
        <w:rPr>
          <w:rFonts w:ascii="Georgia" w:eastAsia="Georgia" w:hAnsi="Georgia" w:cs="Georgia"/>
          <w:sz w:val="20"/>
          <w:szCs w:val="20"/>
          <w:rPrChange w:id="197" w:author="David Döbele" w:date="2025-01-22T08:39:00Z" w16du:dateUtc="2025-01-22T07:39:00Z">
            <w:rPr>
              <w:rFonts w:ascii="Georgia" w:eastAsia="Georgia" w:hAnsi="Georgia" w:cs="Georgia"/>
              <w:sz w:val="18"/>
            </w:rPr>
          </w:rPrChange>
        </w:rPr>
        <w:t xml:space="preserve">er </w:t>
      </w:r>
      <w:r w:rsidR="004913D2" w:rsidRPr="00B84AF1">
        <w:rPr>
          <w:rFonts w:ascii="Georgia" w:eastAsia="Georgia" w:hAnsi="Georgia" w:cs="Georgia"/>
          <w:sz w:val="20"/>
          <w:szCs w:val="20"/>
          <w:rPrChange w:id="198" w:author="David Döbele" w:date="2025-01-22T08:39:00Z" w16du:dateUtc="2025-01-22T07:39:00Z">
            <w:rPr>
              <w:rFonts w:ascii="Georgia" w:eastAsia="Georgia" w:hAnsi="Georgia" w:cs="Georgia"/>
              <w:sz w:val="18"/>
            </w:rPr>
          </w:rPrChange>
        </w:rPr>
        <w:t xml:space="preserve">Business Development </w:t>
      </w:r>
      <w:r w:rsidR="000D437B" w:rsidRPr="00B84AF1">
        <w:rPr>
          <w:rFonts w:ascii="Georgia" w:eastAsia="Georgia" w:hAnsi="Georgia" w:cs="Georgia"/>
          <w:sz w:val="20"/>
          <w:szCs w:val="20"/>
          <w:rPrChange w:id="199" w:author="David Döbele" w:date="2025-01-22T08:39:00Z" w16du:dateUtc="2025-01-22T07:39:00Z">
            <w:rPr>
              <w:rFonts w:ascii="Georgia" w:eastAsia="Georgia" w:hAnsi="Georgia" w:cs="Georgia"/>
              <w:sz w:val="18"/>
            </w:rPr>
          </w:rPrChange>
        </w:rPr>
        <w:t xml:space="preserve">und Beratung </w:t>
      </w:r>
      <w:r w:rsidRPr="00B84AF1">
        <w:rPr>
          <w:rFonts w:ascii="Georgia" w:eastAsia="Georgia" w:hAnsi="Georgia" w:cs="Georgia"/>
          <w:sz w:val="20"/>
          <w:szCs w:val="20"/>
          <w:rPrChange w:id="200" w:author="David Döbele" w:date="2025-01-22T08:39:00Z" w16du:dateUtc="2025-01-22T07:39:00Z">
            <w:rPr>
              <w:rFonts w:ascii="Georgia" w:eastAsia="Georgia" w:hAnsi="Georgia" w:cs="Georgia"/>
              <w:sz w:val="18"/>
            </w:rPr>
          </w:rPrChange>
        </w:rPr>
        <w:t>optimal einbringen.</w:t>
      </w:r>
      <w:r w:rsidR="00EF71D7" w:rsidRPr="00B84AF1">
        <w:rPr>
          <w:rFonts w:ascii="Georgia" w:eastAsia="Georgia" w:hAnsi="Georgia" w:cs="Georgia"/>
          <w:sz w:val="20"/>
          <w:szCs w:val="20"/>
          <w:rPrChange w:id="201" w:author="David Döbele" w:date="2025-01-22T08:39:00Z" w16du:dateUtc="2025-01-22T07:39:00Z">
            <w:rPr>
              <w:rFonts w:ascii="Georgia" w:eastAsia="Georgia" w:hAnsi="Georgia" w:cs="Georgia"/>
              <w:sz w:val="18"/>
            </w:rPr>
          </w:rPrChange>
        </w:rPr>
        <w:t xml:space="preserve"> </w:t>
      </w:r>
      <w:r w:rsidRPr="00B84AF1">
        <w:rPr>
          <w:rFonts w:ascii="Georgia" w:eastAsia="Georgia" w:hAnsi="Georgia" w:cs="Georgia"/>
          <w:sz w:val="20"/>
          <w:szCs w:val="20"/>
          <w:rPrChange w:id="202" w:author="David Döbele" w:date="2025-01-22T08:39:00Z" w16du:dateUtc="2025-01-22T07:39:00Z">
            <w:rPr>
              <w:rFonts w:ascii="Georgia" w:eastAsia="Georgia" w:hAnsi="Georgia" w:cs="Georgia"/>
              <w:sz w:val="18"/>
            </w:rPr>
          </w:rPrChange>
        </w:rPr>
        <w:t xml:space="preserve">Mit ihrem Unternehmen assoziiere ich Teamgeist, Professionalität und Leistung auf höchstem Niveau und das sind Werte, mit denen ich mich vollkommen identifiziere und auf denen ich meine weitere Karriere sehr gerne aufbauen möchte.  </w:t>
      </w:r>
    </w:p>
    <w:p w14:paraId="4CFDFE35" w14:textId="77777777" w:rsidR="00B84AF1" w:rsidRPr="00B84AF1" w:rsidRDefault="00B84AF1">
      <w:pPr>
        <w:spacing w:after="4" w:line="248" w:lineRule="auto"/>
        <w:ind w:left="1277" w:right="997" w:hanging="10"/>
        <w:rPr>
          <w:sz w:val="20"/>
          <w:szCs w:val="20"/>
          <w:rPrChange w:id="203" w:author="David Döbele" w:date="2025-01-22T08:39:00Z" w16du:dateUtc="2025-01-22T07:39:00Z">
            <w:rPr/>
          </w:rPrChange>
        </w:rPr>
      </w:pPr>
    </w:p>
    <w:p w14:paraId="246940B7" w14:textId="13A6D79A" w:rsidR="00232D0E" w:rsidRPr="00B84AF1" w:rsidRDefault="009E55BD">
      <w:pPr>
        <w:spacing w:after="4" w:line="248" w:lineRule="auto"/>
        <w:ind w:left="1277" w:right="997" w:hanging="10"/>
        <w:rPr>
          <w:sz w:val="20"/>
          <w:szCs w:val="20"/>
          <w:rPrChange w:id="204" w:author="David Döbele" w:date="2025-01-22T08:39:00Z" w16du:dateUtc="2025-01-22T07:39:00Z">
            <w:rPr/>
          </w:rPrChange>
        </w:rPr>
      </w:pPr>
      <w:r w:rsidRPr="00B84AF1">
        <w:rPr>
          <w:rFonts w:ascii="Georgia" w:eastAsia="Georgia" w:hAnsi="Georgia" w:cs="Georgia"/>
          <w:sz w:val="20"/>
          <w:szCs w:val="20"/>
          <w:rPrChange w:id="205" w:author="David Döbele" w:date="2025-01-22T08:39:00Z" w16du:dateUtc="2025-01-22T07:39:00Z">
            <w:rPr>
              <w:rFonts w:ascii="Georgia" w:eastAsia="Georgia" w:hAnsi="Georgia" w:cs="Georgia"/>
              <w:sz w:val="18"/>
            </w:rPr>
          </w:rPrChange>
        </w:rPr>
        <w:t>Von dem Praktikum erhoffe ich mir eine steile Lernkurve sowie die Möglichkeit, meine eigenen Fähigkeiten und eigene Kreativität mit einzubringen und Verantwortung zu übernehmen. Ich bin mir sicher, dass ich durch meine hohe Einsatzbereitschaft sowie meine hervorragenden analytischen</w:t>
      </w:r>
      <w:r w:rsidR="0000130D" w:rsidRPr="00B84AF1">
        <w:rPr>
          <w:rFonts w:ascii="Georgia" w:eastAsia="Georgia" w:hAnsi="Georgia" w:cs="Georgia"/>
          <w:sz w:val="20"/>
          <w:szCs w:val="20"/>
          <w:rPrChange w:id="206" w:author="David Döbele" w:date="2025-01-22T08:39:00Z" w16du:dateUtc="2025-01-22T07:39:00Z">
            <w:rPr>
              <w:rFonts w:ascii="Georgia" w:eastAsia="Georgia" w:hAnsi="Georgia" w:cs="Georgia"/>
              <w:sz w:val="18"/>
            </w:rPr>
          </w:rPrChange>
        </w:rPr>
        <w:t xml:space="preserve"> und strategischen</w:t>
      </w:r>
      <w:r w:rsidRPr="00B84AF1">
        <w:rPr>
          <w:rFonts w:ascii="Georgia" w:eastAsia="Georgia" w:hAnsi="Georgia" w:cs="Georgia"/>
          <w:sz w:val="20"/>
          <w:szCs w:val="20"/>
          <w:rPrChange w:id="207" w:author="David Döbele" w:date="2025-01-22T08:39:00Z" w16du:dateUtc="2025-01-22T07:39:00Z">
            <w:rPr>
              <w:rFonts w:ascii="Georgia" w:eastAsia="Georgia" w:hAnsi="Georgia" w:cs="Georgia"/>
              <w:sz w:val="18"/>
            </w:rPr>
          </w:rPrChange>
        </w:rPr>
        <w:t xml:space="preserve"> Fähigkeiten eine Bereicherung für ihr Unternehmen sein werde und ich würde mich sehr darüber freuen, Sie auch in einem persönlichen Gespräch von mir überzeugen zu dürfen.  </w:t>
      </w:r>
      <w:r w:rsidRPr="00B84AF1">
        <w:rPr>
          <w:sz w:val="20"/>
          <w:szCs w:val="20"/>
          <w:rPrChange w:id="208" w:author="David Döbele" w:date="2025-01-22T08:39:00Z" w16du:dateUtc="2025-01-22T07:39:00Z">
            <w:rPr/>
          </w:rPrChange>
        </w:rPr>
        <w:t xml:space="preserve">    </w:t>
      </w:r>
      <w:r w:rsidRPr="00B84AF1">
        <w:rPr>
          <w:rFonts w:ascii="Georgia" w:eastAsia="Georgia" w:hAnsi="Georgia" w:cs="Georgia"/>
          <w:sz w:val="20"/>
          <w:szCs w:val="20"/>
          <w:rPrChange w:id="209" w:author="David Döbele" w:date="2025-01-22T08:39:00Z" w16du:dateUtc="2025-01-22T07:39:00Z">
            <w:rPr>
              <w:rFonts w:ascii="Georgia" w:eastAsia="Georgia" w:hAnsi="Georgia" w:cs="Georgia"/>
              <w:sz w:val="18"/>
            </w:rPr>
          </w:rPrChange>
        </w:rPr>
        <w:t xml:space="preserve"> </w:t>
      </w:r>
    </w:p>
    <w:p w14:paraId="74E47D8D" w14:textId="4A81E709" w:rsidR="00232D0E" w:rsidRPr="00B84AF1" w:rsidRDefault="009E55BD">
      <w:pPr>
        <w:spacing w:after="124"/>
        <w:ind w:left="1416"/>
        <w:rPr>
          <w:sz w:val="20"/>
          <w:szCs w:val="20"/>
          <w:rPrChange w:id="210" w:author="David Döbele" w:date="2025-01-22T08:39:00Z" w16du:dateUtc="2025-01-22T07:39:00Z">
            <w:rPr/>
          </w:rPrChange>
        </w:rPr>
      </w:pPr>
      <w:r w:rsidRPr="00B84AF1">
        <w:rPr>
          <w:rFonts w:ascii="Georgia" w:eastAsia="Georgia" w:hAnsi="Georgia" w:cs="Georgia"/>
          <w:sz w:val="20"/>
          <w:szCs w:val="20"/>
          <w:rPrChange w:id="211" w:author="David Döbele" w:date="2025-01-22T08:39:00Z" w16du:dateUtc="2025-01-22T07:39:00Z">
            <w:rPr>
              <w:rFonts w:ascii="Georgia" w:eastAsia="Georgia" w:hAnsi="Georgia" w:cs="Georgia"/>
              <w:sz w:val="18"/>
            </w:rPr>
          </w:rPrChange>
        </w:rPr>
        <w:t xml:space="preserve">  </w:t>
      </w:r>
      <w:r w:rsidRPr="00B84AF1">
        <w:rPr>
          <w:sz w:val="20"/>
          <w:szCs w:val="20"/>
          <w:rPrChange w:id="212" w:author="David Döbele" w:date="2025-01-22T08:39:00Z" w16du:dateUtc="2025-01-22T07:39:00Z">
            <w:rPr/>
          </w:rPrChange>
        </w:rPr>
        <w:t xml:space="preserve">     </w:t>
      </w:r>
    </w:p>
    <w:p w14:paraId="7CB17897" w14:textId="67F7944C" w:rsidR="00232D0E" w:rsidRPr="00B84AF1" w:rsidRDefault="009E55BD">
      <w:pPr>
        <w:spacing w:after="4" w:line="248" w:lineRule="auto"/>
        <w:ind w:left="164" w:right="997" w:hanging="10"/>
        <w:rPr>
          <w:sz w:val="20"/>
          <w:szCs w:val="20"/>
          <w:rPrChange w:id="213" w:author="David Döbele" w:date="2025-01-22T08:39:00Z" w16du:dateUtc="2025-01-22T07:39:00Z">
            <w:rPr/>
          </w:rPrChange>
        </w:rPr>
      </w:pPr>
      <w:r w:rsidRPr="00B84AF1">
        <w:rPr>
          <w:rFonts w:ascii="Georgia" w:eastAsia="Georgia" w:hAnsi="Georgia" w:cs="Georgia"/>
          <w:sz w:val="20"/>
          <w:szCs w:val="20"/>
          <w:rPrChange w:id="214" w:author="David Döbele" w:date="2025-01-22T08:39:00Z" w16du:dateUtc="2025-01-22T07:39:00Z">
            <w:rPr>
              <w:rFonts w:ascii="Georgia" w:eastAsia="Georgia" w:hAnsi="Georgia" w:cs="Georgia"/>
              <w:sz w:val="18"/>
            </w:rPr>
          </w:rPrChange>
        </w:rPr>
        <w:t xml:space="preserve">                          Mit freundlichen Grüßen    </w:t>
      </w:r>
    </w:p>
    <w:p w14:paraId="71C8E032" w14:textId="76220595" w:rsidR="00232D0E" w:rsidRDefault="000D437B" w:rsidP="00ED59F3">
      <w:pPr>
        <w:spacing w:after="38"/>
        <w:ind w:left="154"/>
      </w:pPr>
      <w:r>
        <w:rPr>
          <w:rFonts w:ascii="Georgia" w:eastAsia="Georgia" w:hAnsi="Georgia" w:cs="Georgia"/>
          <w:sz w:val="18"/>
        </w:rPr>
        <w:t xml:space="preserve">                         </w:t>
      </w:r>
      <w:r w:rsidR="009E55BD">
        <w:rPr>
          <w:rFonts w:ascii="Georgia" w:eastAsia="Georgia" w:hAnsi="Georgia" w:cs="Georgia"/>
          <w:sz w:val="18"/>
        </w:rPr>
        <w:t xml:space="preserve"> </w:t>
      </w:r>
      <w:r>
        <w:rPr>
          <w:rFonts w:ascii="Georgia" w:eastAsia="Georgia" w:hAnsi="Georgia" w:cs="Georgia"/>
          <w:noProof/>
          <w:sz w:val="18"/>
        </w:rPr>
        <w:drawing>
          <wp:inline distT="0" distB="0" distL="0" distR="0" wp14:anchorId="5E0E2CC4" wp14:editId="396EBBBF">
            <wp:extent cx="1019175" cy="286385"/>
            <wp:effectExtent l="0" t="0" r="9525" b="0"/>
            <wp:docPr id="1863063105"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63105" name="Grafik 1863063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9175" cy="286385"/>
                    </a:xfrm>
                    <a:prstGeom prst="rect">
                      <a:avLst/>
                    </a:prstGeom>
                  </pic:spPr>
                </pic:pic>
              </a:graphicData>
            </a:graphic>
          </wp:inline>
        </w:drawing>
      </w:r>
    </w:p>
    <w:sectPr w:rsidR="00232D0E">
      <w:pgSz w:w="11906" w:h="16838"/>
      <w:pgMar w:top="1375" w:right="325" w:bottom="575"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D7F8" w14:textId="77777777" w:rsidR="0015746D" w:rsidRDefault="0015746D" w:rsidP="00B40090">
      <w:pPr>
        <w:spacing w:after="0" w:line="240" w:lineRule="auto"/>
      </w:pPr>
      <w:r>
        <w:separator/>
      </w:r>
    </w:p>
  </w:endnote>
  <w:endnote w:type="continuationSeparator" w:id="0">
    <w:p w14:paraId="48BFADBE" w14:textId="77777777" w:rsidR="0015746D" w:rsidRDefault="0015746D" w:rsidP="00B40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W01-75Bold">
    <w:altName w:val="Arial"/>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4DD5" w14:textId="77777777" w:rsidR="0015746D" w:rsidRDefault="0015746D" w:rsidP="00B40090">
      <w:pPr>
        <w:spacing w:after="0" w:line="240" w:lineRule="auto"/>
      </w:pPr>
      <w:r>
        <w:separator/>
      </w:r>
    </w:p>
  </w:footnote>
  <w:footnote w:type="continuationSeparator" w:id="0">
    <w:p w14:paraId="6FFDA184" w14:textId="77777777" w:rsidR="0015746D" w:rsidRDefault="0015746D" w:rsidP="00B40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4F2"/>
    <w:multiLevelType w:val="hybridMultilevel"/>
    <w:tmpl w:val="6CC2DD46"/>
    <w:lvl w:ilvl="0" w:tplc="4CC44ADC">
      <w:start w:val="1"/>
      <w:numFmt w:val="bullet"/>
      <w:lvlText w:val="•"/>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C2AAA">
      <w:start w:val="1"/>
      <w:numFmt w:val="bullet"/>
      <w:lvlText w:val="o"/>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C7C1E">
      <w:start w:val="1"/>
      <w:numFmt w:val="bullet"/>
      <w:lvlText w:val="▪"/>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824DC">
      <w:start w:val="1"/>
      <w:numFmt w:val="bullet"/>
      <w:lvlText w:val="•"/>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4AA52">
      <w:start w:val="1"/>
      <w:numFmt w:val="bullet"/>
      <w:lvlText w:val="o"/>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4EABB8">
      <w:start w:val="1"/>
      <w:numFmt w:val="bullet"/>
      <w:lvlText w:val="▪"/>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B8F486">
      <w:start w:val="1"/>
      <w:numFmt w:val="bullet"/>
      <w:lvlText w:val="•"/>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28FAEC">
      <w:start w:val="1"/>
      <w:numFmt w:val="bullet"/>
      <w:lvlText w:val="o"/>
      <w:lvlJc w:val="left"/>
      <w:pPr>
        <w:ind w:left="7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3E0916">
      <w:start w:val="1"/>
      <w:numFmt w:val="bullet"/>
      <w:lvlText w:val="▪"/>
      <w:lvlJc w:val="left"/>
      <w:pPr>
        <w:ind w:left="7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0D32A5"/>
    <w:multiLevelType w:val="hybridMultilevel"/>
    <w:tmpl w:val="5FCA2FBA"/>
    <w:lvl w:ilvl="0" w:tplc="508A4BE2">
      <w:start w:val="1"/>
      <w:numFmt w:val="bullet"/>
      <w:lvlText w:val="-"/>
      <w:lvlJc w:val="left"/>
      <w:pPr>
        <w:ind w:left="1627"/>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1" w:tplc="70E46780">
      <w:start w:val="1"/>
      <w:numFmt w:val="bullet"/>
      <w:lvlText w:val="o"/>
      <w:lvlJc w:val="left"/>
      <w:pPr>
        <w:ind w:left="225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2" w:tplc="2688A134">
      <w:start w:val="1"/>
      <w:numFmt w:val="bullet"/>
      <w:lvlText w:val="▪"/>
      <w:lvlJc w:val="left"/>
      <w:pPr>
        <w:ind w:left="297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3" w:tplc="D3EA38E2">
      <w:start w:val="1"/>
      <w:numFmt w:val="bullet"/>
      <w:lvlText w:val="•"/>
      <w:lvlJc w:val="left"/>
      <w:pPr>
        <w:ind w:left="369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4" w:tplc="C70CBC2A">
      <w:start w:val="1"/>
      <w:numFmt w:val="bullet"/>
      <w:lvlText w:val="o"/>
      <w:lvlJc w:val="left"/>
      <w:pPr>
        <w:ind w:left="441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5" w:tplc="06D2E36A">
      <w:start w:val="1"/>
      <w:numFmt w:val="bullet"/>
      <w:lvlText w:val="▪"/>
      <w:lvlJc w:val="left"/>
      <w:pPr>
        <w:ind w:left="513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6" w:tplc="DD080496">
      <w:start w:val="1"/>
      <w:numFmt w:val="bullet"/>
      <w:lvlText w:val="•"/>
      <w:lvlJc w:val="left"/>
      <w:pPr>
        <w:ind w:left="585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7" w:tplc="2F7AE5A2">
      <w:start w:val="1"/>
      <w:numFmt w:val="bullet"/>
      <w:lvlText w:val="o"/>
      <w:lvlJc w:val="left"/>
      <w:pPr>
        <w:ind w:left="657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lvl w:ilvl="8" w:tplc="19E49450">
      <w:start w:val="1"/>
      <w:numFmt w:val="bullet"/>
      <w:lvlText w:val="▪"/>
      <w:lvlJc w:val="left"/>
      <w:pPr>
        <w:ind w:left="7290"/>
      </w:pPr>
      <w:rPr>
        <w:rFonts w:ascii="Georgia" w:eastAsia="Georgia" w:hAnsi="Georgia" w:cs="Georgia"/>
        <w:b w:val="0"/>
        <w:i w:val="0"/>
        <w:strike w:val="0"/>
        <w:dstrike w:val="0"/>
        <w:color w:val="000000"/>
        <w:sz w:val="18"/>
        <w:szCs w:val="18"/>
        <w:u w:val="none" w:color="000000"/>
        <w:bdr w:val="none" w:sz="0" w:space="0" w:color="auto"/>
        <w:shd w:val="clear" w:color="auto" w:fill="auto"/>
        <w:vertAlign w:val="baseline"/>
      </w:rPr>
    </w:lvl>
  </w:abstractNum>
  <w:num w:numId="1" w16cid:durableId="112021535">
    <w:abstractNumId w:val="1"/>
  </w:num>
  <w:num w:numId="2" w16cid:durableId="19078357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0E"/>
    <w:rsid w:val="0000130D"/>
    <w:rsid w:val="00021CC1"/>
    <w:rsid w:val="00067967"/>
    <w:rsid w:val="000D437B"/>
    <w:rsid w:val="0015746D"/>
    <w:rsid w:val="00232D0E"/>
    <w:rsid w:val="00285A15"/>
    <w:rsid w:val="002E2F06"/>
    <w:rsid w:val="00324894"/>
    <w:rsid w:val="004178FB"/>
    <w:rsid w:val="00435617"/>
    <w:rsid w:val="00445A77"/>
    <w:rsid w:val="004913D2"/>
    <w:rsid w:val="004E182A"/>
    <w:rsid w:val="0055445D"/>
    <w:rsid w:val="0056619D"/>
    <w:rsid w:val="00593B24"/>
    <w:rsid w:val="005B388D"/>
    <w:rsid w:val="005C0391"/>
    <w:rsid w:val="005C724F"/>
    <w:rsid w:val="005F379E"/>
    <w:rsid w:val="0069308D"/>
    <w:rsid w:val="006D5F2A"/>
    <w:rsid w:val="0072148D"/>
    <w:rsid w:val="00751E32"/>
    <w:rsid w:val="00811886"/>
    <w:rsid w:val="00814F78"/>
    <w:rsid w:val="00815362"/>
    <w:rsid w:val="008C3671"/>
    <w:rsid w:val="009433C2"/>
    <w:rsid w:val="009809D0"/>
    <w:rsid w:val="009D2245"/>
    <w:rsid w:val="009E55BD"/>
    <w:rsid w:val="00B40090"/>
    <w:rsid w:val="00B84AF1"/>
    <w:rsid w:val="00BA26E4"/>
    <w:rsid w:val="00C2085D"/>
    <w:rsid w:val="00D5057A"/>
    <w:rsid w:val="00DB1317"/>
    <w:rsid w:val="00E16EE0"/>
    <w:rsid w:val="00E65BA8"/>
    <w:rsid w:val="00EA5964"/>
    <w:rsid w:val="00EB5D8E"/>
    <w:rsid w:val="00ED59F3"/>
    <w:rsid w:val="00ED6FFE"/>
    <w:rsid w:val="00EF71D7"/>
    <w:rsid w:val="00F9096F"/>
    <w:rsid w:val="00FF37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6508"/>
  <w15:docId w15:val="{F282B61A-AE90-4391-A32D-26B83378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eastAsia="Calibri" w:hAnsi="Calibri" w:cs="Calibri"/>
      <w:color w:val="000000"/>
    </w:rPr>
  </w:style>
  <w:style w:type="paragraph" w:styleId="berschrift1">
    <w:name w:val="heading 1"/>
    <w:next w:val="Standard"/>
    <w:link w:val="berschrift1Zchn"/>
    <w:uiPriority w:val="9"/>
    <w:qFormat/>
    <w:pPr>
      <w:keepNext/>
      <w:keepLines/>
      <w:spacing w:after="0" w:line="230" w:lineRule="auto"/>
      <w:ind w:left="1287" w:right="4554" w:hanging="1133"/>
      <w:outlineLvl w:val="0"/>
    </w:pPr>
    <w:rPr>
      <w:rFonts w:ascii="Georgia" w:eastAsia="Georgia" w:hAnsi="Georgia" w:cs="Georgia"/>
      <w:color w:val="000000"/>
      <w:sz w:val="52"/>
    </w:rPr>
  </w:style>
  <w:style w:type="paragraph" w:styleId="berschrift2">
    <w:name w:val="heading 2"/>
    <w:next w:val="Standard"/>
    <w:link w:val="berschrift2Zchn"/>
    <w:uiPriority w:val="9"/>
    <w:unhideWhenUsed/>
    <w:qFormat/>
    <w:pPr>
      <w:keepNext/>
      <w:keepLines/>
      <w:spacing w:after="0"/>
      <w:ind w:left="1258" w:hanging="10"/>
      <w:outlineLvl w:val="1"/>
    </w:pPr>
    <w:rPr>
      <w:rFonts w:ascii="Georgia" w:eastAsia="Georgia" w:hAnsi="Georgia" w:cs="Georgia"/>
      <w:color w:val="000000"/>
      <w:sz w:val="32"/>
    </w:rPr>
  </w:style>
  <w:style w:type="paragraph" w:styleId="berschrift3">
    <w:name w:val="heading 3"/>
    <w:next w:val="Standard"/>
    <w:link w:val="berschrift3Zchn"/>
    <w:uiPriority w:val="9"/>
    <w:unhideWhenUsed/>
    <w:qFormat/>
    <w:pPr>
      <w:keepNext/>
      <w:keepLines/>
      <w:spacing w:after="1483"/>
      <w:ind w:right="1098"/>
      <w:jc w:val="right"/>
      <w:outlineLvl w:val="2"/>
    </w:pPr>
    <w:rPr>
      <w:rFonts w:ascii="Calibri" w:eastAsia="Calibri" w:hAnsi="Calibri" w:cs="Calibri"/>
      <w:b/>
      <w:color w:val="181717"/>
      <w:sz w:val="28"/>
    </w:rPr>
  </w:style>
  <w:style w:type="paragraph" w:styleId="berschrift4">
    <w:name w:val="heading 4"/>
    <w:next w:val="Standard"/>
    <w:link w:val="berschrift4Zchn"/>
    <w:uiPriority w:val="9"/>
    <w:unhideWhenUsed/>
    <w:qFormat/>
    <w:pPr>
      <w:keepNext/>
      <w:keepLines/>
      <w:spacing w:after="0"/>
      <w:ind w:left="1286"/>
      <w:outlineLvl w:val="3"/>
    </w:pPr>
    <w:rPr>
      <w:rFonts w:ascii="Arial" w:eastAsia="Arial" w:hAnsi="Arial" w:cs="Arial"/>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link w:val="berschrift4"/>
    <w:rPr>
      <w:rFonts w:ascii="Arial" w:eastAsia="Arial" w:hAnsi="Arial" w:cs="Arial"/>
      <w:color w:val="000000"/>
      <w:sz w:val="28"/>
    </w:rPr>
  </w:style>
  <w:style w:type="character" w:customStyle="1" w:styleId="berschrift3Zchn">
    <w:name w:val="Überschrift 3 Zchn"/>
    <w:link w:val="berschrift3"/>
    <w:rPr>
      <w:rFonts w:ascii="Calibri" w:eastAsia="Calibri" w:hAnsi="Calibri" w:cs="Calibri"/>
      <w:b/>
      <w:color w:val="181717"/>
      <w:sz w:val="28"/>
    </w:rPr>
  </w:style>
  <w:style w:type="character" w:customStyle="1" w:styleId="berschrift2Zchn">
    <w:name w:val="Überschrift 2 Zchn"/>
    <w:link w:val="berschrift2"/>
    <w:rPr>
      <w:rFonts w:ascii="Georgia" w:eastAsia="Georgia" w:hAnsi="Georgia" w:cs="Georgia"/>
      <w:color w:val="000000"/>
      <w:sz w:val="32"/>
    </w:rPr>
  </w:style>
  <w:style w:type="character" w:customStyle="1" w:styleId="berschrift1Zchn">
    <w:name w:val="Überschrift 1 Zchn"/>
    <w:link w:val="berschrift1"/>
    <w:rPr>
      <w:rFonts w:ascii="Georgia" w:eastAsia="Georgia" w:hAnsi="Georgia" w:cs="Georgia"/>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Fett">
    <w:name w:val="Strong"/>
    <w:basedOn w:val="Absatz-Standardschriftart"/>
    <w:uiPriority w:val="22"/>
    <w:qFormat/>
    <w:rsid w:val="005F379E"/>
    <w:rPr>
      <w:b/>
      <w:bCs/>
    </w:rPr>
  </w:style>
  <w:style w:type="character" w:customStyle="1" w:styleId="listing-content-provider-18c169z">
    <w:name w:val="listing-content-provider-18c169z"/>
    <w:basedOn w:val="Absatz-Standardschriftart"/>
    <w:rsid w:val="005F379E"/>
  </w:style>
  <w:style w:type="character" w:styleId="Hyperlink">
    <w:name w:val="Hyperlink"/>
    <w:basedOn w:val="Absatz-Standardschriftart"/>
    <w:uiPriority w:val="99"/>
    <w:semiHidden/>
    <w:unhideWhenUsed/>
    <w:rsid w:val="009E55BD"/>
    <w:rPr>
      <w:color w:val="0000FF"/>
      <w:u w:val="single"/>
    </w:rPr>
  </w:style>
  <w:style w:type="paragraph" w:customStyle="1" w:styleId="text-white">
    <w:name w:val="text-white"/>
    <w:basedOn w:val="Standard"/>
    <w:rsid w:val="004178FB"/>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Kopfzeile">
    <w:name w:val="header"/>
    <w:basedOn w:val="Standard"/>
    <w:link w:val="KopfzeileZchn"/>
    <w:uiPriority w:val="99"/>
    <w:unhideWhenUsed/>
    <w:rsid w:val="00B4009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0090"/>
    <w:rPr>
      <w:rFonts w:ascii="Calibri" w:eastAsia="Calibri" w:hAnsi="Calibri" w:cs="Calibri"/>
      <w:color w:val="000000"/>
    </w:rPr>
  </w:style>
  <w:style w:type="paragraph" w:styleId="Fuzeile">
    <w:name w:val="footer"/>
    <w:basedOn w:val="Standard"/>
    <w:link w:val="FuzeileZchn"/>
    <w:uiPriority w:val="99"/>
    <w:unhideWhenUsed/>
    <w:rsid w:val="00B4009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0090"/>
    <w:rPr>
      <w:rFonts w:ascii="Calibri" w:eastAsia="Calibri" w:hAnsi="Calibri" w:cs="Calibri"/>
      <w:color w:val="000000"/>
    </w:rPr>
  </w:style>
  <w:style w:type="paragraph" w:styleId="berarbeitung">
    <w:name w:val="Revision"/>
    <w:hidden/>
    <w:uiPriority w:val="99"/>
    <w:semiHidden/>
    <w:rsid w:val="00B84AF1"/>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6389">
      <w:bodyDiv w:val="1"/>
      <w:marLeft w:val="0"/>
      <w:marRight w:val="0"/>
      <w:marTop w:val="0"/>
      <w:marBottom w:val="0"/>
      <w:divBdr>
        <w:top w:val="none" w:sz="0" w:space="0" w:color="auto"/>
        <w:left w:val="none" w:sz="0" w:space="0" w:color="auto"/>
        <w:bottom w:val="none" w:sz="0" w:space="0" w:color="auto"/>
        <w:right w:val="none" w:sz="0" w:space="0" w:color="auto"/>
      </w:divBdr>
      <w:divsChild>
        <w:div w:id="1089421231">
          <w:marLeft w:val="-225"/>
          <w:marRight w:val="-225"/>
          <w:marTop w:val="0"/>
          <w:marBottom w:val="0"/>
          <w:divBdr>
            <w:top w:val="none" w:sz="0" w:space="0" w:color="auto"/>
            <w:left w:val="none" w:sz="0" w:space="0" w:color="auto"/>
            <w:bottom w:val="none" w:sz="0" w:space="0" w:color="auto"/>
            <w:right w:val="none" w:sz="0" w:space="0" w:color="auto"/>
          </w:divBdr>
          <w:divsChild>
            <w:div w:id="1044982125">
              <w:marLeft w:val="0"/>
              <w:marRight w:val="0"/>
              <w:marTop w:val="0"/>
              <w:marBottom w:val="0"/>
              <w:divBdr>
                <w:top w:val="none" w:sz="0" w:space="0" w:color="auto"/>
                <w:left w:val="none" w:sz="0" w:space="0" w:color="auto"/>
                <w:bottom w:val="none" w:sz="0" w:space="0" w:color="auto"/>
                <w:right w:val="none" w:sz="0" w:space="0" w:color="auto"/>
              </w:divBdr>
            </w:div>
          </w:divsChild>
        </w:div>
        <w:div w:id="1511067446">
          <w:marLeft w:val="-225"/>
          <w:marRight w:val="-225"/>
          <w:marTop w:val="0"/>
          <w:marBottom w:val="0"/>
          <w:divBdr>
            <w:top w:val="none" w:sz="0" w:space="0" w:color="auto"/>
            <w:left w:val="none" w:sz="0" w:space="0" w:color="auto"/>
            <w:bottom w:val="none" w:sz="0" w:space="0" w:color="auto"/>
            <w:right w:val="none" w:sz="0" w:space="0" w:color="auto"/>
          </w:divBdr>
          <w:divsChild>
            <w:div w:id="1206598022">
              <w:marLeft w:val="0"/>
              <w:marRight w:val="0"/>
              <w:marTop w:val="0"/>
              <w:marBottom w:val="0"/>
              <w:divBdr>
                <w:top w:val="none" w:sz="0" w:space="0" w:color="auto"/>
                <w:left w:val="none" w:sz="0" w:space="0" w:color="auto"/>
                <w:bottom w:val="none" w:sz="0" w:space="0" w:color="auto"/>
                <w:right w:val="none" w:sz="0" w:space="0" w:color="auto"/>
              </w:divBdr>
            </w:div>
          </w:divsChild>
        </w:div>
        <w:div w:id="1996883288">
          <w:marLeft w:val="-225"/>
          <w:marRight w:val="-225"/>
          <w:marTop w:val="0"/>
          <w:marBottom w:val="0"/>
          <w:divBdr>
            <w:top w:val="none" w:sz="0" w:space="0" w:color="auto"/>
            <w:left w:val="none" w:sz="0" w:space="0" w:color="auto"/>
            <w:bottom w:val="none" w:sz="0" w:space="0" w:color="auto"/>
            <w:right w:val="none" w:sz="0" w:space="0" w:color="auto"/>
          </w:divBdr>
          <w:divsChild>
            <w:div w:id="246690979">
              <w:marLeft w:val="0"/>
              <w:marRight w:val="0"/>
              <w:marTop w:val="0"/>
              <w:marBottom w:val="0"/>
              <w:divBdr>
                <w:top w:val="none" w:sz="0" w:space="0" w:color="auto"/>
                <w:left w:val="none" w:sz="0" w:space="0" w:color="auto"/>
                <w:bottom w:val="none" w:sz="0" w:space="0" w:color="auto"/>
                <w:right w:val="none" w:sz="0" w:space="0" w:color="auto"/>
              </w:divBdr>
            </w:div>
          </w:divsChild>
        </w:div>
        <w:div w:id="111099571">
          <w:marLeft w:val="-225"/>
          <w:marRight w:val="-225"/>
          <w:marTop w:val="0"/>
          <w:marBottom w:val="0"/>
          <w:divBdr>
            <w:top w:val="none" w:sz="0" w:space="0" w:color="auto"/>
            <w:left w:val="none" w:sz="0" w:space="0" w:color="auto"/>
            <w:bottom w:val="none" w:sz="0" w:space="0" w:color="auto"/>
            <w:right w:val="none" w:sz="0" w:space="0" w:color="auto"/>
          </w:divBdr>
          <w:divsChild>
            <w:div w:id="2656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7734">
      <w:bodyDiv w:val="1"/>
      <w:marLeft w:val="0"/>
      <w:marRight w:val="0"/>
      <w:marTop w:val="0"/>
      <w:marBottom w:val="0"/>
      <w:divBdr>
        <w:top w:val="none" w:sz="0" w:space="0" w:color="auto"/>
        <w:left w:val="none" w:sz="0" w:space="0" w:color="auto"/>
        <w:bottom w:val="none" w:sz="0" w:space="0" w:color="auto"/>
        <w:right w:val="none" w:sz="0" w:space="0" w:color="auto"/>
      </w:divBdr>
    </w:div>
    <w:div w:id="531846998">
      <w:bodyDiv w:val="1"/>
      <w:marLeft w:val="0"/>
      <w:marRight w:val="0"/>
      <w:marTop w:val="0"/>
      <w:marBottom w:val="0"/>
      <w:divBdr>
        <w:top w:val="none" w:sz="0" w:space="0" w:color="auto"/>
        <w:left w:val="none" w:sz="0" w:space="0" w:color="auto"/>
        <w:bottom w:val="none" w:sz="0" w:space="0" w:color="auto"/>
        <w:right w:val="none" w:sz="0" w:space="0" w:color="auto"/>
      </w:divBdr>
    </w:div>
    <w:div w:id="778454770">
      <w:bodyDiv w:val="1"/>
      <w:marLeft w:val="0"/>
      <w:marRight w:val="0"/>
      <w:marTop w:val="0"/>
      <w:marBottom w:val="0"/>
      <w:divBdr>
        <w:top w:val="none" w:sz="0" w:space="0" w:color="auto"/>
        <w:left w:val="none" w:sz="0" w:space="0" w:color="auto"/>
        <w:bottom w:val="none" w:sz="0" w:space="0" w:color="auto"/>
        <w:right w:val="none" w:sz="0" w:space="0" w:color="auto"/>
      </w:divBdr>
      <w:divsChild>
        <w:div w:id="1382484457">
          <w:marLeft w:val="0"/>
          <w:marRight w:val="0"/>
          <w:marTop w:val="0"/>
          <w:marBottom w:val="0"/>
          <w:divBdr>
            <w:top w:val="none" w:sz="0" w:space="0" w:color="auto"/>
            <w:left w:val="none" w:sz="0" w:space="0" w:color="auto"/>
            <w:bottom w:val="none" w:sz="0" w:space="0" w:color="auto"/>
            <w:right w:val="none" w:sz="0" w:space="0" w:color="auto"/>
          </w:divBdr>
        </w:div>
      </w:divsChild>
    </w:div>
    <w:div w:id="990863141">
      <w:bodyDiv w:val="1"/>
      <w:marLeft w:val="0"/>
      <w:marRight w:val="0"/>
      <w:marTop w:val="0"/>
      <w:marBottom w:val="0"/>
      <w:divBdr>
        <w:top w:val="none" w:sz="0" w:space="0" w:color="auto"/>
        <w:left w:val="none" w:sz="0" w:space="0" w:color="auto"/>
        <w:bottom w:val="none" w:sz="0" w:space="0" w:color="auto"/>
        <w:right w:val="none" w:sz="0" w:space="0" w:color="auto"/>
      </w:divBdr>
    </w:div>
    <w:div w:id="1368725972">
      <w:bodyDiv w:val="1"/>
      <w:marLeft w:val="0"/>
      <w:marRight w:val="0"/>
      <w:marTop w:val="0"/>
      <w:marBottom w:val="0"/>
      <w:divBdr>
        <w:top w:val="none" w:sz="0" w:space="0" w:color="auto"/>
        <w:left w:val="none" w:sz="0" w:space="0" w:color="auto"/>
        <w:bottom w:val="none" w:sz="0" w:space="0" w:color="auto"/>
        <w:right w:val="none" w:sz="0" w:space="0" w:color="auto"/>
      </w:divBdr>
    </w:div>
    <w:div w:id="1997296487">
      <w:bodyDiv w:val="1"/>
      <w:marLeft w:val="0"/>
      <w:marRight w:val="0"/>
      <w:marTop w:val="0"/>
      <w:marBottom w:val="0"/>
      <w:divBdr>
        <w:top w:val="none" w:sz="0" w:space="0" w:color="auto"/>
        <w:left w:val="none" w:sz="0" w:space="0" w:color="auto"/>
        <w:bottom w:val="none" w:sz="0" w:space="0" w:color="auto"/>
        <w:right w:val="none" w:sz="0" w:space="0" w:color="auto"/>
      </w:divBdr>
    </w:div>
    <w:div w:id="2046833248">
      <w:bodyDiv w:val="1"/>
      <w:marLeft w:val="0"/>
      <w:marRight w:val="0"/>
      <w:marTop w:val="0"/>
      <w:marBottom w:val="0"/>
      <w:divBdr>
        <w:top w:val="none" w:sz="0" w:space="0" w:color="auto"/>
        <w:left w:val="none" w:sz="0" w:space="0" w:color="auto"/>
        <w:bottom w:val="none" w:sz="0" w:space="0" w:color="auto"/>
        <w:right w:val="none" w:sz="0" w:space="0" w:color="auto"/>
      </w:divBdr>
    </w:div>
    <w:div w:id="2060518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B7798-5440-4834-8218-80BDD1002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5129</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Nuhat Ekici</dc:creator>
  <cp:keywords/>
  <dc:description/>
  <cp:lastModifiedBy>David Döbele</cp:lastModifiedBy>
  <cp:revision>3</cp:revision>
  <cp:lastPrinted>2024-02-13T14:46:00Z</cp:lastPrinted>
  <dcterms:created xsi:type="dcterms:W3CDTF">2025-01-21T19:54:00Z</dcterms:created>
  <dcterms:modified xsi:type="dcterms:W3CDTF">2025-01-22T07:39:00Z</dcterms:modified>
</cp:coreProperties>
</file>