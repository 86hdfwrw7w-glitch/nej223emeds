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D0C92"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Arthur William Paas</w:t>
      </w:r>
    </w:p>
    <w:p w14:paraId="29B80F63"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Grabengasse 8</w:t>
      </w:r>
    </w:p>
    <w:p w14:paraId="15331458"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 xml:space="preserve">94032 Passau </w:t>
      </w:r>
    </w:p>
    <w:p w14:paraId="63A04377"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E-Mail: arthurpaas@icloud.com</w:t>
      </w:r>
    </w:p>
    <w:p w14:paraId="164921B9" w14:textId="77777777" w:rsidR="008E4716" w:rsidRPr="00471D36" w:rsidRDefault="008E4716" w:rsidP="008E4716">
      <w:pPr>
        <w:spacing w:after="0"/>
        <w:jc w:val="right"/>
        <w:rPr>
          <w:rFonts w:ascii="Georgia" w:hAnsi="Georgia" w:cs="Times New Roman"/>
          <w:sz w:val="21"/>
          <w:szCs w:val="21"/>
        </w:rPr>
      </w:pPr>
      <w:r w:rsidRPr="00471D36">
        <w:rPr>
          <w:rFonts w:ascii="Georgia" w:hAnsi="Georgia" w:cs="Times New Roman"/>
          <w:sz w:val="21"/>
          <w:szCs w:val="21"/>
        </w:rPr>
        <w:t>Mobil: +49 170 4607777</w:t>
      </w:r>
    </w:p>
    <w:p w14:paraId="0E9F627E" w14:textId="77777777" w:rsidR="008E4716" w:rsidRPr="00471D36" w:rsidRDefault="008E4716" w:rsidP="008E4716">
      <w:pPr>
        <w:spacing w:after="0"/>
        <w:rPr>
          <w:rFonts w:ascii="Georgia" w:hAnsi="Georgia" w:cs="Times New Roman"/>
          <w:sz w:val="21"/>
          <w:szCs w:val="21"/>
        </w:rPr>
      </w:pPr>
      <w:proofErr w:type="spellStart"/>
      <w:r w:rsidRPr="00471D36">
        <w:rPr>
          <w:rFonts w:ascii="Georgia" w:hAnsi="Georgia" w:cs="Times New Roman"/>
          <w:sz w:val="21"/>
          <w:szCs w:val="21"/>
        </w:rPr>
        <w:t>Greenfort</w:t>
      </w:r>
      <w:proofErr w:type="spellEnd"/>
      <w:r w:rsidRPr="00471D36">
        <w:rPr>
          <w:rFonts w:ascii="Georgia" w:hAnsi="Georgia" w:cs="Times New Roman"/>
          <w:sz w:val="21"/>
          <w:szCs w:val="21"/>
        </w:rPr>
        <w:t xml:space="preserve"> – Partnerschaft von Rechtsanwälten</w:t>
      </w:r>
    </w:p>
    <w:p w14:paraId="13923CAA" w14:textId="77777777" w:rsidR="008E4716" w:rsidRPr="00471D36" w:rsidRDefault="008E4716" w:rsidP="008E4716">
      <w:pPr>
        <w:spacing w:after="0"/>
        <w:rPr>
          <w:rFonts w:ascii="Georgia" w:hAnsi="Georgia" w:cs="Times New Roman"/>
          <w:sz w:val="21"/>
          <w:szCs w:val="21"/>
        </w:rPr>
      </w:pPr>
      <w:r w:rsidRPr="00471D36">
        <w:rPr>
          <w:rFonts w:ascii="Georgia" w:hAnsi="Georgia" w:cs="Times New Roman"/>
          <w:sz w:val="21"/>
          <w:szCs w:val="21"/>
        </w:rPr>
        <w:t>Arndtstraße 28</w:t>
      </w:r>
    </w:p>
    <w:p w14:paraId="6C2E04C5" w14:textId="77777777" w:rsidR="008E4716" w:rsidRPr="00471D36" w:rsidRDefault="008E4716" w:rsidP="008E4716">
      <w:pPr>
        <w:spacing w:after="0"/>
        <w:rPr>
          <w:rFonts w:ascii="Georgia" w:hAnsi="Georgia" w:cs="Times New Roman"/>
          <w:sz w:val="21"/>
          <w:szCs w:val="21"/>
        </w:rPr>
      </w:pPr>
      <w:r w:rsidRPr="00471D36">
        <w:rPr>
          <w:rFonts w:ascii="Georgia" w:hAnsi="Georgia" w:cs="Times New Roman"/>
          <w:sz w:val="21"/>
          <w:szCs w:val="21"/>
        </w:rPr>
        <w:t>60325 Frankfurt am Main</w:t>
      </w:r>
    </w:p>
    <w:p w14:paraId="3C79F08E" w14:textId="77777777" w:rsidR="008E4716" w:rsidRPr="00471D36" w:rsidRDefault="008E4716" w:rsidP="008E4716">
      <w:pPr>
        <w:spacing w:after="0"/>
        <w:rPr>
          <w:rFonts w:ascii="Georgia" w:hAnsi="Georgia" w:cs="Times New Roman"/>
          <w:b/>
          <w:bCs/>
        </w:rPr>
      </w:pPr>
    </w:p>
    <w:p w14:paraId="2D0E3C26" w14:textId="77777777" w:rsidR="008E4716" w:rsidRPr="00471D36" w:rsidRDefault="008E4716" w:rsidP="008E4716">
      <w:pPr>
        <w:spacing w:after="0"/>
        <w:rPr>
          <w:rFonts w:ascii="Georgia" w:hAnsi="Georgia" w:cs="Times New Roman"/>
          <w:b/>
          <w:bCs/>
          <w:sz w:val="24"/>
          <w:szCs w:val="24"/>
        </w:rPr>
      </w:pPr>
      <w:r w:rsidRPr="00471D36">
        <w:rPr>
          <w:rFonts w:ascii="Georgia" w:hAnsi="Georgia" w:cs="Times New Roman"/>
          <w:b/>
          <w:bCs/>
          <w:sz w:val="24"/>
          <w:szCs w:val="24"/>
        </w:rPr>
        <w:t>Bewerbung um ein Praktikum im Corporate Law.</w:t>
      </w:r>
    </w:p>
    <w:p w14:paraId="53657B82" w14:textId="77777777" w:rsidR="008E4716" w:rsidRPr="00471D36" w:rsidRDefault="008E4716" w:rsidP="008E4716">
      <w:pPr>
        <w:spacing w:after="0"/>
        <w:rPr>
          <w:rFonts w:ascii="Georgia" w:hAnsi="Georgia" w:cs="Times New Roman"/>
          <w:sz w:val="21"/>
          <w:szCs w:val="21"/>
        </w:rPr>
      </w:pPr>
    </w:p>
    <w:p w14:paraId="77400124" w14:textId="77777777" w:rsidR="008E4716" w:rsidRPr="00471D36" w:rsidRDefault="008E4716" w:rsidP="008E4716">
      <w:pPr>
        <w:spacing w:after="0"/>
        <w:rPr>
          <w:rFonts w:ascii="Georgia" w:hAnsi="Georgia" w:cs="Times New Roman"/>
        </w:rPr>
      </w:pPr>
      <w:r w:rsidRPr="00471D36">
        <w:rPr>
          <w:rFonts w:ascii="Georgia" w:hAnsi="Georgia" w:cs="Times New Roman"/>
        </w:rPr>
        <w:t>Sehr geehrte Damen und Herren,</w:t>
      </w:r>
    </w:p>
    <w:p w14:paraId="6D78B6E4" w14:textId="77777777" w:rsidR="008E4716" w:rsidRPr="00471D36" w:rsidRDefault="008E4716" w:rsidP="008E4716">
      <w:pPr>
        <w:spacing w:after="0"/>
        <w:rPr>
          <w:rFonts w:ascii="Georgia" w:hAnsi="Georgia" w:cs="Times New Roman"/>
        </w:rPr>
      </w:pPr>
    </w:p>
    <w:p w14:paraId="4B0D298F" w14:textId="3617E326" w:rsidR="008E4716" w:rsidRPr="00471D36" w:rsidRDefault="008E4716" w:rsidP="008E4716">
      <w:pPr>
        <w:spacing w:after="0"/>
        <w:rPr>
          <w:rFonts w:ascii="Georgia" w:hAnsi="Georgia" w:cs="Times New Roman"/>
        </w:rPr>
      </w:pPr>
      <w:r w:rsidRPr="00471D36">
        <w:rPr>
          <w:rFonts w:ascii="Georgia" w:hAnsi="Georgia" w:cs="Times New Roman"/>
        </w:rPr>
        <w:t xml:space="preserve">an einer Tätigkeit im Corporate Law fasziniert mich vor allem der Impact, den man durch die Mitarbeit an bedeutsamen, rechtssicheren und maßgeschneiderten Finanzierungslösungen für Unternehmen haben kann. Nirgendwo sonst ist es möglich, so nahe am juristisch-wirtschaftlichen Herzen </w:t>
      </w:r>
      <w:proofErr w:type="gramStart"/>
      <w:r w:rsidRPr="00471D36">
        <w:rPr>
          <w:rFonts w:ascii="Georgia" w:hAnsi="Georgia" w:cs="Times New Roman"/>
        </w:rPr>
        <w:t>von Mergers</w:t>
      </w:r>
      <w:proofErr w:type="gramEnd"/>
      <w:r w:rsidRPr="00471D36">
        <w:rPr>
          <w:rFonts w:ascii="Georgia" w:hAnsi="Georgia" w:cs="Times New Roman"/>
        </w:rPr>
        <w:t xml:space="preserve"> &amp; Acquisition Deals mitzuarbeiten und dabei die Chance zu haben, von einem hoch motivierten Team zu lernen. Auch die daraus resultierende steile Lernkurve ist etwas, das ich mir in keinem anderen Beruf – insbesondere als Praktikant– so vorstellen kann. Genau deswegen möchte ich so früh wie möglich praktische Erfahrung sammeln, um vom Anfang an bei wirtschaftsrechtlichen Projekten z.B</w:t>
      </w:r>
      <w:r>
        <w:rPr>
          <w:rFonts w:ascii="Georgia" w:hAnsi="Georgia" w:cs="Times New Roman"/>
        </w:rPr>
        <w:t>.</w:t>
      </w:r>
      <w:r w:rsidRPr="00471D36">
        <w:rPr>
          <w:rFonts w:ascii="Georgia" w:hAnsi="Georgia" w:cs="Times New Roman"/>
        </w:rPr>
        <w:t xml:space="preserve"> im Aktien- und Kapitalmarktrecht engagiert mitwirken zu können. </w:t>
      </w:r>
      <w:r>
        <w:rPr>
          <w:rFonts w:ascii="Georgia" w:hAnsi="Georgia" w:cs="Times New Roman"/>
        </w:rPr>
        <w:t xml:space="preserve">Die Erfolgshistorie und das </w:t>
      </w:r>
      <w:del w:id="0" w:author="David Döbele" w:date="2022-05-31T19:14:00Z">
        <w:r w:rsidDel="0045396E">
          <w:rPr>
            <w:rFonts w:ascii="Georgia" w:hAnsi="Georgia" w:cs="Times New Roman"/>
          </w:rPr>
          <w:delText xml:space="preserve">Konstante </w:delText>
        </w:r>
      </w:del>
      <w:ins w:id="1" w:author="David Döbele" w:date="2022-05-31T19:14:00Z">
        <w:r w:rsidR="0045396E">
          <w:rPr>
            <w:rFonts w:ascii="Georgia" w:hAnsi="Georgia" w:cs="Times New Roman"/>
          </w:rPr>
          <w:t>k</w:t>
        </w:r>
        <w:r w:rsidR="0045396E">
          <w:rPr>
            <w:rFonts w:ascii="Georgia" w:hAnsi="Georgia" w:cs="Times New Roman"/>
          </w:rPr>
          <w:t xml:space="preserve">onstante </w:t>
        </w:r>
      </w:ins>
      <w:r>
        <w:rPr>
          <w:rFonts w:ascii="Georgia" w:hAnsi="Georgia" w:cs="Times New Roman"/>
        </w:rPr>
        <w:t xml:space="preserve">Wachstum von </w:t>
      </w:r>
      <w:proofErr w:type="spellStart"/>
      <w:r>
        <w:rPr>
          <w:rFonts w:ascii="Georgia" w:hAnsi="Georgia" w:cs="Times New Roman"/>
        </w:rPr>
        <w:t>Greenfort</w:t>
      </w:r>
      <w:proofErr w:type="spellEnd"/>
      <w:r>
        <w:rPr>
          <w:rFonts w:ascii="Georgia" w:hAnsi="Georgia" w:cs="Times New Roman"/>
        </w:rPr>
        <w:t xml:space="preserve">, Kunden maßgeschneidert und Grenzen übergreifend zu betreuen, hat mich sehr beeindruckt, </w:t>
      </w:r>
      <w:r w:rsidRPr="00471D36">
        <w:rPr>
          <w:rFonts w:ascii="Georgia" w:hAnsi="Georgia" w:cs="Times New Roman"/>
        </w:rPr>
        <w:t xml:space="preserve">weshalb ich Ihr Team gerne ab dem 20.08.2022 </w:t>
      </w:r>
      <w:r>
        <w:rPr>
          <w:rFonts w:ascii="Georgia" w:hAnsi="Georgia" w:cs="Times New Roman"/>
        </w:rPr>
        <w:t xml:space="preserve">bis zum 20.09.2022 </w:t>
      </w:r>
      <w:r w:rsidRPr="00471D36">
        <w:rPr>
          <w:rFonts w:ascii="Georgia" w:hAnsi="Georgia" w:cs="Times New Roman"/>
        </w:rPr>
        <w:t xml:space="preserve">als Praktikant unterstützen würde. </w:t>
      </w:r>
    </w:p>
    <w:p w14:paraId="53003FF8" w14:textId="77777777" w:rsidR="008E4716" w:rsidRPr="00471D36" w:rsidRDefault="008E4716" w:rsidP="008E4716">
      <w:pPr>
        <w:spacing w:after="0"/>
        <w:rPr>
          <w:rFonts w:ascii="Georgia" w:hAnsi="Georgia" w:cs="Times New Roman"/>
        </w:rPr>
      </w:pPr>
    </w:p>
    <w:p w14:paraId="4BA2F1F2" w14:textId="5BF0618A" w:rsidR="008E4716" w:rsidRPr="00471D36" w:rsidRDefault="008E4716" w:rsidP="008E4716">
      <w:pPr>
        <w:spacing w:after="0"/>
        <w:rPr>
          <w:rFonts w:ascii="Georgia" w:hAnsi="Georgia" w:cs="Times New Roman"/>
        </w:rPr>
      </w:pPr>
      <w:r w:rsidRPr="00471D36">
        <w:rPr>
          <w:rFonts w:ascii="Georgia" w:hAnsi="Georgia" w:cs="Times New Roman"/>
        </w:rPr>
        <w:t xml:space="preserve">Derzeit befinde ich mich im 2. Semester meines Jurastudiums an der Universität Passau. </w:t>
      </w:r>
      <w:r>
        <w:rPr>
          <w:rFonts w:ascii="Georgia" w:hAnsi="Georgia" w:cs="Times New Roman"/>
        </w:rPr>
        <w:t>I</w:t>
      </w:r>
      <w:r w:rsidRPr="00471D36">
        <w:rPr>
          <w:rFonts w:ascii="Georgia" w:hAnsi="Georgia" w:cs="Times New Roman"/>
        </w:rPr>
        <w:t xml:space="preserve">ch </w:t>
      </w:r>
      <w:r>
        <w:rPr>
          <w:rFonts w:ascii="Georgia" w:hAnsi="Georgia" w:cs="Times New Roman"/>
        </w:rPr>
        <w:t xml:space="preserve">habe </w:t>
      </w:r>
      <w:r w:rsidRPr="00471D36">
        <w:rPr>
          <w:rFonts w:ascii="Georgia" w:hAnsi="Georgia" w:cs="Times New Roman"/>
        </w:rPr>
        <w:t xml:space="preserve">letztes Jahr </w:t>
      </w:r>
      <w:ins w:id="2" w:author="David Döbele" w:date="2022-05-31T19:15:00Z">
        <w:r w:rsidR="0045396E">
          <w:rPr>
            <w:rFonts w:ascii="Georgia" w:hAnsi="Georgia" w:cs="Times New Roman"/>
          </w:rPr>
          <w:t xml:space="preserve">mein </w:t>
        </w:r>
      </w:ins>
      <w:r w:rsidRPr="00471D36">
        <w:rPr>
          <w:rFonts w:ascii="Georgia" w:hAnsi="Georgia" w:cs="Times New Roman"/>
        </w:rPr>
        <w:t>Abitur gemacht</w:t>
      </w:r>
      <w:r>
        <w:rPr>
          <w:rFonts w:ascii="Georgia" w:hAnsi="Georgia" w:cs="Times New Roman"/>
        </w:rPr>
        <w:t xml:space="preserve"> und mich entschieden</w:t>
      </w:r>
      <w:ins w:id="3" w:author="David Döbele" w:date="2022-05-31T19:15:00Z">
        <w:r w:rsidR="0045396E">
          <w:rPr>
            <w:rFonts w:ascii="Georgia" w:hAnsi="Georgia" w:cs="Times New Roman"/>
          </w:rPr>
          <w:t>,</w:t>
        </w:r>
      </w:ins>
      <w:r>
        <w:rPr>
          <w:rFonts w:ascii="Georgia" w:hAnsi="Georgia" w:cs="Times New Roman"/>
        </w:rPr>
        <w:t xml:space="preserve"> direkt mit dem Jurastudium anzufangen, mit der Absicht schon von Anfang an Praxiserfahrung zu sammeln</w:t>
      </w:r>
      <w:r w:rsidRPr="00471D36">
        <w:rPr>
          <w:rFonts w:ascii="Georgia" w:hAnsi="Georgia" w:cs="Times New Roman"/>
        </w:rPr>
        <w:t>. Ich bin hoch motiviert</w:t>
      </w:r>
      <w:r>
        <w:rPr>
          <w:rFonts w:ascii="Georgia" w:hAnsi="Georgia" w:cs="Times New Roman"/>
        </w:rPr>
        <w:t>,</w:t>
      </w:r>
      <w:r w:rsidRPr="00471D36">
        <w:rPr>
          <w:rFonts w:ascii="Georgia" w:hAnsi="Georgia" w:cs="Times New Roman"/>
        </w:rPr>
        <w:t xml:space="preserve"> mich parallel zu meinem Studium in die Welt des Corporate Law bestmöglich einzuarbeiten, um einen Mehrwert während meines Praktikums für die Kanzlei darzustellen. Besonders in meiner Tätigkeit als Schülersprecher habe ich gelernt</w:t>
      </w:r>
      <w:ins w:id="4" w:author="David Döbele" w:date="2022-05-31T19:15:00Z">
        <w:r w:rsidR="0045396E">
          <w:rPr>
            <w:rFonts w:ascii="Georgia" w:hAnsi="Georgia" w:cs="Times New Roman"/>
          </w:rPr>
          <w:t>,</w:t>
        </w:r>
      </w:ins>
      <w:r w:rsidRPr="00471D36">
        <w:rPr>
          <w:rFonts w:ascii="Georgia" w:hAnsi="Georgia" w:cs="Times New Roman"/>
        </w:rPr>
        <w:t xml:space="preserve"> mich positiv in Verhandlungen für das lösungsorientierte Arbeiten einzusetzen</w:t>
      </w:r>
      <w:r>
        <w:rPr>
          <w:rFonts w:ascii="Georgia" w:hAnsi="Georgia" w:cs="Times New Roman"/>
        </w:rPr>
        <w:t xml:space="preserve"> und schnelle Lösungen für akute Probleme zu finden</w:t>
      </w:r>
      <w:r w:rsidRPr="00471D36">
        <w:rPr>
          <w:rFonts w:ascii="Georgia" w:hAnsi="Georgia" w:cs="Times New Roman"/>
        </w:rPr>
        <w:t xml:space="preserve">. Zusammen mit meinem Team haben wir Veranstaltungen geplant und uns für die Belange der Schülerschaft meist erfolgreich eingesetzt. Dort habe ich gelernt, dass teamorientiertes Arbeiten deutlich die Effektivität steigert und in der heutigen Arbeitswelt den Erfolg eines Unternehmens ausmacht. </w:t>
      </w:r>
    </w:p>
    <w:p w14:paraId="4528BD7C" w14:textId="77777777" w:rsidR="008E4716" w:rsidRPr="00471D36" w:rsidRDefault="008E4716" w:rsidP="008E4716">
      <w:pPr>
        <w:spacing w:after="0"/>
        <w:rPr>
          <w:rFonts w:ascii="Georgia" w:hAnsi="Georgia" w:cs="Times New Roman"/>
        </w:rPr>
      </w:pPr>
    </w:p>
    <w:p w14:paraId="31EFF259" w14:textId="77777777" w:rsidR="0045396E" w:rsidRDefault="008E4716" w:rsidP="008E4716">
      <w:pPr>
        <w:spacing w:after="0"/>
        <w:rPr>
          <w:ins w:id="5" w:author="David Döbele" w:date="2022-05-31T19:15:00Z"/>
          <w:rFonts w:ascii="Georgia" w:hAnsi="Georgia" w:cs="Times New Roman"/>
        </w:rPr>
      </w:pPr>
      <w:proofErr w:type="spellStart"/>
      <w:r w:rsidRPr="00471D36">
        <w:rPr>
          <w:rFonts w:ascii="Georgia" w:hAnsi="Georgia" w:cs="Times New Roman"/>
        </w:rPr>
        <w:t>Greenfort</w:t>
      </w:r>
      <w:proofErr w:type="spellEnd"/>
      <w:r w:rsidRPr="00471D36">
        <w:rPr>
          <w:rFonts w:ascii="Georgia" w:hAnsi="Georgia" w:cs="Times New Roman"/>
        </w:rPr>
        <w:t xml:space="preserve"> </w:t>
      </w:r>
      <w:r>
        <w:rPr>
          <w:rFonts w:ascii="Georgia" w:hAnsi="Georgia" w:cs="Times New Roman"/>
        </w:rPr>
        <w:t>ist</w:t>
      </w:r>
      <w:r w:rsidRPr="00471D36">
        <w:rPr>
          <w:rFonts w:ascii="Georgia" w:hAnsi="Georgia" w:cs="Times New Roman"/>
        </w:rPr>
        <w:t xml:space="preserve"> für dieses Praktikum ideal, denn besonders die Philosophie in ,,Ad-Hoc“ Teams zu arbeiten, zeichnet ein </w:t>
      </w:r>
      <w:r>
        <w:rPr>
          <w:rFonts w:ascii="Georgia" w:hAnsi="Georgia" w:cs="Times New Roman"/>
        </w:rPr>
        <w:t xml:space="preserve">flexibles </w:t>
      </w:r>
      <w:r w:rsidRPr="00471D36">
        <w:rPr>
          <w:rFonts w:ascii="Georgia" w:hAnsi="Georgia" w:cs="Times New Roman"/>
        </w:rPr>
        <w:t xml:space="preserve">Unternehmen aus und passt zu meiner Vorstellung </w:t>
      </w:r>
      <w:r>
        <w:rPr>
          <w:rFonts w:ascii="Georgia" w:hAnsi="Georgia" w:cs="Times New Roman"/>
        </w:rPr>
        <w:t xml:space="preserve">eines späteren </w:t>
      </w:r>
      <w:r w:rsidRPr="00471D36">
        <w:rPr>
          <w:rFonts w:ascii="Georgia" w:hAnsi="Georgia" w:cs="Times New Roman"/>
        </w:rPr>
        <w:t>Berufseinstieg</w:t>
      </w:r>
      <w:r>
        <w:rPr>
          <w:rFonts w:ascii="Georgia" w:hAnsi="Georgia" w:cs="Times New Roman"/>
        </w:rPr>
        <w:t>s</w:t>
      </w:r>
      <w:r w:rsidRPr="00471D36">
        <w:rPr>
          <w:rFonts w:ascii="Georgia" w:hAnsi="Georgia" w:cs="Times New Roman"/>
        </w:rPr>
        <w:t>. Besonders fasziniert mich die große Auswahl von unterschiedlichsten Fachbereichen</w:t>
      </w:r>
      <w:r>
        <w:rPr>
          <w:rFonts w:ascii="Georgia" w:hAnsi="Georgia" w:cs="Times New Roman"/>
        </w:rPr>
        <w:t xml:space="preserve"> und Unternehmen</w:t>
      </w:r>
      <w:r w:rsidRPr="00471D36">
        <w:rPr>
          <w:rFonts w:ascii="Georgia" w:hAnsi="Georgia" w:cs="Times New Roman"/>
        </w:rPr>
        <w:t xml:space="preserve">. Bemerkenswert finde ich auch, dass Sie, wie Martin </w:t>
      </w:r>
      <w:proofErr w:type="spellStart"/>
      <w:r w:rsidRPr="00471D36">
        <w:rPr>
          <w:rFonts w:ascii="Georgia" w:hAnsi="Georgia" w:cs="Times New Roman"/>
        </w:rPr>
        <w:t>Asmuss</w:t>
      </w:r>
      <w:proofErr w:type="spellEnd"/>
      <w:r w:rsidRPr="00471D36">
        <w:rPr>
          <w:rFonts w:ascii="Georgia" w:hAnsi="Georgia" w:cs="Times New Roman"/>
        </w:rPr>
        <w:t xml:space="preserve"> auf </w:t>
      </w:r>
      <w:del w:id="6" w:author="David Döbele" w:date="2022-05-31T19:13:00Z">
        <w:r w:rsidRPr="00471D36" w:rsidDel="0045396E">
          <w:rPr>
            <w:rFonts w:ascii="Georgia" w:hAnsi="Georgia" w:cs="Times New Roman"/>
          </w:rPr>
          <w:delText xml:space="preserve">ihrer </w:delText>
        </w:r>
      </w:del>
      <w:ins w:id="7" w:author="David Döbele" w:date="2022-05-31T19:13:00Z">
        <w:r w:rsidR="0045396E">
          <w:rPr>
            <w:rFonts w:ascii="Georgia" w:hAnsi="Georgia" w:cs="Times New Roman"/>
          </w:rPr>
          <w:t>I</w:t>
        </w:r>
        <w:r w:rsidR="0045396E" w:rsidRPr="00471D36">
          <w:rPr>
            <w:rFonts w:ascii="Georgia" w:hAnsi="Georgia" w:cs="Times New Roman"/>
          </w:rPr>
          <w:t xml:space="preserve">hrer </w:t>
        </w:r>
      </w:ins>
      <w:r w:rsidRPr="00471D36">
        <w:rPr>
          <w:rFonts w:ascii="Georgia" w:hAnsi="Georgia" w:cs="Times New Roman"/>
        </w:rPr>
        <w:t>Homepage betont, besonderen Wert auf ein Arbeitsklima ohne</w:t>
      </w:r>
      <w:r>
        <w:rPr>
          <w:rFonts w:ascii="Georgia" w:hAnsi="Georgia" w:cs="Times New Roman"/>
        </w:rPr>
        <w:t xml:space="preserve"> </w:t>
      </w:r>
      <w:r w:rsidRPr="00471D36">
        <w:rPr>
          <w:rFonts w:ascii="Georgia" w:hAnsi="Georgia" w:cs="Times New Roman"/>
        </w:rPr>
        <w:t xml:space="preserve">,,Etagen“ setzen. Das zeugt von einer Unternehmenskultur, mit der ich mich vollkommen identifizieren kann. Von dem Praktikum im Corporate Law erhoffe ich mir neben </w:t>
      </w:r>
      <w:r>
        <w:rPr>
          <w:rFonts w:ascii="Georgia" w:hAnsi="Georgia" w:cs="Times New Roman"/>
        </w:rPr>
        <w:t xml:space="preserve">einer lehrreichen Erfahrung </w:t>
      </w:r>
      <w:r w:rsidRPr="00471D36">
        <w:rPr>
          <w:rFonts w:ascii="Georgia" w:hAnsi="Georgia" w:cs="Times New Roman"/>
        </w:rPr>
        <w:t xml:space="preserve">die Möglichkeit meine eigenen Ideen, mehrwertschaffend einbringen zu können. </w:t>
      </w:r>
    </w:p>
    <w:p w14:paraId="3BFD273D" w14:textId="77777777" w:rsidR="0045396E" w:rsidRDefault="0045396E" w:rsidP="008E4716">
      <w:pPr>
        <w:spacing w:after="0"/>
        <w:rPr>
          <w:ins w:id="8" w:author="David Döbele" w:date="2022-05-31T19:15:00Z"/>
          <w:rFonts w:ascii="Georgia" w:hAnsi="Georgia" w:cs="Times New Roman"/>
        </w:rPr>
      </w:pPr>
    </w:p>
    <w:p w14:paraId="46FA1F74" w14:textId="5D3100EB" w:rsidR="008E4716" w:rsidRPr="00471D36" w:rsidRDefault="008E4716" w:rsidP="008E4716">
      <w:pPr>
        <w:spacing w:after="0"/>
        <w:rPr>
          <w:rFonts w:ascii="Georgia" w:hAnsi="Georgia" w:cs="Times New Roman"/>
        </w:rPr>
      </w:pPr>
      <w:r w:rsidRPr="00471D36">
        <w:rPr>
          <w:rFonts w:ascii="Georgia" w:hAnsi="Georgia" w:cs="Times New Roman"/>
        </w:rPr>
        <w:t xml:space="preserve">Ich bin mir sicher, dass ich durch mein starkes Interesse am Corporate Law und meine hohe Einsatzbereitschaft sowie meine </w:t>
      </w:r>
      <w:r w:rsidRPr="0045396E">
        <w:rPr>
          <w:rFonts w:ascii="Georgia" w:hAnsi="Georgia" w:cs="Times New Roman"/>
          <w:i/>
          <w:iCs/>
          <w:rPrChange w:id="9" w:author="David Döbele" w:date="2022-05-31T19:16:00Z">
            <w:rPr>
              <w:rFonts w:ascii="Georgia" w:hAnsi="Georgia" w:cs="Times New Roman"/>
            </w:rPr>
          </w:rPrChange>
        </w:rPr>
        <w:t>…?</w:t>
      </w:r>
      <w:r>
        <w:rPr>
          <w:rFonts w:ascii="Georgia" w:hAnsi="Georgia" w:cs="Times New Roman"/>
        </w:rPr>
        <w:t xml:space="preserve"> </w:t>
      </w:r>
      <w:r w:rsidRPr="00471D36">
        <w:rPr>
          <w:rFonts w:ascii="Georgia" w:hAnsi="Georgia" w:cs="Times New Roman"/>
        </w:rPr>
        <w:t xml:space="preserve">eine Bereicherung für </w:t>
      </w:r>
      <w:proofErr w:type="spellStart"/>
      <w:r w:rsidRPr="00471D36">
        <w:rPr>
          <w:rFonts w:ascii="Georgia" w:hAnsi="Georgia" w:cs="Times New Roman"/>
        </w:rPr>
        <w:t>Greenfort</w:t>
      </w:r>
      <w:proofErr w:type="spellEnd"/>
      <w:r w:rsidRPr="00471D36">
        <w:rPr>
          <w:rFonts w:ascii="Georgia" w:hAnsi="Georgia" w:cs="Times New Roman"/>
        </w:rPr>
        <w:t xml:space="preserve"> sein werde, und würde mich sehr darüber freuen, Sie auch in einem persönlichen Gespräch von mir überzeugen zu dürfen.</w:t>
      </w:r>
    </w:p>
    <w:p w14:paraId="04958414" w14:textId="77777777" w:rsidR="008E4716" w:rsidRPr="00471D36" w:rsidRDefault="008E4716" w:rsidP="008E4716">
      <w:pPr>
        <w:spacing w:after="0"/>
        <w:rPr>
          <w:rFonts w:ascii="Georgia" w:hAnsi="Georgia" w:cs="Times New Roman"/>
        </w:rPr>
      </w:pPr>
    </w:p>
    <w:p w14:paraId="76F8AC0F" w14:textId="77777777" w:rsidR="008E4716" w:rsidRPr="00471D36" w:rsidRDefault="008E4716" w:rsidP="008E4716">
      <w:pPr>
        <w:spacing w:after="0"/>
        <w:rPr>
          <w:rFonts w:ascii="Georgia" w:hAnsi="Georgia" w:cs="Times New Roman"/>
        </w:rPr>
      </w:pPr>
      <w:r w:rsidRPr="00471D36">
        <w:rPr>
          <w:rFonts w:ascii="Georgia" w:hAnsi="Georgia" w:cs="Times New Roman"/>
        </w:rPr>
        <w:t>Mit freundlichen Grüßen,</w:t>
      </w:r>
    </w:p>
    <w:p w14:paraId="3CEDAF83" w14:textId="77777777" w:rsidR="008E4716" w:rsidRPr="00471D36" w:rsidRDefault="008E4716" w:rsidP="008E4716">
      <w:pPr>
        <w:spacing w:after="0"/>
        <w:rPr>
          <w:rFonts w:ascii="Georgia" w:hAnsi="Georgia" w:cs="Times New Roman"/>
        </w:rPr>
      </w:pPr>
    </w:p>
    <w:p w14:paraId="05731C5F" w14:textId="77777777" w:rsidR="008E4716" w:rsidRPr="00471D36" w:rsidRDefault="008E4716" w:rsidP="008E4716">
      <w:pPr>
        <w:spacing w:after="0"/>
        <w:rPr>
          <w:rFonts w:ascii="Georgia" w:hAnsi="Georgia" w:cs="Times New Roman"/>
        </w:rPr>
      </w:pPr>
      <w:r w:rsidRPr="00471D36">
        <w:rPr>
          <w:rFonts w:ascii="Georgia" w:hAnsi="Georgia" w:cs="Times New Roman"/>
        </w:rPr>
        <w:t>Arthur Paas</w:t>
      </w:r>
    </w:p>
    <w:p w14:paraId="035A8DCF" w14:textId="3CB3D789" w:rsidR="00AB706D" w:rsidRPr="008E4716" w:rsidRDefault="00AB706D" w:rsidP="008E4716"/>
    <w:sectPr w:rsidR="00AB706D" w:rsidRPr="008E4716"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C5EC4"/>
    <w:rsid w:val="001D079A"/>
    <w:rsid w:val="001E0088"/>
    <w:rsid w:val="001E0903"/>
    <w:rsid w:val="001E1EE7"/>
    <w:rsid w:val="002042CB"/>
    <w:rsid w:val="002062F6"/>
    <w:rsid w:val="00212042"/>
    <w:rsid w:val="002213EE"/>
    <w:rsid w:val="0023683A"/>
    <w:rsid w:val="002467A0"/>
    <w:rsid w:val="002536DC"/>
    <w:rsid w:val="00254FC6"/>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96E"/>
    <w:rsid w:val="00453C2F"/>
    <w:rsid w:val="00454C0B"/>
    <w:rsid w:val="0046226E"/>
    <w:rsid w:val="00471D36"/>
    <w:rsid w:val="00474FC2"/>
    <w:rsid w:val="00481694"/>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76A8B"/>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B45DC"/>
    <w:rsid w:val="008C27C1"/>
    <w:rsid w:val="008D6664"/>
    <w:rsid w:val="008D7CDB"/>
    <w:rsid w:val="008E100E"/>
    <w:rsid w:val="008E4716"/>
    <w:rsid w:val="008E4BA9"/>
    <w:rsid w:val="008E7A27"/>
    <w:rsid w:val="008E7D17"/>
    <w:rsid w:val="00991E04"/>
    <w:rsid w:val="009A256E"/>
    <w:rsid w:val="009D07DC"/>
    <w:rsid w:val="009D3BBF"/>
    <w:rsid w:val="009F46A7"/>
    <w:rsid w:val="00A1282E"/>
    <w:rsid w:val="00A1289E"/>
    <w:rsid w:val="00A14247"/>
    <w:rsid w:val="00A40D57"/>
    <w:rsid w:val="00A44493"/>
    <w:rsid w:val="00A53760"/>
    <w:rsid w:val="00A62A29"/>
    <w:rsid w:val="00AA2791"/>
    <w:rsid w:val="00AA4C7C"/>
    <w:rsid w:val="00AB4CD0"/>
    <w:rsid w:val="00AB706D"/>
    <w:rsid w:val="00AC61EE"/>
    <w:rsid w:val="00AC66C4"/>
    <w:rsid w:val="00AC7086"/>
    <w:rsid w:val="00AE26F5"/>
    <w:rsid w:val="00AE3A33"/>
    <w:rsid w:val="00B00F35"/>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1FC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869DE"/>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C6AD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8E4716"/>
    <w:rPr>
      <w:sz w:val="16"/>
      <w:szCs w:val="16"/>
    </w:rPr>
  </w:style>
  <w:style w:type="paragraph" w:styleId="Kommentartext">
    <w:name w:val="annotation text"/>
    <w:basedOn w:val="Standard"/>
    <w:link w:val="KommentartextZchn"/>
    <w:uiPriority w:val="99"/>
    <w:semiHidden/>
    <w:unhideWhenUsed/>
    <w:rsid w:val="008E471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E4716"/>
    <w:rPr>
      <w:sz w:val="20"/>
      <w:szCs w:val="20"/>
    </w:rPr>
  </w:style>
  <w:style w:type="paragraph" w:styleId="berarbeitung">
    <w:name w:val="Revision"/>
    <w:hidden/>
    <w:uiPriority w:val="99"/>
    <w:semiHidden/>
    <w:rsid w:val="004539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2789</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2020-09-27T16:54:00Z</dcterms:created>
  <dcterms:modified xsi:type="dcterms:W3CDTF">2022-05-31T17:18:00Z</dcterms:modified>
</cp:coreProperties>
</file>