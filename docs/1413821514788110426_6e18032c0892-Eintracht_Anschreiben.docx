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359C" w14:textId="77777777" w:rsidR="006D2592" w:rsidRPr="007A3551" w:rsidRDefault="00D532F0" w:rsidP="00024006">
      <w:pPr>
        <w:spacing w:after="0" w:line="240" w:lineRule="auto"/>
        <w:jc w:val="right"/>
        <w:rPr>
          <w:rFonts w:ascii="Georgia" w:hAnsi="Georgia" w:cs="Times New Roman"/>
          <w:sz w:val="21"/>
          <w:szCs w:val="21"/>
          <w:lang w:val="en-US"/>
          <w:rPrChange w:id="0" w:author="Can, Hami" w:date="2025-09-04T14:52:00Z" w16du:dateUtc="2025-09-04T12:52:00Z">
            <w:rPr>
              <w:rFonts w:ascii="Optima" w:hAnsi="Optima" w:cs="Times New Roman"/>
              <w:sz w:val="21"/>
              <w:szCs w:val="21"/>
              <w:lang w:val="en-US"/>
            </w:rPr>
          </w:rPrChange>
        </w:rPr>
      </w:pPr>
      <w:r w:rsidRPr="007A3551">
        <w:rPr>
          <w:rFonts w:ascii="Georgia" w:hAnsi="Georgia" w:cs="Times New Roman"/>
          <w:sz w:val="21"/>
          <w:szCs w:val="21"/>
          <w:lang w:val="en-US"/>
          <w:rPrChange w:id="1" w:author="Can, Hami" w:date="2025-09-04T14:52:00Z" w16du:dateUtc="2025-09-04T12:52:00Z">
            <w:rPr>
              <w:rFonts w:ascii="Optima" w:hAnsi="Optima" w:cs="Times New Roman"/>
              <w:sz w:val="21"/>
              <w:szCs w:val="21"/>
              <w:lang w:val="en-US"/>
            </w:rPr>
          </w:rPrChange>
        </w:rPr>
        <w:t>Hami Can</w:t>
      </w:r>
    </w:p>
    <w:p w14:paraId="64CA693A" w14:textId="7CF821E3" w:rsidR="00857C6F" w:rsidRPr="007A3551" w:rsidRDefault="00D532F0" w:rsidP="00024006">
      <w:pPr>
        <w:spacing w:after="0" w:line="240" w:lineRule="auto"/>
        <w:jc w:val="right"/>
        <w:rPr>
          <w:rFonts w:ascii="Georgia" w:hAnsi="Georgia" w:cs="Times New Roman"/>
          <w:sz w:val="21"/>
          <w:szCs w:val="21"/>
          <w:lang w:val="en-US"/>
          <w:rPrChange w:id="2" w:author="Can, Hami" w:date="2025-09-04T14:52:00Z" w16du:dateUtc="2025-09-04T12:52:00Z">
            <w:rPr>
              <w:rFonts w:ascii="Optima" w:hAnsi="Optima" w:cs="Times New Roman"/>
              <w:sz w:val="21"/>
              <w:szCs w:val="21"/>
              <w:lang w:val="en-US"/>
            </w:rPr>
          </w:rPrChange>
        </w:rPr>
      </w:pPr>
      <w:del w:id="3" w:author="Can, Hami" w:date="2025-02-16T10:10:00Z" w16du:dateUtc="2025-02-16T09:10:00Z">
        <w:r w:rsidRPr="007A3551" w:rsidDel="00E61D14">
          <w:rPr>
            <w:rFonts w:ascii="Georgia" w:hAnsi="Georgia" w:cs="Times New Roman"/>
            <w:sz w:val="21"/>
            <w:szCs w:val="21"/>
            <w:lang w:val="en-US"/>
            <w:rPrChange w:id="4" w:author="Can, Hami" w:date="2025-09-04T14:52:00Z" w16du:dateUtc="2025-09-04T12:52:00Z">
              <w:rPr>
                <w:rFonts w:ascii="Optima" w:hAnsi="Optima" w:cs="Times New Roman"/>
                <w:sz w:val="21"/>
                <w:szCs w:val="21"/>
                <w:lang w:val="en-US"/>
              </w:rPr>
            </w:rPrChange>
          </w:rPr>
          <w:delText>Jahnstr.17</w:delText>
        </w:r>
      </w:del>
      <w:proofErr w:type="spellStart"/>
      <w:ins w:id="5" w:author="Can, Hami" w:date="2025-02-16T10:10:00Z" w16du:dateUtc="2025-02-16T09:10:00Z">
        <w:r w:rsidR="00E61D14" w:rsidRPr="007A3551">
          <w:rPr>
            <w:rFonts w:ascii="Georgia" w:hAnsi="Georgia" w:cs="Times New Roman"/>
            <w:sz w:val="21"/>
            <w:szCs w:val="21"/>
            <w:lang w:val="en-US"/>
            <w:rPrChange w:id="6" w:author="Can, Hami" w:date="2025-09-04T14:52:00Z" w16du:dateUtc="2025-09-04T12:52:00Z">
              <w:rPr>
                <w:rFonts w:ascii="Optima" w:hAnsi="Optima" w:cs="Times New Roman"/>
                <w:sz w:val="21"/>
                <w:szCs w:val="21"/>
                <w:lang w:val="en-US"/>
              </w:rPr>
            </w:rPrChange>
          </w:rPr>
          <w:t>Pestalozzistr</w:t>
        </w:r>
        <w:proofErr w:type="spellEnd"/>
        <w:r w:rsidR="00E61D14" w:rsidRPr="007A3551">
          <w:rPr>
            <w:rFonts w:ascii="Georgia" w:hAnsi="Georgia" w:cs="Times New Roman"/>
            <w:sz w:val="21"/>
            <w:szCs w:val="21"/>
            <w:lang w:val="en-US"/>
            <w:rPrChange w:id="7" w:author="Can, Hami" w:date="2025-09-04T14:52:00Z" w16du:dateUtc="2025-09-04T12:52:00Z">
              <w:rPr>
                <w:rFonts w:ascii="Optima" w:hAnsi="Optima" w:cs="Times New Roman"/>
                <w:sz w:val="21"/>
                <w:szCs w:val="21"/>
                <w:lang w:val="en-US"/>
              </w:rPr>
            </w:rPrChange>
          </w:rPr>
          <w:t>.</w:t>
        </w:r>
      </w:ins>
      <w:ins w:id="8" w:author="Can, Hami" w:date="2025-04-06T13:48:00Z" w16du:dateUtc="2025-04-06T11:48:00Z">
        <w:r w:rsidR="002C7007" w:rsidRPr="007A3551">
          <w:rPr>
            <w:rFonts w:ascii="Georgia" w:hAnsi="Georgia" w:cs="Times New Roman"/>
            <w:sz w:val="21"/>
            <w:szCs w:val="21"/>
            <w:lang w:val="en-US"/>
            <w:rPrChange w:id="9" w:author="Can, Hami" w:date="2025-09-04T14:52:00Z" w16du:dateUtc="2025-09-04T12:52:00Z">
              <w:rPr>
                <w:rFonts w:ascii="Optima" w:hAnsi="Optima" w:cs="Times New Roman"/>
                <w:sz w:val="21"/>
                <w:szCs w:val="21"/>
                <w:lang w:val="en-US"/>
              </w:rPr>
            </w:rPrChange>
          </w:rPr>
          <w:t xml:space="preserve"> </w:t>
        </w:r>
      </w:ins>
      <w:ins w:id="10" w:author="Can, Hami" w:date="2025-02-16T10:10:00Z" w16du:dateUtc="2025-02-16T09:10:00Z">
        <w:r w:rsidR="00E61D14" w:rsidRPr="007A3551">
          <w:rPr>
            <w:rFonts w:ascii="Georgia" w:hAnsi="Georgia" w:cs="Times New Roman"/>
            <w:sz w:val="21"/>
            <w:szCs w:val="21"/>
            <w:lang w:val="en-US"/>
            <w:rPrChange w:id="11" w:author="Can, Hami" w:date="2025-09-04T14:52:00Z" w16du:dateUtc="2025-09-04T12:52:00Z">
              <w:rPr>
                <w:rFonts w:ascii="Optima" w:hAnsi="Optima" w:cs="Times New Roman"/>
                <w:sz w:val="21"/>
                <w:szCs w:val="21"/>
                <w:lang w:val="en-US"/>
              </w:rPr>
            </w:rPrChange>
          </w:rPr>
          <w:t>35</w:t>
        </w:r>
      </w:ins>
    </w:p>
    <w:p w14:paraId="4433C1D1" w14:textId="77777777" w:rsidR="00857C6F" w:rsidRPr="007A3551" w:rsidRDefault="00D532F0" w:rsidP="00024006">
      <w:pPr>
        <w:spacing w:after="0" w:line="240" w:lineRule="auto"/>
        <w:jc w:val="right"/>
        <w:rPr>
          <w:rFonts w:ascii="Georgia" w:hAnsi="Georgia" w:cs="Times New Roman"/>
          <w:sz w:val="21"/>
          <w:szCs w:val="21"/>
          <w:lang w:val="en-US"/>
          <w:rPrChange w:id="12" w:author="Can, Hami" w:date="2025-09-04T14:52:00Z" w16du:dateUtc="2025-09-04T12:52:00Z">
            <w:rPr>
              <w:rFonts w:ascii="Optima" w:hAnsi="Optima" w:cs="Times New Roman"/>
              <w:sz w:val="21"/>
              <w:szCs w:val="21"/>
              <w:lang w:val="en-US"/>
            </w:rPr>
          </w:rPrChange>
        </w:rPr>
      </w:pPr>
      <w:del w:id="13" w:author="Can, Hami" w:date="2025-02-16T10:10:00Z" w16du:dateUtc="2025-02-16T09:10:00Z">
        <w:r w:rsidRPr="007A3551" w:rsidDel="00E61D14">
          <w:rPr>
            <w:rFonts w:ascii="Georgia" w:hAnsi="Georgia" w:cs="Times New Roman"/>
            <w:sz w:val="21"/>
            <w:szCs w:val="21"/>
            <w:lang w:val="en-US"/>
            <w:rPrChange w:id="14" w:author="Can, Hami" w:date="2025-09-04T14:52:00Z" w16du:dateUtc="2025-09-04T12:52:00Z">
              <w:rPr>
                <w:rFonts w:ascii="Optima" w:hAnsi="Optima" w:cs="Times New Roman"/>
                <w:sz w:val="21"/>
                <w:szCs w:val="21"/>
                <w:lang w:val="en-US"/>
              </w:rPr>
            </w:rPrChange>
          </w:rPr>
          <w:delText>72160 Horb am Neckar</w:delText>
        </w:r>
      </w:del>
      <w:ins w:id="15" w:author="Can, Hami" w:date="2025-02-16T10:10:00Z" w16du:dateUtc="2025-02-16T09:10:00Z">
        <w:r w:rsidR="00E61D14" w:rsidRPr="007A3551">
          <w:rPr>
            <w:rFonts w:ascii="Georgia" w:hAnsi="Georgia" w:cs="Times New Roman"/>
            <w:sz w:val="21"/>
            <w:szCs w:val="21"/>
            <w:lang w:val="en-US"/>
            <w:rPrChange w:id="16" w:author="Can, Hami" w:date="2025-09-04T14:52:00Z" w16du:dateUtc="2025-09-04T12:52:00Z">
              <w:rPr>
                <w:rFonts w:ascii="Optima" w:hAnsi="Optima" w:cs="Times New Roman"/>
                <w:sz w:val="21"/>
                <w:szCs w:val="21"/>
                <w:lang w:val="en-US"/>
              </w:rPr>
            </w:rPrChange>
          </w:rPr>
          <w:t>72762 Reutlingen</w:t>
        </w:r>
      </w:ins>
    </w:p>
    <w:p w14:paraId="109F5069" w14:textId="77777777" w:rsidR="006A7895" w:rsidRPr="007A3551" w:rsidRDefault="00D532F0" w:rsidP="00024006">
      <w:pPr>
        <w:spacing w:after="0" w:line="240" w:lineRule="auto"/>
        <w:jc w:val="right"/>
        <w:rPr>
          <w:rFonts w:ascii="Georgia" w:hAnsi="Georgia" w:cs="Times New Roman"/>
          <w:sz w:val="21"/>
          <w:szCs w:val="21"/>
          <w:lang w:val="en-US"/>
          <w:rPrChange w:id="17" w:author="Can, Hami" w:date="2025-09-04T14:52:00Z" w16du:dateUtc="2025-09-04T12:52:00Z">
            <w:rPr>
              <w:rFonts w:ascii="Optima" w:hAnsi="Optima" w:cs="Times New Roman"/>
              <w:sz w:val="21"/>
              <w:szCs w:val="21"/>
              <w:lang w:val="en-US"/>
            </w:rPr>
          </w:rPrChange>
        </w:rPr>
      </w:pPr>
      <w:r w:rsidRPr="007A3551">
        <w:rPr>
          <w:rFonts w:ascii="Georgia" w:hAnsi="Georgia" w:cs="Georgia"/>
          <w:color w:val="000000"/>
          <w:sz w:val="21"/>
          <w:szCs w:val="21"/>
          <w:lang w:val="en-US"/>
          <w:rPrChange w:id="18" w:author="Can, Hami" w:date="2025-09-04T14:52:00Z" w16du:dateUtc="2025-09-04T12:52:00Z">
            <w:rPr>
              <w:rFonts w:ascii="Optima" w:hAnsi="Optima" w:cs="Georgia"/>
              <w:color w:val="000000"/>
              <w:sz w:val="21"/>
              <w:szCs w:val="21"/>
              <w:lang w:val="en-US"/>
            </w:rPr>
          </w:rPrChange>
        </w:rPr>
        <w:t>Hami.can@hotmail.de</w:t>
      </w:r>
    </w:p>
    <w:p w14:paraId="4ADC8BAF" w14:textId="77777777" w:rsidR="00F270C0" w:rsidRPr="007A3551" w:rsidDel="007E68D7" w:rsidRDefault="006D2592" w:rsidP="00024006">
      <w:pPr>
        <w:spacing w:after="0" w:line="240" w:lineRule="auto"/>
        <w:jc w:val="right"/>
        <w:rPr>
          <w:del w:id="19" w:author="Sarah Bergmann" w:date="2025-09-04T20:23:00Z" w16du:dateUtc="2025-09-04T18:23:00Z"/>
          <w:rFonts w:ascii="Georgia" w:hAnsi="Georgia" w:cs="Georgia"/>
          <w:color w:val="000000"/>
          <w:sz w:val="21"/>
          <w:szCs w:val="21"/>
          <w:rPrChange w:id="20" w:author="Can, Hami" w:date="2025-09-04T14:52:00Z" w16du:dateUtc="2025-09-04T12:52:00Z">
            <w:rPr>
              <w:del w:id="21" w:author="Sarah Bergmann" w:date="2025-09-04T20:23:00Z" w16du:dateUtc="2025-09-04T18:23:00Z"/>
              <w:rFonts w:ascii="Optima" w:hAnsi="Optima" w:cs="Georgia"/>
              <w:color w:val="000000"/>
              <w:sz w:val="21"/>
              <w:szCs w:val="21"/>
              <w:lang w:val="en-US"/>
            </w:rPr>
          </w:rPrChange>
        </w:rPr>
      </w:pPr>
      <w:r w:rsidRPr="007A3551">
        <w:rPr>
          <w:rFonts w:ascii="Georgia" w:hAnsi="Georgia" w:cs="Georgia"/>
          <w:color w:val="000000"/>
          <w:sz w:val="21"/>
          <w:szCs w:val="21"/>
          <w:rPrChange w:id="22" w:author="Can, Hami" w:date="2025-09-04T14:52:00Z" w16du:dateUtc="2025-09-04T12:52:00Z">
            <w:rPr>
              <w:rFonts w:ascii="Optima" w:hAnsi="Optima" w:cs="Georgia"/>
              <w:color w:val="000000"/>
              <w:sz w:val="21"/>
              <w:szCs w:val="21"/>
              <w:lang w:val="en-US"/>
            </w:rPr>
          </w:rPrChange>
        </w:rPr>
        <w:t>+</w:t>
      </w:r>
      <w:r w:rsidR="00857C6F" w:rsidRPr="007A3551">
        <w:rPr>
          <w:rFonts w:ascii="Georgia" w:hAnsi="Georgia" w:cs="Georgia"/>
          <w:color w:val="000000"/>
          <w:sz w:val="21"/>
          <w:szCs w:val="21"/>
          <w:rPrChange w:id="23" w:author="Can, Hami" w:date="2025-09-04T14:52:00Z" w16du:dateUtc="2025-09-04T12:52:00Z">
            <w:rPr>
              <w:rFonts w:ascii="Optima" w:hAnsi="Optima" w:cs="Georgia"/>
              <w:color w:val="000000"/>
              <w:sz w:val="21"/>
              <w:szCs w:val="21"/>
              <w:lang w:val="en-US"/>
            </w:rPr>
          </w:rPrChange>
        </w:rPr>
        <w:t>49 17</w:t>
      </w:r>
      <w:r w:rsidR="00D532F0" w:rsidRPr="007A3551">
        <w:rPr>
          <w:rFonts w:ascii="Georgia" w:hAnsi="Georgia" w:cs="Georgia"/>
          <w:color w:val="000000"/>
          <w:sz w:val="21"/>
          <w:szCs w:val="21"/>
          <w:rPrChange w:id="24" w:author="Can, Hami" w:date="2025-09-04T14:52:00Z" w16du:dateUtc="2025-09-04T12:52:00Z">
            <w:rPr>
              <w:rFonts w:ascii="Optima" w:hAnsi="Optima" w:cs="Georgia"/>
              <w:color w:val="000000"/>
              <w:sz w:val="21"/>
              <w:szCs w:val="21"/>
              <w:lang w:val="en-US"/>
            </w:rPr>
          </w:rPrChange>
        </w:rPr>
        <w:t>6</w:t>
      </w:r>
      <w:r w:rsidR="00857C6F" w:rsidRPr="007A3551">
        <w:rPr>
          <w:rFonts w:ascii="Georgia" w:hAnsi="Georgia" w:cs="Georgia"/>
          <w:color w:val="000000"/>
          <w:sz w:val="21"/>
          <w:szCs w:val="21"/>
          <w:rPrChange w:id="25" w:author="Can, Hami" w:date="2025-09-04T14:52:00Z" w16du:dateUtc="2025-09-04T12:52:00Z">
            <w:rPr>
              <w:rFonts w:ascii="Optima" w:hAnsi="Optima" w:cs="Georgia"/>
              <w:color w:val="000000"/>
              <w:sz w:val="21"/>
              <w:szCs w:val="21"/>
              <w:lang w:val="en-US"/>
            </w:rPr>
          </w:rPrChange>
        </w:rPr>
        <w:t xml:space="preserve"> </w:t>
      </w:r>
      <w:r w:rsidR="00D532F0" w:rsidRPr="007A3551">
        <w:rPr>
          <w:rFonts w:ascii="Georgia" w:hAnsi="Georgia" w:cs="Georgia"/>
          <w:color w:val="000000"/>
          <w:sz w:val="21"/>
          <w:szCs w:val="21"/>
          <w:rPrChange w:id="26" w:author="Can, Hami" w:date="2025-09-04T14:52:00Z" w16du:dateUtc="2025-09-04T12:52:00Z">
            <w:rPr>
              <w:rFonts w:ascii="Optima" w:hAnsi="Optima" w:cs="Georgia"/>
              <w:color w:val="000000"/>
              <w:sz w:val="21"/>
              <w:szCs w:val="21"/>
              <w:lang w:val="en-US"/>
            </w:rPr>
          </w:rPrChange>
        </w:rPr>
        <w:t>7037 9655</w:t>
      </w:r>
    </w:p>
    <w:p w14:paraId="76642664" w14:textId="77777777" w:rsidR="005F70BE" w:rsidRPr="007A3551" w:rsidRDefault="005F70BE">
      <w:pPr>
        <w:spacing w:after="0" w:line="240" w:lineRule="auto"/>
        <w:jc w:val="right"/>
        <w:rPr>
          <w:ins w:id="27" w:author="Can, Hami" w:date="2025-04-21T14:42:00Z" w16du:dateUtc="2025-04-21T12:42:00Z"/>
          <w:rFonts w:ascii="Georgia" w:hAnsi="Georgia" w:cs="Georgia"/>
          <w:sz w:val="21"/>
          <w:szCs w:val="21"/>
          <w:rPrChange w:id="28" w:author="Can, Hami" w:date="2025-09-04T14:52:00Z" w16du:dateUtc="2025-09-04T12:52:00Z">
            <w:rPr>
              <w:ins w:id="29" w:author="Can, Hami" w:date="2025-04-21T14:42:00Z" w16du:dateUtc="2025-04-21T12:42:00Z"/>
              <w:rFonts w:ascii="Optima" w:hAnsi="Optima" w:cs="Georgia"/>
              <w:sz w:val="21"/>
              <w:szCs w:val="21"/>
            </w:rPr>
          </w:rPrChange>
        </w:rPr>
        <w:pPrChange w:id="30" w:author="Sarah Bergmann" w:date="2025-09-04T20:23:00Z" w16du:dateUtc="2025-09-04T18:23:00Z">
          <w:pPr>
            <w:spacing w:after="0" w:line="240" w:lineRule="auto"/>
          </w:pPr>
        </w:pPrChange>
      </w:pPr>
    </w:p>
    <w:p w14:paraId="124B8310" w14:textId="77777777" w:rsidR="00D01738" w:rsidRPr="007A3551" w:rsidRDefault="00D01738" w:rsidP="00D01738">
      <w:pPr>
        <w:spacing w:after="0" w:line="240" w:lineRule="auto"/>
        <w:rPr>
          <w:ins w:id="31" w:author="Can, Hami" w:date="2025-09-04T13:04:00Z" w16du:dateUtc="2025-09-04T11:04:00Z"/>
          <w:rFonts w:ascii="Georgia" w:hAnsi="Georgia" w:cs="Georgia"/>
          <w:sz w:val="21"/>
          <w:szCs w:val="21"/>
          <w:rPrChange w:id="32" w:author="Can, Hami" w:date="2025-09-04T14:52:00Z" w16du:dateUtc="2025-09-04T12:52:00Z">
            <w:rPr>
              <w:ins w:id="33" w:author="Can, Hami" w:date="2025-09-04T13:04:00Z" w16du:dateUtc="2025-09-04T11:04:00Z"/>
              <w:rFonts w:ascii="Optima" w:hAnsi="Optima" w:cs="Georgia"/>
              <w:sz w:val="21"/>
              <w:szCs w:val="21"/>
            </w:rPr>
          </w:rPrChange>
        </w:rPr>
      </w:pPr>
      <w:ins w:id="34" w:author="Can, Hami" w:date="2025-09-04T13:04:00Z" w16du:dateUtc="2025-09-04T11:04:00Z">
        <w:r w:rsidRPr="007A3551">
          <w:rPr>
            <w:rFonts w:ascii="Georgia" w:hAnsi="Georgia" w:cs="Georgia"/>
            <w:sz w:val="21"/>
            <w:szCs w:val="21"/>
            <w:rPrChange w:id="35" w:author="Can, Hami" w:date="2025-09-04T14:52:00Z" w16du:dateUtc="2025-09-04T12:52:00Z">
              <w:rPr>
                <w:rFonts w:ascii="Optima" w:hAnsi="Optima" w:cs="Georgia"/>
                <w:sz w:val="21"/>
                <w:szCs w:val="21"/>
              </w:rPr>
            </w:rPrChange>
          </w:rPr>
          <w:t>Eintracht Frankfurt Fußball Aktiengesellschaft</w:t>
        </w:r>
      </w:ins>
    </w:p>
    <w:p w14:paraId="2901586C" w14:textId="2D12625A" w:rsidR="00D01738" w:rsidRPr="007A3551" w:rsidRDefault="00D01738" w:rsidP="00D01738">
      <w:pPr>
        <w:spacing w:after="0" w:line="240" w:lineRule="auto"/>
        <w:rPr>
          <w:ins w:id="36" w:author="Can, Hami" w:date="2025-09-04T13:04:00Z" w16du:dateUtc="2025-09-04T11:04:00Z"/>
          <w:rFonts w:ascii="Georgia" w:hAnsi="Georgia" w:cs="Georgia"/>
          <w:sz w:val="21"/>
          <w:szCs w:val="21"/>
          <w:rPrChange w:id="37" w:author="Can, Hami" w:date="2025-09-04T14:52:00Z" w16du:dateUtc="2025-09-04T12:52:00Z">
            <w:rPr>
              <w:ins w:id="38" w:author="Can, Hami" w:date="2025-09-04T13:04:00Z" w16du:dateUtc="2025-09-04T11:04:00Z"/>
              <w:rFonts w:ascii="Optima" w:hAnsi="Optima" w:cs="Georgia"/>
              <w:sz w:val="21"/>
              <w:szCs w:val="21"/>
            </w:rPr>
          </w:rPrChange>
        </w:rPr>
      </w:pPr>
      <w:ins w:id="39" w:author="Can, Hami" w:date="2025-09-04T13:04:00Z" w16du:dateUtc="2025-09-04T11:04:00Z">
        <w:r w:rsidRPr="007A3551">
          <w:rPr>
            <w:rFonts w:ascii="Georgia" w:hAnsi="Georgia" w:cs="Georgia"/>
            <w:sz w:val="21"/>
            <w:szCs w:val="21"/>
            <w:rPrChange w:id="40" w:author="Can, Hami" w:date="2025-09-04T14:52:00Z" w16du:dateUtc="2025-09-04T12:52:00Z">
              <w:rPr>
                <w:rFonts w:ascii="Optima" w:hAnsi="Optima" w:cs="Georgia"/>
                <w:sz w:val="21"/>
                <w:szCs w:val="21"/>
              </w:rPr>
            </w:rPrChange>
          </w:rPr>
          <w:t xml:space="preserve">Frau Lorena </w:t>
        </w:r>
        <w:proofErr w:type="spellStart"/>
        <w:r w:rsidRPr="007A3551">
          <w:rPr>
            <w:rFonts w:ascii="Georgia" w:hAnsi="Georgia" w:cs="Georgia"/>
            <w:sz w:val="21"/>
            <w:szCs w:val="21"/>
            <w:rPrChange w:id="41" w:author="Can, Hami" w:date="2025-09-04T14:52:00Z" w16du:dateUtc="2025-09-04T12:52:00Z">
              <w:rPr>
                <w:rFonts w:ascii="Optima" w:hAnsi="Optima" w:cs="Georgia"/>
                <w:sz w:val="21"/>
                <w:szCs w:val="21"/>
              </w:rPr>
            </w:rPrChange>
          </w:rPr>
          <w:t>Conforti</w:t>
        </w:r>
        <w:proofErr w:type="spellEnd"/>
      </w:ins>
    </w:p>
    <w:p w14:paraId="75EFAF89" w14:textId="77777777" w:rsidR="00D01738" w:rsidRPr="007A3551" w:rsidRDefault="00D01738" w:rsidP="00D01738">
      <w:pPr>
        <w:spacing w:after="0" w:line="240" w:lineRule="auto"/>
        <w:rPr>
          <w:ins w:id="42" w:author="Can, Hami" w:date="2025-09-04T13:04:00Z" w16du:dateUtc="2025-09-04T11:04:00Z"/>
          <w:rFonts w:ascii="Georgia" w:hAnsi="Georgia" w:cs="Georgia"/>
          <w:sz w:val="21"/>
          <w:szCs w:val="21"/>
          <w:rPrChange w:id="43" w:author="Can, Hami" w:date="2025-09-04T14:52:00Z" w16du:dateUtc="2025-09-04T12:52:00Z">
            <w:rPr>
              <w:ins w:id="44" w:author="Can, Hami" w:date="2025-09-04T13:04:00Z" w16du:dateUtc="2025-09-04T11:04:00Z"/>
              <w:rFonts w:ascii="Optima" w:hAnsi="Optima" w:cs="Georgia"/>
              <w:sz w:val="21"/>
              <w:szCs w:val="21"/>
            </w:rPr>
          </w:rPrChange>
        </w:rPr>
      </w:pPr>
      <w:ins w:id="45" w:author="Can, Hami" w:date="2025-09-04T13:04:00Z" w16du:dateUtc="2025-09-04T11:04:00Z">
        <w:r w:rsidRPr="007A3551">
          <w:rPr>
            <w:rFonts w:ascii="Georgia" w:hAnsi="Georgia" w:cs="Georgia"/>
            <w:sz w:val="21"/>
            <w:szCs w:val="21"/>
            <w:rPrChange w:id="46" w:author="Can, Hami" w:date="2025-09-04T14:52:00Z" w16du:dateUtc="2025-09-04T12:52:00Z">
              <w:rPr>
                <w:rFonts w:ascii="Optima" w:hAnsi="Optima" w:cs="Georgia"/>
                <w:sz w:val="21"/>
                <w:szCs w:val="21"/>
              </w:rPr>
            </w:rPrChange>
          </w:rPr>
          <w:t>Im Herzen von Europa 1</w:t>
        </w:r>
      </w:ins>
    </w:p>
    <w:p w14:paraId="09E7939E" w14:textId="3F32E0AB" w:rsidR="00F74175" w:rsidRPr="007A3551" w:rsidDel="008C29E7" w:rsidRDefault="00D01738">
      <w:pPr>
        <w:spacing w:after="0" w:line="240" w:lineRule="auto"/>
        <w:rPr>
          <w:del w:id="47" w:author="Can, Hami" w:date="2025-02-16T10:27:00Z" w16du:dateUtc="2025-02-16T09:27:00Z"/>
          <w:rFonts w:ascii="Georgia" w:hAnsi="Georgia"/>
          <w:color w:val="FF0000"/>
          <w:sz w:val="21"/>
          <w:szCs w:val="21"/>
          <w:rPrChange w:id="48" w:author="Can, Hami" w:date="2025-09-04T14:52:00Z" w16du:dateUtc="2025-09-04T12:52:00Z">
            <w:rPr>
              <w:del w:id="49" w:author="Can, Hami" w:date="2025-02-16T10:27:00Z" w16du:dateUtc="2025-02-16T09:27:00Z"/>
              <w:rFonts w:ascii="Optima" w:hAnsi="Optima" w:cs="Georgia"/>
              <w:color w:val="FF0000"/>
              <w:sz w:val="21"/>
              <w:szCs w:val="21"/>
              <w:lang w:val="en-US"/>
            </w:rPr>
          </w:rPrChange>
        </w:rPr>
      </w:pPr>
      <w:ins w:id="50" w:author="Can, Hami" w:date="2025-09-04T13:04:00Z" w16du:dateUtc="2025-09-04T11:04:00Z">
        <w:r w:rsidRPr="007A3551">
          <w:rPr>
            <w:rFonts w:ascii="Georgia" w:hAnsi="Georgia" w:cs="Georgia"/>
            <w:sz w:val="21"/>
            <w:szCs w:val="21"/>
            <w:rPrChange w:id="51" w:author="Can, Hami" w:date="2025-09-04T14:52:00Z" w16du:dateUtc="2025-09-04T12:52:00Z">
              <w:rPr>
                <w:rFonts w:ascii="Optima" w:hAnsi="Optima" w:cs="Georgia"/>
                <w:sz w:val="21"/>
                <w:szCs w:val="21"/>
              </w:rPr>
            </w:rPrChange>
          </w:rPr>
          <w:t>60528 Frankfurt am Main</w:t>
        </w:r>
      </w:ins>
      <w:del w:id="52" w:author="Can, Hami" w:date="2025-02-16T10:27:00Z" w16du:dateUtc="2025-02-16T09:27:00Z">
        <w:r w:rsidR="00D532F0" w:rsidRPr="007A3551" w:rsidDel="008C29E7">
          <w:rPr>
            <w:rFonts w:ascii="Georgia" w:hAnsi="Georgia"/>
            <w:color w:val="FF0000"/>
            <w:sz w:val="21"/>
            <w:szCs w:val="21"/>
            <w:rPrChange w:id="53" w:author="Can, Hami" w:date="2025-09-04T14:52:00Z" w16du:dateUtc="2025-09-04T12:52:00Z">
              <w:rPr>
                <w:rFonts w:ascii="Optima" w:hAnsi="Optima" w:cs="Georgia"/>
                <w:color w:val="FF0000"/>
                <w:sz w:val="21"/>
                <w:szCs w:val="21"/>
                <w:lang w:val="en-US"/>
              </w:rPr>
            </w:rPrChange>
          </w:rPr>
          <w:delText>Dr. A. Safaric Consulting GmbH</w:delText>
        </w:r>
      </w:del>
    </w:p>
    <w:p w14:paraId="1416BC1D" w14:textId="243EDF9D" w:rsidR="00647413" w:rsidRPr="007A3551" w:rsidRDefault="00D532F0" w:rsidP="00D01738">
      <w:pPr>
        <w:spacing w:after="0" w:line="240" w:lineRule="auto"/>
        <w:rPr>
          <w:ins w:id="54" w:author="Can, Hami" w:date="2025-04-06T13:46:00Z" w16du:dateUtc="2025-04-06T11:46:00Z"/>
          <w:rFonts w:ascii="Georgia" w:hAnsi="Georgia"/>
          <w:sz w:val="21"/>
          <w:szCs w:val="21"/>
          <w:rPrChange w:id="55" w:author="Can, Hami" w:date="2025-09-04T14:52:00Z" w16du:dateUtc="2025-09-04T12:52:00Z">
            <w:rPr>
              <w:ins w:id="56" w:author="Can, Hami" w:date="2025-04-06T13:46:00Z" w16du:dateUtc="2025-04-06T11:46:00Z"/>
              <w:rFonts w:ascii="Optima" w:hAnsi="Optima"/>
              <w:sz w:val="21"/>
              <w:szCs w:val="21"/>
            </w:rPr>
          </w:rPrChange>
        </w:rPr>
      </w:pPr>
      <w:del w:id="57" w:author="Can, Hami" w:date="2025-02-16T10:27:00Z" w16du:dateUtc="2025-02-16T09:27:00Z">
        <w:r w:rsidRPr="007A3551" w:rsidDel="008C29E7">
          <w:rPr>
            <w:rFonts w:ascii="Georgia" w:hAnsi="Georgia"/>
            <w:color w:val="FF0000"/>
            <w:sz w:val="21"/>
            <w:szCs w:val="21"/>
            <w:rPrChange w:id="58" w:author="Can, Hami" w:date="2025-09-04T14:52:00Z" w16du:dateUtc="2025-09-04T12:52:00Z">
              <w:rPr>
                <w:rFonts w:ascii="Optima" w:hAnsi="Optima"/>
                <w:color w:val="FF0000"/>
                <w:sz w:val="21"/>
                <w:szCs w:val="21"/>
              </w:rPr>
            </w:rPrChange>
          </w:rPr>
          <w:delText>Alteburgerstr.</w:delText>
        </w:r>
      </w:del>
      <w:ins w:id="59" w:author="David Döbele" w:date="2024-02-27T19:43:00Z">
        <w:del w:id="60" w:author="Can, Hami" w:date="2025-02-16T10:27:00Z" w16du:dateUtc="2025-02-16T09:27:00Z">
          <w:r w:rsidR="000441F9" w:rsidRPr="007A3551" w:rsidDel="008C29E7">
            <w:rPr>
              <w:rFonts w:ascii="Georgia" w:hAnsi="Georgia"/>
              <w:color w:val="FF0000"/>
              <w:sz w:val="21"/>
              <w:szCs w:val="21"/>
              <w:rPrChange w:id="61" w:author="Can, Hami" w:date="2025-09-04T14:52:00Z" w16du:dateUtc="2025-09-04T12:52:00Z">
                <w:rPr>
                  <w:rFonts w:ascii="Optima" w:hAnsi="Optima"/>
                  <w:color w:val="FF0000"/>
                  <w:sz w:val="21"/>
                  <w:szCs w:val="21"/>
                </w:rPr>
              </w:rPrChange>
            </w:rPr>
            <w:delText xml:space="preserve"> </w:delText>
          </w:r>
        </w:del>
      </w:ins>
      <w:del w:id="62" w:author="Can, Hami" w:date="2025-02-16T10:27:00Z" w16du:dateUtc="2025-02-16T09:27:00Z">
        <w:r w:rsidRPr="007A3551" w:rsidDel="008C29E7">
          <w:rPr>
            <w:rFonts w:ascii="Georgia" w:hAnsi="Georgia"/>
            <w:color w:val="FF0000"/>
            <w:sz w:val="21"/>
            <w:szCs w:val="21"/>
            <w:rPrChange w:id="63" w:author="Can, Hami" w:date="2025-09-04T14:52:00Z" w16du:dateUtc="2025-09-04T12:52:00Z">
              <w:rPr>
                <w:rFonts w:ascii="Optima" w:hAnsi="Optima"/>
                <w:color w:val="FF0000"/>
                <w:sz w:val="21"/>
                <w:szCs w:val="21"/>
              </w:rPr>
            </w:rPrChange>
          </w:rPr>
          <w:delText>371</w:delText>
        </w:r>
        <w:r w:rsidR="00F74175" w:rsidRPr="007A3551" w:rsidDel="008C29E7">
          <w:rPr>
            <w:rFonts w:ascii="Georgia" w:hAnsi="Georgia"/>
            <w:color w:val="FF0000"/>
            <w:sz w:val="21"/>
            <w:szCs w:val="21"/>
            <w:rPrChange w:id="64" w:author="Can, Hami" w:date="2025-09-04T14:52:00Z" w16du:dateUtc="2025-09-04T12:52:00Z">
              <w:rPr>
                <w:rFonts w:ascii="Optima" w:hAnsi="Optima"/>
                <w:color w:val="FF0000"/>
                <w:sz w:val="21"/>
                <w:szCs w:val="21"/>
              </w:rPr>
            </w:rPrChange>
          </w:rPr>
          <w:br/>
        </w:r>
        <w:r w:rsidR="003D5D1E" w:rsidRPr="007A3551" w:rsidDel="008C29E7">
          <w:rPr>
            <w:rFonts w:ascii="Georgia" w:hAnsi="Georgia"/>
            <w:color w:val="FF0000"/>
            <w:sz w:val="21"/>
            <w:szCs w:val="21"/>
            <w:rPrChange w:id="65" w:author="Can, Hami" w:date="2025-09-04T14:52:00Z" w16du:dateUtc="2025-09-04T12:52:00Z">
              <w:rPr>
                <w:rFonts w:ascii="Optima" w:hAnsi="Optima"/>
                <w:color w:val="FF0000"/>
                <w:sz w:val="21"/>
                <w:szCs w:val="21"/>
              </w:rPr>
            </w:rPrChange>
          </w:rPr>
          <w:delText>5</w:delText>
        </w:r>
        <w:r w:rsidRPr="007A3551" w:rsidDel="008C29E7">
          <w:rPr>
            <w:rFonts w:ascii="Georgia" w:hAnsi="Georgia"/>
            <w:color w:val="FF0000"/>
            <w:sz w:val="21"/>
            <w:szCs w:val="21"/>
            <w:rPrChange w:id="66" w:author="Can, Hami" w:date="2025-09-04T14:52:00Z" w16du:dateUtc="2025-09-04T12:52:00Z">
              <w:rPr>
                <w:rFonts w:ascii="Optima" w:hAnsi="Optima"/>
                <w:color w:val="FF0000"/>
                <w:sz w:val="21"/>
                <w:szCs w:val="21"/>
              </w:rPr>
            </w:rPrChange>
          </w:rPr>
          <w:delText>0986</w:delText>
        </w:r>
        <w:r w:rsidR="00F74175" w:rsidRPr="007A3551" w:rsidDel="008C29E7">
          <w:rPr>
            <w:rFonts w:ascii="Georgia" w:hAnsi="Georgia"/>
            <w:color w:val="FF0000"/>
            <w:sz w:val="21"/>
            <w:szCs w:val="21"/>
            <w:rPrChange w:id="67" w:author="Can, Hami" w:date="2025-09-04T14:52:00Z" w16du:dateUtc="2025-09-04T12:52:00Z">
              <w:rPr>
                <w:rFonts w:ascii="Optima" w:hAnsi="Optima"/>
                <w:color w:val="FF0000"/>
                <w:sz w:val="21"/>
                <w:szCs w:val="21"/>
              </w:rPr>
            </w:rPrChange>
          </w:rPr>
          <w:delText xml:space="preserve"> </w:delText>
        </w:r>
        <w:r w:rsidRPr="007A3551" w:rsidDel="008C29E7">
          <w:rPr>
            <w:rFonts w:ascii="Georgia" w:hAnsi="Georgia"/>
            <w:color w:val="FF0000"/>
            <w:sz w:val="21"/>
            <w:szCs w:val="21"/>
            <w:rPrChange w:id="68" w:author="Can, Hami" w:date="2025-09-04T14:52:00Z" w16du:dateUtc="2025-09-04T12:52:00Z">
              <w:rPr>
                <w:rFonts w:ascii="Optima" w:hAnsi="Optima"/>
                <w:color w:val="FF0000"/>
                <w:sz w:val="21"/>
                <w:szCs w:val="21"/>
              </w:rPr>
            </w:rPrChange>
          </w:rPr>
          <w:delText>Köln</w:delText>
        </w:r>
        <w:r w:rsidR="00F74175" w:rsidRPr="007A3551" w:rsidDel="008C29E7">
          <w:rPr>
            <w:rFonts w:ascii="Georgia" w:hAnsi="Georgia"/>
            <w:color w:val="FF0000"/>
            <w:sz w:val="21"/>
            <w:szCs w:val="21"/>
            <w:rPrChange w:id="69" w:author="Can, Hami" w:date="2025-09-04T14:52:00Z" w16du:dateUtc="2025-09-04T12:52:00Z">
              <w:rPr>
                <w:rFonts w:ascii="Optima" w:hAnsi="Optima"/>
                <w:color w:val="FF0000"/>
                <w:sz w:val="21"/>
                <w:szCs w:val="21"/>
              </w:rPr>
            </w:rPrChange>
          </w:rPr>
          <w:delText xml:space="preserve"> </w:delText>
        </w:r>
      </w:del>
    </w:p>
    <w:p w14:paraId="0043DAF0" w14:textId="669E00EA" w:rsidR="00E576FB" w:rsidRPr="007A3551" w:rsidDel="007E68D7" w:rsidRDefault="00E576FB" w:rsidP="00024006">
      <w:pPr>
        <w:spacing w:after="0" w:line="240" w:lineRule="auto"/>
        <w:rPr>
          <w:del w:id="70" w:author="Sarah Bergmann" w:date="2025-09-04T20:23:00Z" w16du:dateUtc="2025-09-04T18:23:00Z"/>
          <w:rFonts w:ascii="Georgia" w:hAnsi="Georgia"/>
          <w:color w:val="FF0000"/>
          <w:sz w:val="21"/>
          <w:szCs w:val="21"/>
          <w:rPrChange w:id="71" w:author="Can, Hami" w:date="2025-09-04T14:52:00Z" w16du:dateUtc="2025-09-04T12:52:00Z">
            <w:rPr>
              <w:del w:id="72" w:author="Sarah Bergmann" w:date="2025-09-04T20:23:00Z" w16du:dateUtc="2025-09-04T18:23:00Z"/>
              <w:rFonts w:ascii="Optima" w:hAnsi="Optima"/>
              <w:color w:val="FF0000"/>
              <w:sz w:val="21"/>
              <w:szCs w:val="21"/>
            </w:rPr>
          </w:rPrChange>
        </w:rPr>
      </w:pPr>
    </w:p>
    <w:p w14:paraId="473B625A" w14:textId="5786B131" w:rsidR="006A7895" w:rsidRPr="007A3551" w:rsidDel="00595E86" w:rsidRDefault="00D532F0" w:rsidP="00595E86">
      <w:pPr>
        <w:spacing w:after="0" w:line="240" w:lineRule="auto"/>
        <w:jc w:val="right"/>
        <w:rPr>
          <w:del w:id="73" w:author="Can, Hami" w:date="2025-04-06T13:40:00Z" w16du:dateUtc="2025-04-06T11:40:00Z"/>
          <w:rFonts w:ascii="Georgia" w:hAnsi="Georgia" w:cs="Times New Roman"/>
          <w:sz w:val="21"/>
          <w:szCs w:val="21"/>
          <w:rPrChange w:id="74" w:author="Can, Hami" w:date="2025-09-04T14:52:00Z" w16du:dateUtc="2025-09-04T12:52:00Z">
            <w:rPr>
              <w:del w:id="75" w:author="Can, Hami" w:date="2025-04-06T13:40:00Z" w16du:dateUtc="2025-04-06T11:40:00Z"/>
              <w:rFonts w:ascii="Optima" w:hAnsi="Optima" w:cs="Times New Roman"/>
              <w:sz w:val="21"/>
              <w:szCs w:val="21"/>
            </w:rPr>
          </w:rPrChange>
        </w:rPr>
      </w:pPr>
      <w:del w:id="76" w:author="Can, Hami" w:date="2025-02-16T10:11:00Z" w16du:dateUtc="2025-02-16T09:11:00Z">
        <w:r w:rsidRPr="007A3551" w:rsidDel="00E61D14">
          <w:rPr>
            <w:rFonts w:ascii="Georgia" w:hAnsi="Georgia" w:cs="Times New Roman"/>
            <w:sz w:val="21"/>
            <w:szCs w:val="21"/>
            <w:rPrChange w:id="77" w:author="Can, Hami" w:date="2025-09-04T14:52:00Z" w16du:dateUtc="2025-09-04T12:52:00Z">
              <w:rPr>
                <w:rFonts w:ascii="Optima" w:hAnsi="Optima" w:cs="Times New Roman"/>
                <w:sz w:val="21"/>
                <w:szCs w:val="21"/>
              </w:rPr>
            </w:rPrChange>
          </w:rPr>
          <w:delText>Horb am Neckar</w:delText>
        </w:r>
      </w:del>
      <w:ins w:id="78" w:author="Can, Hami" w:date="2025-02-16T10:11:00Z" w16du:dateUtc="2025-02-16T09:11:00Z">
        <w:del w:id="79" w:author="Sarah Bergmann" w:date="2025-09-04T20:23:00Z" w16du:dateUtc="2025-09-04T18:23:00Z">
          <w:r w:rsidR="00E61D14" w:rsidRPr="007A3551" w:rsidDel="007E68D7">
            <w:rPr>
              <w:rFonts w:ascii="Georgia" w:hAnsi="Georgia" w:cs="Times New Roman"/>
              <w:sz w:val="21"/>
              <w:szCs w:val="21"/>
              <w:rPrChange w:id="80" w:author="Can, Hami" w:date="2025-09-04T14:52:00Z" w16du:dateUtc="2025-09-04T12:52:00Z">
                <w:rPr>
                  <w:rFonts w:ascii="Optima" w:hAnsi="Optima" w:cs="Times New Roman"/>
                  <w:sz w:val="21"/>
                  <w:szCs w:val="21"/>
                </w:rPr>
              </w:rPrChange>
            </w:rPr>
            <w:delText>R</w:delText>
          </w:r>
        </w:del>
      </w:ins>
      <w:ins w:id="81" w:author="Sarah Bergmann" w:date="2025-09-04T20:23:00Z" w16du:dateUtc="2025-09-04T18:23:00Z">
        <w:r w:rsidR="007E68D7">
          <w:rPr>
            <w:rFonts w:ascii="Georgia" w:hAnsi="Georgia" w:cs="Times New Roman"/>
            <w:sz w:val="21"/>
            <w:szCs w:val="21"/>
          </w:rPr>
          <w:t>R</w:t>
        </w:r>
      </w:ins>
      <w:ins w:id="82" w:author="Can, Hami" w:date="2025-02-16T10:11:00Z" w16du:dateUtc="2025-02-16T09:11:00Z">
        <w:r w:rsidR="00E61D14" w:rsidRPr="007A3551">
          <w:rPr>
            <w:rFonts w:ascii="Georgia" w:hAnsi="Georgia" w:cs="Times New Roman"/>
            <w:sz w:val="21"/>
            <w:szCs w:val="21"/>
            <w:rPrChange w:id="83" w:author="Can, Hami" w:date="2025-09-04T14:52:00Z" w16du:dateUtc="2025-09-04T12:52:00Z">
              <w:rPr>
                <w:rFonts w:ascii="Optima" w:hAnsi="Optima" w:cs="Times New Roman"/>
                <w:sz w:val="21"/>
                <w:szCs w:val="21"/>
              </w:rPr>
            </w:rPrChange>
          </w:rPr>
          <w:t>eutlingen</w:t>
        </w:r>
      </w:ins>
      <w:r w:rsidR="002D594E" w:rsidRPr="007A3551">
        <w:rPr>
          <w:rFonts w:ascii="Georgia" w:hAnsi="Georgia" w:cs="Times New Roman"/>
          <w:sz w:val="21"/>
          <w:szCs w:val="21"/>
          <w:rPrChange w:id="84" w:author="Can, Hami" w:date="2025-09-04T14:52:00Z" w16du:dateUtc="2025-09-04T12:52:00Z">
            <w:rPr>
              <w:rFonts w:ascii="Optima" w:hAnsi="Optima" w:cs="Times New Roman"/>
              <w:sz w:val="21"/>
              <w:szCs w:val="21"/>
            </w:rPr>
          </w:rPrChange>
        </w:rPr>
        <w:t>,</w:t>
      </w:r>
      <w:ins w:id="85" w:author="Can, Hami" w:date="2025-02-16T10:13:00Z" w16du:dateUtc="2025-02-16T09:13:00Z">
        <w:r w:rsidR="00DF2E42" w:rsidRPr="007A3551">
          <w:rPr>
            <w:rFonts w:ascii="Georgia" w:hAnsi="Georgia" w:cs="Times New Roman"/>
            <w:sz w:val="21"/>
            <w:szCs w:val="21"/>
            <w:rPrChange w:id="86" w:author="Can, Hami" w:date="2025-09-04T14:52:00Z" w16du:dateUtc="2025-09-04T12:52:00Z">
              <w:rPr>
                <w:rFonts w:ascii="Optima" w:hAnsi="Optima" w:cs="Times New Roman"/>
                <w:sz w:val="21"/>
                <w:szCs w:val="21"/>
              </w:rPr>
            </w:rPrChange>
          </w:rPr>
          <w:t xml:space="preserve"> </w:t>
        </w:r>
      </w:ins>
      <w:ins w:id="87" w:author="Can, Hami" w:date="2025-09-04T13:03:00Z" w16du:dateUtc="2025-09-04T11:03:00Z">
        <w:r w:rsidR="00D01738" w:rsidRPr="007A3551">
          <w:rPr>
            <w:rFonts w:ascii="Georgia" w:hAnsi="Georgia" w:cs="Times New Roman"/>
            <w:sz w:val="21"/>
            <w:szCs w:val="21"/>
            <w:rPrChange w:id="88" w:author="Can, Hami" w:date="2025-09-04T14:52:00Z" w16du:dateUtc="2025-09-04T12:52:00Z">
              <w:rPr>
                <w:rFonts w:ascii="Optima" w:hAnsi="Optima" w:cs="Times New Roman"/>
                <w:sz w:val="21"/>
                <w:szCs w:val="21"/>
              </w:rPr>
            </w:rPrChange>
          </w:rPr>
          <w:t>0</w:t>
        </w:r>
      </w:ins>
      <w:ins w:id="89" w:author="Can, Hami" w:date="2025-09-06T11:38:00Z" w16du:dateUtc="2025-09-06T09:38:00Z">
        <w:r w:rsidR="007854A6">
          <w:rPr>
            <w:rFonts w:ascii="Georgia" w:hAnsi="Georgia" w:cs="Times New Roman"/>
            <w:sz w:val="21"/>
            <w:szCs w:val="21"/>
          </w:rPr>
          <w:t>6</w:t>
        </w:r>
      </w:ins>
      <w:ins w:id="90" w:author="Can, Hami" w:date="2025-02-11T23:04:00Z" w16du:dateUtc="2025-02-11T22:04:00Z">
        <w:r w:rsidR="0066006E" w:rsidRPr="007A3551">
          <w:rPr>
            <w:rFonts w:ascii="Georgia" w:hAnsi="Georgia" w:cs="Times New Roman"/>
            <w:sz w:val="21"/>
            <w:szCs w:val="21"/>
            <w:rPrChange w:id="91" w:author="Can, Hami" w:date="2025-09-04T14:52:00Z" w16du:dateUtc="2025-09-04T12:52:00Z">
              <w:rPr>
                <w:rFonts w:ascii="Optima" w:hAnsi="Optima" w:cs="Times New Roman"/>
                <w:sz w:val="21"/>
                <w:szCs w:val="21"/>
              </w:rPr>
            </w:rPrChange>
          </w:rPr>
          <w:t>.0</w:t>
        </w:r>
      </w:ins>
      <w:ins w:id="92" w:author="Can, Hami" w:date="2025-09-04T13:04:00Z" w16du:dateUtc="2025-09-04T11:04:00Z">
        <w:r w:rsidR="00D01738" w:rsidRPr="007A3551">
          <w:rPr>
            <w:rFonts w:ascii="Georgia" w:hAnsi="Georgia" w:cs="Times New Roman"/>
            <w:sz w:val="21"/>
            <w:szCs w:val="21"/>
            <w:rPrChange w:id="93" w:author="Can, Hami" w:date="2025-09-04T14:52:00Z" w16du:dateUtc="2025-09-04T12:52:00Z">
              <w:rPr>
                <w:rFonts w:ascii="Optima" w:hAnsi="Optima" w:cs="Times New Roman"/>
                <w:sz w:val="21"/>
                <w:szCs w:val="21"/>
              </w:rPr>
            </w:rPrChange>
          </w:rPr>
          <w:t>9</w:t>
        </w:r>
      </w:ins>
      <w:ins w:id="94" w:author="Can, Hami" w:date="2025-02-11T23:04:00Z" w16du:dateUtc="2025-02-11T22:04:00Z">
        <w:r w:rsidR="0066006E" w:rsidRPr="007A3551">
          <w:rPr>
            <w:rFonts w:ascii="Georgia" w:hAnsi="Georgia" w:cs="Times New Roman"/>
            <w:sz w:val="21"/>
            <w:szCs w:val="21"/>
            <w:rPrChange w:id="95" w:author="Can, Hami" w:date="2025-09-04T14:52:00Z" w16du:dateUtc="2025-09-04T12:52:00Z">
              <w:rPr>
                <w:rFonts w:ascii="Optima" w:hAnsi="Optima" w:cs="Times New Roman"/>
                <w:sz w:val="21"/>
                <w:szCs w:val="21"/>
              </w:rPr>
            </w:rPrChange>
          </w:rPr>
          <w:t>.2025</w:t>
        </w:r>
      </w:ins>
      <w:r w:rsidR="002D594E" w:rsidRPr="007A3551">
        <w:rPr>
          <w:rFonts w:ascii="Georgia" w:hAnsi="Georgia" w:cs="Times New Roman"/>
          <w:sz w:val="21"/>
          <w:szCs w:val="21"/>
          <w:rPrChange w:id="96" w:author="Can, Hami" w:date="2025-09-04T14:52:00Z" w16du:dateUtc="2025-09-04T12:52:00Z">
            <w:rPr>
              <w:rFonts w:ascii="Optima" w:hAnsi="Optima" w:cs="Times New Roman"/>
              <w:sz w:val="21"/>
              <w:szCs w:val="21"/>
            </w:rPr>
          </w:rPrChange>
        </w:rPr>
        <w:t xml:space="preserve"> </w:t>
      </w:r>
      <w:ins w:id="97" w:author="Hami Can" w:date="2024-08-01T20:41:00Z" w16du:dateUtc="2024-08-01T18:41:00Z">
        <w:del w:id="98" w:author="Can, Hami" w:date="2025-02-11T23:04:00Z" w16du:dateUtc="2025-02-11T22:04:00Z">
          <w:r w:rsidR="00C36EE8" w:rsidRPr="007A3551" w:rsidDel="0066006E">
            <w:rPr>
              <w:rFonts w:ascii="Georgia" w:hAnsi="Georgia" w:cs="Times New Roman"/>
              <w:sz w:val="21"/>
              <w:szCs w:val="21"/>
              <w:highlight w:val="yellow"/>
              <w:rPrChange w:id="99" w:author="Can, Hami" w:date="2025-09-04T14:52:00Z" w16du:dateUtc="2025-09-04T12:52:00Z">
                <w:rPr>
                  <w:rFonts w:ascii="Optima" w:hAnsi="Optima" w:cs="Times New Roman"/>
                  <w:sz w:val="21"/>
                  <w:szCs w:val="21"/>
                  <w:highlight w:val="yellow"/>
                </w:rPr>
              </w:rPrChange>
            </w:rPr>
            <w:delText>01.08</w:delText>
          </w:r>
        </w:del>
      </w:ins>
      <w:del w:id="100" w:author="Hami Can" w:date="2024-07-21T14:43:00Z" w16du:dateUtc="2024-07-21T12:43:00Z">
        <w:r w:rsidR="00711B32" w:rsidRPr="007A3551" w:rsidDel="00A16B74">
          <w:rPr>
            <w:rFonts w:ascii="Georgia" w:hAnsi="Georgia" w:cs="Times New Roman"/>
            <w:sz w:val="21"/>
            <w:szCs w:val="21"/>
            <w:highlight w:val="yellow"/>
            <w:rPrChange w:id="101" w:author="Can, Hami" w:date="2025-09-04T14:52:00Z" w16du:dateUtc="2025-09-04T12:52:00Z">
              <w:rPr>
                <w:rFonts w:ascii="Optima" w:hAnsi="Optima" w:cs="Times New Roman"/>
                <w:sz w:val="21"/>
                <w:szCs w:val="21"/>
              </w:rPr>
            </w:rPrChange>
          </w:rPr>
          <w:delText>08</w:delText>
        </w:r>
      </w:del>
      <w:del w:id="102" w:author="Hami Can" w:date="2024-08-01T20:41:00Z" w16du:dateUtc="2024-08-01T18:41:00Z">
        <w:r w:rsidR="00711B32" w:rsidRPr="007A3551" w:rsidDel="00C36EE8">
          <w:rPr>
            <w:rFonts w:ascii="Georgia" w:hAnsi="Georgia" w:cs="Times New Roman"/>
            <w:sz w:val="21"/>
            <w:szCs w:val="21"/>
            <w:highlight w:val="yellow"/>
            <w:rPrChange w:id="103" w:author="Can, Hami" w:date="2025-09-04T14:52:00Z" w16du:dateUtc="2025-09-04T12:52:00Z">
              <w:rPr>
                <w:rFonts w:ascii="Optima" w:hAnsi="Optima" w:cs="Times New Roman"/>
                <w:sz w:val="21"/>
                <w:szCs w:val="21"/>
              </w:rPr>
            </w:rPrChange>
          </w:rPr>
          <w:delText>.</w:delText>
        </w:r>
        <w:r w:rsidR="00711B32" w:rsidRPr="007A3551" w:rsidDel="00C36EE8">
          <w:rPr>
            <w:rFonts w:ascii="Georgia" w:hAnsi="Georgia" w:cs="Times New Roman"/>
            <w:sz w:val="21"/>
            <w:szCs w:val="21"/>
            <w:rPrChange w:id="104" w:author="Can, Hami" w:date="2025-09-04T14:52:00Z" w16du:dateUtc="2025-09-04T12:52:00Z">
              <w:rPr>
                <w:rFonts w:ascii="Optima" w:hAnsi="Optima" w:cs="Times New Roman"/>
                <w:sz w:val="21"/>
                <w:szCs w:val="21"/>
              </w:rPr>
            </w:rPrChange>
          </w:rPr>
          <w:delText>07</w:delText>
        </w:r>
      </w:del>
      <w:del w:id="105" w:author="Can, Hami" w:date="2025-02-11T23:04:00Z" w16du:dateUtc="2025-02-11T22:04:00Z">
        <w:r w:rsidR="00711B32" w:rsidRPr="007A3551" w:rsidDel="0066006E">
          <w:rPr>
            <w:rFonts w:ascii="Georgia" w:hAnsi="Georgia" w:cs="Times New Roman"/>
            <w:sz w:val="21"/>
            <w:szCs w:val="21"/>
            <w:rPrChange w:id="106" w:author="Can, Hami" w:date="2025-09-04T14:52:00Z" w16du:dateUtc="2025-09-04T12:52:00Z">
              <w:rPr>
                <w:rFonts w:ascii="Optima" w:hAnsi="Optima" w:cs="Times New Roman"/>
                <w:sz w:val="21"/>
                <w:szCs w:val="21"/>
              </w:rPr>
            </w:rPrChange>
          </w:rPr>
          <w:delText>.2024</w:delText>
        </w:r>
      </w:del>
    </w:p>
    <w:p w14:paraId="063F4818" w14:textId="77777777" w:rsidR="00595E86" w:rsidRPr="007A3551" w:rsidRDefault="00595E86" w:rsidP="00024006">
      <w:pPr>
        <w:spacing w:after="0" w:line="240" w:lineRule="auto"/>
        <w:jc w:val="right"/>
        <w:rPr>
          <w:ins w:id="107" w:author="Can, Hami" w:date="2025-04-06T13:40:00Z" w16du:dateUtc="2025-04-06T11:40:00Z"/>
          <w:rFonts w:ascii="Georgia" w:hAnsi="Georgia" w:cs="Times New Roman"/>
          <w:sz w:val="21"/>
          <w:szCs w:val="21"/>
          <w:rPrChange w:id="108" w:author="Can, Hami" w:date="2025-09-04T14:52:00Z" w16du:dateUtc="2025-09-04T12:52:00Z">
            <w:rPr>
              <w:ins w:id="109" w:author="Can, Hami" w:date="2025-04-06T13:40:00Z" w16du:dateUtc="2025-04-06T11:40:00Z"/>
              <w:rFonts w:ascii="Optima" w:hAnsi="Optima" w:cs="Times New Roman"/>
              <w:sz w:val="21"/>
              <w:szCs w:val="21"/>
            </w:rPr>
          </w:rPrChange>
        </w:rPr>
      </w:pPr>
    </w:p>
    <w:p w14:paraId="4C38EAEA" w14:textId="77777777" w:rsidR="001E0088" w:rsidRPr="007A3551" w:rsidRDefault="001E0088" w:rsidP="00595E86">
      <w:pPr>
        <w:spacing w:after="0" w:line="240" w:lineRule="auto"/>
        <w:jc w:val="right"/>
        <w:rPr>
          <w:rFonts w:ascii="Georgia" w:hAnsi="Georgia" w:cs="Times New Roman"/>
          <w:sz w:val="21"/>
          <w:szCs w:val="21"/>
          <w:rPrChange w:id="110" w:author="Can, Hami" w:date="2025-09-04T14:52:00Z" w16du:dateUtc="2025-09-04T12:52:00Z">
            <w:rPr>
              <w:rFonts w:ascii="Optima" w:hAnsi="Optima" w:cs="Times New Roman"/>
              <w:sz w:val="21"/>
              <w:szCs w:val="21"/>
            </w:rPr>
          </w:rPrChange>
        </w:rPr>
      </w:pPr>
    </w:p>
    <w:p w14:paraId="3E98F324" w14:textId="52E84C81" w:rsidR="000A5AB8" w:rsidRPr="007A3551" w:rsidDel="00D01738" w:rsidRDefault="00D01738" w:rsidP="00024006">
      <w:pPr>
        <w:spacing w:after="0" w:line="240" w:lineRule="auto"/>
        <w:rPr>
          <w:del w:id="111" w:author="Can, Hami" w:date="2025-09-04T13:12:00Z" w16du:dateUtc="2025-09-04T11:12:00Z"/>
          <w:rFonts w:ascii="Georgia" w:hAnsi="Georgia" w:cs="Times New Roman"/>
          <w:b/>
          <w:sz w:val="21"/>
          <w:szCs w:val="21"/>
          <w:rPrChange w:id="112" w:author="Can, Hami" w:date="2025-09-04T14:52:00Z" w16du:dateUtc="2025-09-04T12:52:00Z">
            <w:rPr>
              <w:del w:id="113" w:author="Can, Hami" w:date="2025-09-04T13:12:00Z" w16du:dateUtc="2025-09-04T11:12:00Z"/>
              <w:rFonts w:ascii="Optima" w:hAnsi="Optima" w:cs="Times New Roman"/>
              <w:b/>
              <w:sz w:val="21"/>
              <w:szCs w:val="21"/>
            </w:rPr>
          </w:rPrChange>
        </w:rPr>
      </w:pPr>
      <w:ins w:id="114" w:author="Can, Hami" w:date="2025-09-04T13:12:00Z" w16du:dateUtc="2025-09-04T11:12:00Z">
        <w:r w:rsidRPr="007A3551">
          <w:rPr>
            <w:rFonts w:ascii="Georgia" w:hAnsi="Georgia" w:cs="Times New Roman"/>
            <w:b/>
            <w:sz w:val="21"/>
            <w:szCs w:val="21"/>
            <w:rPrChange w:id="115" w:author="Can, Hami" w:date="2025-09-04T14:52:00Z" w16du:dateUtc="2025-09-04T12:52:00Z">
              <w:rPr>
                <w:rFonts w:ascii="Optima" w:hAnsi="Optima" w:cs="Times New Roman"/>
                <w:b/>
                <w:sz w:val="21"/>
                <w:szCs w:val="21"/>
              </w:rPr>
            </w:rPrChange>
          </w:rPr>
          <w:t>Bewerbung als Praktikant</w:t>
        </w:r>
      </w:ins>
      <w:ins w:id="116" w:author="Can, Hami" w:date="2025-09-04T13:27:00Z" w16du:dateUtc="2025-09-04T11:27:00Z">
        <w:r w:rsidR="00D92344" w:rsidRPr="007A3551">
          <w:rPr>
            <w:rFonts w:ascii="Georgia" w:hAnsi="Georgia" w:cs="Times New Roman"/>
            <w:b/>
            <w:sz w:val="21"/>
            <w:szCs w:val="21"/>
            <w:rPrChange w:id="117" w:author="Can, Hami" w:date="2025-09-04T14:52:00Z" w16du:dateUtc="2025-09-04T12:52:00Z">
              <w:rPr>
                <w:rFonts w:ascii="Optima" w:hAnsi="Optima" w:cs="Times New Roman"/>
                <w:b/>
                <w:sz w:val="21"/>
                <w:szCs w:val="21"/>
              </w:rPr>
            </w:rPrChange>
          </w:rPr>
          <w:t xml:space="preserve"> </w:t>
        </w:r>
      </w:ins>
      <w:ins w:id="118" w:author="Can, Hami" w:date="2025-09-04T13:12:00Z" w16du:dateUtc="2025-09-04T11:12:00Z">
        <w:r w:rsidRPr="007A3551">
          <w:rPr>
            <w:rFonts w:ascii="Georgia" w:hAnsi="Georgia" w:cs="Times New Roman"/>
            <w:b/>
            <w:sz w:val="21"/>
            <w:szCs w:val="21"/>
            <w:rPrChange w:id="119" w:author="Can, Hami" w:date="2025-09-04T14:52:00Z" w16du:dateUtc="2025-09-04T12:52:00Z">
              <w:rPr>
                <w:rFonts w:ascii="Optima" w:hAnsi="Optima" w:cs="Times New Roman"/>
                <w:b/>
                <w:sz w:val="21"/>
                <w:szCs w:val="21"/>
              </w:rPr>
            </w:rPrChange>
          </w:rPr>
          <w:t>in der Stabsstelle Vorstand</w:t>
        </w:r>
      </w:ins>
      <w:del w:id="120" w:author="Can, Hami" w:date="2025-09-04T13:12:00Z" w16du:dateUtc="2025-09-04T11:12:00Z">
        <w:r w:rsidR="0099776A" w:rsidRPr="007A3551" w:rsidDel="00D01738">
          <w:rPr>
            <w:rFonts w:ascii="Georgia" w:hAnsi="Georgia" w:cs="Times New Roman"/>
            <w:b/>
            <w:sz w:val="21"/>
            <w:szCs w:val="21"/>
            <w:rPrChange w:id="121" w:author="Can, Hami" w:date="2025-09-04T14:52:00Z" w16du:dateUtc="2025-09-04T12:52:00Z">
              <w:rPr>
                <w:rFonts w:ascii="Optima" w:hAnsi="Optima" w:cs="Times New Roman"/>
                <w:b/>
                <w:sz w:val="21"/>
                <w:szCs w:val="21"/>
              </w:rPr>
            </w:rPrChange>
          </w:rPr>
          <w:delText xml:space="preserve">Bewerbung um ein Praktikum </w:delText>
        </w:r>
      </w:del>
      <w:del w:id="122" w:author="Can, Hami" w:date="2025-02-16T10:06:00Z" w16du:dateUtc="2025-02-16T09:06:00Z">
        <w:r w:rsidR="0099776A" w:rsidRPr="007A3551" w:rsidDel="00BA2B2F">
          <w:rPr>
            <w:rFonts w:ascii="Georgia" w:hAnsi="Georgia" w:cs="Times New Roman"/>
            <w:b/>
            <w:sz w:val="21"/>
            <w:szCs w:val="21"/>
            <w:rPrChange w:id="123" w:author="Can, Hami" w:date="2025-09-04T14:52:00Z" w16du:dateUtc="2025-09-04T12:52:00Z">
              <w:rPr>
                <w:rFonts w:ascii="Optima" w:hAnsi="Optima" w:cs="Times New Roman"/>
                <w:b/>
                <w:sz w:val="21"/>
                <w:szCs w:val="21"/>
              </w:rPr>
            </w:rPrChange>
          </w:rPr>
          <w:delText>i</w:delText>
        </w:r>
        <w:r w:rsidR="008E33D2" w:rsidRPr="007A3551" w:rsidDel="00BA2B2F">
          <w:rPr>
            <w:rFonts w:ascii="Georgia" w:hAnsi="Georgia" w:cs="Times New Roman"/>
            <w:b/>
            <w:sz w:val="21"/>
            <w:szCs w:val="21"/>
            <w:rPrChange w:id="124" w:author="Can, Hami" w:date="2025-09-04T14:52:00Z" w16du:dateUtc="2025-09-04T12:52:00Z">
              <w:rPr>
                <w:rFonts w:ascii="Optima" w:hAnsi="Optima" w:cs="Times New Roman"/>
                <w:b/>
                <w:sz w:val="21"/>
                <w:szCs w:val="21"/>
              </w:rPr>
            </w:rPrChange>
          </w:rPr>
          <w:delText xml:space="preserve">n </w:delText>
        </w:r>
        <w:r w:rsidR="008E33D2" w:rsidRPr="007A3551" w:rsidDel="00BA2B2F">
          <w:rPr>
            <w:rFonts w:ascii="Georgia" w:hAnsi="Georgia" w:cs="Times New Roman"/>
            <w:b/>
            <w:sz w:val="21"/>
            <w:szCs w:val="21"/>
            <w:highlight w:val="yellow"/>
            <w:rPrChange w:id="125" w:author="Can, Hami" w:date="2025-09-04T14:52:00Z" w16du:dateUtc="2025-09-04T12:52:00Z">
              <w:rPr>
                <w:rFonts w:ascii="Optima" w:hAnsi="Optima" w:cs="Times New Roman"/>
                <w:b/>
                <w:sz w:val="21"/>
                <w:szCs w:val="21"/>
              </w:rPr>
            </w:rPrChange>
          </w:rPr>
          <w:delText xml:space="preserve">der </w:delText>
        </w:r>
        <w:r w:rsidR="00D532F0" w:rsidRPr="007A3551" w:rsidDel="00BA2B2F">
          <w:rPr>
            <w:rFonts w:ascii="Georgia" w:hAnsi="Georgia" w:cs="Times New Roman"/>
            <w:b/>
            <w:sz w:val="21"/>
            <w:szCs w:val="21"/>
            <w:highlight w:val="yellow"/>
            <w:rPrChange w:id="126" w:author="Can, Hami" w:date="2025-09-04T14:52:00Z" w16du:dateUtc="2025-09-04T12:52:00Z">
              <w:rPr>
                <w:rFonts w:ascii="Optima" w:hAnsi="Optima" w:cs="Times New Roman"/>
                <w:b/>
                <w:sz w:val="21"/>
                <w:szCs w:val="21"/>
              </w:rPr>
            </w:rPrChange>
          </w:rPr>
          <w:delText>Strategie- und Managementberatung</w:delText>
        </w:r>
      </w:del>
    </w:p>
    <w:p w14:paraId="1BA5612A" w14:textId="77777777" w:rsidR="00D01738" w:rsidRPr="007A3551" w:rsidRDefault="00D01738" w:rsidP="00024006">
      <w:pPr>
        <w:spacing w:after="0" w:line="240" w:lineRule="auto"/>
        <w:rPr>
          <w:ins w:id="127" w:author="Can, Hami" w:date="2025-09-04T13:12:00Z" w16du:dateUtc="2025-09-04T11:12:00Z"/>
          <w:rFonts w:ascii="Georgia" w:hAnsi="Georgia" w:cs="Times New Roman"/>
          <w:b/>
          <w:sz w:val="21"/>
          <w:szCs w:val="21"/>
          <w:rPrChange w:id="128" w:author="Can, Hami" w:date="2025-09-04T14:52:00Z" w16du:dateUtc="2025-09-04T12:52:00Z">
            <w:rPr>
              <w:ins w:id="129" w:author="Can, Hami" w:date="2025-09-04T13:12:00Z" w16du:dateUtc="2025-09-04T11:12:00Z"/>
              <w:rFonts w:ascii="Optima" w:hAnsi="Optima" w:cs="Times New Roman"/>
              <w:b/>
              <w:sz w:val="21"/>
              <w:szCs w:val="21"/>
            </w:rPr>
          </w:rPrChange>
        </w:rPr>
      </w:pPr>
    </w:p>
    <w:p w14:paraId="0CB487A5" w14:textId="77777777" w:rsidR="004A615C" w:rsidRPr="007A3551" w:rsidRDefault="004A615C" w:rsidP="00024006">
      <w:pPr>
        <w:spacing w:after="0" w:line="240" w:lineRule="auto"/>
        <w:rPr>
          <w:rFonts w:ascii="Georgia" w:hAnsi="Georgia" w:cs="Times New Roman"/>
          <w:b/>
          <w:sz w:val="21"/>
          <w:szCs w:val="21"/>
          <w:rPrChange w:id="130" w:author="Can, Hami" w:date="2025-09-04T14:52:00Z" w16du:dateUtc="2025-09-04T12:52:00Z">
            <w:rPr>
              <w:rFonts w:ascii="Optima" w:hAnsi="Optima" w:cs="Times New Roman"/>
              <w:b/>
              <w:sz w:val="21"/>
              <w:szCs w:val="21"/>
            </w:rPr>
          </w:rPrChange>
        </w:rPr>
      </w:pPr>
    </w:p>
    <w:p w14:paraId="04C47713" w14:textId="1FAF373A" w:rsidR="00142807" w:rsidRPr="007A3551" w:rsidRDefault="00142807" w:rsidP="00024006">
      <w:pPr>
        <w:spacing w:after="0" w:line="240" w:lineRule="auto"/>
        <w:rPr>
          <w:rFonts w:ascii="Georgia" w:hAnsi="Georgia" w:cs="Times New Roman"/>
          <w:sz w:val="21"/>
          <w:szCs w:val="21"/>
          <w:rPrChange w:id="131" w:author="Can, Hami" w:date="2025-09-04T14:52:00Z" w16du:dateUtc="2025-09-04T12:52:00Z">
            <w:rPr>
              <w:rFonts w:ascii="Optima" w:hAnsi="Optima" w:cs="Times New Roman"/>
              <w:sz w:val="21"/>
              <w:szCs w:val="21"/>
            </w:rPr>
          </w:rPrChange>
        </w:rPr>
      </w:pPr>
      <w:r w:rsidRPr="007A3551">
        <w:rPr>
          <w:rFonts w:ascii="Georgia" w:hAnsi="Georgia" w:cs="Times New Roman"/>
          <w:sz w:val="21"/>
          <w:szCs w:val="21"/>
          <w:rPrChange w:id="132" w:author="Can, Hami" w:date="2025-09-04T14:52:00Z" w16du:dateUtc="2025-09-04T12:52:00Z">
            <w:rPr>
              <w:rFonts w:ascii="Optima" w:hAnsi="Optima" w:cs="Times New Roman"/>
              <w:sz w:val="21"/>
              <w:szCs w:val="21"/>
            </w:rPr>
          </w:rPrChange>
        </w:rPr>
        <w:t xml:space="preserve">Sehr geehrte </w:t>
      </w:r>
      <w:del w:id="133" w:author="Can, Hami" w:date="2025-02-16T10:24:00Z" w16du:dateUtc="2025-02-16T09:24:00Z">
        <w:r w:rsidRPr="007A3551" w:rsidDel="008C29E7">
          <w:rPr>
            <w:rFonts w:ascii="Georgia" w:hAnsi="Georgia" w:cs="Times New Roman"/>
            <w:sz w:val="21"/>
            <w:szCs w:val="21"/>
            <w:highlight w:val="yellow"/>
            <w:rPrChange w:id="134" w:author="Can, Hami" w:date="2025-09-04T14:52:00Z" w16du:dateUtc="2025-09-04T12:52:00Z">
              <w:rPr>
                <w:rFonts w:ascii="Optima" w:hAnsi="Optima" w:cs="Times New Roman"/>
                <w:sz w:val="21"/>
                <w:szCs w:val="21"/>
              </w:rPr>
            </w:rPrChange>
          </w:rPr>
          <w:delText>Damen und Herren</w:delText>
        </w:r>
      </w:del>
      <w:ins w:id="135" w:author="Can, Hami" w:date="2025-09-04T13:12:00Z" w16du:dateUtc="2025-09-04T11:12:00Z">
        <w:r w:rsidR="00D01738" w:rsidRPr="007A3551">
          <w:rPr>
            <w:rFonts w:ascii="Georgia" w:hAnsi="Georgia" w:cs="Times New Roman"/>
            <w:sz w:val="21"/>
            <w:szCs w:val="21"/>
            <w:rPrChange w:id="136" w:author="Can, Hami" w:date="2025-09-04T14:52:00Z" w16du:dateUtc="2025-09-04T12:52:00Z">
              <w:rPr>
                <w:rFonts w:ascii="Optima" w:hAnsi="Optima" w:cs="Times New Roman"/>
                <w:sz w:val="21"/>
                <w:szCs w:val="21"/>
              </w:rPr>
            </w:rPrChange>
          </w:rPr>
          <w:t xml:space="preserve">Frau </w:t>
        </w:r>
        <w:proofErr w:type="spellStart"/>
        <w:r w:rsidR="00D01738" w:rsidRPr="007A3551">
          <w:rPr>
            <w:rFonts w:ascii="Georgia" w:hAnsi="Georgia" w:cs="Times New Roman"/>
            <w:sz w:val="21"/>
            <w:szCs w:val="21"/>
            <w:rPrChange w:id="137" w:author="Can, Hami" w:date="2025-09-04T14:52:00Z" w16du:dateUtc="2025-09-04T12:52:00Z">
              <w:rPr>
                <w:rFonts w:ascii="Optima" w:hAnsi="Optima" w:cs="Times New Roman"/>
                <w:sz w:val="21"/>
                <w:szCs w:val="21"/>
              </w:rPr>
            </w:rPrChange>
          </w:rPr>
          <w:t>Conforti</w:t>
        </w:r>
      </w:ins>
      <w:proofErr w:type="spellEnd"/>
      <w:r w:rsidRPr="007A3551">
        <w:rPr>
          <w:rFonts w:ascii="Georgia" w:hAnsi="Georgia" w:cs="Times New Roman"/>
          <w:sz w:val="21"/>
          <w:szCs w:val="21"/>
          <w:rPrChange w:id="138" w:author="Can, Hami" w:date="2025-09-04T14:52:00Z" w16du:dateUtc="2025-09-04T12:52:00Z">
            <w:rPr>
              <w:rFonts w:ascii="Optima" w:hAnsi="Optima" w:cs="Times New Roman"/>
              <w:sz w:val="21"/>
              <w:szCs w:val="21"/>
            </w:rPr>
          </w:rPrChange>
        </w:rPr>
        <w:t>,</w:t>
      </w:r>
    </w:p>
    <w:p w14:paraId="0018B4E0" w14:textId="77777777" w:rsidR="00142807" w:rsidRPr="007A3551" w:rsidDel="00BA2B2F" w:rsidRDefault="00142807" w:rsidP="00BA2B2F">
      <w:pPr>
        <w:spacing w:after="0" w:line="240" w:lineRule="auto"/>
        <w:rPr>
          <w:del w:id="139" w:author="Can, Hami" w:date="2025-02-16T10:06:00Z" w16du:dateUtc="2025-02-16T09:06:00Z"/>
          <w:rFonts w:ascii="Georgia" w:hAnsi="Georgia" w:cs="Times New Roman"/>
          <w:sz w:val="21"/>
          <w:szCs w:val="21"/>
          <w:rPrChange w:id="140" w:author="Can, Hami" w:date="2025-09-04T14:52:00Z" w16du:dateUtc="2025-09-04T12:52:00Z">
            <w:rPr>
              <w:del w:id="141" w:author="Can, Hami" w:date="2025-02-16T10:06:00Z" w16du:dateUtc="2025-02-16T09:06:00Z"/>
              <w:rFonts w:ascii="Optima" w:hAnsi="Optima" w:cs="Times New Roman"/>
              <w:sz w:val="21"/>
              <w:szCs w:val="21"/>
            </w:rPr>
          </w:rPrChange>
        </w:rPr>
      </w:pPr>
    </w:p>
    <w:p w14:paraId="4EDFA5DA" w14:textId="77777777" w:rsidR="00BA2B2F" w:rsidRPr="007A3551" w:rsidRDefault="00BA2B2F" w:rsidP="00024006">
      <w:pPr>
        <w:spacing w:after="0" w:line="240" w:lineRule="auto"/>
        <w:rPr>
          <w:ins w:id="142" w:author="Can, Hami" w:date="2025-02-16T10:06:00Z" w16du:dateUtc="2025-02-16T09:06:00Z"/>
          <w:rFonts w:ascii="Georgia" w:hAnsi="Georgia" w:cs="Times New Roman"/>
          <w:sz w:val="21"/>
          <w:szCs w:val="21"/>
          <w:rPrChange w:id="143" w:author="Can, Hami" w:date="2025-09-04T14:52:00Z" w16du:dateUtc="2025-09-04T12:52:00Z">
            <w:rPr>
              <w:ins w:id="144" w:author="Can, Hami" w:date="2025-02-16T10:06:00Z" w16du:dateUtc="2025-02-16T09:06:00Z"/>
              <w:rFonts w:ascii="Optima" w:hAnsi="Optima" w:cs="Times New Roman"/>
              <w:sz w:val="21"/>
              <w:szCs w:val="21"/>
            </w:rPr>
          </w:rPrChange>
        </w:rPr>
      </w:pPr>
    </w:p>
    <w:p w14:paraId="64BE940C" w14:textId="3A26E856" w:rsidR="00A16B74" w:rsidRPr="007A3551" w:rsidDel="00A34409" w:rsidRDefault="00A34409">
      <w:pPr>
        <w:spacing w:after="0" w:line="252" w:lineRule="auto"/>
        <w:jc w:val="both"/>
        <w:rPr>
          <w:del w:id="145" w:author="Can, Hami" w:date="2025-02-16T10:06:00Z" w16du:dateUtc="2025-02-16T09:06:00Z"/>
          <w:rFonts w:ascii="Georgia" w:hAnsi="Georgia"/>
          <w:sz w:val="21"/>
          <w:szCs w:val="21"/>
        </w:rPr>
      </w:pPr>
      <w:ins w:id="146" w:author="Can, Hami" w:date="2025-09-04T14:36:00Z" w16du:dateUtc="2025-09-04T12:36:00Z">
        <w:r w:rsidRPr="007A3551">
          <w:rPr>
            <w:rFonts w:ascii="Georgia" w:hAnsi="Georgia"/>
            <w:sz w:val="21"/>
            <w:szCs w:val="21"/>
          </w:rPr>
          <w:t>die Stabsstelle Vorstand verkörpert für mich die Möglichkeit, komplexe Themen aus unterschiedlichen Bereichen zu bündeln und in klare Entscheidungsgrundlagen zu übersetzen. Besonders spannend finde ich, wie aus Analysen und Projekten Impulse entstehen, die die Weiterentwicklung des Unternehmens nachhaltig prägen. Mich reizt es, analytisches Arbeiten mit praktischer Umsetzung zu verbinden und in einer dynamischen Arbeitsumgebung Verantwortung zu übernehmen. Um selbst zu einem solchen Erfolgsfaktor beizutragen, möchte ich im Rahmen meines Pflichtpraktikums ab Anfang Februar oder Anfang März 2026 für eine Dauer von fünf bis sechs Monaten Teil der Stabsstelle Vorstand werden.</w:t>
        </w:r>
      </w:ins>
      <w:del w:id="147" w:author="Can, Hami" w:date="2025-02-16T10:06:00Z" w16du:dateUtc="2025-02-16T09:06:00Z">
        <w:r w:rsidR="00142807" w:rsidRPr="007A3551" w:rsidDel="00BA2B2F">
          <w:rPr>
            <w:rFonts w:ascii="Georgia" w:hAnsi="Georgia" w:cs="Times New Roman"/>
            <w:sz w:val="21"/>
            <w:szCs w:val="21"/>
            <w:rPrChange w:id="148" w:author="Can, Hami" w:date="2025-09-04T14:52:00Z" w16du:dateUtc="2025-09-04T12:52:00Z">
              <w:rPr>
                <w:rFonts w:ascii="Optima" w:hAnsi="Optima" w:cs="Times New Roman"/>
                <w:sz w:val="21"/>
                <w:szCs w:val="21"/>
              </w:rPr>
            </w:rPrChange>
          </w:rPr>
          <w:delText xml:space="preserve">für mich verkörpert </w:delText>
        </w:r>
      </w:del>
      <w:del w:id="149" w:author="Can, Hami" w:date="2025-02-16T10:04:00Z" w16du:dateUtc="2025-02-16T09:04:00Z">
        <w:r w:rsidR="00142807" w:rsidRPr="007A3551" w:rsidDel="00BA2B2F">
          <w:rPr>
            <w:rFonts w:ascii="Georgia" w:hAnsi="Georgia" w:cs="Times New Roman"/>
            <w:sz w:val="21"/>
            <w:szCs w:val="21"/>
            <w:rPrChange w:id="150" w:author="Can, Hami" w:date="2025-09-04T14:52:00Z" w16du:dateUtc="2025-09-04T12:52:00Z">
              <w:rPr>
                <w:rFonts w:ascii="Optima" w:hAnsi="Optima" w:cs="Times New Roman"/>
                <w:sz w:val="21"/>
                <w:szCs w:val="21"/>
              </w:rPr>
            </w:rPrChange>
          </w:rPr>
          <w:delText xml:space="preserve">die </w:delText>
        </w:r>
        <w:r w:rsidR="00142807" w:rsidRPr="007A3551" w:rsidDel="00BA2B2F">
          <w:rPr>
            <w:rFonts w:ascii="Georgia" w:hAnsi="Georgia" w:cs="Times New Roman"/>
            <w:sz w:val="21"/>
            <w:szCs w:val="21"/>
            <w:highlight w:val="yellow"/>
            <w:rPrChange w:id="151" w:author="Can, Hami" w:date="2025-09-04T14:52:00Z" w16du:dateUtc="2025-09-04T12:52:00Z">
              <w:rPr>
                <w:rFonts w:ascii="Optima" w:hAnsi="Optima" w:cs="Times New Roman"/>
                <w:sz w:val="21"/>
                <w:szCs w:val="21"/>
              </w:rPr>
            </w:rPrChange>
          </w:rPr>
          <w:delText>Strategie- und Managementberatung</w:delText>
        </w:r>
        <w:r w:rsidR="00142807" w:rsidRPr="007A3551" w:rsidDel="00BA2B2F">
          <w:rPr>
            <w:rFonts w:ascii="Georgia" w:hAnsi="Georgia" w:cs="Times New Roman"/>
            <w:sz w:val="21"/>
            <w:szCs w:val="21"/>
            <w:rPrChange w:id="152" w:author="Can, Hami" w:date="2025-09-04T14:52:00Z" w16du:dateUtc="2025-09-04T12:52:00Z">
              <w:rPr>
                <w:rFonts w:ascii="Optima" w:hAnsi="Optima" w:cs="Times New Roman"/>
                <w:sz w:val="21"/>
                <w:szCs w:val="21"/>
              </w:rPr>
            </w:rPrChange>
          </w:rPr>
          <w:delText xml:space="preserve"> eine kreative Schmiede für unternehmerischen Erfolg. Durch tiefgreifende Analysen und einen klugen Weitblick eröffnen sich im Team spannende Perspektiven und man kann in einem dynamischen Umfeld konstruktiv mitwirken. Die Teamarbeit, in der man gemeinsam komplexe Herausforderungen meistert und innovative Lösungen entwickelt, um einen blühenden Wirtschaftsbetrieb zu fördern, fasziniert mich besonders</w:delText>
        </w:r>
      </w:del>
      <w:del w:id="153" w:author="Can, Hami" w:date="2025-02-16T10:06:00Z" w16du:dateUtc="2025-02-16T09:06:00Z">
        <w:r w:rsidR="00142807" w:rsidRPr="007A3551" w:rsidDel="00BA2B2F">
          <w:rPr>
            <w:rFonts w:ascii="Georgia" w:hAnsi="Georgia" w:cs="Times New Roman"/>
            <w:sz w:val="21"/>
            <w:szCs w:val="21"/>
            <w:rPrChange w:id="154" w:author="Can, Hami" w:date="2025-09-04T14:52:00Z" w16du:dateUtc="2025-09-04T12:52:00Z">
              <w:rPr>
                <w:rFonts w:ascii="Optima" w:hAnsi="Optima" w:cs="Times New Roman"/>
                <w:sz w:val="21"/>
                <w:szCs w:val="21"/>
              </w:rPr>
            </w:rPrChange>
          </w:rPr>
          <w:delText xml:space="preserve">. </w:delText>
        </w:r>
      </w:del>
      <w:ins w:id="155" w:author="Hami Can" w:date="2024-07-21T14:41:00Z" w16du:dateUtc="2024-07-21T12:41:00Z">
        <w:del w:id="156" w:author="Can, Hami" w:date="2025-02-16T10:06:00Z" w16du:dateUtc="2025-02-16T09:06:00Z">
          <w:r w:rsidR="00A16B74" w:rsidRPr="007A3551" w:rsidDel="00BA2B2F">
            <w:rPr>
              <w:rFonts w:ascii="Georgia" w:hAnsi="Georgia" w:cs="Georgia"/>
              <w:color w:val="000000"/>
              <w:sz w:val="21"/>
              <w:szCs w:val="21"/>
              <w:rPrChange w:id="157" w:author="Can, Hami" w:date="2025-09-04T14:52:00Z" w16du:dateUtc="2025-09-04T12:52:00Z">
                <w:rPr>
                  <w:rFonts w:ascii="Optima" w:hAnsi="Optima" w:cs="Georgia"/>
                  <w:color w:val="000000"/>
                  <w:sz w:val="21"/>
                  <w:szCs w:val="21"/>
                </w:rPr>
              </w:rPrChange>
            </w:rPr>
            <w:delText xml:space="preserve">Um durch meine Arbeit ebenfalls zu so einem Erfolgsfaktor zu werden, möchte ich nach meinem </w:delText>
          </w:r>
        </w:del>
        <w:del w:id="158" w:author="Can, Hami" w:date="2025-02-09T18:21:00Z" w16du:dateUtc="2025-02-09T17:21:00Z">
          <w:r w:rsidR="00A16B74" w:rsidRPr="007A3551" w:rsidDel="00542F86">
            <w:rPr>
              <w:rFonts w:ascii="Georgia" w:hAnsi="Georgia" w:cs="Georgia"/>
              <w:color w:val="000000"/>
              <w:sz w:val="21"/>
              <w:szCs w:val="21"/>
              <w:rPrChange w:id="159" w:author="Can, Hami" w:date="2025-09-04T14:52:00Z" w16du:dateUtc="2025-09-04T12:52:00Z">
                <w:rPr>
                  <w:rFonts w:ascii="Optima" w:hAnsi="Optima" w:cs="Georgia"/>
                  <w:color w:val="000000"/>
                  <w:sz w:val="21"/>
                  <w:szCs w:val="21"/>
                </w:rPr>
              </w:rPrChange>
            </w:rPr>
            <w:delText>ersten</w:delText>
          </w:r>
        </w:del>
        <w:del w:id="160" w:author="Can, Hami" w:date="2025-02-16T10:06:00Z" w16du:dateUtc="2025-02-16T09:06:00Z">
          <w:r w:rsidR="00A16B74" w:rsidRPr="007A3551" w:rsidDel="00BA2B2F">
            <w:rPr>
              <w:rFonts w:ascii="Georgia" w:hAnsi="Georgia" w:cs="Georgia"/>
              <w:color w:val="000000"/>
              <w:sz w:val="21"/>
              <w:szCs w:val="21"/>
              <w:rPrChange w:id="161" w:author="Can, Hami" w:date="2025-09-04T14:52:00Z" w16du:dateUtc="2025-09-04T12:52:00Z">
                <w:rPr>
                  <w:rFonts w:ascii="Optima" w:hAnsi="Optima" w:cs="Georgia"/>
                  <w:color w:val="000000"/>
                  <w:sz w:val="21"/>
                  <w:szCs w:val="21"/>
                </w:rPr>
              </w:rPrChange>
            </w:rPr>
            <w:delText xml:space="preserve"> Semester an der ESB Business School bei Ihnen ab dem </w:delText>
          </w:r>
        </w:del>
        <w:del w:id="162" w:author="Can, Hami" w:date="2025-02-09T18:22:00Z" w16du:dateUtc="2025-02-09T17:22:00Z">
          <w:r w:rsidR="00A16B74" w:rsidRPr="007A3551" w:rsidDel="00542F86">
            <w:rPr>
              <w:rFonts w:ascii="Georgia" w:hAnsi="Georgia" w:cs="Georgia"/>
              <w:color w:val="000000"/>
              <w:sz w:val="21"/>
              <w:szCs w:val="21"/>
              <w:rPrChange w:id="163" w:author="Can, Hami" w:date="2025-09-04T14:52:00Z" w16du:dateUtc="2025-09-04T12:52:00Z">
                <w:rPr>
                  <w:rFonts w:ascii="Optima" w:hAnsi="Optima" w:cs="Georgia"/>
                  <w:color w:val="000000"/>
                  <w:sz w:val="21"/>
                  <w:szCs w:val="21"/>
                </w:rPr>
              </w:rPrChange>
            </w:rPr>
            <w:delText xml:space="preserve">27.01.2025 </w:delText>
          </w:r>
        </w:del>
        <w:del w:id="164" w:author="Can, Hami" w:date="2025-02-16T10:06:00Z" w16du:dateUtc="2025-02-16T09:06:00Z">
          <w:r w:rsidR="00A16B74" w:rsidRPr="007A3551" w:rsidDel="00BA2B2F">
            <w:rPr>
              <w:rFonts w:ascii="Georgia" w:hAnsi="Georgia" w:cs="Georgia"/>
              <w:color w:val="000000"/>
              <w:sz w:val="21"/>
              <w:szCs w:val="21"/>
              <w:rPrChange w:id="165" w:author="Can, Hami" w:date="2025-09-04T14:52:00Z" w16du:dateUtc="2025-09-04T12:52:00Z">
                <w:rPr>
                  <w:rFonts w:ascii="Optima" w:hAnsi="Optima" w:cs="Georgia"/>
                  <w:color w:val="000000"/>
                  <w:sz w:val="21"/>
                  <w:szCs w:val="21"/>
                </w:rPr>
              </w:rPrChange>
            </w:rPr>
            <w:delText xml:space="preserve">ein </w:delText>
          </w:r>
        </w:del>
        <w:del w:id="166" w:author="Can, Hami" w:date="2025-02-09T18:22:00Z" w16du:dateUtc="2025-02-09T17:22:00Z">
          <w:r w:rsidR="00A16B74" w:rsidRPr="007A3551" w:rsidDel="00542F86">
            <w:rPr>
              <w:rFonts w:ascii="Georgia" w:hAnsi="Georgia" w:cs="Georgia"/>
              <w:color w:val="000000"/>
              <w:sz w:val="21"/>
              <w:szCs w:val="21"/>
              <w:rPrChange w:id="167" w:author="Can, Hami" w:date="2025-09-04T14:52:00Z" w16du:dateUtc="2025-09-04T12:52:00Z">
                <w:rPr>
                  <w:rFonts w:ascii="Optima" w:hAnsi="Optima" w:cs="Georgia"/>
                  <w:color w:val="000000"/>
                  <w:sz w:val="21"/>
                  <w:szCs w:val="21"/>
                </w:rPr>
              </w:rPrChange>
            </w:rPr>
            <w:delText>zehnwöchiges</w:delText>
          </w:r>
        </w:del>
        <w:del w:id="168" w:author="Can, Hami" w:date="2025-02-16T10:06:00Z" w16du:dateUtc="2025-02-16T09:06:00Z">
          <w:r w:rsidR="00A16B74" w:rsidRPr="007A3551" w:rsidDel="00BA2B2F">
            <w:rPr>
              <w:rFonts w:ascii="Georgia" w:hAnsi="Georgia" w:cs="Georgia"/>
              <w:color w:val="000000"/>
              <w:sz w:val="21"/>
              <w:szCs w:val="21"/>
              <w:rPrChange w:id="169" w:author="Can, Hami" w:date="2025-09-04T14:52:00Z" w16du:dateUtc="2025-09-04T12:52:00Z">
                <w:rPr>
                  <w:rFonts w:ascii="Optima" w:hAnsi="Optima" w:cs="Georgia"/>
                  <w:color w:val="000000"/>
                  <w:sz w:val="21"/>
                  <w:szCs w:val="21"/>
                </w:rPr>
              </w:rPrChange>
            </w:rPr>
            <w:delText xml:space="preserve"> Praktikum </w:delText>
          </w:r>
        </w:del>
      </w:ins>
      <w:del w:id="170" w:author="Can, Hami" w:date="2025-02-16T10:06:00Z" w16du:dateUtc="2025-02-16T09:06:00Z">
        <w:r w:rsidR="00142807" w:rsidRPr="007A3551" w:rsidDel="00BA2B2F">
          <w:rPr>
            <w:rFonts w:ascii="Georgia" w:hAnsi="Georgia" w:cs="Times New Roman"/>
            <w:sz w:val="21"/>
            <w:szCs w:val="21"/>
            <w:rPrChange w:id="171" w:author="Can, Hami" w:date="2025-09-04T14:52:00Z" w16du:dateUtc="2025-09-04T12:52:00Z">
              <w:rPr>
                <w:rFonts w:ascii="Optima" w:hAnsi="Optima" w:cs="Times New Roman"/>
                <w:sz w:val="21"/>
                <w:szCs w:val="21"/>
              </w:rPr>
            </w:rPrChange>
          </w:rPr>
          <w:delText>Um durch meine Arbeit ebenfalls zu so einem Erfolgsfaktor zu werden, möchte ich bei Ihnen ab dem 27.01.2025 ein zehnwöchiges Praktikum i</w:delText>
        </w:r>
      </w:del>
      <w:del w:id="172" w:author="Can, Hami" w:date="2025-02-16T10:05:00Z" w16du:dateUtc="2025-02-16T09:05:00Z">
        <w:r w:rsidR="00142807" w:rsidRPr="007A3551" w:rsidDel="00BA2B2F">
          <w:rPr>
            <w:rFonts w:ascii="Georgia" w:hAnsi="Georgia" w:cs="Times New Roman"/>
            <w:sz w:val="21"/>
            <w:szCs w:val="21"/>
            <w:rPrChange w:id="173" w:author="Can, Hami" w:date="2025-09-04T14:52:00Z" w16du:dateUtc="2025-09-04T12:52:00Z">
              <w:rPr>
                <w:rFonts w:ascii="Optima" w:hAnsi="Optima" w:cs="Times New Roman"/>
                <w:sz w:val="21"/>
                <w:szCs w:val="21"/>
              </w:rPr>
            </w:rPrChange>
          </w:rPr>
          <w:delText xml:space="preserve">n der </w:delText>
        </w:r>
        <w:r w:rsidR="00142807" w:rsidRPr="007A3551" w:rsidDel="00BA2B2F">
          <w:rPr>
            <w:rFonts w:ascii="Georgia" w:hAnsi="Georgia" w:cs="Times New Roman"/>
            <w:sz w:val="21"/>
            <w:szCs w:val="21"/>
            <w:highlight w:val="yellow"/>
            <w:rPrChange w:id="174" w:author="Can, Hami" w:date="2025-09-04T14:52:00Z" w16du:dateUtc="2025-09-04T12:52:00Z">
              <w:rPr>
                <w:rFonts w:ascii="Optima" w:hAnsi="Optima" w:cs="Times New Roman"/>
                <w:sz w:val="21"/>
                <w:szCs w:val="21"/>
              </w:rPr>
            </w:rPrChange>
          </w:rPr>
          <w:delText>Strategie- und Managementberatung</w:delText>
        </w:r>
        <w:r w:rsidR="00142807" w:rsidRPr="007A3551" w:rsidDel="00BA2B2F">
          <w:rPr>
            <w:rFonts w:ascii="Georgia" w:hAnsi="Georgia" w:cs="Times New Roman"/>
            <w:sz w:val="21"/>
            <w:szCs w:val="21"/>
            <w:rPrChange w:id="175" w:author="Can, Hami" w:date="2025-09-04T14:52:00Z" w16du:dateUtc="2025-09-04T12:52:00Z">
              <w:rPr>
                <w:rFonts w:ascii="Optima" w:hAnsi="Optima" w:cs="Times New Roman"/>
                <w:sz w:val="21"/>
                <w:szCs w:val="21"/>
              </w:rPr>
            </w:rPrChange>
          </w:rPr>
          <w:delText xml:space="preserve"> </w:delText>
        </w:r>
      </w:del>
      <w:del w:id="176" w:author="Can, Hami" w:date="2025-02-16T10:06:00Z" w16du:dateUtc="2025-02-16T09:06:00Z">
        <w:r w:rsidR="00142807" w:rsidRPr="007A3551" w:rsidDel="00BA2B2F">
          <w:rPr>
            <w:rFonts w:ascii="Georgia" w:hAnsi="Georgia" w:cs="Times New Roman"/>
            <w:sz w:val="21"/>
            <w:szCs w:val="21"/>
            <w:rPrChange w:id="177" w:author="Can, Hami" w:date="2025-09-04T14:52:00Z" w16du:dateUtc="2025-09-04T12:52:00Z">
              <w:rPr>
                <w:rFonts w:ascii="Optima" w:hAnsi="Optima" w:cs="Times New Roman"/>
                <w:sz w:val="21"/>
                <w:szCs w:val="21"/>
              </w:rPr>
            </w:rPrChange>
          </w:rPr>
          <w:delText>absolvieren.</w:delText>
        </w:r>
      </w:del>
    </w:p>
    <w:p w14:paraId="6A14CC1F" w14:textId="77777777" w:rsidR="00A34409" w:rsidRPr="007A3551" w:rsidRDefault="00A34409">
      <w:pPr>
        <w:spacing w:after="0" w:line="252" w:lineRule="auto"/>
        <w:jc w:val="both"/>
        <w:rPr>
          <w:ins w:id="178" w:author="Can, Hami" w:date="2025-09-04T14:36:00Z" w16du:dateUtc="2025-09-04T12:36:00Z"/>
          <w:rFonts w:ascii="Georgia" w:hAnsi="Georgia"/>
          <w:sz w:val="21"/>
          <w:szCs w:val="21"/>
          <w:rPrChange w:id="179" w:author="Can, Hami" w:date="2025-09-04T14:52:00Z" w16du:dateUtc="2025-09-04T12:52:00Z">
            <w:rPr>
              <w:ins w:id="180" w:author="Can, Hami" w:date="2025-09-04T14:36:00Z" w16du:dateUtc="2025-09-04T12:36:00Z"/>
              <w:rFonts w:ascii="Optima" w:hAnsi="Optima"/>
              <w:sz w:val="21"/>
              <w:szCs w:val="21"/>
            </w:rPr>
          </w:rPrChange>
        </w:rPr>
      </w:pPr>
    </w:p>
    <w:p w14:paraId="7E427848" w14:textId="09365484" w:rsidR="00142807" w:rsidRPr="007A3551" w:rsidDel="00C76130" w:rsidRDefault="00142807" w:rsidP="0069400F">
      <w:pPr>
        <w:spacing w:after="0" w:line="252" w:lineRule="auto"/>
        <w:jc w:val="both"/>
        <w:rPr>
          <w:del w:id="181" w:author="Can, Hami" w:date="2025-09-04T13:40:00Z" w16du:dateUtc="2025-09-04T11:40:00Z"/>
          <w:rFonts w:ascii="Georgia" w:hAnsi="Georgia" w:cs="Times New Roman"/>
          <w:sz w:val="21"/>
          <w:szCs w:val="21"/>
          <w:rPrChange w:id="182" w:author="Can, Hami" w:date="2025-09-04T14:52:00Z" w16du:dateUtc="2025-09-04T12:52:00Z">
            <w:rPr>
              <w:del w:id="183" w:author="Can, Hami" w:date="2025-09-04T13:40:00Z" w16du:dateUtc="2025-09-04T11:40:00Z"/>
              <w:rFonts w:ascii="Optima" w:hAnsi="Optima" w:cs="Times New Roman"/>
              <w:sz w:val="21"/>
              <w:szCs w:val="21"/>
            </w:rPr>
          </w:rPrChange>
        </w:rPr>
      </w:pPr>
    </w:p>
    <w:p w14:paraId="2B38EB2E" w14:textId="77777777" w:rsidR="00C76130" w:rsidRPr="007A3551" w:rsidRDefault="00C76130">
      <w:pPr>
        <w:spacing w:after="0" w:line="252" w:lineRule="auto"/>
        <w:jc w:val="both"/>
        <w:rPr>
          <w:ins w:id="184" w:author="Can, Hami" w:date="2025-09-04T13:40:00Z" w16du:dateUtc="2025-09-04T11:40:00Z"/>
          <w:rFonts w:ascii="Georgia" w:hAnsi="Georgia" w:cs="Times New Roman"/>
          <w:sz w:val="21"/>
          <w:szCs w:val="21"/>
          <w:rPrChange w:id="185" w:author="Can, Hami" w:date="2025-09-04T14:52:00Z" w16du:dateUtc="2025-09-04T12:52:00Z">
            <w:rPr>
              <w:ins w:id="186" w:author="Can, Hami" w:date="2025-09-04T13:40:00Z" w16du:dateUtc="2025-09-04T11:40:00Z"/>
              <w:rFonts w:ascii="Optima" w:hAnsi="Optima" w:cs="Times New Roman"/>
              <w:sz w:val="21"/>
              <w:szCs w:val="21"/>
            </w:rPr>
          </w:rPrChange>
        </w:rPr>
        <w:pPrChange w:id="187" w:author="Hami Can" w:date="2024-07-21T15:30:00Z" w16du:dateUtc="2024-07-21T13:30:00Z">
          <w:pPr>
            <w:spacing w:after="0" w:line="240" w:lineRule="auto"/>
            <w:jc w:val="both"/>
          </w:pPr>
        </w:pPrChange>
      </w:pPr>
    </w:p>
    <w:p w14:paraId="570D5FE3" w14:textId="0D9F4E8A" w:rsidR="005B052C" w:rsidRPr="007A3551" w:rsidDel="00542F86" w:rsidRDefault="00C76130" w:rsidP="00542F86">
      <w:pPr>
        <w:pStyle w:val="StandardWeb"/>
        <w:spacing w:before="0" w:beforeAutospacing="0" w:line="252" w:lineRule="auto"/>
        <w:jc w:val="both"/>
        <w:rPr>
          <w:del w:id="188" w:author="Can, Hami" w:date="2025-02-09T18:28:00Z" w16du:dateUtc="2025-02-09T17:28:00Z"/>
          <w:rFonts w:ascii="Georgia" w:hAnsi="Georgia"/>
          <w:sz w:val="21"/>
          <w:szCs w:val="21"/>
          <w:rPrChange w:id="189" w:author="Can, Hami" w:date="2025-09-04T14:52:00Z" w16du:dateUtc="2025-09-04T12:52:00Z">
            <w:rPr>
              <w:del w:id="190" w:author="Can, Hami" w:date="2025-02-09T18:28:00Z" w16du:dateUtc="2025-02-09T17:28:00Z"/>
              <w:rFonts w:ascii="Optima" w:hAnsi="Optima"/>
              <w:sz w:val="21"/>
              <w:szCs w:val="21"/>
            </w:rPr>
          </w:rPrChange>
        </w:rPr>
      </w:pPr>
      <w:ins w:id="191" w:author="Can, Hami" w:date="2025-09-04T13:40:00Z">
        <w:r w:rsidRPr="007A3551">
          <w:rPr>
            <w:rFonts w:ascii="Georgia" w:hAnsi="Georgia"/>
            <w:sz w:val="21"/>
            <w:szCs w:val="21"/>
            <w:rPrChange w:id="192" w:author="Can, Hami" w:date="2025-09-04T14:52:00Z" w16du:dateUtc="2025-09-04T12:52:00Z">
              <w:rPr>
                <w:rFonts w:ascii="Optima" w:hAnsi="Optima"/>
                <w:sz w:val="21"/>
                <w:szCs w:val="21"/>
              </w:rPr>
            </w:rPrChange>
          </w:rPr>
          <w:t>Durch mein Praktikum in der Strategieberatung sammelte ich wertvolle Erfahrungen in der Analyse und Aufbereitung von Markt- und Unternehmensdaten, mit einem klaren Schwerpunkt auf Research-Aufgaben. Dabei arbeitete ich parallel an mehreren Projekten mit engen Deadlines, was meine Fähigkeit stärkte, klar zu priorisieren und auch unter Zeitdruck präzise Ergebnisse zu liefern. Zusätzlich nutzte ich Excel und PowerPoint effizient zur Aufbereitung und Visualisierung komplexer Inhalte. Ergänzt werden meine Kompetenzen durch meine Vertriebskenntnisse, die mir ein tiefgehendes Verständnis für Kundenbedürfnisse vermittelt haben. Besonders geschätzt wird meine Fähigkeit, strategische Geschäftsentwicklungsprojekte zu analysieren und erfolgreich umzusetzen, was bereits zu Effizienzsteigerungen und Umsatzwachstum geführt hat. In meiner Freizeit spiele ich seit meiner frühen Jugend gerne Fußball. Am Teamsport gefällt mir besonders der Gedanke, dass man gemeinsam mehr erreichen kann, als wenn jeder Spieler für sich allein spielt. Dieses Mindset würde ich ausgesprochen gerne als Praktikant in Ihrem Team einbringen.</w:t>
        </w:r>
        <w:r w:rsidRPr="007A3551" w:rsidDel="00542F86">
          <w:rPr>
            <w:rFonts w:ascii="Georgia" w:hAnsi="Georgia"/>
            <w:sz w:val="21"/>
            <w:szCs w:val="21"/>
            <w:rPrChange w:id="193" w:author="Can, Hami" w:date="2025-09-04T14:52:00Z" w16du:dateUtc="2025-09-04T12:52:00Z">
              <w:rPr>
                <w:rFonts w:ascii="Optima" w:hAnsi="Optima"/>
                <w:sz w:val="21"/>
                <w:szCs w:val="21"/>
              </w:rPr>
            </w:rPrChange>
          </w:rPr>
          <w:t xml:space="preserve"> </w:t>
        </w:r>
      </w:ins>
      <w:del w:id="194" w:author="Can, Hami" w:date="2025-02-09T18:28:00Z" w16du:dateUtc="2025-02-09T17:28:00Z">
        <w:r w:rsidR="005B052C" w:rsidRPr="007A3551" w:rsidDel="00542F86">
          <w:rPr>
            <w:rFonts w:ascii="Georgia" w:hAnsi="Georgia"/>
            <w:sz w:val="21"/>
            <w:szCs w:val="21"/>
            <w:rPrChange w:id="195" w:author="Can, Hami" w:date="2025-09-04T14:52:00Z" w16du:dateUtc="2025-09-04T12:52:00Z">
              <w:rPr>
                <w:rFonts w:ascii="Optima" w:hAnsi="Optima"/>
                <w:sz w:val="21"/>
                <w:szCs w:val="21"/>
              </w:rPr>
            </w:rPrChange>
          </w:rPr>
          <w:delText xml:space="preserve">Durch meine Ausbildung im Groß- und Außenhandelsmanagement sowie in der praktischen Exporttätigkeit habe ich ein fundiertes Wissen über betriebswirtschaftliche Zusammenhänge entwickelt, während mir meine Erfahrungen im Vertrieb ein tiefgreifendes Verständnis für Kundenbedürfnisse und -ansprüche vermittelt haben. Von meinem Team werden insbesondere meine strategische Beratung sowie Umsetzung von Geschäftsentwicklungsprojekten geschätzt, die zu Effizienzsteigerungen und Umsatzwachstum geführt haben. </w:delText>
        </w:r>
        <w:r w:rsidR="005B052C" w:rsidRPr="007A3551" w:rsidDel="00542F86">
          <w:rPr>
            <w:rFonts w:ascii="Georgia" w:hAnsi="Georgia"/>
            <w:sz w:val="21"/>
            <w:szCs w:val="21"/>
            <w:rPrChange w:id="196" w:author="Can, Hami" w:date="2025-09-04T14:52:00Z" w16du:dateUtc="2025-09-04T12:52:00Z">
              <w:rPr>
                <w:rFonts w:ascii="Optima" w:hAnsi="Optima"/>
              </w:rPr>
            </w:rPrChange>
          </w:rPr>
          <w:delText xml:space="preserve">Durch erfolgreiche Präsentationen von Markenwelt-Schulungen habe </w:delText>
        </w:r>
        <w:r w:rsidR="00024006" w:rsidRPr="007A3551" w:rsidDel="00542F86">
          <w:rPr>
            <w:rFonts w:ascii="Georgia" w:hAnsi="Georgia"/>
            <w:sz w:val="21"/>
            <w:szCs w:val="21"/>
            <w:rPrChange w:id="197" w:author="Can, Hami" w:date="2025-09-04T14:52:00Z" w16du:dateUtc="2025-09-04T12:52:00Z">
              <w:rPr>
                <w:rFonts w:ascii="Optima" w:hAnsi="Optima"/>
                <w:sz w:val="21"/>
                <w:szCs w:val="21"/>
              </w:rPr>
            </w:rPrChange>
          </w:rPr>
          <w:delText xml:space="preserve">zudem </w:delText>
        </w:r>
        <w:r w:rsidR="005B052C" w:rsidRPr="007A3551" w:rsidDel="00542F86">
          <w:rPr>
            <w:rFonts w:ascii="Georgia" w:hAnsi="Georgia"/>
            <w:sz w:val="21"/>
            <w:szCs w:val="21"/>
            <w:rPrChange w:id="198" w:author="Can, Hami" w:date="2025-09-04T14:52:00Z" w16du:dateUtc="2025-09-04T12:52:00Z">
              <w:rPr>
                <w:rFonts w:ascii="Optima" w:hAnsi="Optima"/>
              </w:rPr>
            </w:rPrChange>
          </w:rPr>
          <w:delText xml:space="preserve">ich </w:delText>
        </w:r>
        <w:r w:rsidR="00412514" w:rsidRPr="007A3551" w:rsidDel="00542F86">
          <w:rPr>
            <w:rFonts w:ascii="Georgia" w:hAnsi="Georgia"/>
            <w:sz w:val="21"/>
            <w:szCs w:val="21"/>
            <w:rPrChange w:id="199" w:author="Can, Hami" w:date="2025-09-04T14:52:00Z" w16du:dateUtc="2025-09-04T12:52:00Z">
              <w:rPr>
                <w:rFonts w:ascii="Optima" w:hAnsi="Optima"/>
                <w:sz w:val="21"/>
                <w:szCs w:val="21"/>
              </w:rPr>
            </w:rPrChange>
          </w:rPr>
          <w:delText xml:space="preserve">zudem </w:delText>
        </w:r>
        <w:r w:rsidR="005B052C" w:rsidRPr="007A3551" w:rsidDel="00542F86">
          <w:rPr>
            <w:rFonts w:ascii="Georgia" w:hAnsi="Georgia"/>
            <w:sz w:val="21"/>
            <w:szCs w:val="21"/>
            <w:rPrChange w:id="200" w:author="Can, Hami" w:date="2025-09-04T14:52:00Z" w16du:dateUtc="2025-09-04T12:52:00Z">
              <w:rPr>
                <w:rFonts w:ascii="Optima" w:hAnsi="Optima"/>
              </w:rPr>
            </w:rPrChange>
          </w:rPr>
          <w:delText xml:space="preserve">meine ausgeprägten Präsentationsfähigkeiten unter Beweis gestellt und bin überzeugt, dass ich durch meine strategische Denkweise einen wertvollen Beitrag zu Ihrem Unternehmen leisten kann. </w:delText>
        </w:r>
        <w:r w:rsidR="005B052C" w:rsidRPr="007A3551" w:rsidDel="00542F86">
          <w:rPr>
            <w:rFonts w:ascii="Georgia" w:hAnsi="Georgia"/>
            <w:sz w:val="21"/>
            <w:szCs w:val="21"/>
            <w:rPrChange w:id="201" w:author="Can, Hami" w:date="2025-09-04T14:52:00Z" w16du:dateUtc="2025-09-04T12:52:00Z">
              <w:rPr>
                <w:rFonts w:ascii="Optima" w:hAnsi="Optima"/>
                <w:sz w:val="21"/>
                <w:szCs w:val="21"/>
              </w:rPr>
            </w:rPrChange>
          </w:rPr>
          <w:delText xml:space="preserve">In meiner Freizeit spiele ich seit meiner frühen Jugend gerne Fußball. </w:delText>
        </w:r>
        <w:r w:rsidR="00024006" w:rsidRPr="007A3551" w:rsidDel="00542F86">
          <w:rPr>
            <w:rFonts w:ascii="Georgia" w:hAnsi="Georgia"/>
            <w:sz w:val="21"/>
            <w:szCs w:val="21"/>
            <w:rPrChange w:id="202" w:author="Can, Hami" w:date="2025-09-04T14:52:00Z" w16du:dateUtc="2025-09-04T12:52:00Z">
              <w:rPr>
                <w:rFonts w:ascii="Optima" w:hAnsi="Optima"/>
                <w:sz w:val="21"/>
                <w:szCs w:val="21"/>
              </w:rPr>
            </w:rPrChange>
          </w:rPr>
          <w:delText>Am</w:delText>
        </w:r>
        <w:r w:rsidR="005B052C" w:rsidRPr="007A3551" w:rsidDel="00542F86">
          <w:rPr>
            <w:rFonts w:ascii="Georgia" w:hAnsi="Georgia"/>
            <w:sz w:val="21"/>
            <w:szCs w:val="21"/>
            <w:rPrChange w:id="203" w:author="Can, Hami" w:date="2025-09-04T14:52:00Z" w16du:dateUtc="2025-09-04T12:52:00Z">
              <w:rPr>
                <w:rFonts w:ascii="Optima" w:hAnsi="Optima"/>
                <w:sz w:val="21"/>
                <w:szCs w:val="21"/>
              </w:rPr>
            </w:rPrChange>
          </w:rPr>
          <w:delText>Beim Teamsport gefällt mir speziell der Gedanke, dass man gemeinsam mehr erreichen kann, als wenn jeder Spieler für sich allein spielt. Dieses Mindset würde ich nun ausgesprochen gerne als Praktikant in Ihrem Team einbringen</w:delText>
        </w:r>
      </w:del>
      <w:ins w:id="204" w:author="Can, Hami [2]" w:date="2024-07-09T14:06:00Z">
        <w:del w:id="205" w:author="Can, Hami" w:date="2025-02-09T18:28:00Z" w16du:dateUtc="2025-02-09T17:28:00Z">
          <w:r w:rsidR="00CC09E6" w:rsidRPr="007A3551" w:rsidDel="00542F86">
            <w:rPr>
              <w:rFonts w:ascii="Georgia" w:hAnsi="Georgia"/>
              <w:sz w:val="21"/>
              <w:szCs w:val="21"/>
              <w:rPrChange w:id="206" w:author="Can, Hami" w:date="2025-09-04T14:52:00Z" w16du:dateUtc="2025-09-04T12:52:00Z">
                <w:rPr>
                  <w:rFonts w:ascii="Optima" w:hAnsi="Optima"/>
                  <w:sz w:val="21"/>
                  <w:szCs w:val="21"/>
                </w:rPr>
              </w:rPrChange>
            </w:rPr>
            <w:delText>.</w:delText>
          </w:r>
        </w:del>
      </w:ins>
      <w:del w:id="207" w:author="Can, Hami" w:date="2025-02-09T18:28:00Z" w16du:dateUtc="2025-02-09T17:28:00Z">
        <w:r w:rsidR="005B052C" w:rsidRPr="007A3551" w:rsidDel="00542F86">
          <w:rPr>
            <w:rFonts w:ascii="Georgia" w:hAnsi="Georgia"/>
            <w:sz w:val="21"/>
            <w:szCs w:val="21"/>
            <w:rPrChange w:id="208" w:author="Can, Hami" w:date="2025-09-04T14:52:00Z" w16du:dateUtc="2025-09-04T12:52:00Z">
              <w:rPr>
                <w:rFonts w:ascii="Optima" w:hAnsi="Optima"/>
                <w:sz w:val="21"/>
                <w:szCs w:val="21"/>
              </w:rPr>
            </w:rPrChange>
          </w:rPr>
          <w:delText>.</w:delText>
        </w:r>
      </w:del>
    </w:p>
    <w:p w14:paraId="3724595D" w14:textId="77777777" w:rsidR="00142807" w:rsidRPr="007A3551" w:rsidDel="005B052C" w:rsidRDefault="00142807">
      <w:pPr>
        <w:spacing w:after="0" w:line="252" w:lineRule="auto"/>
        <w:jc w:val="both"/>
        <w:rPr>
          <w:del w:id="209" w:author="Can, Hami [2]" w:date="2024-07-09T13:59:00Z"/>
          <w:rFonts w:ascii="Georgia" w:hAnsi="Georgia" w:cs="Times New Roman"/>
          <w:sz w:val="21"/>
          <w:szCs w:val="21"/>
          <w:rPrChange w:id="210" w:author="Can, Hami" w:date="2025-09-04T14:52:00Z" w16du:dateUtc="2025-09-04T12:52:00Z">
            <w:rPr>
              <w:del w:id="211" w:author="Can, Hami [2]" w:date="2024-07-09T13:59:00Z"/>
              <w:rFonts w:ascii="Optima" w:hAnsi="Optima" w:cs="Times New Roman"/>
              <w:sz w:val="21"/>
              <w:szCs w:val="21"/>
            </w:rPr>
          </w:rPrChange>
        </w:rPr>
        <w:pPrChange w:id="212" w:author="Hami Can" w:date="2024-07-21T15:30:00Z" w16du:dateUtc="2024-07-21T13:30:00Z">
          <w:pPr>
            <w:spacing w:after="0" w:line="240" w:lineRule="auto"/>
            <w:jc w:val="both"/>
          </w:pPr>
        </w:pPrChange>
      </w:pPr>
      <w:del w:id="213" w:author="Can, Hami [2]" w:date="2024-07-09T13:59:00Z">
        <w:r w:rsidRPr="007A3551" w:rsidDel="005B052C">
          <w:rPr>
            <w:rFonts w:ascii="Georgia" w:hAnsi="Georgia" w:cs="Times New Roman"/>
            <w:sz w:val="21"/>
            <w:szCs w:val="21"/>
            <w:rPrChange w:id="214" w:author="Can, Hami" w:date="2025-09-04T14:52:00Z" w16du:dateUtc="2025-09-04T12:52:00Z">
              <w:rPr>
                <w:rFonts w:ascii="Optima" w:hAnsi="Optima" w:cs="Times New Roman"/>
                <w:sz w:val="21"/>
                <w:szCs w:val="21"/>
              </w:rPr>
            </w:rPrChange>
          </w:rPr>
          <w:delText>Durch meine Ausbildung im Groß- und Außenhandelsmanagement sowie in der praktischen Exporttätigkeit habe ich ein fundiertes Wissen über betriebswirtschaftliche Zusammenhänge entwickelt, während mir meine Erfahrungen im Vertrieb ein tiefgreifendes Verständnis für Kundenbedürfnisse und -ansprüche vermittelt haben. Von meinem Team werden insbesondere meine strategische Beratung sowie Umsetzung von Geschäftsentwicklungsprojekten geschätzt, die zu Effizienzsteigerungen und Umsatzwachstum geführt haben. In meiner Freizeit spiele ich seit meiner frühen Jugend gerne Fußball. Beim Teamsport gefällt mir speziell der Gedanke, dass man gemeinsam mehr erreichen kann, als wenn jeder Spieler für sich alleine spielt. Dieses Mindset würde ich nun ausgesprochen gerne als Praktikant in Ihrem Team einbringen.</w:delText>
        </w:r>
      </w:del>
    </w:p>
    <w:p w14:paraId="08850CB8" w14:textId="77777777" w:rsidR="00142807" w:rsidRPr="007A3551" w:rsidDel="00CC09E6" w:rsidRDefault="00142807">
      <w:pPr>
        <w:spacing w:after="0" w:line="252" w:lineRule="auto"/>
        <w:jc w:val="both"/>
        <w:rPr>
          <w:del w:id="215" w:author="Can, Hami [2]" w:date="2024-07-09T14:08:00Z"/>
          <w:rFonts w:ascii="Georgia" w:hAnsi="Georgia" w:cs="Times New Roman"/>
          <w:sz w:val="21"/>
          <w:szCs w:val="21"/>
          <w:rPrChange w:id="216" w:author="Can, Hami" w:date="2025-09-04T14:52:00Z" w16du:dateUtc="2025-09-04T12:52:00Z">
            <w:rPr>
              <w:del w:id="217" w:author="Can, Hami [2]" w:date="2024-07-09T14:08:00Z"/>
              <w:rFonts w:ascii="Optima" w:hAnsi="Optima" w:cs="Times New Roman"/>
              <w:sz w:val="21"/>
              <w:szCs w:val="21"/>
            </w:rPr>
          </w:rPrChange>
        </w:rPr>
      </w:pPr>
    </w:p>
    <w:p w14:paraId="7345B0B4" w14:textId="77777777" w:rsidR="00CC09E6" w:rsidRPr="007A3551" w:rsidRDefault="00CC09E6" w:rsidP="0069400F">
      <w:pPr>
        <w:spacing w:after="0" w:line="252" w:lineRule="auto"/>
        <w:jc w:val="both"/>
        <w:rPr>
          <w:ins w:id="218" w:author="Can, Hami [2]" w:date="2024-07-09T14:08:00Z"/>
          <w:rFonts w:ascii="Georgia" w:hAnsi="Georgia" w:cs="Times New Roman"/>
          <w:sz w:val="21"/>
          <w:szCs w:val="21"/>
          <w:highlight w:val="yellow"/>
          <w:rPrChange w:id="219" w:author="Can, Hami" w:date="2025-09-04T14:52:00Z" w16du:dateUtc="2025-09-04T12:52:00Z">
            <w:rPr>
              <w:ins w:id="220" w:author="Can, Hami [2]" w:date="2024-07-09T14:08:00Z"/>
              <w:rFonts w:ascii="Optima" w:hAnsi="Optima" w:cs="Times New Roman"/>
              <w:sz w:val="21"/>
              <w:szCs w:val="21"/>
              <w:highlight w:val="yellow"/>
            </w:rPr>
          </w:rPrChange>
        </w:rPr>
      </w:pPr>
    </w:p>
    <w:p w14:paraId="5398DCA1" w14:textId="77777777" w:rsidR="00CC09E6" w:rsidRPr="007A3551" w:rsidDel="005F70BE" w:rsidRDefault="00CC09E6">
      <w:pPr>
        <w:spacing w:after="0" w:line="252" w:lineRule="auto"/>
        <w:jc w:val="both"/>
        <w:rPr>
          <w:del w:id="221" w:author="Can, Hami" w:date="2025-04-06T13:46:00Z" w16du:dateUtc="2025-04-06T11:46:00Z"/>
          <w:rFonts w:ascii="Georgia" w:hAnsi="Georgia" w:cs="Times New Roman"/>
          <w:sz w:val="21"/>
          <w:szCs w:val="21"/>
          <w:rPrChange w:id="222" w:author="Can, Hami" w:date="2025-09-04T14:52:00Z" w16du:dateUtc="2025-09-04T12:52:00Z">
            <w:rPr>
              <w:del w:id="223" w:author="Can, Hami" w:date="2025-04-06T13:46:00Z" w16du:dateUtc="2025-04-06T11:46:00Z"/>
              <w:rFonts w:ascii="Optima" w:hAnsi="Optima" w:cs="Times New Roman"/>
              <w:sz w:val="21"/>
              <w:szCs w:val="21"/>
            </w:rPr>
          </w:rPrChange>
        </w:rPr>
      </w:pPr>
    </w:p>
    <w:p w14:paraId="17DD9C1A" w14:textId="77777777" w:rsidR="005F70BE" w:rsidRPr="007A3551" w:rsidRDefault="005F70BE">
      <w:pPr>
        <w:spacing w:after="0" w:line="252" w:lineRule="auto"/>
        <w:jc w:val="both"/>
        <w:rPr>
          <w:ins w:id="224" w:author="Can, Hami" w:date="2025-04-21T14:46:00Z" w16du:dateUtc="2025-04-21T12:46:00Z"/>
          <w:rFonts w:ascii="Georgia" w:hAnsi="Georgia" w:cs="Times New Roman"/>
          <w:sz w:val="21"/>
          <w:szCs w:val="21"/>
          <w:rPrChange w:id="225" w:author="Can, Hami" w:date="2025-09-04T14:52:00Z" w16du:dateUtc="2025-09-04T12:52:00Z">
            <w:rPr>
              <w:ins w:id="226" w:author="Can, Hami" w:date="2025-04-21T14:46:00Z" w16du:dateUtc="2025-04-21T12:46:00Z"/>
              <w:rFonts w:ascii="Optima" w:hAnsi="Optima" w:cs="Times New Roman"/>
              <w:sz w:val="21"/>
              <w:szCs w:val="21"/>
            </w:rPr>
          </w:rPrChange>
        </w:rPr>
      </w:pPr>
    </w:p>
    <w:p w14:paraId="2A54F444" w14:textId="21937C73" w:rsidR="00142807" w:rsidRPr="007A3551" w:rsidDel="00A34409" w:rsidRDefault="00A34409">
      <w:pPr>
        <w:spacing w:after="0" w:line="252" w:lineRule="auto"/>
        <w:jc w:val="both"/>
        <w:rPr>
          <w:del w:id="227" w:author="Can, Hami" w:date="2025-02-16T10:47:00Z" w16du:dateUtc="2025-02-16T09:47:00Z"/>
          <w:rFonts w:ascii="Georgia" w:hAnsi="Georgia" w:cs="Times New Roman"/>
          <w:sz w:val="21"/>
          <w:szCs w:val="21"/>
        </w:rPr>
      </w:pPr>
      <w:ins w:id="228" w:author="Can, Hami" w:date="2025-09-04T14:38:00Z" w16du:dateUtc="2025-09-04T12:38:00Z">
        <w:r w:rsidRPr="007A3551">
          <w:rPr>
            <w:rFonts w:ascii="Georgia" w:hAnsi="Georgia" w:cs="Times New Roman"/>
            <w:sz w:val="21"/>
            <w:szCs w:val="21"/>
          </w:rPr>
          <w:t xml:space="preserve">Eintracht Frankfurt ist für mich der ideale Ort für ein Praktikum, weil der Verein sportlichen Erfolg, professionelle Organisation und gesellschaftliches Engagement auf besondere Weise verbindet. Besonders beeindruckt mich, dass die Eintracht klare Werte lebt und Haltung zeigt. Mit Initiativen wie „Frankfurt vergisst nicht“ setzt der Klub ein starkes Zeichen gegen Rassismus, Ausgrenzung und Diskriminierung und unterstreicht die Bedeutung von Vielfalt und Integration – nicht nur auf dem Platz, sondern auch im Vereinsleben. Dieses Zusammenspiel aus Dynamik, gelebten Werten und einer einzigartigen </w:t>
        </w:r>
        <w:commentRangeStart w:id="229"/>
        <w:commentRangeStart w:id="230"/>
        <w:r w:rsidRPr="007A3551">
          <w:rPr>
            <w:rFonts w:ascii="Georgia" w:hAnsi="Georgia" w:cs="Times New Roman"/>
            <w:sz w:val="21"/>
            <w:szCs w:val="21"/>
          </w:rPr>
          <w:t>Gemeinschaft</w:t>
        </w:r>
      </w:ins>
      <w:commentRangeEnd w:id="229"/>
      <w:ins w:id="231" w:author="Can, Hami" w:date="2025-09-04T14:42:00Z" w16du:dateUtc="2025-09-04T12:42:00Z">
        <w:r w:rsidR="00DD329A" w:rsidRPr="007A3551">
          <w:rPr>
            <w:rStyle w:val="Kommentarzeichen"/>
            <w:rFonts w:ascii="Georgia" w:hAnsi="Georgia"/>
            <w:sz w:val="21"/>
            <w:szCs w:val="21"/>
            <w:rPrChange w:id="232" w:author="Can, Hami" w:date="2025-09-04T14:52:00Z" w16du:dateUtc="2025-09-04T12:52:00Z">
              <w:rPr>
                <w:rStyle w:val="Kommentarzeichen"/>
              </w:rPr>
            </w:rPrChange>
          </w:rPr>
          <w:commentReference w:id="229"/>
        </w:r>
      </w:ins>
      <w:commentRangeEnd w:id="230"/>
      <w:r w:rsidR="007E68D7">
        <w:rPr>
          <w:rStyle w:val="Kommentarzeichen"/>
        </w:rPr>
        <w:commentReference w:id="230"/>
      </w:r>
      <w:ins w:id="233" w:author="Can, Hami" w:date="2025-09-04T14:38:00Z" w16du:dateUtc="2025-09-04T12:38:00Z">
        <w:r w:rsidRPr="007A3551">
          <w:rPr>
            <w:rFonts w:ascii="Georgia" w:hAnsi="Georgia" w:cs="Times New Roman"/>
            <w:sz w:val="21"/>
            <w:szCs w:val="21"/>
          </w:rPr>
          <w:t xml:space="preserve"> macht die Eintracht für mich zu einem Ort, an dem ich mich persönlich und fachlich weiterentwickeln möchte.</w:t>
        </w:r>
      </w:ins>
      <w:del w:id="234" w:author="Can, Hami" w:date="2025-02-16T10:46:00Z" w16du:dateUtc="2025-02-16T09:46:00Z">
        <w:r w:rsidR="00142807" w:rsidRPr="007A3551" w:rsidDel="00724E3C">
          <w:rPr>
            <w:rFonts w:ascii="Georgia" w:hAnsi="Georgia" w:cs="Times New Roman"/>
            <w:sz w:val="21"/>
            <w:szCs w:val="21"/>
            <w:highlight w:val="yellow"/>
            <w:rPrChange w:id="235" w:author="Can, Hami" w:date="2025-09-04T14:52:00Z" w16du:dateUtc="2025-09-04T12:52:00Z">
              <w:rPr>
                <w:rFonts w:ascii="Optima" w:hAnsi="Optima" w:cs="Times New Roman"/>
                <w:sz w:val="21"/>
                <w:szCs w:val="21"/>
              </w:rPr>
            </w:rPrChange>
          </w:rPr>
          <w:delText>……………</w:delText>
        </w:r>
        <w:r w:rsidR="00142807" w:rsidRPr="007A3551" w:rsidDel="00724E3C">
          <w:rPr>
            <w:rFonts w:ascii="Georgia" w:hAnsi="Georgia" w:cs="Times New Roman"/>
            <w:sz w:val="21"/>
            <w:szCs w:val="21"/>
            <w:rPrChange w:id="236" w:author="Can, Hami" w:date="2025-09-04T14:52:00Z" w16du:dateUtc="2025-09-04T12:52:00Z">
              <w:rPr>
                <w:rFonts w:ascii="Optima" w:hAnsi="Optima" w:cs="Times New Roman"/>
                <w:sz w:val="21"/>
                <w:szCs w:val="21"/>
              </w:rPr>
            </w:rPrChange>
          </w:rPr>
          <w:delText xml:space="preserve"> scheint mir für dieses Praktikum ideal zu sein. Ihr dynamisches Umfeld und das stetige Wachstum des Kundennetzwerks bieten Praktikanten die Chance, in einem anspruchsvollen Umfeld wertvolle Einblicke zu gewinnen und </w:delText>
        </w:r>
        <w:r w:rsidR="00B00A21" w:rsidRPr="007A3551" w:rsidDel="00724E3C">
          <w:rPr>
            <w:rFonts w:ascii="Georgia" w:hAnsi="Georgia" w:cs="Times New Roman"/>
            <w:sz w:val="21"/>
            <w:szCs w:val="21"/>
            <w:rPrChange w:id="237" w:author="Can, Hami" w:date="2025-09-04T14:52:00Z" w16du:dateUtc="2025-09-04T12:52:00Z">
              <w:rPr>
                <w:rFonts w:ascii="Optima" w:hAnsi="Optima" w:cs="Times New Roman"/>
                <w:sz w:val="21"/>
                <w:szCs w:val="21"/>
              </w:rPr>
            </w:rPrChange>
          </w:rPr>
          <w:delText xml:space="preserve">ihre </w:delText>
        </w:r>
        <w:r w:rsidR="00142807" w:rsidRPr="007A3551" w:rsidDel="00724E3C">
          <w:rPr>
            <w:rFonts w:ascii="Georgia" w:hAnsi="Georgia" w:cs="Times New Roman"/>
            <w:sz w:val="21"/>
            <w:szCs w:val="21"/>
            <w:rPrChange w:id="238" w:author="Can, Hami" w:date="2025-09-04T14:52:00Z" w16du:dateUtc="2025-09-04T12:52:00Z">
              <w:rPr>
                <w:rFonts w:ascii="Optima" w:hAnsi="Optima" w:cs="Times New Roman"/>
                <w:sz w:val="21"/>
                <w:szCs w:val="21"/>
              </w:rPr>
            </w:rPrChange>
          </w:rPr>
          <w:delText xml:space="preserve">Fähigkeiten weiterzuentwickeln. Da zu Ihren Kunden führende Handels- und Konsumgüterunternehmen gehören, </w:delText>
        </w:r>
        <w:r w:rsidR="00E80B44" w:rsidRPr="007A3551" w:rsidDel="00724E3C">
          <w:rPr>
            <w:rFonts w:ascii="Georgia" w:hAnsi="Georgia" w:cs="Times New Roman"/>
            <w:sz w:val="21"/>
            <w:szCs w:val="21"/>
            <w:rPrChange w:id="239" w:author="Can, Hami" w:date="2025-09-04T14:52:00Z" w16du:dateUtc="2025-09-04T12:52:00Z">
              <w:rPr>
                <w:rFonts w:ascii="Optima" w:hAnsi="Optima" w:cs="Times New Roman"/>
                <w:sz w:val="21"/>
                <w:szCs w:val="21"/>
              </w:rPr>
            </w:rPrChange>
          </w:rPr>
          <w:delText xml:space="preserve">kann </w:delText>
        </w:r>
        <w:r w:rsidR="00142807" w:rsidRPr="007A3551" w:rsidDel="00724E3C">
          <w:rPr>
            <w:rFonts w:ascii="Georgia" w:hAnsi="Georgia" w:cs="Times New Roman"/>
            <w:sz w:val="21"/>
            <w:szCs w:val="21"/>
            <w:rPrChange w:id="240" w:author="Can, Hami" w:date="2025-09-04T14:52:00Z" w16du:dateUtc="2025-09-04T12:52:00Z">
              <w:rPr>
                <w:rFonts w:ascii="Optima" w:hAnsi="Optima" w:cs="Times New Roman"/>
                <w:sz w:val="21"/>
                <w:szCs w:val="21"/>
              </w:rPr>
            </w:rPrChange>
          </w:rPr>
          <w:delText xml:space="preserve">ich mein bisheriges Wissen aus dem finanzwirtschaftlichen Schwerpunkt meiner Ausbildung sowie </w:delText>
        </w:r>
        <w:r w:rsidR="00E80B44" w:rsidRPr="007A3551" w:rsidDel="00724E3C">
          <w:rPr>
            <w:rFonts w:ascii="Georgia" w:hAnsi="Georgia" w:cs="Times New Roman"/>
            <w:sz w:val="21"/>
            <w:szCs w:val="21"/>
            <w:rPrChange w:id="241" w:author="Can, Hami" w:date="2025-09-04T14:52:00Z" w16du:dateUtc="2025-09-04T12:52:00Z">
              <w:rPr>
                <w:rFonts w:ascii="Optima" w:hAnsi="Optima" w:cs="Times New Roman"/>
                <w:sz w:val="21"/>
                <w:szCs w:val="21"/>
              </w:rPr>
            </w:rPrChange>
          </w:rPr>
          <w:delText xml:space="preserve">aus </w:delText>
        </w:r>
        <w:r w:rsidR="00142807" w:rsidRPr="007A3551" w:rsidDel="00724E3C">
          <w:rPr>
            <w:rFonts w:ascii="Georgia" w:hAnsi="Georgia" w:cs="Times New Roman"/>
            <w:sz w:val="21"/>
            <w:szCs w:val="21"/>
            <w:rPrChange w:id="242" w:author="Can, Hami" w:date="2025-09-04T14:52:00Z" w16du:dateUtc="2025-09-04T12:52:00Z">
              <w:rPr>
                <w:rFonts w:ascii="Optima" w:hAnsi="Optima" w:cs="Times New Roman"/>
                <w:sz w:val="21"/>
                <w:szCs w:val="21"/>
              </w:rPr>
            </w:rPrChange>
          </w:rPr>
          <w:delText xml:space="preserve">meinen Praxiserfahrungen optimal </w:delText>
        </w:r>
        <w:r w:rsidR="00E80B44" w:rsidRPr="007A3551" w:rsidDel="00724E3C">
          <w:rPr>
            <w:rFonts w:ascii="Georgia" w:hAnsi="Georgia" w:cs="Times New Roman"/>
            <w:sz w:val="21"/>
            <w:szCs w:val="21"/>
            <w:rPrChange w:id="243" w:author="Can, Hami" w:date="2025-09-04T14:52:00Z" w16du:dateUtc="2025-09-04T12:52:00Z">
              <w:rPr>
                <w:rFonts w:ascii="Optima" w:hAnsi="Optima" w:cs="Times New Roman"/>
                <w:sz w:val="21"/>
                <w:szCs w:val="21"/>
              </w:rPr>
            </w:rPrChange>
          </w:rPr>
          <w:delText xml:space="preserve">bei Ihnen </w:delText>
        </w:r>
        <w:r w:rsidR="00142807" w:rsidRPr="007A3551" w:rsidDel="00724E3C">
          <w:rPr>
            <w:rFonts w:ascii="Georgia" w:hAnsi="Georgia" w:cs="Times New Roman"/>
            <w:sz w:val="21"/>
            <w:szCs w:val="21"/>
            <w:rPrChange w:id="244" w:author="Can, Hami" w:date="2025-09-04T14:52:00Z" w16du:dateUtc="2025-09-04T12:52:00Z">
              <w:rPr>
                <w:rFonts w:ascii="Optima" w:hAnsi="Optima" w:cs="Times New Roman"/>
                <w:sz w:val="21"/>
                <w:szCs w:val="21"/>
              </w:rPr>
            </w:rPrChange>
          </w:rPr>
          <w:delText xml:space="preserve">einbringen. Ich selbst erachte es als sehr wertvoll, dass man in einer Arbeitsumgebung einen hohen Teamzusammenhalt hat und offen über Hierarchiestufen hinaus kommunizieren kann – genau das </w:delText>
        </w:r>
        <w:r w:rsidR="00E80B44" w:rsidRPr="007A3551" w:rsidDel="00724E3C">
          <w:rPr>
            <w:rFonts w:ascii="Georgia" w:hAnsi="Georgia" w:cs="Times New Roman"/>
            <w:sz w:val="21"/>
            <w:szCs w:val="21"/>
            <w:rPrChange w:id="245" w:author="Can, Hami" w:date="2025-09-04T14:52:00Z" w16du:dateUtc="2025-09-04T12:52:00Z">
              <w:rPr>
                <w:rFonts w:ascii="Optima" w:hAnsi="Optima" w:cs="Times New Roman"/>
                <w:sz w:val="21"/>
                <w:szCs w:val="21"/>
              </w:rPr>
            </w:rPrChange>
          </w:rPr>
          <w:delText xml:space="preserve">sehe </w:delText>
        </w:r>
        <w:r w:rsidR="00142807" w:rsidRPr="007A3551" w:rsidDel="00724E3C">
          <w:rPr>
            <w:rFonts w:ascii="Georgia" w:hAnsi="Georgia" w:cs="Times New Roman"/>
            <w:sz w:val="21"/>
            <w:szCs w:val="21"/>
            <w:rPrChange w:id="246" w:author="Can, Hami" w:date="2025-09-04T14:52:00Z" w16du:dateUtc="2025-09-04T12:52:00Z">
              <w:rPr>
                <w:rFonts w:ascii="Optima" w:hAnsi="Optima" w:cs="Times New Roman"/>
                <w:sz w:val="21"/>
                <w:szCs w:val="21"/>
              </w:rPr>
            </w:rPrChange>
          </w:rPr>
          <w:delText xml:space="preserve">ich bei </w:delText>
        </w:r>
        <w:r w:rsidR="00142807" w:rsidRPr="007A3551" w:rsidDel="00724E3C">
          <w:rPr>
            <w:rFonts w:ascii="Georgia" w:hAnsi="Georgia" w:cs="Times New Roman"/>
            <w:sz w:val="21"/>
            <w:szCs w:val="21"/>
            <w:highlight w:val="yellow"/>
            <w:rPrChange w:id="247" w:author="Can, Hami" w:date="2025-09-04T14:52:00Z" w16du:dateUtc="2025-09-04T12:52:00Z">
              <w:rPr>
                <w:rFonts w:ascii="Optima" w:hAnsi="Optima" w:cs="Times New Roman"/>
                <w:sz w:val="21"/>
                <w:szCs w:val="21"/>
              </w:rPr>
            </w:rPrChange>
          </w:rPr>
          <w:delText>………………</w:delText>
        </w:r>
        <w:r w:rsidR="00142807" w:rsidRPr="007A3551" w:rsidDel="00724E3C">
          <w:rPr>
            <w:rFonts w:ascii="Georgia" w:hAnsi="Georgia" w:cs="Times New Roman"/>
            <w:sz w:val="21"/>
            <w:szCs w:val="21"/>
            <w:rPrChange w:id="248" w:author="Can, Hami" w:date="2025-09-04T14:52:00Z" w16du:dateUtc="2025-09-04T12:52:00Z">
              <w:rPr>
                <w:rFonts w:ascii="Optima" w:hAnsi="Optima" w:cs="Times New Roman"/>
                <w:sz w:val="21"/>
                <w:szCs w:val="21"/>
              </w:rPr>
            </w:rPrChange>
          </w:rPr>
          <w:delText xml:space="preserve"> gegeben. Sie leben also Ihre Werte nicht nur nach innen, sondern auch nach außen.</w:delText>
        </w:r>
      </w:del>
    </w:p>
    <w:p w14:paraId="3FB6A109" w14:textId="77777777" w:rsidR="00A34409" w:rsidRPr="007A3551" w:rsidRDefault="00A34409" w:rsidP="005F70BE">
      <w:pPr>
        <w:spacing w:after="0" w:line="252" w:lineRule="auto"/>
        <w:jc w:val="both"/>
        <w:rPr>
          <w:ins w:id="249" w:author="Can, Hami" w:date="2025-09-04T14:38:00Z" w16du:dateUtc="2025-09-04T12:38:00Z"/>
          <w:rFonts w:ascii="Georgia" w:hAnsi="Georgia" w:cs="Times New Roman"/>
          <w:sz w:val="21"/>
          <w:szCs w:val="21"/>
          <w:rPrChange w:id="250" w:author="Can, Hami" w:date="2025-09-04T14:52:00Z" w16du:dateUtc="2025-09-04T12:52:00Z">
            <w:rPr>
              <w:ins w:id="251" w:author="Can, Hami" w:date="2025-09-04T14:38:00Z" w16du:dateUtc="2025-09-04T12:38:00Z"/>
              <w:rFonts w:ascii="Optima" w:hAnsi="Optima" w:cs="Times New Roman"/>
              <w:sz w:val="21"/>
              <w:szCs w:val="21"/>
            </w:rPr>
          </w:rPrChange>
        </w:rPr>
      </w:pPr>
    </w:p>
    <w:p w14:paraId="182B9E23" w14:textId="77777777" w:rsidR="00142807" w:rsidRPr="007A3551" w:rsidRDefault="00142807">
      <w:pPr>
        <w:spacing w:after="0" w:line="252" w:lineRule="auto"/>
        <w:jc w:val="both"/>
        <w:rPr>
          <w:rFonts w:ascii="Georgia" w:hAnsi="Georgia" w:cs="Times New Roman"/>
          <w:sz w:val="21"/>
          <w:szCs w:val="21"/>
          <w:rPrChange w:id="252" w:author="Can, Hami" w:date="2025-09-04T14:52:00Z" w16du:dateUtc="2025-09-04T12:52:00Z">
            <w:rPr>
              <w:rFonts w:ascii="Optima" w:hAnsi="Optima" w:cs="Times New Roman"/>
              <w:sz w:val="21"/>
              <w:szCs w:val="21"/>
            </w:rPr>
          </w:rPrChange>
        </w:rPr>
        <w:pPrChange w:id="253" w:author="Hami Can" w:date="2024-07-21T15:30:00Z" w16du:dateUtc="2024-07-21T13:30:00Z">
          <w:pPr>
            <w:spacing w:after="0" w:line="240" w:lineRule="auto"/>
            <w:jc w:val="both"/>
          </w:pPr>
        </w:pPrChange>
      </w:pPr>
    </w:p>
    <w:p w14:paraId="5C5E587D" w14:textId="470C0A65" w:rsidR="00142807" w:rsidRPr="007A3551" w:rsidDel="00372286" w:rsidRDefault="00372286" w:rsidP="00024006">
      <w:pPr>
        <w:spacing w:after="0" w:line="240" w:lineRule="auto"/>
        <w:jc w:val="both"/>
        <w:rPr>
          <w:del w:id="254" w:author="Can, Hami" w:date="2025-02-16T10:15:00Z" w16du:dateUtc="2025-02-16T09:15:00Z"/>
          <w:rFonts w:ascii="Georgia" w:hAnsi="Georgia" w:cs="Times New Roman"/>
          <w:sz w:val="21"/>
          <w:szCs w:val="21"/>
        </w:rPr>
      </w:pPr>
      <w:ins w:id="255" w:author="Can, Hami" w:date="2025-09-04T13:44:00Z">
        <w:r w:rsidRPr="007A3551">
          <w:rPr>
            <w:rFonts w:ascii="Georgia" w:hAnsi="Georgia" w:cs="Times New Roman"/>
            <w:sz w:val="21"/>
            <w:szCs w:val="21"/>
          </w:rPr>
          <w:t xml:space="preserve">Von einem Praktikum in der Stabsstelle Vorstand erhoffe ich mir eine herausfordernde Lernumgebung, in der ich meine Fähigkeiten weiterentwickeln und meine bisherigen Erfahrungen </w:t>
        </w:r>
      </w:ins>
      <w:ins w:id="256" w:author="Can, Hami" w:date="2025-09-04T13:47:00Z" w16du:dateUtc="2025-09-04T11:47:00Z">
        <w:r w:rsidRPr="007A3551">
          <w:rPr>
            <w:rFonts w:ascii="Georgia" w:hAnsi="Georgia" w:cs="Times New Roman"/>
            <w:sz w:val="21"/>
            <w:szCs w:val="21"/>
          </w:rPr>
          <w:t>erfolgsorientiert</w:t>
        </w:r>
      </w:ins>
      <w:ins w:id="257" w:author="Can, Hami" w:date="2025-09-04T13:44:00Z">
        <w:r w:rsidRPr="007A3551">
          <w:rPr>
            <w:rFonts w:ascii="Georgia" w:hAnsi="Georgia" w:cs="Times New Roman"/>
            <w:sz w:val="21"/>
            <w:szCs w:val="21"/>
          </w:rPr>
          <w:t xml:space="preserve"> einbringen kann. Mein starkes Interesse an strategischen Fragestellungen und Entscheidungsprozessen, gepaart mit meiner hohen Einsatzbereitschaft und meinen ausgeprägten Analysefähigkeiten, lassen mich zuversichtlich darauf blicken, dass ich eine Bereicherung für Eintracht Frankfurt darstelle. Über die Möglichkeit eines persönlichen Gesprächs, um meine Eignung für die Position und meine Begeisterung für eine Zusammenarbeit mit Ihnen näher zu erläutern, würde ich mich sehr freuen.</w:t>
        </w:r>
      </w:ins>
      <w:del w:id="258" w:author="Can, Hami" w:date="2025-02-16T10:15:00Z" w16du:dateUtc="2025-02-16T09:15:00Z">
        <w:r w:rsidR="00142807" w:rsidRPr="007A3551" w:rsidDel="00291197">
          <w:rPr>
            <w:rFonts w:ascii="Georgia" w:hAnsi="Georgia" w:cs="Times New Roman"/>
            <w:sz w:val="21"/>
            <w:szCs w:val="21"/>
            <w:rPrChange w:id="259" w:author="Can, Hami" w:date="2025-09-04T14:52:00Z" w16du:dateUtc="2025-09-04T12:52:00Z">
              <w:rPr>
                <w:rFonts w:ascii="Optima" w:hAnsi="Optima" w:cs="Times New Roman"/>
                <w:sz w:val="21"/>
                <w:szCs w:val="21"/>
              </w:rPr>
            </w:rPrChange>
          </w:rPr>
          <w:delText>Von einem Praktikum i</w:delText>
        </w:r>
      </w:del>
      <w:del w:id="260" w:author="Can, Hami" w:date="2025-02-16T10:07:00Z" w16du:dateUtc="2025-02-16T09:07:00Z">
        <w:r w:rsidR="00142807" w:rsidRPr="007A3551" w:rsidDel="00BA2B2F">
          <w:rPr>
            <w:rFonts w:ascii="Georgia" w:hAnsi="Georgia" w:cs="Times New Roman"/>
            <w:sz w:val="21"/>
            <w:szCs w:val="21"/>
            <w:rPrChange w:id="261" w:author="Can, Hami" w:date="2025-09-04T14:52:00Z" w16du:dateUtc="2025-09-04T12:52:00Z">
              <w:rPr>
                <w:rFonts w:ascii="Optima" w:hAnsi="Optima" w:cs="Times New Roman"/>
                <w:sz w:val="21"/>
                <w:szCs w:val="21"/>
              </w:rPr>
            </w:rPrChange>
          </w:rPr>
          <w:delText xml:space="preserve">n der Beratung </w:delText>
        </w:r>
      </w:del>
      <w:del w:id="262" w:author="Can, Hami" w:date="2025-02-16T10:15:00Z" w16du:dateUtc="2025-02-16T09:15:00Z">
        <w:r w:rsidR="00142807" w:rsidRPr="007A3551" w:rsidDel="00291197">
          <w:rPr>
            <w:rFonts w:ascii="Georgia" w:hAnsi="Georgia" w:cs="Times New Roman"/>
            <w:sz w:val="21"/>
            <w:szCs w:val="21"/>
            <w:rPrChange w:id="263" w:author="Can, Hami" w:date="2025-09-04T14:52:00Z" w16du:dateUtc="2025-09-04T12:52:00Z">
              <w:rPr>
                <w:rFonts w:ascii="Optima" w:hAnsi="Optima" w:cs="Times New Roman"/>
                <w:sz w:val="21"/>
                <w:szCs w:val="21"/>
              </w:rPr>
            </w:rPrChange>
          </w:rPr>
          <w:delText xml:space="preserve">erhoffe ich mir eine herausfordernde Lernumgebung, in der ich meine Fähigkeiten weiterentwickeln und meine bisherigen Erfahrungen </w:delText>
        </w:r>
        <w:r w:rsidR="00E80B44" w:rsidRPr="007A3551" w:rsidDel="00291197">
          <w:rPr>
            <w:rFonts w:ascii="Georgia" w:hAnsi="Georgia" w:cs="Times New Roman"/>
            <w:sz w:val="21"/>
            <w:szCs w:val="21"/>
            <w:rPrChange w:id="264" w:author="Can, Hami" w:date="2025-09-04T14:52:00Z" w16du:dateUtc="2025-09-04T12:52:00Z">
              <w:rPr>
                <w:rFonts w:ascii="Optima" w:hAnsi="Optima" w:cs="Times New Roman"/>
                <w:sz w:val="21"/>
                <w:szCs w:val="21"/>
              </w:rPr>
            </w:rPrChange>
          </w:rPr>
          <w:delText>mehrwertschaffend</w:delText>
        </w:r>
        <w:r w:rsidR="00142807" w:rsidRPr="007A3551" w:rsidDel="00291197">
          <w:rPr>
            <w:rFonts w:ascii="Georgia" w:hAnsi="Georgia" w:cs="Times New Roman"/>
            <w:sz w:val="21"/>
            <w:szCs w:val="21"/>
            <w:rPrChange w:id="265" w:author="Can, Hami" w:date="2025-09-04T14:52:00Z" w16du:dateUtc="2025-09-04T12:52:00Z">
              <w:rPr>
                <w:rFonts w:ascii="Optima" w:hAnsi="Optima" w:cs="Times New Roman"/>
                <w:sz w:val="21"/>
                <w:szCs w:val="21"/>
              </w:rPr>
            </w:rPrChange>
          </w:rPr>
          <w:delText xml:space="preserve"> einbringen kann. Mein starkes Interesse </w:delText>
        </w:r>
        <w:r w:rsidR="00E80B44" w:rsidRPr="007A3551" w:rsidDel="00291197">
          <w:rPr>
            <w:rFonts w:ascii="Georgia" w:hAnsi="Georgia" w:cs="Times New Roman"/>
            <w:sz w:val="21"/>
            <w:szCs w:val="21"/>
            <w:rPrChange w:id="266" w:author="Can, Hami" w:date="2025-09-04T14:52:00Z" w16du:dateUtc="2025-09-04T12:52:00Z">
              <w:rPr>
                <w:rFonts w:ascii="Optima" w:hAnsi="Optima" w:cs="Times New Roman"/>
                <w:sz w:val="21"/>
                <w:szCs w:val="21"/>
              </w:rPr>
            </w:rPrChange>
          </w:rPr>
          <w:delText>für die</w:delText>
        </w:r>
        <w:r w:rsidR="00142807" w:rsidRPr="007A3551" w:rsidDel="00291197">
          <w:rPr>
            <w:rFonts w:ascii="Georgia" w:hAnsi="Georgia" w:cs="Times New Roman"/>
            <w:sz w:val="21"/>
            <w:szCs w:val="21"/>
            <w:rPrChange w:id="267" w:author="Can, Hami" w:date="2025-09-04T14:52:00Z" w16du:dateUtc="2025-09-04T12:52:00Z">
              <w:rPr>
                <w:rFonts w:ascii="Optima" w:hAnsi="Optima" w:cs="Times New Roman"/>
                <w:sz w:val="21"/>
                <w:szCs w:val="21"/>
              </w:rPr>
            </w:rPrChange>
          </w:rPr>
          <w:delText xml:space="preserve"> Tätigkeit als Berater, gepaart mit meiner hohen Einsatzbereitschaft und meinen ausgeprägten Analysefähigkeiten, lassen mich zuversichtlich darauf blicken, dass ich eine </w:delText>
        </w:r>
        <w:r w:rsidR="00E80B44" w:rsidRPr="007A3551" w:rsidDel="00291197">
          <w:rPr>
            <w:rFonts w:ascii="Georgia" w:hAnsi="Georgia" w:cs="Times New Roman"/>
            <w:sz w:val="21"/>
            <w:szCs w:val="21"/>
            <w:rPrChange w:id="268" w:author="Can, Hami" w:date="2025-09-04T14:52:00Z" w16du:dateUtc="2025-09-04T12:52:00Z">
              <w:rPr>
                <w:rFonts w:ascii="Optima" w:hAnsi="Optima" w:cs="Times New Roman"/>
                <w:sz w:val="21"/>
                <w:szCs w:val="21"/>
              </w:rPr>
            </w:rPrChange>
          </w:rPr>
          <w:delText xml:space="preserve">Bereicherung </w:delText>
        </w:r>
        <w:r w:rsidR="00142807" w:rsidRPr="007A3551" w:rsidDel="00291197">
          <w:rPr>
            <w:rFonts w:ascii="Georgia" w:hAnsi="Georgia" w:cs="Times New Roman"/>
            <w:sz w:val="21"/>
            <w:szCs w:val="21"/>
            <w:rPrChange w:id="269" w:author="Can, Hami" w:date="2025-09-04T14:52:00Z" w16du:dateUtc="2025-09-04T12:52:00Z">
              <w:rPr>
                <w:rFonts w:ascii="Optima" w:hAnsi="Optima" w:cs="Times New Roman"/>
                <w:sz w:val="21"/>
                <w:szCs w:val="21"/>
              </w:rPr>
            </w:rPrChange>
          </w:rPr>
          <w:delText xml:space="preserve">für </w:delText>
        </w:r>
        <w:r w:rsidR="00142807" w:rsidRPr="007A3551" w:rsidDel="00291197">
          <w:rPr>
            <w:rFonts w:ascii="Georgia" w:hAnsi="Georgia" w:cs="Times New Roman"/>
            <w:sz w:val="21"/>
            <w:szCs w:val="21"/>
            <w:highlight w:val="yellow"/>
            <w:rPrChange w:id="270" w:author="Can, Hami" w:date="2025-09-04T14:52:00Z" w16du:dateUtc="2025-09-04T12:52:00Z">
              <w:rPr>
                <w:rFonts w:ascii="Optima" w:hAnsi="Optima" w:cs="Times New Roman"/>
                <w:sz w:val="21"/>
                <w:szCs w:val="21"/>
              </w:rPr>
            </w:rPrChange>
          </w:rPr>
          <w:delText>…</w:delText>
        </w:r>
        <w:r w:rsidR="00142807" w:rsidRPr="007A3551" w:rsidDel="00291197">
          <w:rPr>
            <w:rFonts w:ascii="Georgia" w:hAnsi="Georgia" w:cs="Times New Roman"/>
            <w:sz w:val="21"/>
            <w:szCs w:val="21"/>
            <w:rPrChange w:id="271" w:author="Can, Hami" w:date="2025-09-04T14:52:00Z" w16du:dateUtc="2025-09-04T12:52:00Z">
              <w:rPr>
                <w:rFonts w:ascii="Optima" w:hAnsi="Optima" w:cs="Times New Roman"/>
                <w:sz w:val="21"/>
                <w:szCs w:val="21"/>
              </w:rPr>
            </w:rPrChange>
          </w:rPr>
          <w:delText xml:space="preserve"> darstelle</w:delText>
        </w:r>
        <w:r w:rsidR="00E80B44" w:rsidRPr="007A3551" w:rsidDel="00291197">
          <w:rPr>
            <w:rFonts w:ascii="Georgia" w:hAnsi="Georgia" w:cs="Times New Roman"/>
            <w:sz w:val="21"/>
            <w:szCs w:val="21"/>
            <w:rPrChange w:id="272" w:author="Can, Hami" w:date="2025-09-04T14:52:00Z" w16du:dateUtc="2025-09-04T12:52:00Z">
              <w:rPr>
                <w:rFonts w:ascii="Optima" w:hAnsi="Optima" w:cs="Times New Roman"/>
                <w:sz w:val="21"/>
                <w:szCs w:val="21"/>
              </w:rPr>
            </w:rPrChange>
          </w:rPr>
          <w:delText>.</w:delText>
        </w:r>
        <w:r w:rsidR="00142807" w:rsidRPr="007A3551" w:rsidDel="00291197">
          <w:rPr>
            <w:rFonts w:ascii="Georgia" w:hAnsi="Georgia" w:cs="Times New Roman"/>
            <w:sz w:val="21"/>
            <w:szCs w:val="21"/>
            <w:rPrChange w:id="273" w:author="Can, Hami" w:date="2025-09-04T14:52:00Z" w16du:dateUtc="2025-09-04T12:52:00Z">
              <w:rPr>
                <w:rFonts w:ascii="Optima" w:hAnsi="Optima" w:cs="Times New Roman"/>
                <w:sz w:val="21"/>
                <w:szCs w:val="21"/>
              </w:rPr>
            </w:rPrChange>
          </w:rPr>
          <w:delText xml:space="preserve"> Über die Möglichkeit eines persönlichen Gesprächs</w:delText>
        </w:r>
        <w:r w:rsidR="00E80B44" w:rsidRPr="007A3551" w:rsidDel="00291197">
          <w:rPr>
            <w:rFonts w:ascii="Georgia" w:hAnsi="Georgia" w:cs="Times New Roman"/>
            <w:sz w:val="21"/>
            <w:szCs w:val="21"/>
            <w:rPrChange w:id="274" w:author="Can, Hami" w:date="2025-09-04T14:52:00Z" w16du:dateUtc="2025-09-04T12:52:00Z">
              <w:rPr>
                <w:rFonts w:ascii="Optima" w:hAnsi="Optima" w:cs="Times New Roman"/>
                <w:sz w:val="21"/>
                <w:szCs w:val="21"/>
              </w:rPr>
            </w:rPrChange>
          </w:rPr>
          <w:delText xml:space="preserve">, </w:delText>
        </w:r>
        <w:r w:rsidR="00142807" w:rsidRPr="007A3551" w:rsidDel="00291197">
          <w:rPr>
            <w:rFonts w:ascii="Georgia" w:hAnsi="Georgia" w:cs="Times New Roman"/>
            <w:sz w:val="21"/>
            <w:szCs w:val="21"/>
            <w:rPrChange w:id="275" w:author="Can, Hami" w:date="2025-09-04T14:52:00Z" w16du:dateUtc="2025-09-04T12:52:00Z">
              <w:rPr>
                <w:rFonts w:ascii="Optima" w:hAnsi="Optima" w:cs="Times New Roman"/>
                <w:sz w:val="21"/>
                <w:szCs w:val="21"/>
              </w:rPr>
            </w:rPrChange>
          </w:rPr>
          <w:delText>um meine Eignung für die Position und Begeisterung für eine Zusammenarbeit mit Ihnen näher zu erläutern</w:delText>
        </w:r>
        <w:r w:rsidR="00E80B44" w:rsidRPr="007A3551" w:rsidDel="00291197">
          <w:rPr>
            <w:rFonts w:ascii="Georgia" w:hAnsi="Georgia" w:cs="Times New Roman"/>
            <w:sz w:val="21"/>
            <w:szCs w:val="21"/>
            <w:rPrChange w:id="276" w:author="Can, Hami" w:date="2025-09-04T14:52:00Z" w16du:dateUtc="2025-09-04T12:52:00Z">
              <w:rPr>
                <w:rFonts w:ascii="Optima" w:hAnsi="Optima" w:cs="Times New Roman"/>
                <w:sz w:val="21"/>
                <w:szCs w:val="21"/>
              </w:rPr>
            </w:rPrChange>
          </w:rPr>
          <w:delText>, würde ich mich sehr freuen</w:delText>
        </w:r>
        <w:r w:rsidR="00142807" w:rsidRPr="007A3551" w:rsidDel="00291197">
          <w:rPr>
            <w:rFonts w:ascii="Georgia" w:hAnsi="Georgia" w:cs="Times New Roman"/>
            <w:sz w:val="21"/>
            <w:szCs w:val="21"/>
            <w:rPrChange w:id="277" w:author="Can, Hami" w:date="2025-09-04T14:52:00Z" w16du:dateUtc="2025-09-04T12:52:00Z">
              <w:rPr>
                <w:rFonts w:ascii="Optima" w:hAnsi="Optima" w:cs="Times New Roman"/>
                <w:sz w:val="21"/>
                <w:szCs w:val="21"/>
              </w:rPr>
            </w:rPrChange>
          </w:rPr>
          <w:delText>.</w:delText>
        </w:r>
      </w:del>
    </w:p>
    <w:p w14:paraId="623B6344" w14:textId="77777777" w:rsidR="00372286" w:rsidRPr="007A3551" w:rsidRDefault="00372286" w:rsidP="00024006">
      <w:pPr>
        <w:spacing w:after="0" w:line="240" w:lineRule="auto"/>
        <w:jc w:val="both"/>
        <w:rPr>
          <w:ins w:id="278" w:author="Can, Hami" w:date="2025-09-04T13:44:00Z" w16du:dateUtc="2025-09-04T11:44:00Z"/>
          <w:rFonts w:ascii="Georgia" w:hAnsi="Georgia" w:cs="Times New Roman"/>
          <w:sz w:val="21"/>
          <w:szCs w:val="21"/>
          <w:rPrChange w:id="279" w:author="Can, Hami" w:date="2025-09-04T14:52:00Z" w16du:dateUtc="2025-09-04T12:52:00Z">
            <w:rPr>
              <w:ins w:id="280" w:author="Can, Hami" w:date="2025-09-04T13:44:00Z" w16du:dateUtc="2025-09-04T11:44:00Z"/>
              <w:rFonts w:ascii="Optima" w:hAnsi="Optima" w:cs="Times New Roman"/>
              <w:sz w:val="21"/>
              <w:szCs w:val="21"/>
            </w:rPr>
          </w:rPrChange>
        </w:rPr>
      </w:pPr>
    </w:p>
    <w:p w14:paraId="7DAC9FE8" w14:textId="77777777" w:rsidR="006B0FFB" w:rsidRPr="007A3551" w:rsidDel="00142807" w:rsidRDefault="006B0FFB" w:rsidP="00024006">
      <w:pPr>
        <w:spacing w:after="0" w:line="240" w:lineRule="auto"/>
        <w:rPr>
          <w:del w:id="281" w:author="Sarah Bergmann [2]" w:date="2024-07-09T08:33:00Z"/>
          <w:rFonts w:ascii="Georgia" w:hAnsi="Georgia" w:cs="Times New Roman"/>
          <w:sz w:val="21"/>
          <w:szCs w:val="21"/>
          <w:rPrChange w:id="282" w:author="Can, Hami" w:date="2025-09-04T14:52:00Z" w16du:dateUtc="2025-09-04T12:52:00Z">
            <w:rPr>
              <w:del w:id="283" w:author="Sarah Bergmann [2]" w:date="2024-07-09T08:33:00Z"/>
              <w:rFonts w:ascii="Optima" w:hAnsi="Optima" w:cs="Times New Roman"/>
              <w:sz w:val="21"/>
              <w:szCs w:val="21"/>
            </w:rPr>
          </w:rPrChange>
        </w:rPr>
      </w:pPr>
      <w:del w:id="284" w:author="Sarah Bergmann [2]" w:date="2024-07-09T08:33:00Z">
        <w:r w:rsidRPr="007A3551" w:rsidDel="00142807">
          <w:rPr>
            <w:rFonts w:ascii="Georgia" w:hAnsi="Georgia" w:cs="Times New Roman"/>
            <w:sz w:val="21"/>
            <w:szCs w:val="21"/>
            <w:rPrChange w:id="285" w:author="Can, Hami" w:date="2025-09-04T14:52:00Z" w16du:dateUtc="2025-09-04T12:52:00Z">
              <w:rPr>
                <w:rFonts w:ascii="Optima" w:hAnsi="Optima" w:cs="Times New Roman"/>
                <w:sz w:val="21"/>
                <w:szCs w:val="21"/>
              </w:rPr>
            </w:rPrChange>
          </w:rPr>
          <w:delText>Sehr geehrte Damen und Herren,</w:delText>
        </w:r>
      </w:del>
    </w:p>
    <w:p w14:paraId="627F7D5E" w14:textId="77777777" w:rsidR="006B0FFB" w:rsidRPr="007A3551" w:rsidDel="00142807" w:rsidRDefault="006B0FFB" w:rsidP="00024006">
      <w:pPr>
        <w:spacing w:after="0" w:line="240" w:lineRule="auto"/>
        <w:rPr>
          <w:del w:id="286" w:author="Sarah Bergmann [2]" w:date="2024-07-09T08:33:00Z"/>
          <w:rFonts w:ascii="Georgia" w:hAnsi="Georgia" w:cs="Times New Roman"/>
          <w:sz w:val="21"/>
          <w:szCs w:val="21"/>
          <w:rPrChange w:id="287" w:author="Can, Hami" w:date="2025-09-04T14:52:00Z" w16du:dateUtc="2025-09-04T12:52:00Z">
            <w:rPr>
              <w:del w:id="288" w:author="Sarah Bergmann [2]" w:date="2024-07-09T08:33:00Z"/>
              <w:rFonts w:ascii="Optima" w:hAnsi="Optima" w:cs="Times New Roman"/>
              <w:sz w:val="21"/>
              <w:szCs w:val="21"/>
            </w:rPr>
          </w:rPrChange>
        </w:rPr>
      </w:pPr>
    </w:p>
    <w:p w14:paraId="4FF9632D" w14:textId="77777777" w:rsidR="006B0FFB" w:rsidRPr="007A3551" w:rsidDel="00142807" w:rsidRDefault="006B0FFB" w:rsidP="00024006">
      <w:pPr>
        <w:spacing w:after="0" w:line="240" w:lineRule="auto"/>
        <w:jc w:val="both"/>
        <w:rPr>
          <w:del w:id="289" w:author="Sarah Bergmann [2]" w:date="2024-07-09T08:33:00Z"/>
          <w:rFonts w:ascii="Georgia" w:hAnsi="Georgia" w:cs="Times New Roman"/>
          <w:color w:val="FF0000"/>
          <w:sz w:val="21"/>
          <w:szCs w:val="21"/>
          <w:rPrChange w:id="290" w:author="Can, Hami" w:date="2025-09-04T14:52:00Z" w16du:dateUtc="2025-09-04T12:52:00Z">
            <w:rPr>
              <w:del w:id="291" w:author="Sarah Bergmann [2]" w:date="2024-07-09T08:33:00Z"/>
              <w:rFonts w:ascii="Optima" w:hAnsi="Optima" w:cs="Times New Roman"/>
              <w:color w:val="FF0000"/>
              <w:sz w:val="21"/>
              <w:szCs w:val="21"/>
            </w:rPr>
          </w:rPrChange>
        </w:rPr>
      </w:pPr>
      <w:del w:id="292" w:author="Sarah Bergmann [2]" w:date="2024-07-09T08:33:00Z">
        <w:r w:rsidRPr="007A3551" w:rsidDel="00142807">
          <w:rPr>
            <w:rFonts w:ascii="Georgia" w:hAnsi="Georgia" w:cs="Times New Roman"/>
            <w:sz w:val="21"/>
            <w:szCs w:val="21"/>
            <w:rPrChange w:id="293" w:author="Can, Hami" w:date="2025-09-04T14:52:00Z" w16du:dateUtc="2025-09-04T12:52:00Z">
              <w:rPr>
                <w:rFonts w:ascii="Optima" w:hAnsi="Optima" w:cs="Times New Roman"/>
                <w:sz w:val="21"/>
                <w:szCs w:val="21"/>
              </w:rPr>
            </w:rPrChange>
          </w:rPr>
          <w:delText xml:space="preserve">für mich verkörpert </w:delText>
        </w:r>
        <w:r w:rsidRPr="007A3551" w:rsidDel="00142807">
          <w:rPr>
            <w:rFonts w:ascii="Georgia" w:hAnsi="Georgia" w:cs="Times New Roman"/>
            <w:color w:val="FF0000"/>
            <w:sz w:val="21"/>
            <w:szCs w:val="21"/>
            <w:rPrChange w:id="294" w:author="Can, Hami" w:date="2025-09-04T14:52:00Z" w16du:dateUtc="2025-09-04T12:52:00Z">
              <w:rPr>
                <w:rFonts w:ascii="Optima" w:hAnsi="Optima" w:cs="Times New Roman"/>
                <w:color w:val="FF0000"/>
                <w:sz w:val="21"/>
                <w:szCs w:val="21"/>
              </w:rPr>
            </w:rPrChange>
          </w:rPr>
          <w:delText xml:space="preserve">die Strategie- und Managementberatung </w:delText>
        </w:r>
        <w:r w:rsidRPr="007A3551" w:rsidDel="00142807">
          <w:rPr>
            <w:rFonts w:ascii="Georgia" w:hAnsi="Georgia" w:cs="Times New Roman"/>
            <w:sz w:val="21"/>
            <w:szCs w:val="21"/>
            <w:rPrChange w:id="295" w:author="Can, Hami" w:date="2025-09-04T14:52:00Z" w16du:dateUtc="2025-09-04T12:52:00Z">
              <w:rPr>
                <w:rFonts w:ascii="Optima" w:hAnsi="Optima" w:cs="Times New Roman"/>
                <w:sz w:val="21"/>
                <w:szCs w:val="21"/>
              </w:rPr>
            </w:rPrChange>
          </w:rPr>
          <w:delText xml:space="preserve">eine kreative Schmiede für unternehmerischen Erfolg. Durch tiefgreifende Analysen und einen klugen Weitblick eröffnen sich im Team spannende Perspektiven, und man kann in einem dynamischen Umfeld konstruktiv mitwirken. Die Teamarbeit, in der man gemeinsam komplexe Herausforderungen meistert und innovative Lösungen entwickelt, um einen blühenden Wirtschaftsbetrieb zu fördern, fasziniert mich besonders. Um durch meine Arbeit ebenfalls zu so einem Erfolgsfaktor zu werden, möchte ich bei Ihnen ab </w:delText>
        </w:r>
      </w:del>
      <w:ins w:id="296" w:author="Can, Hami [2]" w:date="2024-07-08T17:39:00Z">
        <w:del w:id="297" w:author="Sarah Bergmann [2]" w:date="2024-07-09T08:28:00Z">
          <w:r w:rsidR="003740AC" w:rsidRPr="007A3551" w:rsidDel="00142807">
            <w:rPr>
              <w:rFonts w:ascii="Georgia" w:hAnsi="Georgia" w:cs="Times New Roman"/>
              <w:sz w:val="21"/>
              <w:szCs w:val="21"/>
              <w:rPrChange w:id="298" w:author="Can, Hami" w:date="2025-09-04T14:52:00Z" w16du:dateUtc="2025-09-04T12:52:00Z">
                <w:rPr>
                  <w:rFonts w:ascii="Optima" w:hAnsi="Optima" w:cs="Times New Roman"/>
                  <w:sz w:val="21"/>
                  <w:szCs w:val="21"/>
                </w:rPr>
              </w:rPrChange>
            </w:rPr>
            <w:delText>……………………………………</w:delText>
          </w:r>
        </w:del>
      </w:ins>
      <w:ins w:id="299" w:author="Can, Hami [2]" w:date="2024-07-08T18:13:00Z">
        <w:del w:id="300" w:author="Sarah Bergmann [2]" w:date="2024-07-09T08:28:00Z">
          <w:r w:rsidR="00AA605F" w:rsidRPr="007A3551" w:rsidDel="00142807">
            <w:rPr>
              <w:rFonts w:ascii="Georgia" w:hAnsi="Georgia" w:cs="Times New Roman"/>
              <w:sz w:val="21"/>
              <w:szCs w:val="21"/>
              <w:rPrChange w:id="301" w:author="Can, Hami" w:date="2025-09-04T14:52:00Z" w16du:dateUtc="2025-09-04T12:52:00Z">
                <w:rPr>
                  <w:rFonts w:ascii="Optima" w:hAnsi="Optima" w:cs="Times New Roman"/>
                  <w:sz w:val="21"/>
                  <w:szCs w:val="21"/>
                </w:rPr>
              </w:rPrChange>
            </w:rPr>
            <w:delText xml:space="preserve"> </w:delText>
          </w:r>
        </w:del>
      </w:ins>
      <w:del w:id="302" w:author="Sarah Bergmann [2]" w:date="2024-07-09T08:33:00Z">
        <w:r w:rsidR="00AA605F" w:rsidRPr="007A3551" w:rsidDel="00142807">
          <w:rPr>
            <w:rFonts w:ascii="Georgia" w:hAnsi="Georgia" w:cs="Times New Roman"/>
            <w:sz w:val="21"/>
            <w:szCs w:val="21"/>
            <w:rPrChange w:id="303" w:author="Can, Hami" w:date="2025-09-04T14:52:00Z" w16du:dateUtc="2025-09-04T12:52:00Z">
              <w:rPr>
                <w:rFonts w:ascii="Optima" w:hAnsi="Optima" w:cs="Times New Roman"/>
                <w:sz w:val="21"/>
                <w:szCs w:val="21"/>
              </w:rPr>
            </w:rPrChange>
          </w:rPr>
          <w:delText xml:space="preserve">ein Praktikum </w:delText>
        </w:r>
        <w:r w:rsidRPr="007A3551" w:rsidDel="00142807">
          <w:rPr>
            <w:rFonts w:ascii="Georgia" w:hAnsi="Georgia" w:cs="Times New Roman"/>
            <w:sz w:val="21"/>
            <w:szCs w:val="21"/>
            <w:rPrChange w:id="304" w:author="Can, Hami" w:date="2025-09-04T14:52:00Z" w16du:dateUtc="2025-09-04T12:52:00Z">
              <w:rPr>
                <w:rFonts w:ascii="Optima" w:hAnsi="Optima" w:cs="Times New Roman"/>
                <w:sz w:val="21"/>
                <w:szCs w:val="21"/>
              </w:rPr>
            </w:rPrChange>
          </w:rPr>
          <w:delText xml:space="preserve">in </w:delText>
        </w:r>
        <w:r w:rsidRPr="007A3551" w:rsidDel="00142807">
          <w:rPr>
            <w:rFonts w:ascii="Georgia" w:hAnsi="Georgia" w:cs="Times New Roman"/>
            <w:color w:val="FF0000"/>
            <w:sz w:val="21"/>
            <w:szCs w:val="21"/>
            <w:rPrChange w:id="305" w:author="Can, Hami" w:date="2025-09-04T14:52:00Z" w16du:dateUtc="2025-09-04T12:52:00Z">
              <w:rPr>
                <w:rFonts w:ascii="Optima" w:hAnsi="Optima" w:cs="Times New Roman"/>
                <w:color w:val="FF0000"/>
                <w:sz w:val="21"/>
                <w:szCs w:val="21"/>
              </w:rPr>
            </w:rPrChange>
          </w:rPr>
          <w:delText>der Strategie- und Managementberatung absolvieren.</w:delText>
        </w:r>
      </w:del>
    </w:p>
    <w:p w14:paraId="2D5EA1FF" w14:textId="77777777" w:rsidR="006B0FFB" w:rsidRPr="007A3551" w:rsidDel="00142807" w:rsidRDefault="006B0FFB" w:rsidP="00024006">
      <w:pPr>
        <w:spacing w:after="0" w:line="240" w:lineRule="auto"/>
        <w:rPr>
          <w:del w:id="306" w:author="Sarah Bergmann [2]" w:date="2024-07-09T08:33:00Z"/>
          <w:rFonts w:ascii="Georgia" w:hAnsi="Georgia" w:cs="Times New Roman"/>
          <w:sz w:val="21"/>
          <w:szCs w:val="21"/>
          <w:rPrChange w:id="307" w:author="Can, Hami" w:date="2025-09-04T14:52:00Z" w16du:dateUtc="2025-09-04T12:52:00Z">
            <w:rPr>
              <w:del w:id="308" w:author="Sarah Bergmann [2]" w:date="2024-07-09T08:33:00Z"/>
              <w:rFonts w:ascii="Optima" w:hAnsi="Optima" w:cs="Times New Roman"/>
              <w:sz w:val="21"/>
              <w:szCs w:val="21"/>
            </w:rPr>
          </w:rPrChange>
        </w:rPr>
      </w:pPr>
    </w:p>
    <w:p w14:paraId="227975A7" w14:textId="77777777" w:rsidR="00F31071" w:rsidRPr="007A3551" w:rsidDel="00142807" w:rsidRDefault="006B0FFB" w:rsidP="00024006">
      <w:pPr>
        <w:spacing w:after="0" w:line="240" w:lineRule="auto"/>
        <w:jc w:val="both"/>
        <w:rPr>
          <w:del w:id="309" w:author="Sarah Bergmann [2]" w:date="2024-07-09T08:33:00Z"/>
          <w:rFonts w:ascii="Georgia" w:hAnsi="Georgia" w:cs="Times New Roman"/>
          <w:sz w:val="21"/>
          <w:szCs w:val="21"/>
          <w:rPrChange w:id="310" w:author="Can, Hami" w:date="2025-09-04T14:52:00Z" w16du:dateUtc="2025-09-04T12:52:00Z">
            <w:rPr>
              <w:del w:id="311" w:author="Sarah Bergmann [2]" w:date="2024-07-09T08:33:00Z"/>
              <w:rFonts w:ascii="Optima" w:hAnsi="Optima" w:cs="Times New Roman"/>
              <w:sz w:val="21"/>
              <w:szCs w:val="21"/>
            </w:rPr>
          </w:rPrChange>
        </w:rPr>
      </w:pPr>
      <w:del w:id="312" w:author="Sarah Bergmann [2]" w:date="2024-07-09T08:33:00Z">
        <w:r w:rsidRPr="007A3551" w:rsidDel="00142807">
          <w:rPr>
            <w:rFonts w:ascii="Georgia" w:hAnsi="Georgia" w:cs="Times New Roman"/>
            <w:sz w:val="21"/>
            <w:szCs w:val="21"/>
            <w:rPrChange w:id="313" w:author="Can, Hami" w:date="2025-09-04T14:52:00Z" w16du:dateUtc="2025-09-04T12:52:00Z">
              <w:rPr>
                <w:rFonts w:ascii="Optima" w:hAnsi="Optima" w:cs="Times New Roman"/>
                <w:sz w:val="21"/>
                <w:szCs w:val="21"/>
              </w:rPr>
            </w:rPrChange>
          </w:rPr>
          <w:delText xml:space="preserve">Mit meiner Ausbildung im Groß- und Außenhandelsmanagement sowie praktischer Exporttätigkeit habe ich ein fundiertes Wissen über betriebswirtschaftliche Zusammenhänge entwickelt, während meine Erfahrung im Vertrieb mir ein tiefgreifendes Verständnis für Kundenbedürfnisse und -ansprüche vermittelt hat. Von meinem Team werden insbesondere meine strategische Beratung sowie Umsetzung von Geschäftsentwicklungsprojekten geschätzt, die zu Effizienzsteigerungen und Umsatzwachstum geführt haben. </w:delText>
        </w:r>
        <w:r w:rsidR="00F31071" w:rsidRPr="007A3551" w:rsidDel="00142807">
          <w:rPr>
            <w:rFonts w:ascii="Georgia" w:hAnsi="Georgia" w:cs="Times New Roman"/>
            <w:sz w:val="21"/>
            <w:szCs w:val="21"/>
            <w:rPrChange w:id="314" w:author="Can, Hami" w:date="2025-09-04T14:52:00Z" w16du:dateUtc="2025-09-04T12:52:00Z">
              <w:rPr>
                <w:rFonts w:ascii="Optima" w:hAnsi="Optima" w:cs="Times New Roman"/>
                <w:sz w:val="21"/>
                <w:szCs w:val="21"/>
              </w:rPr>
            </w:rPrChange>
          </w:rPr>
          <w:delText>In meiner Freizeit spiele ich seit meiner frühen Jugend gerne Fußball. Beim Teamsport gefällt mir vor allem der Gedanke, dass man gemeinsam mehr erreichen kann, als wenn jeder Spieler nur für sich allein</w:delText>
        </w:r>
        <w:r w:rsidR="00FE3B12" w:rsidRPr="007A3551" w:rsidDel="00142807">
          <w:rPr>
            <w:rFonts w:ascii="Georgia" w:hAnsi="Georgia" w:cs="Times New Roman"/>
            <w:sz w:val="21"/>
            <w:szCs w:val="21"/>
            <w:rPrChange w:id="315" w:author="Can, Hami" w:date="2025-09-04T14:52:00Z" w16du:dateUtc="2025-09-04T12:52:00Z">
              <w:rPr>
                <w:rFonts w:ascii="Optima" w:hAnsi="Optima" w:cs="Times New Roman"/>
                <w:sz w:val="21"/>
                <w:szCs w:val="21"/>
              </w:rPr>
            </w:rPrChange>
          </w:rPr>
          <w:delText>e</w:delText>
        </w:r>
        <w:r w:rsidR="00F31071" w:rsidRPr="007A3551" w:rsidDel="00142807">
          <w:rPr>
            <w:rFonts w:ascii="Georgia" w:hAnsi="Georgia" w:cs="Times New Roman"/>
            <w:sz w:val="21"/>
            <w:szCs w:val="21"/>
            <w:rPrChange w:id="316" w:author="Can, Hami" w:date="2025-09-04T14:52:00Z" w16du:dateUtc="2025-09-04T12:52:00Z">
              <w:rPr>
                <w:rFonts w:ascii="Optima" w:hAnsi="Optima" w:cs="Times New Roman"/>
                <w:sz w:val="21"/>
                <w:szCs w:val="21"/>
              </w:rPr>
            </w:rPrChange>
          </w:rPr>
          <w:delText xml:space="preserve"> spielt. Dieses Mindset würde ich nun ausgesprochen gerne als Praktikant in Ihr Team mit einbringen.</w:delText>
        </w:r>
      </w:del>
    </w:p>
    <w:p w14:paraId="28A33C1F" w14:textId="77777777" w:rsidR="00E65B09" w:rsidRPr="007A3551" w:rsidDel="00142807" w:rsidRDefault="00E65B09" w:rsidP="00024006">
      <w:pPr>
        <w:spacing w:after="0" w:line="240" w:lineRule="auto"/>
        <w:jc w:val="both"/>
        <w:rPr>
          <w:del w:id="317" w:author="Sarah Bergmann [2]" w:date="2024-07-09T08:33:00Z"/>
          <w:rFonts w:ascii="Georgia" w:hAnsi="Georgia" w:cs="Times New Roman"/>
          <w:sz w:val="21"/>
          <w:szCs w:val="21"/>
          <w:rPrChange w:id="318" w:author="Can, Hami" w:date="2025-09-04T14:52:00Z" w16du:dateUtc="2025-09-04T12:52:00Z">
            <w:rPr>
              <w:del w:id="319" w:author="Sarah Bergmann [2]" w:date="2024-07-09T08:33:00Z"/>
              <w:rFonts w:ascii="Optima" w:hAnsi="Optima" w:cs="Times New Roman"/>
              <w:sz w:val="21"/>
              <w:szCs w:val="21"/>
            </w:rPr>
          </w:rPrChange>
        </w:rPr>
      </w:pPr>
    </w:p>
    <w:p w14:paraId="19462A6F" w14:textId="77777777" w:rsidR="00F868E4" w:rsidRPr="007A3551" w:rsidDel="00142807" w:rsidRDefault="005654D6" w:rsidP="00024006">
      <w:pPr>
        <w:spacing w:after="0" w:line="240" w:lineRule="auto"/>
        <w:jc w:val="both"/>
        <w:rPr>
          <w:del w:id="320" w:author="Sarah Bergmann [2]" w:date="2024-07-09T08:33:00Z"/>
          <w:rFonts w:ascii="Georgia" w:hAnsi="Georgia" w:cs="Times New Roman"/>
          <w:sz w:val="21"/>
          <w:szCs w:val="21"/>
          <w:rPrChange w:id="321" w:author="Can, Hami" w:date="2025-09-04T14:52:00Z" w16du:dateUtc="2025-09-04T12:52:00Z">
            <w:rPr>
              <w:del w:id="322" w:author="Sarah Bergmann [2]" w:date="2024-07-09T08:33:00Z"/>
              <w:rFonts w:ascii="Optima" w:hAnsi="Optima" w:cs="Times New Roman"/>
              <w:sz w:val="21"/>
              <w:szCs w:val="21"/>
            </w:rPr>
          </w:rPrChange>
        </w:rPr>
      </w:pPr>
      <w:ins w:id="323" w:author="Can, Hami [2]" w:date="2024-03-28T14:30:00Z">
        <w:del w:id="324" w:author="Sarah Bergmann [2]" w:date="2024-07-09T08:33:00Z">
          <w:r w:rsidRPr="007A3551" w:rsidDel="00142807">
            <w:rPr>
              <w:rFonts w:ascii="Georgia" w:hAnsi="Georgia" w:cs="Times New Roman"/>
              <w:sz w:val="21"/>
              <w:szCs w:val="21"/>
              <w:rPrChange w:id="325" w:author="Can, Hami" w:date="2025-09-04T14:52:00Z" w16du:dateUtc="2025-09-04T12:52:00Z">
                <w:rPr>
                  <w:rFonts w:ascii="Optima" w:hAnsi="Optima" w:cs="Times New Roman"/>
                  <w:sz w:val="21"/>
                  <w:szCs w:val="21"/>
                </w:rPr>
              </w:rPrChange>
            </w:rPr>
            <w:delText>………</w:delText>
          </w:r>
        </w:del>
      </w:ins>
      <w:ins w:id="326" w:author="Can, Hami [2]" w:date="2024-03-28T15:00:00Z">
        <w:del w:id="327" w:author="Sarah Bergmann [2]" w:date="2024-07-09T08:33:00Z">
          <w:r w:rsidR="00C202DA" w:rsidRPr="007A3551" w:rsidDel="00142807">
            <w:rPr>
              <w:rFonts w:ascii="Georgia" w:hAnsi="Georgia" w:cs="Times New Roman"/>
              <w:sz w:val="21"/>
              <w:szCs w:val="21"/>
              <w:rPrChange w:id="328" w:author="Can, Hami" w:date="2025-09-04T14:52:00Z" w16du:dateUtc="2025-09-04T12:52:00Z">
                <w:rPr>
                  <w:rFonts w:ascii="Optima" w:hAnsi="Optima" w:cs="Times New Roman"/>
                  <w:sz w:val="21"/>
                  <w:szCs w:val="21"/>
                </w:rPr>
              </w:rPrChange>
            </w:rPr>
            <w:delText>……</w:delText>
          </w:r>
        </w:del>
      </w:ins>
      <w:del w:id="329" w:author="Sarah Bergmann [2]" w:date="2024-07-09T08:33:00Z">
        <w:r w:rsidR="00F868E4" w:rsidRPr="007A3551" w:rsidDel="00142807">
          <w:rPr>
            <w:rFonts w:ascii="Georgia" w:hAnsi="Georgia" w:cs="Times New Roman"/>
            <w:sz w:val="21"/>
            <w:szCs w:val="21"/>
            <w:rPrChange w:id="330" w:author="Can, Hami" w:date="2025-09-04T14:52:00Z" w16du:dateUtc="2025-09-04T12:52:00Z">
              <w:rPr>
                <w:rFonts w:ascii="Optima" w:hAnsi="Optima" w:cs="Times New Roman"/>
                <w:sz w:val="21"/>
                <w:szCs w:val="21"/>
              </w:rPr>
            </w:rPrChange>
          </w:rPr>
          <w:delText>scheint mir für dieses Praktikum ideal. Ihr dynamisches Umfeld und das stetige Wachstum des Kundennetzwerks bieten Praktikanten die Chance, in einem anspruchsvollen Umfeld wertvolle Einblicke zu gewinnen und ihre Fähigkeiten weiterzuentwickeln.</w:delText>
        </w:r>
        <w:r w:rsidR="00F868E4" w:rsidRPr="007A3551" w:rsidDel="00142807">
          <w:rPr>
            <w:rFonts w:ascii="Georgia" w:hAnsi="Georgia"/>
            <w:sz w:val="21"/>
            <w:szCs w:val="21"/>
            <w:rPrChange w:id="331" w:author="Can, Hami" w:date="2025-09-04T14:52:00Z" w16du:dateUtc="2025-09-04T12:52:00Z">
              <w:rPr>
                <w:rFonts w:ascii="Optima" w:hAnsi="Optima"/>
                <w:sz w:val="21"/>
                <w:szCs w:val="21"/>
              </w:rPr>
            </w:rPrChange>
          </w:rPr>
          <w:delText xml:space="preserve"> Da zu </w:delText>
        </w:r>
      </w:del>
      <w:ins w:id="332" w:author="David Döbele" w:date="2024-02-27T19:45:00Z">
        <w:del w:id="333" w:author="Sarah Bergmann [2]" w:date="2024-07-09T08:33:00Z">
          <w:r w:rsidR="000441F9" w:rsidRPr="007A3551" w:rsidDel="00142807">
            <w:rPr>
              <w:rFonts w:ascii="Georgia" w:hAnsi="Georgia"/>
              <w:sz w:val="21"/>
              <w:szCs w:val="21"/>
              <w:rPrChange w:id="334" w:author="Can, Hami" w:date="2025-09-04T14:52:00Z" w16du:dateUtc="2025-09-04T12:52:00Z">
                <w:rPr>
                  <w:rFonts w:ascii="Optima" w:hAnsi="Optima"/>
                  <w:sz w:val="21"/>
                  <w:szCs w:val="21"/>
                </w:rPr>
              </w:rPrChange>
            </w:rPr>
            <w:delText>I</w:delText>
          </w:r>
        </w:del>
      </w:ins>
      <w:del w:id="335" w:author="Sarah Bergmann [2]" w:date="2024-07-09T08:33:00Z">
        <w:r w:rsidR="00F868E4" w:rsidRPr="007A3551" w:rsidDel="00142807">
          <w:rPr>
            <w:rFonts w:ascii="Georgia" w:hAnsi="Georgia"/>
            <w:sz w:val="21"/>
            <w:szCs w:val="21"/>
            <w:rPrChange w:id="336" w:author="Can, Hami" w:date="2025-09-04T14:52:00Z" w16du:dateUtc="2025-09-04T12:52:00Z">
              <w:rPr>
                <w:rFonts w:ascii="Optima" w:hAnsi="Optima"/>
                <w:sz w:val="21"/>
                <w:szCs w:val="21"/>
              </w:rPr>
            </w:rPrChange>
          </w:rPr>
          <w:delText>hren</w:delText>
        </w:r>
        <w:r w:rsidR="00F868E4" w:rsidRPr="007A3551" w:rsidDel="00142807">
          <w:rPr>
            <w:rFonts w:ascii="Georgia" w:hAnsi="Georgia" w:cs="Times New Roman"/>
            <w:sz w:val="21"/>
            <w:szCs w:val="21"/>
            <w:rPrChange w:id="337" w:author="Can, Hami" w:date="2025-09-04T14:52:00Z" w16du:dateUtc="2025-09-04T12:52:00Z">
              <w:rPr>
                <w:rFonts w:ascii="Optima" w:hAnsi="Optima" w:cs="Times New Roman"/>
                <w:sz w:val="21"/>
                <w:szCs w:val="21"/>
              </w:rPr>
            </w:rPrChange>
          </w:rPr>
          <w:delText xml:space="preserve"> Kunden führende Handels- und Konsumgüterunternehmen gehören, denke ich, dass ich mein bisheriges Wissen aus dem finanzwirtschaftlichen Schwerpunkt meiner Ausbildung sowie meinen Praxiserfahrungen optimal einbringen kann.</w:delText>
        </w:r>
        <w:r w:rsidR="007072D2" w:rsidRPr="007A3551" w:rsidDel="00142807">
          <w:rPr>
            <w:rFonts w:ascii="Georgia" w:hAnsi="Georgia" w:cs="Times New Roman"/>
            <w:sz w:val="21"/>
            <w:szCs w:val="21"/>
            <w:rPrChange w:id="338" w:author="Can, Hami" w:date="2025-09-04T14:52:00Z" w16du:dateUtc="2025-09-04T12:52:00Z">
              <w:rPr>
                <w:rFonts w:ascii="Optima" w:hAnsi="Optima" w:cs="Times New Roman"/>
                <w:sz w:val="21"/>
                <w:szCs w:val="21"/>
              </w:rPr>
            </w:rPrChange>
          </w:rPr>
          <w:delText xml:space="preserve"> Ich selbst erachte </w:delText>
        </w:r>
        <w:r w:rsidR="007E63BE" w:rsidRPr="007A3551" w:rsidDel="00142807">
          <w:rPr>
            <w:rFonts w:ascii="Georgia" w:hAnsi="Georgia" w:cs="Times New Roman"/>
            <w:sz w:val="21"/>
            <w:szCs w:val="21"/>
            <w:rPrChange w:id="339" w:author="Can, Hami" w:date="2025-09-04T14:52:00Z" w16du:dateUtc="2025-09-04T12:52:00Z">
              <w:rPr>
                <w:rFonts w:ascii="Optima" w:hAnsi="Optima" w:cs="Times New Roman"/>
                <w:sz w:val="21"/>
                <w:szCs w:val="21"/>
              </w:rPr>
            </w:rPrChange>
          </w:rPr>
          <w:delText>es,</w:delText>
        </w:r>
        <w:r w:rsidR="007072D2" w:rsidRPr="007A3551" w:rsidDel="00142807">
          <w:rPr>
            <w:rFonts w:ascii="Georgia" w:hAnsi="Georgia" w:cs="Times New Roman"/>
            <w:sz w:val="21"/>
            <w:szCs w:val="21"/>
            <w:rPrChange w:id="340" w:author="Can, Hami" w:date="2025-09-04T14:52:00Z" w16du:dateUtc="2025-09-04T12:52:00Z">
              <w:rPr>
                <w:rFonts w:ascii="Optima" w:hAnsi="Optima" w:cs="Times New Roman"/>
                <w:sz w:val="21"/>
                <w:szCs w:val="21"/>
              </w:rPr>
            </w:rPrChange>
          </w:rPr>
          <w:delText xml:space="preserve"> als sehr wertvoll, dass man in einer Arbeitsumgebung einen hohen Teamzusammenhalt hat und offen auch über Hierarchie-Stufen hinaus kommunizieren kann </w:delText>
        </w:r>
        <w:r w:rsidR="00B43A39" w:rsidRPr="007A3551" w:rsidDel="00142807">
          <w:rPr>
            <w:rFonts w:ascii="Georgia" w:hAnsi="Georgia" w:cs="Times New Roman"/>
            <w:sz w:val="21"/>
            <w:szCs w:val="21"/>
            <w:rPrChange w:id="341" w:author="Can, Hami" w:date="2025-09-04T14:52:00Z" w16du:dateUtc="2025-09-04T12:52:00Z">
              <w:rPr>
                <w:rFonts w:ascii="Optima" w:hAnsi="Optima" w:cs="Times New Roman"/>
                <w:sz w:val="21"/>
                <w:szCs w:val="21"/>
              </w:rPr>
            </w:rPrChange>
          </w:rPr>
          <w:delText xml:space="preserve">– </w:delText>
        </w:r>
        <w:r w:rsidR="007072D2" w:rsidRPr="007A3551" w:rsidDel="00142807">
          <w:rPr>
            <w:rFonts w:ascii="Georgia" w:hAnsi="Georgia" w:cs="Times New Roman"/>
            <w:sz w:val="21"/>
            <w:szCs w:val="21"/>
            <w:rPrChange w:id="342" w:author="Can, Hami" w:date="2025-09-04T14:52:00Z" w16du:dateUtc="2025-09-04T12:52:00Z">
              <w:rPr>
                <w:rFonts w:ascii="Optima" w:hAnsi="Optima" w:cs="Times New Roman"/>
                <w:sz w:val="21"/>
                <w:szCs w:val="21"/>
              </w:rPr>
            </w:rPrChange>
          </w:rPr>
          <w:delText xml:space="preserve">genau das finde ich bei </w:delText>
        </w:r>
      </w:del>
      <w:ins w:id="343" w:author="Can, Hami [2]" w:date="2024-03-28T14:30:00Z">
        <w:del w:id="344" w:author="Sarah Bergmann [2]" w:date="2024-07-09T08:33:00Z">
          <w:r w:rsidRPr="007A3551" w:rsidDel="00142807">
            <w:rPr>
              <w:rFonts w:ascii="Georgia" w:hAnsi="Georgia" w:cs="Times New Roman"/>
              <w:sz w:val="21"/>
              <w:szCs w:val="21"/>
              <w:rPrChange w:id="345" w:author="Can, Hami" w:date="2025-09-04T14:52:00Z" w16du:dateUtc="2025-09-04T12:52:00Z">
                <w:rPr>
                  <w:rFonts w:ascii="Optima" w:hAnsi="Optima" w:cs="Times New Roman"/>
                  <w:sz w:val="21"/>
                  <w:szCs w:val="21"/>
                </w:rPr>
              </w:rPrChange>
            </w:rPr>
            <w:delText>………………</w:delText>
          </w:r>
        </w:del>
      </w:ins>
      <w:del w:id="346" w:author="Sarah Bergmann [2]" w:date="2024-07-09T08:33:00Z">
        <w:r w:rsidR="007072D2" w:rsidRPr="007A3551" w:rsidDel="00142807">
          <w:rPr>
            <w:rFonts w:ascii="Georgia" w:hAnsi="Georgia" w:cs="Times New Roman"/>
            <w:sz w:val="21"/>
            <w:szCs w:val="21"/>
            <w:rPrChange w:id="347" w:author="Can, Hami" w:date="2025-09-04T14:52:00Z" w16du:dateUtc="2025-09-04T12:52:00Z">
              <w:rPr>
                <w:rFonts w:ascii="Optima" w:hAnsi="Optima" w:cs="Times New Roman"/>
                <w:sz w:val="21"/>
                <w:szCs w:val="21"/>
              </w:rPr>
            </w:rPrChange>
          </w:rPr>
          <w:delText xml:space="preserve"> gegeben.</w:delText>
        </w:r>
        <w:r w:rsidR="00CE4CF3" w:rsidRPr="007A3551" w:rsidDel="00142807">
          <w:rPr>
            <w:rFonts w:ascii="Georgia" w:hAnsi="Georgia" w:cs="Times New Roman"/>
            <w:sz w:val="21"/>
            <w:szCs w:val="21"/>
            <w:rPrChange w:id="348" w:author="Can, Hami" w:date="2025-09-04T14:52:00Z" w16du:dateUtc="2025-09-04T12:52:00Z">
              <w:rPr>
                <w:rFonts w:ascii="Optima" w:hAnsi="Optima" w:cs="Times New Roman"/>
                <w:sz w:val="21"/>
                <w:szCs w:val="21"/>
              </w:rPr>
            </w:rPrChange>
          </w:rPr>
          <w:delText xml:space="preserve"> Sie leben also </w:delText>
        </w:r>
        <w:r w:rsidR="00572FF9" w:rsidRPr="007A3551" w:rsidDel="00142807">
          <w:rPr>
            <w:rFonts w:ascii="Georgia" w:hAnsi="Georgia" w:cs="Times New Roman"/>
            <w:sz w:val="21"/>
            <w:szCs w:val="21"/>
            <w:rPrChange w:id="349" w:author="Can, Hami" w:date="2025-09-04T14:52:00Z" w16du:dateUtc="2025-09-04T12:52:00Z">
              <w:rPr>
                <w:rFonts w:ascii="Optima" w:hAnsi="Optima" w:cs="Times New Roman"/>
                <w:sz w:val="21"/>
                <w:szCs w:val="21"/>
              </w:rPr>
            </w:rPrChange>
          </w:rPr>
          <w:delText>I</w:delText>
        </w:r>
        <w:r w:rsidR="00CE4CF3" w:rsidRPr="007A3551" w:rsidDel="00142807">
          <w:rPr>
            <w:rFonts w:ascii="Georgia" w:hAnsi="Georgia" w:cs="Times New Roman"/>
            <w:sz w:val="21"/>
            <w:szCs w:val="21"/>
            <w:rPrChange w:id="350" w:author="Can, Hami" w:date="2025-09-04T14:52:00Z" w16du:dateUtc="2025-09-04T12:52:00Z">
              <w:rPr>
                <w:rFonts w:ascii="Optima" w:hAnsi="Optima" w:cs="Times New Roman"/>
                <w:sz w:val="21"/>
                <w:szCs w:val="21"/>
              </w:rPr>
            </w:rPrChange>
          </w:rPr>
          <w:delText>hre Werte nicht nur nach innen, sondern auch nach außen.</w:delText>
        </w:r>
      </w:del>
    </w:p>
    <w:p w14:paraId="33D6AE81" w14:textId="77777777" w:rsidR="00E65B09" w:rsidRPr="007A3551" w:rsidDel="00142807" w:rsidRDefault="00E65B09" w:rsidP="00024006">
      <w:pPr>
        <w:spacing w:after="0" w:line="240" w:lineRule="auto"/>
        <w:jc w:val="both"/>
        <w:rPr>
          <w:del w:id="351" w:author="Sarah Bergmann [2]" w:date="2024-07-09T08:33:00Z"/>
          <w:rFonts w:ascii="Georgia" w:hAnsi="Georgia" w:cs="Times New Roman"/>
          <w:sz w:val="21"/>
          <w:szCs w:val="21"/>
          <w:rPrChange w:id="352" w:author="Can, Hami" w:date="2025-09-04T14:52:00Z" w16du:dateUtc="2025-09-04T12:52:00Z">
            <w:rPr>
              <w:del w:id="353" w:author="Sarah Bergmann [2]" w:date="2024-07-09T08:33:00Z"/>
              <w:rFonts w:ascii="Optima" w:hAnsi="Optima" w:cs="Times New Roman"/>
              <w:sz w:val="21"/>
              <w:szCs w:val="21"/>
            </w:rPr>
          </w:rPrChange>
        </w:rPr>
      </w:pPr>
    </w:p>
    <w:p w14:paraId="4DF15DF5" w14:textId="77777777" w:rsidR="006B0FFB" w:rsidRPr="007A3551" w:rsidDel="00142807" w:rsidRDefault="006B0FFB" w:rsidP="00024006">
      <w:pPr>
        <w:spacing w:after="0" w:line="240" w:lineRule="auto"/>
        <w:jc w:val="both"/>
        <w:rPr>
          <w:del w:id="354" w:author="Sarah Bergmann [2]" w:date="2024-07-09T08:33:00Z"/>
          <w:rFonts w:ascii="Georgia" w:hAnsi="Georgia" w:cs="Times New Roman"/>
          <w:sz w:val="21"/>
          <w:szCs w:val="21"/>
          <w:rPrChange w:id="355" w:author="Can, Hami" w:date="2025-09-04T14:52:00Z" w16du:dateUtc="2025-09-04T12:52:00Z">
            <w:rPr>
              <w:del w:id="356" w:author="Sarah Bergmann [2]" w:date="2024-07-09T08:33:00Z"/>
              <w:rFonts w:ascii="Optima" w:hAnsi="Optima" w:cs="Times New Roman"/>
              <w:sz w:val="21"/>
              <w:szCs w:val="21"/>
            </w:rPr>
          </w:rPrChange>
        </w:rPr>
      </w:pPr>
      <w:del w:id="357" w:author="Sarah Bergmann [2]" w:date="2024-07-09T08:33:00Z">
        <w:r w:rsidRPr="007A3551" w:rsidDel="00142807">
          <w:rPr>
            <w:rFonts w:ascii="Georgia" w:hAnsi="Georgia" w:cs="Times New Roman"/>
            <w:sz w:val="21"/>
            <w:szCs w:val="21"/>
            <w:rPrChange w:id="358" w:author="Can, Hami" w:date="2025-09-04T14:52:00Z" w16du:dateUtc="2025-09-04T12:52:00Z">
              <w:rPr>
                <w:rFonts w:ascii="Optima" w:hAnsi="Optima" w:cs="Times New Roman"/>
                <w:sz w:val="21"/>
                <w:szCs w:val="21"/>
              </w:rPr>
            </w:rPrChange>
          </w:rPr>
          <w:delText xml:space="preserve">Von einem Praktikum in der Beratung erhoffe ich mir eine herausfordernde Lernumgebung, in der ich meine Fähigkeiten weiterentwickeln und meine bisherigen Erfahrungen gewinnbringend einbringen kann. Mein starkes Interesse an der Tätigkeit als Berater, gepaart mit meiner hohen Einsatzbereitschaft und meinen ausgeprägten Analysefähigkeiten, lassen mich zuversichtlich darauf blicken, dass ich einen Mehrwert für </w:delText>
        </w:r>
        <w:r w:rsidRPr="007A3551" w:rsidDel="00142807">
          <w:rPr>
            <w:rFonts w:ascii="Georgia" w:hAnsi="Georgia" w:cs="Times New Roman"/>
            <w:sz w:val="21"/>
            <w:szCs w:val="21"/>
            <w:highlight w:val="yellow"/>
            <w:rPrChange w:id="359" w:author="Can, Hami" w:date="2025-09-04T14:52:00Z" w16du:dateUtc="2025-09-04T12:52:00Z">
              <w:rPr>
                <w:rFonts w:ascii="Optima" w:hAnsi="Optima" w:cs="Times New Roman"/>
                <w:sz w:val="21"/>
                <w:szCs w:val="21"/>
                <w:highlight w:val="yellow"/>
              </w:rPr>
            </w:rPrChange>
          </w:rPr>
          <w:delText>…</w:delText>
        </w:r>
        <w:r w:rsidRPr="007A3551" w:rsidDel="00142807">
          <w:rPr>
            <w:rFonts w:ascii="Georgia" w:hAnsi="Georgia" w:cs="Times New Roman"/>
            <w:sz w:val="21"/>
            <w:szCs w:val="21"/>
            <w:rPrChange w:id="360" w:author="Can, Hami" w:date="2025-09-04T14:52:00Z" w16du:dateUtc="2025-09-04T12:52:00Z">
              <w:rPr>
                <w:rFonts w:ascii="Optima" w:hAnsi="Optima" w:cs="Times New Roman"/>
                <w:sz w:val="21"/>
                <w:szCs w:val="21"/>
              </w:rPr>
            </w:rPrChange>
          </w:rPr>
          <w:delText xml:space="preserve"> darstellen kann. Über die Möglichkeit eines persönlichen Gesprächs würde ich mich sehr freuen, um meine Eignung für die Position und Begeisterung für eine Zusammenarbeit mit Ihnen näher zu erläutern.</w:delText>
        </w:r>
      </w:del>
    </w:p>
    <w:p w14:paraId="3FAE6AB4" w14:textId="77777777" w:rsidR="00007FE4" w:rsidRPr="007A3551" w:rsidRDefault="00007FE4" w:rsidP="00024006">
      <w:pPr>
        <w:spacing w:after="0" w:line="240" w:lineRule="auto"/>
        <w:jc w:val="both"/>
        <w:rPr>
          <w:rFonts w:ascii="Georgia" w:hAnsi="Georgia" w:cs="Times New Roman"/>
          <w:sz w:val="21"/>
          <w:szCs w:val="21"/>
          <w:rPrChange w:id="361" w:author="Can, Hami" w:date="2025-09-04T14:52:00Z" w16du:dateUtc="2025-09-04T12:52:00Z">
            <w:rPr>
              <w:rFonts w:ascii="Optima" w:hAnsi="Optima" w:cs="Times New Roman"/>
              <w:sz w:val="21"/>
              <w:szCs w:val="21"/>
            </w:rPr>
          </w:rPrChange>
        </w:rPr>
      </w:pPr>
    </w:p>
    <w:p w14:paraId="2140480B" w14:textId="77777777" w:rsidR="0032127E" w:rsidRPr="007A3551" w:rsidRDefault="00007FE4" w:rsidP="00024006">
      <w:pPr>
        <w:spacing w:after="0" w:line="240" w:lineRule="auto"/>
        <w:jc w:val="both"/>
        <w:rPr>
          <w:rFonts w:ascii="Georgia" w:hAnsi="Georgia" w:cs="Times New Roman"/>
          <w:sz w:val="21"/>
          <w:szCs w:val="21"/>
          <w:rPrChange w:id="362" w:author="Can, Hami" w:date="2025-09-04T14:52:00Z" w16du:dateUtc="2025-09-04T12:52:00Z">
            <w:rPr>
              <w:rFonts w:ascii="Optima" w:hAnsi="Optima" w:cs="Times New Roman"/>
              <w:sz w:val="21"/>
              <w:szCs w:val="21"/>
            </w:rPr>
          </w:rPrChange>
        </w:rPr>
      </w:pPr>
      <w:r w:rsidRPr="007A3551">
        <w:rPr>
          <w:rFonts w:ascii="Georgia" w:hAnsi="Georgia" w:cs="Times New Roman"/>
          <w:sz w:val="21"/>
          <w:szCs w:val="21"/>
          <w:rPrChange w:id="363" w:author="Can, Hami" w:date="2025-09-04T14:52:00Z" w16du:dateUtc="2025-09-04T12:52:00Z">
            <w:rPr>
              <w:rFonts w:ascii="Optima" w:hAnsi="Optima" w:cs="Times New Roman"/>
              <w:sz w:val="21"/>
              <w:szCs w:val="21"/>
            </w:rPr>
          </w:rPrChange>
        </w:rPr>
        <w:t>Mit freundlichen Grüßen</w:t>
      </w:r>
    </w:p>
    <w:p w14:paraId="3A18A0DE" w14:textId="77777777" w:rsidR="00E65B09" w:rsidRPr="007A3551" w:rsidRDefault="00007FE4" w:rsidP="00024006">
      <w:pPr>
        <w:spacing w:after="0" w:line="240" w:lineRule="auto"/>
        <w:jc w:val="both"/>
        <w:rPr>
          <w:rFonts w:ascii="Georgia" w:hAnsi="Georgia" w:cs="Times New Roman"/>
          <w:sz w:val="21"/>
          <w:szCs w:val="21"/>
          <w:rPrChange w:id="364" w:author="Can, Hami" w:date="2025-09-04T14:52:00Z" w16du:dateUtc="2025-09-04T12:52:00Z">
            <w:rPr>
              <w:rFonts w:ascii="Optima" w:hAnsi="Optima" w:cs="Times New Roman"/>
              <w:sz w:val="21"/>
              <w:szCs w:val="21"/>
            </w:rPr>
          </w:rPrChange>
        </w:rPr>
      </w:pPr>
      <w:r w:rsidRPr="007A3551">
        <w:rPr>
          <w:rFonts w:ascii="Georgia" w:hAnsi="Georgia" w:cs="Times New Roman"/>
          <w:noProof/>
          <w:sz w:val="21"/>
          <w:szCs w:val="21"/>
          <w:rPrChange w:id="365" w:author="Can, Hami" w:date="2025-09-04T14:52:00Z" w16du:dateUtc="2025-09-04T12:52:00Z">
            <w:rPr>
              <w:rFonts w:ascii="Optima" w:hAnsi="Optima" w:cs="Times New Roman"/>
              <w:noProof/>
              <w:sz w:val="21"/>
              <w:szCs w:val="21"/>
            </w:rPr>
          </w:rPrChange>
        </w:rPr>
        <w:drawing>
          <wp:inline distT="0" distB="0" distL="0" distR="0" wp14:anchorId="64783427" wp14:editId="7275B660">
            <wp:extent cx="1074821" cy="514350"/>
            <wp:effectExtent l="0" t="0" r="5080" b="0"/>
            <wp:docPr id="756846834" name="Grafik 1" descr="Ein Bild, das Handschrift, Schrift, Kalligrafie,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6834" name="Grafik 1" descr="Ein Bild, das Handschrift, Schrift, Kalligrafie, weiß enthält.&#10;&#10;Automatisch generierte Beschreibung"/>
                    <pic:cNvPicPr/>
                  </pic:nvPicPr>
                  <pic:blipFill>
                    <a:blip r:embed="rId9"/>
                    <a:stretch>
                      <a:fillRect/>
                    </a:stretch>
                  </pic:blipFill>
                  <pic:spPr>
                    <a:xfrm>
                      <a:off x="0" y="0"/>
                      <a:ext cx="1094174" cy="523611"/>
                    </a:xfrm>
                    <a:prstGeom prst="rect">
                      <a:avLst/>
                    </a:prstGeom>
                  </pic:spPr>
                </pic:pic>
              </a:graphicData>
            </a:graphic>
          </wp:inline>
        </w:drawing>
      </w:r>
    </w:p>
    <w:p w14:paraId="5DE03A71" w14:textId="77777777" w:rsidR="00C202DA" w:rsidDel="00CE7928" w:rsidRDefault="00007FE4" w:rsidP="00024006">
      <w:pPr>
        <w:spacing w:after="0" w:line="240" w:lineRule="auto"/>
        <w:jc w:val="both"/>
        <w:rPr>
          <w:del w:id="366" w:author="Can, Hami [2]" w:date="2024-07-09T14:05:00Z"/>
          <w:rFonts w:ascii="Georgia" w:hAnsi="Georgia" w:cs="Times New Roman"/>
          <w:sz w:val="21"/>
          <w:szCs w:val="21"/>
        </w:rPr>
      </w:pPr>
      <w:r w:rsidRPr="007A3551">
        <w:rPr>
          <w:rFonts w:ascii="Georgia" w:hAnsi="Georgia" w:cs="Times New Roman"/>
          <w:sz w:val="21"/>
          <w:szCs w:val="21"/>
          <w:rPrChange w:id="367" w:author="Can, Hami" w:date="2025-09-04T14:52:00Z" w16du:dateUtc="2025-09-04T12:52:00Z">
            <w:rPr>
              <w:rFonts w:ascii="Optima" w:hAnsi="Optima" w:cs="Times New Roman"/>
              <w:sz w:val="21"/>
              <w:szCs w:val="21"/>
            </w:rPr>
          </w:rPrChange>
        </w:rPr>
        <w:t>Hami Can</w:t>
      </w:r>
    </w:p>
    <w:p w14:paraId="23D38B1C" w14:textId="77777777" w:rsidR="00CE7928" w:rsidRPr="007A3551" w:rsidRDefault="00CE7928" w:rsidP="00024006">
      <w:pPr>
        <w:spacing w:after="0" w:line="240" w:lineRule="auto"/>
        <w:jc w:val="both"/>
        <w:rPr>
          <w:ins w:id="368" w:author="Can, Hami" w:date="2025-09-04T14:52:00Z" w16du:dateUtc="2025-09-04T12:52:00Z"/>
          <w:rFonts w:ascii="Georgia" w:hAnsi="Georgia" w:cs="Times New Roman"/>
          <w:sz w:val="21"/>
          <w:szCs w:val="21"/>
          <w:rPrChange w:id="369" w:author="Can, Hami" w:date="2025-09-04T14:52:00Z" w16du:dateUtc="2025-09-04T12:52:00Z">
            <w:rPr>
              <w:ins w:id="370" w:author="Can, Hami" w:date="2025-09-04T14:52:00Z" w16du:dateUtc="2025-09-04T12:52:00Z"/>
              <w:rFonts w:ascii="Optima" w:hAnsi="Optima" w:cs="Times New Roman"/>
              <w:sz w:val="21"/>
              <w:szCs w:val="21"/>
            </w:rPr>
          </w:rPrChange>
        </w:rPr>
      </w:pPr>
    </w:p>
    <w:p w14:paraId="7E2EDA10" w14:textId="77777777" w:rsidR="0069400F" w:rsidRPr="007A3551" w:rsidDel="00542F86" w:rsidRDefault="0069400F" w:rsidP="00024006">
      <w:pPr>
        <w:spacing w:after="0" w:line="240" w:lineRule="auto"/>
        <w:jc w:val="both"/>
        <w:rPr>
          <w:ins w:id="371" w:author="Hami Can" w:date="2024-07-21T15:31:00Z" w16du:dateUtc="2024-07-21T13:31:00Z"/>
          <w:del w:id="372" w:author="Can, Hami" w:date="2025-02-09T18:28:00Z" w16du:dateUtc="2025-02-09T17:28:00Z"/>
          <w:rFonts w:ascii="Georgia" w:hAnsi="Georgia" w:cs="Times New Roman"/>
          <w:sz w:val="21"/>
          <w:szCs w:val="21"/>
          <w:rPrChange w:id="373" w:author="Can, Hami" w:date="2025-09-04T14:52:00Z" w16du:dateUtc="2025-09-04T12:52:00Z">
            <w:rPr>
              <w:ins w:id="374" w:author="Hami Can" w:date="2024-07-21T15:31:00Z" w16du:dateUtc="2024-07-21T13:31:00Z"/>
              <w:del w:id="375" w:author="Can, Hami" w:date="2025-02-09T18:28:00Z" w16du:dateUtc="2025-02-09T17:28:00Z"/>
              <w:rFonts w:ascii="Optima" w:hAnsi="Optima" w:cs="Times New Roman"/>
              <w:sz w:val="21"/>
              <w:szCs w:val="21"/>
            </w:rPr>
          </w:rPrChange>
        </w:rPr>
      </w:pPr>
    </w:p>
    <w:p w14:paraId="66708FEC" w14:textId="77777777" w:rsidR="00142807" w:rsidRPr="007A3551" w:rsidDel="00765B7E" w:rsidRDefault="00142807" w:rsidP="00024006">
      <w:pPr>
        <w:spacing w:after="0" w:line="240" w:lineRule="auto"/>
        <w:jc w:val="both"/>
        <w:rPr>
          <w:del w:id="376" w:author="Can, Hami [2]" w:date="2024-07-09T14:00:00Z"/>
          <w:rFonts w:ascii="Georgia" w:hAnsi="Georgia" w:cs="Times New Roman"/>
          <w:sz w:val="21"/>
          <w:szCs w:val="21"/>
          <w:rPrChange w:id="377" w:author="Can, Hami" w:date="2025-09-04T14:52:00Z" w16du:dateUtc="2025-09-04T12:52:00Z">
            <w:rPr>
              <w:del w:id="378" w:author="Can, Hami [2]" w:date="2024-07-09T14:00:00Z"/>
              <w:rFonts w:ascii="Optima" w:hAnsi="Optima" w:cs="Times New Roman"/>
              <w:sz w:val="21"/>
              <w:szCs w:val="21"/>
            </w:rPr>
          </w:rPrChange>
        </w:rPr>
      </w:pPr>
    </w:p>
    <w:p w14:paraId="074E312C" w14:textId="77777777" w:rsidR="00142807" w:rsidRPr="007A3551" w:rsidDel="00765B7E" w:rsidRDefault="00142807" w:rsidP="00024006">
      <w:pPr>
        <w:spacing w:after="0" w:line="240" w:lineRule="auto"/>
        <w:jc w:val="both"/>
        <w:rPr>
          <w:ins w:id="379" w:author="Sarah Bergmann [2]" w:date="2024-07-09T08:29:00Z"/>
          <w:del w:id="380" w:author="Can, Hami [2]" w:date="2024-07-09T14:00:00Z"/>
          <w:rFonts w:ascii="Georgia" w:hAnsi="Georgia" w:cs="Times New Roman"/>
          <w:sz w:val="21"/>
          <w:szCs w:val="21"/>
          <w:rPrChange w:id="381" w:author="Can, Hami" w:date="2025-09-04T14:52:00Z" w16du:dateUtc="2025-09-04T12:52:00Z">
            <w:rPr>
              <w:ins w:id="382" w:author="Sarah Bergmann [2]" w:date="2024-07-09T08:29:00Z"/>
              <w:del w:id="383" w:author="Can, Hami [2]" w:date="2024-07-09T14:00:00Z"/>
              <w:rFonts w:ascii="Optima" w:hAnsi="Optima" w:cs="Times New Roman"/>
              <w:sz w:val="21"/>
              <w:szCs w:val="21"/>
            </w:rPr>
          </w:rPrChange>
        </w:rPr>
      </w:pPr>
    </w:p>
    <w:p w14:paraId="5DC10FB1" w14:textId="77777777" w:rsidR="00B00A21" w:rsidRPr="007A3551" w:rsidDel="00765B7E" w:rsidRDefault="00B00A21" w:rsidP="00024006">
      <w:pPr>
        <w:spacing w:after="0" w:line="240" w:lineRule="auto"/>
        <w:jc w:val="both"/>
        <w:rPr>
          <w:del w:id="384" w:author="Can, Hami [2]" w:date="2024-07-09T14:05:00Z"/>
          <w:rFonts w:ascii="Georgia" w:hAnsi="Georgia" w:cs="Times New Roman"/>
          <w:sz w:val="21"/>
          <w:szCs w:val="21"/>
          <w:rPrChange w:id="385" w:author="Can, Hami" w:date="2025-09-04T14:52:00Z" w16du:dateUtc="2025-09-04T12:52:00Z">
            <w:rPr>
              <w:del w:id="386" w:author="Can, Hami [2]" w:date="2024-07-09T14:05:00Z"/>
              <w:rFonts w:ascii="Optima" w:hAnsi="Optima" w:cs="Times New Roman"/>
              <w:sz w:val="21"/>
              <w:szCs w:val="21"/>
            </w:rPr>
          </w:rPrChange>
        </w:rPr>
      </w:pPr>
      <w:del w:id="387" w:author="Can, Hami [2]" w:date="2024-07-09T14:05:00Z">
        <w:r w:rsidRPr="007A3551" w:rsidDel="00765B7E">
          <w:rPr>
            <w:rFonts w:ascii="Georgia" w:hAnsi="Georgia" w:cs="Times New Roman"/>
            <w:sz w:val="21"/>
            <w:szCs w:val="21"/>
            <w:rPrChange w:id="388" w:author="Can, Hami" w:date="2025-09-04T14:52:00Z" w16du:dateUtc="2025-09-04T12:52:00Z">
              <w:rPr>
                <w:rFonts w:ascii="Optima" w:hAnsi="Optima" w:cs="Times New Roman"/>
                <w:sz w:val="21"/>
                <w:szCs w:val="21"/>
              </w:rPr>
            </w:rPrChange>
          </w:rPr>
          <w:delText>Enomyc erscheint mir als ideale Wahl für dieses Praktikum. Die Unternehmenskultur von Enomyc ist geprägt von Professionalität, Teamarbeit, Kundenorientierung und Innovationsgeist. Diese Prinzipien schaffen ein unterstützendes und professionelles Arbeitsumfeld, welches Praktikanten ermöglicht, wertvolle Erfahrungen zu sammeln und die eigene Karriere voranzutreiben. Diese Werte werden nicht nur intern gelebt, sondern auch nach außen hin demonstriert, was zeigt, dass Enomyc Wert auf zwischenmenschliche Beziehungen und eine positive Unternehmenskultur legt.</w:delText>
        </w:r>
      </w:del>
    </w:p>
    <w:p w14:paraId="5283E7AB" w14:textId="77777777" w:rsidR="00B00A21" w:rsidRPr="007A3551" w:rsidDel="00765B7E" w:rsidRDefault="00B00A21" w:rsidP="00024006">
      <w:pPr>
        <w:spacing w:after="0" w:line="240" w:lineRule="auto"/>
        <w:jc w:val="both"/>
        <w:rPr>
          <w:del w:id="389" w:author="Can, Hami [2]" w:date="2024-07-09T14:05:00Z"/>
          <w:rFonts w:ascii="Georgia" w:hAnsi="Georgia" w:cs="Times New Roman"/>
          <w:sz w:val="21"/>
          <w:szCs w:val="21"/>
          <w:rPrChange w:id="390" w:author="Can, Hami" w:date="2025-09-04T14:52:00Z" w16du:dateUtc="2025-09-04T12:52:00Z">
            <w:rPr>
              <w:del w:id="391" w:author="Can, Hami [2]" w:date="2024-07-09T14:05:00Z"/>
              <w:rFonts w:ascii="Optima" w:hAnsi="Optima" w:cs="Times New Roman"/>
              <w:sz w:val="21"/>
              <w:szCs w:val="21"/>
            </w:rPr>
          </w:rPrChange>
        </w:rPr>
      </w:pPr>
    </w:p>
    <w:p w14:paraId="295B7A51" w14:textId="77777777" w:rsidR="00B00A21" w:rsidRPr="007A3551" w:rsidDel="00765B7E" w:rsidRDefault="00B00A21" w:rsidP="00024006">
      <w:pPr>
        <w:spacing w:after="0" w:line="240" w:lineRule="auto"/>
        <w:jc w:val="both"/>
        <w:rPr>
          <w:del w:id="392" w:author="Can, Hami [2]" w:date="2024-07-09T14:05:00Z"/>
          <w:rFonts w:ascii="Georgia" w:hAnsi="Georgia" w:cs="Times New Roman"/>
          <w:sz w:val="21"/>
          <w:szCs w:val="21"/>
          <w:rPrChange w:id="393" w:author="Can, Hami" w:date="2025-09-04T14:52:00Z" w16du:dateUtc="2025-09-04T12:52:00Z">
            <w:rPr>
              <w:del w:id="394" w:author="Can, Hami [2]" w:date="2024-07-09T14:05:00Z"/>
              <w:rFonts w:ascii="Optima" w:hAnsi="Optima" w:cs="Times New Roman"/>
              <w:sz w:val="21"/>
              <w:szCs w:val="21"/>
            </w:rPr>
          </w:rPrChange>
        </w:rPr>
      </w:pPr>
      <w:del w:id="395" w:author="Can, Hami [2]" w:date="2024-07-09T14:05:00Z">
        <w:r w:rsidRPr="007A3551" w:rsidDel="00765B7E">
          <w:rPr>
            <w:rFonts w:ascii="Georgia" w:hAnsi="Georgia" w:cs="Times New Roman"/>
            <w:sz w:val="21"/>
            <w:szCs w:val="21"/>
            <w:rPrChange w:id="396" w:author="Can, Hami" w:date="2025-09-04T14:52:00Z" w16du:dateUtc="2025-09-04T12:52:00Z">
              <w:rPr>
                <w:rFonts w:ascii="Optima" w:hAnsi="Optima" w:cs="Times New Roman"/>
                <w:sz w:val="21"/>
                <w:szCs w:val="21"/>
              </w:rPr>
            </w:rPrChange>
          </w:rPr>
          <w:delText>Exxeta erscheint mir als ideale Wahl für dieses Praktikum. Die Unternehmenskultur von Exxeta ist geprägt von Innovation, Teamarbeit, Kundenorientierung, Mitarbeiterentwicklung und Flexibilität. Diese Prinzipien schaffen ein unterstützendes und professionelles Arbeitsumfeld, welches Praktikanten ermöglicht, wertvolle Erfahrungen zu sammeln und die eigene Karriere voranzutreiben. Diese Werte werden nicht nur intern gelebt, sondern auch nach außen hin demonstriert, was zeigt, dass Exxeta Wert auf zwischenmenschliche Beziehungen und eine positive Unternehmenskultur legt.</w:delText>
        </w:r>
      </w:del>
    </w:p>
    <w:p w14:paraId="35703E2F" w14:textId="77777777" w:rsidR="00B00A21" w:rsidRPr="007A3551" w:rsidDel="00765B7E" w:rsidRDefault="00B00A21" w:rsidP="00024006">
      <w:pPr>
        <w:spacing w:after="0" w:line="240" w:lineRule="auto"/>
        <w:jc w:val="both"/>
        <w:rPr>
          <w:del w:id="397" w:author="Can, Hami [2]" w:date="2024-07-09T14:05:00Z"/>
          <w:rFonts w:ascii="Georgia" w:hAnsi="Georgia" w:cs="Times New Roman"/>
          <w:sz w:val="21"/>
          <w:szCs w:val="21"/>
          <w:rPrChange w:id="398" w:author="Can, Hami" w:date="2025-09-04T14:52:00Z" w16du:dateUtc="2025-09-04T12:52:00Z">
            <w:rPr>
              <w:del w:id="399" w:author="Can, Hami [2]" w:date="2024-07-09T14:05:00Z"/>
              <w:rFonts w:ascii="Optima" w:hAnsi="Optima" w:cs="Times New Roman"/>
              <w:sz w:val="21"/>
              <w:szCs w:val="21"/>
            </w:rPr>
          </w:rPrChange>
        </w:rPr>
      </w:pPr>
    </w:p>
    <w:p w14:paraId="2E0E52DD" w14:textId="77777777" w:rsidR="00B00A21" w:rsidRPr="007A3551" w:rsidDel="00765B7E" w:rsidRDefault="00B00A21" w:rsidP="00024006">
      <w:pPr>
        <w:spacing w:after="0" w:line="240" w:lineRule="auto"/>
        <w:jc w:val="both"/>
        <w:rPr>
          <w:del w:id="400" w:author="Can, Hami [2]" w:date="2024-07-09T14:05:00Z"/>
          <w:rFonts w:ascii="Georgia" w:hAnsi="Georgia" w:cs="Times New Roman"/>
          <w:sz w:val="21"/>
          <w:szCs w:val="21"/>
          <w:rPrChange w:id="401" w:author="Can, Hami" w:date="2025-09-04T14:52:00Z" w16du:dateUtc="2025-09-04T12:52:00Z">
            <w:rPr>
              <w:del w:id="402" w:author="Can, Hami [2]" w:date="2024-07-09T14:05:00Z"/>
              <w:rFonts w:ascii="Optima" w:hAnsi="Optima" w:cs="Times New Roman"/>
              <w:sz w:val="21"/>
              <w:szCs w:val="21"/>
            </w:rPr>
          </w:rPrChange>
        </w:rPr>
      </w:pPr>
      <w:del w:id="403" w:author="Can, Hami [2]" w:date="2024-07-09T14:05:00Z">
        <w:r w:rsidRPr="007A3551" w:rsidDel="00765B7E">
          <w:rPr>
            <w:rFonts w:ascii="Georgia" w:hAnsi="Georgia" w:cs="Times New Roman"/>
            <w:sz w:val="21"/>
            <w:szCs w:val="21"/>
            <w:rPrChange w:id="404" w:author="Can, Hami" w:date="2025-09-04T14:52:00Z" w16du:dateUtc="2025-09-04T12:52:00Z">
              <w:rPr>
                <w:rFonts w:ascii="Optima" w:hAnsi="Optima" w:cs="Times New Roman"/>
                <w:sz w:val="21"/>
                <w:szCs w:val="21"/>
              </w:rPr>
            </w:rPrChange>
          </w:rPr>
          <w:delText>Nexgen erscheint mir als ideale Wahl für dieses Praktikum. Die Unternehmenskultur von Nexgen ist geprägt von einem starken Kundenfokus und einem kooperativen Teamgeist, der auf gegenseitige Unterstützung und gemeinsamen Erfolg basiert. Diese Prinzipien schaffen ein inspirierendes und professionelles Arbeitsumfeld, in dem Innovation gefördert und Exzellenz angestrebt wird. Durch die enge Zusammenarbeit im Team erhalten Praktikanten die Möglichkeit, an anspruchsvollen Projekten mitzuwirken und wertvolle praktische Erfahrungen zu sammeln. Diese Werte werden nicht nur intern gelebt, sondern auch nach außen hin demonstriert, was zeigt, dass Nexgen Wert auf zwischenmenschliche Beziehungen und eine positive Unternehmenskultur legt.</w:delText>
        </w:r>
      </w:del>
    </w:p>
    <w:p w14:paraId="768DAE31" w14:textId="77777777" w:rsidR="00B00A21" w:rsidRPr="007A3551" w:rsidDel="00765B7E" w:rsidRDefault="00B00A21" w:rsidP="00024006">
      <w:pPr>
        <w:spacing w:after="0" w:line="240" w:lineRule="auto"/>
        <w:jc w:val="both"/>
        <w:rPr>
          <w:del w:id="405" w:author="Can, Hami [2]" w:date="2024-07-09T14:05:00Z"/>
          <w:rFonts w:ascii="Georgia" w:hAnsi="Georgia" w:cs="Times New Roman"/>
          <w:sz w:val="21"/>
          <w:szCs w:val="21"/>
          <w:rPrChange w:id="406" w:author="Can, Hami" w:date="2025-09-04T14:52:00Z" w16du:dateUtc="2025-09-04T12:52:00Z">
            <w:rPr>
              <w:del w:id="407" w:author="Can, Hami [2]" w:date="2024-07-09T14:05:00Z"/>
              <w:rFonts w:ascii="Optima" w:hAnsi="Optima" w:cs="Times New Roman"/>
              <w:sz w:val="21"/>
              <w:szCs w:val="21"/>
            </w:rPr>
          </w:rPrChange>
        </w:rPr>
      </w:pPr>
    </w:p>
    <w:p w14:paraId="346079B3" w14:textId="77777777" w:rsidR="00B00A21" w:rsidRPr="007A3551" w:rsidDel="00765B7E" w:rsidRDefault="00B00A21" w:rsidP="00024006">
      <w:pPr>
        <w:spacing w:after="0" w:line="240" w:lineRule="auto"/>
        <w:jc w:val="both"/>
        <w:rPr>
          <w:del w:id="408" w:author="Can, Hami [2]" w:date="2024-07-09T14:05:00Z"/>
          <w:rFonts w:ascii="Georgia" w:hAnsi="Georgia" w:cs="Times New Roman"/>
          <w:sz w:val="21"/>
          <w:szCs w:val="21"/>
          <w:rPrChange w:id="409" w:author="Can, Hami" w:date="2025-09-04T14:52:00Z" w16du:dateUtc="2025-09-04T12:52:00Z">
            <w:rPr>
              <w:del w:id="410" w:author="Can, Hami [2]" w:date="2024-07-09T14:05:00Z"/>
              <w:rFonts w:ascii="Optima" w:hAnsi="Optima" w:cs="Times New Roman"/>
              <w:sz w:val="21"/>
              <w:szCs w:val="21"/>
            </w:rPr>
          </w:rPrChange>
        </w:rPr>
      </w:pPr>
      <w:del w:id="411" w:author="Can, Hami [2]" w:date="2024-07-09T14:05:00Z">
        <w:r w:rsidRPr="007A3551" w:rsidDel="00765B7E">
          <w:rPr>
            <w:rFonts w:ascii="Georgia" w:hAnsi="Georgia" w:cs="Times New Roman"/>
            <w:sz w:val="21"/>
            <w:szCs w:val="21"/>
            <w:rPrChange w:id="412" w:author="Can, Hami" w:date="2025-09-04T14:52:00Z" w16du:dateUtc="2025-09-04T12:52:00Z">
              <w:rPr>
                <w:rFonts w:ascii="Optima" w:hAnsi="Optima" w:cs="Times New Roman"/>
                <w:sz w:val="21"/>
                <w:szCs w:val="21"/>
              </w:rPr>
            </w:rPrChange>
          </w:rPr>
          <w:delText>HPP-Consulting erscheint mir als ideale Wahl für dieses Praktikum. Die Unternehmenskultur von HPP ist geprägt von Vertrauen, Engagement, Fachkompetenz und Kundenorientierung. Durch die Einbindung in reale Projekte und die Möglichkeit, von erfahrenen Beratern zu lernen, können Praktikanten wertvolle praktische Erfahrungen sammeln und ihre Fähigkeiten weiterentwickeln. Diese Werte werden nicht nur intern gelebt, sondern auch nach außen hin demonstriert, was zeigt, dass HPP-Consulting Wert auf zwischenmenschliche Beziehungen und eine positive Unternehmenskultur legt.</w:delText>
        </w:r>
      </w:del>
    </w:p>
    <w:p w14:paraId="74299114" w14:textId="77777777" w:rsidR="00B00A21" w:rsidRPr="007A3551" w:rsidDel="00765B7E" w:rsidRDefault="00B00A21" w:rsidP="00024006">
      <w:pPr>
        <w:spacing w:after="0" w:line="240" w:lineRule="auto"/>
        <w:jc w:val="both"/>
        <w:rPr>
          <w:del w:id="413" w:author="Can, Hami [2]" w:date="2024-07-09T14:05:00Z"/>
          <w:rFonts w:ascii="Georgia" w:hAnsi="Georgia" w:cs="Times New Roman"/>
          <w:sz w:val="21"/>
          <w:szCs w:val="21"/>
          <w:rPrChange w:id="414" w:author="Can, Hami" w:date="2025-09-04T14:52:00Z" w16du:dateUtc="2025-09-04T12:52:00Z">
            <w:rPr>
              <w:del w:id="415" w:author="Can, Hami [2]" w:date="2024-07-09T14:05:00Z"/>
              <w:rFonts w:ascii="Optima" w:hAnsi="Optima" w:cs="Times New Roman"/>
              <w:sz w:val="21"/>
              <w:szCs w:val="21"/>
            </w:rPr>
          </w:rPrChange>
        </w:rPr>
      </w:pPr>
    </w:p>
    <w:p w14:paraId="79AFB049" w14:textId="77777777" w:rsidR="00B00A21" w:rsidRPr="007A3551" w:rsidDel="00765B7E" w:rsidRDefault="00B00A21" w:rsidP="00024006">
      <w:pPr>
        <w:spacing w:after="0" w:line="240" w:lineRule="auto"/>
        <w:jc w:val="both"/>
        <w:rPr>
          <w:del w:id="416" w:author="Can, Hami [2]" w:date="2024-07-09T14:05:00Z"/>
          <w:rFonts w:ascii="Georgia" w:hAnsi="Georgia" w:cs="Times New Roman"/>
          <w:sz w:val="21"/>
          <w:szCs w:val="21"/>
          <w:rPrChange w:id="417" w:author="Can, Hami" w:date="2025-09-04T14:52:00Z" w16du:dateUtc="2025-09-04T12:52:00Z">
            <w:rPr>
              <w:del w:id="418" w:author="Can, Hami [2]" w:date="2024-07-09T14:05:00Z"/>
              <w:rFonts w:ascii="Optima" w:hAnsi="Optima" w:cs="Times New Roman"/>
              <w:sz w:val="21"/>
              <w:szCs w:val="21"/>
            </w:rPr>
          </w:rPrChange>
        </w:rPr>
      </w:pPr>
      <w:del w:id="419" w:author="Can, Hami [2]" w:date="2024-07-09T14:05:00Z">
        <w:r w:rsidRPr="007A3551" w:rsidDel="00765B7E">
          <w:rPr>
            <w:rFonts w:ascii="Georgia" w:hAnsi="Georgia" w:cs="Times New Roman"/>
            <w:sz w:val="21"/>
            <w:szCs w:val="21"/>
            <w:rPrChange w:id="420" w:author="Can, Hami" w:date="2025-09-04T14:52:00Z" w16du:dateUtc="2025-09-04T12:52:00Z">
              <w:rPr>
                <w:rFonts w:ascii="Optima" w:hAnsi="Optima" w:cs="Times New Roman"/>
                <w:sz w:val="21"/>
                <w:szCs w:val="21"/>
              </w:rPr>
            </w:rPrChange>
          </w:rPr>
          <w:delText>Bachert &amp; Partner erscheint mir als ideale Wahl für dieses Praktikum. Die Unternehmenskultur von Bachert &amp; Partner ist geprägt von Engagement, Zusammenarbeit und Authentizität, was eine inspirierende Lernumgebung schafft, in der Praktikanten wertvolle Erfahrungen sammeln können, um die eigene Karriere voranzutreiben. Zusätzlich ermöglichen es praxisnahe Projekte, kreative Problemlösungen, unabhängige Analysen und eine unterstützende Arbeitsumgebung, sich enorm weiterzuentwickeln. Diese Werte werden nicht nur intern gelebt, sondern auch nach außen hin demonstriert, was zeigt, dass Bachert &amp; Partner Wert auf zwischenmenschliche Beziehungen und eine positive Unternehmenskultur legt.</w:delText>
        </w:r>
      </w:del>
    </w:p>
    <w:p w14:paraId="640AE2AB" w14:textId="77777777" w:rsidR="00B00A21" w:rsidRPr="007A3551" w:rsidDel="00765B7E" w:rsidRDefault="00B00A21" w:rsidP="00024006">
      <w:pPr>
        <w:spacing w:after="0" w:line="240" w:lineRule="auto"/>
        <w:jc w:val="both"/>
        <w:rPr>
          <w:del w:id="421" w:author="Can, Hami [2]" w:date="2024-07-09T14:05:00Z"/>
          <w:rFonts w:ascii="Georgia" w:hAnsi="Georgia" w:cs="Times New Roman"/>
          <w:sz w:val="21"/>
          <w:szCs w:val="21"/>
          <w:rPrChange w:id="422" w:author="Can, Hami" w:date="2025-09-04T14:52:00Z" w16du:dateUtc="2025-09-04T12:52:00Z">
            <w:rPr>
              <w:del w:id="423" w:author="Can, Hami [2]" w:date="2024-07-09T14:05:00Z"/>
              <w:rFonts w:ascii="Optima" w:hAnsi="Optima" w:cs="Times New Roman"/>
              <w:sz w:val="21"/>
              <w:szCs w:val="21"/>
            </w:rPr>
          </w:rPrChange>
        </w:rPr>
      </w:pPr>
    </w:p>
    <w:p w14:paraId="10A6A798" w14:textId="77777777" w:rsidR="000518B4" w:rsidRPr="007A3551" w:rsidRDefault="00B00A21" w:rsidP="00024006">
      <w:pPr>
        <w:spacing w:after="0" w:line="240" w:lineRule="auto"/>
        <w:jc w:val="both"/>
        <w:rPr>
          <w:rFonts w:ascii="Georgia" w:hAnsi="Georgia" w:cs="Times New Roman"/>
          <w:sz w:val="21"/>
          <w:szCs w:val="21"/>
          <w:rPrChange w:id="424" w:author="Can, Hami" w:date="2025-09-04T14:52:00Z" w16du:dateUtc="2025-09-04T12:52:00Z">
            <w:rPr>
              <w:rFonts w:ascii="Optima" w:hAnsi="Optima" w:cs="Times New Roman"/>
              <w:sz w:val="21"/>
              <w:szCs w:val="21"/>
            </w:rPr>
          </w:rPrChange>
        </w:rPr>
      </w:pPr>
      <w:del w:id="425" w:author="Can, Hami [2]" w:date="2024-07-09T14:05:00Z">
        <w:r w:rsidRPr="007A3551" w:rsidDel="00765B7E">
          <w:rPr>
            <w:rFonts w:ascii="Georgia" w:hAnsi="Georgia" w:cs="Times New Roman"/>
            <w:sz w:val="21"/>
            <w:szCs w:val="21"/>
            <w:rPrChange w:id="426" w:author="Can, Hami" w:date="2025-09-04T14:52:00Z" w16du:dateUtc="2025-09-04T12:52:00Z">
              <w:rPr>
                <w:rFonts w:ascii="Optima" w:hAnsi="Optima" w:cs="Times New Roman"/>
                <w:sz w:val="21"/>
                <w:szCs w:val="21"/>
              </w:rPr>
            </w:rPrChange>
          </w:rPr>
          <w:delText>Investors Marketing erscheint mir als ideale Wahl für dieses Praktikum. Die Unternehmenskultur von Investors Marketing ist geprägt von einem starken Fokus auf Teamarbeit, unternehmerisches Denken, Integrität, Kundenorientierung sowie Vielfalt und Inklusion. Diese Prinzipien schaffen ein unterstützendes und professionelles Arbeitsumfeld, welches Praktikanten ermöglicht, wertvolle Erfahrungen zu sammeln und die eigene Karriere voranzutreiben. Diese Werte werden nicht nur intern gelebt, sondern auch nach außen hin demonstriert, was zeigt, dass Investors Marketing Wert auf zwischenmenschliche Beziehungen und eine positive Unternehmenskultur legt.</w:delText>
        </w:r>
      </w:del>
    </w:p>
    <w:sectPr w:rsidR="000518B4" w:rsidRPr="007A3551" w:rsidSect="007E68D7">
      <w:pgSz w:w="11906" w:h="16838"/>
      <w:pgMar w:top="1134" w:right="1247" w:bottom="397" w:left="1247" w:header="709" w:footer="709" w:gutter="0"/>
      <w:cols w:space="708"/>
      <w:docGrid w:linePitch="360"/>
      <w:sectPrChange w:id="427" w:author="Sarah Bergmann" w:date="2025-09-04T20:28:00Z" w16du:dateUtc="2025-09-04T18:28:00Z">
        <w:sectPr w:rsidR="000518B4" w:rsidRPr="007A3551" w:rsidSect="007E68D7">
          <w:pgMar w:top="1418" w:right="1418" w:bottom="397" w:left="1418"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9" w:author="Can, Hami" w:date="2025-09-04T14:42:00Z" w:initials="CH">
    <w:p w14:paraId="194858BF" w14:textId="77777777" w:rsidR="00DD329A" w:rsidRDefault="00DD329A" w:rsidP="00DD329A">
      <w:r>
        <w:rPr>
          <w:rStyle w:val="Kommentarzeichen"/>
        </w:rPr>
        <w:annotationRef/>
      </w:r>
      <w:r>
        <w:rPr>
          <w:sz w:val="20"/>
          <w:szCs w:val="20"/>
        </w:rPr>
        <w:t>findest du, dass das Anschreiben für einen Bundesligisten zu langweilig geschrieben ist? jedes Mal, wenn ich ein Anschreiben schreiben musste, habe ich gefühlt immer eine Absage erhalten. Und soll ich die Schriftart zu Optima ändern, weil Georgia zu sehr nach BWL schreit? danke</w:t>
      </w:r>
    </w:p>
    <w:p w14:paraId="0C2A4971" w14:textId="77777777" w:rsidR="00DD329A" w:rsidRDefault="00DD329A" w:rsidP="00DD329A"/>
  </w:comment>
  <w:comment w:id="230" w:author="Sarah Bergmann" w:date="2025-09-04T20:26:00Z" w:initials="SB">
    <w:p w14:paraId="6257BEEE" w14:textId="38E13899" w:rsidR="007E68D7" w:rsidRDefault="007E68D7">
      <w:pPr>
        <w:pStyle w:val="Kommentartext"/>
      </w:pPr>
      <w:r>
        <w:rPr>
          <w:rStyle w:val="Kommentarzeichen"/>
        </w:rPr>
        <w:annotationRef/>
      </w:r>
      <w:r>
        <w:t xml:space="preserve">Hey, ich finde den Absatz eigentlich sehr gut geschrieben, auch inhaltlich. Wenn du das Gefühl hast, viele Absagen zu bekommen, wende dich gerne mal an David oder Jonas, um zu besprechen, wie es weitergehen könnte! Das Anschreiben finde ich nämlich eigentlich überzeugend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Schriftart ist eigentlich egal, das kannst du ganz nach deiner Präferenz machen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2A4971" w15:done="0"/>
  <w15:commentEx w15:paraId="6257BEEE" w15:paraIdParent="0C2A49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23AC9D" w16cex:dateUtc="2025-09-04T12:42:00Z"/>
  <w16cex:commentExtensible w16cex:durableId="64154B22" w16cex:dateUtc="2025-09-04T1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2A4971" w16cid:durableId="4523AC9D"/>
  <w16cid:commentId w16cid:paraId="6257BEEE" w16cid:durableId="64154B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 Hami">
    <w15:presenceInfo w15:providerId="AD" w15:userId="S::hami.can@student.reutlingen-university.de::3e1b8560-8863-40fc-9bfc-c43916e63318"/>
  </w15:person>
  <w15:person w15:author="Sarah Bergmann">
    <w15:presenceInfo w15:providerId="AD" w15:userId="S::sarah.bergmann@uni-oldenburg.de::47e7dfd8-e13e-4e5e-8470-81b1e3cfedfe"/>
  </w15:person>
  <w15:person w15:author="David Döbele">
    <w15:presenceInfo w15:providerId="AD" w15:userId="S::david.doebele@pumpkinadvisory.onmicrosoft.com::a00222db-f5a0-4b93-9122-d1c61d864339"/>
  </w15:person>
  <w15:person w15:author="Hami Can">
    <w15:presenceInfo w15:providerId="Windows Live" w15:userId="6137264034b07d25"/>
  </w15:person>
  <w15:person w15:author="Can, Hami [2]">
    <w15:presenceInfo w15:providerId="AD" w15:userId="S::Hami.Can@haefele.de::0884af24-2693-440d-af28-8faa3269f08b"/>
  </w15:person>
  <w15:person w15:author="Sarah Bergmann [2]">
    <w15:presenceInfo w15:providerId="Windows Live" w15:userId="f1dd7be93f828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9E7"/>
    <w:rsid w:val="00007FE4"/>
    <w:rsid w:val="00012D78"/>
    <w:rsid w:val="00024006"/>
    <w:rsid w:val="00027832"/>
    <w:rsid w:val="00034B68"/>
    <w:rsid w:val="00041120"/>
    <w:rsid w:val="000441F9"/>
    <w:rsid w:val="0004591A"/>
    <w:rsid w:val="00046459"/>
    <w:rsid w:val="000518B4"/>
    <w:rsid w:val="000555E4"/>
    <w:rsid w:val="0005670D"/>
    <w:rsid w:val="00070E5F"/>
    <w:rsid w:val="000710B0"/>
    <w:rsid w:val="00073C82"/>
    <w:rsid w:val="00081359"/>
    <w:rsid w:val="000A154E"/>
    <w:rsid w:val="000A5AB8"/>
    <w:rsid w:val="000A6678"/>
    <w:rsid w:val="000A7DEB"/>
    <w:rsid w:val="000B2778"/>
    <w:rsid w:val="000B3979"/>
    <w:rsid w:val="000C55DE"/>
    <w:rsid w:val="000E5621"/>
    <w:rsid w:val="000F371C"/>
    <w:rsid w:val="00102032"/>
    <w:rsid w:val="00117F83"/>
    <w:rsid w:val="00125095"/>
    <w:rsid w:val="00142807"/>
    <w:rsid w:val="00146C8E"/>
    <w:rsid w:val="00152DF9"/>
    <w:rsid w:val="00156A98"/>
    <w:rsid w:val="001669DB"/>
    <w:rsid w:val="00171D11"/>
    <w:rsid w:val="001819B1"/>
    <w:rsid w:val="00191E8F"/>
    <w:rsid w:val="001A4522"/>
    <w:rsid w:val="001C17FC"/>
    <w:rsid w:val="001D079A"/>
    <w:rsid w:val="001E0088"/>
    <w:rsid w:val="001E0903"/>
    <w:rsid w:val="001E1EE7"/>
    <w:rsid w:val="002042CB"/>
    <w:rsid w:val="002062F6"/>
    <w:rsid w:val="00212042"/>
    <w:rsid w:val="002213EE"/>
    <w:rsid w:val="0022752A"/>
    <w:rsid w:val="0023683A"/>
    <w:rsid w:val="002467A0"/>
    <w:rsid w:val="002536DC"/>
    <w:rsid w:val="00255EC1"/>
    <w:rsid w:val="00257D2A"/>
    <w:rsid w:val="002627D2"/>
    <w:rsid w:val="00264191"/>
    <w:rsid w:val="0027047C"/>
    <w:rsid w:val="002708C2"/>
    <w:rsid w:val="00274324"/>
    <w:rsid w:val="00291197"/>
    <w:rsid w:val="002917A8"/>
    <w:rsid w:val="00293D29"/>
    <w:rsid w:val="002A5B9F"/>
    <w:rsid w:val="002B3EE7"/>
    <w:rsid w:val="002B43B2"/>
    <w:rsid w:val="002C7007"/>
    <w:rsid w:val="002D309E"/>
    <w:rsid w:val="002D594E"/>
    <w:rsid w:val="002D7AFE"/>
    <w:rsid w:val="002E0755"/>
    <w:rsid w:val="002E39B8"/>
    <w:rsid w:val="002F51FA"/>
    <w:rsid w:val="002F5B26"/>
    <w:rsid w:val="00311A15"/>
    <w:rsid w:val="00315B28"/>
    <w:rsid w:val="0032127E"/>
    <w:rsid w:val="003250EA"/>
    <w:rsid w:val="00332EFA"/>
    <w:rsid w:val="003421B1"/>
    <w:rsid w:val="00363B1B"/>
    <w:rsid w:val="00372286"/>
    <w:rsid w:val="003740AC"/>
    <w:rsid w:val="00375D2D"/>
    <w:rsid w:val="003811BC"/>
    <w:rsid w:val="0038671F"/>
    <w:rsid w:val="003947A8"/>
    <w:rsid w:val="003A0C1B"/>
    <w:rsid w:val="003C10D5"/>
    <w:rsid w:val="003D464F"/>
    <w:rsid w:val="003D5D1E"/>
    <w:rsid w:val="003F3290"/>
    <w:rsid w:val="003F6289"/>
    <w:rsid w:val="003F688C"/>
    <w:rsid w:val="00412514"/>
    <w:rsid w:val="00415608"/>
    <w:rsid w:val="00424CAF"/>
    <w:rsid w:val="00434D23"/>
    <w:rsid w:val="004403CB"/>
    <w:rsid w:val="00453C2F"/>
    <w:rsid w:val="00454C0B"/>
    <w:rsid w:val="0046226E"/>
    <w:rsid w:val="00463C5B"/>
    <w:rsid w:val="004712C7"/>
    <w:rsid w:val="004735BD"/>
    <w:rsid w:val="00474FC2"/>
    <w:rsid w:val="00492923"/>
    <w:rsid w:val="004A1501"/>
    <w:rsid w:val="004A16C9"/>
    <w:rsid w:val="004A615C"/>
    <w:rsid w:val="004B4510"/>
    <w:rsid w:val="004C156C"/>
    <w:rsid w:val="004C174A"/>
    <w:rsid w:val="004C2C9A"/>
    <w:rsid w:val="004D5CD8"/>
    <w:rsid w:val="00500EFA"/>
    <w:rsid w:val="00505DA1"/>
    <w:rsid w:val="00506322"/>
    <w:rsid w:val="00507BBD"/>
    <w:rsid w:val="005164DB"/>
    <w:rsid w:val="00524F37"/>
    <w:rsid w:val="005407D6"/>
    <w:rsid w:val="00542F06"/>
    <w:rsid w:val="00542F86"/>
    <w:rsid w:val="005437E9"/>
    <w:rsid w:val="00553EC8"/>
    <w:rsid w:val="005654D6"/>
    <w:rsid w:val="005705F7"/>
    <w:rsid w:val="00570B1D"/>
    <w:rsid w:val="00572FF9"/>
    <w:rsid w:val="00574140"/>
    <w:rsid w:val="005762CF"/>
    <w:rsid w:val="005842A0"/>
    <w:rsid w:val="00586C15"/>
    <w:rsid w:val="00590834"/>
    <w:rsid w:val="00590E7F"/>
    <w:rsid w:val="00593C9C"/>
    <w:rsid w:val="00595E86"/>
    <w:rsid w:val="005B052C"/>
    <w:rsid w:val="005B231F"/>
    <w:rsid w:val="005C55F7"/>
    <w:rsid w:val="005D7D49"/>
    <w:rsid w:val="005E00BC"/>
    <w:rsid w:val="005E091E"/>
    <w:rsid w:val="005E63B8"/>
    <w:rsid w:val="005F350B"/>
    <w:rsid w:val="005F70BE"/>
    <w:rsid w:val="00603752"/>
    <w:rsid w:val="00632F05"/>
    <w:rsid w:val="0063723B"/>
    <w:rsid w:val="00647413"/>
    <w:rsid w:val="006502BE"/>
    <w:rsid w:val="0066006E"/>
    <w:rsid w:val="0069400F"/>
    <w:rsid w:val="00697A7D"/>
    <w:rsid w:val="006A7895"/>
    <w:rsid w:val="006B0FFB"/>
    <w:rsid w:val="006B302C"/>
    <w:rsid w:val="006D2592"/>
    <w:rsid w:val="006F58EC"/>
    <w:rsid w:val="00706233"/>
    <w:rsid w:val="007072D2"/>
    <w:rsid w:val="00711B32"/>
    <w:rsid w:val="00724372"/>
    <w:rsid w:val="00724E3C"/>
    <w:rsid w:val="007251EA"/>
    <w:rsid w:val="007340D7"/>
    <w:rsid w:val="007472BD"/>
    <w:rsid w:val="00750CDE"/>
    <w:rsid w:val="00755A3D"/>
    <w:rsid w:val="00765B7E"/>
    <w:rsid w:val="007675B1"/>
    <w:rsid w:val="007854A6"/>
    <w:rsid w:val="00797EF1"/>
    <w:rsid w:val="007A3246"/>
    <w:rsid w:val="007A3551"/>
    <w:rsid w:val="007A64C5"/>
    <w:rsid w:val="007A719D"/>
    <w:rsid w:val="007A7814"/>
    <w:rsid w:val="007B1B2B"/>
    <w:rsid w:val="007B6E47"/>
    <w:rsid w:val="007C59D2"/>
    <w:rsid w:val="007E4326"/>
    <w:rsid w:val="007E63BE"/>
    <w:rsid w:val="007E68D7"/>
    <w:rsid w:val="007F0344"/>
    <w:rsid w:val="007F6C5E"/>
    <w:rsid w:val="007F7EA0"/>
    <w:rsid w:val="008049F7"/>
    <w:rsid w:val="00807293"/>
    <w:rsid w:val="00825488"/>
    <w:rsid w:val="0083750F"/>
    <w:rsid w:val="008428CF"/>
    <w:rsid w:val="0085213A"/>
    <w:rsid w:val="008565FD"/>
    <w:rsid w:val="00857C6F"/>
    <w:rsid w:val="008657E3"/>
    <w:rsid w:val="00867CED"/>
    <w:rsid w:val="00874503"/>
    <w:rsid w:val="00883B55"/>
    <w:rsid w:val="0089337A"/>
    <w:rsid w:val="008A248F"/>
    <w:rsid w:val="008B402E"/>
    <w:rsid w:val="008C27C1"/>
    <w:rsid w:val="008C29E7"/>
    <w:rsid w:val="008C7BB6"/>
    <w:rsid w:val="008D6664"/>
    <w:rsid w:val="008D7CDB"/>
    <w:rsid w:val="008E100E"/>
    <w:rsid w:val="008E33D2"/>
    <w:rsid w:val="008E4BA9"/>
    <w:rsid w:val="008E7A27"/>
    <w:rsid w:val="008E7D17"/>
    <w:rsid w:val="00906306"/>
    <w:rsid w:val="00932B00"/>
    <w:rsid w:val="00932F02"/>
    <w:rsid w:val="00955BA8"/>
    <w:rsid w:val="00962133"/>
    <w:rsid w:val="0096242B"/>
    <w:rsid w:val="009862E3"/>
    <w:rsid w:val="00991E04"/>
    <w:rsid w:val="0099776A"/>
    <w:rsid w:val="009A256E"/>
    <w:rsid w:val="009B7DB6"/>
    <w:rsid w:val="009D07DC"/>
    <w:rsid w:val="009D3BBF"/>
    <w:rsid w:val="009E6666"/>
    <w:rsid w:val="009F46A7"/>
    <w:rsid w:val="00A1282E"/>
    <w:rsid w:val="00A14247"/>
    <w:rsid w:val="00A16B74"/>
    <w:rsid w:val="00A34409"/>
    <w:rsid w:val="00A40D57"/>
    <w:rsid w:val="00A44493"/>
    <w:rsid w:val="00A53760"/>
    <w:rsid w:val="00AA2791"/>
    <w:rsid w:val="00AA4C7C"/>
    <w:rsid w:val="00AA605F"/>
    <w:rsid w:val="00AA6D06"/>
    <w:rsid w:val="00AB4CD0"/>
    <w:rsid w:val="00AB6854"/>
    <w:rsid w:val="00AC61EE"/>
    <w:rsid w:val="00AC66C4"/>
    <w:rsid w:val="00AC7086"/>
    <w:rsid w:val="00AE26F5"/>
    <w:rsid w:val="00AE3A33"/>
    <w:rsid w:val="00AF33AB"/>
    <w:rsid w:val="00B00A21"/>
    <w:rsid w:val="00B135CE"/>
    <w:rsid w:val="00B339B8"/>
    <w:rsid w:val="00B346A7"/>
    <w:rsid w:val="00B43970"/>
    <w:rsid w:val="00B43A39"/>
    <w:rsid w:val="00B45E38"/>
    <w:rsid w:val="00B50A34"/>
    <w:rsid w:val="00B54C38"/>
    <w:rsid w:val="00B5613E"/>
    <w:rsid w:val="00B57CB1"/>
    <w:rsid w:val="00B77DCE"/>
    <w:rsid w:val="00B80EB2"/>
    <w:rsid w:val="00B81B0E"/>
    <w:rsid w:val="00B86543"/>
    <w:rsid w:val="00B87CA9"/>
    <w:rsid w:val="00B90E50"/>
    <w:rsid w:val="00B9666E"/>
    <w:rsid w:val="00BA2B2F"/>
    <w:rsid w:val="00BB3512"/>
    <w:rsid w:val="00BB3C75"/>
    <w:rsid w:val="00BC7101"/>
    <w:rsid w:val="00BF3579"/>
    <w:rsid w:val="00BF522D"/>
    <w:rsid w:val="00C0214A"/>
    <w:rsid w:val="00C030C1"/>
    <w:rsid w:val="00C1562F"/>
    <w:rsid w:val="00C202DA"/>
    <w:rsid w:val="00C36EE8"/>
    <w:rsid w:val="00C6717B"/>
    <w:rsid w:val="00C71380"/>
    <w:rsid w:val="00C713BD"/>
    <w:rsid w:val="00C76130"/>
    <w:rsid w:val="00C77907"/>
    <w:rsid w:val="00C9003C"/>
    <w:rsid w:val="00C90346"/>
    <w:rsid w:val="00C97ECA"/>
    <w:rsid w:val="00CA1160"/>
    <w:rsid w:val="00CA342F"/>
    <w:rsid w:val="00CA6447"/>
    <w:rsid w:val="00CA702E"/>
    <w:rsid w:val="00CA7350"/>
    <w:rsid w:val="00CB639D"/>
    <w:rsid w:val="00CB715C"/>
    <w:rsid w:val="00CC09E6"/>
    <w:rsid w:val="00CC2CA3"/>
    <w:rsid w:val="00CC3F28"/>
    <w:rsid w:val="00CD51E6"/>
    <w:rsid w:val="00CE16E0"/>
    <w:rsid w:val="00CE433B"/>
    <w:rsid w:val="00CE4CF3"/>
    <w:rsid w:val="00CE7928"/>
    <w:rsid w:val="00D01738"/>
    <w:rsid w:val="00D039EF"/>
    <w:rsid w:val="00D30CEA"/>
    <w:rsid w:val="00D532F0"/>
    <w:rsid w:val="00D71AFD"/>
    <w:rsid w:val="00D71D8E"/>
    <w:rsid w:val="00D92344"/>
    <w:rsid w:val="00D9281A"/>
    <w:rsid w:val="00DA1871"/>
    <w:rsid w:val="00DA3404"/>
    <w:rsid w:val="00DA524B"/>
    <w:rsid w:val="00DA52E0"/>
    <w:rsid w:val="00DB44D6"/>
    <w:rsid w:val="00DB471D"/>
    <w:rsid w:val="00DD1863"/>
    <w:rsid w:val="00DD329A"/>
    <w:rsid w:val="00DD3349"/>
    <w:rsid w:val="00DD54E1"/>
    <w:rsid w:val="00DD6747"/>
    <w:rsid w:val="00DE0E71"/>
    <w:rsid w:val="00DE1FBC"/>
    <w:rsid w:val="00DE5C3D"/>
    <w:rsid w:val="00DF2E42"/>
    <w:rsid w:val="00E02500"/>
    <w:rsid w:val="00E0322B"/>
    <w:rsid w:val="00E104E2"/>
    <w:rsid w:val="00E12ED8"/>
    <w:rsid w:val="00E1542B"/>
    <w:rsid w:val="00E162C9"/>
    <w:rsid w:val="00E20A60"/>
    <w:rsid w:val="00E3005D"/>
    <w:rsid w:val="00E30491"/>
    <w:rsid w:val="00E32821"/>
    <w:rsid w:val="00E473ED"/>
    <w:rsid w:val="00E47DAF"/>
    <w:rsid w:val="00E576FB"/>
    <w:rsid w:val="00E61D14"/>
    <w:rsid w:val="00E62550"/>
    <w:rsid w:val="00E65B09"/>
    <w:rsid w:val="00E741BD"/>
    <w:rsid w:val="00E80B44"/>
    <w:rsid w:val="00E83116"/>
    <w:rsid w:val="00E914E5"/>
    <w:rsid w:val="00E91B86"/>
    <w:rsid w:val="00EA6CEC"/>
    <w:rsid w:val="00EA7AC2"/>
    <w:rsid w:val="00EC000C"/>
    <w:rsid w:val="00ED7E74"/>
    <w:rsid w:val="00EE3C27"/>
    <w:rsid w:val="00EF2FD5"/>
    <w:rsid w:val="00F11473"/>
    <w:rsid w:val="00F253C5"/>
    <w:rsid w:val="00F270C0"/>
    <w:rsid w:val="00F30624"/>
    <w:rsid w:val="00F31071"/>
    <w:rsid w:val="00F32DAB"/>
    <w:rsid w:val="00F34BBF"/>
    <w:rsid w:val="00F34E30"/>
    <w:rsid w:val="00F4717F"/>
    <w:rsid w:val="00F5301B"/>
    <w:rsid w:val="00F55CE3"/>
    <w:rsid w:val="00F74175"/>
    <w:rsid w:val="00F868E4"/>
    <w:rsid w:val="00F92A04"/>
    <w:rsid w:val="00FA4972"/>
    <w:rsid w:val="00FA5291"/>
    <w:rsid w:val="00FD0A02"/>
    <w:rsid w:val="00FD5532"/>
    <w:rsid w:val="00FD7864"/>
    <w:rsid w:val="00FE3B12"/>
    <w:rsid w:val="00FE74A0"/>
    <w:rsid w:val="00FF501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7D84"/>
  <w15:chartTrackingRefBased/>
  <w15:docId w15:val="{E0E94663-1C1E-B74C-ACCA-E4FD8A99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441F9"/>
    <w:pPr>
      <w:spacing w:after="0" w:line="240" w:lineRule="auto"/>
    </w:pPr>
  </w:style>
  <w:style w:type="character" w:styleId="Kommentarzeichen">
    <w:name w:val="annotation reference"/>
    <w:basedOn w:val="Absatz-Standardschriftart"/>
    <w:uiPriority w:val="99"/>
    <w:semiHidden/>
    <w:unhideWhenUsed/>
    <w:rsid w:val="004A16C9"/>
    <w:rPr>
      <w:sz w:val="16"/>
      <w:szCs w:val="16"/>
    </w:rPr>
  </w:style>
  <w:style w:type="paragraph" w:styleId="Kommentartext">
    <w:name w:val="annotation text"/>
    <w:basedOn w:val="Standard"/>
    <w:link w:val="KommentartextZchn"/>
    <w:uiPriority w:val="99"/>
    <w:semiHidden/>
    <w:unhideWhenUsed/>
    <w:rsid w:val="004A16C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A16C9"/>
    <w:rPr>
      <w:sz w:val="20"/>
      <w:szCs w:val="20"/>
    </w:rPr>
  </w:style>
  <w:style w:type="paragraph" w:styleId="Kommentarthema">
    <w:name w:val="annotation subject"/>
    <w:basedOn w:val="Kommentartext"/>
    <w:next w:val="Kommentartext"/>
    <w:link w:val="KommentarthemaZchn"/>
    <w:uiPriority w:val="99"/>
    <w:semiHidden/>
    <w:unhideWhenUsed/>
    <w:rsid w:val="004A16C9"/>
    <w:rPr>
      <w:b/>
      <w:bCs/>
    </w:rPr>
  </w:style>
  <w:style w:type="character" w:customStyle="1" w:styleId="KommentarthemaZchn">
    <w:name w:val="Kommentarthema Zchn"/>
    <w:basedOn w:val="KommentartextZchn"/>
    <w:link w:val="Kommentarthema"/>
    <w:uiPriority w:val="99"/>
    <w:semiHidden/>
    <w:rsid w:val="004A16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7112048">
      <w:bodyDiv w:val="1"/>
      <w:marLeft w:val="0"/>
      <w:marRight w:val="0"/>
      <w:marTop w:val="0"/>
      <w:marBottom w:val="0"/>
      <w:divBdr>
        <w:top w:val="none" w:sz="0" w:space="0" w:color="auto"/>
        <w:left w:val="none" w:sz="0" w:space="0" w:color="auto"/>
        <w:bottom w:val="none" w:sz="0" w:space="0" w:color="auto"/>
        <w:right w:val="none" w:sz="0" w:space="0" w:color="auto"/>
      </w:divBdr>
    </w:div>
    <w:div w:id="24117871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12119505">
      <w:bodyDiv w:val="1"/>
      <w:marLeft w:val="0"/>
      <w:marRight w:val="0"/>
      <w:marTop w:val="0"/>
      <w:marBottom w:val="0"/>
      <w:divBdr>
        <w:top w:val="none" w:sz="0" w:space="0" w:color="auto"/>
        <w:left w:val="none" w:sz="0" w:space="0" w:color="auto"/>
        <w:bottom w:val="none" w:sz="0" w:space="0" w:color="auto"/>
        <w:right w:val="none" w:sz="0" w:space="0" w:color="auto"/>
      </w:divBdr>
    </w:div>
    <w:div w:id="637609822">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55929">
      <w:bodyDiv w:val="1"/>
      <w:marLeft w:val="0"/>
      <w:marRight w:val="0"/>
      <w:marTop w:val="0"/>
      <w:marBottom w:val="0"/>
      <w:divBdr>
        <w:top w:val="none" w:sz="0" w:space="0" w:color="auto"/>
        <w:left w:val="none" w:sz="0" w:space="0" w:color="auto"/>
        <w:bottom w:val="none" w:sz="0" w:space="0" w:color="auto"/>
        <w:right w:val="none" w:sz="0" w:space="0" w:color="auto"/>
      </w:divBdr>
    </w:div>
    <w:div w:id="756245795">
      <w:bodyDiv w:val="1"/>
      <w:marLeft w:val="0"/>
      <w:marRight w:val="0"/>
      <w:marTop w:val="0"/>
      <w:marBottom w:val="0"/>
      <w:divBdr>
        <w:top w:val="none" w:sz="0" w:space="0" w:color="auto"/>
        <w:left w:val="none" w:sz="0" w:space="0" w:color="auto"/>
        <w:bottom w:val="none" w:sz="0" w:space="0" w:color="auto"/>
        <w:right w:val="none" w:sz="0" w:space="0" w:color="auto"/>
      </w:divBdr>
      <w:divsChild>
        <w:div w:id="625163127">
          <w:marLeft w:val="0"/>
          <w:marRight w:val="0"/>
          <w:marTop w:val="0"/>
          <w:marBottom w:val="0"/>
          <w:divBdr>
            <w:top w:val="single" w:sz="2" w:space="0" w:color="E3E3E3"/>
            <w:left w:val="single" w:sz="2" w:space="0" w:color="E3E3E3"/>
            <w:bottom w:val="single" w:sz="2" w:space="0" w:color="E3E3E3"/>
            <w:right w:val="single" w:sz="2" w:space="0" w:color="E3E3E3"/>
          </w:divBdr>
          <w:divsChild>
            <w:div w:id="38751091">
              <w:marLeft w:val="0"/>
              <w:marRight w:val="0"/>
              <w:marTop w:val="0"/>
              <w:marBottom w:val="0"/>
              <w:divBdr>
                <w:top w:val="single" w:sz="2" w:space="0" w:color="E3E3E3"/>
                <w:left w:val="single" w:sz="2" w:space="0" w:color="E3E3E3"/>
                <w:bottom w:val="single" w:sz="2" w:space="0" w:color="E3E3E3"/>
                <w:right w:val="single" w:sz="2" w:space="0" w:color="E3E3E3"/>
              </w:divBdr>
              <w:divsChild>
                <w:div w:id="97868643">
                  <w:marLeft w:val="0"/>
                  <w:marRight w:val="0"/>
                  <w:marTop w:val="0"/>
                  <w:marBottom w:val="0"/>
                  <w:divBdr>
                    <w:top w:val="single" w:sz="2" w:space="0" w:color="E3E3E3"/>
                    <w:left w:val="single" w:sz="2" w:space="0" w:color="E3E3E3"/>
                    <w:bottom w:val="single" w:sz="2" w:space="0" w:color="E3E3E3"/>
                    <w:right w:val="single" w:sz="2" w:space="0" w:color="E3E3E3"/>
                  </w:divBdr>
                  <w:divsChild>
                    <w:div w:id="329675637">
                      <w:marLeft w:val="0"/>
                      <w:marRight w:val="0"/>
                      <w:marTop w:val="0"/>
                      <w:marBottom w:val="0"/>
                      <w:divBdr>
                        <w:top w:val="single" w:sz="2" w:space="0" w:color="E3E3E3"/>
                        <w:left w:val="single" w:sz="2" w:space="0" w:color="E3E3E3"/>
                        <w:bottom w:val="single" w:sz="2" w:space="0" w:color="E3E3E3"/>
                        <w:right w:val="single" w:sz="2" w:space="0" w:color="E3E3E3"/>
                      </w:divBdr>
                      <w:divsChild>
                        <w:div w:id="128839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9671824">
          <w:marLeft w:val="0"/>
          <w:marRight w:val="0"/>
          <w:marTop w:val="0"/>
          <w:marBottom w:val="0"/>
          <w:divBdr>
            <w:top w:val="single" w:sz="2" w:space="0" w:color="E3E3E3"/>
            <w:left w:val="single" w:sz="2" w:space="0" w:color="E3E3E3"/>
            <w:bottom w:val="single" w:sz="2" w:space="0" w:color="E3E3E3"/>
            <w:right w:val="single" w:sz="2" w:space="0" w:color="E3E3E3"/>
          </w:divBdr>
          <w:divsChild>
            <w:div w:id="1673021631">
              <w:marLeft w:val="0"/>
              <w:marRight w:val="0"/>
              <w:marTop w:val="0"/>
              <w:marBottom w:val="0"/>
              <w:divBdr>
                <w:top w:val="single" w:sz="2" w:space="0" w:color="E3E3E3"/>
                <w:left w:val="single" w:sz="2" w:space="0" w:color="E3E3E3"/>
                <w:bottom w:val="single" w:sz="2" w:space="0" w:color="E3E3E3"/>
                <w:right w:val="single" w:sz="2" w:space="0" w:color="E3E3E3"/>
              </w:divBdr>
              <w:divsChild>
                <w:div w:id="399595008">
                  <w:marLeft w:val="0"/>
                  <w:marRight w:val="0"/>
                  <w:marTop w:val="0"/>
                  <w:marBottom w:val="0"/>
                  <w:divBdr>
                    <w:top w:val="single" w:sz="2" w:space="0" w:color="E3E3E3"/>
                    <w:left w:val="single" w:sz="2" w:space="0" w:color="E3E3E3"/>
                    <w:bottom w:val="single" w:sz="2" w:space="0" w:color="E3E3E3"/>
                    <w:right w:val="single" w:sz="2" w:space="0" w:color="E3E3E3"/>
                  </w:divBdr>
                  <w:divsChild>
                    <w:div w:id="1930037022">
                      <w:marLeft w:val="0"/>
                      <w:marRight w:val="0"/>
                      <w:marTop w:val="0"/>
                      <w:marBottom w:val="0"/>
                      <w:divBdr>
                        <w:top w:val="single" w:sz="2" w:space="0" w:color="E3E3E3"/>
                        <w:left w:val="single" w:sz="2" w:space="0" w:color="E3E3E3"/>
                        <w:bottom w:val="single" w:sz="2" w:space="0" w:color="E3E3E3"/>
                        <w:right w:val="single" w:sz="2" w:space="0" w:color="E3E3E3"/>
                      </w:divBdr>
                      <w:divsChild>
                        <w:div w:id="1439064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0066829">
      <w:bodyDiv w:val="1"/>
      <w:marLeft w:val="0"/>
      <w:marRight w:val="0"/>
      <w:marTop w:val="0"/>
      <w:marBottom w:val="0"/>
      <w:divBdr>
        <w:top w:val="none" w:sz="0" w:space="0" w:color="auto"/>
        <w:left w:val="none" w:sz="0" w:space="0" w:color="auto"/>
        <w:bottom w:val="none" w:sz="0" w:space="0" w:color="auto"/>
        <w:right w:val="none" w:sz="0" w:space="0" w:color="auto"/>
      </w:divBdr>
    </w:div>
    <w:div w:id="916793623">
      <w:bodyDiv w:val="1"/>
      <w:marLeft w:val="0"/>
      <w:marRight w:val="0"/>
      <w:marTop w:val="0"/>
      <w:marBottom w:val="0"/>
      <w:divBdr>
        <w:top w:val="none" w:sz="0" w:space="0" w:color="auto"/>
        <w:left w:val="none" w:sz="0" w:space="0" w:color="auto"/>
        <w:bottom w:val="none" w:sz="0" w:space="0" w:color="auto"/>
        <w:right w:val="none" w:sz="0" w:space="0" w:color="auto"/>
      </w:divBdr>
    </w:div>
    <w:div w:id="1009024238">
      <w:bodyDiv w:val="1"/>
      <w:marLeft w:val="0"/>
      <w:marRight w:val="0"/>
      <w:marTop w:val="0"/>
      <w:marBottom w:val="0"/>
      <w:divBdr>
        <w:top w:val="none" w:sz="0" w:space="0" w:color="auto"/>
        <w:left w:val="none" w:sz="0" w:space="0" w:color="auto"/>
        <w:bottom w:val="none" w:sz="0" w:space="0" w:color="auto"/>
        <w:right w:val="none" w:sz="0" w:space="0" w:color="auto"/>
      </w:divBdr>
    </w:div>
    <w:div w:id="104124938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9801272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1986</Words>
  <Characters>12519</Characters>
  <Application>Microsoft Office Word</Application>
  <DocSecurity>0</DocSecurity>
  <Lines>104</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 Can</dc:creator>
  <cp:keywords/>
  <dc:description/>
  <cp:lastModifiedBy>Can, Hami</cp:lastModifiedBy>
  <cp:revision>5</cp:revision>
  <dcterms:created xsi:type="dcterms:W3CDTF">2025-09-04T18:28:00Z</dcterms:created>
  <dcterms:modified xsi:type="dcterms:W3CDTF">2025-09-06T09:38:00Z</dcterms:modified>
</cp:coreProperties>
</file>