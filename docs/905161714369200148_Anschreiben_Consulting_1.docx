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26B778A0" w:rsidR="00EE44B0" w:rsidRPr="001B72B3" w:rsidRDefault="0091786A" w:rsidP="00A156B9">
      <w:pPr>
        <w:jc w:val="right"/>
        <w:rPr>
          <w:rFonts w:ascii="Georgia" w:hAnsi="Georgia"/>
          <w:sz w:val="20"/>
          <w:szCs w:val="20"/>
        </w:rPr>
      </w:pPr>
      <w:r w:rsidRPr="001B72B3">
        <w:rPr>
          <w:rFonts w:ascii="Georgia" w:hAnsi="Georgia"/>
          <w:sz w:val="20"/>
          <w:szCs w:val="20"/>
        </w:rPr>
        <w:t>Kevin Zolfagharian</w:t>
      </w:r>
    </w:p>
    <w:p w14:paraId="0815CC5A" w14:textId="1A4D0A9F" w:rsidR="004A6740" w:rsidRPr="001B72B3" w:rsidRDefault="0091786A" w:rsidP="00A156B9">
      <w:pPr>
        <w:jc w:val="right"/>
        <w:rPr>
          <w:rFonts w:ascii="Georgia" w:hAnsi="Georgia"/>
          <w:sz w:val="20"/>
          <w:szCs w:val="20"/>
        </w:rPr>
      </w:pPr>
      <w:proofErr w:type="spellStart"/>
      <w:r w:rsidRPr="001B72B3">
        <w:rPr>
          <w:rFonts w:ascii="Georgia" w:hAnsi="Georgia"/>
          <w:sz w:val="20"/>
          <w:szCs w:val="20"/>
        </w:rPr>
        <w:t>Unnersberger</w:t>
      </w:r>
      <w:proofErr w:type="spellEnd"/>
      <w:r w:rsidRPr="001B72B3">
        <w:rPr>
          <w:rFonts w:ascii="Georgia" w:hAnsi="Georgia"/>
          <w:sz w:val="20"/>
          <w:szCs w:val="20"/>
        </w:rPr>
        <w:t xml:space="preserve"> Allee 9</w:t>
      </w:r>
    </w:p>
    <w:p w14:paraId="474D3B3D" w14:textId="7609F12C" w:rsidR="001E6FC7" w:rsidRPr="001B72B3" w:rsidRDefault="0091786A" w:rsidP="00A156B9">
      <w:pPr>
        <w:jc w:val="right"/>
        <w:rPr>
          <w:rFonts w:ascii="Georgia" w:hAnsi="Georgia"/>
          <w:sz w:val="20"/>
          <w:szCs w:val="20"/>
        </w:rPr>
      </w:pPr>
      <w:r w:rsidRPr="001B72B3">
        <w:rPr>
          <w:rFonts w:ascii="Georgia" w:hAnsi="Georgia"/>
          <w:sz w:val="20"/>
          <w:szCs w:val="20"/>
        </w:rPr>
        <w:t>42659 Solingen</w:t>
      </w:r>
    </w:p>
    <w:p w14:paraId="78E662E1" w14:textId="68655032" w:rsidR="001E6FC7" w:rsidRPr="001B72B3" w:rsidRDefault="0091786A" w:rsidP="00A156B9">
      <w:pPr>
        <w:jc w:val="right"/>
        <w:rPr>
          <w:rFonts w:ascii="Georgia" w:hAnsi="Georgia"/>
          <w:sz w:val="20"/>
          <w:szCs w:val="20"/>
        </w:rPr>
      </w:pPr>
      <w:r w:rsidRPr="001B72B3">
        <w:rPr>
          <w:rFonts w:ascii="Georgia" w:hAnsi="Georgia"/>
          <w:sz w:val="20"/>
          <w:szCs w:val="20"/>
        </w:rPr>
        <w:t>E-Mail: kevin.zolfagharian@gmail.com</w:t>
      </w:r>
    </w:p>
    <w:p w14:paraId="0D174AB6" w14:textId="557DCA8C" w:rsidR="001E6FC7" w:rsidRPr="001B72B3" w:rsidRDefault="001E6FC7" w:rsidP="00473D54">
      <w:pPr>
        <w:jc w:val="right"/>
        <w:rPr>
          <w:rFonts w:ascii="Georgia" w:hAnsi="Georgia"/>
          <w:sz w:val="20"/>
          <w:szCs w:val="20"/>
        </w:rPr>
      </w:pPr>
      <w:r w:rsidRPr="001B72B3">
        <w:rPr>
          <w:rFonts w:ascii="Georgia" w:hAnsi="Georgia"/>
          <w:sz w:val="20"/>
          <w:szCs w:val="20"/>
        </w:rPr>
        <w:t>Mobil:</w:t>
      </w:r>
      <w:r w:rsidR="0091786A" w:rsidRPr="001B72B3">
        <w:rPr>
          <w:rFonts w:ascii="Georgia" w:hAnsi="Georgia"/>
          <w:sz w:val="20"/>
          <w:szCs w:val="20"/>
        </w:rPr>
        <w:t xml:space="preserve"> +491777159218</w:t>
      </w:r>
      <w:ins w:id="0" w:author="David Döbele" w:date="2021-11-02T19:25:00Z">
        <w:r w:rsidR="00F756D0">
          <w:rPr>
            <w:rFonts w:ascii="Georgia" w:hAnsi="Georgia"/>
            <w:sz w:val="20"/>
            <w:szCs w:val="20"/>
          </w:rPr>
          <w:br/>
        </w:r>
      </w:ins>
    </w:p>
    <w:p w14:paraId="3052F4A8" w14:textId="77777777" w:rsidR="00CF46DF" w:rsidRDefault="00CF46DF">
      <w:pPr>
        <w:rPr>
          <w:rFonts w:ascii="Georgia" w:hAnsi="Georgia"/>
          <w:sz w:val="20"/>
          <w:szCs w:val="20"/>
        </w:rPr>
      </w:pPr>
      <w:r w:rsidRPr="00CF46DF">
        <w:rPr>
          <w:rFonts w:ascii="Georgia" w:hAnsi="Georgia"/>
          <w:sz w:val="20"/>
          <w:szCs w:val="20"/>
        </w:rPr>
        <w:t>PricewaterhouseCoopers GmbH Wirtschaftsprüfungsgesellschaft</w:t>
      </w:r>
    </w:p>
    <w:p w14:paraId="19C322C7" w14:textId="784252CB" w:rsidR="001E6FC7" w:rsidRPr="001B72B3" w:rsidRDefault="00C4564A">
      <w:pPr>
        <w:rPr>
          <w:rFonts w:ascii="Georgia" w:hAnsi="Georgia"/>
          <w:sz w:val="20"/>
          <w:szCs w:val="20"/>
        </w:rPr>
      </w:pPr>
      <w:r w:rsidRPr="001B72B3">
        <w:rPr>
          <w:rFonts w:ascii="Georgia" w:hAnsi="Georgia"/>
          <w:sz w:val="20"/>
          <w:szCs w:val="20"/>
        </w:rPr>
        <w:t>M</w:t>
      </w:r>
      <w:r w:rsidR="00CF46DF">
        <w:rPr>
          <w:rFonts w:ascii="Georgia" w:hAnsi="Georgia"/>
          <w:sz w:val="20"/>
          <w:szCs w:val="20"/>
        </w:rPr>
        <w:t>oskauerstraße 19</w:t>
      </w:r>
    </w:p>
    <w:p w14:paraId="6E19E5D6" w14:textId="279AF108" w:rsidR="001E6FC7" w:rsidRPr="001B72B3" w:rsidRDefault="00CF46DF">
      <w:pPr>
        <w:rPr>
          <w:rFonts w:ascii="Georgia" w:hAnsi="Georgia"/>
          <w:sz w:val="20"/>
          <w:szCs w:val="20"/>
        </w:rPr>
      </w:pPr>
      <w:r>
        <w:rPr>
          <w:rFonts w:ascii="Georgia" w:hAnsi="Georgia"/>
          <w:sz w:val="20"/>
          <w:szCs w:val="20"/>
        </w:rPr>
        <w:t>40227</w:t>
      </w:r>
      <w:r w:rsidR="00C4564A" w:rsidRPr="001B72B3">
        <w:rPr>
          <w:rFonts w:ascii="Georgia" w:hAnsi="Georgia"/>
          <w:sz w:val="20"/>
          <w:szCs w:val="20"/>
        </w:rPr>
        <w:t xml:space="preserve"> </w:t>
      </w:r>
      <w:r>
        <w:rPr>
          <w:rFonts w:ascii="Georgia" w:hAnsi="Georgia"/>
          <w:sz w:val="20"/>
          <w:szCs w:val="20"/>
        </w:rPr>
        <w:t>Düsseldorf</w:t>
      </w:r>
    </w:p>
    <w:p w14:paraId="139C30C5" w14:textId="6FBA3C2D" w:rsidR="001E6FC7" w:rsidRDefault="00C06B68" w:rsidP="00B24762">
      <w:pPr>
        <w:ind w:left="708" w:firstLine="708"/>
        <w:jc w:val="right"/>
        <w:rPr>
          <w:ins w:id="1" w:author="David Döbele" w:date="2021-11-02T19:28:00Z"/>
          <w:rFonts w:ascii="Georgia" w:hAnsi="Georgia"/>
          <w:sz w:val="20"/>
          <w:szCs w:val="20"/>
        </w:rPr>
      </w:pPr>
      <w:r w:rsidRPr="001B72B3">
        <w:rPr>
          <w:rFonts w:ascii="Georgia" w:hAnsi="Georgia"/>
          <w:sz w:val="20"/>
          <w:szCs w:val="20"/>
        </w:rPr>
        <w:t>Solingen</w:t>
      </w:r>
      <w:r w:rsidR="00C4564A" w:rsidRPr="001B72B3">
        <w:rPr>
          <w:rFonts w:ascii="Georgia" w:hAnsi="Georgia"/>
          <w:sz w:val="20"/>
          <w:szCs w:val="20"/>
        </w:rPr>
        <w:t>, Datum</w:t>
      </w:r>
    </w:p>
    <w:p w14:paraId="56A38441" w14:textId="77777777" w:rsidR="00960506" w:rsidRPr="00B24762" w:rsidRDefault="00960506" w:rsidP="00B24762">
      <w:pPr>
        <w:ind w:left="708" w:firstLine="708"/>
        <w:jc w:val="right"/>
        <w:rPr>
          <w:rFonts w:ascii="Georgia" w:hAnsi="Georgia"/>
          <w:sz w:val="20"/>
          <w:szCs w:val="20"/>
        </w:rPr>
      </w:pPr>
    </w:p>
    <w:p w14:paraId="6A07C2D1" w14:textId="62BA0DB3" w:rsidR="00955BE9" w:rsidRPr="001B72B3" w:rsidRDefault="00955BE9" w:rsidP="00955BE9">
      <w:pPr>
        <w:spacing w:line="247" w:lineRule="auto"/>
        <w:rPr>
          <w:rFonts w:ascii="Georgia" w:hAnsi="Georgia" w:cs="Times New Roman"/>
          <w:b/>
          <w:sz w:val="20"/>
          <w:szCs w:val="20"/>
        </w:rPr>
      </w:pPr>
      <w:r w:rsidRPr="001B72B3">
        <w:rPr>
          <w:rFonts w:ascii="Georgia" w:hAnsi="Georgia" w:cs="Times New Roman"/>
          <w:b/>
          <w:sz w:val="20"/>
          <w:szCs w:val="20"/>
        </w:rPr>
        <w:t xml:space="preserve">Bewerbung als Praktikant für </w:t>
      </w:r>
      <w:r w:rsidR="00F6604A">
        <w:rPr>
          <w:rFonts w:ascii="Georgia" w:hAnsi="Georgia" w:cs="Times New Roman"/>
          <w:b/>
          <w:sz w:val="20"/>
          <w:szCs w:val="20"/>
        </w:rPr>
        <w:t>die Strategieberatung</w:t>
      </w:r>
    </w:p>
    <w:p w14:paraId="4278AFE6" w14:textId="77777777" w:rsidR="00955BE9" w:rsidRPr="00961DD2" w:rsidRDefault="00955BE9" w:rsidP="00955BE9">
      <w:pPr>
        <w:spacing w:line="247" w:lineRule="auto"/>
        <w:rPr>
          <w:rFonts w:ascii="Georgia" w:hAnsi="Georgia" w:cs="Times New Roman"/>
          <w:b/>
          <w:sz w:val="16"/>
          <w:szCs w:val="16"/>
        </w:rPr>
      </w:pPr>
    </w:p>
    <w:p w14:paraId="4E5F9CA7" w14:textId="1F723373" w:rsidR="00792D4E" w:rsidRPr="001B72B3" w:rsidRDefault="008107FE" w:rsidP="008107FE">
      <w:pPr>
        <w:jc w:val="both"/>
        <w:rPr>
          <w:rFonts w:ascii="Georgia" w:hAnsi="Georgia" w:cs="Times New Roman"/>
          <w:sz w:val="20"/>
          <w:szCs w:val="20"/>
        </w:rPr>
      </w:pPr>
      <w:r w:rsidRPr="001B72B3">
        <w:rPr>
          <w:rFonts w:ascii="Georgia" w:hAnsi="Georgia" w:cs="Times New Roman"/>
          <w:sz w:val="20"/>
          <w:szCs w:val="20"/>
        </w:rPr>
        <w:t>Sehr geehrte Damen und Herren,</w:t>
      </w:r>
    </w:p>
    <w:p w14:paraId="7B2C8FA7" w14:textId="77777777" w:rsidR="00792D4E" w:rsidRPr="00961DD2" w:rsidRDefault="00792D4E" w:rsidP="008107FE">
      <w:pPr>
        <w:jc w:val="both"/>
        <w:rPr>
          <w:rFonts w:ascii="Georgia" w:hAnsi="Georgia" w:cs="Times New Roman"/>
          <w:sz w:val="16"/>
          <w:szCs w:val="16"/>
        </w:rPr>
      </w:pPr>
    </w:p>
    <w:p w14:paraId="491B7C9D" w14:textId="45C8C118" w:rsidR="00792D4E" w:rsidRDefault="00747839" w:rsidP="008107FE">
      <w:pPr>
        <w:jc w:val="both"/>
        <w:rPr>
          <w:rFonts w:ascii="Georgia" w:hAnsi="Georgia" w:cs="Times New Roman"/>
          <w:sz w:val="20"/>
          <w:szCs w:val="20"/>
        </w:rPr>
      </w:pPr>
      <w:r w:rsidRPr="001B72B3">
        <w:rPr>
          <w:rFonts w:ascii="Georgia" w:hAnsi="Georgia" w:cs="Times New Roman"/>
          <w:sz w:val="20"/>
          <w:szCs w:val="20"/>
        </w:rPr>
        <w:t xml:space="preserve">für mich </w:t>
      </w:r>
      <w:r w:rsidR="0043022B" w:rsidRPr="001B72B3">
        <w:rPr>
          <w:rFonts w:ascii="Georgia" w:hAnsi="Georgia" w:cs="Times New Roman"/>
          <w:sz w:val="20"/>
          <w:szCs w:val="20"/>
        </w:rPr>
        <w:t>verbindet die Tätigkeit in der Beratung wichtige Faktoren bezüglich des Verantwortungsbewusstseins, der Analysefähigkeiten sowie der Innovationsbegeisterung, die wesentliche Bausteine für einen wirtschaftlichen Erfolg</w:t>
      </w:r>
      <w:r w:rsidR="004D06C3" w:rsidRPr="001B72B3">
        <w:rPr>
          <w:rFonts w:ascii="Georgia" w:hAnsi="Georgia" w:cs="Times New Roman"/>
          <w:sz w:val="20"/>
          <w:szCs w:val="20"/>
        </w:rPr>
        <w:t xml:space="preserve"> des Unternehmens</w:t>
      </w:r>
      <w:r w:rsidR="0043022B" w:rsidRPr="001B72B3">
        <w:rPr>
          <w:rFonts w:ascii="Georgia" w:hAnsi="Georgia" w:cs="Times New Roman"/>
          <w:sz w:val="20"/>
          <w:szCs w:val="20"/>
        </w:rPr>
        <w:t xml:space="preserve"> darstellen. </w:t>
      </w:r>
      <w:r w:rsidR="00170C9D" w:rsidRPr="001B72B3">
        <w:rPr>
          <w:rFonts w:ascii="Georgia" w:hAnsi="Georgia" w:cs="Times New Roman"/>
          <w:sz w:val="20"/>
          <w:szCs w:val="20"/>
        </w:rPr>
        <w:t xml:space="preserve">Seit meiner Kindheit bin ich fasziniert davon, </w:t>
      </w:r>
      <w:r w:rsidR="004D06C3" w:rsidRPr="001B72B3">
        <w:rPr>
          <w:rFonts w:ascii="Georgia" w:hAnsi="Georgia" w:cs="Times New Roman"/>
          <w:sz w:val="20"/>
          <w:szCs w:val="20"/>
        </w:rPr>
        <w:t xml:space="preserve">neue Aufgaben zu bewältigen sowie mich in verschiedenen interessanten Bereichen einzubringen, um Neues </w:t>
      </w:r>
      <w:r w:rsidR="00FC4E96" w:rsidRPr="001B72B3">
        <w:rPr>
          <w:rFonts w:ascii="Georgia" w:hAnsi="Georgia" w:cs="Times New Roman"/>
          <w:sz w:val="20"/>
          <w:szCs w:val="20"/>
        </w:rPr>
        <w:t>z</w:t>
      </w:r>
      <w:r w:rsidR="00190222">
        <w:rPr>
          <w:rFonts w:ascii="Georgia" w:hAnsi="Georgia" w:cs="Times New Roman"/>
          <w:sz w:val="20"/>
          <w:szCs w:val="20"/>
        </w:rPr>
        <w:t xml:space="preserve">u </w:t>
      </w:r>
      <w:r w:rsidR="00FC4E96" w:rsidRPr="001B72B3">
        <w:rPr>
          <w:rFonts w:ascii="Georgia" w:hAnsi="Georgia" w:cs="Times New Roman"/>
          <w:sz w:val="20"/>
          <w:szCs w:val="20"/>
        </w:rPr>
        <w:t xml:space="preserve">lernen, </w:t>
      </w:r>
      <w:r w:rsidR="004D06C3" w:rsidRPr="001B72B3">
        <w:rPr>
          <w:rFonts w:ascii="Georgia" w:hAnsi="Georgia" w:cs="Times New Roman"/>
          <w:sz w:val="20"/>
          <w:szCs w:val="20"/>
        </w:rPr>
        <w:t xml:space="preserve">meine Fähigkeiten unter Beweis </w:t>
      </w:r>
      <w:r w:rsidR="00190222">
        <w:rPr>
          <w:rFonts w:ascii="Georgia" w:hAnsi="Georgia" w:cs="Times New Roman"/>
          <w:sz w:val="20"/>
          <w:szCs w:val="20"/>
        </w:rPr>
        <w:t xml:space="preserve">zu </w:t>
      </w:r>
      <w:r w:rsidR="004D06C3" w:rsidRPr="001B72B3">
        <w:rPr>
          <w:rFonts w:ascii="Georgia" w:hAnsi="Georgia" w:cs="Times New Roman"/>
          <w:sz w:val="20"/>
          <w:szCs w:val="20"/>
        </w:rPr>
        <w:t>stellen</w:t>
      </w:r>
      <w:r w:rsidR="00190222">
        <w:rPr>
          <w:rFonts w:ascii="Georgia" w:hAnsi="Georgia" w:cs="Times New Roman"/>
          <w:sz w:val="20"/>
          <w:szCs w:val="20"/>
        </w:rPr>
        <w:t xml:space="preserve"> </w:t>
      </w:r>
      <w:r w:rsidR="00FC4E96" w:rsidRPr="001B72B3">
        <w:rPr>
          <w:rFonts w:ascii="Georgia" w:hAnsi="Georgia" w:cs="Times New Roman"/>
          <w:sz w:val="20"/>
          <w:szCs w:val="20"/>
        </w:rPr>
        <w:t xml:space="preserve">und anschließend </w:t>
      </w:r>
      <w:del w:id="2" w:author="David Döbele" w:date="2021-11-02T19:25:00Z">
        <w:r w:rsidR="00FC4E96" w:rsidRPr="001B72B3" w:rsidDel="00F756D0">
          <w:rPr>
            <w:rFonts w:ascii="Georgia" w:hAnsi="Georgia" w:cs="Times New Roman"/>
            <w:sz w:val="20"/>
            <w:szCs w:val="20"/>
          </w:rPr>
          <w:delText>Leistung</w:delText>
        </w:r>
        <w:r w:rsidR="00C06B68" w:rsidRPr="001B72B3" w:rsidDel="00F756D0">
          <w:rPr>
            <w:rFonts w:ascii="Georgia" w:hAnsi="Georgia" w:cs="Times New Roman"/>
            <w:sz w:val="20"/>
            <w:szCs w:val="20"/>
          </w:rPr>
          <w:delText>en</w:delText>
        </w:r>
        <w:r w:rsidR="00FC4E96" w:rsidRPr="001B72B3" w:rsidDel="00F756D0">
          <w:rPr>
            <w:rFonts w:ascii="Georgia" w:hAnsi="Georgia" w:cs="Times New Roman"/>
            <w:sz w:val="20"/>
            <w:szCs w:val="20"/>
          </w:rPr>
          <w:delText xml:space="preserve"> </w:delText>
        </w:r>
      </w:del>
      <w:ins w:id="3" w:author="David Döbele" w:date="2021-11-02T19:25:00Z">
        <w:r w:rsidR="00F756D0">
          <w:rPr>
            <w:rFonts w:ascii="Georgia" w:hAnsi="Georgia" w:cs="Times New Roman"/>
            <w:sz w:val="20"/>
            <w:szCs w:val="20"/>
          </w:rPr>
          <w:t>Bestl</w:t>
        </w:r>
        <w:r w:rsidR="00F756D0" w:rsidRPr="001B72B3">
          <w:rPr>
            <w:rFonts w:ascii="Georgia" w:hAnsi="Georgia" w:cs="Times New Roman"/>
            <w:sz w:val="20"/>
            <w:szCs w:val="20"/>
          </w:rPr>
          <w:t xml:space="preserve">eistungen </w:t>
        </w:r>
      </w:ins>
      <w:r w:rsidR="00FC4E96" w:rsidRPr="001B72B3">
        <w:rPr>
          <w:rFonts w:ascii="Georgia" w:hAnsi="Georgia" w:cs="Times New Roman"/>
          <w:sz w:val="20"/>
          <w:szCs w:val="20"/>
        </w:rPr>
        <w:t>zu erbringen</w:t>
      </w:r>
      <w:r w:rsidR="004D06C3" w:rsidRPr="001B72B3">
        <w:rPr>
          <w:rFonts w:ascii="Georgia" w:hAnsi="Georgia" w:cs="Times New Roman"/>
          <w:sz w:val="20"/>
          <w:szCs w:val="20"/>
        </w:rPr>
        <w:t>. Als Berufseinstieg im Consulting erkenne ich die Parallele zu genau jenem, was mich seit klein auf anreizt und begeistert. Ich finde es spannend, als Außenstehender eigene strategische Ideen</w:t>
      </w:r>
      <w:r w:rsidR="00FC4E96" w:rsidRPr="001B72B3">
        <w:rPr>
          <w:rFonts w:ascii="Georgia" w:hAnsi="Georgia" w:cs="Times New Roman"/>
          <w:sz w:val="20"/>
          <w:szCs w:val="20"/>
        </w:rPr>
        <w:t xml:space="preserve"> in spannenden Projekten </w:t>
      </w:r>
      <w:r w:rsidR="004D06C3" w:rsidRPr="001B72B3">
        <w:rPr>
          <w:rFonts w:ascii="Georgia" w:hAnsi="Georgia" w:cs="Times New Roman"/>
          <w:sz w:val="20"/>
          <w:szCs w:val="20"/>
        </w:rPr>
        <w:t>an</w:t>
      </w:r>
      <w:r w:rsidR="00FC4E96" w:rsidRPr="001B72B3">
        <w:rPr>
          <w:rFonts w:ascii="Georgia" w:hAnsi="Georgia" w:cs="Times New Roman"/>
          <w:sz w:val="20"/>
          <w:szCs w:val="20"/>
        </w:rPr>
        <w:t>w</w:t>
      </w:r>
      <w:r w:rsidR="004D06C3" w:rsidRPr="001B72B3">
        <w:rPr>
          <w:rFonts w:ascii="Georgia" w:hAnsi="Georgia" w:cs="Times New Roman"/>
          <w:sz w:val="20"/>
          <w:szCs w:val="20"/>
        </w:rPr>
        <w:t xml:space="preserve">enden und in Teamarbeit mit Mitarbeitern und Management </w:t>
      </w:r>
      <w:r w:rsidR="00C06B68" w:rsidRPr="001B72B3">
        <w:rPr>
          <w:rFonts w:ascii="Georgia" w:hAnsi="Georgia" w:cs="Times New Roman"/>
          <w:sz w:val="20"/>
          <w:szCs w:val="20"/>
        </w:rPr>
        <w:t>nachhaltige</w:t>
      </w:r>
      <w:r w:rsidR="004D06C3" w:rsidRPr="001B72B3">
        <w:rPr>
          <w:rFonts w:ascii="Georgia" w:hAnsi="Georgia" w:cs="Times New Roman"/>
          <w:sz w:val="20"/>
          <w:szCs w:val="20"/>
        </w:rPr>
        <w:t xml:space="preserve"> Ziele erreichen zu können. In Verbindung mit der Wichtigkeit, die der Berater für die Herausforderungen eines Unternehmens in der Wirtschaft </w:t>
      </w:r>
      <w:r w:rsidR="00FC4E96" w:rsidRPr="001B72B3">
        <w:rPr>
          <w:rFonts w:ascii="Georgia" w:hAnsi="Georgia" w:cs="Times New Roman"/>
          <w:sz w:val="20"/>
          <w:szCs w:val="20"/>
        </w:rPr>
        <w:t>verfügt, sehe ich dieses Berufsfeld für mich als ideal an, um zukünftig in der Branche auch für die gesamte Wirtschaft erfolgreich</w:t>
      </w:r>
      <w:r w:rsidR="00C06B68" w:rsidRPr="001B72B3">
        <w:rPr>
          <w:rFonts w:ascii="Georgia" w:hAnsi="Georgia" w:cs="Times New Roman"/>
          <w:sz w:val="20"/>
          <w:szCs w:val="20"/>
        </w:rPr>
        <w:t xml:space="preserve"> zu sein</w:t>
      </w:r>
      <w:r w:rsidR="00FC4E96" w:rsidRPr="001B72B3">
        <w:rPr>
          <w:rFonts w:ascii="Georgia" w:hAnsi="Georgia" w:cs="Times New Roman"/>
          <w:sz w:val="20"/>
          <w:szCs w:val="20"/>
        </w:rPr>
        <w:t>. Deshalb möchte ich bei Ihnen ab Februar 2022 ein dreimonatiges Praktikum im Bereich Consulting absolvieren.</w:t>
      </w:r>
    </w:p>
    <w:p w14:paraId="701DDC4A" w14:textId="77777777" w:rsidR="00190222" w:rsidRPr="00961DD2" w:rsidRDefault="00190222" w:rsidP="008107FE">
      <w:pPr>
        <w:jc w:val="both"/>
        <w:rPr>
          <w:rFonts w:ascii="Georgia" w:hAnsi="Georgia" w:cs="Times New Roman"/>
          <w:sz w:val="16"/>
          <w:szCs w:val="16"/>
        </w:rPr>
      </w:pPr>
    </w:p>
    <w:p w14:paraId="4783A8A0" w14:textId="3844DAF4" w:rsidR="005053D4" w:rsidRDefault="00E33920" w:rsidP="002A6B60">
      <w:pPr>
        <w:jc w:val="both"/>
        <w:rPr>
          <w:rFonts w:ascii="Georgia" w:hAnsi="Georgia" w:cs="Times New Roman"/>
          <w:sz w:val="20"/>
          <w:szCs w:val="20"/>
        </w:rPr>
      </w:pPr>
      <w:r w:rsidRPr="001B72B3">
        <w:rPr>
          <w:rFonts w:ascii="Georgia" w:hAnsi="Georgia" w:cs="Times New Roman"/>
          <w:sz w:val="20"/>
          <w:szCs w:val="20"/>
        </w:rPr>
        <w:t>Meine Stärken sehe ich vor allem im analytischen und strategischen Bereich. Vor allem haben sich diese Stärken durch meine Leidenschaft im Hobby</w:t>
      </w:r>
      <w:ins w:id="4" w:author="David Döbele" w:date="2021-11-02T19:26:00Z">
        <w:r w:rsidR="00F756D0">
          <w:rPr>
            <w:rFonts w:ascii="Georgia" w:hAnsi="Georgia" w:cs="Times New Roman"/>
            <w:sz w:val="20"/>
            <w:szCs w:val="20"/>
          </w:rPr>
          <w:t xml:space="preserve"> </w:t>
        </w:r>
      </w:ins>
      <w:del w:id="5" w:author="David Döbele" w:date="2021-11-02T19:26:00Z">
        <w:r w:rsidRPr="001B72B3" w:rsidDel="00F756D0">
          <w:rPr>
            <w:rFonts w:ascii="Georgia" w:hAnsi="Georgia" w:cs="Times New Roman"/>
            <w:sz w:val="20"/>
            <w:szCs w:val="20"/>
          </w:rPr>
          <w:delText xml:space="preserve"> </w:delText>
        </w:r>
      </w:del>
      <w:r w:rsidRPr="001B72B3">
        <w:rPr>
          <w:rFonts w:ascii="Georgia" w:hAnsi="Georgia" w:cs="Times New Roman"/>
          <w:sz w:val="20"/>
          <w:szCs w:val="20"/>
        </w:rPr>
        <w:t xml:space="preserve">Schach entwickeln können. Seit ich mit dem Spiel angefangen habe, ging es mir </w:t>
      </w:r>
      <w:r w:rsidR="00792D4E" w:rsidRPr="001B72B3">
        <w:rPr>
          <w:rFonts w:ascii="Georgia" w:hAnsi="Georgia" w:cs="Times New Roman"/>
          <w:sz w:val="20"/>
          <w:szCs w:val="20"/>
        </w:rPr>
        <w:t>neben dem Spaßaspekt auch stetig darum,</w:t>
      </w:r>
      <w:r w:rsidRPr="001B72B3">
        <w:rPr>
          <w:rFonts w:ascii="Georgia" w:hAnsi="Georgia" w:cs="Times New Roman"/>
          <w:sz w:val="20"/>
          <w:szCs w:val="20"/>
        </w:rPr>
        <w:t xml:space="preserve"> besser zu werden. Vor allem während der Schulzeit habe ich viel Zeit in das Hobby investiert, um neue Taktiken und Strategien zu lernen, die mich konstant besser machen. Durch dieses routinierte Lernen und Anwenden meiner Stärken habe ich es geschafft, im </w:t>
      </w:r>
      <w:r w:rsidR="00792D4E" w:rsidRPr="001B72B3">
        <w:rPr>
          <w:rFonts w:ascii="Georgia" w:hAnsi="Georgia" w:cs="Times New Roman"/>
          <w:sz w:val="20"/>
          <w:szCs w:val="20"/>
        </w:rPr>
        <w:t>2.</w:t>
      </w:r>
      <w:ins w:id="6" w:author="David Döbele" w:date="2021-11-02T19:26:00Z">
        <w:r w:rsidR="00F756D0">
          <w:rPr>
            <w:rFonts w:ascii="Georgia" w:hAnsi="Georgia" w:cs="Times New Roman"/>
            <w:sz w:val="20"/>
            <w:szCs w:val="20"/>
          </w:rPr>
          <w:t xml:space="preserve"> </w:t>
        </w:r>
      </w:ins>
      <w:r w:rsidR="00792D4E" w:rsidRPr="001B72B3">
        <w:rPr>
          <w:rFonts w:ascii="Georgia" w:hAnsi="Georgia" w:cs="Times New Roman"/>
          <w:sz w:val="20"/>
          <w:szCs w:val="20"/>
        </w:rPr>
        <w:t>Ligakader</w:t>
      </w:r>
      <w:r w:rsidRPr="001B72B3">
        <w:rPr>
          <w:rFonts w:ascii="Georgia" w:hAnsi="Georgia" w:cs="Times New Roman"/>
          <w:sz w:val="20"/>
          <w:szCs w:val="20"/>
        </w:rPr>
        <w:t xml:space="preserve"> der erfolgreichen Traditionsmannschaft in Solingen zu stehen. Als ehrgeiziger Mensch versuche ich, mir immer neue Ziele zu setzen, für die ich mich motivieren kann, um immer einen nächsten Schritt zu gehen und gute Resultate zu erzielen</w:t>
      </w:r>
      <w:r w:rsidR="00C319E5" w:rsidRPr="001B72B3">
        <w:rPr>
          <w:rFonts w:ascii="Georgia" w:hAnsi="Georgia" w:cs="Times New Roman"/>
          <w:sz w:val="20"/>
          <w:szCs w:val="20"/>
        </w:rPr>
        <w:t xml:space="preserve">. Wichtig ist mir dabei die eigene Fehleranalyse. Durch Kritik und Verbesserungsvorschläge erkenne ich, was ich besser machen muss, um </w:t>
      </w:r>
      <w:r w:rsidR="00792D4E" w:rsidRPr="001B72B3">
        <w:rPr>
          <w:rFonts w:ascii="Georgia" w:hAnsi="Georgia" w:cs="Times New Roman"/>
          <w:sz w:val="20"/>
          <w:szCs w:val="20"/>
        </w:rPr>
        <w:t>jenen</w:t>
      </w:r>
      <w:r w:rsidR="00C319E5" w:rsidRPr="001B72B3">
        <w:rPr>
          <w:rFonts w:ascii="Georgia" w:hAnsi="Georgia" w:cs="Times New Roman"/>
          <w:sz w:val="20"/>
          <w:szCs w:val="20"/>
        </w:rPr>
        <w:t xml:space="preserve"> nächsten Schritt für meine Ziele zu erreichen. </w:t>
      </w:r>
      <w:r w:rsidR="00312190" w:rsidRPr="001B72B3">
        <w:rPr>
          <w:rFonts w:ascii="Georgia" w:hAnsi="Georgia" w:cs="Times New Roman"/>
          <w:sz w:val="20"/>
          <w:szCs w:val="20"/>
        </w:rPr>
        <w:t xml:space="preserve">Darüber hinaus liebe ich es, im Team zu arbeiten und </w:t>
      </w:r>
      <w:r w:rsidR="00C60EA8">
        <w:rPr>
          <w:rFonts w:ascii="Georgia" w:hAnsi="Georgia" w:cs="Times New Roman"/>
          <w:sz w:val="20"/>
          <w:szCs w:val="20"/>
        </w:rPr>
        <w:t>mit Kreativität</w:t>
      </w:r>
      <w:r w:rsidR="00312190" w:rsidRPr="001B72B3">
        <w:rPr>
          <w:rFonts w:ascii="Georgia" w:hAnsi="Georgia" w:cs="Times New Roman"/>
          <w:sz w:val="20"/>
          <w:szCs w:val="20"/>
        </w:rPr>
        <w:t xml:space="preserve"> neue Ideen zu schaffen.</w:t>
      </w:r>
      <w:r w:rsidR="008E6885" w:rsidRPr="001B72B3">
        <w:rPr>
          <w:rFonts w:ascii="Georgia" w:hAnsi="Georgia" w:cs="Times New Roman"/>
          <w:sz w:val="20"/>
          <w:szCs w:val="20"/>
        </w:rPr>
        <w:t xml:space="preserve"> Besonders bei meiner studentischen Unternehmensberatun</w:t>
      </w:r>
      <w:r w:rsidR="00DA01F4">
        <w:rPr>
          <w:rFonts w:ascii="Georgia" w:hAnsi="Georgia" w:cs="Times New Roman"/>
          <w:sz w:val="20"/>
          <w:szCs w:val="20"/>
        </w:rPr>
        <w:t>g im Marketing-Ressort</w:t>
      </w:r>
      <w:r w:rsidR="008E6885" w:rsidRPr="001B72B3">
        <w:rPr>
          <w:rFonts w:ascii="Georgia" w:hAnsi="Georgia" w:cs="Times New Roman"/>
          <w:sz w:val="20"/>
          <w:szCs w:val="20"/>
        </w:rPr>
        <w:t xml:space="preserve"> ergeben sich in Teamarbeit viele Möglichkeiten, um </w:t>
      </w:r>
      <w:r w:rsidR="00792D4E" w:rsidRPr="001B72B3">
        <w:rPr>
          <w:rFonts w:ascii="Georgia" w:hAnsi="Georgia" w:cs="Times New Roman"/>
          <w:sz w:val="20"/>
          <w:szCs w:val="20"/>
        </w:rPr>
        <w:t>zusammen</w:t>
      </w:r>
      <w:r w:rsidR="008E6885" w:rsidRPr="001B72B3">
        <w:rPr>
          <w:rFonts w:ascii="Georgia" w:hAnsi="Georgia" w:cs="Times New Roman"/>
          <w:sz w:val="20"/>
          <w:szCs w:val="20"/>
        </w:rPr>
        <w:t xml:space="preserve"> </w:t>
      </w:r>
      <w:r w:rsidR="008A0190">
        <w:rPr>
          <w:rFonts w:ascii="Georgia" w:hAnsi="Georgia" w:cs="Times New Roman"/>
          <w:sz w:val="20"/>
          <w:szCs w:val="20"/>
        </w:rPr>
        <w:t>auf kreative Lösungen zu kommen</w:t>
      </w:r>
      <w:r w:rsidR="008E6885" w:rsidRPr="001B72B3">
        <w:rPr>
          <w:rFonts w:ascii="Georgia" w:hAnsi="Georgia" w:cs="Times New Roman"/>
          <w:sz w:val="20"/>
          <w:szCs w:val="20"/>
        </w:rPr>
        <w:t>.</w:t>
      </w:r>
      <w:r w:rsidR="00312190" w:rsidRPr="001B72B3">
        <w:rPr>
          <w:rFonts w:ascii="Georgia" w:hAnsi="Georgia" w:cs="Times New Roman"/>
          <w:sz w:val="20"/>
          <w:szCs w:val="20"/>
        </w:rPr>
        <w:t xml:space="preserve"> Durch mein großes soziales Umfeld, welches ich aus meiner akademischen Laufbahn sowie durch meine Hobbys gewinnen konnte, bin ich sehr gerne kommunikativ, vertrauensvoll sowie hilfsbereit zu anderen Menschen und versuche</w:t>
      </w:r>
      <w:r w:rsidR="008E6885" w:rsidRPr="001B72B3">
        <w:rPr>
          <w:rFonts w:ascii="Georgia" w:hAnsi="Georgia" w:cs="Times New Roman"/>
          <w:sz w:val="20"/>
          <w:szCs w:val="20"/>
        </w:rPr>
        <w:t>,</w:t>
      </w:r>
      <w:r w:rsidR="00312190" w:rsidRPr="001B72B3">
        <w:rPr>
          <w:rFonts w:ascii="Georgia" w:hAnsi="Georgia" w:cs="Times New Roman"/>
          <w:sz w:val="20"/>
          <w:szCs w:val="20"/>
        </w:rPr>
        <w:t xml:space="preserve"> mögliche Probleme empathisch, aber auch objektiv zu lösen</w:t>
      </w:r>
      <w:r w:rsidR="008E6885" w:rsidRPr="001B72B3">
        <w:rPr>
          <w:rFonts w:ascii="Georgia" w:hAnsi="Georgia" w:cs="Times New Roman"/>
          <w:sz w:val="20"/>
          <w:szCs w:val="20"/>
        </w:rPr>
        <w:t xml:space="preserve"> und Freunde zu motivieren</w:t>
      </w:r>
      <w:r w:rsidR="00312190" w:rsidRPr="001B72B3">
        <w:rPr>
          <w:rFonts w:ascii="Georgia" w:hAnsi="Georgia" w:cs="Times New Roman"/>
          <w:sz w:val="20"/>
          <w:szCs w:val="20"/>
        </w:rPr>
        <w:t>.</w:t>
      </w:r>
      <w:r w:rsidR="008E6885" w:rsidRPr="001B72B3">
        <w:rPr>
          <w:rFonts w:ascii="Georgia" w:hAnsi="Georgia" w:cs="Times New Roman"/>
          <w:sz w:val="20"/>
          <w:szCs w:val="20"/>
        </w:rPr>
        <w:t xml:space="preserve"> Wie auch im Schach bin ich überzeugt davon, dass ich meine positiven Eigenschaften auch im Consulting einbringen und immer höhere Anforderungen an mich selbst stellen kann, um mir und meinem</w:t>
      </w:r>
      <w:r w:rsidR="00870D58">
        <w:rPr>
          <w:rFonts w:ascii="Georgia" w:hAnsi="Georgia" w:cs="Times New Roman"/>
          <w:sz w:val="20"/>
          <w:szCs w:val="20"/>
        </w:rPr>
        <w:t xml:space="preserve"> </w:t>
      </w:r>
      <w:r w:rsidR="008E6885" w:rsidRPr="001B72B3">
        <w:rPr>
          <w:rFonts w:ascii="Georgia" w:hAnsi="Georgia" w:cs="Times New Roman"/>
          <w:sz w:val="20"/>
          <w:szCs w:val="20"/>
        </w:rPr>
        <w:t>Gegenüber</w:t>
      </w:r>
      <w:r w:rsidR="001B72B3">
        <w:rPr>
          <w:rFonts w:ascii="Georgia" w:hAnsi="Georgia" w:cs="Times New Roman"/>
          <w:sz w:val="20"/>
          <w:szCs w:val="20"/>
        </w:rPr>
        <w:t xml:space="preserve"> </w:t>
      </w:r>
      <w:r w:rsidR="008E6885" w:rsidRPr="001B72B3">
        <w:rPr>
          <w:rFonts w:ascii="Georgia" w:hAnsi="Georgia" w:cs="Times New Roman"/>
          <w:sz w:val="20"/>
          <w:szCs w:val="20"/>
        </w:rPr>
        <w:t>gerecht zu werden.</w:t>
      </w:r>
    </w:p>
    <w:p w14:paraId="63E47096" w14:textId="77777777" w:rsidR="005053D4" w:rsidRPr="00961DD2" w:rsidRDefault="005053D4" w:rsidP="002A6B60">
      <w:pPr>
        <w:jc w:val="both"/>
        <w:rPr>
          <w:rFonts w:ascii="Georgia" w:hAnsi="Georgia" w:cs="Times New Roman"/>
          <w:sz w:val="16"/>
          <w:szCs w:val="16"/>
        </w:rPr>
      </w:pPr>
    </w:p>
    <w:p w14:paraId="672FD3CE" w14:textId="6F0E768A" w:rsidR="002A6B60" w:rsidRPr="001B72B3" w:rsidRDefault="0061721F" w:rsidP="002A6B60">
      <w:pPr>
        <w:jc w:val="both"/>
        <w:rPr>
          <w:rFonts w:ascii="Georgia" w:hAnsi="Georgia" w:cs="Times New Roman"/>
          <w:sz w:val="20"/>
          <w:szCs w:val="20"/>
        </w:rPr>
      </w:pPr>
      <w:r>
        <w:rPr>
          <w:rFonts w:ascii="Georgia" w:hAnsi="Georgia" w:cs="Times New Roman"/>
          <w:sz w:val="20"/>
          <w:szCs w:val="20"/>
        </w:rPr>
        <w:t>PricewaterhouseCoopers</w:t>
      </w:r>
      <w:r w:rsidR="008107FE" w:rsidRPr="001B72B3">
        <w:rPr>
          <w:rFonts w:ascii="Georgia" w:hAnsi="Georgia" w:cs="Times New Roman"/>
          <w:sz w:val="20"/>
          <w:szCs w:val="20"/>
        </w:rPr>
        <w:t xml:space="preserve"> sche</w:t>
      </w:r>
      <w:r w:rsidR="002A4B0B">
        <w:rPr>
          <w:rFonts w:ascii="Georgia" w:hAnsi="Georgia" w:cs="Times New Roman"/>
          <w:sz w:val="20"/>
          <w:szCs w:val="20"/>
        </w:rPr>
        <w:t>int</w:t>
      </w:r>
      <w:r w:rsidR="008107FE" w:rsidRPr="001B72B3">
        <w:rPr>
          <w:rFonts w:ascii="Georgia" w:hAnsi="Georgia" w:cs="Times New Roman"/>
          <w:sz w:val="20"/>
          <w:szCs w:val="20"/>
        </w:rPr>
        <w:t xml:space="preserve"> für</w:t>
      </w:r>
      <w:r w:rsidR="002A4B0B">
        <w:rPr>
          <w:rFonts w:ascii="Georgia" w:hAnsi="Georgia" w:cs="Times New Roman"/>
          <w:sz w:val="20"/>
          <w:szCs w:val="20"/>
        </w:rPr>
        <w:t xml:space="preserve"> meine </w:t>
      </w:r>
      <w:r>
        <w:rPr>
          <w:rFonts w:ascii="Georgia" w:hAnsi="Georgia" w:cs="Times New Roman"/>
          <w:sz w:val="20"/>
          <w:szCs w:val="20"/>
        </w:rPr>
        <w:t>erste</w:t>
      </w:r>
      <w:r w:rsidR="008107FE" w:rsidRPr="001B72B3">
        <w:rPr>
          <w:rFonts w:ascii="Georgia" w:hAnsi="Georgia" w:cs="Times New Roman"/>
          <w:sz w:val="20"/>
          <w:szCs w:val="20"/>
        </w:rPr>
        <w:t xml:space="preserve"> </w:t>
      </w:r>
      <w:r>
        <w:rPr>
          <w:rFonts w:ascii="Georgia" w:hAnsi="Georgia" w:cs="Times New Roman"/>
          <w:sz w:val="20"/>
          <w:szCs w:val="20"/>
        </w:rPr>
        <w:t>Berufserfahrung</w:t>
      </w:r>
      <w:r w:rsidR="008107FE" w:rsidRPr="001B72B3">
        <w:rPr>
          <w:rFonts w:ascii="Georgia" w:hAnsi="Georgia" w:cs="Times New Roman"/>
          <w:sz w:val="20"/>
          <w:szCs w:val="20"/>
        </w:rPr>
        <w:t xml:space="preserve"> </w:t>
      </w:r>
      <w:r>
        <w:rPr>
          <w:rFonts w:ascii="Georgia" w:hAnsi="Georgia" w:cs="Times New Roman"/>
          <w:sz w:val="20"/>
          <w:szCs w:val="20"/>
        </w:rPr>
        <w:t>optimal</w:t>
      </w:r>
      <w:r w:rsidR="008107FE" w:rsidRPr="001B72B3">
        <w:rPr>
          <w:rFonts w:ascii="Georgia" w:hAnsi="Georgia" w:cs="Times New Roman"/>
          <w:sz w:val="20"/>
          <w:szCs w:val="20"/>
        </w:rPr>
        <w:t>.</w:t>
      </w:r>
      <w:r w:rsidR="002A4B0B">
        <w:rPr>
          <w:rFonts w:ascii="Georgia" w:hAnsi="Georgia" w:cs="Times New Roman"/>
          <w:sz w:val="20"/>
          <w:szCs w:val="20"/>
        </w:rPr>
        <w:t xml:space="preserve"> </w:t>
      </w:r>
      <w:r w:rsidR="008107FE" w:rsidRPr="001B72B3">
        <w:rPr>
          <w:rFonts w:ascii="Georgia" w:hAnsi="Georgia" w:cs="Times New Roman"/>
          <w:sz w:val="20"/>
          <w:szCs w:val="20"/>
        </w:rPr>
        <w:t xml:space="preserve">Mit </w:t>
      </w:r>
      <w:del w:id="7" w:author="David Döbele" w:date="2021-11-02T19:27:00Z">
        <w:r w:rsidR="00F77729" w:rsidDel="00F756D0">
          <w:rPr>
            <w:rFonts w:ascii="Georgia" w:hAnsi="Georgia" w:cs="Times New Roman"/>
            <w:sz w:val="20"/>
            <w:szCs w:val="20"/>
          </w:rPr>
          <w:delText xml:space="preserve">PricewaterhouseCoopers </w:delText>
        </w:r>
      </w:del>
      <w:proofErr w:type="spellStart"/>
      <w:ins w:id="8" w:author="David Döbele" w:date="2021-11-02T19:27:00Z">
        <w:r w:rsidR="00F756D0">
          <w:rPr>
            <w:rFonts w:ascii="Georgia" w:hAnsi="Georgia" w:cs="Times New Roman"/>
            <w:sz w:val="20"/>
            <w:szCs w:val="20"/>
          </w:rPr>
          <w:t>PwC</w:t>
        </w:r>
        <w:proofErr w:type="spellEnd"/>
        <w:r w:rsidR="00F756D0">
          <w:rPr>
            <w:rFonts w:ascii="Georgia" w:hAnsi="Georgia" w:cs="Times New Roman"/>
            <w:sz w:val="20"/>
            <w:szCs w:val="20"/>
          </w:rPr>
          <w:t xml:space="preserve"> </w:t>
        </w:r>
      </w:ins>
      <w:r w:rsidR="008107FE" w:rsidRPr="001B72B3">
        <w:rPr>
          <w:rFonts w:ascii="Georgia" w:hAnsi="Georgia" w:cs="Times New Roman"/>
          <w:sz w:val="20"/>
          <w:szCs w:val="20"/>
        </w:rPr>
        <w:t xml:space="preserve">assoziiere ich </w:t>
      </w:r>
      <w:r w:rsidR="00F77729">
        <w:rPr>
          <w:rFonts w:ascii="Georgia" w:hAnsi="Georgia" w:cs="Times New Roman"/>
          <w:sz w:val="20"/>
          <w:szCs w:val="20"/>
        </w:rPr>
        <w:t>Qualität</w:t>
      </w:r>
      <w:r w:rsidR="008107FE" w:rsidRPr="001B72B3">
        <w:rPr>
          <w:rFonts w:ascii="Georgia" w:hAnsi="Georgia" w:cs="Times New Roman"/>
          <w:sz w:val="20"/>
          <w:szCs w:val="20"/>
        </w:rPr>
        <w:t xml:space="preserve">, </w:t>
      </w:r>
      <w:r w:rsidR="00F77729">
        <w:rPr>
          <w:rFonts w:ascii="Georgia" w:hAnsi="Georgia" w:cs="Times New Roman"/>
          <w:sz w:val="20"/>
          <w:szCs w:val="20"/>
        </w:rPr>
        <w:t>Ehrgeiz, Innovation und Teamgeist. Dies sind Aspekte,</w:t>
      </w:r>
      <w:r w:rsidR="008107FE" w:rsidRPr="001B72B3">
        <w:rPr>
          <w:rFonts w:ascii="Georgia" w:hAnsi="Georgia" w:cs="Times New Roman"/>
          <w:sz w:val="20"/>
          <w:szCs w:val="20"/>
        </w:rPr>
        <w:t xml:space="preserve"> mit denen ich mich </w:t>
      </w:r>
      <w:r w:rsidR="00F77729">
        <w:rPr>
          <w:rFonts w:ascii="Georgia" w:hAnsi="Georgia" w:cs="Times New Roman"/>
          <w:sz w:val="20"/>
          <w:szCs w:val="20"/>
        </w:rPr>
        <w:t>nicht nur</w:t>
      </w:r>
      <w:r w:rsidR="008107FE" w:rsidRPr="001B72B3">
        <w:rPr>
          <w:rFonts w:ascii="Georgia" w:hAnsi="Georgia" w:cs="Times New Roman"/>
          <w:sz w:val="20"/>
          <w:szCs w:val="20"/>
        </w:rPr>
        <w:t xml:space="preserve"> identifiziere</w:t>
      </w:r>
      <w:r w:rsidR="00F77729">
        <w:rPr>
          <w:rFonts w:ascii="Georgia" w:hAnsi="Georgia" w:cs="Times New Roman"/>
          <w:sz w:val="20"/>
          <w:szCs w:val="20"/>
        </w:rPr>
        <w:t xml:space="preserve">n kann, sondern bei denen ich unbedingt </w:t>
      </w:r>
      <w:r w:rsidR="00860304">
        <w:rPr>
          <w:rFonts w:ascii="Georgia" w:hAnsi="Georgia" w:cs="Times New Roman"/>
          <w:sz w:val="20"/>
          <w:szCs w:val="20"/>
        </w:rPr>
        <w:t>m</w:t>
      </w:r>
      <w:r w:rsidR="00F77729">
        <w:rPr>
          <w:rFonts w:ascii="Georgia" w:hAnsi="Georgia" w:cs="Times New Roman"/>
          <w:sz w:val="20"/>
          <w:szCs w:val="20"/>
        </w:rPr>
        <w:t xml:space="preserve">einen Teil beitragen möchte, um nicht nur meine Karriere ideal starten zu können, sondern dabei auch zu wissen, dass ich </w:t>
      </w:r>
      <w:r w:rsidR="0040505B">
        <w:rPr>
          <w:rFonts w:ascii="Georgia" w:hAnsi="Georgia" w:cs="Times New Roman"/>
          <w:sz w:val="20"/>
          <w:szCs w:val="20"/>
        </w:rPr>
        <w:t xml:space="preserve">die Arbeit für </w:t>
      </w:r>
      <w:r w:rsidR="00F77729">
        <w:rPr>
          <w:rFonts w:ascii="Georgia" w:hAnsi="Georgia" w:cs="Times New Roman"/>
          <w:sz w:val="20"/>
          <w:szCs w:val="20"/>
        </w:rPr>
        <w:t xml:space="preserve">etwas Gutes </w:t>
      </w:r>
      <w:r w:rsidR="0040505B">
        <w:rPr>
          <w:rFonts w:ascii="Georgia" w:hAnsi="Georgia" w:cs="Times New Roman"/>
          <w:sz w:val="20"/>
          <w:szCs w:val="20"/>
        </w:rPr>
        <w:t xml:space="preserve">vollbringen kann. </w:t>
      </w:r>
      <w:r w:rsidR="008107FE" w:rsidRPr="001B72B3">
        <w:rPr>
          <w:rFonts w:ascii="Georgia" w:hAnsi="Georgia" w:cs="Times New Roman"/>
          <w:sz w:val="20"/>
          <w:szCs w:val="20"/>
        </w:rPr>
        <w:t xml:space="preserve">Besonders </w:t>
      </w:r>
      <w:r w:rsidR="0040505B">
        <w:rPr>
          <w:rFonts w:ascii="Georgia" w:hAnsi="Georgia" w:cs="Times New Roman"/>
          <w:sz w:val="20"/>
          <w:szCs w:val="20"/>
        </w:rPr>
        <w:t xml:space="preserve">gefällt mir die moderne und </w:t>
      </w:r>
      <w:proofErr w:type="spellStart"/>
      <w:r w:rsidR="0040505B">
        <w:rPr>
          <w:rFonts w:ascii="Georgia" w:hAnsi="Georgia" w:cs="Times New Roman"/>
          <w:sz w:val="20"/>
          <w:szCs w:val="20"/>
        </w:rPr>
        <w:t>zukunftsgerichtete</w:t>
      </w:r>
      <w:proofErr w:type="spellEnd"/>
      <w:r w:rsidR="0040505B">
        <w:rPr>
          <w:rFonts w:ascii="Georgia" w:hAnsi="Georgia" w:cs="Times New Roman"/>
          <w:sz w:val="20"/>
          <w:szCs w:val="20"/>
        </w:rPr>
        <w:t xml:space="preserve"> Denkweise </w:t>
      </w:r>
      <w:del w:id="9" w:author="David Döbele" w:date="2021-11-02T19:27:00Z">
        <w:r w:rsidR="0040505B" w:rsidDel="00F756D0">
          <w:rPr>
            <w:rFonts w:ascii="Georgia" w:hAnsi="Georgia" w:cs="Times New Roman"/>
            <w:sz w:val="20"/>
            <w:szCs w:val="20"/>
          </w:rPr>
          <w:delText xml:space="preserve">des </w:delText>
        </w:r>
      </w:del>
      <w:ins w:id="10" w:author="David Döbele" w:date="2021-11-02T19:27:00Z">
        <w:r w:rsidR="00F756D0">
          <w:rPr>
            <w:rFonts w:ascii="Georgia" w:hAnsi="Georgia" w:cs="Times New Roman"/>
            <w:sz w:val="20"/>
            <w:szCs w:val="20"/>
          </w:rPr>
          <w:t>Ihres</w:t>
        </w:r>
        <w:r w:rsidR="00F756D0">
          <w:rPr>
            <w:rFonts w:ascii="Georgia" w:hAnsi="Georgia" w:cs="Times New Roman"/>
            <w:sz w:val="20"/>
            <w:szCs w:val="20"/>
          </w:rPr>
          <w:t xml:space="preserve"> </w:t>
        </w:r>
      </w:ins>
      <w:r w:rsidR="0040505B">
        <w:rPr>
          <w:rFonts w:ascii="Georgia" w:hAnsi="Georgia" w:cs="Times New Roman"/>
          <w:sz w:val="20"/>
          <w:szCs w:val="20"/>
        </w:rPr>
        <w:t xml:space="preserve">Unternehmens, welche in einem globalen Netzwerk analytisch und strukturiert innovative Möglichkeiten schaffen will. In einer Zeit, in der Nachhaltigkeit und Gesundheit </w:t>
      </w:r>
      <w:r w:rsidR="00860304">
        <w:rPr>
          <w:rFonts w:ascii="Georgia" w:hAnsi="Georgia" w:cs="Times New Roman"/>
          <w:sz w:val="20"/>
          <w:szCs w:val="20"/>
        </w:rPr>
        <w:t>wichtige Angelegenheiten</w:t>
      </w:r>
      <w:r w:rsidR="0040505B">
        <w:rPr>
          <w:rFonts w:ascii="Georgia" w:hAnsi="Georgia" w:cs="Times New Roman"/>
          <w:sz w:val="20"/>
          <w:szCs w:val="20"/>
        </w:rPr>
        <w:t xml:space="preserve"> in der Welt darstell</w:t>
      </w:r>
      <w:r w:rsidR="00860304">
        <w:rPr>
          <w:rFonts w:ascii="Georgia" w:hAnsi="Georgia" w:cs="Times New Roman"/>
          <w:sz w:val="20"/>
          <w:szCs w:val="20"/>
        </w:rPr>
        <w:t>en</w:t>
      </w:r>
      <w:r w:rsidR="0040505B">
        <w:rPr>
          <w:rFonts w:ascii="Georgia" w:hAnsi="Georgia" w:cs="Times New Roman"/>
          <w:sz w:val="20"/>
          <w:szCs w:val="20"/>
        </w:rPr>
        <w:t xml:space="preserve">, sehe ich mit Ihrer neuen Strategie „The New </w:t>
      </w:r>
      <w:proofErr w:type="spellStart"/>
      <w:r w:rsidR="0040505B">
        <w:rPr>
          <w:rFonts w:ascii="Georgia" w:hAnsi="Georgia" w:cs="Times New Roman"/>
          <w:sz w:val="20"/>
          <w:szCs w:val="20"/>
        </w:rPr>
        <w:t>Equation</w:t>
      </w:r>
      <w:proofErr w:type="spellEnd"/>
      <w:r w:rsidR="0040505B">
        <w:rPr>
          <w:rFonts w:ascii="Georgia" w:hAnsi="Georgia" w:cs="Times New Roman"/>
          <w:sz w:val="20"/>
          <w:szCs w:val="20"/>
        </w:rPr>
        <w:t xml:space="preserve">“ eine sehr gute Idee zur </w:t>
      </w:r>
      <w:r w:rsidR="00860304">
        <w:rPr>
          <w:rFonts w:ascii="Georgia" w:hAnsi="Georgia" w:cs="Times New Roman"/>
          <w:sz w:val="20"/>
          <w:szCs w:val="20"/>
        </w:rPr>
        <w:t xml:space="preserve">Unterstützung der genannten Themen.  </w:t>
      </w:r>
    </w:p>
    <w:p w14:paraId="43802574" w14:textId="77777777" w:rsidR="008107FE" w:rsidRPr="00961DD2" w:rsidRDefault="008107FE" w:rsidP="002A6B60">
      <w:pPr>
        <w:jc w:val="both"/>
        <w:rPr>
          <w:rFonts w:ascii="Georgia" w:hAnsi="Georgia" w:cs="Times New Roman"/>
          <w:sz w:val="16"/>
          <w:szCs w:val="16"/>
        </w:rPr>
      </w:pPr>
    </w:p>
    <w:p w14:paraId="3D900E42" w14:textId="5A16E61F" w:rsidR="008107FE" w:rsidRPr="001B72B3" w:rsidRDefault="008107FE" w:rsidP="008107FE">
      <w:pPr>
        <w:jc w:val="both"/>
        <w:rPr>
          <w:rFonts w:ascii="Georgia" w:hAnsi="Georgia" w:cs="Times New Roman"/>
          <w:sz w:val="20"/>
          <w:szCs w:val="20"/>
        </w:rPr>
      </w:pPr>
      <w:r w:rsidRPr="001B72B3">
        <w:rPr>
          <w:rFonts w:ascii="Georgia" w:hAnsi="Georgia" w:cs="Times New Roman"/>
          <w:sz w:val="20"/>
          <w:szCs w:val="20"/>
        </w:rPr>
        <w:t xml:space="preserve">Von dem </w:t>
      </w:r>
      <w:r w:rsidR="00792D4E" w:rsidRPr="001B72B3">
        <w:rPr>
          <w:rFonts w:ascii="Georgia" w:hAnsi="Georgia" w:cs="Times New Roman"/>
          <w:sz w:val="20"/>
          <w:szCs w:val="20"/>
        </w:rPr>
        <w:t xml:space="preserve">ersten </w:t>
      </w:r>
      <w:r w:rsidRPr="001B72B3">
        <w:rPr>
          <w:rFonts w:ascii="Georgia" w:hAnsi="Georgia" w:cs="Times New Roman"/>
          <w:sz w:val="20"/>
          <w:szCs w:val="20"/>
        </w:rPr>
        <w:t>Praktikum im Bereich Consulting erhoffe ich mir</w:t>
      </w:r>
      <w:r w:rsidR="00565411" w:rsidRPr="001B72B3">
        <w:rPr>
          <w:rFonts w:ascii="Georgia" w:hAnsi="Georgia" w:cs="Times New Roman"/>
          <w:sz w:val="20"/>
          <w:szCs w:val="20"/>
        </w:rPr>
        <w:t xml:space="preserve">, dass ich </w:t>
      </w:r>
      <w:r w:rsidR="00792D4E" w:rsidRPr="001B72B3">
        <w:rPr>
          <w:rFonts w:ascii="Georgia" w:hAnsi="Georgia" w:cs="Times New Roman"/>
          <w:sz w:val="20"/>
          <w:szCs w:val="20"/>
        </w:rPr>
        <w:t xml:space="preserve">viel lernen und durch interessante Projekte Spaß an den Aufgaben haben werde und mich ebenso mehrwertschaffend einbringen kann. </w:t>
      </w:r>
      <w:r w:rsidRPr="001B72B3">
        <w:rPr>
          <w:rFonts w:ascii="Georgia" w:hAnsi="Georgia" w:cs="Times New Roman"/>
          <w:sz w:val="20"/>
          <w:szCs w:val="20"/>
        </w:rPr>
        <w:t xml:space="preserve">Ich bin mir sicher, dass </w:t>
      </w:r>
      <w:r w:rsidR="00792D4E" w:rsidRPr="001B72B3">
        <w:rPr>
          <w:rFonts w:ascii="Georgia" w:hAnsi="Georgia" w:cs="Times New Roman"/>
          <w:sz w:val="20"/>
          <w:szCs w:val="20"/>
        </w:rPr>
        <w:t xml:space="preserve">es mit mir und meinen analytischen, strategischen, aber auch menschlichen Stärken eine vorteilhafte Zusammenarbeit bei </w:t>
      </w:r>
      <w:r w:rsidR="00F77729">
        <w:rPr>
          <w:rFonts w:ascii="Georgia" w:hAnsi="Georgia" w:cs="Times New Roman"/>
          <w:sz w:val="20"/>
          <w:szCs w:val="20"/>
        </w:rPr>
        <w:t>PricewaterhouseCoopers</w:t>
      </w:r>
      <w:r w:rsidR="00792D4E" w:rsidRPr="001B72B3">
        <w:rPr>
          <w:rFonts w:ascii="Georgia" w:hAnsi="Georgia" w:cs="Times New Roman"/>
          <w:sz w:val="20"/>
          <w:szCs w:val="20"/>
        </w:rPr>
        <w:t xml:space="preserve"> geben wird und</w:t>
      </w:r>
      <w:r w:rsidR="00792D4E">
        <w:rPr>
          <w:rFonts w:ascii="Georgia" w:hAnsi="Georgia" w:cs="Times New Roman"/>
          <w:sz w:val="21"/>
          <w:szCs w:val="21"/>
        </w:rPr>
        <w:t xml:space="preserve"> </w:t>
      </w:r>
      <w:r w:rsidR="00792D4E" w:rsidRPr="001B72B3">
        <w:rPr>
          <w:rFonts w:ascii="Georgia" w:hAnsi="Georgia" w:cs="Times New Roman"/>
          <w:sz w:val="20"/>
          <w:szCs w:val="20"/>
        </w:rPr>
        <w:t>würde mich sehr darüber freuen, Sie auch in einem persönlichen Gespräch von mir überzeugen zu dürfen.</w:t>
      </w:r>
    </w:p>
    <w:p w14:paraId="5A7FC62D" w14:textId="35A19989" w:rsidR="008107FE" w:rsidRPr="00961DD2" w:rsidRDefault="008107FE" w:rsidP="008107FE">
      <w:pPr>
        <w:jc w:val="both"/>
        <w:rPr>
          <w:rFonts w:ascii="Georgia" w:hAnsi="Georgia" w:cs="Times New Roman"/>
          <w:sz w:val="16"/>
          <w:szCs w:val="16"/>
        </w:rPr>
      </w:pPr>
    </w:p>
    <w:p w14:paraId="1895EC71" w14:textId="7EA46138" w:rsidR="003328F3" w:rsidRDefault="008107FE" w:rsidP="008107FE">
      <w:pPr>
        <w:jc w:val="both"/>
        <w:rPr>
          <w:rFonts w:ascii="Georgia" w:hAnsi="Georgia" w:cs="Times New Roman"/>
          <w:sz w:val="20"/>
          <w:szCs w:val="20"/>
        </w:rPr>
      </w:pPr>
      <w:r w:rsidRPr="001B72B3">
        <w:rPr>
          <w:rFonts w:ascii="Georgia" w:hAnsi="Georgia" w:cs="Times New Roman"/>
          <w:sz w:val="20"/>
          <w:szCs w:val="20"/>
        </w:rPr>
        <w:t>Mit freundlichen Grüßen</w:t>
      </w:r>
    </w:p>
    <w:p w14:paraId="0332944A" w14:textId="760E5493" w:rsidR="00971A1D" w:rsidRPr="001B72B3" w:rsidRDefault="00971A1D" w:rsidP="008107FE">
      <w:pPr>
        <w:jc w:val="both"/>
        <w:rPr>
          <w:rFonts w:ascii="Georgia" w:hAnsi="Georgia"/>
          <w:sz w:val="20"/>
          <w:szCs w:val="20"/>
          <w:lang w:val="en-US"/>
        </w:rPr>
      </w:pPr>
      <w:r>
        <w:rPr>
          <w:rFonts w:ascii="Georgia" w:hAnsi="Georgia" w:cs="Times New Roman"/>
          <w:sz w:val="20"/>
          <w:szCs w:val="20"/>
        </w:rPr>
        <w:t>Kevin Zolfagharian</w:t>
      </w:r>
    </w:p>
    <w:sectPr w:rsidR="00971A1D" w:rsidRPr="001B72B3" w:rsidSect="00960506">
      <w:pgSz w:w="11900" w:h="16840"/>
      <w:pgMar w:top="907" w:right="1191" w:bottom="624" w:left="1191" w:header="709" w:footer="709" w:gutter="0"/>
      <w:cols w:space="708"/>
      <w:docGrid w:linePitch="360"/>
      <w:sectPrChange w:id="11" w:author="David Döbele" w:date="2021-11-02T19:28:00Z">
        <w:sectPr w:rsidR="00971A1D" w:rsidRPr="001B72B3" w:rsidSect="00960506">
          <w:pgMar w:top="907" w:right="1418" w:bottom="624" w:left="1418"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E917C" w14:textId="77777777" w:rsidR="00685664" w:rsidRDefault="00685664" w:rsidP="00A156B9">
      <w:r>
        <w:separator/>
      </w:r>
    </w:p>
  </w:endnote>
  <w:endnote w:type="continuationSeparator" w:id="0">
    <w:p w14:paraId="227F2168" w14:textId="77777777" w:rsidR="00685664" w:rsidRDefault="00685664"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66CDF" w14:textId="77777777" w:rsidR="00685664" w:rsidRDefault="00685664" w:rsidP="00A156B9">
      <w:r>
        <w:separator/>
      </w:r>
    </w:p>
  </w:footnote>
  <w:footnote w:type="continuationSeparator" w:id="0">
    <w:p w14:paraId="7C55A4B2" w14:textId="77777777" w:rsidR="00685664" w:rsidRDefault="00685664"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A2AE8"/>
    <w:rsid w:val="000C3413"/>
    <w:rsid w:val="000E5917"/>
    <w:rsid w:val="000F2F6E"/>
    <w:rsid w:val="001057F0"/>
    <w:rsid w:val="001476D4"/>
    <w:rsid w:val="00170C9D"/>
    <w:rsid w:val="0017795A"/>
    <w:rsid w:val="00185DAD"/>
    <w:rsid w:val="00190222"/>
    <w:rsid w:val="001B72B3"/>
    <w:rsid w:val="001C3673"/>
    <w:rsid w:val="001E6FC7"/>
    <w:rsid w:val="00235669"/>
    <w:rsid w:val="00284FE4"/>
    <w:rsid w:val="002A4B0B"/>
    <w:rsid w:val="002A6B60"/>
    <w:rsid w:val="002D31BA"/>
    <w:rsid w:val="003112EA"/>
    <w:rsid w:val="00312190"/>
    <w:rsid w:val="0032583B"/>
    <w:rsid w:val="003328F3"/>
    <w:rsid w:val="00376E4C"/>
    <w:rsid w:val="003B2432"/>
    <w:rsid w:val="003C0453"/>
    <w:rsid w:val="003F7403"/>
    <w:rsid w:val="0040505B"/>
    <w:rsid w:val="00407537"/>
    <w:rsid w:val="0043022B"/>
    <w:rsid w:val="00444DE6"/>
    <w:rsid w:val="0045416A"/>
    <w:rsid w:val="00473D54"/>
    <w:rsid w:val="004A6740"/>
    <w:rsid w:val="004D06C3"/>
    <w:rsid w:val="005053D4"/>
    <w:rsid w:val="0051624B"/>
    <w:rsid w:val="00565411"/>
    <w:rsid w:val="005A7876"/>
    <w:rsid w:val="005C18A8"/>
    <w:rsid w:val="005C45BA"/>
    <w:rsid w:val="0061721F"/>
    <w:rsid w:val="00623FD8"/>
    <w:rsid w:val="0064311F"/>
    <w:rsid w:val="00685664"/>
    <w:rsid w:val="006A3056"/>
    <w:rsid w:val="006C3E20"/>
    <w:rsid w:val="0070635E"/>
    <w:rsid w:val="007271B0"/>
    <w:rsid w:val="007307F4"/>
    <w:rsid w:val="00747839"/>
    <w:rsid w:val="00755109"/>
    <w:rsid w:val="0078695D"/>
    <w:rsid w:val="00792D4E"/>
    <w:rsid w:val="007950E2"/>
    <w:rsid w:val="007C24A1"/>
    <w:rsid w:val="007E3211"/>
    <w:rsid w:val="008107FE"/>
    <w:rsid w:val="00836AC0"/>
    <w:rsid w:val="00860304"/>
    <w:rsid w:val="00870D58"/>
    <w:rsid w:val="00894D21"/>
    <w:rsid w:val="008A0190"/>
    <w:rsid w:val="008C77FC"/>
    <w:rsid w:val="008D5621"/>
    <w:rsid w:val="008E6885"/>
    <w:rsid w:val="008F7948"/>
    <w:rsid w:val="0091786A"/>
    <w:rsid w:val="00955BE9"/>
    <w:rsid w:val="00960506"/>
    <w:rsid w:val="00961DD2"/>
    <w:rsid w:val="00971A1D"/>
    <w:rsid w:val="0097601A"/>
    <w:rsid w:val="009842DC"/>
    <w:rsid w:val="009F2E7C"/>
    <w:rsid w:val="009F47B4"/>
    <w:rsid w:val="009F50E5"/>
    <w:rsid w:val="00A156B9"/>
    <w:rsid w:val="00A318EE"/>
    <w:rsid w:val="00A3280A"/>
    <w:rsid w:val="00AA7FE9"/>
    <w:rsid w:val="00AC4E2A"/>
    <w:rsid w:val="00B24762"/>
    <w:rsid w:val="00B27710"/>
    <w:rsid w:val="00B7517D"/>
    <w:rsid w:val="00B804AF"/>
    <w:rsid w:val="00B843C4"/>
    <w:rsid w:val="00B87BB7"/>
    <w:rsid w:val="00B9512F"/>
    <w:rsid w:val="00BC6398"/>
    <w:rsid w:val="00BE484A"/>
    <w:rsid w:val="00BF708A"/>
    <w:rsid w:val="00C06B68"/>
    <w:rsid w:val="00C10FCC"/>
    <w:rsid w:val="00C112A5"/>
    <w:rsid w:val="00C16765"/>
    <w:rsid w:val="00C247DD"/>
    <w:rsid w:val="00C319E5"/>
    <w:rsid w:val="00C4564A"/>
    <w:rsid w:val="00C60EA8"/>
    <w:rsid w:val="00C678AA"/>
    <w:rsid w:val="00CA6FE3"/>
    <w:rsid w:val="00CF46DF"/>
    <w:rsid w:val="00D15FA0"/>
    <w:rsid w:val="00D54045"/>
    <w:rsid w:val="00D648FF"/>
    <w:rsid w:val="00D64CB6"/>
    <w:rsid w:val="00DA01F4"/>
    <w:rsid w:val="00DF2508"/>
    <w:rsid w:val="00E01186"/>
    <w:rsid w:val="00E05EE4"/>
    <w:rsid w:val="00E3243A"/>
    <w:rsid w:val="00E33920"/>
    <w:rsid w:val="00E825FF"/>
    <w:rsid w:val="00EA0E83"/>
    <w:rsid w:val="00EA6931"/>
    <w:rsid w:val="00EB6E52"/>
    <w:rsid w:val="00EB7B50"/>
    <w:rsid w:val="00EE44B0"/>
    <w:rsid w:val="00F06D19"/>
    <w:rsid w:val="00F0754A"/>
    <w:rsid w:val="00F17E63"/>
    <w:rsid w:val="00F32BA5"/>
    <w:rsid w:val="00F40192"/>
    <w:rsid w:val="00F56C00"/>
    <w:rsid w:val="00F6604A"/>
    <w:rsid w:val="00F7199D"/>
    <w:rsid w:val="00F756D0"/>
    <w:rsid w:val="00F77729"/>
    <w:rsid w:val="00FB2B88"/>
    <w:rsid w:val="00FC4E96"/>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F75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633</Words>
  <Characters>3988</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23</cp:revision>
  <dcterms:created xsi:type="dcterms:W3CDTF">2021-10-26T14:59:00Z</dcterms:created>
  <dcterms:modified xsi:type="dcterms:W3CDTF">2021-11-02T18:29:00Z</dcterms:modified>
</cp:coreProperties>
</file>