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CCD62" w14:textId="77777777" w:rsidR="00F21879" w:rsidRPr="005A1106" w:rsidRDefault="00F21879" w:rsidP="00F21879">
      <w:pPr>
        <w:spacing w:after="0" w:line="240" w:lineRule="auto"/>
        <w:jc w:val="right"/>
        <w:rPr>
          <w:rFonts w:ascii="Georgia" w:eastAsia="Calibri" w:hAnsi="Georgia" w:cs="Times New Roman"/>
          <w:sz w:val="21"/>
          <w:szCs w:val="21"/>
        </w:rPr>
      </w:pPr>
      <w:bookmarkStart w:id="0" w:name="_Hlk143671718"/>
      <w:r w:rsidRPr="005A1106">
        <w:rPr>
          <w:rFonts w:ascii="Georgia" w:eastAsia="Calibri" w:hAnsi="Georgia" w:cs="Times New Roman"/>
          <w:sz w:val="21"/>
          <w:szCs w:val="21"/>
        </w:rPr>
        <w:t>Kilian Brilz</w:t>
      </w:r>
    </w:p>
    <w:p w14:paraId="1BC0164D" w14:textId="4AAD2FBD" w:rsidR="00F21879" w:rsidRPr="005A1106" w:rsidRDefault="008B071B" w:rsidP="00F21879">
      <w:pPr>
        <w:spacing w:after="0" w:line="240" w:lineRule="auto"/>
        <w:jc w:val="right"/>
        <w:rPr>
          <w:rFonts w:ascii="Georgia" w:eastAsia="Calibri" w:hAnsi="Georgia" w:cs="Times New Roman"/>
          <w:sz w:val="21"/>
          <w:szCs w:val="21"/>
        </w:rPr>
      </w:pPr>
      <w:r w:rsidRPr="005A1106">
        <w:rPr>
          <w:rFonts w:ascii="Georgia" w:eastAsia="Calibri" w:hAnsi="Georgia" w:cs="Times New Roman"/>
          <w:sz w:val="21"/>
          <w:szCs w:val="21"/>
        </w:rPr>
        <w:t>Max-Hufschmidt-Straße 15</w:t>
      </w:r>
    </w:p>
    <w:p w14:paraId="33243874" w14:textId="52C80520" w:rsidR="00F21879" w:rsidRPr="005A1106" w:rsidRDefault="008B071B" w:rsidP="00F21879">
      <w:pPr>
        <w:spacing w:after="0" w:line="240" w:lineRule="auto"/>
        <w:jc w:val="right"/>
        <w:rPr>
          <w:rFonts w:ascii="Georgia" w:eastAsia="Calibri" w:hAnsi="Georgia" w:cs="Times New Roman"/>
          <w:sz w:val="21"/>
          <w:szCs w:val="21"/>
          <w:lang w:val="en-US"/>
        </w:rPr>
      </w:pPr>
      <w:r w:rsidRPr="005A1106">
        <w:rPr>
          <w:rFonts w:ascii="Georgia" w:eastAsia="Calibri" w:hAnsi="Georgia" w:cs="Times New Roman"/>
          <w:sz w:val="21"/>
          <w:szCs w:val="21"/>
          <w:lang w:val="en-US"/>
        </w:rPr>
        <w:t>55130 Mainz</w:t>
      </w:r>
    </w:p>
    <w:p w14:paraId="0F9681A0" w14:textId="77940470" w:rsidR="00F21879" w:rsidRPr="005A1106" w:rsidRDefault="008B071B" w:rsidP="00F21879">
      <w:pPr>
        <w:spacing w:after="0" w:line="240" w:lineRule="auto"/>
        <w:jc w:val="right"/>
        <w:rPr>
          <w:rFonts w:ascii="Georgia" w:eastAsia="Calibri" w:hAnsi="Georgia" w:cs="Times New Roman"/>
          <w:sz w:val="21"/>
          <w:szCs w:val="21"/>
          <w:lang w:val="en-US"/>
        </w:rPr>
      </w:pPr>
      <w:r w:rsidRPr="005A1106">
        <w:rPr>
          <w:rFonts w:ascii="Georgia" w:eastAsia="Calibri" w:hAnsi="Georgia" w:cs="Georgia"/>
          <w:color w:val="000000"/>
          <w:sz w:val="21"/>
          <w:szCs w:val="21"/>
          <w:lang w:val="en-US"/>
        </w:rPr>
        <w:t>k</w:t>
      </w:r>
      <w:r w:rsidR="00F21879" w:rsidRPr="005A1106">
        <w:rPr>
          <w:rFonts w:ascii="Georgia" w:eastAsia="Calibri" w:hAnsi="Georgia" w:cs="Georgia"/>
          <w:color w:val="000000"/>
          <w:sz w:val="21"/>
          <w:szCs w:val="21"/>
          <w:lang w:val="en-US"/>
        </w:rPr>
        <w:t>ilianbrilz0301@gmail.com</w:t>
      </w:r>
    </w:p>
    <w:p w14:paraId="1BF7958B" w14:textId="75BF5B7B" w:rsidR="00F21879" w:rsidRPr="005A1106" w:rsidRDefault="00F21879" w:rsidP="00F21879">
      <w:pPr>
        <w:spacing w:after="0" w:line="256" w:lineRule="auto"/>
        <w:jc w:val="right"/>
        <w:rPr>
          <w:rFonts w:ascii="Georgia" w:eastAsia="Calibri" w:hAnsi="Georgia" w:cs="Georgia"/>
          <w:color w:val="000000"/>
          <w:sz w:val="21"/>
          <w:szCs w:val="21"/>
          <w:lang w:val="en-US"/>
        </w:rPr>
      </w:pPr>
      <w:r w:rsidRPr="005A1106">
        <w:rPr>
          <w:rFonts w:ascii="Georgia" w:eastAsia="Calibri" w:hAnsi="Georgia" w:cs="Georgia"/>
          <w:color w:val="000000"/>
          <w:sz w:val="21"/>
          <w:szCs w:val="21"/>
          <w:lang w:val="en-US"/>
        </w:rPr>
        <w:t>+49</w:t>
      </w:r>
      <w:r w:rsidR="00B03FDD" w:rsidRPr="005A1106">
        <w:rPr>
          <w:rFonts w:ascii="Georgia" w:eastAsia="Calibri" w:hAnsi="Georgia" w:cs="Georgia"/>
          <w:color w:val="000000"/>
          <w:sz w:val="21"/>
          <w:szCs w:val="21"/>
          <w:lang w:val="en-US"/>
        </w:rPr>
        <w:t xml:space="preserve"> 177 159 8623</w:t>
      </w:r>
    </w:p>
    <w:p w14:paraId="0430B4BD" w14:textId="77777777" w:rsidR="00F21879" w:rsidRPr="005A1106" w:rsidRDefault="00F21879" w:rsidP="00F21879">
      <w:pPr>
        <w:spacing w:after="0" w:line="256" w:lineRule="auto"/>
        <w:rPr>
          <w:rFonts w:ascii="Georgia" w:eastAsia="Calibri" w:hAnsi="Georgia" w:cs="Georgia"/>
          <w:color w:val="000000"/>
          <w:sz w:val="21"/>
          <w:szCs w:val="21"/>
          <w:highlight w:val="yellow"/>
          <w:lang w:val="en-US"/>
        </w:rPr>
      </w:pPr>
      <w:r w:rsidRPr="005A1106">
        <w:rPr>
          <w:rFonts w:ascii="Georgia" w:eastAsia="Calibri" w:hAnsi="Georgia" w:cs="Georgia"/>
          <w:color w:val="000000"/>
          <w:sz w:val="21"/>
          <w:szCs w:val="21"/>
          <w:highlight w:val="yellow"/>
          <w:lang w:val="en-US"/>
        </w:rPr>
        <w:t xml:space="preserve">Corporate Finance </w:t>
      </w:r>
      <w:proofErr w:type="spellStart"/>
      <w:r w:rsidRPr="005A1106">
        <w:rPr>
          <w:rFonts w:ascii="Georgia" w:eastAsia="Calibri" w:hAnsi="Georgia" w:cs="Georgia"/>
          <w:color w:val="000000"/>
          <w:sz w:val="21"/>
          <w:szCs w:val="21"/>
          <w:highlight w:val="yellow"/>
          <w:lang w:val="en-US"/>
        </w:rPr>
        <w:t>Beratung</w:t>
      </w:r>
      <w:proofErr w:type="spellEnd"/>
      <w:r w:rsidRPr="005A1106">
        <w:rPr>
          <w:rFonts w:ascii="Georgia" w:eastAsia="Calibri" w:hAnsi="Georgia" w:cs="Georgia"/>
          <w:color w:val="000000"/>
          <w:sz w:val="21"/>
          <w:szCs w:val="21"/>
          <w:highlight w:val="yellow"/>
          <w:lang w:val="en-US"/>
        </w:rPr>
        <w:t xml:space="preserve"> GmbH</w:t>
      </w:r>
    </w:p>
    <w:p w14:paraId="5B9275D3" w14:textId="77777777" w:rsidR="00F21879" w:rsidRPr="005A1106" w:rsidRDefault="00F21879" w:rsidP="00F21879">
      <w:pPr>
        <w:spacing w:after="0" w:line="256" w:lineRule="auto"/>
        <w:rPr>
          <w:rFonts w:ascii="Georgia" w:eastAsia="Calibri" w:hAnsi="Georgia" w:cs="Times New Roman"/>
          <w:sz w:val="21"/>
          <w:szCs w:val="21"/>
        </w:rPr>
      </w:pPr>
      <w:r w:rsidRPr="005A1106">
        <w:rPr>
          <w:rFonts w:ascii="Georgia" w:eastAsia="Calibri" w:hAnsi="Georgia" w:cs="Times New Roman"/>
          <w:sz w:val="21"/>
          <w:szCs w:val="21"/>
          <w:highlight w:val="yellow"/>
        </w:rPr>
        <w:t>Musterstraße 99</w:t>
      </w:r>
      <w:r w:rsidRPr="005A1106">
        <w:rPr>
          <w:rFonts w:ascii="Georgia" w:eastAsia="Calibri" w:hAnsi="Georgia" w:cs="Times New Roman"/>
          <w:sz w:val="21"/>
          <w:szCs w:val="21"/>
          <w:highlight w:val="yellow"/>
        </w:rPr>
        <w:br/>
        <w:t>55005 Frankfurt am Main</w:t>
      </w:r>
      <w:r w:rsidRPr="005A1106">
        <w:rPr>
          <w:rFonts w:ascii="Georgia" w:eastAsia="Calibri" w:hAnsi="Georgia" w:cs="Times New Roman"/>
          <w:sz w:val="21"/>
          <w:szCs w:val="21"/>
        </w:rPr>
        <w:t xml:space="preserve"> </w:t>
      </w:r>
    </w:p>
    <w:p w14:paraId="1CBEFE37" w14:textId="10FEF025" w:rsidR="00F21879" w:rsidRPr="005A1106" w:rsidRDefault="00665074" w:rsidP="00F21879">
      <w:pPr>
        <w:spacing w:after="0" w:line="256" w:lineRule="auto"/>
        <w:jc w:val="right"/>
        <w:rPr>
          <w:rFonts w:ascii="Georgia" w:eastAsia="Calibri" w:hAnsi="Georgia" w:cs="Times New Roman"/>
          <w:sz w:val="21"/>
          <w:szCs w:val="21"/>
        </w:rPr>
      </w:pPr>
      <w:r w:rsidRPr="005A1106">
        <w:rPr>
          <w:rFonts w:ascii="Georgia" w:eastAsia="Calibri" w:hAnsi="Georgia" w:cs="Times New Roman"/>
          <w:sz w:val="21"/>
          <w:szCs w:val="21"/>
          <w:highlight w:val="yellow"/>
        </w:rPr>
        <w:t>Adendorf</w:t>
      </w:r>
      <w:r w:rsidR="00F21879" w:rsidRPr="005A1106">
        <w:rPr>
          <w:rFonts w:ascii="Georgia" w:eastAsia="Calibri" w:hAnsi="Georgia" w:cs="Times New Roman"/>
          <w:sz w:val="21"/>
          <w:szCs w:val="21"/>
          <w:highlight w:val="yellow"/>
        </w:rPr>
        <w:t xml:space="preserve">, </w:t>
      </w:r>
      <w:r w:rsidRPr="005A1106">
        <w:rPr>
          <w:rFonts w:ascii="Georgia" w:eastAsia="Calibri" w:hAnsi="Georgia" w:cs="Times New Roman"/>
          <w:sz w:val="21"/>
          <w:szCs w:val="21"/>
          <w:highlight w:val="yellow"/>
        </w:rPr>
        <w:t>15</w:t>
      </w:r>
      <w:r w:rsidR="00F21879" w:rsidRPr="005A1106">
        <w:rPr>
          <w:rFonts w:ascii="Georgia" w:eastAsia="Calibri" w:hAnsi="Georgia" w:cs="Times New Roman"/>
          <w:sz w:val="21"/>
          <w:szCs w:val="21"/>
          <w:highlight w:val="yellow"/>
        </w:rPr>
        <w:t>.</w:t>
      </w:r>
      <w:r w:rsidRPr="005A1106">
        <w:rPr>
          <w:rFonts w:ascii="Georgia" w:eastAsia="Calibri" w:hAnsi="Georgia" w:cs="Times New Roman"/>
          <w:sz w:val="21"/>
          <w:szCs w:val="21"/>
          <w:highlight w:val="yellow"/>
        </w:rPr>
        <w:t>10</w:t>
      </w:r>
      <w:r w:rsidR="00F21879" w:rsidRPr="005A1106">
        <w:rPr>
          <w:rFonts w:ascii="Georgia" w:eastAsia="Calibri" w:hAnsi="Georgia" w:cs="Times New Roman"/>
          <w:sz w:val="21"/>
          <w:szCs w:val="21"/>
          <w:highlight w:val="yellow"/>
        </w:rPr>
        <w:t>.202</w:t>
      </w:r>
      <w:r w:rsidRPr="005A1106">
        <w:rPr>
          <w:rFonts w:ascii="Georgia" w:eastAsia="Calibri" w:hAnsi="Georgia" w:cs="Times New Roman"/>
          <w:sz w:val="21"/>
          <w:szCs w:val="21"/>
          <w:highlight w:val="yellow"/>
        </w:rPr>
        <w:t>3</w:t>
      </w:r>
    </w:p>
    <w:p w14:paraId="662B404C" w14:textId="77777777" w:rsidR="00F21879" w:rsidRPr="005A1106" w:rsidRDefault="00F21879" w:rsidP="00F21879">
      <w:pPr>
        <w:spacing w:after="0" w:line="256" w:lineRule="auto"/>
        <w:rPr>
          <w:rFonts w:ascii="Georgia" w:eastAsia="Calibri" w:hAnsi="Georgia" w:cs="Times New Roman"/>
          <w:sz w:val="21"/>
          <w:szCs w:val="21"/>
        </w:rPr>
      </w:pPr>
    </w:p>
    <w:p w14:paraId="1CD00DF6" w14:textId="77777777" w:rsidR="00DB7A0E" w:rsidRPr="005A1106" w:rsidRDefault="00F21879" w:rsidP="00DB7A0E">
      <w:pPr>
        <w:spacing w:after="0" w:line="256" w:lineRule="auto"/>
        <w:jc w:val="both"/>
        <w:rPr>
          <w:rFonts w:ascii="Georgia" w:eastAsia="Calibri" w:hAnsi="Georgia" w:cs="Times New Roman"/>
          <w:b/>
          <w:bCs/>
          <w:sz w:val="21"/>
          <w:szCs w:val="21"/>
        </w:rPr>
      </w:pPr>
      <w:r w:rsidRPr="005A1106">
        <w:rPr>
          <w:rFonts w:ascii="Georgia" w:eastAsia="Calibri" w:hAnsi="Georgia" w:cs="Times New Roman"/>
          <w:b/>
          <w:bCs/>
          <w:sz w:val="21"/>
          <w:szCs w:val="21"/>
        </w:rPr>
        <w:t xml:space="preserve">Bewerbung um ein Praktikum im </w:t>
      </w:r>
      <w:r w:rsidR="00565CDB" w:rsidRPr="005A1106">
        <w:rPr>
          <w:rFonts w:ascii="Georgia" w:eastAsia="Calibri" w:hAnsi="Georgia" w:cs="Times New Roman"/>
          <w:b/>
          <w:bCs/>
          <w:sz w:val="21"/>
          <w:szCs w:val="21"/>
          <w:highlight w:val="yellow"/>
        </w:rPr>
        <w:t xml:space="preserve">Inhouse </w:t>
      </w:r>
      <w:r w:rsidRPr="005A1106">
        <w:rPr>
          <w:rFonts w:ascii="Georgia" w:eastAsia="Calibri" w:hAnsi="Georgia" w:cs="Times New Roman"/>
          <w:b/>
          <w:bCs/>
          <w:sz w:val="21"/>
          <w:szCs w:val="21"/>
          <w:highlight w:val="yellow"/>
        </w:rPr>
        <w:t>Consulting</w:t>
      </w:r>
    </w:p>
    <w:p w14:paraId="432B7905" w14:textId="77777777" w:rsidR="00DB7A0E" w:rsidRPr="001E5F1E" w:rsidRDefault="00DB7A0E" w:rsidP="00DB7A0E">
      <w:pPr>
        <w:spacing w:after="0" w:line="256" w:lineRule="auto"/>
        <w:jc w:val="both"/>
        <w:rPr>
          <w:rFonts w:ascii="Georgia" w:eastAsia="Calibri" w:hAnsi="Georgia" w:cs="Times New Roman"/>
          <w:sz w:val="21"/>
          <w:szCs w:val="21"/>
        </w:rPr>
      </w:pPr>
    </w:p>
    <w:p w14:paraId="48831BFA" w14:textId="77777777" w:rsidR="00E53560" w:rsidRPr="001E5F1E" w:rsidRDefault="00E53560" w:rsidP="00E53560">
      <w:pPr>
        <w:spacing w:after="0" w:line="256" w:lineRule="auto"/>
        <w:jc w:val="both"/>
        <w:rPr>
          <w:rFonts w:ascii="Georgia" w:eastAsia="Calibri" w:hAnsi="Georgia" w:cs="Times New Roman"/>
          <w:sz w:val="21"/>
          <w:szCs w:val="21"/>
        </w:rPr>
      </w:pPr>
      <w:r w:rsidRPr="001E5F1E">
        <w:rPr>
          <w:rFonts w:ascii="Georgia" w:eastAsia="Calibri" w:hAnsi="Georgia" w:cs="Times New Roman"/>
          <w:sz w:val="21"/>
          <w:szCs w:val="21"/>
        </w:rPr>
        <w:t>Sehr geehrte Damen und Herren,</w:t>
      </w:r>
    </w:p>
    <w:p w14:paraId="68D51EE8" w14:textId="77777777" w:rsidR="00E53560" w:rsidRPr="001E5F1E" w:rsidRDefault="00E53560" w:rsidP="00E53560">
      <w:pPr>
        <w:spacing w:after="0" w:line="256" w:lineRule="auto"/>
        <w:jc w:val="both"/>
        <w:rPr>
          <w:rFonts w:ascii="Georgia" w:eastAsia="Calibri" w:hAnsi="Georgia" w:cs="Times New Roman"/>
          <w:sz w:val="21"/>
          <w:szCs w:val="21"/>
        </w:rPr>
      </w:pPr>
    </w:p>
    <w:p w14:paraId="530FA95C" w14:textId="77777777" w:rsidR="00E53560" w:rsidRPr="001E5F1E" w:rsidRDefault="00E53560" w:rsidP="00E53560">
      <w:pPr>
        <w:spacing w:after="0" w:line="256" w:lineRule="auto"/>
        <w:jc w:val="both"/>
        <w:rPr>
          <w:rFonts w:ascii="Georgia" w:eastAsia="Calibri" w:hAnsi="Georgia" w:cs="Times New Roman"/>
          <w:sz w:val="21"/>
          <w:szCs w:val="21"/>
        </w:rPr>
      </w:pPr>
      <w:r w:rsidRPr="001E5F1E">
        <w:rPr>
          <w:rFonts w:ascii="Georgia" w:eastAsia="Calibri" w:hAnsi="Georgia" w:cs="Times New Roman"/>
          <w:sz w:val="21"/>
          <w:szCs w:val="21"/>
        </w:rPr>
        <w:t xml:space="preserve">mit dem Beruf des Consultants verbinde ich vielseitige und anspruchsvolle Tätigkeiten, die es einem ermöglichen, innerhalb kurzer Zeit tiefgehende Einblicke in verschiedene Geschäftsfelder zu gewinnen. Der Reiz, insbesondere als Inhouse-Berater, die Veränderungen, die man mit seiner Arbeit hervorruft, teilweise noch in Monaten oder Jahren beobachten zu können und dabei ein Teil einer großen Mannschaft zu sein und dennoch agil agieren zu können, fasziniert mich enorm. In einer sich stetig wandelnden Wirtschaftsumgebung wird die Rolle des Inhouse-Beraters zunehmend bedeutender, indem er das Unternehmen dabei unterstützt, Veränderungen nicht nur anzunehmen, sondern auch proaktiv zu gestalten. Um durch meine Arbeit eines Tages auch eine bedeutende Rolle in der Wirtschaft einzunehmen, möchte ich ab dem </w:t>
      </w:r>
      <w:r w:rsidRPr="001E5F1E">
        <w:rPr>
          <w:rFonts w:ascii="Georgia" w:eastAsia="Calibri" w:hAnsi="Georgia" w:cs="Times New Roman"/>
          <w:sz w:val="21"/>
          <w:szCs w:val="21"/>
          <w:highlight w:val="yellow"/>
        </w:rPr>
        <w:t>04.03.2024</w:t>
      </w:r>
      <w:r w:rsidRPr="001E5F1E">
        <w:rPr>
          <w:rFonts w:ascii="Georgia" w:eastAsia="Calibri" w:hAnsi="Georgia" w:cs="Times New Roman"/>
          <w:sz w:val="21"/>
          <w:szCs w:val="21"/>
        </w:rPr>
        <w:t xml:space="preserve"> ein zehn- bis zwölfwöchiges Praktikum im Inhouse Consulting am </w:t>
      </w:r>
      <w:r w:rsidRPr="001E5F1E">
        <w:rPr>
          <w:rFonts w:ascii="Georgia" w:eastAsia="Calibri" w:hAnsi="Georgia" w:cs="Times New Roman"/>
          <w:sz w:val="21"/>
          <w:szCs w:val="21"/>
          <w:highlight w:val="yellow"/>
        </w:rPr>
        <w:t>Standort Frankfurt am Main</w:t>
      </w:r>
      <w:r w:rsidRPr="001E5F1E">
        <w:rPr>
          <w:rFonts w:ascii="Georgia" w:eastAsia="Calibri" w:hAnsi="Georgia" w:cs="Times New Roman"/>
          <w:sz w:val="21"/>
          <w:szCs w:val="21"/>
        </w:rPr>
        <w:t xml:space="preserve"> – alternativ auch gerne an einem Ihrer anderen Standorte – absolvieren. </w:t>
      </w:r>
    </w:p>
    <w:p w14:paraId="1AE10AA9" w14:textId="77777777" w:rsidR="00E53560" w:rsidRPr="001E5F1E" w:rsidRDefault="00E53560" w:rsidP="00E53560">
      <w:pPr>
        <w:spacing w:after="0" w:line="256" w:lineRule="auto"/>
        <w:jc w:val="both"/>
        <w:rPr>
          <w:rFonts w:ascii="Georgia" w:eastAsia="Calibri" w:hAnsi="Georgia" w:cs="Times New Roman"/>
          <w:sz w:val="21"/>
          <w:szCs w:val="21"/>
        </w:rPr>
      </w:pPr>
    </w:p>
    <w:p w14:paraId="4662BFE0" w14:textId="77777777" w:rsidR="00E53560" w:rsidRPr="001E5F1E" w:rsidRDefault="00E53560" w:rsidP="00E53560">
      <w:pPr>
        <w:spacing w:after="0" w:line="256" w:lineRule="auto"/>
        <w:jc w:val="both"/>
        <w:rPr>
          <w:rFonts w:ascii="Georgia" w:eastAsia="Calibri" w:hAnsi="Georgia" w:cs="Times New Roman"/>
          <w:sz w:val="21"/>
          <w:szCs w:val="21"/>
        </w:rPr>
      </w:pPr>
      <w:r w:rsidRPr="001E5F1E">
        <w:rPr>
          <w:rFonts w:ascii="Georgia" w:eastAsia="Calibri" w:hAnsi="Georgia" w:cs="Times New Roman"/>
          <w:sz w:val="21"/>
          <w:szCs w:val="21"/>
        </w:rPr>
        <w:t xml:space="preserve">Während eines Ferienjobs als Sicherheitstrainer in einem Kletterwald hatte ich die Gelegenheit, einen Unternehmensberater kennenzulernen. Dieses Erlebnis entfachte meine Begeisterung für die Branche und den Beruf. Auf meiner Schwedenreise vertiefte ich mein Interesse und entschied mich, Wirtschaftswissenschaften an der </w:t>
      </w:r>
      <w:proofErr w:type="gramStart"/>
      <w:r w:rsidRPr="001E5F1E">
        <w:rPr>
          <w:rFonts w:ascii="Georgia" w:eastAsia="Calibri" w:hAnsi="Georgia" w:cs="Times New Roman"/>
          <w:sz w:val="21"/>
          <w:szCs w:val="21"/>
        </w:rPr>
        <w:t>Johannes Gutenberg-Universität</w:t>
      </w:r>
      <w:proofErr w:type="gramEnd"/>
      <w:r w:rsidRPr="001E5F1E">
        <w:rPr>
          <w:rFonts w:ascii="Georgia" w:eastAsia="Calibri" w:hAnsi="Georgia" w:cs="Times New Roman"/>
          <w:sz w:val="21"/>
          <w:szCs w:val="21"/>
        </w:rPr>
        <w:t xml:space="preserve"> in Mainz zu studieren. Seit Beginn meines Studiums bin ich Mitglied der studentischen Unternehmensberatung Berater e. V., in der ich meine Netzwerkkontakte erweitern und an unterschiedlichen Projekten teilnehmen konnte. Hierbei konnte ich meine Team- und Kommunikationsfähigkeiten weiterentwickeln. Mein effizientes Zeitmanagement und meine hohe Belastbarkeit ermöglichen es mir, trotz starkem Engagement in der studentischen Unternehmensberatung und meinen Praktikumstätigkeiten </w:t>
      </w:r>
      <w:commentRangeStart w:id="1"/>
      <w:commentRangeStart w:id="2"/>
      <w:r w:rsidRPr="001E5F1E">
        <w:rPr>
          <w:rFonts w:ascii="Georgia" w:eastAsia="Calibri" w:hAnsi="Georgia" w:cs="Times New Roman"/>
          <w:sz w:val="21"/>
          <w:szCs w:val="21"/>
        </w:rPr>
        <w:t xml:space="preserve">bei </w:t>
      </w:r>
      <w:proofErr w:type="spellStart"/>
      <w:r w:rsidRPr="001E5F1E">
        <w:rPr>
          <w:rFonts w:ascii="Georgia" w:eastAsia="Calibri" w:hAnsi="Georgia" w:cs="Times New Roman"/>
          <w:sz w:val="21"/>
          <w:szCs w:val="21"/>
        </w:rPr>
        <w:t>Solidaris</w:t>
      </w:r>
      <w:proofErr w:type="spellEnd"/>
      <w:r w:rsidRPr="001E5F1E">
        <w:rPr>
          <w:rFonts w:ascii="Georgia" w:eastAsia="Calibri" w:hAnsi="Georgia" w:cs="Times New Roman"/>
          <w:sz w:val="21"/>
          <w:szCs w:val="21"/>
        </w:rPr>
        <w:t xml:space="preserve"> und Schaeffler Consulting</w:t>
      </w:r>
      <w:commentRangeEnd w:id="1"/>
      <w:r w:rsidR="00C903B0">
        <w:rPr>
          <w:rStyle w:val="Kommentarzeichen"/>
        </w:rPr>
        <w:commentReference w:id="1"/>
      </w:r>
      <w:commentRangeEnd w:id="2"/>
      <w:r w:rsidR="006C30B8">
        <w:rPr>
          <w:rStyle w:val="Kommentarzeichen"/>
        </w:rPr>
        <w:commentReference w:id="2"/>
      </w:r>
      <w:r w:rsidRPr="001E5F1E">
        <w:rPr>
          <w:rFonts w:ascii="Georgia" w:eastAsia="Calibri" w:hAnsi="Georgia" w:cs="Times New Roman"/>
          <w:sz w:val="21"/>
          <w:szCs w:val="21"/>
        </w:rPr>
        <w:t xml:space="preserve">, hervorragende akademische Leistungen zu erbringen und dabei noch genügend Kapazitäten zu haben, um </w:t>
      </w:r>
      <w:commentRangeStart w:id="3"/>
      <w:commentRangeStart w:id="4"/>
      <w:commentRangeStart w:id="5"/>
      <w:r w:rsidRPr="001E5F1E">
        <w:rPr>
          <w:rFonts w:ascii="Georgia" w:eastAsia="Calibri" w:hAnsi="Georgia" w:cs="Times New Roman"/>
          <w:sz w:val="21"/>
          <w:szCs w:val="21"/>
        </w:rPr>
        <w:t xml:space="preserve">meinen Hobbys </w:t>
      </w:r>
      <w:commentRangeEnd w:id="3"/>
      <w:r w:rsidRPr="001E5F1E">
        <w:rPr>
          <w:rStyle w:val="Kommentarzeichen"/>
          <w:rFonts w:ascii="Georgia" w:hAnsi="Georgia"/>
          <w:sz w:val="21"/>
          <w:szCs w:val="21"/>
        </w:rPr>
        <w:commentReference w:id="3"/>
      </w:r>
      <w:commentRangeEnd w:id="4"/>
      <w:r w:rsidR="00C903B0">
        <w:rPr>
          <w:rStyle w:val="Kommentarzeichen"/>
        </w:rPr>
        <w:commentReference w:id="4"/>
      </w:r>
      <w:commentRangeEnd w:id="5"/>
      <w:r w:rsidR="006C30B8">
        <w:rPr>
          <w:rStyle w:val="Kommentarzeichen"/>
        </w:rPr>
        <w:commentReference w:id="5"/>
      </w:r>
      <w:r w:rsidRPr="001E5F1E">
        <w:rPr>
          <w:rFonts w:ascii="Georgia" w:eastAsia="Calibri" w:hAnsi="Georgia" w:cs="Times New Roman"/>
          <w:sz w:val="21"/>
          <w:szCs w:val="21"/>
        </w:rPr>
        <w:t xml:space="preserve">nachzugehen. Nachdem ich nun ein umfangreiches betriebswirtschaftliches Grundverständnis aufgebaut habe, möchte ich meine Karriere durch das Praktikum nun final in Richtung Unternehmensberatung ausrichten. </w:t>
      </w:r>
    </w:p>
    <w:p w14:paraId="5567BCFB" w14:textId="77777777" w:rsidR="00E53560" w:rsidRPr="001E5F1E" w:rsidRDefault="00E53560" w:rsidP="00E53560">
      <w:pPr>
        <w:spacing w:after="0" w:line="256" w:lineRule="auto"/>
        <w:jc w:val="both"/>
        <w:rPr>
          <w:rFonts w:ascii="Georgia" w:eastAsia="Calibri" w:hAnsi="Georgia" w:cs="Times New Roman"/>
          <w:sz w:val="21"/>
          <w:szCs w:val="21"/>
        </w:rPr>
      </w:pPr>
    </w:p>
    <w:p w14:paraId="07C9C367" w14:textId="77EB3CDF" w:rsidR="00E53560" w:rsidRPr="001E5F1E" w:rsidRDefault="00E53560" w:rsidP="00E53560">
      <w:pPr>
        <w:spacing w:after="0" w:line="256" w:lineRule="auto"/>
        <w:jc w:val="both"/>
        <w:rPr>
          <w:rFonts w:ascii="Georgia" w:eastAsia="Calibri" w:hAnsi="Georgia" w:cs="Times New Roman"/>
          <w:sz w:val="21"/>
          <w:szCs w:val="21"/>
        </w:rPr>
      </w:pPr>
      <w:r w:rsidRPr="001E5F1E">
        <w:rPr>
          <w:rFonts w:ascii="Georgia" w:eastAsia="Calibri" w:hAnsi="Georgia" w:cs="Times New Roman"/>
          <w:sz w:val="21"/>
          <w:szCs w:val="21"/>
        </w:rPr>
        <w:t xml:space="preserve">Bayer Consulting erscheint mir als ideale Wahl für dieses Praktikum. Neben Ihrem Status als Inhouse-Beratung eines der führenden Unternehmen in den Branchen Agrarwirtschaft und Pharmazie, begeistert mich vor allem Ihr Fortschritt in der Gentherapie, der einen bedeutenden Fortschritt zur Bekämpfung von bisher unheilbaren Krankheiten wie Parkinson bietet. </w:t>
      </w:r>
      <w:commentRangeStart w:id="6"/>
      <w:ins w:id="7" w:author="Kilian Brilz | berater e.V." w:date="2024-02-23T16:17:00Z">
        <w:r w:rsidR="001E5F1E">
          <w:rPr>
            <w:rFonts w:ascii="Georgia" w:eastAsia="Calibri" w:hAnsi="Georgia" w:cs="Times New Roman"/>
            <w:sz w:val="21"/>
            <w:szCs w:val="21"/>
          </w:rPr>
          <w:t>Schon in meiner Oberstufenzeit konnte ich</w:t>
        </w:r>
      </w:ins>
      <w:ins w:id="8" w:author="Kilian Brilz | berater e.V." w:date="2024-02-23T16:18:00Z">
        <w:r w:rsidR="001E5F1E">
          <w:rPr>
            <w:rFonts w:ascii="Georgia" w:eastAsia="Calibri" w:hAnsi="Georgia" w:cs="Times New Roman"/>
            <w:sz w:val="21"/>
            <w:szCs w:val="21"/>
          </w:rPr>
          <w:t xml:space="preserve"> mich neben wirtschaftlichen Themen auch für biologische Themen </w:t>
        </w:r>
      </w:ins>
      <w:ins w:id="9" w:author="Kilian Brilz | berater e.V." w:date="2024-02-23T16:19:00Z">
        <w:r w:rsidR="001E5F1E">
          <w:rPr>
            <w:rFonts w:ascii="Georgia" w:eastAsia="Calibri" w:hAnsi="Georgia" w:cs="Times New Roman"/>
            <w:sz w:val="21"/>
            <w:szCs w:val="21"/>
          </w:rPr>
          <w:t>begeistern</w:t>
        </w:r>
      </w:ins>
      <w:ins w:id="10" w:author="Kilian Brilz | berater e.V." w:date="2024-02-23T16:18:00Z">
        <w:r w:rsidR="001E5F1E">
          <w:rPr>
            <w:rFonts w:ascii="Georgia" w:eastAsia="Calibri" w:hAnsi="Georgia" w:cs="Times New Roman"/>
            <w:sz w:val="21"/>
            <w:szCs w:val="21"/>
          </w:rPr>
          <w:t xml:space="preserve"> und</w:t>
        </w:r>
      </w:ins>
      <w:ins w:id="11" w:author="Kilian Brilz | berater e.V." w:date="2024-02-23T16:19:00Z">
        <w:r w:rsidR="001E5F1E">
          <w:rPr>
            <w:rFonts w:ascii="Georgia" w:eastAsia="Calibri" w:hAnsi="Georgia" w:cs="Times New Roman"/>
            <w:sz w:val="21"/>
            <w:szCs w:val="21"/>
          </w:rPr>
          <w:t xml:space="preserve"> unter anderem </w:t>
        </w:r>
      </w:ins>
      <w:ins w:id="12" w:author="Kilian Brilz | berater e.V." w:date="2024-02-23T16:20:00Z">
        <w:r w:rsidR="001E5F1E">
          <w:rPr>
            <w:rFonts w:ascii="Georgia" w:eastAsia="Calibri" w:hAnsi="Georgia" w:cs="Times New Roman"/>
            <w:sz w:val="21"/>
            <w:szCs w:val="21"/>
          </w:rPr>
          <w:t>ein</w:t>
        </w:r>
      </w:ins>
      <w:ins w:id="13" w:author="Kilian Brilz | berater e.V." w:date="2024-02-23T16:19:00Z">
        <w:r w:rsidR="001E5F1E">
          <w:rPr>
            <w:rFonts w:ascii="Georgia" w:eastAsia="Calibri" w:hAnsi="Georgia" w:cs="Times New Roman"/>
            <w:sz w:val="21"/>
            <w:szCs w:val="21"/>
          </w:rPr>
          <w:t>e Facharbeit über das Thema „CRISPR-Cas9 – ethisch vertretbar“ verfassen</w:t>
        </w:r>
      </w:ins>
      <w:ins w:id="14" w:author="Kilian Brilz | berater e.V." w:date="2024-02-23T16:20:00Z">
        <w:r w:rsidR="001E5F1E">
          <w:rPr>
            <w:rFonts w:ascii="Georgia" w:eastAsia="Calibri" w:hAnsi="Georgia" w:cs="Times New Roman"/>
            <w:sz w:val="21"/>
            <w:szCs w:val="21"/>
          </w:rPr>
          <w:t xml:space="preserve"> und so meine Begeisterung für diese Branche noch weiter stärken. (Hier könn</w:t>
        </w:r>
      </w:ins>
      <w:ins w:id="15" w:author="Kilian Brilz | berater e.V." w:date="2024-02-23T16:21:00Z">
        <w:r w:rsidR="001E5F1E">
          <w:rPr>
            <w:rFonts w:ascii="Georgia" w:eastAsia="Calibri" w:hAnsi="Georgia" w:cs="Times New Roman"/>
            <w:sz w:val="21"/>
            <w:szCs w:val="21"/>
          </w:rPr>
          <w:t>te noch was hin, im Sinne von „Ich hoffe… Rahmen Praktikum… auch)</w:t>
        </w:r>
      </w:ins>
      <w:commentRangeEnd w:id="6"/>
      <w:ins w:id="16" w:author="Kilian Brilz | berater e.V." w:date="2024-02-23T16:38:00Z">
        <w:r w:rsidR="00C903B0">
          <w:rPr>
            <w:rStyle w:val="Kommentarzeichen"/>
          </w:rPr>
          <w:commentReference w:id="6"/>
        </w:r>
      </w:ins>
      <w:ins w:id="17" w:author="Kilian Brilz | berater e.V." w:date="2024-02-23T16:19:00Z">
        <w:r w:rsidR="001E5F1E">
          <w:rPr>
            <w:rFonts w:ascii="Georgia" w:eastAsia="Calibri" w:hAnsi="Georgia" w:cs="Times New Roman"/>
            <w:sz w:val="21"/>
            <w:szCs w:val="21"/>
          </w:rPr>
          <w:t>.</w:t>
        </w:r>
      </w:ins>
      <w:del w:id="18" w:author="Kilian Brilz | berater e.V." w:date="2024-02-23T16:21:00Z">
        <w:r w:rsidRPr="001E5F1E" w:rsidDel="001E5F1E">
          <w:rPr>
            <w:rFonts w:ascii="Georgia" w:eastAsia="Calibri" w:hAnsi="Georgia" w:cs="Times New Roman"/>
            <w:sz w:val="21"/>
            <w:szCs w:val="21"/>
          </w:rPr>
          <w:delText xml:space="preserve">Schon seit meiner Oberstufenzeit interessiere ich mich neben wirtschaftlichen Themen auch </w:delText>
        </w:r>
        <w:commentRangeStart w:id="19"/>
        <w:r w:rsidRPr="001E5F1E" w:rsidDel="001E5F1E">
          <w:rPr>
            <w:rFonts w:ascii="Georgia" w:eastAsia="Calibri" w:hAnsi="Georgia" w:cs="Times New Roman"/>
            <w:sz w:val="21"/>
            <w:szCs w:val="21"/>
          </w:rPr>
          <w:delText xml:space="preserve">für genetische Lösungen für die Lösung </w:delText>
        </w:r>
        <w:commentRangeEnd w:id="19"/>
        <w:r w:rsidR="005A1106" w:rsidDel="001E5F1E">
          <w:rPr>
            <w:rStyle w:val="Kommentarzeichen"/>
          </w:rPr>
          <w:commentReference w:id="19"/>
        </w:r>
        <w:r w:rsidRPr="001E5F1E" w:rsidDel="001E5F1E">
          <w:rPr>
            <w:rFonts w:ascii="Georgia" w:eastAsia="Calibri" w:hAnsi="Georgia" w:cs="Times New Roman"/>
            <w:sz w:val="21"/>
            <w:szCs w:val="21"/>
          </w:rPr>
          <w:delText>von Problemen der Menschheit.</w:delText>
        </w:r>
      </w:del>
      <w:r w:rsidRPr="001E5F1E">
        <w:rPr>
          <w:rFonts w:ascii="Georgia" w:eastAsia="Calibri" w:hAnsi="Georgia" w:cs="Times New Roman"/>
          <w:sz w:val="21"/>
          <w:szCs w:val="21"/>
        </w:rPr>
        <w:t xml:space="preserve"> </w:t>
      </w:r>
    </w:p>
    <w:p w14:paraId="6259EE34" w14:textId="77777777" w:rsidR="00E53560" w:rsidRPr="001E5F1E" w:rsidRDefault="00E53560" w:rsidP="00E53560">
      <w:pPr>
        <w:spacing w:after="0" w:line="256" w:lineRule="auto"/>
        <w:jc w:val="both"/>
        <w:rPr>
          <w:rFonts w:ascii="Georgia" w:eastAsia="Calibri" w:hAnsi="Georgia" w:cs="Times New Roman"/>
          <w:sz w:val="21"/>
          <w:szCs w:val="21"/>
        </w:rPr>
      </w:pPr>
    </w:p>
    <w:p w14:paraId="4EA6411D" w14:textId="5C210CD0" w:rsidR="00E53560" w:rsidRPr="001E5F1E" w:rsidRDefault="00E53560" w:rsidP="00E53560">
      <w:pPr>
        <w:spacing w:after="0" w:line="256" w:lineRule="auto"/>
        <w:jc w:val="both"/>
        <w:rPr>
          <w:rFonts w:ascii="Georgia" w:eastAsia="Calibri" w:hAnsi="Georgia" w:cs="Times New Roman"/>
          <w:sz w:val="21"/>
          <w:szCs w:val="21"/>
        </w:rPr>
      </w:pPr>
      <w:r w:rsidRPr="001E5F1E">
        <w:rPr>
          <w:rFonts w:ascii="Georgia" w:eastAsia="Calibri" w:hAnsi="Georgia" w:cs="Times New Roman"/>
          <w:sz w:val="21"/>
          <w:szCs w:val="21"/>
        </w:rPr>
        <w:t>Von dem Praktikum bei Ihnen erhoffe ich mir eine steile Lernkurve und die Möglichkeit, meine eigenen Ideen einzubringen. Ich bin überzeugt davon, dass ich durch mein ausgeprägtes Interesse am Beratungswesen, meine hohe Einsatzbereitschaft und meine Teamfähigkeit eine Bereicherung für Ihr Unternehmen darstellen werde. Über die Gelegenheit, Sie in einem persönlichen Gespräch von meinen Qualitäten zu überzeugen, würde ich mich sehr freuen.</w:t>
      </w:r>
    </w:p>
    <w:p w14:paraId="290D20BB" w14:textId="77777777" w:rsidR="00022546" w:rsidRPr="005A1106" w:rsidRDefault="00022546" w:rsidP="00E200D3">
      <w:pPr>
        <w:spacing w:after="0" w:line="233" w:lineRule="atLeast"/>
        <w:jc w:val="both"/>
        <w:rPr>
          <w:rFonts w:ascii="Georgia" w:eastAsia="Times New Roman" w:hAnsi="Georgia" w:cs="Calibri"/>
          <w:color w:val="000000"/>
          <w:kern w:val="0"/>
          <w:sz w:val="21"/>
          <w:szCs w:val="21"/>
          <w:lang w:eastAsia="de-DE"/>
          <w14:ligatures w14:val="none"/>
        </w:rPr>
      </w:pPr>
    </w:p>
    <w:p w14:paraId="4B84EDBD" w14:textId="5D0A6A89" w:rsidR="007E1463" w:rsidRPr="005A1106" w:rsidRDefault="00C006C5" w:rsidP="00C006C5">
      <w:pPr>
        <w:spacing w:after="0" w:line="233" w:lineRule="atLeast"/>
        <w:jc w:val="both"/>
        <w:rPr>
          <w:rFonts w:ascii="Georgia" w:eastAsia="Times New Roman" w:hAnsi="Georgia" w:cs="Calibri"/>
          <w:color w:val="000000"/>
          <w:kern w:val="0"/>
          <w:sz w:val="21"/>
          <w:szCs w:val="21"/>
          <w:lang w:eastAsia="de-DE"/>
          <w14:ligatures w14:val="none"/>
        </w:rPr>
      </w:pPr>
      <w:r w:rsidRPr="001E5F1E">
        <w:rPr>
          <w:rFonts w:ascii="Georgia" w:eastAsia="Times New Roman" w:hAnsi="Georgia" w:cs="Calibri"/>
          <w:noProof/>
          <w:color w:val="000000"/>
          <w:kern w:val="0"/>
          <w:sz w:val="21"/>
          <w:szCs w:val="21"/>
          <w:lang w:eastAsia="de-DE"/>
        </w:rPr>
        <mc:AlternateContent>
          <mc:Choice Requires="wpi">
            <w:drawing>
              <wp:anchor distT="0" distB="0" distL="114300" distR="114300" simplePos="0" relativeHeight="251671552" behindDoc="0" locked="0" layoutInCell="1" allowOverlap="1" wp14:anchorId="510E7DFC" wp14:editId="643A8904">
                <wp:simplePos x="0" y="0"/>
                <wp:positionH relativeFrom="margin">
                  <wp:align>left</wp:align>
                </wp:positionH>
                <wp:positionV relativeFrom="paragraph">
                  <wp:posOffset>184785</wp:posOffset>
                </wp:positionV>
                <wp:extent cx="1298490" cy="705295"/>
                <wp:effectExtent l="57150" t="38100" r="0" b="57150"/>
                <wp:wrapNone/>
                <wp:docPr id="1737724704" name="Freihand 13"/>
                <wp:cNvGraphicFramePr/>
                <a:graphic xmlns:a="http://schemas.openxmlformats.org/drawingml/2006/main">
                  <a:graphicData uri="http://schemas.microsoft.com/office/word/2010/wordprocessingInk">
                    <w14:contentPart bwMode="auto" r:id="rId9">
                      <w14:nvContentPartPr>
                        <w14:cNvContentPartPr/>
                      </w14:nvContentPartPr>
                      <w14:xfrm>
                        <a:off x="0" y="0"/>
                        <a:ext cx="1298490" cy="705295"/>
                      </w14:xfrm>
                    </w14:contentPart>
                  </a:graphicData>
                </a:graphic>
              </wp:anchor>
            </w:drawing>
          </mc:Choice>
          <mc:Fallback>
            <w:pict>
              <v:shapetype w14:anchorId="270F46D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3" o:spid="_x0000_s1026" type="#_x0000_t75" style="position:absolute;margin-left:0;margin-top:13.85pt;width:103.7pt;height:56.95pt;z-index:251671552;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">
                <v:imagedata r:id="rId10" o:title=""/>
                <w10:wrap anchorx="margin"/>
              </v:shape>
            </w:pict>
          </mc:Fallback>
        </mc:AlternateContent>
      </w:r>
      <w:r w:rsidR="00A67886" w:rsidRPr="005A1106">
        <w:rPr>
          <w:rFonts w:ascii="Georgia" w:eastAsia="Times New Roman" w:hAnsi="Georgia" w:cs="Calibri"/>
          <w:color w:val="000000"/>
          <w:kern w:val="0"/>
          <w:sz w:val="21"/>
          <w:szCs w:val="21"/>
          <w:lang w:eastAsia="de-DE"/>
          <w14:ligatures w14:val="none"/>
        </w:rPr>
        <w:t>Mit freundlichen Grüßen</w:t>
      </w:r>
      <w:bookmarkEnd w:id="0"/>
    </w:p>
    <w:p w14:paraId="1A4DBCA4"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50907F65"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4A6387AB"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47A17DAE"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6C3E4A40" w14:textId="77777777" w:rsidR="00437B0F" w:rsidRPr="005A1106" w:rsidRDefault="00437B0F" w:rsidP="00C006C5">
      <w:pPr>
        <w:spacing w:after="0" w:line="233" w:lineRule="atLeast"/>
        <w:jc w:val="both"/>
        <w:rPr>
          <w:rFonts w:ascii="Georgia" w:eastAsia="Georgia" w:hAnsi="Georgia" w:cs="Georgia"/>
          <w:sz w:val="21"/>
          <w:szCs w:val="21"/>
        </w:rPr>
      </w:pPr>
    </w:p>
    <w:p w14:paraId="724FC608" w14:textId="7B14E912" w:rsidR="00FE2CD5" w:rsidRPr="005A1106" w:rsidRDefault="00FE2CD5" w:rsidP="00C006C5">
      <w:pPr>
        <w:spacing w:after="0" w:line="233" w:lineRule="atLeast"/>
        <w:jc w:val="both"/>
        <w:rPr>
          <w:rFonts w:ascii="Georgia" w:eastAsia="Georgia" w:hAnsi="Georgia" w:cs="Georgia"/>
          <w:sz w:val="21"/>
          <w:szCs w:val="21"/>
        </w:rPr>
      </w:pPr>
      <w:r w:rsidRPr="005A1106">
        <w:rPr>
          <w:rFonts w:ascii="Georgia" w:eastAsia="Georgia" w:hAnsi="Georgia" w:cs="Georgia"/>
          <w:sz w:val="21"/>
          <w:szCs w:val="21"/>
        </w:rPr>
        <w:t>VW Consulting</w:t>
      </w:r>
    </w:p>
    <w:p w14:paraId="67F87F3C" w14:textId="77777777" w:rsidR="00FE2CD5" w:rsidRPr="005A1106" w:rsidRDefault="00FE2CD5" w:rsidP="00C006C5">
      <w:pPr>
        <w:spacing w:after="0" w:line="233" w:lineRule="atLeast"/>
        <w:jc w:val="both"/>
        <w:rPr>
          <w:rFonts w:ascii="Georgia" w:eastAsia="Georgia" w:hAnsi="Georgia" w:cs="Georgia"/>
          <w:sz w:val="21"/>
          <w:szCs w:val="21"/>
        </w:rPr>
      </w:pPr>
    </w:p>
    <w:p w14:paraId="02998BEE" w14:textId="77777777" w:rsidR="00E53560" w:rsidRPr="005A1106" w:rsidRDefault="00E53560" w:rsidP="00E53560">
      <w:pPr>
        <w:spacing w:after="0" w:line="233" w:lineRule="atLeast"/>
        <w:jc w:val="both"/>
        <w:rPr>
          <w:rFonts w:ascii="Georgia" w:eastAsia="Georgia" w:hAnsi="Georgia" w:cs="Georgia"/>
          <w:sz w:val="21"/>
          <w:szCs w:val="21"/>
        </w:rPr>
      </w:pPr>
      <w:r w:rsidRPr="005A1106">
        <w:rPr>
          <w:rFonts w:ascii="Georgia" w:eastAsia="Georgia" w:hAnsi="Georgia" w:cs="Georgia"/>
          <w:sz w:val="21"/>
          <w:szCs w:val="21"/>
        </w:rPr>
        <w:t>Volkswagen Consulting erscheint mir als ideale Wahl für dieses Praktikum. Neben Ihrem Status als Inhouse Beratung eines der weltweit führenden Unternehmen in der Automobilindustrie begeistert mich Ihre Unternehmenskultur, die Ihre Mitarbeiter dazu ermutigt, ihr Potenzial voll auszuschöpfen und sich persönlich weiterzuentwickeln. Mit Volkswagen Consulting verbinde ich Diversität, Professionalität und Leistung auf höchstem Niveau – Werte, mit denen ich mich vollkommen identifiziere und auf deren Basis ich meine Karriere gerne aufbauen möchte.</w:t>
      </w:r>
    </w:p>
    <w:p w14:paraId="5799EC39" w14:textId="77777777" w:rsidR="00E53560" w:rsidRPr="005A1106" w:rsidRDefault="00E53560" w:rsidP="00E53560">
      <w:pPr>
        <w:spacing w:after="0" w:line="233" w:lineRule="atLeast"/>
        <w:jc w:val="both"/>
        <w:rPr>
          <w:rFonts w:ascii="Georgia" w:eastAsia="Georgia" w:hAnsi="Georgia" w:cs="Georgia"/>
          <w:sz w:val="21"/>
          <w:szCs w:val="21"/>
        </w:rPr>
      </w:pPr>
    </w:p>
    <w:p w14:paraId="1D2C70CD" w14:textId="2F84A73F" w:rsidR="00E53560" w:rsidRPr="005A1106" w:rsidRDefault="00E53560" w:rsidP="00FE2CD5">
      <w:pPr>
        <w:jc w:val="both"/>
        <w:rPr>
          <w:rFonts w:ascii="Georgia" w:eastAsia="Georgia" w:hAnsi="Georgia" w:cs="Georgia"/>
          <w:sz w:val="21"/>
          <w:szCs w:val="21"/>
        </w:rPr>
      </w:pPr>
      <w:r w:rsidRPr="005A1106">
        <w:rPr>
          <w:rFonts w:ascii="Georgia" w:eastAsia="Georgia" w:hAnsi="Georgia" w:cs="Georgia"/>
          <w:sz w:val="21"/>
          <w:szCs w:val="21"/>
        </w:rPr>
        <w:t xml:space="preserve"> </w:t>
      </w:r>
    </w:p>
    <w:p w14:paraId="651CCD51" w14:textId="5AD84CC7" w:rsidR="00FE2CD5" w:rsidRPr="005A1106" w:rsidRDefault="00FE2CD5" w:rsidP="00FE2CD5">
      <w:pPr>
        <w:jc w:val="both"/>
        <w:rPr>
          <w:rFonts w:ascii="Georgia" w:eastAsia="Georgia" w:hAnsi="Georgia" w:cs="Georgia"/>
          <w:sz w:val="21"/>
          <w:szCs w:val="21"/>
        </w:rPr>
      </w:pPr>
      <w:r w:rsidRPr="005A1106">
        <w:rPr>
          <w:rFonts w:ascii="Georgia" w:eastAsia="Georgia" w:hAnsi="Georgia" w:cs="Georgia"/>
          <w:sz w:val="21"/>
          <w:szCs w:val="21"/>
        </w:rPr>
        <w:t>Deutsche Bank Group Management Consulting</w:t>
      </w:r>
    </w:p>
    <w:p w14:paraId="48A78CA7" w14:textId="418E7413" w:rsidR="00E53560" w:rsidRPr="005A1106" w:rsidRDefault="00E53560" w:rsidP="00FE2CD5">
      <w:pPr>
        <w:jc w:val="both"/>
        <w:rPr>
          <w:rFonts w:ascii="Georgia" w:eastAsia="Georgia" w:hAnsi="Georgia" w:cs="Georgia"/>
          <w:sz w:val="21"/>
          <w:szCs w:val="21"/>
        </w:rPr>
      </w:pPr>
      <w:bookmarkStart w:id="20" w:name="_Hlk148271117"/>
      <w:r w:rsidRPr="005A1106">
        <w:rPr>
          <w:rFonts w:ascii="Georgia" w:eastAsia="Georgia" w:hAnsi="Georgia" w:cs="Georgia"/>
          <w:sz w:val="21"/>
          <w:szCs w:val="21"/>
        </w:rPr>
        <w:t xml:space="preserve">Deutsche Bank Management Consulting erscheint mir als ideale Wahl für dieses Praktikum. Als Inhouse-Beratung einer der größten Banken Europas ermöglichen Sie, unmittelbar an faszinierenden und hochrelevanten Projekten zu arbeiten, die von entscheidender Bedeutung für Menschen, Unternehmen und insbesondere die deutsche Wirtschaft im Allgemeinen sind. Dabei fördern Sie eine Unternehmenskultur, die das Potenzial eines jeden Einzelnen fördert und gleichzeitig eine lockere Atmosphäre pflegt. Besonders gefällt mir die Aussicht darauf, einen Beitrag zur langfristigen Entwicklung der Deutschen Bank zu leisten und gleichzeitig dem Erfolg dieser Entwicklung zu folgen. </w:t>
      </w:r>
      <w:bookmarkEnd w:id="20"/>
    </w:p>
    <w:p w14:paraId="4CCCBA88"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7B2A20D8" w14:textId="77777777" w:rsidR="00FE2CD5" w:rsidRPr="005A1106" w:rsidRDefault="00FE2CD5" w:rsidP="00FE2CD5">
      <w:pPr>
        <w:jc w:val="both"/>
        <w:rPr>
          <w:rFonts w:ascii="Georgia" w:eastAsia="Georgia" w:hAnsi="Georgia" w:cs="Georgia"/>
          <w:sz w:val="21"/>
          <w:szCs w:val="21"/>
        </w:rPr>
      </w:pPr>
      <w:commentRangeStart w:id="21"/>
      <w:commentRangeStart w:id="22"/>
      <w:r w:rsidRPr="005A1106">
        <w:rPr>
          <w:rFonts w:ascii="Georgia" w:eastAsia="Georgia" w:hAnsi="Georgia" w:cs="Georgia"/>
          <w:sz w:val="21"/>
          <w:szCs w:val="21"/>
        </w:rPr>
        <w:t>Mercedes Benz Management Consulting</w:t>
      </w:r>
      <w:commentRangeEnd w:id="21"/>
      <w:r w:rsidRPr="001E5F1E">
        <w:rPr>
          <w:rStyle w:val="Kommentarzeichen"/>
          <w:rFonts w:ascii="Georgia" w:hAnsi="Georgia"/>
          <w:sz w:val="21"/>
          <w:szCs w:val="21"/>
        </w:rPr>
        <w:commentReference w:id="21"/>
      </w:r>
      <w:commentRangeEnd w:id="22"/>
      <w:r w:rsidR="006C30B8">
        <w:rPr>
          <w:rStyle w:val="Kommentarzeichen"/>
        </w:rPr>
        <w:commentReference w:id="22"/>
      </w:r>
    </w:p>
    <w:p w14:paraId="3D6E5075" w14:textId="448EF136" w:rsidR="00987913" w:rsidRPr="005A1106" w:rsidRDefault="00987913" w:rsidP="00FE2CD5">
      <w:pPr>
        <w:jc w:val="both"/>
        <w:rPr>
          <w:rFonts w:ascii="Georgia" w:eastAsia="Georgia" w:hAnsi="Georgia" w:cs="Georgia"/>
          <w:sz w:val="21"/>
          <w:szCs w:val="21"/>
        </w:rPr>
      </w:pPr>
      <w:r w:rsidRPr="005A1106">
        <w:rPr>
          <w:rFonts w:ascii="Georgia" w:eastAsia="Georgia" w:hAnsi="Georgia" w:cs="Georgia"/>
          <w:sz w:val="21"/>
          <w:szCs w:val="21"/>
        </w:rPr>
        <w:t>Mercedes Benz Management Consulting erscheint mir als ideale Wahl für dieses Praktikum. Neben Ihrem Status als renommierte Inhouse Beratung eines der weltweit führenden Unternehmen in der Automobilindustrie, schätze ich besonders Ihre Unternehmensethik, die Automobilindustrie durch Innovation auf ein nächstes Level zu bringen und dabei einen großen Wert auf anhaltende Tradition und gesellschaftliches Wohlbefinden zu legen. Außerdem finde ich Ihre Beiträge zum Klimaschutz und welche Rolle Sie dabei in der Wirtschaft einnehmen, sehr faszinierend. Auf die Möglichkeit, meine Leidenschaft für die Automobilindustrie und den Umweltschutz zu kombinieren und aktiv an Lösungen für die Herausforderungen des Klimawandels mitzuarbeiten, freue ich mich sehr.</w:t>
      </w:r>
    </w:p>
    <w:p w14:paraId="3AA8DCC4" w14:textId="77777777" w:rsidR="00FE2CD5" w:rsidRPr="005A1106"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p w14:paraId="1619A249" w14:textId="77777777" w:rsidR="00FE2CD5" w:rsidRPr="005A1106" w:rsidRDefault="00FE2CD5" w:rsidP="00FE2CD5">
      <w:pPr>
        <w:spacing w:after="0"/>
        <w:jc w:val="both"/>
        <w:rPr>
          <w:rFonts w:ascii="Georgia" w:eastAsia="Georgia" w:hAnsi="Georgia" w:cs="Georgia"/>
          <w:sz w:val="21"/>
          <w:szCs w:val="21"/>
        </w:rPr>
      </w:pPr>
      <w:r w:rsidRPr="005A1106">
        <w:rPr>
          <w:rFonts w:ascii="Georgia" w:eastAsia="Georgia" w:hAnsi="Georgia" w:cs="Georgia"/>
          <w:sz w:val="21"/>
          <w:szCs w:val="21"/>
        </w:rPr>
        <w:t>REWE Group</w:t>
      </w:r>
    </w:p>
    <w:p w14:paraId="70737CA5" w14:textId="77777777" w:rsidR="00FE2CD5" w:rsidRPr="005A1106" w:rsidRDefault="00FE2CD5" w:rsidP="00FE2CD5">
      <w:pPr>
        <w:spacing w:after="0"/>
        <w:jc w:val="both"/>
        <w:rPr>
          <w:rFonts w:ascii="Georgia" w:eastAsia="Georgia" w:hAnsi="Georgia" w:cs="Georgia"/>
          <w:sz w:val="21"/>
          <w:szCs w:val="21"/>
        </w:rPr>
      </w:pPr>
    </w:p>
    <w:p w14:paraId="54AD45EE" w14:textId="2ECCC002" w:rsidR="00FE2CD5" w:rsidRDefault="00E53560" w:rsidP="00C006C5">
      <w:pPr>
        <w:spacing w:after="0" w:line="233" w:lineRule="atLeast"/>
        <w:jc w:val="both"/>
        <w:rPr>
          <w:rFonts w:ascii="Georgia" w:eastAsia="Times New Roman" w:hAnsi="Georgia" w:cs="Calibri"/>
          <w:color w:val="000000"/>
          <w:kern w:val="0"/>
          <w:sz w:val="21"/>
          <w:szCs w:val="21"/>
          <w:lang w:eastAsia="de-DE"/>
          <w14:ligatures w14:val="none"/>
        </w:rPr>
      </w:pPr>
      <w:bookmarkStart w:id="23" w:name="_Hlk147577643"/>
      <w:r w:rsidRPr="005A1106">
        <w:rPr>
          <w:rFonts w:ascii="Georgia" w:eastAsia="Georgia" w:hAnsi="Georgia" w:cs="Georgia"/>
          <w:sz w:val="21"/>
          <w:szCs w:val="21"/>
        </w:rPr>
        <w:t>REWE Group erscheint mir als ideale Wahl für dieses Praktikum. Neben Ihrem Status als eines der weltweit führenden Unternehmen und einer erstklassigen Inhouse-Beratung beeindruckt mich primär Ihr Fokus auf Nachhaltigkeit – eine Thematik, die immer mehr an Bedeutung gewinnt. An der Tätigkeit in der Inhouse Beratung fasziniert mich vor allem die Möglichkeit, mit ambitionierten Kollegen an Projekten zu arbeiten, die von hoher Bedeutung für die einzelnen Menschen als auch für das Unternehmen und die Wirtschaft als Ganzes sind. Besonders begeistert mich Ihr engagiertes Projekt zur Wahrung von Menschenrechten, welches durch den von Ihnen entwickelten vierstufigen Prozess zur Fairness bestmöglich gewährleistet wird. Mit REWE Group verbinde ich Teamgeist, Professionalität und Leistung auf höchstem Niveau – Werte, mit denen ich mich vollkommen identifiziere und auf deren Basis ich meine Karriere gerne aufbauen möchte.</w:t>
      </w:r>
      <w:bookmarkEnd w:id="23"/>
    </w:p>
    <w:p w14:paraId="593970C1" w14:textId="77777777" w:rsidR="00FE2CD5" w:rsidRPr="00C006C5" w:rsidRDefault="00FE2CD5" w:rsidP="00C006C5">
      <w:pPr>
        <w:spacing w:after="0" w:line="233" w:lineRule="atLeast"/>
        <w:jc w:val="both"/>
        <w:rPr>
          <w:rFonts w:ascii="Georgia" w:eastAsia="Times New Roman" w:hAnsi="Georgia" w:cs="Calibri"/>
          <w:color w:val="000000"/>
          <w:kern w:val="0"/>
          <w:sz w:val="21"/>
          <w:szCs w:val="21"/>
          <w:lang w:eastAsia="de-DE"/>
          <w14:ligatures w14:val="none"/>
        </w:rPr>
      </w:pPr>
    </w:p>
    <w:sectPr w:rsidR="00FE2CD5" w:rsidRPr="00C006C5" w:rsidSect="00EE7BEA">
      <w:pgSz w:w="11906" w:h="16838"/>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ilian Brilz | berater e.V." w:date="2024-02-23T16:40:00Z" w:initials="KB">
    <w:p w14:paraId="7B69450D" w14:textId="77777777" w:rsidR="00C903B0" w:rsidRDefault="00C903B0" w:rsidP="00C903B0">
      <w:pPr>
        <w:pStyle w:val="Kommentartext"/>
      </w:pPr>
      <w:r>
        <w:rPr>
          <w:rStyle w:val="Kommentarzeichen"/>
        </w:rPr>
        <w:annotationRef/>
      </w:r>
      <w:r>
        <w:t>@David soll das drin bleiben? Especially, weil das Praktikum noch garnicht angefangen hat bei Schaeffler Consulting</w:t>
      </w:r>
    </w:p>
  </w:comment>
  <w:comment w:id="2" w:author="David Döbele" w:date="2024-02-26T11:51:00Z" w:initials="MOU">
    <w:p w14:paraId="61A94B90" w14:textId="77777777" w:rsidR="006C30B8" w:rsidRDefault="006C30B8" w:rsidP="006C30B8">
      <w:r>
        <w:rPr>
          <w:rStyle w:val="Kommentarzeichen"/>
        </w:rPr>
        <w:annotationRef/>
      </w:r>
      <w:r>
        <w:rPr>
          <w:sz w:val="20"/>
          <w:szCs w:val="20"/>
        </w:rPr>
        <w:t>ja</w:t>
      </w:r>
    </w:p>
  </w:comment>
  <w:comment w:id="3" w:author="Sarah Bergmann" w:date="2024-02-23T10:46:00Z" w:initials="SB">
    <w:p w14:paraId="09590890" w14:textId="738B28C4" w:rsidR="00E53560" w:rsidRDefault="00E53560">
      <w:pPr>
        <w:pStyle w:val="Kommentartext"/>
      </w:pPr>
      <w:r>
        <w:rPr>
          <w:rStyle w:val="Kommentarzeichen"/>
        </w:rPr>
        <w:annotationRef/>
      </w:r>
      <w:r>
        <w:t>Du könntest noch knapp darauf eingehen welche Hobbys und was für Stärken du ggf. aus diesen ziehst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4" w:author="Kilian Brilz | berater e.V." w:date="2024-02-23T16:39:00Z" w:initials="KB">
    <w:p w14:paraId="7DB9D538" w14:textId="77777777" w:rsidR="00C903B0" w:rsidRDefault="00C903B0" w:rsidP="00C903B0">
      <w:pPr>
        <w:pStyle w:val="Kommentartext"/>
      </w:pPr>
      <w:r>
        <w:rPr>
          <w:rStyle w:val="Kommentarzeichen"/>
        </w:rPr>
        <w:annotationRef/>
      </w:r>
      <w:r>
        <w:t>@David</w:t>
      </w:r>
      <w:r>
        <w:br/>
      </w:r>
      <w:r>
        <w:br/>
        <w:t>Soll ich das noch mit einbauen</w:t>
      </w:r>
      <w:r>
        <w:br/>
      </w:r>
      <w:r>
        <w:br/>
        <w:t>So hätte ich das verfasst (Achtung die Satzlänge wird dadurch SUPER lang:</w:t>
      </w:r>
      <w:r>
        <w:br/>
      </w:r>
      <w:r>
        <w:br/>
        <w:t>„,Kraft- und Ausdauersport“, welche mir einen weiteren wichtigen Ausgleich zum stressigen Alltag bieten, nachzugehen“</w:t>
      </w:r>
    </w:p>
  </w:comment>
  <w:comment w:id="5" w:author="David Döbele" w:date="2024-02-26T11:52:00Z" w:initials="MOU">
    <w:p w14:paraId="59BA19EF" w14:textId="77777777" w:rsidR="006C30B8" w:rsidRDefault="006C30B8" w:rsidP="006C30B8">
      <w:r>
        <w:rPr>
          <w:rStyle w:val="Kommentarzeichen"/>
        </w:rPr>
        <w:annotationRef/>
      </w:r>
      <w:r>
        <w:rPr>
          <w:sz w:val="20"/>
          <w:szCs w:val="20"/>
        </w:rPr>
        <w:t>Schreib doch einfach „meinen Hobbys wie dem Kraft- und Ausdauersport nachzugehen“</w:t>
      </w:r>
    </w:p>
  </w:comment>
  <w:comment w:id="6" w:author="Kilian Brilz | berater e.V." w:date="2024-02-23T16:38:00Z" w:initials="KB">
    <w:p w14:paraId="695159DC" w14:textId="16ED4908" w:rsidR="00C903B0" w:rsidRDefault="00C903B0" w:rsidP="00C903B0">
      <w:pPr>
        <w:pStyle w:val="Kommentartext"/>
      </w:pPr>
      <w:r>
        <w:rPr>
          <w:rStyle w:val="Kommentarzeichen"/>
        </w:rPr>
        <w:annotationRef/>
      </w:r>
      <w:r>
        <w:t>@david kannst du dir das bitte kurz durchlesen und dann ggf. bestätigen, ändern oder streichen?</w:t>
      </w:r>
    </w:p>
  </w:comment>
  <w:comment w:id="19" w:author="Sophie Klocke" w:date="2024-02-23T14:22:00Z" w:initials="S">
    <w:p w14:paraId="095B0DB5" w14:textId="78477BF1" w:rsidR="005A1106" w:rsidRDefault="005A1106" w:rsidP="005A1106">
      <w:r>
        <w:rPr>
          <w:rStyle w:val="Kommentarzeichen"/>
        </w:rPr>
        <w:annotationRef/>
      </w:r>
      <w:r>
        <w:rPr>
          <w:color w:val="000000"/>
          <w:sz w:val="20"/>
          <w:szCs w:val="20"/>
        </w:rPr>
        <w:t>Würde ich umformulieren, das ist grundsätzlich zwar verständlich, aber dennoch „unschön“ zum lesen bzw. mindert den Lesefluss</w:t>
      </w:r>
    </w:p>
  </w:comment>
  <w:comment w:id="21" w:author="Kilian Brilz | berater e.V." w:date="2024-02-22T18:18:00Z" w:initials="KB">
    <w:p w14:paraId="621297C8" w14:textId="77777777" w:rsidR="00C903B0" w:rsidRDefault="00FE2CD5" w:rsidP="00C903B0">
      <w:pPr>
        <w:pStyle w:val="Kommentartext"/>
      </w:pPr>
      <w:r>
        <w:rPr>
          <w:rStyle w:val="Kommentarzeichen"/>
        </w:rPr>
        <w:annotationRef/>
      </w:r>
      <w:r w:rsidR="00C903B0">
        <w:t>@David kann/soll ich diesen Absatz auch für VW-Consulting benutzen?</w:t>
      </w:r>
      <w:r w:rsidR="00C903B0">
        <w:br/>
        <w:t xml:space="preserve">Welcher gefällt dir besser? </w:t>
      </w:r>
    </w:p>
  </w:comment>
  <w:comment w:id="22" w:author="David Döbele" w:date="2024-02-26T11:52:00Z" w:initials="MOU">
    <w:p w14:paraId="50EA2FE4" w14:textId="77777777" w:rsidR="006C30B8" w:rsidRDefault="006C30B8" w:rsidP="006C30B8">
      <w:r>
        <w:rPr>
          <w:rStyle w:val="Kommentarzeichen"/>
        </w:rPr>
        <w:annotationRef/>
      </w:r>
      <w:r>
        <w:rPr>
          <w:sz w:val="20"/>
          <w:szCs w:val="20"/>
        </w:rPr>
        <w:t>Den finde ich besser, weil Klimawandel etc. Vwolswagen consulting definitiv auch umtreibt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69450D" w15:done="0"/>
  <w15:commentEx w15:paraId="61A94B90" w15:paraIdParent="7B69450D" w15:done="0"/>
  <w15:commentEx w15:paraId="09590890" w15:done="0"/>
  <w15:commentEx w15:paraId="7DB9D538" w15:paraIdParent="09590890" w15:done="0"/>
  <w15:commentEx w15:paraId="59BA19EF" w15:paraIdParent="09590890" w15:done="0"/>
  <w15:commentEx w15:paraId="695159DC" w15:done="0"/>
  <w15:commentEx w15:paraId="095B0DB5" w15:done="0"/>
  <w15:commentEx w15:paraId="621297C8" w15:done="0"/>
  <w15:commentEx w15:paraId="50EA2FE4" w15:paraIdParent="621297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DBDCF7E" w16cex:dateUtc="2024-02-23T15:40:00Z"/>
  <w16cex:commentExtensible w16cex:durableId="55963846" w16cex:dateUtc="2024-02-26T10:51:00Z"/>
  <w16cex:commentExtensible w16cex:durableId="7077C609" w16cex:dateUtc="2024-02-23T09:46:00Z"/>
  <w16cex:commentExtensible w16cex:durableId="12E4F00B" w16cex:dateUtc="2024-02-23T15:39:00Z"/>
  <w16cex:commentExtensible w16cex:durableId="2A0670A8" w16cex:dateUtc="2024-02-26T10:52:00Z"/>
  <w16cex:commentExtensible w16cex:durableId="68EA3203" w16cex:dateUtc="2024-02-23T15:38:00Z"/>
  <w16cex:commentExtensible w16cex:durableId="14688863" w16cex:dateUtc="2024-02-23T13:22:00Z"/>
  <w16cex:commentExtensible w16cex:durableId="3197F53A" w16cex:dateUtc="2024-02-22T17:18:00Z"/>
  <w16cex:commentExtensible w16cex:durableId="10060CD6" w16cex:dateUtc="2024-02-26T1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69450D" w16cid:durableId="5DBDCF7E"/>
  <w16cid:commentId w16cid:paraId="61A94B90" w16cid:durableId="55963846"/>
  <w16cid:commentId w16cid:paraId="09590890" w16cid:durableId="7077C609"/>
  <w16cid:commentId w16cid:paraId="7DB9D538" w16cid:durableId="12E4F00B"/>
  <w16cid:commentId w16cid:paraId="59BA19EF" w16cid:durableId="2A0670A8"/>
  <w16cid:commentId w16cid:paraId="695159DC" w16cid:durableId="68EA3203"/>
  <w16cid:commentId w16cid:paraId="095B0DB5" w16cid:durableId="14688863"/>
  <w16cid:commentId w16cid:paraId="621297C8" w16cid:durableId="3197F53A"/>
  <w16cid:commentId w16cid:paraId="50EA2FE4" w16cid:durableId="10060C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lian Brilz | berater e.V.">
    <w15:presenceInfo w15:providerId="AD" w15:userId="S::Kilian.Brilz@berater-mainz.de::95f7e3ff-e25f-4d4c-b064-15013613a90d"/>
  </w15:person>
  <w15:person w15:author="David Döbele">
    <w15:presenceInfo w15:providerId="AD" w15:userId="S::david.doebele@pumpkinadvisory.onmicrosoft.com::a00222db-f5a0-4b93-9122-d1c61d864339"/>
  </w15:person>
  <w15:person w15:author="Sarah Bergmann">
    <w15:presenceInfo w15:providerId="Windows Live" w15:userId="f1dd7be93f828254"/>
  </w15:person>
  <w15:person w15:author="Sophie Klocke">
    <w15:presenceInfo w15:providerId="AD" w15:userId="S::sophie.klocke@uni-bielefeld.de::4a69cec3-bb69-4d72-b84c-f3bdc39d94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1C0"/>
    <w:rsid w:val="00022546"/>
    <w:rsid w:val="00051545"/>
    <w:rsid w:val="000543CD"/>
    <w:rsid w:val="00063349"/>
    <w:rsid w:val="000C42CE"/>
    <w:rsid w:val="001E5F1E"/>
    <w:rsid w:val="002143A1"/>
    <w:rsid w:val="002410AA"/>
    <w:rsid w:val="002803A6"/>
    <w:rsid w:val="0030523D"/>
    <w:rsid w:val="00375AAC"/>
    <w:rsid w:val="003B3DEA"/>
    <w:rsid w:val="00415916"/>
    <w:rsid w:val="004200D8"/>
    <w:rsid w:val="00437B0F"/>
    <w:rsid w:val="005015D5"/>
    <w:rsid w:val="00544FF7"/>
    <w:rsid w:val="00565CDB"/>
    <w:rsid w:val="005906EB"/>
    <w:rsid w:val="005A1106"/>
    <w:rsid w:val="005C668B"/>
    <w:rsid w:val="006471C0"/>
    <w:rsid w:val="00665074"/>
    <w:rsid w:val="006664CB"/>
    <w:rsid w:val="006C30B8"/>
    <w:rsid w:val="006D251B"/>
    <w:rsid w:val="00734501"/>
    <w:rsid w:val="007934FE"/>
    <w:rsid w:val="007C3F3D"/>
    <w:rsid w:val="007E1463"/>
    <w:rsid w:val="007E3C3E"/>
    <w:rsid w:val="007F48D9"/>
    <w:rsid w:val="008A438A"/>
    <w:rsid w:val="008B071B"/>
    <w:rsid w:val="008F2EFD"/>
    <w:rsid w:val="00935FA2"/>
    <w:rsid w:val="00936CDD"/>
    <w:rsid w:val="0094473E"/>
    <w:rsid w:val="0096306C"/>
    <w:rsid w:val="0096715F"/>
    <w:rsid w:val="00987913"/>
    <w:rsid w:val="00A24718"/>
    <w:rsid w:val="00A26E0A"/>
    <w:rsid w:val="00A67886"/>
    <w:rsid w:val="00AA7413"/>
    <w:rsid w:val="00B03FDD"/>
    <w:rsid w:val="00B12B57"/>
    <w:rsid w:val="00BC3710"/>
    <w:rsid w:val="00C006C5"/>
    <w:rsid w:val="00C146D2"/>
    <w:rsid w:val="00C903B0"/>
    <w:rsid w:val="00DB7A0E"/>
    <w:rsid w:val="00DD5AA4"/>
    <w:rsid w:val="00E200D3"/>
    <w:rsid w:val="00E53560"/>
    <w:rsid w:val="00E757AF"/>
    <w:rsid w:val="00EE7BEA"/>
    <w:rsid w:val="00F21879"/>
    <w:rsid w:val="00F3231B"/>
    <w:rsid w:val="00F5130D"/>
    <w:rsid w:val="00F613E2"/>
    <w:rsid w:val="00FD16DD"/>
    <w:rsid w:val="00FE2C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106D"/>
  <w15:chartTrackingRefBased/>
  <w15:docId w15:val="{89DE359F-6281-480F-8412-A66EDA1C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8A438A"/>
    <w:rPr>
      <w:sz w:val="16"/>
      <w:szCs w:val="16"/>
    </w:rPr>
  </w:style>
  <w:style w:type="paragraph" w:styleId="Kommentartext">
    <w:name w:val="annotation text"/>
    <w:basedOn w:val="Standard"/>
    <w:link w:val="KommentartextZchn"/>
    <w:uiPriority w:val="99"/>
    <w:unhideWhenUsed/>
    <w:rsid w:val="008A438A"/>
    <w:pPr>
      <w:spacing w:line="240" w:lineRule="auto"/>
    </w:pPr>
    <w:rPr>
      <w:sz w:val="20"/>
      <w:szCs w:val="20"/>
    </w:rPr>
  </w:style>
  <w:style w:type="character" w:customStyle="1" w:styleId="KommentartextZchn">
    <w:name w:val="Kommentartext Zchn"/>
    <w:basedOn w:val="Absatz-Standardschriftart"/>
    <w:link w:val="Kommentartext"/>
    <w:uiPriority w:val="99"/>
    <w:rsid w:val="008A438A"/>
    <w:rPr>
      <w:sz w:val="20"/>
      <w:szCs w:val="20"/>
    </w:rPr>
  </w:style>
  <w:style w:type="paragraph" w:styleId="Kommentarthema">
    <w:name w:val="annotation subject"/>
    <w:basedOn w:val="Kommentartext"/>
    <w:next w:val="Kommentartext"/>
    <w:link w:val="KommentarthemaZchn"/>
    <w:uiPriority w:val="99"/>
    <w:semiHidden/>
    <w:unhideWhenUsed/>
    <w:rsid w:val="008A438A"/>
    <w:rPr>
      <w:b/>
      <w:bCs/>
    </w:rPr>
  </w:style>
  <w:style w:type="character" w:customStyle="1" w:styleId="KommentarthemaZchn">
    <w:name w:val="Kommentarthema Zchn"/>
    <w:basedOn w:val="KommentartextZchn"/>
    <w:link w:val="Kommentarthema"/>
    <w:uiPriority w:val="99"/>
    <w:semiHidden/>
    <w:rsid w:val="008A438A"/>
    <w:rPr>
      <w:b/>
      <w:bCs/>
      <w:sz w:val="20"/>
      <w:szCs w:val="20"/>
    </w:rPr>
  </w:style>
  <w:style w:type="paragraph" w:styleId="berarbeitung">
    <w:name w:val="Revision"/>
    <w:hidden/>
    <w:uiPriority w:val="99"/>
    <w:semiHidden/>
    <w:rsid w:val="00F21879"/>
    <w:pPr>
      <w:spacing w:after="0" w:line="240" w:lineRule="auto"/>
    </w:pPr>
  </w:style>
  <w:style w:type="paragraph" w:styleId="StandardWeb">
    <w:name w:val="Normal (Web)"/>
    <w:basedOn w:val="Standard"/>
    <w:uiPriority w:val="99"/>
    <w:semiHidden/>
    <w:unhideWhenUsed/>
    <w:rsid w:val="00E200D3"/>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348173">
      <w:bodyDiv w:val="1"/>
      <w:marLeft w:val="0"/>
      <w:marRight w:val="0"/>
      <w:marTop w:val="0"/>
      <w:marBottom w:val="0"/>
      <w:divBdr>
        <w:top w:val="none" w:sz="0" w:space="0" w:color="auto"/>
        <w:left w:val="none" w:sz="0" w:space="0" w:color="auto"/>
        <w:bottom w:val="none" w:sz="0" w:space="0" w:color="auto"/>
        <w:right w:val="none" w:sz="0" w:space="0" w:color="auto"/>
      </w:divBdr>
    </w:div>
    <w:div w:id="813525917">
      <w:bodyDiv w:val="1"/>
      <w:marLeft w:val="0"/>
      <w:marRight w:val="0"/>
      <w:marTop w:val="0"/>
      <w:marBottom w:val="0"/>
      <w:divBdr>
        <w:top w:val="none" w:sz="0" w:space="0" w:color="auto"/>
        <w:left w:val="none" w:sz="0" w:space="0" w:color="auto"/>
        <w:bottom w:val="none" w:sz="0" w:space="0" w:color="auto"/>
        <w:right w:val="none" w:sz="0" w:space="0" w:color="auto"/>
      </w:divBdr>
    </w:div>
    <w:div w:id="1003238799">
      <w:bodyDiv w:val="1"/>
      <w:marLeft w:val="0"/>
      <w:marRight w:val="0"/>
      <w:marTop w:val="0"/>
      <w:marBottom w:val="0"/>
      <w:divBdr>
        <w:top w:val="none" w:sz="0" w:space="0" w:color="auto"/>
        <w:left w:val="none" w:sz="0" w:space="0" w:color="auto"/>
        <w:bottom w:val="none" w:sz="0" w:space="0" w:color="auto"/>
        <w:right w:val="none" w:sz="0" w:space="0" w:color="auto"/>
      </w:divBdr>
    </w:div>
    <w:div w:id="1312370505">
      <w:bodyDiv w:val="1"/>
      <w:marLeft w:val="0"/>
      <w:marRight w:val="0"/>
      <w:marTop w:val="0"/>
      <w:marBottom w:val="0"/>
      <w:divBdr>
        <w:top w:val="none" w:sz="0" w:space="0" w:color="auto"/>
        <w:left w:val="none" w:sz="0" w:space="0" w:color="auto"/>
        <w:bottom w:val="none" w:sz="0" w:space="0" w:color="auto"/>
        <w:right w:val="none" w:sz="0" w:space="0" w:color="auto"/>
      </w:divBdr>
    </w:div>
    <w:div w:id="2079547525">
      <w:bodyDiv w:val="1"/>
      <w:marLeft w:val="0"/>
      <w:marRight w:val="0"/>
      <w:marTop w:val="0"/>
      <w:marBottom w:val="0"/>
      <w:divBdr>
        <w:top w:val="none" w:sz="0" w:space="0" w:color="auto"/>
        <w:left w:val="none" w:sz="0" w:space="0" w:color="auto"/>
        <w:bottom w:val="none" w:sz="0" w:space="0" w:color="auto"/>
        <w:right w:val="none" w:sz="0" w:space="0" w:color="auto"/>
      </w:divBdr>
    </w:div>
    <w:div w:id="208896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05T10:41:25.516"/>
    </inkml:context>
    <inkml:brush xml:id="br0">
      <inkml:brushProperty name="width" value="0.05" units="cm"/>
      <inkml:brushProperty name="height" value="0.05" units="cm"/>
    </inkml:brush>
  </inkml:definitions>
  <inkml:trace contextRef="#ctx0" brushRef="#br0">59 296 7831 0 0,'0'0'603'0'0,"0"8"1358"0"0,-7 115 3944 0 0,3 1-3418 0 0,-3 50-763 0 0,-12 70-962 0 0,-1 30-3008 0 0,19-246 1274 0 0</inkml:trace>
  <inkml:trace contextRef="#ctx0" brushRef="#br0" timeOffset="411.95">29 727 13359 0 0,'17'-10'4018'0'0,"87"-32"-145"0"0,43-18-2980 0 0,-105 38-1440 0 0,-23 12-887 0 0,-1 1 1 0 0,2 0-1 0 0,28-8 1 0 0,-35 15-230 0 0</inkml:trace>
  <inkml:trace contextRef="#ctx0" brushRef="#br0" timeOffset="870.48">315 681 17047 0 0,'-3'8'327'0'0,"1"-1"0"0"0,0 0 0 0 0,0 1 0 0 0,0-1 0 0 0,1 1 0 0 0,1-1 0 0 0,-1 1 0 0 0,2 10 0 0 0,1 8 525 0 0,6 29-1 0 0,-5-39-571 0 0,15 65 621 0 0,53 145 1 0 0,-51-171-1091 0 0,0-1-1688 0 0,-10-34-5914 0 0</inkml:trace>
  <inkml:trace contextRef="#ctx0" brushRef="#br0" timeOffset="1234.55">651 1139 16127 0 0,'-2'8'1432'0'0,"-1"-4"-1144"0"0,1-4-288 0 0,1-2 0 0 0,1 1 384 0 0,-1 2 32 0 0,-3 3 0 0 0,-1 2 0 0 0,0-1-64 0 0,2 1 0 0 0,3-1-8 0 0</inkml:trace>
  <inkml:trace contextRef="#ctx0" brushRef="#br0" timeOffset="1672.38">847 482 14279 0 0,'-1'0'90'0'0,"0"1"0"0"0,0-1 0 0 0,1 0 0 0 0,-1 1 0 0 0,0-1 0 0 0,0 1 0 0 0,0-1 0 0 0,1 1 0 0 0,-1 0 0 0 0,0-1 0 0 0,1 1 0 0 0,-1 0-1 0 0,0-1 1 0 0,1 1 0 0 0,-1 0 0 0 0,1 0 0 0 0,-1 0 0 0 0,1-1 0 0 0,0 1 0 0 0,-1 0 0 0 0,1 0 0 0 0,0 0 0 0 0,0 0 0 0 0,-1 1 0 0 0,0 26 1381 0 0,1-14-975 0 0,-6 105 2168 0 0,-7 270-112 0 0,14-355-4091 0 0,2-13-3472 0 0,2 0-2367 0 0</inkml:trace>
  <inkml:trace contextRef="#ctx0" brushRef="#br0" timeOffset="2053.15">730 367 18431 0 0,'-6'-1'491'0'0,"4"0"-354"0"0,1 1-1 0 0,-1-1 0 0 0,0 1 1 0 0,0-1-1 0 0,1 0 1 0 0,-1 0-1 0 0,0 1 1 0 0,1-1-1 0 0,-1 0 1 0 0,-2-3-1 0 0,5 3-28 0 0,-1 0 0 0 0,1-1 0 0 0,0 1-1 0 0,0 0 1 0 0,0 0 0 0 0,0 0 0 0 0,1 0 0 0 0,-1 0 0 0 0,0 0-1 0 0,0 0 1 0 0,1 1 0 0 0,-1-1 0 0 0,0 0 0 0 0,2 0-1 0 0,7-3-19 0 0,0 0-1 0 0,1 1 0 0 0,-1 0 0 0 0,0 1 0 0 0,16-2 1 0 0,57-1 424 0 0,-56 4-461 0 0,-10 0-98 0 0,121-1-2394 0 0,-112 3 1740 0 0,0 1 0 0 0,0 1 0 0 0,32 8 0 0 0,-53-9 278 0 0,1 0 1 0 0,0 0-1 0 0,-1 0 0 0 0,0 0 0 0 0,10 7 0 0 0,-13-8 328 0 0,0 0-1 0 0,-1 0 0 0 0,1 1 1 0 0,0-1-1 0 0,-1 0 1 0 0,0 1-1 0 0,1 0 1 0 0,-1-1-1 0 0,0 1 1 0 0,0 0-1 0 0,0 0 0 0 0,0-1 1 0 0,0 1-1 0 0,0 0 1 0 0,-1 0-1 0 0,1 0 1 0 0,-1 0-1 0 0,1 0 0 0 0,-1 0 1 0 0,1 4-1 0 0,-2 1-1 0 0,0 0-1 0 0,0-1 0 0 0,0 1 0 0 0,-1-1 0 0 0,0 1 1 0 0,0-1-1 0 0,0 0 0 0 0,-5 8 0 0 0,-30 47 1687 0 0,35-57-1427 0 0,-63 79 3085 0 0,47-62-1823 0 0,1 1 1 0 0,1 0 0 0 0,-21 39-1 0 0,35-57-1359 0 0,0 0-1 0 0,0 0 1 0 0,1 0-1 0 0,-1 1 1 0 0,1-1 0 0 0,0 0-1 0 0,0 1 1 0 0,0-1-1 0 0,1 1 1 0 0,0-1-1 0 0,0 1 1 0 0,0-1-1 0 0,0 1 1 0 0,0-1 0 0 0,1 2-1 0 0,0-2 1 0 0,0 1-1 0 0,0-1 1 0 0,1 0-1 0 0,0 0 1 0 0,-1 1-1 0 0,1-1 1 0 0,1 0 0 0 0,-1-1-1 0 0,1 1 1 0 0,-1 0-1 0 0,1-1 1 0 0,0 1-1 0 0,0-1 1 0 0,6 4-1 0 0,0 1-88 0 0,1-1 0 0 0,0 0-1 0 0,0-1 1 0 0,1 0 0 0 0,17 6-1 0 0,59 16-449 0 0,0 0-491 0 0,-83-27 849 0 0,0 1-1 0 0,0 0 1 0 0,0 0-1 0 0,-1 0 1 0 0,1 0-1 0 0,0 1 1 0 0,-1-1-1 0 0,0 1 1 0 0,6 5-1 0 0,-8-6 86 0 0,0-1-1 0 0,0 1 1 0 0,0 0-1 0 0,-1-1 1 0 0,1 1-1 0 0,0 0 0 0 0,-1-1 1 0 0,1 1-1 0 0,-1 0 1 0 0,0 0-1 0 0,1-1 1 0 0,-1 1-1 0 0,0 0 1 0 0,0 0-1 0 0,0 0 0 0 0,0-1 1 0 0,-1 1-1 0 0,1 0 1 0 0,0 0-1 0 0,-1 0 1 0 0,1-1-1 0 0,-1 1 1 0 0,0 0-1 0 0,1-1 0 0 0,-3 3 1 0 0,-2 5 103 0 0,-1 0 1 0 0,0 0-1 0 0,-1-1 1 0 0,0 0-1 0 0,0 0 1 0 0,0 0-1 0 0,-1-1 1 0 0,-17 12-1 0 0,-7 2 598 0 0,-37 17-1 0 0,69-38-668 0 0,-25 13 431 0 0,0 0 0 0 0,0-2 0 0 0,0-1 0 0 0,-52 13 0 0 0,68-22-354 0 0,1 1 0 0 0,-1-2 0 0 0,1 1 0 0 0,-1-1 0 0 0,1-1 0 0 0,-1 1 0 0 0,1-1 0 0 0,-15-4 0 0 0,17 3-105 0 0,0 0 0 0 0,1-1 1 0 0,-1 0-1 0 0,1 0 1 0 0,-1 0-1 0 0,1 0 0 0 0,0-1 1 0 0,0 0-1 0 0,0 0 1 0 0,1 0-1 0 0,-1-1 0 0 0,1 1 1 0 0,-5-8-1 0 0,-7-18-1954 0 0,7 1-6666 0 0</inkml:trace>
  <inkml:trace contextRef="#ctx0" brushRef="#br0" timeOffset="2423.12">1497 934 12439 0 0,'-1'1'149'0'0,"1"-1"-1"0"0,-1 0 0 0 0,1 1 0 0 0,-1-1 1 0 0,1 1-1 0 0,-1-1 0 0 0,1 0 0 0 0,0 1 1 0 0,-1-1-1 0 0,1 1 0 0 0,0-1 0 0 0,-1 1 1 0 0,1-1-1 0 0,0 1 0 0 0,0 0 0 0 0,-1-1 1 0 0,1 1-1 0 0,0-1 0 0 0,0 1 0 0 0,0-1 1 0 0,0 1-1 0 0,0 0 0 0 0,0 0 0 0 0,-1 22 1792 0 0,1-8-998 0 0,-22 105 2525 0 0,-1 19-3262 0 0,23-135-221 0 0,-2 18-45 0 0,2-21-9 0 0,0 0-1 0 0,0-1 0 0 0,0 1 1 0 0,0 0-1 0 0,0 0 0 0 0,0 0 1 0 0,0-1-1 0 0,1 1 1 0 0,-1 0-1 0 0,0 0 0 0 0,0-1 1 0 0,1 1-1 0 0,-1 0 0 0 0,0 0 1 0 0,1-1-1 0 0,-1 1 1 0 0,1 0-1 0 0,-1-1 0 0 0,1 1 1 0 0,0 1-1 0 0,0-2-10 0 0,-1 0-1 0 0,1 0 1 0 0,-1 0-1 0 0,1 0 1 0 0,-1-1 0 0 0,1 1-1 0 0,-1 0 1 0 0,1 0-1 0 0,-1 0 1 0 0,1 0-1 0 0,-1 0 1 0 0,1-1-1 0 0,-1 1 1 0 0,0 0 0 0 0,1 0-1 0 0,-1-1 1 0 0,1 1-1 0 0,-1 0 1 0 0,0 0-1 0 0,1-1 1 0 0,-1 1 0 0 0,0-1-1 0 0,1 1 1 0 0,-1 0-1 0 0,0-1 1 0 0,1 0-1 0 0,8-13-1828 0 0,-9 12 1538 0 0,8-13-3873 0 0,-1-3-1069 0 0</inkml:trace>
  <inkml:trace contextRef="#ctx0" brushRef="#br0" timeOffset="2803.68">1461 1083 6911 0 0,'-1'-4'429'0'0,"0"-1"-1"0"0,0 0 0 0 0,0 1 0 0 0,1-1 1 0 0,-1 0-1 0 0,1 0 0 0 0,0 0 0 0 0,0 0 1 0 0,1 1-1 0 0,0-1 0 0 0,0 0 0 0 0,0 0 1 0 0,0 1-1 0 0,1-1 0 0 0,2-6 0 0 0,-1 5 11 0 0,0-1 0 0 0,0 1 0 0 0,0-1 0 0 0,1 1 0 0 0,0 0 0 0 0,0 1 0 0 0,1-1 0 0 0,0 1 0 0 0,0 0 0 0 0,0 0 0 0 0,0 0 0 0 0,1 1 0 0 0,0 0 0 0 0,0 0 0 0 0,12-6 0 0 0,-12 7-308 0 0,0 1 0 0 0,1 0 1 0 0,-1 1-1 0 0,1-1 1 0 0,-1 1-1 0 0,1 0 0 0 0,-1 1 1 0 0,1-1-1 0 0,-1 1 0 0 0,1 1 1 0 0,0-1-1 0 0,-1 1 0 0 0,1 1 1 0 0,-1-1-1 0 0,0 1 0 0 0,1 0 1 0 0,7 4-1 0 0,37 20 273 0 0,-35-17-1020 0 0,0 0 1 0 0,25 9-1 0 0,-15-11-7165 0 0</inkml:trace>
  <inkml:trace contextRef="#ctx0" brushRef="#br0" timeOffset="3197.7">1851 998 12439 0 0,'1'1'253'0'0,"-1"0"1"0"0,1 0-1 0 0,-1 0 0 0 0,1 0 0 0 0,-1 0 0 0 0,0 1 0 0 0,1-1 0 0 0,-1 0 0 0 0,0 0 0 0 0,0 0 0 0 0,0 1 1 0 0,0-1-1 0 0,0 0 0 0 0,0 2 0 0 0,0 0 80 0 0,-2 48 1749 0 0,-1-1 1 0 0,-13 69 0 0 0,-1 0-1824 0 0,16-109-1896 0 0</inkml:trace>
  <inkml:trace contextRef="#ctx0" brushRef="#br0" timeOffset="3546.2">1875 422 19351 0 0,'-11'-12'856'0'0,"6"7"176"0"0,1 1-824 0 0,-1 1-208 0 0,3 3 0 0 0,0 0 0 0 0,-1 1 360 0 0,0 4 32 0 0,-4 3 8 0 0,0 6 0 0 0,1 7-152 0 0,1 3-32 0 0,2 0-8 0 0,2-2 0 0 0,4 0-296 0 0,2-5-56 0 0,4-3-16 0 0,3-3-9248 0 0</inkml:trace>
  <inkml:trace contextRef="#ctx0" brushRef="#br0" timeOffset="3956.93">2353 1 12895 0 0,'-1'2'445'0'0,"1"-1"1"0"0,0 1-1 0 0,-1 0 0 0 0,1 0 0 0 0,0 0 0 0 0,0 0 1 0 0,0-1-1 0 0,1 4 0 0 0,-1 3 222 0 0,-16 220 4417 0 0,-19-2-3882 0 0,28-187-1091 0 0,-61 289 472 0 0,-9 62-541 0 0,60-269-554 0 0,11-74-16 0 0</inkml:trace>
  <inkml:trace contextRef="#ctx0" brushRef="#br0" timeOffset="4385.22">2506 807 16127 0 0,'-73'25'4833'0'0,"39"-14"-3969"0"0,0 1 0 0 0,-45 23 0 0 0,79-35-844 0 0,-1 1 0 0 0,0-1 0 0 0,1 0 0 0 0,-1 0-1 0 0,1 1 1 0 0,-1-1 0 0 0,1 0 0 0 0,-1 1-1 0 0,1-1 1 0 0,-1 1 0 0 0,1-1 0 0 0,-1 0-1 0 0,1 1 1 0 0,-1-1 0 0 0,1 1 0 0 0,0 0-1 0 0,-1-1 1 0 0,1 1 0 0 0,0-1 0 0 0,-1 2-1 0 0,1-2-4 0 0,0 1-1 0 0,1-1 1 0 0,-1 0-1 0 0,0 1 1 0 0,1-1-1 0 0,-1 0 1 0 0,0 1-1 0 0,1-1 1 0 0,-1 0-1 0 0,0 0 1 0 0,1 1-1 0 0,-1-1 1 0 0,1 0-1 0 0,-1 0 1 0 0,0 0-1 0 0,1 0 1 0 0,-1 0-1 0 0,1 1 1 0 0,-1-1-1 0 0,0 0 1 0 0,1 0-1 0 0,0 0 1 0 0,32 1 302 0 0,26-8-117 0 0,111-26 0 0 0,-97 16-199 0 0,26-4-41 0 0,284-56-236 0 0,19 13-851 0 0,-383 63 911 0 0,-122 27 198 0 0,-49 15 550 0 0,-76 35 159 0 0,-171 53 642 0 0,-951 337 1256 0 0,1226-415-2520 0 0,-494 206 6 0 0,594-247-50 0 0,-69 31 140 0 0,75-32-76 0 0,1 1-1 0 0,-31 23 1 0 0,44-30-60 0 0,0 0-1 0 0,0 1 1 0 0,1 0-1 0 0,-1 0 1 0 0,1 0-1 0 0,-1 0 1 0 0,1 0-1 0 0,1 1 1 0 0,-1-1-1 0 0,-3 8 1 0 0,6-11-18 0 0,0 1-1 0 0,-1-1 1 0 0,1 0 0 0 0,0 1 0 0 0,0-1-1 0 0,-1 1 1 0 0,1-1 0 0 0,0 1-1 0 0,1-1 1 0 0,-1 1 0 0 0,0-1 0 0 0,0 0-1 0 0,1 1 1 0 0,-1-1 0 0 0,0 0 0 0 0,1 1-1 0 0,0 1 1 0 0,1-1 0 0 0,-1 0 0 0 0,1-1 0 0 0,-1 1 0 0 0,1 0 0 0 0,0-1 0 0 0,0 1 0 0 0,0-1-1 0 0,-1 1 1 0 0,1-1 0 0 0,1 0 0 0 0,-1 0 0 0 0,0 0 0 0 0,4 2 0 0 0,11 1 33 0 0,-1 0 0 0 0,31 4 0 0 0,81 0 84 0 0,46-15-21 0 0,46-19-98 0 0,52-21-68 0 0,42-14-6 0 0,409-65-273 0 0,-300 55 27 0 0,29-8-1896 0 0,29 0-7553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A9674-FC08-E747-90A3-BCAB35CEC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931</Words>
  <Characters>5870</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Brilz, Kilian</dc:creator>
  <cp:keywords/>
  <dc:description/>
  <cp:lastModifiedBy>David Döbele</cp:lastModifiedBy>
  <cp:revision>5</cp:revision>
  <dcterms:created xsi:type="dcterms:W3CDTF">2024-02-23T13:22:00Z</dcterms:created>
  <dcterms:modified xsi:type="dcterms:W3CDTF">2024-02-26T10:52:00Z</dcterms:modified>
</cp:coreProperties>
</file>