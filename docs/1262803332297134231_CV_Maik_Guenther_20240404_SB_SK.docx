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4252"/>
        <w:gridCol w:w="284"/>
        <w:gridCol w:w="283"/>
        <w:gridCol w:w="851"/>
        <w:gridCol w:w="1979"/>
        <w:tblGridChange w:id="0">
          <w:tblGrid>
            <w:gridCol w:w="1418"/>
            <w:gridCol w:w="567"/>
            <w:gridCol w:w="3685"/>
            <w:gridCol w:w="284"/>
            <w:gridCol w:w="283"/>
            <w:gridCol w:w="851"/>
            <w:gridCol w:w="1979"/>
          </w:tblGrid>
        </w:tblGridChange>
      </w:tblGrid>
      <w:tr w:rsidR="00461DEE" w:rsidRPr="007266D5" w14:paraId="18956B9F" w14:textId="77777777" w:rsidTr="00BD5B31">
        <w:trPr>
          <w:trHeight w:val="20"/>
        </w:trPr>
        <w:tc>
          <w:tcPr>
            <w:tcW w:w="9067" w:type="dxa"/>
            <w:gridSpan w:val="6"/>
            <w:vAlign w:val="bottom"/>
          </w:tcPr>
          <w:p w14:paraId="5F129B36" w14:textId="56B94AAE" w:rsidR="00461DEE" w:rsidRPr="007266D5" w:rsidRDefault="00D74C15" w:rsidP="00B41344">
            <w:pPr>
              <w:jc w:val="center"/>
              <w:rPr>
                <w:rFonts w:ascii="Georgia" w:eastAsia="Georgia" w:hAnsi="Georgia" w:cs="Georgia"/>
              </w:rPr>
            </w:pPr>
            <w:r w:rsidRPr="007266D5">
              <w:rPr>
                <w:rFonts w:ascii="Georgia" w:eastAsia="Georgia" w:hAnsi="Georgia" w:cs="Georgia"/>
                <w:b/>
                <w:smallCaps/>
                <w:sz w:val="50"/>
                <w:szCs w:val="50"/>
              </w:rPr>
              <w:t>Maik G</w:t>
            </w:r>
            <w:r w:rsidR="00E937CA" w:rsidRPr="007266D5">
              <w:rPr>
                <w:rFonts w:ascii="Georgia" w:eastAsia="Georgia" w:hAnsi="Georgia" w:cs="Georgia"/>
                <w:b/>
                <w:smallCaps/>
                <w:sz w:val="50"/>
                <w:szCs w:val="50"/>
              </w:rPr>
              <w:t>ue</w:t>
            </w:r>
            <w:r w:rsidRPr="007266D5">
              <w:rPr>
                <w:rFonts w:ascii="Georgia" w:eastAsia="Georgia" w:hAnsi="Georgia" w:cs="Georgia"/>
                <w:b/>
                <w:smallCaps/>
                <w:sz w:val="50"/>
                <w:szCs w:val="50"/>
              </w:rPr>
              <w:t>nther</w:t>
            </w:r>
            <w:r w:rsidRPr="007266D5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7266D5">
              <w:rPr>
                <w:rFonts w:ascii="Georgia" w:eastAsia="Georgia" w:hAnsi="Georgia" w:cs="Georgia"/>
              </w:rPr>
              <w:t xml:space="preserve">Bramscher Straße 168, 49088 </w:t>
            </w:r>
            <w:proofErr w:type="spellStart"/>
            <w:r w:rsidRPr="007266D5">
              <w:rPr>
                <w:rFonts w:ascii="Georgia" w:eastAsia="Georgia" w:hAnsi="Georgia" w:cs="Georgia"/>
              </w:rPr>
              <w:t>Osnabr</w:t>
            </w:r>
            <w:r w:rsidR="00301CC3" w:rsidRPr="007266D5">
              <w:rPr>
                <w:rFonts w:ascii="Georgia" w:eastAsia="Georgia" w:hAnsi="Georgia" w:cs="Georgia"/>
              </w:rPr>
              <w:t>ue</w:t>
            </w:r>
            <w:r w:rsidRPr="007266D5">
              <w:rPr>
                <w:rFonts w:ascii="Georgia" w:eastAsia="Georgia" w:hAnsi="Georgia" w:cs="Georgia"/>
              </w:rPr>
              <w:t>ck</w:t>
            </w:r>
            <w:proofErr w:type="spellEnd"/>
            <w:r w:rsidR="007D7717" w:rsidRPr="007266D5">
              <w:rPr>
                <w:rFonts w:ascii="Georgia" w:eastAsia="Georgia" w:hAnsi="Georgia" w:cs="Georgia"/>
              </w:rPr>
              <w:t>, Germany</w:t>
            </w:r>
          </w:p>
          <w:p w14:paraId="67D95B6E" w14:textId="46CBA96B" w:rsidR="00461DEE" w:rsidRPr="007266D5" w:rsidRDefault="00F10971" w:rsidP="00B41344">
            <w:pPr>
              <w:jc w:val="center"/>
              <w:rPr>
                <w:rFonts w:ascii="Georgia" w:eastAsia="Georgia" w:hAnsi="Georgia" w:cs="Georgia"/>
              </w:rPr>
            </w:pPr>
            <w:r w:rsidRPr="007266D5">
              <w:rPr>
                <w:rFonts w:ascii="Georgia" w:eastAsia="Georgia" w:hAnsi="Georgia" w:cs="Georgia"/>
                <w:color w:val="000000"/>
              </w:rPr>
              <w:t xml:space="preserve">+49 </w:t>
            </w:r>
            <w:r w:rsidR="00D74C15" w:rsidRPr="007266D5">
              <w:rPr>
                <w:rFonts w:ascii="Georgia" w:eastAsia="Georgia" w:hAnsi="Georgia" w:cs="Georgia"/>
                <w:color w:val="000000"/>
              </w:rPr>
              <w:t>152 2175 6211</w:t>
            </w:r>
            <w:r w:rsidRPr="007266D5">
              <w:rPr>
                <w:rFonts w:ascii="Georgia" w:eastAsia="Georgia" w:hAnsi="Georgia" w:cs="Georgia"/>
                <w:color w:val="000000"/>
              </w:rPr>
              <w:t xml:space="preserve"> | m</w:t>
            </w:r>
            <w:r w:rsidR="00D74C15" w:rsidRPr="007266D5">
              <w:rPr>
                <w:rFonts w:ascii="Georgia" w:eastAsia="Georgia" w:hAnsi="Georgia" w:cs="Georgia"/>
                <w:color w:val="000000"/>
              </w:rPr>
              <w:t>aik.dietmar.guenther</w:t>
            </w:r>
            <w:r w:rsidRPr="007266D5">
              <w:rPr>
                <w:rFonts w:ascii="Georgia" w:eastAsia="Georgia" w:hAnsi="Georgia" w:cs="Georgia"/>
                <w:color w:val="000000"/>
              </w:rPr>
              <w:t>@</w:t>
            </w:r>
            <w:r w:rsidR="00D74C15" w:rsidRPr="007266D5">
              <w:rPr>
                <w:rFonts w:ascii="Georgia" w:eastAsia="Georgia" w:hAnsi="Georgia" w:cs="Georgia"/>
                <w:color w:val="000000"/>
              </w:rPr>
              <w:t>gmx</w:t>
            </w:r>
            <w:r w:rsidRPr="007266D5">
              <w:rPr>
                <w:rFonts w:ascii="Georgia" w:eastAsia="Georgia" w:hAnsi="Georgia" w:cs="Georgia"/>
                <w:color w:val="000000"/>
              </w:rPr>
              <w:t>.de</w:t>
            </w:r>
          </w:p>
        </w:tc>
      </w:tr>
      <w:tr w:rsidR="00461DEE" w:rsidRPr="007266D5" w14:paraId="5786AEE1" w14:textId="77777777" w:rsidTr="00FC58A8">
        <w:trPr>
          <w:trHeight w:val="510"/>
        </w:trPr>
        <w:tc>
          <w:tcPr>
            <w:tcW w:w="9067" w:type="dxa"/>
            <w:gridSpan w:val="6"/>
            <w:tcBorders>
              <w:bottom w:val="single" w:sz="4" w:space="0" w:color="000000"/>
            </w:tcBorders>
            <w:vAlign w:val="bottom"/>
          </w:tcPr>
          <w:p w14:paraId="374E7260" w14:textId="17CB30EC" w:rsidR="00461DEE" w:rsidRPr="007266D5" w:rsidRDefault="00825810" w:rsidP="00B41344">
            <w:pPr>
              <w:jc w:val="center"/>
              <w:rPr>
                <w:rFonts w:ascii="Georgia" w:eastAsia="Georgia" w:hAnsi="Georgia" w:cs="Georgia"/>
                <w:sz w:val="30"/>
                <w:szCs w:val="30"/>
              </w:rPr>
            </w:pPr>
            <w:r w:rsidRPr="007266D5">
              <w:rPr>
                <w:rFonts w:ascii="Georgia" w:eastAsia="Georgia" w:hAnsi="Georgia" w:cs="Georgia"/>
                <w:b/>
                <w:smallCaps/>
                <w:sz w:val="30"/>
                <w:szCs w:val="30"/>
              </w:rPr>
              <w:t>Education</w:t>
            </w:r>
          </w:p>
        </w:tc>
      </w:tr>
      <w:tr w:rsidR="00461DEE" w:rsidRPr="007266D5" w14:paraId="22609B47" w14:textId="77777777" w:rsidTr="00BD5B31">
        <w:trPr>
          <w:trHeight w:val="340"/>
        </w:trPr>
        <w:tc>
          <w:tcPr>
            <w:tcW w:w="7088" w:type="dxa"/>
            <w:gridSpan w:val="5"/>
            <w:tcBorders>
              <w:top w:val="single" w:sz="4" w:space="0" w:color="000000"/>
            </w:tcBorders>
            <w:vAlign w:val="bottom"/>
          </w:tcPr>
          <w:p w14:paraId="64EFDE0E" w14:textId="67E1247B" w:rsidR="00461DEE" w:rsidRPr="007266D5" w:rsidRDefault="00D74C15" w:rsidP="00B41344">
            <w:pPr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</w:pPr>
            <w:r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Universit</w:t>
            </w:r>
            <w:r w:rsidR="001F35F4"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 xml:space="preserve">y </w:t>
            </w:r>
            <w:proofErr w:type="spellStart"/>
            <w:r w:rsidR="001F35F4"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of</w:t>
            </w:r>
            <w:proofErr w:type="spellEnd"/>
            <w:r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 xml:space="preserve"> </w:t>
            </w:r>
            <w:proofErr w:type="spellStart"/>
            <w:r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Osnabr</w:t>
            </w:r>
            <w:r w:rsidR="00E937CA"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ue</w:t>
            </w:r>
            <w:r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ck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</w:tcBorders>
            <w:vAlign w:val="bottom"/>
          </w:tcPr>
          <w:p w14:paraId="6126A3A3" w14:textId="692091EB" w:rsidR="00461DEE" w:rsidRPr="007266D5" w:rsidRDefault="00D74C15" w:rsidP="00B41344">
            <w:pPr>
              <w:jc w:val="right"/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</w:pPr>
            <w:proofErr w:type="spellStart"/>
            <w:r w:rsidRPr="007266D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Osnabr</w:t>
            </w:r>
            <w:r w:rsidR="00A234F6" w:rsidRPr="007266D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ue</w:t>
            </w:r>
            <w:r w:rsidRPr="007266D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ck</w:t>
            </w:r>
            <w:proofErr w:type="spellEnd"/>
            <w:r w:rsidR="007D7717" w:rsidRPr="007266D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, DE</w:t>
            </w:r>
          </w:p>
        </w:tc>
      </w:tr>
      <w:tr w:rsidR="00461DEE" w:rsidRPr="007266D5" w14:paraId="7856D106" w14:textId="77777777" w:rsidTr="00BD5B31">
        <w:trPr>
          <w:trHeight w:val="20"/>
        </w:trPr>
        <w:tc>
          <w:tcPr>
            <w:tcW w:w="7088" w:type="dxa"/>
            <w:gridSpan w:val="5"/>
            <w:vAlign w:val="bottom"/>
          </w:tcPr>
          <w:p w14:paraId="6F31BE51" w14:textId="78A8229B" w:rsidR="00461DEE" w:rsidRPr="007266D5" w:rsidRDefault="00C21856" w:rsidP="00B41344">
            <w:pPr>
              <w:pStyle w:val="StandardWeb"/>
              <w:spacing w:before="0" w:beforeAutospacing="0" w:after="0" w:afterAutospacing="0"/>
              <w:rPr>
                <w:rFonts w:ascii="Georgia" w:hAnsi="Georgia"/>
                <w:lang w:val="en-US"/>
              </w:rPr>
            </w:pPr>
            <w:r w:rsidRPr="007266D5">
              <w:rPr>
                <w:rFonts w:ascii="Georgia" w:eastAsia="Georgia" w:hAnsi="Georgia" w:cs="Georgia"/>
                <w:sz w:val="20"/>
                <w:szCs w:val="20"/>
                <w:lang w:val="en-US"/>
              </w:rPr>
              <w:t>B.Sc. in Management and Economics</w:t>
            </w:r>
          </w:p>
        </w:tc>
        <w:tc>
          <w:tcPr>
            <w:tcW w:w="1979" w:type="dxa"/>
            <w:vAlign w:val="bottom"/>
          </w:tcPr>
          <w:p w14:paraId="625F2D39" w14:textId="4B0E484A" w:rsidR="00461DEE" w:rsidRPr="007266D5" w:rsidRDefault="00D74C15" w:rsidP="00B41344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7266D5">
              <w:rPr>
                <w:rFonts w:ascii="Georgia" w:eastAsia="Georgia" w:hAnsi="Georgia" w:cs="Georgia"/>
                <w:sz w:val="20"/>
                <w:szCs w:val="20"/>
              </w:rPr>
              <w:t xml:space="preserve">10/2020 – </w:t>
            </w:r>
            <w:proofErr w:type="spellStart"/>
            <w:r w:rsidR="007D7717" w:rsidRPr="007266D5">
              <w:rPr>
                <w:rFonts w:ascii="Georgia" w:eastAsia="Georgia" w:hAnsi="Georgia" w:cs="Georgia"/>
                <w:sz w:val="20"/>
                <w:szCs w:val="20"/>
              </w:rPr>
              <w:t>today</w:t>
            </w:r>
            <w:proofErr w:type="spellEnd"/>
          </w:p>
        </w:tc>
      </w:tr>
      <w:tr w:rsidR="00461DEE" w:rsidRPr="00166F65" w14:paraId="74CFF1B7" w14:textId="77777777" w:rsidTr="00BD5B31">
        <w:trPr>
          <w:trHeight w:val="20"/>
        </w:trPr>
        <w:tc>
          <w:tcPr>
            <w:tcW w:w="9067" w:type="dxa"/>
            <w:gridSpan w:val="6"/>
            <w:vAlign w:val="bottom"/>
          </w:tcPr>
          <w:p w14:paraId="359DD3E8" w14:textId="539B4E72" w:rsidR="00461DEE" w:rsidRPr="007266D5" w:rsidRDefault="007D7717" w:rsidP="00B4134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Focus: Economics</w:t>
            </w:r>
          </w:p>
          <w:p w14:paraId="10295D8E" w14:textId="5BA84573" w:rsidR="00461DEE" w:rsidRPr="007266D5" w:rsidRDefault="007D7717" w:rsidP="00B4134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Relevant modules</w:t>
            </w:r>
            <w:ins w:id="1" w:author="David Döbele" w:date="2024-07-16T18:07:00Z">
              <w:r w:rsidR="00166F65">
                <w:rPr>
                  <w:rFonts w:ascii="Georgia" w:eastAsia="Georgia" w:hAnsi="Georgia" w:cs="Georgia"/>
                  <w:i/>
                  <w:color w:val="000000"/>
                  <w:sz w:val="20"/>
                  <w:szCs w:val="20"/>
                  <w:lang w:val="en-US"/>
                </w:rPr>
                <w:t xml:space="preserve">: </w:t>
              </w:r>
            </w:ins>
            <w:del w:id="2" w:author="David Döbele" w:date="2024-07-16T18:07:00Z">
              <w:r w:rsidR="000D6D68" w:rsidDel="00166F65">
                <w:rPr>
                  <w:rFonts w:ascii="Georgia" w:eastAsia="Georgia" w:hAnsi="Georgia" w:cs="Georgia"/>
                  <w:i/>
                  <w:color w:val="000000"/>
                  <w:sz w:val="20"/>
                  <w:szCs w:val="20"/>
                  <w:lang w:val="en-US"/>
                </w:rPr>
                <w:delText xml:space="preserve"> </w:delText>
              </w:r>
              <w:r w:rsidR="000D6D68" w:rsidRPr="000D6D68" w:rsidDel="00166F65">
                <w:rPr>
                  <w:rFonts w:ascii="Georgia" w:eastAsia="Georgia" w:hAnsi="Georgia" w:cs="Georgia"/>
                  <w:i/>
                  <w:color w:val="000000"/>
                  <w:sz w:val="20"/>
                  <w:szCs w:val="20"/>
                  <w:lang w:val="en-US"/>
                </w:rPr>
                <w:delText>(GPA: 1.0 – 5.0, with 1.0 being best)</w:delText>
              </w:r>
              <w:r w:rsidRPr="007266D5" w:rsidDel="00166F65">
                <w:rPr>
                  <w:rFonts w:ascii="Georgia" w:eastAsia="Georgia" w:hAnsi="Georgia" w:cs="Georgia"/>
                  <w:i/>
                  <w:color w:val="000000"/>
                  <w:sz w:val="20"/>
                  <w:szCs w:val="20"/>
                  <w:lang w:val="en-US"/>
                </w:rPr>
                <w:delText xml:space="preserve">: </w:delText>
              </w:r>
            </w:del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Finance (</w:t>
            </w:r>
            <w:r w:rsidR="00A234F6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grade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: 1.</w:t>
            </w:r>
            <w:r w:rsidR="00D74C15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7</w:t>
            </w:r>
            <w:ins w:id="3" w:author="David Döbele" w:date="2024-07-16T18:07:00Z">
              <w:r w:rsidR="00166F65">
                <w:rPr>
                  <w:rFonts w:ascii="Georgia" w:eastAsia="Georgia" w:hAnsi="Georgia" w:cs="Georgia"/>
                  <w:i/>
                  <w:color w:val="000000"/>
                  <w:sz w:val="20"/>
                  <w:szCs w:val="20"/>
                  <w:lang w:val="en-US"/>
                </w:rPr>
                <w:t xml:space="preserve">; </w:t>
              </w:r>
              <w:r w:rsidR="00166F65">
                <w:rPr>
                  <w:rFonts w:ascii="Georgia" w:eastAsia="Georgia" w:hAnsi="Georgia" w:cs="Georgia"/>
                  <w:i/>
                  <w:color w:val="000000"/>
                  <w:sz w:val="20"/>
                  <w:szCs w:val="20"/>
                  <w:lang w:val="en-US"/>
                </w:rPr>
                <w:t>on a scale from</w:t>
              </w:r>
              <w:r w:rsidR="00166F65" w:rsidRPr="000D6D68">
                <w:rPr>
                  <w:rFonts w:ascii="Georgia" w:eastAsia="Georgia" w:hAnsi="Georgia" w:cs="Georgia"/>
                  <w:i/>
                  <w:color w:val="000000"/>
                  <w:sz w:val="20"/>
                  <w:szCs w:val="20"/>
                  <w:lang w:val="en-US"/>
                </w:rPr>
                <w:t xml:space="preserve"> 1.0 – 5.0, with 1.0 being best</w:t>
              </w:r>
            </w:ins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), Macroeconomics (</w:t>
            </w:r>
            <w:r w:rsidR="00A234F6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grade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: </w:t>
            </w:r>
            <w:r w:rsidR="00D74C15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1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.</w:t>
            </w:r>
            <w:r w:rsidR="00D74C15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7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)</w:t>
            </w:r>
            <w:r w:rsidR="006F39CA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, Mi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croeconomics</w:t>
            </w:r>
            <w:r w:rsidR="006F39CA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(</w:t>
            </w:r>
            <w:r w:rsidR="00A234F6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grade</w:t>
            </w:r>
            <w:r w:rsidR="006F39CA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: 1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.</w:t>
            </w:r>
            <w:r w:rsidR="006F39CA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3)</w:t>
            </w:r>
          </w:p>
          <w:p w14:paraId="17DF83CC" w14:textId="1883369D" w:rsidR="00320088" w:rsidRPr="007266D5" w:rsidRDefault="00320088" w:rsidP="00B4134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Bachelor thesis: </w:t>
            </w:r>
            <w:r w:rsidR="00B91B58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“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Share price dynamics around mergers and acquisitions in the energy industry</w:t>
            </w:r>
            <w:r w:rsidR="00B91B58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”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(grade: 1.3)</w:t>
            </w:r>
          </w:p>
        </w:tc>
      </w:tr>
      <w:tr w:rsidR="00461DEE" w:rsidRPr="007266D5" w14:paraId="4DDED96D" w14:textId="77777777">
        <w:trPr>
          <w:trHeight w:val="340"/>
        </w:trPr>
        <w:tc>
          <w:tcPr>
            <w:tcW w:w="5670" w:type="dxa"/>
            <w:gridSpan w:val="2"/>
            <w:vAlign w:val="bottom"/>
          </w:tcPr>
          <w:p w14:paraId="5A5029BE" w14:textId="63799474" w:rsidR="00461DEE" w:rsidRPr="007266D5" w:rsidRDefault="00BD3881" w:rsidP="00B41344">
            <w:pPr>
              <w:rPr>
                <w:rFonts w:ascii="Georgia" w:eastAsia="Georgia" w:hAnsi="Georgia" w:cs="Georgia"/>
                <w:sz w:val="25"/>
                <w:szCs w:val="25"/>
              </w:rPr>
            </w:pPr>
            <w:r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Kardinal von Galen Gymnasium</w:t>
            </w:r>
          </w:p>
        </w:tc>
        <w:tc>
          <w:tcPr>
            <w:tcW w:w="3397" w:type="dxa"/>
            <w:gridSpan w:val="4"/>
            <w:vAlign w:val="bottom"/>
          </w:tcPr>
          <w:p w14:paraId="505E548F" w14:textId="4F9B6DF0" w:rsidR="00461DEE" w:rsidRPr="007266D5" w:rsidRDefault="00F10971" w:rsidP="00B41344">
            <w:pPr>
              <w:jc w:val="right"/>
              <w:rPr>
                <w:rFonts w:ascii="Georgia" w:eastAsia="Georgia" w:hAnsi="Georgia" w:cs="Georgia"/>
                <w:sz w:val="25"/>
                <w:szCs w:val="25"/>
              </w:rPr>
            </w:pPr>
            <w:r w:rsidRPr="007266D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M</w:t>
            </w:r>
            <w:r w:rsidR="00BD3881" w:rsidRPr="007266D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ettinge</w:t>
            </w:r>
            <w:r w:rsidR="007D7717" w:rsidRPr="007266D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n, DE</w:t>
            </w:r>
          </w:p>
        </w:tc>
      </w:tr>
      <w:tr w:rsidR="00461DEE" w:rsidRPr="007266D5" w14:paraId="327C0B86" w14:textId="77777777" w:rsidTr="00BD5B31">
        <w:trPr>
          <w:trHeight w:val="20"/>
        </w:trPr>
        <w:tc>
          <w:tcPr>
            <w:tcW w:w="5670" w:type="dxa"/>
            <w:gridSpan w:val="2"/>
            <w:vAlign w:val="bottom"/>
          </w:tcPr>
          <w:p w14:paraId="7947FE84" w14:textId="291F8423" w:rsidR="00461DEE" w:rsidRPr="007266D5" w:rsidRDefault="00F10971" w:rsidP="00B41344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266D5">
              <w:rPr>
                <w:rFonts w:ascii="Georgia" w:eastAsia="Georgia" w:hAnsi="Georgia" w:cs="Georgia"/>
                <w:sz w:val="20"/>
                <w:szCs w:val="20"/>
              </w:rPr>
              <w:t>Allgemeine Hochschulreife</w:t>
            </w:r>
            <w:r w:rsidR="007D7717" w:rsidRPr="007266D5">
              <w:rPr>
                <w:rFonts w:ascii="Georgia" w:eastAsia="Georgia" w:hAnsi="Georgia" w:cs="Georgia"/>
                <w:sz w:val="20"/>
                <w:szCs w:val="20"/>
              </w:rPr>
              <w:t xml:space="preserve"> (</w:t>
            </w:r>
            <w:r w:rsidR="00825810" w:rsidRPr="007266D5">
              <w:rPr>
                <w:rFonts w:ascii="Georgia" w:eastAsia="Georgia" w:hAnsi="Georgia" w:cs="Georgia"/>
                <w:sz w:val="20"/>
                <w:szCs w:val="20"/>
              </w:rPr>
              <w:t xml:space="preserve">German </w:t>
            </w:r>
            <w:r w:rsidR="007D7717" w:rsidRPr="007266D5">
              <w:rPr>
                <w:rFonts w:ascii="Georgia" w:eastAsia="Georgia" w:hAnsi="Georgia" w:cs="Georgia"/>
                <w:sz w:val="20"/>
                <w:szCs w:val="20"/>
              </w:rPr>
              <w:t xml:space="preserve">A-Level </w:t>
            </w:r>
            <w:proofErr w:type="spellStart"/>
            <w:r w:rsidR="00A234F6" w:rsidRPr="007266D5">
              <w:rPr>
                <w:rFonts w:ascii="Georgia" w:eastAsia="Georgia" w:hAnsi="Georgia" w:cs="Georgia"/>
                <w:sz w:val="20"/>
                <w:szCs w:val="20"/>
              </w:rPr>
              <w:t>E</w:t>
            </w:r>
            <w:r w:rsidR="007D7717" w:rsidRPr="007266D5">
              <w:rPr>
                <w:rFonts w:ascii="Georgia" w:eastAsia="Georgia" w:hAnsi="Georgia" w:cs="Georgia"/>
                <w:sz w:val="20"/>
                <w:szCs w:val="20"/>
              </w:rPr>
              <w:t>quivalent</w:t>
            </w:r>
            <w:proofErr w:type="spellEnd"/>
            <w:r w:rsidR="007D7717" w:rsidRPr="007266D5">
              <w:rPr>
                <w:rFonts w:ascii="Georgia" w:eastAsia="Georgia" w:hAnsi="Georgia" w:cs="Georgia"/>
                <w:sz w:val="20"/>
                <w:szCs w:val="20"/>
              </w:rPr>
              <w:t>)</w:t>
            </w:r>
          </w:p>
        </w:tc>
        <w:tc>
          <w:tcPr>
            <w:tcW w:w="3397" w:type="dxa"/>
            <w:gridSpan w:val="4"/>
            <w:vAlign w:val="bottom"/>
          </w:tcPr>
          <w:p w14:paraId="59FBF893" w14:textId="79ABE877" w:rsidR="00461DEE" w:rsidRPr="007266D5" w:rsidRDefault="00F10971" w:rsidP="00B41344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7266D5">
              <w:rPr>
                <w:rFonts w:ascii="Georgia" w:eastAsia="Georgia" w:hAnsi="Georgia" w:cs="Georgia"/>
                <w:sz w:val="20"/>
                <w:szCs w:val="20"/>
              </w:rPr>
              <w:t>09/20</w:t>
            </w:r>
            <w:r w:rsidR="00BD3881" w:rsidRPr="007266D5">
              <w:rPr>
                <w:rFonts w:ascii="Georgia" w:eastAsia="Georgia" w:hAnsi="Georgia" w:cs="Georgia"/>
                <w:sz w:val="20"/>
                <w:szCs w:val="20"/>
              </w:rPr>
              <w:t>10</w:t>
            </w:r>
            <w:r w:rsidRPr="007266D5">
              <w:rPr>
                <w:rFonts w:ascii="Georgia" w:eastAsia="Georgia" w:hAnsi="Georgia" w:cs="Georgia"/>
                <w:sz w:val="20"/>
                <w:szCs w:val="20"/>
              </w:rPr>
              <w:t xml:space="preserve"> – 0</w:t>
            </w:r>
            <w:r w:rsidR="00BD3881" w:rsidRPr="007266D5">
              <w:rPr>
                <w:rFonts w:ascii="Georgia" w:eastAsia="Georgia" w:hAnsi="Georgia" w:cs="Georgia"/>
                <w:sz w:val="20"/>
                <w:szCs w:val="20"/>
              </w:rPr>
              <w:t>7</w:t>
            </w:r>
            <w:r w:rsidRPr="007266D5">
              <w:rPr>
                <w:rFonts w:ascii="Georgia" w:eastAsia="Georgia" w:hAnsi="Georgia" w:cs="Georgia"/>
                <w:sz w:val="20"/>
                <w:szCs w:val="20"/>
              </w:rPr>
              <w:t>/201</w:t>
            </w:r>
            <w:r w:rsidR="00BD3881" w:rsidRPr="007266D5">
              <w:rPr>
                <w:rFonts w:ascii="Georgia" w:eastAsia="Georgia" w:hAnsi="Georgia" w:cs="Georgia"/>
                <w:sz w:val="20"/>
                <w:szCs w:val="20"/>
              </w:rPr>
              <w:t>9</w:t>
            </w:r>
          </w:p>
        </w:tc>
      </w:tr>
      <w:tr w:rsidR="00461DEE" w:rsidRPr="00166F65" w14:paraId="2827FB4A" w14:textId="77777777" w:rsidTr="00BD5B31">
        <w:trPr>
          <w:trHeight w:val="20"/>
        </w:trPr>
        <w:tc>
          <w:tcPr>
            <w:tcW w:w="9067" w:type="dxa"/>
            <w:gridSpan w:val="6"/>
            <w:tcBorders>
              <w:bottom w:val="nil"/>
            </w:tcBorders>
            <w:vAlign w:val="bottom"/>
          </w:tcPr>
          <w:p w14:paraId="5BD2F1A3" w14:textId="6C899007" w:rsidR="00461DEE" w:rsidRPr="007266D5" w:rsidRDefault="00B91B58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Main</w:t>
            </w:r>
            <w:r w:rsidR="00515BAA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subjects: Mathematics and Geography</w:t>
            </w:r>
          </w:p>
          <w:p w14:paraId="468CF1E0" w14:textId="3C7996C0" w:rsidR="00461DEE" w:rsidRPr="007266D5" w:rsidRDefault="00515BAA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Participat</w:t>
            </w:r>
            <w:r w:rsidR="00DE5F22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ed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in the big band as a drummer, with performances on </w:t>
            </w:r>
            <w:proofErr w:type="spellStart"/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Nordern</w:t>
            </w:r>
            <w:r w:rsidR="00B91B58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e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y</w:t>
            </w:r>
            <w:proofErr w:type="spellEnd"/>
          </w:p>
        </w:tc>
      </w:tr>
      <w:tr w:rsidR="00461DEE" w:rsidRPr="007266D5" w14:paraId="4CC70093" w14:textId="77777777" w:rsidTr="004F701F">
        <w:trPr>
          <w:trHeight w:val="510"/>
        </w:trPr>
        <w:tc>
          <w:tcPr>
            <w:tcW w:w="906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E0025A" w14:textId="4D69145B" w:rsidR="00461DEE" w:rsidRPr="007266D5" w:rsidRDefault="00515BAA" w:rsidP="00B4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30"/>
                <w:szCs w:val="30"/>
              </w:rPr>
            </w:pPr>
            <w:r w:rsidRPr="007266D5">
              <w:rPr>
                <w:rFonts w:ascii="Georgia" w:eastAsia="Georgia" w:hAnsi="Georgia" w:cs="Georgia"/>
                <w:b/>
                <w:smallCaps/>
                <w:color w:val="000000"/>
                <w:sz w:val="30"/>
                <w:szCs w:val="30"/>
              </w:rPr>
              <w:t>Experience</w:t>
            </w:r>
          </w:p>
        </w:tc>
      </w:tr>
      <w:tr w:rsidR="00983D00" w:rsidRPr="007266D5" w14:paraId="5C4EAE6A" w14:textId="77777777" w:rsidTr="00654EFF">
        <w:trPr>
          <w:trHeight w:val="340"/>
        </w:trPr>
        <w:tc>
          <w:tcPr>
            <w:tcW w:w="623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27CA630" w14:textId="7005D7C3" w:rsidR="00983D00" w:rsidRPr="007266D5" w:rsidRDefault="00983D00" w:rsidP="00B41344">
            <w:pPr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</w:pPr>
            <w:r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E</w:t>
            </w:r>
            <w:r w:rsidR="00191BF8"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rnst &amp; Young</w:t>
            </w:r>
            <w:r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 xml:space="preserve"> GmbH</w:t>
            </w:r>
          </w:p>
        </w:tc>
        <w:tc>
          <w:tcPr>
            <w:tcW w:w="28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3004473" w14:textId="23429DED" w:rsidR="00983D00" w:rsidRPr="007266D5" w:rsidRDefault="00983D00" w:rsidP="00B41344">
            <w:pPr>
              <w:jc w:val="right"/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</w:pPr>
            <w:r w:rsidRPr="007266D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Eschbor</w:t>
            </w:r>
            <w:r w:rsidR="00515BAA" w:rsidRPr="007266D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n, DE</w:t>
            </w:r>
          </w:p>
        </w:tc>
      </w:tr>
      <w:tr w:rsidR="00983D00" w:rsidRPr="007266D5" w14:paraId="198FAB3C" w14:textId="77777777" w:rsidTr="00BD5B31">
        <w:trPr>
          <w:trHeight w:val="20"/>
        </w:trPr>
        <w:tc>
          <w:tcPr>
            <w:tcW w:w="62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B95A1" w14:textId="622777FD" w:rsidR="00983D00" w:rsidRPr="007266D5" w:rsidRDefault="00515BAA" w:rsidP="00B41344">
            <w:pPr>
              <w:rPr>
                <w:rFonts w:ascii="Georgia" w:eastAsia="Georgia" w:hAnsi="Georgia" w:cs="Georgia"/>
                <w:b/>
                <w:smallCaps/>
                <w:sz w:val="25"/>
                <w:szCs w:val="25"/>
                <w:lang w:val="en-US"/>
              </w:rPr>
            </w:pPr>
            <w:r w:rsidRPr="007266D5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Intern in M&amp;A </w:t>
            </w:r>
          </w:p>
        </w:tc>
        <w:tc>
          <w:tcPr>
            <w:tcW w:w="28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80FB6" w14:textId="051DEEFA" w:rsidR="00983D00" w:rsidRPr="007266D5" w:rsidRDefault="00983D00" w:rsidP="00B41344">
            <w:pPr>
              <w:jc w:val="right"/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</w:pPr>
            <w:r w:rsidRPr="007266D5">
              <w:rPr>
                <w:rFonts w:ascii="Georgia" w:eastAsia="Georgia" w:hAnsi="Georgia" w:cs="Georgia"/>
                <w:sz w:val="20"/>
                <w:szCs w:val="20"/>
              </w:rPr>
              <w:t>03/202</w:t>
            </w:r>
            <w:r w:rsidR="00191BF8" w:rsidRPr="007266D5">
              <w:rPr>
                <w:rFonts w:ascii="Georgia" w:eastAsia="Georgia" w:hAnsi="Georgia" w:cs="Georgia"/>
                <w:sz w:val="20"/>
                <w:szCs w:val="20"/>
              </w:rPr>
              <w:t>4</w:t>
            </w:r>
            <w:r w:rsidRPr="007266D5">
              <w:rPr>
                <w:rFonts w:ascii="Georgia" w:eastAsia="Georgia" w:hAnsi="Georgia" w:cs="Georgia"/>
                <w:sz w:val="20"/>
                <w:szCs w:val="20"/>
              </w:rPr>
              <w:t xml:space="preserve"> – </w:t>
            </w:r>
            <w:r w:rsidR="00191BF8" w:rsidRPr="007266D5">
              <w:rPr>
                <w:rFonts w:ascii="Georgia" w:eastAsia="Georgia" w:hAnsi="Georgia" w:cs="Georgia"/>
                <w:sz w:val="20"/>
                <w:szCs w:val="20"/>
              </w:rPr>
              <w:t>05/2024</w:t>
            </w:r>
          </w:p>
        </w:tc>
      </w:tr>
      <w:tr w:rsidR="00FB42E9" w:rsidRPr="00166F65" w14:paraId="42F00C44" w14:textId="77777777" w:rsidTr="00BD5B31">
        <w:trPr>
          <w:trHeight w:val="20"/>
        </w:trPr>
        <w:tc>
          <w:tcPr>
            <w:tcW w:w="906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1F06B" w14:textId="5D640B8F" w:rsidR="00FB42E9" w:rsidRPr="007266D5" w:rsidRDefault="00FB42E9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Created pitches, teasers, information memoranda,</w:t>
            </w:r>
            <w:r w:rsidR="00B81ED0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management presentations</w:t>
            </w:r>
            <w:r w:rsidR="00F10971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,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and other documents</w:t>
            </w:r>
          </w:p>
          <w:p w14:paraId="4B40DE8F" w14:textId="77777777" w:rsidR="00FB42E9" w:rsidRPr="007266D5" w:rsidRDefault="00FB42E9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Researched suitable strategic investors and financial investors for the sell side</w:t>
            </w:r>
          </w:p>
          <w:p w14:paraId="747515F2" w14:textId="5BCB1295" w:rsidR="00FB42E9" w:rsidRPr="007266D5" w:rsidRDefault="00FB42E9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Supported in the preparation of business plans</w:t>
            </w:r>
          </w:p>
          <w:p w14:paraId="011B60B0" w14:textId="77777777" w:rsidR="00FB42E9" w:rsidRPr="007266D5" w:rsidRDefault="00FB42E9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Researched project-related companies, industries, and markets</w:t>
            </w:r>
          </w:p>
          <w:p w14:paraId="35F63F88" w14:textId="22A8DC53" w:rsidR="00FB42E9" w:rsidRPr="007266D5" w:rsidRDefault="00FB42E9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Assisted in the arrangement of data rooms for due diligence activities</w:t>
            </w:r>
          </w:p>
        </w:tc>
      </w:tr>
      <w:tr w:rsidR="00FB42E9" w:rsidRPr="007266D5" w14:paraId="2967DB17" w14:textId="77777777" w:rsidTr="00654EFF">
        <w:trPr>
          <w:trHeight w:val="340"/>
        </w:trPr>
        <w:tc>
          <w:tcPr>
            <w:tcW w:w="62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DE4FE" w14:textId="0848ECAA" w:rsidR="00FB42E9" w:rsidRPr="007266D5" w:rsidRDefault="00FB42E9" w:rsidP="00B41344">
            <w:pPr>
              <w:rPr>
                <w:rFonts w:ascii="Georgia" w:eastAsia="Georgia" w:hAnsi="Georgia" w:cs="Georgia"/>
                <w:sz w:val="25"/>
                <w:szCs w:val="25"/>
              </w:rPr>
            </w:pPr>
            <w:proofErr w:type="spellStart"/>
            <w:r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Edelweiss</w:t>
            </w:r>
            <w:proofErr w:type="spellEnd"/>
            <w:r w:rsidRPr="007266D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 xml:space="preserve"> Corporate Finance GmbH</w:t>
            </w:r>
          </w:p>
        </w:tc>
        <w:tc>
          <w:tcPr>
            <w:tcW w:w="28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692BA" w14:textId="4DAB12C6" w:rsidR="00FB42E9" w:rsidRPr="007266D5" w:rsidRDefault="00FB42E9" w:rsidP="00B41344">
            <w:pPr>
              <w:jc w:val="right"/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</w:pPr>
            <w:r w:rsidRPr="007266D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Frankfurt am Main, DE</w:t>
            </w:r>
          </w:p>
        </w:tc>
      </w:tr>
      <w:tr w:rsidR="00FB42E9" w:rsidRPr="007266D5" w14:paraId="439C14BA" w14:textId="77777777" w:rsidTr="00BD5B31">
        <w:trPr>
          <w:trHeight w:val="20"/>
        </w:trPr>
        <w:tc>
          <w:tcPr>
            <w:tcW w:w="5954" w:type="dxa"/>
            <w:gridSpan w:val="3"/>
            <w:tcBorders>
              <w:top w:val="nil"/>
            </w:tcBorders>
            <w:vAlign w:val="bottom"/>
          </w:tcPr>
          <w:p w14:paraId="104CBBF4" w14:textId="4A22D6FB" w:rsidR="00FB42E9" w:rsidRPr="007266D5" w:rsidRDefault="00FB42E9" w:rsidP="00B41344">
            <w:pPr>
              <w:rPr>
                <w:rFonts w:ascii="Georgia" w:eastAsia="Georgia" w:hAnsi="Georgia" w:cs="Georgia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sz w:val="20"/>
                <w:szCs w:val="20"/>
                <w:lang w:val="en-US"/>
              </w:rPr>
              <w:t>Intern in</w:t>
            </w:r>
            <w:r w:rsidR="00B91B58" w:rsidRPr="007266D5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</w:t>
            </w:r>
            <w:r w:rsidRPr="007266D5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M&amp;A </w:t>
            </w:r>
          </w:p>
        </w:tc>
        <w:tc>
          <w:tcPr>
            <w:tcW w:w="3113" w:type="dxa"/>
            <w:gridSpan w:val="3"/>
            <w:tcBorders>
              <w:top w:val="nil"/>
            </w:tcBorders>
            <w:vAlign w:val="bottom"/>
          </w:tcPr>
          <w:p w14:paraId="6AD334C3" w14:textId="6CFE0F0C" w:rsidR="00FB42E9" w:rsidRPr="007266D5" w:rsidRDefault="00FB42E9" w:rsidP="00B41344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7266D5">
              <w:rPr>
                <w:rFonts w:ascii="Georgia" w:eastAsia="Georgia" w:hAnsi="Georgia" w:cs="Georgia"/>
                <w:sz w:val="20"/>
                <w:szCs w:val="20"/>
              </w:rPr>
              <w:t>03/2023 – 05/2023</w:t>
            </w:r>
          </w:p>
        </w:tc>
      </w:tr>
      <w:tr w:rsidR="00FB42E9" w:rsidRPr="00166F65" w14:paraId="3E59E993" w14:textId="77777777" w:rsidTr="00BD5B31">
        <w:trPr>
          <w:trHeight w:val="20"/>
        </w:trPr>
        <w:tc>
          <w:tcPr>
            <w:tcW w:w="9067" w:type="dxa"/>
            <w:gridSpan w:val="6"/>
            <w:vAlign w:val="bottom"/>
          </w:tcPr>
          <w:p w14:paraId="3E858FA6" w14:textId="5DCF37C7" w:rsidR="00FB42E9" w:rsidRPr="007266D5" w:rsidRDefault="00B81ED0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Developed pitch books, teasers, information memoranda, and other financial documents</w:t>
            </w:r>
          </w:p>
          <w:p w14:paraId="24E49E4F" w14:textId="719BB5BE" w:rsidR="00FB42E9" w:rsidRPr="007266D5" w:rsidRDefault="00B81ED0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Conducted research on appropriate strategic and financial investors for sell-side opportunities</w:t>
            </w:r>
          </w:p>
          <w:p w14:paraId="76B46F38" w14:textId="7D981BCD" w:rsidR="00FB42E9" w:rsidRPr="007266D5" w:rsidRDefault="003377F6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Conducted research on project-specific companies, industries, and market trends</w:t>
            </w:r>
          </w:p>
          <w:p w14:paraId="719A0FB8" w14:textId="359E2CA2" w:rsidR="00FB42E9" w:rsidRPr="007266D5" w:rsidRDefault="00FB42E9" w:rsidP="00B413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Supported the Managing Partners in ongoing M&amp;A</w:t>
            </w:r>
            <w:r w:rsidR="007266D5" w:rsidRPr="00EC3B1D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transactions </w:t>
            </w:r>
          </w:p>
        </w:tc>
      </w:tr>
      <w:tr w:rsidR="00FB42E9" w:rsidRPr="007266D5" w14:paraId="5136A1DB" w14:textId="77777777">
        <w:trPr>
          <w:trHeight w:val="510"/>
        </w:trPr>
        <w:tc>
          <w:tcPr>
            <w:tcW w:w="9067" w:type="dxa"/>
            <w:gridSpan w:val="6"/>
            <w:tcBorders>
              <w:bottom w:val="single" w:sz="4" w:space="0" w:color="000000"/>
            </w:tcBorders>
            <w:vAlign w:val="bottom"/>
          </w:tcPr>
          <w:p w14:paraId="2EFD947F" w14:textId="39AE6D56" w:rsidR="00FB42E9" w:rsidRPr="007266D5" w:rsidRDefault="00FB42E9" w:rsidP="00B4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30"/>
                <w:szCs w:val="30"/>
              </w:rPr>
            </w:pPr>
            <w:r w:rsidRPr="007266D5">
              <w:rPr>
                <w:rFonts w:ascii="Georgia" w:eastAsia="Georgia" w:hAnsi="Georgia" w:cs="Georgia"/>
                <w:b/>
                <w:smallCaps/>
                <w:color w:val="000000"/>
                <w:sz w:val="30"/>
                <w:szCs w:val="30"/>
              </w:rPr>
              <w:t xml:space="preserve">Extracurricular </w:t>
            </w:r>
            <w:proofErr w:type="spellStart"/>
            <w:r w:rsidRPr="007266D5">
              <w:rPr>
                <w:rFonts w:ascii="Georgia" w:eastAsia="Georgia" w:hAnsi="Georgia" w:cs="Georgia"/>
                <w:b/>
                <w:smallCaps/>
                <w:color w:val="000000"/>
                <w:sz w:val="30"/>
                <w:szCs w:val="30"/>
              </w:rPr>
              <w:t>Activities</w:t>
            </w:r>
            <w:proofErr w:type="spellEnd"/>
          </w:p>
        </w:tc>
      </w:tr>
      <w:tr w:rsidR="00FB42E9" w:rsidRPr="007266D5" w14:paraId="6D928E54" w14:textId="77777777" w:rsidTr="00BD5B31">
        <w:trPr>
          <w:trHeight w:val="340"/>
        </w:trPr>
        <w:tc>
          <w:tcPr>
            <w:tcW w:w="7088" w:type="dxa"/>
            <w:gridSpan w:val="5"/>
            <w:tcBorders>
              <w:top w:val="single" w:sz="4" w:space="0" w:color="000000"/>
            </w:tcBorders>
            <w:vAlign w:val="bottom"/>
          </w:tcPr>
          <w:p w14:paraId="37EC209B" w14:textId="7032194F" w:rsidR="00FB42E9" w:rsidRPr="007266D5" w:rsidRDefault="00FB42E9" w:rsidP="00B4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</w:pPr>
            <w:r w:rsidRPr="007266D5"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  <w:t xml:space="preserve">African </w:t>
            </w:r>
            <w:proofErr w:type="spellStart"/>
            <w:r w:rsidRPr="007266D5"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  <w:t>Elephant</w:t>
            </w:r>
            <w:proofErr w:type="spellEnd"/>
            <w:r w:rsidRPr="007266D5"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  <w:t xml:space="preserve"> Research Unit </w:t>
            </w:r>
          </w:p>
        </w:tc>
        <w:tc>
          <w:tcPr>
            <w:tcW w:w="1979" w:type="dxa"/>
            <w:tcBorders>
              <w:top w:val="single" w:sz="4" w:space="0" w:color="000000"/>
            </w:tcBorders>
            <w:vAlign w:val="bottom"/>
          </w:tcPr>
          <w:p w14:paraId="78ABB02C" w14:textId="30528D97" w:rsidR="00FB42E9" w:rsidRPr="007266D5" w:rsidRDefault="00FB42E9" w:rsidP="00B4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</w:pPr>
            <w:proofErr w:type="spellStart"/>
            <w:r w:rsidRPr="007266D5">
              <w:rPr>
                <w:rFonts w:ascii="Georgia" w:eastAsia="Georgia" w:hAnsi="Georgia" w:cs="Georgia"/>
                <w:i/>
                <w:smallCaps/>
                <w:color w:val="000000"/>
                <w:sz w:val="25"/>
                <w:szCs w:val="25"/>
              </w:rPr>
              <w:t>Knysna</w:t>
            </w:r>
            <w:proofErr w:type="spellEnd"/>
            <w:r w:rsidRPr="007266D5">
              <w:rPr>
                <w:rFonts w:ascii="Georgia" w:eastAsia="Georgia" w:hAnsi="Georgia" w:cs="Georgia"/>
                <w:i/>
                <w:smallCaps/>
                <w:color w:val="000000"/>
                <w:sz w:val="25"/>
                <w:szCs w:val="25"/>
              </w:rPr>
              <w:t>, ZAF</w:t>
            </w:r>
          </w:p>
        </w:tc>
      </w:tr>
      <w:tr w:rsidR="00FB42E9" w:rsidRPr="007266D5" w14:paraId="70BA5EEC" w14:textId="77777777" w:rsidTr="00BD5B31">
        <w:trPr>
          <w:trHeight w:val="20"/>
        </w:trPr>
        <w:tc>
          <w:tcPr>
            <w:tcW w:w="7088" w:type="dxa"/>
            <w:gridSpan w:val="5"/>
            <w:vAlign w:val="bottom"/>
          </w:tcPr>
          <w:p w14:paraId="2A6B2095" w14:textId="10230757" w:rsidR="00FB42E9" w:rsidRPr="007266D5" w:rsidRDefault="00FB42E9" w:rsidP="00B4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Member of the </w:t>
            </w:r>
            <w:r w:rsidR="00F10971"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R</w:t>
            </w: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esearch </w:t>
            </w:r>
            <w:r w:rsidR="00F10971"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U</w:t>
            </w: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nit </w:t>
            </w:r>
          </w:p>
        </w:tc>
        <w:tc>
          <w:tcPr>
            <w:tcW w:w="1979" w:type="dxa"/>
            <w:vAlign w:val="bottom"/>
          </w:tcPr>
          <w:p w14:paraId="6ACDB58A" w14:textId="76BB9FEE" w:rsidR="00FB42E9" w:rsidRPr="007266D5" w:rsidRDefault="00FB42E9" w:rsidP="00B4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09/2019 – 12/2019</w:t>
            </w:r>
          </w:p>
        </w:tc>
      </w:tr>
      <w:tr w:rsidR="00FB42E9" w:rsidRPr="00166F65" w14:paraId="2A68DBBF" w14:textId="77777777" w:rsidTr="00BD5B31">
        <w:trPr>
          <w:trHeight w:val="20"/>
        </w:trPr>
        <w:tc>
          <w:tcPr>
            <w:tcW w:w="9067" w:type="dxa"/>
            <w:gridSpan w:val="6"/>
            <w:vAlign w:val="bottom"/>
          </w:tcPr>
          <w:p w14:paraId="716BAF97" w14:textId="04F406C1" w:rsidR="00FB42E9" w:rsidRPr="007266D5" w:rsidRDefault="00B91B58" w:rsidP="00B413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Organized</w:t>
            </w:r>
            <w:r w:rsidR="00FB42E9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the process to 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optimize</w:t>
            </w:r>
            <w:r w:rsidR="00FB42E9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the welfare of captive and wild elephants </w:t>
            </w:r>
          </w:p>
          <w:p w14:paraId="40BE971C" w14:textId="2BC65855" w:rsidR="00FB42E9" w:rsidRPr="007266D5" w:rsidRDefault="00FB42E9" w:rsidP="00B413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Researched elephant </w:t>
            </w:r>
            <w:r w:rsidR="00B91B58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behavior </w:t>
            </w: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through data collection and analysis using tracking sheets</w:t>
            </w:r>
          </w:p>
          <w:p w14:paraId="6555DF6A" w14:textId="6666F84A" w:rsidR="00FB42E9" w:rsidRPr="007266D5" w:rsidRDefault="00FB42E9" w:rsidP="00B413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Observed elephants and their social interactions</w:t>
            </w: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FB42E9" w:rsidRPr="007266D5" w14:paraId="440C3D30" w14:textId="77777777" w:rsidTr="004F701F">
        <w:trPr>
          <w:trHeight w:val="340"/>
        </w:trPr>
        <w:tc>
          <w:tcPr>
            <w:tcW w:w="5954" w:type="dxa"/>
            <w:gridSpan w:val="3"/>
            <w:vAlign w:val="bottom"/>
          </w:tcPr>
          <w:p w14:paraId="13C2F9FE" w14:textId="1D4AFF10" w:rsidR="00FB42E9" w:rsidRPr="007266D5" w:rsidRDefault="00FB42E9" w:rsidP="00B4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25"/>
                <w:szCs w:val="25"/>
              </w:rPr>
            </w:pPr>
            <w:r w:rsidRPr="007266D5"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  <w:t>Pfarramt Liebfrauen</w:t>
            </w:r>
          </w:p>
        </w:tc>
        <w:tc>
          <w:tcPr>
            <w:tcW w:w="3113" w:type="dxa"/>
            <w:gridSpan w:val="3"/>
            <w:vAlign w:val="bottom"/>
          </w:tcPr>
          <w:p w14:paraId="39FD4351" w14:textId="175009B3" w:rsidR="00FB42E9" w:rsidRPr="007266D5" w:rsidRDefault="00FB42E9" w:rsidP="00B4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5"/>
                <w:szCs w:val="25"/>
              </w:rPr>
            </w:pPr>
            <w:proofErr w:type="spellStart"/>
            <w:r w:rsidRPr="007266D5">
              <w:rPr>
                <w:rFonts w:ascii="Georgia" w:eastAsia="Georgia" w:hAnsi="Georgia" w:cs="Georgia"/>
                <w:i/>
                <w:smallCaps/>
                <w:color w:val="000000"/>
                <w:sz w:val="25"/>
                <w:szCs w:val="25"/>
              </w:rPr>
              <w:t>Osnabrueck</w:t>
            </w:r>
            <w:proofErr w:type="spellEnd"/>
            <w:r w:rsidRPr="007266D5">
              <w:rPr>
                <w:rFonts w:ascii="Georgia" w:eastAsia="Georgia" w:hAnsi="Georgia" w:cs="Georgia"/>
                <w:i/>
                <w:smallCaps/>
                <w:color w:val="000000"/>
                <w:sz w:val="25"/>
                <w:szCs w:val="25"/>
              </w:rPr>
              <w:t>, DE</w:t>
            </w:r>
          </w:p>
        </w:tc>
      </w:tr>
      <w:tr w:rsidR="00FB42E9" w:rsidRPr="007266D5" w14:paraId="787B8279" w14:textId="77777777" w:rsidTr="00BD5B31">
        <w:trPr>
          <w:trHeight w:val="20"/>
        </w:trPr>
        <w:tc>
          <w:tcPr>
            <w:tcW w:w="7088" w:type="dxa"/>
            <w:gridSpan w:val="5"/>
            <w:vAlign w:val="bottom"/>
          </w:tcPr>
          <w:p w14:paraId="24942E36" w14:textId="4CCE29EE" w:rsidR="00FB42E9" w:rsidRPr="007266D5" w:rsidRDefault="00FB42E9" w:rsidP="00B4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Supervisor and Group Leader</w:t>
            </w:r>
          </w:p>
        </w:tc>
        <w:tc>
          <w:tcPr>
            <w:tcW w:w="1979" w:type="dxa"/>
            <w:vAlign w:val="bottom"/>
          </w:tcPr>
          <w:p w14:paraId="63BD83F0" w14:textId="3F1A36F1" w:rsidR="00FB42E9" w:rsidRPr="007266D5" w:rsidRDefault="00FB42E9" w:rsidP="00B4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10/2016 – 10/2019</w:t>
            </w:r>
          </w:p>
        </w:tc>
      </w:tr>
      <w:tr w:rsidR="00FB42E9" w:rsidRPr="00166F65" w14:paraId="37DE332F" w14:textId="77777777" w:rsidTr="00BD5B31">
        <w:trPr>
          <w:trHeight w:val="20"/>
        </w:trPr>
        <w:tc>
          <w:tcPr>
            <w:tcW w:w="9067" w:type="dxa"/>
            <w:gridSpan w:val="6"/>
            <w:vAlign w:val="bottom"/>
          </w:tcPr>
          <w:p w14:paraId="45792C01" w14:textId="1C2B5E37" w:rsidR="00FB42E9" w:rsidRPr="007266D5" w:rsidRDefault="00FB42E9" w:rsidP="00B413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Arranged group camps with over 150 participants </w:t>
            </w:r>
          </w:p>
          <w:p w14:paraId="606C8264" w14:textId="73378041" w:rsidR="00FB42E9" w:rsidRPr="007266D5" w:rsidRDefault="00B91B58" w:rsidP="00B413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Organized</w:t>
            </w:r>
            <w:r w:rsidR="00FB42E9"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and supervised regular leisure activities for teenagers</w:t>
            </w:r>
          </w:p>
          <w:p w14:paraId="59D768D9" w14:textId="1AA0C9E8" w:rsidR="00FB42E9" w:rsidRPr="007266D5" w:rsidRDefault="00FB42E9" w:rsidP="00B413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Took responsibility for over 40 children between eight and sixteen years of age </w:t>
            </w:r>
          </w:p>
        </w:tc>
      </w:tr>
      <w:tr w:rsidR="00FB42E9" w:rsidRPr="007266D5" w14:paraId="5C10F9A9" w14:textId="77777777">
        <w:trPr>
          <w:trHeight w:val="510"/>
        </w:trPr>
        <w:tc>
          <w:tcPr>
            <w:tcW w:w="9067" w:type="dxa"/>
            <w:gridSpan w:val="6"/>
            <w:tcBorders>
              <w:bottom w:val="single" w:sz="4" w:space="0" w:color="000000"/>
            </w:tcBorders>
            <w:vAlign w:val="bottom"/>
          </w:tcPr>
          <w:p w14:paraId="625E708F" w14:textId="0DA44701" w:rsidR="00FB42E9" w:rsidRPr="007266D5" w:rsidRDefault="00FB42E9" w:rsidP="00B41344">
            <w:pPr>
              <w:jc w:val="center"/>
              <w:rPr>
                <w:rFonts w:ascii="Georgia" w:eastAsia="Georgia" w:hAnsi="Georgia" w:cs="Georgia"/>
                <w:b/>
                <w:smallCaps/>
                <w:sz w:val="30"/>
                <w:szCs w:val="30"/>
              </w:rPr>
            </w:pPr>
            <w:r w:rsidRPr="007266D5">
              <w:rPr>
                <w:rFonts w:ascii="Georgia" w:eastAsia="Georgia" w:hAnsi="Georgia" w:cs="Georgia"/>
                <w:b/>
                <w:smallCaps/>
                <w:sz w:val="30"/>
                <w:szCs w:val="30"/>
              </w:rPr>
              <w:t xml:space="preserve">Skills &amp; </w:t>
            </w:r>
            <w:proofErr w:type="spellStart"/>
            <w:r w:rsidRPr="007266D5">
              <w:rPr>
                <w:rFonts w:ascii="Georgia" w:eastAsia="Georgia" w:hAnsi="Georgia" w:cs="Georgia"/>
                <w:b/>
                <w:smallCaps/>
                <w:sz w:val="30"/>
                <w:szCs w:val="30"/>
              </w:rPr>
              <w:t>Interests</w:t>
            </w:r>
            <w:proofErr w:type="spellEnd"/>
          </w:p>
        </w:tc>
      </w:tr>
      <w:tr w:rsidR="00FB42E9" w:rsidRPr="00166F65" w14:paraId="6A09B79D" w14:textId="77777777" w:rsidTr="00166F65">
        <w:tblPrEx>
          <w:tblW w:w="90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4" w:author="David Döbele" w:date="2024-07-16T18:07:00Z">
            <w:tblPrEx>
              <w:tblW w:w="90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5" w:author="David Döbele" w:date="2024-07-16T18:07:00Z">
            <w:trPr>
              <w:trHeight w:val="340"/>
            </w:trPr>
          </w:trPrChange>
        </w:trPr>
        <w:tc>
          <w:tcPr>
            <w:tcW w:w="1418" w:type="dxa"/>
            <w:tcBorders>
              <w:top w:val="single" w:sz="4" w:space="0" w:color="000000"/>
            </w:tcBorders>
            <w:vAlign w:val="bottom"/>
            <w:tcPrChange w:id="6" w:author="David Döbele" w:date="2024-07-16T18:07:00Z">
              <w:tcPr>
                <w:tcW w:w="1985" w:type="dxa"/>
                <w:gridSpan w:val="2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1246AED3" w14:textId="7244ACDB" w:rsidR="00FB42E9" w:rsidRPr="007266D5" w:rsidRDefault="00FB42E9" w:rsidP="00B41344">
            <w:pPr>
              <w:rPr>
                <w:rFonts w:ascii="Georgia" w:eastAsia="Georgia" w:hAnsi="Georgia" w:cs="Georgia"/>
                <w:sz w:val="20"/>
                <w:szCs w:val="20"/>
              </w:rPr>
            </w:pPr>
            <w:proofErr w:type="spellStart"/>
            <w:r w:rsidRPr="007266D5">
              <w:rPr>
                <w:rFonts w:ascii="Georgia" w:eastAsia="Georgia" w:hAnsi="Georgia" w:cs="Georgia"/>
                <w:sz w:val="20"/>
                <w:szCs w:val="20"/>
              </w:rPr>
              <w:t>Languages</w:t>
            </w:r>
            <w:proofErr w:type="spellEnd"/>
            <w:r w:rsidRPr="007266D5">
              <w:rPr>
                <w:rFonts w:ascii="Georgia" w:eastAsia="Georgia" w:hAnsi="Georgia" w:cs="Georgia"/>
                <w:sz w:val="20"/>
                <w:szCs w:val="20"/>
              </w:rPr>
              <w:t>:</w:t>
            </w:r>
          </w:p>
        </w:tc>
        <w:tc>
          <w:tcPr>
            <w:tcW w:w="7649" w:type="dxa"/>
            <w:gridSpan w:val="5"/>
            <w:tcBorders>
              <w:top w:val="single" w:sz="4" w:space="0" w:color="000000"/>
            </w:tcBorders>
            <w:vAlign w:val="bottom"/>
            <w:tcPrChange w:id="7" w:author="David Döbele" w:date="2024-07-16T18:07:00Z">
              <w:tcPr>
                <w:tcW w:w="7082" w:type="dxa"/>
                <w:gridSpan w:val="5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3CAD93BE" w14:textId="7722D23C" w:rsidR="00FB42E9" w:rsidRPr="007266D5" w:rsidRDefault="00FB42E9" w:rsidP="00B41344">
            <w:pPr>
              <w:rPr>
                <w:rFonts w:ascii="Georgia" w:eastAsia="Georgia" w:hAnsi="Georgia" w:cs="Georgia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German (mother tongue), English (fluent)</w:t>
            </w:r>
          </w:p>
        </w:tc>
      </w:tr>
      <w:tr w:rsidR="00FB42E9" w:rsidRPr="00166F65" w14:paraId="2BC81ED6" w14:textId="77777777" w:rsidTr="00166F65">
        <w:tblPrEx>
          <w:tblW w:w="90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8" w:author="David Döbele" w:date="2024-07-16T18:07:00Z">
            <w:tblPrEx>
              <w:tblW w:w="90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9" w:author="David Döbele" w:date="2024-07-16T18:07:00Z">
            <w:trPr>
              <w:trHeight w:val="340"/>
            </w:trPr>
          </w:trPrChange>
        </w:trPr>
        <w:tc>
          <w:tcPr>
            <w:tcW w:w="1418" w:type="dxa"/>
            <w:vAlign w:val="bottom"/>
            <w:tcPrChange w:id="10" w:author="David Döbele" w:date="2024-07-16T18:07:00Z">
              <w:tcPr>
                <w:tcW w:w="1985" w:type="dxa"/>
                <w:gridSpan w:val="2"/>
                <w:vAlign w:val="bottom"/>
              </w:tcPr>
            </w:tcPrChange>
          </w:tcPr>
          <w:p w14:paraId="11D5E8D7" w14:textId="0DE8436F" w:rsidR="00FB42E9" w:rsidRPr="007266D5" w:rsidRDefault="00FB42E9" w:rsidP="00B41344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266D5">
              <w:rPr>
                <w:rFonts w:ascii="Georgia" w:eastAsia="Georgia" w:hAnsi="Georgia" w:cs="Georgia"/>
                <w:sz w:val="20"/>
                <w:szCs w:val="20"/>
              </w:rPr>
              <w:t>Technical:</w:t>
            </w:r>
          </w:p>
        </w:tc>
        <w:tc>
          <w:tcPr>
            <w:tcW w:w="7649" w:type="dxa"/>
            <w:gridSpan w:val="5"/>
            <w:vAlign w:val="bottom"/>
            <w:tcPrChange w:id="11" w:author="David Döbele" w:date="2024-07-16T18:07:00Z">
              <w:tcPr>
                <w:tcW w:w="7082" w:type="dxa"/>
                <w:gridSpan w:val="5"/>
                <w:vAlign w:val="bottom"/>
              </w:tcPr>
            </w:tcPrChange>
          </w:tcPr>
          <w:p w14:paraId="56523BAC" w14:textId="41039E85" w:rsidR="00FB42E9" w:rsidRPr="007266D5" w:rsidRDefault="00FB42E9" w:rsidP="00B41344">
            <w:pP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Microsoft Office (Word, Excel, PowerPoint)</w:t>
            </w:r>
          </w:p>
        </w:tc>
      </w:tr>
      <w:tr w:rsidR="00FB42E9" w:rsidRPr="00166F65" w14:paraId="2D2C3A32" w14:textId="77777777" w:rsidTr="00166F65">
        <w:tblPrEx>
          <w:tblW w:w="90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2" w:author="David Döbele" w:date="2024-07-16T18:07:00Z">
            <w:tblPrEx>
              <w:tblW w:w="90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13" w:author="David Döbele" w:date="2024-07-16T18:07:00Z">
            <w:trPr>
              <w:trHeight w:val="567"/>
            </w:trPr>
          </w:trPrChange>
        </w:trPr>
        <w:tc>
          <w:tcPr>
            <w:tcW w:w="1418" w:type="dxa"/>
            <w:vAlign w:val="bottom"/>
            <w:tcPrChange w:id="14" w:author="David Döbele" w:date="2024-07-16T18:07:00Z">
              <w:tcPr>
                <w:tcW w:w="1985" w:type="dxa"/>
                <w:gridSpan w:val="2"/>
                <w:vAlign w:val="bottom"/>
              </w:tcPr>
            </w:tcPrChange>
          </w:tcPr>
          <w:p w14:paraId="4A5DDDA8" w14:textId="77777777" w:rsidR="00FB42E9" w:rsidRPr="007266D5" w:rsidDel="00166F65" w:rsidRDefault="00FB42E9" w:rsidP="00B41344">
            <w:pPr>
              <w:rPr>
                <w:del w:id="15" w:author="David Döbele" w:date="2024-07-16T18:07:00Z"/>
                <w:rFonts w:ascii="Georgia" w:eastAsia="Georgia" w:hAnsi="Georgia" w:cs="Georgia"/>
                <w:sz w:val="20"/>
                <w:szCs w:val="20"/>
              </w:rPr>
            </w:pPr>
            <w:proofErr w:type="spellStart"/>
            <w:r w:rsidRPr="007266D5">
              <w:rPr>
                <w:rFonts w:ascii="Georgia" w:eastAsia="Georgia" w:hAnsi="Georgia" w:cs="Georgia"/>
                <w:sz w:val="20"/>
                <w:szCs w:val="20"/>
              </w:rPr>
              <w:t>Interests</w:t>
            </w:r>
            <w:proofErr w:type="spellEnd"/>
            <w:r w:rsidRPr="007266D5">
              <w:rPr>
                <w:rFonts w:ascii="Georgia" w:eastAsia="Georgia" w:hAnsi="Georgia" w:cs="Georgia"/>
                <w:sz w:val="20"/>
                <w:szCs w:val="20"/>
              </w:rPr>
              <w:t xml:space="preserve">: </w:t>
            </w:r>
          </w:p>
          <w:p w14:paraId="3753BA0E" w14:textId="22C7873C" w:rsidR="007266D5" w:rsidRPr="007266D5" w:rsidRDefault="007266D5" w:rsidP="00B41344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7649" w:type="dxa"/>
            <w:gridSpan w:val="5"/>
            <w:vAlign w:val="bottom"/>
            <w:tcPrChange w:id="16" w:author="David Döbele" w:date="2024-07-16T18:07:00Z">
              <w:tcPr>
                <w:tcW w:w="7082" w:type="dxa"/>
                <w:gridSpan w:val="5"/>
                <w:vAlign w:val="bottom"/>
              </w:tcPr>
            </w:tcPrChange>
          </w:tcPr>
          <w:p w14:paraId="22157B69" w14:textId="2ADD48D5" w:rsidR="00FB42E9" w:rsidRPr="007266D5" w:rsidRDefault="00FB42E9" w:rsidP="00B41344">
            <w:pP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</w:pP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Squash (</w:t>
            </w:r>
            <w:r w:rsidR="00B91B58"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t</w:t>
            </w: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hree times a week), Fitness, Music (</w:t>
            </w:r>
            <w:r w:rsidR="007266D5"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playing </w:t>
            </w: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drums </w:t>
            </w:r>
            <w:r w:rsidR="007266D5"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for </w:t>
            </w:r>
            <w:r w:rsidRPr="007266D5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over twelve years)</w:t>
            </w:r>
          </w:p>
        </w:tc>
      </w:tr>
    </w:tbl>
    <w:p w14:paraId="5440DF4C" w14:textId="099673A2" w:rsidR="00461DEE" w:rsidRPr="00C77804" w:rsidRDefault="00461DEE">
      <w:pPr>
        <w:rPr>
          <w:sz w:val="18"/>
          <w:szCs w:val="18"/>
          <w:lang w:val="en-US"/>
        </w:rPr>
      </w:pPr>
    </w:p>
    <w:sectPr w:rsidR="00461DEE" w:rsidRPr="00C77804" w:rsidSect="00BE0823">
      <w:footerReference w:type="even" r:id="rId9"/>
      <w:pgSz w:w="11906" w:h="16838"/>
      <w:pgMar w:top="1418" w:right="1418" w:bottom="816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CDC77" w14:textId="77777777" w:rsidR="008636AA" w:rsidRDefault="008636AA">
      <w:pPr>
        <w:spacing w:after="0" w:line="240" w:lineRule="auto"/>
      </w:pPr>
      <w:r>
        <w:separator/>
      </w:r>
    </w:p>
  </w:endnote>
  <w:endnote w:type="continuationSeparator" w:id="0">
    <w:p w14:paraId="676A13A8" w14:textId="77777777" w:rsidR="008636AA" w:rsidRDefault="00863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CA0B7" w14:textId="77777777" w:rsidR="00461DEE" w:rsidRDefault="00F1097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53FE6711" w14:textId="77777777" w:rsidR="00461DEE" w:rsidRDefault="00461D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1095F" w14:textId="77777777" w:rsidR="008636AA" w:rsidRDefault="008636AA">
      <w:pPr>
        <w:spacing w:after="0" w:line="240" w:lineRule="auto"/>
      </w:pPr>
      <w:r>
        <w:separator/>
      </w:r>
    </w:p>
  </w:footnote>
  <w:footnote w:type="continuationSeparator" w:id="0">
    <w:p w14:paraId="431D5832" w14:textId="77777777" w:rsidR="008636AA" w:rsidRDefault="008636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B5804"/>
    <w:multiLevelType w:val="multilevel"/>
    <w:tmpl w:val="90547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F70271"/>
    <w:multiLevelType w:val="multilevel"/>
    <w:tmpl w:val="A2F293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FA42A2"/>
    <w:multiLevelType w:val="multilevel"/>
    <w:tmpl w:val="EBF6C20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12909252">
    <w:abstractNumId w:val="1"/>
  </w:num>
  <w:num w:numId="2" w16cid:durableId="1330446448">
    <w:abstractNumId w:val="0"/>
  </w:num>
  <w:num w:numId="3" w16cid:durableId="3369585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2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DEE"/>
    <w:rsid w:val="00005682"/>
    <w:rsid w:val="00054FCD"/>
    <w:rsid w:val="00083D8B"/>
    <w:rsid w:val="00095681"/>
    <w:rsid w:val="000A1D37"/>
    <w:rsid w:val="000B498A"/>
    <w:rsid w:val="000D6D68"/>
    <w:rsid w:val="000E24E6"/>
    <w:rsid w:val="000F3270"/>
    <w:rsid w:val="00110135"/>
    <w:rsid w:val="00120597"/>
    <w:rsid w:val="0012151B"/>
    <w:rsid w:val="001439E9"/>
    <w:rsid w:val="001505F5"/>
    <w:rsid w:val="00166F65"/>
    <w:rsid w:val="00191BF8"/>
    <w:rsid w:val="001933BF"/>
    <w:rsid w:val="00195F0D"/>
    <w:rsid w:val="001D2976"/>
    <w:rsid w:val="001E24B9"/>
    <w:rsid w:val="001E52B3"/>
    <w:rsid w:val="001E7659"/>
    <w:rsid w:val="001F35F4"/>
    <w:rsid w:val="00207136"/>
    <w:rsid w:val="002B3275"/>
    <w:rsid w:val="002E67DF"/>
    <w:rsid w:val="002E737B"/>
    <w:rsid w:val="002F731A"/>
    <w:rsid w:val="00301CC3"/>
    <w:rsid w:val="00320088"/>
    <w:rsid w:val="00327E0E"/>
    <w:rsid w:val="003336C1"/>
    <w:rsid w:val="003377F6"/>
    <w:rsid w:val="00344323"/>
    <w:rsid w:val="003567C5"/>
    <w:rsid w:val="00357232"/>
    <w:rsid w:val="00364476"/>
    <w:rsid w:val="003812A4"/>
    <w:rsid w:val="003841E3"/>
    <w:rsid w:val="003A5BE0"/>
    <w:rsid w:val="003A7DBF"/>
    <w:rsid w:val="003B03E0"/>
    <w:rsid w:val="003C2CFE"/>
    <w:rsid w:val="003E6033"/>
    <w:rsid w:val="0040597F"/>
    <w:rsid w:val="0045498D"/>
    <w:rsid w:val="00461DEE"/>
    <w:rsid w:val="00474813"/>
    <w:rsid w:val="004775E0"/>
    <w:rsid w:val="00490EB3"/>
    <w:rsid w:val="004A3F23"/>
    <w:rsid w:val="004B3F32"/>
    <w:rsid w:val="004D1238"/>
    <w:rsid w:val="004F701F"/>
    <w:rsid w:val="00515BAA"/>
    <w:rsid w:val="00521FE7"/>
    <w:rsid w:val="00546D97"/>
    <w:rsid w:val="00563E17"/>
    <w:rsid w:val="005B127E"/>
    <w:rsid w:val="005C0201"/>
    <w:rsid w:val="00601A1C"/>
    <w:rsid w:val="00604AA2"/>
    <w:rsid w:val="00610959"/>
    <w:rsid w:val="006202BC"/>
    <w:rsid w:val="00654EFF"/>
    <w:rsid w:val="00657E80"/>
    <w:rsid w:val="00663285"/>
    <w:rsid w:val="006A7FAD"/>
    <w:rsid w:val="006B31DC"/>
    <w:rsid w:val="006C08AD"/>
    <w:rsid w:val="006C1AE2"/>
    <w:rsid w:val="006F39CA"/>
    <w:rsid w:val="006F6B45"/>
    <w:rsid w:val="00707AB3"/>
    <w:rsid w:val="00707D79"/>
    <w:rsid w:val="007266D5"/>
    <w:rsid w:val="00740C05"/>
    <w:rsid w:val="00750ACB"/>
    <w:rsid w:val="00776805"/>
    <w:rsid w:val="00792101"/>
    <w:rsid w:val="00796F7A"/>
    <w:rsid w:val="007A3296"/>
    <w:rsid w:val="007A6D30"/>
    <w:rsid w:val="007D7717"/>
    <w:rsid w:val="007E00FB"/>
    <w:rsid w:val="00805D99"/>
    <w:rsid w:val="0081756E"/>
    <w:rsid w:val="00825810"/>
    <w:rsid w:val="00835386"/>
    <w:rsid w:val="00851AF6"/>
    <w:rsid w:val="008636AA"/>
    <w:rsid w:val="00864377"/>
    <w:rsid w:val="008670D0"/>
    <w:rsid w:val="008B473B"/>
    <w:rsid w:val="008D60A6"/>
    <w:rsid w:val="008E2497"/>
    <w:rsid w:val="008E7736"/>
    <w:rsid w:val="009034D3"/>
    <w:rsid w:val="00921F91"/>
    <w:rsid w:val="00957C85"/>
    <w:rsid w:val="009603F3"/>
    <w:rsid w:val="00962B09"/>
    <w:rsid w:val="00967E30"/>
    <w:rsid w:val="00983D00"/>
    <w:rsid w:val="009935BA"/>
    <w:rsid w:val="009A5AEF"/>
    <w:rsid w:val="009B1583"/>
    <w:rsid w:val="009B6DB1"/>
    <w:rsid w:val="00A2159F"/>
    <w:rsid w:val="00A234F6"/>
    <w:rsid w:val="00A301E9"/>
    <w:rsid w:val="00A86071"/>
    <w:rsid w:val="00A8787B"/>
    <w:rsid w:val="00A90DEE"/>
    <w:rsid w:val="00A97EB5"/>
    <w:rsid w:val="00AA326B"/>
    <w:rsid w:val="00AC78BA"/>
    <w:rsid w:val="00AD4FD1"/>
    <w:rsid w:val="00B15E9D"/>
    <w:rsid w:val="00B24E61"/>
    <w:rsid w:val="00B313A0"/>
    <w:rsid w:val="00B41344"/>
    <w:rsid w:val="00B43FF5"/>
    <w:rsid w:val="00B61015"/>
    <w:rsid w:val="00B73FB2"/>
    <w:rsid w:val="00B81ED0"/>
    <w:rsid w:val="00B91B58"/>
    <w:rsid w:val="00BB48B9"/>
    <w:rsid w:val="00BD3881"/>
    <w:rsid w:val="00BD5B31"/>
    <w:rsid w:val="00BE0823"/>
    <w:rsid w:val="00C21856"/>
    <w:rsid w:val="00C31D1E"/>
    <w:rsid w:val="00C578FF"/>
    <w:rsid w:val="00C62A39"/>
    <w:rsid w:val="00C77804"/>
    <w:rsid w:val="00C94759"/>
    <w:rsid w:val="00CA3D6C"/>
    <w:rsid w:val="00D74C15"/>
    <w:rsid w:val="00D86A40"/>
    <w:rsid w:val="00DB0E76"/>
    <w:rsid w:val="00DC35BB"/>
    <w:rsid w:val="00DC60B0"/>
    <w:rsid w:val="00DE5F22"/>
    <w:rsid w:val="00E01B51"/>
    <w:rsid w:val="00E37792"/>
    <w:rsid w:val="00E6412D"/>
    <w:rsid w:val="00E937CA"/>
    <w:rsid w:val="00ED5B30"/>
    <w:rsid w:val="00EF400C"/>
    <w:rsid w:val="00F10971"/>
    <w:rsid w:val="00F45954"/>
    <w:rsid w:val="00F60A16"/>
    <w:rsid w:val="00F70054"/>
    <w:rsid w:val="00F85D1A"/>
    <w:rsid w:val="00F9183C"/>
    <w:rsid w:val="00FA50E6"/>
    <w:rsid w:val="00FB42E9"/>
    <w:rsid w:val="00FB6ABF"/>
    <w:rsid w:val="00FC58A8"/>
    <w:rsid w:val="00FE5430"/>
    <w:rsid w:val="00FF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3F55"/>
  <w15:docId w15:val="{4FB3011D-EC34-CF44-803D-57FF7FFF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AA326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A326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A326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A326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A326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A32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3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0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AMUW2mUlSn4KFdM/6JJmewW8yeh57Pf063EDpbxMKxpiu5e8kLsAMPFrFBxbyjREPcdCMyAvvdZQ8sbQf0cZgPYCc2rPpC2JO3pi5KDfogNrW6Ryd/MmiLM=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CDD40CF-0853-E84C-9119-261422F40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2116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7</cp:revision>
  <cp:lastPrinted>2023-04-19T14:13:00Z</cp:lastPrinted>
  <dcterms:created xsi:type="dcterms:W3CDTF">2024-07-14T16:09:00Z</dcterms:created>
  <dcterms:modified xsi:type="dcterms:W3CDTF">2024-07-16T16:07:00Z</dcterms:modified>
</cp:coreProperties>
</file>