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94268BE" w:rsidR="006D2592" w:rsidRPr="00CC2CA3" w:rsidRDefault="00D532F0" w:rsidP="006A7895">
      <w:pPr>
        <w:spacing w:after="0" w:line="240" w:lineRule="auto"/>
        <w:jc w:val="right"/>
        <w:rPr>
          <w:rFonts w:ascii="Optima" w:hAnsi="Optima" w:cs="Times New Roman"/>
          <w:sz w:val="21"/>
          <w:szCs w:val="21"/>
          <w:lang w:val="en-US"/>
        </w:rPr>
      </w:pPr>
      <w:r w:rsidRPr="00CC2CA3">
        <w:rPr>
          <w:rFonts w:ascii="Optima" w:hAnsi="Optima" w:cs="Times New Roman"/>
          <w:sz w:val="21"/>
          <w:szCs w:val="21"/>
          <w:lang w:val="en-US"/>
        </w:rPr>
        <w:t>Hami Can</w:t>
      </w:r>
    </w:p>
    <w:p w14:paraId="2458A2A0" w14:textId="13B670D8" w:rsidR="00857C6F" w:rsidRPr="00CC2CA3" w:rsidRDefault="00D532F0" w:rsidP="006A7895">
      <w:pPr>
        <w:spacing w:after="0" w:line="240" w:lineRule="auto"/>
        <w:jc w:val="right"/>
        <w:rPr>
          <w:rFonts w:ascii="Optima" w:hAnsi="Optima" w:cs="Times New Roman"/>
          <w:sz w:val="21"/>
          <w:szCs w:val="21"/>
          <w:lang w:val="en-US"/>
        </w:rPr>
      </w:pPr>
      <w:r w:rsidRPr="00CC2CA3">
        <w:rPr>
          <w:rFonts w:ascii="Optima" w:hAnsi="Optima" w:cs="Times New Roman"/>
          <w:sz w:val="21"/>
          <w:szCs w:val="21"/>
          <w:lang w:val="en-US"/>
        </w:rPr>
        <w:t>Jahnstr.17</w:t>
      </w:r>
    </w:p>
    <w:p w14:paraId="451AEE20" w14:textId="7F4FD37C" w:rsidR="00857C6F" w:rsidRPr="00CC2CA3" w:rsidRDefault="00D532F0" w:rsidP="006A7895">
      <w:pPr>
        <w:spacing w:after="0" w:line="240" w:lineRule="auto"/>
        <w:jc w:val="right"/>
        <w:rPr>
          <w:rFonts w:ascii="Optima" w:hAnsi="Optima" w:cs="Times New Roman"/>
          <w:sz w:val="21"/>
          <w:szCs w:val="21"/>
          <w:lang w:val="en-US"/>
        </w:rPr>
      </w:pPr>
      <w:r w:rsidRPr="00CC2CA3">
        <w:rPr>
          <w:rFonts w:ascii="Optima" w:hAnsi="Optima" w:cs="Times New Roman"/>
          <w:sz w:val="21"/>
          <w:szCs w:val="21"/>
          <w:lang w:val="en-US"/>
        </w:rPr>
        <w:t>72160 Horb am Neckar</w:t>
      </w:r>
    </w:p>
    <w:p w14:paraId="12BA391A" w14:textId="67512FB2" w:rsidR="006A7895" w:rsidRPr="00CC2CA3" w:rsidRDefault="00D532F0" w:rsidP="006A7895">
      <w:pPr>
        <w:spacing w:after="0" w:line="240" w:lineRule="auto"/>
        <w:jc w:val="right"/>
        <w:rPr>
          <w:rFonts w:ascii="Optima" w:hAnsi="Optima" w:cs="Times New Roman"/>
          <w:sz w:val="21"/>
          <w:szCs w:val="21"/>
          <w:lang w:val="en-US"/>
        </w:rPr>
      </w:pPr>
      <w:r w:rsidRPr="00CC2CA3">
        <w:rPr>
          <w:rFonts w:ascii="Optima" w:hAnsi="Optima" w:cs="Georgia"/>
          <w:color w:val="000000"/>
          <w:sz w:val="21"/>
          <w:szCs w:val="21"/>
          <w:lang w:val="en-US"/>
        </w:rPr>
        <w:t>Hami.can@hotmail.de</w:t>
      </w:r>
    </w:p>
    <w:p w14:paraId="2E7278C7" w14:textId="0AC1AC23" w:rsidR="00F74175" w:rsidRPr="00CC2CA3" w:rsidRDefault="006D2592" w:rsidP="00E65B09">
      <w:pPr>
        <w:spacing w:after="0"/>
        <w:jc w:val="right"/>
        <w:rPr>
          <w:rFonts w:ascii="Optima" w:hAnsi="Optima" w:cs="Georgia"/>
          <w:color w:val="000000"/>
          <w:sz w:val="21"/>
          <w:szCs w:val="21"/>
          <w:lang w:val="en-US"/>
        </w:rPr>
      </w:pPr>
      <w:r w:rsidRPr="00CC2CA3">
        <w:rPr>
          <w:rFonts w:ascii="Optima" w:hAnsi="Optima" w:cs="Georgia"/>
          <w:color w:val="000000"/>
          <w:sz w:val="21"/>
          <w:szCs w:val="21"/>
          <w:lang w:val="en-US"/>
        </w:rPr>
        <w:t>+</w:t>
      </w:r>
      <w:r w:rsidR="00857C6F" w:rsidRPr="00CC2CA3">
        <w:rPr>
          <w:rFonts w:ascii="Optima" w:hAnsi="Optima" w:cs="Georgia"/>
          <w:color w:val="000000"/>
          <w:sz w:val="21"/>
          <w:szCs w:val="21"/>
          <w:lang w:val="en-US"/>
        </w:rPr>
        <w:t>49 17</w:t>
      </w:r>
      <w:r w:rsidR="00D532F0" w:rsidRPr="00CC2CA3">
        <w:rPr>
          <w:rFonts w:ascii="Optima" w:hAnsi="Optima" w:cs="Georgia"/>
          <w:color w:val="000000"/>
          <w:sz w:val="21"/>
          <w:szCs w:val="21"/>
          <w:lang w:val="en-US"/>
        </w:rPr>
        <w:t>6</w:t>
      </w:r>
      <w:r w:rsidR="00857C6F" w:rsidRPr="00CC2CA3">
        <w:rPr>
          <w:rFonts w:ascii="Optima" w:hAnsi="Optima" w:cs="Georgia"/>
          <w:color w:val="000000"/>
          <w:sz w:val="21"/>
          <w:szCs w:val="21"/>
          <w:lang w:val="en-US"/>
        </w:rPr>
        <w:t xml:space="preserve"> </w:t>
      </w:r>
      <w:r w:rsidR="00D532F0" w:rsidRPr="00CC2CA3">
        <w:rPr>
          <w:rFonts w:ascii="Optima" w:hAnsi="Optima" w:cs="Georgia"/>
          <w:color w:val="000000"/>
          <w:sz w:val="21"/>
          <w:szCs w:val="21"/>
          <w:lang w:val="en-US"/>
        </w:rPr>
        <w:t>7037 9655</w:t>
      </w:r>
    </w:p>
    <w:p w14:paraId="170FE07D" w14:textId="77777777" w:rsidR="00F270C0" w:rsidRPr="00CC2CA3" w:rsidRDefault="00F270C0" w:rsidP="00F74175">
      <w:pPr>
        <w:spacing w:after="0"/>
        <w:rPr>
          <w:rFonts w:ascii="Optima" w:hAnsi="Optima" w:cs="Georgia"/>
          <w:color w:val="000000"/>
          <w:sz w:val="21"/>
          <w:szCs w:val="21"/>
          <w:lang w:val="en-US"/>
        </w:rPr>
      </w:pPr>
    </w:p>
    <w:p w14:paraId="4FFA7063" w14:textId="62DAB0AD" w:rsidR="00F74175" w:rsidRPr="00CC2CA3" w:rsidRDefault="00D532F0" w:rsidP="00F74175">
      <w:pPr>
        <w:spacing w:after="0"/>
        <w:rPr>
          <w:rFonts w:ascii="Optima" w:hAnsi="Optima" w:cs="Georgia"/>
          <w:color w:val="000000"/>
          <w:sz w:val="21"/>
          <w:szCs w:val="21"/>
          <w:lang w:val="en-US"/>
        </w:rPr>
      </w:pPr>
      <w:r w:rsidRPr="00CC2CA3">
        <w:rPr>
          <w:rFonts w:ascii="Optima" w:hAnsi="Optima" w:cs="Georgia"/>
          <w:color w:val="000000"/>
          <w:sz w:val="21"/>
          <w:szCs w:val="21"/>
          <w:lang w:val="en-US"/>
        </w:rPr>
        <w:t>Dr. A. Safaric Consulting GmbH</w:t>
      </w:r>
    </w:p>
    <w:p w14:paraId="096C8AF5" w14:textId="46A57ABD" w:rsidR="00647413" w:rsidRPr="00AB6854" w:rsidRDefault="00D532F0" w:rsidP="00F74175">
      <w:pPr>
        <w:spacing w:after="0"/>
        <w:rPr>
          <w:rFonts w:ascii="Optima" w:hAnsi="Optima"/>
          <w:sz w:val="21"/>
          <w:szCs w:val="21"/>
        </w:rPr>
      </w:pPr>
      <w:proofErr w:type="spellStart"/>
      <w:r w:rsidRPr="00CC2CA3">
        <w:rPr>
          <w:rFonts w:ascii="Optima" w:hAnsi="Optima"/>
          <w:sz w:val="21"/>
          <w:szCs w:val="21"/>
        </w:rPr>
        <w:t>Alteburgerstr</w:t>
      </w:r>
      <w:proofErr w:type="spellEnd"/>
      <w:r w:rsidRPr="00CC2CA3">
        <w:rPr>
          <w:rFonts w:ascii="Optima" w:hAnsi="Optima"/>
          <w:sz w:val="21"/>
          <w:szCs w:val="21"/>
        </w:rPr>
        <w:t>.</w:t>
      </w:r>
      <w:ins w:id="0" w:author="David Döbele" w:date="2024-02-27T19:43:00Z">
        <w:r w:rsidR="000441F9">
          <w:rPr>
            <w:rFonts w:ascii="Optima" w:hAnsi="Optima"/>
            <w:sz w:val="21"/>
            <w:szCs w:val="21"/>
          </w:rPr>
          <w:t xml:space="preserve"> </w:t>
        </w:r>
      </w:ins>
      <w:r w:rsidRPr="00CC2CA3">
        <w:rPr>
          <w:rFonts w:ascii="Optima" w:hAnsi="Optima"/>
          <w:sz w:val="21"/>
          <w:szCs w:val="21"/>
        </w:rPr>
        <w:t>371</w:t>
      </w:r>
      <w:r w:rsidR="00F74175" w:rsidRPr="00CC2CA3">
        <w:rPr>
          <w:rFonts w:ascii="Optima" w:hAnsi="Optima"/>
          <w:sz w:val="21"/>
          <w:szCs w:val="21"/>
        </w:rPr>
        <w:br/>
      </w:r>
      <w:r w:rsidR="003D5D1E" w:rsidRPr="00CC2CA3">
        <w:rPr>
          <w:rFonts w:ascii="Optima" w:hAnsi="Optima"/>
          <w:sz w:val="21"/>
          <w:szCs w:val="21"/>
        </w:rPr>
        <w:t>5</w:t>
      </w:r>
      <w:r w:rsidRPr="00CC2CA3">
        <w:rPr>
          <w:rFonts w:ascii="Optima" w:hAnsi="Optima"/>
          <w:sz w:val="21"/>
          <w:szCs w:val="21"/>
        </w:rPr>
        <w:t>0986</w:t>
      </w:r>
      <w:r w:rsidR="00F74175" w:rsidRPr="00CC2CA3">
        <w:rPr>
          <w:rFonts w:ascii="Optima" w:hAnsi="Optima"/>
          <w:sz w:val="21"/>
          <w:szCs w:val="21"/>
        </w:rPr>
        <w:t xml:space="preserve"> </w:t>
      </w:r>
      <w:r w:rsidRPr="00CC2CA3">
        <w:rPr>
          <w:rFonts w:ascii="Optima" w:hAnsi="Optima"/>
          <w:sz w:val="21"/>
          <w:szCs w:val="21"/>
        </w:rPr>
        <w:t>Köln</w:t>
      </w:r>
      <w:r w:rsidR="00F74175" w:rsidRPr="00CC2CA3">
        <w:rPr>
          <w:rFonts w:ascii="Optima" w:hAnsi="Optima"/>
          <w:sz w:val="21"/>
          <w:szCs w:val="21"/>
        </w:rPr>
        <w:t xml:space="preserve"> </w:t>
      </w:r>
    </w:p>
    <w:p w14:paraId="155B6E2E" w14:textId="0AA19A81" w:rsidR="006A7895" w:rsidRPr="00CC2CA3" w:rsidRDefault="00D532F0" w:rsidP="0085213A">
      <w:pPr>
        <w:spacing w:after="0"/>
        <w:jc w:val="right"/>
        <w:rPr>
          <w:rFonts w:ascii="Optima" w:hAnsi="Optima" w:cs="Times New Roman"/>
          <w:sz w:val="21"/>
          <w:szCs w:val="21"/>
        </w:rPr>
      </w:pPr>
      <w:r w:rsidRPr="00CC2CA3">
        <w:rPr>
          <w:rFonts w:ascii="Optima" w:hAnsi="Optima" w:cs="Times New Roman"/>
          <w:sz w:val="21"/>
          <w:szCs w:val="21"/>
        </w:rPr>
        <w:t>Horb am Neckar</w:t>
      </w:r>
      <w:r w:rsidR="002D594E" w:rsidRPr="00CC2CA3">
        <w:rPr>
          <w:rFonts w:ascii="Optima" w:hAnsi="Optima" w:cs="Times New Roman"/>
          <w:sz w:val="21"/>
          <w:szCs w:val="21"/>
        </w:rPr>
        <w:t xml:space="preserve">, </w:t>
      </w:r>
      <w:r w:rsidR="0085213A" w:rsidRPr="00CC2CA3">
        <w:rPr>
          <w:rFonts w:ascii="Optima" w:hAnsi="Optima" w:cs="Times New Roman"/>
          <w:sz w:val="21"/>
          <w:szCs w:val="21"/>
        </w:rPr>
        <w:t>2</w:t>
      </w:r>
      <w:r w:rsidR="00D71AFD" w:rsidRPr="00CC2CA3">
        <w:rPr>
          <w:rFonts w:ascii="Optima" w:hAnsi="Optima" w:cs="Times New Roman"/>
          <w:sz w:val="21"/>
          <w:szCs w:val="21"/>
        </w:rPr>
        <w:t>7</w:t>
      </w:r>
      <w:r w:rsidR="002D594E" w:rsidRPr="00CC2CA3">
        <w:rPr>
          <w:rFonts w:ascii="Optima" w:hAnsi="Optima" w:cs="Times New Roman"/>
          <w:sz w:val="21"/>
          <w:szCs w:val="21"/>
        </w:rPr>
        <w:t>.</w:t>
      </w:r>
      <w:r w:rsidRPr="00CC2CA3">
        <w:rPr>
          <w:rFonts w:ascii="Optima" w:hAnsi="Optima" w:cs="Times New Roman"/>
          <w:sz w:val="21"/>
          <w:szCs w:val="21"/>
        </w:rPr>
        <w:t>0</w:t>
      </w:r>
      <w:r w:rsidR="003D5D1E" w:rsidRPr="00CC2CA3">
        <w:rPr>
          <w:rFonts w:ascii="Optima" w:hAnsi="Optima" w:cs="Times New Roman"/>
          <w:sz w:val="21"/>
          <w:szCs w:val="21"/>
        </w:rPr>
        <w:t>2</w:t>
      </w:r>
      <w:r w:rsidR="006A7895" w:rsidRPr="00CC2CA3">
        <w:rPr>
          <w:rFonts w:ascii="Optima" w:hAnsi="Optima" w:cs="Times New Roman"/>
          <w:sz w:val="21"/>
          <w:szCs w:val="21"/>
        </w:rPr>
        <w:t>.</w:t>
      </w:r>
      <w:r w:rsidR="003D5D1E" w:rsidRPr="00CC2CA3">
        <w:rPr>
          <w:rFonts w:ascii="Optima" w:hAnsi="Optima" w:cs="Times New Roman"/>
          <w:sz w:val="21"/>
          <w:szCs w:val="21"/>
        </w:rPr>
        <w:t>20</w:t>
      </w:r>
      <w:r w:rsidRPr="00CC2CA3">
        <w:rPr>
          <w:rFonts w:ascii="Optima" w:hAnsi="Optima" w:cs="Times New Roman"/>
          <w:sz w:val="21"/>
          <w:szCs w:val="21"/>
        </w:rPr>
        <w:t>23</w:t>
      </w:r>
    </w:p>
    <w:p w14:paraId="0731715D" w14:textId="77777777" w:rsidR="001E0088" w:rsidRPr="00CC2CA3" w:rsidRDefault="001E0088" w:rsidP="001E0088">
      <w:pPr>
        <w:spacing w:after="0"/>
        <w:jc w:val="right"/>
        <w:rPr>
          <w:rFonts w:ascii="Optima" w:hAnsi="Optima" w:cs="Times New Roman"/>
          <w:sz w:val="21"/>
          <w:szCs w:val="21"/>
        </w:rPr>
      </w:pPr>
    </w:p>
    <w:p w14:paraId="0098600D" w14:textId="5D961B74" w:rsidR="000A5AB8" w:rsidRPr="00CC2CA3" w:rsidRDefault="0099776A" w:rsidP="00590834">
      <w:pPr>
        <w:spacing w:after="0"/>
        <w:rPr>
          <w:rFonts w:ascii="Optima" w:hAnsi="Optima" w:cs="Times New Roman"/>
          <w:b/>
          <w:sz w:val="21"/>
          <w:szCs w:val="21"/>
        </w:rPr>
      </w:pPr>
      <w:r w:rsidRPr="00CC2CA3">
        <w:rPr>
          <w:rFonts w:ascii="Optima" w:hAnsi="Optima" w:cs="Times New Roman"/>
          <w:b/>
          <w:sz w:val="21"/>
          <w:szCs w:val="21"/>
        </w:rPr>
        <w:t xml:space="preserve">Bewerbung um ein Praktikum im Bereich </w:t>
      </w:r>
      <w:r w:rsidR="00D532F0" w:rsidRPr="00CC2CA3">
        <w:rPr>
          <w:rFonts w:ascii="Optima" w:hAnsi="Optima" w:cs="Times New Roman"/>
          <w:b/>
          <w:sz w:val="21"/>
          <w:szCs w:val="21"/>
        </w:rPr>
        <w:t>Strategie- und Managementberatung</w:t>
      </w:r>
    </w:p>
    <w:p w14:paraId="3A5BDDA8" w14:textId="77777777" w:rsidR="004A615C" w:rsidRPr="00CC2CA3" w:rsidRDefault="004A615C" w:rsidP="000A5AB8">
      <w:pPr>
        <w:spacing w:after="0"/>
        <w:rPr>
          <w:rFonts w:ascii="Optima" w:hAnsi="Optima" w:cs="Times New Roman"/>
          <w:b/>
          <w:sz w:val="21"/>
          <w:szCs w:val="21"/>
        </w:rPr>
      </w:pPr>
    </w:p>
    <w:p w14:paraId="61CDE0AD" w14:textId="5D9C3695" w:rsidR="00034B68" w:rsidRPr="00CC2CA3" w:rsidRDefault="0099776A" w:rsidP="00375D2D">
      <w:pPr>
        <w:spacing w:after="0"/>
        <w:jc w:val="both"/>
        <w:rPr>
          <w:rFonts w:ascii="Optima" w:hAnsi="Optima" w:cs="Times New Roman"/>
          <w:sz w:val="21"/>
          <w:szCs w:val="21"/>
        </w:rPr>
      </w:pPr>
      <w:r w:rsidRPr="00CC2CA3">
        <w:rPr>
          <w:rFonts w:ascii="Optima" w:hAnsi="Optima" w:cs="Times New Roman"/>
          <w:sz w:val="21"/>
          <w:szCs w:val="21"/>
        </w:rPr>
        <w:t>Sehr geehrte Damen und Herren</w:t>
      </w:r>
      <w:r w:rsidR="00E65B09" w:rsidRPr="00CC2CA3">
        <w:rPr>
          <w:rFonts w:ascii="Optima" w:hAnsi="Optima" w:cs="Times New Roman"/>
          <w:sz w:val="21"/>
          <w:szCs w:val="21"/>
        </w:rPr>
        <w:t xml:space="preserve">, </w:t>
      </w:r>
    </w:p>
    <w:p w14:paraId="433CF1AE" w14:textId="14106765" w:rsidR="00E65B09" w:rsidRPr="00CC2CA3" w:rsidRDefault="00E65B09" w:rsidP="00070E5F">
      <w:pPr>
        <w:spacing w:after="0"/>
        <w:jc w:val="both"/>
        <w:rPr>
          <w:rFonts w:ascii="Optima" w:hAnsi="Optima" w:cs="Times New Roman"/>
          <w:sz w:val="21"/>
          <w:szCs w:val="21"/>
        </w:rPr>
      </w:pPr>
    </w:p>
    <w:p w14:paraId="545B5699" w14:textId="1091B563" w:rsidR="00E65B09" w:rsidRPr="00CC2CA3" w:rsidRDefault="00F32DAB" w:rsidP="00070E5F">
      <w:pPr>
        <w:spacing w:after="0"/>
        <w:jc w:val="both"/>
        <w:rPr>
          <w:rFonts w:ascii="Optima" w:hAnsi="Optima" w:cs="Times New Roman"/>
          <w:sz w:val="21"/>
          <w:szCs w:val="21"/>
        </w:rPr>
      </w:pPr>
      <w:r w:rsidRPr="00CC2CA3">
        <w:rPr>
          <w:rFonts w:ascii="Optima" w:hAnsi="Optima" w:cs="Times New Roman"/>
          <w:sz w:val="21"/>
          <w:szCs w:val="21"/>
        </w:rPr>
        <w:t>für mich verkörpert der Beruf in Strategie- und Managementberatung eine kreative Schmiede für unternehmerischen Erfolg. Im Team, durch tiefgreifende Analysen und klugen Weitblick, eröffnen sich spannende Perspektiven, um in einem dynamischen Umfeld konstruktiv mitzuwirken. Die Teamarbeit, gemeinsam komplexe Herausforderungen zu meistern und innovative Lösungen zu entwickeln, um einen blühenden Wirtschaftsbetrieb zu fördern, fasziniert mich besonders</w:t>
      </w:r>
      <w:r w:rsidR="00DA52E0" w:rsidRPr="00CC2CA3">
        <w:rPr>
          <w:rFonts w:ascii="Optima" w:hAnsi="Optima" w:cs="Times New Roman"/>
          <w:sz w:val="21"/>
          <w:szCs w:val="21"/>
        </w:rPr>
        <w:t xml:space="preserve">. </w:t>
      </w:r>
      <w:r w:rsidR="004D5CD8" w:rsidRPr="00CC2CA3">
        <w:rPr>
          <w:rFonts w:ascii="Optima" w:hAnsi="Optima" w:cs="Times New Roman"/>
          <w:sz w:val="21"/>
          <w:szCs w:val="21"/>
        </w:rPr>
        <w:t>Um durch meine Arbeit ebenfalls zu so einem Erfolgsfaktor zu werden, möchte ich bei Ihnen ab Mai 2024 noch vor meinem Studium ein zwölfwöchiges</w:t>
      </w:r>
      <w:r w:rsidRPr="00CC2CA3">
        <w:rPr>
          <w:rFonts w:ascii="Optima" w:hAnsi="Optima" w:cs="Times New Roman"/>
          <w:sz w:val="21"/>
          <w:szCs w:val="21"/>
        </w:rPr>
        <w:t xml:space="preserve"> Praktikum</w:t>
      </w:r>
      <w:r w:rsidR="004D5CD8" w:rsidRPr="00CC2CA3">
        <w:rPr>
          <w:rFonts w:ascii="Optima" w:hAnsi="Optima" w:cs="Times New Roman"/>
          <w:sz w:val="21"/>
          <w:szCs w:val="21"/>
        </w:rPr>
        <w:t xml:space="preserve"> im Bereich Strategie- und Managementberatung absolvieren. </w:t>
      </w:r>
    </w:p>
    <w:p w14:paraId="329BA18C" w14:textId="77777777" w:rsidR="002E0755" w:rsidRPr="00CC2CA3" w:rsidRDefault="002E0755" w:rsidP="00070E5F">
      <w:pPr>
        <w:spacing w:after="0"/>
        <w:jc w:val="both"/>
        <w:rPr>
          <w:rFonts w:ascii="Optima" w:hAnsi="Optima" w:cs="Times New Roman"/>
          <w:sz w:val="21"/>
          <w:szCs w:val="21"/>
        </w:rPr>
      </w:pPr>
    </w:p>
    <w:p w14:paraId="79EDD39B" w14:textId="41C72EFD" w:rsidR="00E104E2" w:rsidRPr="00CC2CA3" w:rsidRDefault="00E104E2" w:rsidP="00070E5F">
      <w:pPr>
        <w:spacing w:after="0"/>
        <w:jc w:val="both"/>
        <w:rPr>
          <w:rFonts w:ascii="Optima" w:hAnsi="Optima" w:cs="Times New Roman"/>
          <w:sz w:val="21"/>
          <w:szCs w:val="21"/>
        </w:rPr>
      </w:pPr>
      <w:r w:rsidRPr="00CC2CA3">
        <w:rPr>
          <w:rFonts w:ascii="Optima" w:hAnsi="Optima" w:cs="Times New Roman"/>
          <w:sz w:val="21"/>
          <w:szCs w:val="21"/>
        </w:rPr>
        <w:t>Mit einer Ausbildung im Groß- und Außenhandelsmanagement sowie praktischer Exporttätigkeit bringe ich fundierte Kenntnisse im Handelsbereich mit. Meine Erfahrungen zeigen meine Vertrautheit mit den Herausforderungen des Handels und meine Fähigkeit, innovative Lösungen zu entwickeln.</w:t>
      </w:r>
      <w:r w:rsidRPr="00CC2CA3">
        <w:rPr>
          <w:rFonts w:ascii="Optima" w:hAnsi="Optima"/>
          <w:sz w:val="21"/>
          <w:szCs w:val="21"/>
        </w:rPr>
        <w:t xml:space="preserve"> </w:t>
      </w:r>
      <w:r w:rsidRPr="00CC2CA3">
        <w:rPr>
          <w:rFonts w:ascii="Optima" w:hAnsi="Optima" w:cs="Times New Roman"/>
          <w:sz w:val="21"/>
          <w:szCs w:val="21"/>
        </w:rPr>
        <w:t>Besonders von meinem Team werden meine strategische Planung und Umsetzung von Exportaktivitäten geschätzt, die zu Effizienzsteigerungen und Umsatzwachstum geführt haben. Durch erfolgreiche Präsentationen von Markenwelt-Schulungen habe ich meine ausgeprägten Präsentationsfähigkeiten unter Beweis gestellt und bin überzeugt, dass ich durch meine Handelserfahrung und strategische Denkweise einen wertvollen Beitrag zu Ihrem Unternehmen leisten kann. I</w:t>
      </w:r>
      <w:r w:rsidR="00724372">
        <w:rPr>
          <w:rFonts w:ascii="Optima" w:hAnsi="Optima" w:cs="Times New Roman"/>
          <w:sz w:val="21"/>
          <w:szCs w:val="21"/>
        </w:rPr>
        <w:t xml:space="preserve">n der Beratung </w:t>
      </w:r>
      <w:r w:rsidRPr="00CC2CA3">
        <w:rPr>
          <w:rFonts w:ascii="Optima" w:hAnsi="Optima" w:cs="Times New Roman"/>
          <w:sz w:val="21"/>
          <w:szCs w:val="21"/>
        </w:rPr>
        <w:t>sehe ich hierfür eine noch bessere Möglichkeit und möchte meine Karriere nun in diese Richtung lenken.</w:t>
      </w:r>
    </w:p>
    <w:p w14:paraId="2C090CDF" w14:textId="723F9A8E" w:rsidR="00E65B09" w:rsidRPr="00CC2CA3" w:rsidRDefault="00E65B09" w:rsidP="00070E5F">
      <w:pPr>
        <w:spacing w:after="0"/>
        <w:jc w:val="both"/>
        <w:rPr>
          <w:rFonts w:ascii="Optima" w:hAnsi="Optima" w:cs="Times New Roman"/>
          <w:sz w:val="21"/>
          <w:szCs w:val="21"/>
        </w:rPr>
      </w:pPr>
    </w:p>
    <w:p w14:paraId="2809C057" w14:textId="4F5DFE1B" w:rsidR="00F868E4" w:rsidRPr="00CC2CA3" w:rsidRDefault="00F868E4" w:rsidP="00070E5F">
      <w:pPr>
        <w:spacing w:after="0"/>
        <w:jc w:val="both"/>
        <w:rPr>
          <w:rFonts w:ascii="Optima" w:hAnsi="Optima" w:cs="Times New Roman"/>
          <w:sz w:val="21"/>
          <w:szCs w:val="21"/>
        </w:rPr>
      </w:pPr>
      <w:r w:rsidRPr="00CC2CA3">
        <w:rPr>
          <w:rFonts w:ascii="Optima" w:hAnsi="Optima" w:cs="Times New Roman"/>
          <w:sz w:val="21"/>
          <w:szCs w:val="21"/>
        </w:rPr>
        <w:t>Safaric Consulting scheint mir für dieses Praktikum ideal. Ihr dynamisches Umfeld und das stetige Wachstum des Kundennetzwerks bieten Praktikanten die Chance, in einem anspruchsvollen Umfeld wertvolle Einblicke zu gewinnen und ihre Fähigkeiten weiterzuentwickeln.</w:t>
      </w:r>
      <w:r w:rsidRPr="00CC2CA3">
        <w:rPr>
          <w:rFonts w:ascii="Optima" w:hAnsi="Optima"/>
          <w:sz w:val="21"/>
          <w:szCs w:val="21"/>
        </w:rPr>
        <w:t xml:space="preserve"> Da zu </w:t>
      </w:r>
      <w:ins w:id="1" w:author="David Döbele" w:date="2024-02-27T19:45:00Z">
        <w:r w:rsidR="000441F9">
          <w:rPr>
            <w:rFonts w:ascii="Optima" w:hAnsi="Optima"/>
            <w:sz w:val="21"/>
            <w:szCs w:val="21"/>
          </w:rPr>
          <w:t>I</w:t>
        </w:r>
      </w:ins>
      <w:del w:id="2" w:author="David Döbele" w:date="2024-02-27T19:45:00Z">
        <w:r w:rsidRPr="00CC2CA3" w:rsidDel="000441F9">
          <w:rPr>
            <w:rFonts w:ascii="Optima" w:hAnsi="Optima"/>
            <w:sz w:val="21"/>
            <w:szCs w:val="21"/>
          </w:rPr>
          <w:delText>i</w:delText>
        </w:r>
      </w:del>
      <w:r w:rsidRPr="00CC2CA3">
        <w:rPr>
          <w:rFonts w:ascii="Optima" w:hAnsi="Optima"/>
          <w:sz w:val="21"/>
          <w:szCs w:val="21"/>
        </w:rPr>
        <w:t>hren</w:t>
      </w:r>
      <w:r w:rsidRPr="00CC2CA3">
        <w:rPr>
          <w:rFonts w:ascii="Optima" w:hAnsi="Optima" w:cs="Times New Roman"/>
          <w:sz w:val="21"/>
          <w:szCs w:val="21"/>
        </w:rPr>
        <w:t xml:space="preserve"> Kunden führende Handels- und Konsumgüterunternehmen gehören, denke ich, dass ich mein bisheriges Wissen aus dem finanzwirtschaftlichen Schwerpunkt meiner Ausbildung sowie meinen Praxiserfahrungen optimal einbringen kann.</w:t>
      </w:r>
      <w:r w:rsidR="007072D2" w:rsidRPr="00CC2CA3">
        <w:rPr>
          <w:rFonts w:ascii="Optima" w:hAnsi="Optima" w:cs="Times New Roman"/>
          <w:sz w:val="21"/>
          <w:szCs w:val="21"/>
        </w:rPr>
        <w:t xml:space="preserve"> Ich selbst erachte </w:t>
      </w:r>
      <w:r w:rsidR="002B43B2" w:rsidRPr="00CC2CA3">
        <w:rPr>
          <w:rFonts w:ascii="Optima" w:hAnsi="Optima" w:cs="Times New Roman"/>
          <w:sz w:val="21"/>
          <w:szCs w:val="21"/>
        </w:rPr>
        <w:t>es</w:t>
      </w:r>
      <w:r w:rsidR="007072D2" w:rsidRPr="00CC2CA3">
        <w:rPr>
          <w:rFonts w:ascii="Optima" w:hAnsi="Optima" w:cs="Times New Roman"/>
          <w:sz w:val="21"/>
          <w:szCs w:val="21"/>
        </w:rPr>
        <w:t xml:space="preserve"> als sehr wertvoll, dass man in einer Arbeitsumgebung einen hohen Teamzusammenhalt hat und offen auch über Hierarchie-Stufen hinaus kommunizieren kann </w:t>
      </w:r>
      <w:r w:rsidR="00B43A39" w:rsidRPr="00B43A39">
        <w:rPr>
          <w:rFonts w:ascii="Optima" w:hAnsi="Optima" w:cs="Times New Roman"/>
          <w:sz w:val="21"/>
          <w:szCs w:val="21"/>
        </w:rPr>
        <w:t>–</w:t>
      </w:r>
      <w:r w:rsidR="00B43A39">
        <w:rPr>
          <w:rFonts w:ascii="Optima" w:hAnsi="Optima" w:cs="Times New Roman"/>
          <w:sz w:val="21"/>
          <w:szCs w:val="21"/>
        </w:rPr>
        <w:t xml:space="preserve"> </w:t>
      </w:r>
      <w:r w:rsidR="007072D2" w:rsidRPr="00CC2CA3">
        <w:rPr>
          <w:rFonts w:ascii="Optima" w:hAnsi="Optima" w:cs="Times New Roman"/>
          <w:sz w:val="21"/>
          <w:szCs w:val="21"/>
        </w:rPr>
        <w:t>genau das finde ich bei Safaric Consulting gegeben.</w:t>
      </w:r>
      <w:r w:rsidR="00CE4CF3" w:rsidRPr="00CC2CA3">
        <w:rPr>
          <w:rFonts w:ascii="Optima" w:hAnsi="Optima" w:cs="Times New Roman"/>
          <w:sz w:val="21"/>
          <w:szCs w:val="21"/>
        </w:rPr>
        <w:t xml:space="preserve"> Sie leben also </w:t>
      </w:r>
      <w:r w:rsidR="00572FF9" w:rsidRPr="00CC2CA3">
        <w:rPr>
          <w:rFonts w:ascii="Optima" w:hAnsi="Optima" w:cs="Times New Roman"/>
          <w:sz w:val="21"/>
          <w:szCs w:val="21"/>
        </w:rPr>
        <w:t>I</w:t>
      </w:r>
      <w:r w:rsidR="00CE4CF3" w:rsidRPr="00CC2CA3">
        <w:rPr>
          <w:rFonts w:ascii="Optima" w:hAnsi="Optima" w:cs="Times New Roman"/>
          <w:sz w:val="21"/>
          <w:szCs w:val="21"/>
        </w:rPr>
        <w:t>hre Werte nicht nur nach innen, sondern auch nach außen.</w:t>
      </w:r>
    </w:p>
    <w:p w14:paraId="0D1927BC" w14:textId="366D7854" w:rsidR="00E65B09" w:rsidRPr="00CC2CA3" w:rsidRDefault="00E65B09" w:rsidP="00070E5F">
      <w:pPr>
        <w:spacing w:after="0"/>
        <w:jc w:val="both"/>
        <w:rPr>
          <w:rFonts w:ascii="Optima" w:hAnsi="Optima" w:cs="Times New Roman"/>
          <w:sz w:val="21"/>
          <w:szCs w:val="21"/>
        </w:rPr>
      </w:pPr>
    </w:p>
    <w:p w14:paraId="11B49693" w14:textId="445AB9DF" w:rsidR="00E65B09" w:rsidRDefault="00B80EB2" w:rsidP="00070E5F">
      <w:pPr>
        <w:spacing w:after="0"/>
        <w:jc w:val="both"/>
        <w:rPr>
          <w:rFonts w:ascii="Optima" w:hAnsi="Optima" w:cs="Times New Roman"/>
          <w:sz w:val="21"/>
          <w:szCs w:val="21"/>
        </w:rPr>
      </w:pPr>
      <w:r w:rsidRPr="00CC2CA3">
        <w:rPr>
          <w:rFonts w:ascii="Optima" w:hAnsi="Optima" w:cs="Times New Roman"/>
          <w:sz w:val="21"/>
          <w:szCs w:val="21"/>
        </w:rPr>
        <w:t>Von einem Praktikum i</w:t>
      </w:r>
      <w:r w:rsidR="00332EFA">
        <w:rPr>
          <w:rFonts w:ascii="Optima" w:hAnsi="Optima" w:cs="Times New Roman"/>
          <w:sz w:val="21"/>
          <w:szCs w:val="21"/>
        </w:rPr>
        <w:t>n der Beratung erhoffe</w:t>
      </w:r>
      <w:r w:rsidRPr="00CC2CA3">
        <w:rPr>
          <w:rFonts w:ascii="Optima" w:hAnsi="Optima" w:cs="Times New Roman"/>
          <w:sz w:val="21"/>
          <w:szCs w:val="21"/>
        </w:rPr>
        <w:t xml:space="preserve"> ich </w:t>
      </w:r>
      <w:r w:rsidR="00FD5532">
        <w:rPr>
          <w:rFonts w:ascii="Optima" w:hAnsi="Optima" w:cs="Times New Roman"/>
          <w:sz w:val="21"/>
          <w:szCs w:val="21"/>
        </w:rPr>
        <w:t xml:space="preserve">mir </w:t>
      </w:r>
      <w:r w:rsidRPr="00CC2CA3">
        <w:rPr>
          <w:rFonts w:ascii="Optima" w:hAnsi="Optima" w:cs="Times New Roman"/>
          <w:sz w:val="21"/>
          <w:szCs w:val="21"/>
        </w:rPr>
        <w:t>eine herausfordernde Lernumgebung, in der ich meine Fähigkeiten weiterentwickeln und meine bisherigen Erfahrungen gewinnbringend einbringen kann. Mein starkes Interesse an der Tätigkeit als Consultant, gepaart mit meiner hohen Einsatzbereitschaft und ausgeprägten Analysefähigkeiten, lassen mich zuversichtlich darauf blicken, dass ich einen Mehrwert für Safaric Consulting darstellen kann. Über die Möglichkeit eines persönlichen Gesprächs würde ich mich sehr freuen, um meine Eignung für die Position näher zu erläutern und meine Begeisterung für eine Zusammenarbeit mit Ihnen zu teilen.</w:t>
      </w:r>
    </w:p>
    <w:p w14:paraId="364889B9" w14:textId="77777777" w:rsidR="00007FE4" w:rsidRDefault="00007FE4" w:rsidP="00070E5F">
      <w:pPr>
        <w:spacing w:after="0"/>
        <w:jc w:val="both"/>
        <w:rPr>
          <w:rFonts w:ascii="Optima" w:hAnsi="Optima" w:cs="Times New Roman"/>
          <w:sz w:val="21"/>
          <w:szCs w:val="21"/>
        </w:rPr>
      </w:pPr>
    </w:p>
    <w:p w14:paraId="40DC5A15" w14:textId="688F1A35" w:rsidR="0032127E" w:rsidRPr="00CC2CA3" w:rsidRDefault="00007FE4" w:rsidP="00E65B09">
      <w:pPr>
        <w:spacing w:after="0"/>
        <w:jc w:val="both"/>
        <w:rPr>
          <w:rFonts w:ascii="Optima" w:hAnsi="Optima" w:cs="Times New Roman"/>
          <w:sz w:val="21"/>
          <w:szCs w:val="21"/>
        </w:rPr>
      </w:pPr>
      <w:r w:rsidRPr="00CC2CA3">
        <w:rPr>
          <w:rFonts w:ascii="Optima" w:hAnsi="Optima" w:cs="Times New Roman"/>
          <w:sz w:val="21"/>
          <w:szCs w:val="21"/>
        </w:rPr>
        <w:t>Mit freundlichen Grüßen</w:t>
      </w:r>
    </w:p>
    <w:p w14:paraId="4459D038" w14:textId="0F8B2820" w:rsidR="00E65B09" w:rsidRPr="00CC2CA3" w:rsidRDefault="00007FE4" w:rsidP="00E65B09">
      <w:pPr>
        <w:spacing w:after="0"/>
        <w:jc w:val="both"/>
        <w:rPr>
          <w:rFonts w:ascii="Optima" w:hAnsi="Optima" w:cs="Times New Roman"/>
          <w:sz w:val="21"/>
          <w:szCs w:val="21"/>
        </w:rPr>
      </w:pPr>
      <w:r w:rsidRPr="00007FE4">
        <w:rPr>
          <w:rFonts w:ascii="Optima" w:hAnsi="Optima" w:cs="Times New Roman"/>
          <w:noProof/>
          <w:sz w:val="21"/>
          <w:szCs w:val="21"/>
        </w:rPr>
        <w:drawing>
          <wp:inline distT="0" distB="0" distL="0" distR="0" wp14:anchorId="2680C86D" wp14:editId="6A9BAA62">
            <wp:extent cx="1074821" cy="514350"/>
            <wp:effectExtent l="0" t="0" r="5080" b="0"/>
            <wp:docPr id="756846834" name="Grafik 1" descr="Ein Bild, das Handschrift, Schrift, Kalligrafie,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6834" name="Grafik 1" descr="Ein Bild, das Handschrift, Schrift, Kalligrafie, weiß enthält.&#10;&#10;Automatisch generierte Beschreibung"/>
                    <pic:cNvPicPr/>
                  </pic:nvPicPr>
                  <pic:blipFill>
                    <a:blip r:embed="rId5"/>
                    <a:stretch>
                      <a:fillRect/>
                    </a:stretch>
                  </pic:blipFill>
                  <pic:spPr>
                    <a:xfrm>
                      <a:off x="0" y="0"/>
                      <a:ext cx="1094174" cy="523611"/>
                    </a:xfrm>
                    <a:prstGeom prst="rect">
                      <a:avLst/>
                    </a:prstGeom>
                  </pic:spPr>
                </pic:pic>
              </a:graphicData>
            </a:graphic>
          </wp:inline>
        </w:drawing>
      </w:r>
    </w:p>
    <w:p w14:paraId="2F180B01" w14:textId="37B1CF22" w:rsidR="00E0322B" w:rsidRPr="00CC2CA3" w:rsidRDefault="00007FE4" w:rsidP="00363B1B">
      <w:pPr>
        <w:spacing w:after="0"/>
        <w:jc w:val="both"/>
        <w:rPr>
          <w:rFonts w:ascii="Optima" w:hAnsi="Optima" w:cs="Times New Roman"/>
          <w:sz w:val="21"/>
          <w:szCs w:val="21"/>
        </w:rPr>
      </w:pPr>
      <w:r>
        <w:rPr>
          <w:rFonts w:ascii="Optima" w:hAnsi="Optima" w:cs="Times New Roman"/>
          <w:sz w:val="21"/>
          <w:szCs w:val="21"/>
        </w:rPr>
        <w:t>Hami Can</w:t>
      </w:r>
    </w:p>
    <w:sectPr w:rsidR="00E0322B" w:rsidRPr="00CC2CA3" w:rsidSect="003A0C1B">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FE4"/>
    <w:rsid w:val="00012D78"/>
    <w:rsid w:val="00034B68"/>
    <w:rsid w:val="00041120"/>
    <w:rsid w:val="000441F9"/>
    <w:rsid w:val="0004591A"/>
    <w:rsid w:val="00046459"/>
    <w:rsid w:val="000555E4"/>
    <w:rsid w:val="0005670D"/>
    <w:rsid w:val="00070E5F"/>
    <w:rsid w:val="000710B0"/>
    <w:rsid w:val="00073C82"/>
    <w:rsid w:val="00081359"/>
    <w:rsid w:val="000A154E"/>
    <w:rsid w:val="000A5AB8"/>
    <w:rsid w:val="000A6678"/>
    <w:rsid w:val="000A7DEB"/>
    <w:rsid w:val="000B2778"/>
    <w:rsid w:val="000C55DE"/>
    <w:rsid w:val="000F371C"/>
    <w:rsid w:val="00117F83"/>
    <w:rsid w:val="00146C8E"/>
    <w:rsid w:val="00152DF9"/>
    <w:rsid w:val="00156A98"/>
    <w:rsid w:val="001669DB"/>
    <w:rsid w:val="00171D11"/>
    <w:rsid w:val="001819B1"/>
    <w:rsid w:val="00191E8F"/>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917A8"/>
    <w:rsid w:val="002A5B9F"/>
    <w:rsid w:val="002B43B2"/>
    <w:rsid w:val="002D309E"/>
    <w:rsid w:val="002D594E"/>
    <w:rsid w:val="002E0755"/>
    <w:rsid w:val="002E39B8"/>
    <w:rsid w:val="002F51FA"/>
    <w:rsid w:val="00311A15"/>
    <w:rsid w:val="0032127E"/>
    <w:rsid w:val="003250EA"/>
    <w:rsid w:val="00332EFA"/>
    <w:rsid w:val="003421B1"/>
    <w:rsid w:val="00363B1B"/>
    <w:rsid w:val="00375D2D"/>
    <w:rsid w:val="003811BC"/>
    <w:rsid w:val="0038671F"/>
    <w:rsid w:val="003947A8"/>
    <w:rsid w:val="003A0C1B"/>
    <w:rsid w:val="003C10D5"/>
    <w:rsid w:val="003D464F"/>
    <w:rsid w:val="003D5D1E"/>
    <w:rsid w:val="003F3290"/>
    <w:rsid w:val="003F688C"/>
    <w:rsid w:val="00415608"/>
    <w:rsid w:val="00424CAF"/>
    <w:rsid w:val="00434D23"/>
    <w:rsid w:val="004403CB"/>
    <w:rsid w:val="00453C2F"/>
    <w:rsid w:val="00454C0B"/>
    <w:rsid w:val="0046226E"/>
    <w:rsid w:val="004735BD"/>
    <w:rsid w:val="00474FC2"/>
    <w:rsid w:val="00492923"/>
    <w:rsid w:val="004A1501"/>
    <w:rsid w:val="004A615C"/>
    <w:rsid w:val="004B4510"/>
    <w:rsid w:val="004C156C"/>
    <w:rsid w:val="004C174A"/>
    <w:rsid w:val="004D5CD8"/>
    <w:rsid w:val="00500EFA"/>
    <w:rsid w:val="00506322"/>
    <w:rsid w:val="00507BBD"/>
    <w:rsid w:val="00524F37"/>
    <w:rsid w:val="005407D6"/>
    <w:rsid w:val="00542F06"/>
    <w:rsid w:val="00553EC8"/>
    <w:rsid w:val="005705F7"/>
    <w:rsid w:val="00570B1D"/>
    <w:rsid w:val="00572FF9"/>
    <w:rsid w:val="00574140"/>
    <w:rsid w:val="005762CF"/>
    <w:rsid w:val="005842A0"/>
    <w:rsid w:val="00586C15"/>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072D2"/>
    <w:rsid w:val="00724372"/>
    <w:rsid w:val="007251EA"/>
    <w:rsid w:val="007340D7"/>
    <w:rsid w:val="007472BD"/>
    <w:rsid w:val="00755A3D"/>
    <w:rsid w:val="007675B1"/>
    <w:rsid w:val="00797EF1"/>
    <w:rsid w:val="007A3246"/>
    <w:rsid w:val="007A64C5"/>
    <w:rsid w:val="007A719D"/>
    <w:rsid w:val="007B1B2B"/>
    <w:rsid w:val="007B6E47"/>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C7BB6"/>
    <w:rsid w:val="008D6664"/>
    <w:rsid w:val="008D7CDB"/>
    <w:rsid w:val="008E100E"/>
    <w:rsid w:val="008E4BA9"/>
    <w:rsid w:val="008E7A27"/>
    <w:rsid w:val="008E7D17"/>
    <w:rsid w:val="00932B00"/>
    <w:rsid w:val="00932F02"/>
    <w:rsid w:val="00991E04"/>
    <w:rsid w:val="0099776A"/>
    <w:rsid w:val="009A256E"/>
    <w:rsid w:val="009B7DB6"/>
    <w:rsid w:val="009D07DC"/>
    <w:rsid w:val="009D3BBF"/>
    <w:rsid w:val="009E6666"/>
    <w:rsid w:val="009F46A7"/>
    <w:rsid w:val="00A1282E"/>
    <w:rsid w:val="00A14247"/>
    <w:rsid w:val="00A40D57"/>
    <w:rsid w:val="00A44493"/>
    <w:rsid w:val="00A53760"/>
    <w:rsid w:val="00AA2791"/>
    <w:rsid w:val="00AA4C7C"/>
    <w:rsid w:val="00AA6D06"/>
    <w:rsid w:val="00AB4CD0"/>
    <w:rsid w:val="00AB6854"/>
    <w:rsid w:val="00AC61EE"/>
    <w:rsid w:val="00AC66C4"/>
    <w:rsid w:val="00AC7086"/>
    <w:rsid w:val="00AE26F5"/>
    <w:rsid w:val="00AE3A33"/>
    <w:rsid w:val="00B135CE"/>
    <w:rsid w:val="00B339B8"/>
    <w:rsid w:val="00B346A7"/>
    <w:rsid w:val="00B43970"/>
    <w:rsid w:val="00B43A39"/>
    <w:rsid w:val="00B50A34"/>
    <w:rsid w:val="00B54C38"/>
    <w:rsid w:val="00B5613E"/>
    <w:rsid w:val="00B57CB1"/>
    <w:rsid w:val="00B77DCE"/>
    <w:rsid w:val="00B80EB2"/>
    <w:rsid w:val="00B81B0E"/>
    <w:rsid w:val="00B87CA9"/>
    <w:rsid w:val="00B9666E"/>
    <w:rsid w:val="00BB3512"/>
    <w:rsid w:val="00BB3C75"/>
    <w:rsid w:val="00BC7101"/>
    <w:rsid w:val="00BF3579"/>
    <w:rsid w:val="00BF522D"/>
    <w:rsid w:val="00C0214A"/>
    <w:rsid w:val="00C030C1"/>
    <w:rsid w:val="00C1562F"/>
    <w:rsid w:val="00C6717B"/>
    <w:rsid w:val="00C71380"/>
    <w:rsid w:val="00C9003C"/>
    <w:rsid w:val="00C97ECA"/>
    <w:rsid w:val="00CA1160"/>
    <w:rsid w:val="00CA6447"/>
    <w:rsid w:val="00CA702E"/>
    <w:rsid w:val="00CA7350"/>
    <w:rsid w:val="00CB639D"/>
    <w:rsid w:val="00CC2CA3"/>
    <w:rsid w:val="00CD51E6"/>
    <w:rsid w:val="00CE433B"/>
    <w:rsid w:val="00CE4CF3"/>
    <w:rsid w:val="00D30CEA"/>
    <w:rsid w:val="00D532F0"/>
    <w:rsid w:val="00D71AFD"/>
    <w:rsid w:val="00D71D8E"/>
    <w:rsid w:val="00D9281A"/>
    <w:rsid w:val="00DA1871"/>
    <w:rsid w:val="00DA3404"/>
    <w:rsid w:val="00DA524B"/>
    <w:rsid w:val="00DA52E0"/>
    <w:rsid w:val="00DB44D6"/>
    <w:rsid w:val="00DB471D"/>
    <w:rsid w:val="00DD1863"/>
    <w:rsid w:val="00DD3349"/>
    <w:rsid w:val="00DD54E1"/>
    <w:rsid w:val="00DD6747"/>
    <w:rsid w:val="00DE1FBC"/>
    <w:rsid w:val="00DE5C3D"/>
    <w:rsid w:val="00E02500"/>
    <w:rsid w:val="00E0322B"/>
    <w:rsid w:val="00E104E2"/>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D7E74"/>
    <w:rsid w:val="00EF2FD5"/>
    <w:rsid w:val="00F11473"/>
    <w:rsid w:val="00F253C5"/>
    <w:rsid w:val="00F270C0"/>
    <w:rsid w:val="00F30624"/>
    <w:rsid w:val="00F32DAB"/>
    <w:rsid w:val="00F34BBF"/>
    <w:rsid w:val="00F4717F"/>
    <w:rsid w:val="00F5301B"/>
    <w:rsid w:val="00F55CE3"/>
    <w:rsid w:val="00F74175"/>
    <w:rsid w:val="00F868E4"/>
    <w:rsid w:val="00F92A04"/>
    <w:rsid w:val="00FA4972"/>
    <w:rsid w:val="00FA5291"/>
    <w:rsid w:val="00FD5532"/>
    <w:rsid w:val="00FD7864"/>
    <w:rsid w:val="00FF501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441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55929">
      <w:bodyDiv w:val="1"/>
      <w:marLeft w:val="0"/>
      <w:marRight w:val="0"/>
      <w:marTop w:val="0"/>
      <w:marBottom w:val="0"/>
      <w:divBdr>
        <w:top w:val="none" w:sz="0" w:space="0" w:color="auto"/>
        <w:left w:val="none" w:sz="0" w:space="0" w:color="auto"/>
        <w:bottom w:val="none" w:sz="0" w:space="0" w:color="auto"/>
        <w:right w:val="none" w:sz="0" w:space="0" w:color="auto"/>
      </w:divBdr>
    </w:div>
    <w:div w:id="756245795">
      <w:bodyDiv w:val="1"/>
      <w:marLeft w:val="0"/>
      <w:marRight w:val="0"/>
      <w:marTop w:val="0"/>
      <w:marBottom w:val="0"/>
      <w:divBdr>
        <w:top w:val="none" w:sz="0" w:space="0" w:color="auto"/>
        <w:left w:val="none" w:sz="0" w:space="0" w:color="auto"/>
        <w:bottom w:val="none" w:sz="0" w:space="0" w:color="auto"/>
        <w:right w:val="none" w:sz="0" w:space="0" w:color="auto"/>
      </w:divBdr>
      <w:divsChild>
        <w:div w:id="625163127">
          <w:marLeft w:val="0"/>
          <w:marRight w:val="0"/>
          <w:marTop w:val="0"/>
          <w:marBottom w:val="0"/>
          <w:divBdr>
            <w:top w:val="single" w:sz="2" w:space="0" w:color="E3E3E3"/>
            <w:left w:val="single" w:sz="2" w:space="0" w:color="E3E3E3"/>
            <w:bottom w:val="single" w:sz="2" w:space="0" w:color="E3E3E3"/>
            <w:right w:val="single" w:sz="2" w:space="0" w:color="E3E3E3"/>
          </w:divBdr>
          <w:divsChild>
            <w:div w:id="38751091">
              <w:marLeft w:val="0"/>
              <w:marRight w:val="0"/>
              <w:marTop w:val="0"/>
              <w:marBottom w:val="0"/>
              <w:divBdr>
                <w:top w:val="single" w:sz="2" w:space="0" w:color="E3E3E3"/>
                <w:left w:val="single" w:sz="2" w:space="0" w:color="E3E3E3"/>
                <w:bottom w:val="single" w:sz="2" w:space="0" w:color="E3E3E3"/>
                <w:right w:val="single" w:sz="2" w:space="0" w:color="E3E3E3"/>
              </w:divBdr>
              <w:divsChild>
                <w:div w:id="97868643">
                  <w:marLeft w:val="0"/>
                  <w:marRight w:val="0"/>
                  <w:marTop w:val="0"/>
                  <w:marBottom w:val="0"/>
                  <w:divBdr>
                    <w:top w:val="single" w:sz="2" w:space="0" w:color="E3E3E3"/>
                    <w:left w:val="single" w:sz="2" w:space="0" w:color="E3E3E3"/>
                    <w:bottom w:val="single" w:sz="2" w:space="0" w:color="E3E3E3"/>
                    <w:right w:val="single" w:sz="2" w:space="0" w:color="E3E3E3"/>
                  </w:divBdr>
                  <w:divsChild>
                    <w:div w:id="329675637">
                      <w:marLeft w:val="0"/>
                      <w:marRight w:val="0"/>
                      <w:marTop w:val="0"/>
                      <w:marBottom w:val="0"/>
                      <w:divBdr>
                        <w:top w:val="single" w:sz="2" w:space="0" w:color="E3E3E3"/>
                        <w:left w:val="single" w:sz="2" w:space="0" w:color="E3E3E3"/>
                        <w:bottom w:val="single" w:sz="2" w:space="0" w:color="E3E3E3"/>
                        <w:right w:val="single" w:sz="2" w:space="0" w:color="E3E3E3"/>
                      </w:divBdr>
                      <w:divsChild>
                        <w:div w:id="128839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9671824">
          <w:marLeft w:val="0"/>
          <w:marRight w:val="0"/>
          <w:marTop w:val="0"/>
          <w:marBottom w:val="0"/>
          <w:divBdr>
            <w:top w:val="single" w:sz="2" w:space="0" w:color="E3E3E3"/>
            <w:left w:val="single" w:sz="2" w:space="0" w:color="E3E3E3"/>
            <w:bottom w:val="single" w:sz="2" w:space="0" w:color="E3E3E3"/>
            <w:right w:val="single" w:sz="2" w:space="0" w:color="E3E3E3"/>
          </w:divBdr>
          <w:divsChild>
            <w:div w:id="1673021631">
              <w:marLeft w:val="0"/>
              <w:marRight w:val="0"/>
              <w:marTop w:val="0"/>
              <w:marBottom w:val="0"/>
              <w:divBdr>
                <w:top w:val="single" w:sz="2" w:space="0" w:color="E3E3E3"/>
                <w:left w:val="single" w:sz="2" w:space="0" w:color="E3E3E3"/>
                <w:bottom w:val="single" w:sz="2" w:space="0" w:color="E3E3E3"/>
                <w:right w:val="single" w:sz="2" w:space="0" w:color="E3E3E3"/>
              </w:divBdr>
              <w:divsChild>
                <w:div w:id="399595008">
                  <w:marLeft w:val="0"/>
                  <w:marRight w:val="0"/>
                  <w:marTop w:val="0"/>
                  <w:marBottom w:val="0"/>
                  <w:divBdr>
                    <w:top w:val="single" w:sz="2" w:space="0" w:color="E3E3E3"/>
                    <w:left w:val="single" w:sz="2" w:space="0" w:color="E3E3E3"/>
                    <w:bottom w:val="single" w:sz="2" w:space="0" w:color="E3E3E3"/>
                    <w:right w:val="single" w:sz="2" w:space="0" w:color="E3E3E3"/>
                  </w:divBdr>
                  <w:divsChild>
                    <w:div w:id="1930037022">
                      <w:marLeft w:val="0"/>
                      <w:marRight w:val="0"/>
                      <w:marTop w:val="0"/>
                      <w:marBottom w:val="0"/>
                      <w:divBdr>
                        <w:top w:val="single" w:sz="2" w:space="0" w:color="E3E3E3"/>
                        <w:left w:val="single" w:sz="2" w:space="0" w:color="E3E3E3"/>
                        <w:bottom w:val="single" w:sz="2" w:space="0" w:color="E3E3E3"/>
                        <w:right w:val="single" w:sz="2" w:space="0" w:color="E3E3E3"/>
                      </w:divBdr>
                      <w:divsChild>
                        <w:div w:id="1439064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6793623">
      <w:bodyDiv w:val="1"/>
      <w:marLeft w:val="0"/>
      <w:marRight w:val="0"/>
      <w:marTop w:val="0"/>
      <w:marBottom w:val="0"/>
      <w:divBdr>
        <w:top w:val="none" w:sz="0" w:space="0" w:color="auto"/>
        <w:left w:val="none" w:sz="0" w:space="0" w:color="auto"/>
        <w:bottom w:val="none" w:sz="0" w:space="0" w:color="auto"/>
        <w:right w:val="none" w:sz="0" w:space="0" w:color="auto"/>
      </w:divBdr>
    </w:div>
    <w:div w:id="104124938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448</Words>
  <Characters>2826</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42</cp:revision>
  <dcterms:created xsi:type="dcterms:W3CDTF">2024-02-23T15:25:00Z</dcterms:created>
  <dcterms:modified xsi:type="dcterms:W3CDTF">2024-02-27T18:45:00Z</dcterms:modified>
</cp:coreProperties>
</file>