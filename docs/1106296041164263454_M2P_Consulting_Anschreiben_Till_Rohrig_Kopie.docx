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36BDB79" w:rsidR="006D2592" w:rsidRPr="005B447B" w:rsidRDefault="00E469C8" w:rsidP="006A7895">
      <w:pPr>
        <w:spacing w:after="0" w:line="240" w:lineRule="auto"/>
        <w:jc w:val="right"/>
        <w:rPr>
          <w:rFonts w:ascii="Georgia" w:hAnsi="Georgia" w:cs="Times New Roman"/>
          <w:sz w:val="18"/>
          <w:szCs w:val="18"/>
        </w:rPr>
      </w:pPr>
      <w:r w:rsidRPr="005B447B">
        <w:rPr>
          <w:rFonts w:ascii="Georgia" w:hAnsi="Georgia" w:cs="Times New Roman"/>
          <w:sz w:val="18"/>
          <w:szCs w:val="18"/>
        </w:rPr>
        <w:t>Till Röhrig</w:t>
      </w:r>
      <w:r w:rsidR="003D5D1E" w:rsidRPr="005B447B">
        <w:rPr>
          <w:rFonts w:ascii="Georgia" w:hAnsi="Georgia" w:cs="Times New Roman"/>
          <w:sz w:val="18"/>
          <w:szCs w:val="18"/>
        </w:rPr>
        <w:t xml:space="preserve"> </w:t>
      </w:r>
    </w:p>
    <w:p w14:paraId="2458A2A0" w14:textId="4F648BD4" w:rsidR="00857C6F" w:rsidRPr="005B447B" w:rsidRDefault="00EA45A6" w:rsidP="006A7895">
      <w:pPr>
        <w:spacing w:after="0" w:line="240" w:lineRule="auto"/>
        <w:jc w:val="right"/>
        <w:rPr>
          <w:rFonts w:ascii="Georgia" w:hAnsi="Georgia" w:cs="Times New Roman"/>
          <w:sz w:val="18"/>
          <w:szCs w:val="18"/>
        </w:rPr>
      </w:pPr>
      <w:r>
        <w:rPr>
          <w:rFonts w:ascii="Georgia" w:hAnsi="Georgia" w:cs="Times New Roman"/>
          <w:sz w:val="18"/>
          <w:szCs w:val="18"/>
        </w:rPr>
        <w:t>Adresse</w:t>
      </w:r>
      <w:r w:rsidR="00E469C8" w:rsidRPr="005B447B">
        <w:rPr>
          <w:rFonts w:ascii="Georgia" w:hAnsi="Georgia" w:cs="Times New Roman"/>
          <w:sz w:val="18"/>
          <w:szCs w:val="18"/>
        </w:rPr>
        <w:t xml:space="preserve"> 12</w:t>
      </w:r>
    </w:p>
    <w:p w14:paraId="451AEE20" w14:textId="27F413BB" w:rsidR="00857C6F" w:rsidRPr="005B447B" w:rsidRDefault="00205A66" w:rsidP="006A7895">
      <w:pPr>
        <w:spacing w:after="0" w:line="240" w:lineRule="auto"/>
        <w:jc w:val="right"/>
        <w:rPr>
          <w:rFonts w:ascii="Georgia" w:hAnsi="Georgia" w:cs="Times New Roman"/>
          <w:sz w:val="18"/>
          <w:szCs w:val="18"/>
        </w:rPr>
      </w:pPr>
      <w:r w:rsidRPr="005B447B">
        <w:rPr>
          <w:rFonts w:ascii="Georgia" w:hAnsi="Georgia" w:cs="Times New Roman"/>
          <w:sz w:val="18"/>
          <w:szCs w:val="18"/>
        </w:rPr>
        <w:t>36100 Petersberg</w:t>
      </w:r>
    </w:p>
    <w:p w14:paraId="12BA391A" w14:textId="283A6368" w:rsidR="006A7895" w:rsidRPr="005B447B" w:rsidRDefault="00E469C8" w:rsidP="006A7895">
      <w:pPr>
        <w:spacing w:after="0" w:line="240" w:lineRule="auto"/>
        <w:jc w:val="right"/>
        <w:rPr>
          <w:rFonts w:ascii="Georgia" w:hAnsi="Georgia" w:cs="Times New Roman"/>
          <w:sz w:val="18"/>
          <w:szCs w:val="18"/>
        </w:rPr>
      </w:pPr>
      <w:r w:rsidRPr="005B447B">
        <w:rPr>
          <w:rFonts w:ascii="Georgia" w:hAnsi="Georgia" w:cs="Georgia"/>
          <w:color w:val="000000"/>
          <w:sz w:val="18"/>
          <w:szCs w:val="18"/>
        </w:rPr>
        <w:t xml:space="preserve">till.roehrig@gmx.de </w:t>
      </w:r>
    </w:p>
    <w:p w14:paraId="170FE07D" w14:textId="5E5AA80C" w:rsidR="00F270C0" w:rsidRPr="005B447B" w:rsidRDefault="006D2592" w:rsidP="00D75367">
      <w:pPr>
        <w:spacing w:after="0"/>
        <w:jc w:val="right"/>
        <w:rPr>
          <w:rFonts w:ascii="Georgia" w:hAnsi="Georgia" w:cs="Georgia"/>
          <w:color w:val="000000"/>
          <w:sz w:val="18"/>
          <w:szCs w:val="18"/>
        </w:rPr>
      </w:pPr>
      <w:r w:rsidRPr="005B447B">
        <w:rPr>
          <w:rFonts w:ascii="Georgia" w:hAnsi="Georgia" w:cs="Georgia"/>
          <w:color w:val="000000"/>
          <w:sz w:val="18"/>
          <w:szCs w:val="18"/>
        </w:rPr>
        <w:t>+</w:t>
      </w:r>
      <w:r w:rsidR="00857C6F" w:rsidRPr="005B447B">
        <w:rPr>
          <w:rFonts w:ascii="Georgia" w:hAnsi="Georgia" w:cs="Georgia"/>
          <w:color w:val="000000"/>
          <w:sz w:val="18"/>
          <w:szCs w:val="18"/>
        </w:rPr>
        <w:t xml:space="preserve">49 </w:t>
      </w:r>
      <w:r w:rsidR="00205A66" w:rsidRPr="005B447B">
        <w:rPr>
          <w:rFonts w:ascii="Georgia" w:hAnsi="Georgia" w:cs="Georgia"/>
          <w:color w:val="000000"/>
          <w:sz w:val="18"/>
          <w:szCs w:val="18"/>
        </w:rPr>
        <w:t>1575 3696132</w:t>
      </w:r>
    </w:p>
    <w:p w14:paraId="4FFA7063" w14:textId="67B49DA0" w:rsidR="00F74175" w:rsidRPr="005B447B" w:rsidRDefault="003D5D1E" w:rsidP="00F74175">
      <w:pPr>
        <w:spacing w:after="0"/>
        <w:rPr>
          <w:rFonts w:ascii="Georgia" w:hAnsi="Georgia" w:cs="Georgia"/>
          <w:color w:val="000000"/>
          <w:sz w:val="18"/>
          <w:szCs w:val="18"/>
        </w:rPr>
      </w:pPr>
      <w:r w:rsidRPr="005B447B">
        <w:rPr>
          <w:rFonts w:ascii="Georgia" w:hAnsi="Georgia" w:cs="Georgia"/>
          <w:color w:val="000000"/>
          <w:sz w:val="18"/>
          <w:szCs w:val="18"/>
        </w:rPr>
        <w:t>Corporate Finance Beratung</w:t>
      </w:r>
      <w:r w:rsidR="00F74175" w:rsidRPr="005B447B">
        <w:rPr>
          <w:rFonts w:ascii="Georgia" w:hAnsi="Georgia" w:cs="Georgia"/>
          <w:color w:val="000000"/>
          <w:sz w:val="18"/>
          <w:szCs w:val="18"/>
        </w:rPr>
        <w:t xml:space="preserve"> GmbH</w:t>
      </w:r>
    </w:p>
    <w:p w14:paraId="096C8AF5" w14:textId="548DF08C" w:rsidR="00647413" w:rsidRPr="005B447B" w:rsidRDefault="003D5D1E" w:rsidP="00F74175">
      <w:pPr>
        <w:spacing w:after="0"/>
        <w:rPr>
          <w:rFonts w:ascii="Georgia" w:hAnsi="Georgia"/>
          <w:sz w:val="18"/>
          <w:szCs w:val="18"/>
        </w:rPr>
      </w:pPr>
      <w:r w:rsidRPr="005B447B">
        <w:rPr>
          <w:rFonts w:ascii="Georgia" w:hAnsi="Georgia"/>
          <w:sz w:val="18"/>
          <w:szCs w:val="18"/>
        </w:rPr>
        <w:t>Musterstraße 99</w:t>
      </w:r>
      <w:r w:rsidR="00F74175" w:rsidRPr="005B447B">
        <w:rPr>
          <w:rFonts w:ascii="Georgia" w:hAnsi="Georgia"/>
          <w:sz w:val="18"/>
          <w:szCs w:val="18"/>
        </w:rPr>
        <w:br/>
      </w:r>
      <w:r w:rsidRPr="005B447B">
        <w:rPr>
          <w:rFonts w:ascii="Georgia" w:hAnsi="Georgia"/>
          <w:sz w:val="18"/>
          <w:szCs w:val="18"/>
        </w:rPr>
        <w:t>55005</w:t>
      </w:r>
      <w:r w:rsidR="00F74175" w:rsidRPr="005B447B">
        <w:rPr>
          <w:rFonts w:ascii="Georgia" w:hAnsi="Georgia"/>
          <w:sz w:val="18"/>
          <w:szCs w:val="18"/>
        </w:rPr>
        <w:t xml:space="preserve"> </w:t>
      </w:r>
      <w:r w:rsidRPr="005B447B">
        <w:rPr>
          <w:rFonts w:ascii="Georgia" w:hAnsi="Georgia"/>
          <w:sz w:val="18"/>
          <w:szCs w:val="18"/>
        </w:rPr>
        <w:t>Frankfurt am Main</w:t>
      </w:r>
      <w:r w:rsidR="00F74175" w:rsidRPr="005B447B">
        <w:rPr>
          <w:rFonts w:ascii="Georgia" w:hAnsi="Georgia"/>
          <w:sz w:val="18"/>
          <w:szCs w:val="18"/>
        </w:rPr>
        <w:t xml:space="preserve"> </w:t>
      </w:r>
    </w:p>
    <w:p w14:paraId="0731715D" w14:textId="1BD71496" w:rsidR="001E0088" w:rsidRPr="00B50A6B" w:rsidRDefault="00E469C8" w:rsidP="00D75367">
      <w:pPr>
        <w:spacing w:after="0"/>
        <w:jc w:val="right"/>
        <w:rPr>
          <w:rFonts w:ascii="Georgia" w:hAnsi="Georgia" w:cs="Times New Roman"/>
          <w:sz w:val="18"/>
          <w:szCs w:val="18"/>
        </w:rPr>
      </w:pPr>
      <w:r w:rsidRPr="00B50A6B">
        <w:rPr>
          <w:rFonts w:ascii="Georgia" w:hAnsi="Georgia" w:cs="Times New Roman"/>
          <w:sz w:val="18"/>
          <w:szCs w:val="18"/>
        </w:rPr>
        <w:t>Frankfurt am Main</w:t>
      </w:r>
      <w:r w:rsidR="002D594E" w:rsidRPr="00B50A6B">
        <w:rPr>
          <w:rFonts w:ascii="Georgia" w:hAnsi="Georgia" w:cs="Times New Roman"/>
          <w:sz w:val="18"/>
          <w:szCs w:val="18"/>
        </w:rPr>
        <w:t xml:space="preserve">, </w:t>
      </w:r>
      <w:r w:rsidR="005B447B" w:rsidRPr="00B50A6B">
        <w:rPr>
          <w:rFonts w:ascii="Georgia" w:hAnsi="Georgia" w:cs="Times New Roman"/>
          <w:sz w:val="18"/>
          <w:szCs w:val="18"/>
        </w:rPr>
        <w:t>12.</w:t>
      </w:r>
      <w:r w:rsidR="00A73B90" w:rsidRPr="00B50A6B">
        <w:rPr>
          <w:rFonts w:ascii="Georgia" w:hAnsi="Georgia" w:cs="Times New Roman"/>
          <w:sz w:val="18"/>
          <w:szCs w:val="18"/>
        </w:rPr>
        <w:t>05</w:t>
      </w:r>
      <w:r w:rsidR="006A7895" w:rsidRPr="00B50A6B">
        <w:rPr>
          <w:rFonts w:ascii="Georgia" w:hAnsi="Georgia" w:cs="Times New Roman"/>
          <w:sz w:val="18"/>
          <w:szCs w:val="18"/>
        </w:rPr>
        <w:t>.</w:t>
      </w:r>
      <w:r w:rsidR="003D5D1E" w:rsidRPr="00B50A6B">
        <w:rPr>
          <w:rFonts w:ascii="Georgia" w:hAnsi="Georgia" w:cs="Times New Roman"/>
          <w:sz w:val="18"/>
          <w:szCs w:val="18"/>
        </w:rPr>
        <w:t>20</w:t>
      </w:r>
      <w:r w:rsidRPr="00B50A6B">
        <w:rPr>
          <w:rFonts w:ascii="Georgia" w:hAnsi="Georgia" w:cs="Times New Roman"/>
          <w:sz w:val="18"/>
          <w:szCs w:val="18"/>
        </w:rPr>
        <w:t>23</w:t>
      </w:r>
    </w:p>
    <w:p w14:paraId="670DB82B" w14:textId="77777777" w:rsidR="00D75367" w:rsidRPr="00B50A6B" w:rsidRDefault="00D75367" w:rsidP="00D75367">
      <w:pPr>
        <w:spacing w:after="0"/>
        <w:jc w:val="right"/>
        <w:rPr>
          <w:rFonts w:ascii="Georgia" w:hAnsi="Georgia" w:cs="Times New Roman"/>
          <w:sz w:val="18"/>
          <w:szCs w:val="18"/>
        </w:rPr>
      </w:pPr>
    </w:p>
    <w:p w14:paraId="0098600D" w14:textId="7E450DD6" w:rsidR="000A5AB8" w:rsidRPr="005B447B" w:rsidRDefault="0099776A" w:rsidP="00590834">
      <w:pPr>
        <w:spacing w:after="0"/>
        <w:rPr>
          <w:rFonts w:ascii="Georgia" w:hAnsi="Georgia" w:cs="Times New Roman"/>
          <w:b/>
          <w:sz w:val="18"/>
          <w:szCs w:val="18"/>
        </w:rPr>
      </w:pPr>
      <w:r w:rsidRPr="005B447B">
        <w:rPr>
          <w:rFonts w:ascii="Georgia" w:hAnsi="Georgia" w:cs="Times New Roman"/>
          <w:b/>
          <w:sz w:val="18"/>
          <w:szCs w:val="18"/>
        </w:rPr>
        <w:t xml:space="preserve">Bewerbung um ein Praktikum im </w:t>
      </w:r>
      <w:r w:rsidR="005B447B">
        <w:rPr>
          <w:rFonts w:ascii="Georgia" w:hAnsi="Georgia" w:cs="Times New Roman"/>
          <w:b/>
          <w:sz w:val="18"/>
          <w:szCs w:val="18"/>
        </w:rPr>
        <w:t>Consulting</w:t>
      </w:r>
      <w:r w:rsidR="00683EC7" w:rsidRPr="005B447B">
        <w:rPr>
          <w:rFonts w:ascii="Georgia" w:hAnsi="Georgia" w:cs="Times New Roman"/>
          <w:b/>
          <w:sz w:val="18"/>
          <w:szCs w:val="18"/>
        </w:rPr>
        <w:t xml:space="preserve"> </w:t>
      </w:r>
    </w:p>
    <w:p w14:paraId="3A5BDDA8" w14:textId="77777777" w:rsidR="004A615C" w:rsidRPr="005B447B" w:rsidRDefault="004A615C" w:rsidP="000A5AB8">
      <w:pPr>
        <w:spacing w:after="0"/>
        <w:rPr>
          <w:rFonts w:ascii="Georgia" w:hAnsi="Georgia" w:cs="Times New Roman"/>
          <w:b/>
          <w:sz w:val="18"/>
          <w:szCs w:val="18"/>
        </w:rPr>
      </w:pPr>
    </w:p>
    <w:p w14:paraId="61CDE0AD" w14:textId="5D9C3695" w:rsidR="00034B68" w:rsidRPr="005B447B" w:rsidRDefault="0099776A" w:rsidP="00375D2D">
      <w:pPr>
        <w:spacing w:after="0"/>
        <w:jc w:val="both"/>
        <w:rPr>
          <w:rFonts w:ascii="Georgia" w:hAnsi="Georgia" w:cs="Times New Roman"/>
          <w:sz w:val="18"/>
          <w:szCs w:val="18"/>
        </w:rPr>
      </w:pPr>
      <w:r w:rsidRPr="005B447B">
        <w:rPr>
          <w:rFonts w:ascii="Georgia" w:hAnsi="Georgia" w:cs="Times New Roman"/>
          <w:sz w:val="18"/>
          <w:szCs w:val="18"/>
        </w:rPr>
        <w:t>Sehr geehrte Damen und Herren</w:t>
      </w:r>
      <w:r w:rsidR="00E65B09" w:rsidRPr="005B447B">
        <w:rPr>
          <w:rFonts w:ascii="Georgia" w:hAnsi="Georgia" w:cs="Times New Roman"/>
          <w:sz w:val="18"/>
          <w:szCs w:val="18"/>
        </w:rPr>
        <w:t xml:space="preserve">, </w:t>
      </w:r>
    </w:p>
    <w:p w14:paraId="433CF1AE" w14:textId="14106765" w:rsidR="00E65B09" w:rsidRPr="005B447B" w:rsidRDefault="00E65B09" w:rsidP="00375D2D">
      <w:pPr>
        <w:spacing w:after="0"/>
        <w:jc w:val="both"/>
        <w:rPr>
          <w:rFonts w:ascii="Georgia" w:hAnsi="Georgia" w:cs="Times New Roman"/>
          <w:sz w:val="18"/>
          <w:szCs w:val="18"/>
        </w:rPr>
      </w:pPr>
    </w:p>
    <w:p w14:paraId="788F9516" w14:textId="2CAA3ABC" w:rsidR="00D75367" w:rsidRPr="005B447B" w:rsidRDefault="00432F89" w:rsidP="00E65B09">
      <w:pPr>
        <w:spacing w:after="0"/>
        <w:jc w:val="both"/>
        <w:rPr>
          <w:rFonts w:ascii="Georgia" w:hAnsi="Georgia" w:cs="Times New Roman"/>
          <w:sz w:val="18"/>
          <w:szCs w:val="18"/>
        </w:rPr>
      </w:pPr>
      <w:r w:rsidRPr="005B447B">
        <w:rPr>
          <w:rFonts w:ascii="Georgia" w:hAnsi="Georgia" w:cs="Times New Roman"/>
          <w:sz w:val="18"/>
          <w:szCs w:val="18"/>
        </w:rPr>
        <w:t>s</w:t>
      </w:r>
      <w:r w:rsidR="00E95CCB" w:rsidRPr="005B447B">
        <w:rPr>
          <w:rFonts w:ascii="Georgia" w:hAnsi="Georgia" w:cs="Times New Roman"/>
          <w:sz w:val="18"/>
          <w:szCs w:val="18"/>
        </w:rPr>
        <w:t xml:space="preserve">chon heute werden in </w:t>
      </w:r>
      <w:r w:rsidRPr="005B447B">
        <w:rPr>
          <w:rFonts w:ascii="Georgia" w:hAnsi="Georgia" w:cs="Times New Roman"/>
          <w:sz w:val="18"/>
          <w:szCs w:val="18"/>
        </w:rPr>
        <w:t>Unternehmen</w:t>
      </w:r>
      <w:del w:id="0" w:author="David Döbele" w:date="2023-05-11T21:01:00Z">
        <w:r w:rsidR="00220B22" w:rsidRPr="005B447B" w:rsidDel="00B50A6B">
          <w:rPr>
            <w:rFonts w:ascii="Georgia" w:hAnsi="Georgia" w:cs="Times New Roman"/>
            <w:sz w:val="18"/>
            <w:szCs w:val="18"/>
          </w:rPr>
          <w:delText xml:space="preserve"> </w:delText>
        </w:r>
      </w:del>
      <w:r w:rsidR="00E95CCB" w:rsidRPr="005B447B">
        <w:rPr>
          <w:rFonts w:ascii="Georgia" w:hAnsi="Georgia" w:cs="Times New Roman"/>
          <w:sz w:val="18"/>
          <w:szCs w:val="18"/>
        </w:rPr>
        <w:t xml:space="preserve"> weltweit die Grundsteine für den wirtschaftlichen Erfolg von morgen gelegt.  Essenziell und aus dem täglichen Wirtschaftsleben nicht mehr wegzudenken ist die Tätigkeit der Unternehmensberater, einer Berufsgattung, welche mich initial seit dem Wirtschaftsunterricht in der Oberstufe in hohem Maße begeistert. Besonders spannend ist für mich, dass viele Projekte sehr zukunftsorientiert sind und</w:t>
      </w:r>
      <w:r w:rsidR="0017212E" w:rsidRPr="005B447B">
        <w:rPr>
          <w:rFonts w:ascii="Georgia" w:hAnsi="Georgia" w:cs="Times New Roman"/>
          <w:sz w:val="18"/>
          <w:szCs w:val="18"/>
        </w:rPr>
        <w:t xml:space="preserve"> </w:t>
      </w:r>
      <w:r w:rsidR="009A3ABF" w:rsidRPr="005B447B">
        <w:rPr>
          <w:rFonts w:ascii="Georgia" w:hAnsi="Georgia" w:cs="Times New Roman"/>
          <w:sz w:val="18"/>
          <w:szCs w:val="18"/>
        </w:rPr>
        <w:t>Berater</w:t>
      </w:r>
      <w:r w:rsidR="00E95CCB" w:rsidRPr="005B447B">
        <w:rPr>
          <w:rFonts w:ascii="Georgia" w:hAnsi="Georgia" w:cs="Times New Roman"/>
          <w:sz w:val="18"/>
          <w:szCs w:val="18"/>
        </w:rPr>
        <w:t xml:space="preserve"> so einerseits durch innovative Lösungsfindung </w:t>
      </w:r>
      <w:r w:rsidR="00E34F10" w:rsidRPr="005B447B">
        <w:rPr>
          <w:rFonts w:ascii="Georgia" w:hAnsi="Georgia" w:cs="Times New Roman"/>
          <w:sz w:val="18"/>
          <w:szCs w:val="18"/>
        </w:rPr>
        <w:t>sich in einer Krise befindende</w:t>
      </w:r>
      <w:r w:rsidR="00E95CCB" w:rsidRPr="005B447B">
        <w:rPr>
          <w:rFonts w:ascii="Georgia" w:hAnsi="Georgia" w:cs="Times New Roman"/>
          <w:sz w:val="18"/>
          <w:szCs w:val="18"/>
        </w:rPr>
        <w:t xml:space="preserve"> Unternehmen wieder auf einen Erfolgskurs lenken</w:t>
      </w:r>
      <w:r w:rsidR="009A3ABF" w:rsidRPr="005B447B">
        <w:rPr>
          <w:rFonts w:ascii="Georgia" w:hAnsi="Georgia" w:cs="Times New Roman"/>
          <w:sz w:val="18"/>
          <w:szCs w:val="18"/>
        </w:rPr>
        <w:t>,</w:t>
      </w:r>
      <w:r w:rsidR="00E95CCB" w:rsidRPr="005B447B">
        <w:rPr>
          <w:rFonts w:ascii="Georgia" w:hAnsi="Georgia" w:cs="Times New Roman"/>
          <w:sz w:val="18"/>
          <w:szCs w:val="18"/>
        </w:rPr>
        <w:t xml:space="preserve"> andererseits Unternehmen aber auch helfen, sich auf die Auswirkungen von zukünftigen Technologien wie künstliche</w:t>
      </w:r>
      <w:r w:rsidR="009A3ABF" w:rsidRPr="005B447B">
        <w:rPr>
          <w:rFonts w:ascii="Georgia" w:hAnsi="Georgia" w:cs="Times New Roman"/>
          <w:sz w:val="18"/>
          <w:szCs w:val="18"/>
        </w:rPr>
        <w:t>n</w:t>
      </w:r>
      <w:r w:rsidR="00E95CCB" w:rsidRPr="005B447B">
        <w:rPr>
          <w:rFonts w:ascii="Georgia" w:hAnsi="Georgia" w:cs="Times New Roman"/>
          <w:sz w:val="18"/>
          <w:szCs w:val="18"/>
        </w:rPr>
        <w:t xml:space="preserve"> Intelligenzen vorzubereiten. </w:t>
      </w:r>
      <w:r w:rsidR="00404149" w:rsidRPr="005B447B">
        <w:rPr>
          <w:rFonts w:ascii="Georgia" w:hAnsi="Georgia" w:cs="Times New Roman"/>
          <w:sz w:val="18"/>
          <w:szCs w:val="18"/>
        </w:rPr>
        <w:t>Sehr</w:t>
      </w:r>
      <w:r w:rsidR="007B349A" w:rsidRPr="005B447B">
        <w:rPr>
          <w:rFonts w:ascii="Georgia" w:hAnsi="Georgia" w:cs="Times New Roman"/>
          <w:sz w:val="18"/>
          <w:szCs w:val="18"/>
        </w:rPr>
        <w:t xml:space="preserve"> reiz</w:t>
      </w:r>
      <w:r w:rsidR="003644B1" w:rsidRPr="005B447B">
        <w:rPr>
          <w:rFonts w:ascii="Georgia" w:hAnsi="Georgia" w:cs="Times New Roman"/>
          <w:sz w:val="18"/>
          <w:szCs w:val="18"/>
        </w:rPr>
        <w:t>voll</w:t>
      </w:r>
      <w:r w:rsidR="00404149" w:rsidRPr="005B447B">
        <w:rPr>
          <w:rFonts w:ascii="Georgia" w:hAnsi="Georgia" w:cs="Times New Roman"/>
          <w:sz w:val="18"/>
          <w:szCs w:val="18"/>
        </w:rPr>
        <w:t xml:space="preserve"> finde ich auch</w:t>
      </w:r>
      <w:r w:rsidR="00807575" w:rsidRPr="005B447B">
        <w:rPr>
          <w:rFonts w:ascii="Georgia" w:hAnsi="Georgia" w:cs="Times New Roman"/>
          <w:sz w:val="18"/>
          <w:szCs w:val="18"/>
        </w:rPr>
        <w:t>,</w:t>
      </w:r>
      <w:r w:rsidR="00630234" w:rsidRPr="005B447B">
        <w:rPr>
          <w:rFonts w:ascii="Georgia" w:hAnsi="Georgia" w:cs="Times New Roman"/>
          <w:sz w:val="18"/>
          <w:szCs w:val="18"/>
        </w:rPr>
        <w:t xml:space="preserve"> dass die </w:t>
      </w:r>
      <w:r w:rsidR="001A012F" w:rsidRPr="005B447B">
        <w:rPr>
          <w:rFonts w:ascii="Georgia" w:hAnsi="Georgia" w:cs="Times New Roman"/>
          <w:sz w:val="18"/>
          <w:szCs w:val="18"/>
        </w:rPr>
        <w:t>Arbeit als Berater</w:t>
      </w:r>
      <w:r w:rsidR="00630234" w:rsidRPr="005B447B">
        <w:rPr>
          <w:rFonts w:ascii="Georgia" w:hAnsi="Georgia" w:cs="Times New Roman"/>
          <w:sz w:val="18"/>
          <w:szCs w:val="18"/>
        </w:rPr>
        <w:t xml:space="preserve"> </w:t>
      </w:r>
      <w:r w:rsidR="00E95CCB" w:rsidRPr="005B447B">
        <w:rPr>
          <w:rFonts w:ascii="Georgia" w:hAnsi="Georgia" w:cs="Times New Roman"/>
          <w:sz w:val="18"/>
          <w:szCs w:val="18"/>
        </w:rPr>
        <w:t>eine steile Lernkurve</w:t>
      </w:r>
      <w:r w:rsidR="004F4292" w:rsidRPr="005B447B">
        <w:rPr>
          <w:rFonts w:ascii="Georgia" w:hAnsi="Georgia" w:cs="Times New Roman"/>
          <w:sz w:val="18"/>
          <w:szCs w:val="18"/>
        </w:rPr>
        <w:t xml:space="preserve"> mit sich bring</w:t>
      </w:r>
      <w:r w:rsidR="001A012F" w:rsidRPr="005B447B">
        <w:rPr>
          <w:rFonts w:ascii="Georgia" w:hAnsi="Georgia" w:cs="Times New Roman"/>
          <w:sz w:val="18"/>
          <w:szCs w:val="18"/>
        </w:rPr>
        <w:t>t</w:t>
      </w:r>
      <w:r w:rsidR="004F4292" w:rsidRPr="005B447B">
        <w:rPr>
          <w:rFonts w:ascii="Georgia" w:hAnsi="Georgia" w:cs="Times New Roman"/>
          <w:sz w:val="18"/>
          <w:szCs w:val="18"/>
        </w:rPr>
        <w:t>, sowohl</w:t>
      </w:r>
      <w:r w:rsidR="00E95CCB" w:rsidRPr="005B447B">
        <w:rPr>
          <w:rFonts w:ascii="Georgia" w:hAnsi="Georgia" w:cs="Times New Roman"/>
          <w:sz w:val="18"/>
          <w:szCs w:val="18"/>
        </w:rPr>
        <w:t xml:space="preserve"> </w:t>
      </w:r>
      <w:r w:rsidR="00630234" w:rsidRPr="005B447B">
        <w:rPr>
          <w:rFonts w:ascii="Georgia" w:hAnsi="Georgia" w:cs="Times New Roman"/>
          <w:sz w:val="18"/>
          <w:szCs w:val="18"/>
        </w:rPr>
        <w:t>durch</w:t>
      </w:r>
      <w:r w:rsidR="001729B6" w:rsidRPr="005B447B">
        <w:rPr>
          <w:rFonts w:ascii="Georgia" w:hAnsi="Georgia" w:cs="Times New Roman"/>
          <w:sz w:val="18"/>
          <w:szCs w:val="18"/>
        </w:rPr>
        <w:t xml:space="preserve"> </w:t>
      </w:r>
      <w:r w:rsidR="00E95CCB" w:rsidRPr="005B447B">
        <w:rPr>
          <w:rFonts w:ascii="Georgia" w:hAnsi="Georgia" w:cs="Times New Roman"/>
          <w:sz w:val="18"/>
          <w:szCs w:val="18"/>
        </w:rPr>
        <w:t>eine hohe Vielfalt an Kunde</w:t>
      </w:r>
      <w:r w:rsidR="004F4292" w:rsidRPr="005B447B">
        <w:rPr>
          <w:rFonts w:ascii="Georgia" w:hAnsi="Georgia" w:cs="Times New Roman"/>
          <w:sz w:val="18"/>
          <w:szCs w:val="18"/>
        </w:rPr>
        <w:t>n, welche</w:t>
      </w:r>
      <w:r w:rsidR="009617F2" w:rsidRPr="005B447B">
        <w:rPr>
          <w:rFonts w:ascii="Georgia" w:hAnsi="Georgia" w:cs="Times New Roman"/>
          <w:sz w:val="18"/>
          <w:szCs w:val="18"/>
        </w:rPr>
        <w:t xml:space="preserve"> von etablierten Konzernen bis </w:t>
      </w:r>
      <w:r w:rsidR="00BE65B7" w:rsidRPr="005B447B">
        <w:rPr>
          <w:rFonts w:ascii="Georgia" w:hAnsi="Georgia" w:cs="Times New Roman"/>
          <w:sz w:val="18"/>
          <w:szCs w:val="18"/>
        </w:rPr>
        <w:t xml:space="preserve">hin zu vielversprechenden </w:t>
      </w:r>
      <w:r w:rsidR="00AE73B3" w:rsidRPr="005B447B">
        <w:rPr>
          <w:rFonts w:ascii="Georgia" w:hAnsi="Georgia" w:cs="Times New Roman"/>
          <w:sz w:val="18"/>
          <w:szCs w:val="18"/>
        </w:rPr>
        <w:t>Start-</w:t>
      </w:r>
      <w:proofErr w:type="gramStart"/>
      <w:r w:rsidR="00AE73B3" w:rsidRPr="005B447B">
        <w:rPr>
          <w:rFonts w:ascii="Georgia" w:hAnsi="Georgia" w:cs="Times New Roman"/>
          <w:sz w:val="18"/>
          <w:szCs w:val="18"/>
        </w:rPr>
        <w:t>ups</w:t>
      </w:r>
      <w:r w:rsidR="009617F2" w:rsidRPr="005B447B">
        <w:rPr>
          <w:rFonts w:ascii="Georgia" w:hAnsi="Georgia" w:cs="Times New Roman"/>
          <w:sz w:val="18"/>
          <w:szCs w:val="18"/>
        </w:rPr>
        <w:t xml:space="preserve"> </w:t>
      </w:r>
      <w:r w:rsidR="003644B1" w:rsidRPr="005B447B">
        <w:rPr>
          <w:rFonts w:ascii="Georgia" w:hAnsi="Georgia" w:cs="Times New Roman"/>
          <w:sz w:val="18"/>
          <w:szCs w:val="18"/>
        </w:rPr>
        <w:t xml:space="preserve"> </w:t>
      </w:r>
      <w:r w:rsidR="00BF0F09" w:rsidRPr="005B447B">
        <w:rPr>
          <w:rFonts w:ascii="Georgia" w:hAnsi="Georgia" w:cs="Times New Roman"/>
          <w:sz w:val="18"/>
          <w:szCs w:val="18"/>
        </w:rPr>
        <w:t>reichen</w:t>
      </w:r>
      <w:proofErr w:type="gramEnd"/>
      <w:r w:rsidR="00287974" w:rsidRPr="005B447B">
        <w:rPr>
          <w:rFonts w:ascii="Georgia" w:hAnsi="Georgia" w:cs="Times New Roman"/>
          <w:sz w:val="18"/>
          <w:szCs w:val="18"/>
        </w:rPr>
        <w:t xml:space="preserve">, als auch </w:t>
      </w:r>
      <w:r w:rsidR="006353BC" w:rsidRPr="005B447B">
        <w:rPr>
          <w:rFonts w:ascii="Georgia" w:hAnsi="Georgia" w:cs="Times New Roman"/>
          <w:sz w:val="18"/>
          <w:szCs w:val="18"/>
        </w:rPr>
        <w:t>d</w:t>
      </w:r>
      <w:r w:rsidR="001D54FA" w:rsidRPr="005B447B">
        <w:rPr>
          <w:rFonts w:ascii="Georgia" w:hAnsi="Georgia" w:cs="Times New Roman"/>
          <w:sz w:val="18"/>
          <w:szCs w:val="18"/>
        </w:rPr>
        <w:t>urch die Teamarbeit mit erfahrenen Kollegen</w:t>
      </w:r>
      <w:r w:rsidR="00B456E8" w:rsidRPr="005B447B">
        <w:rPr>
          <w:rFonts w:ascii="Georgia" w:hAnsi="Georgia" w:cs="Times New Roman"/>
          <w:sz w:val="18"/>
          <w:szCs w:val="18"/>
        </w:rPr>
        <w:t>.</w:t>
      </w:r>
      <w:r w:rsidR="00BF0F09" w:rsidRPr="005B447B">
        <w:rPr>
          <w:rFonts w:ascii="Georgia" w:hAnsi="Georgia" w:cs="Times New Roman"/>
          <w:sz w:val="18"/>
          <w:szCs w:val="18"/>
        </w:rPr>
        <w:t xml:space="preserve"> </w:t>
      </w:r>
      <w:r w:rsidR="002C6913" w:rsidRPr="005B447B">
        <w:rPr>
          <w:rFonts w:ascii="Georgia" w:hAnsi="Georgia" w:cs="Times New Roman"/>
          <w:sz w:val="18"/>
          <w:szCs w:val="18"/>
        </w:rPr>
        <w:t xml:space="preserve">Um </w:t>
      </w:r>
      <w:r w:rsidR="005A754B" w:rsidRPr="005B447B">
        <w:rPr>
          <w:rFonts w:ascii="Georgia" w:hAnsi="Georgia" w:cs="Times New Roman"/>
          <w:sz w:val="18"/>
          <w:szCs w:val="18"/>
        </w:rPr>
        <w:t xml:space="preserve">eines Tages </w:t>
      </w:r>
      <w:r w:rsidR="007C5DA4" w:rsidRPr="005B447B">
        <w:rPr>
          <w:rFonts w:ascii="Georgia" w:hAnsi="Georgia" w:cs="Times New Roman"/>
          <w:sz w:val="18"/>
          <w:szCs w:val="18"/>
        </w:rPr>
        <w:t xml:space="preserve">durch meine Arbeit eben solche </w:t>
      </w:r>
      <w:r w:rsidR="00857C22" w:rsidRPr="005B447B">
        <w:rPr>
          <w:rFonts w:ascii="Georgia" w:hAnsi="Georgia" w:cs="Times New Roman"/>
          <w:sz w:val="18"/>
          <w:szCs w:val="18"/>
        </w:rPr>
        <w:t>Innovationen</w:t>
      </w:r>
      <w:r w:rsidR="0085162E" w:rsidRPr="005B447B">
        <w:rPr>
          <w:rFonts w:ascii="Georgia" w:hAnsi="Georgia" w:cs="Times New Roman"/>
          <w:sz w:val="18"/>
          <w:szCs w:val="18"/>
        </w:rPr>
        <w:t xml:space="preserve"> hervorzubringen</w:t>
      </w:r>
      <w:r w:rsidR="00857C22" w:rsidRPr="005B447B">
        <w:rPr>
          <w:rFonts w:ascii="Georgia" w:hAnsi="Georgia" w:cs="Times New Roman"/>
          <w:sz w:val="18"/>
          <w:szCs w:val="18"/>
        </w:rPr>
        <w:t xml:space="preserve"> und </w:t>
      </w:r>
      <w:r w:rsidR="000F707B" w:rsidRPr="005B447B">
        <w:rPr>
          <w:rFonts w:ascii="Georgia" w:hAnsi="Georgia" w:cs="Times New Roman"/>
          <w:sz w:val="18"/>
          <w:szCs w:val="18"/>
        </w:rPr>
        <w:t>einen positiven Einfluss zu bedingen, b</w:t>
      </w:r>
      <w:r w:rsidR="008E3898" w:rsidRPr="005B447B">
        <w:rPr>
          <w:rFonts w:ascii="Georgia" w:hAnsi="Georgia" w:cs="Times New Roman"/>
          <w:sz w:val="18"/>
          <w:szCs w:val="18"/>
        </w:rPr>
        <w:t>ewerbe ich mich hiermit ab dem 0</w:t>
      </w:r>
      <w:r w:rsidR="009A5CBF" w:rsidRPr="005B447B">
        <w:rPr>
          <w:rFonts w:ascii="Georgia" w:hAnsi="Georgia" w:cs="Times New Roman"/>
          <w:sz w:val="18"/>
          <w:szCs w:val="18"/>
        </w:rPr>
        <w:t>7</w:t>
      </w:r>
      <w:r w:rsidR="008E3898" w:rsidRPr="005B447B">
        <w:rPr>
          <w:rFonts w:ascii="Georgia" w:hAnsi="Georgia" w:cs="Times New Roman"/>
          <w:sz w:val="18"/>
          <w:szCs w:val="18"/>
        </w:rPr>
        <w:t>.08.2023</w:t>
      </w:r>
      <w:r w:rsidR="006D77A7" w:rsidRPr="005B447B">
        <w:rPr>
          <w:rFonts w:ascii="Georgia" w:hAnsi="Georgia" w:cs="Times New Roman"/>
          <w:sz w:val="18"/>
          <w:szCs w:val="18"/>
        </w:rPr>
        <w:t xml:space="preserve"> als Praktikant im Bereich </w:t>
      </w:r>
      <w:r w:rsidR="00C11190" w:rsidRPr="005B447B">
        <w:rPr>
          <w:rFonts w:ascii="Georgia" w:hAnsi="Georgia" w:cs="Times New Roman"/>
          <w:sz w:val="18"/>
          <w:szCs w:val="18"/>
        </w:rPr>
        <w:t>Consulting</w:t>
      </w:r>
      <w:r w:rsidR="00BA74F4" w:rsidRPr="005B447B">
        <w:rPr>
          <w:rFonts w:ascii="Georgia" w:hAnsi="Georgia" w:cs="Times New Roman"/>
          <w:sz w:val="18"/>
          <w:szCs w:val="18"/>
        </w:rPr>
        <w:t xml:space="preserve"> </w:t>
      </w:r>
      <w:r w:rsidR="00B96CF8" w:rsidRPr="005B447B">
        <w:rPr>
          <w:rFonts w:ascii="Georgia" w:hAnsi="Georgia" w:cs="Times New Roman"/>
          <w:sz w:val="18"/>
          <w:szCs w:val="18"/>
        </w:rPr>
        <w:t xml:space="preserve">für einen Zeitraum von zwölf Wochen an </w:t>
      </w:r>
      <w:ins w:id="1" w:author="David Döbele" w:date="2023-05-11T21:04:00Z">
        <w:r w:rsidR="00552C53">
          <w:rPr>
            <w:rFonts w:ascii="Georgia" w:hAnsi="Georgia" w:cs="Times New Roman"/>
            <w:sz w:val="18"/>
            <w:szCs w:val="18"/>
          </w:rPr>
          <w:t>I</w:t>
        </w:r>
      </w:ins>
      <w:del w:id="2" w:author="David Döbele" w:date="2023-05-11T21:04:00Z">
        <w:r w:rsidR="00B96CF8" w:rsidRPr="005B447B" w:rsidDel="00552C53">
          <w:rPr>
            <w:rFonts w:ascii="Georgia" w:hAnsi="Georgia" w:cs="Times New Roman"/>
            <w:sz w:val="18"/>
            <w:szCs w:val="18"/>
          </w:rPr>
          <w:delText>i</w:delText>
        </w:r>
      </w:del>
      <w:r w:rsidR="00B96CF8" w:rsidRPr="005B447B">
        <w:rPr>
          <w:rFonts w:ascii="Georgia" w:hAnsi="Georgia" w:cs="Times New Roman"/>
          <w:sz w:val="18"/>
          <w:szCs w:val="18"/>
        </w:rPr>
        <w:t>hrem Standort in Fran</w:t>
      </w:r>
      <w:r w:rsidR="00807575" w:rsidRPr="005B447B">
        <w:rPr>
          <w:rFonts w:ascii="Georgia" w:hAnsi="Georgia" w:cs="Times New Roman"/>
          <w:sz w:val="18"/>
          <w:szCs w:val="18"/>
        </w:rPr>
        <w:t>kfurt am Main.</w:t>
      </w:r>
      <w:r w:rsidR="00446920" w:rsidRPr="005B447B">
        <w:rPr>
          <w:rFonts w:ascii="Georgia" w:hAnsi="Georgia" w:cs="Times New Roman"/>
          <w:sz w:val="18"/>
          <w:szCs w:val="18"/>
        </w:rPr>
        <w:t xml:space="preserve"> </w:t>
      </w:r>
    </w:p>
    <w:p w14:paraId="7C92E2F7" w14:textId="77777777" w:rsidR="00D75367" w:rsidRPr="005B447B" w:rsidRDefault="00D75367" w:rsidP="00E65B09">
      <w:pPr>
        <w:spacing w:after="0"/>
        <w:jc w:val="both"/>
        <w:rPr>
          <w:rFonts w:ascii="Georgia" w:hAnsi="Georgia" w:cs="Times New Roman"/>
          <w:sz w:val="18"/>
          <w:szCs w:val="18"/>
        </w:rPr>
      </w:pPr>
    </w:p>
    <w:p w14:paraId="0D1927BC" w14:textId="22F87DB0" w:rsidR="00E65B09" w:rsidRPr="005B447B" w:rsidRDefault="007C258D" w:rsidP="00E65B09">
      <w:pPr>
        <w:spacing w:after="0"/>
        <w:jc w:val="both"/>
        <w:rPr>
          <w:rFonts w:ascii="Georgia" w:hAnsi="Georgia" w:cs="Times New Roman"/>
          <w:sz w:val="18"/>
          <w:szCs w:val="18"/>
        </w:rPr>
      </w:pPr>
      <w:r w:rsidRPr="005B447B">
        <w:rPr>
          <w:rFonts w:ascii="Georgia" w:hAnsi="Georgia" w:cs="Times New Roman"/>
          <w:sz w:val="18"/>
          <w:szCs w:val="18"/>
        </w:rPr>
        <w:t>Aufgrund</w:t>
      </w:r>
      <w:r w:rsidR="00E833B1" w:rsidRPr="005B447B">
        <w:rPr>
          <w:rFonts w:ascii="Georgia" w:hAnsi="Georgia" w:cs="Times New Roman"/>
          <w:sz w:val="18"/>
          <w:szCs w:val="18"/>
        </w:rPr>
        <w:t xml:space="preserve"> </w:t>
      </w:r>
      <w:r w:rsidR="00675014" w:rsidRPr="005B447B">
        <w:rPr>
          <w:rFonts w:ascii="Georgia" w:hAnsi="Georgia" w:cs="Times New Roman"/>
          <w:sz w:val="18"/>
          <w:szCs w:val="18"/>
        </w:rPr>
        <w:t>meiner</w:t>
      </w:r>
      <w:r w:rsidR="00DF0605" w:rsidRPr="005B447B">
        <w:rPr>
          <w:rFonts w:ascii="Georgia" w:hAnsi="Georgia" w:cs="Times New Roman"/>
          <w:sz w:val="18"/>
          <w:szCs w:val="18"/>
        </w:rPr>
        <w:t xml:space="preserve"> Begeisterung für Wirtschaft</w:t>
      </w:r>
      <w:r w:rsidR="00787263" w:rsidRPr="005B447B">
        <w:rPr>
          <w:rFonts w:ascii="Georgia" w:hAnsi="Georgia" w:cs="Times New Roman"/>
          <w:sz w:val="18"/>
          <w:szCs w:val="18"/>
        </w:rPr>
        <w:t xml:space="preserve"> und </w:t>
      </w:r>
      <w:r w:rsidR="00D907A0" w:rsidRPr="005B447B">
        <w:rPr>
          <w:rFonts w:ascii="Georgia" w:hAnsi="Georgia" w:cs="Times New Roman"/>
          <w:sz w:val="18"/>
          <w:szCs w:val="18"/>
        </w:rPr>
        <w:t xml:space="preserve">meiner </w:t>
      </w:r>
      <w:r w:rsidR="00411BDD" w:rsidRPr="005B447B">
        <w:rPr>
          <w:rFonts w:ascii="Georgia" w:hAnsi="Georgia" w:cs="Times New Roman"/>
          <w:sz w:val="18"/>
          <w:szCs w:val="18"/>
        </w:rPr>
        <w:t>beruflichen Wunschausrichtung</w:t>
      </w:r>
      <w:r w:rsidR="0081363B" w:rsidRPr="005B447B">
        <w:rPr>
          <w:rFonts w:ascii="Georgia" w:hAnsi="Georgia" w:cs="Times New Roman"/>
          <w:sz w:val="18"/>
          <w:szCs w:val="18"/>
        </w:rPr>
        <w:t xml:space="preserve"> der </w:t>
      </w:r>
      <w:r w:rsidR="004F212D" w:rsidRPr="005B447B">
        <w:rPr>
          <w:rFonts w:ascii="Georgia" w:hAnsi="Georgia" w:cs="Times New Roman"/>
          <w:sz w:val="18"/>
          <w:szCs w:val="18"/>
        </w:rPr>
        <w:t>Unternehmensb</w:t>
      </w:r>
      <w:r w:rsidR="0081363B" w:rsidRPr="005B447B">
        <w:rPr>
          <w:rFonts w:ascii="Georgia" w:hAnsi="Georgia" w:cs="Times New Roman"/>
          <w:sz w:val="18"/>
          <w:szCs w:val="18"/>
        </w:rPr>
        <w:t>eratung</w:t>
      </w:r>
      <w:r w:rsidR="00411BDD" w:rsidRPr="005B447B">
        <w:rPr>
          <w:rFonts w:ascii="Georgia" w:hAnsi="Georgia" w:cs="Times New Roman"/>
          <w:sz w:val="18"/>
          <w:szCs w:val="18"/>
        </w:rPr>
        <w:t xml:space="preserve"> habe ich nun im April 2023 mein Studium</w:t>
      </w:r>
      <w:r w:rsidR="00675014" w:rsidRPr="005B447B">
        <w:rPr>
          <w:rFonts w:ascii="Georgia" w:hAnsi="Georgia" w:cs="Times New Roman"/>
          <w:sz w:val="18"/>
          <w:szCs w:val="18"/>
        </w:rPr>
        <w:t xml:space="preserve"> der Wirtschaftswissenschaften</w:t>
      </w:r>
      <w:r w:rsidR="00411BDD" w:rsidRPr="005B447B">
        <w:rPr>
          <w:rFonts w:ascii="Georgia" w:hAnsi="Georgia" w:cs="Times New Roman"/>
          <w:sz w:val="18"/>
          <w:szCs w:val="18"/>
        </w:rPr>
        <w:t xml:space="preserve"> an der </w:t>
      </w:r>
      <w:r w:rsidR="004A6B46" w:rsidRPr="005B447B">
        <w:rPr>
          <w:rFonts w:ascii="Georgia" w:hAnsi="Georgia" w:cs="Times New Roman"/>
          <w:sz w:val="18"/>
          <w:szCs w:val="18"/>
        </w:rPr>
        <w:t xml:space="preserve">Uni Frankfurt </w:t>
      </w:r>
      <w:r w:rsidR="00675014" w:rsidRPr="005B447B">
        <w:rPr>
          <w:rFonts w:ascii="Georgia" w:hAnsi="Georgia" w:cs="Times New Roman"/>
          <w:sz w:val="18"/>
          <w:szCs w:val="18"/>
        </w:rPr>
        <w:t>begonnen</w:t>
      </w:r>
      <w:r w:rsidR="004A6B46" w:rsidRPr="005B447B">
        <w:rPr>
          <w:rFonts w:ascii="Georgia" w:hAnsi="Georgia" w:cs="Times New Roman"/>
          <w:sz w:val="18"/>
          <w:szCs w:val="18"/>
        </w:rPr>
        <w:t>.</w:t>
      </w:r>
      <w:r w:rsidR="004F212D" w:rsidRPr="005B447B">
        <w:rPr>
          <w:rFonts w:ascii="Georgia" w:hAnsi="Georgia" w:cs="Times New Roman"/>
          <w:sz w:val="18"/>
          <w:szCs w:val="18"/>
        </w:rPr>
        <w:t xml:space="preserve"> </w:t>
      </w:r>
      <w:r w:rsidR="00C353E2" w:rsidRPr="005B447B">
        <w:rPr>
          <w:rFonts w:ascii="Georgia" w:hAnsi="Georgia" w:cs="Times New Roman"/>
          <w:sz w:val="18"/>
          <w:szCs w:val="18"/>
        </w:rPr>
        <w:t xml:space="preserve">Hier konnte ich mir bereits ein </w:t>
      </w:r>
      <w:r w:rsidR="0092490B" w:rsidRPr="005B447B">
        <w:rPr>
          <w:rFonts w:ascii="Georgia" w:hAnsi="Georgia" w:cs="Times New Roman"/>
          <w:sz w:val="18"/>
          <w:szCs w:val="18"/>
        </w:rPr>
        <w:t>umfassendes Netzwerk an ebenso motivierten Studierenden aufbauen</w:t>
      </w:r>
      <w:r w:rsidR="00161833" w:rsidRPr="005B447B">
        <w:rPr>
          <w:rFonts w:ascii="Georgia" w:hAnsi="Georgia" w:cs="Times New Roman"/>
          <w:sz w:val="18"/>
          <w:szCs w:val="18"/>
        </w:rPr>
        <w:t xml:space="preserve">. Aus meinen bisherigen Arbeitserfahrungen </w:t>
      </w:r>
      <w:r w:rsidR="006072D4" w:rsidRPr="005B447B">
        <w:rPr>
          <w:rFonts w:ascii="Georgia" w:hAnsi="Georgia" w:cs="Times New Roman"/>
          <w:sz w:val="18"/>
          <w:szCs w:val="18"/>
        </w:rPr>
        <w:t xml:space="preserve">konnte ich schon einige Fähigkeiten </w:t>
      </w:r>
      <w:r w:rsidR="00A6428D" w:rsidRPr="005B447B">
        <w:rPr>
          <w:rFonts w:ascii="Georgia" w:hAnsi="Georgia" w:cs="Times New Roman"/>
          <w:sz w:val="18"/>
          <w:szCs w:val="18"/>
        </w:rPr>
        <w:t>erwerben</w:t>
      </w:r>
      <w:r w:rsidR="006072D4" w:rsidRPr="005B447B">
        <w:rPr>
          <w:rFonts w:ascii="Georgia" w:hAnsi="Georgia" w:cs="Times New Roman"/>
          <w:sz w:val="18"/>
          <w:szCs w:val="18"/>
        </w:rPr>
        <w:t xml:space="preserve">, welche für ein Praktikum bei </w:t>
      </w:r>
      <w:r w:rsidR="0026606D" w:rsidRPr="005B447B">
        <w:rPr>
          <w:rFonts w:ascii="Georgia" w:hAnsi="Georgia" w:cs="Times New Roman"/>
          <w:sz w:val="18"/>
          <w:szCs w:val="18"/>
        </w:rPr>
        <w:t>I</w:t>
      </w:r>
      <w:r w:rsidR="006072D4" w:rsidRPr="005B447B">
        <w:rPr>
          <w:rFonts w:ascii="Georgia" w:hAnsi="Georgia" w:cs="Times New Roman"/>
          <w:sz w:val="18"/>
          <w:szCs w:val="18"/>
        </w:rPr>
        <w:t>hnen relevant sind.</w:t>
      </w:r>
      <w:r w:rsidR="000D5EB6" w:rsidRPr="005B447B">
        <w:rPr>
          <w:rFonts w:ascii="Georgia" w:hAnsi="Georgia" w:cs="Times New Roman"/>
          <w:sz w:val="18"/>
          <w:szCs w:val="18"/>
        </w:rPr>
        <w:t xml:space="preserve"> Durch das schnelllebige Umfeld eines Supermarkts bin ich an </w:t>
      </w:r>
      <w:r w:rsidR="00C077FB" w:rsidRPr="005B447B">
        <w:rPr>
          <w:rFonts w:ascii="Georgia" w:hAnsi="Georgia" w:cs="Times New Roman"/>
          <w:sz w:val="18"/>
          <w:szCs w:val="18"/>
        </w:rPr>
        <w:t>Arbeit unter</w:t>
      </w:r>
      <w:r w:rsidR="000D5EB6" w:rsidRPr="005B447B">
        <w:rPr>
          <w:rFonts w:ascii="Georgia" w:hAnsi="Georgia" w:cs="Times New Roman"/>
          <w:sz w:val="18"/>
          <w:szCs w:val="18"/>
        </w:rPr>
        <w:t xml:space="preserve"> </w:t>
      </w:r>
      <w:r w:rsidR="00C077FB" w:rsidRPr="005B447B">
        <w:rPr>
          <w:rFonts w:ascii="Georgia" w:hAnsi="Georgia" w:cs="Times New Roman"/>
          <w:sz w:val="18"/>
          <w:szCs w:val="18"/>
        </w:rPr>
        <w:t xml:space="preserve">hohem Zeitdruck gewöhnt und </w:t>
      </w:r>
      <w:r w:rsidR="00576CF1" w:rsidRPr="005B447B">
        <w:rPr>
          <w:rFonts w:ascii="Georgia" w:hAnsi="Georgia" w:cs="Times New Roman"/>
          <w:sz w:val="18"/>
          <w:szCs w:val="18"/>
        </w:rPr>
        <w:t>flexibel, was jegliche Änderungen an de</w:t>
      </w:r>
      <w:r w:rsidR="00B421D8" w:rsidRPr="005B447B">
        <w:rPr>
          <w:rFonts w:ascii="Georgia" w:hAnsi="Georgia" w:cs="Times New Roman"/>
          <w:sz w:val="18"/>
          <w:szCs w:val="18"/>
        </w:rPr>
        <w:t xml:space="preserve">n Arbeitsumständen </w:t>
      </w:r>
      <w:r w:rsidR="00576CF1" w:rsidRPr="005B447B">
        <w:rPr>
          <w:rFonts w:ascii="Georgia" w:hAnsi="Georgia" w:cs="Times New Roman"/>
          <w:sz w:val="18"/>
          <w:szCs w:val="18"/>
        </w:rPr>
        <w:t>betrifft.</w:t>
      </w:r>
      <w:r w:rsidR="00B421D8" w:rsidRPr="005B447B">
        <w:rPr>
          <w:rFonts w:ascii="Georgia" w:hAnsi="Georgia" w:cs="Times New Roman"/>
          <w:sz w:val="18"/>
          <w:szCs w:val="18"/>
        </w:rPr>
        <w:t xml:space="preserve"> </w:t>
      </w:r>
      <w:r w:rsidR="00C7556D" w:rsidRPr="005B447B">
        <w:rPr>
          <w:rFonts w:ascii="Georgia" w:hAnsi="Georgia" w:cs="Times New Roman"/>
          <w:sz w:val="18"/>
          <w:szCs w:val="18"/>
        </w:rPr>
        <w:t>Mein</w:t>
      </w:r>
      <w:r w:rsidR="004B28D6" w:rsidRPr="005B447B">
        <w:rPr>
          <w:rFonts w:ascii="Georgia" w:hAnsi="Georgia" w:cs="Times New Roman"/>
          <w:sz w:val="18"/>
          <w:szCs w:val="18"/>
        </w:rPr>
        <w:t xml:space="preserve"> Kommunikati</w:t>
      </w:r>
      <w:r w:rsidR="008F60B5" w:rsidRPr="005B447B">
        <w:rPr>
          <w:rFonts w:ascii="Georgia" w:hAnsi="Georgia" w:cs="Times New Roman"/>
          <w:sz w:val="18"/>
          <w:szCs w:val="18"/>
        </w:rPr>
        <w:t>onstalent</w:t>
      </w:r>
      <w:r w:rsidR="004B28D6" w:rsidRPr="005B447B">
        <w:rPr>
          <w:rFonts w:ascii="Georgia" w:hAnsi="Georgia" w:cs="Times New Roman"/>
          <w:sz w:val="18"/>
          <w:szCs w:val="18"/>
        </w:rPr>
        <w:t xml:space="preserve"> </w:t>
      </w:r>
      <w:r w:rsidR="00D835E5" w:rsidRPr="005B447B">
        <w:rPr>
          <w:rFonts w:ascii="Georgia" w:hAnsi="Georgia" w:cs="Times New Roman"/>
          <w:sz w:val="18"/>
          <w:szCs w:val="18"/>
        </w:rPr>
        <w:t xml:space="preserve">stelle ich regelmäßig </w:t>
      </w:r>
      <w:r w:rsidR="001F6BC7" w:rsidRPr="005B447B">
        <w:rPr>
          <w:rFonts w:ascii="Georgia" w:hAnsi="Georgia" w:cs="Times New Roman"/>
          <w:sz w:val="18"/>
          <w:szCs w:val="18"/>
        </w:rPr>
        <w:t>im</w:t>
      </w:r>
      <w:r w:rsidR="00D835E5" w:rsidRPr="005B447B">
        <w:rPr>
          <w:rFonts w:ascii="Georgia" w:hAnsi="Georgia" w:cs="Times New Roman"/>
          <w:sz w:val="18"/>
          <w:szCs w:val="18"/>
        </w:rPr>
        <w:t xml:space="preserve"> </w:t>
      </w:r>
      <w:r w:rsidR="001F6BC7" w:rsidRPr="005B447B">
        <w:rPr>
          <w:rFonts w:ascii="Georgia" w:hAnsi="Georgia" w:cs="Times New Roman"/>
          <w:sz w:val="18"/>
          <w:szCs w:val="18"/>
        </w:rPr>
        <w:t>Thekenv</w:t>
      </w:r>
      <w:r w:rsidR="00D835E5" w:rsidRPr="005B447B">
        <w:rPr>
          <w:rFonts w:ascii="Georgia" w:hAnsi="Georgia" w:cs="Times New Roman"/>
          <w:sz w:val="18"/>
          <w:szCs w:val="18"/>
        </w:rPr>
        <w:t>erkauf im Cinestar Fulda</w:t>
      </w:r>
      <w:r w:rsidR="001F6BC7" w:rsidRPr="005B447B">
        <w:rPr>
          <w:rFonts w:ascii="Georgia" w:hAnsi="Georgia" w:cs="Times New Roman"/>
          <w:sz w:val="18"/>
          <w:szCs w:val="18"/>
        </w:rPr>
        <w:t xml:space="preserve"> unter Beweis.</w:t>
      </w:r>
      <w:r w:rsidR="00463555" w:rsidRPr="005B447B">
        <w:rPr>
          <w:rFonts w:ascii="Georgia" w:hAnsi="Georgia" w:cs="Times New Roman"/>
          <w:sz w:val="18"/>
          <w:szCs w:val="18"/>
        </w:rPr>
        <w:t xml:space="preserve"> Hier wurde ich von meinem Vorgesetzten besonders für </w:t>
      </w:r>
      <w:r w:rsidR="00BB05D7" w:rsidRPr="005B447B">
        <w:rPr>
          <w:rFonts w:ascii="Georgia" w:hAnsi="Georgia" w:cs="Times New Roman"/>
          <w:sz w:val="18"/>
          <w:szCs w:val="18"/>
        </w:rPr>
        <w:t xml:space="preserve">meine Vermittlungsqualitäten </w:t>
      </w:r>
      <w:r w:rsidR="009151BE" w:rsidRPr="005B447B">
        <w:rPr>
          <w:rFonts w:ascii="Georgia" w:hAnsi="Georgia" w:cs="Times New Roman"/>
          <w:sz w:val="18"/>
          <w:szCs w:val="18"/>
        </w:rPr>
        <w:t xml:space="preserve">bei </w:t>
      </w:r>
      <w:r w:rsidR="000479A9" w:rsidRPr="005B447B">
        <w:rPr>
          <w:rFonts w:ascii="Georgia" w:hAnsi="Georgia" w:cs="Times New Roman"/>
          <w:sz w:val="18"/>
          <w:szCs w:val="18"/>
        </w:rPr>
        <w:t>Gäste</w:t>
      </w:r>
      <w:r w:rsidR="009151BE" w:rsidRPr="005B447B">
        <w:rPr>
          <w:rFonts w:ascii="Georgia" w:hAnsi="Georgia" w:cs="Times New Roman"/>
          <w:sz w:val="18"/>
          <w:szCs w:val="18"/>
        </w:rPr>
        <w:t>beschwerden</w:t>
      </w:r>
      <w:r w:rsidR="00B61DD6" w:rsidRPr="005B447B">
        <w:rPr>
          <w:rFonts w:ascii="Georgia" w:hAnsi="Georgia" w:cs="Times New Roman"/>
          <w:sz w:val="18"/>
          <w:szCs w:val="18"/>
        </w:rPr>
        <w:t xml:space="preserve">, aber auch </w:t>
      </w:r>
      <w:r w:rsidR="00E5603E" w:rsidRPr="005B447B">
        <w:rPr>
          <w:rFonts w:ascii="Georgia" w:hAnsi="Georgia" w:cs="Times New Roman"/>
          <w:sz w:val="18"/>
          <w:szCs w:val="18"/>
        </w:rPr>
        <w:t>für</w:t>
      </w:r>
      <w:r w:rsidR="00C7556D" w:rsidRPr="005B447B">
        <w:rPr>
          <w:rFonts w:ascii="Georgia" w:hAnsi="Georgia" w:cs="Times New Roman"/>
          <w:sz w:val="18"/>
          <w:szCs w:val="18"/>
        </w:rPr>
        <w:t xml:space="preserve"> meine Beratungsfähigkeiten</w:t>
      </w:r>
      <w:r w:rsidR="00E5603E" w:rsidRPr="005B447B">
        <w:rPr>
          <w:rFonts w:ascii="Georgia" w:hAnsi="Georgia" w:cs="Times New Roman"/>
          <w:sz w:val="18"/>
          <w:szCs w:val="18"/>
        </w:rPr>
        <w:t xml:space="preserve"> </w:t>
      </w:r>
      <w:r w:rsidR="00BB05D7" w:rsidRPr="005B447B">
        <w:rPr>
          <w:rFonts w:ascii="Georgia" w:hAnsi="Georgia" w:cs="Times New Roman"/>
          <w:sz w:val="18"/>
          <w:szCs w:val="18"/>
        </w:rPr>
        <w:t>gelobt</w:t>
      </w:r>
      <w:r w:rsidR="009151BE" w:rsidRPr="005B447B">
        <w:rPr>
          <w:rFonts w:ascii="Georgia" w:hAnsi="Georgia" w:cs="Times New Roman"/>
          <w:sz w:val="18"/>
          <w:szCs w:val="18"/>
        </w:rPr>
        <w:t>.</w:t>
      </w:r>
      <w:r w:rsidR="007B433D" w:rsidRPr="005B447B">
        <w:rPr>
          <w:rFonts w:ascii="Georgia" w:hAnsi="Georgia" w:cs="Times New Roman"/>
          <w:sz w:val="18"/>
          <w:szCs w:val="18"/>
        </w:rPr>
        <w:t xml:space="preserve"> Des Weiteren</w:t>
      </w:r>
      <w:r w:rsidR="00F653DC" w:rsidRPr="005B447B">
        <w:rPr>
          <w:rFonts w:ascii="Georgia" w:hAnsi="Georgia" w:cs="Times New Roman"/>
          <w:sz w:val="18"/>
          <w:szCs w:val="18"/>
        </w:rPr>
        <w:t xml:space="preserve"> </w:t>
      </w:r>
      <w:r w:rsidR="005E4968" w:rsidRPr="005B447B">
        <w:rPr>
          <w:rFonts w:ascii="Georgia" w:hAnsi="Georgia" w:cs="Times New Roman"/>
          <w:sz w:val="18"/>
          <w:szCs w:val="18"/>
        </w:rPr>
        <w:t xml:space="preserve">durfte ich in meinem journalistischen Praktikum bei dem Radiosender FFH bereits lernen, wie man </w:t>
      </w:r>
      <w:r w:rsidR="00A41C03" w:rsidRPr="005B447B">
        <w:rPr>
          <w:rFonts w:ascii="Georgia" w:hAnsi="Georgia" w:cs="Times New Roman"/>
          <w:sz w:val="18"/>
          <w:szCs w:val="18"/>
        </w:rPr>
        <w:t>Informationen und Daten</w:t>
      </w:r>
      <w:r w:rsidR="005E4968" w:rsidRPr="005B447B">
        <w:rPr>
          <w:rFonts w:ascii="Georgia" w:hAnsi="Georgia" w:cs="Times New Roman"/>
          <w:sz w:val="18"/>
          <w:szCs w:val="18"/>
        </w:rPr>
        <w:t xml:space="preserve"> </w:t>
      </w:r>
      <w:r w:rsidR="00CF746F" w:rsidRPr="005B447B">
        <w:rPr>
          <w:rFonts w:ascii="Georgia" w:hAnsi="Georgia" w:cs="Times New Roman"/>
          <w:sz w:val="18"/>
          <w:szCs w:val="18"/>
        </w:rPr>
        <w:t xml:space="preserve">sortiert und in klarer und </w:t>
      </w:r>
      <w:r w:rsidR="003443B7" w:rsidRPr="005B447B">
        <w:rPr>
          <w:rFonts w:ascii="Georgia" w:hAnsi="Georgia" w:cs="Times New Roman"/>
          <w:sz w:val="18"/>
          <w:szCs w:val="18"/>
        </w:rPr>
        <w:t>sorgfältiger</w:t>
      </w:r>
      <w:r w:rsidR="00CF746F" w:rsidRPr="005B447B">
        <w:rPr>
          <w:rFonts w:ascii="Georgia" w:hAnsi="Georgia" w:cs="Times New Roman"/>
          <w:sz w:val="18"/>
          <w:szCs w:val="18"/>
        </w:rPr>
        <w:t xml:space="preserve"> Weise aufarbeitet.</w:t>
      </w:r>
      <w:r w:rsidR="0078707B" w:rsidRPr="005B447B">
        <w:rPr>
          <w:rFonts w:ascii="Georgia" w:hAnsi="Georgia" w:cs="Times New Roman"/>
          <w:sz w:val="18"/>
          <w:szCs w:val="18"/>
        </w:rPr>
        <w:t xml:space="preserve"> </w:t>
      </w:r>
      <w:r w:rsidR="00182B61" w:rsidRPr="005B447B">
        <w:rPr>
          <w:rFonts w:ascii="Georgia" w:hAnsi="Georgia" w:cs="Times New Roman"/>
          <w:sz w:val="18"/>
          <w:szCs w:val="18"/>
        </w:rPr>
        <w:t>Das</w:t>
      </w:r>
      <w:r w:rsidR="00497838" w:rsidRPr="005B447B">
        <w:rPr>
          <w:rFonts w:ascii="Georgia" w:hAnsi="Georgia" w:cs="Times New Roman"/>
          <w:sz w:val="18"/>
          <w:szCs w:val="18"/>
        </w:rPr>
        <w:t xml:space="preserve"> analytische Denken und </w:t>
      </w:r>
      <w:r w:rsidR="00182B61" w:rsidRPr="005B447B">
        <w:rPr>
          <w:rFonts w:ascii="Georgia" w:hAnsi="Georgia" w:cs="Times New Roman"/>
          <w:sz w:val="18"/>
          <w:szCs w:val="18"/>
        </w:rPr>
        <w:t xml:space="preserve">die Lösung von Problemen haben mir im Mathematikunterricht der Oberstufe </w:t>
      </w:r>
      <w:r w:rsidR="003C202D" w:rsidRPr="005B447B">
        <w:rPr>
          <w:rFonts w:ascii="Georgia" w:hAnsi="Georgia" w:cs="Times New Roman"/>
          <w:sz w:val="18"/>
          <w:szCs w:val="18"/>
        </w:rPr>
        <w:t xml:space="preserve">schon Spaß gemacht, wo ich regelmässig </w:t>
      </w:r>
      <w:r w:rsidR="004C737A" w:rsidRPr="005B447B">
        <w:rPr>
          <w:rFonts w:ascii="Georgia" w:hAnsi="Georgia" w:cs="Times New Roman"/>
          <w:sz w:val="18"/>
          <w:szCs w:val="18"/>
        </w:rPr>
        <w:t>sehr gute Noten</w:t>
      </w:r>
      <w:r w:rsidR="00A9361E" w:rsidRPr="005B447B">
        <w:rPr>
          <w:rFonts w:ascii="Georgia" w:hAnsi="Georgia" w:cs="Times New Roman"/>
          <w:sz w:val="18"/>
          <w:szCs w:val="18"/>
        </w:rPr>
        <w:t xml:space="preserve"> erzielen konnte</w:t>
      </w:r>
      <w:r w:rsidR="00F17FF2" w:rsidRPr="005B447B">
        <w:rPr>
          <w:rFonts w:ascii="Georgia" w:hAnsi="Georgia" w:cs="Times New Roman"/>
          <w:sz w:val="18"/>
          <w:szCs w:val="18"/>
        </w:rPr>
        <w:t>.</w:t>
      </w:r>
      <w:r w:rsidR="00182B61" w:rsidRPr="005B447B">
        <w:rPr>
          <w:rFonts w:ascii="Georgia" w:hAnsi="Georgia" w:cs="Times New Roman"/>
          <w:sz w:val="18"/>
          <w:szCs w:val="18"/>
        </w:rPr>
        <w:t xml:space="preserve"> </w:t>
      </w:r>
      <w:del w:id="3" w:author="David Döbele" w:date="2023-05-11T21:01:00Z">
        <w:r w:rsidR="007B433D" w:rsidRPr="005B447B" w:rsidDel="00B50A6B">
          <w:rPr>
            <w:rFonts w:ascii="Georgia" w:hAnsi="Georgia" w:cs="Times New Roman"/>
            <w:sz w:val="18"/>
            <w:szCs w:val="18"/>
          </w:rPr>
          <w:delText xml:space="preserve"> </w:delText>
        </w:r>
        <w:r w:rsidR="00C71D20" w:rsidRPr="005B447B" w:rsidDel="00B50A6B">
          <w:rPr>
            <w:rFonts w:ascii="Georgia" w:hAnsi="Georgia" w:cs="Times New Roman"/>
            <w:sz w:val="18"/>
            <w:szCs w:val="18"/>
          </w:rPr>
          <w:delText xml:space="preserve"> </w:delText>
        </w:r>
      </w:del>
      <w:r w:rsidR="00682EC4" w:rsidRPr="005B447B">
        <w:rPr>
          <w:rFonts w:ascii="Georgia" w:hAnsi="Georgia" w:cs="Times New Roman"/>
          <w:sz w:val="18"/>
          <w:szCs w:val="18"/>
        </w:rPr>
        <w:t>In meiner Freizeit</w:t>
      </w:r>
      <w:r w:rsidR="00595139" w:rsidRPr="005B447B">
        <w:rPr>
          <w:rFonts w:ascii="Georgia" w:hAnsi="Georgia" w:cs="Times New Roman"/>
          <w:sz w:val="18"/>
          <w:szCs w:val="18"/>
        </w:rPr>
        <w:t xml:space="preserve"> </w:t>
      </w:r>
      <w:r w:rsidR="00300AD4" w:rsidRPr="005B447B">
        <w:rPr>
          <w:rFonts w:ascii="Georgia" w:hAnsi="Georgia" w:cs="Times New Roman"/>
          <w:sz w:val="18"/>
          <w:szCs w:val="18"/>
        </w:rPr>
        <w:t xml:space="preserve">macht mir </w:t>
      </w:r>
      <w:r w:rsidR="00670FE4" w:rsidRPr="005B447B">
        <w:rPr>
          <w:rFonts w:ascii="Georgia" w:hAnsi="Georgia" w:cs="Times New Roman"/>
          <w:sz w:val="18"/>
          <w:szCs w:val="18"/>
        </w:rPr>
        <w:t xml:space="preserve">das </w:t>
      </w:r>
      <w:r w:rsidR="000156BD" w:rsidRPr="005B447B">
        <w:rPr>
          <w:rFonts w:ascii="Georgia" w:hAnsi="Georgia" w:cs="Times New Roman"/>
          <w:sz w:val="18"/>
          <w:szCs w:val="18"/>
        </w:rPr>
        <w:t xml:space="preserve">Tischtennisspiel im Verein am meisten Spaß, da </w:t>
      </w:r>
      <w:r w:rsidR="00B52452" w:rsidRPr="005B447B">
        <w:rPr>
          <w:rFonts w:ascii="Georgia" w:hAnsi="Georgia" w:cs="Times New Roman"/>
          <w:sz w:val="18"/>
          <w:szCs w:val="18"/>
        </w:rPr>
        <w:t>ich hier im Trai</w:t>
      </w:r>
      <w:r w:rsidR="00DD5F12" w:rsidRPr="005B447B">
        <w:rPr>
          <w:rFonts w:ascii="Georgia" w:hAnsi="Georgia" w:cs="Times New Roman"/>
          <w:sz w:val="18"/>
          <w:szCs w:val="18"/>
        </w:rPr>
        <w:t>ning mit Ehrgeiz an meinen Spielfähigkeiten arbeiten kann</w:t>
      </w:r>
      <w:r w:rsidR="002B7D8E" w:rsidRPr="005B447B">
        <w:rPr>
          <w:rFonts w:ascii="Georgia" w:hAnsi="Georgia" w:cs="Times New Roman"/>
          <w:sz w:val="18"/>
          <w:szCs w:val="18"/>
        </w:rPr>
        <w:t xml:space="preserve"> und </w:t>
      </w:r>
      <w:r w:rsidR="008A7640" w:rsidRPr="005B447B">
        <w:rPr>
          <w:rFonts w:ascii="Georgia" w:hAnsi="Georgia" w:cs="Times New Roman"/>
          <w:sz w:val="18"/>
          <w:szCs w:val="18"/>
        </w:rPr>
        <w:t>neu Gelerntes</w:t>
      </w:r>
      <w:r w:rsidR="002B7D8E" w:rsidRPr="005B447B">
        <w:rPr>
          <w:rFonts w:ascii="Georgia" w:hAnsi="Georgia" w:cs="Times New Roman"/>
          <w:sz w:val="18"/>
          <w:szCs w:val="18"/>
        </w:rPr>
        <w:t xml:space="preserve"> anschließend</w:t>
      </w:r>
      <w:r w:rsidR="00C14E11" w:rsidRPr="005B447B">
        <w:rPr>
          <w:rFonts w:ascii="Georgia" w:hAnsi="Georgia" w:cs="Times New Roman"/>
          <w:sz w:val="18"/>
          <w:szCs w:val="18"/>
        </w:rPr>
        <w:t xml:space="preserve"> im Punktspiel unter Beweis stell</w:t>
      </w:r>
      <w:r w:rsidR="0081027A" w:rsidRPr="005B447B">
        <w:rPr>
          <w:rFonts w:ascii="Georgia" w:hAnsi="Georgia" w:cs="Times New Roman"/>
          <w:sz w:val="18"/>
          <w:szCs w:val="18"/>
        </w:rPr>
        <w:t>en kann</w:t>
      </w:r>
      <w:r w:rsidR="002B7D8E" w:rsidRPr="005B447B">
        <w:rPr>
          <w:rFonts w:ascii="Georgia" w:hAnsi="Georgia" w:cs="Times New Roman"/>
          <w:sz w:val="18"/>
          <w:szCs w:val="18"/>
        </w:rPr>
        <w:t>.</w:t>
      </w:r>
      <w:r w:rsidR="00DD0413" w:rsidRPr="005B447B">
        <w:rPr>
          <w:rFonts w:ascii="Georgia" w:hAnsi="Georgia" w:cs="Times New Roman"/>
          <w:sz w:val="18"/>
          <w:szCs w:val="18"/>
        </w:rPr>
        <w:t xml:space="preserve"> </w:t>
      </w:r>
      <w:r w:rsidR="007C7BD1" w:rsidRPr="005B447B">
        <w:rPr>
          <w:rFonts w:ascii="Georgia" w:hAnsi="Georgia" w:cs="Times New Roman"/>
          <w:sz w:val="18"/>
          <w:szCs w:val="18"/>
        </w:rPr>
        <w:t xml:space="preserve">Oftmals kann </w:t>
      </w:r>
      <w:r w:rsidR="00DD0413" w:rsidRPr="005B447B">
        <w:rPr>
          <w:rFonts w:ascii="Georgia" w:hAnsi="Georgia" w:cs="Times New Roman"/>
          <w:sz w:val="18"/>
          <w:szCs w:val="18"/>
        </w:rPr>
        <w:t xml:space="preserve">hier der Teamgeist </w:t>
      </w:r>
      <w:r w:rsidR="007C7BD1" w:rsidRPr="005B447B">
        <w:rPr>
          <w:rFonts w:ascii="Georgia" w:hAnsi="Georgia" w:cs="Times New Roman"/>
          <w:sz w:val="18"/>
          <w:szCs w:val="18"/>
        </w:rPr>
        <w:t>aber auch den Unterschied machen</w:t>
      </w:r>
      <w:r w:rsidR="00732527" w:rsidRPr="005B447B">
        <w:rPr>
          <w:rFonts w:ascii="Georgia" w:hAnsi="Georgia" w:cs="Times New Roman"/>
          <w:sz w:val="18"/>
          <w:szCs w:val="18"/>
        </w:rPr>
        <w:t xml:space="preserve">, weshalb </w:t>
      </w:r>
      <w:r w:rsidR="00466F1F" w:rsidRPr="005B447B">
        <w:rPr>
          <w:rFonts w:ascii="Georgia" w:hAnsi="Georgia" w:cs="Times New Roman"/>
          <w:sz w:val="18"/>
          <w:szCs w:val="18"/>
        </w:rPr>
        <w:t>die Fähigkeit als Team aufzutreten entscheidend ist</w:t>
      </w:r>
      <w:r w:rsidR="001F5A74" w:rsidRPr="005B447B">
        <w:rPr>
          <w:rFonts w:ascii="Georgia" w:hAnsi="Georgia" w:cs="Times New Roman"/>
          <w:sz w:val="18"/>
          <w:szCs w:val="18"/>
        </w:rPr>
        <w:t>. Die</w:t>
      </w:r>
      <w:r w:rsidR="004A02B3" w:rsidRPr="005B447B">
        <w:rPr>
          <w:rFonts w:ascii="Georgia" w:hAnsi="Georgia" w:cs="Times New Roman"/>
          <w:sz w:val="18"/>
          <w:szCs w:val="18"/>
        </w:rPr>
        <w:t>se</w:t>
      </w:r>
      <w:r w:rsidR="00AA5786" w:rsidRPr="005B447B">
        <w:rPr>
          <w:rFonts w:ascii="Georgia" w:hAnsi="Georgia" w:cs="Times New Roman"/>
          <w:sz w:val="18"/>
          <w:szCs w:val="18"/>
        </w:rPr>
        <w:t xml:space="preserve"> Fähigkeiten möchte ich nun auch bei </w:t>
      </w:r>
      <w:r w:rsidR="00324CDA" w:rsidRPr="005B447B">
        <w:rPr>
          <w:rFonts w:ascii="Georgia" w:hAnsi="Georgia" w:cs="Times New Roman"/>
          <w:sz w:val="18"/>
          <w:szCs w:val="18"/>
        </w:rPr>
        <w:t>I</w:t>
      </w:r>
      <w:r w:rsidR="00AA5786" w:rsidRPr="005B447B">
        <w:rPr>
          <w:rFonts w:ascii="Georgia" w:hAnsi="Georgia" w:cs="Times New Roman"/>
          <w:sz w:val="18"/>
          <w:szCs w:val="18"/>
        </w:rPr>
        <w:t>hnen in einem Praktikum</w:t>
      </w:r>
      <w:r w:rsidR="007748D1" w:rsidRPr="005B447B">
        <w:rPr>
          <w:rFonts w:ascii="Georgia" w:hAnsi="Georgia" w:cs="Times New Roman"/>
          <w:sz w:val="18"/>
          <w:szCs w:val="18"/>
        </w:rPr>
        <w:t xml:space="preserve"> unter Beweis stellen</w:t>
      </w:r>
      <w:r w:rsidR="00371B67" w:rsidRPr="005B447B">
        <w:rPr>
          <w:rFonts w:ascii="Georgia" w:hAnsi="Georgia" w:cs="Times New Roman"/>
          <w:sz w:val="18"/>
          <w:szCs w:val="18"/>
        </w:rPr>
        <w:t xml:space="preserve"> und</w:t>
      </w:r>
      <w:r w:rsidR="007748D1" w:rsidRPr="005B447B">
        <w:rPr>
          <w:rFonts w:ascii="Georgia" w:hAnsi="Georgia" w:cs="Times New Roman"/>
          <w:sz w:val="18"/>
          <w:szCs w:val="18"/>
        </w:rPr>
        <w:t xml:space="preserve"> </w:t>
      </w:r>
      <w:r w:rsidR="00371B67" w:rsidRPr="005B447B">
        <w:rPr>
          <w:rFonts w:ascii="Georgia" w:hAnsi="Georgia" w:cs="Times New Roman"/>
          <w:sz w:val="18"/>
          <w:szCs w:val="18"/>
        </w:rPr>
        <w:t>damit e</w:t>
      </w:r>
      <w:r w:rsidR="007748D1" w:rsidRPr="005B447B">
        <w:rPr>
          <w:rFonts w:ascii="Georgia" w:hAnsi="Georgia" w:cs="Times New Roman"/>
          <w:sz w:val="18"/>
          <w:szCs w:val="18"/>
        </w:rPr>
        <w:t xml:space="preserve">rste Praxiserfahrungen </w:t>
      </w:r>
      <w:r w:rsidR="006A37C9" w:rsidRPr="005B447B">
        <w:rPr>
          <w:rFonts w:ascii="Georgia" w:hAnsi="Georgia" w:cs="Times New Roman"/>
          <w:sz w:val="18"/>
          <w:szCs w:val="18"/>
        </w:rPr>
        <w:t xml:space="preserve">in der </w:t>
      </w:r>
      <w:r w:rsidR="00317741" w:rsidRPr="005B447B">
        <w:rPr>
          <w:rFonts w:ascii="Georgia" w:hAnsi="Georgia" w:cs="Times New Roman"/>
          <w:sz w:val="18"/>
          <w:szCs w:val="18"/>
        </w:rPr>
        <w:t xml:space="preserve">Unternehmensberatung </w:t>
      </w:r>
      <w:r w:rsidR="00D17EC7" w:rsidRPr="005B447B">
        <w:rPr>
          <w:rFonts w:ascii="Georgia" w:hAnsi="Georgia" w:cs="Times New Roman"/>
          <w:sz w:val="18"/>
          <w:szCs w:val="18"/>
        </w:rPr>
        <w:t>sammeln.</w:t>
      </w:r>
    </w:p>
    <w:p w14:paraId="436B1D93" w14:textId="77777777" w:rsidR="00CE0B85" w:rsidRPr="005B447B" w:rsidRDefault="00CE0B85" w:rsidP="00E65B09">
      <w:pPr>
        <w:spacing w:after="0"/>
        <w:jc w:val="both"/>
        <w:rPr>
          <w:rFonts w:ascii="Georgia" w:hAnsi="Georgia" w:cs="Times New Roman"/>
          <w:sz w:val="18"/>
          <w:szCs w:val="18"/>
        </w:rPr>
      </w:pPr>
    </w:p>
    <w:p w14:paraId="4B401778" w14:textId="7B08564B" w:rsidR="00CE0B85" w:rsidRPr="005B447B" w:rsidRDefault="004C1A69" w:rsidP="00E65B09">
      <w:pPr>
        <w:spacing w:after="0"/>
        <w:jc w:val="both"/>
        <w:rPr>
          <w:rFonts w:ascii="Georgia" w:hAnsi="Georgia" w:cs="Times New Roman"/>
          <w:sz w:val="18"/>
          <w:szCs w:val="18"/>
        </w:rPr>
      </w:pPr>
      <w:r w:rsidRPr="005B447B">
        <w:rPr>
          <w:rFonts w:ascii="Georgia" w:hAnsi="Georgia" w:cs="Times New Roman"/>
          <w:sz w:val="18"/>
          <w:szCs w:val="18"/>
        </w:rPr>
        <w:t xml:space="preserve">M2P Consulting </w:t>
      </w:r>
      <w:r w:rsidR="0025775B">
        <w:rPr>
          <w:rFonts w:ascii="Georgia" w:hAnsi="Georgia" w:cs="Times New Roman"/>
          <w:sz w:val="18"/>
          <w:szCs w:val="18"/>
        </w:rPr>
        <w:t>sehe ich</w:t>
      </w:r>
      <w:r w:rsidR="000803B8" w:rsidRPr="005B447B">
        <w:rPr>
          <w:rFonts w:ascii="Georgia" w:hAnsi="Georgia" w:cs="Times New Roman"/>
          <w:sz w:val="18"/>
          <w:szCs w:val="18"/>
        </w:rPr>
        <w:t xml:space="preserve"> </w:t>
      </w:r>
      <w:del w:id="4" w:author="David Döbele" w:date="2023-05-11T21:01:00Z">
        <w:r w:rsidR="00C11B81" w:rsidRPr="005B447B" w:rsidDel="00B50A6B">
          <w:rPr>
            <w:rFonts w:ascii="Georgia" w:hAnsi="Georgia" w:cs="Times New Roman"/>
            <w:sz w:val="18"/>
            <w:szCs w:val="18"/>
          </w:rPr>
          <w:delText xml:space="preserve"> </w:delText>
        </w:r>
      </w:del>
      <w:r w:rsidR="00C11B81" w:rsidRPr="005B447B">
        <w:rPr>
          <w:rFonts w:ascii="Georgia" w:hAnsi="Georgia" w:cs="Times New Roman"/>
          <w:sz w:val="18"/>
          <w:szCs w:val="18"/>
        </w:rPr>
        <w:t>als ideales Unternehmen für dieses Praktikum</w:t>
      </w:r>
      <w:r w:rsidR="0025775B">
        <w:rPr>
          <w:rFonts w:ascii="Georgia" w:hAnsi="Georgia" w:cs="Times New Roman"/>
          <w:sz w:val="18"/>
          <w:szCs w:val="18"/>
        </w:rPr>
        <w:t xml:space="preserve"> an</w:t>
      </w:r>
      <w:r w:rsidR="00C11B81" w:rsidRPr="005B447B">
        <w:rPr>
          <w:rFonts w:ascii="Georgia" w:hAnsi="Georgia" w:cs="Times New Roman"/>
          <w:sz w:val="18"/>
          <w:szCs w:val="18"/>
        </w:rPr>
        <w:t>,</w:t>
      </w:r>
      <w:r w:rsidR="00C4115C" w:rsidRPr="005B447B">
        <w:rPr>
          <w:rFonts w:ascii="Georgia" w:hAnsi="Georgia" w:cs="Times New Roman"/>
          <w:sz w:val="18"/>
          <w:szCs w:val="18"/>
        </w:rPr>
        <w:t xml:space="preserve"> da Sie </w:t>
      </w:r>
      <w:r w:rsidR="00485E68" w:rsidRPr="005B447B">
        <w:rPr>
          <w:rFonts w:ascii="Georgia" w:hAnsi="Georgia" w:cs="Times New Roman"/>
          <w:sz w:val="18"/>
          <w:szCs w:val="18"/>
        </w:rPr>
        <w:t xml:space="preserve">eine profunde Branchenexpertise </w:t>
      </w:r>
      <w:r w:rsidR="00A62C2F" w:rsidRPr="005B447B">
        <w:rPr>
          <w:rFonts w:ascii="Georgia" w:hAnsi="Georgia" w:cs="Times New Roman"/>
          <w:sz w:val="18"/>
          <w:szCs w:val="18"/>
        </w:rPr>
        <w:t>im Bereich Transport und Mobility</w:t>
      </w:r>
      <w:r w:rsidR="00A125B9" w:rsidRPr="005B447B">
        <w:rPr>
          <w:rFonts w:ascii="Georgia" w:hAnsi="Georgia" w:cs="Times New Roman"/>
          <w:sz w:val="18"/>
          <w:szCs w:val="18"/>
        </w:rPr>
        <w:t>, einer der in meinen Augen spannendsten Branchen,</w:t>
      </w:r>
      <w:r w:rsidR="00A62C2F" w:rsidRPr="005B447B">
        <w:rPr>
          <w:rFonts w:ascii="Georgia" w:hAnsi="Georgia" w:cs="Times New Roman"/>
          <w:sz w:val="18"/>
          <w:szCs w:val="18"/>
        </w:rPr>
        <w:t xml:space="preserve"> mit einem globalen Netzwerk, welches von den Vereinigten E</w:t>
      </w:r>
      <w:r w:rsidR="00BD308D" w:rsidRPr="005B447B">
        <w:rPr>
          <w:rFonts w:ascii="Georgia" w:hAnsi="Georgia" w:cs="Times New Roman"/>
          <w:sz w:val="18"/>
          <w:szCs w:val="18"/>
        </w:rPr>
        <w:t xml:space="preserve">miraten bis in die USA reicht, verbinden. </w:t>
      </w:r>
      <w:r w:rsidR="002B0B1B" w:rsidRPr="005B447B">
        <w:rPr>
          <w:rFonts w:ascii="Georgia" w:hAnsi="Georgia" w:cs="Times New Roman"/>
          <w:sz w:val="18"/>
          <w:szCs w:val="18"/>
        </w:rPr>
        <w:t xml:space="preserve">Die Ambivalenz, welche sowohl im deutschen Bahnverkehr als auch in den internationalen Fluggesellschaften bezüglich Kostenreduzierung und dringend nötiger Qualitätssteigerung herrscht, </w:t>
      </w:r>
      <w:r w:rsidR="002A10B9" w:rsidRPr="005B447B">
        <w:rPr>
          <w:rFonts w:ascii="Georgia" w:hAnsi="Georgia" w:cs="Times New Roman"/>
          <w:sz w:val="18"/>
          <w:szCs w:val="18"/>
        </w:rPr>
        <w:t>unterstreicht die Notwendigkeit der Arbeit von M2P Consulting.</w:t>
      </w:r>
      <w:r w:rsidR="00B05070" w:rsidRPr="005B447B">
        <w:rPr>
          <w:rFonts w:ascii="Georgia" w:hAnsi="Georgia" w:cs="Times New Roman"/>
          <w:sz w:val="18"/>
          <w:szCs w:val="18"/>
        </w:rPr>
        <w:t xml:space="preserve"> Besonders bemerkenswert finde ich gerade deswegen Ihre starke Ausrichtung auf die Zukunft und Transformation, da solche Probleme nur durch Innovation gelöst werden können.</w:t>
      </w:r>
      <w:r w:rsidR="00EB791C" w:rsidRPr="005B447B">
        <w:rPr>
          <w:rFonts w:ascii="Georgia" w:hAnsi="Georgia" w:cs="Times New Roman"/>
          <w:sz w:val="18"/>
          <w:szCs w:val="18"/>
        </w:rPr>
        <w:t xml:space="preserve"> Ein Beispiel </w:t>
      </w:r>
      <w:r w:rsidR="00EB38EC" w:rsidRPr="005B447B">
        <w:rPr>
          <w:rFonts w:ascii="Georgia" w:hAnsi="Georgia" w:cs="Times New Roman"/>
          <w:sz w:val="18"/>
          <w:szCs w:val="18"/>
        </w:rPr>
        <w:t>dafür ist Ihre Case Study zur Effizienzsteigerung des Flughafen-Störungsmanagements.</w:t>
      </w:r>
      <w:r w:rsidR="00240428" w:rsidRPr="005B447B">
        <w:rPr>
          <w:rFonts w:ascii="Georgia" w:hAnsi="Georgia" w:cs="Times New Roman"/>
          <w:sz w:val="18"/>
          <w:szCs w:val="18"/>
        </w:rPr>
        <w:t xml:space="preserve"> Ich schätze auch den Teamgeist, den M2P Consulting pflegt. Als Tischtennisspieler im Verein habe ich erfahren, dass Punktspiele trotz der Tatsache, dass man </w:t>
      </w:r>
      <w:proofErr w:type="gramStart"/>
      <w:r w:rsidR="00240428" w:rsidRPr="005B447B">
        <w:rPr>
          <w:rFonts w:ascii="Georgia" w:hAnsi="Georgia" w:cs="Times New Roman"/>
          <w:sz w:val="18"/>
          <w:szCs w:val="18"/>
        </w:rPr>
        <w:t>alleine</w:t>
      </w:r>
      <w:proofErr w:type="gramEnd"/>
      <w:r w:rsidR="00240428" w:rsidRPr="005B447B">
        <w:rPr>
          <w:rFonts w:ascii="Georgia" w:hAnsi="Georgia" w:cs="Times New Roman"/>
          <w:sz w:val="18"/>
          <w:szCs w:val="18"/>
        </w:rPr>
        <w:t xml:space="preserve"> an der Platte Leistung bringen muss, eher gewonnen werden, wenn man zusammen an einem Strang zieht. </w:t>
      </w:r>
      <w:r w:rsidR="00F843E1" w:rsidRPr="005B447B">
        <w:rPr>
          <w:rFonts w:ascii="Georgia" w:hAnsi="Georgia" w:cs="Times New Roman"/>
          <w:sz w:val="18"/>
          <w:szCs w:val="18"/>
        </w:rPr>
        <w:t xml:space="preserve">Die Möglichkeit, die Zukunft mitzugestalten und Konzepte zu entwickeln, die das Potential haben, </w:t>
      </w:r>
      <w:r w:rsidR="00FA67B1" w:rsidRPr="005B447B">
        <w:rPr>
          <w:rFonts w:ascii="Georgia" w:hAnsi="Georgia" w:cs="Times New Roman"/>
          <w:sz w:val="18"/>
          <w:szCs w:val="18"/>
        </w:rPr>
        <w:t>Visionen zu realisieren, finde ich faszinierend.</w:t>
      </w:r>
      <w:r w:rsidR="00BA5DA0" w:rsidRPr="005B447B">
        <w:rPr>
          <w:rFonts w:ascii="Georgia" w:hAnsi="Georgia" w:cs="Times New Roman"/>
          <w:sz w:val="18"/>
          <w:szCs w:val="18"/>
        </w:rPr>
        <w:t xml:space="preserve"> Ich denke, dass ich bei </w:t>
      </w:r>
      <w:r w:rsidR="00C45BF3" w:rsidRPr="005B447B">
        <w:rPr>
          <w:rFonts w:ascii="Georgia" w:hAnsi="Georgia" w:cs="Times New Roman"/>
          <w:sz w:val="18"/>
          <w:szCs w:val="18"/>
        </w:rPr>
        <w:t xml:space="preserve">M2P Consulting wichtige Fachkenntnisse erwerben </w:t>
      </w:r>
      <w:r w:rsidR="00520796" w:rsidRPr="005B447B">
        <w:rPr>
          <w:rFonts w:ascii="Georgia" w:hAnsi="Georgia" w:cs="Times New Roman"/>
          <w:sz w:val="18"/>
          <w:szCs w:val="18"/>
        </w:rPr>
        <w:t xml:space="preserve">und </w:t>
      </w:r>
      <w:r w:rsidR="00124DCF" w:rsidRPr="005B447B">
        <w:rPr>
          <w:rFonts w:ascii="Georgia" w:hAnsi="Georgia" w:cs="Times New Roman"/>
          <w:sz w:val="18"/>
          <w:szCs w:val="18"/>
        </w:rPr>
        <w:t xml:space="preserve">Sie bei spannenden Projekten </w:t>
      </w:r>
      <w:r w:rsidR="00EF0BD5" w:rsidRPr="005B447B">
        <w:rPr>
          <w:rFonts w:ascii="Georgia" w:hAnsi="Georgia" w:cs="Times New Roman"/>
          <w:sz w:val="18"/>
          <w:szCs w:val="18"/>
        </w:rPr>
        <w:t>im Bereich der Mobilität unterstützen kann</w:t>
      </w:r>
      <w:r w:rsidR="00286B92" w:rsidRPr="005B447B">
        <w:rPr>
          <w:rFonts w:ascii="Georgia" w:hAnsi="Georgia" w:cs="Times New Roman"/>
          <w:sz w:val="18"/>
          <w:szCs w:val="18"/>
        </w:rPr>
        <w:t>.</w:t>
      </w:r>
      <w:r w:rsidR="00E31075" w:rsidRPr="005B447B">
        <w:rPr>
          <w:rFonts w:ascii="Georgia" w:hAnsi="Georgia" w:cs="Times New Roman"/>
          <w:sz w:val="18"/>
          <w:szCs w:val="18"/>
        </w:rPr>
        <w:t xml:space="preserve"> Deswegen bin ich mir sicher, dass M2P Consulting die perfekte Adresse für mein</w:t>
      </w:r>
      <w:r w:rsidR="005B447B" w:rsidRPr="005B447B">
        <w:rPr>
          <w:rFonts w:ascii="Georgia" w:hAnsi="Georgia" w:cs="Times New Roman"/>
          <w:sz w:val="18"/>
          <w:szCs w:val="18"/>
        </w:rPr>
        <w:t xml:space="preserve"> Praktikum ist.</w:t>
      </w:r>
      <w:ins w:id="5" w:author="David Döbele" w:date="2023-05-11T21:02:00Z">
        <w:r w:rsidR="00B50A6B">
          <w:rPr>
            <w:rFonts w:ascii="Georgia" w:hAnsi="Georgia" w:cs="Times New Roman"/>
            <w:sz w:val="18"/>
            <w:szCs w:val="18"/>
          </w:rPr>
          <w:t xml:space="preserve"> </w:t>
        </w:r>
      </w:ins>
    </w:p>
    <w:p w14:paraId="57B38579" w14:textId="5D3B332C" w:rsidR="00E65B09" w:rsidRPr="005B447B" w:rsidRDefault="00E65B09" w:rsidP="00E65B09">
      <w:pPr>
        <w:spacing w:after="0"/>
        <w:jc w:val="both"/>
        <w:rPr>
          <w:rFonts w:ascii="Georgia" w:hAnsi="Georgia" w:cs="Times New Roman"/>
          <w:sz w:val="18"/>
          <w:szCs w:val="18"/>
        </w:rPr>
      </w:pPr>
    </w:p>
    <w:p w14:paraId="5AEB5878" w14:textId="416FD729" w:rsidR="00F14A9B" w:rsidRPr="005B447B" w:rsidRDefault="00F14A9B" w:rsidP="00E65B09">
      <w:pPr>
        <w:spacing w:after="0"/>
        <w:jc w:val="both"/>
        <w:rPr>
          <w:rFonts w:ascii="Georgia" w:hAnsi="Georgia" w:cs="Times New Roman"/>
          <w:sz w:val="18"/>
          <w:szCs w:val="18"/>
        </w:rPr>
      </w:pPr>
      <w:r w:rsidRPr="005B447B">
        <w:rPr>
          <w:rFonts w:ascii="Georgia" w:hAnsi="Georgia" w:cs="Times New Roman"/>
          <w:sz w:val="18"/>
          <w:szCs w:val="18"/>
        </w:rPr>
        <w:t xml:space="preserve">Von </w:t>
      </w:r>
      <w:r w:rsidR="00F37A58" w:rsidRPr="005B447B">
        <w:rPr>
          <w:rFonts w:ascii="Georgia" w:hAnsi="Georgia" w:cs="Times New Roman"/>
          <w:sz w:val="18"/>
          <w:szCs w:val="18"/>
        </w:rPr>
        <w:t>dem</w:t>
      </w:r>
      <w:r w:rsidR="005676AB" w:rsidRPr="005B447B">
        <w:rPr>
          <w:rFonts w:ascii="Georgia" w:hAnsi="Georgia" w:cs="Times New Roman"/>
          <w:sz w:val="18"/>
          <w:szCs w:val="18"/>
        </w:rPr>
        <w:t xml:space="preserve"> Praktikum </w:t>
      </w:r>
      <w:r w:rsidR="000A7755" w:rsidRPr="005B447B">
        <w:rPr>
          <w:rFonts w:ascii="Georgia" w:hAnsi="Georgia" w:cs="Times New Roman"/>
          <w:sz w:val="18"/>
          <w:szCs w:val="18"/>
        </w:rPr>
        <w:t xml:space="preserve">im Consulting </w:t>
      </w:r>
      <w:r w:rsidR="005676AB" w:rsidRPr="005B447B">
        <w:rPr>
          <w:rFonts w:ascii="Georgia" w:hAnsi="Georgia" w:cs="Times New Roman"/>
          <w:sz w:val="18"/>
          <w:szCs w:val="18"/>
        </w:rPr>
        <w:t>erhoffe</w:t>
      </w:r>
      <w:r w:rsidR="009828E9" w:rsidRPr="005B447B">
        <w:rPr>
          <w:rFonts w:ascii="Georgia" w:hAnsi="Georgia" w:cs="Times New Roman"/>
          <w:sz w:val="18"/>
          <w:szCs w:val="18"/>
        </w:rPr>
        <w:t xml:space="preserve"> ic</w:t>
      </w:r>
      <w:r w:rsidR="002879BC" w:rsidRPr="005B447B">
        <w:rPr>
          <w:rFonts w:ascii="Georgia" w:hAnsi="Georgia" w:cs="Times New Roman"/>
          <w:sz w:val="18"/>
          <w:szCs w:val="18"/>
        </w:rPr>
        <w:t>h mir</w:t>
      </w:r>
      <w:r w:rsidR="007656C4" w:rsidRPr="005B447B">
        <w:rPr>
          <w:rFonts w:ascii="Georgia" w:hAnsi="Georgia" w:cs="Times New Roman"/>
          <w:sz w:val="18"/>
          <w:szCs w:val="18"/>
        </w:rPr>
        <w:t xml:space="preserve">, </w:t>
      </w:r>
      <w:r w:rsidR="00607416" w:rsidRPr="005B447B">
        <w:rPr>
          <w:rFonts w:ascii="Georgia" w:hAnsi="Georgia" w:cs="Times New Roman"/>
          <w:sz w:val="18"/>
          <w:szCs w:val="18"/>
        </w:rPr>
        <w:t>Aufgaben in abwechslungsreichen Projekten</w:t>
      </w:r>
      <w:r w:rsidR="00F779C1" w:rsidRPr="005B447B">
        <w:rPr>
          <w:rFonts w:ascii="Georgia" w:hAnsi="Georgia" w:cs="Times New Roman"/>
          <w:sz w:val="18"/>
          <w:szCs w:val="18"/>
        </w:rPr>
        <w:t xml:space="preserve"> übernehmen </w:t>
      </w:r>
      <w:r w:rsidR="002B4EEE" w:rsidRPr="005B447B">
        <w:rPr>
          <w:rFonts w:ascii="Georgia" w:hAnsi="Georgia" w:cs="Times New Roman"/>
          <w:sz w:val="18"/>
          <w:szCs w:val="18"/>
        </w:rPr>
        <w:t xml:space="preserve">zu können, meine </w:t>
      </w:r>
      <w:r w:rsidR="00390C7A" w:rsidRPr="005B447B">
        <w:rPr>
          <w:rFonts w:ascii="Georgia" w:hAnsi="Georgia" w:cs="Times New Roman"/>
          <w:sz w:val="18"/>
          <w:szCs w:val="18"/>
        </w:rPr>
        <w:t xml:space="preserve">Fähigkeiten </w:t>
      </w:r>
      <w:r w:rsidR="00D759F4">
        <w:rPr>
          <w:rFonts w:ascii="Georgia" w:hAnsi="Georgia" w:cs="Times New Roman"/>
          <w:sz w:val="18"/>
          <w:szCs w:val="18"/>
        </w:rPr>
        <w:t>bei</w:t>
      </w:r>
      <w:r w:rsidR="00390C7A" w:rsidRPr="005B447B">
        <w:rPr>
          <w:rFonts w:ascii="Georgia" w:hAnsi="Georgia" w:cs="Times New Roman"/>
          <w:sz w:val="18"/>
          <w:szCs w:val="18"/>
        </w:rPr>
        <w:t xml:space="preserve"> verschiedensten </w:t>
      </w:r>
      <w:r w:rsidR="00D759F4">
        <w:rPr>
          <w:rFonts w:ascii="Georgia" w:hAnsi="Georgia" w:cs="Times New Roman"/>
          <w:sz w:val="18"/>
          <w:szCs w:val="18"/>
        </w:rPr>
        <w:t>Herausforderungen</w:t>
      </w:r>
      <w:r w:rsidR="00390C7A" w:rsidRPr="005B447B">
        <w:rPr>
          <w:rFonts w:ascii="Georgia" w:hAnsi="Georgia" w:cs="Times New Roman"/>
          <w:sz w:val="18"/>
          <w:szCs w:val="18"/>
        </w:rPr>
        <w:t xml:space="preserve"> unter Beweis stellen zu können</w:t>
      </w:r>
      <w:r w:rsidR="005C38AC" w:rsidRPr="005B447B">
        <w:rPr>
          <w:rFonts w:ascii="Georgia" w:hAnsi="Georgia" w:cs="Times New Roman"/>
          <w:sz w:val="18"/>
          <w:szCs w:val="18"/>
        </w:rPr>
        <w:t xml:space="preserve"> und eine enorm steile Lernkurv</w:t>
      </w:r>
      <w:r w:rsidR="00E52DA9">
        <w:rPr>
          <w:rFonts w:ascii="Georgia" w:hAnsi="Georgia" w:cs="Times New Roman"/>
          <w:sz w:val="18"/>
          <w:szCs w:val="18"/>
        </w:rPr>
        <w:t>e</w:t>
      </w:r>
      <w:r w:rsidR="00E23293">
        <w:rPr>
          <w:rFonts w:ascii="Georgia" w:hAnsi="Georgia" w:cs="Times New Roman"/>
          <w:sz w:val="18"/>
          <w:szCs w:val="18"/>
        </w:rPr>
        <w:t xml:space="preserve"> zu erreichen</w:t>
      </w:r>
      <w:r w:rsidR="005C38AC" w:rsidRPr="005B447B">
        <w:rPr>
          <w:rFonts w:ascii="Georgia" w:hAnsi="Georgia" w:cs="Times New Roman"/>
          <w:sz w:val="18"/>
          <w:szCs w:val="18"/>
        </w:rPr>
        <w:t xml:space="preserve">. </w:t>
      </w:r>
      <w:r w:rsidR="00212C2E" w:rsidRPr="005B447B">
        <w:rPr>
          <w:rFonts w:ascii="Georgia" w:hAnsi="Georgia" w:cs="Times New Roman"/>
          <w:sz w:val="18"/>
          <w:szCs w:val="18"/>
        </w:rPr>
        <w:t xml:space="preserve">Ich bin mir sicher, </w:t>
      </w:r>
      <w:r w:rsidR="00F561BA" w:rsidRPr="005B447B">
        <w:rPr>
          <w:rFonts w:ascii="Georgia" w:hAnsi="Georgia" w:cs="Times New Roman"/>
          <w:sz w:val="18"/>
          <w:szCs w:val="18"/>
        </w:rPr>
        <w:t xml:space="preserve">dass ich durch meine </w:t>
      </w:r>
      <w:r w:rsidR="00BB69B8" w:rsidRPr="005B447B">
        <w:rPr>
          <w:rFonts w:ascii="Georgia" w:hAnsi="Georgia" w:cs="Times New Roman"/>
          <w:sz w:val="18"/>
          <w:szCs w:val="18"/>
        </w:rPr>
        <w:t>ausgeprägten</w:t>
      </w:r>
      <w:r w:rsidR="00835A5A" w:rsidRPr="005B447B">
        <w:rPr>
          <w:rFonts w:ascii="Georgia" w:hAnsi="Georgia" w:cs="Times New Roman"/>
          <w:sz w:val="18"/>
          <w:szCs w:val="18"/>
        </w:rPr>
        <w:t xml:space="preserve"> analytischen</w:t>
      </w:r>
      <w:r w:rsidR="00D34640" w:rsidRPr="005B447B">
        <w:rPr>
          <w:rFonts w:ascii="Georgia" w:hAnsi="Georgia" w:cs="Times New Roman"/>
          <w:sz w:val="18"/>
          <w:szCs w:val="18"/>
        </w:rPr>
        <w:t xml:space="preserve"> </w:t>
      </w:r>
      <w:del w:id="6" w:author="David Döbele" w:date="2023-05-11T21:01:00Z">
        <w:r w:rsidR="00BB69B8" w:rsidRPr="005B447B" w:rsidDel="00B50A6B">
          <w:rPr>
            <w:rFonts w:ascii="Georgia" w:hAnsi="Georgia" w:cs="Times New Roman"/>
            <w:sz w:val="18"/>
            <w:szCs w:val="18"/>
          </w:rPr>
          <w:delText xml:space="preserve"> </w:delText>
        </w:r>
      </w:del>
      <w:r w:rsidR="0066220D" w:rsidRPr="005B447B">
        <w:rPr>
          <w:rFonts w:ascii="Georgia" w:hAnsi="Georgia" w:cs="Times New Roman"/>
          <w:sz w:val="18"/>
          <w:szCs w:val="18"/>
        </w:rPr>
        <w:t>und</w:t>
      </w:r>
      <w:r w:rsidR="00B96E5D" w:rsidRPr="005B447B">
        <w:rPr>
          <w:rFonts w:ascii="Georgia" w:hAnsi="Georgia" w:cs="Times New Roman"/>
          <w:sz w:val="18"/>
          <w:szCs w:val="18"/>
        </w:rPr>
        <w:t xml:space="preserve"> kommunikativen</w:t>
      </w:r>
      <w:r w:rsidR="0066220D" w:rsidRPr="005B447B">
        <w:rPr>
          <w:rFonts w:ascii="Georgia" w:hAnsi="Georgia" w:cs="Times New Roman"/>
          <w:sz w:val="18"/>
          <w:szCs w:val="18"/>
        </w:rPr>
        <w:t xml:space="preserve"> Fähigkeiten</w:t>
      </w:r>
      <w:r w:rsidR="00772996" w:rsidRPr="005B447B">
        <w:rPr>
          <w:rFonts w:ascii="Georgia" w:hAnsi="Georgia" w:cs="Times New Roman"/>
          <w:sz w:val="18"/>
          <w:szCs w:val="18"/>
        </w:rPr>
        <w:t xml:space="preserve"> sowie mein starkes Interesse an </w:t>
      </w:r>
      <w:r w:rsidR="00A77E44" w:rsidRPr="005B447B">
        <w:rPr>
          <w:rFonts w:ascii="Georgia" w:hAnsi="Georgia" w:cs="Times New Roman"/>
          <w:sz w:val="18"/>
          <w:szCs w:val="18"/>
        </w:rPr>
        <w:t xml:space="preserve">der </w:t>
      </w:r>
      <w:r w:rsidR="009762EF" w:rsidRPr="005B447B">
        <w:rPr>
          <w:rFonts w:ascii="Georgia" w:hAnsi="Georgia" w:cs="Times New Roman"/>
          <w:sz w:val="18"/>
          <w:szCs w:val="18"/>
        </w:rPr>
        <w:t xml:space="preserve">Tätigkeit des Unternehmensberaters </w:t>
      </w:r>
      <w:r w:rsidR="00155876" w:rsidRPr="005B447B">
        <w:rPr>
          <w:rFonts w:ascii="Georgia" w:hAnsi="Georgia" w:cs="Times New Roman"/>
          <w:sz w:val="18"/>
          <w:szCs w:val="18"/>
        </w:rPr>
        <w:t>eine Bereicherung für M2P Consulting sein werd</w:t>
      </w:r>
      <w:r w:rsidR="009762EF" w:rsidRPr="005B447B">
        <w:rPr>
          <w:rFonts w:ascii="Georgia" w:hAnsi="Georgia" w:cs="Times New Roman"/>
          <w:sz w:val="18"/>
          <w:szCs w:val="18"/>
        </w:rPr>
        <w:t>e.</w:t>
      </w:r>
      <w:r w:rsidR="00B96E5D" w:rsidRPr="005B447B">
        <w:rPr>
          <w:rFonts w:ascii="Georgia" w:hAnsi="Georgia" w:cs="Times New Roman"/>
          <w:sz w:val="18"/>
          <w:szCs w:val="18"/>
        </w:rPr>
        <w:t xml:space="preserve"> Demnach würde ich mich</w:t>
      </w:r>
      <w:r w:rsidR="00FB10C0" w:rsidRPr="005B447B">
        <w:rPr>
          <w:rFonts w:ascii="Georgia" w:hAnsi="Georgia" w:cs="Times New Roman"/>
          <w:sz w:val="18"/>
          <w:szCs w:val="18"/>
        </w:rPr>
        <w:t xml:space="preserve"> sehr</w:t>
      </w:r>
      <w:r w:rsidR="009720EC" w:rsidRPr="005B447B">
        <w:rPr>
          <w:rFonts w:ascii="Georgia" w:hAnsi="Georgia" w:cs="Times New Roman"/>
          <w:sz w:val="18"/>
          <w:szCs w:val="18"/>
        </w:rPr>
        <w:t xml:space="preserve"> darüber</w:t>
      </w:r>
      <w:r w:rsidR="00FB10C0" w:rsidRPr="005B447B">
        <w:rPr>
          <w:rFonts w:ascii="Georgia" w:hAnsi="Georgia" w:cs="Times New Roman"/>
          <w:sz w:val="18"/>
          <w:szCs w:val="18"/>
        </w:rPr>
        <w:t xml:space="preserve"> freuen</w:t>
      </w:r>
      <w:r w:rsidR="009720EC" w:rsidRPr="005B447B">
        <w:rPr>
          <w:rFonts w:ascii="Georgia" w:hAnsi="Georgia" w:cs="Times New Roman"/>
          <w:sz w:val="18"/>
          <w:szCs w:val="18"/>
        </w:rPr>
        <w:t>, Sie</w:t>
      </w:r>
      <w:r w:rsidR="00475586" w:rsidRPr="005B447B">
        <w:rPr>
          <w:rFonts w:ascii="Georgia" w:hAnsi="Georgia" w:cs="Times New Roman"/>
          <w:sz w:val="18"/>
          <w:szCs w:val="18"/>
        </w:rPr>
        <w:t xml:space="preserve"> auch</w:t>
      </w:r>
      <w:r w:rsidR="009720EC" w:rsidRPr="005B447B">
        <w:rPr>
          <w:rFonts w:ascii="Georgia" w:hAnsi="Georgia" w:cs="Times New Roman"/>
          <w:sz w:val="18"/>
          <w:szCs w:val="18"/>
        </w:rPr>
        <w:t xml:space="preserve"> in einem persönlichen</w:t>
      </w:r>
      <w:r w:rsidR="00B96E5D" w:rsidRPr="005B447B">
        <w:rPr>
          <w:rFonts w:ascii="Georgia" w:hAnsi="Georgia" w:cs="Times New Roman"/>
          <w:sz w:val="18"/>
          <w:szCs w:val="18"/>
        </w:rPr>
        <w:t xml:space="preserve"> </w:t>
      </w:r>
      <w:r w:rsidR="004F0B78" w:rsidRPr="005B447B">
        <w:rPr>
          <w:rFonts w:ascii="Georgia" w:hAnsi="Georgia" w:cs="Times New Roman"/>
          <w:sz w:val="18"/>
          <w:szCs w:val="18"/>
        </w:rPr>
        <w:t>Gespräch von mir überzeugen zu dürfen.</w:t>
      </w:r>
    </w:p>
    <w:p w14:paraId="11B49693" w14:textId="3D7A9C7A" w:rsidR="00E65B09" w:rsidRPr="005B447B" w:rsidRDefault="00E65B09" w:rsidP="00E65B09">
      <w:pPr>
        <w:spacing w:after="0"/>
        <w:jc w:val="both"/>
        <w:rPr>
          <w:rFonts w:ascii="Georgia" w:hAnsi="Georgia" w:cs="Times New Roman"/>
          <w:sz w:val="18"/>
          <w:szCs w:val="18"/>
        </w:rPr>
      </w:pPr>
    </w:p>
    <w:p w14:paraId="4459D038" w14:textId="30DA6D4E" w:rsidR="00E65B09" w:rsidRPr="005B447B" w:rsidRDefault="0099776A" w:rsidP="00E65B09">
      <w:pPr>
        <w:spacing w:after="0"/>
        <w:jc w:val="both"/>
        <w:rPr>
          <w:rFonts w:ascii="Georgia" w:hAnsi="Georgia" w:cs="Times New Roman"/>
          <w:sz w:val="18"/>
          <w:szCs w:val="18"/>
        </w:rPr>
      </w:pPr>
      <w:r w:rsidRPr="005B447B">
        <w:rPr>
          <w:rFonts w:ascii="Georgia" w:hAnsi="Georgia" w:cs="Times New Roman"/>
          <w:sz w:val="18"/>
          <w:szCs w:val="18"/>
        </w:rPr>
        <w:t>Mit freundlichen Grüßen</w:t>
      </w:r>
      <w:r w:rsidR="00E064A4" w:rsidRPr="005B447B">
        <w:rPr>
          <w:rFonts w:ascii="Georgia" w:hAnsi="Georgia" w:cs="Times New Roman"/>
          <w:sz w:val="18"/>
          <w:szCs w:val="18"/>
        </w:rPr>
        <w:t>,</w:t>
      </w:r>
    </w:p>
    <w:p w14:paraId="4B042DA0" w14:textId="789A496F" w:rsidR="00935202" w:rsidRPr="005B447B" w:rsidRDefault="00824ED2" w:rsidP="00E65B09">
      <w:pPr>
        <w:spacing w:after="0"/>
        <w:jc w:val="both"/>
        <w:rPr>
          <w:rFonts w:ascii="Georgia" w:hAnsi="Georgia" w:cs="Times New Roman"/>
          <w:sz w:val="18"/>
          <w:szCs w:val="18"/>
          <w:lang w:val="en-US"/>
        </w:rPr>
      </w:pPr>
      <w:r w:rsidRPr="005B447B">
        <w:rPr>
          <w:noProof/>
          <w:sz w:val="18"/>
          <w:szCs w:val="18"/>
        </w:rPr>
        <w:drawing>
          <wp:anchor distT="0" distB="0" distL="114300" distR="114300" simplePos="0" relativeHeight="251659264" behindDoc="0" locked="0" layoutInCell="1" allowOverlap="1" wp14:anchorId="52002ECB" wp14:editId="37120A44">
            <wp:simplePos x="0" y="0"/>
            <wp:positionH relativeFrom="column">
              <wp:posOffset>1905</wp:posOffset>
            </wp:positionH>
            <wp:positionV relativeFrom="paragraph">
              <wp:posOffset>167005</wp:posOffset>
            </wp:positionV>
            <wp:extent cx="624205" cy="329565"/>
            <wp:effectExtent l="0" t="0" r="0" b="635"/>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205" cy="329565"/>
                    </a:xfrm>
                    <a:prstGeom prst="rect">
                      <a:avLst/>
                    </a:prstGeom>
                  </pic:spPr>
                </pic:pic>
              </a:graphicData>
            </a:graphic>
            <wp14:sizeRelH relativeFrom="margin">
              <wp14:pctWidth>0</wp14:pctWidth>
            </wp14:sizeRelH>
            <wp14:sizeRelV relativeFrom="margin">
              <wp14:pctHeight>0</wp14:pctHeight>
            </wp14:sizeRelV>
          </wp:anchor>
        </w:drawing>
      </w:r>
    </w:p>
    <w:p w14:paraId="7EDD6075" w14:textId="20B0384C" w:rsidR="00935202" w:rsidRPr="005B447B" w:rsidDel="00B50A6B" w:rsidRDefault="00935202" w:rsidP="00E65B09">
      <w:pPr>
        <w:spacing w:after="0"/>
        <w:jc w:val="both"/>
        <w:rPr>
          <w:del w:id="7" w:author="David Döbele" w:date="2023-05-11T21:01:00Z"/>
          <w:rFonts w:ascii="Georgia" w:hAnsi="Georgia" w:cs="Times New Roman"/>
          <w:sz w:val="18"/>
          <w:szCs w:val="18"/>
          <w:lang w:val="en-US"/>
        </w:rPr>
      </w:pPr>
    </w:p>
    <w:p w14:paraId="28A6FEEF" w14:textId="236C85B8" w:rsidR="00935202" w:rsidRPr="005B447B" w:rsidDel="00B50A6B" w:rsidRDefault="00935202" w:rsidP="00E65B09">
      <w:pPr>
        <w:spacing w:after="0"/>
        <w:jc w:val="both"/>
        <w:rPr>
          <w:del w:id="8" w:author="David Döbele" w:date="2023-05-11T21:01:00Z"/>
          <w:rFonts w:ascii="Georgia" w:hAnsi="Georgia" w:cs="Times New Roman"/>
          <w:sz w:val="18"/>
          <w:szCs w:val="18"/>
          <w:lang w:val="en-US"/>
        </w:rPr>
      </w:pPr>
    </w:p>
    <w:p w14:paraId="69DEF082" w14:textId="1552A09D" w:rsidR="00935202" w:rsidRPr="005B447B" w:rsidDel="00B50A6B" w:rsidRDefault="00935202" w:rsidP="00E65B09">
      <w:pPr>
        <w:spacing w:after="0"/>
        <w:jc w:val="both"/>
        <w:rPr>
          <w:del w:id="9" w:author="David Döbele" w:date="2023-05-11T21:01:00Z"/>
          <w:rFonts w:ascii="Georgia" w:hAnsi="Georgia" w:cs="Times New Roman"/>
          <w:sz w:val="18"/>
          <w:szCs w:val="18"/>
          <w:lang w:val="en-US"/>
        </w:rPr>
      </w:pPr>
    </w:p>
    <w:p w14:paraId="0C83ADDF" w14:textId="77777777" w:rsidR="00935202" w:rsidRPr="005B447B" w:rsidRDefault="00935202" w:rsidP="00E65B09">
      <w:pPr>
        <w:spacing w:after="0"/>
        <w:jc w:val="both"/>
        <w:rPr>
          <w:rFonts w:ascii="Georgia" w:hAnsi="Georgia" w:cs="Times New Roman"/>
          <w:sz w:val="18"/>
          <w:szCs w:val="18"/>
        </w:rPr>
      </w:pPr>
    </w:p>
    <w:sectPr w:rsidR="00935202" w:rsidRPr="005B447B" w:rsidSect="00D75367">
      <w:pgSz w:w="11906" w:h="16838"/>
      <w:pgMar w:top="851" w:right="1077" w:bottom="39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186A1" w14:textId="77777777" w:rsidR="00AE7C8A" w:rsidRDefault="00AE7C8A" w:rsidP="00324728">
      <w:pPr>
        <w:spacing w:after="0" w:line="240" w:lineRule="auto"/>
      </w:pPr>
      <w:r>
        <w:separator/>
      </w:r>
    </w:p>
  </w:endnote>
  <w:endnote w:type="continuationSeparator" w:id="0">
    <w:p w14:paraId="2D6E9FE5" w14:textId="77777777" w:rsidR="00AE7C8A" w:rsidRDefault="00AE7C8A" w:rsidP="00324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2E3D5" w14:textId="77777777" w:rsidR="00AE7C8A" w:rsidRDefault="00AE7C8A" w:rsidP="00324728">
      <w:pPr>
        <w:spacing w:after="0" w:line="240" w:lineRule="auto"/>
      </w:pPr>
      <w:r>
        <w:separator/>
      </w:r>
    </w:p>
  </w:footnote>
  <w:footnote w:type="continuationSeparator" w:id="0">
    <w:p w14:paraId="7C12C09B" w14:textId="77777777" w:rsidR="00AE7C8A" w:rsidRDefault="00AE7C8A" w:rsidP="0032472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6BD"/>
    <w:rsid w:val="00034B68"/>
    <w:rsid w:val="0004591A"/>
    <w:rsid w:val="00046459"/>
    <w:rsid w:val="000479A9"/>
    <w:rsid w:val="000514E2"/>
    <w:rsid w:val="000555E4"/>
    <w:rsid w:val="0005670D"/>
    <w:rsid w:val="0006210D"/>
    <w:rsid w:val="000710B0"/>
    <w:rsid w:val="00073C82"/>
    <w:rsid w:val="000803B8"/>
    <w:rsid w:val="00081359"/>
    <w:rsid w:val="000A154E"/>
    <w:rsid w:val="000A5AB8"/>
    <w:rsid w:val="000A6678"/>
    <w:rsid w:val="000A7755"/>
    <w:rsid w:val="000A7DEB"/>
    <w:rsid w:val="000C55DE"/>
    <w:rsid w:val="000D5EB6"/>
    <w:rsid w:val="000D692B"/>
    <w:rsid w:val="000F371C"/>
    <w:rsid w:val="000F707B"/>
    <w:rsid w:val="00117F83"/>
    <w:rsid w:val="00124DCF"/>
    <w:rsid w:val="00146C8E"/>
    <w:rsid w:val="00152DF9"/>
    <w:rsid w:val="00155876"/>
    <w:rsid w:val="00156A98"/>
    <w:rsid w:val="00161833"/>
    <w:rsid w:val="001669DB"/>
    <w:rsid w:val="00171D11"/>
    <w:rsid w:val="0017212E"/>
    <w:rsid w:val="001729B6"/>
    <w:rsid w:val="001819B1"/>
    <w:rsid w:val="00182B61"/>
    <w:rsid w:val="001A012F"/>
    <w:rsid w:val="001A4522"/>
    <w:rsid w:val="001B65E6"/>
    <w:rsid w:val="001C17FC"/>
    <w:rsid w:val="001D079A"/>
    <w:rsid w:val="001D31D4"/>
    <w:rsid w:val="001D54FA"/>
    <w:rsid w:val="001E0088"/>
    <w:rsid w:val="001E0903"/>
    <w:rsid w:val="001E1EE7"/>
    <w:rsid w:val="001E47F9"/>
    <w:rsid w:val="001F5A74"/>
    <w:rsid w:val="001F6BC7"/>
    <w:rsid w:val="002042CB"/>
    <w:rsid w:val="00205A66"/>
    <w:rsid w:val="002062F6"/>
    <w:rsid w:val="00212042"/>
    <w:rsid w:val="00212C2E"/>
    <w:rsid w:val="00220B22"/>
    <w:rsid w:val="002213EE"/>
    <w:rsid w:val="0023683A"/>
    <w:rsid w:val="00240428"/>
    <w:rsid w:val="002467A0"/>
    <w:rsid w:val="002536DC"/>
    <w:rsid w:val="00255EC1"/>
    <w:rsid w:val="0025775B"/>
    <w:rsid w:val="00257D2A"/>
    <w:rsid w:val="002627D2"/>
    <w:rsid w:val="00264191"/>
    <w:rsid w:val="0026606D"/>
    <w:rsid w:val="0027047C"/>
    <w:rsid w:val="002708C2"/>
    <w:rsid w:val="00274324"/>
    <w:rsid w:val="00286B92"/>
    <w:rsid w:val="00287974"/>
    <w:rsid w:val="002879BC"/>
    <w:rsid w:val="002A10B9"/>
    <w:rsid w:val="002A5B9F"/>
    <w:rsid w:val="002B0B1B"/>
    <w:rsid w:val="002B4EEE"/>
    <w:rsid w:val="002B7D8E"/>
    <w:rsid w:val="002C6913"/>
    <w:rsid w:val="002D309E"/>
    <w:rsid w:val="002D594E"/>
    <w:rsid w:val="002E17C6"/>
    <w:rsid w:val="002E33B4"/>
    <w:rsid w:val="002E39B8"/>
    <w:rsid w:val="002F51FA"/>
    <w:rsid w:val="00300AD4"/>
    <w:rsid w:val="00311A15"/>
    <w:rsid w:val="00317741"/>
    <w:rsid w:val="00324728"/>
    <w:rsid w:val="00324CDA"/>
    <w:rsid w:val="003250EA"/>
    <w:rsid w:val="00333BDD"/>
    <w:rsid w:val="003421B1"/>
    <w:rsid w:val="003443B7"/>
    <w:rsid w:val="003644B1"/>
    <w:rsid w:val="00371B67"/>
    <w:rsid w:val="00375D2D"/>
    <w:rsid w:val="003811BC"/>
    <w:rsid w:val="00381AB5"/>
    <w:rsid w:val="0038671F"/>
    <w:rsid w:val="00390C7A"/>
    <w:rsid w:val="003947A8"/>
    <w:rsid w:val="003C202D"/>
    <w:rsid w:val="003D464F"/>
    <w:rsid w:val="003D5D1E"/>
    <w:rsid w:val="003F3290"/>
    <w:rsid w:val="003F688C"/>
    <w:rsid w:val="00404149"/>
    <w:rsid w:val="00411BDD"/>
    <w:rsid w:val="00415608"/>
    <w:rsid w:val="00424CAF"/>
    <w:rsid w:val="004254DF"/>
    <w:rsid w:val="00432F89"/>
    <w:rsid w:val="00434D23"/>
    <w:rsid w:val="004403CB"/>
    <w:rsid w:val="00446920"/>
    <w:rsid w:val="00450016"/>
    <w:rsid w:val="00453C2F"/>
    <w:rsid w:val="00454C0B"/>
    <w:rsid w:val="0046226E"/>
    <w:rsid w:val="00463555"/>
    <w:rsid w:val="00466F1F"/>
    <w:rsid w:val="00474FC2"/>
    <w:rsid w:val="00475586"/>
    <w:rsid w:val="00485E68"/>
    <w:rsid w:val="00492923"/>
    <w:rsid w:val="00494511"/>
    <w:rsid w:val="00497838"/>
    <w:rsid w:val="004A02B3"/>
    <w:rsid w:val="004A1501"/>
    <w:rsid w:val="004A615C"/>
    <w:rsid w:val="004A6B46"/>
    <w:rsid w:val="004B28D6"/>
    <w:rsid w:val="004B4510"/>
    <w:rsid w:val="004C156C"/>
    <w:rsid w:val="004C174A"/>
    <w:rsid w:val="004C1A69"/>
    <w:rsid w:val="004C5D1B"/>
    <w:rsid w:val="004C737A"/>
    <w:rsid w:val="004F0B78"/>
    <w:rsid w:val="004F212D"/>
    <w:rsid w:val="004F4292"/>
    <w:rsid w:val="00500EFA"/>
    <w:rsid w:val="00502164"/>
    <w:rsid w:val="00506322"/>
    <w:rsid w:val="00507BBD"/>
    <w:rsid w:val="00520796"/>
    <w:rsid w:val="005407D6"/>
    <w:rsid w:val="00542F06"/>
    <w:rsid w:val="00552C53"/>
    <w:rsid w:val="00553EC8"/>
    <w:rsid w:val="005676AB"/>
    <w:rsid w:val="005705F7"/>
    <w:rsid w:val="00570B1D"/>
    <w:rsid w:val="00574140"/>
    <w:rsid w:val="00576173"/>
    <w:rsid w:val="005762CF"/>
    <w:rsid w:val="00576CF1"/>
    <w:rsid w:val="005842A0"/>
    <w:rsid w:val="00590834"/>
    <w:rsid w:val="00590E7F"/>
    <w:rsid w:val="00593C9C"/>
    <w:rsid w:val="00595139"/>
    <w:rsid w:val="005A1DDC"/>
    <w:rsid w:val="005A754B"/>
    <w:rsid w:val="005B231F"/>
    <w:rsid w:val="005B447B"/>
    <w:rsid w:val="005C38AC"/>
    <w:rsid w:val="005C55F7"/>
    <w:rsid w:val="005D5C22"/>
    <w:rsid w:val="005D6A54"/>
    <w:rsid w:val="005D7D49"/>
    <w:rsid w:val="005E00BC"/>
    <w:rsid w:val="005E0E4E"/>
    <w:rsid w:val="005E3C43"/>
    <w:rsid w:val="005E4968"/>
    <w:rsid w:val="005E63B8"/>
    <w:rsid w:val="005F350B"/>
    <w:rsid w:val="00603752"/>
    <w:rsid w:val="006072D4"/>
    <w:rsid w:val="00607416"/>
    <w:rsid w:val="00630234"/>
    <w:rsid w:val="00632F05"/>
    <w:rsid w:val="006353BC"/>
    <w:rsid w:val="0063723B"/>
    <w:rsid w:val="00647413"/>
    <w:rsid w:val="0065012B"/>
    <w:rsid w:val="006502BE"/>
    <w:rsid w:val="00653C6B"/>
    <w:rsid w:val="0066220D"/>
    <w:rsid w:val="00670FE4"/>
    <w:rsid w:val="00675014"/>
    <w:rsid w:val="0068259D"/>
    <w:rsid w:val="00682EC4"/>
    <w:rsid w:val="00683EC7"/>
    <w:rsid w:val="006A37C9"/>
    <w:rsid w:val="006A7895"/>
    <w:rsid w:val="006B302C"/>
    <w:rsid w:val="006D2592"/>
    <w:rsid w:val="006D77A7"/>
    <w:rsid w:val="006F58EC"/>
    <w:rsid w:val="00702D7B"/>
    <w:rsid w:val="00706233"/>
    <w:rsid w:val="007062CE"/>
    <w:rsid w:val="007251EA"/>
    <w:rsid w:val="00732527"/>
    <w:rsid w:val="007340D7"/>
    <w:rsid w:val="00743C62"/>
    <w:rsid w:val="007472BD"/>
    <w:rsid w:val="00755A3D"/>
    <w:rsid w:val="00755B96"/>
    <w:rsid w:val="007656C4"/>
    <w:rsid w:val="007675B1"/>
    <w:rsid w:val="00772996"/>
    <w:rsid w:val="007748D1"/>
    <w:rsid w:val="007809F3"/>
    <w:rsid w:val="00783B38"/>
    <w:rsid w:val="0078707B"/>
    <w:rsid w:val="00787263"/>
    <w:rsid w:val="00797EF1"/>
    <w:rsid w:val="007A3246"/>
    <w:rsid w:val="007A64C5"/>
    <w:rsid w:val="007A719D"/>
    <w:rsid w:val="007B1B2B"/>
    <w:rsid w:val="007B349A"/>
    <w:rsid w:val="007B433D"/>
    <w:rsid w:val="007C258D"/>
    <w:rsid w:val="007C59D2"/>
    <w:rsid w:val="007C5DA4"/>
    <w:rsid w:val="007C7BD1"/>
    <w:rsid w:val="007E15FC"/>
    <w:rsid w:val="007E4326"/>
    <w:rsid w:val="007F0344"/>
    <w:rsid w:val="007F7EA0"/>
    <w:rsid w:val="008049F7"/>
    <w:rsid w:val="00807293"/>
    <w:rsid w:val="00807575"/>
    <w:rsid w:val="0081027A"/>
    <w:rsid w:val="0081363B"/>
    <w:rsid w:val="00824ED2"/>
    <w:rsid w:val="00835A5A"/>
    <w:rsid w:val="0083750F"/>
    <w:rsid w:val="008428CF"/>
    <w:rsid w:val="0085162E"/>
    <w:rsid w:val="0085213A"/>
    <w:rsid w:val="008565FD"/>
    <w:rsid w:val="00857C22"/>
    <w:rsid w:val="00857C6F"/>
    <w:rsid w:val="008657E3"/>
    <w:rsid w:val="008673FC"/>
    <w:rsid w:val="00867CED"/>
    <w:rsid w:val="00874503"/>
    <w:rsid w:val="0087534B"/>
    <w:rsid w:val="00883B55"/>
    <w:rsid w:val="0089337A"/>
    <w:rsid w:val="008A0931"/>
    <w:rsid w:val="008A248F"/>
    <w:rsid w:val="008A6943"/>
    <w:rsid w:val="008A7640"/>
    <w:rsid w:val="008B10AC"/>
    <w:rsid w:val="008B402E"/>
    <w:rsid w:val="008C27C1"/>
    <w:rsid w:val="008D6664"/>
    <w:rsid w:val="008D7CDB"/>
    <w:rsid w:val="008E100E"/>
    <w:rsid w:val="008E3898"/>
    <w:rsid w:val="008E4BA9"/>
    <w:rsid w:val="008E7A27"/>
    <w:rsid w:val="008E7D17"/>
    <w:rsid w:val="008F60B5"/>
    <w:rsid w:val="009151BE"/>
    <w:rsid w:val="0092490B"/>
    <w:rsid w:val="00935202"/>
    <w:rsid w:val="009617F2"/>
    <w:rsid w:val="009720EC"/>
    <w:rsid w:val="00972484"/>
    <w:rsid w:val="009762EF"/>
    <w:rsid w:val="009828E9"/>
    <w:rsid w:val="00991E04"/>
    <w:rsid w:val="0099776A"/>
    <w:rsid w:val="009A256E"/>
    <w:rsid w:val="009A3ABF"/>
    <w:rsid w:val="009A3B13"/>
    <w:rsid w:val="009A5CBF"/>
    <w:rsid w:val="009C15DB"/>
    <w:rsid w:val="009D07DC"/>
    <w:rsid w:val="009D3BBF"/>
    <w:rsid w:val="009F46A7"/>
    <w:rsid w:val="00A1250B"/>
    <w:rsid w:val="00A125B9"/>
    <w:rsid w:val="00A1282E"/>
    <w:rsid w:val="00A14247"/>
    <w:rsid w:val="00A271A1"/>
    <w:rsid w:val="00A40D57"/>
    <w:rsid w:val="00A41C03"/>
    <w:rsid w:val="00A44493"/>
    <w:rsid w:val="00A53760"/>
    <w:rsid w:val="00A62C2F"/>
    <w:rsid w:val="00A6428D"/>
    <w:rsid w:val="00A73B90"/>
    <w:rsid w:val="00A761EF"/>
    <w:rsid w:val="00A77E44"/>
    <w:rsid w:val="00A9361E"/>
    <w:rsid w:val="00AA2791"/>
    <w:rsid w:val="00AA4C7C"/>
    <w:rsid w:val="00AA5786"/>
    <w:rsid w:val="00AB4CD0"/>
    <w:rsid w:val="00AC61EE"/>
    <w:rsid w:val="00AC66C4"/>
    <w:rsid w:val="00AC7086"/>
    <w:rsid w:val="00AE26F5"/>
    <w:rsid w:val="00AE3A33"/>
    <w:rsid w:val="00AE73B3"/>
    <w:rsid w:val="00AE7C8A"/>
    <w:rsid w:val="00AF09AE"/>
    <w:rsid w:val="00B05070"/>
    <w:rsid w:val="00B11088"/>
    <w:rsid w:val="00B135CE"/>
    <w:rsid w:val="00B1382A"/>
    <w:rsid w:val="00B339B8"/>
    <w:rsid w:val="00B346A7"/>
    <w:rsid w:val="00B421D8"/>
    <w:rsid w:val="00B43970"/>
    <w:rsid w:val="00B45015"/>
    <w:rsid w:val="00B456E8"/>
    <w:rsid w:val="00B50A34"/>
    <w:rsid w:val="00B50A6B"/>
    <w:rsid w:val="00B52452"/>
    <w:rsid w:val="00B54C38"/>
    <w:rsid w:val="00B5613E"/>
    <w:rsid w:val="00B57CB1"/>
    <w:rsid w:val="00B61DD6"/>
    <w:rsid w:val="00B77DCE"/>
    <w:rsid w:val="00B81B0E"/>
    <w:rsid w:val="00B87CA9"/>
    <w:rsid w:val="00B9666E"/>
    <w:rsid w:val="00B96CF8"/>
    <w:rsid w:val="00B96E5D"/>
    <w:rsid w:val="00BA5DA0"/>
    <w:rsid w:val="00BA74F4"/>
    <w:rsid w:val="00BB05D7"/>
    <w:rsid w:val="00BB3512"/>
    <w:rsid w:val="00BB3C75"/>
    <w:rsid w:val="00BB69B8"/>
    <w:rsid w:val="00BC6C12"/>
    <w:rsid w:val="00BD308D"/>
    <w:rsid w:val="00BD6F2C"/>
    <w:rsid w:val="00BD7485"/>
    <w:rsid w:val="00BE5915"/>
    <w:rsid w:val="00BE65B7"/>
    <w:rsid w:val="00BF0F09"/>
    <w:rsid w:val="00BF522D"/>
    <w:rsid w:val="00C00D0B"/>
    <w:rsid w:val="00C0214A"/>
    <w:rsid w:val="00C030C1"/>
    <w:rsid w:val="00C051BD"/>
    <w:rsid w:val="00C077FB"/>
    <w:rsid w:val="00C11190"/>
    <w:rsid w:val="00C11B81"/>
    <w:rsid w:val="00C14E11"/>
    <w:rsid w:val="00C1562F"/>
    <w:rsid w:val="00C353E2"/>
    <w:rsid w:val="00C4115C"/>
    <w:rsid w:val="00C41410"/>
    <w:rsid w:val="00C45BF3"/>
    <w:rsid w:val="00C471BA"/>
    <w:rsid w:val="00C52199"/>
    <w:rsid w:val="00C600E9"/>
    <w:rsid w:val="00C6426E"/>
    <w:rsid w:val="00C6717B"/>
    <w:rsid w:val="00C71380"/>
    <w:rsid w:val="00C71D20"/>
    <w:rsid w:val="00C7556D"/>
    <w:rsid w:val="00C9003C"/>
    <w:rsid w:val="00C921D6"/>
    <w:rsid w:val="00C97ECA"/>
    <w:rsid w:val="00CA1160"/>
    <w:rsid w:val="00CA702E"/>
    <w:rsid w:val="00CA7350"/>
    <w:rsid w:val="00CB639D"/>
    <w:rsid w:val="00CC7CD0"/>
    <w:rsid w:val="00CD24B6"/>
    <w:rsid w:val="00CD51E6"/>
    <w:rsid w:val="00CE0B85"/>
    <w:rsid w:val="00CE433B"/>
    <w:rsid w:val="00CF746F"/>
    <w:rsid w:val="00D17EC7"/>
    <w:rsid w:val="00D30CEA"/>
    <w:rsid w:val="00D34640"/>
    <w:rsid w:val="00D41F96"/>
    <w:rsid w:val="00D71D8E"/>
    <w:rsid w:val="00D75367"/>
    <w:rsid w:val="00D759F4"/>
    <w:rsid w:val="00D835E5"/>
    <w:rsid w:val="00D907A0"/>
    <w:rsid w:val="00D9281A"/>
    <w:rsid w:val="00DA3404"/>
    <w:rsid w:val="00DA524B"/>
    <w:rsid w:val="00DB471D"/>
    <w:rsid w:val="00DD0413"/>
    <w:rsid w:val="00DD1863"/>
    <w:rsid w:val="00DD3349"/>
    <w:rsid w:val="00DD4774"/>
    <w:rsid w:val="00DD54E1"/>
    <w:rsid w:val="00DD5F12"/>
    <w:rsid w:val="00DD642E"/>
    <w:rsid w:val="00DD6747"/>
    <w:rsid w:val="00DE1FBC"/>
    <w:rsid w:val="00DE5C3D"/>
    <w:rsid w:val="00DF0605"/>
    <w:rsid w:val="00E02500"/>
    <w:rsid w:val="00E064A4"/>
    <w:rsid w:val="00E12ED8"/>
    <w:rsid w:val="00E162C9"/>
    <w:rsid w:val="00E23293"/>
    <w:rsid w:val="00E3005D"/>
    <w:rsid w:val="00E30491"/>
    <w:rsid w:val="00E31075"/>
    <w:rsid w:val="00E34F10"/>
    <w:rsid w:val="00E469C8"/>
    <w:rsid w:val="00E473ED"/>
    <w:rsid w:val="00E47DAF"/>
    <w:rsid w:val="00E52DA9"/>
    <w:rsid w:val="00E5603E"/>
    <w:rsid w:val="00E608FC"/>
    <w:rsid w:val="00E62550"/>
    <w:rsid w:val="00E65B09"/>
    <w:rsid w:val="00E83116"/>
    <w:rsid w:val="00E833B1"/>
    <w:rsid w:val="00E914E5"/>
    <w:rsid w:val="00E91B86"/>
    <w:rsid w:val="00E95CCB"/>
    <w:rsid w:val="00EA45A6"/>
    <w:rsid w:val="00EA6CEC"/>
    <w:rsid w:val="00EA7AC2"/>
    <w:rsid w:val="00EB38EC"/>
    <w:rsid w:val="00EB4941"/>
    <w:rsid w:val="00EB791C"/>
    <w:rsid w:val="00EC000C"/>
    <w:rsid w:val="00EC4A24"/>
    <w:rsid w:val="00ED453F"/>
    <w:rsid w:val="00EF0BD5"/>
    <w:rsid w:val="00EF2FD5"/>
    <w:rsid w:val="00F02D8B"/>
    <w:rsid w:val="00F11473"/>
    <w:rsid w:val="00F14A9B"/>
    <w:rsid w:val="00F17FF2"/>
    <w:rsid w:val="00F253C5"/>
    <w:rsid w:val="00F26200"/>
    <w:rsid w:val="00F270C0"/>
    <w:rsid w:val="00F30624"/>
    <w:rsid w:val="00F37A58"/>
    <w:rsid w:val="00F44F22"/>
    <w:rsid w:val="00F4717F"/>
    <w:rsid w:val="00F5301B"/>
    <w:rsid w:val="00F55CE3"/>
    <w:rsid w:val="00F561BA"/>
    <w:rsid w:val="00F653DC"/>
    <w:rsid w:val="00F74175"/>
    <w:rsid w:val="00F779C1"/>
    <w:rsid w:val="00F843E1"/>
    <w:rsid w:val="00F92A04"/>
    <w:rsid w:val="00F96D97"/>
    <w:rsid w:val="00FA4972"/>
    <w:rsid w:val="00FA5291"/>
    <w:rsid w:val="00FA67B1"/>
    <w:rsid w:val="00FB10C0"/>
    <w:rsid w:val="00FB75B3"/>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link w:val="KopfzeileZchn"/>
    <w:uiPriority w:val="99"/>
    <w:unhideWhenUsed/>
    <w:rsid w:val="0032472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24728"/>
  </w:style>
  <w:style w:type="paragraph" w:styleId="Fuzeile">
    <w:name w:val="footer"/>
    <w:basedOn w:val="Standard"/>
    <w:link w:val="FuzeileZchn"/>
    <w:uiPriority w:val="99"/>
    <w:unhideWhenUsed/>
    <w:rsid w:val="0032472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24728"/>
  </w:style>
  <w:style w:type="paragraph" w:styleId="berarbeitung">
    <w:name w:val="Revision"/>
    <w:hidden/>
    <w:uiPriority w:val="99"/>
    <w:semiHidden/>
    <w:rsid w:val="00B50A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732</Words>
  <Characters>4613</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2023-05-11T18:03:00Z</dcterms:created>
  <dcterms:modified xsi:type="dcterms:W3CDTF">2023-05-11T19:05:00Z</dcterms:modified>
</cp:coreProperties>
</file>