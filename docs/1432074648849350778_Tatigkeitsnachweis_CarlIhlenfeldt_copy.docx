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62E6" w14:textId="77777777" w:rsidR="00DB4146" w:rsidRDefault="00DB4146"/>
    <w:p w14:paraId="4C011618" w14:textId="77777777" w:rsidR="00DB4146" w:rsidRDefault="00DB4146"/>
    <w:p w14:paraId="478713F2" w14:textId="77777777" w:rsidR="00DB4146" w:rsidRDefault="00DB4146"/>
    <w:p w14:paraId="5A0F0928" w14:textId="57393E11" w:rsidR="00785AA3" w:rsidRDefault="00DB4146">
      <w:proofErr w:type="spellStart"/>
      <w:r>
        <w:t>Tätigkeitsnachweis</w:t>
      </w:r>
      <w:proofErr w:type="spellEnd"/>
      <w:ins w:id="0" w:author="David Döbele" w:date="2025-10-26T19:30:00Z" w16du:dateUtc="2025-10-26T18:30:00Z">
        <w:r w:rsidR="002304DE">
          <w:t xml:space="preserve"> </w:t>
        </w:r>
        <w:proofErr w:type="spellStart"/>
        <w:r w:rsidR="002304DE">
          <w:t>über</w:t>
        </w:r>
        <w:proofErr w:type="spellEnd"/>
        <w:r w:rsidR="002304DE">
          <w:t xml:space="preserve"> </w:t>
        </w:r>
        <w:proofErr w:type="spellStart"/>
        <w:r w:rsidR="002304DE">
          <w:t>ehrenamtliches</w:t>
        </w:r>
        <w:proofErr w:type="spellEnd"/>
        <w:r w:rsidR="002304DE">
          <w:t xml:space="preserve"> Engagement</w:t>
        </w:r>
      </w:ins>
    </w:p>
    <w:p w14:paraId="691DC2DF" w14:textId="77777777" w:rsidR="00DB4146" w:rsidRDefault="00DB4146"/>
    <w:p w14:paraId="1C34CE9F" w14:textId="2390E2B5" w:rsidR="00DB4146" w:rsidRDefault="00DB4146">
      <w:r>
        <w:t xml:space="preserve">Carl Ludwig Ihlenfeldt war </w:t>
      </w:r>
      <w:proofErr w:type="spellStart"/>
      <w:proofErr w:type="gramStart"/>
      <w:r>
        <w:t>vom</w:t>
      </w:r>
      <w:proofErr w:type="spellEnd"/>
      <w:proofErr w:type="gramEnd"/>
      <w:r>
        <w:t xml:space="preserve"> 01.</w:t>
      </w:r>
      <w:r w:rsidR="00A931B9">
        <w:t xml:space="preserve">01.2024 bis </w:t>
      </w:r>
      <w:proofErr w:type="spellStart"/>
      <w:r w:rsidR="00A931B9">
        <w:t>zum</w:t>
      </w:r>
      <w:proofErr w:type="spellEnd"/>
      <w:r w:rsidR="00A931B9">
        <w:t xml:space="preserve"> 31.7.2025 </w:t>
      </w:r>
      <w:proofErr w:type="spellStart"/>
      <w:r w:rsidR="00A931B9">
        <w:t>beim</w:t>
      </w:r>
      <w:proofErr w:type="spellEnd"/>
      <w:r w:rsidR="00A931B9">
        <w:t xml:space="preserve"> </w:t>
      </w:r>
      <w:proofErr w:type="spellStart"/>
      <w:r w:rsidR="00A931B9">
        <w:t>Jung</w:t>
      </w:r>
      <w:ins w:id="1" w:author="David Döbele" w:date="2025-10-26T19:30:00Z" w16du:dateUtc="2025-10-26T18:30:00Z">
        <w:r w:rsidR="002304DE">
          <w:t>g</w:t>
        </w:r>
      </w:ins>
      <w:r w:rsidR="00A931B9">
        <w:t>esellenheim</w:t>
      </w:r>
      <w:proofErr w:type="spellEnd"/>
      <w:r w:rsidR="00A931B9">
        <w:t xml:space="preserve"> </w:t>
      </w:r>
      <w:proofErr w:type="spellStart"/>
      <w:r w:rsidR="00A931B9">
        <w:t>e.V.</w:t>
      </w:r>
      <w:proofErr w:type="spellEnd"/>
      <w:r w:rsidR="00B07260">
        <w:t xml:space="preserve"> in Delmenhorst</w:t>
      </w:r>
      <w:r w:rsidR="00A931B9">
        <w:t xml:space="preserve"> </w:t>
      </w:r>
      <w:proofErr w:type="spellStart"/>
      <w:r w:rsidR="00A931B9">
        <w:t>als</w:t>
      </w:r>
      <w:proofErr w:type="spellEnd"/>
      <w:r w:rsidR="00A931B9">
        <w:t xml:space="preserve"> </w:t>
      </w:r>
      <w:proofErr w:type="spellStart"/>
      <w:ins w:id="2" w:author="David Döbele" w:date="2025-10-26T19:30:00Z" w16du:dateUtc="2025-10-26T18:30:00Z">
        <w:r w:rsidR="002304DE">
          <w:t>ehrenamtlicher</w:t>
        </w:r>
        <w:proofErr w:type="spellEnd"/>
        <w:r w:rsidR="002304DE">
          <w:t xml:space="preserve"> </w:t>
        </w:r>
      </w:ins>
      <w:r w:rsidR="00A931B9">
        <w:t>Bau-</w:t>
      </w:r>
      <w:proofErr w:type="spellStart"/>
      <w:r w:rsidR="00A931B9">
        <w:t>Koordinator</w:t>
      </w:r>
      <w:proofErr w:type="spellEnd"/>
      <w:r w:rsidR="00A931B9">
        <w:t xml:space="preserve"> </w:t>
      </w:r>
      <w:proofErr w:type="spellStart"/>
      <w:r w:rsidR="00A931B9">
        <w:t>tätig</w:t>
      </w:r>
      <w:proofErr w:type="spellEnd"/>
      <w:r w:rsidR="00A931B9">
        <w:t xml:space="preserve">. </w:t>
      </w:r>
      <w:ins w:id="3" w:author="David Döbele" w:date="2025-10-26T19:31:00Z" w16du:dateUtc="2025-10-26T18:31:00Z">
        <w:r w:rsidR="002304DE">
          <w:t>Sein</w:t>
        </w:r>
      </w:ins>
      <w:ins w:id="4" w:author="David Döbele" w:date="2025-10-26T19:30:00Z" w16du:dateUtc="2025-10-26T18:30:00Z">
        <w:r w:rsidR="002304DE">
          <w:t xml:space="preserve"> </w:t>
        </w:r>
        <w:proofErr w:type="spellStart"/>
        <w:r w:rsidR="002304DE">
          <w:t>wöchentliche</w:t>
        </w:r>
      </w:ins>
      <w:ins w:id="5" w:author="David Döbele" w:date="2025-10-26T19:31:00Z" w16du:dateUtc="2025-10-26T18:31:00Z">
        <w:r w:rsidR="002304DE">
          <w:t>r</w:t>
        </w:r>
        <w:proofErr w:type="spellEnd"/>
        <w:r w:rsidR="002304DE">
          <w:t xml:space="preserve"> Einsatz lang in der Regel </w:t>
        </w:r>
        <w:proofErr w:type="spellStart"/>
        <w:r w:rsidR="002304DE">
          <w:t>bei</w:t>
        </w:r>
        <w:proofErr w:type="spellEnd"/>
        <w:r w:rsidR="002304DE">
          <w:t xml:space="preserve"> </w:t>
        </w:r>
        <w:proofErr w:type="spellStart"/>
        <w:r w:rsidR="002304DE">
          <w:t>fünf</w:t>
        </w:r>
        <w:proofErr w:type="spellEnd"/>
        <w:r w:rsidR="002304DE">
          <w:t xml:space="preserve"> bis </w:t>
        </w:r>
        <w:proofErr w:type="spellStart"/>
        <w:r w:rsidR="002304DE">
          <w:t>zehn</w:t>
        </w:r>
        <w:proofErr w:type="spellEnd"/>
        <w:r w:rsidR="002304DE">
          <w:t xml:space="preserve"> </w:t>
        </w:r>
        <w:proofErr w:type="spellStart"/>
        <w:r w:rsidR="002304DE">
          <w:t>Stunden</w:t>
        </w:r>
        <w:proofErr w:type="spellEnd"/>
        <w:r w:rsidR="002304DE">
          <w:t>.</w:t>
        </w:r>
      </w:ins>
    </w:p>
    <w:p w14:paraId="3A227729" w14:textId="77777777" w:rsidR="00A931B9" w:rsidRDefault="00A931B9"/>
    <w:p w14:paraId="5D7DE18F" w14:textId="6502224B" w:rsidR="00B21577" w:rsidRDefault="00A931B9">
      <w:r>
        <w:t xml:space="preserve">Der </w:t>
      </w:r>
      <w:proofErr w:type="spellStart"/>
      <w:r>
        <w:t>Junggesellenheim</w:t>
      </w:r>
      <w:proofErr w:type="spellEnd"/>
      <w:r>
        <w:t xml:space="preserve"> </w:t>
      </w:r>
      <w:proofErr w:type="spellStart"/>
      <w:r>
        <w:t>e.V.</w:t>
      </w:r>
      <w:proofErr w:type="spellEnd"/>
      <w:r>
        <w:t xml:space="preserve"> </w:t>
      </w:r>
      <w:proofErr w:type="spellStart"/>
      <w:r>
        <w:t>fördert</w:t>
      </w:r>
      <w:proofErr w:type="spellEnd"/>
      <w:r>
        <w:t xml:space="preserve"> die </w:t>
      </w:r>
      <w:proofErr w:type="spellStart"/>
      <w:r>
        <w:t>Erhaltung</w:t>
      </w:r>
      <w:proofErr w:type="spellEnd"/>
      <w:r>
        <w:t xml:space="preserve"> und </w:t>
      </w:r>
      <w:proofErr w:type="spellStart"/>
      <w:r>
        <w:t>Rekonstruktion</w:t>
      </w:r>
      <w:proofErr w:type="spellEnd"/>
      <w:r>
        <w:t xml:space="preserve"> des </w:t>
      </w:r>
      <w:proofErr w:type="spellStart"/>
      <w:r>
        <w:t>Jungendstil-Baudenkmals</w:t>
      </w:r>
      <w:proofErr w:type="spellEnd"/>
      <w:r>
        <w:t xml:space="preserve"> </w:t>
      </w:r>
      <w:proofErr w:type="spellStart"/>
      <w:r>
        <w:t>Junggesellenvilla</w:t>
      </w:r>
      <w:proofErr w:type="spellEnd"/>
      <w:r>
        <w:t xml:space="preserve"> von 1899 auf dem </w:t>
      </w:r>
      <w:proofErr w:type="spellStart"/>
      <w:r>
        <w:t>Nordwollegelände</w:t>
      </w:r>
      <w:proofErr w:type="spellEnd"/>
      <w:r>
        <w:t xml:space="preserve"> in Delmenhorst. In seiner </w:t>
      </w:r>
      <w:proofErr w:type="spellStart"/>
      <w:r>
        <w:t>Tätigkeit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Bau-</w:t>
      </w:r>
      <w:proofErr w:type="spellStart"/>
      <w:r>
        <w:t>Koordinator</w:t>
      </w:r>
      <w:proofErr w:type="spellEnd"/>
      <w:r>
        <w:t xml:space="preserve"> war Herr Ihlenfeldt </w:t>
      </w:r>
      <w:proofErr w:type="spellStart"/>
      <w:r>
        <w:t>zuständig</w:t>
      </w:r>
      <w:proofErr w:type="spellEnd"/>
      <w:r>
        <w:t xml:space="preserve"> für </w:t>
      </w:r>
      <w:r w:rsidR="00B21577">
        <w:t xml:space="preserve">das </w:t>
      </w:r>
      <w:proofErr w:type="spellStart"/>
      <w:r w:rsidR="00B21577">
        <w:t>Koordinieren</w:t>
      </w:r>
      <w:proofErr w:type="spellEnd"/>
      <w:r w:rsidR="00B21577">
        <w:t xml:space="preserve"> der </w:t>
      </w:r>
      <w:proofErr w:type="spellStart"/>
      <w:r w:rsidR="00B21577">
        <w:t>Arbeitsprozesse</w:t>
      </w:r>
      <w:proofErr w:type="spellEnd"/>
      <w:r w:rsidR="00B21577">
        <w:t xml:space="preserve"> und die </w:t>
      </w:r>
      <w:proofErr w:type="spellStart"/>
      <w:r w:rsidR="00B21577">
        <w:t>Anweisung</w:t>
      </w:r>
      <w:proofErr w:type="spellEnd"/>
      <w:r w:rsidR="00B21577">
        <w:t xml:space="preserve"> der </w:t>
      </w:r>
      <w:proofErr w:type="spellStart"/>
      <w:r w:rsidR="00B21577">
        <w:t>Angestellten</w:t>
      </w:r>
      <w:proofErr w:type="spellEnd"/>
      <w:r w:rsidR="00B21577">
        <w:t xml:space="preserve"> auf der </w:t>
      </w:r>
      <w:proofErr w:type="spellStart"/>
      <w:r w:rsidR="00B21577">
        <w:t>Baustelle</w:t>
      </w:r>
      <w:proofErr w:type="spellEnd"/>
      <w:r w:rsidR="00B21577">
        <w:t xml:space="preserve">. Dazu </w:t>
      </w:r>
      <w:proofErr w:type="spellStart"/>
      <w:r w:rsidR="00B21577">
        <w:t>zählten</w:t>
      </w:r>
      <w:proofErr w:type="spellEnd"/>
      <w:r w:rsidR="00B21577">
        <w:t xml:space="preserve"> das </w:t>
      </w:r>
      <w:proofErr w:type="spellStart"/>
      <w:r w:rsidR="00B21577">
        <w:t>Erstellen</w:t>
      </w:r>
      <w:proofErr w:type="spellEnd"/>
      <w:r w:rsidR="00B21577">
        <w:t xml:space="preserve"> von Arbeitsplänen, der </w:t>
      </w:r>
      <w:proofErr w:type="spellStart"/>
      <w:r w:rsidR="00B21577">
        <w:t>ständige</w:t>
      </w:r>
      <w:proofErr w:type="spellEnd"/>
      <w:r w:rsidR="00B21577">
        <w:t xml:space="preserve"> </w:t>
      </w:r>
      <w:proofErr w:type="spellStart"/>
      <w:r w:rsidR="00B21577">
        <w:t>Kontakt</w:t>
      </w:r>
      <w:proofErr w:type="spellEnd"/>
      <w:r w:rsidR="00B21577">
        <w:t xml:space="preserve"> </w:t>
      </w:r>
      <w:proofErr w:type="spellStart"/>
      <w:r w:rsidR="00B21577">
        <w:t>mit</w:t>
      </w:r>
      <w:proofErr w:type="spellEnd"/>
      <w:r w:rsidR="00B21577">
        <w:t xml:space="preserve"> </w:t>
      </w:r>
      <w:proofErr w:type="spellStart"/>
      <w:r w:rsidR="00B21577">
        <w:t>externen</w:t>
      </w:r>
      <w:proofErr w:type="spellEnd"/>
      <w:r w:rsidR="00B21577">
        <w:t xml:space="preserve"> </w:t>
      </w:r>
      <w:proofErr w:type="spellStart"/>
      <w:r w:rsidR="00B21577">
        <w:t>Handwerks-Dienstleistern</w:t>
      </w:r>
      <w:proofErr w:type="spellEnd"/>
      <w:r w:rsidR="00B21577">
        <w:t xml:space="preserve"> für die </w:t>
      </w:r>
      <w:proofErr w:type="spellStart"/>
      <w:r w:rsidR="00B21577">
        <w:t>Beratung</w:t>
      </w:r>
      <w:proofErr w:type="spellEnd"/>
      <w:r w:rsidR="00B21577">
        <w:t xml:space="preserve"> </w:t>
      </w:r>
      <w:proofErr w:type="spellStart"/>
      <w:r w:rsidR="00B21577">
        <w:t>nächster</w:t>
      </w:r>
      <w:proofErr w:type="spellEnd"/>
      <w:r w:rsidR="00B21577">
        <w:t xml:space="preserve"> Schritte und </w:t>
      </w:r>
      <w:proofErr w:type="spellStart"/>
      <w:r w:rsidR="00B21577">
        <w:t>auch</w:t>
      </w:r>
      <w:proofErr w:type="spellEnd"/>
      <w:r w:rsidR="00B21577">
        <w:t xml:space="preserve"> </w:t>
      </w:r>
      <w:proofErr w:type="spellStart"/>
      <w:r w:rsidR="00B21577">
        <w:t>tägliche</w:t>
      </w:r>
      <w:proofErr w:type="spellEnd"/>
      <w:r w:rsidR="00B21577">
        <w:t xml:space="preserve"> </w:t>
      </w:r>
      <w:proofErr w:type="spellStart"/>
      <w:r w:rsidR="00B21577">
        <w:t>Qualitätskontrollen</w:t>
      </w:r>
      <w:proofErr w:type="spellEnd"/>
      <w:r w:rsidR="00B21577">
        <w:t xml:space="preserve">. </w:t>
      </w:r>
    </w:p>
    <w:p w14:paraId="1F6658BC" w14:textId="322556C0" w:rsidR="00A931B9" w:rsidRDefault="00B21577">
      <w:r>
        <w:t xml:space="preserve">Des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arbeitete</w:t>
      </w:r>
      <w:proofErr w:type="spellEnd"/>
      <w:r>
        <w:t xml:space="preserve"> er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Hand auf der </w:t>
      </w:r>
      <w:proofErr w:type="spellStart"/>
      <w:r>
        <w:t>Baustelle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und </w:t>
      </w:r>
      <w:proofErr w:type="spellStart"/>
      <w:r>
        <w:t>unterstütze</w:t>
      </w:r>
      <w:proofErr w:type="spellEnd"/>
      <w:r>
        <w:t xml:space="preserve"> die </w:t>
      </w:r>
      <w:proofErr w:type="spellStart"/>
      <w:r>
        <w:t>Angestellten</w:t>
      </w:r>
      <w:proofErr w:type="spellEnd"/>
      <w:r>
        <w:t xml:space="preserve"> in </w:t>
      </w:r>
      <w:proofErr w:type="spellStart"/>
      <w:r>
        <w:t>ihrer</w:t>
      </w:r>
      <w:proofErr w:type="spellEnd"/>
      <w:r>
        <w:t xml:space="preserve"> Arbeit. </w:t>
      </w:r>
    </w:p>
    <w:p w14:paraId="23C5D645" w14:textId="51072D9E" w:rsidR="00B21577" w:rsidRDefault="00B21577">
      <w:proofErr w:type="spellStart"/>
      <w:r>
        <w:t>Zudem</w:t>
      </w:r>
      <w:proofErr w:type="spellEnd"/>
      <w:r>
        <w:t xml:space="preserve"> </w:t>
      </w:r>
      <w:proofErr w:type="spellStart"/>
      <w:r>
        <w:t>zählte</w:t>
      </w:r>
      <w:proofErr w:type="spellEnd"/>
      <w:r>
        <w:t xml:space="preserve"> die </w:t>
      </w:r>
      <w:proofErr w:type="spellStart"/>
      <w:r>
        <w:t>pünktliche</w:t>
      </w:r>
      <w:proofErr w:type="spellEnd"/>
      <w:r>
        <w:t xml:space="preserve"> und </w:t>
      </w:r>
      <w:proofErr w:type="spellStart"/>
      <w:r>
        <w:t>passende</w:t>
      </w:r>
      <w:proofErr w:type="spellEnd"/>
      <w:r>
        <w:t xml:space="preserve"> </w:t>
      </w:r>
      <w:proofErr w:type="spellStart"/>
      <w:r>
        <w:t>Beschaffung</w:t>
      </w:r>
      <w:proofErr w:type="spellEnd"/>
      <w:r>
        <w:t xml:space="preserve"> von </w:t>
      </w:r>
      <w:proofErr w:type="spellStart"/>
      <w:proofErr w:type="gramStart"/>
      <w:r>
        <w:t>Baumaterialien,sowie</w:t>
      </w:r>
      <w:proofErr w:type="spellEnd"/>
      <w:proofErr w:type="gram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kontinuierliches</w:t>
      </w:r>
      <w:proofErr w:type="spellEnd"/>
      <w:r>
        <w:t xml:space="preserve"> </w:t>
      </w:r>
      <w:proofErr w:type="spellStart"/>
      <w:r>
        <w:t>Kontrollieren</w:t>
      </w:r>
      <w:proofErr w:type="spellEnd"/>
      <w:r>
        <w:t xml:space="preserve"> der </w:t>
      </w:r>
      <w:proofErr w:type="spellStart"/>
      <w:r>
        <w:t>Materialbestände</w:t>
      </w:r>
      <w:proofErr w:type="spellEnd"/>
      <w:r>
        <w:t xml:space="preserve">, um </w:t>
      </w:r>
      <w:proofErr w:type="spellStart"/>
      <w:r>
        <w:t>zukünftige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</w:t>
      </w:r>
      <w:proofErr w:type="spellStart"/>
      <w:r>
        <w:t>planen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seinen </w:t>
      </w:r>
      <w:proofErr w:type="spellStart"/>
      <w:r>
        <w:t>täglichen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>.</w:t>
      </w:r>
    </w:p>
    <w:p w14:paraId="310F62F9" w14:textId="535A270C" w:rsidR="00B21577" w:rsidRDefault="00B21577">
      <w:proofErr w:type="spellStart"/>
      <w:r>
        <w:t>Diese</w:t>
      </w:r>
      <w:proofErr w:type="spellEnd"/>
      <w:r>
        <w:t xml:space="preserve"> </w:t>
      </w:r>
      <w:proofErr w:type="spellStart"/>
      <w:r>
        <w:t>Aufgabenbereiche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er </w:t>
      </w:r>
      <w:proofErr w:type="spellStart"/>
      <w:r>
        <w:t>einwandfrei</w:t>
      </w:r>
      <w:proofErr w:type="spellEnd"/>
      <w:r>
        <w:t xml:space="preserve"> </w:t>
      </w:r>
      <w:proofErr w:type="spellStart"/>
      <w:r>
        <w:t>meistern</w:t>
      </w:r>
      <w:proofErr w:type="spellEnd"/>
      <w:r>
        <w:t xml:space="preserve">. Seine </w:t>
      </w:r>
      <w:proofErr w:type="spellStart"/>
      <w:r>
        <w:t>fleißige</w:t>
      </w:r>
      <w:proofErr w:type="spellEnd"/>
      <w:r>
        <w:t xml:space="preserve"> und </w:t>
      </w:r>
      <w:proofErr w:type="spellStart"/>
      <w:r w:rsidR="00BD374F">
        <w:t>ehrgeizige</w:t>
      </w:r>
      <w:proofErr w:type="spellEnd"/>
      <w:r>
        <w:t xml:space="preserve"> Art </w:t>
      </w:r>
      <w:proofErr w:type="spellStart"/>
      <w:r>
        <w:t>brachten</w:t>
      </w:r>
      <w:proofErr w:type="spellEnd"/>
      <w:r>
        <w:t xml:space="preserve"> die </w:t>
      </w:r>
      <w:proofErr w:type="spellStart"/>
      <w:r>
        <w:t>Bauarbeiten</w:t>
      </w:r>
      <w:proofErr w:type="spellEnd"/>
      <w:r>
        <w:t xml:space="preserve"> schnell </w:t>
      </w:r>
      <w:proofErr w:type="spellStart"/>
      <w:r>
        <w:t>voran</w:t>
      </w:r>
      <w:proofErr w:type="spellEnd"/>
      <w:r w:rsidR="00BD374F">
        <w:t xml:space="preserve"> und </w:t>
      </w:r>
      <w:proofErr w:type="spellStart"/>
      <w:r w:rsidR="00BD374F">
        <w:t>durch</w:t>
      </w:r>
      <w:proofErr w:type="spellEnd"/>
      <w:r w:rsidR="00BD374F">
        <w:t xml:space="preserve"> seine </w:t>
      </w:r>
      <w:proofErr w:type="spellStart"/>
      <w:r w:rsidR="00BD374F">
        <w:t>Planung</w:t>
      </w:r>
      <w:proofErr w:type="spellEnd"/>
      <w:r w:rsidR="00BD374F">
        <w:t xml:space="preserve"> der </w:t>
      </w:r>
      <w:proofErr w:type="spellStart"/>
      <w:r w:rsidR="00BD374F">
        <w:t>Materialbeschaffund</w:t>
      </w:r>
      <w:proofErr w:type="spellEnd"/>
      <w:r w:rsidR="00BD374F">
        <w:t xml:space="preserve"> </w:t>
      </w:r>
      <w:proofErr w:type="spellStart"/>
      <w:r w:rsidR="00BD374F">
        <w:t>kam</w:t>
      </w:r>
      <w:proofErr w:type="spellEnd"/>
      <w:r w:rsidR="00BD374F">
        <w:t xml:space="preserve"> es </w:t>
      </w:r>
      <w:proofErr w:type="spellStart"/>
      <w:r w:rsidR="00BD374F">
        <w:t>nie</w:t>
      </w:r>
      <w:proofErr w:type="spellEnd"/>
      <w:r w:rsidR="00BD374F">
        <w:t xml:space="preserve"> </w:t>
      </w:r>
      <w:proofErr w:type="spellStart"/>
      <w:r w:rsidR="00BD374F">
        <w:t>zu</w:t>
      </w:r>
      <w:proofErr w:type="spellEnd"/>
      <w:r w:rsidR="00BD374F">
        <w:t xml:space="preserve"> </w:t>
      </w:r>
      <w:proofErr w:type="spellStart"/>
      <w:r w:rsidR="00BD374F">
        <w:t>Verzögerungen</w:t>
      </w:r>
      <w:proofErr w:type="spellEnd"/>
      <w:r w:rsidR="00BD374F">
        <w:t xml:space="preserve"> </w:t>
      </w:r>
      <w:proofErr w:type="spellStart"/>
      <w:r w:rsidR="00BD374F">
        <w:t>oder</w:t>
      </w:r>
      <w:proofErr w:type="spellEnd"/>
      <w:r w:rsidR="00BD374F">
        <w:t xml:space="preserve"> Mangel an </w:t>
      </w:r>
      <w:proofErr w:type="spellStart"/>
      <w:r w:rsidR="00BD374F">
        <w:t>Arbeitsmaterial</w:t>
      </w:r>
      <w:proofErr w:type="spellEnd"/>
      <w:r w:rsidR="00BD374F">
        <w:t xml:space="preserve">. </w:t>
      </w:r>
      <w:proofErr w:type="spellStart"/>
      <w:r w:rsidR="00BD374F">
        <w:t>Besonders</w:t>
      </w:r>
      <w:proofErr w:type="spellEnd"/>
      <w:r w:rsidR="00BD374F">
        <w:t xml:space="preserve"> </w:t>
      </w:r>
      <w:proofErr w:type="spellStart"/>
      <w:r w:rsidR="00BD374F">
        <w:t>wichtig</w:t>
      </w:r>
      <w:proofErr w:type="spellEnd"/>
      <w:r w:rsidR="00BD374F">
        <w:t xml:space="preserve"> war </w:t>
      </w:r>
      <w:proofErr w:type="spellStart"/>
      <w:r w:rsidR="00BD374F">
        <w:t>diese</w:t>
      </w:r>
      <w:proofErr w:type="spellEnd"/>
      <w:r w:rsidR="00BD374F">
        <w:t xml:space="preserve"> </w:t>
      </w:r>
      <w:proofErr w:type="spellStart"/>
      <w:r w:rsidR="00BD374F">
        <w:t>Eigenschaft</w:t>
      </w:r>
      <w:proofErr w:type="spellEnd"/>
      <w:r w:rsidR="00BD374F">
        <w:t xml:space="preserve">, </w:t>
      </w:r>
      <w:proofErr w:type="spellStart"/>
      <w:r w:rsidR="00BD374F">
        <w:t>als</w:t>
      </w:r>
      <w:proofErr w:type="spellEnd"/>
      <w:r w:rsidR="00BD374F">
        <w:t xml:space="preserve"> </w:t>
      </w:r>
      <w:proofErr w:type="spellStart"/>
      <w:r w:rsidR="00BD374F">
        <w:t>wichtiges</w:t>
      </w:r>
      <w:proofErr w:type="spellEnd"/>
      <w:r w:rsidR="00BD374F">
        <w:t xml:space="preserve"> Material </w:t>
      </w:r>
      <w:proofErr w:type="spellStart"/>
      <w:r w:rsidR="00BD374F">
        <w:t>zum</w:t>
      </w:r>
      <w:proofErr w:type="spellEnd"/>
      <w:r w:rsidR="00BD374F">
        <w:t xml:space="preserve"> </w:t>
      </w:r>
      <w:proofErr w:type="spellStart"/>
      <w:r w:rsidR="00BD374F">
        <w:t>Vermörteln</w:t>
      </w:r>
      <w:proofErr w:type="spellEnd"/>
      <w:r w:rsidR="00BD374F">
        <w:t xml:space="preserve"> </w:t>
      </w:r>
      <w:proofErr w:type="spellStart"/>
      <w:r w:rsidR="00BD374F">
        <w:t>langsam</w:t>
      </w:r>
      <w:proofErr w:type="spellEnd"/>
      <w:r w:rsidR="00BD374F">
        <w:t xml:space="preserve"> </w:t>
      </w:r>
      <w:proofErr w:type="spellStart"/>
      <w:r w:rsidR="00BD374F">
        <w:t>zur</w:t>
      </w:r>
      <w:proofErr w:type="spellEnd"/>
      <w:r w:rsidR="00BD374F">
        <w:t xml:space="preserve"> Neige </w:t>
      </w:r>
      <w:proofErr w:type="spellStart"/>
      <w:r w:rsidR="00BD374F">
        <w:t>ging</w:t>
      </w:r>
      <w:proofErr w:type="spellEnd"/>
      <w:r w:rsidR="00BD374F">
        <w:t xml:space="preserve"> und </w:t>
      </w:r>
      <w:proofErr w:type="spellStart"/>
      <w:r w:rsidR="00BD374F">
        <w:t>örtliche</w:t>
      </w:r>
      <w:proofErr w:type="spellEnd"/>
      <w:r w:rsidR="00BD374F">
        <w:t xml:space="preserve"> </w:t>
      </w:r>
      <w:proofErr w:type="spellStart"/>
      <w:r w:rsidR="00BD374F">
        <w:t>Baumärkte</w:t>
      </w:r>
      <w:proofErr w:type="spellEnd"/>
      <w:r w:rsidR="00BD374F">
        <w:t xml:space="preserve"> </w:t>
      </w:r>
      <w:proofErr w:type="spellStart"/>
      <w:r w:rsidR="00BD374F">
        <w:t>kein</w:t>
      </w:r>
      <w:proofErr w:type="spellEnd"/>
      <w:r w:rsidR="00BD374F">
        <w:t xml:space="preserve"> </w:t>
      </w:r>
      <w:proofErr w:type="spellStart"/>
      <w:r w:rsidR="00BD374F">
        <w:t>weiteres</w:t>
      </w:r>
      <w:proofErr w:type="spellEnd"/>
      <w:r w:rsidR="00BD374F">
        <w:t xml:space="preserve"> Material </w:t>
      </w:r>
      <w:proofErr w:type="spellStart"/>
      <w:r w:rsidR="00BD374F">
        <w:t>bereitstellen</w:t>
      </w:r>
      <w:proofErr w:type="spellEnd"/>
      <w:r w:rsidR="00BD374F">
        <w:t xml:space="preserve"> </w:t>
      </w:r>
      <w:proofErr w:type="spellStart"/>
      <w:r w:rsidR="00BD374F">
        <w:t>konnten</w:t>
      </w:r>
      <w:proofErr w:type="spellEnd"/>
      <w:r w:rsidR="00BD374F">
        <w:t xml:space="preserve">. Durch Herr </w:t>
      </w:r>
      <w:proofErr w:type="spellStart"/>
      <w:r w:rsidR="00BD374F">
        <w:t>Ihlenfeldts</w:t>
      </w:r>
      <w:proofErr w:type="spellEnd"/>
      <w:r w:rsidR="00BD374F">
        <w:t xml:space="preserve"> Einsatz, das Material von </w:t>
      </w:r>
      <w:proofErr w:type="spellStart"/>
      <w:r w:rsidR="00BD374F">
        <w:t>weiterer</w:t>
      </w:r>
      <w:proofErr w:type="spellEnd"/>
      <w:r w:rsidR="00BD374F">
        <w:t xml:space="preserve"> </w:t>
      </w:r>
      <w:proofErr w:type="spellStart"/>
      <w:r w:rsidR="00BD374F">
        <w:t>Entfernung</w:t>
      </w:r>
      <w:proofErr w:type="spellEnd"/>
      <w:r w:rsidR="00BD374F">
        <w:t xml:space="preserve"> </w:t>
      </w:r>
      <w:proofErr w:type="spellStart"/>
      <w:r w:rsidR="00BD374F">
        <w:t>außerhalb</w:t>
      </w:r>
      <w:proofErr w:type="spellEnd"/>
      <w:r w:rsidR="00BD374F">
        <w:t xml:space="preserve"> der </w:t>
      </w:r>
      <w:proofErr w:type="spellStart"/>
      <w:r w:rsidR="00BD374F">
        <w:t>Arbeitszeit</w:t>
      </w:r>
      <w:proofErr w:type="spellEnd"/>
      <w:r w:rsidR="00BD374F">
        <w:t xml:space="preserve"> </w:t>
      </w:r>
      <w:proofErr w:type="spellStart"/>
      <w:r w:rsidR="00BD374F">
        <w:t>zu</w:t>
      </w:r>
      <w:proofErr w:type="spellEnd"/>
      <w:r w:rsidR="00BD374F">
        <w:t xml:space="preserve"> </w:t>
      </w:r>
      <w:proofErr w:type="spellStart"/>
      <w:r w:rsidR="00BD374F">
        <w:t>besorgen</w:t>
      </w:r>
      <w:proofErr w:type="spellEnd"/>
      <w:r w:rsidR="00BD374F">
        <w:t xml:space="preserve">, </w:t>
      </w:r>
      <w:proofErr w:type="spellStart"/>
      <w:r w:rsidR="00BD374F">
        <w:t>konnten</w:t>
      </w:r>
      <w:proofErr w:type="spellEnd"/>
      <w:r w:rsidR="00BD374F">
        <w:t xml:space="preserve"> die </w:t>
      </w:r>
      <w:proofErr w:type="spellStart"/>
      <w:r w:rsidR="00BD374F">
        <w:t>Arbeitsprozesse</w:t>
      </w:r>
      <w:proofErr w:type="spellEnd"/>
      <w:r w:rsidR="00BD374F">
        <w:t xml:space="preserve"> </w:t>
      </w:r>
      <w:proofErr w:type="spellStart"/>
      <w:r w:rsidR="00BD374F">
        <w:t>ohne</w:t>
      </w:r>
      <w:proofErr w:type="spellEnd"/>
      <w:r w:rsidR="00BD374F">
        <w:t xml:space="preserve"> </w:t>
      </w:r>
      <w:proofErr w:type="spellStart"/>
      <w:r w:rsidR="00BD374F">
        <w:t>Unterbrechung</w:t>
      </w:r>
      <w:proofErr w:type="spellEnd"/>
      <w:r w:rsidR="00BD374F">
        <w:t xml:space="preserve"> </w:t>
      </w:r>
      <w:proofErr w:type="spellStart"/>
      <w:r w:rsidR="00BD374F">
        <w:t>fortgesetzt</w:t>
      </w:r>
      <w:proofErr w:type="spellEnd"/>
      <w:r w:rsidR="00BD374F">
        <w:t xml:space="preserve"> </w:t>
      </w:r>
      <w:proofErr w:type="spellStart"/>
      <w:r w:rsidR="00BD374F">
        <w:t>werden</w:t>
      </w:r>
      <w:proofErr w:type="spellEnd"/>
      <w:r w:rsidR="00BD374F">
        <w:t xml:space="preserve">. </w:t>
      </w:r>
    </w:p>
    <w:p w14:paraId="21675842" w14:textId="14B1AEED" w:rsidR="003B434F" w:rsidRPr="00B07260" w:rsidRDefault="00200D54">
      <w:proofErr w:type="spellStart"/>
      <w:r>
        <w:t>Im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Mitarbeitern</w:t>
      </w:r>
      <w:proofErr w:type="spellEnd"/>
      <w:r>
        <w:t xml:space="preserve"> </w:t>
      </w:r>
      <w:proofErr w:type="spellStart"/>
      <w:r>
        <w:t>zeigte</w:t>
      </w:r>
      <w:proofErr w:type="spellEnd"/>
      <w:r>
        <w:t xml:space="preserve"> Herr Ihlenfeldt stets </w:t>
      </w:r>
      <w:proofErr w:type="spellStart"/>
      <w:r>
        <w:t>Respekt</w:t>
      </w:r>
      <w:proofErr w:type="spellEnd"/>
      <w:r>
        <w:t xml:space="preserve"> und </w:t>
      </w:r>
      <w:proofErr w:type="spellStart"/>
      <w:r w:rsidR="00B07260">
        <w:t>Teambereitschaft</w:t>
      </w:r>
      <w:proofErr w:type="spellEnd"/>
      <w:r w:rsidR="00B07260">
        <w:t xml:space="preserve">. Durch seine </w:t>
      </w:r>
      <w:proofErr w:type="spellStart"/>
      <w:r w:rsidR="00B07260">
        <w:t>offene</w:t>
      </w:r>
      <w:proofErr w:type="spellEnd"/>
      <w:r w:rsidR="00B07260">
        <w:t xml:space="preserve"> und </w:t>
      </w:r>
      <w:proofErr w:type="spellStart"/>
      <w:r w:rsidR="00B07260">
        <w:t>freundliche</w:t>
      </w:r>
      <w:proofErr w:type="spellEnd"/>
      <w:r w:rsidR="00B07260">
        <w:t xml:space="preserve"> Art </w:t>
      </w:r>
      <w:proofErr w:type="spellStart"/>
      <w:r w:rsidR="00B07260">
        <w:t>konnte</w:t>
      </w:r>
      <w:proofErr w:type="spellEnd"/>
      <w:r w:rsidR="00B07260">
        <w:t xml:space="preserve"> er </w:t>
      </w:r>
      <w:proofErr w:type="spellStart"/>
      <w:r w:rsidR="00B07260">
        <w:t>ein</w:t>
      </w:r>
      <w:proofErr w:type="spellEnd"/>
      <w:r w:rsidR="00B07260">
        <w:t xml:space="preserve"> </w:t>
      </w:r>
      <w:proofErr w:type="spellStart"/>
      <w:r w:rsidR="00B07260">
        <w:t>sehr</w:t>
      </w:r>
      <w:proofErr w:type="spellEnd"/>
      <w:r w:rsidR="00B07260">
        <w:t xml:space="preserve"> </w:t>
      </w:r>
      <w:proofErr w:type="spellStart"/>
      <w:r w:rsidR="00B07260">
        <w:t>gutes</w:t>
      </w:r>
      <w:proofErr w:type="spellEnd"/>
      <w:r w:rsidR="00B07260">
        <w:t xml:space="preserve"> </w:t>
      </w:r>
      <w:proofErr w:type="spellStart"/>
      <w:r w:rsidR="00B07260">
        <w:t>Arbeitsklima</w:t>
      </w:r>
      <w:proofErr w:type="spellEnd"/>
      <w:r w:rsidR="00B07260">
        <w:t xml:space="preserve"> </w:t>
      </w:r>
      <w:proofErr w:type="spellStart"/>
      <w:r w:rsidR="00B07260">
        <w:t>schaffen</w:t>
      </w:r>
      <w:proofErr w:type="spellEnd"/>
      <w:r w:rsidR="00B07260">
        <w:t xml:space="preserve"> und war immer gerne </w:t>
      </w:r>
      <w:proofErr w:type="spellStart"/>
      <w:r w:rsidR="00B07260">
        <w:t>gesehen</w:t>
      </w:r>
      <w:proofErr w:type="spellEnd"/>
      <w:r w:rsidR="00B07260">
        <w:t xml:space="preserve">. Bei </w:t>
      </w:r>
      <w:proofErr w:type="spellStart"/>
      <w:r w:rsidR="00B07260">
        <w:t>Fragen</w:t>
      </w:r>
      <w:proofErr w:type="spellEnd"/>
      <w:r w:rsidR="00B07260">
        <w:t xml:space="preserve"> </w:t>
      </w:r>
      <w:proofErr w:type="spellStart"/>
      <w:r w:rsidR="00B07260">
        <w:t>oder</w:t>
      </w:r>
      <w:proofErr w:type="spellEnd"/>
      <w:r w:rsidR="00B07260">
        <w:t xml:space="preserve"> </w:t>
      </w:r>
      <w:proofErr w:type="spellStart"/>
      <w:r w:rsidR="00B07260">
        <w:t>Anmerkungen</w:t>
      </w:r>
      <w:proofErr w:type="spellEnd"/>
      <w:r w:rsidR="00B07260">
        <w:t xml:space="preserve"> war er immer </w:t>
      </w:r>
      <w:proofErr w:type="spellStart"/>
      <w:r w:rsidR="00B07260">
        <w:t>höflich</w:t>
      </w:r>
      <w:proofErr w:type="spellEnd"/>
      <w:r w:rsidR="00B07260">
        <w:t xml:space="preserve">, </w:t>
      </w:r>
      <w:proofErr w:type="spellStart"/>
      <w:r w:rsidR="00B07260">
        <w:t>zuvorkommend</w:t>
      </w:r>
      <w:proofErr w:type="spellEnd"/>
      <w:r w:rsidR="00B07260">
        <w:t xml:space="preserve"> und </w:t>
      </w:r>
      <w:proofErr w:type="spellStart"/>
      <w:r w:rsidR="00B07260">
        <w:t>verständnisvoll</w:t>
      </w:r>
      <w:proofErr w:type="spellEnd"/>
      <w:r w:rsidR="00B07260">
        <w:t>.</w:t>
      </w:r>
      <w:r w:rsidR="00B07260">
        <w:br/>
      </w:r>
      <w:r w:rsidR="00B07260">
        <w:br/>
        <w:t xml:space="preserve">Für seine </w:t>
      </w:r>
      <w:proofErr w:type="spellStart"/>
      <w:r w:rsidR="00B07260">
        <w:t>ehrenamtliche</w:t>
      </w:r>
      <w:proofErr w:type="spellEnd"/>
      <w:r w:rsidR="00B07260">
        <w:t xml:space="preserve"> </w:t>
      </w:r>
      <w:proofErr w:type="spellStart"/>
      <w:r w:rsidR="00B07260">
        <w:t>Tätigkeit</w:t>
      </w:r>
      <w:proofErr w:type="spellEnd"/>
      <w:r w:rsidR="00B07260">
        <w:t xml:space="preserve"> </w:t>
      </w:r>
      <w:proofErr w:type="spellStart"/>
      <w:r w:rsidR="00B07260">
        <w:t>danken</w:t>
      </w:r>
      <w:proofErr w:type="spellEnd"/>
      <w:r w:rsidR="00B07260">
        <w:t xml:space="preserve"> </w:t>
      </w:r>
      <w:proofErr w:type="spellStart"/>
      <w:r w:rsidR="00B07260">
        <w:t>wir</w:t>
      </w:r>
      <w:proofErr w:type="spellEnd"/>
      <w:r w:rsidR="00B07260">
        <w:t xml:space="preserve"> </w:t>
      </w:r>
      <w:proofErr w:type="spellStart"/>
      <w:r w:rsidR="00B07260">
        <w:t>ihm</w:t>
      </w:r>
      <w:proofErr w:type="spellEnd"/>
      <w:r w:rsidR="00B07260">
        <w:t xml:space="preserve"> </w:t>
      </w:r>
      <w:proofErr w:type="spellStart"/>
      <w:r w:rsidR="00B07260">
        <w:t>sehr</w:t>
      </w:r>
      <w:proofErr w:type="spellEnd"/>
      <w:r w:rsidR="00B07260">
        <w:t xml:space="preserve"> und </w:t>
      </w:r>
      <w:proofErr w:type="spellStart"/>
      <w:r w:rsidR="00B07260">
        <w:t>sind</w:t>
      </w:r>
      <w:proofErr w:type="spellEnd"/>
      <w:r w:rsidR="00B07260">
        <w:t xml:space="preserve"> </w:t>
      </w:r>
      <w:proofErr w:type="spellStart"/>
      <w:r w:rsidR="00B07260">
        <w:t>froh</w:t>
      </w:r>
      <w:proofErr w:type="spellEnd"/>
      <w:r w:rsidR="00B07260">
        <w:t xml:space="preserve">, </w:t>
      </w:r>
      <w:proofErr w:type="spellStart"/>
      <w:r w:rsidR="00B07260">
        <w:t>ihn</w:t>
      </w:r>
      <w:proofErr w:type="spellEnd"/>
      <w:r w:rsidR="00B07260">
        <w:t xml:space="preserve"> für 18 </w:t>
      </w:r>
      <w:proofErr w:type="spellStart"/>
      <w:r w:rsidR="00B07260">
        <w:t>Monate</w:t>
      </w:r>
      <w:proofErr w:type="spellEnd"/>
      <w:r w:rsidR="00B07260">
        <w:t xml:space="preserve"> an </w:t>
      </w:r>
      <w:proofErr w:type="spellStart"/>
      <w:r w:rsidR="00B07260">
        <w:t>unserer</w:t>
      </w:r>
      <w:proofErr w:type="spellEnd"/>
      <w:r w:rsidR="00B07260">
        <w:t xml:space="preserve"> </w:t>
      </w:r>
      <w:proofErr w:type="spellStart"/>
      <w:r w:rsidR="00B07260">
        <w:t>Seite</w:t>
      </w:r>
      <w:proofErr w:type="spellEnd"/>
      <w:r w:rsidR="00B07260">
        <w:t xml:space="preserve"> </w:t>
      </w:r>
      <w:proofErr w:type="spellStart"/>
      <w:r w:rsidR="00B07260">
        <w:t>gehabt</w:t>
      </w:r>
      <w:proofErr w:type="spellEnd"/>
      <w:r w:rsidR="00B07260">
        <w:t xml:space="preserve"> </w:t>
      </w:r>
      <w:proofErr w:type="spellStart"/>
      <w:r w:rsidR="00B07260">
        <w:t>zu</w:t>
      </w:r>
      <w:proofErr w:type="spellEnd"/>
      <w:r w:rsidR="00B07260">
        <w:t xml:space="preserve"> </w:t>
      </w:r>
      <w:proofErr w:type="spellStart"/>
      <w:r w:rsidR="00B07260">
        <w:t>haben</w:t>
      </w:r>
      <w:proofErr w:type="spellEnd"/>
      <w:r w:rsidR="00B07260">
        <w:t xml:space="preserve">. Wir </w:t>
      </w:r>
      <w:proofErr w:type="spellStart"/>
      <w:r w:rsidR="00B07260">
        <w:t>wünschen</w:t>
      </w:r>
      <w:proofErr w:type="spellEnd"/>
      <w:r w:rsidR="00B07260">
        <w:t xml:space="preserve"> </w:t>
      </w:r>
      <w:proofErr w:type="spellStart"/>
      <w:r w:rsidR="00B07260">
        <w:t>ihm</w:t>
      </w:r>
      <w:proofErr w:type="spellEnd"/>
      <w:r w:rsidR="00B07260">
        <w:t xml:space="preserve"> für seine Zukunft </w:t>
      </w:r>
      <w:proofErr w:type="spellStart"/>
      <w:r w:rsidR="003B434F">
        <w:t>alles</w:t>
      </w:r>
      <w:proofErr w:type="spellEnd"/>
      <w:r w:rsidR="003B434F">
        <w:t xml:space="preserve"> Gute.</w:t>
      </w:r>
    </w:p>
    <w:p w14:paraId="0C67E99E" w14:textId="21BB8748" w:rsidR="00A931B9" w:rsidRPr="00A931B9" w:rsidRDefault="00A931B9" w:rsidP="00A931B9">
      <w:pPr>
        <w:spacing w:after="0"/>
        <w:rPr>
          <w:color w:val="000000"/>
        </w:rPr>
      </w:pPr>
    </w:p>
    <w:sectPr w:rsidR="00A931B9" w:rsidRPr="00A9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46"/>
    <w:rsid w:val="00057A21"/>
    <w:rsid w:val="0008450C"/>
    <w:rsid w:val="00200D54"/>
    <w:rsid w:val="002304DE"/>
    <w:rsid w:val="003B434F"/>
    <w:rsid w:val="00785AA3"/>
    <w:rsid w:val="00A931B9"/>
    <w:rsid w:val="00B07260"/>
    <w:rsid w:val="00B21577"/>
    <w:rsid w:val="00BD374F"/>
    <w:rsid w:val="00DB4146"/>
    <w:rsid w:val="00F9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FDC00F"/>
  <w15:chartTrackingRefBased/>
  <w15:docId w15:val="{A626EBF4-1420-4841-B7BD-8AC7938F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B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41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41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414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414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4146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414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4146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414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4146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B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414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414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DB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4146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DB41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41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4146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DB4146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2304DE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Ihlenfeldt</dc:creator>
  <cp:keywords/>
  <dc:description/>
  <cp:lastModifiedBy>David Döbele</cp:lastModifiedBy>
  <cp:revision>2</cp:revision>
  <dcterms:created xsi:type="dcterms:W3CDTF">2025-10-26T12:27:00Z</dcterms:created>
  <dcterms:modified xsi:type="dcterms:W3CDTF">2025-10-26T18:33:00Z</dcterms:modified>
</cp:coreProperties>
</file>