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37F82" w14:textId="77777777" w:rsidR="005739ED" w:rsidRDefault="005739ED" w:rsidP="005739ED">
      <w:r>
        <w:t>Mazars scheint mir für dieses Praktikum ideal. Durch Ihren Fokus auf Financial Due Diligence und Unternehmensbewertung im Rahmen von Unternehmenstransaktionen ergibt sich ein extrem spannendes und dynamisches Arbeitsumfeld. Ihr breites Spektrum an Mandanten, welches sich von internationalen Börsenkonzernen über kleine und mittelständische Unternehmen bis hin zu Start-Ups und Finanzinvestoren erstreckt, reizt mich zudem sehr. Auch der breite Beratungsansatz, mit welchem Mazars ihre Mandanten sowohl in Sell-Side- als auch Buy-Side-Prozessen berät, sorgt für viele spannende Einblicke in die verschiedensten Arten von Transaktionsprozessen.</w:t>
      </w:r>
    </w:p>
    <w:p w14:paraId="0F21D62C" w14:textId="77777777" w:rsidR="005739ED" w:rsidRDefault="005739ED" w:rsidP="005739ED"/>
    <w:p w14:paraId="018C1261" w14:textId="77777777" w:rsidR="005739ED" w:rsidRDefault="005739ED" w:rsidP="005739ED">
      <w:r>
        <w:t>Grant Thornton scheint mir für dieses Praktikum ideal. Durch Ihren breiten Beratungsansatz, mit welchem Sie Ihre Mandanten bei verschiedensten Arten von Transaktionen unterstützen, ergibt sich ein extrem spannendes und dynamisches Arbeitsumfeld. Ihr breites Spektrum an Mandanten, welches sich von Börsenkonzernen über kleine und mittelständische Unternehmen bis hin zu Start-Ups erstreckt, reizt mich zudem sehr.  Die Beratung, welche von Ihnen sowohl bei Sell-Side- als auch Buy-Side-Prozessen mit allen typischen Teilschritten, wie zum Beispiel Financial Due Diligence-Projekten oder Kaufpreisermittlung und -allokation durchgeführt wird,</w:t>
      </w:r>
      <w:r w:rsidRPr="00D75407">
        <w:t xml:space="preserve"> </w:t>
      </w:r>
      <w:r>
        <w:t>sorgt für viele spannende Einblicke in die verschiedensten Aufgaben und Arbeitsschritte bei Transaktionsprozessen.</w:t>
      </w:r>
    </w:p>
    <w:p w14:paraId="166DE2FF" w14:textId="77777777" w:rsidR="005739ED" w:rsidRDefault="005739ED" w:rsidP="005739ED"/>
    <w:p w14:paraId="759D07EF" w14:textId="77777777" w:rsidR="005739ED" w:rsidRDefault="005739ED" w:rsidP="005739ED">
      <w:pPr>
        <w:rPr>
          <w:rFonts w:cstheme="minorHAnsi"/>
        </w:rPr>
      </w:pPr>
      <w:r w:rsidRPr="00CD37AF">
        <w:t>Taurus Advisory scheint mir für dieses Praktikum ideal.</w:t>
      </w:r>
      <w:r>
        <w:t xml:space="preserve"> Ihr breites Spektrum an Mandanten, welches sich von internationalen Konzernen über mittelständische Unternehmen bis Finanzinvestoren erstreckt und von Ihnen sowohl bei Sell-Side- als auch Buy-Side-Prozessen beraten wird, reizt mich sehr. Ihre branchenübergreifende Expertise, welche sich in Deals wie zum Beispiel dem Verkauf der Strabag PFS im Bereich Facility Management oder dem Verka</w:t>
      </w:r>
      <w:r w:rsidRPr="0068054F">
        <w:rPr>
          <w:rFonts w:cstheme="minorHAnsi"/>
        </w:rPr>
        <w:t>uf der</w:t>
      </w:r>
      <w:r>
        <w:rPr>
          <w:rFonts w:cstheme="minorHAnsi"/>
        </w:rPr>
        <w:t xml:space="preserve"> Plettenberg Elektromotoren GmbH &amp; Co. KG im Industriesektor widerspiegelt,</w:t>
      </w:r>
      <w:r w:rsidRPr="0068054F">
        <w:t xml:space="preserve"> </w:t>
      </w:r>
      <w:r>
        <w:t>sorgt zudem für viele spannende Einblicke in die verschiedensten Arten und Teilschritte von Transaktionsprozessen</w:t>
      </w:r>
      <w:r>
        <w:rPr>
          <w:rFonts w:cstheme="minorHAnsi"/>
        </w:rPr>
        <w:t>.</w:t>
      </w:r>
    </w:p>
    <w:p w14:paraId="64784933" w14:textId="77777777" w:rsidR="005739ED" w:rsidRDefault="005739ED" w:rsidP="005739ED"/>
    <w:p w14:paraId="3F389BD7" w14:textId="77777777" w:rsidR="005739ED" w:rsidRDefault="005739ED" w:rsidP="005739ED">
      <w:r w:rsidRPr="002E55C0">
        <w:rPr>
          <w:rFonts w:cstheme="minorHAnsi"/>
        </w:rPr>
        <w:t>Herbst Hilgenfeld Partners scheint m</w:t>
      </w:r>
      <w:r>
        <w:rPr>
          <w:rFonts w:cstheme="minorHAnsi"/>
        </w:rPr>
        <w:t>ir für dieses Praktikum ideal.</w:t>
      </w:r>
      <w:r>
        <w:t xml:space="preserve"> Durch Ihren breiten Beratungsansatz, mit welchem Sie Ihre Mandanten bei verschiedensten Arten von Transaktionen in jeder Phase des Deals unterstützen, ergibt sich ein extrem spannendes und dynamisches Arbeitsumfeld. Ihr breites Spektrum an Mandanten, welches unter anderem weltbekannte Konzerne wie die deutsche Telekom, aber auch Finanzinvestoren wie Triton oder KKR umfasst, reizt mich zudem sehr. Des Weiteren finde ich Ihre Spezialisierung auf den TMT-Markt äußerst interessant, da sich die Branche aktuell durch neue Trends wie das Web 4.0 extrem schnell und unvorhersehbar entwickelt und dementsprechend vor einer spannenden und herausfordernden Zukunft steht.</w:t>
      </w:r>
    </w:p>
    <w:p w14:paraId="448BB8AD" w14:textId="77777777" w:rsidR="005739ED" w:rsidRDefault="005739ED" w:rsidP="005739ED"/>
    <w:p w14:paraId="3789943C" w14:textId="77777777" w:rsidR="005739ED" w:rsidRDefault="005739ED" w:rsidP="005739ED">
      <w:r>
        <w:t xml:space="preserve">Herter &amp; Co. scheint mir für dieses Praktikum ideal. Ihre Spezialisierung auf </w:t>
      </w:r>
      <w:proofErr w:type="spellStart"/>
      <w:r>
        <w:t>Debt</w:t>
      </w:r>
      <w:proofErr w:type="spellEnd"/>
      <w:r>
        <w:t xml:space="preserve"> Advisory und Financial </w:t>
      </w:r>
      <w:proofErr w:type="spellStart"/>
      <w:r>
        <w:t>Restructuring</w:t>
      </w:r>
      <w:proofErr w:type="spellEnd"/>
      <w:r>
        <w:t xml:space="preserve"> ist gerade zur aktuellen, angespannten gesamtwirtschaftlichen Lage in Deutschland gefragter denn je und ein wichtiger Faktor im Wirtschaftsgeschehen. Das breite Beratungsangebot von Herter&amp; Co., welches sich von syndizierten Krediten über </w:t>
      </w:r>
      <w:proofErr w:type="spellStart"/>
      <w:r>
        <w:t>Anleihengeschäft</w:t>
      </w:r>
      <w:proofErr w:type="spellEnd"/>
      <w:r>
        <w:t xml:space="preserve"> bis hin zu Factoring erstreckt und in Deals wie zum Beispiel der finanziellen Restrukturierung der LEONI-Gruppe in Höhe ca. </w:t>
      </w:r>
      <w:r w:rsidRPr="00951C66">
        <w:rPr>
          <w:rFonts w:cstheme="minorHAnsi"/>
          <w:color w:val="000000"/>
          <w:shd w:val="clear" w:color="auto" w:fill="FFFFFF"/>
        </w:rPr>
        <w:t>€</w:t>
      </w:r>
      <w:r w:rsidRPr="00951C66">
        <w:rPr>
          <w:rFonts w:cstheme="minorHAnsi"/>
        </w:rPr>
        <w:t xml:space="preserve"> </w:t>
      </w:r>
      <w:r>
        <w:t>2,3 Mrd. niederschlägt, finde ich zudem äußerst spannend.</w:t>
      </w:r>
    </w:p>
    <w:p w14:paraId="5BFDED68" w14:textId="77777777" w:rsidR="005739ED" w:rsidRDefault="005739ED" w:rsidP="005739ED"/>
    <w:p w14:paraId="48F151C4" w14:textId="77777777" w:rsidR="005739ED" w:rsidRPr="002D4F88" w:rsidRDefault="005739ED" w:rsidP="005739ED">
      <w:r w:rsidRPr="002D4F88">
        <w:t>Kroll scheint mir für d</w:t>
      </w:r>
      <w:r>
        <w:t xml:space="preserve">ieses Praktikum ideal. Als führender, unabhängiger Risk and Financial </w:t>
      </w:r>
      <w:proofErr w:type="spellStart"/>
      <w:r>
        <w:t>Advisor</w:t>
      </w:r>
      <w:proofErr w:type="spellEnd"/>
      <w:r>
        <w:t xml:space="preserve"> steht Kroll für Beratung auf höchstem Niveau und damit für eine tolle Möglichkeit, von Experten auf </w:t>
      </w:r>
      <w:r>
        <w:lastRenderedPageBreak/>
        <w:t>dem Gebiet der Corporate Finance und Transaktionsberatung zu lernen. Zudem reizt mich der Ausbau der Kapazitäten und des Geschäfts in Deutschland und der gesamten EMEA-Region, welcher für spannende Herausforderungen während dieser Wachstumsphase des Unternehmens sorgt. Ihren breiten, branchenübergreifenden Kundenstamm, welcher sich über DAX-Unternehmen und Private Equity-Firmen bis hin zu Start-Ups und FinTechs erstreckt, finde ich ebenfalls sehr spannend.</w:t>
      </w:r>
    </w:p>
    <w:p w14:paraId="07DFED44" w14:textId="77777777" w:rsidR="00B61782" w:rsidRDefault="00B61782"/>
    <w:p w14:paraId="0B73A775" w14:textId="77777777" w:rsidR="005739ED" w:rsidRDefault="005739ED" w:rsidP="005739ED">
      <w:r>
        <w:t>Falkensteg scheint mir für dieses Praktikum ideal. Als unabhängige Corporate Finance-Beratungsgesellschaft, welche ihren Fokus nicht nur auf klassische M&amp;A-Transaktionen, sondern auch auf Sonderfälle wie Restrukturierungsprojekte oder Insolvenzberatung legt, stellt Falkensteg eine tolle Möglichkeit dar, mit absoluten Branchenexperten zu arbeiten und von diesen zu lernen. Ihr breiter Kundenstamm an vor allem mittelständischen Unternehmen reizt mich zudem sehr, da ich bereits während meines Praktikums in der Wirtschaftsprüfung vor allem mit Unternehmen dieser Größenordnung gearbeitet habe und so nun eine weitere Facette an der Beratung dieser Firmen kennenlernen möchte.</w:t>
      </w:r>
    </w:p>
    <w:p w14:paraId="5900B6DA" w14:textId="77777777" w:rsidR="005739ED" w:rsidRDefault="005739ED"/>
    <w:p w14:paraId="4506AAE4" w14:textId="77777777" w:rsidR="005739ED" w:rsidRDefault="005739ED" w:rsidP="005739ED">
      <w:r>
        <w:t xml:space="preserve">Die Hauck Aufhäuser Lampe Privatbank scheint mir für dieses Praktikum ideal. Als eine der größten und traditionsreichsten Privatbanken Deutschlands genießt Hauck Aufhäuser Lampe einen exzellenten Ruf im Bereich der Corporate Finance. Mit ihrem breiten Beratungsspektrum, welches sowohl </w:t>
      </w:r>
      <w:proofErr w:type="spellStart"/>
      <w:r>
        <w:t>Sellside</w:t>
      </w:r>
      <w:proofErr w:type="spellEnd"/>
      <w:r>
        <w:t xml:space="preserve">- als auch </w:t>
      </w:r>
      <w:proofErr w:type="spellStart"/>
      <w:r>
        <w:t>Buyside</w:t>
      </w:r>
      <w:proofErr w:type="spellEnd"/>
      <w:r>
        <w:t xml:space="preserve">-Transaktionen gleichermaßen umfasst, begleiten Sie nationale und internationale Deals mit einem spannenden Fokus auf den aufstrebenden chinesischen Markt. Diese spannenden Ansätze, welche sich in Deals wie der Beratung von </w:t>
      </w:r>
      <w:proofErr w:type="spellStart"/>
      <w:r>
        <w:t>Pacoma</w:t>
      </w:r>
      <w:proofErr w:type="spellEnd"/>
      <w:r>
        <w:t xml:space="preserve"> bei der Finanzierung eines Minderheitsanteils an der China </w:t>
      </w:r>
      <w:proofErr w:type="spellStart"/>
      <w:r>
        <w:t>Jianyin</w:t>
      </w:r>
      <w:proofErr w:type="spellEnd"/>
      <w:r>
        <w:t xml:space="preserve"> Investment zeigt, reizen mich sehr.</w:t>
      </w:r>
    </w:p>
    <w:p w14:paraId="75CFEEBC" w14:textId="77777777" w:rsidR="005739ED" w:rsidRDefault="005739ED"/>
    <w:p w14:paraId="1FCB02BB" w14:textId="77777777" w:rsidR="005739ED" w:rsidRDefault="005739ED" w:rsidP="005739ED">
      <w:proofErr w:type="spellStart"/>
      <w:r w:rsidRPr="00175DE0">
        <w:t>Peryton</w:t>
      </w:r>
      <w:proofErr w:type="spellEnd"/>
      <w:r w:rsidRPr="00175DE0">
        <w:t xml:space="preserve"> Advisory scheint mir für di</w:t>
      </w:r>
      <w:r>
        <w:t xml:space="preserve">eses Praktikum ideal. Ihr breites Beratungsangebot, welches sich über klassische </w:t>
      </w:r>
      <w:proofErr w:type="spellStart"/>
      <w:r>
        <w:t>Sellside</w:t>
      </w:r>
      <w:proofErr w:type="spellEnd"/>
      <w:r>
        <w:t xml:space="preserve">- und </w:t>
      </w:r>
      <w:proofErr w:type="spellStart"/>
      <w:r>
        <w:t>Buyside</w:t>
      </w:r>
      <w:proofErr w:type="spellEnd"/>
      <w:r>
        <w:t xml:space="preserve">-Transaktionen bis hin zu Umstrukturierungsprojekten und Übernahme-Abwehrstrategien erstreckt, reizt mich sehr. Zudem finde ich die Chance, in einer noch jungen und aufstrebenden Firma mit einem dennoch extrem hohen </w:t>
      </w:r>
      <w:proofErr w:type="spellStart"/>
      <w:r>
        <w:t>Dealflow</w:t>
      </w:r>
      <w:proofErr w:type="spellEnd"/>
      <w:r>
        <w:t xml:space="preserve"> zu arbeiten und dort von den besten Branchenexperten zu lernen, extrem spannend.</w:t>
      </w:r>
    </w:p>
    <w:p w14:paraId="2D6BE8B4" w14:textId="77777777" w:rsidR="005739ED" w:rsidRDefault="005739ED"/>
    <w:p w14:paraId="62872D34" w14:textId="77777777" w:rsidR="005739ED" w:rsidRDefault="005739ED" w:rsidP="005739ED">
      <w:proofErr w:type="spellStart"/>
      <w:r w:rsidRPr="00175DE0">
        <w:t>cf:M</w:t>
      </w:r>
      <w:proofErr w:type="spellEnd"/>
      <w:r w:rsidRPr="00175DE0">
        <w:t xml:space="preserve"> scheint mir f</w:t>
      </w:r>
      <w:r>
        <w:t xml:space="preserve">ür dieses Praktikum ideal. Ihr Fokus auf die Beratung von mittelständischen Unternehmen reizt mich sehr, da ich bereits während meines Praktikums in der Wirtschaftsprüfung vor allem mit Unternehmen dieser Größenordnung gearbeitet habe und so nun eine weitere Facette an der Beratung dieser Firmen kennenlernen möchte. Ihre Beratungsleistungen, welche sich von klassischen </w:t>
      </w:r>
      <w:proofErr w:type="spellStart"/>
      <w:r>
        <w:t>Sellside</w:t>
      </w:r>
      <w:proofErr w:type="spellEnd"/>
      <w:r>
        <w:t xml:space="preserve">- und </w:t>
      </w:r>
      <w:proofErr w:type="spellStart"/>
      <w:r>
        <w:t>Buyside</w:t>
      </w:r>
      <w:proofErr w:type="spellEnd"/>
      <w:r>
        <w:t>-Transaktionen bis hin zur Beratung in Sondersituationen wie Restrukturierungen oder der Finanzierungsberatung finde ich besonders spannend.</w:t>
      </w:r>
    </w:p>
    <w:p w14:paraId="21916973" w14:textId="77777777" w:rsidR="005739ED" w:rsidRDefault="005739ED"/>
    <w:p w14:paraId="499FE462" w14:textId="77777777" w:rsidR="005739ED" w:rsidRDefault="005739ED" w:rsidP="005739ED">
      <w:proofErr w:type="spellStart"/>
      <w:r w:rsidRPr="006E318A">
        <w:t>One</w:t>
      </w:r>
      <w:proofErr w:type="spellEnd"/>
      <w:r w:rsidRPr="006E318A">
        <w:t xml:space="preserve"> Square </w:t>
      </w:r>
      <w:proofErr w:type="spellStart"/>
      <w:r w:rsidRPr="006E318A">
        <w:t>Advisors</w:t>
      </w:r>
      <w:proofErr w:type="spellEnd"/>
      <w:r w:rsidRPr="006E318A">
        <w:t xml:space="preserve"> scheint mir für dieses</w:t>
      </w:r>
      <w:r>
        <w:t xml:space="preserve"> Praktikum ideal. Ihre Spezialisierung auf Financial </w:t>
      </w:r>
      <w:proofErr w:type="spellStart"/>
      <w:r>
        <w:t>Restructuring</w:t>
      </w:r>
      <w:proofErr w:type="spellEnd"/>
      <w:r>
        <w:t xml:space="preserve"> ist gerade zur aktuellen, angespannten gesamtwirtschaftlichen Lage in Deutschland gefragter denn je und ein wichtiger Faktor im Wirtschaftsgeschehen. Ihr breites Spektrum an Beratungsleistungen, welches sich von klassischer finanzieller Restrukturierung bis hin zur Krisenstabilisierung und Durchführung von Unternehmenstransaktionen in notleidenden Situationen finde ich zudem äußerst spannend.</w:t>
      </w:r>
    </w:p>
    <w:p w14:paraId="527ABC8A" w14:textId="77777777" w:rsidR="005739ED" w:rsidRDefault="005739ED"/>
    <w:p w14:paraId="0951C9DF" w14:textId="2D0C5FB6" w:rsidR="005739ED" w:rsidRDefault="005739ED" w:rsidP="005739ED">
      <w:r>
        <w:lastRenderedPageBreak/>
        <w:t xml:space="preserve">Auf </w:t>
      </w:r>
      <w:proofErr w:type="spellStart"/>
      <w:r>
        <w:t>Saxenhammer</w:t>
      </w:r>
      <w:proofErr w:type="spellEnd"/>
      <w:r>
        <w:t xml:space="preserve"> bin ich aus den verschiedensten Gründen aufmerksam geworden. Ihr</w:t>
      </w:r>
      <w:r w:rsidRPr="007337FD">
        <w:t xml:space="preserve"> </w:t>
      </w:r>
      <w:r>
        <w:t xml:space="preserve">breites Beratungsangebot, welches sich von klassischen </w:t>
      </w:r>
      <w:proofErr w:type="spellStart"/>
      <w:r>
        <w:t>Sellside</w:t>
      </w:r>
      <w:proofErr w:type="spellEnd"/>
      <w:r>
        <w:t xml:space="preserve">- und </w:t>
      </w:r>
      <w:proofErr w:type="spellStart"/>
      <w:r>
        <w:t>Buyside</w:t>
      </w:r>
      <w:proofErr w:type="spellEnd"/>
      <w:r>
        <w:t>-Transaktionen bis hin zu spezielleren Deals wie Restrukturierungsprojekten erstreckt, fasziniert und reizt mich sehr. Den Fokus auf mittelständische Unternehmen finde ich zudem besonders spannend,</w:t>
      </w:r>
      <w:r w:rsidRPr="00E345B9">
        <w:t xml:space="preserve"> </w:t>
      </w:r>
      <w:r>
        <w:t xml:space="preserve">da ich bereits während meines Praktikums in der Wirtschaftsprüfung mit Unternehmen dieser Größenordnung gearbeitet habe und so nun eine weitere Facette an der Beratung dieser Firmen kennenlernen möchte. Der hohe </w:t>
      </w:r>
      <w:proofErr w:type="spellStart"/>
      <w:r>
        <w:t>Dealflow</w:t>
      </w:r>
      <w:proofErr w:type="spellEnd"/>
      <w:r>
        <w:t xml:space="preserve"> und die damit verbundene hohe Arbeitsauslastung, welche sich bei </w:t>
      </w:r>
      <w:proofErr w:type="spellStart"/>
      <w:r>
        <w:t>Saxenhammer</w:t>
      </w:r>
      <w:proofErr w:type="spellEnd"/>
      <w:r>
        <w:t xml:space="preserve"> mit inzwischen über 300 abgeschlossenen Transaktionen in den verschie</w:t>
      </w:r>
      <w:ins w:id="0" w:author="David Döbele" w:date="2023-11-07T20:22:00Z">
        <w:r w:rsidR="00903F18">
          <w:t>den</w:t>
        </w:r>
      </w:ins>
      <w:del w:id="1" w:author="David Döbele" w:date="2023-11-07T20:22:00Z">
        <w:r w:rsidDel="00903F18">
          <w:delText>n</w:delText>
        </w:r>
      </w:del>
      <w:r>
        <w:t xml:space="preserve">sten Wirtschaftssektoren zeigen, komplettiert für mich die Überzeugung, dass es sich bei </w:t>
      </w:r>
      <w:proofErr w:type="spellStart"/>
      <w:r>
        <w:t>Saxenhammer</w:t>
      </w:r>
      <w:proofErr w:type="spellEnd"/>
      <w:r>
        <w:t xml:space="preserve"> um das ideale Unternehmen für dieses Praktikum handelt.</w:t>
      </w:r>
    </w:p>
    <w:p w14:paraId="586A83DE" w14:textId="77777777" w:rsidR="005739ED" w:rsidRDefault="005739ED"/>
    <w:p w14:paraId="4D13991D" w14:textId="5BE0FCFA" w:rsidR="005739ED" w:rsidRPr="00501893" w:rsidRDefault="005739ED" w:rsidP="005739ED">
      <w:r w:rsidRPr="00501893">
        <w:t>Sigma Corporate Finance scheint mir für di</w:t>
      </w:r>
      <w:r>
        <w:t xml:space="preserve">eses </w:t>
      </w:r>
      <w:del w:id="2" w:author="David Döbele" w:date="2023-11-07T20:22:00Z">
        <w:r w:rsidDel="00903F18">
          <w:delText>Parktikum</w:delText>
        </w:r>
      </w:del>
      <w:ins w:id="3" w:author="David Döbele" w:date="2023-11-07T20:22:00Z">
        <w:r w:rsidR="00903F18">
          <w:t>Praktikum</w:t>
        </w:r>
      </w:ins>
      <w:r>
        <w:t xml:space="preserve"> ideal. Ihr Beratungsangebot, welches nicht nur klassische </w:t>
      </w:r>
      <w:proofErr w:type="spellStart"/>
      <w:r>
        <w:t>Sellside</w:t>
      </w:r>
      <w:proofErr w:type="spellEnd"/>
      <w:r>
        <w:t xml:space="preserve">- und </w:t>
      </w:r>
      <w:proofErr w:type="spellStart"/>
      <w:r>
        <w:t>Buyside</w:t>
      </w:r>
      <w:proofErr w:type="spellEnd"/>
      <w:r>
        <w:t xml:space="preserve">-Transaktionen, sondern auch spezielle </w:t>
      </w:r>
      <w:proofErr w:type="spellStart"/>
      <w:r>
        <w:t>Distressed</w:t>
      </w:r>
      <w:proofErr w:type="spellEnd"/>
      <w:r>
        <w:t xml:space="preserve"> M&amp;A-Projekte für Unternehmen in Krisensituationen abdeckt, finde ich äußerst spannend. Zudem reizt mich der breite, branchenübergreifende Kundenstamm von Sigma CF, welcher sich über die Automobilindustrie bis hin zu Landwirtschaft oder E-Commerce erstreckt. Besonders spannend fand ich hierbei Deals wie den Verkauf der SONOTRONIC Nagel GmbH als Hersteller von Sondermaschinen oder der den Carve-Out der United Salon Technologies GmbH. </w:t>
      </w:r>
    </w:p>
    <w:p w14:paraId="4DABA632" w14:textId="77777777" w:rsidR="005739ED" w:rsidRDefault="005739ED"/>
    <w:p w14:paraId="59B8890C" w14:textId="77777777" w:rsidR="005739ED" w:rsidRPr="00B66067" w:rsidRDefault="005739ED" w:rsidP="005739ED">
      <w:r w:rsidRPr="00B66067">
        <w:t>BDO scheint mir f</w:t>
      </w:r>
      <w:r>
        <w:t>ür dieses Praktikum ideal. Als eine der deutschlandweit größten Gesellschaften für Wirtschaftsprüfung, Steuerberatung und Advisory genießt BDO einen exzellenten Ruf und ist für eine hohe Expertise in ihren verschiedenen Tätigkeitsbereichen wie eben auch der Corporate Finance bekannt. Ihr breites Spektrum an Mandanten, welches sich über die verschiedensten Industriesektoren von der Gesundheitswirtschaft bis hin zu IT-Dienstleistern erstreckt, finde ich zudem besonders spannend. Ihr dabei gewählter Fokus auf mittelständische Unternehmen reizt mich sehr, da ich bereits während meines Praktikums in der Wirtschaftsprüfung vor allem mit Unternehmen dieser Größenordnung gearbeitet habe und nun eine weitere Facette an der Beratung dieser Firmen kennenlernen möchte.</w:t>
      </w:r>
    </w:p>
    <w:p w14:paraId="58CD5EBE" w14:textId="77777777" w:rsidR="005739ED" w:rsidRDefault="005739ED"/>
    <w:p w14:paraId="72659DD4" w14:textId="77777777" w:rsidR="005739ED" w:rsidRPr="00B66067" w:rsidRDefault="005739ED" w:rsidP="005739ED">
      <w:r>
        <w:t>Rödl &amp; Partner scheint mir für dieses Praktikum ideal. Als eine der deutschlandweit größten Gesellschaften für Wirtschaftsprüfung, Steuer- und Unternehmensberatung genießt Rödl &amp; Partner einen exzellenten Ruf und ist für eine hohe Expertise in ihren verschiedenen Tätigkeitsbereichen wie eben auch dem M&amp;A bekannt. Ihr breites Spektrum an Mandanten, welches sich über die verschiedensten Industriesektoren erstreckt, finde ich zudem besonders spannend. Ihr dabei gewählter Fokus auf mittelständische Unternehmen reizt mich sehr, da ich bereits während meines Praktikums in der Wirtschaftsprüfung vor allem mit Unternehmen dieser Größenordnung gearbeitet habe und nun eine weitere Facette an der Beratung dieser Firmen kennenlernen möchte.</w:t>
      </w:r>
    </w:p>
    <w:p w14:paraId="77BEEBB6" w14:textId="77777777" w:rsidR="005739ED" w:rsidRDefault="005739ED"/>
    <w:p w14:paraId="3A0ABBE2" w14:textId="0A327CF8" w:rsidR="005739ED" w:rsidRPr="007F557A" w:rsidRDefault="005739ED" w:rsidP="005739ED">
      <w:proofErr w:type="spellStart"/>
      <w:r w:rsidRPr="007F557A">
        <w:t>Consus</w:t>
      </w:r>
      <w:proofErr w:type="spellEnd"/>
      <w:r w:rsidRPr="007F557A">
        <w:t xml:space="preserve"> Partner scheint mir f</w:t>
      </w:r>
      <w:r>
        <w:t xml:space="preserve">ür dieses Praktikum ideal. Ihr breites Beratungsangebot, welches nicht nur klassische </w:t>
      </w:r>
      <w:proofErr w:type="spellStart"/>
      <w:r>
        <w:t>Sellside</w:t>
      </w:r>
      <w:proofErr w:type="spellEnd"/>
      <w:r>
        <w:t xml:space="preserve">- und </w:t>
      </w:r>
      <w:proofErr w:type="spellStart"/>
      <w:r>
        <w:t>Buyside</w:t>
      </w:r>
      <w:proofErr w:type="spellEnd"/>
      <w:r>
        <w:t>-Transaktionen, sondern auch Carve-Outs und Finanzierungsprojekte umfasst, finde ich äußerst spannend. Zudem reizt mich der breite, branchenübergreifende Kundenstamm</w:t>
      </w:r>
      <w:ins w:id="4" w:author="David Döbele" w:date="2023-11-07T20:22:00Z">
        <w:r w:rsidR="00903F18">
          <w:t xml:space="preserve"> </w:t>
        </w:r>
      </w:ins>
      <w:r>
        <w:t xml:space="preserve">von </w:t>
      </w:r>
      <w:proofErr w:type="spellStart"/>
      <w:r>
        <w:t>ConsusPartner</w:t>
      </w:r>
      <w:proofErr w:type="spellEnd"/>
      <w:r>
        <w:t>, welcher die verschiedensten Branchen umfasst und das Vertrauen großer Finanzinvestoren und Konzernen wie Triton oder der KfW Bankengruppe widerspiegelt.</w:t>
      </w:r>
    </w:p>
    <w:p w14:paraId="6ED4D174" w14:textId="77777777" w:rsidR="005739ED" w:rsidRPr="007F557A" w:rsidRDefault="005739ED" w:rsidP="005739ED">
      <w:r>
        <w:lastRenderedPageBreak/>
        <w:t xml:space="preserve">PWC scheint mir für dieses Praktikum ideal. Als eine der weltweit größten Gesellschaften für Wirtschaftsprüfung, Steuer- und Unternehmensberatung genießt PWC einen exzellenten Ruf und ist für eine hohe Expertise in ihren verschiedenen Tätigkeitsbereichen wie eben auch dem M&amp;A bekannt. Ihr breites Beratungsangebot, welches nicht nur klassische </w:t>
      </w:r>
      <w:proofErr w:type="spellStart"/>
      <w:r>
        <w:t>Sellside</w:t>
      </w:r>
      <w:proofErr w:type="spellEnd"/>
      <w:r>
        <w:t xml:space="preserve">- und </w:t>
      </w:r>
      <w:proofErr w:type="spellStart"/>
      <w:r>
        <w:t>Buyside</w:t>
      </w:r>
      <w:proofErr w:type="spellEnd"/>
      <w:r>
        <w:t xml:space="preserve">-Transaktionen, sondern auch speziellere Projekte wie Carve-Outs oder IPOs umfasst, finde ich äußerst spannend. Ihr hoher </w:t>
      </w:r>
      <w:proofErr w:type="spellStart"/>
      <w:r>
        <w:t>Dealflow</w:t>
      </w:r>
      <w:proofErr w:type="spellEnd"/>
      <w:r>
        <w:t xml:space="preserve">, welcher bereits sechs im Jahr 2023 abgeschlossene Deals wie zum Beispiel den Verkauf der </w:t>
      </w:r>
      <w:proofErr w:type="spellStart"/>
      <w:r>
        <w:t>Prophete</w:t>
      </w:r>
      <w:proofErr w:type="spellEnd"/>
      <w:r>
        <w:t xml:space="preserve"> and Cycle-Union Group an </w:t>
      </w:r>
      <w:proofErr w:type="spellStart"/>
      <w:r>
        <w:t>DuTech</w:t>
      </w:r>
      <w:proofErr w:type="spellEnd"/>
      <w:r>
        <w:t xml:space="preserve"> Holdings Ltd. umfasst, reizt mich zudem sehr.</w:t>
      </w:r>
    </w:p>
    <w:p w14:paraId="0A8C0E3C" w14:textId="77777777" w:rsidR="005739ED" w:rsidRDefault="005739ED"/>
    <w:p w14:paraId="53D82679" w14:textId="77777777" w:rsidR="005739ED" w:rsidRPr="007F557A" w:rsidRDefault="005739ED" w:rsidP="005739ED">
      <w:r>
        <w:t>KPMG scheint mir für dieses Praktikum ideal. Als eine der weltweit größten Gesellschaften für Wirtschaftsprüfung, Steuer- und Unternehmensberatung genießt KPMG einen exzellenten Ruf und ist für eine hohe Expertise in ihren verschiedenen Tätigkeitsbereichen wie eben auch der Transaktionsberatung bekannt. Ihre Dienstleistungen mit Fokus auf Unternehmensbewertung und Due-</w:t>
      </w:r>
      <w:proofErr w:type="spellStart"/>
      <w:r>
        <w:t>Dilligence</w:t>
      </w:r>
      <w:proofErr w:type="spellEnd"/>
      <w:r>
        <w:t xml:space="preserve">-Analysen, welche bei jährlich mehr als 300 Transaktionen deutschlandweit von Kunden sowohl auf der </w:t>
      </w:r>
      <w:proofErr w:type="spellStart"/>
      <w:r>
        <w:t>Buyside</w:t>
      </w:r>
      <w:proofErr w:type="spellEnd"/>
      <w:r>
        <w:t xml:space="preserve"> als auch auf der </w:t>
      </w:r>
      <w:proofErr w:type="spellStart"/>
      <w:r>
        <w:t>Sellside</w:t>
      </w:r>
      <w:proofErr w:type="spellEnd"/>
      <w:r>
        <w:t xml:space="preserve"> genutzt werden, finde ich äußerst spannend. Zudem fasziniert mich die Arbeit der multidisziplinären Teams bei KPMG, welche nicht nur aus klassischen M&amp;A- und TAS-Spezialisten bestehen, sondern auch Kollegen aus dem </w:t>
      </w:r>
      <w:proofErr w:type="spellStart"/>
      <w:r>
        <w:t>Tax</w:t>
      </w:r>
      <w:proofErr w:type="spellEnd"/>
      <w:r>
        <w:t xml:space="preserve"> einbindet und so eine breitgefächerte Expertise schafft.</w:t>
      </w:r>
    </w:p>
    <w:p w14:paraId="3E8A1F1B" w14:textId="77777777" w:rsidR="005739ED" w:rsidRDefault="005739ED"/>
    <w:p w14:paraId="43AFE285" w14:textId="08CDC3D7" w:rsidR="005739ED" w:rsidRDefault="005739ED" w:rsidP="005739ED">
      <w:r>
        <w:t>Ernst &amp; Young scheint mir für dieses Praktikum ideal. Als eine der weltweit größten Gesellschaften für Wirtschaftsprüfung, Steuer- und Unternehmensberatung genießt Ernst &amp; Young einen exzellenten Ruf und ist für eine hohe Expertise in ihren verschiedenen Tätigkeitsbereichen wie eben auch dem M&amp;A bekannt.</w:t>
      </w:r>
      <w:r w:rsidRPr="00397877">
        <w:t xml:space="preserve"> </w:t>
      </w:r>
      <w:r>
        <w:t xml:space="preserve">Ihr breites Beratungsangebot, welches nicht nur klassische </w:t>
      </w:r>
      <w:proofErr w:type="spellStart"/>
      <w:r>
        <w:t>Sellside</w:t>
      </w:r>
      <w:proofErr w:type="spellEnd"/>
      <w:r>
        <w:t xml:space="preserve">- und </w:t>
      </w:r>
      <w:proofErr w:type="spellStart"/>
      <w:r>
        <w:t>Buyside</w:t>
      </w:r>
      <w:proofErr w:type="spellEnd"/>
      <w:r>
        <w:t xml:space="preserve">-Transaktionen, sondern auch speziellere Projekte wie Restrukturierungen oder IPOs umfasst, finde ich äußerst spannend. Ein weiterer Punkt der mich sehr reizt ist </w:t>
      </w:r>
      <w:ins w:id="5" w:author="David Döbele" w:date="2023-11-07T20:22:00Z">
        <w:r w:rsidR="00903F18">
          <w:t>I</w:t>
        </w:r>
      </w:ins>
      <w:del w:id="6" w:author="David Döbele" w:date="2023-11-07T20:22:00Z">
        <w:r w:rsidDel="00903F18">
          <w:delText>i</w:delText>
        </w:r>
      </w:del>
      <w:r>
        <w:t xml:space="preserve">hr hoher </w:t>
      </w:r>
      <w:proofErr w:type="spellStart"/>
      <w:r>
        <w:t>Dealflow</w:t>
      </w:r>
      <w:proofErr w:type="spellEnd"/>
      <w:r>
        <w:t>, welcher viele verschiedene Deals wie zum Beispiel die Beratung der PATRIZIA beim Investment in ein Netz an EV-Ladestationen, welches für diese den Markteintritt in Deutschland darstellt, umfasst.</w:t>
      </w:r>
    </w:p>
    <w:p w14:paraId="4254A0F6" w14:textId="77777777" w:rsidR="005739ED" w:rsidRDefault="005739ED"/>
    <w:p w14:paraId="04785CC4" w14:textId="77777777" w:rsidR="005739ED" w:rsidRDefault="005739ED" w:rsidP="005739ED">
      <w:r>
        <w:t>Deloitte scheint mir für dieses Praktikum ideal. Als eine der weltweit größten Gesellschaften für Wirtschaftsprüfung, Steuer- und Unternehmensberatung genießt Deloitte einen exzellenten Ruf und ist für eine hohe Expertise in ihren verschiedenen Tätigkeitsbereichen wie eben auch der Transaktionsberatung bekannt. Ihre Dienstleistungen mit Fokus auf Unternehmensbewertung und Financial-Due-</w:t>
      </w:r>
      <w:proofErr w:type="spellStart"/>
      <w:r>
        <w:t>Dilligence</w:t>
      </w:r>
      <w:proofErr w:type="spellEnd"/>
      <w:r>
        <w:t xml:space="preserve">-Analysen, welche von ihren Kunden sowohl auf der </w:t>
      </w:r>
      <w:proofErr w:type="spellStart"/>
      <w:r>
        <w:t>Buyside</w:t>
      </w:r>
      <w:proofErr w:type="spellEnd"/>
      <w:r>
        <w:t xml:space="preserve"> als auch auf der </w:t>
      </w:r>
      <w:proofErr w:type="spellStart"/>
      <w:r>
        <w:t>Sellside</w:t>
      </w:r>
      <w:proofErr w:type="spellEnd"/>
      <w:r>
        <w:t xml:space="preserve"> genutzt werden, finde ich äußerst spannend. Ihr breiter Kundenstamm, welcher sich über die verschiedensten Industriesektoren erstreckt, reizt mich zudem sehr, da dieser einen umfassenden Einblick in die verschiedensten Arten von Deals, maßgeschneidert an die Wünsche und Bedürfnisse des jeweiligen Kunden, ermöglicht.</w:t>
      </w:r>
    </w:p>
    <w:p w14:paraId="57702640" w14:textId="77777777" w:rsidR="005739ED" w:rsidRDefault="005739ED"/>
    <w:sectPr w:rsidR="005739E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9ED"/>
    <w:rsid w:val="005739ED"/>
    <w:rsid w:val="00903F18"/>
    <w:rsid w:val="00B617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A174"/>
  <w15:chartTrackingRefBased/>
  <w15:docId w15:val="{5B46A261-EB18-4BE1-AE5E-BF0D241D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39ED"/>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903F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1833</Words>
  <Characters>11550</Characters>
  <Application>Microsoft Office Word</Application>
  <DocSecurity>0</DocSecurity>
  <Lines>96</Lines>
  <Paragraphs>26</Paragraphs>
  <ScaleCrop>false</ScaleCrop>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freywald.finn@gmail.com</dc:creator>
  <cp:keywords/>
  <dc:description/>
  <cp:lastModifiedBy>David Döbele</cp:lastModifiedBy>
  <cp:revision>2</cp:revision>
  <dcterms:created xsi:type="dcterms:W3CDTF">2023-11-07T17:52:00Z</dcterms:created>
  <dcterms:modified xsi:type="dcterms:W3CDTF">2023-11-07T19:22:00Z</dcterms:modified>
</cp:coreProperties>
</file>