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"/>
        <w:tblpPr w:leftFromText="141" w:rightFromText="141" w:vertAnchor="text" w:horzAnchor="margin" w:tblpX="-567" w:tblpY="-285"/>
        <w:tblW w:w="1020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5954"/>
        <w:gridCol w:w="136"/>
        <w:gridCol w:w="431"/>
        <w:gridCol w:w="142"/>
        <w:gridCol w:w="283"/>
        <w:gridCol w:w="142"/>
        <w:gridCol w:w="425"/>
        <w:gridCol w:w="2693"/>
      </w:tblGrid>
      <w:tr w:rsidR="00C1047E" w:rsidRPr="002B43CB" w14:paraId="691620DA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3ED76A4F" w14:textId="4FDE82CB" w:rsidR="00C95FA1" w:rsidRPr="002B43CB" w:rsidRDefault="00C95FA1" w:rsidP="00EF1A59">
            <w:pPr>
              <w:jc w:val="center"/>
              <w:rPr>
                <w:rFonts w:ascii="Georgia" w:eastAsia="Georgia" w:hAnsi="Georgia" w:cs="Georgia"/>
                <w:lang w:val="de-DE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40"/>
                <w:szCs w:val="40"/>
              </w:rPr>
              <w:t>Merwan Biskin</w:t>
            </w:r>
            <w:r w:rsidRPr="002B43CB">
              <w:rPr>
                <w:rFonts w:ascii="Georgia" w:eastAsia="Georgia" w:hAnsi="Georgia" w:cs="Georgia"/>
                <w:sz w:val="44"/>
                <w:szCs w:val="44"/>
              </w:rPr>
              <w:br/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Hallstraße 35, 70376 Stuttgart</w:t>
            </w:r>
            <w:r w:rsidR="00C1047E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|</w:t>
            </w:r>
            <w:r w:rsidR="00C1047E" w:rsidRPr="002B43C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</w:t>
            </w: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+</w:t>
            </w:r>
            <w:r w:rsidR="00196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49 17</w:t>
            </w:r>
            <w:r w:rsidR="005C4FF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0</w:t>
            </w:r>
            <w:r w:rsidR="00196D5D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4737658</w:t>
            </w: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 xml:space="preserve"> | merwan.biskin@outlook.com | 02.11.2001 in Stuttgart</w:t>
            </w:r>
          </w:p>
        </w:tc>
      </w:tr>
      <w:tr w:rsidR="00C1047E" w:rsidRPr="002B43CB" w14:paraId="799E7F07" w14:textId="77777777" w:rsidTr="00D55ADF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10F74854" w14:textId="77777777" w:rsidR="00C95FA1" w:rsidRPr="002B43CB" w:rsidRDefault="00C95FA1" w:rsidP="00EF1A59">
            <w:pPr>
              <w:jc w:val="center"/>
              <w:rPr>
                <w:rFonts w:ascii="Georgia" w:eastAsia="Georgia" w:hAnsi="Georgia" w:cs="Georgia"/>
                <w:sz w:val="26"/>
                <w:szCs w:val="26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Schule &amp; Studium</w:t>
            </w:r>
          </w:p>
        </w:tc>
      </w:tr>
      <w:tr w:rsidR="00C1047E" w:rsidRPr="002B43CB" w14:paraId="198C68D8" w14:textId="77777777" w:rsidTr="00D55ADF">
        <w:trPr>
          <w:trHeight w:val="340"/>
        </w:trPr>
        <w:tc>
          <w:tcPr>
            <w:tcW w:w="7513" w:type="dxa"/>
            <w:gridSpan w:val="7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507C1871" w14:textId="2D148B9F" w:rsidR="00C95FA1" w:rsidRPr="002B43CB" w:rsidRDefault="00C95FA1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Hochschule Macromedia</w:t>
            </w:r>
            <w:r w:rsidR="00B548FD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GmbH</w:t>
            </w:r>
          </w:p>
        </w:tc>
        <w:tc>
          <w:tcPr>
            <w:tcW w:w="2693" w:type="dxa"/>
            <w:tcBorders>
              <w:top w:val="nil"/>
              <w:left w:val="nil"/>
            </w:tcBorders>
            <w:vAlign w:val="bottom"/>
          </w:tcPr>
          <w:p w14:paraId="43C28C47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11FB24EE" w14:textId="77777777" w:rsidTr="00D55ADF">
        <w:trPr>
          <w:trHeight w:val="20"/>
        </w:trPr>
        <w:tc>
          <w:tcPr>
            <w:tcW w:w="6090" w:type="dxa"/>
            <w:gridSpan w:val="2"/>
            <w:tcBorders>
              <w:bottom w:val="nil"/>
            </w:tcBorders>
            <w:vAlign w:val="bottom"/>
          </w:tcPr>
          <w:p w14:paraId="3A9EF345" w14:textId="72DD6ADF" w:rsidR="00D175EE" w:rsidRPr="002B43CB" w:rsidRDefault="00C95FA1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B.A. </w:t>
            </w:r>
            <w:r w:rsidR="00652C96" w:rsidRPr="002B43CB">
              <w:rPr>
                <w:rFonts w:ascii="Georgia" w:eastAsia="Georgia" w:hAnsi="Georgia" w:cs="Georgia"/>
                <w:sz w:val="18"/>
                <w:szCs w:val="18"/>
              </w:rPr>
              <w:t>in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922B00" w:rsidRPr="002B43CB">
              <w:rPr>
                <w:rFonts w:ascii="Georgia" w:eastAsia="Georgia" w:hAnsi="Georgia" w:cs="Georgia"/>
                <w:sz w:val="18"/>
                <w:szCs w:val="18"/>
              </w:rPr>
              <w:t>Business Management</w:t>
            </w:r>
            <w:r w:rsidR="009609E9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(aktueller Schnitt</w:t>
            </w:r>
            <w:r w:rsidR="001F5A2C" w:rsidRPr="002B43CB">
              <w:rPr>
                <w:rFonts w:ascii="Georgia" w:eastAsia="Georgia" w:hAnsi="Georgia" w:cs="Georgia"/>
                <w:sz w:val="18"/>
                <w:szCs w:val="18"/>
              </w:rPr>
              <w:t>:</w:t>
            </w:r>
            <w:r w:rsidR="009609E9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</w:t>
            </w:r>
            <w:r w:rsidR="001B0F38" w:rsidRPr="002B43CB">
              <w:rPr>
                <w:rFonts w:ascii="Georgia" w:eastAsia="Georgia" w:hAnsi="Georgia" w:cs="Georgia"/>
                <w:sz w:val="18"/>
                <w:szCs w:val="18"/>
              </w:rPr>
              <w:t>1,</w:t>
            </w:r>
            <w:r w:rsidR="002D1068">
              <w:rPr>
                <w:rFonts w:ascii="Georgia" w:eastAsia="Georgia" w:hAnsi="Georgia" w:cs="Georgia"/>
                <w:sz w:val="18"/>
                <w:szCs w:val="18"/>
              </w:rPr>
              <w:t>7</w:t>
            </w:r>
            <w:r w:rsidR="009609E9" w:rsidRPr="002B43CB">
              <w:rPr>
                <w:rFonts w:ascii="Georgia" w:eastAsia="Georgia" w:hAnsi="Georgia" w:cs="Georgia"/>
                <w:sz w:val="18"/>
                <w:szCs w:val="18"/>
              </w:rPr>
              <w:t>)</w:t>
            </w:r>
          </w:p>
        </w:tc>
        <w:tc>
          <w:tcPr>
            <w:tcW w:w="4116" w:type="dxa"/>
            <w:gridSpan w:val="6"/>
            <w:tcBorders>
              <w:bottom w:val="nil"/>
            </w:tcBorders>
            <w:vAlign w:val="bottom"/>
          </w:tcPr>
          <w:p w14:paraId="7EE77EDF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03/2023 – heute</w:t>
            </w:r>
          </w:p>
        </w:tc>
      </w:tr>
      <w:tr w:rsidR="00C1047E" w:rsidRPr="002B43CB" w14:paraId="0D53D5DD" w14:textId="77777777" w:rsidTr="00D55ADF">
        <w:trPr>
          <w:trHeight w:val="20"/>
        </w:trPr>
        <w:tc>
          <w:tcPr>
            <w:tcW w:w="1020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11171253" w14:textId="1392800C" w:rsidR="00C95FA1" w:rsidRPr="002B43CB" w:rsidRDefault="00C95FA1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 xml:space="preserve">Relevante Module: </w:t>
            </w:r>
            <w:r w:rsidR="00505786" w:rsidRPr="002B43CB">
              <w:rPr>
                <w:sz w:val="18"/>
                <w:szCs w:val="18"/>
              </w:rPr>
              <w:t>Kostenrechnung und Controlling</w:t>
            </w:r>
            <w:r w:rsidRPr="002B43CB">
              <w:rPr>
                <w:sz w:val="18"/>
                <w:szCs w:val="18"/>
              </w:rPr>
              <w:t xml:space="preserve">, </w:t>
            </w:r>
            <w:r w:rsidR="00694D9A" w:rsidRPr="002B43CB">
              <w:rPr>
                <w:sz w:val="18"/>
                <w:szCs w:val="18"/>
              </w:rPr>
              <w:t>Buchführung und Bilanzierung</w:t>
            </w:r>
            <w:r w:rsidR="00D26BB9" w:rsidRPr="002B43CB">
              <w:rPr>
                <w:sz w:val="18"/>
                <w:szCs w:val="18"/>
              </w:rPr>
              <w:t>, Investition und Finanzierung</w:t>
            </w:r>
            <w:r w:rsidR="007B73B6" w:rsidRPr="002B43CB">
              <w:rPr>
                <w:sz w:val="18"/>
                <w:szCs w:val="18"/>
              </w:rPr>
              <w:t>, Internationale Rechnungslegung</w:t>
            </w:r>
            <w:r w:rsidR="00316EB4" w:rsidRPr="002B43CB">
              <w:rPr>
                <w:sz w:val="18"/>
                <w:szCs w:val="18"/>
              </w:rPr>
              <w:t xml:space="preserve"> und Kapitalmarktkommunikation</w:t>
            </w:r>
          </w:p>
          <w:p w14:paraId="35C907A3" w14:textId="44FC781F" w:rsidR="009A03B3" w:rsidRPr="002B43CB" w:rsidRDefault="009A03B3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 xml:space="preserve">Finanzbeauftragter der </w:t>
            </w:r>
            <w:r w:rsidR="000035DE" w:rsidRPr="002B43CB">
              <w:rPr>
                <w:rFonts w:eastAsia="Georgia"/>
                <w:sz w:val="18"/>
                <w:szCs w:val="18"/>
              </w:rPr>
              <w:t>Hochschule</w:t>
            </w:r>
            <w:r w:rsidR="00C1047E" w:rsidRPr="002B43CB">
              <w:rPr>
                <w:rFonts w:eastAsia="Georgia"/>
                <w:sz w:val="18"/>
                <w:szCs w:val="18"/>
              </w:rPr>
              <w:t xml:space="preserve"> und Mitglied des Event-Teams</w:t>
            </w:r>
          </w:p>
          <w:p w14:paraId="6AC471EF" w14:textId="6080B51A" w:rsidR="00E70347" w:rsidRPr="002B43CB" w:rsidRDefault="007B3B2E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Mitglied der Studierendenvertretung und</w:t>
            </w:r>
            <w:r w:rsidR="00FF1983">
              <w:rPr>
                <w:rFonts w:eastAsia="Georgia"/>
                <w:sz w:val="18"/>
                <w:szCs w:val="18"/>
              </w:rPr>
              <w:t xml:space="preserve"> </w:t>
            </w:r>
            <w:r w:rsidRPr="002B43CB">
              <w:rPr>
                <w:rFonts w:eastAsia="Georgia"/>
                <w:sz w:val="18"/>
                <w:szCs w:val="18"/>
              </w:rPr>
              <w:t>Vorsitz</w:t>
            </w:r>
            <w:r w:rsidR="00C21586" w:rsidRPr="002B43CB">
              <w:rPr>
                <w:rFonts w:eastAsia="Georgia"/>
                <w:sz w:val="18"/>
                <w:szCs w:val="18"/>
              </w:rPr>
              <w:t>ender</w:t>
            </w:r>
            <w:r w:rsidRPr="002B43CB">
              <w:rPr>
                <w:rFonts w:eastAsia="Georgia"/>
                <w:sz w:val="18"/>
                <w:szCs w:val="18"/>
              </w:rPr>
              <w:t xml:space="preserve"> seit dem dritten Semester</w:t>
            </w:r>
          </w:p>
        </w:tc>
      </w:tr>
      <w:tr w:rsidR="00912485" w:rsidRPr="002B43CB" w14:paraId="1DBA706A" w14:textId="77777777" w:rsidTr="00D55ADF">
        <w:trPr>
          <w:trHeight w:val="340"/>
        </w:trPr>
        <w:tc>
          <w:tcPr>
            <w:tcW w:w="7513" w:type="dxa"/>
            <w:gridSpan w:val="7"/>
            <w:tcBorders>
              <w:top w:val="nil"/>
            </w:tcBorders>
            <w:vAlign w:val="bottom"/>
          </w:tcPr>
          <w:p w14:paraId="4ED455BB" w14:textId="77777777" w:rsidR="00912485" w:rsidRPr="002B43CB" w:rsidRDefault="00912485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Chulalongkorn University</w:t>
            </w:r>
          </w:p>
        </w:tc>
        <w:tc>
          <w:tcPr>
            <w:tcW w:w="2693" w:type="dxa"/>
            <w:tcBorders>
              <w:top w:val="nil"/>
            </w:tcBorders>
            <w:vAlign w:val="bottom"/>
          </w:tcPr>
          <w:p w14:paraId="42E9C86A" w14:textId="77777777" w:rsidR="00912485" w:rsidRPr="002B43CB" w:rsidRDefault="00912485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Bangkok, TH</w:t>
            </w:r>
          </w:p>
        </w:tc>
      </w:tr>
      <w:tr w:rsidR="00912485" w:rsidRPr="002B43CB" w14:paraId="7D9029FB" w14:textId="77777777" w:rsidTr="00D55ADF">
        <w:trPr>
          <w:trHeight w:val="20"/>
        </w:trPr>
        <w:tc>
          <w:tcPr>
            <w:tcW w:w="7513" w:type="dxa"/>
            <w:gridSpan w:val="7"/>
            <w:tcBorders>
              <w:right w:val="nil"/>
            </w:tcBorders>
            <w:vAlign w:val="bottom"/>
          </w:tcPr>
          <w:p w14:paraId="1477472F" w14:textId="2B7647B0" w:rsidR="00912485" w:rsidRPr="002B43CB" w:rsidRDefault="00912485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Auslandssemester an der Fakultät </w:t>
            </w:r>
            <w:r w:rsidR="002B43CB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für 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Economics </w:t>
            </w:r>
          </w:p>
        </w:tc>
        <w:tc>
          <w:tcPr>
            <w:tcW w:w="2693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3EF2A426" w14:textId="0502D8F6" w:rsidR="00912485" w:rsidRPr="002B43CB" w:rsidRDefault="00912485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08/2024 – </w:t>
            </w:r>
            <w:r w:rsidR="00141C1D">
              <w:rPr>
                <w:rFonts w:ascii="Georgia" w:eastAsia="Georgia" w:hAnsi="Georgia" w:cs="Georgia"/>
                <w:sz w:val="18"/>
                <w:szCs w:val="18"/>
              </w:rPr>
              <w:t>12/2024</w:t>
            </w:r>
          </w:p>
        </w:tc>
      </w:tr>
      <w:tr w:rsidR="00C1047E" w:rsidRPr="002B43CB" w14:paraId="0A8CE3A4" w14:textId="77777777" w:rsidTr="00D55ADF">
        <w:trPr>
          <w:trHeight w:val="340"/>
        </w:trPr>
        <w:tc>
          <w:tcPr>
            <w:tcW w:w="7513" w:type="dxa"/>
            <w:gridSpan w:val="7"/>
            <w:vAlign w:val="bottom"/>
          </w:tcPr>
          <w:p w14:paraId="6440324F" w14:textId="3FAC05D9" w:rsidR="00C95FA1" w:rsidRPr="002B43CB" w:rsidRDefault="00C95FA1" w:rsidP="00EF1A59">
            <w:pPr>
              <w:rPr>
                <w:rFonts w:ascii="Georgia" w:eastAsia="Georgia" w:hAnsi="Georgia" w:cs="Georgia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Kolping Bildungscampus</w:t>
            </w:r>
            <w:r w:rsidR="00B548FD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gGmbH</w:t>
            </w:r>
          </w:p>
        </w:tc>
        <w:tc>
          <w:tcPr>
            <w:tcW w:w="2693" w:type="dxa"/>
            <w:vAlign w:val="bottom"/>
          </w:tcPr>
          <w:p w14:paraId="0DD6F54B" w14:textId="77777777" w:rsidR="00C95FA1" w:rsidRPr="002B43CB" w:rsidRDefault="00C95FA1" w:rsidP="00EF1A59">
            <w:pPr>
              <w:ind w:left="-279"/>
              <w:jc w:val="right"/>
              <w:rPr>
                <w:rFonts w:ascii="Georgia" w:eastAsia="Georgia" w:hAnsi="Georgia" w:cs="Georgia"/>
                <w:i/>
                <w:iC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23369618" w14:textId="77777777" w:rsidTr="00D55ADF">
        <w:trPr>
          <w:trHeight w:val="20"/>
        </w:trPr>
        <w:tc>
          <w:tcPr>
            <w:tcW w:w="5954" w:type="dxa"/>
            <w:vAlign w:val="bottom"/>
          </w:tcPr>
          <w:p w14:paraId="5A05B031" w14:textId="5CA8D0A2" w:rsidR="00C95FA1" w:rsidRPr="002B43CB" w:rsidRDefault="00C1047E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Allgemeine </w:t>
            </w:r>
            <w:r w:rsidR="00C95FA1" w:rsidRPr="002B43CB">
              <w:rPr>
                <w:rFonts w:ascii="Georgia" w:eastAsia="Georgia" w:hAnsi="Georgia" w:cs="Georgia"/>
                <w:sz w:val="18"/>
                <w:szCs w:val="18"/>
              </w:rPr>
              <w:t>Fachhochschulreife</w:t>
            </w:r>
          </w:p>
        </w:tc>
        <w:tc>
          <w:tcPr>
            <w:tcW w:w="4252" w:type="dxa"/>
            <w:gridSpan w:val="7"/>
            <w:vAlign w:val="bottom"/>
          </w:tcPr>
          <w:p w14:paraId="274528AF" w14:textId="77777777" w:rsidR="00C95FA1" w:rsidRPr="002B43CB" w:rsidRDefault="00C95FA1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09/2019 – 07/2021</w:t>
            </w:r>
          </w:p>
        </w:tc>
      </w:tr>
      <w:tr w:rsidR="00C1047E" w:rsidRPr="002B43CB" w14:paraId="3D0076DD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0028EC5E" w14:textId="28CDDED7" w:rsidR="00C95FA1" w:rsidRPr="002B43CB" w:rsidRDefault="00C95FA1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Klassen- und Schülersprecher</w:t>
            </w:r>
            <w:r w:rsidR="002B43CB" w:rsidRPr="002B43CB">
              <w:rPr>
                <w:sz w:val="18"/>
                <w:szCs w:val="18"/>
              </w:rPr>
              <w:t xml:space="preserve"> in</w:t>
            </w:r>
            <w:r w:rsidRPr="002B43CB">
              <w:rPr>
                <w:sz w:val="18"/>
                <w:szCs w:val="18"/>
              </w:rPr>
              <w:t xml:space="preserve"> der elften und zwölften Klasse</w:t>
            </w:r>
          </w:p>
        </w:tc>
      </w:tr>
      <w:tr w:rsidR="00C1047E" w:rsidRPr="002B43CB" w14:paraId="1415296D" w14:textId="77777777" w:rsidTr="00D55ADF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55DCD646" w14:textId="79267EF2" w:rsidR="00C95FA1" w:rsidRPr="002B43CB" w:rsidRDefault="00C95FA1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>Praxiserfahrungen</w:t>
            </w:r>
          </w:p>
        </w:tc>
      </w:tr>
      <w:tr w:rsidR="00C1047E" w:rsidRPr="002B43CB" w14:paraId="7061DB63" w14:textId="77777777" w:rsidTr="00D55ADF">
        <w:trPr>
          <w:trHeight w:val="340"/>
        </w:trPr>
        <w:tc>
          <w:tcPr>
            <w:tcW w:w="7088" w:type="dxa"/>
            <w:gridSpan w:val="6"/>
            <w:tcBorders>
              <w:top w:val="single" w:sz="4" w:space="0" w:color="000000"/>
            </w:tcBorders>
            <w:vAlign w:val="bottom"/>
          </w:tcPr>
          <w:p w14:paraId="28062D19" w14:textId="61B35E37" w:rsidR="00FF3BB7" w:rsidRPr="002B43CB" w:rsidRDefault="00FF3BB7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BDO AG</w:t>
            </w:r>
          </w:p>
        </w:tc>
        <w:tc>
          <w:tcPr>
            <w:tcW w:w="3118" w:type="dxa"/>
            <w:gridSpan w:val="2"/>
            <w:tcBorders>
              <w:top w:val="single" w:sz="4" w:space="0" w:color="000000"/>
            </w:tcBorders>
            <w:vAlign w:val="bottom"/>
          </w:tcPr>
          <w:p w14:paraId="0FFCCD6F" w14:textId="487C0DE1" w:rsidR="00FF3BB7" w:rsidRPr="002B43CB" w:rsidRDefault="00FF3BB7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6AB11A99" w14:textId="77777777" w:rsidTr="00D55ADF">
        <w:trPr>
          <w:trHeight w:val="20"/>
        </w:trPr>
        <w:tc>
          <w:tcPr>
            <w:tcW w:w="6521" w:type="dxa"/>
            <w:gridSpan w:val="3"/>
            <w:tcBorders>
              <w:bottom w:val="nil"/>
            </w:tcBorders>
            <w:vAlign w:val="bottom"/>
          </w:tcPr>
          <w:p w14:paraId="27F5CF3A" w14:textId="3BDB89A3" w:rsidR="00FF3BB7" w:rsidRPr="00B84935" w:rsidRDefault="00FF3BB7" w:rsidP="00EF1A59">
            <w:pPr>
              <w:rPr>
                <w:rFonts w:ascii="Georgia" w:eastAsia="Georgia" w:hAnsi="Georgia" w:cs="Georgia"/>
                <w:sz w:val="18"/>
                <w:szCs w:val="18"/>
                <w:lang w:val="en-US"/>
              </w:rPr>
            </w:pPr>
            <w:proofErr w:type="spellStart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>Praktikant</w:t>
            </w:r>
            <w:proofErr w:type="spellEnd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>im</w:t>
            </w:r>
            <w:proofErr w:type="spellEnd"/>
            <w:r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Audit</w:t>
            </w:r>
            <w:r w:rsidR="002F6401" w:rsidRP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</w:t>
            </w:r>
            <w:r w:rsidR="004E1CB7">
              <w:rPr>
                <w:rFonts w:ascii="Georgia" w:eastAsia="Georgia" w:hAnsi="Georgia" w:cs="Georgia"/>
                <w:sz w:val="18"/>
                <w:szCs w:val="18"/>
                <w:lang w:val="en-US"/>
              </w:rPr>
              <w:t>&amp;</w:t>
            </w:r>
            <w:r w:rsidR="00B84935">
              <w:rPr>
                <w:rFonts w:ascii="Georgia" w:eastAsia="Georgia" w:hAnsi="Georgia" w:cs="Georgia"/>
                <w:sz w:val="18"/>
                <w:szCs w:val="18"/>
                <w:lang w:val="en-US"/>
              </w:rPr>
              <w:t xml:space="preserve"> Assurance</w:t>
            </w:r>
          </w:p>
        </w:tc>
        <w:tc>
          <w:tcPr>
            <w:tcW w:w="3685" w:type="dxa"/>
            <w:gridSpan w:val="5"/>
            <w:tcBorders>
              <w:bottom w:val="nil"/>
            </w:tcBorders>
            <w:vAlign w:val="bottom"/>
          </w:tcPr>
          <w:p w14:paraId="1C1B9F0B" w14:textId="4C55AA0A" w:rsidR="00FF3BB7" w:rsidRPr="002B43CB" w:rsidRDefault="00F421F2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01</w:t>
            </w:r>
            <w:r w:rsidR="00FF3BB7" w:rsidRPr="002B43CB">
              <w:rPr>
                <w:rFonts w:ascii="Georgia" w:eastAsia="Georgia" w:hAnsi="Georgia" w:cs="Georgia"/>
                <w:sz w:val="18"/>
                <w:szCs w:val="18"/>
              </w:rPr>
              <w:t>/202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5</w:t>
            </w:r>
            <w:r w:rsidR="00FF3BB7"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 – </w:t>
            </w:r>
            <w:r w:rsidR="002F6401">
              <w:rPr>
                <w:rFonts w:ascii="Georgia" w:eastAsia="Georgia" w:hAnsi="Georgia" w:cs="Georgia"/>
                <w:sz w:val="18"/>
                <w:szCs w:val="18"/>
              </w:rPr>
              <w:t>heute</w:t>
            </w:r>
          </w:p>
        </w:tc>
      </w:tr>
      <w:tr w:rsidR="00512C3C" w:rsidRPr="002B43CB" w14:paraId="05E9313A" w14:textId="77777777" w:rsidTr="00D42AE2">
        <w:trPr>
          <w:trHeight w:val="20"/>
        </w:trPr>
        <w:tc>
          <w:tcPr>
            <w:tcW w:w="1020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1BC67DD" w14:textId="47E10B19" w:rsidR="00512C3C" w:rsidRDefault="001C5EBE" w:rsidP="00512C3C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Mitwirkung bei </w:t>
            </w:r>
            <w:r w:rsidR="0092066F">
              <w:rPr>
                <w:sz w:val="18"/>
                <w:szCs w:val="18"/>
              </w:rPr>
              <w:t>Jahresabschlussprüfung</w:t>
            </w:r>
            <w:r w:rsidR="005A694C">
              <w:rPr>
                <w:sz w:val="18"/>
                <w:szCs w:val="18"/>
              </w:rPr>
              <w:t xml:space="preserve"> nach IFRS und HGB bei </w:t>
            </w:r>
            <w:r>
              <w:rPr>
                <w:sz w:val="18"/>
                <w:szCs w:val="18"/>
              </w:rPr>
              <w:t>Konzern</w:t>
            </w:r>
            <w:r w:rsidR="00370E7F">
              <w:rPr>
                <w:sz w:val="18"/>
                <w:szCs w:val="18"/>
              </w:rPr>
              <w:t>- und Aktiengesellschaften</w:t>
            </w:r>
          </w:p>
          <w:p w14:paraId="6093207F" w14:textId="6690DA17" w:rsidR="005757C0" w:rsidRPr="005757C0" w:rsidRDefault="00072725" w:rsidP="005757C0">
            <w:pPr>
              <w:pStyle w:val="Bullets"/>
              <w:rPr>
                <w:sz w:val="18"/>
                <w:szCs w:val="18"/>
                <w:lang w:val="de-DE"/>
              </w:rPr>
            </w:pPr>
            <w:r w:rsidRPr="003619D3">
              <w:rPr>
                <w:sz w:val="18"/>
                <w:szCs w:val="18"/>
                <w:lang w:val="de-DE"/>
              </w:rPr>
              <w:t>Ermittlung von Betas</w:t>
            </w:r>
            <w:r>
              <w:rPr>
                <w:sz w:val="18"/>
                <w:szCs w:val="18"/>
                <w:lang w:val="de-DE"/>
              </w:rPr>
              <w:t xml:space="preserve"> und WACC </w:t>
            </w:r>
            <w:r w:rsidR="00601781">
              <w:rPr>
                <w:sz w:val="18"/>
                <w:szCs w:val="18"/>
                <w:lang w:val="de-DE"/>
              </w:rPr>
              <w:t>sowie</w:t>
            </w:r>
            <w:r>
              <w:rPr>
                <w:sz w:val="18"/>
                <w:szCs w:val="18"/>
                <w:lang w:val="de-DE"/>
              </w:rPr>
              <w:t xml:space="preserve"> </w:t>
            </w:r>
            <w:r w:rsidR="005659D8">
              <w:rPr>
                <w:sz w:val="18"/>
                <w:szCs w:val="18"/>
                <w:lang w:val="de-DE"/>
              </w:rPr>
              <w:t>Prüfung</w:t>
            </w:r>
            <w:r w:rsidR="00370E7F" w:rsidRPr="00072725">
              <w:rPr>
                <w:sz w:val="18"/>
                <w:szCs w:val="18"/>
                <w:lang w:val="de-DE"/>
              </w:rPr>
              <w:t xml:space="preserve"> </w:t>
            </w:r>
            <w:r w:rsidR="005527D2">
              <w:rPr>
                <w:sz w:val="18"/>
                <w:szCs w:val="18"/>
                <w:lang w:val="de-DE"/>
              </w:rPr>
              <w:t>von Aktienoptionsprogramm nach IFRS 2</w:t>
            </w:r>
          </w:p>
          <w:p w14:paraId="574ED25D" w14:textId="506755C7" w:rsidR="005871C8" w:rsidRPr="006B1D52" w:rsidRDefault="000D4E5D" w:rsidP="006B1D52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Erstellung von PowerPoint</w:t>
            </w:r>
            <w:r w:rsidR="005871C8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 xml:space="preserve">Präsentationen </w:t>
            </w:r>
            <w:r w:rsidR="004E1CB7">
              <w:rPr>
                <w:sz w:val="18"/>
                <w:szCs w:val="18"/>
              </w:rPr>
              <w:t>für Vorstände</w:t>
            </w:r>
            <w:r w:rsidR="006B1D52">
              <w:rPr>
                <w:sz w:val="18"/>
                <w:szCs w:val="18"/>
              </w:rPr>
              <w:t xml:space="preserve"> </w:t>
            </w:r>
            <w:r w:rsidR="00601781">
              <w:rPr>
                <w:sz w:val="18"/>
                <w:szCs w:val="18"/>
              </w:rPr>
              <w:t>ebenfalls</w:t>
            </w:r>
            <w:r w:rsidR="006B1D52">
              <w:rPr>
                <w:sz w:val="18"/>
                <w:szCs w:val="18"/>
              </w:rPr>
              <w:t xml:space="preserve"> Aufbereitung von Unterlagen in Excel</w:t>
            </w:r>
          </w:p>
        </w:tc>
      </w:tr>
      <w:tr w:rsidR="00C1047E" w:rsidRPr="002B43CB" w14:paraId="397B7002" w14:textId="77777777" w:rsidTr="00D55ADF">
        <w:trPr>
          <w:trHeight w:val="340"/>
        </w:trPr>
        <w:tc>
          <w:tcPr>
            <w:tcW w:w="7088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76279A2" w14:textId="65F95D73" w:rsidR="00570B64" w:rsidRPr="002B43CB" w:rsidRDefault="00570B64" w:rsidP="00EF1A59">
            <w:pPr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Steuerkanzlei </w:t>
            </w: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Dadusut</w:t>
            </w:r>
            <w:proofErr w:type="spellEnd"/>
            <w:r w:rsidR="00FF3BB7"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 xml:space="preserve"> GmbH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67E0E343" w14:textId="6D31E82F" w:rsidR="00570B64" w:rsidRPr="002B43CB" w:rsidRDefault="00570B64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67129437" w14:textId="77777777" w:rsidTr="00D55ADF">
        <w:trPr>
          <w:trHeight w:val="20"/>
        </w:trPr>
        <w:tc>
          <w:tcPr>
            <w:tcW w:w="6521" w:type="dxa"/>
            <w:gridSpan w:val="3"/>
            <w:tcBorders>
              <w:top w:val="nil"/>
              <w:bottom w:val="nil"/>
            </w:tcBorders>
            <w:vAlign w:val="bottom"/>
          </w:tcPr>
          <w:p w14:paraId="0324F102" w14:textId="6369244D" w:rsidR="001D193A" w:rsidRPr="002B43CB" w:rsidRDefault="001D193A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Praktikant in einer Steuerkanzle</w:t>
            </w:r>
            <w:r w:rsidR="006D2AAC" w:rsidRPr="002B43CB">
              <w:rPr>
                <w:rFonts w:ascii="Georgia" w:eastAsia="Georgia" w:hAnsi="Georgia" w:cs="Georgia"/>
                <w:sz w:val="18"/>
                <w:szCs w:val="18"/>
              </w:rPr>
              <w:t>i</w:t>
            </w:r>
          </w:p>
        </w:tc>
        <w:tc>
          <w:tcPr>
            <w:tcW w:w="3685" w:type="dxa"/>
            <w:gridSpan w:val="5"/>
            <w:tcBorders>
              <w:top w:val="nil"/>
              <w:bottom w:val="nil"/>
            </w:tcBorders>
            <w:vAlign w:val="bottom"/>
          </w:tcPr>
          <w:p w14:paraId="3B3E7B72" w14:textId="671B6CDE" w:rsidR="001D193A" w:rsidRPr="002B43CB" w:rsidRDefault="001D193A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 xml:space="preserve">07/2023 – </w:t>
            </w:r>
            <w:r w:rsidR="002A6D47" w:rsidRPr="002B43CB">
              <w:rPr>
                <w:rFonts w:ascii="Georgia" w:eastAsia="Georgia" w:hAnsi="Georgia" w:cs="Georgia"/>
                <w:sz w:val="18"/>
                <w:szCs w:val="18"/>
              </w:rPr>
              <w:t>10</w:t>
            </w:r>
            <w:r w:rsidRPr="002B43CB">
              <w:rPr>
                <w:rFonts w:ascii="Georgia" w:eastAsia="Georgia" w:hAnsi="Georgia" w:cs="Georgia"/>
                <w:sz w:val="18"/>
                <w:szCs w:val="18"/>
              </w:rPr>
              <w:t>/2023</w:t>
            </w:r>
          </w:p>
        </w:tc>
      </w:tr>
      <w:tr w:rsidR="00C1047E" w:rsidRPr="002B43CB" w14:paraId="3B6A00BB" w14:textId="77777777" w:rsidTr="00D55ADF">
        <w:trPr>
          <w:trHeight w:val="20"/>
        </w:trPr>
        <w:tc>
          <w:tcPr>
            <w:tcW w:w="10206" w:type="dxa"/>
            <w:gridSpan w:val="8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279796C9" w14:textId="2BA01E22" w:rsidR="000F0B7F" w:rsidRPr="002B43CB" w:rsidRDefault="000F0B7F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Erstellung und Bearbeitung von Bilanzen </w:t>
            </w:r>
            <w:r w:rsidR="00C1047E" w:rsidRPr="002B43CB">
              <w:rPr>
                <w:sz w:val="18"/>
                <w:szCs w:val="18"/>
              </w:rPr>
              <w:t xml:space="preserve">sowie </w:t>
            </w:r>
            <w:r w:rsidR="00067747" w:rsidRPr="002B43CB">
              <w:rPr>
                <w:sz w:val="18"/>
                <w:szCs w:val="18"/>
              </w:rPr>
              <w:t>Gewinn- und Verlustrechnung</w:t>
            </w:r>
            <w:r w:rsidR="001F5A2C" w:rsidRPr="002B43CB">
              <w:rPr>
                <w:sz w:val="18"/>
                <w:szCs w:val="18"/>
              </w:rPr>
              <w:t>en</w:t>
            </w:r>
          </w:p>
          <w:p w14:paraId="1616E717" w14:textId="287D2191" w:rsidR="009526D6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Unterstützung bei der </w:t>
            </w:r>
            <w:r w:rsidR="00696499" w:rsidRPr="002B43CB">
              <w:rPr>
                <w:sz w:val="18"/>
                <w:szCs w:val="18"/>
              </w:rPr>
              <w:t>E</w:t>
            </w:r>
            <w:r w:rsidRPr="002B43CB">
              <w:rPr>
                <w:sz w:val="18"/>
                <w:szCs w:val="18"/>
              </w:rPr>
              <w:t xml:space="preserve">rstellung von </w:t>
            </w:r>
            <w:r w:rsidR="00740506" w:rsidRPr="002B43CB">
              <w:rPr>
                <w:sz w:val="18"/>
                <w:szCs w:val="18"/>
              </w:rPr>
              <w:t>b</w:t>
            </w:r>
            <w:r w:rsidRPr="002B43CB">
              <w:rPr>
                <w:sz w:val="18"/>
                <w:szCs w:val="18"/>
              </w:rPr>
              <w:t xml:space="preserve">etrieblichen Steuererklärungen sowie </w:t>
            </w:r>
            <w:r w:rsidR="00C1047E" w:rsidRPr="002B43CB">
              <w:rPr>
                <w:sz w:val="18"/>
                <w:szCs w:val="18"/>
              </w:rPr>
              <w:t xml:space="preserve">bei </w:t>
            </w:r>
            <w:r w:rsidRPr="002B43CB">
              <w:rPr>
                <w:sz w:val="18"/>
                <w:szCs w:val="18"/>
              </w:rPr>
              <w:t>der Pflege der Lohn- und Finanzbuchhaltung</w:t>
            </w:r>
          </w:p>
          <w:p w14:paraId="36281994" w14:textId="38B0D784" w:rsidR="006F0AD7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Eigenständige Übernahme von Steuer-Voranmeldungen</w:t>
            </w:r>
            <w:r w:rsidR="00C1047E" w:rsidRPr="002B43CB">
              <w:rPr>
                <w:sz w:val="18"/>
                <w:szCs w:val="18"/>
              </w:rPr>
              <w:t xml:space="preserve"> und </w:t>
            </w:r>
            <w:r w:rsidRPr="002B43CB">
              <w:rPr>
                <w:sz w:val="18"/>
                <w:szCs w:val="18"/>
              </w:rPr>
              <w:t>Mitwirkung bei der Lohnbuchhaltung</w:t>
            </w:r>
          </w:p>
        </w:tc>
      </w:tr>
      <w:tr w:rsidR="00C1047E" w:rsidRPr="002B43CB" w14:paraId="6E43D47D" w14:textId="77777777" w:rsidTr="00D55ADF">
        <w:trPr>
          <w:trHeight w:val="340"/>
        </w:trPr>
        <w:tc>
          <w:tcPr>
            <w:tcW w:w="7088" w:type="dxa"/>
            <w:gridSpan w:val="6"/>
            <w:tcBorders>
              <w:top w:val="nil"/>
              <w:right w:val="nil"/>
            </w:tcBorders>
            <w:vAlign w:val="bottom"/>
          </w:tcPr>
          <w:p w14:paraId="0AE306F4" w14:textId="77777777" w:rsidR="009526D6" w:rsidRPr="002B43CB" w:rsidRDefault="009526D6" w:rsidP="00EF1A59">
            <w:pPr>
              <w:rPr>
                <w:rFonts w:ascii="Georgia" w:eastAsia="Georgia" w:hAnsi="Georgia" w:cs="Georgia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sz w:val="21"/>
                <w:szCs w:val="21"/>
              </w:rPr>
              <w:t>Ranger Marketing GmbH</w:t>
            </w:r>
          </w:p>
        </w:tc>
        <w:tc>
          <w:tcPr>
            <w:tcW w:w="3118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428E75A3" w14:textId="77777777" w:rsidR="009526D6" w:rsidRPr="002B43CB" w:rsidRDefault="009526D6" w:rsidP="00EF1A59">
            <w:pPr>
              <w:jc w:val="right"/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sz w:val="21"/>
                <w:szCs w:val="21"/>
              </w:rPr>
              <w:t>Stuttgart</w:t>
            </w:r>
          </w:p>
        </w:tc>
      </w:tr>
      <w:tr w:rsidR="00C1047E" w:rsidRPr="002B43CB" w14:paraId="20D11589" w14:textId="77777777" w:rsidTr="00D55ADF">
        <w:trPr>
          <w:trHeight w:val="20"/>
        </w:trPr>
        <w:tc>
          <w:tcPr>
            <w:tcW w:w="6521" w:type="dxa"/>
            <w:gridSpan w:val="3"/>
            <w:tcBorders>
              <w:top w:val="nil"/>
            </w:tcBorders>
            <w:vAlign w:val="bottom"/>
          </w:tcPr>
          <w:p w14:paraId="3B3BBD4A" w14:textId="77777777" w:rsidR="009526D6" w:rsidRPr="002B43CB" w:rsidRDefault="009526D6" w:rsidP="00EF1A59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Teamleiter im Auftrag der Telekom Deutschland GmbH</w:t>
            </w:r>
          </w:p>
        </w:tc>
        <w:tc>
          <w:tcPr>
            <w:tcW w:w="3685" w:type="dxa"/>
            <w:gridSpan w:val="5"/>
            <w:tcBorders>
              <w:top w:val="nil"/>
            </w:tcBorders>
            <w:vAlign w:val="bottom"/>
          </w:tcPr>
          <w:p w14:paraId="7DD99FB6" w14:textId="77777777" w:rsidR="009526D6" w:rsidRPr="002B43CB" w:rsidRDefault="009526D6" w:rsidP="00EF1A59">
            <w:pPr>
              <w:jc w:val="right"/>
              <w:rPr>
                <w:rFonts w:ascii="Georgia" w:eastAsia="Georgia" w:hAnsi="Georgia" w:cs="Georgia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sz w:val="18"/>
                <w:szCs w:val="18"/>
              </w:rPr>
              <w:t>09/2021 – 05/2022</w:t>
            </w:r>
          </w:p>
        </w:tc>
      </w:tr>
      <w:tr w:rsidR="00C1047E" w:rsidRPr="002B43CB" w14:paraId="0FD41669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1033EB89" w14:textId="13EDFBCD" w:rsidR="009526D6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Erstellung von </w:t>
            </w:r>
            <w:proofErr w:type="spellStart"/>
            <w:r w:rsidRPr="002B43CB">
              <w:rPr>
                <w:sz w:val="18"/>
                <w:szCs w:val="18"/>
              </w:rPr>
              <w:t>Pitchbooks</w:t>
            </w:r>
            <w:proofErr w:type="spellEnd"/>
            <w:r w:rsidRPr="002B43CB">
              <w:rPr>
                <w:sz w:val="18"/>
                <w:szCs w:val="18"/>
              </w:rPr>
              <w:t xml:space="preserve"> und PowerPoint</w:t>
            </w:r>
            <w:r w:rsidR="00C1047E" w:rsidRPr="002B43CB">
              <w:rPr>
                <w:sz w:val="18"/>
                <w:szCs w:val="18"/>
              </w:rPr>
              <w:t>-Präsentationen</w:t>
            </w:r>
            <w:r w:rsidRPr="002B43CB">
              <w:rPr>
                <w:sz w:val="18"/>
                <w:szCs w:val="18"/>
              </w:rPr>
              <w:t xml:space="preserve"> für interne Präsentationen und Pitches bei potenziellen Kunden sowie Präsentation und Ausführung</w:t>
            </w:r>
            <w:r w:rsidR="002B43CB" w:rsidRPr="002B43CB">
              <w:rPr>
                <w:sz w:val="18"/>
                <w:szCs w:val="18"/>
              </w:rPr>
              <w:t xml:space="preserve"> dieser</w:t>
            </w:r>
          </w:p>
          <w:p w14:paraId="32DF942D" w14:textId="77777777" w:rsidR="009526D6" w:rsidRPr="002B43CB" w:rsidRDefault="009526D6" w:rsidP="00EF1A59">
            <w:pPr>
              <w:pStyle w:val="Bullets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Gebietseinteilung und Tagesplanung für ein Team bestehend aus acht Personen</w:t>
            </w:r>
          </w:p>
          <w:p w14:paraId="47FEAA32" w14:textId="0D12D624" w:rsidR="009526D6" w:rsidRPr="00D55ADF" w:rsidRDefault="009526D6" w:rsidP="00D55ADF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Ausles</w:t>
            </w:r>
            <w:r w:rsidR="002B43CB" w:rsidRPr="002B43CB">
              <w:rPr>
                <w:sz w:val="18"/>
                <w:szCs w:val="18"/>
              </w:rPr>
              <w:t>ung</w:t>
            </w:r>
            <w:r w:rsidRPr="002B43CB">
              <w:rPr>
                <w:sz w:val="18"/>
                <w:szCs w:val="18"/>
              </w:rPr>
              <w:t xml:space="preserve"> von Umsätzen im internen System und Aufbereitung der Daten in Excel</w:t>
            </w:r>
            <w:r w:rsidR="002B43CB" w:rsidRPr="002B43CB">
              <w:rPr>
                <w:sz w:val="18"/>
                <w:szCs w:val="18"/>
              </w:rPr>
              <w:t xml:space="preserve"> sowie </w:t>
            </w:r>
            <w:r w:rsidRPr="00D55ADF">
              <w:rPr>
                <w:sz w:val="18"/>
                <w:szCs w:val="18"/>
              </w:rPr>
              <w:t>Beratung und Betreuung von ca. 150 Kunden</w:t>
            </w:r>
          </w:p>
        </w:tc>
      </w:tr>
      <w:tr w:rsidR="00C1047E" w:rsidRPr="002B43CB" w14:paraId="03F46103" w14:textId="77777777" w:rsidTr="00D55ADF">
        <w:trPr>
          <w:trHeight w:val="346"/>
        </w:trPr>
        <w:tc>
          <w:tcPr>
            <w:tcW w:w="6946" w:type="dxa"/>
            <w:gridSpan w:val="5"/>
            <w:vAlign w:val="bottom"/>
          </w:tcPr>
          <w:p w14:paraId="6763DF27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21"/>
                <w:szCs w:val="21"/>
              </w:rPr>
            </w:pP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Immovielfalt</w:t>
            </w:r>
            <w:proofErr w:type="spellEnd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</w:t>
            </w: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e.K</w:t>
            </w:r>
            <w:proofErr w:type="spellEnd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.</w:t>
            </w:r>
          </w:p>
        </w:tc>
        <w:tc>
          <w:tcPr>
            <w:tcW w:w="3260" w:type="dxa"/>
            <w:gridSpan w:val="3"/>
            <w:vAlign w:val="bottom"/>
          </w:tcPr>
          <w:p w14:paraId="7D74C69D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C1047E" w:rsidRPr="002B43CB" w14:paraId="569C00EF" w14:textId="77777777" w:rsidTr="00D55ADF">
        <w:trPr>
          <w:trHeight w:val="20"/>
        </w:trPr>
        <w:tc>
          <w:tcPr>
            <w:tcW w:w="6663" w:type="dxa"/>
            <w:gridSpan w:val="4"/>
            <w:vAlign w:val="bottom"/>
          </w:tcPr>
          <w:p w14:paraId="513A59D3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bookmarkStart w:id="0" w:name="_Hlk147038853"/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Praktikant im Immobilienbüro Sigrid-</w:t>
            </w:r>
            <w:proofErr w:type="spellStart"/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Pröschl</w:t>
            </w:r>
            <w:proofErr w:type="spellEnd"/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-Hirsch</w:t>
            </w:r>
          </w:p>
        </w:tc>
        <w:tc>
          <w:tcPr>
            <w:tcW w:w="3543" w:type="dxa"/>
            <w:gridSpan w:val="4"/>
            <w:vAlign w:val="bottom"/>
          </w:tcPr>
          <w:p w14:paraId="4694D429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03/2018 – 04/2018</w:t>
            </w:r>
          </w:p>
        </w:tc>
      </w:tr>
      <w:tr w:rsidR="00C1047E" w:rsidRPr="002B43CB" w14:paraId="5137FD53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2B28A468" w14:textId="02A9BE63" w:rsidR="009526D6" w:rsidRPr="002B43CB" w:rsidRDefault="002B43CB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Herausfiltern</w:t>
            </w:r>
            <w:r w:rsidR="009526D6" w:rsidRPr="002B43CB">
              <w:rPr>
                <w:rFonts w:eastAsia="Georgia"/>
                <w:sz w:val="18"/>
                <w:szCs w:val="18"/>
              </w:rPr>
              <w:t xml:space="preserve"> geeigneter Exposees für Interessenten</w:t>
            </w:r>
            <w:r w:rsidRPr="002B43CB">
              <w:rPr>
                <w:rFonts w:eastAsia="Georgia"/>
                <w:sz w:val="18"/>
                <w:szCs w:val="18"/>
              </w:rPr>
              <w:t xml:space="preserve"> sowie </w:t>
            </w:r>
            <w:r w:rsidR="009526D6" w:rsidRPr="002B43CB">
              <w:rPr>
                <w:rFonts w:eastAsia="Georgia"/>
                <w:sz w:val="18"/>
                <w:szCs w:val="18"/>
              </w:rPr>
              <w:t>Besichtigung der Exposees</w:t>
            </w:r>
            <w:r w:rsidR="001F5A2C" w:rsidRPr="002B43CB">
              <w:rPr>
                <w:rFonts w:eastAsia="Georgia"/>
                <w:sz w:val="18"/>
                <w:szCs w:val="18"/>
              </w:rPr>
              <w:t xml:space="preserve"> und </w:t>
            </w:r>
            <w:r w:rsidR="009526D6" w:rsidRPr="002B43CB">
              <w:rPr>
                <w:rFonts w:eastAsia="Georgia"/>
                <w:sz w:val="18"/>
                <w:szCs w:val="18"/>
              </w:rPr>
              <w:t>Erstel</w:t>
            </w:r>
            <w:r w:rsidR="001F5A2C" w:rsidRPr="002B43CB">
              <w:rPr>
                <w:rFonts w:eastAsia="Georgia"/>
                <w:sz w:val="18"/>
                <w:szCs w:val="18"/>
              </w:rPr>
              <w:t>lung</w:t>
            </w:r>
            <w:r w:rsidR="009526D6" w:rsidRPr="002B43CB">
              <w:rPr>
                <w:rFonts w:eastAsia="Georgia"/>
                <w:sz w:val="18"/>
                <w:szCs w:val="18"/>
              </w:rPr>
              <w:t xml:space="preserve"> von Kaufverträgen</w:t>
            </w:r>
          </w:p>
        </w:tc>
      </w:tr>
      <w:bookmarkEnd w:id="0"/>
      <w:tr w:rsidR="00C1047E" w:rsidRPr="002B43CB" w14:paraId="150208E7" w14:textId="77777777" w:rsidTr="00D55ADF">
        <w:trPr>
          <w:trHeight w:val="454"/>
        </w:trPr>
        <w:tc>
          <w:tcPr>
            <w:tcW w:w="10206" w:type="dxa"/>
            <w:gridSpan w:val="8"/>
            <w:tcBorders>
              <w:bottom w:val="single" w:sz="4" w:space="0" w:color="000000"/>
            </w:tcBorders>
            <w:vAlign w:val="bottom"/>
          </w:tcPr>
          <w:p w14:paraId="6BFE474B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center"/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</w:pPr>
            <w:proofErr w:type="spell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>Ausseruniversitäres</w:t>
            </w:r>
            <w:proofErr w:type="spellEnd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6"/>
                <w:szCs w:val="26"/>
              </w:rPr>
              <w:t xml:space="preserve"> Engagement</w:t>
            </w:r>
          </w:p>
        </w:tc>
      </w:tr>
      <w:tr w:rsidR="008A558B" w:rsidRPr="002B43CB" w14:paraId="68B2081C" w14:textId="77777777" w:rsidTr="00D55ADF">
        <w:trPr>
          <w:trHeight w:val="340"/>
        </w:trPr>
        <w:tc>
          <w:tcPr>
            <w:tcW w:w="6090" w:type="dxa"/>
            <w:gridSpan w:val="2"/>
            <w:tcBorders>
              <w:top w:val="single" w:sz="4" w:space="0" w:color="000000"/>
            </w:tcBorders>
            <w:vAlign w:val="bottom"/>
          </w:tcPr>
          <w:p w14:paraId="249A7065" w14:textId="67B20072" w:rsidR="008A558B" w:rsidRPr="002B43CB" w:rsidRDefault="008A558B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</w:pPr>
            <w:proofErr w:type="gramStart"/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Baden-Württemberg</w:t>
            </w:r>
            <w:r w:rsidR="00431C11"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</w:t>
            </w: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Stiftung</w:t>
            </w:r>
            <w:proofErr w:type="gramEnd"/>
            <w:r w:rsidR="00D237A1"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gGmbH</w:t>
            </w:r>
          </w:p>
        </w:tc>
        <w:tc>
          <w:tcPr>
            <w:tcW w:w="4116" w:type="dxa"/>
            <w:gridSpan w:val="6"/>
            <w:tcBorders>
              <w:top w:val="single" w:sz="4" w:space="0" w:color="000000"/>
            </w:tcBorders>
            <w:vAlign w:val="bottom"/>
          </w:tcPr>
          <w:p w14:paraId="53D68B7C" w14:textId="25232FC1" w:rsidR="008A558B" w:rsidRPr="002B43CB" w:rsidRDefault="008A558B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8A558B" w:rsidRPr="002B43CB" w14:paraId="1A9F69EC" w14:textId="77777777" w:rsidTr="00D55ADF">
        <w:trPr>
          <w:trHeight w:val="20"/>
        </w:trPr>
        <w:tc>
          <w:tcPr>
            <w:tcW w:w="7513" w:type="dxa"/>
            <w:gridSpan w:val="7"/>
            <w:tcBorders>
              <w:bottom w:val="nil"/>
            </w:tcBorders>
            <w:vAlign w:val="bottom"/>
          </w:tcPr>
          <w:p w14:paraId="17E1985C" w14:textId="0391F4B5" w:rsidR="008A558B" w:rsidRPr="002B43CB" w:rsidRDefault="008A558B" w:rsidP="00EF1A59">
            <w:pPr>
              <w:pStyle w:val="Beschreibung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>Stipendiat</w:t>
            </w:r>
            <w:r w:rsidR="00FD5622" w:rsidRPr="002B43CB">
              <w:rPr>
                <w:sz w:val="18"/>
                <w:szCs w:val="18"/>
              </w:rPr>
              <w:t xml:space="preserve"> </w:t>
            </w:r>
            <w:r w:rsidRPr="002B43CB">
              <w:rPr>
                <w:sz w:val="18"/>
                <w:szCs w:val="18"/>
              </w:rPr>
              <w:t>de</w:t>
            </w:r>
            <w:r w:rsidR="00FD5622" w:rsidRPr="002B43CB">
              <w:rPr>
                <w:sz w:val="18"/>
                <w:szCs w:val="18"/>
              </w:rPr>
              <w:t xml:space="preserve">r </w:t>
            </w:r>
            <w:r w:rsidRPr="002B43CB">
              <w:rPr>
                <w:sz w:val="18"/>
                <w:szCs w:val="18"/>
              </w:rPr>
              <w:t>Baden-Württemberg</w:t>
            </w:r>
            <w:r w:rsidR="00AB7870" w:rsidRPr="002B43CB">
              <w:rPr>
                <w:sz w:val="18"/>
                <w:szCs w:val="18"/>
              </w:rPr>
              <w:t xml:space="preserve"> </w:t>
            </w:r>
            <w:r w:rsidRPr="002B43CB">
              <w:rPr>
                <w:sz w:val="18"/>
                <w:szCs w:val="18"/>
              </w:rPr>
              <w:t>Stiftung</w:t>
            </w:r>
          </w:p>
        </w:tc>
        <w:tc>
          <w:tcPr>
            <w:tcW w:w="2693" w:type="dxa"/>
            <w:tcBorders>
              <w:bottom w:val="nil"/>
            </w:tcBorders>
            <w:vAlign w:val="bottom"/>
          </w:tcPr>
          <w:p w14:paraId="449EC95A" w14:textId="11656F11" w:rsidR="002B43CB" w:rsidRPr="002B43CB" w:rsidRDefault="00CF3AE4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08/2024</w:t>
            </w:r>
            <w:r w:rsidR="00FF198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F1983"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–</w:t>
            </w:r>
            <w:r w:rsidR="00321BF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11/2024</w:t>
            </w:r>
            <w:r w:rsidR="00FF1983"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  <w:r w:rsidR="00FF1983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</w:t>
            </w:r>
          </w:p>
        </w:tc>
      </w:tr>
      <w:tr w:rsidR="00C1047E" w:rsidRPr="002B43CB" w14:paraId="32AA88F4" w14:textId="77777777" w:rsidTr="00D55ADF">
        <w:trPr>
          <w:trHeight w:val="340"/>
        </w:trPr>
        <w:tc>
          <w:tcPr>
            <w:tcW w:w="6090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0A1C34C0" w14:textId="6E7FF361" w:rsidR="009526D6" w:rsidRPr="002B43CB" w:rsidRDefault="009526D6" w:rsidP="00EF1A59">
            <w:pPr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Trott-war e.V.</w:t>
            </w:r>
          </w:p>
        </w:tc>
        <w:tc>
          <w:tcPr>
            <w:tcW w:w="4116" w:type="dxa"/>
            <w:gridSpan w:val="6"/>
            <w:tcBorders>
              <w:top w:val="nil"/>
              <w:left w:val="nil"/>
              <w:bottom w:val="nil"/>
              <w:right w:val="nil"/>
            </w:tcBorders>
            <w:vAlign w:val="bottom"/>
          </w:tcPr>
          <w:p w14:paraId="77207161" w14:textId="77777777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b/>
                <w:i/>
                <w:iCs/>
                <w:smallCaps/>
                <w:color w:val="000000"/>
                <w:sz w:val="21"/>
                <w:szCs w:val="21"/>
              </w:rPr>
            </w:pPr>
            <w:r w:rsidRPr="002B43CB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C1047E" w:rsidRPr="002B43CB" w14:paraId="65087C1E" w14:textId="77777777" w:rsidTr="00D55ADF">
        <w:trPr>
          <w:trHeight w:val="20"/>
        </w:trPr>
        <w:tc>
          <w:tcPr>
            <w:tcW w:w="7513" w:type="dxa"/>
            <w:gridSpan w:val="7"/>
            <w:tcBorders>
              <w:top w:val="nil"/>
            </w:tcBorders>
            <w:vAlign w:val="bottom"/>
          </w:tcPr>
          <w:p w14:paraId="685549A5" w14:textId="49B7CDB5" w:rsidR="009526D6" w:rsidRPr="002B43CB" w:rsidRDefault="009526D6" w:rsidP="00EF1A59">
            <w:pPr>
              <w:pStyle w:val="Beschreibung"/>
              <w:rPr>
                <w:sz w:val="18"/>
                <w:szCs w:val="18"/>
              </w:rPr>
            </w:pPr>
            <w:r w:rsidRPr="002B43CB">
              <w:rPr>
                <w:sz w:val="18"/>
                <w:szCs w:val="18"/>
              </w:rPr>
              <w:t xml:space="preserve">Sozial </w:t>
            </w:r>
            <w:r w:rsidR="00D55ADF">
              <w:rPr>
                <w:sz w:val="18"/>
                <w:szCs w:val="18"/>
              </w:rPr>
              <w:t>e</w:t>
            </w:r>
            <w:r w:rsidR="00912485" w:rsidRPr="002B43CB">
              <w:rPr>
                <w:sz w:val="18"/>
                <w:szCs w:val="18"/>
              </w:rPr>
              <w:t>ngagiert</w:t>
            </w:r>
            <w:r w:rsidRPr="002B43CB">
              <w:rPr>
                <w:sz w:val="18"/>
                <w:szCs w:val="18"/>
              </w:rPr>
              <w:t xml:space="preserve"> für und mit sozial benachteiligten Menschen</w:t>
            </w:r>
          </w:p>
        </w:tc>
        <w:tc>
          <w:tcPr>
            <w:tcW w:w="2693" w:type="dxa"/>
            <w:tcBorders>
              <w:top w:val="nil"/>
            </w:tcBorders>
            <w:vAlign w:val="bottom"/>
          </w:tcPr>
          <w:p w14:paraId="2AF71C61" w14:textId="34A40499" w:rsidR="009526D6" w:rsidRPr="002B43CB" w:rsidRDefault="009526D6" w:rsidP="00EF1A5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2B43CB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04/2023 – </w:t>
            </w:r>
            <w:r w:rsidR="004A5F4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08/2024</w:t>
            </w:r>
          </w:p>
        </w:tc>
      </w:tr>
      <w:tr w:rsidR="00C1047E" w:rsidRPr="002B43CB" w14:paraId="198225C8" w14:textId="77777777" w:rsidTr="00D55ADF">
        <w:trPr>
          <w:trHeight w:val="20"/>
        </w:trPr>
        <w:tc>
          <w:tcPr>
            <w:tcW w:w="10206" w:type="dxa"/>
            <w:gridSpan w:val="8"/>
            <w:vAlign w:val="bottom"/>
          </w:tcPr>
          <w:p w14:paraId="5449D487" w14:textId="244EA876" w:rsidR="009526D6" w:rsidRPr="002B43CB" w:rsidRDefault="002B43CB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 xml:space="preserve">Mitwirkung an </w:t>
            </w:r>
            <w:r w:rsidR="009526D6" w:rsidRPr="002B43CB">
              <w:rPr>
                <w:rFonts w:eastAsia="Georgia"/>
                <w:sz w:val="18"/>
                <w:szCs w:val="18"/>
              </w:rPr>
              <w:t>Projekten und Engagement bei Veranstaltungen, wie dem Kesselfestival mit 65.000 Besuchern</w:t>
            </w:r>
          </w:p>
          <w:p w14:paraId="65B6C068" w14:textId="5FF634E4" w:rsidR="009526D6" w:rsidRPr="002B43CB" w:rsidRDefault="009526D6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Austeil</w:t>
            </w:r>
            <w:r w:rsidR="007F35CE">
              <w:rPr>
                <w:rFonts w:eastAsia="Georgia"/>
                <w:sz w:val="18"/>
                <w:szCs w:val="18"/>
              </w:rPr>
              <w:t xml:space="preserve">ung </w:t>
            </w:r>
            <w:r w:rsidRPr="002B43CB">
              <w:rPr>
                <w:rFonts w:eastAsia="Georgia"/>
                <w:sz w:val="18"/>
                <w:szCs w:val="18"/>
              </w:rPr>
              <w:t xml:space="preserve">von Essen und Kleidung an </w:t>
            </w:r>
            <w:r w:rsidR="00C1047E" w:rsidRPr="002B43CB">
              <w:rPr>
                <w:rFonts w:eastAsia="Georgia"/>
                <w:sz w:val="18"/>
                <w:szCs w:val="18"/>
              </w:rPr>
              <w:t>o</w:t>
            </w:r>
            <w:r w:rsidRPr="002B43CB">
              <w:rPr>
                <w:rFonts w:eastAsia="Georgia"/>
                <w:sz w:val="18"/>
                <w:szCs w:val="18"/>
              </w:rPr>
              <w:t xml:space="preserve">bdachlose </w:t>
            </w:r>
            <w:r w:rsidR="00C1047E" w:rsidRPr="002B43CB">
              <w:rPr>
                <w:rFonts w:eastAsia="Georgia"/>
                <w:sz w:val="18"/>
                <w:szCs w:val="18"/>
              </w:rPr>
              <w:t xml:space="preserve">Menschen </w:t>
            </w:r>
            <w:r w:rsidRPr="002B43CB">
              <w:rPr>
                <w:rFonts w:eastAsia="Georgia"/>
                <w:sz w:val="18"/>
                <w:szCs w:val="18"/>
              </w:rPr>
              <w:t>und Hilfsbedürftige</w:t>
            </w:r>
          </w:p>
          <w:p w14:paraId="1C4EE3B4" w14:textId="30B9246E" w:rsidR="008B199D" w:rsidRPr="002B43CB" w:rsidRDefault="003A6E5B" w:rsidP="00EF1A59">
            <w:pPr>
              <w:pStyle w:val="Bullets"/>
              <w:rPr>
                <w:rFonts w:eastAsia="Georgia"/>
                <w:sz w:val="18"/>
                <w:szCs w:val="18"/>
              </w:rPr>
            </w:pPr>
            <w:r w:rsidRPr="002B43CB">
              <w:rPr>
                <w:rFonts w:eastAsia="Georgia"/>
                <w:sz w:val="18"/>
                <w:szCs w:val="18"/>
              </w:rPr>
              <w:t>Schreiben von Blo</w:t>
            </w:r>
            <w:r w:rsidR="004A56FF" w:rsidRPr="002B43CB">
              <w:rPr>
                <w:rFonts w:eastAsia="Georgia"/>
                <w:sz w:val="18"/>
                <w:szCs w:val="18"/>
              </w:rPr>
              <w:t xml:space="preserve">g- und </w:t>
            </w:r>
            <w:r w:rsidRPr="002B43CB">
              <w:rPr>
                <w:rFonts w:eastAsia="Georgia"/>
                <w:sz w:val="18"/>
                <w:szCs w:val="18"/>
              </w:rPr>
              <w:t>Zeitungsartikeln mit über 30.000 Lesern</w:t>
            </w:r>
          </w:p>
        </w:tc>
      </w:tr>
    </w:tbl>
    <w:tbl>
      <w:tblPr>
        <w:tblStyle w:val="a"/>
        <w:tblW w:w="10206" w:type="dxa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276"/>
        <w:gridCol w:w="1276"/>
        <w:gridCol w:w="3969"/>
        <w:gridCol w:w="850"/>
        <w:gridCol w:w="2835"/>
        <w:tblGridChange w:id="1">
          <w:tblGrid>
            <w:gridCol w:w="1276"/>
            <w:gridCol w:w="1276"/>
            <w:gridCol w:w="3969"/>
            <w:gridCol w:w="850"/>
            <w:gridCol w:w="2835"/>
          </w:tblGrid>
        </w:tblGridChange>
      </w:tblGrid>
      <w:tr w:rsidR="003D4E49" w:rsidRPr="00C4718A" w14:paraId="04CD179B" w14:textId="77777777" w:rsidTr="00912485">
        <w:trPr>
          <w:trHeight w:val="346"/>
        </w:trPr>
        <w:tc>
          <w:tcPr>
            <w:tcW w:w="6521" w:type="dxa"/>
            <w:gridSpan w:val="3"/>
            <w:vAlign w:val="bottom"/>
          </w:tcPr>
          <w:p w14:paraId="26EAEBD9" w14:textId="1C439C1B" w:rsidR="003D4E49" w:rsidRPr="002D3618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ArialMT" w:eastAsia="ArialMT" w:hAnsi="ArialMT" w:cs="ArialMT"/>
                <w:smallCaps/>
                <w:color w:val="000000"/>
                <w:sz w:val="21"/>
                <w:szCs w:val="21"/>
              </w:rPr>
            </w:pPr>
            <w:r w:rsidRPr="002D3618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>Kolping Bildungscampus</w:t>
            </w:r>
            <w:r w:rsidR="00B548FD">
              <w:rPr>
                <w:rFonts w:ascii="Georgia" w:eastAsia="Georgia" w:hAnsi="Georgia" w:cs="Georgia"/>
                <w:b/>
                <w:smallCaps/>
                <w:color w:val="000000"/>
                <w:sz w:val="21"/>
                <w:szCs w:val="21"/>
              </w:rPr>
              <w:t xml:space="preserve"> gGmbH</w:t>
            </w:r>
          </w:p>
        </w:tc>
        <w:tc>
          <w:tcPr>
            <w:tcW w:w="3685" w:type="dxa"/>
            <w:gridSpan w:val="2"/>
            <w:vAlign w:val="bottom"/>
          </w:tcPr>
          <w:p w14:paraId="1D669E21" w14:textId="07328903" w:rsidR="003D4E49" w:rsidRPr="00C4718A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</w:pPr>
            <w:r w:rsidRPr="00C4718A">
              <w:rPr>
                <w:rFonts w:ascii="Georgia" w:eastAsia="Georgia" w:hAnsi="Georgia" w:cs="Georgia"/>
                <w:i/>
                <w:iCs/>
                <w:smallCaps/>
                <w:color w:val="000000"/>
                <w:sz w:val="21"/>
                <w:szCs w:val="21"/>
              </w:rPr>
              <w:t>Stuttgart</w:t>
            </w:r>
          </w:p>
        </w:tc>
      </w:tr>
      <w:tr w:rsidR="003D4E49" w:rsidRPr="002D3618" w14:paraId="3C832DC6" w14:textId="77777777" w:rsidTr="00912485">
        <w:trPr>
          <w:trHeight w:val="20"/>
        </w:trPr>
        <w:tc>
          <w:tcPr>
            <w:tcW w:w="7371" w:type="dxa"/>
            <w:gridSpan w:val="4"/>
            <w:vAlign w:val="bottom"/>
          </w:tcPr>
          <w:p w14:paraId="4B0F50F3" w14:textId="53447988" w:rsidR="003D4E49" w:rsidRPr="00FF3BB7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Leit</w:t>
            </w:r>
            <w:r w:rsidR="00067747" w:rsidRPr="001F5A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er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 der S</w:t>
            </w:r>
            <w:r w:rsidR="00D5616B" w:rsidRPr="001F5A2C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chülervertretung</w:t>
            </w:r>
          </w:p>
        </w:tc>
        <w:tc>
          <w:tcPr>
            <w:tcW w:w="2835" w:type="dxa"/>
            <w:vAlign w:val="bottom"/>
          </w:tcPr>
          <w:p w14:paraId="25A16A99" w14:textId="6F247280" w:rsidR="003D4E49" w:rsidRPr="00FF3BB7" w:rsidRDefault="003D4E49" w:rsidP="002B4EB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ind w:left="720" w:hanging="360"/>
              <w:jc w:val="right"/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09/2019 – 07/2021</w:t>
            </w:r>
          </w:p>
        </w:tc>
      </w:tr>
      <w:tr w:rsidR="003D4E49" w:rsidRPr="00C4579A" w14:paraId="691E6FE3" w14:textId="77777777" w:rsidTr="00912485">
        <w:trPr>
          <w:trHeight w:val="20"/>
        </w:trPr>
        <w:tc>
          <w:tcPr>
            <w:tcW w:w="10206" w:type="dxa"/>
            <w:gridSpan w:val="5"/>
            <w:vAlign w:val="bottom"/>
          </w:tcPr>
          <w:p w14:paraId="5FC8BF70" w14:textId="77777777" w:rsidR="003D4E49" w:rsidRPr="00FF3BB7" w:rsidRDefault="003D4E49" w:rsidP="002B4EBB">
            <w:pPr>
              <w:pStyle w:val="Bullets"/>
              <w:rPr>
                <w:sz w:val="18"/>
                <w:szCs w:val="18"/>
              </w:rPr>
            </w:pPr>
            <w:r w:rsidRPr="00FF3BB7">
              <w:rPr>
                <w:sz w:val="18"/>
                <w:szCs w:val="18"/>
              </w:rPr>
              <w:t>Planung von Projekten und Veranstaltungen</w:t>
            </w:r>
          </w:p>
          <w:p w14:paraId="36334D04" w14:textId="04F73DD0" w:rsidR="003D4E49" w:rsidRPr="00F55F9C" w:rsidRDefault="00C1047E" w:rsidP="002B4EBB">
            <w:pPr>
              <w:pStyle w:val="Bullets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Übern</w:t>
            </w:r>
            <w:r w:rsidR="002B43CB">
              <w:rPr>
                <w:sz w:val="18"/>
                <w:szCs w:val="18"/>
              </w:rPr>
              <w:t>ahme</w:t>
            </w:r>
            <w:r>
              <w:rPr>
                <w:sz w:val="18"/>
                <w:szCs w:val="18"/>
              </w:rPr>
              <w:t xml:space="preserve"> von </w:t>
            </w:r>
            <w:r w:rsidR="003D4E49" w:rsidRPr="00FF3BB7">
              <w:rPr>
                <w:sz w:val="18"/>
                <w:szCs w:val="18"/>
              </w:rPr>
              <w:t>Verantwortung für die finanziellen Mittel und deren Verteilung</w:t>
            </w:r>
          </w:p>
        </w:tc>
      </w:tr>
      <w:tr w:rsidR="003D4E49" w:rsidRPr="00C4579A" w14:paraId="44D3CD83" w14:textId="77777777" w:rsidTr="00D55ADF">
        <w:trPr>
          <w:trHeight w:val="454"/>
        </w:trPr>
        <w:tc>
          <w:tcPr>
            <w:tcW w:w="10206" w:type="dxa"/>
            <w:gridSpan w:val="5"/>
            <w:tcBorders>
              <w:bottom w:val="single" w:sz="4" w:space="0" w:color="000000"/>
            </w:tcBorders>
            <w:vAlign w:val="bottom"/>
          </w:tcPr>
          <w:p w14:paraId="4FB744B6" w14:textId="77777777" w:rsidR="003D4E49" w:rsidRPr="002D3618" w:rsidRDefault="003D4E49" w:rsidP="002B4EBB">
            <w:pPr>
              <w:jc w:val="center"/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</w:pPr>
            <w:r w:rsidRPr="002D3618">
              <w:rPr>
                <w:rFonts w:ascii="Georgia" w:eastAsia="Georgia" w:hAnsi="Georgia" w:cs="Georgia"/>
                <w:b/>
                <w:smallCaps/>
                <w:sz w:val="26"/>
                <w:szCs w:val="26"/>
              </w:rPr>
              <w:t>Fähigkeiten &amp; Interessen</w:t>
            </w:r>
          </w:p>
        </w:tc>
      </w:tr>
      <w:tr w:rsidR="003D4E49" w:rsidRPr="00C4579A" w14:paraId="3F33D5F3" w14:textId="77777777" w:rsidTr="00D55ADF">
        <w:trPr>
          <w:trHeight w:val="340"/>
        </w:trPr>
        <w:tc>
          <w:tcPr>
            <w:tcW w:w="1276" w:type="dxa"/>
            <w:tcBorders>
              <w:top w:val="single" w:sz="4" w:space="0" w:color="000000"/>
            </w:tcBorders>
            <w:vAlign w:val="bottom"/>
          </w:tcPr>
          <w:p w14:paraId="0C7FFACD" w14:textId="23FDB809" w:rsidR="003D4E49" w:rsidRPr="00FF3BB7" w:rsidRDefault="003D4E49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sz w:val="18"/>
                <w:szCs w:val="18"/>
              </w:rPr>
              <w:t>Sprachen:</w:t>
            </w:r>
          </w:p>
        </w:tc>
        <w:tc>
          <w:tcPr>
            <w:tcW w:w="8930" w:type="dxa"/>
            <w:gridSpan w:val="4"/>
            <w:tcBorders>
              <w:top w:val="single" w:sz="4" w:space="0" w:color="000000"/>
            </w:tcBorders>
            <w:vAlign w:val="bottom"/>
          </w:tcPr>
          <w:p w14:paraId="24C546A4" w14:textId="2E2855F7" w:rsidR="003D4E49" w:rsidRPr="00FF3BB7" w:rsidRDefault="003D4E49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Deutsch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C2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Englisch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C1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Türkisch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C2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Kurdisch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936098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C2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), </w:t>
            </w:r>
            <w:r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Spanisch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(</w:t>
            </w:r>
            <w:r w:rsidR="00005177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A2</w:t>
            </w:r>
            <w:r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)</w:t>
            </w:r>
          </w:p>
        </w:tc>
      </w:tr>
      <w:tr w:rsidR="003D4E49" w:rsidRPr="00B30702" w14:paraId="020A3DE4" w14:textId="77777777" w:rsidTr="00D55ADF">
        <w:trPr>
          <w:trHeight w:val="340"/>
        </w:trPr>
        <w:tc>
          <w:tcPr>
            <w:tcW w:w="1276" w:type="dxa"/>
            <w:vAlign w:val="bottom"/>
          </w:tcPr>
          <w:p w14:paraId="42A392FC" w14:textId="77777777" w:rsidR="003D4E49" w:rsidRPr="00FF3BB7" w:rsidRDefault="003D4E49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sz w:val="18"/>
                <w:szCs w:val="18"/>
              </w:rPr>
              <w:t>Technisch:</w:t>
            </w:r>
          </w:p>
        </w:tc>
        <w:tc>
          <w:tcPr>
            <w:tcW w:w="8930" w:type="dxa"/>
            <w:gridSpan w:val="4"/>
            <w:vAlign w:val="bottom"/>
          </w:tcPr>
          <w:p w14:paraId="184AA0DF" w14:textId="4EE0613D" w:rsidR="003D4E49" w:rsidRPr="008C0916" w:rsidRDefault="003D4E49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</w:pPr>
            <w:r w:rsidRPr="008C091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Microsoft</w:t>
            </w:r>
            <w:r w:rsidRPr="008C091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8C0916">
              <w:rPr>
                <w:rFonts w:ascii="Georgia" w:eastAsia="Georgia" w:hAnsi="Georgia" w:cs="Georgia"/>
                <w:color w:val="000000"/>
                <w:sz w:val="18"/>
                <w:szCs w:val="18"/>
                <w:lang w:val="de-DE"/>
              </w:rPr>
              <w:t>Office</w:t>
            </w:r>
            <w:r w:rsidR="0059394F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 xml:space="preserve"> </w:t>
            </w:r>
            <w:r w:rsidRPr="008C091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(</w:t>
            </w:r>
            <w:r w:rsidR="00874488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fortgeschritten</w:t>
            </w:r>
            <w:r w:rsidRPr="008C0916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  <w:lang w:val="de-DE"/>
              </w:rPr>
              <w:t>)</w:t>
            </w:r>
          </w:p>
        </w:tc>
      </w:tr>
      <w:tr w:rsidR="003D4E49" w:rsidRPr="00C4579A" w14:paraId="23D6B16D" w14:textId="77777777" w:rsidTr="00474F0F">
        <w:tblPrEx>
          <w:tblW w:w="10206" w:type="dxa"/>
          <w:tblInd w:w="-567" w:type="dxa"/>
          <w:tblBorders>
            <w:top w:val="nil"/>
            <w:left w:val="nil"/>
            <w:bottom w:val="nil"/>
            <w:right w:val="nil"/>
            <w:insideH w:val="nil"/>
            <w:insideV w:val="nil"/>
          </w:tblBorders>
          <w:tblLayout w:type="fixed"/>
          <w:tblLook w:val="0400" w:firstRow="0" w:lastRow="0" w:firstColumn="0" w:lastColumn="0" w:noHBand="0" w:noVBand="1"/>
          <w:tblPrExChange w:id="2" w:author="David Döbele" w:date="2025-02-25T19:10:00Z" w16du:dateUtc="2025-02-25T18:10:00Z">
            <w:tblPrEx>
              <w:tblW w:w="10206" w:type="dxa"/>
              <w:tblInd w:w="-567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00" w:firstRow="0" w:lastRow="0" w:firstColumn="0" w:lastColumn="0" w:noHBand="0" w:noVBand="1"/>
            </w:tblPrEx>
          </w:tblPrExChange>
        </w:tblPrEx>
        <w:trPr>
          <w:trHeight w:val="340"/>
          <w:trPrChange w:id="3" w:author="David Döbele" w:date="2025-02-25T19:10:00Z" w16du:dateUtc="2025-02-25T18:10:00Z">
            <w:trPr>
              <w:trHeight w:val="567"/>
            </w:trPr>
          </w:trPrChange>
        </w:trPr>
        <w:tc>
          <w:tcPr>
            <w:tcW w:w="1276" w:type="dxa"/>
            <w:vAlign w:val="bottom"/>
            <w:tcPrChange w:id="4" w:author="David Döbele" w:date="2025-02-25T19:10:00Z" w16du:dateUtc="2025-02-25T18:10:00Z">
              <w:tcPr>
                <w:tcW w:w="1276" w:type="dxa"/>
                <w:vAlign w:val="bottom"/>
              </w:tcPr>
            </w:tcPrChange>
          </w:tcPr>
          <w:p w14:paraId="47D1EF35" w14:textId="428C872E" w:rsidR="003D4E49" w:rsidDel="005D06E3" w:rsidRDefault="003D4E49" w:rsidP="002B4EBB">
            <w:pPr>
              <w:rPr>
                <w:del w:id="5" w:author="David Döbele" w:date="2025-02-25T19:09:00Z" w16du:dateUtc="2025-02-25T18:09:00Z"/>
                <w:rFonts w:ascii="Georgia" w:eastAsia="Georgia" w:hAnsi="Georgia" w:cs="Georgia"/>
                <w:sz w:val="18"/>
                <w:szCs w:val="18"/>
              </w:rPr>
            </w:pPr>
            <w:r w:rsidRPr="00FF3BB7">
              <w:rPr>
                <w:rFonts w:ascii="Georgia" w:eastAsia="Georgia" w:hAnsi="Georgia" w:cs="Georgia"/>
                <w:sz w:val="18"/>
                <w:szCs w:val="18"/>
              </w:rPr>
              <w:t>Interessen:</w:t>
            </w:r>
          </w:p>
          <w:p w14:paraId="5DF5141D" w14:textId="77777777" w:rsidR="007B2CF8" w:rsidRPr="00FF3BB7" w:rsidRDefault="007B2CF8" w:rsidP="002B4EBB">
            <w:pPr>
              <w:rPr>
                <w:rFonts w:ascii="Georgia" w:eastAsia="Georgia" w:hAnsi="Georgia" w:cs="Georgia"/>
                <w:sz w:val="18"/>
                <w:szCs w:val="18"/>
              </w:rPr>
            </w:pPr>
          </w:p>
        </w:tc>
        <w:tc>
          <w:tcPr>
            <w:tcW w:w="8930" w:type="dxa"/>
            <w:gridSpan w:val="4"/>
            <w:vAlign w:val="bottom"/>
            <w:tcPrChange w:id="6" w:author="David Döbele" w:date="2025-02-25T19:10:00Z" w16du:dateUtc="2025-02-25T18:10:00Z">
              <w:tcPr>
                <w:tcW w:w="8930" w:type="dxa"/>
                <w:gridSpan w:val="4"/>
                <w:vAlign w:val="bottom"/>
              </w:tcPr>
            </w:tcPrChange>
          </w:tcPr>
          <w:p w14:paraId="1E1196E6" w14:textId="4381055D" w:rsidR="003D4E49" w:rsidRPr="00FF3BB7" w:rsidRDefault="00A5569E" w:rsidP="002B4EBB">
            <w:pPr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</w:pPr>
            <w:del w:id="7" w:author="David Döbele" w:date="2025-02-25T19:09:00Z" w16du:dateUtc="2025-02-25T18:09:00Z">
              <w:r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 xml:space="preserve">Quantenmechanik und Astronomie, </w:delText>
              </w:r>
            </w:del>
            <w:r>
              <w:rPr>
                <w:rFonts w:ascii="Georgia" w:eastAsia="Georgia" w:hAnsi="Georgia" w:cs="Georgia"/>
                <w:color w:val="000000"/>
                <w:sz w:val="18"/>
                <w:szCs w:val="18"/>
              </w:rPr>
              <w:t xml:space="preserve">Bonsai, </w:t>
            </w:r>
            <w:r w:rsidR="003D4E49"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Kraftsport</w:t>
            </w:r>
            <w:r w:rsidR="003D4E49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D4E49" w:rsidRPr="00C1047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(</w:t>
            </w:r>
            <w:r w:rsidR="009B7E23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+/- </w:t>
            </w:r>
            <w:r w:rsidR="003D4E49" w:rsidRPr="00C1047E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>vier Mal die Woche)</w:t>
            </w:r>
            <w:r w:rsidR="003D4E49" w:rsidRPr="00912485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,</w:t>
            </w:r>
            <w:r w:rsidR="003D4E49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D4E49"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Sammeln</w:t>
            </w:r>
            <w:r w:rsidR="003D4E49" w:rsidRPr="00FF3BB7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ED77FD" w:rsidRPr="00546C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vo</w:t>
            </w:r>
            <w:r w:rsidR="00546C9A" w:rsidRPr="00546C9A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n</w:t>
            </w:r>
            <w:r w:rsidR="00546C9A">
              <w:rPr>
                <w:rFonts w:ascii="Georgia" w:eastAsia="Georgia" w:hAnsi="Georgia" w:cs="Georgia"/>
                <w:i/>
                <w:iCs/>
                <w:color w:val="000000"/>
                <w:sz w:val="18"/>
                <w:szCs w:val="18"/>
              </w:rPr>
              <w:t xml:space="preserve"> </w:t>
            </w:r>
            <w:r w:rsidR="003D4E49" w:rsidRPr="00FF3BB7">
              <w:rPr>
                <w:rFonts w:ascii="Georgia" w:eastAsia="Georgia" w:hAnsi="Georgia" w:cs="Georgia"/>
                <w:color w:val="000000"/>
                <w:sz w:val="18"/>
                <w:szCs w:val="18"/>
              </w:rPr>
              <w:t>Edelmetallen und Edelsteinen</w:t>
            </w:r>
            <w:del w:id="8" w:author="David Döbele" w:date="2025-02-25T19:09:00Z" w16du:dateUtc="2025-02-25T18:09:00Z">
              <w:r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>,</w:delText>
              </w:r>
              <w:r w:rsidR="00CE6D44" w:rsidRPr="00FF3BB7"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 xml:space="preserve"> Geschichte</w:delText>
              </w:r>
              <w:r w:rsidR="00C251CE"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>,</w:delText>
              </w:r>
              <w:r w:rsidR="00AA3610"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 xml:space="preserve"> </w:delText>
              </w:r>
              <w:r w:rsidR="00C251CE"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>Philosophie</w:delText>
              </w:r>
              <w:r w:rsidR="00D83E93"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>, Kultur</w:delText>
              </w:r>
              <w:r w:rsidR="00F10DBA" w:rsidDel="005D06E3">
                <w:rPr>
                  <w:rFonts w:ascii="Georgia" w:eastAsia="Georgia" w:hAnsi="Georgia" w:cs="Georgia"/>
                  <w:color w:val="000000"/>
                  <w:sz w:val="18"/>
                  <w:szCs w:val="18"/>
                </w:rPr>
                <w:delText xml:space="preserve"> und meine Freundin</w:delText>
              </w:r>
            </w:del>
          </w:p>
        </w:tc>
      </w:tr>
      <w:tr w:rsidR="003D4E49" w:rsidRPr="00C4579A" w14:paraId="6067DF8A" w14:textId="77777777" w:rsidTr="00912485">
        <w:trPr>
          <w:trHeight w:val="737"/>
        </w:trPr>
        <w:tc>
          <w:tcPr>
            <w:tcW w:w="2552" w:type="dxa"/>
            <w:gridSpan w:val="2"/>
            <w:vAlign w:val="bottom"/>
          </w:tcPr>
          <w:p w14:paraId="3134D88E" w14:textId="14309A59" w:rsidR="00AA2EEB" w:rsidRDefault="004B7EF0" w:rsidP="002B4EBB">
            <w:pPr>
              <w:rPr>
                <w:rFonts w:ascii="Georgia" w:eastAsia="Georgia" w:hAnsi="Georgia" w:cs="Georgia"/>
                <w:sz w:val="16"/>
                <w:szCs w:val="16"/>
              </w:rPr>
            </w:pPr>
            <w:r>
              <w:rPr>
                <w:rFonts w:ascii="Georgia" w:eastAsia="Georgia" w:hAnsi="Georgia" w:cs="Georgia"/>
                <w:noProof/>
                <w:sz w:val="16"/>
                <w:szCs w:val="16"/>
              </w:rPr>
              <w:drawing>
                <wp:inline distT="0" distB="0" distL="0" distR="0" wp14:anchorId="159B1563" wp14:editId="48973982">
                  <wp:extent cx="899482" cy="286512"/>
                  <wp:effectExtent l="0" t="0" r="2540" b="5715"/>
                  <wp:docPr id="312062920" name="Grafik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782" cy="294252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7E615B17" w14:textId="261438A7" w:rsidR="00AA2EEB" w:rsidRPr="004778BE" w:rsidRDefault="003D4E49" w:rsidP="002B4EBB">
            <w:pPr>
              <w:rPr>
                <w:rFonts w:ascii="Georgia" w:eastAsia="Georgia" w:hAnsi="Georgia" w:cs="Georgia"/>
                <w:sz w:val="18"/>
                <w:szCs w:val="18"/>
                <w:rPrChange w:id="9" w:author="David Döbele" w:date="2025-02-25T19:08:00Z" w16du:dateUtc="2025-02-25T18:08:00Z">
                  <w:rPr>
                    <w:rFonts w:ascii="Georgia" w:eastAsia="Georgia" w:hAnsi="Georgia" w:cs="Georgia"/>
                    <w:sz w:val="16"/>
                    <w:szCs w:val="16"/>
                  </w:rPr>
                </w:rPrChange>
              </w:rPr>
            </w:pPr>
            <w:r w:rsidRPr="004778BE">
              <w:rPr>
                <w:rFonts w:ascii="Georgia" w:eastAsia="Georgia" w:hAnsi="Georgia" w:cs="Georgia"/>
                <w:sz w:val="18"/>
                <w:szCs w:val="18"/>
                <w:rPrChange w:id="10" w:author="David Döbele" w:date="2025-02-25T19:08:00Z" w16du:dateUtc="2025-02-25T18:08:00Z">
                  <w:rPr>
                    <w:rFonts w:ascii="Georgia" w:eastAsia="Georgia" w:hAnsi="Georgia" w:cs="Georgia"/>
                    <w:sz w:val="16"/>
                    <w:szCs w:val="16"/>
                  </w:rPr>
                </w:rPrChange>
              </w:rPr>
              <w:t xml:space="preserve">Stuttgart, </w:t>
            </w:r>
            <w:r w:rsidRPr="004778BE">
              <w:rPr>
                <w:rFonts w:ascii="Georgia" w:eastAsia="Georgia" w:hAnsi="Georgia" w:cs="Georgia"/>
                <w:sz w:val="18"/>
                <w:szCs w:val="18"/>
                <w:rPrChange w:id="11" w:author="David Döbele" w:date="2025-02-25T19:08:00Z" w16du:dateUtc="2025-02-25T18:08:00Z">
                  <w:rPr>
                    <w:rFonts w:ascii="Georgia" w:eastAsia="Georgia" w:hAnsi="Georgia" w:cs="Georgia"/>
                    <w:sz w:val="16"/>
                    <w:szCs w:val="16"/>
                  </w:rPr>
                </w:rPrChange>
              </w:rPr>
              <w:fldChar w:fldCharType="begin"/>
            </w:r>
            <w:r w:rsidRPr="004778BE">
              <w:rPr>
                <w:rFonts w:ascii="Georgia" w:eastAsia="Georgia" w:hAnsi="Georgia" w:cs="Georgia"/>
                <w:sz w:val="18"/>
                <w:szCs w:val="18"/>
                <w:rPrChange w:id="12" w:author="David Döbele" w:date="2025-02-25T19:08:00Z" w16du:dateUtc="2025-02-25T18:08:00Z">
                  <w:rPr>
                    <w:rFonts w:ascii="Georgia" w:eastAsia="Georgia" w:hAnsi="Georgia" w:cs="Georgia"/>
                    <w:sz w:val="16"/>
                    <w:szCs w:val="16"/>
                  </w:rPr>
                </w:rPrChange>
              </w:rPr>
              <w:instrText xml:space="preserve"> TIME \@ "dd.MM.yyyy" </w:instrText>
            </w:r>
            <w:r w:rsidRPr="004778BE">
              <w:rPr>
                <w:rFonts w:ascii="Georgia" w:eastAsia="Georgia" w:hAnsi="Georgia" w:cs="Georgia"/>
                <w:sz w:val="18"/>
                <w:szCs w:val="18"/>
                <w:rPrChange w:id="13" w:author="David Döbele" w:date="2025-02-25T19:08:00Z" w16du:dateUtc="2025-02-25T18:08:00Z">
                  <w:rPr>
                    <w:rFonts w:ascii="Georgia" w:eastAsia="Georgia" w:hAnsi="Georgia" w:cs="Georgia"/>
                    <w:sz w:val="16"/>
                    <w:szCs w:val="16"/>
                  </w:rPr>
                </w:rPrChange>
              </w:rPr>
              <w:fldChar w:fldCharType="separate"/>
            </w:r>
            <w:r w:rsidR="004778BE" w:rsidRPr="004778BE">
              <w:rPr>
                <w:rFonts w:ascii="Georgia" w:eastAsia="Georgia" w:hAnsi="Georgia" w:cs="Georgia"/>
                <w:noProof/>
                <w:sz w:val="18"/>
                <w:szCs w:val="18"/>
                <w:rPrChange w:id="14" w:author="David Döbele" w:date="2025-02-25T19:08:00Z" w16du:dateUtc="2025-02-25T18:08:00Z">
                  <w:rPr>
                    <w:rFonts w:ascii="Georgia" w:eastAsia="Georgia" w:hAnsi="Georgia" w:cs="Georgia"/>
                    <w:noProof/>
                    <w:sz w:val="16"/>
                    <w:szCs w:val="16"/>
                  </w:rPr>
                </w:rPrChange>
              </w:rPr>
              <w:t>25.02.2025</w:t>
            </w:r>
            <w:r w:rsidRPr="004778BE">
              <w:rPr>
                <w:rFonts w:ascii="Georgia" w:eastAsia="Georgia" w:hAnsi="Georgia" w:cs="Georgia"/>
                <w:sz w:val="18"/>
                <w:szCs w:val="18"/>
                <w:rPrChange w:id="15" w:author="David Döbele" w:date="2025-02-25T19:08:00Z" w16du:dateUtc="2025-02-25T18:08:00Z">
                  <w:rPr>
                    <w:rFonts w:ascii="Georgia" w:eastAsia="Georgia" w:hAnsi="Georgia" w:cs="Georgia"/>
                    <w:sz w:val="16"/>
                    <w:szCs w:val="16"/>
                  </w:rPr>
                </w:rPrChange>
              </w:rPr>
              <w:fldChar w:fldCharType="end"/>
            </w:r>
          </w:p>
        </w:tc>
        <w:tc>
          <w:tcPr>
            <w:tcW w:w="7654" w:type="dxa"/>
            <w:gridSpan w:val="3"/>
            <w:vAlign w:val="bottom"/>
          </w:tcPr>
          <w:p w14:paraId="77F07FE8" w14:textId="77777777" w:rsidR="00AA2EEB" w:rsidRPr="00C4579A" w:rsidRDefault="00AA2EEB" w:rsidP="002B4EBB">
            <w:pPr>
              <w:rPr>
                <w:rFonts w:ascii="Georgia" w:eastAsia="Georgia" w:hAnsi="Georgia" w:cs="Georgia"/>
                <w:color w:val="000000"/>
                <w:sz w:val="18"/>
                <w:szCs w:val="18"/>
              </w:rPr>
            </w:pPr>
          </w:p>
        </w:tc>
      </w:tr>
    </w:tbl>
    <w:p w14:paraId="0BF79F81" w14:textId="30E23582" w:rsidR="00803DE7" w:rsidRPr="00AA2EEB" w:rsidRDefault="00803DE7">
      <w:pPr>
        <w:rPr>
          <w:rFonts w:ascii="Georgia" w:hAnsi="Georgia"/>
          <w:sz w:val="16"/>
          <w:szCs w:val="16"/>
        </w:rPr>
      </w:pPr>
    </w:p>
    <w:sectPr w:rsidR="00803DE7" w:rsidRPr="00AA2EEB" w:rsidSect="00D55ADF">
      <w:footerReference w:type="even" r:id="rId9"/>
      <w:pgSz w:w="11906" w:h="16838"/>
      <w:pgMar w:top="1134" w:right="1418" w:bottom="0" w:left="1418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81354" w14:textId="77777777" w:rsidR="006A3518" w:rsidRDefault="006A3518">
      <w:pPr>
        <w:spacing w:after="0" w:line="240" w:lineRule="auto"/>
      </w:pPr>
      <w:r>
        <w:separator/>
      </w:r>
    </w:p>
  </w:endnote>
  <w:endnote w:type="continuationSeparator" w:id="0">
    <w:p w14:paraId="4F880BA6" w14:textId="77777777" w:rsidR="006A3518" w:rsidRDefault="006A3518">
      <w:pPr>
        <w:spacing w:after="0" w:line="240" w:lineRule="auto"/>
      </w:pPr>
      <w:r>
        <w:continuationSeparator/>
      </w:r>
    </w:p>
  </w:endnote>
  <w:endnote w:type="continuationNotice" w:id="1">
    <w:p w14:paraId="286C70F3" w14:textId="77777777" w:rsidR="006A3518" w:rsidRDefault="006A3518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Noto Sans Symbols">
    <w:altName w:val="Calibri"/>
    <w:panose1 w:val="020B0604020202020204"/>
    <w:charset w:val="00"/>
    <w:family w:val="auto"/>
    <w:pitch w:val="default"/>
  </w:font>
  <w:font w:name="Noto Sans Symbols2">
    <w:panose1 w:val="020B0502040504020204"/>
    <w:charset w:val="00"/>
    <w:family w:val="swiss"/>
    <w:pitch w:val="variable"/>
    <w:sig w:usb0="80000003" w:usb1="0200E3E4" w:usb2="0004002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MT">
    <w:altName w:val="Arial"/>
    <w:panose1 w:val="020B0604020202020204"/>
    <w:charset w:val="00"/>
    <w:family w:val="roman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34E299" w14:textId="77777777" w:rsidR="00803DE7" w:rsidRDefault="00EF4070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jc w:val="center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>
      <w:rPr>
        <w:color w:val="000000"/>
      </w:rPr>
      <w:fldChar w:fldCharType="end"/>
    </w:r>
  </w:p>
  <w:p w14:paraId="35E5C985" w14:textId="77777777" w:rsidR="00803DE7" w:rsidRDefault="00803DE7">
    <w:pPr>
      <w:pBdr>
        <w:top w:val="nil"/>
        <w:left w:val="nil"/>
        <w:bottom w:val="nil"/>
        <w:right w:val="nil"/>
        <w:between w:val="nil"/>
      </w:pBdr>
      <w:tabs>
        <w:tab w:val="center" w:pos="4536"/>
        <w:tab w:val="right" w:pos="9072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87FE2D" w14:textId="77777777" w:rsidR="006A3518" w:rsidRDefault="006A3518">
      <w:pPr>
        <w:spacing w:after="0" w:line="240" w:lineRule="auto"/>
      </w:pPr>
      <w:r>
        <w:separator/>
      </w:r>
    </w:p>
  </w:footnote>
  <w:footnote w:type="continuationSeparator" w:id="0">
    <w:p w14:paraId="5DFD9565" w14:textId="77777777" w:rsidR="006A3518" w:rsidRDefault="006A3518">
      <w:pPr>
        <w:spacing w:after="0" w:line="240" w:lineRule="auto"/>
      </w:pPr>
      <w:r>
        <w:continuationSeparator/>
      </w:r>
    </w:p>
  </w:footnote>
  <w:footnote w:type="continuationNotice" w:id="1">
    <w:p w14:paraId="4AEB4F46" w14:textId="77777777" w:rsidR="006A3518" w:rsidRDefault="006A3518">
      <w:pPr>
        <w:spacing w:after="0"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955873"/>
    <w:multiLevelType w:val="hybridMultilevel"/>
    <w:tmpl w:val="6A78F092"/>
    <w:lvl w:ilvl="0" w:tplc="D29062B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4"/>
        <w:szCs w:val="14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DF77AB6"/>
    <w:multiLevelType w:val="multilevel"/>
    <w:tmpl w:val="996062F0"/>
    <w:lvl w:ilvl="0">
      <w:start w:val="1"/>
      <w:numFmt w:val="bullet"/>
      <w:pStyle w:val="Bullets"/>
      <w:lvlText w:val="●"/>
      <w:lvlJc w:val="left"/>
      <w:pPr>
        <w:ind w:left="720" w:hanging="360"/>
      </w:pPr>
      <w:rPr>
        <w:sz w:val="14"/>
        <w:szCs w:val="14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 w15:restartNumberingAfterBreak="0">
    <w:nsid w:val="4BB81D8B"/>
    <w:multiLevelType w:val="multilevel"/>
    <w:tmpl w:val="8F70567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" w15:restartNumberingAfterBreak="0">
    <w:nsid w:val="4CD967CD"/>
    <w:multiLevelType w:val="hybridMultilevel"/>
    <w:tmpl w:val="532298F0"/>
    <w:lvl w:ilvl="0" w:tplc="BBC29CFC">
      <w:start w:val="1"/>
      <w:numFmt w:val="bullet"/>
      <w:lvlText w:val=""/>
      <w:lvlJc w:val="left"/>
      <w:pPr>
        <w:ind w:left="720" w:hanging="360"/>
      </w:pPr>
      <w:rPr>
        <w:rFonts w:ascii="Noto Sans Symbols2" w:hAnsi="Noto Sans Symbols2" w:hint="default"/>
        <w:b w:val="0"/>
        <w:bCs w:val="0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EB27881"/>
    <w:multiLevelType w:val="hybridMultilevel"/>
    <w:tmpl w:val="84343958"/>
    <w:lvl w:ilvl="0" w:tplc="0407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72D10279"/>
    <w:multiLevelType w:val="hybridMultilevel"/>
    <w:tmpl w:val="0EFEAC0E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7E560095"/>
    <w:multiLevelType w:val="multilevel"/>
    <w:tmpl w:val="45AC303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2" w:eastAsia="Noto Sans Symbols" w:hAnsi="Noto Sans Symbols2" w:cs="Noto Sans Symbols" w:hint="default"/>
        <w:sz w:val="8"/>
        <w:szCs w:val="8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74413816">
    <w:abstractNumId w:val="2"/>
  </w:num>
  <w:num w:numId="2" w16cid:durableId="1986860964">
    <w:abstractNumId w:val="6"/>
  </w:num>
  <w:num w:numId="3" w16cid:durableId="1890915365">
    <w:abstractNumId w:val="1"/>
  </w:num>
  <w:num w:numId="4" w16cid:durableId="1869757380">
    <w:abstractNumId w:val="3"/>
  </w:num>
  <w:num w:numId="5" w16cid:durableId="2031106251">
    <w:abstractNumId w:val="5"/>
  </w:num>
  <w:num w:numId="6" w16cid:durableId="1874463710">
    <w:abstractNumId w:val="4"/>
  </w:num>
  <w:num w:numId="7" w16cid:durableId="35372639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avid Döbele">
    <w15:presenceInfo w15:providerId="AD" w15:userId="S::david.doebele@pumpkinadvisory.onmicrosoft.com::a00222db-f5a0-4b93-9122-d1c61d86433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proofState w:spelling="clean" w:grammar="clean"/>
  <w:trackRevisions/>
  <w:documentProtection w:edit="trackedChanges" w:enforcement="0"/>
  <w:defaultTabStop w:val="720"/>
  <w:hyphenationZone w:val="425"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3DE7"/>
    <w:rsid w:val="000035DE"/>
    <w:rsid w:val="00005177"/>
    <w:rsid w:val="000072F2"/>
    <w:rsid w:val="00033A54"/>
    <w:rsid w:val="00034933"/>
    <w:rsid w:val="00060DA2"/>
    <w:rsid w:val="00061A12"/>
    <w:rsid w:val="00067747"/>
    <w:rsid w:val="000679EB"/>
    <w:rsid w:val="00072725"/>
    <w:rsid w:val="000A049D"/>
    <w:rsid w:val="000A0B79"/>
    <w:rsid w:val="000A730F"/>
    <w:rsid w:val="000B3B10"/>
    <w:rsid w:val="000C0ADF"/>
    <w:rsid w:val="000D2A24"/>
    <w:rsid w:val="000D3AB1"/>
    <w:rsid w:val="000D3C71"/>
    <w:rsid w:val="000D4E5D"/>
    <w:rsid w:val="000E3FF1"/>
    <w:rsid w:val="000E590F"/>
    <w:rsid w:val="000F0B7F"/>
    <w:rsid w:val="00101412"/>
    <w:rsid w:val="00107F64"/>
    <w:rsid w:val="001206C1"/>
    <w:rsid w:val="001212B1"/>
    <w:rsid w:val="00124A00"/>
    <w:rsid w:val="0013224A"/>
    <w:rsid w:val="00141C1D"/>
    <w:rsid w:val="00146329"/>
    <w:rsid w:val="001470C3"/>
    <w:rsid w:val="00184037"/>
    <w:rsid w:val="00186DB6"/>
    <w:rsid w:val="00186DBD"/>
    <w:rsid w:val="001943DC"/>
    <w:rsid w:val="00196D5D"/>
    <w:rsid w:val="001A26F3"/>
    <w:rsid w:val="001B0F38"/>
    <w:rsid w:val="001B13EB"/>
    <w:rsid w:val="001B2B49"/>
    <w:rsid w:val="001B3697"/>
    <w:rsid w:val="001B6425"/>
    <w:rsid w:val="001B779E"/>
    <w:rsid w:val="001C5EBE"/>
    <w:rsid w:val="001C7810"/>
    <w:rsid w:val="001D193A"/>
    <w:rsid w:val="001D1D33"/>
    <w:rsid w:val="001D782C"/>
    <w:rsid w:val="001E521B"/>
    <w:rsid w:val="001E5C11"/>
    <w:rsid w:val="001F0C06"/>
    <w:rsid w:val="001F478A"/>
    <w:rsid w:val="001F5A2C"/>
    <w:rsid w:val="0020002F"/>
    <w:rsid w:val="00200EA1"/>
    <w:rsid w:val="00201CAE"/>
    <w:rsid w:val="00203A2A"/>
    <w:rsid w:val="00207E7E"/>
    <w:rsid w:val="0021359D"/>
    <w:rsid w:val="002220C1"/>
    <w:rsid w:val="002265DB"/>
    <w:rsid w:val="002323A7"/>
    <w:rsid w:val="00233F3D"/>
    <w:rsid w:val="0024037C"/>
    <w:rsid w:val="00240A2A"/>
    <w:rsid w:val="00250DED"/>
    <w:rsid w:val="002537C2"/>
    <w:rsid w:val="00256C07"/>
    <w:rsid w:val="00265BA0"/>
    <w:rsid w:val="00273AF2"/>
    <w:rsid w:val="00293B9D"/>
    <w:rsid w:val="002A1D1D"/>
    <w:rsid w:val="002A6D47"/>
    <w:rsid w:val="002B43CB"/>
    <w:rsid w:val="002B4EBB"/>
    <w:rsid w:val="002C5BBB"/>
    <w:rsid w:val="002D1068"/>
    <w:rsid w:val="002D31D5"/>
    <w:rsid w:val="002D3618"/>
    <w:rsid w:val="002D4290"/>
    <w:rsid w:val="002D5F20"/>
    <w:rsid w:val="002E4136"/>
    <w:rsid w:val="002E7489"/>
    <w:rsid w:val="002F4D6E"/>
    <w:rsid w:val="002F5128"/>
    <w:rsid w:val="002F5176"/>
    <w:rsid w:val="002F6401"/>
    <w:rsid w:val="002F6AAE"/>
    <w:rsid w:val="003008D2"/>
    <w:rsid w:val="00302028"/>
    <w:rsid w:val="00310316"/>
    <w:rsid w:val="00311064"/>
    <w:rsid w:val="00316EB4"/>
    <w:rsid w:val="00321BF7"/>
    <w:rsid w:val="00322165"/>
    <w:rsid w:val="00322251"/>
    <w:rsid w:val="00342493"/>
    <w:rsid w:val="00343E60"/>
    <w:rsid w:val="00357489"/>
    <w:rsid w:val="003602E7"/>
    <w:rsid w:val="003619D3"/>
    <w:rsid w:val="00366E9D"/>
    <w:rsid w:val="0036769A"/>
    <w:rsid w:val="00370E7F"/>
    <w:rsid w:val="00371664"/>
    <w:rsid w:val="0037426E"/>
    <w:rsid w:val="00377269"/>
    <w:rsid w:val="003A6BFE"/>
    <w:rsid w:val="003A6E5B"/>
    <w:rsid w:val="003B1686"/>
    <w:rsid w:val="003B29ED"/>
    <w:rsid w:val="003D08A1"/>
    <w:rsid w:val="003D2B6E"/>
    <w:rsid w:val="003D317C"/>
    <w:rsid w:val="003D31C0"/>
    <w:rsid w:val="003D4E49"/>
    <w:rsid w:val="003F7890"/>
    <w:rsid w:val="004056BA"/>
    <w:rsid w:val="00407149"/>
    <w:rsid w:val="00414A60"/>
    <w:rsid w:val="004173A4"/>
    <w:rsid w:val="0042049A"/>
    <w:rsid w:val="0042090E"/>
    <w:rsid w:val="004306B5"/>
    <w:rsid w:val="00431C11"/>
    <w:rsid w:val="00436A2A"/>
    <w:rsid w:val="004503BF"/>
    <w:rsid w:val="00450A23"/>
    <w:rsid w:val="00451677"/>
    <w:rsid w:val="0046048D"/>
    <w:rsid w:val="00464CDF"/>
    <w:rsid w:val="00474F0F"/>
    <w:rsid w:val="004778BE"/>
    <w:rsid w:val="00490516"/>
    <w:rsid w:val="00491ABD"/>
    <w:rsid w:val="00496EAE"/>
    <w:rsid w:val="004A14C1"/>
    <w:rsid w:val="004A2725"/>
    <w:rsid w:val="004A56FF"/>
    <w:rsid w:val="004A5F47"/>
    <w:rsid w:val="004A7244"/>
    <w:rsid w:val="004A72C3"/>
    <w:rsid w:val="004B120E"/>
    <w:rsid w:val="004B309C"/>
    <w:rsid w:val="004B7EF0"/>
    <w:rsid w:val="004C4C2C"/>
    <w:rsid w:val="004D06FC"/>
    <w:rsid w:val="004E1CB7"/>
    <w:rsid w:val="004E550D"/>
    <w:rsid w:val="004F1296"/>
    <w:rsid w:val="00500D79"/>
    <w:rsid w:val="0050180C"/>
    <w:rsid w:val="00505786"/>
    <w:rsid w:val="005066C1"/>
    <w:rsid w:val="0050698B"/>
    <w:rsid w:val="00512C3C"/>
    <w:rsid w:val="00526CA4"/>
    <w:rsid w:val="00540202"/>
    <w:rsid w:val="00543AC8"/>
    <w:rsid w:val="00544939"/>
    <w:rsid w:val="00546C9A"/>
    <w:rsid w:val="00550345"/>
    <w:rsid w:val="005527D2"/>
    <w:rsid w:val="00561C24"/>
    <w:rsid w:val="00562671"/>
    <w:rsid w:val="005659D8"/>
    <w:rsid w:val="005677DD"/>
    <w:rsid w:val="00570B64"/>
    <w:rsid w:val="00573230"/>
    <w:rsid w:val="005757C0"/>
    <w:rsid w:val="00576971"/>
    <w:rsid w:val="005770AA"/>
    <w:rsid w:val="005871C8"/>
    <w:rsid w:val="0059394F"/>
    <w:rsid w:val="0059478F"/>
    <w:rsid w:val="00596A7B"/>
    <w:rsid w:val="005A39A6"/>
    <w:rsid w:val="005A694C"/>
    <w:rsid w:val="005A74F5"/>
    <w:rsid w:val="005B1983"/>
    <w:rsid w:val="005B4C3B"/>
    <w:rsid w:val="005C30FC"/>
    <w:rsid w:val="005C3F21"/>
    <w:rsid w:val="005C4FFB"/>
    <w:rsid w:val="005D06E3"/>
    <w:rsid w:val="005D0A53"/>
    <w:rsid w:val="005D113B"/>
    <w:rsid w:val="005D1F2A"/>
    <w:rsid w:val="005D48D9"/>
    <w:rsid w:val="005D70B8"/>
    <w:rsid w:val="005E4F3F"/>
    <w:rsid w:val="005F29F6"/>
    <w:rsid w:val="005F2F7F"/>
    <w:rsid w:val="005F4CCC"/>
    <w:rsid w:val="00601781"/>
    <w:rsid w:val="00616FD1"/>
    <w:rsid w:val="00622DCD"/>
    <w:rsid w:val="00627B98"/>
    <w:rsid w:val="0063478B"/>
    <w:rsid w:val="00635F8A"/>
    <w:rsid w:val="00652C96"/>
    <w:rsid w:val="00661BE7"/>
    <w:rsid w:val="00663A69"/>
    <w:rsid w:val="00672C66"/>
    <w:rsid w:val="006767F1"/>
    <w:rsid w:val="00694D9A"/>
    <w:rsid w:val="00696499"/>
    <w:rsid w:val="006A0039"/>
    <w:rsid w:val="006A3518"/>
    <w:rsid w:val="006B124D"/>
    <w:rsid w:val="006B1D52"/>
    <w:rsid w:val="006B7E99"/>
    <w:rsid w:val="006D0CF2"/>
    <w:rsid w:val="006D0EAC"/>
    <w:rsid w:val="006D2AAC"/>
    <w:rsid w:val="006F036C"/>
    <w:rsid w:val="006F0AD7"/>
    <w:rsid w:val="006F155D"/>
    <w:rsid w:val="006F17FA"/>
    <w:rsid w:val="006F3405"/>
    <w:rsid w:val="007034C8"/>
    <w:rsid w:val="007035CD"/>
    <w:rsid w:val="00705626"/>
    <w:rsid w:val="0071564C"/>
    <w:rsid w:val="00737624"/>
    <w:rsid w:val="00740506"/>
    <w:rsid w:val="00740BA4"/>
    <w:rsid w:val="0074349A"/>
    <w:rsid w:val="0075230F"/>
    <w:rsid w:val="007543A6"/>
    <w:rsid w:val="00757BE8"/>
    <w:rsid w:val="00766FC1"/>
    <w:rsid w:val="007676C0"/>
    <w:rsid w:val="007709B8"/>
    <w:rsid w:val="00783D73"/>
    <w:rsid w:val="0079430A"/>
    <w:rsid w:val="0079495C"/>
    <w:rsid w:val="007A3720"/>
    <w:rsid w:val="007A6F5D"/>
    <w:rsid w:val="007B2CF8"/>
    <w:rsid w:val="007B3B2E"/>
    <w:rsid w:val="007B47E6"/>
    <w:rsid w:val="007B4B83"/>
    <w:rsid w:val="007B73B6"/>
    <w:rsid w:val="007C16A2"/>
    <w:rsid w:val="007C6C7D"/>
    <w:rsid w:val="007D21FE"/>
    <w:rsid w:val="007D344D"/>
    <w:rsid w:val="007E2456"/>
    <w:rsid w:val="007E2CCF"/>
    <w:rsid w:val="007F128A"/>
    <w:rsid w:val="007F3482"/>
    <w:rsid w:val="007F35CE"/>
    <w:rsid w:val="007F545D"/>
    <w:rsid w:val="00800694"/>
    <w:rsid w:val="00803DE7"/>
    <w:rsid w:val="0081126A"/>
    <w:rsid w:val="00816044"/>
    <w:rsid w:val="00837729"/>
    <w:rsid w:val="00842A03"/>
    <w:rsid w:val="008624EF"/>
    <w:rsid w:val="008675E9"/>
    <w:rsid w:val="00870A67"/>
    <w:rsid w:val="00874488"/>
    <w:rsid w:val="008830F9"/>
    <w:rsid w:val="0088491B"/>
    <w:rsid w:val="008871FD"/>
    <w:rsid w:val="008A558B"/>
    <w:rsid w:val="008B183F"/>
    <w:rsid w:val="008B199D"/>
    <w:rsid w:val="008C0916"/>
    <w:rsid w:val="008C3794"/>
    <w:rsid w:val="008D567F"/>
    <w:rsid w:val="008E5B4E"/>
    <w:rsid w:val="008F1471"/>
    <w:rsid w:val="008F5FB0"/>
    <w:rsid w:val="008F6629"/>
    <w:rsid w:val="00901C73"/>
    <w:rsid w:val="0090467E"/>
    <w:rsid w:val="00907C03"/>
    <w:rsid w:val="00910460"/>
    <w:rsid w:val="00912485"/>
    <w:rsid w:val="00920035"/>
    <w:rsid w:val="0092066F"/>
    <w:rsid w:val="00920AB3"/>
    <w:rsid w:val="00922B00"/>
    <w:rsid w:val="00926B69"/>
    <w:rsid w:val="00936098"/>
    <w:rsid w:val="009416EE"/>
    <w:rsid w:val="009526D6"/>
    <w:rsid w:val="009609E9"/>
    <w:rsid w:val="00966ABF"/>
    <w:rsid w:val="00971E7E"/>
    <w:rsid w:val="009757E4"/>
    <w:rsid w:val="00985C72"/>
    <w:rsid w:val="00987024"/>
    <w:rsid w:val="00993AF9"/>
    <w:rsid w:val="009A03B3"/>
    <w:rsid w:val="009A07E6"/>
    <w:rsid w:val="009A27F4"/>
    <w:rsid w:val="009B7E23"/>
    <w:rsid w:val="009C04EA"/>
    <w:rsid w:val="009D31A6"/>
    <w:rsid w:val="009D3F46"/>
    <w:rsid w:val="009D6410"/>
    <w:rsid w:val="009E45A2"/>
    <w:rsid w:val="009E47F3"/>
    <w:rsid w:val="009E5682"/>
    <w:rsid w:val="009F6C30"/>
    <w:rsid w:val="00A06A3A"/>
    <w:rsid w:val="00A11B03"/>
    <w:rsid w:val="00A1475F"/>
    <w:rsid w:val="00A14A31"/>
    <w:rsid w:val="00A14DC1"/>
    <w:rsid w:val="00A27B31"/>
    <w:rsid w:val="00A30C83"/>
    <w:rsid w:val="00A37A6B"/>
    <w:rsid w:val="00A5569E"/>
    <w:rsid w:val="00A56199"/>
    <w:rsid w:val="00A712DA"/>
    <w:rsid w:val="00A73455"/>
    <w:rsid w:val="00A8286E"/>
    <w:rsid w:val="00A87DEB"/>
    <w:rsid w:val="00AA2EEB"/>
    <w:rsid w:val="00AA3610"/>
    <w:rsid w:val="00AA4C1C"/>
    <w:rsid w:val="00AA6851"/>
    <w:rsid w:val="00AA7762"/>
    <w:rsid w:val="00AB1E08"/>
    <w:rsid w:val="00AB2EB7"/>
    <w:rsid w:val="00AB36B0"/>
    <w:rsid w:val="00AB3932"/>
    <w:rsid w:val="00AB7870"/>
    <w:rsid w:val="00AC02F6"/>
    <w:rsid w:val="00AC09F4"/>
    <w:rsid w:val="00AC15E7"/>
    <w:rsid w:val="00AC4EE1"/>
    <w:rsid w:val="00AC60EB"/>
    <w:rsid w:val="00AC7E76"/>
    <w:rsid w:val="00AD234C"/>
    <w:rsid w:val="00AD3261"/>
    <w:rsid w:val="00AD5FD9"/>
    <w:rsid w:val="00AE1308"/>
    <w:rsid w:val="00AE3EDF"/>
    <w:rsid w:val="00AF2D00"/>
    <w:rsid w:val="00AF4B2E"/>
    <w:rsid w:val="00B01245"/>
    <w:rsid w:val="00B06587"/>
    <w:rsid w:val="00B251A9"/>
    <w:rsid w:val="00B30702"/>
    <w:rsid w:val="00B3148C"/>
    <w:rsid w:val="00B406AE"/>
    <w:rsid w:val="00B542E6"/>
    <w:rsid w:val="00B548FD"/>
    <w:rsid w:val="00B606F4"/>
    <w:rsid w:val="00B6117D"/>
    <w:rsid w:val="00B66EFD"/>
    <w:rsid w:val="00B7110A"/>
    <w:rsid w:val="00B743E7"/>
    <w:rsid w:val="00B84935"/>
    <w:rsid w:val="00BB4652"/>
    <w:rsid w:val="00BB74CC"/>
    <w:rsid w:val="00BC3031"/>
    <w:rsid w:val="00BC518D"/>
    <w:rsid w:val="00BD43D4"/>
    <w:rsid w:val="00BE647B"/>
    <w:rsid w:val="00BE7BF4"/>
    <w:rsid w:val="00C036F9"/>
    <w:rsid w:val="00C04A05"/>
    <w:rsid w:val="00C06342"/>
    <w:rsid w:val="00C1047E"/>
    <w:rsid w:val="00C201E6"/>
    <w:rsid w:val="00C21586"/>
    <w:rsid w:val="00C251CE"/>
    <w:rsid w:val="00C3679F"/>
    <w:rsid w:val="00C44548"/>
    <w:rsid w:val="00C4579A"/>
    <w:rsid w:val="00C4718A"/>
    <w:rsid w:val="00C54F6A"/>
    <w:rsid w:val="00C67F49"/>
    <w:rsid w:val="00C8520F"/>
    <w:rsid w:val="00C95FA1"/>
    <w:rsid w:val="00C97F22"/>
    <w:rsid w:val="00CB1279"/>
    <w:rsid w:val="00CB5063"/>
    <w:rsid w:val="00CC1FA4"/>
    <w:rsid w:val="00CC33D6"/>
    <w:rsid w:val="00CC382D"/>
    <w:rsid w:val="00CD06EB"/>
    <w:rsid w:val="00CD0C5D"/>
    <w:rsid w:val="00CE4D89"/>
    <w:rsid w:val="00CE569E"/>
    <w:rsid w:val="00CE6B34"/>
    <w:rsid w:val="00CE6D44"/>
    <w:rsid w:val="00CE7363"/>
    <w:rsid w:val="00CF0AF9"/>
    <w:rsid w:val="00CF3AE4"/>
    <w:rsid w:val="00D146EC"/>
    <w:rsid w:val="00D175EE"/>
    <w:rsid w:val="00D20AC0"/>
    <w:rsid w:val="00D237A1"/>
    <w:rsid w:val="00D26BB9"/>
    <w:rsid w:val="00D30A4E"/>
    <w:rsid w:val="00D3430F"/>
    <w:rsid w:val="00D40D80"/>
    <w:rsid w:val="00D41980"/>
    <w:rsid w:val="00D55ADF"/>
    <w:rsid w:val="00D55C2E"/>
    <w:rsid w:val="00D5616B"/>
    <w:rsid w:val="00D66F02"/>
    <w:rsid w:val="00D754F4"/>
    <w:rsid w:val="00D77E62"/>
    <w:rsid w:val="00D83E93"/>
    <w:rsid w:val="00D8515B"/>
    <w:rsid w:val="00D91D6A"/>
    <w:rsid w:val="00D921BB"/>
    <w:rsid w:val="00DA4CEC"/>
    <w:rsid w:val="00DB38C0"/>
    <w:rsid w:val="00DC2E58"/>
    <w:rsid w:val="00DD04E2"/>
    <w:rsid w:val="00DD6B4B"/>
    <w:rsid w:val="00DE23FF"/>
    <w:rsid w:val="00DF34DC"/>
    <w:rsid w:val="00E01ABD"/>
    <w:rsid w:val="00E05B3B"/>
    <w:rsid w:val="00E07DC5"/>
    <w:rsid w:val="00E1731A"/>
    <w:rsid w:val="00E17682"/>
    <w:rsid w:val="00E22D04"/>
    <w:rsid w:val="00E24075"/>
    <w:rsid w:val="00E33139"/>
    <w:rsid w:val="00E33598"/>
    <w:rsid w:val="00E4160E"/>
    <w:rsid w:val="00E42D89"/>
    <w:rsid w:val="00E45619"/>
    <w:rsid w:val="00E57DB4"/>
    <w:rsid w:val="00E62F42"/>
    <w:rsid w:val="00E673EF"/>
    <w:rsid w:val="00E70347"/>
    <w:rsid w:val="00E7099F"/>
    <w:rsid w:val="00E71EE1"/>
    <w:rsid w:val="00E730B4"/>
    <w:rsid w:val="00E7403C"/>
    <w:rsid w:val="00E9048A"/>
    <w:rsid w:val="00E94D03"/>
    <w:rsid w:val="00EA7C6A"/>
    <w:rsid w:val="00EB3A6D"/>
    <w:rsid w:val="00EB63F6"/>
    <w:rsid w:val="00EC214B"/>
    <w:rsid w:val="00ED6A43"/>
    <w:rsid w:val="00ED7760"/>
    <w:rsid w:val="00ED77FD"/>
    <w:rsid w:val="00ED7EA2"/>
    <w:rsid w:val="00EE1102"/>
    <w:rsid w:val="00EF1A59"/>
    <w:rsid w:val="00EF1B26"/>
    <w:rsid w:val="00EF4070"/>
    <w:rsid w:val="00EF73B6"/>
    <w:rsid w:val="00F05BB8"/>
    <w:rsid w:val="00F10DBA"/>
    <w:rsid w:val="00F1175C"/>
    <w:rsid w:val="00F120FE"/>
    <w:rsid w:val="00F15947"/>
    <w:rsid w:val="00F25A88"/>
    <w:rsid w:val="00F35C4A"/>
    <w:rsid w:val="00F421F2"/>
    <w:rsid w:val="00F55F9C"/>
    <w:rsid w:val="00F62CAD"/>
    <w:rsid w:val="00F81062"/>
    <w:rsid w:val="00F82125"/>
    <w:rsid w:val="00F85DAC"/>
    <w:rsid w:val="00FA47B0"/>
    <w:rsid w:val="00FA4A65"/>
    <w:rsid w:val="00FA6525"/>
    <w:rsid w:val="00FB77E3"/>
    <w:rsid w:val="00FC7333"/>
    <w:rsid w:val="00FD5622"/>
    <w:rsid w:val="00FD6812"/>
    <w:rsid w:val="00FD734D"/>
    <w:rsid w:val="00FE0CA6"/>
    <w:rsid w:val="00FE6972"/>
    <w:rsid w:val="00FF1983"/>
    <w:rsid w:val="00FF3B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76D29"/>
  <w15:docId w15:val="{C0F36F37-8F4A-470E-A56E-AAF95B8E4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de-AT" w:eastAsia="de-DE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186DB6"/>
  </w:style>
  <w:style w:type="paragraph" w:styleId="berschrift1">
    <w:name w:val="heading 1"/>
    <w:basedOn w:val="Standard"/>
    <w:next w:val="Standard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berschrift2">
    <w:name w:val="heading 2"/>
    <w:basedOn w:val="Standard"/>
    <w:next w:val="Standard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berschrift3">
    <w:name w:val="heading 3"/>
    <w:basedOn w:val="Standard"/>
    <w:next w:val="Standard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el">
    <w:name w:val="Title"/>
    <w:basedOn w:val="Standard"/>
    <w:next w:val="Standard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ellenraster">
    <w:name w:val="Table Grid"/>
    <w:basedOn w:val="NormaleTabelle"/>
    <w:uiPriority w:val="39"/>
    <w:rsid w:val="0078525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Absatz-Standardschriftart"/>
    <w:uiPriority w:val="99"/>
    <w:unhideWhenUsed/>
    <w:rsid w:val="007966F0"/>
    <w:rPr>
      <w:color w:val="0563C1" w:themeColor="hyperlink"/>
      <w:u w:val="single"/>
    </w:rPr>
  </w:style>
  <w:style w:type="character" w:styleId="Erwhnung">
    <w:name w:val="Mention"/>
    <w:basedOn w:val="Absatz-Standardschriftart"/>
    <w:uiPriority w:val="99"/>
    <w:semiHidden/>
    <w:unhideWhenUsed/>
    <w:rsid w:val="007966F0"/>
    <w:rPr>
      <w:color w:val="2B579A"/>
      <w:shd w:val="clear" w:color="auto" w:fill="E6E6E6"/>
    </w:rPr>
  </w:style>
  <w:style w:type="paragraph" w:styleId="Listenabsatz">
    <w:name w:val="List Paragraph"/>
    <w:basedOn w:val="Standard"/>
    <w:uiPriority w:val="34"/>
    <w:qFormat/>
    <w:rsid w:val="00B5178D"/>
    <w:pPr>
      <w:ind w:left="720"/>
      <w:contextualSpacing/>
    </w:pPr>
  </w:style>
  <w:style w:type="paragraph" w:customStyle="1" w:styleId="1ZeileStation">
    <w:name w:val="1. Zeile Station"/>
    <w:basedOn w:val="Standard"/>
    <w:qFormat/>
    <w:rsid w:val="00737822"/>
    <w:pPr>
      <w:spacing w:after="0" w:line="240" w:lineRule="auto"/>
    </w:pPr>
    <w:rPr>
      <w:rFonts w:ascii="Georgia" w:hAnsi="Georgia"/>
    </w:rPr>
  </w:style>
  <w:style w:type="paragraph" w:customStyle="1" w:styleId="DATUM">
    <w:name w:val="DATUM"/>
    <w:basedOn w:val="Standard"/>
    <w:qFormat/>
    <w:rsid w:val="00FC0531"/>
    <w:pPr>
      <w:spacing w:after="0" w:line="240" w:lineRule="auto"/>
    </w:pPr>
    <w:rPr>
      <w:rFonts w:ascii="Georgia" w:hAnsi="Georgia" w:cs="Georgia"/>
      <w:color w:val="000000"/>
    </w:rPr>
  </w:style>
  <w:style w:type="table" w:styleId="TabelleSpezial1">
    <w:name w:val="Table Subtle 1"/>
    <w:basedOn w:val="NormaleTabelle"/>
    <w:uiPriority w:val="99"/>
    <w:semiHidden/>
    <w:unhideWhenUsed/>
    <w:rsid w:val="00FC0531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customStyle="1" w:styleId="BERSCHRIFT">
    <w:name w:val="ÜBERSCHRIFT"/>
    <w:basedOn w:val="KeinLeerraum"/>
    <w:qFormat/>
    <w:rsid w:val="00FC0531"/>
    <w:rPr>
      <w:rFonts w:ascii="Georgia" w:hAnsi="Georgia"/>
      <w:b/>
      <w:smallCaps/>
      <w:sz w:val="32"/>
      <w:szCs w:val="32"/>
    </w:rPr>
  </w:style>
  <w:style w:type="paragraph" w:styleId="KeinLeerraum">
    <w:name w:val="No Spacing"/>
    <w:uiPriority w:val="1"/>
    <w:qFormat/>
    <w:rsid w:val="00FC0531"/>
    <w:pPr>
      <w:spacing w:after="0" w:line="240" w:lineRule="auto"/>
    </w:pPr>
  </w:style>
  <w:style w:type="paragraph" w:customStyle="1" w:styleId="Unternehmen">
    <w:name w:val="Unternehmen"/>
    <w:basedOn w:val="Standard"/>
    <w:qFormat/>
    <w:rsid w:val="00FC0531"/>
    <w:pPr>
      <w:spacing w:after="0" w:line="240" w:lineRule="auto"/>
    </w:pPr>
    <w:rPr>
      <w:rFonts w:ascii="Georgia" w:hAnsi="Georgia"/>
      <w:b/>
      <w:smallCaps/>
      <w:sz w:val="28"/>
    </w:rPr>
  </w:style>
  <w:style w:type="paragraph" w:customStyle="1" w:styleId="Ort">
    <w:name w:val="Ort"/>
    <w:basedOn w:val="Standard"/>
    <w:qFormat/>
    <w:rsid w:val="00FC0531"/>
    <w:pPr>
      <w:spacing w:after="0" w:line="240" w:lineRule="auto"/>
      <w:jc w:val="right"/>
    </w:pPr>
    <w:rPr>
      <w:rFonts w:ascii="Georgia" w:hAnsi="Georgia"/>
      <w:i/>
      <w:smallCaps/>
      <w:sz w:val="28"/>
    </w:rPr>
  </w:style>
  <w:style w:type="paragraph" w:customStyle="1" w:styleId="Beschreibung">
    <w:name w:val="Beschreibung"/>
    <w:basedOn w:val="Standard"/>
    <w:qFormat/>
    <w:rsid w:val="00FC0531"/>
    <w:pPr>
      <w:spacing w:after="0" w:line="240" w:lineRule="auto"/>
    </w:pPr>
    <w:rPr>
      <w:rFonts w:ascii="Georgia" w:hAnsi="Georgia"/>
    </w:rPr>
  </w:style>
  <w:style w:type="paragraph" w:customStyle="1" w:styleId="Bullets">
    <w:name w:val="Bullets"/>
    <w:basedOn w:val="Listenabsatz"/>
    <w:qFormat/>
    <w:rsid w:val="00FC0531"/>
    <w:pPr>
      <w:numPr>
        <w:numId w:val="3"/>
      </w:numPr>
      <w:spacing w:after="0" w:line="240" w:lineRule="auto"/>
    </w:pPr>
    <w:rPr>
      <w:rFonts w:ascii="Georgia" w:hAnsi="Georgia" w:cs="Georgia"/>
      <w:i/>
      <w:iCs/>
      <w:color w:val="000000"/>
    </w:rPr>
  </w:style>
  <w:style w:type="paragraph" w:styleId="StandardWeb">
    <w:name w:val="Normal (Web)"/>
    <w:basedOn w:val="Standard"/>
    <w:uiPriority w:val="99"/>
    <w:semiHidden/>
    <w:unhideWhenUsed/>
    <w:rsid w:val="00FC053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Kopfzeile">
    <w:name w:val="header"/>
    <w:basedOn w:val="Standard"/>
    <w:link w:val="Kopf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KopfzeileZchn">
    <w:name w:val="Kopfzeile Zchn"/>
    <w:basedOn w:val="Absatz-Standardschriftart"/>
    <w:link w:val="Kopfzeile"/>
    <w:uiPriority w:val="99"/>
    <w:rsid w:val="00BE053D"/>
  </w:style>
  <w:style w:type="paragraph" w:styleId="Fuzeile">
    <w:name w:val="footer"/>
    <w:basedOn w:val="Standard"/>
    <w:link w:val="FuzeileZchn"/>
    <w:uiPriority w:val="99"/>
    <w:unhideWhenUsed/>
    <w:rsid w:val="00BE053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uzeileZchn">
    <w:name w:val="Fußzeile Zchn"/>
    <w:basedOn w:val="Absatz-Standardschriftart"/>
    <w:link w:val="Fuzeile"/>
    <w:uiPriority w:val="99"/>
    <w:rsid w:val="00BE053D"/>
  </w:style>
  <w:style w:type="character" w:styleId="Seitenzahl">
    <w:name w:val="page number"/>
    <w:basedOn w:val="Absatz-Standardschriftart"/>
    <w:uiPriority w:val="99"/>
    <w:semiHidden/>
    <w:unhideWhenUsed/>
    <w:rsid w:val="00875DA9"/>
  </w:style>
  <w:style w:type="character" w:styleId="NichtaufgelsteErwhnung">
    <w:name w:val="Unresolved Mention"/>
    <w:basedOn w:val="Absatz-Standardschriftart"/>
    <w:uiPriority w:val="99"/>
    <w:rsid w:val="008050E4"/>
    <w:rPr>
      <w:color w:val="605E5C"/>
      <w:shd w:val="clear" w:color="auto" w:fill="E1DFDD"/>
    </w:rPr>
  </w:style>
  <w:style w:type="character" w:styleId="BesuchterLink">
    <w:name w:val="FollowedHyperlink"/>
    <w:basedOn w:val="Absatz-Standardschriftart"/>
    <w:uiPriority w:val="99"/>
    <w:semiHidden/>
    <w:unhideWhenUsed/>
    <w:rsid w:val="002B2091"/>
    <w:rPr>
      <w:color w:val="954F72" w:themeColor="followedHyperlink"/>
      <w:u w:val="single"/>
    </w:rPr>
  </w:style>
  <w:style w:type="paragraph" w:styleId="Untertitel">
    <w:name w:val="Subtitle"/>
    <w:basedOn w:val="Standard"/>
    <w:next w:val="Standard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NormaleTabelle"/>
    <w:pPr>
      <w:spacing w:after="0" w:line="240" w:lineRule="auto"/>
    </w:pPr>
    <w:tblPr>
      <w:tblStyleRowBandSize w:val="1"/>
      <w:tblStyleColBandSize w:val="1"/>
      <w:tblCellMar>
        <w:left w:w="0" w:type="dxa"/>
        <w:right w:w="0" w:type="dxa"/>
      </w:tblCellMar>
    </w:tblPr>
  </w:style>
  <w:style w:type="paragraph" w:styleId="berarbeitung">
    <w:name w:val="Revision"/>
    <w:hidden/>
    <w:uiPriority w:val="99"/>
    <w:semiHidden/>
    <w:rsid w:val="00F55F9C"/>
    <w:pPr>
      <w:spacing w:after="0" w:line="240" w:lineRule="auto"/>
    </w:pPr>
  </w:style>
  <w:style w:type="character" w:styleId="Kommentarzeichen">
    <w:name w:val="annotation reference"/>
    <w:basedOn w:val="Absatz-Standardschriftart"/>
    <w:uiPriority w:val="99"/>
    <w:semiHidden/>
    <w:unhideWhenUsed/>
    <w:rsid w:val="00067747"/>
    <w:rPr>
      <w:sz w:val="16"/>
      <w:szCs w:val="16"/>
    </w:rPr>
  </w:style>
  <w:style w:type="paragraph" w:styleId="Kommentartext">
    <w:name w:val="annotation text"/>
    <w:basedOn w:val="Standard"/>
    <w:link w:val="KommentartextZchn"/>
    <w:uiPriority w:val="99"/>
    <w:semiHidden/>
    <w:unhideWhenUsed/>
    <w:rsid w:val="00067747"/>
    <w:pPr>
      <w:spacing w:line="240" w:lineRule="auto"/>
    </w:pPr>
    <w:rPr>
      <w:sz w:val="20"/>
      <w:szCs w:val="20"/>
    </w:rPr>
  </w:style>
  <w:style w:type="character" w:customStyle="1" w:styleId="KommentartextZchn">
    <w:name w:val="Kommentartext Zchn"/>
    <w:basedOn w:val="Absatz-Standardschriftart"/>
    <w:link w:val="Kommentartext"/>
    <w:uiPriority w:val="99"/>
    <w:semiHidden/>
    <w:rsid w:val="00067747"/>
    <w:rPr>
      <w:sz w:val="20"/>
      <w:szCs w:val="20"/>
    </w:rPr>
  </w:style>
  <w:style w:type="paragraph" w:styleId="Kommentarthema">
    <w:name w:val="annotation subject"/>
    <w:basedOn w:val="Kommentartext"/>
    <w:next w:val="Kommentartext"/>
    <w:link w:val="KommentarthemaZchn"/>
    <w:uiPriority w:val="99"/>
    <w:semiHidden/>
    <w:unhideWhenUsed/>
    <w:rsid w:val="00067747"/>
    <w:rPr>
      <w:b/>
      <w:bCs/>
    </w:rPr>
  </w:style>
  <w:style w:type="character" w:customStyle="1" w:styleId="KommentarthemaZchn">
    <w:name w:val="Kommentarthema Zchn"/>
    <w:basedOn w:val="KommentartextZchn"/>
    <w:link w:val="Kommentarthema"/>
    <w:uiPriority w:val="99"/>
    <w:semiHidden/>
    <w:rsid w:val="0006774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LM5drJQ+FSM2GEBOutLPuiQ+ROQ==">AMUW2mVBxBwezribOSXck8A00u1gnODUGzECRAwwe+Y5vzDjF17jndnOoPCL+Q0mwB4rK59ew+CLFDseadxmYb650yB19DX372ETwi+0Jv+wQxfCxKMGJiw=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456</Words>
  <Characters>2879</Characters>
  <Application>Microsoft Office Word</Application>
  <DocSecurity>0</DocSecurity>
  <Lines>23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David</dc:creator>
  <cp:lastModifiedBy>David Döbele</cp:lastModifiedBy>
  <cp:revision>114</cp:revision>
  <cp:lastPrinted>2025-02-21T21:49:00Z</cp:lastPrinted>
  <dcterms:created xsi:type="dcterms:W3CDTF">2024-06-23T15:10:00Z</dcterms:created>
  <dcterms:modified xsi:type="dcterms:W3CDTF">2025-02-25T18:10:00Z</dcterms:modified>
</cp:coreProperties>
</file>