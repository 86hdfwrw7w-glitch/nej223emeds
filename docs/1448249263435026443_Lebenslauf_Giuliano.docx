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284"/>
        <w:gridCol w:w="142"/>
        <w:gridCol w:w="283"/>
        <w:gridCol w:w="142"/>
        <w:gridCol w:w="283"/>
        <w:gridCol w:w="142"/>
        <w:gridCol w:w="425"/>
        <w:gridCol w:w="1696"/>
      </w:tblGrid>
      <w:tr w:rsidR="002508C2" w:rsidRPr="00DE096F" w14:paraId="5DF08F91" w14:textId="77777777" w:rsidTr="006E2C9C">
        <w:trPr>
          <w:trHeight w:val="227"/>
        </w:trPr>
        <w:tc>
          <w:tcPr>
            <w:tcW w:w="9067" w:type="dxa"/>
            <w:gridSpan w:val="12"/>
          </w:tcPr>
          <w:p w14:paraId="11DD220E" w14:textId="5CFEDD64" w:rsidR="002508C2" w:rsidRPr="00DE096F" w:rsidRDefault="001407DE" w:rsidP="008050E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mallCaps/>
                <w:sz w:val="48"/>
                <w:szCs w:val="32"/>
              </w:rPr>
              <w:t>Luca Giuliano</w:t>
            </w:r>
            <w:r w:rsidR="008050E4" w:rsidRPr="00DE096F">
              <w:rPr>
                <w:rFonts w:ascii="Arial" w:hAnsi="Arial" w:cs="Arial"/>
                <w:sz w:val="44"/>
                <w:szCs w:val="64"/>
              </w:rPr>
              <w:br/>
            </w:r>
            <w:proofErr w:type="spellStart"/>
            <w:r>
              <w:rPr>
                <w:rFonts w:ascii="Arial" w:hAnsi="Arial" w:cs="Arial"/>
                <w:sz w:val="20"/>
              </w:rPr>
              <w:t>Lohmühlstraße</w:t>
            </w:r>
            <w:proofErr w:type="spellEnd"/>
            <w:r w:rsidR="00853438" w:rsidRPr="00DE096F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29</w:t>
            </w:r>
            <w:r w:rsidR="00853438" w:rsidRPr="00DE096F"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63741</w:t>
            </w:r>
            <w:r w:rsidR="0091331D" w:rsidRPr="00DE096F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Aschaffenburg</w:t>
            </w:r>
          </w:p>
          <w:p w14:paraId="722A5AF6" w14:textId="5D515BF2" w:rsidR="008050E4" w:rsidRPr="00DE096F" w:rsidRDefault="002B2091" w:rsidP="008050E4">
            <w:pPr>
              <w:spacing w:line="276" w:lineRule="auto"/>
              <w:jc w:val="center"/>
              <w:rPr>
                <w:rFonts w:ascii="Arial" w:hAnsi="Arial" w:cs="Arial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>+4</w:t>
            </w:r>
            <w:r w:rsidR="0091331D" w:rsidRPr="00DE096F">
              <w:rPr>
                <w:rFonts w:ascii="Arial" w:hAnsi="Arial" w:cs="Arial"/>
                <w:color w:val="000000"/>
                <w:sz w:val="20"/>
                <w:lang w:val="de-AT"/>
              </w:rPr>
              <w:t>9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176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47818417</w:t>
            </w:r>
            <w:r w:rsidR="00AB016A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luca</w:t>
            </w:r>
            <w:ins w:id="0" w:author="Luca Giuliano" w:date="2025-12-10T10:27:00Z" w16du:dateUtc="2025-12-10T09:27:00Z">
              <w:r w:rsidR="00214072">
                <w:rPr>
                  <w:rFonts w:ascii="Arial" w:hAnsi="Arial" w:cs="Arial"/>
                  <w:color w:val="000000"/>
                  <w:sz w:val="20"/>
                  <w:lang w:val="de-AT"/>
                </w:rPr>
                <w:t>.giuliano@</w:t>
              </w:r>
            </w:ins>
            <w:del w:id="1" w:author="Luca Giuliano" w:date="2025-12-10T10:27:00Z" w16du:dateUtc="2025-12-10T09:27:00Z">
              <w:r w:rsidR="001407DE" w:rsidDel="00214072">
                <w:rPr>
                  <w:rFonts w:ascii="Arial" w:hAnsi="Arial" w:cs="Arial"/>
                  <w:color w:val="000000"/>
                  <w:sz w:val="20"/>
                  <w:lang w:val="de-AT"/>
                </w:rPr>
                <w:delText>giuliano903</w:delText>
              </w:r>
            </w:del>
            <w:ins w:id="2" w:author="Luca Giuliano" w:date="2025-12-10T10:27:00Z" w16du:dateUtc="2025-12-10T09:27:00Z">
              <w:r w:rsidR="00214072">
                <w:rPr>
                  <w:rFonts w:ascii="Arial" w:hAnsi="Arial" w:cs="Arial"/>
                  <w:color w:val="000000"/>
                  <w:sz w:val="20"/>
                  <w:lang w:val="de-AT"/>
                </w:rPr>
                <w:t>t-online</w:t>
              </w:r>
            </w:ins>
            <w:del w:id="3" w:author="Luca Giuliano" w:date="2025-12-10T10:27:00Z" w16du:dateUtc="2025-12-10T09:27:00Z">
              <w:r w:rsidR="001407DE" w:rsidDel="00214072">
                <w:rPr>
                  <w:rFonts w:ascii="Arial" w:hAnsi="Arial" w:cs="Arial"/>
                  <w:color w:val="000000"/>
                  <w:sz w:val="20"/>
                  <w:lang w:val="de-AT"/>
                </w:rPr>
                <w:delText>@</w:delText>
              </w:r>
            </w:del>
            <w:ins w:id="4" w:author="Luca Giuliano" w:date="2025-12-10T10:27:00Z" w16du:dateUtc="2025-12-10T09:27:00Z">
              <w:r w:rsidR="00214072">
                <w:rPr>
                  <w:rFonts w:ascii="Arial" w:hAnsi="Arial" w:cs="Arial"/>
                  <w:color w:val="000000"/>
                  <w:sz w:val="20"/>
                  <w:lang w:val="de-AT"/>
                </w:rPr>
                <w:t>.de</w:t>
              </w:r>
            </w:ins>
            <w:del w:id="5" w:author="Luca Giuliano" w:date="2025-12-10T10:27:00Z" w16du:dateUtc="2025-12-10T09:27:00Z">
              <w:r w:rsidR="001407DE" w:rsidDel="00214072">
                <w:rPr>
                  <w:rFonts w:ascii="Arial" w:hAnsi="Arial" w:cs="Arial"/>
                  <w:color w:val="000000"/>
                  <w:sz w:val="20"/>
                  <w:lang w:val="de-AT"/>
                </w:rPr>
                <w:delText>gmail</w:delText>
              </w:r>
              <w:r w:rsidRPr="00DE096F" w:rsidDel="00214072">
                <w:rPr>
                  <w:rFonts w:ascii="Arial" w:hAnsi="Arial" w:cs="Arial"/>
                  <w:color w:val="000000"/>
                  <w:sz w:val="20"/>
                  <w:lang w:val="de-AT"/>
                </w:rPr>
                <w:delText>.</w:delText>
              </w:r>
              <w:r w:rsidR="001407DE" w:rsidDel="00214072">
                <w:rPr>
                  <w:rFonts w:ascii="Arial" w:hAnsi="Arial" w:cs="Arial"/>
                  <w:color w:val="000000"/>
                  <w:sz w:val="20"/>
                  <w:lang w:val="de-AT"/>
                </w:rPr>
                <w:delText>com</w:delText>
              </w:r>
            </w:del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09</w:t>
            </w:r>
            <w:r w:rsidR="00BA215A" w:rsidRPr="00DE096F">
              <w:rPr>
                <w:rFonts w:ascii="Arial" w:hAnsi="Arial" w:cs="Arial"/>
                <w:color w:val="000000"/>
                <w:sz w:val="20"/>
                <w:lang w:val="de-AT"/>
              </w:rPr>
              <w:t>.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11</w:t>
            </w:r>
            <w:r w:rsidR="00BA215A" w:rsidRPr="00DE096F">
              <w:rPr>
                <w:rFonts w:ascii="Arial" w:hAnsi="Arial" w:cs="Arial"/>
                <w:color w:val="000000"/>
                <w:sz w:val="20"/>
                <w:lang w:val="de-AT"/>
              </w:rPr>
              <w:t>.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2003</w:t>
            </w:r>
            <w:r w:rsidR="00853438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in 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Aschaffenburg</w:t>
            </w:r>
          </w:p>
        </w:tc>
      </w:tr>
      <w:tr w:rsidR="002508C2" w:rsidRPr="00DE096F" w14:paraId="0FCADE56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DE096F" w:rsidRDefault="006E2C9C" w:rsidP="006E2C9C">
            <w:pPr>
              <w:jc w:val="center"/>
              <w:rPr>
                <w:rFonts w:ascii="Arial" w:hAnsi="Arial" w:cs="Arial"/>
                <w:sz w:val="28"/>
              </w:rPr>
            </w:pPr>
            <w:r w:rsidRPr="00DE096F">
              <w:rPr>
                <w:rFonts w:ascii="Arial" w:hAnsi="Arial" w:cs="Arial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DE096F" w14:paraId="7D1DEBF7" w14:textId="77777777" w:rsidTr="00D5280E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342E8E16" w:rsidR="00D1492F" w:rsidRPr="00DE096F" w:rsidRDefault="00B17D95" w:rsidP="00723643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DE096F">
              <w:rPr>
                <w:rFonts w:ascii="Arial" w:hAnsi="Arial" w:cs="Arial"/>
                <w:b/>
                <w:smallCaps/>
                <w:sz w:val="23"/>
                <w:szCs w:val="23"/>
              </w:rPr>
              <w:t>Johann Wolfgang Goethe-Universität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DE096F" w:rsidRDefault="00B17D95" w:rsidP="00162A5A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DE096F">
              <w:rPr>
                <w:rFonts w:ascii="Arial" w:hAnsi="Arial" w:cs="Arial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DE096F" w14:paraId="61E5D482" w14:textId="77777777" w:rsidTr="00D5280E">
        <w:tc>
          <w:tcPr>
            <w:tcW w:w="5523" w:type="dxa"/>
            <w:gridSpan w:val="3"/>
          </w:tcPr>
          <w:p w14:paraId="11CB9A0F" w14:textId="448C8B0E" w:rsidR="00D1492F" w:rsidRPr="00DE096F" w:rsidRDefault="00D1492F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 xml:space="preserve">B.Sc. in </w:t>
            </w:r>
            <w:r w:rsidR="00B17D95" w:rsidRPr="00DE096F">
              <w:rPr>
                <w:rFonts w:ascii="Arial" w:hAnsi="Arial" w:cs="Arial"/>
                <w:sz w:val="18"/>
              </w:rPr>
              <w:t>Wirtschaftswissenschaften (</w:t>
            </w:r>
            <w:r w:rsidR="00426D7E" w:rsidRPr="00DE096F">
              <w:rPr>
                <w:rFonts w:ascii="Arial" w:hAnsi="Arial" w:cs="Arial"/>
                <w:sz w:val="18"/>
              </w:rPr>
              <w:t xml:space="preserve">aktueller </w:t>
            </w:r>
            <w:r w:rsidR="00B17D95" w:rsidRPr="00DE096F">
              <w:rPr>
                <w:rFonts w:ascii="Arial" w:hAnsi="Arial" w:cs="Arial"/>
                <w:sz w:val="18"/>
              </w:rPr>
              <w:t>Schnitt: 1,7)</w:t>
            </w:r>
          </w:p>
        </w:tc>
        <w:tc>
          <w:tcPr>
            <w:tcW w:w="3544" w:type="dxa"/>
            <w:gridSpan w:val="9"/>
          </w:tcPr>
          <w:p w14:paraId="419A9228" w14:textId="0320F01E" w:rsidR="00D1492F" w:rsidRPr="00DE096F" w:rsidRDefault="001407DE" w:rsidP="00D1492F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</w:t>
            </w:r>
            <w:r w:rsidR="00D1492F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23</w:t>
            </w:r>
            <w:r w:rsidR="00D1492F" w:rsidRPr="00DE096F">
              <w:rPr>
                <w:rFonts w:ascii="Arial" w:hAnsi="Arial" w:cs="Arial"/>
                <w:sz w:val="18"/>
              </w:rPr>
              <w:t xml:space="preserve"> –</w:t>
            </w:r>
            <w:r w:rsidR="00B17D95" w:rsidRPr="00DE096F">
              <w:rPr>
                <w:rFonts w:ascii="Arial" w:hAnsi="Arial" w:cs="Arial"/>
                <w:sz w:val="18"/>
              </w:rPr>
              <w:t xml:space="preserve"> </w:t>
            </w:r>
            <w:r w:rsidR="00D5280E" w:rsidRPr="00DE096F">
              <w:rPr>
                <w:rFonts w:ascii="Arial" w:hAnsi="Arial" w:cs="Arial"/>
                <w:sz w:val="18"/>
              </w:rPr>
              <w:t>heute</w:t>
            </w:r>
          </w:p>
        </w:tc>
      </w:tr>
      <w:tr w:rsidR="00D5280E" w:rsidRPr="00DE096F" w14:paraId="7EABE9F1" w14:textId="77777777" w:rsidTr="00D5280E">
        <w:tc>
          <w:tcPr>
            <w:tcW w:w="9067" w:type="dxa"/>
            <w:gridSpan w:val="12"/>
          </w:tcPr>
          <w:p w14:paraId="015CC027" w14:textId="7AFDB989" w:rsidR="00B17D95" w:rsidRPr="00DE096F" w:rsidRDefault="00B17D95" w:rsidP="00B17D9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</w:pP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 xml:space="preserve">Vertiefung: </w:t>
            </w:r>
            <w:r w:rsidR="001407DE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Finance &amp; Accounting</w:t>
            </w:r>
          </w:p>
          <w:p w14:paraId="7A71E6B0" w14:textId="08F4F5E4" w:rsidR="00426D7E" w:rsidRPr="00171E9B" w:rsidRDefault="00B17D95" w:rsidP="00171E9B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DE096F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Relevante Module: </w:t>
            </w:r>
            <w:r w:rsidR="001407DE">
              <w:rPr>
                <w:rFonts w:ascii="Arial" w:hAnsi="Arial" w:cs="Arial"/>
                <w:i/>
                <w:iCs/>
                <w:color w:val="000000"/>
                <w:sz w:val="18"/>
              </w:rPr>
              <w:t>Finanzen 1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(Note: 1,3), </w:t>
            </w:r>
            <w:r w:rsidR="001407DE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Finanzen 2 (Note: 1,3), Accounting 1 (Note: 1,7), </w:t>
            </w:r>
            <w:r w:rsidR="00171E9B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 </w:t>
            </w:r>
            <w:r w:rsidR="001407DE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Accounting 2 </w:t>
            </w:r>
            <w:r w:rsidR="007F04C6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(Note: 1,3), </w:t>
            </w:r>
            <w:r w:rsidR="001407DE">
              <w:rPr>
                <w:rFonts w:ascii="Arial" w:hAnsi="Arial" w:cs="Arial"/>
                <w:i/>
                <w:iCs/>
                <w:color w:val="000000"/>
                <w:sz w:val="18"/>
              </w:rPr>
              <w:t>Ökonometrie Finance und Accounting (Note: 1,7)</w:t>
            </w:r>
            <w:r w:rsidR="00171E9B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</w:t>
            </w:r>
          </w:p>
        </w:tc>
      </w:tr>
      <w:tr w:rsidR="00D5280E" w:rsidRPr="00DE096F" w14:paraId="013361E1" w14:textId="77777777" w:rsidTr="00D5280E">
        <w:trPr>
          <w:trHeight w:val="340"/>
        </w:trPr>
        <w:tc>
          <w:tcPr>
            <w:tcW w:w="6946" w:type="dxa"/>
            <w:gridSpan w:val="10"/>
            <w:vAlign w:val="bottom"/>
          </w:tcPr>
          <w:p w14:paraId="197620E3" w14:textId="748237CD" w:rsidR="00D1492F" w:rsidRPr="00DE096F" w:rsidRDefault="007F04C6" w:rsidP="0072364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Zagreb School </w:t>
            </w:r>
            <w:proofErr w:type="spellStart"/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 Economics And Management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465AB995" w:rsidR="00D1492F" w:rsidRPr="00DE096F" w:rsidRDefault="007F04C6" w:rsidP="00D5280E">
            <w:pPr>
              <w:ind w:left="-279"/>
              <w:jc w:val="righ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Zagreb</w:t>
            </w:r>
            <w:r w:rsidR="0091331D" w:rsidRPr="00DE096F">
              <w:rPr>
                <w:rFonts w:ascii="Arial" w:hAnsi="Arial" w:cs="Arial"/>
                <w:i/>
                <w:smallCaps/>
                <w:sz w:val="23"/>
                <w:szCs w:val="23"/>
              </w:rPr>
              <w:t xml:space="preserve">, </w:t>
            </w: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Kroatien</w:t>
            </w:r>
          </w:p>
        </w:tc>
      </w:tr>
      <w:tr w:rsidR="00D5280E" w:rsidRPr="00DE096F" w14:paraId="62632213" w14:textId="77777777" w:rsidTr="0091331D">
        <w:tc>
          <w:tcPr>
            <w:tcW w:w="5387" w:type="dxa"/>
            <w:gridSpan w:val="2"/>
          </w:tcPr>
          <w:p w14:paraId="5F71027E" w14:textId="223CBB7C" w:rsidR="00D1492F" w:rsidRPr="00DE096F" w:rsidRDefault="0091331D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sz w:val="18"/>
                <w:lang w:val="de-AT"/>
              </w:rPr>
              <w:t>Auslandssemester</w:t>
            </w:r>
            <w:r w:rsidR="00290A1C">
              <w:rPr>
                <w:rFonts w:ascii="Arial" w:hAnsi="Arial" w:cs="Arial"/>
                <w:sz w:val="18"/>
                <w:lang w:val="de-AT"/>
              </w:rPr>
              <w:t xml:space="preserve"> </w:t>
            </w:r>
          </w:p>
        </w:tc>
        <w:tc>
          <w:tcPr>
            <w:tcW w:w="3680" w:type="dxa"/>
            <w:gridSpan w:val="10"/>
          </w:tcPr>
          <w:p w14:paraId="51FC9814" w14:textId="083F10BB" w:rsidR="00D1492F" w:rsidRPr="00DE096F" w:rsidRDefault="00426D7E" w:rsidP="00D1492F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DE096F">
              <w:rPr>
                <w:rFonts w:ascii="Arial" w:hAnsi="Arial" w:cs="Arial"/>
                <w:sz w:val="18"/>
              </w:rPr>
              <w:t>09/</w:t>
            </w:r>
            <w:r w:rsidR="007F04C6">
              <w:rPr>
                <w:rFonts w:ascii="Arial" w:hAnsi="Arial" w:cs="Arial"/>
                <w:sz w:val="18"/>
              </w:rPr>
              <w:t>2025</w:t>
            </w:r>
            <w:r w:rsidRPr="00DE096F">
              <w:rPr>
                <w:rFonts w:ascii="Arial" w:hAnsi="Arial" w:cs="Arial"/>
                <w:sz w:val="18"/>
              </w:rPr>
              <w:t xml:space="preserve"> – </w:t>
            </w:r>
            <w:r w:rsidR="007F04C6">
              <w:rPr>
                <w:rFonts w:ascii="Arial" w:hAnsi="Arial" w:cs="Arial"/>
                <w:sz w:val="18"/>
              </w:rPr>
              <w:t>12</w:t>
            </w:r>
            <w:r w:rsidRPr="00DE096F">
              <w:rPr>
                <w:rFonts w:ascii="Arial" w:hAnsi="Arial" w:cs="Arial"/>
                <w:sz w:val="18"/>
              </w:rPr>
              <w:t>/20</w:t>
            </w:r>
            <w:r w:rsidR="007F04C6">
              <w:rPr>
                <w:rFonts w:ascii="Arial" w:hAnsi="Arial" w:cs="Arial"/>
                <w:sz w:val="18"/>
              </w:rPr>
              <w:t>25</w:t>
            </w:r>
          </w:p>
        </w:tc>
      </w:tr>
      <w:tr w:rsidR="00D5280E" w:rsidRPr="00DE096F" w14:paraId="4D68BFE7" w14:textId="77777777" w:rsidTr="00D5280E">
        <w:tc>
          <w:tcPr>
            <w:tcW w:w="9067" w:type="dxa"/>
            <w:gridSpan w:val="12"/>
          </w:tcPr>
          <w:p w14:paraId="63943218" w14:textId="77777777" w:rsidR="005C6A66" w:rsidRPr="005C6A66" w:rsidRDefault="005C6A66" w:rsidP="006058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Stärkung der Kommunikations- und Präsentationsfähigkeiten durch regelmäßige Teamprojekte</w:t>
            </w:r>
            <w:r>
              <w:rPr>
                <w:rFonts w:ascii="Arial" w:hAnsi="Arial" w:cs="Arial"/>
                <w:i/>
                <w:iCs/>
                <w:sz w:val="18"/>
              </w:rPr>
              <w:br/>
              <w:t>in international zusammengesetzten Gruppen</w:t>
            </w:r>
          </w:p>
          <w:p w14:paraId="54BF63E9" w14:textId="027AC2BD" w:rsidR="0091331D" w:rsidRPr="00DE096F" w:rsidRDefault="005C6A66" w:rsidP="006058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 xml:space="preserve">Erfolgreiche Teilnahme an englischsprachigen Finance- und </w:t>
            </w:r>
            <w:r w:rsidR="00290A1C">
              <w:rPr>
                <w:rFonts w:ascii="Arial" w:hAnsi="Arial" w:cs="Arial"/>
                <w:i/>
                <w:iCs/>
                <w:sz w:val="18"/>
              </w:rPr>
              <w:t>Accounting Kursen</w:t>
            </w:r>
            <w:r>
              <w:rPr>
                <w:rFonts w:ascii="Arial" w:hAnsi="Arial" w:cs="Arial"/>
                <w:i/>
                <w:iCs/>
                <w:sz w:val="18"/>
              </w:rPr>
              <w:t xml:space="preserve"> mit Anwendung praxisnaher Fallstudien zu Unternehmensbewertung </w:t>
            </w:r>
          </w:p>
        </w:tc>
      </w:tr>
      <w:tr w:rsidR="00D5280E" w:rsidRPr="00DE096F" w14:paraId="1C51E2FF" w14:textId="77777777" w:rsidTr="00D5280E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75029968" w:rsidR="00665BF3" w:rsidRPr="00DE096F" w:rsidRDefault="007F04C6" w:rsidP="00665BF3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Friedrich-Dessauer-Gymnasium</w:t>
            </w:r>
          </w:p>
        </w:tc>
        <w:tc>
          <w:tcPr>
            <w:tcW w:w="3397" w:type="dxa"/>
            <w:gridSpan w:val="8"/>
            <w:vAlign w:val="bottom"/>
          </w:tcPr>
          <w:p w14:paraId="2FCB10D7" w14:textId="567CF684" w:rsidR="00665BF3" w:rsidRPr="00DE096F" w:rsidRDefault="007F04C6" w:rsidP="00665BF3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Aschaffenburg</w:t>
            </w:r>
          </w:p>
        </w:tc>
      </w:tr>
      <w:tr w:rsidR="0091331D" w:rsidRPr="00DE096F" w14:paraId="312B82BC" w14:textId="77777777" w:rsidTr="00D5280E">
        <w:tc>
          <w:tcPr>
            <w:tcW w:w="5670" w:type="dxa"/>
            <w:gridSpan w:val="4"/>
          </w:tcPr>
          <w:p w14:paraId="1CEE182B" w14:textId="5FD3F217" w:rsidR="0091331D" w:rsidRPr="00DE096F" w:rsidRDefault="0091331D" w:rsidP="0091331D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sz w:val="18"/>
                <w:lang w:val="de-AT"/>
              </w:rPr>
              <w:t>Allgemeine Hochschulreife (Note: 1,</w:t>
            </w:r>
            <w:r w:rsidR="007F04C6">
              <w:rPr>
                <w:rFonts w:ascii="Arial" w:hAnsi="Arial" w:cs="Arial"/>
                <w:sz w:val="18"/>
                <w:lang w:val="de-AT"/>
              </w:rPr>
              <w:t>7</w:t>
            </w:r>
            <w:r w:rsidRPr="00DE096F">
              <w:rPr>
                <w:rFonts w:ascii="Arial" w:hAnsi="Arial" w:cs="Arial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8"/>
          </w:tcPr>
          <w:p w14:paraId="7521EA6E" w14:textId="1729013C" w:rsidR="0091331D" w:rsidRPr="00DE096F" w:rsidRDefault="0091331D" w:rsidP="0091331D">
            <w:pPr>
              <w:jc w:val="right"/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09/20</w:t>
            </w:r>
            <w:r w:rsidR="007F04C6">
              <w:rPr>
                <w:rFonts w:ascii="Arial" w:hAnsi="Arial" w:cs="Arial"/>
                <w:sz w:val="18"/>
              </w:rPr>
              <w:t>14</w:t>
            </w:r>
            <w:r w:rsidRPr="00DE096F">
              <w:rPr>
                <w:rFonts w:ascii="Arial" w:hAnsi="Arial" w:cs="Arial"/>
                <w:sz w:val="18"/>
              </w:rPr>
              <w:t xml:space="preserve"> – 06/20</w:t>
            </w:r>
            <w:r w:rsidR="007F04C6">
              <w:rPr>
                <w:rFonts w:ascii="Arial" w:hAnsi="Arial" w:cs="Arial"/>
                <w:sz w:val="18"/>
              </w:rPr>
              <w:t>23</w:t>
            </w:r>
          </w:p>
        </w:tc>
      </w:tr>
      <w:tr w:rsidR="00D5280E" w:rsidRPr="00DE096F" w14:paraId="69F47C1D" w14:textId="77777777" w:rsidTr="00D5280E">
        <w:tc>
          <w:tcPr>
            <w:tcW w:w="9067" w:type="dxa"/>
            <w:gridSpan w:val="12"/>
          </w:tcPr>
          <w:p w14:paraId="5154E9E2" w14:textId="4FF7E960" w:rsidR="0091331D" w:rsidRPr="00DE096F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DE096F">
              <w:rPr>
                <w:rFonts w:ascii="Arial" w:hAnsi="Arial" w:cs="Arial"/>
                <w:i/>
                <w:iCs/>
                <w:sz w:val="18"/>
              </w:rPr>
              <w:t>S</w:t>
            </w:r>
            <w:r w:rsidR="007F04C6">
              <w:rPr>
                <w:rFonts w:ascii="Arial" w:hAnsi="Arial" w:cs="Arial"/>
                <w:i/>
                <w:iCs/>
                <w:sz w:val="18"/>
              </w:rPr>
              <w:t>eminararbeit im Fach Wirtschaft und Recht (15 Punkte)</w:t>
            </w:r>
          </w:p>
          <w:p w14:paraId="23575F6C" w14:textId="4E79820E" w:rsidR="00D5280E" w:rsidRPr="00DE096F" w:rsidRDefault="007F04C6" w:rsidP="009133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Tutor für die Fächer Mathematik, Englisch und Italienisch</w:t>
            </w:r>
          </w:p>
        </w:tc>
      </w:tr>
      <w:tr w:rsidR="00D5280E" w:rsidRPr="00DE096F" w14:paraId="3A2665B3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DE096F" w:rsidRDefault="006E2C9C" w:rsidP="00665BF3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  <w:r w:rsidRPr="00DE096F">
              <w:rPr>
                <w:rFonts w:ascii="Arial" w:hAnsi="Arial" w:cs="Arial"/>
                <w:sz w:val="28"/>
              </w:rPr>
              <w:t>Praxiserfahrungen</w:t>
            </w:r>
          </w:p>
        </w:tc>
      </w:tr>
      <w:tr w:rsidR="00D5280E" w:rsidRPr="00DE096F" w14:paraId="127C64E2" w14:textId="77777777" w:rsidTr="00D5280E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3D23DA33" w:rsidR="00665BF3" w:rsidRPr="00DE096F" w:rsidRDefault="007F04C6" w:rsidP="00665BF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Deutsche Bank AG</w:t>
            </w:r>
            <w:r w:rsidR="00171E9B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4ABF2D4" w:rsidR="00665BF3" w:rsidRPr="00DE096F" w:rsidRDefault="003733E5" w:rsidP="00665BF3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DE096F">
              <w:rPr>
                <w:rFonts w:ascii="Arial" w:hAnsi="Arial" w:cs="Arial"/>
                <w:i/>
                <w:smallCaps/>
                <w:sz w:val="23"/>
                <w:szCs w:val="23"/>
              </w:rPr>
              <w:t>Frankfurt</w:t>
            </w:r>
            <w:r w:rsidR="00A26D0D" w:rsidRPr="00DE096F">
              <w:rPr>
                <w:rFonts w:ascii="Arial" w:hAnsi="Arial" w:cs="Arial"/>
                <w:i/>
                <w:smallCaps/>
                <w:sz w:val="23"/>
                <w:szCs w:val="23"/>
              </w:rPr>
              <w:t xml:space="preserve"> am Main</w:t>
            </w:r>
          </w:p>
        </w:tc>
      </w:tr>
      <w:tr w:rsidR="00D5280E" w:rsidRPr="00DE096F" w14:paraId="335D84E9" w14:textId="77777777" w:rsidTr="00D5280E">
        <w:tc>
          <w:tcPr>
            <w:tcW w:w="5954" w:type="dxa"/>
            <w:gridSpan w:val="5"/>
          </w:tcPr>
          <w:p w14:paraId="20B1570F" w14:textId="292D19BD" w:rsidR="00665BF3" w:rsidRPr="00DE096F" w:rsidRDefault="003733E5" w:rsidP="00665BF3">
            <w:pPr>
              <w:rPr>
                <w:rFonts w:ascii="Arial" w:hAnsi="Arial" w:cs="Arial"/>
                <w:sz w:val="18"/>
                <w:lang w:val="en-US"/>
              </w:rPr>
            </w:pP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Praktikant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im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r w:rsidR="007F04C6">
              <w:rPr>
                <w:rFonts w:ascii="Arial" w:hAnsi="Arial" w:cs="Arial"/>
                <w:sz w:val="18"/>
                <w:lang w:val="en-US"/>
              </w:rPr>
              <w:t xml:space="preserve">Corporate Banking Cash-/ </w:t>
            </w:r>
            <w:proofErr w:type="spellStart"/>
            <w:r w:rsidR="00290A1C">
              <w:rPr>
                <w:rFonts w:ascii="Arial" w:hAnsi="Arial" w:cs="Arial"/>
                <w:sz w:val="18"/>
                <w:lang w:val="en-US"/>
              </w:rPr>
              <w:t>Liquiditätsmanagement</w:t>
            </w:r>
            <w:proofErr w:type="spellEnd"/>
            <w:r w:rsidR="00290A1C">
              <w:rPr>
                <w:rFonts w:ascii="Arial" w:hAnsi="Arial" w:cs="Arial"/>
                <w:sz w:val="18"/>
                <w:lang w:val="en-US"/>
              </w:rPr>
              <w:t xml:space="preserve"> </w:t>
            </w:r>
          </w:p>
        </w:tc>
        <w:tc>
          <w:tcPr>
            <w:tcW w:w="3113" w:type="dxa"/>
            <w:gridSpan w:val="7"/>
          </w:tcPr>
          <w:p w14:paraId="0475B997" w14:textId="4133ECF6" w:rsidR="00665BF3" w:rsidRPr="00DE096F" w:rsidRDefault="00171E9B" w:rsidP="00665BF3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01</w:t>
            </w:r>
            <w:r w:rsidR="00665BF3"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  <w:r w:rsidR="00665BF3"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proofErr w:type="spellStart"/>
            <w:r w:rsidR="00603139"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DE096F" w14:paraId="54C3D64C" w14:textId="77777777" w:rsidTr="00D5280E">
        <w:tc>
          <w:tcPr>
            <w:tcW w:w="9067" w:type="dxa"/>
            <w:gridSpan w:val="12"/>
          </w:tcPr>
          <w:p w14:paraId="2A09F2AD" w14:textId="070030D3" w:rsidR="00CE28CC" w:rsidRDefault="00142773" w:rsidP="00142773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sz w:val="18"/>
                <w:lang w:val="de-AT"/>
              </w:rPr>
            </w:pPr>
            <w:r w:rsidRPr="00142773">
              <w:rPr>
                <w:rFonts w:ascii="Arial" w:hAnsi="Arial" w:cs="Arial"/>
                <w:sz w:val="18"/>
                <w:lang w:val="de-AT"/>
              </w:rPr>
              <w:t xml:space="preserve">Unterstützung des Produktmanagements im Cash Management durch Analyse von Liquiditätsströmen und Erstellung täglicher Performance- und Umsatzreports für </w:t>
            </w:r>
            <w:del w:id="6" w:author="David Döbele" w:date="2025-12-09T18:57:00Z" w16du:dateUtc="2025-12-09T17:57:00Z">
              <w:r w:rsidRPr="00142773" w:rsidDel="00CD5B73">
                <w:rPr>
                  <w:rFonts w:ascii="Arial" w:hAnsi="Arial" w:cs="Arial"/>
                  <w:sz w:val="18"/>
                  <w:lang w:val="de-AT"/>
                </w:rPr>
                <w:delText>c</w:delText>
              </w:r>
            </w:del>
            <w:ins w:id="7" w:author="David Döbele" w:date="2025-12-09T18:57:00Z" w16du:dateUtc="2025-12-09T17:57:00Z">
              <w:r w:rsidR="00CD5B73">
                <w:rPr>
                  <w:rFonts w:ascii="Arial" w:hAnsi="Arial" w:cs="Arial"/>
                  <w:sz w:val="18"/>
                  <w:lang w:val="de-AT"/>
                </w:rPr>
                <w:t>C</w:t>
              </w:r>
            </w:ins>
            <w:r w:rsidRPr="00142773">
              <w:rPr>
                <w:rFonts w:ascii="Arial" w:hAnsi="Arial" w:cs="Arial"/>
                <w:sz w:val="18"/>
                <w:lang w:val="de-AT"/>
              </w:rPr>
              <w:t>orporate</w:t>
            </w:r>
            <w:del w:id="8" w:author="David Döbele" w:date="2025-12-09T18:57:00Z" w16du:dateUtc="2025-12-09T17:57:00Z">
              <w:r w:rsidRPr="00142773" w:rsidDel="008B01E5">
                <w:rPr>
                  <w:rFonts w:ascii="Arial" w:hAnsi="Arial" w:cs="Arial"/>
                  <w:sz w:val="18"/>
                  <w:lang w:val="de-AT"/>
                </w:rPr>
                <w:delText>s</w:delText>
              </w:r>
            </w:del>
            <w:r w:rsidRPr="00142773">
              <w:rPr>
                <w:rFonts w:ascii="Arial" w:hAnsi="Arial" w:cs="Arial"/>
                <w:sz w:val="18"/>
                <w:lang w:val="de-AT"/>
              </w:rPr>
              <w:t xml:space="preserve"> Kundenportfolios</w:t>
            </w:r>
          </w:p>
          <w:p w14:paraId="6DD9BA0F" w14:textId="7CD5493F" w:rsidR="00142773" w:rsidRPr="00DE096F" w:rsidRDefault="00142773" w:rsidP="00142773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sz w:val="18"/>
                <w:lang w:val="de-AT"/>
              </w:rPr>
            </w:pPr>
            <w:r w:rsidRPr="00142773">
              <w:rPr>
                <w:rFonts w:ascii="Arial" w:hAnsi="Arial" w:cs="Arial"/>
                <w:sz w:val="18"/>
                <w:lang w:val="de-AT"/>
              </w:rPr>
              <w:t>Mitarbeit bei der Optimierung von Zahlungsverkehrs- und Liquiditätslösungen (z. B. POBO/COBO-Strukturen, Virtual Accounts), inklusive Benchmarking, Markt- und Wettbewerbsanalysen</w:t>
            </w:r>
          </w:p>
        </w:tc>
      </w:tr>
      <w:tr w:rsidR="00D5280E" w:rsidRPr="00DE096F" w14:paraId="50AFEA03" w14:textId="77777777" w:rsidTr="00D5280E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23FF4759" w:rsidR="00665BF3" w:rsidRPr="00DE096F" w:rsidRDefault="007F04C6" w:rsidP="00665BF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KFW Bankengruppe </w:t>
            </w:r>
          </w:p>
        </w:tc>
        <w:tc>
          <w:tcPr>
            <w:tcW w:w="3544" w:type="dxa"/>
            <w:gridSpan w:val="9"/>
            <w:vAlign w:val="bottom"/>
          </w:tcPr>
          <w:p w14:paraId="11E31BD8" w14:textId="33FC7EA9" w:rsidR="00665BF3" w:rsidRPr="00DE096F" w:rsidRDefault="00A26D0D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DE096F">
              <w:rPr>
                <w:rFonts w:ascii="Arial" w:hAnsi="Arial" w:cs="Arial"/>
                <w:iCs w:val="0"/>
                <w:smallCaps/>
                <w:sz w:val="23"/>
                <w:szCs w:val="23"/>
              </w:rPr>
              <w:t>Frankfurt am Main</w:t>
            </w:r>
          </w:p>
        </w:tc>
      </w:tr>
      <w:tr w:rsidR="00D5280E" w:rsidRPr="00DE096F" w14:paraId="48328CB9" w14:textId="77777777" w:rsidTr="00D5280E">
        <w:tc>
          <w:tcPr>
            <w:tcW w:w="6379" w:type="dxa"/>
            <w:gridSpan w:val="7"/>
          </w:tcPr>
          <w:p w14:paraId="74B74B41" w14:textId="71352570" w:rsidR="00665BF3" w:rsidRPr="00DE096F" w:rsidRDefault="007F04C6" w:rsidP="00665BF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Werkstudent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Finance / Accounting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im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Bereich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Regulatory Reporting</w:t>
            </w:r>
          </w:p>
        </w:tc>
        <w:tc>
          <w:tcPr>
            <w:tcW w:w="2688" w:type="dxa"/>
            <w:gridSpan w:val="5"/>
          </w:tcPr>
          <w:p w14:paraId="2CB21DEB" w14:textId="31F3E685" w:rsidR="00665BF3" w:rsidRPr="00DE096F" w:rsidRDefault="007F04C6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12</w:t>
            </w:r>
            <w:r w:rsidR="00665BF3"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24</w:t>
            </w:r>
            <w:r w:rsidR="00665BF3"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6</w:t>
            </w:r>
            <w:r w:rsidR="00665BF3"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D5280E" w:rsidRPr="00DE096F" w14:paraId="7C4155D6" w14:textId="77777777" w:rsidTr="00D5280E">
        <w:tc>
          <w:tcPr>
            <w:tcW w:w="9067" w:type="dxa"/>
            <w:gridSpan w:val="12"/>
          </w:tcPr>
          <w:p w14:paraId="10E86677" w14:textId="074B5815" w:rsidR="007F04C6" w:rsidRPr="00C37F89" w:rsidRDefault="007F04C6" w:rsidP="00C37F89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7F04C6">
              <w:rPr>
                <w:rFonts w:ascii="Arial" w:hAnsi="Arial" w:cs="Arial"/>
                <w:sz w:val="18"/>
                <w:lang w:val="de-AT"/>
              </w:rPr>
              <w:t xml:space="preserve">Unterstützung im Bereich internes </w:t>
            </w:r>
            <w:proofErr w:type="spellStart"/>
            <w:r w:rsidRPr="007F04C6">
              <w:rPr>
                <w:rFonts w:ascii="Arial" w:hAnsi="Arial" w:cs="Arial"/>
                <w:sz w:val="18"/>
                <w:lang w:val="de-AT"/>
              </w:rPr>
              <w:t>Finanzreporting</w:t>
            </w:r>
            <w:proofErr w:type="spellEnd"/>
            <w:r w:rsidR="00C37F89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Pr="00C37F89">
              <w:rPr>
                <w:rFonts w:ascii="Arial" w:hAnsi="Arial" w:cs="Arial"/>
                <w:sz w:val="18"/>
                <w:lang w:val="de-AT"/>
              </w:rPr>
              <w:t>und Controlling</w:t>
            </w:r>
          </w:p>
          <w:p w14:paraId="6FF65DC7" w14:textId="08FC5E1F" w:rsidR="007F04C6" w:rsidRPr="00C37F89" w:rsidRDefault="007F04C6" w:rsidP="00C37F89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7F04C6">
              <w:rPr>
                <w:rFonts w:ascii="Arial" w:hAnsi="Arial" w:cs="Arial"/>
                <w:sz w:val="18"/>
                <w:lang w:val="de-AT"/>
              </w:rPr>
              <w:t>Erstellung von Auswertungen zu Liquidität, Kapitalstruktur</w:t>
            </w:r>
            <w:r w:rsidR="00C37F89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Pr="00C37F89">
              <w:rPr>
                <w:rFonts w:ascii="Arial" w:hAnsi="Arial" w:cs="Arial"/>
                <w:sz w:val="18"/>
                <w:lang w:val="de-AT"/>
              </w:rPr>
              <w:t>und Bilanzkennzahlen nach HGB und IFRS</w:t>
            </w:r>
          </w:p>
          <w:p w14:paraId="5978981F" w14:textId="54F7FEC8" w:rsidR="007F04C6" w:rsidRPr="007F04C6" w:rsidDel="00E0058D" w:rsidRDefault="00E0058D" w:rsidP="007F04C6">
            <w:pPr>
              <w:pStyle w:val="Bullets"/>
              <w:rPr>
                <w:del w:id="9" w:author="Luca Giuliano" w:date="2025-12-10T10:39:00Z" w16du:dateUtc="2025-12-10T09:39:00Z"/>
                <w:rFonts w:ascii="Arial" w:hAnsi="Arial" w:cs="Arial"/>
                <w:sz w:val="18"/>
                <w:lang w:val="de-AT"/>
              </w:rPr>
            </w:pPr>
            <w:ins w:id="10" w:author="Luca Giuliano" w:date="2025-12-10T10:39:00Z" w16du:dateUtc="2025-12-10T09:39:00Z">
              <w:r w:rsidRPr="00E0058D">
                <w:rPr>
                  <w:rFonts w:ascii="Arial" w:hAnsi="Arial" w:cs="Arial"/>
                  <w:sz w:val="18"/>
                  <w:lang w:val="de-AT"/>
                </w:rPr>
                <w:t>Vorbereitung und Validierung quantitativer Offenlegungstemplates (Säule 3) gemäß CRR II/III, insbesondere in den Bereichen Eigenmittel und risikogewichtete Aktiva (RWA)</w:t>
              </w:r>
            </w:ins>
            <w:commentRangeStart w:id="11"/>
            <w:del w:id="12" w:author="Luca Giuliano" w:date="2025-12-10T10:39:00Z" w16du:dateUtc="2025-12-10T09:39:00Z">
              <w:r w:rsidR="007F04C6" w:rsidRPr="007F04C6" w:rsidDel="00E0058D">
                <w:rPr>
                  <w:rFonts w:ascii="Arial" w:hAnsi="Arial" w:cs="Arial"/>
                  <w:sz w:val="18"/>
                  <w:lang w:val="de-AT"/>
                </w:rPr>
                <w:delText>Mitarbeit bei der Erstellung des Offenlegungsberichts</w:delText>
              </w:r>
              <w:commentRangeEnd w:id="11"/>
              <w:r w:rsidR="003F3678" w:rsidRPr="00E0058D" w:rsidDel="00E0058D">
                <w:rPr>
                  <w:rPrChange w:id="13" w:author="Luca Giuliano" w:date="2025-12-10T10:39:00Z" w16du:dateUtc="2025-12-10T09:39:00Z">
                    <w:rPr>
                      <w:rStyle w:val="Kommentarzeichen"/>
                      <w:rFonts w:ascii="Arial" w:hAnsi="Arial" w:cs="Arial"/>
                      <w:sz w:val="18"/>
                      <w:szCs w:val="22"/>
                      <w:lang w:val="de-AT"/>
                    </w:rPr>
                  </w:rPrChange>
                </w:rPr>
                <w:commentReference w:id="11"/>
              </w:r>
            </w:del>
          </w:p>
          <w:p w14:paraId="3658805E" w14:textId="7A267F48" w:rsidR="00BA215A" w:rsidRPr="00693639" w:rsidRDefault="00BA215A">
            <w:pPr>
              <w:pStyle w:val="Bullets"/>
              <w:rPr>
                <w:rFonts w:ascii="Arial" w:hAnsi="Arial" w:cs="Arial"/>
                <w:sz w:val="18"/>
                <w:lang w:val="de-AT"/>
              </w:rPr>
              <w:pPrChange w:id="14" w:author="David Döbele" w:date="2025-12-09T18:55:00Z" w16du:dateUtc="2025-12-09T17:55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</w:p>
        </w:tc>
      </w:tr>
      <w:tr w:rsidR="0091331D" w:rsidRPr="00DE096F" w14:paraId="0D4DF1FA" w14:textId="77777777" w:rsidTr="00D5280E">
        <w:trPr>
          <w:trHeight w:val="346"/>
        </w:trPr>
        <w:tc>
          <w:tcPr>
            <w:tcW w:w="6379" w:type="dxa"/>
            <w:gridSpan w:val="7"/>
            <w:vAlign w:val="bottom"/>
          </w:tcPr>
          <w:p w14:paraId="52DCB940" w14:textId="657D08AC" w:rsidR="0091331D" w:rsidRPr="00DE096F" w:rsidRDefault="00171E9B" w:rsidP="0091331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commentRangeStart w:id="15"/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MS Campus </w:t>
            </w:r>
            <w:proofErr w:type="spellStart"/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Medivicus</w:t>
            </w:r>
            <w:commentRangeEnd w:id="15"/>
            <w:proofErr w:type="spellEnd"/>
            <w:r w:rsidR="003F3678" w:rsidRPr="00DE096F">
              <w:rPr>
                <w:rStyle w:val="Kommentarzeichen"/>
                <w:rFonts w:ascii="Arial" w:hAnsi="Arial" w:cs="Arial"/>
                <w:i w:val="0"/>
                <w:iCs w:val="0"/>
                <w:sz w:val="18"/>
                <w:szCs w:val="22"/>
              </w:rPr>
              <w:commentReference w:id="15"/>
            </w:r>
          </w:p>
        </w:tc>
        <w:tc>
          <w:tcPr>
            <w:tcW w:w="2688" w:type="dxa"/>
            <w:gridSpan w:val="5"/>
            <w:vAlign w:val="bottom"/>
          </w:tcPr>
          <w:p w14:paraId="00F3353C" w14:textId="3F2F76FF" w:rsidR="0091331D" w:rsidRPr="00DE096F" w:rsidRDefault="00171E9B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Landau</w:t>
            </w:r>
          </w:p>
        </w:tc>
      </w:tr>
      <w:tr w:rsidR="00D5280E" w:rsidRPr="00DE096F" w14:paraId="7A1EBBAB" w14:textId="77777777" w:rsidTr="00D5280E">
        <w:tc>
          <w:tcPr>
            <w:tcW w:w="6096" w:type="dxa"/>
            <w:gridSpan w:val="6"/>
          </w:tcPr>
          <w:p w14:paraId="06A0ABEE" w14:textId="15B7DD58" w:rsidR="00665BF3" w:rsidRPr="00DE096F" w:rsidRDefault="00171E9B" w:rsidP="00665BF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="00665BF3"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="0091331D"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="00665BF3"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Bereich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Sportwissenschaften</w:t>
            </w:r>
            <w:proofErr w:type="spellEnd"/>
          </w:p>
        </w:tc>
        <w:tc>
          <w:tcPr>
            <w:tcW w:w="2971" w:type="dxa"/>
            <w:gridSpan w:val="6"/>
          </w:tcPr>
          <w:p w14:paraId="59E67B8D" w14:textId="5280FC50" w:rsidR="00665BF3" w:rsidRPr="00DE096F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</w:t>
            </w:r>
            <w:r w:rsidR="00171E9B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9/2023 </w:t>
            </w:r>
          </w:p>
        </w:tc>
      </w:tr>
      <w:tr w:rsidR="00D5280E" w:rsidRPr="00DE096F" w14:paraId="76B55717" w14:textId="77777777" w:rsidTr="00D5280E">
        <w:tc>
          <w:tcPr>
            <w:tcW w:w="9067" w:type="dxa"/>
            <w:gridSpan w:val="12"/>
          </w:tcPr>
          <w:p w14:paraId="5E301C2A" w14:textId="57A0E975" w:rsidR="0091331D" w:rsidRPr="00DE096F" w:rsidRDefault="00C37F89" w:rsidP="00665BF3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Begleitung von Sportlern im Rehabilitationsprozess durch Erstellung individueller Trainingspläne </w:t>
            </w:r>
            <w:r>
              <w:rPr>
                <w:rFonts w:ascii="Arial" w:hAnsi="Arial" w:cs="Arial"/>
                <w:sz w:val="18"/>
                <w:lang w:val="de-AT"/>
              </w:rPr>
              <w:br/>
              <w:t>und Anwendung sportwissenschaftlicher Methoden zur optimalen Leistungssteuerung</w:t>
            </w:r>
          </w:p>
        </w:tc>
      </w:tr>
      <w:tr w:rsidR="00D5280E" w:rsidRPr="00DE096F" w14:paraId="414B4085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DE096F" w:rsidRDefault="00C00974" w:rsidP="00665BF3">
            <w:pPr>
              <w:pStyle w:val="BERSCHRIFT"/>
              <w:jc w:val="center"/>
              <w:rPr>
                <w:rFonts w:ascii="Arial" w:hAnsi="Arial" w:cs="Arial"/>
                <w:i/>
                <w:sz w:val="28"/>
              </w:rPr>
            </w:pPr>
            <w:proofErr w:type="spellStart"/>
            <w:r w:rsidRPr="00DE096F">
              <w:rPr>
                <w:rFonts w:ascii="Arial" w:hAnsi="Arial" w:cs="Arial"/>
                <w:sz w:val="28"/>
              </w:rPr>
              <w:t>Ausseruniversitäres</w:t>
            </w:r>
            <w:proofErr w:type="spellEnd"/>
            <w:r w:rsidR="00D5280E" w:rsidRPr="00DE096F">
              <w:rPr>
                <w:rFonts w:ascii="Arial" w:hAnsi="Arial" w:cs="Arial"/>
                <w:sz w:val="28"/>
              </w:rPr>
              <w:t xml:space="preserve"> Engagement</w:t>
            </w:r>
          </w:p>
        </w:tc>
      </w:tr>
      <w:tr w:rsidR="00CE28CC" w:rsidRPr="00DE096F" w14:paraId="74251178" w14:textId="77777777" w:rsidTr="00D5280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78A75024" w:rsidR="00CE28CC" w:rsidRPr="00DE096F" w:rsidRDefault="00171E9B" w:rsidP="00CE28CC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Goethe-Buddy-</w:t>
            </w:r>
            <w:proofErr w:type="spellStart"/>
            <w:r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Programm</w:t>
            </w:r>
            <w:proofErr w:type="spellEnd"/>
          </w:p>
        </w:tc>
        <w:tc>
          <w:tcPr>
            <w:tcW w:w="3544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5287A49E" w:rsidR="00CE28CC" w:rsidRPr="00DE096F" w:rsidRDefault="00CE28CC" w:rsidP="00CE28CC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DE096F">
              <w:rPr>
                <w:rFonts w:ascii="Arial" w:hAnsi="Arial" w:cs="Arial"/>
                <w:sz w:val="23"/>
                <w:szCs w:val="23"/>
              </w:rPr>
              <w:t>Frankfurt am Main</w:t>
            </w:r>
          </w:p>
        </w:tc>
      </w:tr>
      <w:tr w:rsidR="00D5280E" w:rsidRPr="00DE096F" w14:paraId="4F59C612" w14:textId="77777777" w:rsidTr="00E13110">
        <w:trPr>
          <w:trHeight w:val="193"/>
        </w:trPr>
        <w:tc>
          <w:tcPr>
            <w:tcW w:w="6804" w:type="dxa"/>
            <w:gridSpan w:val="9"/>
          </w:tcPr>
          <w:p w14:paraId="32F07601" w14:textId="09ECA361" w:rsidR="00665BF3" w:rsidRPr="00DE096F" w:rsidRDefault="00AA5A9C" w:rsidP="00665BF3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sz w:val="18"/>
                <w:lang w:val="de-AT"/>
              </w:rPr>
              <w:t>Aktives Mitglied de</w:t>
            </w:r>
            <w:r w:rsidR="00E13110" w:rsidRPr="00DE096F">
              <w:rPr>
                <w:rFonts w:ascii="Arial" w:hAnsi="Arial" w:cs="Arial"/>
                <w:sz w:val="18"/>
                <w:lang w:val="de-AT"/>
              </w:rPr>
              <w:t>r studentischen Unternehmensberatung</w:t>
            </w:r>
            <w:r w:rsidRPr="00DE096F">
              <w:rPr>
                <w:rFonts w:ascii="Arial" w:hAnsi="Arial" w:cs="Arial"/>
                <w:sz w:val="18"/>
                <w:lang w:val="de-AT"/>
              </w:rPr>
              <w:t xml:space="preserve"> der Goethe Universität</w:t>
            </w:r>
          </w:p>
        </w:tc>
        <w:tc>
          <w:tcPr>
            <w:tcW w:w="2263" w:type="dxa"/>
            <w:gridSpan w:val="3"/>
          </w:tcPr>
          <w:p w14:paraId="45DD2178" w14:textId="4C67F50C" w:rsidR="00665BF3" w:rsidRPr="00DE096F" w:rsidRDefault="00CE28CC" w:rsidP="00665BF3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DE096F">
              <w:rPr>
                <w:rFonts w:ascii="Arial" w:hAnsi="Arial" w:cs="Arial"/>
                <w:sz w:val="18"/>
                <w:lang w:val="en-US"/>
              </w:rPr>
              <w:t>0</w:t>
            </w:r>
            <w:r w:rsidR="00171E9B">
              <w:rPr>
                <w:rFonts w:ascii="Arial" w:hAnsi="Arial" w:cs="Arial"/>
                <w:sz w:val="18"/>
                <w:lang w:val="en-US"/>
              </w:rPr>
              <w:t>3</w:t>
            </w:r>
            <w:r w:rsidR="00665BF3"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 w:rsidR="00171E9B">
              <w:rPr>
                <w:rFonts w:ascii="Arial" w:hAnsi="Arial" w:cs="Arial"/>
                <w:sz w:val="18"/>
                <w:lang w:val="en-US"/>
              </w:rPr>
              <w:t>25</w:t>
            </w:r>
            <w:r w:rsidR="00665BF3"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proofErr w:type="spellStart"/>
            <w:r w:rsidR="00AA5A9C" w:rsidRPr="00DE096F"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DE096F" w14:paraId="02437711" w14:textId="77777777" w:rsidTr="00D5280E">
        <w:trPr>
          <w:trHeight w:val="193"/>
        </w:trPr>
        <w:tc>
          <w:tcPr>
            <w:tcW w:w="9067" w:type="dxa"/>
            <w:gridSpan w:val="12"/>
          </w:tcPr>
          <w:p w14:paraId="7CA4D9D0" w14:textId="5138CB96" w:rsidR="00AA5A9C" w:rsidRPr="002F7392" w:rsidRDefault="00171E9B" w:rsidP="00E13110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  <w:rPrChange w:id="16" w:author="David Döbele" w:date="2025-12-09T18:54:00Z" w16du:dateUtc="2025-12-09T17:54:00Z">
                  <w:rPr>
                    <w:rFonts w:ascii="Arial" w:hAnsi="Arial" w:cs="Arial"/>
                    <w:sz w:val="18"/>
                    <w:lang w:val="de-AT"/>
                  </w:rPr>
                </w:rPrChange>
              </w:rPr>
            </w:pPr>
            <w:r w:rsidRPr="002F7392">
              <w:rPr>
                <w:rFonts w:ascii="Arial" w:hAnsi="Arial" w:cs="Arial"/>
                <w:i/>
                <w:iCs/>
                <w:sz w:val="18"/>
                <w:lang w:val="de-AT"/>
                <w:rPrChange w:id="17" w:author="David Döbele" w:date="2025-12-09T18:54:00Z" w16du:dateUtc="2025-12-09T17:54:00Z">
                  <w:rPr>
                    <w:rFonts w:ascii="Arial" w:hAnsi="Arial" w:cs="Arial"/>
                    <w:sz w:val="18"/>
                    <w:lang w:val="de-AT"/>
                  </w:rPr>
                </w:rPrChange>
              </w:rPr>
              <w:t>Betreuung und Unterstützung eines internationalen Austauschstudierenden</w:t>
            </w:r>
          </w:p>
          <w:p w14:paraId="68CFAD97" w14:textId="6973DC68" w:rsidR="00F64C22" w:rsidRPr="00DE096F" w:rsidRDefault="00171E9B" w:rsidP="00E13110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 w:rsidRPr="002F7392">
              <w:rPr>
                <w:rFonts w:ascii="Arial" w:hAnsi="Arial" w:cs="Arial"/>
                <w:i/>
                <w:iCs/>
                <w:sz w:val="18"/>
                <w:lang w:val="de-AT"/>
                <w:rPrChange w:id="18" w:author="David Döbele" w:date="2025-12-09T18:54:00Z" w16du:dateUtc="2025-12-09T17:54:00Z">
                  <w:rPr>
                    <w:rFonts w:ascii="Arial" w:hAnsi="Arial" w:cs="Arial"/>
                    <w:sz w:val="18"/>
                    <w:lang w:val="de-AT"/>
                  </w:rPr>
                </w:rPrChange>
              </w:rPr>
              <w:t xml:space="preserve">Vermittlung organisatorischer Informationen und Unterstützung </w:t>
            </w:r>
            <w:r w:rsidR="005C6A66" w:rsidRPr="002F7392">
              <w:rPr>
                <w:rFonts w:ascii="Arial" w:hAnsi="Arial" w:cs="Arial"/>
                <w:i/>
                <w:iCs/>
                <w:sz w:val="18"/>
                <w:lang w:val="de-AT"/>
                <w:rPrChange w:id="19" w:author="David Döbele" w:date="2025-12-09T18:54:00Z" w16du:dateUtc="2025-12-09T17:54:00Z">
                  <w:rPr>
                    <w:rFonts w:ascii="Arial" w:hAnsi="Arial" w:cs="Arial"/>
                    <w:sz w:val="18"/>
                    <w:lang w:val="de-AT"/>
                  </w:rPr>
                </w:rPrChange>
              </w:rPr>
              <w:t>bei administrativen Fragen</w:t>
            </w:r>
          </w:p>
        </w:tc>
      </w:tr>
      <w:tr w:rsidR="00F64FA7" w:rsidRPr="00DE096F" w14:paraId="4AF19DD1" w14:textId="77777777" w:rsidTr="004067B8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7358F5AA" w:rsidR="00F64FA7" w:rsidRPr="00DE096F" w:rsidRDefault="005C6A66" w:rsidP="00F64FA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Finance-Network - FNI</w:t>
            </w:r>
          </w:p>
        </w:tc>
        <w:tc>
          <w:tcPr>
            <w:tcW w:w="3113" w:type="dxa"/>
            <w:gridSpan w:val="7"/>
            <w:vAlign w:val="bottom"/>
          </w:tcPr>
          <w:p w14:paraId="30626CB8" w14:textId="60374110" w:rsidR="00F64FA7" w:rsidRPr="00DE096F" w:rsidRDefault="00F64FA7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DE096F">
              <w:rPr>
                <w:rFonts w:ascii="Arial" w:hAnsi="Arial" w:cs="Arial"/>
                <w:smallCaps/>
                <w:sz w:val="23"/>
                <w:szCs w:val="23"/>
              </w:rPr>
              <w:t>Frankfurt am Main</w:t>
            </w:r>
          </w:p>
        </w:tc>
      </w:tr>
      <w:tr w:rsidR="00F64FA7" w:rsidRPr="00DE096F" w14:paraId="56372BDE" w14:textId="77777777" w:rsidTr="006E2C9C">
        <w:trPr>
          <w:trHeight w:val="193"/>
        </w:trPr>
        <w:tc>
          <w:tcPr>
            <w:tcW w:w="7371" w:type="dxa"/>
            <w:gridSpan w:val="11"/>
          </w:tcPr>
          <w:p w14:paraId="3C87D247" w14:textId="17D1580D" w:rsidR="00F64FA7" w:rsidRPr="00DE096F" w:rsidRDefault="005C6A66" w:rsidP="00F64FA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 xml:space="preserve">Teilnahme am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Fincert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-Programm mit anschließendem Examen</w:t>
            </w:r>
          </w:p>
        </w:tc>
        <w:tc>
          <w:tcPr>
            <w:tcW w:w="1696" w:type="dxa"/>
          </w:tcPr>
          <w:p w14:paraId="288A2195" w14:textId="1A91A6EE" w:rsidR="00F64FA7" w:rsidRPr="00DE096F" w:rsidRDefault="005C6A66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11/2023</w:t>
            </w:r>
          </w:p>
        </w:tc>
      </w:tr>
      <w:tr w:rsidR="00CE28CC" w:rsidRPr="00DE096F" w14:paraId="7ECB507F" w14:textId="77777777" w:rsidTr="00A30051">
        <w:trPr>
          <w:trHeight w:val="193"/>
        </w:trPr>
        <w:tc>
          <w:tcPr>
            <w:tcW w:w="9067" w:type="dxa"/>
            <w:gridSpan w:val="12"/>
          </w:tcPr>
          <w:p w14:paraId="1A6A237B" w14:textId="7ABE5703" w:rsidR="00CE28CC" w:rsidRPr="00DE096F" w:rsidRDefault="005C6A66" w:rsidP="00CE28CC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Erwerb von Grundlagen in den Bereichen Finanzanalyse, Kapitalstruktur, Derivate und ESG-</w:t>
            </w:r>
            <w:proofErr w:type="spellStart"/>
            <w:r>
              <w:rPr>
                <w:rFonts w:ascii="Arial" w:hAnsi="Arial" w:cs="Arial"/>
                <w:i/>
                <w:sz w:val="18"/>
                <w:lang w:val="de-AT"/>
              </w:rPr>
              <w:t>Investing</w:t>
            </w:r>
            <w:proofErr w:type="spellEnd"/>
          </w:p>
          <w:p w14:paraId="2CC438FF" w14:textId="5ACC1F87" w:rsidR="004067B8" w:rsidRPr="00DE096F" w:rsidRDefault="005C6A66" w:rsidP="00CE28CC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Anwendung theoretischer Konzepte auf Praxisbeispiele in Aktienanalyse und Portfolio-Strategien</w:t>
            </w:r>
          </w:p>
        </w:tc>
      </w:tr>
      <w:tr w:rsidR="00CE28CC" w:rsidRPr="00DE096F" w14:paraId="482569A2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DE096F" w:rsidRDefault="00CE28CC" w:rsidP="00CE28CC">
            <w:pPr>
              <w:jc w:val="center"/>
              <w:rPr>
                <w:rFonts w:ascii="Arial" w:hAnsi="Arial" w:cs="Arial"/>
                <w:b/>
                <w:smallCaps/>
                <w:szCs w:val="32"/>
              </w:rPr>
            </w:pPr>
            <w:r w:rsidRPr="00DE096F">
              <w:rPr>
                <w:rFonts w:ascii="Arial" w:hAnsi="Arial" w:cs="Arial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E096F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DE096F" w:rsidRDefault="00CE28CC" w:rsidP="00CE28CC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Sprachen:</w:t>
            </w:r>
          </w:p>
        </w:tc>
        <w:tc>
          <w:tcPr>
            <w:tcW w:w="7082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68D9EB9B" w:rsidR="00CE28CC" w:rsidRPr="00DE096F" w:rsidRDefault="00CE28CC" w:rsidP="00CE28CC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Englisch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Italienisch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(B2)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CE28CC" w:rsidRPr="00DE096F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CE28CC" w:rsidRPr="00DE096F" w:rsidRDefault="00CE28CC" w:rsidP="00CE28CC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Technisch:</w:t>
            </w:r>
          </w:p>
        </w:tc>
        <w:tc>
          <w:tcPr>
            <w:tcW w:w="7082" w:type="dxa"/>
            <w:gridSpan w:val="11"/>
            <w:vAlign w:val="bottom"/>
          </w:tcPr>
          <w:p w14:paraId="60CA2168" w14:textId="0A9042E2" w:rsidR="00CE28CC" w:rsidRPr="00DE096F" w:rsidRDefault="00CE28CC" w:rsidP="00CE28CC">
            <w:pP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en-US"/>
              </w:rPr>
              <w:t xml:space="preserve">Microsoft Office, </w:t>
            </w:r>
            <w:r w:rsidR="007F04C6">
              <w:rPr>
                <w:rFonts w:ascii="Arial" w:hAnsi="Arial" w:cs="Arial"/>
                <w:color w:val="000000"/>
                <w:sz w:val="18"/>
                <w:lang w:val="en-US"/>
              </w:rPr>
              <w:t>ABACUS360</w:t>
            </w:r>
          </w:p>
        </w:tc>
      </w:tr>
      <w:tr w:rsidR="00CE28CC" w:rsidRPr="00DE096F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CE28CC" w:rsidRPr="00DE096F" w:rsidRDefault="00CE28CC" w:rsidP="00CE28CC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11"/>
            <w:vAlign w:val="bottom"/>
          </w:tcPr>
          <w:p w14:paraId="598C2742" w14:textId="05754FBA" w:rsidR="00CE28CC" w:rsidRPr="00DE096F" w:rsidRDefault="007F04C6" w:rsidP="00CE28CC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Volleyball </w:t>
            </w:r>
            <w:r w:rsidRPr="00CE6558">
              <w:rPr>
                <w:rFonts w:ascii="Arial" w:hAnsi="Arial" w:cs="Arial"/>
                <w:i/>
                <w:iCs/>
                <w:color w:val="000000"/>
                <w:sz w:val="18"/>
                <w:lang w:val="de-AT"/>
                <w:rPrChange w:id="20" w:author="David Döbele" w:date="2025-12-09T18:54:00Z" w16du:dateUtc="2025-12-09T17:54:00Z">
                  <w:rPr>
                    <w:rFonts w:ascii="Arial" w:hAnsi="Arial" w:cs="Arial"/>
                    <w:color w:val="000000"/>
                    <w:sz w:val="18"/>
                    <w:lang w:val="de-AT"/>
                  </w:rPr>
                </w:rPrChange>
              </w:rPr>
              <w:t>(Teilnahme an städtischen Turnieren),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Radsport, Kraftsport</w:t>
            </w:r>
          </w:p>
        </w:tc>
      </w:tr>
      <w:tr w:rsidR="00CE28CC" w:rsidRPr="00DE096F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45C921A4" w:rsidR="00CE28CC" w:rsidRPr="00DE096F" w:rsidRDefault="002D2B32" w:rsidP="00CE28CC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Frankfurt</w:t>
            </w:r>
            <w:r w:rsidR="00CE28CC" w:rsidRPr="00DE096F">
              <w:rPr>
                <w:rFonts w:ascii="Arial" w:hAnsi="Arial" w:cs="Arial"/>
                <w:sz w:val="18"/>
              </w:rPr>
              <w:t>, 0</w:t>
            </w:r>
            <w:r w:rsidR="007F04C6">
              <w:rPr>
                <w:rFonts w:ascii="Arial" w:hAnsi="Arial" w:cs="Arial"/>
                <w:sz w:val="18"/>
              </w:rPr>
              <w:t>8</w:t>
            </w:r>
            <w:r w:rsidR="00CE28CC" w:rsidRPr="00DE096F">
              <w:rPr>
                <w:rFonts w:ascii="Arial" w:hAnsi="Arial" w:cs="Arial"/>
                <w:sz w:val="18"/>
              </w:rPr>
              <w:t>.1</w:t>
            </w:r>
            <w:r w:rsidR="007F04C6">
              <w:rPr>
                <w:rFonts w:ascii="Arial" w:hAnsi="Arial" w:cs="Arial"/>
                <w:sz w:val="18"/>
              </w:rPr>
              <w:t>2</w:t>
            </w:r>
            <w:r w:rsidR="00CE28CC" w:rsidRPr="00DE096F">
              <w:rPr>
                <w:rFonts w:ascii="Arial" w:hAnsi="Arial" w:cs="Arial"/>
                <w:sz w:val="18"/>
              </w:rPr>
              <w:t>.20</w:t>
            </w:r>
            <w:r w:rsidR="007F04C6">
              <w:rPr>
                <w:rFonts w:ascii="Arial" w:hAnsi="Arial" w:cs="Arial"/>
                <w:sz w:val="18"/>
              </w:rPr>
              <w:t>25</w:t>
            </w:r>
          </w:p>
        </w:tc>
        <w:tc>
          <w:tcPr>
            <w:tcW w:w="7082" w:type="dxa"/>
            <w:gridSpan w:val="11"/>
            <w:vAlign w:val="bottom"/>
          </w:tcPr>
          <w:p w14:paraId="6478BDEA" w14:textId="77777777" w:rsidR="00CE28CC" w:rsidRPr="00DE096F" w:rsidRDefault="00CE28CC" w:rsidP="00CE28CC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DE096F" w:rsidRDefault="00723643">
      <w:pPr>
        <w:rPr>
          <w:rFonts w:ascii="Arial" w:hAnsi="Arial" w:cs="Arial"/>
          <w:sz w:val="18"/>
        </w:rPr>
      </w:pPr>
    </w:p>
    <w:sectPr w:rsidR="00723643" w:rsidRPr="00DE096F" w:rsidSect="000B63E2">
      <w:footerReference w:type="even" r:id="rId12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David Döbele" w:date="2025-12-09T18:56:00Z" w:initials="DD">
    <w:p w14:paraId="7A599CED" w14:textId="77777777" w:rsidR="003F3678" w:rsidRDefault="003F3678" w:rsidP="003F3678">
      <w:r>
        <w:rPr>
          <w:rStyle w:val="Kommentarzeichen"/>
        </w:rPr>
        <w:annotationRef/>
      </w:r>
      <w:r>
        <w:rPr>
          <w:sz w:val="20"/>
          <w:szCs w:val="20"/>
        </w:rPr>
        <w:t>hier kannst du gerne noch mehr Aufgaben aufnehmen / konkreter werden</w:t>
      </w:r>
    </w:p>
  </w:comment>
  <w:comment w:id="15" w:author="David Döbele" w:date="2025-12-09T18:56:00Z" w:initials="DD">
    <w:p w14:paraId="1DA4EFCD" w14:textId="77777777" w:rsidR="003F3678" w:rsidRDefault="003F3678" w:rsidP="003F3678">
      <w:r>
        <w:rPr>
          <w:rStyle w:val="Kommentarzeichen"/>
        </w:rPr>
        <w:annotationRef/>
      </w:r>
      <w:r>
        <w:rPr>
          <w:sz w:val="20"/>
          <w:szCs w:val="20"/>
        </w:rPr>
        <w:t>kannst du ruhig drinlassen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599CED" w15:done="0"/>
  <w15:commentEx w15:paraId="1DA4EFC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435400" w16cex:dateUtc="2025-12-09T17:56:00Z"/>
  <w16cex:commentExtensible w16cex:durableId="6AB36DB6" w16cex:dateUtc="2025-12-09T17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599CED" w16cid:durableId="58435400"/>
  <w16cid:commentId w16cid:paraId="1DA4EFCD" w16cid:durableId="6AB36DB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3569" w14:textId="77777777" w:rsidR="00397AC0" w:rsidRDefault="00397AC0" w:rsidP="00BE053D">
      <w:pPr>
        <w:spacing w:after="0" w:line="240" w:lineRule="auto"/>
      </w:pPr>
      <w:r>
        <w:separator/>
      </w:r>
    </w:p>
  </w:endnote>
  <w:endnote w:type="continuationSeparator" w:id="0">
    <w:p w14:paraId="7A4B7BAE" w14:textId="77777777" w:rsidR="00397AC0" w:rsidRDefault="00397AC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D9F88" w14:textId="77777777" w:rsidR="00397AC0" w:rsidRDefault="00397AC0" w:rsidP="00BE053D">
      <w:pPr>
        <w:spacing w:after="0" w:line="240" w:lineRule="auto"/>
      </w:pPr>
      <w:r>
        <w:separator/>
      </w:r>
    </w:p>
  </w:footnote>
  <w:footnote w:type="continuationSeparator" w:id="0">
    <w:p w14:paraId="48CB2D66" w14:textId="77777777" w:rsidR="00397AC0" w:rsidRDefault="00397AC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7F09A4"/>
    <w:multiLevelType w:val="hybridMultilevel"/>
    <w:tmpl w:val="FA02E7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5"/>
  </w:num>
  <w:num w:numId="2" w16cid:durableId="377361294">
    <w:abstractNumId w:val="18"/>
  </w:num>
  <w:num w:numId="3" w16cid:durableId="336345113">
    <w:abstractNumId w:val="20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4"/>
  </w:num>
  <w:num w:numId="8" w16cid:durableId="1075594514">
    <w:abstractNumId w:val="23"/>
  </w:num>
  <w:num w:numId="9" w16cid:durableId="898982785">
    <w:abstractNumId w:val="13"/>
  </w:num>
  <w:num w:numId="10" w16cid:durableId="185335975">
    <w:abstractNumId w:val="24"/>
  </w:num>
  <w:num w:numId="11" w16cid:durableId="126824093">
    <w:abstractNumId w:val="5"/>
  </w:num>
  <w:num w:numId="12" w16cid:durableId="304623801">
    <w:abstractNumId w:val="7"/>
  </w:num>
  <w:num w:numId="13" w16cid:durableId="679821327">
    <w:abstractNumId w:val="9"/>
  </w:num>
  <w:num w:numId="14" w16cid:durableId="1121849525">
    <w:abstractNumId w:val="10"/>
  </w:num>
  <w:num w:numId="15" w16cid:durableId="1503474673">
    <w:abstractNumId w:val="22"/>
  </w:num>
  <w:num w:numId="16" w16cid:durableId="19404558">
    <w:abstractNumId w:val="4"/>
  </w:num>
  <w:num w:numId="17" w16cid:durableId="214433808">
    <w:abstractNumId w:val="17"/>
  </w:num>
  <w:num w:numId="18" w16cid:durableId="1430194805">
    <w:abstractNumId w:val="3"/>
  </w:num>
  <w:num w:numId="19" w16cid:durableId="1216696515">
    <w:abstractNumId w:val="19"/>
  </w:num>
  <w:num w:numId="20" w16cid:durableId="478157362">
    <w:abstractNumId w:val="11"/>
  </w:num>
  <w:num w:numId="21" w16cid:durableId="100032957">
    <w:abstractNumId w:val="12"/>
  </w:num>
  <w:num w:numId="22" w16cid:durableId="594166681">
    <w:abstractNumId w:val="16"/>
  </w:num>
  <w:num w:numId="23" w16cid:durableId="1852791210">
    <w:abstractNumId w:val="8"/>
  </w:num>
  <w:num w:numId="24" w16cid:durableId="1732848252">
    <w:abstractNumId w:val="21"/>
  </w:num>
  <w:num w:numId="25" w16cid:durableId="1590429466">
    <w:abstractNumId w:val="6"/>
  </w:num>
  <w:num w:numId="26" w16cid:durableId="642193700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a Giuliano">
    <w15:presenceInfo w15:providerId="Windows Live" w15:userId="835c2ffb2f4c1c30"/>
  </w15:person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407DE"/>
    <w:rsid w:val="00142773"/>
    <w:rsid w:val="00156FC9"/>
    <w:rsid w:val="00162A5A"/>
    <w:rsid w:val="00171E9B"/>
    <w:rsid w:val="00172867"/>
    <w:rsid w:val="00175B6D"/>
    <w:rsid w:val="001901ED"/>
    <w:rsid w:val="0019483A"/>
    <w:rsid w:val="001A46BF"/>
    <w:rsid w:val="001A481B"/>
    <w:rsid w:val="001A546E"/>
    <w:rsid w:val="001B0186"/>
    <w:rsid w:val="001B62CA"/>
    <w:rsid w:val="001D25E1"/>
    <w:rsid w:val="001D4DCD"/>
    <w:rsid w:val="001F4175"/>
    <w:rsid w:val="00214072"/>
    <w:rsid w:val="00223A4D"/>
    <w:rsid w:val="0023054D"/>
    <w:rsid w:val="00232CB5"/>
    <w:rsid w:val="00234A7E"/>
    <w:rsid w:val="0024373D"/>
    <w:rsid w:val="002508C2"/>
    <w:rsid w:val="00267252"/>
    <w:rsid w:val="00282DB0"/>
    <w:rsid w:val="00290A1C"/>
    <w:rsid w:val="002B2091"/>
    <w:rsid w:val="002C6972"/>
    <w:rsid w:val="002D2B32"/>
    <w:rsid w:val="002D4516"/>
    <w:rsid w:val="002F46AD"/>
    <w:rsid w:val="002F7392"/>
    <w:rsid w:val="003101F0"/>
    <w:rsid w:val="00314B7A"/>
    <w:rsid w:val="00324BC5"/>
    <w:rsid w:val="00340BAB"/>
    <w:rsid w:val="003418E0"/>
    <w:rsid w:val="00347F8D"/>
    <w:rsid w:val="00367DB3"/>
    <w:rsid w:val="00372F7B"/>
    <w:rsid w:val="003733E5"/>
    <w:rsid w:val="00390EA6"/>
    <w:rsid w:val="00397AC0"/>
    <w:rsid w:val="003E27C3"/>
    <w:rsid w:val="003E4693"/>
    <w:rsid w:val="003F3678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C113D"/>
    <w:rsid w:val="00507EA7"/>
    <w:rsid w:val="00526089"/>
    <w:rsid w:val="00527A28"/>
    <w:rsid w:val="00527DCA"/>
    <w:rsid w:val="005716D4"/>
    <w:rsid w:val="00571B60"/>
    <w:rsid w:val="005818C4"/>
    <w:rsid w:val="00585A4D"/>
    <w:rsid w:val="005C6A66"/>
    <w:rsid w:val="005D6329"/>
    <w:rsid w:val="005E57F6"/>
    <w:rsid w:val="00603139"/>
    <w:rsid w:val="006058D8"/>
    <w:rsid w:val="00610200"/>
    <w:rsid w:val="00623699"/>
    <w:rsid w:val="00632D5A"/>
    <w:rsid w:val="00635515"/>
    <w:rsid w:val="006546FD"/>
    <w:rsid w:val="00665BF3"/>
    <w:rsid w:val="006732D6"/>
    <w:rsid w:val="00693639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04C6"/>
    <w:rsid w:val="008050E4"/>
    <w:rsid w:val="0082257D"/>
    <w:rsid w:val="00840590"/>
    <w:rsid w:val="00853438"/>
    <w:rsid w:val="0086318D"/>
    <w:rsid w:val="00866846"/>
    <w:rsid w:val="00875DA9"/>
    <w:rsid w:val="00895E38"/>
    <w:rsid w:val="008A782B"/>
    <w:rsid w:val="008B01E5"/>
    <w:rsid w:val="008B0FC0"/>
    <w:rsid w:val="008C268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37F89"/>
    <w:rsid w:val="00C54BE3"/>
    <w:rsid w:val="00C57F80"/>
    <w:rsid w:val="00C70430"/>
    <w:rsid w:val="00C768ED"/>
    <w:rsid w:val="00C82A8F"/>
    <w:rsid w:val="00C916C2"/>
    <w:rsid w:val="00CC7F56"/>
    <w:rsid w:val="00CD1B12"/>
    <w:rsid w:val="00CD55DC"/>
    <w:rsid w:val="00CD5B73"/>
    <w:rsid w:val="00CE1BBC"/>
    <w:rsid w:val="00CE2595"/>
    <w:rsid w:val="00CE28CC"/>
    <w:rsid w:val="00CE6558"/>
    <w:rsid w:val="00CE72FC"/>
    <w:rsid w:val="00CF31EE"/>
    <w:rsid w:val="00CF65CB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A77E4"/>
    <w:rsid w:val="00DB33F8"/>
    <w:rsid w:val="00DD38E2"/>
    <w:rsid w:val="00DE096F"/>
    <w:rsid w:val="00E0058D"/>
    <w:rsid w:val="00E13110"/>
    <w:rsid w:val="00E24DF1"/>
    <w:rsid w:val="00E431ED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2619C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E6558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F367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F367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F367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F367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F367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444</Words>
  <Characters>2799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Luca Giuliano</cp:lastModifiedBy>
  <cp:revision>3</cp:revision>
  <dcterms:created xsi:type="dcterms:W3CDTF">2025-12-10T09:26:00Z</dcterms:created>
  <dcterms:modified xsi:type="dcterms:W3CDTF">2025-12-10T09:40:00Z</dcterms:modified>
</cp:coreProperties>
</file>