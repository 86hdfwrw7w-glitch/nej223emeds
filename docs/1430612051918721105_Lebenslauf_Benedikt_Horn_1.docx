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2327" w:type="dxa"/>
        <w:tblInd w:w="-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2"/>
        <w:gridCol w:w="695"/>
        <w:gridCol w:w="556"/>
        <w:gridCol w:w="142"/>
        <w:gridCol w:w="167"/>
        <w:gridCol w:w="188"/>
        <w:gridCol w:w="1913"/>
        <w:gridCol w:w="67"/>
        <w:gridCol w:w="216"/>
        <w:gridCol w:w="1221"/>
        <w:tblGridChange w:id="0">
          <w:tblGrid>
            <w:gridCol w:w="7162"/>
            <w:gridCol w:w="695"/>
            <w:gridCol w:w="556"/>
            <w:gridCol w:w="142"/>
            <w:gridCol w:w="167"/>
            <w:gridCol w:w="188"/>
            <w:gridCol w:w="1913"/>
            <w:gridCol w:w="67"/>
            <w:gridCol w:w="216"/>
            <w:gridCol w:w="1221"/>
          </w:tblGrid>
        </w:tblGridChange>
      </w:tblGrid>
      <w:tr w:rsidR="00E55D90" w:rsidRPr="007051AF" w14:paraId="487AC9CE" w14:textId="77777777" w:rsidTr="00EE4449">
        <w:trPr>
          <w:gridAfter w:val="2"/>
          <w:wAfter w:w="1437" w:type="dxa"/>
          <w:trHeight w:val="20"/>
        </w:trPr>
        <w:tc>
          <w:tcPr>
            <w:tcW w:w="10890" w:type="dxa"/>
            <w:gridSpan w:val="8"/>
            <w:vAlign w:val="bottom"/>
          </w:tcPr>
          <w:p w14:paraId="0CBC6997" w14:textId="7D0291A2" w:rsidR="00E55D90" w:rsidRPr="00817C8F" w:rsidRDefault="004C59F4" w:rsidP="00AF1D83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  <w:lang w:val="en-US"/>
              </w:rPr>
            </w:pPr>
            <w:r w:rsidRPr="00817C8F">
              <w:rPr>
                <w:rFonts w:ascii="Times New Roman" w:hAnsi="Times New Roman" w:cs="Times New Roman"/>
                <w:b/>
                <w:sz w:val="48"/>
                <w:szCs w:val="44"/>
                <w:lang w:val="en-US"/>
              </w:rPr>
              <w:t>Benedikt</w:t>
            </w:r>
            <w:r w:rsidR="00C7438A" w:rsidRPr="00817C8F">
              <w:rPr>
                <w:rFonts w:ascii="Times New Roman" w:hAnsi="Times New Roman" w:cs="Times New Roman"/>
                <w:b/>
                <w:sz w:val="48"/>
                <w:szCs w:val="44"/>
                <w:lang w:val="en-US"/>
              </w:rPr>
              <w:t xml:space="preserve"> Javier Horn</w:t>
            </w:r>
          </w:p>
          <w:p w14:paraId="2D363F9A" w14:textId="3A01609C" w:rsidR="00F44F5F" w:rsidRPr="00D3304A" w:rsidRDefault="00DB69DF" w:rsidP="00AF1D8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3304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DCU Campus Residences, DCU Rooms, Ballymun Road, Glasnevin, D09W6Y4</w:t>
            </w:r>
            <w:r w:rsidR="00F44F5F" w:rsidRPr="00D3304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r w:rsidR="004C59F4" w:rsidRPr="00D3304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Dublin</w:t>
            </w:r>
            <w:r w:rsidRPr="00D3304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9</w:t>
            </w:r>
            <w:r w:rsidR="00F44F5F" w:rsidRPr="00D3304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, </w:t>
            </w:r>
            <w:r w:rsidR="004C59F4" w:rsidRPr="00D3304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Irland</w:t>
            </w:r>
          </w:p>
          <w:p w14:paraId="135895E2" w14:textId="1221D7B9" w:rsidR="00F44F5F" w:rsidRPr="007051AF" w:rsidRDefault="00B674E8" w:rsidP="00AF1D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b</w:t>
            </w:r>
            <w:r w:rsidR="004C59F4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enedikt.horn2006@gmail.com</w:t>
            </w:r>
            <w:r w:rsidR="00F44F5F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</w:t>
            </w:r>
            <w:r w:rsidR="004C59F4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76 66339808</w:t>
            </w:r>
          </w:p>
        </w:tc>
      </w:tr>
      <w:tr w:rsidR="002508C2" w:rsidRPr="007051AF" w14:paraId="0FCADE56" w14:textId="77777777" w:rsidTr="009925D2">
        <w:trPr>
          <w:gridAfter w:val="2"/>
          <w:wAfter w:w="1437" w:type="dxa"/>
          <w:trHeight w:val="461"/>
        </w:trPr>
        <w:tc>
          <w:tcPr>
            <w:tcW w:w="10890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7051AF" w:rsidRDefault="00F44F5F" w:rsidP="0080410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7051AF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7051AF" w14:paraId="7D1DEBF7" w14:textId="77777777" w:rsidTr="009925D2">
        <w:trPr>
          <w:gridAfter w:val="2"/>
          <w:wAfter w:w="1437" w:type="dxa"/>
          <w:trHeight w:val="288"/>
        </w:trPr>
        <w:tc>
          <w:tcPr>
            <w:tcW w:w="7162" w:type="dxa"/>
            <w:tcBorders>
              <w:top w:val="single" w:sz="4" w:space="0" w:color="auto"/>
            </w:tcBorders>
            <w:vAlign w:val="bottom"/>
          </w:tcPr>
          <w:p w14:paraId="0C2B846F" w14:textId="0CB399C9" w:rsidR="00D1492F" w:rsidRPr="007051AF" w:rsidRDefault="00625FF7" w:rsidP="0080410B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ESB Reutlingen Business School</w:t>
            </w:r>
            <w:r w:rsidR="004C59F4"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  <w:r w:rsidR="009E7CAA"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(IMX Double Degree)</w:t>
            </w:r>
          </w:p>
        </w:tc>
        <w:tc>
          <w:tcPr>
            <w:tcW w:w="3728" w:type="dxa"/>
            <w:gridSpan w:val="7"/>
            <w:tcBorders>
              <w:top w:val="single" w:sz="4" w:space="0" w:color="auto"/>
            </w:tcBorders>
            <w:vAlign w:val="bottom"/>
          </w:tcPr>
          <w:p w14:paraId="7C845E2D" w14:textId="13591047" w:rsidR="00D1492F" w:rsidRPr="007051AF" w:rsidRDefault="00625FF7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Reutlingen, Deutschland</w:t>
            </w:r>
          </w:p>
        </w:tc>
      </w:tr>
      <w:tr w:rsidR="00D1492F" w:rsidRPr="007051AF" w14:paraId="61E5D482" w14:textId="77777777" w:rsidTr="00EE4449">
        <w:trPr>
          <w:gridAfter w:val="2"/>
          <w:wAfter w:w="1437" w:type="dxa"/>
          <w:trHeight w:val="115"/>
        </w:trPr>
        <w:tc>
          <w:tcPr>
            <w:tcW w:w="8910" w:type="dxa"/>
            <w:gridSpan w:val="6"/>
          </w:tcPr>
          <w:p w14:paraId="11CB9A0F" w14:textId="7FC95764" w:rsidR="00D1492F" w:rsidRPr="006F296B" w:rsidRDefault="0078708A" w:rsidP="0080410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</w:t>
            </w:r>
            <w:r w:rsidR="00EB00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Sc</w:t>
            </w:r>
            <w:r w:rsidR="0080410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.</w:t>
            </w:r>
            <w:r w:rsidR="006F296B" w:rsidRPr="006F296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in Internati</w:t>
            </w:r>
            <w:r w:rsidR="006F296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onal Business / Global Business</w:t>
            </w:r>
          </w:p>
        </w:tc>
        <w:tc>
          <w:tcPr>
            <w:tcW w:w="1980" w:type="dxa"/>
            <w:gridSpan w:val="2"/>
          </w:tcPr>
          <w:p w14:paraId="419A9228" w14:textId="24BF4B9E" w:rsidR="00D1492F" w:rsidRPr="007051AF" w:rsidRDefault="00D1492F" w:rsidP="0080410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4C59F4" w:rsidRPr="007051A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625FF7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4C59F4"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25FF7">
              <w:rPr>
                <w:rFonts w:ascii="Times New Roman" w:hAnsi="Times New Roman" w:cs="Times New Roman"/>
                <w:sz w:val="20"/>
                <w:szCs w:val="20"/>
              </w:rPr>
              <w:t>06/2029</w:t>
            </w:r>
          </w:p>
        </w:tc>
      </w:tr>
      <w:tr w:rsidR="00625FF7" w:rsidRPr="007051AF" w14:paraId="2C93BA38" w14:textId="77777777" w:rsidTr="00EE4449">
        <w:trPr>
          <w:gridAfter w:val="2"/>
          <w:wAfter w:w="1437" w:type="dxa"/>
          <w:trHeight w:val="340"/>
        </w:trPr>
        <w:tc>
          <w:tcPr>
            <w:tcW w:w="8413" w:type="dxa"/>
            <w:gridSpan w:val="3"/>
            <w:vAlign w:val="bottom"/>
          </w:tcPr>
          <w:p w14:paraId="7FD308E7" w14:textId="5C3C4D02" w:rsidR="00625FF7" w:rsidRPr="007051AF" w:rsidRDefault="00625FF7" w:rsidP="00625FF7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Dublin City University (IMX Double Degree)</w:t>
            </w:r>
          </w:p>
        </w:tc>
        <w:tc>
          <w:tcPr>
            <w:tcW w:w="2477" w:type="dxa"/>
            <w:gridSpan w:val="5"/>
            <w:vAlign w:val="bottom"/>
          </w:tcPr>
          <w:p w14:paraId="5E0979D5" w14:textId="48E0CB44" w:rsidR="00625FF7" w:rsidRPr="007051AF" w:rsidRDefault="00625FF7" w:rsidP="00625FF7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Dublin, Irland</w:t>
            </w:r>
          </w:p>
        </w:tc>
      </w:tr>
      <w:tr w:rsidR="00625FF7" w:rsidRPr="007051AF" w14:paraId="3AB39EB2" w14:textId="77777777" w:rsidTr="00EE4449">
        <w:trPr>
          <w:gridAfter w:val="2"/>
          <w:wAfter w:w="1437" w:type="dxa"/>
          <w:trHeight w:val="113"/>
        </w:trPr>
        <w:tc>
          <w:tcPr>
            <w:tcW w:w="8413" w:type="dxa"/>
            <w:gridSpan w:val="3"/>
          </w:tcPr>
          <w:p w14:paraId="3A5BC804" w14:textId="7AB43CE6" w:rsidR="00D3304A" w:rsidRPr="00D3304A" w:rsidRDefault="00625FF7" w:rsidP="00625FF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B.Sc.</w:t>
            </w:r>
            <w:r w:rsidRPr="006F296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in Internati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onal Business / Global Business</w:t>
            </w:r>
          </w:p>
        </w:tc>
        <w:tc>
          <w:tcPr>
            <w:tcW w:w="2477" w:type="dxa"/>
            <w:gridSpan w:val="5"/>
          </w:tcPr>
          <w:p w14:paraId="6E151AD7" w14:textId="674077CD" w:rsidR="00625FF7" w:rsidRPr="007051AF" w:rsidRDefault="00625FF7" w:rsidP="00625FF7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09/2025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06/2027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D3304A" w:rsidRPr="007051AF" w14:paraId="4ADD8A61" w14:textId="77777777" w:rsidTr="009926B8">
        <w:trPr>
          <w:trHeight w:val="113"/>
        </w:trPr>
        <w:tc>
          <w:tcPr>
            <w:tcW w:w="11106" w:type="dxa"/>
            <w:gridSpan w:val="9"/>
          </w:tcPr>
          <w:p w14:paraId="55ED8CF6" w14:textId="77777777" w:rsidR="00D3304A" w:rsidRDefault="00D3304A" w:rsidP="00D44BD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Investment </w:t>
            </w:r>
            <w:r w:rsidR="00D44BD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Gesellschaft</w:t>
            </w:r>
            <w:r w:rsidR="00EE444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- </w:t>
            </w:r>
            <w:r w:rsidR="00D44B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Finanz</w:t>
            </w:r>
            <w:r w:rsidRPr="00D44B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Analyst </w:t>
            </w:r>
          </w:p>
          <w:p w14:paraId="368F5326" w14:textId="77777777" w:rsidR="005351FC" w:rsidRPr="009926B8" w:rsidRDefault="005351FC" w:rsidP="00EE4449">
            <w:pPr>
              <w:pStyle w:val="Listenabsatz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9926B8">
              <w:rPr>
                <w:rFonts w:ascii="Times New Roman" w:hAnsi="Times New Roman" w:cs="Times New Roman"/>
                <w:sz w:val="19"/>
                <w:szCs w:val="19"/>
              </w:rPr>
              <w:t>Analyse von Unternehmen und Branchen auf Basis von Jahresabschlüssen und Fundamentaldaten</w:t>
            </w:r>
          </w:p>
          <w:p w14:paraId="37D13948" w14:textId="77777777" w:rsidR="00EE4449" w:rsidRPr="009926B8" w:rsidRDefault="009925D2" w:rsidP="00EE4449">
            <w:pPr>
              <w:pStyle w:val="Listenabsatz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9926B8">
              <w:rPr>
                <w:rFonts w:ascii="Times New Roman" w:hAnsi="Times New Roman" w:cs="Times New Roman"/>
                <w:sz w:val="19"/>
                <w:szCs w:val="19"/>
              </w:rPr>
              <w:t xml:space="preserve">Unterstützung bei </w:t>
            </w:r>
            <w:proofErr w:type="spellStart"/>
            <w:r w:rsidRPr="009926B8">
              <w:rPr>
                <w:rFonts w:ascii="Times New Roman" w:hAnsi="Times New Roman" w:cs="Times New Roman"/>
                <w:sz w:val="19"/>
                <w:szCs w:val="19"/>
              </w:rPr>
              <w:t>Aktienpitches</w:t>
            </w:r>
            <w:proofErr w:type="spellEnd"/>
            <w:r w:rsidRPr="009926B8">
              <w:rPr>
                <w:rFonts w:ascii="Times New Roman" w:hAnsi="Times New Roman" w:cs="Times New Roman"/>
                <w:sz w:val="19"/>
                <w:szCs w:val="19"/>
              </w:rPr>
              <w:t xml:space="preserve"> und Unternehmensbewertungen (DCF, Multiples, LBO, EV/EBITDA) </w:t>
            </w:r>
          </w:p>
          <w:p w14:paraId="5FEF92AA" w14:textId="213D49B2" w:rsidR="009926B8" w:rsidRPr="009926B8" w:rsidRDefault="009926B8" w:rsidP="00EE4449">
            <w:pPr>
              <w:pStyle w:val="Listenabsatz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9926B8">
              <w:rPr>
                <w:rFonts w:ascii="Times New Roman" w:hAnsi="Times New Roman" w:cs="Times New Roman"/>
                <w:sz w:val="19"/>
                <w:szCs w:val="19"/>
              </w:rPr>
              <w:t>Eigenständige Verfassung wöchentlicher Artikel zu mikro- und makroökonomischen Trends (Reichweite: &gt;20.000 Studierende)</w:t>
            </w:r>
          </w:p>
        </w:tc>
        <w:tc>
          <w:tcPr>
            <w:tcW w:w="1221" w:type="dxa"/>
          </w:tcPr>
          <w:p w14:paraId="04DA6EE9" w14:textId="77777777" w:rsidR="00D3304A" w:rsidRPr="007051AF" w:rsidRDefault="00D3304A" w:rsidP="00625FF7">
            <w:pPr>
              <w:ind w:left="-279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280E" w:rsidRPr="007051AF" w14:paraId="013361E1" w14:textId="77777777" w:rsidTr="009925D2">
        <w:trPr>
          <w:gridAfter w:val="2"/>
          <w:wAfter w:w="1437" w:type="dxa"/>
          <w:trHeight w:val="346"/>
        </w:trPr>
        <w:tc>
          <w:tcPr>
            <w:tcW w:w="8413" w:type="dxa"/>
            <w:gridSpan w:val="3"/>
            <w:vAlign w:val="bottom"/>
          </w:tcPr>
          <w:p w14:paraId="197620E3" w14:textId="6F2335CC" w:rsidR="00D1492F" w:rsidRPr="007051AF" w:rsidRDefault="004C59F4" w:rsidP="0080410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Cottonwood Classical Preparatory High School </w:t>
            </w:r>
          </w:p>
        </w:tc>
        <w:tc>
          <w:tcPr>
            <w:tcW w:w="2477" w:type="dxa"/>
            <w:gridSpan w:val="5"/>
            <w:vAlign w:val="bottom"/>
          </w:tcPr>
          <w:p w14:paraId="63D86F51" w14:textId="5012E5A1" w:rsidR="00D1492F" w:rsidRPr="007051AF" w:rsidRDefault="004C59F4" w:rsidP="0080410B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Albuquerque, New Mexico</w:t>
            </w:r>
          </w:p>
        </w:tc>
      </w:tr>
      <w:tr w:rsidR="00D5280E" w:rsidRPr="007051AF" w14:paraId="62632213" w14:textId="77777777" w:rsidTr="00BC543A">
        <w:trPr>
          <w:gridAfter w:val="2"/>
          <w:wAfter w:w="1437" w:type="dxa"/>
          <w:trHeight w:val="115"/>
        </w:trPr>
        <w:tc>
          <w:tcPr>
            <w:tcW w:w="8555" w:type="dxa"/>
            <w:gridSpan w:val="4"/>
          </w:tcPr>
          <w:p w14:paraId="5F71027E" w14:textId="5517D599" w:rsidR="00D1492F" w:rsidRPr="00BC543A" w:rsidRDefault="00C7438A" w:rsidP="00BC543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Senior </w:t>
            </w:r>
            <w:r w:rsidR="004C59F4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High School</w:t>
            </w:r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(Finale Note: 4,0 (scale: 1,0 – 4,0; </w:t>
            </w:r>
            <w:proofErr w:type="spellStart"/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mit</w:t>
            </w:r>
            <w:proofErr w:type="spellEnd"/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4,0 </w:t>
            </w:r>
            <w:proofErr w:type="spellStart"/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als</w:t>
            </w:r>
            <w:proofErr w:type="spellEnd"/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Bestnote</w:t>
            </w:r>
            <w:proofErr w:type="spellEnd"/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  <w:ins w:id="1" w:author="David Döbele" w:date="2025-10-22T19:39:00Z" w16du:dateUtc="2025-10-22T17:39:00Z">
              <w:r w:rsidR="00BE01A9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t>)</w:t>
              </w:r>
            </w:ins>
          </w:p>
        </w:tc>
        <w:tc>
          <w:tcPr>
            <w:tcW w:w="2335" w:type="dxa"/>
            <w:gridSpan w:val="4"/>
          </w:tcPr>
          <w:p w14:paraId="51FC9814" w14:textId="426E0A16" w:rsidR="00D1492F" w:rsidRPr="007051AF" w:rsidRDefault="004C59F4" w:rsidP="0080410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="00426D7E" w:rsidRPr="007051A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="00426D7E"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05</w:t>
            </w:r>
            <w:r w:rsidR="00426D7E" w:rsidRPr="007051A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</w:tr>
      <w:tr w:rsidR="00D5280E" w:rsidRPr="00BC543A" w14:paraId="4D68BFE7" w14:textId="77777777" w:rsidTr="00EE4449">
        <w:trPr>
          <w:gridAfter w:val="2"/>
          <w:wAfter w:w="1437" w:type="dxa"/>
          <w:trHeight w:val="72"/>
        </w:trPr>
        <w:tc>
          <w:tcPr>
            <w:tcW w:w="10890" w:type="dxa"/>
            <w:gridSpan w:val="8"/>
          </w:tcPr>
          <w:p w14:paraId="54BF63E9" w14:textId="11817CDE" w:rsidR="00C7438A" w:rsidRPr="007051AF" w:rsidRDefault="00625FF7" w:rsidP="0080410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Fächer</w:t>
            </w:r>
            <w:proofErr w:type="spellEnd"/>
            <w:r w:rsidR="00C7438A"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="00C7438A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Economics (A+) / IB Management (A+)</w:t>
            </w:r>
            <w:r w:rsidR="00BC54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/ </w:t>
            </w:r>
            <w:r w:rsidR="00BC543A" w:rsidRPr="00BC54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IB Math 100% A+ Math Final)</w:t>
            </w:r>
          </w:p>
        </w:tc>
      </w:tr>
      <w:tr w:rsidR="004C59F4" w:rsidRPr="007051AF" w14:paraId="0142BA50" w14:textId="77777777" w:rsidTr="009925D2">
        <w:trPr>
          <w:gridAfter w:val="2"/>
          <w:wAfter w:w="1437" w:type="dxa"/>
          <w:trHeight w:val="346"/>
        </w:trPr>
        <w:tc>
          <w:tcPr>
            <w:tcW w:w="8413" w:type="dxa"/>
            <w:gridSpan w:val="3"/>
            <w:vAlign w:val="bottom"/>
          </w:tcPr>
          <w:p w14:paraId="071EAFD9" w14:textId="76D907B4" w:rsidR="004C59F4" w:rsidRPr="007051AF" w:rsidRDefault="004C59F4" w:rsidP="0080410B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Dove Science Academy</w:t>
            </w:r>
          </w:p>
        </w:tc>
        <w:tc>
          <w:tcPr>
            <w:tcW w:w="2477" w:type="dxa"/>
            <w:gridSpan w:val="5"/>
            <w:vAlign w:val="bottom"/>
          </w:tcPr>
          <w:p w14:paraId="3F4CD2E0" w14:textId="49C8A021" w:rsidR="004C59F4" w:rsidRPr="007051AF" w:rsidRDefault="004C59F4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Tulsa, Oklahoma</w:t>
            </w:r>
          </w:p>
        </w:tc>
      </w:tr>
      <w:tr w:rsidR="00C7438A" w:rsidRPr="007051AF" w14:paraId="73A4E6BF" w14:textId="77777777" w:rsidTr="00EE4449">
        <w:trPr>
          <w:gridAfter w:val="2"/>
          <w:wAfter w:w="1437" w:type="dxa"/>
          <w:trHeight w:val="115"/>
        </w:trPr>
        <w:tc>
          <w:tcPr>
            <w:tcW w:w="8413" w:type="dxa"/>
            <w:gridSpan w:val="3"/>
            <w:vAlign w:val="bottom"/>
          </w:tcPr>
          <w:p w14:paraId="1D30EB65" w14:textId="2099C901" w:rsidR="00C7438A" w:rsidRPr="00BC543A" w:rsidRDefault="00C7438A" w:rsidP="00BC543A">
            <w:pPr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>Senior High School</w:t>
            </w:r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 xml:space="preserve">  (Finale Note: 4,1 (1,0 – 5,0; </w:t>
            </w:r>
            <w:proofErr w:type="spellStart"/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>mit</w:t>
            </w:r>
            <w:proofErr w:type="spellEnd"/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 xml:space="preserve"> 4,0 </w:t>
            </w:r>
            <w:proofErr w:type="spellStart"/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>als</w:t>
            </w:r>
            <w:proofErr w:type="spellEnd"/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 xml:space="preserve"> </w:t>
            </w:r>
            <w:proofErr w:type="spellStart"/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>Bestnote</w:t>
            </w:r>
            <w:proofErr w:type="spellEnd"/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>) (Top 1 %)</w:t>
            </w:r>
            <w:ins w:id="2" w:author="David Döbele" w:date="2025-10-22T19:40:00Z" w16du:dateUtc="2025-10-22T17:40:00Z">
              <w:r w:rsidR="00BE01A9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IE"/>
                </w:rPr>
                <w:t>)</w:t>
              </w:r>
            </w:ins>
          </w:p>
        </w:tc>
        <w:tc>
          <w:tcPr>
            <w:tcW w:w="2477" w:type="dxa"/>
            <w:gridSpan w:val="5"/>
            <w:vAlign w:val="bottom"/>
          </w:tcPr>
          <w:p w14:paraId="78C333BE" w14:textId="0377A0A5" w:rsidR="0078708A" w:rsidRPr="002E49A9" w:rsidRDefault="0078708A" w:rsidP="0080410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E49A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08/2024 – 11/2024</w:t>
            </w:r>
          </w:p>
        </w:tc>
      </w:tr>
      <w:tr w:rsidR="0080410B" w:rsidRPr="00BC543A" w14:paraId="4AA816ED" w14:textId="77777777" w:rsidTr="00EE4449">
        <w:trPr>
          <w:gridAfter w:val="2"/>
          <w:wAfter w:w="1437" w:type="dxa"/>
          <w:trHeight w:val="72"/>
        </w:trPr>
        <w:tc>
          <w:tcPr>
            <w:tcW w:w="10890" w:type="dxa"/>
            <w:gridSpan w:val="8"/>
            <w:vAlign w:val="bottom"/>
          </w:tcPr>
          <w:p w14:paraId="24BB90A0" w14:textId="085C3D26" w:rsidR="0080410B" w:rsidRPr="00AF1D83" w:rsidRDefault="0080410B" w:rsidP="00AF1D83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AF1D8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Awards:</w:t>
            </w:r>
            <w:r w:rsidRPr="00AF1D8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Debate Competition Winner – 1. Platz, Regionale High School </w:t>
            </w:r>
            <w:proofErr w:type="spellStart"/>
            <w:r w:rsidRPr="00AF1D8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Debatte</w:t>
            </w:r>
            <w:proofErr w:type="spellEnd"/>
            <w:r w:rsidRPr="00AF1D8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Tulsa, Oklahoma, USA, Sep 2024</w:t>
            </w:r>
          </w:p>
        </w:tc>
      </w:tr>
      <w:tr w:rsidR="00AE4ED3" w:rsidRPr="007051AF" w14:paraId="6B19CF91" w14:textId="77777777" w:rsidTr="009925D2">
        <w:trPr>
          <w:gridAfter w:val="2"/>
          <w:wAfter w:w="1437" w:type="dxa"/>
          <w:trHeight w:val="346"/>
        </w:trPr>
        <w:tc>
          <w:tcPr>
            <w:tcW w:w="8413" w:type="dxa"/>
            <w:gridSpan w:val="3"/>
            <w:vAlign w:val="bottom"/>
          </w:tcPr>
          <w:p w14:paraId="54F7169D" w14:textId="0B1BBE2B" w:rsidR="00AE4ED3" w:rsidRPr="007051AF" w:rsidRDefault="00C7438A" w:rsidP="0080410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Werner von Siemens Gymnasium</w:t>
            </w:r>
          </w:p>
        </w:tc>
        <w:tc>
          <w:tcPr>
            <w:tcW w:w="2477" w:type="dxa"/>
            <w:gridSpan w:val="5"/>
            <w:vAlign w:val="bottom"/>
          </w:tcPr>
          <w:p w14:paraId="262B6DA3" w14:textId="2382735B" w:rsidR="00AE4ED3" w:rsidRPr="007051AF" w:rsidRDefault="00DC7095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Berlin, Deutschland</w:t>
            </w:r>
          </w:p>
        </w:tc>
      </w:tr>
      <w:tr w:rsidR="00AE4ED3" w:rsidRPr="007051AF" w14:paraId="263521E3" w14:textId="77777777" w:rsidTr="00EE4449">
        <w:trPr>
          <w:gridAfter w:val="2"/>
          <w:wAfter w:w="1437" w:type="dxa"/>
          <w:trHeight w:val="115"/>
        </w:trPr>
        <w:tc>
          <w:tcPr>
            <w:tcW w:w="8413" w:type="dxa"/>
            <w:gridSpan w:val="3"/>
          </w:tcPr>
          <w:p w14:paraId="36282A3A" w14:textId="0F9B38E0" w:rsidR="00AE4ED3" w:rsidRPr="007051AF" w:rsidRDefault="00AE4ED3" w:rsidP="0080410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  <w:r w:rsidR="0080410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/ German A-Level </w:t>
            </w:r>
            <w:proofErr w:type="spellStart"/>
            <w:r w:rsidR="0080410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Equivalent</w:t>
            </w:r>
            <w:proofErr w:type="spellEnd"/>
            <w:r w:rsidR="00F040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(Finale Note: 2,1)</w:t>
            </w:r>
          </w:p>
        </w:tc>
        <w:tc>
          <w:tcPr>
            <w:tcW w:w="2477" w:type="dxa"/>
            <w:gridSpan w:val="5"/>
          </w:tcPr>
          <w:p w14:paraId="3DE8C75D" w14:textId="12FB8731" w:rsidR="00AE4ED3" w:rsidRPr="007051AF" w:rsidRDefault="00DC7095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="00AE4ED3" w:rsidRPr="007051A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2018</w:t>
            </w:r>
            <w:r w:rsidR="00AE4ED3"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– 06/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</w:tc>
      </w:tr>
      <w:tr w:rsidR="0080410B" w:rsidRPr="007051AF" w14:paraId="27601A10" w14:textId="77777777" w:rsidTr="009926B8">
        <w:trPr>
          <w:gridAfter w:val="1"/>
          <w:wAfter w:w="1221" w:type="dxa"/>
          <w:trHeight w:val="57"/>
        </w:trPr>
        <w:tc>
          <w:tcPr>
            <w:tcW w:w="11106" w:type="dxa"/>
            <w:gridSpan w:val="9"/>
          </w:tcPr>
          <w:p w14:paraId="747E761B" w14:textId="2DE83DF3" w:rsidR="0080410B" w:rsidRPr="007051AF" w:rsidRDefault="0080410B" w:rsidP="0080410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Schwerpunktfächer: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Mathematik (14 Punkte), Deutsch (14 Punkte), Sport (15 Punkte)</w:t>
            </w:r>
          </w:p>
          <w:p w14:paraId="6ECF7248" w14:textId="3CB2B41A" w:rsidR="0080410B" w:rsidRPr="007051AF" w:rsidRDefault="0080410B" w:rsidP="0080410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Facharbeit: 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Verfasser einer Facharbeit über die wirtschaftlichen Vorteile des schwedischen Rentensystems im Vergleich zu Deutschland (13 Punkte)</w:t>
            </w:r>
          </w:p>
        </w:tc>
      </w:tr>
      <w:tr w:rsidR="00F04045" w:rsidRPr="007051AF" w14:paraId="621DF6A5" w14:textId="77777777" w:rsidTr="009925D2">
        <w:trPr>
          <w:gridAfter w:val="2"/>
          <w:wAfter w:w="1437" w:type="dxa"/>
          <w:trHeight w:val="461"/>
        </w:trPr>
        <w:tc>
          <w:tcPr>
            <w:tcW w:w="10890" w:type="dxa"/>
            <w:gridSpan w:val="8"/>
            <w:tcBorders>
              <w:bottom w:val="single" w:sz="4" w:space="0" w:color="auto"/>
            </w:tcBorders>
            <w:vAlign w:val="bottom"/>
          </w:tcPr>
          <w:p w14:paraId="7EC8381F" w14:textId="28BEAD14" w:rsidR="00F04045" w:rsidRPr="007051AF" w:rsidRDefault="00F04045" w:rsidP="00F04045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7051AF">
              <w:rPr>
                <w:rFonts w:ascii="Times New Roman" w:hAnsi="Times New Roman" w:cs="Times New Roman"/>
                <w:smallCaps w:val="0"/>
                <w:sz w:val="28"/>
              </w:rPr>
              <w:t>PRAKTISCHE</w:t>
            </w:r>
            <w:r>
              <w:rPr>
                <w:rFonts w:ascii="Times New Roman" w:hAnsi="Times New Roman" w:cs="Times New Roman"/>
                <w:smallCaps w:val="0"/>
                <w:sz w:val="28"/>
              </w:rPr>
              <w:t xml:space="preserve"> UND UNTERNEHMERISCHE</w:t>
            </w:r>
            <w:r w:rsidRPr="007051AF">
              <w:rPr>
                <w:rFonts w:ascii="Times New Roman" w:hAnsi="Times New Roman" w:cs="Times New Roman"/>
                <w:smallCaps w:val="0"/>
                <w:sz w:val="28"/>
              </w:rPr>
              <w:t xml:space="preserve"> ERFAHRUNGEN</w:t>
            </w:r>
          </w:p>
        </w:tc>
      </w:tr>
      <w:tr w:rsidR="00037B65" w:rsidRPr="007051AF" w14:paraId="110466AC" w14:textId="77777777" w:rsidTr="009925D2">
        <w:trPr>
          <w:gridAfter w:val="2"/>
          <w:wAfter w:w="1437" w:type="dxa"/>
          <w:trHeight w:val="288"/>
        </w:trPr>
        <w:tc>
          <w:tcPr>
            <w:tcW w:w="7857" w:type="dxa"/>
            <w:gridSpan w:val="2"/>
            <w:tcBorders>
              <w:top w:val="single" w:sz="4" w:space="0" w:color="auto"/>
            </w:tcBorders>
            <w:vAlign w:val="bottom"/>
          </w:tcPr>
          <w:p w14:paraId="1E3A887E" w14:textId="7E8FCA2F" w:rsidR="00144EE0" w:rsidRPr="007051AF" w:rsidRDefault="00144EE0" w:rsidP="0080410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JavierStrong</w:t>
            </w:r>
            <w:proofErr w:type="spellEnd"/>
          </w:p>
        </w:tc>
        <w:tc>
          <w:tcPr>
            <w:tcW w:w="3033" w:type="dxa"/>
            <w:gridSpan w:val="6"/>
            <w:tcBorders>
              <w:top w:val="single" w:sz="4" w:space="0" w:color="auto"/>
            </w:tcBorders>
            <w:vAlign w:val="bottom"/>
          </w:tcPr>
          <w:p w14:paraId="469303C5" w14:textId="240562F8" w:rsidR="00037B65" w:rsidRPr="007051AF" w:rsidRDefault="00144EE0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Albuquerque, New Mexico</w:t>
            </w:r>
          </w:p>
        </w:tc>
      </w:tr>
      <w:tr w:rsidR="00DC7095" w:rsidRPr="007051AF" w14:paraId="7FA1C9D1" w14:textId="77777777" w:rsidTr="00F04045">
        <w:trPr>
          <w:gridAfter w:val="2"/>
          <w:wAfter w:w="1437" w:type="dxa"/>
          <w:trHeight w:val="115"/>
        </w:trPr>
        <w:tc>
          <w:tcPr>
            <w:tcW w:w="7857" w:type="dxa"/>
            <w:gridSpan w:val="2"/>
            <w:vAlign w:val="bottom"/>
          </w:tcPr>
          <w:p w14:paraId="5FD21F07" w14:textId="484FA0A9" w:rsidR="00DC7095" w:rsidRPr="007051AF" w:rsidRDefault="00DC7095" w:rsidP="0080410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Online Business</w:t>
            </w:r>
          </w:p>
        </w:tc>
        <w:tc>
          <w:tcPr>
            <w:tcW w:w="3033" w:type="dxa"/>
            <w:gridSpan w:val="6"/>
            <w:vAlign w:val="bottom"/>
          </w:tcPr>
          <w:p w14:paraId="1AFD39DE" w14:textId="56FD223C" w:rsidR="00DC7095" w:rsidRPr="007051AF" w:rsidRDefault="00DC7095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Cs/>
                <w:sz w:val="20"/>
                <w:szCs w:val="20"/>
              </w:rPr>
              <w:t>12/2024 – 02/</w:t>
            </w:r>
            <w:r w:rsidR="00AF1D83">
              <w:rPr>
                <w:rFonts w:ascii="Times New Roman" w:hAnsi="Times New Roman" w:cs="Times New Roman"/>
                <w:iCs/>
                <w:sz w:val="20"/>
                <w:szCs w:val="20"/>
              </w:rPr>
              <w:t>2025</w:t>
            </w:r>
          </w:p>
        </w:tc>
      </w:tr>
      <w:tr w:rsidR="0080410B" w:rsidRPr="007051AF" w14:paraId="6AE30120" w14:textId="77777777" w:rsidTr="00EE4449">
        <w:trPr>
          <w:gridAfter w:val="2"/>
          <w:wAfter w:w="1437" w:type="dxa"/>
          <w:trHeight w:val="20"/>
        </w:trPr>
        <w:tc>
          <w:tcPr>
            <w:tcW w:w="10890" w:type="dxa"/>
            <w:gridSpan w:val="8"/>
            <w:vAlign w:val="bottom"/>
          </w:tcPr>
          <w:p w14:paraId="2C57FA0D" w14:textId="419D5763" w:rsidR="0080410B" w:rsidRPr="00EB00EC" w:rsidRDefault="0080410B" w:rsidP="0080410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EB00EC">
              <w:rPr>
                <w:rFonts w:ascii="Times New Roman" w:hAnsi="Times New Roman" w:cs="Times New Roman"/>
                <w:sz w:val="20"/>
                <w:szCs w:val="20"/>
              </w:rPr>
              <w:t xml:space="preserve">Entwicklung einer Fitness- und Coaching-Marke mit Online-Kursen, Pricing-Strategie und </w:t>
            </w:r>
            <w:proofErr w:type="spellStart"/>
            <w:r w:rsidRPr="00EB00EC">
              <w:rPr>
                <w:rFonts w:ascii="Times New Roman" w:hAnsi="Times New Roman" w:cs="Times New Roman"/>
                <w:sz w:val="20"/>
                <w:szCs w:val="20"/>
              </w:rPr>
              <w:t>Social</w:t>
            </w:r>
            <w:proofErr w:type="spellEnd"/>
            <w:r w:rsidRPr="00EB00EC">
              <w:rPr>
                <w:rFonts w:ascii="Times New Roman" w:hAnsi="Times New Roman" w:cs="Times New Roman"/>
                <w:sz w:val="20"/>
                <w:szCs w:val="20"/>
              </w:rPr>
              <w:t xml:space="preserve"> Media Marketing </w:t>
            </w:r>
          </w:p>
          <w:p w14:paraId="67956F7D" w14:textId="4A6E6209" w:rsidR="0080410B" w:rsidRPr="00AF1D83" w:rsidRDefault="0080410B" w:rsidP="00AF1D83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AF1D83">
              <w:rPr>
                <w:rFonts w:ascii="Times New Roman" w:hAnsi="Times New Roman" w:cs="Times New Roman"/>
                <w:sz w:val="20"/>
                <w:szCs w:val="20"/>
              </w:rPr>
              <w:t>Erwerb von Fähigkeiten in Markenaufbau, Projektmanagement, Sales und Leadership durch ein selbst initiiertes Venture</w:t>
            </w:r>
          </w:p>
        </w:tc>
      </w:tr>
      <w:tr w:rsidR="00DC7095" w:rsidRPr="007051AF" w14:paraId="127C64E2" w14:textId="77777777" w:rsidTr="00F04045">
        <w:trPr>
          <w:gridAfter w:val="2"/>
          <w:wAfter w:w="1437" w:type="dxa"/>
          <w:trHeight w:val="288"/>
        </w:trPr>
        <w:tc>
          <w:tcPr>
            <w:tcW w:w="7857" w:type="dxa"/>
            <w:gridSpan w:val="2"/>
            <w:vAlign w:val="bottom"/>
          </w:tcPr>
          <w:p w14:paraId="38F27285" w14:textId="32785161" w:rsidR="00DC7095" w:rsidRPr="007051AF" w:rsidRDefault="00DC7095" w:rsidP="008041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Intero</w:t>
            </w:r>
            <w:proofErr w:type="spellEnd"/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Consulting GmbH</w:t>
            </w:r>
          </w:p>
        </w:tc>
        <w:tc>
          <w:tcPr>
            <w:tcW w:w="3033" w:type="dxa"/>
            <w:gridSpan w:val="6"/>
            <w:vAlign w:val="bottom"/>
          </w:tcPr>
          <w:p w14:paraId="4820196E" w14:textId="0B7862D8" w:rsidR="00DC7095" w:rsidRPr="007051AF" w:rsidRDefault="00DC7095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München, Deutschland</w:t>
            </w:r>
          </w:p>
        </w:tc>
      </w:tr>
      <w:tr w:rsidR="00DC7095" w:rsidRPr="007051AF" w14:paraId="335D84E9" w14:textId="77777777" w:rsidTr="00EE4449">
        <w:trPr>
          <w:gridAfter w:val="2"/>
          <w:wAfter w:w="1437" w:type="dxa"/>
          <w:trHeight w:val="20"/>
        </w:trPr>
        <w:tc>
          <w:tcPr>
            <w:tcW w:w="8910" w:type="dxa"/>
            <w:gridSpan w:val="6"/>
            <w:vAlign w:val="bottom"/>
          </w:tcPr>
          <w:p w14:paraId="20B1570F" w14:textId="46AE2FF6" w:rsidR="00DC7095" w:rsidRPr="007051AF" w:rsidRDefault="00D84A0F" w:rsidP="0080410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Praktikant im Consulting mit Fokus auf Datenanalyse &amp; IT-Strategie (Beratung von DAX-40-Unternehmen)</w:t>
            </w:r>
          </w:p>
        </w:tc>
        <w:tc>
          <w:tcPr>
            <w:tcW w:w="1980" w:type="dxa"/>
            <w:gridSpan w:val="2"/>
          </w:tcPr>
          <w:p w14:paraId="0475B997" w14:textId="51F77C00" w:rsidR="00DC7095" w:rsidRPr="007051AF" w:rsidRDefault="00DC7095" w:rsidP="0080410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06/2024 – 07/2024</w:t>
            </w:r>
          </w:p>
        </w:tc>
      </w:tr>
      <w:tr w:rsidR="00DC7095" w:rsidRPr="007051AF" w14:paraId="54C3D64C" w14:textId="77777777" w:rsidTr="009926B8">
        <w:trPr>
          <w:gridAfter w:val="1"/>
          <w:wAfter w:w="1221" w:type="dxa"/>
          <w:trHeight w:val="20"/>
        </w:trPr>
        <w:tc>
          <w:tcPr>
            <w:tcW w:w="11106" w:type="dxa"/>
            <w:gridSpan w:val="9"/>
            <w:vAlign w:val="bottom"/>
          </w:tcPr>
          <w:p w14:paraId="3A840A1C" w14:textId="561CE79F" w:rsidR="00DC7095" w:rsidRPr="007051AF" w:rsidRDefault="003F5DD5" w:rsidP="0080410B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Mitarbeit an Beratungsprojekten zur Wirtschaftlichkeitsprüfung und IT-Strategie</w:t>
            </w:r>
            <w:r w:rsidR="00EB00EC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</w:t>
            </w: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mit Schwerpunkt auf</w:t>
            </w:r>
            <w:r w:rsidR="00EB00EC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</w:t>
            </w: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Datenanalysen in Excel und Präsentationserstellung in PowerPoint</w:t>
            </w:r>
          </w:p>
          <w:p w14:paraId="6DD9BA0F" w14:textId="508AFF67" w:rsidR="003F5DD5" w:rsidRPr="007051AF" w:rsidRDefault="003F5DD5" w:rsidP="0080410B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Direkte </w:t>
            </w:r>
            <w:r w:rsidR="006D22F2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Kunden-</w:t>
            </w: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Kommunikation zur Abstimmung von Projektergebnissen und Entwicklung praxisnaher Lösungen</w:t>
            </w:r>
            <w:r w:rsidR="00291872"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</w:t>
            </w:r>
          </w:p>
        </w:tc>
      </w:tr>
      <w:tr w:rsidR="00DC7095" w:rsidRPr="007051AF" w14:paraId="45404236" w14:textId="77777777" w:rsidTr="009925D2">
        <w:trPr>
          <w:gridAfter w:val="2"/>
          <w:wAfter w:w="1437" w:type="dxa"/>
          <w:trHeight w:val="346"/>
        </w:trPr>
        <w:tc>
          <w:tcPr>
            <w:tcW w:w="8910" w:type="dxa"/>
            <w:gridSpan w:val="6"/>
            <w:vAlign w:val="bottom"/>
          </w:tcPr>
          <w:p w14:paraId="3CF978EE" w14:textId="0E0B3CB9" w:rsidR="00DC7095" w:rsidRPr="007051AF" w:rsidRDefault="00DC7095" w:rsidP="0080410B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PROMESS Montage</w:t>
            </w:r>
          </w:p>
        </w:tc>
        <w:tc>
          <w:tcPr>
            <w:tcW w:w="1980" w:type="dxa"/>
            <w:gridSpan w:val="2"/>
            <w:vAlign w:val="bottom"/>
          </w:tcPr>
          <w:p w14:paraId="49A11F72" w14:textId="3AED8FA5" w:rsidR="00DC7095" w:rsidRPr="007051AF" w:rsidRDefault="003F5DD5" w:rsidP="0080410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Berlin, Deutschland</w:t>
            </w:r>
          </w:p>
        </w:tc>
      </w:tr>
      <w:tr w:rsidR="00DC7095" w:rsidRPr="007051AF" w14:paraId="16C6F7AD" w14:textId="77777777" w:rsidTr="00EE4449">
        <w:trPr>
          <w:gridAfter w:val="2"/>
          <w:wAfter w:w="1437" w:type="dxa"/>
          <w:trHeight w:val="57"/>
        </w:trPr>
        <w:tc>
          <w:tcPr>
            <w:tcW w:w="8910" w:type="dxa"/>
            <w:gridSpan w:val="6"/>
          </w:tcPr>
          <w:p w14:paraId="5D8760E9" w14:textId="1F043849" w:rsidR="00AE09B9" w:rsidRPr="007051AF" w:rsidRDefault="00673AD5" w:rsidP="0080410B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Praktikant </w:t>
            </w:r>
          </w:p>
        </w:tc>
        <w:tc>
          <w:tcPr>
            <w:tcW w:w="1980" w:type="dxa"/>
            <w:gridSpan w:val="2"/>
          </w:tcPr>
          <w:p w14:paraId="2D9DB8CA" w14:textId="36C6F262" w:rsidR="00DC7095" w:rsidRPr="007051AF" w:rsidRDefault="00DC7095" w:rsidP="0080410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9E7CAA"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 w:rsidR="009E7CAA"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2022</w:t>
            </w:r>
          </w:p>
        </w:tc>
      </w:tr>
      <w:tr w:rsidR="00AE09B9" w:rsidRPr="007051AF" w14:paraId="12560D76" w14:textId="77777777" w:rsidTr="00BE01A9">
        <w:trPr>
          <w:gridAfter w:val="2"/>
          <w:wAfter w:w="1437" w:type="dxa"/>
          <w:trHeight w:val="57"/>
        </w:trPr>
        <w:tc>
          <w:tcPr>
            <w:tcW w:w="8910" w:type="dxa"/>
            <w:gridSpan w:val="6"/>
          </w:tcPr>
          <w:p w14:paraId="3B35C146" w14:textId="06F28142" w:rsidR="00AE09B9" w:rsidRPr="007051AF" w:rsidRDefault="00EB00EC" w:rsidP="0080410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Unterstützung bei Datenanalysen mit Excel</w:t>
            </w:r>
          </w:p>
        </w:tc>
        <w:tc>
          <w:tcPr>
            <w:tcW w:w="1980" w:type="dxa"/>
            <w:gridSpan w:val="2"/>
          </w:tcPr>
          <w:p w14:paraId="18446151" w14:textId="77777777" w:rsidR="00AE09B9" w:rsidRPr="007051AF" w:rsidRDefault="00AE09B9" w:rsidP="0080410B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</w:p>
        </w:tc>
      </w:tr>
      <w:tr w:rsidR="00DC7095" w:rsidRPr="007051AF" w14:paraId="414B4085" w14:textId="77777777" w:rsidTr="00BE01A9">
        <w:trPr>
          <w:gridAfter w:val="2"/>
          <w:wAfter w:w="1437" w:type="dxa"/>
          <w:trHeight w:val="461"/>
        </w:trPr>
        <w:tc>
          <w:tcPr>
            <w:tcW w:w="10890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1A1B7CE9" w:rsidR="00DC7095" w:rsidRPr="007051AF" w:rsidRDefault="00DC7095" w:rsidP="0080410B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7051AF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BC543A" w:rsidRPr="00402F7C" w14:paraId="304B7C61" w14:textId="77777777" w:rsidTr="00BE01A9">
        <w:trPr>
          <w:gridAfter w:val="2"/>
          <w:wAfter w:w="1437" w:type="dxa"/>
          <w:trHeight w:val="288"/>
        </w:trPr>
        <w:tc>
          <w:tcPr>
            <w:tcW w:w="8910" w:type="dxa"/>
            <w:gridSpan w:val="6"/>
            <w:tcBorders>
              <w:top w:val="single" w:sz="4" w:space="0" w:color="auto"/>
            </w:tcBorders>
            <w:vAlign w:val="bottom"/>
          </w:tcPr>
          <w:p w14:paraId="6CC78ECF" w14:textId="205B6919" w:rsidR="00402F7C" w:rsidRPr="007051AF" w:rsidRDefault="00402F7C" w:rsidP="0080410B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  <w:r w:rsidRPr="00402F7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M&amp;A Curriculum 2025/26 – </w:t>
            </w:r>
            <w:proofErr w:type="spellStart"/>
            <w:r w:rsidRPr="00402F7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mandaco</w:t>
            </w:r>
            <w:proofErr w:type="spellEnd"/>
            <w:r w:rsidRPr="00402F7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(M&amp;A Media Services GmbH)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  <w:vAlign w:val="bottom"/>
          </w:tcPr>
          <w:p w14:paraId="3EBE9449" w14:textId="4122FA75" w:rsidR="00BC543A" w:rsidRPr="00402F7C" w:rsidRDefault="00402F7C" w:rsidP="0080410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Hybrid</w:t>
            </w:r>
          </w:p>
        </w:tc>
      </w:tr>
      <w:tr w:rsidR="00402F7C" w:rsidRPr="00402F7C" w14:paraId="5B9F45DA" w14:textId="77777777" w:rsidTr="00BE01A9">
        <w:trPr>
          <w:gridAfter w:val="2"/>
          <w:wAfter w:w="1437" w:type="dxa"/>
          <w:trHeight w:val="20"/>
        </w:trPr>
        <w:tc>
          <w:tcPr>
            <w:tcW w:w="8910" w:type="dxa"/>
            <w:gridSpan w:val="6"/>
            <w:vAlign w:val="bottom"/>
          </w:tcPr>
          <w:p w14:paraId="71AE1C7D" w14:textId="37326EF9" w:rsidR="00402F7C" w:rsidRPr="00402F7C" w:rsidRDefault="00F14DAE" w:rsidP="00402F7C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14DA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Teilnahme an einem intensiven M&amp;A-Programm zu Deal-Analyse und Transaktionsstrukturierung</w:t>
            </w:r>
          </w:p>
        </w:tc>
        <w:tc>
          <w:tcPr>
            <w:tcW w:w="1980" w:type="dxa"/>
            <w:gridSpan w:val="2"/>
            <w:vAlign w:val="bottom"/>
          </w:tcPr>
          <w:p w14:paraId="3F87E66A" w14:textId="667CCE12" w:rsidR="00402F7C" w:rsidRPr="00402F7C" w:rsidRDefault="00402F7C" w:rsidP="00402F7C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02F7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</w:t>
            </w:r>
            <w:r w:rsidRPr="00402F7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7051AF">
              <w:rPr>
                <w:rFonts w:ascii="Times New Roman" w:hAnsi="Times New Roman" w:cs="Times New Roman"/>
                <w:iCs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02F7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07/2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</w:t>
            </w:r>
            <w:r w:rsidRPr="00402F7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</w:tr>
      <w:tr w:rsidR="00402F7C" w:rsidRPr="00402F7C" w14:paraId="34FDBC96" w14:textId="77777777" w:rsidTr="001F4D60">
        <w:tblPrEx>
          <w:tblW w:w="12327" w:type="dxa"/>
          <w:tblInd w:w="-90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" w:author="David Döbele" w:date="2025-10-22T19:40:00Z" w16du:dateUtc="2025-10-22T17:40:00Z">
            <w:tblPrEx>
              <w:tblW w:w="12327" w:type="dxa"/>
              <w:tblInd w:w="-9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gridAfter w:val="2"/>
          <w:wAfter w:w="1437" w:type="dxa"/>
          <w:trHeight w:val="20"/>
          <w:trPrChange w:id="4" w:author="David Döbele" w:date="2025-10-22T19:40:00Z" w16du:dateUtc="2025-10-22T17:40:00Z">
            <w:trPr>
              <w:gridAfter w:val="2"/>
              <w:wAfter w:w="1437" w:type="dxa"/>
              <w:trHeight w:val="20"/>
            </w:trPr>
          </w:trPrChange>
        </w:trPr>
        <w:tc>
          <w:tcPr>
            <w:tcW w:w="10823" w:type="dxa"/>
            <w:gridSpan w:val="7"/>
            <w:vAlign w:val="bottom"/>
            <w:tcPrChange w:id="5" w:author="David Döbele" w:date="2025-10-22T19:40:00Z" w16du:dateUtc="2025-10-22T17:40:00Z">
              <w:tcPr>
                <w:tcW w:w="8910" w:type="dxa"/>
                <w:gridSpan w:val="6"/>
                <w:vAlign w:val="bottom"/>
              </w:tcPr>
            </w:tcPrChange>
          </w:tcPr>
          <w:p w14:paraId="1FEF7E16" w14:textId="268E8E7E" w:rsidR="00402F7C" w:rsidRPr="00402F7C" w:rsidRDefault="00402F7C" w:rsidP="00402F7C">
            <w:pPr>
              <w:pStyle w:val="Beschreibung"/>
              <w:numPr>
                <w:ilvl w:val="0"/>
                <w:numId w:val="31"/>
              </w:numPr>
              <w:rPr>
                <w:lang w:val="en-IE"/>
              </w:rPr>
            </w:pPr>
            <w:proofErr w:type="spellStart"/>
            <w:r w:rsidRPr="00402F7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E"/>
              </w:rPr>
              <w:t>Inhalte</w:t>
            </w:r>
            <w:proofErr w:type="spellEnd"/>
            <w:r w:rsidRPr="00402F7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E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 xml:space="preserve"> </w:t>
            </w:r>
            <w:r w:rsidRPr="00402F7C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M&amp;A-</w:t>
            </w:r>
            <w:proofErr w:type="spellStart"/>
            <w:r w:rsidRPr="00402F7C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Prozess</w:t>
            </w:r>
            <w:proofErr w:type="spellEnd"/>
            <w:r w:rsidRPr="00402F7C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, Screening &amp; Targeting, Accounting Fundamentals,</w:t>
            </w:r>
            <w:r>
              <w:rPr>
                <w:lang w:val="en-IE"/>
              </w:rPr>
              <w:t xml:space="preserve"> </w:t>
            </w:r>
            <w:proofErr w:type="spellStart"/>
            <w:r w:rsidRPr="00402F7C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Unternehmensbewertung</w:t>
            </w:r>
            <w:proofErr w:type="spellEnd"/>
            <w:r w:rsidRPr="00402F7C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 xml:space="preserve"> (DCF, Multiples), Financial Modelling, Financial Due Diligence, Deal Structuring, Tax Implications, Post-Merger-Integration</w:t>
            </w:r>
          </w:p>
        </w:tc>
        <w:tc>
          <w:tcPr>
            <w:tcW w:w="67" w:type="dxa"/>
            <w:vAlign w:val="bottom"/>
            <w:tcPrChange w:id="6" w:author="David Döbele" w:date="2025-10-22T19:40:00Z" w16du:dateUtc="2025-10-22T17:40:00Z">
              <w:tcPr>
                <w:tcW w:w="1980" w:type="dxa"/>
                <w:gridSpan w:val="2"/>
                <w:vAlign w:val="bottom"/>
              </w:tcPr>
            </w:tcPrChange>
          </w:tcPr>
          <w:p w14:paraId="41C4C671" w14:textId="77777777" w:rsidR="00402F7C" w:rsidRPr="00402F7C" w:rsidRDefault="00402F7C" w:rsidP="0080410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IE"/>
              </w:rPr>
            </w:pPr>
          </w:p>
        </w:tc>
      </w:tr>
      <w:tr w:rsidR="00DC7095" w:rsidRPr="007051AF" w14:paraId="74251178" w14:textId="77777777" w:rsidTr="00BE01A9">
        <w:trPr>
          <w:gridAfter w:val="2"/>
          <w:wAfter w:w="1437" w:type="dxa"/>
          <w:trHeight w:val="288"/>
        </w:trPr>
        <w:tc>
          <w:tcPr>
            <w:tcW w:w="8910" w:type="dxa"/>
            <w:gridSpan w:val="6"/>
            <w:vAlign w:val="bottom"/>
          </w:tcPr>
          <w:p w14:paraId="23826F21" w14:textId="645583FF" w:rsidR="00DC7095" w:rsidRPr="007051AF" w:rsidRDefault="00DC7095" w:rsidP="0080410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JULIS Berlin</w:t>
            </w:r>
          </w:p>
        </w:tc>
        <w:tc>
          <w:tcPr>
            <w:tcW w:w="1980" w:type="dxa"/>
            <w:gridSpan w:val="2"/>
            <w:vAlign w:val="bottom"/>
          </w:tcPr>
          <w:p w14:paraId="58208F44" w14:textId="7D530BF3" w:rsidR="00DC7095" w:rsidRPr="007051AF" w:rsidRDefault="00DC7095" w:rsidP="0080410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Berlin</w:t>
            </w:r>
            <w:r w:rsidR="00002786" w:rsidRPr="007051A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Deutschland</w:t>
            </w:r>
          </w:p>
        </w:tc>
      </w:tr>
      <w:tr w:rsidR="00DC7095" w:rsidRPr="007051AF" w14:paraId="4F59C612" w14:textId="77777777" w:rsidTr="00EE4449">
        <w:trPr>
          <w:gridAfter w:val="2"/>
          <w:wAfter w:w="1437" w:type="dxa"/>
          <w:trHeight w:val="20"/>
        </w:trPr>
        <w:tc>
          <w:tcPr>
            <w:tcW w:w="7162" w:type="dxa"/>
            <w:vAlign w:val="bottom"/>
          </w:tcPr>
          <w:p w14:paraId="32F07601" w14:textId="2FEA8BC8" w:rsidR="00DC7095" w:rsidRPr="007051AF" w:rsidRDefault="00DC7095" w:rsidP="0080410B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Aktives Mitglied der Jungen Liberalen in Berlin</w:t>
            </w:r>
          </w:p>
        </w:tc>
        <w:tc>
          <w:tcPr>
            <w:tcW w:w="3728" w:type="dxa"/>
            <w:gridSpan w:val="7"/>
            <w:vAlign w:val="bottom"/>
          </w:tcPr>
          <w:p w14:paraId="45DD2178" w14:textId="1F5A7B5D" w:rsidR="00DC7095" w:rsidRPr="007051AF" w:rsidRDefault="00DC7095" w:rsidP="0080410B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08/2023</w:t>
            </w:r>
            <w:r w:rsidR="0078708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– </w:t>
            </w:r>
            <w:proofErr w:type="spellStart"/>
            <w:r w:rsidR="00B674E8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DC7095" w:rsidRPr="007051AF" w14:paraId="02437711" w14:textId="77777777" w:rsidTr="00EE4449">
        <w:trPr>
          <w:gridAfter w:val="2"/>
          <w:wAfter w:w="1437" w:type="dxa"/>
          <w:trHeight w:val="20"/>
        </w:trPr>
        <w:tc>
          <w:tcPr>
            <w:tcW w:w="10890" w:type="dxa"/>
            <w:gridSpan w:val="8"/>
            <w:vAlign w:val="bottom"/>
          </w:tcPr>
          <w:p w14:paraId="583DC253" w14:textId="27EF6362" w:rsidR="0080410B" w:rsidRPr="0080410B" w:rsidRDefault="00002786" w:rsidP="0080410B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Organisation und Gestaltung von Kampagnenauftritten und Podiumsdiskussionen sowie Unterstützung beim Aufhängen </w:t>
            </w:r>
          </w:p>
          <w:p w14:paraId="68CFAD97" w14:textId="7B571E99" w:rsidR="00DC7095" w:rsidRPr="007051AF" w:rsidRDefault="00002786" w:rsidP="00AF1D83">
            <w:pPr>
              <w:pStyle w:val="Beschreibung"/>
              <w:ind w:left="720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von Wahlplakaten</w:t>
            </w:r>
          </w:p>
        </w:tc>
      </w:tr>
      <w:tr w:rsidR="00DC7095" w:rsidRPr="007051AF" w14:paraId="3B26943D" w14:textId="77777777" w:rsidTr="009925D2">
        <w:trPr>
          <w:gridAfter w:val="2"/>
          <w:wAfter w:w="1437" w:type="dxa"/>
          <w:trHeight w:val="346"/>
        </w:trPr>
        <w:tc>
          <w:tcPr>
            <w:tcW w:w="8910" w:type="dxa"/>
            <w:gridSpan w:val="6"/>
            <w:vAlign w:val="bottom"/>
          </w:tcPr>
          <w:p w14:paraId="11E538C2" w14:textId="3D8AAB28" w:rsidR="00DC7095" w:rsidRPr="007051AF" w:rsidRDefault="00DC7095" w:rsidP="0080410B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Democratic National Committee</w:t>
            </w:r>
          </w:p>
        </w:tc>
        <w:tc>
          <w:tcPr>
            <w:tcW w:w="1980" w:type="dxa"/>
            <w:gridSpan w:val="2"/>
            <w:vAlign w:val="bottom"/>
          </w:tcPr>
          <w:p w14:paraId="21BF18C9" w14:textId="0F76F91D" w:rsidR="00DC7095" w:rsidRPr="007051AF" w:rsidRDefault="00DC7095" w:rsidP="0080410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Tulsa, Oklahoma</w:t>
            </w:r>
          </w:p>
        </w:tc>
      </w:tr>
      <w:tr w:rsidR="00DC7095" w:rsidRPr="007051AF" w14:paraId="04BFDD79" w14:textId="77777777" w:rsidTr="00EE4449">
        <w:trPr>
          <w:gridAfter w:val="2"/>
          <w:wAfter w:w="1437" w:type="dxa"/>
          <w:trHeight w:val="20"/>
        </w:trPr>
        <w:tc>
          <w:tcPr>
            <w:tcW w:w="8722" w:type="dxa"/>
            <w:gridSpan w:val="5"/>
          </w:tcPr>
          <w:p w14:paraId="5D908AF7" w14:textId="51FAB1AA" w:rsidR="00DC7095" w:rsidRPr="007051AF" w:rsidRDefault="00B94DFA" w:rsidP="0080410B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Ehrenamtliche</w:t>
            </w:r>
            <w:r w:rsidR="0080410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r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Mitarbeit</w:t>
            </w:r>
            <w:r w:rsidR="0080410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er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im Wahlkampfteam</w:t>
            </w:r>
          </w:p>
        </w:tc>
        <w:tc>
          <w:tcPr>
            <w:tcW w:w="2168" w:type="dxa"/>
            <w:gridSpan w:val="3"/>
          </w:tcPr>
          <w:p w14:paraId="0D2FFB14" w14:textId="4774EE17" w:rsidR="00DC7095" w:rsidRPr="007051AF" w:rsidRDefault="00DC7095" w:rsidP="0080410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08/2024 – 11/2024</w:t>
            </w:r>
          </w:p>
        </w:tc>
      </w:tr>
      <w:tr w:rsidR="00DC7095" w:rsidRPr="007051AF" w14:paraId="66A58453" w14:textId="77777777" w:rsidTr="009926B8">
        <w:trPr>
          <w:gridAfter w:val="1"/>
          <w:wAfter w:w="1221" w:type="dxa"/>
          <w:trHeight w:val="20"/>
        </w:trPr>
        <w:tc>
          <w:tcPr>
            <w:tcW w:w="11106" w:type="dxa"/>
            <w:gridSpan w:val="9"/>
          </w:tcPr>
          <w:p w14:paraId="7638ED5F" w14:textId="1E7AAFCE" w:rsidR="00DC7095" w:rsidRPr="007051AF" w:rsidRDefault="00B94DFA" w:rsidP="0080410B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lokaler Fundraising-Aktivitäten sowie Durchführung von Telefonaktionen </w:t>
            </w:r>
          </w:p>
          <w:p w14:paraId="50B5B9CB" w14:textId="63B72B4E" w:rsidR="00B94DFA" w:rsidRPr="007051AF" w:rsidRDefault="00B94DFA" w:rsidP="0080410B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Aktive Bürgeransprache im öffentlichen Raum zur Förderung der Wahlbeteiligung </w:t>
            </w:r>
          </w:p>
        </w:tc>
      </w:tr>
      <w:tr w:rsidR="00DC7095" w:rsidRPr="007051AF" w14:paraId="482569A2" w14:textId="77777777" w:rsidTr="009925D2">
        <w:trPr>
          <w:gridAfter w:val="2"/>
          <w:wAfter w:w="1437" w:type="dxa"/>
          <w:trHeight w:val="461"/>
        </w:trPr>
        <w:tc>
          <w:tcPr>
            <w:tcW w:w="10890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4609B80A" w:rsidR="00DC7095" w:rsidRPr="007051AF" w:rsidRDefault="00DC7095" w:rsidP="0080410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051AF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 &amp; ZERTIFIKATE</w:t>
            </w:r>
          </w:p>
        </w:tc>
      </w:tr>
      <w:tr w:rsidR="00DC7095" w:rsidRPr="007051AF" w14:paraId="2B257790" w14:textId="77777777" w:rsidTr="00EE4449">
        <w:trPr>
          <w:gridAfter w:val="2"/>
          <w:wAfter w:w="1437" w:type="dxa"/>
          <w:trHeight w:val="340"/>
        </w:trPr>
        <w:tc>
          <w:tcPr>
            <w:tcW w:w="10890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7558E8B0" w:rsidR="00DC7095" w:rsidRPr="007051AF" w:rsidRDefault="00DC7095" w:rsidP="0080410B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051A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7051A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80410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7051A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Spanisch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AF1D8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Grundlagen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AF1D8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Chinesisch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AF1D8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Grundlagen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DC7095" w:rsidRPr="007051AF" w14:paraId="45706C3F" w14:textId="77777777" w:rsidTr="00EE4449">
        <w:trPr>
          <w:gridAfter w:val="2"/>
          <w:wAfter w:w="1437" w:type="dxa"/>
          <w:trHeight w:val="283"/>
        </w:trPr>
        <w:tc>
          <w:tcPr>
            <w:tcW w:w="10890" w:type="dxa"/>
            <w:gridSpan w:val="8"/>
            <w:vAlign w:val="bottom"/>
          </w:tcPr>
          <w:p w14:paraId="60CA2168" w14:textId="7E5242CA" w:rsidR="00DC7095" w:rsidRPr="007051AF" w:rsidRDefault="00DC7095" w:rsidP="0080410B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Technisch: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051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</w:p>
        </w:tc>
      </w:tr>
      <w:tr w:rsidR="00DC7095" w:rsidRPr="007051AF" w14:paraId="70CB01B0" w14:textId="77777777" w:rsidTr="00EE4449">
        <w:trPr>
          <w:gridAfter w:val="2"/>
          <w:wAfter w:w="1437" w:type="dxa"/>
          <w:trHeight w:val="283"/>
        </w:trPr>
        <w:tc>
          <w:tcPr>
            <w:tcW w:w="10890" w:type="dxa"/>
            <w:gridSpan w:val="8"/>
            <w:vAlign w:val="bottom"/>
          </w:tcPr>
          <w:p w14:paraId="598C2742" w14:textId="5877CD7E" w:rsidR="00DC7095" w:rsidRPr="007051AF" w:rsidRDefault="00DC7095" w:rsidP="008041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="00AE09B9"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</w:rPr>
              <w:t>Kapitalmarkt</w:t>
            </w:r>
            <w:r w:rsidR="00AE09B9"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AE09B9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(Führung eines eigenen Aktiendepot)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</w:rPr>
              <w:t>, Skifahren, Fußball, Wander</w:t>
            </w:r>
            <w:r w:rsidR="006F296B" w:rsidRPr="004F793B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</w:rPr>
              <w:t xml:space="preserve"> in der Natur</w:t>
            </w:r>
          </w:p>
        </w:tc>
      </w:tr>
      <w:tr w:rsidR="00DC7095" w:rsidRPr="00BC543A" w14:paraId="4FCFF140" w14:textId="77777777" w:rsidTr="00EE4449">
        <w:trPr>
          <w:gridAfter w:val="2"/>
          <w:wAfter w:w="1437" w:type="dxa"/>
          <w:trHeight w:val="283"/>
        </w:trPr>
        <w:tc>
          <w:tcPr>
            <w:tcW w:w="10890" w:type="dxa"/>
            <w:gridSpan w:val="8"/>
            <w:vAlign w:val="bottom"/>
          </w:tcPr>
          <w:p w14:paraId="405674E9" w14:textId="1E1FDD28" w:rsidR="00DC7095" w:rsidRPr="004F793B" w:rsidRDefault="00EE4449" w:rsidP="0080410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7FF7890B" wp14:editId="35AA4C86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198120</wp:posOffset>
                  </wp:positionV>
                  <wp:extent cx="1275715" cy="434340"/>
                  <wp:effectExtent l="0" t="0" r="0" b="0"/>
                  <wp:wrapNone/>
                  <wp:docPr id="1504132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132623" name="Picture 150413262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715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DC7095" w:rsidRPr="00AF1D8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Zertifikate</w:t>
            </w:r>
            <w:proofErr w:type="spellEnd"/>
            <w:r w:rsidR="00DC7095" w:rsidRPr="00AF1D8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="00DC7095" w:rsidRPr="004F79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Coursera: Excel Course </w:t>
            </w:r>
            <w:r w:rsidR="00AE09B9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r w:rsidR="0080410B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drei</w:t>
            </w:r>
            <w:proofErr w:type="spellEnd"/>
            <w:r w:rsidR="0080410B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AE09B9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Monate</w:t>
            </w:r>
            <w:proofErr w:type="spellEnd"/>
            <w:r w:rsidR="00943650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The Art of Storytelling </w:t>
            </w:r>
            <w:r w:rsidR="00AE09B9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(IESE)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DC7095" w:rsidRPr="007051AF" w14:paraId="071AB173" w14:textId="77777777" w:rsidTr="001F4D60">
        <w:tblPrEx>
          <w:tblW w:w="12327" w:type="dxa"/>
          <w:tblInd w:w="-90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7" w:author="David Döbele" w:date="2025-10-22T19:41:00Z" w16du:dateUtc="2025-10-22T17:41:00Z">
            <w:tblPrEx>
              <w:tblW w:w="12327" w:type="dxa"/>
              <w:tblInd w:w="-9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gridAfter w:val="2"/>
          <w:wAfter w:w="1437" w:type="dxa"/>
          <w:trHeight w:val="1077"/>
          <w:trPrChange w:id="8" w:author="David Döbele" w:date="2025-10-22T19:41:00Z" w16du:dateUtc="2025-10-22T17:41:00Z">
            <w:trPr>
              <w:gridAfter w:val="2"/>
              <w:wAfter w:w="1437" w:type="dxa"/>
              <w:trHeight w:val="1279"/>
            </w:trPr>
          </w:trPrChange>
        </w:trPr>
        <w:tc>
          <w:tcPr>
            <w:tcW w:w="10890" w:type="dxa"/>
            <w:gridSpan w:val="8"/>
            <w:vAlign w:val="bottom"/>
            <w:tcPrChange w:id="9" w:author="David Döbele" w:date="2025-10-22T19:41:00Z" w16du:dateUtc="2025-10-22T17:41:00Z">
              <w:tcPr>
                <w:tcW w:w="10890" w:type="dxa"/>
                <w:gridSpan w:val="8"/>
                <w:vAlign w:val="bottom"/>
              </w:tcPr>
            </w:tcPrChange>
          </w:tcPr>
          <w:p w14:paraId="6478BDEA" w14:textId="46D46DCF" w:rsidR="00DC7095" w:rsidRPr="007051AF" w:rsidRDefault="00DC7095" w:rsidP="0080410B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Dublin, </w:t>
            </w:r>
            <w:r w:rsidR="009926B8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C76187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3F5DD5" w:rsidRPr="007051A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</w:tr>
    </w:tbl>
    <w:p w14:paraId="0398B9E6" w14:textId="77777777" w:rsidR="00565E69" w:rsidRPr="0074111D" w:rsidRDefault="00565E69" w:rsidP="00E3552F">
      <w:pPr>
        <w:rPr>
          <w:sz w:val="18"/>
        </w:rPr>
      </w:pPr>
    </w:p>
    <w:sectPr w:rsidR="00565E69" w:rsidRPr="0074111D" w:rsidSect="005351FC">
      <w:footerReference w:type="even" r:id="rId9"/>
      <w:pgSz w:w="11906" w:h="16838"/>
      <w:pgMar w:top="302" w:right="1426" w:bottom="158" w:left="142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1204A" w14:textId="77777777" w:rsidR="00712765" w:rsidRDefault="00712765" w:rsidP="00BE053D">
      <w:pPr>
        <w:spacing w:after="0" w:line="240" w:lineRule="auto"/>
      </w:pPr>
      <w:r>
        <w:separator/>
      </w:r>
    </w:p>
  </w:endnote>
  <w:endnote w:type="continuationSeparator" w:id="0">
    <w:p w14:paraId="076F7845" w14:textId="77777777" w:rsidR="00712765" w:rsidRDefault="0071276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CD759" w14:textId="77777777" w:rsidR="00712765" w:rsidRDefault="00712765" w:rsidP="00BE053D">
      <w:pPr>
        <w:spacing w:after="0" w:line="240" w:lineRule="auto"/>
      </w:pPr>
      <w:r>
        <w:separator/>
      </w:r>
    </w:p>
  </w:footnote>
  <w:footnote w:type="continuationSeparator" w:id="0">
    <w:p w14:paraId="33A5F21D" w14:textId="77777777" w:rsidR="00712765" w:rsidRDefault="0071276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2D5D2F"/>
    <w:multiLevelType w:val="hybridMultilevel"/>
    <w:tmpl w:val="43E414B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A052C"/>
    <w:multiLevelType w:val="hybridMultilevel"/>
    <w:tmpl w:val="2DC2DC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8749A3"/>
    <w:multiLevelType w:val="hybridMultilevel"/>
    <w:tmpl w:val="8B70DD1A"/>
    <w:lvl w:ilvl="0" w:tplc="D770A60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EE6EA6E0"/>
    <w:lvl w:ilvl="0" w:tplc="8C04F5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B95934"/>
    <w:multiLevelType w:val="hybridMultilevel"/>
    <w:tmpl w:val="6338EA5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20"/>
  </w:num>
  <w:num w:numId="3" w16cid:durableId="1252082647">
    <w:abstractNumId w:val="23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7"/>
  </w:num>
  <w:num w:numId="9" w16cid:durableId="1961916187">
    <w:abstractNumId w:val="14"/>
  </w:num>
  <w:num w:numId="10" w16cid:durableId="1947156070">
    <w:abstractNumId w:val="28"/>
  </w:num>
  <w:num w:numId="11" w16cid:durableId="1715693601">
    <w:abstractNumId w:val="5"/>
  </w:num>
  <w:num w:numId="12" w16cid:durableId="1688167074">
    <w:abstractNumId w:val="7"/>
  </w:num>
  <w:num w:numId="13" w16cid:durableId="2040233879">
    <w:abstractNumId w:val="9"/>
  </w:num>
  <w:num w:numId="14" w16cid:durableId="1178347352">
    <w:abstractNumId w:val="10"/>
  </w:num>
  <w:num w:numId="15" w16cid:durableId="1771580397">
    <w:abstractNumId w:val="26"/>
  </w:num>
  <w:num w:numId="16" w16cid:durableId="1721974678">
    <w:abstractNumId w:val="4"/>
  </w:num>
  <w:num w:numId="17" w16cid:durableId="2003701761">
    <w:abstractNumId w:val="19"/>
  </w:num>
  <w:num w:numId="18" w16cid:durableId="1247112201">
    <w:abstractNumId w:val="3"/>
  </w:num>
  <w:num w:numId="19" w16cid:durableId="142089335">
    <w:abstractNumId w:val="22"/>
  </w:num>
  <w:num w:numId="20" w16cid:durableId="702943334">
    <w:abstractNumId w:val="11"/>
  </w:num>
  <w:num w:numId="21" w16cid:durableId="1697075762">
    <w:abstractNumId w:val="13"/>
  </w:num>
  <w:num w:numId="22" w16cid:durableId="424351624">
    <w:abstractNumId w:val="18"/>
  </w:num>
  <w:num w:numId="23" w16cid:durableId="1984038324">
    <w:abstractNumId w:val="8"/>
  </w:num>
  <w:num w:numId="24" w16cid:durableId="2056856694">
    <w:abstractNumId w:val="25"/>
  </w:num>
  <w:num w:numId="25" w16cid:durableId="548689742">
    <w:abstractNumId w:val="29"/>
  </w:num>
  <w:num w:numId="26" w16cid:durableId="1499494221">
    <w:abstractNumId w:val="21"/>
  </w:num>
  <w:num w:numId="27" w16cid:durableId="624386309">
    <w:abstractNumId w:val="23"/>
  </w:num>
  <w:num w:numId="28" w16cid:durableId="553080297">
    <w:abstractNumId w:val="6"/>
  </w:num>
  <w:num w:numId="29" w16cid:durableId="468328218">
    <w:abstractNumId w:val="24"/>
  </w:num>
  <w:num w:numId="30" w16cid:durableId="1116949164">
    <w:abstractNumId w:val="17"/>
  </w:num>
  <w:num w:numId="31" w16cid:durableId="225998153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786"/>
    <w:rsid w:val="00020746"/>
    <w:rsid w:val="0002301E"/>
    <w:rsid w:val="00037B65"/>
    <w:rsid w:val="00057A21"/>
    <w:rsid w:val="00061D33"/>
    <w:rsid w:val="00064643"/>
    <w:rsid w:val="00087747"/>
    <w:rsid w:val="000A1FDA"/>
    <w:rsid w:val="000A5485"/>
    <w:rsid w:val="000B63E2"/>
    <w:rsid w:val="000B6548"/>
    <w:rsid w:val="000D671A"/>
    <w:rsid w:val="000D7F20"/>
    <w:rsid w:val="000E0E0F"/>
    <w:rsid w:val="000F72C5"/>
    <w:rsid w:val="00103EC5"/>
    <w:rsid w:val="00116C6E"/>
    <w:rsid w:val="00125CA6"/>
    <w:rsid w:val="00136E24"/>
    <w:rsid w:val="00144EE0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1F4D60"/>
    <w:rsid w:val="00223A4D"/>
    <w:rsid w:val="00232CB5"/>
    <w:rsid w:val="00233193"/>
    <w:rsid w:val="00234A7E"/>
    <w:rsid w:val="0024373D"/>
    <w:rsid w:val="00243E7D"/>
    <w:rsid w:val="002508C2"/>
    <w:rsid w:val="00267252"/>
    <w:rsid w:val="00282DB0"/>
    <w:rsid w:val="00291872"/>
    <w:rsid w:val="002B0868"/>
    <w:rsid w:val="002B2091"/>
    <w:rsid w:val="002B2E29"/>
    <w:rsid w:val="002C6972"/>
    <w:rsid w:val="002D2B32"/>
    <w:rsid w:val="002D4516"/>
    <w:rsid w:val="002E49A9"/>
    <w:rsid w:val="002F0824"/>
    <w:rsid w:val="002F2B3A"/>
    <w:rsid w:val="002F46AD"/>
    <w:rsid w:val="003101F0"/>
    <w:rsid w:val="00314B7A"/>
    <w:rsid w:val="00324BC5"/>
    <w:rsid w:val="00340BAB"/>
    <w:rsid w:val="003418E0"/>
    <w:rsid w:val="00347F8D"/>
    <w:rsid w:val="00365917"/>
    <w:rsid w:val="003668AC"/>
    <w:rsid w:val="00372F7B"/>
    <w:rsid w:val="003733E5"/>
    <w:rsid w:val="00390EA6"/>
    <w:rsid w:val="003C2533"/>
    <w:rsid w:val="003E27C3"/>
    <w:rsid w:val="003F3E3F"/>
    <w:rsid w:val="003F5DD5"/>
    <w:rsid w:val="00402F7C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63161"/>
    <w:rsid w:val="00476AF8"/>
    <w:rsid w:val="00476B2D"/>
    <w:rsid w:val="00484FD7"/>
    <w:rsid w:val="004929FB"/>
    <w:rsid w:val="004944CB"/>
    <w:rsid w:val="00496FD4"/>
    <w:rsid w:val="004A54BA"/>
    <w:rsid w:val="004B6A5E"/>
    <w:rsid w:val="004C59F4"/>
    <w:rsid w:val="004F793B"/>
    <w:rsid w:val="00503C6B"/>
    <w:rsid w:val="00507EA7"/>
    <w:rsid w:val="00525EDF"/>
    <w:rsid w:val="00526089"/>
    <w:rsid w:val="00527A28"/>
    <w:rsid w:val="00527DCA"/>
    <w:rsid w:val="005351FC"/>
    <w:rsid w:val="0054400D"/>
    <w:rsid w:val="0056034B"/>
    <w:rsid w:val="00565E69"/>
    <w:rsid w:val="005716D4"/>
    <w:rsid w:val="00571B60"/>
    <w:rsid w:val="00572876"/>
    <w:rsid w:val="00585114"/>
    <w:rsid w:val="00585A4D"/>
    <w:rsid w:val="005D04E6"/>
    <w:rsid w:val="005D3A77"/>
    <w:rsid w:val="005D6329"/>
    <w:rsid w:val="005D70CF"/>
    <w:rsid w:val="005E1337"/>
    <w:rsid w:val="005E57F6"/>
    <w:rsid w:val="006058D8"/>
    <w:rsid w:val="00610200"/>
    <w:rsid w:val="006124B9"/>
    <w:rsid w:val="00623699"/>
    <w:rsid w:val="00625FF7"/>
    <w:rsid w:val="00632D5A"/>
    <w:rsid w:val="00635515"/>
    <w:rsid w:val="006546FD"/>
    <w:rsid w:val="00665BF3"/>
    <w:rsid w:val="006732D6"/>
    <w:rsid w:val="00673AD5"/>
    <w:rsid w:val="00693E09"/>
    <w:rsid w:val="006958A3"/>
    <w:rsid w:val="006A2DE9"/>
    <w:rsid w:val="006A7230"/>
    <w:rsid w:val="006B4E32"/>
    <w:rsid w:val="006B5E60"/>
    <w:rsid w:val="006B72C7"/>
    <w:rsid w:val="006B7F78"/>
    <w:rsid w:val="006C2252"/>
    <w:rsid w:val="006D22F2"/>
    <w:rsid w:val="006D7F7F"/>
    <w:rsid w:val="006E2C9C"/>
    <w:rsid w:val="006E40EF"/>
    <w:rsid w:val="006F0039"/>
    <w:rsid w:val="006F296B"/>
    <w:rsid w:val="007051AF"/>
    <w:rsid w:val="00711295"/>
    <w:rsid w:val="00711CEF"/>
    <w:rsid w:val="00712765"/>
    <w:rsid w:val="00720320"/>
    <w:rsid w:val="00723643"/>
    <w:rsid w:val="00725D3C"/>
    <w:rsid w:val="00733DA1"/>
    <w:rsid w:val="00737822"/>
    <w:rsid w:val="0074111D"/>
    <w:rsid w:val="00753D4A"/>
    <w:rsid w:val="00756295"/>
    <w:rsid w:val="00756912"/>
    <w:rsid w:val="00761609"/>
    <w:rsid w:val="00763DCE"/>
    <w:rsid w:val="00766EC4"/>
    <w:rsid w:val="00776C46"/>
    <w:rsid w:val="007806B5"/>
    <w:rsid w:val="0078260B"/>
    <w:rsid w:val="007830C8"/>
    <w:rsid w:val="007838D1"/>
    <w:rsid w:val="00785254"/>
    <w:rsid w:val="00785853"/>
    <w:rsid w:val="0078708A"/>
    <w:rsid w:val="007966F0"/>
    <w:rsid w:val="00797BFC"/>
    <w:rsid w:val="007A720F"/>
    <w:rsid w:val="007C6A3C"/>
    <w:rsid w:val="007D4BEE"/>
    <w:rsid w:val="007D5BE9"/>
    <w:rsid w:val="007E7883"/>
    <w:rsid w:val="007F52B3"/>
    <w:rsid w:val="0080410B"/>
    <w:rsid w:val="008050E4"/>
    <w:rsid w:val="0081077A"/>
    <w:rsid w:val="00817C8F"/>
    <w:rsid w:val="0082257D"/>
    <w:rsid w:val="00853438"/>
    <w:rsid w:val="00866846"/>
    <w:rsid w:val="00875DA9"/>
    <w:rsid w:val="00882B3E"/>
    <w:rsid w:val="00895E38"/>
    <w:rsid w:val="008A782B"/>
    <w:rsid w:val="008B0FC0"/>
    <w:rsid w:val="008C429A"/>
    <w:rsid w:val="008D2B98"/>
    <w:rsid w:val="008E1F3D"/>
    <w:rsid w:val="009053D7"/>
    <w:rsid w:val="0091331D"/>
    <w:rsid w:val="0093223C"/>
    <w:rsid w:val="00941A87"/>
    <w:rsid w:val="00943650"/>
    <w:rsid w:val="009501C2"/>
    <w:rsid w:val="009545CC"/>
    <w:rsid w:val="009668B9"/>
    <w:rsid w:val="00976577"/>
    <w:rsid w:val="00982515"/>
    <w:rsid w:val="009925D2"/>
    <w:rsid w:val="009926B8"/>
    <w:rsid w:val="00996356"/>
    <w:rsid w:val="00997D9A"/>
    <w:rsid w:val="009D7C49"/>
    <w:rsid w:val="009E7297"/>
    <w:rsid w:val="009E7CAA"/>
    <w:rsid w:val="009F04AB"/>
    <w:rsid w:val="00A0257D"/>
    <w:rsid w:val="00A12EDC"/>
    <w:rsid w:val="00A26D0D"/>
    <w:rsid w:val="00A33BDE"/>
    <w:rsid w:val="00A34885"/>
    <w:rsid w:val="00A43BC1"/>
    <w:rsid w:val="00A44FB1"/>
    <w:rsid w:val="00A74225"/>
    <w:rsid w:val="00A936D5"/>
    <w:rsid w:val="00AA1EB0"/>
    <w:rsid w:val="00AA2DA3"/>
    <w:rsid w:val="00AA5A9C"/>
    <w:rsid w:val="00AB016A"/>
    <w:rsid w:val="00AB2A5A"/>
    <w:rsid w:val="00AB3383"/>
    <w:rsid w:val="00AC741C"/>
    <w:rsid w:val="00AD28F8"/>
    <w:rsid w:val="00AE09B9"/>
    <w:rsid w:val="00AE4ED3"/>
    <w:rsid w:val="00AF1D83"/>
    <w:rsid w:val="00B0230B"/>
    <w:rsid w:val="00B17D95"/>
    <w:rsid w:val="00B23509"/>
    <w:rsid w:val="00B359DB"/>
    <w:rsid w:val="00B3632B"/>
    <w:rsid w:val="00B409D8"/>
    <w:rsid w:val="00B5178D"/>
    <w:rsid w:val="00B674E8"/>
    <w:rsid w:val="00B67F1F"/>
    <w:rsid w:val="00B701D7"/>
    <w:rsid w:val="00B753ED"/>
    <w:rsid w:val="00B75C01"/>
    <w:rsid w:val="00B90595"/>
    <w:rsid w:val="00B94DFA"/>
    <w:rsid w:val="00BA215A"/>
    <w:rsid w:val="00BB013A"/>
    <w:rsid w:val="00BB5F09"/>
    <w:rsid w:val="00BC0D9F"/>
    <w:rsid w:val="00BC543A"/>
    <w:rsid w:val="00BE01A9"/>
    <w:rsid w:val="00BE053D"/>
    <w:rsid w:val="00BE63D6"/>
    <w:rsid w:val="00BE685B"/>
    <w:rsid w:val="00BF1A7A"/>
    <w:rsid w:val="00BF1FA3"/>
    <w:rsid w:val="00C00974"/>
    <w:rsid w:val="00C018E4"/>
    <w:rsid w:val="00C03E63"/>
    <w:rsid w:val="00C066FA"/>
    <w:rsid w:val="00C066FD"/>
    <w:rsid w:val="00C123AC"/>
    <w:rsid w:val="00C25387"/>
    <w:rsid w:val="00C54BE3"/>
    <w:rsid w:val="00C57F80"/>
    <w:rsid w:val="00C71AEC"/>
    <w:rsid w:val="00C7438A"/>
    <w:rsid w:val="00C76187"/>
    <w:rsid w:val="00C768ED"/>
    <w:rsid w:val="00C82A8F"/>
    <w:rsid w:val="00C916C2"/>
    <w:rsid w:val="00CC7F56"/>
    <w:rsid w:val="00CD1B12"/>
    <w:rsid w:val="00CD55DC"/>
    <w:rsid w:val="00CD5B79"/>
    <w:rsid w:val="00CE1BBC"/>
    <w:rsid w:val="00CE2595"/>
    <w:rsid w:val="00CE28CC"/>
    <w:rsid w:val="00CE72FC"/>
    <w:rsid w:val="00CF31EE"/>
    <w:rsid w:val="00D1492F"/>
    <w:rsid w:val="00D17B69"/>
    <w:rsid w:val="00D25CA3"/>
    <w:rsid w:val="00D3003C"/>
    <w:rsid w:val="00D3304A"/>
    <w:rsid w:val="00D331F4"/>
    <w:rsid w:val="00D44BDF"/>
    <w:rsid w:val="00D470E4"/>
    <w:rsid w:val="00D52142"/>
    <w:rsid w:val="00D5280E"/>
    <w:rsid w:val="00D61F14"/>
    <w:rsid w:val="00D80D6B"/>
    <w:rsid w:val="00D84A0F"/>
    <w:rsid w:val="00D85D41"/>
    <w:rsid w:val="00D90950"/>
    <w:rsid w:val="00DA69DF"/>
    <w:rsid w:val="00DB33F8"/>
    <w:rsid w:val="00DB69DF"/>
    <w:rsid w:val="00DC7095"/>
    <w:rsid w:val="00DD38E2"/>
    <w:rsid w:val="00E00140"/>
    <w:rsid w:val="00E13110"/>
    <w:rsid w:val="00E24DF1"/>
    <w:rsid w:val="00E3552F"/>
    <w:rsid w:val="00E40B9A"/>
    <w:rsid w:val="00E431ED"/>
    <w:rsid w:val="00E55D90"/>
    <w:rsid w:val="00E64FF5"/>
    <w:rsid w:val="00E907EC"/>
    <w:rsid w:val="00EA5421"/>
    <w:rsid w:val="00EB00EC"/>
    <w:rsid w:val="00EB34FC"/>
    <w:rsid w:val="00EB5816"/>
    <w:rsid w:val="00ED0EA9"/>
    <w:rsid w:val="00EE4449"/>
    <w:rsid w:val="00EF77DF"/>
    <w:rsid w:val="00F04045"/>
    <w:rsid w:val="00F11BEF"/>
    <w:rsid w:val="00F14DAE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0849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bsatz-Standardschriftart"/>
    <w:rsid w:val="00AE09B9"/>
  </w:style>
  <w:style w:type="paragraph" w:styleId="berarbeitung">
    <w:name w:val="Revision"/>
    <w:hidden/>
    <w:uiPriority w:val="99"/>
    <w:semiHidden/>
    <w:rsid w:val="0080410B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0410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0410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0410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0410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0410B"/>
    <w:rPr>
      <w:b/>
      <w:bCs/>
      <w:sz w:val="20"/>
      <w:szCs w:val="20"/>
    </w:rPr>
  </w:style>
  <w:style w:type="character" w:styleId="Fett">
    <w:name w:val="Strong"/>
    <w:basedOn w:val="Absatz-Standardschriftart"/>
    <w:uiPriority w:val="22"/>
    <w:qFormat/>
    <w:rsid w:val="00402F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32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2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4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2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532</Words>
  <Characters>3352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</cp:revision>
  <cp:lastPrinted>2025-10-19T21:09:00Z</cp:lastPrinted>
  <dcterms:created xsi:type="dcterms:W3CDTF">2025-10-22T17:36:00Z</dcterms:created>
  <dcterms:modified xsi:type="dcterms:W3CDTF">2025-10-22T17:41:00Z</dcterms:modified>
</cp:coreProperties>
</file>