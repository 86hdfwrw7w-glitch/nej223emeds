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AB9BB" w14:textId="77777777" w:rsidR="008619A9" w:rsidRDefault="008619A9" w:rsidP="008619A9">
      <w:pPr>
        <w:pStyle w:val="Bullets"/>
        <w:rPr>
          <w:sz w:val="18"/>
          <w:lang w:val="de-AT"/>
        </w:rPr>
      </w:pPr>
      <w:r w:rsidRPr="004B6153">
        <w:rPr>
          <w:sz w:val="18"/>
          <w:lang w:val="de-AT"/>
        </w:rPr>
        <w:t xml:space="preserve">Mitglied des Strategieteams zur strategischen Verwaltungsmodernisierung in </w:t>
      </w:r>
      <w:r>
        <w:rPr>
          <w:sz w:val="18"/>
          <w:lang w:val="de-AT"/>
        </w:rPr>
        <w:t>Ostd</w:t>
      </w:r>
      <w:r w:rsidRPr="004B6153">
        <w:rPr>
          <w:sz w:val="18"/>
          <w:lang w:val="de-AT"/>
        </w:rPr>
        <w:t>eutschland</w:t>
      </w:r>
    </w:p>
    <w:p w14:paraId="68D3FBD2" w14:textId="08B1F7CE" w:rsidR="008619A9" w:rsidRPr="004B6153" w:rsidRDefault="008619A9" w:rsidP="008619A9">
      <w:pPr>
        <w:pStyle w:val="Bullets"/>
        <w:rPr>
          <w:sz w:val="18"/>
          <w:lang w:val="de-AT"/>
        </w:rPr>
      </w:pPr>
      <w:r>
        <w:rPr>
          <w:sz w:val="18"/>
          <w:lang w:val="de-AT"/>
        </w:rPr>
        <w:t>Konzipierung</w:t>
      </w:r>
      <w:ins w:id="0" w:author="David Döbele" w:date="2024-04-23T18:24:00Z">
        <w:r w:rsidR="008306C4">
          <w:rPr>
            <w:sz w:val="18"/>
            <w:lang w:val="de-AT"/>
          </w:rPr>
          <w:t xml:space="preserve"> einer</w:t>
        </w:r>
      </w:ins>
      <w:r>
        <w:rPr>
          <w:sz w:val="18"/>
          <w:lang w:val="de-AT"/>
        </w:rPr>
        <w:t xml:space="preserve"> Strategie zur flächendeckenden Verwaltungsmodernisierung in Ostdeutschland und </w:t>
      </w:r>
      <w:del w:id="1" w:author="David Döbele" w:date="2024-04-23T18:24:00Z">
        <w:r w:rsidDel="008306C4">
          <w:rPr>
            <w:sz w:val="18"/>
            <w:lang w:val="de-AT"/>
          </w:rPr>
          <w:delText xml:space="preserve">ausarbeiten </w:delText>
        </w:r>
      </w:del>
      <w:ins w:id="2" w:author="David Döbele" w:date="2024-04-23T18:24:00Z">
        <w:r w:rsidR="008306C4">
          <w:rPr>
            <w:sz w:val="18"/>
            <w:lang w:val="de-AT"/>
          </w:rPr>
          <w:t>Ausarbeitung</w:t>
        </w:r>
        <w:r w:rsidR="008306C4">
          <w:rPr>
            <w:sz w:val="18"/>
            <w:lang w:val="de-AT"/>
          </w:rPr>
          <w:t xml:space="preserve"> </w:t>
        </w:r>
      </w:ins>
      <w:r>
        <w:rPr>
          <w:sz w:val="18"/>
          <w:lang w:val="de-AT"/>
        </w:rPr>
        <w:t>besonderer Schwerpunkte</w:t>
      </w:r>
    </w:p>
    <w:p w14:paraId="43D867F3" w14:textId="77777777" w:rsidR="008619A9" w:rsidRDefault="008619A9" w:rsidP="008619A9">
      <w:pPr>
        <w:pStyle w:val="Bullets"/>
        <w:rPr>
          <w:sz w:val="18"/>
          <w:lang w:val="de-AT"/>
        </w:rPr>
      </w:pPr>
      <w:r w:rsidRPr="004B6153">
        <w:rPr>
          <w:sz w:val="18"/>
          <w:lang w:val="de-AT"/>
        </w:rPr>
        <w:t xml:space="preserve">Erstellung von Präsentationen für Mandanten sowie </w:t>
      </w:r>
      <w:r>
        <w:rPr>
          <w:sz w:val="18"/>
          <w:lang w:val="de-AT"/>
        </w:rPr>
        <w:t xml:space="preserve">für </w:t>
      </w:r>
      <w:r w:rsidRPr="004B6153">
        <w:rPr>
          <w:sz w:val="18"/>
          <w:lang w:val="de-AT"/>
        </w:rPr>
        <w:t>die Geschäftsleitung</w:t>
      </w:r>
    </w:p>
    <w:p w14:paraId="5623B793" w14:textId="0AC1B20E" w:rsidR="008619A9" w:rsidRDefault="008619A9" w:rsidP="008619A9">
      <w:pPr>
        <w:pStyle w:val="Bullets"/>
        <w:rPr>
          <w:ins w:id="3" w:author="David Döbele" w:date="2024-04-23T18:25:00Z"/>
          <w:sz w:val="18"/>
          <w:lang w:val="de-AT"/>
        </w:rPr>
      </w:pPr>
      <w:r w:rsidRPr="008619A9">
        <w:rPr>
          <w:sz w:val="18"/>
          <w:lang w:val="de-AT"/>
        </w:rPr>
        <w:t>Direkte Zusammenarbeit mit der Geschäftsleitung bei Recherchen zu Beratungsprojekten und Kunden</w:t>
      </w:r>
    </w:p>
    <w:p w14:paraId="1619BD70" w14:textId="1C475DE2" w:rsidR="008306C4" w:rsidRDefault="008306C4" w:rsidP="008619A9">
      <w:pPr>
        <w:pStyle w:val="Bullets"/>
        <w:rPr>
          <w:ins w:id="4" w:author="David Döbele" w:date="2024-04-23T18:26:00Z"/>
          <w:sz w:val="18"/>
          <w:lang w:val="de-AT"/>
        </w:rPr>
      </w:pPr>
      <w:ins w:id="5" w:author="David Döbele" w:date="2024-04-23T18:25:00Z">
        <w:r>
          <w:rPr>
            <w:sz w:val="18"/>
            <w:lang w:val="de-AT"/>
          </w:rPr>
          <w:t>Vor- und Nachbereitung von Kundenworkshops und Meet</w:t>
        </w:r>
      </w:ins>
      <w:ins w:id="6" w:author="David Döbele" w:date="2024-04-23T18:26:00Z">
        <w:r>
          <w:rPr>
            <w:sz w:val="18"/>
            <w:lang w:val="de-AT"/>
          </w:rPr>
          <w:t>ings für die Geschäftsführung</w:t>
        </w:r>
      </w:ins>
    </w:p>
    <w:p w14:paraId="16B61C67" w14:textId="042B1EF5" w:rsidR="008306C4" w:rsidRPr="008619A9" w:rsidRDefault="008306C4" w:rsidP="008619A9">
      <w:pPr>
        <w:pStyle w:val="Bullets"/>
        <w:rPr>
          <w:sz w:val="18"/>
          <w:lang w:val="de-AT"/>
        </w:rPr>
      </w:pPr>
      <w:ins w:id="7" w:author="David Döbele" w:date="2024-04-23T18:26:00Z">
        <w:r>
          <w:rPr>
            <w:sz w:val="18"/>
            <w:lang w:val="de-AT"/>
          </w:rPr>
          <w:t>Erstellung von Pitch-Dokumenten,</w:t>
        </w:r>
      </w:ins>
      <w:ins w:id="8" w:author="David Döbele" w:date="2024-04-23T18:27:00Z">
        <w:r>
          <w:rPr>
            <w:sz w:val="18"/>
            <w:lang w:val="de-AT"/>
          </w:rPr>
          <w:t xml:space="preserve"> Marktanalysen</w:t>
        </w:r>
        <w:r w:rsidR="008E385A">
          <w:rPr>
            <w:sz w:val="18"/>
            <w:lang w:val="de-AT"/>
          </w:rPr>
          <w:t>,</w:t>
        </w:r>
      </w:ins>
      <w:ins w:id="9" w:author="David Döbele" w:date="2024-04-23T18:26:00Z">
        <w:r>
          <w:rPr>
            <w:sz w:val="18"/>
            <w:lang w:val="de-AT"/>
          </w:rPr>
          <w:t xml:space="preserve"> Longlists und Angeboten</w:t>
        </w:r>
      </w:ins>
    </w:p>
    <w:sectPr w:rsidR="008306C4" w:rsidRPr="00861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409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A9"/>
    <w:rsid w:val="008306C4"/>
    <w:rsid w:val="008619A9"/>
    <w:rsid w:val="008E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E53189"/>
  <w15:chartTrackingRefBased/>
  <w15:docId w15:val="{4A10A16B-4F55-4A46-916B-2F8C124ED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619A9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6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1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1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1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1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1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19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19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1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1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1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1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1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1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19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1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19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19A9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Listenabsatz"/>
    <w:qFormat/>
    <w:rsid w:val="008619A9"/>
    <w:pPr>
      <w:numPr>
        <w:numId w:val="1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berarbeitung">
    <w:name w:val="Revision"/>
    <w:hidden/>
    <w:uiPriority w:val="99"/>
    <w:semiHidden/>
    <w:rsid w:val="008306C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485</Characters>
  <Application>Microsoft Office Word</Application>
  <DocSecurity>0</DocSecurity>
  <Lines>4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Fuchs</dc:creator>
  <cp:keywords/>
  <dc:description/>
  <cp:lastModifiedBy>David Döbele</cp:lastModifiedBy>
  <cp:revision>3</cp:revision>
  <dcterms:created xsi:type="dcterms:W3CDTF">2024-04-23T14:31:00Z</dcterms:created>
  <dcterms:modified xsi:type="dcterms:W3CDTF">2024-04-23T16:27:00Z</dcterms:modified>
</cp:coreProperties>
</file>